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F94E4" w14:textId="77777777" w:rsidR="00DB43E2" w:rsidRPr="00B00E04" w:rsidRDefault="00DB43E2" w:rsidP="00DB43E2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6931F1">
        <w:t>UM APLICATIVO DE DESENHO EM REALIDADE VIRTUAL</w:t>
      </w:r>
      <w:r>
        <w:t xml:space="preserve"> </w:t>
      </w:r>
      <w:r w:rsidRPr="006931F1">
        <w:t>UTILIZANDO O LEAP MOTION</w:t>
      </w:r>
    </w:p>
    <w:p w14:paraId="4470ADCB" w14:textId="77777777" w:rsidR="00DB43E2" w:rsidRDefault="00DB43E2" w:rsidP="00DB43E2">
      <w:pPr>
        <w:pStyle w:val="TF-AUTOR0"/>
      </w:pPr>
      <w:r>
        <w:t xml:space="preserve">Gabriel </w:t>
      </w:r>
      <w:proofErr w:type="spellStart"/>
      <w:r>
        <w:t>Brogni</w:t>
      </w:r>
      <w:proofErr w:type="spellEnd"/>
      <w:r>
        <w:t xml:space="preserve"> Bento</w:t>
      </w:r>
    </w:p>
    <w:p w14:paraId="31C81D3D" w14:textId="6901BA4E" w:rsidR="00DB43E2" w:rsidRDefault="00DB43E2" w:rsidP="00DB43E2">
      <w:pPr>
        <w:pStyle w:val="TF-AUTOR0"/>
      </w:pPr>
      <w:r>
        <w:t xml:space="preserve">Mauricio </w:t>
      </w:r>
      <w:proofErr w:type="spellStart"/>
      <w:r>
        <w:t>Capobianco</w:t>
      </w:r>
      <w:proofErr w:type="spellEnd"/>
      <w:r>
        <w:t xml:space="preserve"> Lopes</w:t>
      </w:r>
      <w:r w:rsidR="00B53BC8">
        <w:t xml:space="preserve"> - Orientador</w:t>
      </w:r>
    </w:p>
    <w:p w14:paraId="28066913" w14:textId="46A68827" w:rsidR="00F255FC" w:rsidRPr="007D10F2" w:rsidRDefault="00F255FC" w:rsidP="00424AD5">
      <w:pPr>
        <w:pStyle w:val="Ttulo1"/>
      </w:pPr>
      <w:r w:rsidRPr="007D10F2">
        <w:t>Introdução</w:t>
      </w:r>
      <w:r w:rsidR="00424AD5">
        <w:t xml:space="preserve"> </w:t>
      </w:r>
      <w:r w:rsidRPr="007D10F2"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4F36D51" w14:textId="72AD4EDD" w:rsidR="0052161E" w:rsidRDefault="000A5DDE" w:rsidP="00DB43E2">
      <w:pPr>
        <w:pStyle w:val="TF-TEXTO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>Segundo Moran (2013)</w:t>
      </w:r>
      <w:r w:rsidR="001534CD">
        <w:t>,</w:t>
      </w:r>
      <w:r>
        <w:t xml:space="preserve"> as tecnologias </w:t>
      </w:r>
      <w:r w:rsidR="00DD3ACB">
        <w:t xml:space="preserve">estão </w:t>
      </w:r>
      <w:r>
        <w:t>cada vez mais presentes na educação, desempenhando muitas das atividades que os professores sempre desenvolve</w:t>
      </w:r>
      <w:r w:rsidR="00DC07EB">
        <w:t>ra</w:t>
      </w:r>
      <w:r>
        <w:t>m. Moran (2013) ressalta que</w:t>
      </w:r>
      <w:r w:rsidR="00222592">
        <w:t>,</w:t>
      </w:r>
      <w:r>
        <w:t xml:space="preserve"> com as tecnologias atuais</w:t>
      </w:r>
      <w:r w:rsidR="00222592">
        <w:t>,</w:t>
      </w:r>
      <w:r>
        <w:t xml:space="preserve"> a escola pode transformar-se em um conjunto de espaços ricos de aprendizagens significativas, presenciais e digitais, que motivem os alunos a </w:t>
      </w:r>
      <w:r w:rsidR="0007292D">
        <w:t>a</w:t>
      </w:r>
      <w:r>
        <w:t>prender ativamente, a pesquisar o tempo todo, a serem proativos, a saberem tomar iniciativas</w:t>
      </w:r>
      <w:r w:rsidR="00C62EB3">
        <w:t xml:space="preserve"> e </w:t>
      </w:r>
      <w:r>
        <w:t>interagir.</w:t>
      </w:r>
      <w:r w:rsidR="00C62EB3">
        <w:t xml:space="preserve"> </w:t>
      </w:r>
      <w:r w:rsidR="0052161E" w:rsidRPr="0052161E">
        <w:t xml:space="preserve">Segundo Moran (2012), as tecnologias móveis geram desafios, descentralizam os processos de gestão do conhecimento, com aprendizagens diversas que ocorrem a qualquer hora e em qualquer lugar, </w:t>
      </w:r>
      <w:r w:rsidR="00FB5DF0" w:rsidRPr="0052161E">
        <w:t>podendo ser em grupos ou individualmente</w:t>
      </w:r>
      <w:r w:rsidR="0052161E" w:rsidRPr="0052161E">
        <w:t>.</w:t>
      </w:r>
      <w:r w:rsidR="00FB5DF0">
        <w:t xml:space="preserve"> </w:t>
      </w:r>
      <w:r w:rsidR="00FB5DF0" w:rsidRPr="0052161E">
        <w:t>Ainda, o mesmo autor consolida</w:t>
      </w:r>
      <w:r w:rsidR="0052161E" w:rsidRPr="0052161E">
        <w:t xml:space="preserve"> a opinião de que essas tecnologias desafiam as </w:t>
      </w:r>
      <w:r w:rsidR="00FB5DF0" w:rsidRPr="0052161E">
        <w:t>instituições</w:t>
      </w:r>
      <w:r w:rsidR="0052161E" w:rsidRPr="0052161E">
        <w:t xml:space="preserve"> </w:t>
      </w:r>
      <w:r w:rsidR="008F7340">
        <w:t xml:space="preserve">a modificar </w:t>
      </w:r>
      <w:r w:rsidR="0052161E" w:rsidRPr="0052161E">
        <w:t xml:space="preserve">o ensino tradicional, </w:t>
      </w:r>
      <w:r w:rsidR="00127CB0">
        <w:t>no qual</w:t>
      </w:r>
      <w:r w:rsidR="0052161E" w:rsidRPr="0052161E">
        <w:t xml:space="preserve"> os professores são o centro, para uma aprendizagem participativa e integrada, com momentos presenciais e à distância.</w:t>
      </w:r>
    </w:p>
    <w:p w14:paraId="5E1FB369" w14:textId="2A190392" w:rsidR="00FB5DF0" w:rsidRDefault="004A5FF0" w:rsidP="00DB43E2">
      <w:pPr>
        <w:pStyle w:val="TF-TEXTO"/>
      </w:pPr>
      <w:r>
        <w:t>P</w:t>
      </w:r>
      <w:r w:rsidR="00FB5DF0" w:rsidRPr="00FB5DF0">
        <w:t xml:space="preserve">ara </w:t>
      </w:r>
      <w:proofErr w:type="spellStart"/>
      <w:r w:rsidR="00FB5DF0" w:rsidRPr="00FB5DF0">
        <w:t>Patten</w:t>
      </w:r>
      <w:proofErr w:type="spellEnd"/>
      <w:r w:rsidR="00FB5DF0" w:rsidRPr="00FB5DF0">
        <w:t xml:space="preserve"> </w:t>
      </w:r>
      <w:r w:rsidR="00FB5DF0" w:rsidRPr="00EC7F18">
        <w:rPr>
          <w:i/>
          <w:iCs/>
        </w:rPr>
        <w:t>et al.</w:t>
      </w:r>
      <w:r w:rsidR="00FB5DF0">
        <w:t xml:space="preserve"> </w:t>
      </w:r>
      <w:r w:rsidR="00FB5DF0" w:rsidRPr="00FB5DF0">
        <w:t xml:space="preserve">(2006), existem recursos adequados ao </w:t>
      </w:r>
      <w:r w:rsidR="00430FE0">
        <w:t xml:space="preserve">processo de construção do </w:t>
      </w:r>
      <w:r w:rsidR="00FB5DF0" w:rsidRPr="00FB5DF0">
        <w:t>conhecimento com dispositivos móveis, os quais não visam reproduzir ou ampliar os atuais cenários de aprendizagem, mas,</w:t>
      </w:r>
      <w:r w:rsidR="00FB5DF0">
        <w:t xml:space="preserve"> </w:t>
      </w:r>
      <w:r w:rsidR="00FB5DF0" w:rsidRPr="00FB5DF0">
        <w:t>sim, gerar novas oportunidades que não seriam possíveis sem a tecnologia móvel -</w:t>
      </w:r>
      <w:r w:rsidR="00A76CEB">
        <w:t xml:space="preserve"> </w:t>
      </w:r>
      <w:r w:rsidR="00FB5DF0" w:rsidRPr="00FB5DF0">
        <w:t>celulares, notebooks, tablets, dentre outras.</w:t>
      </w:r>
      <w:r w:rsidR="00A76CEB">
        <w:t xml:space="preserve"> </w:t>
      </w:r>
      <w:r w:rsidR="00FB5DF0" w:rsidRPr="00FB5DF0">
        <w:t>Com isso, as inovações desenvolvidas em escolas</w:t>
      </w:r>
      <w:r w:rsidR="00811775">
        <w:t>,</w:t>
      </w:r>
      <w:r w:rsidR="00FB5DF0" w:rsidRPr="00FB5DF0">
        <w:t xml:space="preserve"> que têm tecnologias móveis na sala de aula</w:t>
      </w:r>
      <w:r w:rsidR="00811775">
        <w:t>,</w:t>
      </w:r>
      <w:r w:rsidR="00FB5DF0" w:rsidRPr="00FB5DF0">
        <w:t xml:space="preserve"> são mais promissoras, uma vez que podem ser utilizadas por professores e alunos sinaliza</w:t>
      </w:r>
      <w:r w:rsidR="0051072B">
        <w:t>ndo</w:t>
      </w:r>
      <w:r w:rsidR="00FB5DF0" w:rsidRPr="00FB5DF0">
        <w:t xml:space="preserve"> mudanças na forma de ensinar e aprender. As aulas </w:t>
      </w:r>
      <w:r w:rsidR="007B6DF7">
        <w:t>podem ser</w:t>
      </w:r>
      <w:r w:rsidR="00FB5DF0" w:rsidRPr="00FB5DF0">
        <w:t xml:space="preserve"> focadas em projetos colaborativos </w:t>
      </w:r>
      <w:r w:rsidR="00725860">
        <w:t>nos quais</w:t>
      </w:r>
      <w:r w:rsidR="00FB5DF0" w:rsidRPr="00FB5DF0">
        <w:t xml:space="preserve"> </w:t>
      </w:r>
      <w:r w:rsidR="00E253EF">
        <w:t xml:space="preserve">os </w:t>
      </w:r>
      <w:r w:rsidR="00FB5DF0" w:rsidRPr="00FB5DF0">
        <w:t>alunos aprendem juntos, realizando atividades diversificadas em ritmos e tempos diferentes. O professor muda sua postura</w:t>
      </w:r>
      <w:r w:rsidR="002F0245">
        <w:t>, deixando de atuar apenas na</w:t>
      </w:r>
      <w:r w:rsidR="00FB5DF0" w:rsidRPr="00FB5DF0">
        <w:t xml:space="preserve"> lousa, para circular </w:t>
      </w:r>
      <w:r w:rsidR="005A1B22">
        <w:t xml:space="preserve">na sala de aula </w:t>
      </w:r>
      <w:r w:rsidR="00FB5DF0" w:rsidRPr="00FB5DF0">
        <w:t xml:space="preserve">orientando os alunos </w:t>
      </w:r>
      <w:r w:rsidR="00F96A4A">
        <w:t xml:space="preserve">tanto </w:t>
      </w:r>
      <w:r w:rsidR="00FB5DF0" w:rsidRPr="00FB5DF0">
        <w:t xml:space="preserve">individualmente </w:t>
      </w:r>
      <w:r w:rsidR="00F96A4A">
        <w:t>quanto</w:t>
      </w:r>
      <w:r w:rsidR="00FB5DF0" w:rsidRPr="00FB5DF0">
        <w:t xml:space="preserve"> em pequenos grupos (MORAN, 2012).</w:t>
      </w:r>
    </w:p>
    <w:p w14:paraId="1B25D3B7" w14:textId="70193DB8" w:rsidR="00D127B9" w:rsidRDefault="0028139C" w:rsidP="009B261A">
      <w:pPr>
        <w:pStyle w:val="TF-TEXTO"/>
      </w:pPr>
      <w:r>
        <w:t>Nesse sentido</w:t>
      </w:r>
      <w:r w:rsidR="00D127B9">
        <w:t xml:space="preserve">, </w:t>
      </w:r>
      <w:r>
        <w:t>o presente trabalho propõe o uso de dispositivos móveis na Educação, mais especificamente um</w:t>
      </w:r>
      <w:r w:rsidR="00D127B9">
        <w:t xml:space="preserve"> </w:t>
      </w:r>
      <w:r w:rsidR="005135CF">
        <w:t xml:space="preserve">smartphone com um sensor </w:t>
      </w:r>
      <w:proofErr w:type="spellStart"/>
      <w:r w:rsidR="005135CF">
        <w:t>Leap</w:t>
      </w:r>
      <w:proofErr w:type="spellEnd"/>
      <w:r w:rsidR="005135CF">
        <w:t xml:space="preserve"> Motion acoplado</w:t>
      </w:r>
      <w:r w:rsidR="00805EDC">
        <w:t xml:space="preserve"> para a criação de desenhos virtuais</w:t>
      </w:r>
      <w:r w:rsidR="005135CF">
        <w:t xml:space="preserve">. </w:t>
      </w:r>
      <w:r w:rsidR="004942A3">
        <w:t>“</w:t>
      </w:r>
      <w:r w:rsidR="00D127B9" w:rsidRPr="00D127B9">
        <w:t xml:space="preserve">O </w:t>
      </w:r>
      <w:proofErr w:type="spellStart"/>
      <w:r w:rsidR="00D127B9" w:rsidRPr="00D127B9">
        <w:t>Leap</w:t>
      </w:r>
      <w:proofErr w:type="spellEnd"/>
      <w:r w:rsidR="00D127B9" w:rsidRPr="00D127B9">
        <w:t xml:space="preserve"> Motion é um </w:t>
      </w:r>
      <w:r w:rsidR="00D127B9">
        <w:t>sensor</w:t>
      </w:r>
      <w:r w:rsidR="00D127B9" w:rsidRPr="00D127B9">
        <w:t xml:space="preserve"> de rastreamento óptico que captura os movimentos de suas mãos com uma precisão incomparável</w:t>
      </w:r>
      <w:r w:rsidR="009B261A">
        <w:t xml:space="preserve"> tornando a interação com o conteúdo digital natural e sem esforço</w:t>
      </w:r>
      <w:r w:rsidR="004942A3">
        <w:t>”</w:t>
      </w:r>
      <w:r w:rsidR="009B261A">
        <w:t xml:space="preserve"> (LEAP MOTION, 2020)</w:t>
      </w:r>
      <w:r w:rsidR="00015D71">
        <w:t xml:space="preserve">. </w:t>
      </w:r>
      <w:r w:rsidR="007B7D7F">
        <w:t xml:space="preserve">O uso </w:t>
      </w:r>
      <w:r w:rsidR="00C5274A">
        <w:t xml:space="preserve">do sensor permite </w:t>
      </w:r>
      <w:r w:rsidR="00706863">
        <w:t xml:space="preserve">interagir com ambientes em realidade virtual </w:t>
      </w:r>
      <w:r w:rsidR="00007B95">
        <w:t>usando as mãos em movimentos executados livremente no ar, sem a necessidade de dispositivos como mouse ou teclado.</w:t>
      </w:r>
      <w:r w:rsidR="004C3F66">
        <w:t xml:space="preserve"> </w:t>
      </w:r>
      <w:r w:rsidR="00E00CBE">
        <w:t xml:space="preserve">O </w:t>
      </w:r>
      <w:r w:rsidR="001C7D1B">
        <w:t xml:space="preserve">acoplamento do </w:t>
      </w:r>
      <w:r w:rsidR="00C554E9">
        <w:t xml:space="preserve">sensor com o smartphone requer </w:t>
      </w:r>
      <w:r w:rsidR="00981B9A">
        <w:t xml:space="preserve">softwares específicos </w:t>
      </w:r>
      <w:r w:rsidR="00F004F6">
        <w:t xml:space="preserve">para comunicação entre os aparelhos. </w:t>
      </w:r>
      <w:r w:rsidR="00531B00">
        <w:t xml:space="preserve">Para o presente trabalho foi escolhida </w:t>
      </w:r>
      <w:r w:rsidR="009812DB">
        <w:t>o</w:t>
      </w:r>
      <w:r w:rsidR="00531B00">
        <w:t xml:space="preserve"> </w:t>
      </w:r>
      <w:proofErr w:type="spellStart"/>
      <w:r w:rsidR="003521F0">
        <w:t>VRidge</w:t>
      </w:r>
      <w:proofErr w:type="spellEnd"/>
      <w:r w:rsidR="009812DB">
        <w:t xml:space="preserve">. </w:t>
      </w:r>
      <w:r w:rsidR="004942A3">
        <w:t>“</w:t>
      </w:r>
      <w:r w:rsidR="00015D71">
        <w:t xml:space="preserve">O </w:t>
      </w:r>
      <w:proofErr w:type="spellStart"/>
      <w:r w:rsidR="003521F0">
        <w:t>VRidge</w:t>
      </w:r>
      <w:proofErr w:type="spellEnd"/>
      <w:r w:rsidR="003521F0">
        <w:t xml:space="preserve"> </w:t>
      </w:r>
      <w:r w:rsidR="00015D71">
        <w:t xml:space="preserve">é uma aplicação que transforma o smartphone em </w:t>
      </w:r>
      <w:proofErr w:type="gramStart"/>
      <w:r w:rsidR="00015D71">
        <w:t>um óculos</w:t>
      </w:r>
      <w:proofErr w:type="gramEnd"/>
      <w:r w:rsidR="00015D71" w:rsidRPr="00015D71">
        <w:t xml:space="preserve"> de </w:t>
      </w:r>
      <w:r w:rsidR="00015D71">
        <w:t>realidade virtual</w:t>
      </w:r>
      <w:r w:rsidR="00015D71" w:rsidRPr="00015D71">
        <w:t xml:space="preserve"> barato como o Google </w:t>
      </w:r>
      <w:proofErr w:type="spellStart"/>
      <w:r w:rsidR="00015D71" w:rsidRPr="00015D71">
        <w:t>Cardboard</w:t>
      </w:r>
      <w:proofErr w:type="spellEnd"/>
      <w:r w:rsidR="004942A3">
        <w:t>”</w:t>
      </w:r>
      <w:r w:rsidR="00015D71">
        <w:t xml:space="preserve"> (RIFTCAT, 2020).</w:t>
      </w:r>
    </w:p>
    <w:p w14:paraId="152C20A3" w14:textId="108E5238" w:rsidR="00F255FC" w:rsidRPr="007D10F2" w:rsidRDefault="00F255FC" w:rsidP="007D10F2">
      <w:pPr>
        <w:pStyle w:val="Ttulo2"/>
      </w:pPr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94B4725" w14:textId="259288C5" w:rsidR="00DB43E2" w:rsidRDefault="00C35E57" w:rsidP="00DB43E2">
      <w:pPr>
        <w:pStyle w:val="TF-TEXTO"/>
      </w:pPr>
      <w:r>
        <w:t xml:space="preserve"> </w:t>
      </w:r>
      <w:r w:rsidR="00DB43E2">
        <w:t>O objetivo deste trabalho é d</w:t>
      </w:r>
      <w:r w:rsidR="00941C87">
        <w:t>isponibilizar</w:t>
      </w:r>
      <w:r w:rsidR="00DB43E2">
        <w:t xml:space="preserve"> um aplicativo em realidade virtual que </w:t>
      </w:r>
      <w:r w:rsidR="002F4C2B">
        <w:t xml:space="preserve">possibilite </w:t>
      </w:r>
      <w:r w:rsidR="00DB43E2">
        <w:t xml:space="preserve">a criação de desenhos virtuais utilizando o </w:t>
      </w:r>
      <w:proofErr w:type="spellStart"/>
      <w:r w:rsidR="00DB43E2">
        <w:t>Leap</w:t>
      </w:r>
      <w:proofErr w:type="spellEnd"/>
      <w:r w:rsidR="00DB43E2">
        <w:t xml:space="preserve"> Motion.</w:t>
      </w:r>
    </w:p>
    <w:p w14:paraId="47F5190D" w14:textId="77777777" w:rsidR="00DB43E2" w:rsidRDefault="00DB43E2" w:rsidP="00DB43E2">
      <w:pPr>
        <w:pStyle w:val="TF-TEXTO"/>
      </w:pPr>
      <w:r>
        <w:t>Os objetivos específicos são:</w:t>
      </w:r>
    </w:p>
    <w:p w14:paraId="0BEDF052" w14:textId="129C7193" w:rsidR="00ED0E7B" w:rsidRDefault="003111DB" w:rsidP="00DB43E2">
      <w:pPr>
        <w:pStyle w:val="TF-ALNEA"/>
        <w:numPr>
          <w:ilvl w:val="0"/>
          <w:numId w:val="2"/>
        </w:numPr>
      </w:pPr>
      <w:r>
        <w:t>oferecer funcionalidades para a criação de desenhos em diferentes cenas</w:t>
      </w:r>
      <w:r w:rsidR="000C3446">
        <w:t>;</w:t>
      </w:r>
    </w:p>
    <w:p w14:paraId="3E70634D" w14:textId="7990EFDB" w:rsidR="00DB43E2" w:rsidRDefault="00141B99" w:rsidP="00DB43E2">
      <w:pPr>
        <w:pStyle w:val="TF-ALNEA"/>
        <w:numPr>
          <w:ilvl w:val="0"/>
          <w:numId w:val="2"/>
        </w:numPr>
      </w:pPr>
      <w:r>
        <w:t>analisar</w:t>
      </w:r>
      <w:r w:rsidR="00DB43E2">
        <w:t xml:space="preserve"> a aplicação </w:t>
      </w:r>
      <w:proofErr w:type="spellStart"/>
      <w:r w:rsidR="003521F0">
        <w:t>VRidge</w:t>
      </w:r>
      <w:proofErr w:type="spellEnd"/>
      <w:r w:rsidR="003521F0">
        <w:t xml:space="preserve"> </w:t>
      </w:r>
      <w:r w:rsidR="00DB43E2">
        <w:t xml:space="preserve">para fazer a </w:t>
      </w:r>
      <w:r w:rsidR="00067F7A">
        <w:t>integração</w:t>
      </w:r>
      <w:r w:rsidR="00DB43E2">
        <w:t xml:space="preserve"> entre o </w:t>
      </w:r>
      <w:r w:rsidR="003E6768">
        <w:t>smartphone</w:t>
      </w:r>
      <w:r w:rsidR="00DB43E2">
        <w:t xml:space="preserve"> e o computador;</w:t>
      </w:r>
    </w:p>
    <w:p w14:paraId="3BBAFCDD" w14:textId="3DD4E586" w:rsidR="00C35E57" w:rsidRDefault="00CA5F39" w:rsidP="00DB43E2">
      <w:pPr>
        <w:pStyle w:val="TF-ALNEA"/>
        <w:numPr>
          <w:ilvl w:val="0"/>
          <w:numId w:val="2"/>
        </w:numPr>
      </w:pPr>
      <w:r>
        <w:t>avaliar a efetividade d</w:t>
      </w:r>
      <w:r w:rsidR="00DB43E2">
        <w:t xml:space="preserve">o </w:t>
      </w:r>
      <w:proofErr w:type="spellStart"/>
      <w:r w:rsidR="00DB43E2">
        <w:t>Leap</w:t>
      </w:r>
      <w:proofErr w:type="spellEnd"/>
      <w:r w:rsidR="00DB43E2">
        <w:t xml:space="preserve"> Motion </w:t>
      </w:r>
      <w:r>
        <w:t>como recurso para desenho</w:t>
      </w:r>
      <w:r w:rsidR="00AA2169">
        <w:t xml:space="preserve"> com estudantes da educação básica</w:t>
      </w:r>
      <w:r w:rsidR="00DB43E2">
        <w:t>.</w:t>
      </w:r>
    </w:p>
    <w:p w14:paraId="0F83796A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54287215" w14:textId="70B94D5B" w:rsidR="00DB43E2" w:rsidRPr="004E1041" w:rsidRDefault="00DB43E2" w:rsidP="00DB43E2">
      <w:pPr>
        <w:pStyle w:val="TF-TEXTO"/>
      </w:pPr>
      <w:r>
        <w:t xml:space="preserve">Nesta seção são apresentados </w:t>
      </w:r>
      <w:r w:rsidRPr="005F0C7C">
        <w:t>trabalhos</w:t>
      </w:r>
      <w:r>
        <w:t xml:space="preserve"> que apresentam semelhança com os principais objetivos do </w:t>
      </w:r>
      <w:r w:rsidR="000C1FD4">
        <w:t>aplicativo</w:t>
      </w:r>
      <w:r>
        <w:t xml:space="preserve"> proposto. O primeiro é uma utilização do </w:t>
      </w:r>
      <w:proofErr w:type="spellStart"/>
      <w:r>
        <w:t>Leap</w:t>
      </w:r>
      <w:proofErr w:type="spellEnd"/>
      <w:r>
        <w:t xml:space="preserve"> Motion como alternativa para o mouse na ferramenta Photoshop (FALCAO; LEMOS; SOARES, 2015).</w:t>
      </w:r>
      <w:r w:rsidR="00D841E9">
        <w:t xml:space="preserve"> O segundo é uma aplicação de desenho 2D usando o </w:t>
      </w:r>
      <w:proofErr w:type="spellStart"/>
      <w:r w:rsidR="00D841E9">
        <w:t>Leap</w:t>
      </w:r>
      <w:proofErr w:type="spellEnd"/>
      <w:r w:rsidR="00D841E9">
        <w:t xml:space="preserve"> Motion (LYU</w:t>
      </w:r>
      <w:r w:rsidR="008D600D">
        <w:t xml:space="preserve"> </w:t>
      </w:r>
      <w:r w:rsidR="008D600D" w:rsidRPr="00481B4C">
        <w:rPr>
          <w:i/>
          <w:iCs/>
        </w:rPr>
        <w:t>et al</w:t>
      </w:r>
      <w:r w:rsidR="008D600D">
        <w:t>.,</w:t>
      </w:r>
      <w:r w:rsidR="00D841E9">
        <w:t xml:space="preserve"> 2017) e</w:t>
      </w:r>
      <w:r w:rsidR="00FA35BB">
        <w:t>,</w:t>
      </w:r>
      <w:r w:rsidR="00D841E9">
        <w:t xml:space="preserve"> por fim, um programa para desenho em realidade virtual (G</w:t>
      </w:r>
      <w:r w:rsidR="00FA35BB">
        <w:t>ERRY,</w:t>
      </w:r>
      <w:r w:rsidR="00D841E9">
        <w:t xml:space="preserve"> 2017).</w:t>
      </w:r>
    </w:p>
    <w:p w14:paraId="605FE4D7" w14:textId="77777777" w:rsidR="00DB43E2" w:rsidRPr="00B43D8B" w:rsidRDefault="00DB43E2" w:rsidP="00503CEF">
      <w:pPr>
        <w:pStyle w:val="Ttulo2"/>
      </w:pPr>
      <w:r w:rsidRPr="00503CEF">
        <w:t>Evaluation</w:t>
      </w:r>
      <w:r w:rsidRPr="00B43D8B">
        <w:t xml:space="preserve"> of Natural User Interface: A Usability Study Based on</w:t>
      </w:r>
      <w:r>
        <w:t xml:space="preserve"> </w:t>
      </w:r>
      <w:r w:rsidRPr="00B43D8B">
        <w:t xml:space="preserve">The Leap Motion Device </w:t>
      </w:r>
    </w:p>
    <w:p w14:paraId="48D7BA0F" w14:textId="155D66CA" w:rsidR="00DB43E2" w:rsidRDefault="00DB43E2" w:rsidP="00DB43E2">
      <w:pPr>
        <w:pStyle w:val="TF-TEXTO"/>
      </w:pPr>
      <w:r>
        <w:t xml:space="preserve">O trabalho desenvolvido por </w:t>
      </w:r>
      <w:proofErr w:type="spellStart"/>
      <w:r>
        <w:t>Falcao</w:t>
      </w:r>
      <w:proofErr w:type="spellEnd"/>
      <w:r>
        <w:t xml:space="preserve">, Lemos e Soares (2015) tem como objetivo criar um teste de usabilidade para medir a </w:t>
      </w:r>
      <w:r w:rsidRPr="005F0C7C">
        <w:t>experi</w:t>
      </w:r>
      <w:r w:rsidR="005F0C7C" w:rsidRPr="005F0C7C">
        <w:t>ê</w:t>
      </w:r>
      <w:r w:rsidRPr="005F0C7C">
        <w:t>ncia</w:t>
      </w:r>
      <w:r>
        <w:t xml:space="preserve"> do usuário com a interface do produto. Os autores utilizaram um aplicativo chamado </w:t>
      </w:r>
      <w:proofErr w:type="spellStart"/>
      <w:r>
        <w:t>Ethereal</w:t>
      </w:r>
      <w:proofErr w:type="spellEnd"/>
      <w:r>
        <w:t xml:space="preserve">, que conecta o Photoshop com o </w:t>
      </w:r>
      <w:proofErr w:type="spellStart"/>
      <w:r>
        <w:t>Leap</w:t>
      </w:r>
      <w:proofErr w:type="spellEnd"/>
      <w:r>
        <w:t xml:space="preserve"> Motion e permite realizar desenhos com gestos feitos com a mão do usuário. Segundo os autores</w:t>
      </w:r>
      <w:r w:rsidR="00FA35BB">
        <w:t>,</w:t>
      </w:r>
      <w:r>
        <w:t xml:space="preserve"> foram selecionadas pessoas que já possuíam </w:t>
      </w:r>
      <w:r w:rsidRPr="005F0C7C">
        <w:t>experi</w:t>
      </w:r>
      <w:r w:rsidR="005F0C7C" w:rsidRPr="005F0C7C">
        <w:t>ê</w:t>
      </w:r>
      <w:r w:rsidRPr="005F0C7C">
        <w:t>ncia</w:t>
      </w:r>
      <w:r>
        <w:t xml:space="preserve"> na ferramenta e foram adotadas duas métricas para fazer a pesquisa</w:t>
      </w:r>
      <w:r w:rsidR="00FA35BB">
        <w:t>:</w:t>
      </w:r>
      <w:r>
        <w:t xml:space="preserve"> uma de performance e outra de usabilidade.</w:t>
      </w:r>
    </w:p>
    <w:p w14:paraId="1709A7FF" w14:textId="6B67E5B9" w:rsidR="00DB43E2" w:rsidRDefault="00FA35BB" w:rsidP="00DB43E2">
      <w:pPr>
        <w:pStyle w:val="TF-TEXTO"/>
      </w:pPr>
      <w:r>
        <w:lastRenderedPageBreak/>
        <w:t xml:space="preserve">Segundo </w:t>
      </w:r>
      <w:proofErr w:type="spellStart"/>
      <w:r>
        <w:t>Falcao</w:t>
      </w:r>
      <w:proofErr w:type="spellEnd"/>
      <w:r>
        <w:t>, Lemos e Soares (2015)</w:t>
      </w:r>
      <w:r w:rsidR="00764EF9">
        <w:t>,</w:t>
      </w:r>
      <w:r>
        <w:t xml:space="preserve"> u</w:t>
      </w:r>
      <w:r w:rsidR="00DB43E2">
        <w:t xml:space="preserve">m </w:t>
      </w:r>
      <w:r w:rsidR="00DB43E2" w:rsidRPr="005F0C7C">
        <w:t>dos teste</w:t>
      </w:r>
      <w:r w:rsidR="005F0C7C" w:rsidRPr="005F0C7C">
        <w:t>s</w:t>
      </w:r>
      <w:r w:rsidR="00DB43E2">
        <w:t xml:space="preserve"> consist</w:t>
      </w:r>
      <w:r w:rsidR="004078C4">
        <w:t>e</w:t>
      </w:r>
      <w:r w:rsidR="00DB43E2">
        <w:t xml:space="preserve"> em realizar uma </w:t>
      </w:r>
      <w:r w:rsidR="00BE2CF1">
        <w:t>série</w:t>
      </w:r>
      <w:r w:rsidR="00DB43E2">
        <w:t xml:space="preserve"> de comandos simples no Photoshop</w:t>
      </w:r>
      <w:r>
        <w:t>.</w:t>
      </w:r>
      <w:r w:rsidR="00DB43E2">
        <w:t xml:space="preserve"> </w:t>
      </w:r>
      <w:r>
        <w:t>A</w:t>
      </w:r>
      <w:r w:rsidR="00DB43E2">
        <w:t xml:space="preserve"> primeira atividade é selecionar a ferramenta de desenho de formas</w:t>
      </w:r>
      <w:r w:rsidR="001E18C0">
        <w:t xml:space="preserve"> (identificada pelo círculo em vermelho no pincel na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1D7A0A">
        <w:t xml:space="preserve">Figura </w:t>
      </w:r>
      <w:r w:rsidR="001D7A0A">
        <w:rPr>
          <w:noProof/>
        </w:rPr>
        <w:t>1</w:t>
      </w:r>
      <w:r w:rsidR="00A87CC0">
        <w:fldChar w:fldCharType="end"/>
      </w:r>
      <w:r w:rsidR="001E18C0">
        <w:t>)</w:t>
      </w:r>
      <w:r w:rsidR="006C1C6C">
        <w:t>. A</w:t>
      </w:r>
      <w:r w:rsidR="00DB43E2">
        <w:t xml:space="preserve"> segunda </w:t>
      </w:r>
      <w:r w:rsidR="00DF7A6C">
        <w:t xml:space="preserve">é </w:t>
      </w:r>
      <w:r w:rsidR="00DB43E2">
        <w:t xml:space="preserve">mudar o tamanho da linha do desenho e fazer um </w:t>
      </w:r>
      <w:r w:rsidR="00DB43E2" w:rsidRPr="005F0C7C">
        <w:t>tri</w:t>
      </w:r>
      <w:r w:rsidR="005F0C7C" w:rsidRPr="005F0C7C">
        <w:t>â</w:t>
      </w:r>
      <w:r w:rsidR="00DB43E2" w:rsidRPr="005F0C7C">
        <w:t>ngulo</w:t>
      </w:r>
      <w:r w:rsidR="00DB43E2">
        <w:t xml:space="preserve"> </w:t>
      </w:r>
      <w:r w:rsidR="00AE55A9">
        <w:t xml:space="preserve">(identificada </w:t>
      </w:r>
      <w:r w:rsidR="00C55172">
        <w:t xml:space="preserve">pelo círculo no centro da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1D7A0A">
        <w:t xml:space="preserve">Figura </w:t>
      </w:r>
      <w:r w:rsidR="001D7A0A">
        <w:rPr>
          <w:noProof/>
        </w:rPr>
        <w:t>1</w:t>
      </w:r>
      <w:r w:rsidR="00A87CC0">
        <w:fldChar w:fldCharType="end"/>
      </w:r>
      <w:r w:rsidR="00C55172">
        <w:t xml:space="preserve">) </w:t>
      </w:r>
      <w:r>
        <w:t xml:space="preserve">e </w:t>
      </w:r>
      <w:r w:rsidR="00DB43E2">
        <w:t xml:space="preserve">a terceira atividade consiste em selecionar a ferramenta de apagar e </w:t>
      </w:r>
      <w:r w:rsidR="00FB14F5" w:rsidRPr="005F0C7C">
        <w:t>utilizá</w:t>
      </w:r>
      <w:r w:rsidR="005F0C7C" w:rsidRPr="005F0C7C">
        <w:t>-la</w:t>
      </w:r>
      <w:r w:rsidR="00556A44">
        <w:t xml:space="preserve"> (círculo mais à direita na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1D7A0A">
        <w:t xml:space="preserve">Figura </w:t>
      </w:r>
      <w:r w:rsidR="001D7A0A">
        <w:rPr>
          <w:noProof/>
        </w:rPr>
        <w:t>1</w:t>
      </w:r>
      <w:r w:rsidR="00A87CC0">
        <w:fldChar w:fldCharType="end"/>
      </w:r>
      <w:r w:rsidR="00556A44">
        <w:t>)</w:t>
      </w:r>
      <w:r w:rsidR="00DB43E2">
        <w:t xml:space="preserve">. No final das atividades os participantes responderam o questionário demostrando a sua opinião sobre o uso do </w:t>
      </w:r>
      <w:proofErr w:type="spellStart"/>
      <w:r w:rsidR="00DB43E2">
        <w:t>Leap</w:t>
      </w:r>
      <w:proofErr w:type="spellEnd"/>
      <w:r w:rsidR="00DB43E2">
        <w:t xml:space="preserve"> Motion</w:t>
      </w:r>
      <w:r>
        <w:t>.</w:t>
      </w:r>
    </w:p>
    <w:p w14:paraId="3601539C" w14:textId="0ABE52EA" w:rsidR="00161BC4" w:rsidRDefault="00F330C6" w:rsidP="00F330C6">
      <w:pPr>
        <w:pStyle w:val="TF-LEGENDA"/>
      </w:pPr>
      <w:bookmarkStart w:id="24" w:name="_Ref53170111"/>
      <w:r>
        <w:t xml:space="preserve">Figura </w:t>
      </w:r>
      <w:r w:rsidR="001D7A0A">
        <w:fldChar w:fldCharType="begin"/>
      </w:r>
      <w:r w:rsidR="001D7A0A">
        <w:instrText xml:space="preserve"> SEQ Figura \* ARABIC </w:instrText>
      </w:r>
      <w:r w:rsidR="001D7A0A">
        <w:fldChar w:fldCharType="separate"/>
      </w:r>
      <w:r w:rsidR="001D7A0A">
        <w:rPr>
          <w:noProof/>
        </w:rPr>
        <w:t>1</w:t>
      </w:r>
      <w:r w:rsidR="001D7A0A">
        <w:rPr>
          <w:noProof/>
        </w:rPr>
        <w:fldChar w:fldCharType="end"/>
      </w:r>
      <w:bookmarkEnd w:id="24"/>
      <w:r>
        <w:t xml:space="preserve"> </w:t>
      </w:r>
      <w:r w:rsidR="00161BC4">
        <w:t>–</w:t>
      </w:r>
      <w:r>
        <w:t xml:space="preserve"> </w:t>
      </w:r>
      <w:commentRangeStart w:id="25"/>
      <w:r w:rsidR="00161BC4">
        <w:t>Seleção</w:t>
      </w:r>
      <w:commentRangeEnd w:id="25"/>
      <w:r w:rsidR="00CF46EE">
        <w:rPr>
          <w:rStyle w:val="Refdecomentrio"/>
        </w:rPr>
        <w:commentReference w:id="25"/>
      </w:r>
      <w:r w:rsidR="00161BC4">
        <w:t xml:space="preserve"> das atividades no Photoshop</w:t>
      </w:r>
    </w:p>
    <w:p w14:paraId="687E8D3E" w14:textId="2275208F" w:rsidR="00DB43E2" w:rsidRDefault="00872D1F" w:rsidP="00F66A62">
      <w:pPr>
        <w:pStyle w:val="TF-FIGURA"/>
      </w:pPr>
      <w:r>
        <w:rPr>
          <w:noProof/>
        </w:rPr>
        <w:drawing>
          <wp:inline distT="0" distB="0" distL="0" distR="0" wp14:anchorId="03CE88F9" wp14:editId="4BAF8548">
            <wp:extent cx="4533900" cy="287343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22" cy="30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3E2">
        <w:t xml:space="preserve"> </w:t>
      </w:r>
    </w:p>
    <w:p w14:paraId="026ED5BC" w14:textId="10A73C15" w:rsidR="00161BC4" w:rsidRDefault="00161BC4" w:rsidP="00161BC4">
      <w:pPr>
        <w:pStyle w:val="TF-FONTE"/>
      </w:pPr>
      <w:r>
        <w:t xml:space="preserve">Fonte: </w:t>
      </w:r>
      <w:proofErr w:type="spellStart"/>
      <w:r>
        <w:t>Falcao</w:t>
      </w:r>
      <w:proofErr w:type="spellEnd"/>
      <w:r w:rsidR="00FA35BB">
        <w:t xml:space="preserve">, Lemos e </w:t>
      </w:r>
      <w:r w:rsidR="003E2400">
        <w:t>S</w:t>
      </w:r>
      <w:r w:rsidR="00FA35BB">
        <w:t>oares</w:t>
      </w:r>
      <w:r>
        <w:t xml:space="preserve"> (2015)</w:t>
      </w:r>
      <w:r w:rsidR="00FA35BB">
        <w:t>.</w:t>
      </w:r>
    </w:p>
    <w:p w14:paraId="59FD78C9" w14:textId="393D148A" w:rsidR="00DB43E2" w:rsidRDefault="00DB43E2" w:rsidP="00DB43E2">
      <w:pPr>
        <w:pStyle w:val="TF-TEXTO"/>
      </w:pPr>
      <w:commentRangeStart w:id="26"/>
      <w:r>
        <w:t>Segundo</w:t>
      </w:r>
      <w:commentRangeEnd w:id="26"/>
      <w:r w:rsidR="00387B46">
        <w:rPr>
          <w:rStyle w:val="Refdecomentrio"/>
        </w:rPr>
        <w:commentReference w:id="26"/>
      </w:r>
      <w:r>
        <w:t xml:space="preserve"> </w:t>
      </w:r>
      <w:proofErr w:type="spellStart"/>
      <w:r w:rsidR="003E2400">
        <w:t>Falcao</w:t>
      </w:r>
      <w:proofErr w:type="spellEnd"/>
      <w:r w:rsidR="003E2400">
        <w:t>, Lemos e Soares (2015)</w:t>
      </w:r>
      <w:r w:rsidR="001A5741">
        <w:t>,</w:t>
      </w:r>
      <w:r w:rsidR="003A22A1">
        <w:t xml:space="preserve"> </w:t>
      </w:r>
      <w:r>
        <w:t xml:space="preserve">os usuários não </w:t>
      </w:r>
      <w:r w:rsidR="00B27301">
        <w:t>consideraram</w:t>
      </w:r>
      <w:r>
        <w:t xml:space="preserve"> </w:t>
      </w:r>
      <w:r w:rsidR="00666A38">
        <w:t xml:space="preserve">os </w:t>
      </w:r>
      <w:r>
        <w:t xml:space="preserve">resultados agradáveis </w:t>
      </w:r>
      <w:r w:rsidR="003E2400">
        <w:t xml:space="preserve">nos </w:t>
      </w:r>
      <w:r>
        <w:t>teste</w:t>
      </w:r>
      <w:r w:rsidR="008D4842">
        <w:t>s</w:t>
      </w:r>
      <w:r w:rsidR="003E2400">
        <w:t xml:space="preserve"> realizados</w:t>
      </w:r>
      <w:r>
        <w:t xml:space="preserve"> e afirmaram que a usabilidade do </w:t>
      </w:r>
      <w:proofErr w:type="spellStart"/>
      <w:r>
        <w:t>Leap</w:t>
      </w:r>
      <w:proofErr w:type="spellEnd"/>
      <w:r>
        <w:t xml:space="preserve"> Motion junto com a ferramenta Photoshop não é natural</w:t>
      </w:r>
      <w:r w:rsidR="003E2400">
        <w:t>,</w:t>
      </w:r>
      <w:r>
        <w:t xml:space="preserve"> pois</w:t>
      </w:r>
      <w:r w:rsidR="003E2400">
        <w:t>,</w:t>
      </w:r>
      <w:r>
        <w:t xml:space="preserve"> para se realizar uma ação simples</w:t>
      </w:r>
      <w:r w:rsidR="00D548B2">
        <w:t>,</w:t>
      </w:r>
      <w:r>
        <w:t xml:space="preserve"> foi preciso muito mais tempo do que o necessário em relação </w:t>
      </w:r>
      <w:r w:rsidR="00DD28AA" w:rsidRPr="00DD28AA">
        <w:t>à</w:t>
      </w:r>
      <w:r>
        <w:t xml:space="preserve">s </w:t>
      </w:r>
      <w:r w:rsidR="003E2400">
        <w:t>atividades realizadas com o uso do mouse e teclado</w:t>
      </w:r>
      <w:r>
        <w:t>.</w:t>
      </w:r>
    </w:p>
    <w:p w14:paraId="77BE4C06" w14:textId="707B4C13" w:rsidR="00A44581" w:rsidRPr="00C31A58" w:rsidRDefault="00C31A58" w:rsidP="00C31A58">
      <w:pPr>
        <w:pStyle w:val="Ttulo2"/>
      </w:pPr>
      <w:bookmarkStart w:id="27" w:name="_Hlk52998254"/>
      <w:r w:rsidRPr="00C31A58">
        <w:t>A Flexible Finger-mounted Airbrush Model for</w:t>
      </w:r>
      <w:r>
        <w:t xml:space="preserve"> </w:t>
      </w:r>
      <w:r w:rsidRPr="00C31A58">
        <w:t>Immersive Freehand Painting</w:t>
      </w:r>
    </w:p>
    <w:bookmarkEnd w:id="27"/>
    <w:p w14:paraId="320629D4" w14:textId="1D922FB3" w:rsidR="00AF6EAF" w:rsidRDefault="00641A7B" w:rsidP="00A44581">
      <w:pPr>
        <w:pStyle w:val="TF-TEXTO"/>
      </w:pPr>
      <w:r w:rsidRPr="00641A7B">
        <w:t xml:space="preserve">O trabalho desenvolvido por </w:t>
      </w:r>
      <w:proofErr w:type="spellStart"/>
      <w:r w:rsidRPr="00641A7B">
        <w:t>L</w:t>
      </w:r>
      <w:r>
        <w:t>yu</w:t>
      </w:r>
      <w:proofErr w:type="spellEnd"/>
      <w:r w:rsidR="008D600D">
        <w:t xml:space="preserve"> </w:t>
      </w:r>
      <w:r w:rsidR="008D600D" w:rsidRPr="00481B4C">
        <w:rPr>
          <w:i/>
          <w:iCs/>
        </w:rPr>
        <w:t>et al</w:t>
      </w:r>
      <w:r w:rsidR="008D600D">
        <w:t>.</w:t>
      </w:r>
      <w:r>
        <w:t xml:space="preserve"> (2017)</w:t>
      </w:r>
      <w:r w:rsidR="006571E6">
        <w:t xml:space="preserve"> </w:t>
      </w:r>
      <w:r>
        <w:t xml:space="preserve">consiste em utilizar o </w:t>
      </w:r>
      <w:proofErr w:type="spellStart"/>
      <w:r>
        <w:t>Leap</w:t>
      </w:r>
      <w:proofErr w:type="spellEnd"/>
      <w:r>
        <w:t xml:space="preserve"> </w:t>
      </w:r>
      <w:r w:rsidR="006571E6">
        <w:t>M</w:t>
      </w:r>
      <w:r>
        <w:t xml:space="preserve">otion como substituto para o </w:t>
      </w:r>
      <w:r w:rsidR="00F66A62">
        <w:t>m</w:t>
      </w:r>
      <w:r>
        <w:t>ouse em atividades que envolvem o desenho em uma tela de duas dimensões</w:t>
      </w:r>
      <w:r w:rsidR="00F66A62">
        <w:t xml:space="preserve"> </w:t>
      </w:r>
      <w:r>
        <w:t xml:space="preserve">(2D), </w:t>
      </w:r>
      <w:r w:rsidR="006571E6">
        <w:t>na qual</w:t>
      </w:r>
      <w:r>
        <w:t xml:space="preserve"> o usuário posiciona o aparelho em frente </w:t>
      </w:r>
      <w:r w:rsidR="008E7AF0">
        <w:t>à</w:t>
      </w:r>
      <w:r>
        <w:t xml:space="preserve"> tela </w:t>
      </w:r>
      <w:r w:rsidR="00AF6EAF">
        <w:t>e</w:t>
      </w:r>
      <w:r w:rsidR="008E7AF0">
        <w:t>,</w:t>
      </w:r>
      <w:r w:rsidR="00AF6EAF">
        <w:t xml:space="preserve"> com </w:t>
      </w:r>
      <w:r w:rsidR="00AF6EAF" w:rsidRPr="005F0C7C">
        <w:t xml:space="preserve">sua </w:t>
      </w:r>
      <w:r w:rsidR="00F66A62" w:rsidRPr="005F0C7C">
        <w:t>mão</w:t>
      </w:r>
      <w:r w:rsidR="00AF6EAF">
        <w:t xml:space="preserve"> suspensa na parte superior do </w:t>
      </w:r>
      <w:proofErr w:type="spellStart"/>
      <w:r w:rsidR="00AF6EAF">
        <w:t>Leap</w:t>
      </w:r>
      <w:proofErr w:type="spellEnd"/>
      <w:r w:rsidR="00AF6EAF">
        <w:t xml:space="preserve"> Motion</w:t>
      </w:r>
      <w:r w:rsidR="008E7AF0">
        <w:t>,</w:t>
      </w:r>
      <w:r w:rsidR="00AF6EAF">
        <w:t xml:space="preserve"> pode desenhar com o simples movimento de</w:t>
      </w:r>
      <w:r w:rsidR="006571E6">
        <w:t>la</w:t>
      </w:r>
      <w:r w:rsidR="00AF6EAF">
        <w:t>.</w:t>
      </w:r>
      <w:r w:rsidR="00BC32FB">
        <w:t xml:space="preserve"> </w:t>
      </w:r>
      <w:r w:rsidR="00AF6EAF">
        <w:t xml:space="preserve">Segundo o </w:t>
      </w:r>
      <w:r w:rsidR="00F8578A">
        <w:t>a</w:t>
      </w:r>
      <w:r w:rsidR="00AF6EAF">
        <w:t>utor</w:t>
      </w:r>
      <w:r w:rsidR="006571E6">
        <w:t>,</w:t>
      </w:r>
      <w:r w:rsidR="00AF6EAF">
        <w:t xml:space="preserve"> a </w:t>
      </w:r>
      <w:r w:rsidR="00AF6EAF" w:rsidRPr="005F0C7C">
        <w:t>forma</w:t>
      </w:r>
      <w:r w:rsidR="00AF6EAF">
        <w:t xml:space="preserve"> de se desenhar funciona de </w:t>
      </w:r>
      <w:r w:rsidR="000C1FD4">
        <w:t>maneira</w:t>
      </w:r>
      <w:r w:rsidR="00AF6EAF">
        <w:t xml:space="preserve"> similar </w:t>
      </w:r>
      <w:r w:rsidR="008D600D">
        <w:t>à</w:t>
      </w:r>
      <w:r w:rsidR="008F25FB">
        <w:t xml:space="preserve"> </w:t>
      </w:r>
      <w:r w:rsidR="00AF6EAF">
        <w:t>de um pincel</w:t>
      </w:r>
      <w:r w:rsidR="008F25FB">
        <w:t xml:space="preserve">. </w:t>
      </w:r>
      <w:r w:rsidR="00B8436E">
        <w:t xml:space="preserve">O </w:t>
      </w:r>
      <w:proofErr w:type="spellStart"/>
      <w:r w:rsidR="00B8436E">
        <w:t>Leap</w:t>
      </w:r>
      <w:proofErr w:type="spellEnd"/>
      <w:r w:rsidR="00B8436E">
        <w:t xml:space="preserve"> Motion detecta o </w:t>
      </w:r>
      <w:r w:rsidR="008665D3">
        <w:t xml:space="preserve">movimento do dedo </w:t>
      </w:r>
      <w:r w:rsidR="007666C3">
        <w:t xml:space="preserve">que vai formando o </w:t>
      </w:r>
      <w:r w:rsidR="008665D3">
        <w:t>desenho na tela</w:t>
      </w:r>
      <w:r w:rsidR="00E14714">
        <w:t>. A</w:t>
      </w:r>
      <w:r w:rsidR="00AF6EAF">
        <w:t xml:space="preserve"> </w:t>
      </w:r>
      <w:r w:rsidR="00F66A62">
        <w:t>distância</w:t>
      </w:r>
      <w:r w:rsidR="00AF6EAF">
        <w:t xml:space="preserve"> entre o dedo e a tela importam, </w:t>
      </w:r>
      <w:r w:rsidR="0025067F">
        <w:t xml:space="preserve">uma vez que </w:t>
      </w:r>
      <w:r w:rsidR="00AF6EAF">
        <w:t>modifica</w:t>
      </w:r>
      <w:r w:rsidR="0025067F">
        <w:t>m</w:t>
      </w:r>
      <w:r w:rsidR="00AF6EAF">
        <w:t xml:space="preserve"> o tamanho </w:t>
      </w:r>
      <w:r w:rsidR="00FD43DE">
        <w:t>do que está sendo desenhado</w:t>
      </w:r>
      <w:r w:rsidR="00F66A62">
        <w:t xml:space="preserve">. </w:t>
      </w:r>
      <w:r w:rsidR="008665D3">
        <w:t xml:space="preserve">Segundo </w:t>
      </w:r>
      <w:proofErr w:type="spellStart"/>
      <w:r w:rsidR="008665D3">
        <w:t>Lyu</w:t>
      </w:r>
      <w:proofErr w:type="spellEnd"/>
      <w:r w:rsidR="008665D3">
        <w:t xml:space="preserve"> </w:t>
      </w:r>
      <w:r w:rsidR="008D600D" w:rsidRPr="007547F1">
        <w:rPr>
          <w:i/>
        </w:rPr>
        <w:t>et al.</w:t>
      </w:r>
      <w:r w:rsidR="008D600D">
        <w:t xml:space="preserve"> </w:t>
      </w:r>
      <w:r w:rsidR="008665D3">
        <w:t>(2017)</w:t>
      </w:r>
      <w:r w:rsidR="00FD43DE">
        <w:t>,</w:t>
      </w:r>
      <w:r w:rsidR="008665D3">
        <w:t xml:space="preserve"> o</w:t>
      </w:r>
      <w:r w:rsidR="00F66A62">
        <w:t xml:space="preserve"> desenho é contínuo e representado como um cone, saindo da ponta do dedo indicador da mão direita</w:t>
      </w:r>
      <w:r w:rsidR="00917259">
        <w:t>. A</w:t>
      </w:r>
      <w:r w:rsidR="00F66A62">
        <w:t xml:space="preserve">ssim que este cone toca a superfície da tela, o desenho começa </w:t>
      </w:r>
      <w:r w:rsidR="00B22D54">
        <w:t xml:space="preserve">a se formar </w:t>
      </w:r>
      <w:r w:rsidR="00F66A62">
        <w:t>até que o usuário retire o dedo</w:t>
      </w:r>
      <w:r w:rsidR="00BB43AF">
        <w:t>, c</w:t>
      </w:r>
      <w:r w:rsidR="00F66A62">
        <w:t>omo é demonstrado na</w:t>
      </w:r>
      <w:r w:rsidR="0051668D">
        <w:t xml:space="preserve"> </w:t>
      </w:r>
      <w:r w:rsidR="0051668D">
        <w:fldChar w:fldCharType="begin"/>
      </w:r>
      <w:r w:rsidR="0051668D">
        <w:instrText xml:space="preserve"> REF _Ref53317344 \h </w:instrText>
      </w:r>
      <w:r w:rsidR="0051668D">
        <w:fldChar w:fldCharType="separate"/>
      </w:r>
      <w:r w:rsidR="001D7A0A">
        <w:t xml:space="preserve">Figura </w:t>
      </w:r>
      <w:r w:rsidR="001D7A0A">
        <w:rPr>
          <w:noProof/>
        </w:rPr>
        <w:t>2</w:t>
      </w:r>
      <w:r w:rsidR="0051668D">
        <w:fldChar w:fldCharType="end"/>
      </w:r>
      <w:r w:rsidR="00F66A62">
        <w:t>.</w:t>
      </w:r>
    </w:p>
    <w:p w14:paraId="3C66053C" w14:textId="3293C09A" w:rsidR="00161BC4" w:rsidRDefault="0051668D" w:rsidP="0051668D">
      <w:pPr>
        <w:pStyle w:val="TF-LEGENDA"/>
      </w:pPr>
      <w:bookmarkStart w:id="28" w:name="_Ref53317344"/>
      <w:bookmarkStart w:id="29" w:name="_Ref53317281"/>
      <w:r>
        <w:t xml:space="preserve">Figura </w:t>
      </w:r>
      <w:r w:rsidR="001D7A0A">
        <w:fldChar w:fldCharType="begin"/>
      </w:r>
      <w:r w:rsidR="001D7A0A">
        <w:instrText xml:space="preserve"> SEQ Figura \* ARABIC </w:instrText>
      </w:r>
      <w:r w:rsidR="001D7A0A">
        <w:fldChar w:fldCharType="separate"/>
      </w:r>
      <w:r w:rsidR="001D7A0A">
        <w:rPr>
          <w:noProof/>
        </w:rPr>
        <w:t>2</w:t>
      </w:r>
      <w:r w:rsidR="001D7A0A">
        <w:rPr>
          <w:noProof/>
        </w:rPr>
        <w:fldChar w:fldCharType="end"/>
      </w:r>
      <w:bookmarkEnd w:id="28"/>
      <w:r w:rsidR="00161BC4">
        <w:t>– Exemplo da aplicação</w:t>
      </w:r>
      <w:bookmarkEnd w:id="29"/>
    </w:p>
    <w:p w14:paraId="24471ED7" w14:textId="6812951A" w:rsidR="00F66A62" w:rsidRDefault="00F66A62" w:rsidP="00F66A62">
      <w:pPr>
        <w:pStyle w:val="TF-FIGURA"/>
      </w:pPr>
      <w:r w:rsidRPr="00F66A62">
        <w:rPr>
          <w:noProof/>
        </w:rPr>
        <w:drawing>
          <wp:inline distT="0" distB="0" distL="0" distR="0" wp14:anchorId="1F52EDC1" wp14:editId="63B0DA7D">
            <wp:extent cx="2332892" cy="1597551"/>
            <wp:effectExtent l="19050" t="19050" r="10795" b="222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184" cy="160596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EE89A" w14:textId="498EDC43" w:rsidR="00161BC4" w:rsidRDefault="00161BC4" w:rsidP="00161BC4">
      <w:pPr>
        <w:pStyle w:val="TF-FONTE"/>
      </w:pPr>
      <w:r>
        <w:t xml:space="preserve">Fonte: </w:t>
      </w:r>
      <w:proofErr w:type="spellStart"/>
      <w:r>
        <w:t>Lyu</w:t>
      </w:r>
      <w:proofErr w:type="spellEnd"/>
      <w:r>
        <w:t xml:space="preserve"> </w:t>
      </w:r>
      <w:r w:rsidR="008D600D" w:rsidRPr="00134B12">
        <w:rPr>
          <w:i/>
          <w:iCs/>
        </w:rPr>
        <w:t>et al</w:t>
      </w:r>
      <w:r w:rsidR="008D600D">
        <w:t xml:space="preserve">. </w:t>
      </w:r>
      <w:r>
        <w:t>(2017)</w:t>
      </w:r>
      <w:r w:rsidR="00940609">
        <w:t>.</w:t>
      </w:r>
    </w:p>
    <w:p w14:paraId="2F8E5616" w14:textId="6C9400CC" w:rsidR="00DF2ED8" w:rsidRPr="00641A7B" w:rsidRDefault="00E45249" w:rsidP="00DF2ED8">
      <w:pPr>
        <w:pStyle w:val="TF-TEXTO"/>
      </w:pPr>
      <w:r>
        <w:t xml:space="preserve">Segundo </w:t>
      </w:r>
      <w:proofErr w:type="spellStart"/>
      <w:r>
        <w:t>Lyu</w:t>
      </w:r>
      <w:proofErr w:type="spellEnd"/>
      <w:r w:rsidR="00940609">
        <w:t xml:space="preserve"> (2017)</w:t>
      </w:r>
      <w:r>
        <w:t>, a</w:t>
      </w:r>
      <w:r w:rsidR="00940609">
        <w:t xml:space="preserve"> utilização do </w:t>
      </w:r>
      <w:proofErr w:type="spellStart"/>
      <w:r w:rsidR="00940609">
        <w:t>Leap</w:t>
      </w:r>
      <w:proofErr w:type="spellEnd"/>
      <w:r w:rsidR="00940609">
        <w:t xml:space="preserve"> Motion elimina</w:t>
      </w:r>
      <w:r>
        <w:t xml:space="preserve"> a necessidade de aplicar pressão em um papel</w:t>
      </w:r>
      <w:r w:rsidR="00BB43AF">
        <w:t>.</w:t>
      </w:r>
      <w:r w:rsidR="000000A5">
        <w:t xml:space="preserve"> </w:t>
      </w:r>
      <w:r w:rsidR="00B55508">
        <w:t>Destaca ainda que a</w:t>
      </w:r>
      <w:r>
        <w:t xml:space="preserve">o </w:t>
      </w:r>
      <w:r w:rsidR="00C4497D">
        <w:t xml:space="preserve">distanciar o </w:t>
      </w:r>
      <w:r>
        <w:t>dedo da tela, o tamanho e o espalhamento do desenho</w:t>
      </w:r>
      <w:r w:rsidR="007A0157">
        <w:t xml:space="preserve"> são modificados</w:t>
      </w:r>
      <w:r>
        <w:t xml:space="preserve">, </w:t>
      </w:r>
      <w:r w:rsidR="00EF63BF">
        <w:lastRenderedPageBreak/>
        <w:t xml:space="preserve">permitindo </w:t>
      </w:r>
      <w:r w:rsidR="008F08A6">
        <w:t>a</w:t>
      </w:r>
      <w:r w:rsidR="00EF63BF">
        <w:t xml:space="preserve">o usuário </w:t>
      </w:r>
      <w:r w:rsidR="00251695">
        <w:t xml:space="preserve">fazer </w:t>
      </w:r>
      <w:r w:rsidR="00EF63BF">
        <w:t>cria</w:t>
      </w:r>
      <w:r w:rsidR="00251695">
        <w:t>ções</w:t>
      </w:r>
      <w:r w:rsidR="00EF63BF">
        <w:t xml:space="preserve"> diversificad</w:t>
      </w:r>
      <w:r w:rsidR="00251695">
        <w:t>a</w:t>
      </w:r>
      <w:r w:rsidR="00EF63BF">
        <w:t>s. E</w:t>
      </w:r>
      <w:r>
        <w:t>ntretanto</w:t>
      </w:r>
      <w:r w:rsidR="00251695">
        <w:t>,</w:t>
      </w:r>
      <w:r>
        <w:t xml:space="preserve"> a posição </w:t>
      </w:r>
      <w:r w:rsidR="00653E0C">
        <w:t xml:space="preserve">da </w:t>
      </w:r>
      <w:r>
        <w:t xml:space="preserve">mão </w:t>
      </w:r>
      <w:r w:rsidR="00F07007">
        <w:t xml:space="preserve">ao fazer o desenho </w:t>
      </w:r>
      <w:r w:rsidR="00EF63BF">
        <w:t xml:space="preserve">não permite que o </w:t>
      </w:r>
      <w:proofErr w:type="spellStart"/>
      <w:r w:rsidR="00EF63BF">
        <w:t>Leap</w:t>
      </w:r>
      <w:proofErr w:type="spellEnd"/>
      <w:r w:rsidR="00EF63BF">
        <w:t xml:space="preserve"> Motion pegue todos os dedos </w:t>
      </w:r>
      <w:r w:rsidR="00B01B08">
        <w:t xml:space="preserve">o que </w:t>
      </w:r>
      <w:r w:rsidR="00EF63BF">
        <w:t>ocasiona falhas em seu algoritmo de detecção</w:t>
      </w:r>
      <w:r w:rsidR="001C73A0">
        <w:t xml:space="preserve"> e </w:t>
      </w:r>
      <w:r w:rsidR="00EF63BF">
        <w:t xml:space="preserve">gera </w:t>
      </w:r>
      <w:r w:rsidR="009E188C">
        <w:t>inconsistências</w:t>
      </w:r>
      <w:r w:rsidR="00EF63BF">
        <w:t xml:space="preserve"> na </w:t>
      </w:r>
      <w:r w:rsidR="009E188C">
        <w:t xml:space="preserve">aplicação. </w:t>
      </w:r>
      <w:r>
        <w:t xml:space="preserve">Outro quesito comentado é o fato </w:t>
      </w:r>
      <w:r w:rsidR="00065CDB">
        <w:t>de o</w:t>
      </w:r>
      <w:r>
        <w:t xml:space="preserve"> aparelho não saber quando parar de desenhar </w:t>
      </w:r>
      <w:r w:rsidR="00ED2C74">
        <w:t xml:space="preserve">o que ocorre apenas quando o usuário </w:t>
      </w:r>
      <w:r>
        <w:t xml:space="preserve">retira </w:t>
      </w:r>
      <w:r w:rsidR="00ED2C74">
        <w:t xml:space="preserve">a </w:t>
      </w:r>
      <w:r>
        <w:t>mão do sensor</w:t>
      </w:r>
      <w:r w:rsidR="00ED2C74">
        <w:t>, podendo ocasionar erros no desenho</w:t>
      </w:r>
      <w:r w:rsidR="00065CDB">
        <w:t>.</w:t>
      </w:r>
    </w:p>
    <w:p w14:paraId="35648044" w14:textId="3F6A1991" w:rsidR="00A44581" w:rsidRPr="00C31A58" w:rsidRDefault="00C31A58" w:rsidP="00C31A58">
      <w:pPr>
        <w:pStyle w:val="Ttulo2"/>
      </w:pPr>
      <w:r w:rsidRPr="00C31A58">
        <w:t>Paint with Me: Stimulating Creativity and Empathy While Painting with a</w:t>
      </w:r>
      <w:r>
        <w:t xml:space="preserve"> </w:t>
      </w:r>
      <w:r w:rsidRPr="00C31A58">
        <w:t>Painter in Virtual Reality</w:t>
      </w:r>
      <w:r w:rsidR="00A44581" w:rsidRPr="00C31A58">
        <w:t xml:space="preserve"> </w:t>
      </w:r>
    </w:p>
    <w:p w14:paraId="6B996DD8" w14:textId="185402F6" w:rsidR="00A44581" w:rsidRDefault="00FB0019" w:rsidP="00A44581">
      <w:pPr>
        <w:pStyle w:val="TF-TEXTO"/>
      </w:pPr>
      <w:r>
        <w:t>O trabalho desenvolvido por Gerry (2017)</w:t>
      </w:r>
      <w:r w:rsidR="00E87A88">
        <w:t xml:space="preserve"> </w:t>
      </w:r>
      <w:r>
        <w:t xml:space="preserve">consiste em um aplicativo integrado </w:t>
      </w:r>
      <w:proofErr w:type="gramStart"/>
      <w:r>
        <w:t>ao óculos</w:t>
      </w:r>
      <w:proofErr w:type="gramEnd"/>
      <w:r>
        <w:t xml:space="preserve"> DK2 e o </w:t>
      </w:r>
      <w:proofErr w:type="spellStart"/>
      <w:r>
        <w:t>Leap</w:t>
      </w:r>
      <w:proofErr w:type="spellEnd"/>
      <w:r>
        <w:t xml:space="preserve"> Motion, </w:t>
      </w:r>
      <w:r w:rsidR="005F0C7C">
        <w:t>que</w:t>
      </w:r>
      <w:r>
        <w:t xml:space="preserve"> permite </w:t>
      </w:r>
      <w:r w:rsidR="00BD078B">
        <w:t>a</w:t>
      </w:r>
      <w:r>
        <w:t>o usuário desenhar em um ambiente de realidade virtual enquanto um pintor no mundo real realiza movimentos simulando um trabalho real. O pintor possui um capacete acoplado com uma câmera</w:t>
      </w:r>
      <w:r w:rsidR="004D7345">
        <w:t xml:space="preserve"> que transmite a imagem diretamente para o óculos de realidade virtual do usuário, enquanto o usuário tenta replicar os movimentos do pintor e fazer uma </w:t>
      </w:r>
      <w:r w:rsidR="003A6A55">
        <w:t>cópia</w:t>
      </w:r>
      <w:r w:rsidR="004D7345">
        <w:t xml:space="preserve"> de seu trabalho</w:t>
      </w:r>
      <w:r w:rsidR="00940609">
        <w:t xml:space="preserve"> (</w:t>
      </w:r>
      <w:r w:rsidR="0051668D">
        <w:fldChar w:fldCharType="begin"/>
      </w:r>
      <w:r w:rsidR="0051668D">
        <w:instrText xml:space="preserve"> REF _Ref53317375 \h </w:instrText>
      </w:r>
      <w:r w:rsidR="0051668D">
        <w:fldChar w:fldCharType="separate"/>
      </w:r>
      <w:r w:rsidR="001D7A0A">
        <w:t xml:space="preserve">Figura </w:t>
      </w:r>
      <w:r w:rsidR="001D7A0A">
        <w:rPr>
          <w:noProof/>
        </w:rPr>
        <w:t>3</w:t>
      </w:r>
      <w:r w:rsidR="0051668D">
        <w:fldChar w:fldCharType="end"/>
      </w:r>
      <w:r w:rsidR="00940609">
        <w:t>).</w:t>
      </w:r>
    </w:p>
    <w:p w14:paraId="2EE2CECA" w14:textId="5AE48152" w:rsidR="00161BC4" w:rsidRDefault="0051668D" w:rsidP="0051668D">
      <w:pPr>
        <w:pStyle w:val="TF-LEGENDA"/>
      </w:pPr>
      <w:bookmarkStart w:id="30" w:name="_Ref53317375"/>
      <w:r>
        <w:t xml:space="preserve">Figura </w:t>
      </w:r>
      <w:r w:rsidR="001D7A0A">
        <w:fldChar w:fldCharType="begin"/>
      </w:r>
      <w:r w:rsidR="001D7A0A">
        <w:instrText xml:space="preserve"> SEQ Figura \* ARABIC </w:instrText>
      </w:r>
      <w:r w:rsidR="001D7A0A">
        <w:fldChar w:fldCharType="separate"/>
      </w:r>
      <w:r w:rsidR="001D7A0A">
        <w:rPr>
          <w:noProof/>
        </w:rPr>
        <w:t>3</w:t>
      </w:r>
      <w:r w:rsidR="001D7A0A">
        <w:rPr>
          <w:noProof/>
        </w:rPr>
        <w:fldChar w:fldCharType="end"/>
      </w:r>
      <w:bookmarkEnd w:id="30"/>
      <w:r w:rsidR="00161BC4">
        <w:t xml:space="preserve">– Imagem do capacete com a </w:t>
      </w:r>
      <w:r w:rsidR="00FB611C">
        <w:t>câmera</w:t>
      </w:r>
    </w:p>
    <w:p w14:paraId="4D53CC50" w14:textId="52DE851B" w:rsidR="00FB0019" w:rsidRDefault="00FB0019" w:rsidP="00FB0019">
      <w:pPr>
        <w:pStyle w:val="TF-FIGURA"/>
      </w:pPr>
      <w:r w:rsidRPr="00FB0019">
        <w:rPr>
          <w:noProof/>
        </w:rPr>
        <w:drawing>
          <wp:inline distT="0" distB="0" distL="0" distR="0" wp14:anchorId="6336D905" wp14:editId="2963EDE5">
            <wp:extent cx="2946110" cy="1652954"/>
            <wp:effectExtent l="0" t="0" r="6985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125" cy="165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4BA1" w14:textId="4457EFC3" w:rsidR="00161BC4" w:rsidRDefault="00161BC4" w:rsidP="00161BC4">
      <w:pPr>
        <w:pStyle w:val="TF-FONTE"/>
      </w:pPr>
      <w:r>
        <w:t>Fonte: Gerry (</w:t>
      </w:r>
      <w:r w:rsidRPr="00940609">
        <w:t>2017)</w:t>
      </w:r>
      <w:r w:rsidR="00940609">
        <w:t>.</w:t>
      </w:r>
    </w:p>
    <w:p w14:paraId="10BEEC8F" w14:textId="41C88A09" w:rsidR="004D7345" w:rsidRDefault="00940609" w:rsidP="004D7345">
      <w:pPr>
        <w:pStyle w:val="TF-TEXTO"/>
      </w:pPr>
      <w:r>
        <w:t xml:space="preserve">Segundo </w:t>
      </w:r>
      <w:r w:rsidR="001D1888">
        <w:t>Gerry (2017)</w:t>
      </w:r>
      <w:r>
        <w:t>, p</w:t>
      </w:r>
      <w:r w:rsidR="004D7345">
        <w:t xml:space="preserve">ara </w:t>
      </w:r>
      <w:r w:rsidR="00C52216">
        <w:t xml:space="preserve">aumentar a sensação de </w:t>
      </w:r>
      <w:r w:rsidR="004D7345">
        <w:t xml:space="preserve">imersão </w:t>
      </w:r>
      <w:r w:rsidR="0003550A">
        <w:t>d</w:t>
      </w:r>
      <w:r w:rsidR="004D7345">
        <w:t>o usuário</w:t>
      </w:r>
      <w:r w:rsidR="0003550A">
        <w:t>, ele consegue</w:t>
      </w:r>
      <w:r w:rsidR="004D7345">
        <w:t xml:space="preserve"> ver </w:t>
      </w:r>
      <w:r w:rsidR="0003550A">
        <w:t>su</w:t>
      </w:r>
      <w:r w:rsidR="004D7345">
        <w:t xml:space="preserve">as mãos virtuais geradas pelo </w:t>
      </w:r>
      <w:proofErr w:type="spellStart"/>
      <w:r w:rsidR="004D7345">
        <w:t>Leap</w:t>
      </w:r>
      <w:proofErr w:type="spellEnd"/>
      <w:r w:rsidR="004D7345">
        <w:t xml:space="preserve"> Motion em sua tela</w:t>
      </w:r>
      <w:r w:rsidR="007374ED">
        <w:t>. A</w:t>
      </w:r>
      <w:r w:rsidR="0003550A">
        <w:t>lém dis</w:t>
      </w:r>
      <w:r w:rsidR="007374ED">
        <w:t>s</w:t>
      </w:r>
      <w:r w:rsidR="0003550A">
        <w:t>o, ele</w:t>
      </w:r>
      <w:r w:rsidR="004D7345">
        <w:t xml:space="preserve"> </w:t>
      </w:r>
      <w:r w:rsidR="0003550A">
        <w:t>possui</w:t>
      </w:r>
      <w:r w:rsidR="004D7345">
        <w:t xml:space="preserve"> </w:t>
      </w:r>
      <w:r w:rsidR="00903008">
        <w:t xml:space="preserve">recursos </w:t>
      </w:r>
      <w:r w:rsidR="004D7345">
        <w:t>idênticos ao pintor a seu alcance, como um pincel e um prato de tinta.</w:t>
      </w:r>
      <w:r w:rsidR="0003550A">
        <w:t xml:space="preserve"> O</w:t>
      </w:r>
      <w:r w:rsidR="004D7345">
        <w:t xml:space="preserve"> pintor </w:t>
      </w:r>
      <w:r w:rsidR="0003550A">
        <w:t>tem</w:t>
      </w:r>
      <w:r w:rsidR="004D7345">
        <w:t xml:space="preserve"> um </w:t>
      </w:r>
      <w:del w:id="31" w:author="Andreza Sartori" w:date="2020-10-16T09:28:00Z">
        <w:r w:rsidR="0051668D" w:rsidDel="004326C6">
          <w:delText>\</w:delText>
        </w:r>
      </w:del>
      <w:r w:rsidR="004D7345">
        <w:t>microfone para captar os sons feitos enquanto trabalha para que o usuário consiga ter a sensação de estar sentindo que ele está no controle</w:t>
      </w:r>
      <w:r>
        <w:t xml:space="preserve"> </w:t>
      </w:r>
      <w:r w:rsidR="0003550A">
        <w:t xml:space="preserve">e todos esses sons </w:t>
      </w:r>
      <w:r w:rsidR="003A6A55">
        <w:t xml:space="preserve">são </w:t>
      </w:r>
      <w:r w:rsidR="0003550A">
        <w:t xml:space="preserve">transmitidos diretamente para o fone </w:t>
      </w:r>
      <w:r w:rsidR="003A6A55">
        <w:t xml:space="preserve">de ouvido </w:t>
      </w:r>
      <w:r w:rsidR="0003550A">
        <w:t>do usuário</w:t>
      </w:r>
      <w:r>
        <w:t xml:space="preserve"> (</w:t>
      </w:r>
      <w:r w:rsidR="0051668D">
        <w:fldChar w:fldCharType="begin"/>
      </w:r>
      <w:r w:rsidR="0051668D">
        <w:instrText xml:space="preserve"> REF _Ref53317471 \h </w:instrText>
      </w:r>
      <w:r w:rsidR="0051668D">
        <w:fldChar w:fldCharType="separate"/>
      </w:r>
      <w:r w:rsidR="001D7A0A">
        <w:t xml:space="preserve">Figura </w:t>
      </w:r>
      <w:r w:rsidR="001D7A0A">
        <w:rPr>
          <w:noProof/>
        </w:rPr>
        <w:t>4</w:t>
      </w:r>
      <w:r w:rsidR="0051668D">
        <w:fldChar w:fldCharType="end"/>
      </w:r>
      <w:r>
        <w:t>).</w:t>
      </w:r>
    </w:p>
    <w:p w14:paraId="3B8897E2" w14:textId="4C470117" w:rsidR="00161BC4" w:rsidRDefault="0051668D" w:rsidP="0051668D">
      <w:pPr>
        <w:pStyle w:val="TF-LEGENDA"/>
      </w:pPr>
      <w:bookmarkStart w:id="32" w:name="_Ref53317471"/>
      <w:r>
        <w:t xml:space="preserve">Figura </w:t>
      </w:r>
      <w:r w:rsidR="001D7A0A">
        <w:fldChar w:fldCharType="begin"/>
      </w:r>
      <w:r w:rsidR="001D7A0A">
        <w:instrText xml:space="preserve"> SEQ Figura \* ARABIC </w:instrText>
      </w:r>
      <w:r w:rsidR="001D7A0A">
        <w:fldChar w:fldCharType="separate"/>
      </w:r>
      <w:r w:rsidR="001D7A0A">
        <w:rPr>
          <w:noProof/>
        </w:rPr>
        <w:t>4</w:t>
      </w:r>
      <w:r w:rsidR="001D7A0A">
        <w:rPr>
          <w:noProof/>
        </w:rPr>
        <w:fldChar w:fldCharType="end"/>
      </w:r>
      <w:bookmarkEnd w:id="32"/>
      <w:r w:rsidR="00161BC4">
        <w:t>– Visualização do usuário</w:t>
      </w:r>
    </w:p>
    <w:p w14:paraId="63D3177F" w14:textId="4F9F02AD" w:rsidR="004D7345" w:rsidRDefault="004D7345" w:rsidP="004D7345">
      <w:pPr>
        <w:pStyle w:val="TF-FIGURA"/>
      </w:pPr>
      <w:r w:rsidRPr="004D7345">
        <w:rPr>
          <w:noProof/>
        </w:rPr>
        <w:drawing>
          <wp:inline distT="0" distB="0" distL="0" distR="0" wp14:anchorId="6329E2FE" wp14:editId="450A24C9">
            <wp:extent cx="3071446" cy="169622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22" cy="17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7FDD" w14:textId="7BD512B0" w:rsidR="00161BC4" w:rsidRDefault="00161BC4" w:rsidP="00161BC4">
      <w:pPr>
        <w:pStyle w:val="TF-FONTE"/>
      </w:pPr>
      <w:r>
        <w:t>Fonte: Gerry (2017</w:t>
      </w:r>
      <w:r w:rsidR="00940609">
        <w:t>).</w:t>
      </w:r>
    </w:p>
    <w:p w14:paraId="76573E83" w14:textId="5404BBF9" w:rsidR="004D7345" w:rsidRDefault="004D7345" w:rsidP="004D7345">
      <w:pPr>
        <w:pStyle w:val="TF-TEXTO"/>
      </w:pPr>
      <w:r>
        <w:t xml:space="preserve">Conforme o </w:t>
      </w:r>
      <w:r w:rsidR="00BF2617">
        <w:t xml:space="preserve">pintor </w:t>
      </w:r>
      <w:r>
        <w:t xml:space="preserve">vai realizando seu desenho, o usuário tenta </w:t>
      </w:r>
      <w:r w:rsidR="003A6A55">
        <w:t>replicá-lo</w:t>
      </w:r>
      <w:r>
        <w:t>, entretanto</w:t>
      </w:r>
      <w:r w:rsidR="003A6A55">
        <w:t>,</w:t>
      </w:r>
      <w:r>
        <w:t xml:space="preserve"> o desenho</w:t>
      </w:r>
      <w:r w:rsidR="0003550A">
        <w:t xml:space="preserve"> do usuário acontece somente em um ambiente virtual e somente ele consegue vê-lo. O experimento consistia em atividades básicas como selecionar a cor no seu prato</w:t>
      </w:r>
      <w:r w:rsidR="003A6A55">
        <w:t>,</w:t>
      </w:r>
      <w:r w:rsidR="0003550A">
        <w:t xml:space="preserve"> seguir os movimentos que o pintor realizava</w:t>
      </w:r>
      <w:r w:rsidR="003A6A55">
        <w:t xml:space="preserve"> com suas mãos e desenhar na tela</w:t>
      </w:r>
      <w:r w:rsidR="00940609">
        <w:t xml:space="preserve"> (</w:t>
      </w:r>
      <w:r w:rsidR="0051668D">
        <w:fldChar w:fldCharType="begin"/>
      </w:r>
      <w:r w:rsidR="0051668D">
        <w:instrText xml:space="preserve"> REF _Ref53317504 \h </w:instrText>
      </w:r>
      <w:r w:rsidR="0051668D">
        <w:fldChar w:fldCharType="separate"/>
      </w:r>
      <w:r w:rsidR="001D7A0A">
        <w:t xml:space="preserve">Figura </w:t>
      </w:r>
      <w:r w:rsidR="001D7A0A">
        <w:rPr>
          <w:noProof/>
        </w:rPr>
        <w:t>5</w:t>
      </w:r>
      <w:r w:rsidR="0051668D">
        <w:fldChar w:fldCharType="end"/>
      </w:r>
      <w:r w:rsidR="00940609">
        <w:t>).</w:t>
      </w:r>
    </w:p>
    <w:p w14:paraId="0E16C74C" w14:textId="33ED3E0C" w:rsidR="00161BC4" w:rsidRDefault="0051668D" w:rsidP="0051668D">
      <w:pPr>
        <w:pStyle w:val="TF-LEGENDA"/>
      </w:pPr>
      <w:bookmarkStart w:id="33" w:name="_Ref53317504"/>
      <w:r>
        <w:lastRenderedPageBreak/>
        <w:t xml:space="preserve">Figura </w:t>
      </w:r>
      <w:r w:rsidR="001D7A0A">
        <w:fldChar w:fldCharType="begin"/>
      </w:r>
      <w:r w:rsidR="001D7A0A">
        <w:instrText xml:space="preserve"> SEQ Figura \* ARABIC </w:instrText>
      </w:r>
      <w:r w:rsidR="001D7A0A">
        <w:fldChar w:fldCharType="separate"/>
      </w:r>
      <w:r w:rsidR="001D7A0A">
        <w:rPr>
          <w:noProof/>
        </w:rPr>
        <w:t>5</w:t>
      </w:r>
      <w:r w:rsidR="001D7A0A">
        <w:rPr>
          <w:noProof/>
        </w:rPr>
        <w:fldChar w:fldCharType="end"/>
      </w:r>
      <w:bookmarkEnd w:id="33"/>
      <w:r w:rsidR="00161BC4">
        <w:t xml:space="preserve">– Exemplo da aplicação </w:t>
      </w:r>
    </w:p>
    <w:p w14:paraId="492DA0A5" w14:textId="3A9694A7" w:rsidR="004D7345" w:rsidRDefault="004D7345" w:rsidP="004D7345">
      <w:pPr>
        <w:pStyle w:val="TF-FIGURA"/>
      </w:pPr>
      <w:r w:rsidRPr="004D7345">
        <w:rPr>
          <w:noProof/>
        </w:rPr>
        <w:drawing>
          <wp:inline distT="0" distB="0" distL="0" distR="0" wp14:anchorId="481DED27" wp14:editId="1C5565AF">
            <wp:extent cx="2561492" cy="16805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905" cy="168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905A" w14:textId="6BBA099F" w:rsidR="00161BC4" w:rsidRDefault="00161BC4" w:rsidP="00161BC4">
      <w:pPr>
        <w:pStyle w:val="TF-FONTE"/>
      </w:pPr>
      <w:r>
        <w:t>Fonte: Gerry (2017</w:t>
      </w:r>
      <w:r w:rsidR="00940609">
        <w:t>).</w:t>
      </w:r>
    </w:p>
    <w:p w14:paraId="5B1016F1" w14:textId="7238AAC5" w:rsidR="00BF2617" w:rsidRPr="00BF2617" w:rsidRDefault="007866AF" w:rsidP="00BF2617">
      <w:pPr>
        <w:pStyle w:val="TF-TEXTO"/>
      </w:pPr>
      <w:r>
        <w:t>Segundo Gerry (2017)</w:t>
      </w:r>
      <w:r w:rsidR="00180DAB">
        <w:t>,</w:t>
      </w:r>
      <w:r>
        <w:t xml:space="preserve"> essa aplicação diminui a curva de aprendizado entre um novato e um profissional quase que para zero instantaneamente, tornando o aprendizado de pinturas tão simples quanto seguir os movimentos de outra pessoa. </w:t>
      </w:r>
      <w:r w:rsidR="004C754C">
        <w:t xml:space="preserve">Outro ponto que o autor cita é que os usuários </w:t>
      </w:r>
      <w:r w:rsidR="00A21173">
        <w:t>têm</w:t>
      </w:r>
      <w:r w:rsidR="004C754C">
        <w:t xml:space="preserve"> a sensação de que </w:t>
      </w:r>
      <w:r w:rsidR="00F976D8">
        <w:t xml:space="preserve">estão </w:t>
      </w:r>
      <w:r w:rsidR="004C754C">
        <w:t xml:space="preserve">criando algo junto com o artista, </w:t>
      </w:r>
      <w:r w:rsidR="00292D5E">
        <w:t xml:space="preserve">mas que estão </w:t>
      </w:r>
      <w:r w:rsidR="004C754C">
        <w:t>no controle do desenho.</w:t>
      </w:r>
    </w:p>
    <w:p w14:paraId="7817D9B2" w14:textId="0234198A" w:rsidR="00451B94" w:rsidRDefault="00451B94" w:rsidP="00424AD5">
      <w:pPr>
        <w:pStyle w:val="Ttulo1"/>
      </w:pPr>
      <w:bookmarkStart w:id="34" w:name="_Toc54164921"/>
      <w:bookmarkStart w:id="35" w:name="_Toc54165675"/>
      <w:bookmarkStart w:id="36" w:name="_Toc54169333"/>
      <w:bookmarkStart w:id="37" w:name="_Toc96347439"/>
      <w:bookmarkStart w:id="38" w:name="_Toc96357723"/>
      <w:bookmarkStart w:id="39" w:name="_Toc96491866"/>
      <w:bookmarkStart w:id="40" w:name="_Toc411603107"/>
      <w:bookmarkEnd w:id="23"/>
      <w:r>
        <w:t>proposta</w:t>
      </w:r>
      <w:r w:rsidR="00DB43E2">
        <w:t xml:space="preserve"> DO APLICATIVO</w:t>
      </w:r>
    </w:p>
    <w:p w14:paraId="23C4836C" w14:textId="0598B2B1" w:rsidR="00DB43E2" w:rsidRDefault="00DB43E2" w:rsidP="00DB43E2">
      <w:pPr>
        <w:pStyle w:val="TF-TEXTO"/>
      </w:pPr>
      <w:bookmarkStart w:id="41" w:name="_Toc54164915"/>
      <w:bookmarkStart w:id="42" w:name="_Toc54165669"/>
      <w:bookmarkStart w:id="43" w:name="_Toc54169327"/>
      <w:bookmarkStart w:id="44" w:name="_Toc96347433"/>
      <w:bookmarkStart w:id="45" w:name="_Toc96357717"/>
      <w:bookmarkStart w:id="46" w:name="_Toc96491860"/>
      <w:bookmarkStart w:id="47" w:name="_Toc351015594"/>
      <w:r>
        <w:t xml:space="preserve">Nesta seção são definidas as justificativas científicas e sociais para realização deste estudo, bem como seus requisitos funcionais, requisitos não funcionais e a metodologia </w:t>
      </w:r>
      <w:r w:rsidR="00940609">
        <w:t>a ser aplicada</w:t>
      </w:r>
      <w:r>
        <w:t xml:space="preserve"> no desenvolvimento </w:t>
      </w:r>
      <w:r w:rsidR="00940609">
        <w:t>do</w:t>
      </w:r>
      <w:r>
        <w:t xml:space="preserve"> projeto.</w:t>
      </w:r>
    </w:p>
    <w:p w14:paraId="29D16A9A" w14:textId="4E0BE679" w:rsidR="00451B94" w:rsidRDefault="00451B94" w:rsidP="00451B94">
      <w:pPr>
        <w:pStyle w:val="Ttulo2"/>
      </w:pPr>
      <w:r>
        <w:t>JUSTIFICATIVA</w:t>
      </w:r>
    </w:p>
    <w:p w14:paraId="3995964F" w14:textId="00C05C2F" w:rsidR="00940609" w:rsidRPr="00940609" w:rsidRDefault="00940609" w:rsidP="00940609">
      <w:pPr>
        <w:pStyle w:val="TF-TEXTO"/>
      </w:pPr>
      <w:r>
        <w:t xml:space="preserve">O </w:t>
      </w:r>
      <w:r w:rsidR="0051668D">
        <w:fldChar w:fldCharType="begin"/>
      </w:r>
      <w:r w:rsidR="0051668D">
        <w:instrText xml:space="preserve"> REF _Ref53317575 \h </w:instrText>
      </w:r>
      <w:r w:rsidR="0051668D">
        <w:fldChar w:fldCharType="separate"/>
      </w:r>
      <w:r w:rsidR="001D7A0A">
        <w:t xml:space="preserve">Quadro </w:t>
      </w:r>
      <w:r w:rsidR="001D7A0A">
        <w:rPr>
          <w:noProof/>
        </w:rPr>
        <w:t>1</w:t>
      </w:r>
      <w:r w:rsidR="0051668D">
        <w:fldChar w:fldCharType="end"/>
      </w:r>
      <w:r w:rsidR="0051668D">
        <w:t xml:space="preserve"> </w:t>
      </w:r>
      <w:r w:rsidR="005F0C7C">
        <w:t>faz uma comparação entre</w:t>
      </w:r>
      <w:r>
        <w:t xml:space="preserve"> </w:t>
      </w:r>
      <w:r w:rsidR="005F0C7C">
        <w:t>os correlatos anteriormente apresentados.</w:t>
      </w:r>
    </w:p>
    <w:p w14:paraId="5632F664" w14:textId="15D52AA6" w:rsidR="00161BC4" w:rsidRPr="00161BC4" w:rsidRDefault="0051668D" w:rsidP="0051668D">
      <w:pPr>
        <w:pStyle w:val="TF-LEGENDA"/>
      </w:pPr>
      <w:bookmarkStart w:id="48" w:name="_Ref53317575"/>
      <w:bookmarkStart w:id="49" w:name="_Ref53317561"/>
      <w:r>
        <w:t xml:space="preserve">Quadro </w:t>
      </w:r>
      <w:r w:rsidR="001D7A0A">
        <w:fldChar w:fldCharType="begin"/>
      </w:r>
      <w:r w:rsidR="001D7A0A">
        <w:instrText xml:space="preserve"> SEQ Tabela \* ARABIC </w:instrText>
      </w:r>
      <w:r w:rsidR="001D7A0A">
        <w:fldChar w:fldCharType="separate"/>
      </w:r>
      <w:r w:rsidR="001D7A0A">
        <w:rPr>
          <w:noProof/>
        </w:rPr>
        <w:t>1</w:t>
      </w:r>
      <w:r w:rsidR="001D7A0A">
        <w:rPr>
          <w:noProof/>
        </w:rPr>
        <w:fldChar w:fldCharType="end"/>
      </w:r>
      <w:bookmarkEnd w:id="48"/>
      <w:r w:rsidR="00161BC4">
        <w:t>– Comparativo entre correlatos</w:t>
      </w:r>
      <w:bookmarkEnd w:id="49"/>
      <w:r w:rsidR="00161BC4">
        <w:t xml:space="preserve"> </w:t>
      </w:r>
    </w:p>
    <w:tbl>
      <w:tblPr>
        <w:tblStyle w:val="Tabelacomgrade"/>
        <w:tblW w:w="0" w:type="auto"/>
        <w:tblInd w:w="1077" w:type="dxa"/>
        <w:tblLook w:val="04A0" w:firstRow="1" w:lastRow="0" w:firstColumn="1" w:lastColumn="0" w:noHBand="0" w:noVBand="1"/>
      </w:tblPr>
      <w:tblGrid>
        <w:gridCol w:w="2654"/>
        <w:gridCol w:w="1564"/>
        <w:gridCol w:w="1564"/>
        <w:gridCol w:w="1559"/>
      </w:tblGrid>
      <w:tr w:rsidR="00D04205" w14:paraId="0CB1640F" w14:textId="77777777" w:rsidTr="00161BC4">
        <w:trPr>
          <w:trHeight w:val="209"/>
        </w:trPr>
        <w:tc>
          <w:tcPr>
            <w:tcW w:w="2654" w:type="dxa"/>
            <w:shd w:val="clear" w:color="auto" w:fill="A6A6A6" w:themeFill="background1" w:themeFillShade="A6"/>
          </w:tcPr>
          <w:p w14:paraId="08C03E4D" w14:textId="51A6BF15" w:rsidR="00E97927" w:rsidRDefault="00E97927" w:rsidP="00161BC4">
            <w:pPr>
              <w:pStyle w:val="TF-TEXTOQUADROCentralizado"/>
              <w:jc w:val="left"/>
            </w:pPr>
            <w:r>
              <w:t>Trabalhos Características</w:t>
            </w:r>
          </w:p>
        </w:tc>
        <w:tc>
          <w:tcPr>
            <w:tcW w:w="1564" w:type="dxa"/>
            <w:shd w:val="clear" w:color="auto" w:fill="A6A6A6" w:themeFill="background1" w:themeFillShade="A6"/>
          </w:tcPr>
          <w:p w14:paraId="5222C911" w14:textId="50C6C8B3" w:rsidR="00E97927" w:rsidRDefault="00E97927" w:rsidP="00D04205">
            <w:pPr>
              <w:pStyle w:val="TF-TEXTOQUADROCentralizado"/>
            </w:pPr>
            <w:proofErr w:type="spellStart"/>
            <w:r>
              <w:t>Falcao</w:t>
            </w:r>
            <w:proofErr w:type="spellEnd"/>
            <w:r w:rsidR="005F0C7C">
              <w:t>, Lemos e Soares</w:t>
            </w:r>
            <w:r>
              <w:t xml:space="preserve"> (201</w:t>
            </w:r>
            <w:r w:rsidR="00D04205">
              <w:t>5</w:t>
            </w:r>
            <w:r>
              <w:t>)</w:t>
            </w:r>
          </w:p>
        </w:tc>
        <w:tc>
          <w:tcPr>
            <w:tcW w:w="1564" w:type="dxa"/>
            <w:shd w:val="clear" w:color="auto" w:fill="A6A6A6" w:themeFill="background1" w:themeFillShade="A6"/>
          </w:tcPr>
          <w:p w14:paraId="1B887AC1" w14:textId="3793A6F3" w:rsidR="00E97927" w:rsidRDefault="008D600D" w:rsidP="00D04205">
            <w:pPr>
              <w:pStyle w:val="TF-TEXTOQUADROCentralizado"/>
            </w:pPr>
            <w:proofErr w:type="spellStart"/>
            <w:r w:rsidRPr="00F15F26">
              <w:rPr>
                <w:lang w:val="en-US"/>
              </w:rPr>
              <w:t>L</w:t>
            </w:r>
            <w:r>
              <w:rPr>
                <w:lang w:val="en-US"/>
              </w:rPr>
              <w:t>yu</w:t>
            </w:r>
            <w:proofErr w:type="spellEnd"/>
            <w:r w:rsidRPr="00F15F26">
              <w:rPr>
                <w:lang w:val="en-US"/>
              </w:rPr>
              <w:t xml:space="preserve"> </w:t>
            </w:r>
            <w:r w:rsidRPr="00601011">
              <w:rPr>
                <w:i/>
                <w:iCs/>
                <w:lang w:val="en-US"/>
              </w:rPr>
              <w:t>et al</w:t>
            </w:r>
            <w:r w:rsidR="007547F1">
              <w:rPr>
                <w:i/>
                <w:lang w:val="en-US"/>
              </w:rPr>
              <w:t>.</w:t>
            </w:r>
            <w:r w:rsidR="00D04205">
              <w:t xml:space="preserve"> (2017)</w:t>
            </w:r>
          </w:p>
        </w:tc>
        <w:tc>
          <w:tcPr>
            <w:tcW w:w="1559" w:type="dxa"/>
            <w:shd w:val="clear" w:color="auto" w:fill="A6A6A6" w:themeFill="background1" w:themeFillShade="A6"/>
          </w:tcPr>
          <w:p w14:paraId="5DD9EEF7" w14:textId="672B8BC3" w:rsidR="00E97927" w:rsidRDefault="00D04205" w:rsidP="00D04205">
            <w:pPr>
              <w:pStyle w:val="TF-TEXTOQUADROCentralizado"/>
            </w:pPr>
            <w:r>
              <w:t>Gerry (2017)</w:t>
            </w:r>
          </w:p>
        </w:tc>
      </w:tr>
      <w:tr w:rsidR="00D04205" w14:paraId="6E030A95" w14:textId="77777777" w:rsidTr="00161BC4">
        <w:trPr>
          <w:trHeight w:val="209"/>
        </w:trPr>
        <w:tc>
          <w:tcPr>
            <w:tcW w:w="2654" w:type="dxa"/>
          </w:tcPr>
          <w:p w14:paraId="0C583D43" w14:textId="2CB0DB20" w:rsidR="00E97927" w:rsidRDefault="00D04205" w:rsidP="00D04205">
            <w:pPr>
              <w:pStyle w:val="TF-TEXTOQUADROCentralizado"/>
            </w:pPr>
            <w:r>
              <w:t>Permite desenhar?</w:t>
            </w:r>
          </w:p>
        </w:tc>
        <w:tc>
          <w:tcPr>
            <w:tcW w:w="1564" w:type="dxa"/>
          </w:tcPr>
          <w:p w14:paraId="3032F474" w14:textId="566C90D0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64" w:type="dxa"/>
          </w:tcPr>
          <w:p w14:paraId="2DD8DA10" w14:textId="042CAFD6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59" w:type="dxa"/>
          </w:tcPr>
          <w:p w14:paraId="73325C12" w14:textId="4E373471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2110A403" w14:textId="77777777" w:rsidTr="00161BC4">
        <w:trPr>
          <w:trHeight w:val="209"/>
        </w:trPr>
        <w:tc>
          <w:tcPr>
            <w:tcW w:w="2654" w:type="dxa"/>
          </w:tcPr>
          <w:p w14:paraId="05B9F3A3" w14:textId="0F2106CC" w:rsidR="00E97927" w:rsidRDefault="00D04205" w:rsidP="00D04205">
            <w:pPr>
              <w:pStyle w:val="TF-TEXTOQUADROCentralizado"/>
            </w:pPr>
            <w:r>
              <w:t>Utiliza um software próprio?</w:t>
            </w:r>
          </w:p>
        </w:tc>
        <w:tc>
          <w:tcPr>
            <w:tcW w:w="1564" w:type="dxa"/>
          </w:tcPr>
          <w:p w14:paraId="49C47148" w14:textId="2CD9DA51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103AB26C" w14:textId="6675FF00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59" w:type="dxa"/>
          </w:tcPr>
          <w:p w14:paraId="36DB95DA" w14:textId="61AED84F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34094FDE" w14:textId="77777777" w:rsidTr="00161BC4">
        <w:trPr>
          <w:trHeight w:val="209"/>
        </w:trPr>
        <w:tc>
          <w:tcPr>
            <w:tcW w:w="2654" w:type="dxa"/>
          </w:tcPr>
          <w:p w14:paraId="1670DC70" w14:textId="30CB9AC1" w:rsidR="00E97927" w:rsidRDefault="00D04205" w:rsidP="00D04205">
            <w:pPr>
              <w:pStyle w:val="TF-TEXTOQUADROCentralizado"/>
            </w:pPr>
            <w:r>
              <w:t>Utiliza realidade virtual?</w:t>
            </w:r>
          </w:p>
        </w:tc>
        <w:tc>
          <w:tcPr>
            <w:tcW w:w="1564" w:type="dxa"/>
          </w:tcPr>
          <w:p w14:paraId="02C563E5" w14:textId="25C10058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69960C4D" w14:textId="3ADEBD19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59" w:type="dxa"/>
          </w:tcPr>
          <w:p w14:paraId="3C62C416" w14:textId="2D94DCB1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6EA4A895" w14:textId="77777777" w:rsidTr="00161BC4">
        <w:trPr>
          <w:trHeight w:val="419"/>
        </w:trPr>
        <w:tc>
          <w:tcPr>
            <w:tcW w:w="2654" w:type="dxa"/>
          </w:tcPr>
          <w:p w14:paraId="6449C340" w14:textId="72086A3E" w:rsidR="00E97927" w:rsidRDefault="00D04205" w:rsidP="00D04205">
            <w:pPr>
              <w:pStyle w:val="TF-TEXTOQUADROCentralizado"/>
            </w:pPr>
            <w:r>
              <w:t>Possui controle detalhado sobre o desenho?</w:t>
            </w:r>
          </w:p>
        </w:tc>
        <w:tc>
          <w:tcPr>
            <w:tcW w:w="1564" w:type="dxa"/>
          </w:tcPr>
          <w:p w14:paraId="7CD452A7" w14:textId="5D73D15A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7873B9CA" w14:textId="50C22F02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59" w:type="dxa"/>
          </w:tcPr>
          <w:p w14:paraId="0AAB7498" w14:textId="4C10C11F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</w:tbl>
    <w:p w14:paraId="76526455" w14:textId="79101BF4" w:rsidR="00451B94" w:rsidRDefault="00161BC4" w:rsidP="00161BC4">
      <w:pPr>
        <w:pStyle w:val="TF-FONTE"/>
      </w:pPr>
      <w:r>
        <w:t xml:space="preserve">Fonte: elaborado pelo </w:t>
      </w:r>
      <w:r w:rsidR="005F0C7C">
        <w:t>autor</w:t>
      </w:r>
      <w:r w:rsidR="00940609">
        <w:t>.</w:t>
      </w:r>
    </w:p>
    <w:p w14:paraId="6724B825" w14:textId="2462FF8A" w:rsidR="00096BAB" w:rsidRDefault="00D04205" w:rsidP="00D04205">
      <w:pPr>
        <w:pStyle w:val="TF-TEXTO"/>
      </w:pPr>
      <w:r>
        <w:t>A partir do Quadro</w:t>
      </w:r>
      <w:r w:rsidR="00161BC4">
        <w:t xml:space="preserve"> 1</w:t>
      </w:r>
      <w:r>
        <w:t xml:space="preserve">, percebe-se que o </w:t>
      </w:r>
      <w:r w:rsidRPr="005F0C7C">
        <w:t>trabalho realizado</w:t>
      </w:r>
      <w:r>
        <w:t xml:space="preserve"> por Gerry</w:t>
      </w:r>
      <w:r w:rsidR="005F0C7C">
        <w:t xml:space="preserve"> (2017)</w:t>
      </w:r>
      <w:r>
        <w:t xml:space="preserve"> possui foco </w:t>
      </w:r>
      <w:r w:rsidR="000B0E0D">
        <w:t>mais preciso sobre o</w:t>
      </w:r>
      <w:r>
        <w:t xml:space="preserve"> desenho que o usuário está realizando</w:t>
      </w:r>
      <w:r w:rsidR="000E2EA2">
        <w:t xml:space="preserve">, sendo </w:t>
      </w:r>
      <w:r>
        <w:t xml:space="preserve">a principal fonte dessa afirmação o uso de </w:t>
      </w:r>
      <w:r w:rsidR="003A2046">
        <w:t>Realidade Virtual</w:t>
      </w:r>
      <w:r>
        <w:t xml:space="preserve"> (</w:t>
      </w:r>
      <w:r w:rsidR="003A2046">
        <w:t>RV</w:t>
      </w:r>
      <w:r>
        <w:t xml:space="preserve">). Com o uso de RV o usuário </w:t>
      </w:r>
      <w:r w:rsidR="006979DC">
        <w:t xml:space="preserve">pode </w:t>
      </w:r>
      <w:r>
        <w:t xml:space="preserve">visualizar seu desenho </w:t>
      </w:r>
      <w:r w:rsidR="00764505">
        <w:t xml:space="preserve">em diversos </w:t>
      </w:r>
      <w:r>
        <w:t>ângulos</w:t>
      </w:r>
      <w:r w:rsidR="0046025B">
        <w:t>. Além dis</w:t>
      </w:r>
      <w:r w:rsidR="00BD6E5D">
        <w:t>s</w:t>
      </w:r>
      <w:r w:rsidR="0046025B">
        <w:t>o</w:t>
      </w:r>
      <w:r w:rsidR="00BD6E5D">
        <w:t>,</w:t>
      </w:r>
      <w:r>
        <w:t xml:space="preserve"> o </w:t>
      </w:r>
      <w:r w:rsidR="0046025B">
        <w:t>rastreamento</w:t>
      </w:r>
      <w:r>
        <w:t xml:space="preserve"> das mãos</w:t>
      </w:r>
      <w:r w:rsidR="0046025B">
        <w:t xml:space="preserve"> </w:t>
      </w:r>
      <w:r w:rsidR="00B267F4">
        <w:t xml:space="preserve">é facilitado </w:t>
      </w:r>
      <w:r w:rsidR="00096BAB">
        <w:t xml:space="preserve">pois, </w:t>
      </w:r>
      <w:r w:rsidR="00B267F4">
        <w:t xml:space="preserve">uma vez que o sensor </w:t>
      </w:r>
      <w:r w:rsidR="00096BAB">
        <w:t xml:space="preserve">está preso </w:t>
      </w:r>
      <w:proofErr w:type="gramStart"/>
      <w:r w:rsidR="00096BAB">
        <w:t>ao óculos</w:t>
      </w:r>
      <w:proofErr w:type="gramEnd"/>
      <w:r w:rsidR="00096BAB">
        <w:t xml:space="preserve"> de RV, consegue captar </w:t>
      </w:r>
      <w:r w:rsidR="006E5E54">
        <w:t xml:space="preserve">melhor os </w:t>
      </w:r>
      <w:r w:rsidR="00096BAB">
        <w:t xml:space="preserve">movimentos </w:t>
      </w:r>
      <w:r w:rsidR="0046025B">
        <w:t>devido ao ângulo de inclinação</w:t>
      </w:r>
      <w:r w:rsidR="00096BAB">
        <w:t xml:space="preserve">. No trabalho de </w:t>
      </w:r>
      <w:proofErr w:type="spellStart"/>
      <w:r w:rsidR="00096BAB" w:rsidRPr="005F0C7C">
        <w:t>Lyu</w:t>
      </w:r>
      <w:proofErr w:type="spellEnd"/>
      <w:r w:rsidR="008D600D">
        <w:t xml:space="preserve"> </w:t>
      </w:r>
      <w:r w:rsidR="008D600D" w:rsidRPr="0041697E">
        <w:rPr>
          <w:i/>
        </w:rPr>
        <w:t>et al.</w:t>
      </w:r>
      <w:r w:rsidR="005F0C7C">
        <w:t xml:space="preserve"> (2017)</w:t>
      </w:r>
      <w:r w:rsidR="00096BAB">
        <w:t xml:space="preserve">, o </w:t>
      </w:r>
      <w:r w:rsidR="006E08BC">
        <w:t xml:space="preserve">sensor </w:t>
      </w:r>
      <w:r w:rsidR="00096BAB">
        <w:t xml:space="preserve">foi utilizado na mesma base que </w:t>
      </w:r>
      <w:r w:rsidR="00116A07">
        <w:t xml:space="preserve">o </w:t>
      </w:r>
      <w:r w:rsidR="00096BAB">
        <w:t>computador e</w:t>
      </w:r>
      <w:r w:rsidR="005F0C7C">
        <w:t>,</w:t>
      </w:r>
      <w:r w:rsidR="00096BAB">
        <w:t xml:space="preserve"> por esse motivo</w:t>
      </w:r>
      <w:r w:rsidR="005F0C7C">
        <w:t>,</w:t>
      </w:r>
      <w:r w:rsidR="00096BAB">
        <w:t xml:space="preserve"> somente foi possível verificar a distância entre a tela e o dedo do usuário, impedindo um maior controle </w:t>
      </w:r>
      <w:r w:rsidR="00321308">
        <w:t xml:space="preserve">sobre o </w:t>
      </w:r>
      <w:r w:rsidR="00096BAB">
        <w:t>desenho.</w:t>
      </w:r>
      <w:r w:rsidR="00AC6787">
        <w:t xml:space="preserve"> </w:t>
      </w:r>
      <w:r w:rsidR="00096BAB">
        <w:t xml:space="preserve">O trabalho realizado por </w:t>
      </w:r>
      <w:proofErr w:type="spellStart"/>
      <w:r w:rsidR="00096BAB" w:rsidRPr="005F0C7C">
        <w:t>Falcao</w:t>
      </w:r>
      <w:proofErr w:type="spellEnd"/>
      <w:r w:rsidR="005F0C7C">
        <w:t xml:space="preserve"> (2015)</w:t>
      </w:r>
      <w:r w:rsidR="00096BAB">
        <w:t xml:space="preserve"> teve como objetivo testar a eficiência do </w:t>
      </w:r>
      <w:proofErr w:type="spellStart"/>
      <w:r w:rsidR="00096BAB">
        <w:t>Leap</w:t>
      </w:r>
      <w:proofErr w:type="spellEnd"/>
      <w:r w:rsidR="00096BAB">
        <w:t xml:space="preserve"> Motion em uma ferramenta já existente no mercado, entretanto os resultados </w:t>
      </w:r>
      <w:r w:rsidR="00AC6787">
        <w:t>demonstram</w:t>
      </w:r>
      <w:r w:rsidR="00096BAB">
        <w:t xml:space="preserve"> que o </w:t>
      </w:r>
      <w:r w:rsidR="00E57D3E">
        <w:t xml:space="preserve">sensor </w:t>
      </w:r>
      <w:r w:rsidR="00096BAB">
        <w:t>não foi muito eficaz ao realizar essa tarefa</w:t>
      </w:r>
      <w:r w:rsidR="00E57D3E">
        <w:t>. U</w:t>
      </w:r>
      <w:r w:rsidR="00096BAB">
        <w:t xml:space="preserve">m </w:t>
      </w:r>
      <w:del w:id="50" w:author="Andreza Sartori" w:date="2020-10-16T09:33:00Z">
        <w:r w:rsidR="00096BAB" w:rsidDel="00637A04">
          <w:delText xml:space="preserve">desse </w:delText>
        </w:r>
      </w:del>
      <w:ins w:id="51" w:author="Andreza Sartori" w:date="2020-10-16T09:33:00Z">
        <w:r w:rsidR="00637A04">
          <w:t xml:space="preserve">dos </w:t>
        </w:r>
      </w:ins>
      <w:r w:rsidR="00096BAB">
        <w:t xml:space="preserve">motivos </w:t>
      </w:r>
      <w:r w:rsidR="0046025B">
        <w:t xml:space="preserve">é </w:t>
      </w:r>
      <w:r w:rsidR="00F0055E">
        <w:t xml:space="preserve">em função </w:t>
      </w:r>
      <w:r w:rsidR="0046025B">
        <w:t>do Photoshop</w:t>
      </w:r>
      <w:r w:rsidR="00096BAB">
        <w:t xml:space="preserve"> não possuir compatibilidade nativa com o </w:t>
      </w:r>
      <w:r w:rsidR="0046025B">
        <w:t>aparelho</w:t>
      </w:r>
      <w:r w:rsidR="00096BAB">
        <w:t xml:space="preserve">. </w:t>
      </w:r>
      <w:r w:rsidR="009954A6">
        <w:t>N</w:t>
      </w:r>
      <w:r w:rsidR="00096BAB">
        <w:t xml:space="preserve">os trabalhos realizador por </w:t>
      </w:r>
      <w:proofErr w:type="spellStart"/>
      <w:r w:rsidR="00096BAB">
        <w:t>Lyu</w:t>
      </w:r>
      <w:proofErr w:type="spellEnd"/>
      <w:r w:rsidR="00096BAB">
        <w:t xml:space="preserve"> </w:t>
      </w:r>
      <w:r w:rsidR="004C6C6D" w:rsidRPr="004C6C6D">
        <w:rPr>
          <w:i/>
          <w:iCs/>
        </w:rPr>
        <w:t>e</w:t>
      </w:r>
      <w:r w:rsidR="008D600D" w:rsidRPr="004C6C6D">
        <w:rPr>
          <w:i/>
          <w:iCs/>
        </w:rPr>
        <w:t>t</w:t>
      </w:r>
      <w:r w:rsidR="008D600D" w:rsidRPr="004C6C6D">
        <w:rPr>
          <w:i/>
        </w:rPr>
        <w:t xml:space="preserve"> al.</w:t>
      </w:r>
      <w:r w:rsidR="008D600D">
        <w:t xml:space="preserve"> </w:t>
      </w:r>
      <w:r w:rsidR="009954A6">
        <w:t xml:space="preserve">(2017) </w:t>
      </w:r>
      <w:r w:rsidR="00096BAB">
        <w:t xml:space="preserve">e Gerry </w:t>
      </w:r>
      <w:r w:rsidR="009954A6">
        <w:t xml:space="preserve">(2017) </w:t>
      </w:r>
      <w:r w:rsidR="00096BAB">
        <w:t xml:space="preserve">esse problema não </w:t>
      </w:r>
      <w:r w:rsidR="00AC786E">
        <w:t>ocorre por se tratar de aplicações desenvolvidas especificamente para o sensor.</w:t>
      </w:r>
    </w:p>
    <w:p w14:paraId="5ACEB589" w14:textId="17F0E575" w:rsidR="006F7FF0" w:rsidRDefault="00B04ED2" w:rsidP="00D04205">
      <w:pPr>
        <w:pStyle w:val="TF-TEXTO"/>
      </w:pPr>
      <w:r>
        <w:t>Como relevância tecnológica do trabalho</w:t>
      </w:r>
      <w:r w:rsidR="00D365E1">
        <w:t xml:space="preserve"> destaca-se o uso do </w:t>
      </w:r>
      <w:proofErr w:type="spellStart"/>
      <w:r w:rsidR="00D365E1">
        <w:t>LeapMotion</w:t>
      </w:r>
      <w:proofErr w:type="spellEnd"/>
      <w:r w:rsidR="00D365E1">
        <w:t xml:space="preserve"> </w:t>
      </w:r>
      <w:r w:rsidR="009A4414">
        <w:t xml:space="preserve">que </w:t>
      </w:r>
      <w:r w:rsidR="00DF5F01">
        <w:t xml:space="preserve">é um recurso </w:t>
      </w:r>
      <w:r w:rsidR="003C3E09">
        <w:t xml:space="preserve">utilizado apenas no </w:t>
      </w:r>
      <w:r w:rsidR="001E2C1E">
        <w:t>T</w:t>
      </w:r>
      <w:r w:rsidR="003C3E09">
        <w:t xml:space="preserve">rabalho de </w:t>
      </w:r>
      <w:r w:rsidR="001E2C1E">
        <w:t>C</w:t>
      </w:r>
      <w:r w:rsidR="003C3E09">
        <w:t xml:space="preserve">onclusão de </w:t>
      </w:r>
      <w:r w:rsidR="001E2C1E">
        <w:t>C</w:t>
      </w:r>
      <w:r w:rsidR="003C3E09">
        <w:t xml:space="preserve">urso </w:t>
      </w:r>
      <w:r w:rsidR="001E2C1E">
        <w:t>(TCC)</w:t>
      </w:r>
      <w:r w:rsidR="003C3E09">
        <w:t xml:space="preserve"> de</w:t>
      </w:r>
      <w:r w:rsidR="006B535E">
        <w:t xml:space="preserve"> </w:t>
      </w:r>
      <w:r w:rsidR="006B535E" w:rsidRPr="006B535E">
        <w:t>Lima</w:t>
      </w:r>
      <w:r w:rsidR="00A10BFA">
        <w:t xml:space="preserve"> (</w:t>
      </w:r>
      <w:r w:rsidR="00DF378B">
        <w:t>2015</w:t>
      </w:r>
      <w:r w:rsidR="00A10BFA">
        <w:t>)</w:t>
      </w:r>
      <w:r w:rsidR="003C3E09" w:rsidRPr="006B535E">
        <w:t xml:space="preserve">. </w:t>
      </w:r>
      <w:r w:rsidR="00B05ABA" w:rsidRPr="006B535E">
        <w:t xml:space="preserve">Nesse sentido, é importante </w:t>
      </w:r>
      <w:r w:rsidR="00B6232E" w:rsidRPr="006B535E">
        <w:t xml:space="preserve">aprofundar as pesquisas e investigações sobre o </w:t>
      </w:r>
      <w:r w:rsidR="00E7140F">
        <w:t xml:space="preserve">seu </w:t>
      </w:r>
      <w:r w:rsidR="00B6232E" w:rsidRPr="006B535E">
        <w:t xml:space="preserve">potencial </w:t>
      </w:r>
      <w:r w:rsidR="005F7ED6">
        <w:t xml:space="preserve">no desenvolvimento </w:t>
      </w:r>
      <w:r w:rsidR="00E7140F">
        <w:t>de aplicações em realidade virtual</w:t>
      </w:r>
      <w:r w:rsidR="00471C1B" w:rsidRPr="006B535E">
        <w:t xml:space="preserve">. </w:t>
      </w:r>
      <w:r w:rsidR="006B535E">
        <w:t xml:space="preserve">Além disso, </w:t>
      </w:r>
      <w:r w:rsidR="001B2226">
        <w:t>será feito</w:t>
      </w:r>
      <w:r w:rsidR="006B535E">
        <w:t xml:space="preserve"> o uso da aplicação </w:t>
      </w:r>
      <w:proofErr w:type="spellStart"/>
      <w:r w:rsidR="003521F0">
        <w:t>VRidge</w:t>
      </w:r>
      <w:proofErr w:type="spellEnd"/>
      <w:r w:rsidR="003521F0">
        <w:t xml:space="preserve"> </w:t>
      </w:r>
      <w:r w:rsidR="006B535E">
        <w:t xml:space="preserve">que é um recurso ainda não </w:t>
      </w:r>
      <w:r w:rsidR="001E2C1E">
        <w:t xml:space="preserve">estudado em </w:t>
      </w:r>
      <w:proofErr w:type="spellStart"/>
      <w:r w:rsidR="001E2C1E">
        <w:t>TCCs</w:t>
      </w:r>
      <w:proofErr w:type="spellEnd"/>
      <w:r w:rsidR="001E2C1E">
        <w:t xml:space="preserve"> do curso</w:t>
      </w:r>
      <w:r w:rsidR="006B535E">
        <w:t xml:space="preserve"> e</w:t>
      </w:r>
      <w:r w:rsidR="00E26A20">
        <w:t>,</w:t>
      </w:r>
      <w:r w:rsidR="006B535E">
        <w:t xml:space="preserve"> portanto, ser</w:t>
      </w:r>
      <w:r w:rsidR="00CA433D">
        <w:t>ão</w:t>
      </w:r>
      <w:r w:rsidR="006B535E">
        <w:t xml:space="preserve"> </w:t>
      </w:r>
      <w:r w:rsidR="00CA433D">
        <w:t xml:space="preserve">realizadas investigações </w:t>
      </w:r>
      <w:r w:rsidR="006B535E">
        <w:t>a</w:t>
      </w:r>
      <w:r w:rsidR="00A50BE7">
        <w:t xml:space="preserve"> </w:t>
      </w:r>
      <w:r w:rsidR="006B535E">
        <w:t xml:space="preserve">fim de validar </w:t>
      </w:r>
      <w:r w:rsidR="00AD1CB4">
        <w:t>suas características, potenciais e limitações</w:t>
      </w:r>
      <w:r w:rsidR="006B535E">
        <w:t>.</w:t>
      </w:r>
    </w:p>
    <w:p w14:paraId="222DD667" w14:textId="46615807" w:rsidR="00096BAB" w:rsidRDefault="0030164F" w:rsidP="00D04205">
      <w:pPr>
        <w:pStyle w:val="TF-TEXTO"/>
      </w:pPr>
      <w:r>
        <w:t xml:space="preserve">Como relevância social, espera-se </w:t>
      </w:r>
      <w:r w:rsidR="00B77017">
        <w:t>propor u</w:t>
      </w:r>
      <w:r w:rsidR="00EB6767">
        <w:t>m</w:t>
      </w:r>
      <w:r w:rsidR="00B77017">
        <w:t xml:space="preserve"> aplicativo que possa ser utilizado em aulas de desenho na Educação Básica proporcionando experiências diferentes para os estudantes.</w:t>
      </w:r>
      <w:r w:rsidR="00A24EAD">
        <w:t xml:space="preserve"> Espera-se </w:t>
      </w:r>
      <w:r w:rsidR="004C64E1">
        <w:t xml:space="preserve">que </w:t>
      </w:r>
      <w:r w:rsidR="00096BAB">
        <w:t xml:space="preserve">aplicações em realidade virtual para desenhos utilizando o </w:t>
      </w:r>
      <w:proofErr w:type="spellStart"/>
      <w:r w:rsidR="00096BAB">
        <w:t>Leap</w:t>
      </w:r>
      <w:proofErr w:type="spellEnd"/>
      <w:r w:rsidR="00096BAB">
        <w:t xml:space="preserve"> Motion, </w:t>
      </w:r>
      <w:r w:rsidR="0094075B">
        <w:t xml:space="preserve">possa </w:t>
      </w:r>
      <w:r w:rsidR="003A2046">
        <w:t>agrada</w:t>
      </w:r>
      <w:r w:rsidR="0094075B">
        <w:t>r</w:t>
      </w:r>
      <w:r w:rsidR="003A2046">
        <w:t xml:space="preserve"> os </w:t>
      </w:r>
      <w:r w:rsidR="0094075B">
        <w:t xml:space="preserve">seus </w:t>
      </w:r>
      <w:r w:rsidR="003A2046">
        <w:t xml:space="preserve">usuários, tornando a </w:t>
      </w:r>
      <w:r w:rsidR="003A2046" w:rsidRPr="00273DBA">
        <w:t>experi</w:t>
      </w:r>
      <w:r w:rsidR="00273DBA" w:rsidRPr="00273DBA">
        <w:t>ê</w:t>
      </w:r>
      <w:r w:rsidR="003A2046" w:rsidRPr="00273DBA">
        <w:t>ncia</w:t>
      </w:r>
      <w:r w:rsidR="003A2046">
        <w:t xml:space="preserve"> mais natural</w:t>
      </w:r>
      <w:r w:rsidR="0094075B">
        <w:t>, o que será avaliado no presente projeto.</w:t>
      </w:r>
    </w:p>
    <w:p w14:paraId="51E0058B" w14:textId="77777777" w:rsidR="00451B94" w:rsidRPr="00CC1FC6" w:rsidRDefault="00451B94" w:rsidP="00451B94">
      <w:pPr>
        <w:pStyle w:val="Ttulo2"/>
        <w:rPr>
          <w:lang w:val="pt-BR"/>
        </w:rPr>
      </w:pPr>
      <w:r w:rsidRPr="00CC1FC6">
        <w:rPr>
          <w:caps w:val="0"/>
          <w:lang w:val="pt-BR"/>
        </w:rPr>
        <w:t>REQUISITOS PRINCIPAIS DO PROBLEMA A SER TRABALHADO</w:t>
      </w:r>
      <w:bookmarkEnd w:id="41"/>
      <w:bookmarkEnd w:id="42"/>
      <w:bookmarkEnd w:id="43"/>
      <w:bookmarkEnd w:id="44"/>
      <w:bookmarkEnd w:id="45"/>
      <w:bookmarkEnd w:id="46"/>
      <w:bookmarkEnd w:id="47"/>
    </w:p>
    <w:p w14:paraId="30D8EB62" w14:textId="77777777" w:rsidR="00DB43E2" w:rsidRDefault="00DB43E2" w:rsidP="00DB43E2">
      <w:pPr>
        <w:pStyle w:val="TF-TEXTO"/>
      </w:pPr>
      <w:r w:rsidRPr="00EF5B19">
        <w:t xml:space="preserve">O </w:t>
      </w:r>
      <w:r>
        <w:t>aplicativo proposto deve permitir:</w:t>
      </w:r>
    </w:p>
    <w:p w14:paraId="29531BDF" w14:textId="77777777" w:rsidR="007A47AC" w:rsidRDefault="007A47AC" w:rsidP="00A957FA">
      <w:pPr>
        <w:pStyle w:val="TF-ALNEA"/>
        <w:numPr>
          <w:ilvl w:val="0"/>
          <w:numId w:val="21"/>
        </w:numPr>
      </w:pPr>
      <w:r>
        <w:lastRenderedPageBreak/>
        <w:t>permitir ao usuário selecionar fundos da cena (RF);</w:t>
      </w:r>
    </w:p>
    <w:p w14:paraId="0CCAD38A" w14:textId="2328BDA0" w:rsidR="00DB43E2" w:rsidRDefault="0072300A" w:rsidP="00DB43E2">
      <w:pPr>
        <w:pStyle w:val="TF-ALNEA"/>
      </w:pPr>
      <w:r>
        <w:t>p</w:t>
      </w:r>
      <w:r w:rsidR="005F0C7C">
        <w:t xml:space="preserve">ermitir ao usuário </w:t>
      </w:r>
      <w:r w:rsidR="00DB43E2">
        <w:t xml:space="preserve">desenhar em um ambiente de realidade virtual com o </w:t>
      </w:r>
      <w:proofErr w:type="spellStart"/>
      <w:r w:rsidR="00DB43E2">
        <w:t>Leap</w:t>
      </w:r>
      <w:proofErr w:type="spellEnd"/>
      <w:r w:rsidR="00DB43E2">
        <w:t xml:space="preserve"> Motion (Requisito funcional - RF);</w:t>
      </w:r>
    </w:p>
    <w:p w14:paraId="5C220CCE" w14:textId="22B57C30" w:rsidR="00DB43E2" w:rsidRDefault="0072300A" w:rsidP="00DB43E2">
      <w:pPr>
        <w:pStyle w:val="TF-ALNEA"/>
      </w:pPr>
      <w:r>
        <w:t>p</w:t>
      </w:r>
      <w:r w:rsidR="005F0C7C">
        <w:t xml:space="preserve">ermitir ao usuário </w:t>
      </w:r>
      <w:r w:rsidR="00DB43E2">
        <w:t xml:space="preserve">mover o desenho na cena </w:t>
      </w:r>
      <w:r w:rsidR="005F0C7C">
        <w:t>(R</w:t>
      </w:r>
      <w:r w:rsidR="00DB43E2">
        <w:t>F);</w:t>
      </w:r>
    </w:p>
    <w:p w14:paraId="5D28A487" w14:textId="38D84C00" w:rsidR="002925AC" w:rsidRDefault="002925AC" w:rsidP="00DB43E2">
      <w:pPr>
        <w:pStyle w:val="TF-ALNEA"/>
      </w:pPr>
      <w:r>
        <w:t>permitir ao usuário selecionar a cor do desenho (RF)</w:t>
      </w:r>
      <w:r w:rsidR="001A7EB2">
        <w:t>;</w:t>
      </w:r>
    </w:p>
    <w:p w14:paraId="6DD29E3C" w14:textId="7C7355EB" w:rsidR="00C117D0" w:rsidRDefault="00C117D0" w:rsidP="00DB43E2">
      <w:pPr>
        <w:pStyle w:val="TF-ALNEA"/>
      </w:pPr>
      <w:r>
        <w:t>permitir ao usuário escolher a largura da linha (RF);</w:t>
      </w:r>
    </w:p>
    <w:p w14:paraId="5A292B5E" w14:textId="71937797" w:rsidR="001A7EB2" w:rsidRDefault="001A7EB2" w:rsidP="00DB43E2">
      <w:pPr>
        <w:pStyle w:val="TF-ALNEA"/>
      </w:pPr>
      <w:r>
        <w:t xml:space="preserve">permitir ao usuário apagar </w:t>
      </w:r>
      <w:r w:rsidR="00E009CA">
        <w:t>partes do desenho (RF);</w:t>
      </w:r>
    </w:p>
    <w:p w14:paraId="1128EFA3" w14:textId="7C3CE0FE" w:rsidR="00E009CA" w:rsidRDefault="00E009CA" w:rsidP="00DB43E2">
      <w:pPr>
        <w:pStyle w:val="TF-ALNEA"/>
      </w:pPr>
      <w:r>
        <w:t>permit</w:t>
      </w:r>
      <w:r w:rsidR="00996FC1">
        <w:t>ir</w:t>
      </w:r>
      <w:r>
        <w:t xml:space="preserve"> ao usuário </w:t>
      </w:r>
      <w:r w:rsidR="00E30AFB">
        <w:t>salvar o desenho (RF);</w:t>
      </w:r>
    </w:p>
    <w:p w14:paraId="1D97B95F" w14:textId="05E59662" w:rsidR="00E30AFB" w:rsidRDefault="00E30AFB" w:rsidP="00DB43E2">
      <w:pPr>
        <w:pStyle w:val="TF-ALNEA"/>
      </w:pPr>
      <w:r>
        <w:t>permitir ao us</w:t>
      </w:r>
      <w:r w:rsidR="00996FC1">
        <w:t>uário abrir um desenho salvo (RF);</w:t>
      </w:r>
    </w:p>
    <w:p w14:paraId="2152131B" w14:textId="38F6DF5E" w:rsidR="00DB43E2" w:rsidRDefault="0072300A" w:rsidP="00DB43E2">
      <w:pPr>
        <w:pStyle w:val="TF-ALNEA"/>
      </w:pPr>
      <w:r>
        <w:t>o</w:t>
      </w:r>
      <w:r w:rsidR="002B1B14">
        <w:t xml:space="preserve"> </w:t>
      </w:r>
      <w:r>
        <w:t>aplicativo</w:t>
      </w:r>
      <w:r w:rsidR="002B1B14">
        <w:t xml:space="preserve"> deve </w:t>
      </w:r>
      <w:r w:rsidR="00B80758">
        <w:t xml:space="preserve">ser compatível com </w:t>
      </w:r>
      <w:r w:rsidR="00DB43E2">
        <w:t>um aparelho smartphone com Android superior a 8 (Requisito não funcional - RNF);</w:t>
      </w:r>
    </w:p>
    <w:p w14:paraId="64B3A53C" w14:textId="55375E40" w:rsidR="00DB43E2" w:rsidRDefault="0072300A" w:rsidP="00DB43E2">
      <w:pPr>
        <w:pStyle w:val="TF-ALNEA"/>
      </w:pPr>
      <w:r>
        <w:t>o</w:t>
      </w:r>
      <w:r w:rsidR="002B1B14">
        <w:t xml:space="preserve"> </w:t>
      </w:r>
      <w:r>
        <w:t xml:space="preserve">aplicativo </w:t>
      </w:r>
      <w:r w:rsidR="002B1B14">
        <w:t xml:space="preserve">deve </w:t>
      </w:r>
      <w:r w:rsidR="00DB43E2">
        <w:t xml:space="preserve">ser compatível com o aplicativo </w:t>
      </w:r>
      <w:proofErr w:type="spellStart"/>
      <w:r w:rsidR="00E84F19">
        <w:t>VRidge</w:t>
      </w:r>
      <w:proofErr w:type="spellEnd"/>
      <w:r w:rsidR="00E84F19">
        <w:t xml:space="preserve"> </w:t>
      </w:r>
      <w:r w:rsidR="00DB43E2">
        <w:t>(RNF);</w:t>
      </w:r>
    </w:p>
    <w:p w14:paraId="727D27E6" w14:textId="1AFDEDA6" w:rsidR="0072300A" w:rsidRDefault="0072300A" w:rsidP="00DB43E2">
      <w:pPr>
        <w:pStyle w:val="TF-ALNEA"/>
      </w:pPr>
      <w:r>
        <w:t xml:space="preserve">o aplicativo deve utilizar o aparelho </w:t>
      </w:r>
      <w:proofErr w:type="spellStart"/>
      <w:r>
        <w:t>Leap</w:t>
      </w:r>
      <w:proofErr w:type="spellEnd"/>
      <w:r>
        <w:t xml:space="preserve"> Motion para detecção das mãos (RNF);</w:t>
      </w:r>
    </w:p>
    <w:p w14:paraId="65E874D7" w14:textId="038EF54A" w:rsidR="0072300A" w:rsidRDefault="00416CE9" w:rsidP="00DB43E2">
      <w:pPr>
        <w:pStyle w:val="TF-ALNEA"/>
      </w:pPr>
      <w:r>
        <w:t xml:space="preserve">o aplicativo deve funcionar </w:t>
      </w:r>
      <w:r w:rsidR="009255B7">
        <w:t xml:space="preserve">para </w:t>
      </w:r>
      <w:r w:rsidR="00A12883">
        <w:t xml:space="preserve">várias envergaduras </w:t>
      </w:r>
      <w:r>
        <w:t>de mãos</w:t>
      </w:r>
      <w:r w:rsidR="00A12883">
        <w:t>, desde crianças até adultos</w:t>
      </w:r>
      <w:r>
        <w:t xml:space="preserve"> (RNF)</w:t>
      </w:r>
      <w:r w:rsidR="00EF53F8">
        <w:t>;</w:t>
      </w:r>
    </w:p>
    <w:p w14:paraId="769D7E3F" w14:textId="6A21FCD7" w:rsidR="00EF53F8" w:rsidRDefault="00EF53F8" w:rsidP="00DB43E2">
      <w:pPr>
        <w:pStyle w:val="TF-ALNEA"/>
      </w:pPr>
      <w:r>
        <w:t xml:space="preserve">o aplicativo será desenvolvido em C# </w:t>
      </w:r>
      <w:r w:rsidR="004815EE">
        <w:t xml:space="preserve">e </w:t>
      </w:r>
      <w:proofErr w:type="spellStart"/>
      <w:r w:rsidR="004815EE">
        <w:t>Unity</w:t>
      </w:r>
      <w:proofErr w:type="spellEnd"/>
      <w:r w:rsidR="009B633F">
        <w:t xml:space="preserve"> (RNF)</w:t>
      </w:r>
      <w:r w:rsidR="005B176C">
        <w:t>;</w:t>
      </w:r>
    </w:p>
    <w:p w14:paraId="5B665CB4" w14:textId="630A6890" w:rsidR="005B176C" w:rsidRPr="00286FED" w:rsidRDefault="00DE7E73" w:rsidP="00DB43E2">
      <w:pPr>
        <w:pStyle w:val="TF-ALNEA"/>
      </w:pPr>
      <w:r>
        <w:t xml:space="preserve">a especificação do aplicativo </w:t>
      </w:r>
      <w:r w:rsidR="009255B7">
        <w:t>será realizada no Draw.io</w:t>
      </w:r>
      <w:r w:rsidR="00561D09">
        <w:t xml:space="preserve"> (RNF)</w:t>
      </w:r>
      <w:r w:rsidR="009255B7">
        <w:t>.</w:t>
      </w:r>
    </w:p>
    <w:p w14:paraId="5CB0A412" w14:textId="77777777" w:rsidR="00451B94" w:rsidRDefault="00451B94" w:rsidP="00451B94">
      <w:pPr>
        <w:pStyle w:val="Ttulo2"/>
      </w:pPr>
      <w:r>
        <w:t>METODOLOGIA</w:t>
      </w:r>
    </w:p>
    <w:p w14:paraId="756D84B3" w14:textId="77777777" w:rsidR="00DB43E2" w:rsidRPr="007E0D87" w:rsidRDefault="00DB43E2" w:rsidP="00DB43E2">
      <w:pPr>
        <w:pStyle w:val="TF-TEXTO"/>
      </w:pPr>
      <w:r w:rsidRPr="007E0D87">
        <w:t>O trabalho será desenvolvido observando as seguintes etapas:</w:t>
      </w:r>
    </w:p>
    <w:p w14:paraId="0588C61A" w14:textId="5DC9B6FA" w:rsidR="00DB43E2" w:rsidRPr="00424AD5" w:rsidRDefault="00DB43E2" w:rsidP="00120F03">
      <w:pPr>
        <w:pStyle w:val="TF-ALNEA"/>
        <w:numPr>
          <w:ilvl w:val="0"/>
          <w:numId w:val="20"/>
        </w:numPr>
      </w:pPr>
      <w:r>
        <w:t>levantamento bibliográfico</w:t>
      </w:r>
      <w:r w:rsidRPr="00424AD5">
        <w:t xml:space="preserve">: </w:t>
      </w:r>
      <w:r>
        <w:t xml:space="preserve">pesquisar </w:t>
      </w:r>
      <w:r w:rsidR="00E473A5">
        <w:t xml:space="preserve">sobre desenhos, </w:t>
      </w:r>
      <w:r w:rsidR="002453A4">
        <w:t>realidade virtual</w:t>
      </w:r>
      <w:r w:rsidR="008216B8">
        <w:t xml:space="preserve">, </w:t>
      </w:r>
      <w:r>
        <w:t xml:space="preserve">características e técnicas para trabalhar com o </w:t>
      </w:r>
      <w:proofErr w:type="spellStart"/>
      <w:r>
        <w:t>Leap</w:t>
      </w:r>
      <w:proofErr w:type="spellEnd"/>
      <w:r>
        <w:t xml:space="preserve"> Motion</w:t>
      </w:r>
      <w:r w:rsidR="003D15B2">
        <w:t xml:space="preserve"> na </w:t>
      </w:r>
      <w:proofErr w:type="spellStart"/>
      <w:r w:rsidR="003D15B2">
        <w:t>Unity</w:t>
      </w:r>
      <w:proofErr w:type="spellEnd"/>
      <w:r w:rsidR="009B302F">
        <w:t xml:space="preserve">, integrado com </w:t>
      </w:r>
      <w:r>
        <w:t xml:space="preserve">o </w:t>
      </w:r>
      <w:proofErr w:type="spellStart"/>
      <w:r w:rsidR="004251A9">
        <w:t>VRidge</w:t>
      </w:r>
      <w:proofErr w:type="spellEnd"/>
      <w:r w:rsidR="004251A9">
        <w:t xml:space="preserve"> </w:t>
      </w:r>
      <w:r w:rsidR="00120F03">
        <w:t>e trabalhos correlatos</w:t>
      </w:r>
      <w:r w:rsidR="00977722">
        <w:t>;</w:t>
      </w:r>
    </w:p>
    <w:p w14:paraId="6B247A2E" w14:textId="77777777" w:rsidR="00DB43E2" w:rsidRPr="00424AD5" w:rsidRDefault="00DB43E2" w:rsidP="00DB43E2">
      <w:pPr>
        <w:pStyle w:val="TF-ALNEA"/>
        <w:numPr>
          <w:ilvl w:val="0"/>
          <w:numId w:val="2"/>
        </w:numPr>
      </w:pPr>
      <w:proofErr w:type="spellStart"/>
      <w:r>
        <w:t>elicitação</w:t>
      </w:r>
      <w:proofErr w:type="spellEnd"/>
      <w:r>
        <w:t xml:space="preserve"> de requisitos</w:t>
      </w:r>
      <w:r w:rsidRPr="00424AD5">
        <w:t>:</w:t>
      </w:r>
      <w:r>
        <w:t xml:space="preserve"> detalhar e reavaliar os requisitos de acordo com os objetivos do trabalho e levantamento bibliográfico</w:t>
      </w:r>
      <w:r w:rsidRPr="00424AD5">
        <w:t>;</w:t>
      </w:r>
    </w:p>
    <w:p w14:paraId="1CF42A96" w14:textId="2085CAB5" w:rsidR="00143FFC" w:rsidRDefault="00DB43E2" w:rsidP="00DB43E2">
      <w:pPr>
        <w:pStyle w:val="TF-ALNEA"/>
        <w:numPr>
          <w:ilvl w:val="0"/>
          <w:numId w:val="2"/>
        </w:numPr>
      </w:pPr>
      <w:r>
        <w:t xml:space="preserve">especificação do trabalho: </w:t>
      </w:r>
      <w:r w:rsidR="00D03137">
        <w:t xml:space="preserve">definir o modelo </w:t>
      </w:r>
      <w:r w:rsidR="00C011A8">
        <w:t xml:space="preserve">de análise e projeto do trabalho com base em diagramas de casos de uso, classes e sequência da </w:t>
      </w:r>
      <w:proofErr w:type="spellStart"/>
      <w:r w:rsidR="00C011A8">
        <w:t>Unified</w:t>
      </w:r>
      <w:proofErr w:type="spellEnd"/>
      <w:r w:rsidR="00C011A8">
        <w:t xml:space="preserve"> </w:t>
      </w:r>
      <w:proofErr w:type="spellStart"/>
      <w:r w:rsidR="00C011A8">
        <w:t>Modeling</w:t>
      </w:r>
      <w:proofErr w:type="spellEnd"/>
      <w:r w:rsidR="00C011A8">
        <w:t xml:space="preserve"> </w:t>
      </w:r>
      <w:proofErr w:type="spellStart"/>
      <w:r w:rsidR="00C011A8">
        <w:t>Language</w:t>
      </w:r>
      <w:proofErr w:type="spellEnd"/>
      <w:r w:rsidR="00C011A8">
        <w:t>, utilizando o Draw.io;</w:t>
      </w:r>
    </w:p>
    <w:p w14:paraId="71703364" w14:textId="4B63EFC8" w:rsidR="00DB43E2" w:rsidRPr="00424AD5" w:rsidRDefault="00353BAF" w:rsidP="00077611">
      <w:pPr>
        <w:pStyle w:val="TF-ALNEA"/>
        <w:numPr>
          <w:ilvl w:val="0"/>
          <w:numId w:val="2"/>
        </w:numPr>
      </w:pPr>
      <w:r>
        <w:t xml:space="preserve">definição do modelo de </w:t>
      </w:r>
      <w:r w:rsidR="00FF74A9">
        <w:t>interação</w:t>
      </w:r>
      <w:r>
        <w:t xml:space="preserve">: </w:t>
      </w:r>
      <w:r w:rsidR="00F2213C">
        <w:t xml:space="preserve">projetar o modelo de interação do usuário </w:t>
      </w:r>
      <w:r w:rsidR="009D3DC9">
        <w:t xml:space="preserve">definido </w:t>
      </w:r>
      <w:r w:rsidR="00A70487">
        <w:t xml:space="preserve">o </w:t>
      </w:r>
      <w:r w:rsidR="009D3DC9">
        <w:t xml:space="preserve">gestual a ser usado pelo usuário para </w:t>
      </w:r>
      <w:r w:rsidR="00977722">
        <w:t xml:space="preserve">reconhecimento </w:t>
      </w:r>
      <w:r w:rsidR="00D83ACB">
        <w:t>d</w:t>
      </w:r>
      <w:r w:rsidR="00977722">
        <w:t xml:space="preserve">o </w:t>
      </w:r>
      <w:proofErr w:type="spellStart"/>
      <w:r w:rsidR="00977722">
        <w:t>Leap</w:t>
      </w:r>
      <w:proofErr w:type="spellEnd"/>
      <w:r w:rsidR="00977722">
        <w:t xml:space="preserve"> Motion; </w:t>
      </w:r>
    </w:p>
    <w:p w14:paraId="787066C1" w14:textId="718247BD" w:rsidR="00DB43E2" w:rsidRDefault="00DB43E2" w:rsidP="00DB43E2">
      <w:pPr>
        <w:pStyle w:val="TF-ALNEA"/>
        <w:numPr>
          <w:ilvl w:val="0"/>
          <w:numId w:val="2"/>
        </w:numPr>
      </w:pPr>
      <w:r>
        <w:t>desenvolvimento do aplicativo</w:t>
      </w:r>
      <w:r w:rsidRPr="00424AD5">
        <w:t xml:space="preserve">: </w:t>
      </w:r>
      <w:r w:rsidR="00C65735">
        <w:t>implementar</w:t>
      </w:r>
      <w:r>
        <w:t xml:space="preserve"> o aplicativo </w:t>
      </w:r>
      <w:r w:rsidR="002E6C19">
        <w:t>em C</w:t>
      </w:r>
      <w:r w:rsidR="00682B15">
        <w:t xml:space="preserve"># e </w:t>
      </w:r>
      <w:proofErr w:type="spellStart"/>
      <w:r w:rsidR="00682B15">
        <w:t>Unity</w:t>
      </w:r>
      <w:proofErr w:type="spellEnd"/>
      <w:r w:rsidR="00AF4CB9">
        <w:t xml:space="preserve">, integrado ao </w:t>
      </w:r>
      <w:proofErr w:type="spellStart"/>
      <w:r w:rsidR="001F0D47">
        <w:t>VRidge</w:t>
      </w:r>
      <w:proofErr w:type="spellEnd"/>
      <w:r w:rsidR="00A557DD">
        <w:t>,</w:t>
      </w:r>
      <w:r w:rsidR="00682B15">
        <w:t xml:space="preserve"> </w:t>
      </w:r>
      <w:r>
        <w:t>conforme a especificação;</w:t>
      </w:r>
    </w:p>
    <w:p w14:paraId="0BD73F93" w14:textId="77777777" w:rsidR="00B66A6B" w:rsidRDefault="00DB43E2" w:rsidP="00DB43E2">
      <w:pPr>
        <w:pStyle w:val="TF-ALNEA"/>
        <w:numPr>
          <w:ilvl w:val="0"/>
          <w:numId w:val="2"/>
        </w:numPr>
      </w:pPr>
      <w:r>
        <w:t xml:space="preserve">testes </w:t>
      </w:r>
      <w:r w:rsidR="00CC1125">
        <w:t>unitários: testar os requisitos da aplicação</w:t>
      </w:r>
      <w:r w:rsidR="00B66A6B">
        <w:t>;</w:t>
      </w:r>
    </w:p>
    <w:p w14:paraId="0B22FBD1" w14:textId="596D0301" w:rsidR="00DB43E2" w:rsidRDefault="00B66A6B" w:rsidP="00DB43E2">
      <w:pPr>
        <w:pStyle w:val="TF-ALNEA"/>
        <w:numPr>
          <w:ilvl w:val="0"/>
          <w:numId w:val="2"/>
        </w:numPr>
      </w:pPr>
      <w:r>
        <w:t xml:space="preserve">testes da integração </w:t>
      </w:r>
      <w:r w:rsidR="009D1097">
        <w:t xml:space="preserve">do </w:t>
      </w:r>
      <w:proofErr w:type="spellStart"/>
      <w:r w:rsidR="009D1097">
        <w:t>Leap</w:t>
      </w:r>
      <w:proofErr w:type="spellEnd"/>
      <w:r w:rsidR="00B75506">
        <w:t xml:space="preserve"> </w:t>
      </w:r>
      <w:r w:rsidR="009D1097">
        <w:t xml:space="preserve">Motion </w:t>
      </w:r>
      <w:r>
        <w:t xml:space="preserve">com o </w:t>
      </w:r>
      <w:proofErr w:type="spellStart"/>
      <w:r w:rsidR="00E84F19">
        <w:t>VRidge</w:t>
      </w:r>
      <w:proofErr w:type="spellEnd"/>
      <w:r>
        <w:t xml:space="preserve">: </w:t>
      </w:r>
      <w:r w:rsidR="00086725">
        <w:t xml:space="preserve">avaliar </w:t>
      </w:r>
      <w:r w:rsidR="00766831">
        <w:t>a efetividade da integração das tecnologias escolhidas</w:t>
      </w:r>
      <w:r w:rsidR="00DB43E2">
        <w:t>;</w:t>
      </w:r>
    </w:p>
    <w:p w14:paraId="58234496" w14:textId="7DDEA469" w:rsidR="00DB43E2" w:rsidRDefault="00DB43E2" w:rsidP="00DB43E2">
      <w:pPr>
        <w:pStyle w:val="TF-ALNEA"/>
        <w:numPr>
          <w:ilvl w:val="0"/>
          <w:numId w:val="2"/>
        </w:numPr>
      </w:pPr>
      <w:r>
        <w:t xml:space="preserve">testes </w:t>
      </w:r>
      <w:r w:rsidR="00766831">
        <w:t>com os usuários</w:t>
      </w:r>
      <w:r>
        <w:t>: realizar os testes da aplicação com</w:t>
      </w:r>
      <w:r w:rsidR="004850C6">
        <w:t xml:space="preserve"> </w:t>
      </w:r>
      <w:r w:rsidR="00766831">
        <w:t xml:space="preserve">estudantes </w:t>
      </w:r>
      <w:del w:id="52" w:author="Andreza Sartori" w:date="2020-10-16T09:56:00Z">
        <w:r w:rsidR="00766831" w:rsidDel="00860CA9">
          <w:delText xml:space="preserve">ad </w:delText>
        </w:r>
      </w:del>
      <w:ins w:id="53" w:author="Andreza Sartori" w:date="2020-10-16T09:56:00Z">
        <w:r w:rsidR="00860CA9">
          <w:t xml:space="preserve">da </w:t>
        </w:r>
      </w:ins>
      <w:r w:rsidR="00766831">
        <w:t>educação básica para avaliar a experiência dos usuários com o aplicativo</w:t>
      </w:r>
      <w:r>
        <w:t>.</w:t>
      </w:r>
    </w:p>
    <w:p w14:paraId="5C0B0927" w14:textId="36C1E24B" w:rsidR="00DB43E2" w:rsidRDefault="00DB43E2" w:rsidP="00DB43E2">
      <w:pPr>
        <w:pStyle w:val="TF-TEXTO"/>
      </w:pPr>
      <w:r>
        <w:t>As etapas serão realizadas nos períodos relacionados no</w:t>
      </w:r>
      <w:r w:rsidR="0051668D">
        <w:t xml:space="preserve"> </w:t>
      </w:r>
      <w:r w:rsidR="0051668D">
        <w:fldChar w:fldCharType="begin"/>
      </w:r>
      <w:r w:rsidR="0051668D">
        <w:instrText xml:space="preserve"> REF _Ref53317627 \h </w:instrText>
      </w:r>
      <w:r w:rsidR="0051668D">
        <w:fldChar w:fldCharType="separate"/>
      </w:r>
      <w:r w:rsidR="001D7A0A">
        <w:t xml:space="preserve">Quadro </w:t>
      </w:r>
      <w:r w:rsidR="001D7A0A">
        <w:rPr>
          <w:noProof/>
        </w:rPr>
        <w:t>2</w:t>
      </w:r>
      <w:r w:rsidR="0051668D">
        <w:fldChar w:fldCharType="end"/>
      </w:r>
      <w:r>
        <w:t>.</w:t>
      </w:r>
    </w:p>
    <w:p w14:paraId="2E6B1521" w14:textId="65481AFF" w:rsidR="00DB43E2" w:rsidRPr="007E0D87" w:rsidRDefault="0051668D" w:rsidP="0051668D">
      <w:pPr>
        <w:pStyle w:val="TF-LEGENDA"/>
      </w:pPr>
      <w:bookmarkStart w:id="54" w:name="_Ref53317627"/>
      <w:r>
        <w:t xml:space="preserve">Quadro </w:t>
      </w:r>
      <w:r w:rsidR="001D7A0A">
        <w:fldChar w:fldCharType="begin"/>
      </w:r>
      <w:r w:rsidR="001D7A0A">
        <w:instrText xml:space="preserve"> SEQ Tabela \* ARABIC </w:instrText>
      </w:r>
      <w:r w:rsidR="001D7A0A">
        <w:fldChar w:fldCharType="separate"/>
      </w:r>
      <w:r w:rsidR="001D7A0A">
        <w:rPr>
          <w:noProof/>
        </w:rPr>
        <w:t>2</w:t>
      </w:r>
      <w:r w:rsidR="001D7A0A">
        <w:rPr>
          <w:noProof/>
        </w:rPr>
        <w:fldChar w:fldCharType="end"/>
      </w:r>
      <w:bookmarkEnd w:id="54"/>
      <w:r w:rsidR="00DB43E2" w:rsidRPr="007E0D87">
        <w:t>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B43E2" w:rsidRPr="007E0D87" w14:paraId="2BB99027" w14:textId="77777777" w:rsidTr="00BF3F62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D166568" w14:textId="77777777" w:rsidR="00DB43E2" w:rsidRPr="007E0D87" w:rsidRDefault="00DB43E2" w:rsidP="00BF3F62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F3D3F7E" w14:textId="77777777" w:rsidR="00DB43E2" w:rsidRPr="007E0D87" w:rsidRDefault="00DB43E2" w:rsidP="00BF3F62">
            <w:pPr>
              <w:pStyle w:val="TF-TEXTOQUADROCentralizado"/>
            </w:pPr>
            <w:r>
              <w:t>2021</w:t>
            </w:r>
          </w:p>
        </w:tc>
      </w:tr>
      <w:tr w:rsidR="00DB43E2" w:rsidRPr="007E0D87" w14:paraId="18179555" w14:textId="77777777" w:rsidTr="00BF3F6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08DBF7AC" w14:textId="77777777" w:rsidR="00DB43E2" w:rsidRPr="007E0D87" w:rsidRDefault="00DB43E2" w:rsidP="00BF3F62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9B92A3E" w14:textId="77777777" w:rsidR="00DB43E2" w:rsidRPr="007E0D87" w:rsidRDefault="00DB43E2" w:rsidP="00BF3F62">
            <w:pPr>
              <w:pStyle w:val="TF-TEXTOQUADROCentralizado"/>
            </w:pPr>
            <w:r>
              <w:t>fev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968588" w14:textId="77777777" w:rsidR="00DB43E2" w:rsidRPr="007E0D87" w:rsidRDefault="00DB43E2" w:rsidP="00BF3F62">
            <w:pPr>
              <w:pStyle w:val="TF-TEXTOQUADROCentralizado"/>
            </w:pPr>
            <w:r>
              <w:t>mar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5C8D99BB" w14:textId="77777777" w:rsidR="00DB43E2" w:rsidRPr="007E0D87" w:rsidRDefault="00DB43E2" w:rsidP="00BF3F62">
            <w:pPr>
              <w:pStyle w:val="TF-TEXTOQUADROCentralizado"/>
            </w:pPr>
            <w:r>
              <w:t>abr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F4F8748" w14:textId="77777777" w:rsidR="00DB43E2" w:rsidRPr="007E0D87" w:rsidRDefault="00DB43E2" w:rsidP="00BF3F62">
            <w:pPr>
              <w:pStyle w:val="TF-TEXTOQUADROCentralizado"/>
            </w:pPr>
            <w:r>
              <w:t>mai</w:t>
            </w:r>
            <w:r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6905A1A8" w14:textId="77777777" w:rsidR="00DB43E2" w:rsidRPr="007E0D87" w:rsidRDefault="00DB43E2" w:rsidP="00BF3F62">
            <w:pPr>
              <w:pStyle w:val="TF-TEXTOQUADROCentralizado"/>
            </w:pPr>
            <w:proofErr w:type="spellStart"/>
            <w:proofErr w:type="gramStart"/>
            <w:r>
              <w:t>Jun</w:t>
            </w:r>
            <w:proofErr w:type="spellEnd"/>
            <w:r>
              <w:t xml:space="preserve"> </w:t>
            </w:r>
            <w:r w:rsidRPr="007E0D87">
              <w:t>.</w:t>
            </w:r>
            <w:proofErr w:type="gramEnd"/>
          </w:p>
        </w:tc>
      </w:tr>
      <w:tr w:rsidR="00DB43E2" w:rsidRPr="007E0D87" w14:paraId="2F301A50" w14:textId="77777777" w:rsidTr="00BF3F6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BC8958D" w14:textId="77777777" w:rsidR="00DB43E2" w:rsidRPr="007E0D87" w:rsidRDefault="00DB43E2" w:rsidP="00BF3F62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91E1A7D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2EB0633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D59B5BC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59DB3A8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01FD03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D5432C9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22D0290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3C83B55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39910CE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5226A260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</w:tr>
      <w:tr w:rsidR="00DB43E2" w:rsidRPr="007E0D87" w14:paraId="1CEB7479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36E35F1" w14:textId="77777777" w:rsidR="00DB43E2" w:rsidRPr="007E0D87" w:rsidRDefault="00DB43E2" w:rsidP="00BF3F62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16185850" w14:textId="5FE4CA6F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0AEE8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842DCD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81DEBE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EF0F78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D54EFB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D8BC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1696AD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4350132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007B8008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216EA50C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FDFF6F7" w14:textId="77777777" w:rsidR="00DB43E2" w:rsidRPr="007E0D87" w:rsidRDefault="00DB43E2" w:rsidP="00BF3F62">
            <w:pPr>
              <w:pStyle w:val="TF-TEXTOQUADRO"/>
            </w:pPr>
            <w:proofErr w:type="spellStart"/>
            <w:r>
              <w:t>elicitação</w:t>
            </w:r>
            <w:proofErr w:type="spellEnd"/>
            <w:r>
              <w:t xml:space="preserve">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1E1218C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374CEDC9" w14:textId="321EBC40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D4AFA4C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6070EF4D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679957E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00CF221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55AF9DD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E30474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0D2BA31C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5E1D345C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785D1EE9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CBE83A5" w14:textId="77777777" w:rsidR="00DB43E2" w:rsidRPr="007E0D87" w:rsidRDefault="00DB43E2" w:rsidP="00BF3F62">
            <w:pPr>
              <w:pStyle w:val="TF-TEXTOQUADRO"/>
            </w:pPr>
            <w:r>
              <w:t>especificação do trabalho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23CD12F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D5CF57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4142AD" w14:textId="6028A6C2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CA7B106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83F2CA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AA053E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3C004A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87F9A4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24DF87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6442F926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910FC5" w:rsidRPr="007E0D87" w14:paraId="0BE3464D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BBA4D84" w14:textId="290CAA40" w:rsidR="00910FC5" w:rsidRDefault="00910FC5" w:rsidP="00BF3F62">
            <w:pPr>
              <w:pStyle w:val="TF-TEXTOQUADRO"/>
            </w:pPr>
            <w:r>
              <w:t>definição do modelo de interação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453CAA1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3559509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54356F5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36BC2EE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821FAB5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A9BA7DA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083359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4AB515E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B5D84D9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7DBE62DA" w14:textId="77777777" w:rsidR="00910FC5" w:rsidRPr="007E0D87" w:rsidRDefault="00910FC5" w:rsidP="00BF3F62">
            <w:pPr>
              <w:pStyle w:val="TF-TEXTOQUADROCentralizado"/>
            </w:pPr>
          </w:p>
        </w:tc>
      </w:tr>
      <w:tr w:rsidR="00DB43E2" w:rsidRPr="007E0D87" w14:paraId="58018B85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777D75E" w14:textId="77777777" w:rsidR="00DB43E2" w:rsidRPr="007E0D87" w:rsidRDefault="00DB43E2" w:rsidP="00BF3F62">
            <w:pPr>
              <w:pStyle w:val="TF-TEXTOQUADRO"/>
            </w:pPr>
            <w:r>
              <w:t>desenvolvimento do aplicativo</w:t>
            </w:r>
          </w:p>
        </w:tc>
        <w:tc>
          <w:tcPr>
            <w:tcW w:w="273" w:type="dxa"/>
            <w:shd w:val="clear" w:color="auto" w:fill="auto"/>
          </w:tcPr>
          <w:p w14:paraId="3B8DFB67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0F2787B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104ED4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50EF05E" w14:textId="12925392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9281580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1CD9C3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7EDC6F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7F7255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1F6186A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7B787A87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910FC5" w:rsidRPr="007E0D87" w14:paraId="12AEDA3D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E4004C" w14:textId="58F722E0" w:rsidR="00910FC5" w:rsidRDefault="00910FC5" w:rsidP="00BF3F62">
            <w:pPr>
              <w:pStyle w:val="TF-TEXTOQUADRO"/>
            </w:pPr>
            <w:r>
              <w:t>testes unitários</w:t>
            </w:r>
          </w:p>
        </w:tc>
        <w:tc>
          <w:tcPr>
            <w:tcW w:w="273" w:type="dxa"/>
            <w:shd w:val="clear" w:color="auto" w:fill="auto"/>
          </w:tcPr>
          <w:p w14:paraId="2DEC1BA8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5EDD0C6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1F6F267B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623FB67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D70532B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49336DAA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502F2D1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D2A108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1C89AEF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07EC636C" w14:textId="77777777" w:rsidR="00910FC5" w:rsidRPr="007E0D87" w:rsidRDefault="00910FC5" w:rsidP="00BF3F62">
            <w:pPr>
              <w:pStyle w:val="TF-TEXTOQUADROCentralizado"/>
            </w:pPr>
          </w:p>
        </w:tc>
      </w:tr>
      <w:tr w:rsidR="00DB43E2" w:rsidRPr="007E0D87" w14:paraId="70DA34EE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E525E88" w14:textId="6E174B89" w:rsidR="00DB43E2" w:rsidRDefault="00910FC5" w:rsidP="00BF3F62">
            <w:pPr>
              <w:pStyle w:val="TF-TEXTOQUADRO"/>
            </w:pPr>
            <w:r>
              <w:t xml:space="preserve">testes da integração do </w:t>
            </w:r>
            <w:proofErr w:type="spellStart"/>
            <w:r>
              <w:t>Leap</w:t>
            </w:r>
            <w:proofErr w:type="spellEnd"/>
            <w:r>
              <w:t xml:space="preserve"> Motion com o </w:t>
            </w:r>
            <w:proofErr w:type="spellStart"/>
            <w:r w:rsidR="0004512C">
              <w:t>VRidge</w:t>
            </w:r>
            <w:proofErr w:type="spellEnd"/>
            <w:r>
              <w:t>:</w:t>
            </w:r>
          </w:p>
        </w:tc>
        <w:tc>
          <w:tcPr>
            <w:tcW w:w="273" w:type="dxa"/>
            <w:shd w:val="clear" w:color="auto" w:fill="auto"/>
          </w:tcPr>
          <w:p w14:paraId="490172D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7A0012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30599EA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927F97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D9ABFD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4BEAB7F" w14:textId="129CBB85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1C5DB70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E80294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5BCA7F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41839AE6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7F5BC56E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E2D8452" w14:textId="30B1EB40" w:rsidR="00DB43E2" w:rsidRDefault="00910FC5" w:rsidP="00BF3F62">
            <w:pPr>
              <w:pStyle w:val="TF-TEXTOQUADRO"/>
            </w:pPr>
            <w:r>
              <w:t>testes com os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333A335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AD0DD62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9C9E2B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10ACEA8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6A6F6D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E599BF6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EC0E2C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8C84E18" w14:textId="21D288A1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768E73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E7A92BA" w14:textId="77777777" w:rsidR="00DB43E2" w:rsidRPr="007E0D87" w:rsidRDefault="00DB43E2" w:rsidP="00BF3F62">
            <w:pPr>
              <w:pStyle w:val="TF-TEXTOQUADROCentralizado"/>
            </w:pPr>
          </w:p>
        </w:tc>
      </w:tr>
    </w:tbl>
    <w:p w14:paraId="7EB20152" w14:textId="77777777" w:rsidR="00DB43E2" w:rsidRDefault="00DB43E2" w:rsidP="00DB43E2">
      <w:pPr>
        <w:pStyle w:val="TF-FONTE"/>
      </w:pPr>
      <w:r>
        <w:t>Fonte: elaborado pelo autor.</w:t>
      </w:r>
    </w:p>
    <w:p w14:paraId="1023C079" w14:textId="77777777" w:rsidR="00A307C7" w:rsidRPr="007A1883" w:rsidRDefault="0037046F" w:rsidP="00424AD5">
      <w:pPr>
        <w:pStyle w:val="Ttulo1"/>
      </w:pPr>
      <w:r>
        <w:t>REVISÃO BIBLIOGRÁFICA</w:t>
      </w:r>
    </w:p>
    <w:p w14:paraId="58F46C81" w14:textId="77777777" w:rsidR="006B392B" w:rsidRDefault="0075184B" w:rsidP="00245960">
      <w:pPr>
        <w:pStyle w:val="TF-TEXTO"/>
      </w:pPr>
      <w:r>
        <w:t xml:space="preserve">Neste trabalho </w:t>
      </w:r>
      <w:r w:rsidR="006F6389">
        <w:t>serão fundamentad</w:t>
      </w:r>
      <w:r w:rsidR="006B392B">
        <w:t>a</w:t>
      </w:r>
      <w:r w:rsidR="006F6389">
        <w:t xml:space="preserve">s </w:t>
      </w:r>
      <w:r w:rsidR="006C5756">
        <w:t xml:space="preserve">bibliografias sobre desenhos, realidade virtual e o sensor </w:t>
      </w:r>
      <w:proofErr w:type="spellStart"/>
      <w:r w:rsidR="006C5756">
        <w:t>Leap</w:t>
      </w:r>
      <w:proofErr w:type="spellEnd"/>
      <w:r w:rsidR="006C5756">
        <w:t xml:space="preserve"> Motion em conjunto com a aplicação </w:t>
      </w:r>
      <w:proofErr w:type="spellStart"/>
      <w:r w:rsidR="006C5756">
        <w:t>V</w:t>
      </w:r>
      <w:r w:rsidR="00B0038B">
        <w:t>R</w:t>
      </w:r>
      <w:r w:rsidR="006C5756">
        <w:t>idg</w:t>
      </w:r>
      <w:r w:rsidR="00B0038B">
        <w:t>e</w:t>
      </w:r>
      <w:proofErr w:type="spellEnd"/>
      <w:r w:rsidR="00B0038B">
        <w:t>.</w:t>
      </w:r>
      <w:r>
        <w:t xml:space="preserve"> </w:t>
      </w:r>
    </w:p>
    <w:p w14:paraId="37D01CA1" w14:textId="57FA73A5" w:rsidR="00B95930" w:rsidRDefault="00C5416B" w:rsidP="006B5D44">
      <w:pPr>
        <w:pStyle w:val="TF-TEXTO"/>
      </w:pPr>
      <w:r>
        <w:t xml:space="preserve">O desenho é uma forma de expressão utilizada </w:t>
      </w:r>
      <w:r w:rsidR="00DE16D1">
        <w:t xml:space="preserve">desde os primórdios da </w:t>
      </w:r>
      <w:r w:rsidR="009D16BD">
        <w:t xml:space="preserve">humanidade. </w:t>
      </w:r>
      <w:r w:rsidR="00864826">
        <w:t>“</w:t>
      </w:r>
      <w:r w:rsidR="00702FE5">
        <w:t>O desenho e a pintura são expressões do corpo, registros do gesto humano sobre a superfície sensível. É esta a função exclusiva destas linguagens num mundo onde a tecnologia dispensa progressivamente o trabalho corporal e o sentido do tato é cada vez menos solicitado</w:t>
      </w:r>
      <w:r w:rsidR="00864826">
        <w:t>”</w:t>
      </w:r>
      <w:r w:rsidR="00702FE5">
        <w:t xml:space="preserve"> (POESTER, </w:t>
      </w:r>
      <w:r w:rsidR="006415A8">
        <w:t>20</w:t>
      </w:r>
      <w:r w:rsidR="00A06224">
        <w:t>05</w:t>
      </w:r>
      <w:r w:rsidR="0092116E">
        <w:t>, p. 50</w:t>
      </w:r>
      <w:r w:rsidR="006415A8">
        <w:t>).</w:t>
      </w:r>
      <w:r w:rsidR="0074798B">
        <w:t xml:space="preserve"> </w:t>
      </w:r>
      <w:r w:rsidR="00994751">
        <w:t>Na Base Nacional Comum Curricular (BNCC), a importância do desenho é expressada desde a Educação Infantil</w:t>
      </w:r>
      <w:r w:rsidR="00D5787F">
        <w:t xml:space="preserve">, citada especificamente no campo de experiência que trata </w:t>
      </w:r>
      <w:r w:rsidR="00EF3581">
        <w:t xml:space="preserve">dos </w:t>
      </w:r>
      <w:r w:rsidR="00EF3581">
        <w:lastRenderedPageBreak/>
        <w:t>traços, sons, cores e formas</w:t>
      </w:r>
      <w:r w:rsidR="004D489E">
        <w:t>, tendo como um</w:t>
      </w:r>
      <w:r w:rsidR="00820867">
        <w:t>a das aprendizagens esperadas que a</w:t>
      </w:r>
      <w:r w:rsidR="00443FAC">
        <w:t xml:space="preserve"> </w:t>
      </w:r>
      <w:r w:rsidR="00820867">
        <w:t>criança consiga “Expressar-se por meio das artes visuais, utilizando diferentes materiais”</w:t>
      </w:r>
      <w:del w:id="55" w:author="Andreza Sartori" w:date="2020-10-14T23:28:00Z">
        <w:r w:rsidR="00820867" w:rsidDel="00B75F0F">
          <w:delText>.</w:delText>
        </w:r>
      </w:del>
      <w:r w:rsidR="00820867">
        <w:t xml:space="preserve"> (BRASIL, </w:t>
      </w:r>
      <w:r w:rsidR="00BD7DDA">
        <w:t>2018</w:t>
      </w:r>
      <w:r w:rsidR="00123D4E">
        <w:t>, p. 54</w:t>
      </w:r>
      <w:r w:rsidR="00BD7DDA">
        <w:t>).</w:t>
      </w:r>
    </w:p>
    <w:p w14:paraId="2761BE7B" w14:textId="4822EAD7" w:rsidR="000B12B2" w:rsidRDefault="006B5D44" w:rsidP="006107B0">
      <w:pPr>
        <w:pStyle w:val="TF-TEXTO"/>
      </w:pPr>
      <w:r w:rsidRPr="006B5D44">
        <w:t>A Realidade Virtual (RV) é uma interface avançada do usuário para acessar aplicações executadas no computador, propiciando a visualização, movimentação e interação do usuário, em tempo real, em ambientes tridimensionais gerados por computador. O sentido da visão costuma ser preponderante em aplicações de realidade virtual, mas os outros sentidos, como tato, audição etc. também podem ser usados para enriquecer a experiência do usuário</w:t>
      </w:r>
      <w:r w:rsidR="002503C1">
        <w:t xml:space="preserve"> </w:t>
      </w:r>
      <w:r>
        <w:t>(</w:t>
      </w:r>
      <w:r w:rsidR="002503C1">
        <w:t>KIRNER</w:t>
      </w:r>
      <w:r w:rsidR="00C91128">
        <w:t xml:space="preserve">; </w:t>
      </w:r>
      <w:r w:rsidR="002503C1">
        <w:t>SISCOUTTO</w:t>
      </w:r>
      <w:r>
        <w:t>, 2007)</w:t>
      </w:r>
      <w:r w:rsidR="00732AEF">
        <w:t>.</w:t>
      </w:r>
      <w:r w:rsidR="00565799">
        <w:t xml:space="preserve"> </w:t>
      </w:r>
      <w:r w:rsidR="006107B0">
        <w:t>O termo RV é bastante abrangente e acadêmicos, desenvolvedores de software e pesquisadores tendem a defin</w:t>
      </w:r>
      <w:r w:rsidR="00CC081C">
        <w:t>i-lo</w:t>
      </w:r>
      <w:r w:rsidR="006107B0">
        <w:t xml:space="preserve"> com base em suas próprias experiências. </w:t>
      </w:r>
      <w:r w:rsidR="0024754E">
        <w:t xml:space="preserve">Espinheira Neto </w:t>
      </w:r>
      <w:r w:rsidR="0061443C">
        <w:t>(</w:t>
      </w:r>
      <w:r w:rsidR="00CD2813">
        <w:t xml:space="preserve">2004 </w:t>
      </w:r>
      <w:r w:rsidR="00CD2813" w:rsidRPr="00CD2813">
        <w:rPr>
          <w:i/>
          <w:iCs/>
        </w:rPr>
        <w:t>apud</w:t>
      </w:r>
      <w:r w:rsidR="00CD2813">
        <w:t xml:space="preserve"> DA SILVA </w:t>
      </w:r>
      <w:r w:rsidR="00CD2813" w:rsidRPr="00CD2813">
        <w:rPr>
          <w:i/>
          <w:iCs/>
        </w:rPr>
        <w:t>et al.</w:t>
      </w:r>
      <w:r w:rsidR="00CD2813">
        <w:t xml:space="preserve">, </w:t>
      </w:r>
      <w:r w:rsidR="009A2EFF" w:rsidRPr="009A2EFF">
        <w:t>20</w:t>
      </w:r>
      <w:r w:rsidR="00155E00">
        <w:t>17</w:t>
      </w:r>
      <w:r w:rsidR="00D30636">
        <w:t xml:space="preserve">, </w:t>
      </w:r>
      <w:r w:rsidR="00035C68">
        <w:t>p.</w:t>
      </w:r>
      <w:r w:rsidR="00D30636">
        <w:t xml:space="preserve"> </w:t>
      </w:r>
      <w:r w:rsidR="005C26AF">
        <w:t>9</w:t>
      </w:r>
      <w:r w:rsidR="009A2EFF" w:rsidRPr="009A2EFF">
        <w:t xml:space="preserve">) </w:t>
      </w:r>
      <w:r w:rsidR="00346896" w:rsidRPr="009A2EFF">
        <w:t>define realidade virtual</w:t>
      </w:r>
      <w:r w:rsidR="009A2EFF" w:rsidRPr="009A2EFF">
        <w:t xml:space="preserve"> como “uma experiência imersiva e interativa baseada em imagens gráficas 3D, geradas em tempo real por computador”</w:t>
      </w:r>
      <w:r w:rsidR="006B77D6">
        <w:t>.</w:t>
      </w:r>
    </w:p>
    <w:p w14:paraId="2F569CCA" w14:textId="283E4447" w:rsidR="006B5D44" w:rsidRPr="009527EE" w:rsidRDefault="002503C1" w:rsidP="00565799">
      <w:pPr>
        <w:pStyle w:val="TF-TEXTO"/>
      </w:pPr>
      <w:proofErr w:type="spellStart"/>
      <w:r>
        <w:t>Leap</w:t>
      </w:r>
      <w:proofErr w:type="spellEnd"/>
      <w:r>
        <w:t xml:space="preserve"> Motion é um dispositivo que funciona como um sensor que visa traduzir os movimentos das mãos em comandos do computador. O controlador em si é uma unidade de oito por três centímetros que se conecta </w:t>
      </w:r>
      <w:r w:rsidR="000B6EC6" w:rsidRPr="000B6EC6">
        <w:t>à</w:t>
      </w:r>
      <w:r>
        <w:t xml:space="preserve"> porta USB do computador, que por sua vez, possui um poder de detecção robusto</w:t>
      </w:r>
      <w:r w:rsidR="00C91128">
        <w:t>.</w:t>
      </w:r>
      <w:r>
        <w:t xml:space="preserve"> </w:t>
      </w:r>
      <w:r w:rsidR="00C91128">
        <w:t>S</w:t>
      </w:r>
      <w:r>
        <w:t>ua área de captação é apenas das mãos e não o corpo como um todo (LEAP MOTION, 2015).</w:t>
      </w:r>
      <w:r w:rsidR="00565799">
        <w:t xml:space="preserve"> </w:t>
      </w:r>
      <w:r w:rsidR="006C3606">
        <w:t xml:space="preserve">O </w:t>
      </w:r>
      <w:proofErr w:type="spellStart"/>
      <w:r w:rsidR="006C3606">
        <w:t>Leap</w:t>
      </w:r>
      <w:proofErr w:type="spellEnd"/>
      <w:r w:rsidR="006C3606">
        <w:t xml:space="preserve"> Motion será integrado com u</w:t>
      </w:r>
      <w:r w:rsidR="00565799">
        <w:t xml:space="preserve">m software da </w:t>
      </w:r>
      <w:proofErr w:type="spellStart"/>
      <w:r w:rsidR="00565799">
        <w:t>Riftcat</w:t>
      </w:r>
      <w:proofErr w:type="spellEnd"/>
      <w:r w:rsidR="00565799">
        <w:t xml:space="preserve"> chamado </w:t>
      </w:r>
      <w:proofErr w:type="spellStart"/>
      <w:r w:rsidR="00565799">
        <w:t>VRidge</w:t>
      </w:r>
      <w:proofErr w:type="spellEnd"/>
      <w:r w:rsidR="00565799">
        <w:t xml:space="preserve"> que permite ao usuário transformar um telefone em um computador com RV. Atualmente, o software suporta telefones Android com sistema operacional Android 5.0 ou mais recente e é possível usar óculos de RV independentes</w:t>
      </w:r>
      <w:r w:rsidR="00BB1277">
        <w:t>, s</w:t>
      </w:r>
      <w:r w:rsidR="00565799">
        <w:t xml:space="preserve">endo </w:t>
      </w:r>
      <w:r w:rsidR="00D02569">
        <w:t xml:space="preserve">os </w:t>
      </w:r>
      <w:r w:rsidR="00565799">
        <w:t xml:space="preserve">compatíveis </w:t>
      </w:r>
      <w:r w:rsidR="00D02569">
        <w:t>o</w:t>
      </w:r>
      <w:r w:rsidR="00565799">
        <w:t xml:space="preserve"> HTC VIVE Focus, </w:t>
      </w:r>
      <w:proofErr w:type="spellStart"/>
      <w:r w:rsidR="00565799">
        <w:t>Oculus</w:t>
      </w:r>
      <w:proofErr w:type="spellEnd"/>
      <w:r w:rsidR="00565799">
        <w:t xml:space="preserve"> </w:t>
      </w:r>
      <w:r w:rsidR="00565799" w:rsidRPr="00565799">
        <w:t xml:space="preserve">Go, Samsung Gear VR e Google </w:t>
      </w:r>
      <w:proofErr w:type="spellStart"/>
      <w:r w:rsidR="00565799" w:rsidRPr="00565799">
        <w:t>Daydream</w:t>
      </w:r>
      <w:proofErr w:type="spellEnd"/>
      <w:r w:rsidR="00565799" w:rsidRPr="00565799">
        <w:t xml:space="preserve"> </w:t>
      </w:r>
      <w:proofErr w:type="spellStart"/>
      <w:r w:rsidR="00565799" w:rsidRPr="00565799">
        <w:t>View</w:t>
      </w:r>
      <w:proofErr w:type="spellEnd"/>
      <w:r w:rsidR="00565799" w:rsidRPr="00565799">
        <w:t xml:space="preserve"> </w:t>
      </w:r>
      <w:r w:rsidR="00565799" w:rsidRPr="0038489D">
        <w:t>(</w:t>
      </w:r>
      <w:r w:rsidR="00D02569" w:rsidRPr="0038489D">
        <w:t>RIFTCAT</w:t>
      </w:r>
      <w:r w:rsidR="00565799" w:rsidRPr="0038489D">
        <w:t xml:space="preserve">, </w:t>
      </w:r>
      <w:r w:rsidR="00D02569" w:rsidRPr="0038489D">
        <w:t>2020</w:t>
      </w:r>
      <w:r w:rsidR="00565799" w:rsidRPr="0038489D">
        <w:t>).</w:t>
      </w:r>
    </w:p>
    <w:p w14:paraId="6BD54095" w14:textId="77777777" w:rsidR="00451B94" w:rsidRPr="00B75F0F" w:rsidRDefault="00451B94" w:rsidP="00F83A19">
      <w:pPr>
        <w:pStyle w:val="TF-refernciasbibliogrficasTTULO"/>
      </w:pPr>
      <w:bookmarkStart w:id="56" w:name="_Toc351015602"/>
      <w:bookmarkEnd w:id="34"/>
      <w:bookmarkEnd w:id="35"/>
      <w:bookmarkEnd w:id="36"/>
      <w:bookmarkEnd w:id="37"/>
      <w:bookmarkEnd w:id="38"/>
      <w:bookmarkEnd w:id="39"/>
      <w:bookmarkEnd w:id="40"/>
      <w:r w:rsidRPr="00B75F0F">
        <w:t>Referências</w:t>
      </w:r>
      <w:bookmarkEnd w:id="56"/>
    </w:p>
    <w:p w14:paraId="41F7CA98" w14:textId="4C32C7A6" w:rsidR="00035C68" w:rsidRDefault="00035C68" w:rsidP="009E71AD">
      <w:pPr>
        <w:pStyle w:val="TF-REFERNCIASITEM0"/>
      </w:pPr>
      <w:r>
        <w:t xml:space="preserve">BRASIL. Ministério da Educação. </w:t>
      </w:r>
      <w:r w:rsidRPr="00D95FFF">
        <w:rPr>
          <w:b/>
        </w:rPr>
        <w:t>Base Nacional Comum Curricular</w:t>
      </w:r>
      <w:r w:rsidR="00D95FFF">
        <w:t>: educação é a base.</w:t>
      </w:r>
      <w:r w:rsidR="00D17DA1">
        <w:t xml:space="preserve"> Brasília: MEC, 2018.</w:t>
      </w:r>
    </w:p>
    <w:p w14:paraId="549E6303" w14:textId="694C04D1" w:rsidR="00155E00" w:rsidRPr="006B4E71" w:rsidRDefault="00155E00" w:rsidP="009E71AD">
      <w:pPr>
        <w:pStyle w:val="TF-REFERNCIASITEM0"/>
      </w:pPr>
      <w:commentRangeStart w:id="57"/>
      <w:r w:rsidRPr="00155E00">
        <w:t>DA SILVA, V. A. F.; DO NASCIMENTO, M. L.; DA SILVA, J. V.; BOVÉRIO</w:t>
      </w:r>
      <w:commentRangeEnd w:id="57"/>
      <w:r w:rsidR="006B4E71">
        <w:rPr>
          <w:rStyle w:val="Refdecomentrio"/>
        </w:rPr>
        <w:commentReference w:id="57"/>
      </w:r>
      <w:r w:rsidRPr="00155E00">
        <w:t xml:space="preserve">, M. A. </w:t>
      </w:r>
      <w:r w:rsidR="00FE1750" w:rsidRPr="00155E00">
        <w:t>Realidade Virtual</w:t>
      </w:r>
      <w:r w:rsidRPr="00155E00">
        <w:t xml:space="preserve">. </w:t>
      </w:r>
      <w:r w:rsidRPr="006B4E71">
        <w:rPr>
          <w:b/>
          <w:bCs/>
        </w:rPr>
        <w:t>Revista Interface Tecnológica</w:t>
      </w:r>
      <w:r w:rsidRPr="006B4E71">
        <w:t xml:space="preserve">, [S. l.], v. 14, n. 2, p. 7-18, 2017. </w:t>
      </w:r>
    </w:p>
    <w:p w14:paraId="75BC18B9" w14:textId="3118BE4B" w:rsidR="001F1D86" w:rsidRPr="009C7C4C" w:rsidRDefault="001F1D86" w:rsidP="009E71AD">
      <w:pPr>
        <w:pStyle w:val="TF-REFERNCIASITEM0"/>
        <w:rPr>
          <w:lang w:val="en-US"/>
        </w:rPr>
      </w:pPr>
      <w:r w:rsidRPr="00B75F0F">
        <w:rPr>
          <w:lang w:val="en-US"/>
        </w:rPr>
        <w:t>FALCAO, C</w:t>
      </w:r>
      <w:r w:rsidR="000F1BD1" w:rsidRPr="00B75F0F">
        <w:rPr>
          <w:lang w:val="en-US"/>
        </w:rPr>
        <w:t>.</w:t>
      </w:r>
      <w:r w:rsidRPr="00B75F0F">
        <w:rPr>
          <w:lang w:val="en-US"/>
        </w:rPr>
        <w:t>; LEMOS, A</w:t>
      </w:r>
      <w:r w:rsidR="000F1BD1" w:rsidRPr="00B75F0F">
        <w:rPr>
          <w:lang w:val="en-US"/>
        </w:rPr>
        <w:t>.</w:t>
      </w:r>
      <w:r w:rsidRPr="00B75F0F">
        <w:rPr>
          <w:lang w:val="en-US"/>
        </w:rPr>
        <w:t xml:space="preserve">; SOARES, M. </w:t>
      </w:r>
      <w:r w:rsidR="00916FA2" w:rsidRPr="009C7C4C">
        <w:rPr>
          <w:lang w:val="en-US"/>
        </w:rPr>
        <w:t>Evaluation of natural user interface: a usability study based on the leap motion device.</w:t>
      </w:r>
      <w:r w:rsidRPr="009C7C4C">
        <w:rPr>
          <w:lang w:val="en-US"/>
        </w:rPr>
        <w:t xml:space="preserve"> </w:t>
      </w:r>
      <w:r w:rsidR="009C7C4C" w:rsidRPr="009C7C4C">
        <w:rPr>
          <w:b/>
          <w:bCs/>
          <w:lang w:val="en-US"/>
        </w:rPr>
        <w:t>Procedia Manufacturing</w:t>
      </w:r>
      <w:r w:rsidR="009C7C4C" w:rsidRPr="009C7C4C">
        <w:rPr>
          <w:lang w:val="en-US"/>
        </w:rPr>
        <w:t>, v. 3, p. 5490-5495, 2015</w:t>
      </w:r>
      <w:r w:rsidRPr="009C7C4C">
        <w:rPr>
          <w:lang w:val="en-US"/>
        </w:rPr>
        <w:t>.</w:t>
      </w:r>
    </w:p>
    <w:p w14:paraId="4C3765A5" w14:textId="2930720E" w:rsidR="0033681C" w:rsidRPr="0033681C" w:rsidRDefault="0033681C" w:rsidP="009E71AD">
      <w:pPr>
        <w:pStyle w:val="TF-REFERNCIASITEM0"/>
        <w:rPr>
          <w:lang w:val="en-US"/>
        </w:rPr>
      </w:pPr>
      <w:r>
        <w:rPr>
          <w:lang w:val="en-US"/>
        </w:rPr>
        <w:t>GERRY, L</w:t>
      </w:r>
      <w:r w:rsidR="000F1BD1">
        <w:rPr>
          <w:lang w:val="en-US"/>
        </w:rPr>
        <w:t>.</w:t>
      </w:r>
      <w:r w:rsidRPr="0033681C">
        <w:rPr>
          <w:lang w:val="en-US"/>
        </w:rPr>
        <w:t xml:space="preserve"> </w:t>
      </w:r>
      <w:r w:rsidRPr="00135B04">
        <w:rPr>
          <w:lang w:val="en-US"/>
        </w:rPr>
        <w:t xml:space="preserve">Paint </w:t>
      </w:r>
      <w:r w:rsidR="000F1BD1" w:rsidRPr="00135B04">
        <w:rPr>
          <w:lang w:val="en-US"/>
        </w:rPr>
        <w:t>with me</w:t>
      </w:r>
      <w:r w:rsidR="00135B04" w:rsidRPr="00135B04">
        <w:rPr>
          <w:lang w:val="en-US"/>
        </w:rPr>
        <w:t xml:space="preserve">: </w:t>
      </w:r>
      <w:r w:rsidR="000F1BD1" w:rsidRPr="0033681C">
        <w:rPr>
          <w:lang w:val="en-US"/>
        </w:rPr>
        <w:t>stimulating creativity</w:t>
      </w:r>
      <w:r w:rsidRPr="0033681C">
        <w:rPr>
          <w:lang w:val="en-US"/>
        </w:rPr>
        <w:t xml:space="preserve"> and </w:t>
      </w:r>
      <w:r w:rsidR="000F1BD1" w:rsidRPr="0033681C">
        <w:rPr>
          <w:lang w:val="en-US"/>
        </w:rPr>
        <w:t>empathy while painting</w:t>
      </w:r>
      <w:r w:rsidRPr="0033681C">
        <w:rPr>
          <w:lang w:val="en-US"/>
        </w:rPr>
        <w:t xml:space="preserve"> with a </w:t>
      </w:r>
      <w:r w:rsidR="000F1BD1" w:rsidRPr="0033681C">
        <w:rPr>
          <w:lang w:val="en-US"/>
        </w:rPr>
        <w:t>painter</w:t>
      </w:r>
      <w:r w:rsidRPr="0033681C">
        <w:rPr>
          <w:lang w:val="en-US"/>
        </w:rPr>
        <w:t xml:space="preserve"> in Virtual Reality</w:t>
      </w:r>
      <w:r w:rsidR="00135B04">
        <w:rPr>
          <w:lang w:val="en-US"/>
        </w:rPr>
        <w:t>.</w:t>
      </w:r>
      <w:r w:rsidRPr="0033681C">
        <w:rPr>
          <w:lang w:val="en-US"/>
        </w:rPr>
        <w:t xml:space="preserve"> </w:t>
      </w:r>
      <w:r w:rsidRPr="00135B04">
        <w:rPr>
          <w:b/>
          <w:lang w:val="en-US"/>
        </w:rPr>
        <w:t>IEEE Transactions on Visualization and Computer Graphics</w:t>
      </w:r>
      <w:r w:rsidRPr="0033681C">
        <w:rPr>
          <w:lang w:val="en-US"/>
        </w:rPr>
        <w:t>, v. 23, n</w:t>
      </w:r>
      <w:r w:rsidR="00135B04">
        <w:rPr>
          <w:lang w:val="en-US"/>
        </w:rPr>
        <w:t xml:space="preserve">. </w:t>
      </w:r>
      <w:r w:rsidRPr="0033681C">
        <w:rPr>
          <w:lang w:val="en-US"/>
        </w:rPr>
        <w:t xml:space="preserve"> 4, p. 1418-1426, Apr</w:t>
      </w:r>
      <w:r w:rsidR="00BA5B98">
        <w:rPr>
          <w:lang w:val="en-US"/>
        </w:rPr>
        <w:t>.</w:t>
      </w:r>
      <w:r w:rsidRPr="0033681C">
        <w:rPr>
          <w:lang w:val="en-US"/>
        </w:rPr>
        <w:t xml:space="preserve"> 2017</w:t>
      </w:r>
      <w:r>
        <w:rPr>
          <w:lang w:val="en-US"/>
        </w:rPr>
        <w:t>.</w:t>
      </w:r>
    </w:p>
    <w:p w14:paraId="3F283A42" w14:textId="50491388" w:rsidR="001F0B36" w:rsidRDefault="001F0B36" w:rsidP="009E71AD">
      <w:pPr>
        <w:pStyle w:val="TF-REFERNCIASITEM0"/>
      </w:pPr>
      <w:r w:rsidRPr="00BE2CF1">
        <w:t>KIRNER, C</w:t>
      </w:r>
      <w:r w:rsidR="007F2E46">
        <w:t>.</w:t>
      </w:r>
      <w:r w:rsidRPr="00BE2CF1">
        <w:t>; SISCOUTTO, R</w:t>
      </w:r>
      <w:r w:rsidR="000F1BD1">
        <w:t>.</w:t>
      </w:r>
      <w:r w:rsidRPr="00BE2CF1">
        <w:t xml:space="preserve"> </w:t>
      </w:r>
      <w:r w:rsidRPr="00BE2CF1">
        <w:rPr>
          <w:b/>
          <w:bCs/>
        </w:rPr>
        <w:t>Realidade vir</w:t>
      </w:r>
      <w:r>
        <w:rPr>
          <w:b/>
          <w:bCs/>
        </w:rPr>
        <w:t>tual e aumentada</w:t>
      </w:r>
      <w:r w:rsidR="00A207D2">
        <w:rPr>
          <w:b/>
          <w:bCs/>
        </w:rPr>
        <w:t>:</w:t>
      </w:r>
      <w:r>
        <w:rPr>
          <w:b/>
          <w:bCs/>
        </w:rPr>
        <w:t xml:space="preserve"> </w:t>
      </w:r>
      <w:r w:rsidRPr="00A207D2">
        <w:t>conceitos, projeto e aplicações.</w:t>
      </w:r>
      <w:r>
        <w:t xml:space="preserve"> Rio de Janeiro: Petrópolis, 2007.</w:t>
      </w:r>
    </w:p>
    <w:p w14:paraId="6872D4E5" w14:textId="09486EF6" w:rsidR="00A10BEE" w:rsidRDefault="001F0B36" w:rsidP="00A10BEE">
      <w:pPr>
        <w:pStyle w:val="TF-REFERNCIASITEM0"/>
      </w:pPr>
      <w:commentRangeStart w:id="58"/>
      <w:r w:rsidRPr="00B75F0F">
        <w:t xml:space="preserve">LEAP MOTION. </w:t>
      </w:r>
      <w:commentRangeEnd w:id="58"/>
      <w:r w:rsidR="00C04C5F">
        <w:rPr>
          <w:rStyle w:val="Refdecomentrio"/>
        </w:rPr>
        <w:commentReference w:id="58"/>
      </w:r>
      <w:proofErr w:type="spellStart"/>
      <w:r w:rsidRPr="00B75F0F">
        <w:rPr>
          <w:b/>
        </w:rPr>
        <w:t>Leap</w:t>
      </w:r>
      <w:proofErr w:type="spellEnd"/>
      <w:r w:rsidRPr="00B75F0F">
        <w:rPr>
          <w:b/>
        </w:rPr>
        <w:t xml:space="preserve"> </w:t>
      </w:r>
      <w:proofErr w:type="spellStart"/>
      <w:r w:rsidRPr="00B75F0F">
        <w:rPr>
          <w:b/>
        </w:rPr>
        <w:t>motion</w:t>
      </w:r>
      <w:proofErr w:type="spellEnd"/>
      <w:r w:rsidRPr="00B75F0F">
        <w:t>. [</w:t>
      </w:r>
      <w:proofErr w:type="spellStart"/>
      <w:r w:rsidRPr="00B75F0F">
        <w:t>S.l</w:t>
      </w:r>
      <w:proofErr w:type="spellEnd"/>
      <w:r w:rsidRPr="00B75F0F">
        <w:t>.]</w:t>
      </w:r>
      <w:r w:rsidR="006B48BC" w:rsidRPr="00B75F0F">
        <w:t>, [2020?</w:t>
      </w:r>
      <w:r w:rsidR="0006088A" w:rsidRPr="00B75F0F">
        <w:t>]</w:t>
      </w:r>
      <w:r w:rsidRPr="00B75F0F">
        <w:t xml:space="preserve">. Disponível em: https://www.ultraleap.com/. </w:t>
      </w:r>
      <w:r>
        <w:t>Acesso em: 05 out. 2020.</w:t>
      </w:r>
    </w:p>
    <w:p w14:paraId="7DAA2B29" w14:textId="1F6ECCBF" w:rsidR="001E1ACA" w:rsidRPr="008D600D" w:rsidRDefault="001E1ACA" w:rsidP="00A10BEE">
      <w:pPr>
        <w:pStyle w:val="TF-REFERNCIASITEM0"/>
      </w:pPr>
      <w:r>
        <w:rPr>
          <w:shd w:val="clear" w:color="auto" w:fill="FFFFFF"/>
        </w:rPr>
        <w:t>LIMA, W</w:t>
      </w:r>
      <w:r w:rsidR="008F6A52">
        <w:rPr>
          <w:shd w:val="clear" w:color="auto" w:fill="FFFFFF"/>
        </w:rPr>
        <w:t xml:space="preserve">. </w:t>
      </w:r>
      <w:r w:rsidR="00A53329">
        <w:rPr>
          <w:shd w:val="clear" w:color="auto" w:fill="FFFFFF"/>
        </w:rPr>
        <w:t>G</w:t>
      </w:r>
      <w:r>
        <w:rPr>
          <w:shd w:val="clear" w:color="auto" w:fill="FFFFFF"/>
        </w:rPr>
        <w:t>. </w:t>
      </w:r>
      <w:r>
        <w:rPr>
          <w:b/>
          <w:shd w:val="clear" w:color="auto" w:fill="FFFFFF"/>
        </w:rPr>
        <w:t xml:space="preserve">Reconhecimento de sinais em libras utilizando </w:t>
      </w:r>
      <w:proofErr w:type="spellStart"/>
      <w:r>
        <w:rPr>
          <w:b/>
          <w:shd w:val="clear" w:color="auto" w:fill="FFFFFF"/>
        </w:rPr>
        <w:t>leap</w:t>
      </w:r>
      <w:proofErr w:type="spellEnd"/>
      <w:r>
        <w:rPr>
          <w:b/>
          <w:shd w:val="clear" w:color="auto" w:fill="FFFFFF"/>
        </w:rPr>
        <w:t xml:space="preserve"> </w:t>
      </w:r>
      <w:proofErr w:type="spellStart"/>
      <w:r>
        <w:rPr>
          <w:b/>
          <w:shd w:val="clear" w:color="auto" w:fill="FFFFFF"/>
        </w:rPr>
        <w:t>motion</w:t>
      </w:r>
      <w:proofErr w:type="spellEnd"/>
      <w:r>
        <w:rPr>
          <w:shd w:val="clear" w:color="auto" w:fill="FFFFFF"/>
        </w:rPr>
        <w:t xml:space="preserve">. </w:t>
      </w:r>
      <w:r w:rsidR="008D744D">
        <w:rPr>
          <w:shd w:val="clear" w:color="auto" w:fill="FFFFFF"/>
        </w:rPr>
        <w:t>61</w:t>
      </w:r>
      <w:r w:rsidR="00A53329">
        <w:rPr>
          <w:shd w:val="clear" w:color="auto" w:fill="FFFFFF"/>
        </w:rPr>
        <w:t xml:space="preserve">f. </w:t>
      </w:r>
      <w:r>
        <w:rPr>
          <w:shd w:val="clear" w:color="auto" w:fill="FFFFFF"/>
        </w:rPr>
        <w:t xml:space="preserve">2015. </w:t>
      </w:r>
      <w:r w:rsidR="00A53329">
        <w:rPr>
          <w:shd w:val="clear" w:color="auto" w:fill="FFFFFF"/>
        </w:rPr>
        <w:t>Trabalho</w:t>
      </w:r>
      <w:r>
        <w:rPr>
          <w:shd w:val="clear" w:color="auto" w:fill="FFFFFF"/>
        </w:rPr>
        <w:t xml:space="preserve"> de </w:t>
      </w:r>
      <w:r w:rsidR="00A53329">
        <w:rPr>
          <w:shd w:val="clear" w:color="auto" w:fill="FFFFFF"/>
        </w:rPr>
        <w:t xml:space="preserve">Conclusão de Curso </w:t>
      </w:r>
      <w:r>
        <w:rPr>
          <w:shd w:val="clear" w:color="auto" w:fill="FFFFFF"/>
        </w:rPr>
        <w:t>(</w:t>
      </w:r>
      <w:r w:rsidR="00A53329">
        <w:rPr>
          <w:shd w:val="clear" w:color="auto" w:fill="FFFFFF"/>
        </w:rPr>
        <w:t>C</w:t>
      </w:r>
      <w:r>
        <w:rPr>
          <w:shd w:val="clear" w:color="auto" w:fill="FFFFFF"/>
        </w:rPr>
        <w:t xml:space="preserve">iência da </w:t>
      </w:r>
      <w:r w:rsidR="00A53329">
        <w:rPr>
          <w:shd w:val="clear" w:color="auto" w:fill="FFFFFF"/>
        </w:rPr>
        <w:t>C</w:t>
      </w:r>
      <w:r>
        <w:rPr>
          <w:shd w:val="clear" w:color="auto" w:fill="FFFFFF"/>
        </w:rPr>
        <w:t xml:space="preserve">omputação) - Universidade </w:t>
      </w:r>
      <w:del w:id="59" w:author="Andreza Sartori" w:date="2020-10-21T11:17:00Z">
        <w:r w:rsidDel="0078043C">
          <w:rPr>
            <w:shd w:val="clear" w:color="auto" w:fill="FFFFFF"/>
          </w:rPr>
          <w:delText>r</w:delText>
        </w:r>
      </w:del>
      <w:ins w:id="60" w:author="Andreza Sartori" w:date="2020-10-21T11:17:00Z">
        <w:r w:rsidR="0078043C">
          <w:rPr>
            <w:shd w:val="clear" w:color="auto" w:fill="FFFFFF"/>
          </w:rPr>
          <w:t>R</w:t>
        </w:r>
      </w:ins>
      <w:r>
        <w:rPr>
          <w:shd w:val="clear" w:color="auto" w:fill="FFFFFF"/>
        </w:rPr>
        <w:t>egional de Blumenau, 2015.</w:t>
      </w:r>
    </w:p>
    <w:p w14:paraId="63836676" w14:textId="1A0104C7" w:rsidR="00F15F26" w:rsidRPr="00EC7F18" w:rsidRDefault="00F15F26" w:rsidP="00A10BEE">
      <w:pPr>
        <w:pStyle w:val="TF-REFERNCIASITEM0"/>
      </w:pPr>
      <w:commentRangeStart w:id="61"/>
      <w:r w:rsidRPr="00E33B79">
        <w:rPr>
          <w:lang w:val="en-US"/>
        </w:rPr>
        <w:t>L</w:t>
      </w:r>
      <w:r w:rsidR="008D600D" w:rsidRPr="00E33B79">
        <w:rPr>
          <w:lang w:val="en-US"/>
        </w:rPr>
        <w:t>YU</w:t>
      </w:r>
      <w:r w:rsidRPr="00E33B79">
        <w:rPr>
          <w:lang w:val="en-US"/>
        </w:rPr>
        <w:t xml:space="preserve"> </w:t>
      </w:r>
      <w:commentRangeEnd w:id="61"/>
      <w:r w:rsidR="00281790">
        <w:rPr>
          <w:rStyle w:val="Refdecomentrio"/>
        </w:rPr>
        <w:commentReference w:id="61"/>
      </w:r>
      <w:r w:rsidRPr="00E33B79">
        <w:rPr>
          <w:lang w:val="en-US"/>
        </w:rPr>
        <w:t>et al., A flexible finger-mounted airbrush model for immersive freehand painting</w:t>
      </w:r>
      <w:r w:rsidR="00234A09" w:rsidRPr="00E33B79">
        <w:rPr>
          <w:lang w:val="en-US"/>
        </w:rPr>
        <w:t>. In:</w:t>
      </w:r>
      <w:r w:rsidRPr="00E33B79">
        <w:rPr>
          <w:lang w:val="en-US"/>
        </w:rPr>
        <w:t xml:space="preserve"> 2017 IEEE/ACIS </w:t>
      </w:r>
      <w:r w:rsidR="00D14D90" w:rsidRPr="00E33B79">
        <w:rPr>
          <w:lang w:val="en-US"/>
        </w:rPr>
        <w:t>16TH INTERNATIONAL CONFERENCE ON COMPUTER AND INFORMATION SCIENCE</w:t>
      </w:r>
      <w:r w:rsidRPr="00E33B79">
        <w:rPr>
          <w:lang w:val="en-US"/>
        </w:rPr>
        <w:t xml:space="preserve"> (ICIS), </w:t>
      </w:r>
      <w:r w:rsidR="00D14D90" w:rsidRPr="00E33B79">
        <w:rPr>
          <w:lang w:val="en-US"/>
        </w:rPr>
        <w:t xml:space="preserve">16, </w:t>
      </w:r>
      <w:r w:rsidR="00E33B79" w:rsidRPr="00E33B79">
        <w:rPr>
          <w:lang w:val="en-US"/>
        </w:rPr>
        <w:t>2017</w:t>
      </w:r>
      <w:r w:rsidR="00301218">
        <w:rPr>
          <w:lang w:val="en-US"/>
        </w:rPr>
        <w:t>, Wuhan</w:t>
      </w:r>
      <w:r w:rsidR="00E33B79" w:rsidRPr="00E33B79">
        <w:rPr>
          <w:lang w:val="en-US"/>
        </w:rPr>
        <w:t xml:space="preserve">. </w:t>
      </w:r>
      <w:proofErr w:type="spellStart"/>
      <w:r w:rsidR="00E33B79" w:rsidRPr="00EC7F18">
        <w:rPr>
          <w:b/>
          <w:bCs/>
        </w:rPr>
        <w:t>Proceedings</w:t>
      </w:r>
      <w:proofErr w:type="spellEnd"/>
      <w:r w:rsidR="00E33B79" w:rsidRPr="00EC7F18">
        <w:rPr>
          <w:b/>
          <w:bCs/>
        </w:rPr>
        <w:t>…</w:t>
      </w:r>
      <w:r w:rsidR="00E33B79" w:rsidRPr="00EC7F18">
        <w:t xml:space="preserve"> </w:t>
      </w:r>
      <w:r w:rsidRPr="00EC7F18">
        <w:t>Wuhan</w:t>
      </w:r>
      <w:r w:rsidR="00BA32AA" w:rsidRPr="00EC7F18">
        <w:t>: IEEE</w:t>
      </w:r>
      <w:r w:rsidRPr="00EC7F18">
        <w:t>, 2017</w:t>
      </w:r>
      <w:r w:rsidR="004F6C73" w:rsidRPr="00EC7F18">
        <w:t>.</w:t>
      </w:r>
      <w:r w:rsidRPr="00EC7F18">
        <w:t xml:space="preserve"> p. 395-400</w:t>
      </w:r>
      <w:r w:rsidR="008D600D" w:rsidRPr="00EC7F18">
        <w:t>.</w:t>
      </w:r>
    </w:p>
    <w:p w14:paraId="47A6DD31" w14:textId="77777777" w:rsidR="008F6A52" w:rsidRPr="001F0B36" w:rsidRDefault="00AC05C2" w:rsidP="008F6A52">
      <w:pPr>
        <w:pStyle w:val="TF-REFERNCIASITEM0"/>
      </w:pPr>
      <w:r>
        <w:t xml:space="preserve">MORAN, </w:t>
      </w:r>
      <w:r w:rsidR="008F6A52" w:rsidRPr="00212D91">
        <w:t>J. M.</w:t>
      </w:r>
      <w:r w:rsidR="008F6A52">
        <w:rPr>
          <w:b/>
          <w:bCs/>
        </w:rPr>
        <w:t xml:space="preserve"> </w:t>
      </w:r>
      <w:r w:rsidR="008F6A52" w:rsidRPr="00EB687F">
        <w:t xml:space="preserve">Desafios que as tecnologias digitais nos trazem. </w:t>
      </w:r>
      <w:r w:rsidR="008F6A52" w:rsidRPr="00212D91">
        <w:t xml:space="preserve">In: Moran, J. M.; </w:t>
      </w:r>
      <w:proofErr w:type="spellStart"/>
      <w:r w:rsidR="008F6A52" w:rsidRPr="00212D91">
        <w:t>Masetto</w:t>
      </w:r>
      <w:proofErr w:type="spellEnd"/>
      <w:r w:rsidR="008F6A52" w:rsidRPr="00212D91">
        <w:t xml:space="preserve">, M. T.; Behrens, M. A. </w:t>
      </w:r>
      <w:r w:rsidR="008F6A52" w:rsidRPr="00212D91">
        <w:rPr>
          <w:b/>
          <w:bCs/>
        </w:rPr>
        <w:t>Novas tecnologias e mediação pedagógica</w:t>
      </w:r>
      <w:r w:rsidR="008F6A52" w:rsidRPr="00212D91">
        <w:t xml:space="preserve">. </w:t>
      </w:r>
      <w:r w:rsidR="008F6A52">
        <w:t>21</w:t>
      </w:r>
      <w:r w:rsidR="008F6A52" w:rsidRPr="00212D91">
        <w:t>. ed. Campinas, SP: Papirus</w:t>
      </w:r>
      <w:r w:rsidR="008F6A52">
        <w:t>, 2013</w:t>
      </w:r>
      <w:r w:rsidR="008F6A52" w:rsidRPr="00212D91">
        <w:t>.</w:t>
      </w:r>
    </w:p>
    <w:p w14:paraId="1D756A64" w14:textId="295DB0A0" w:rsidR="00AC05C2" w:rsidRPr="00AC05C2" w:rsidRDefault="00AC05C2" w:rsidP="00AC05C2">
      <w:pPr>
        <w:pStyle w:val="TF-REFERNCIASITEM0"/>
      </w:pPr>
      <w:r>
        <w:t>MORAN, J</w:t>
      </w:r>
      <w:r w:rsidR="008F6A52">
        <w:t>.</w:t>
      </w:r>
      <w:r>
        <w:t xml:space="preserve"> M. </w:t>
      </w:r>
      <w:r w:rsidRPr="00AC05C2">
        <w:rPr>
          <w:b/>
          <w:bCs/>
        </w:rPr>
        <w:t xml:space="preserve">Tablets e </w:t>
      </w:r>
      <w:proofErr w:type="spellStart"/>
      <w:r w:rsidRPr="00AC05C2">
        <w:rPr>
          <w:b/>
          <w:bCs/>
        </w:rPr>
        <w:t>netbooks</w:t>
      </w:r>
      <w:proofErr w:type="spellEnd"/>
      <w:r w:rsidRPr="00AC05C2">
        <w:rPr>
          <w:b/>
          <w:bCs/>
        </w:rPr>
        <w:t xml:space="preserve"> na educação</w:t>
      </w:r>
      <w:r>
        <w:t>. 2012. Disponível em: http://www.eca.usp.br/prof/moran/site/textos/tecnologias_eduacacao/tablets.pdf</w:t>
      </w:r>
      <w:r w:rsidR="004F6C73">
        <w:t>.</w:t>
      </w:r>
      <w:r>
        <w:t xml:space="preserve"> Acesso em: 12 de </w:t>
      </w:r>
      <w:r w:rsidR="00C775B5">
        <w:t>out.</w:t>
      </w:r>
      <w:r>
        <w:t xml:space="preserve"> de 20</w:t>
      </w:r>
      <w:r w:rsidR="00C775B5">
        <w:t>20</w:t>
      </w:r>
      <w:r>
        <w:t>.</w:t>
      </w:r>
    </w:p>
    <w:p w14:paraId="7EFF5C1E" w14:textId="6EB0A015" w:rsidR="00321859" w:rsidRPr="00321859" w:rsidRDefault="00321859" w:rsidP="009E71AD">
      <w:pPr>
        <w:pStyle w:val="TF-REFERNCIASITEM0"/>
        <w:rPr>
          <w:lang w:val="en-US"/>
        </w:rPr>
      </w:pPr>
      <w:r w:rsidRPr="00321859">
        <w:rPr>
          <w:lang w:val="en-US"/>
        </w:rPr>
        <w:t xml:space="preserve">PATTEN, B.; ARNEDILLO SÁNCHEZ, I.; MCGREEN, N.; CLARKE, M.; BRENNAN, E.; TANGNEY, B. </w:t>
      </w:r>
      <w:r w:rsidRPr="00D42382">
        <w:rPr>
          <w:lang w:val="en-US"/>
        </w:rPr>
        <w:t>Designing collaborative, constructionist, and contextual applications for handheld devices</w:t>
      </w:r>
      <w:r w:rsidRPr="00321859">
        <w:rPr>
          <w:lang w:val="en-US"/>
        </w:rPr>
        <w:t xml:space="preserve">. </w:t>
      </w:r>
      <w:r w:rsidRPr="00D42382">
        <w:rPr>
          <w:b/>
          <w:lang w:val="en-US"/>
        </w:rPr>
        <w:t>Computers &amp; Education</w:t>
      </w:r>
      <w:r w:rsidRPr="00321859">
        <w:rPr>
          <w:lang w:val="en-US"/>
        </w:rPr>
        <w:t>, Oxford, UK: Elsevier Science Ltd, v. 46, p. 294-308, 2006.</w:t>
      </w:r>
    </w:p>
    <w:p w14:paraId="7D217217" w14:textId="0A4DB402" w:rsidR="00650BA4" w:rsidRDefault="00650BA4" w:rsidP="009E71AD">
      <w:pPr>
        <w:pStyle w:val="TF-REFERNCIASITEM0"/>
      </w:pPr>
      <w:r w:rsidRPr="00B75F0F">
        <w:rPr>
          <w:lang w:val="en-US"/>
        </w:rPr>
        <w:t xml:space="preserve">POESTER, </w:t>
      </w:r>
      <w:r w:rsidR="00A06224" w:rsidRPr="00B75F0F">
        <w:rPr>
          <w:lang w:val="en-US"/>
        </w:rPr>
        <w:t>T.</w:t>
      </w:r>
      <w:r w:rsidRPr="00B75F0F">
        <w:rPr>
          <w:lang w:val="en-US"/>
        </w:rPr>
        <w:t xml:space="preserve"> </w:t>
      </w:r>
      <w:proofErr w:type="spellStart"/>
      <w:r w:rsidRPr="00B75F0F">
        <w:rPr>
          <w:lang w:val="en-US"/>
        </w:rPr>
        <w:t>Sobre</w:t>
      </w:r>
      <w:proofErr w:type="spellEnd"/>
      <w:r w:rsidRPr="00B75F0F">
        <w:rPr>
          <w:lang w:val="en-US"/>
        </w:rPr>
        <w:t xml:space="preserve"> o </w:t>
      </w:r>
      <w:proofErr w:type="spellStart"/>
      <w:r w:rsidRPr="00B75F0F">
        <w:rPr>
          <w:lang w:val="en-US"/>
        </w:rPr>
        <w:t>desenho</w:t>
      </w:r>
      <w:proofErr w:type="spellEnd"/>
      <w:r w:rsidRPr="00B75F0F">
        <w:rPr>
          <w:lang w:val="en-US"/>
        </w:rPr>
        <w:t xml:space="preserve">. </w:t>
      </w:r>
      <w:r w:rsidRPr="006E4DB9">
        <w:rPr>
          <w:b/>
        </w:rPr>
        <w:t>Revista Porto Arte</w:t>
      </w:r>
      <w:r w:rsidRPr="00650BA4">
        <w:t>, Porto Alegre, v. 13, n. 6, p. 49-58, nov. 2005.</w:t>
      </w:r>
    </w:p>
    <w:p w14:paraId="51D90743" w14:textId="39C8CF42" w:rsidR="001F0B36" w:rsidRPr="00A06224" w:rsidRDefault="001F0B36" w:rsidP="009E71AD">
      <w:pPr>
        <w:pStyle w:val="TF-REFERNCIASITEM0"/>
      </w:pPr>
      <w:r w:rsidRPr="00650BA4">
        <w:rPr>
          <w:lang w:val="en-US"/>
        </w:rPr>
        <w:t xml:space="preserve">RIFTCAT. </w:t>
      </w:r>
      <w:proofErr w:type="spellStart"/>
      <w:r w:rsidR="0029224B" w:rsidRPr="00650BA4">
        <w:rPr>
          <w:b/>
          <w:lang w:val="en-US"/>
        </w:rPr>
        <w:t>V</w:t>
      </w:r>
      <w:r w:rsidR="004A6899">
        <w:rPr>
          <w:b/>
          <w:lang w:val="en-US"/>
        </w:rPr>
        <w:t>R</w:t>
      </w:r>
      <w:r w:rsidR="0029224B" w:rsidRPr="00650BA4">
        <w:rPr>
          <w:b/>
          <w:lang w:val="en-US"/>
        </w:rPr>
        <w:t>idge</w:t>
      </w:r>
      <w:proofErr w:type="spellEnd"/>
      <w:r w:rsidR="0029224B" w:rsidRPr="00650BA4">
        <w:rPr>
          <w:b/>
          <w:lang w:val="en-US"/>
        </w:rPr>
        <w:t xml:space="preserve">: </w:t>
      </w:r>
      <w:r w:rsidR="00BB4FBF" w:rsidRPr="00650BA4">
        <w:rPr>
          <w:lang w:val="en-US"/>
        </w:rPr>
        <w:t xml:space="preserve">play PC </w:t>
      </w:r>
      <w:r w:rsidR="002D5F6A" w:rsidRPr="00650BA4">
        <w:rPr>
          <w:lang w:val="en-US"/>
        </w:rPr>
        <w:t>VR on your cardboard</w:t>
      </w:r>
      <w:r w:rsidRPr="00650BA4">
        <w:rPr>
          <w:lang w:val="en-US"/>
        </w:rPr>
        <w:t xml:space="preserve">. </w:t>
      </w:r>
      <w:r w:rsidRPr="00B75F0F">
        <w:t>[</w:t>
      </w:r>
      <w:proofErr w:type="spellStart"/>
      <w:r w:rsidRPr="00B75F0F">
        <w:t>S.l</w:t>
      </w:r>
      <w:proofErr w:type="spellEnd"/>
      <w:r w:rsidRPr="00B75F0F">
        <w:t>.]</w:t>
      </w:r>
      <w:r w:rsidR="00E52F0C" w:rsidRPr="00B75F0F">
        <w:t>, 2020</w:t>
      </w:r>
      <w:r w:rsidRPr="00B75F0F">
        <w:t xml:space="preserve">. </w:t>
      </w:r>
      <w:r w:rsidRPr="00E11E44">
        <w:t>Disponível em: https://riftcat.com/vridge</w:t>
      </w:r>
      <w:r>
        <w:t>. Acesso em: 10 out. 2020.</w:t>
      </w:r>
    </w:p>
    <w:p w14:paraId="037F3565" w14:textId="77777777" w:rsidR="00E11E44" w:rsidRDefault="00E11E44" w:rsidP="00BE2CF1">
      <w:pPr>
        <w:pStyle w:val="TF-REFERNCIASITEM0"/>
      </w:pPr>
    </w:p>
    <w:p w14:paraId="4EF7B955" w14:textId="5F6A3915" w:rsidR="00F83A19" w:rsidRDefault="00587002" w:rsidP="00587002">
      <w:pPr>
        <w:pStyle w:val="TF-refernciasbibliogrficasTTULO"/>
      </w:pPr>
      <w:r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0"/>
          <w:headerReference w:type="first" r:id="rId21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D9D1C55" w14:textId="4AAD7AE2" w:rsidR="00320BFA" w:rsidRPr="00320BFA" w:rsidRDefault="00320BFA" w:rsidP="00320BFA">
      <w:pPr>
        <w:pStyle w:val="TF-xAvalLINHA"/>
      </w:pPr>
      <w:r w:rsidRPr="00320BFA">
        <w:t>Acadêmico(a):</w:t>
      </w:r>
      <w:r w:rsidR="00420B6E">
        <w:t xml:space="preserve"> Gabriel </w:t>
      </w:r>
      <w:proofErr w:type="spellStart"/>
      <w:r w:rsidR="00420B6E">
        <w:t>Brogni</w:t>
      </w:r>
      <w:proofErr w:type="spellEnd"/>
      <w:r w:rsidR="00420B6E">
        <w:t xml:space="preserve"> Bento</w:t>
      </w:r>
      <w:r w:rsidRPr="00320BFA">
        <w:tab/>
      </w:r>
    </w:p>
    <w:p w14:paraId="3F54DE5E" w14:textId="180ADF6D" w:rsidR="00320BFA" w:rsidRP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 w:rsidR="00420B6E">
        <w:t>Andreza Sartori</w:t>
      </w:r>
      <w:r>
        <w:tab/>
      </w:r>
    </w:p>
    <w:p w14:paraId="6B6D74A5" w14:textId="4960AB4E" w:rsidR="0000224C" w:rsidRDefault="0000224C" w:rsidP="0000224C">
      <w:pPr>
        <w:pStyle w:val="TF-xAvalITEMDETALHE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"/>
        <w:gridCol w:w="7226"/>
        <w:gridCol w:w="477"/>
        <w:gridCol w:w="481"/>
        <w:gridCol w:w="474"/>
      </w:tblGrid>
      <w:tr w:rsidR="00933CA3" w:rsidRPr="00320BFA" w14:paraId="153093C7" w14:textId="77777777" w:rsidTr="002E34E2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AD14E53" w14:textId="77777777" w:rsidR="00933CA3" w:rsidRPr="00320BFA" w:rsidRDefault="00933CA3" w:rsidP="002E34E2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AB6B711" w14:textId="77777777" w:rsidR="00933CA3" w:rsidRPr="00320BFA" w:rsidRDefault="00933CA3" w:rsidP="002E34E2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E99FD30" w14:textId="77777777" w:rsidR="00933CA3" w:rsidRPr="00320BFA" w:rsidRDefault="00933CA3" w:rsidP="002E34E2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492F794" w14:textId="77777777" w:rsidR="00933CA3" w:rsidRPr="00320BFA" w:rsidRDefault="00933CA3" w:rsidP="002E34E2">
            <w:pPr>
              <w:pStyle w:val="TF-xAvalITEMTABELA"/>
            </w:pPr>
            <w:r w:rsidRPr="00320BFA">
              <w:t>não atende</w:t>
            </w:r>
          </w:p>
        </w:tc>
      </w:tr>
      <w:tr w:rsidR="00933CA3" w:rsidRPr="00320BFA" w14:paraId="73CB8646" w14:textId="77777777" w:rsidTr="002E34E2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3A1F6D0" w14:textId="77777777" w:rsidR="00933CA3" w:rsidRPr="00320BFA" w:rsidRDefault="00933CA3" w:rsidP="002E34E2">
            <w:pPr>
              <w:pStyle w:val="TF-xAvalITEMTABELA"/>
            </w:pPr>
            <w:r w:rsidRPr="00EE20C1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641E8" w14:textId="77777777" w:rsidR="00933CA3" w:rsidRPr="00821EE8" w:rsidRDefault="00933CA3" w:rsidP="00933CA3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749B51E5" w14:textId="77777777" w:rsidR="00933CA3" w:rsidRPr="00821EE8" w:rsidRDefault="00933CA3" w:rsidP="002E34E2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1BEB3" w14:textId="1C7BA7E8" w:rsidR="00933CA3" w:rsidRPr="00320BFA" w:rsidRDefault="00631870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79EC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DB229B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650E75F7" w14:textId="77777777" w:rsidTr="002E34E2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EB0FE8" w14:textId="77777777" w:rsidR="00933CA3" w:rsidRPr="00320BFA" w:rsidRDefault="00933CA3" w:rsidP="002E34E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E2774" w14:textId="77777777" w:rsidR="00933CA3" w:rsidRPr="00821EE8" w:rsidRDefault="00933CA3" w:rsidP="002E34E2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C3D65" w14:textId="6031B66A" w:rsidR="00933CA3" w:rsidRPr="00320BFA" w:rsidRDefault="00631870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C24A2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F625A2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5E90A9BF" w14:textId="77777777" w:rsidTr="002E34E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6D074D2" w14:textId="77777777" w:rsidR="00933CA3" w:rsidRPr="00320BFA" w:rsidRDefault="00933CA3" w:rsidP="002E34E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E924D" w14:textId="77777777" w:rsidR="00933CA3" w:rsidRPr="00320BFA" w:rsidRDefault="00933CA3" w:rsidP="00933CA3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4DDF711C" w14:textId="77777777" w:rsidR="00933CA3" w:rsidRPr="00320BFA" w:rsidRDefault="00933CA3" w:rsidP="002E34E2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3108C" w14:textId="74351653" w:rsidR="00933CA3" w:rsidRPr="00320BFA" w:rsidRDefault="00A30244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E8860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E2A996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062361B3" w14:textId="77777777" w:rsidTr="002E34E2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CCDE73" w14:textId="77777777" w:rsidR="00933CA3" w:rsidRPr="00320BFA" w:rsidRDefault="00933CA3" w:rsidP="002E34E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EC85B" w14:textId="77777777" w:rsidR="00933CA3" w:rsidRPr="00320BFA" w:rsidRDefault="00933CA3" w:rsidP="002E34E2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91829" w14:textId="33A674BA" w:rsidR="00933CA3" w:rsidRPr="00320BFA" w:rsidRDefault="00A30244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0B335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68020C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6740510D" w14:textId="77777777" w:rsidTr="002E34E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67D39E" w14:textId="77777777" w:rsidR="00933CA3" w:rsidRPr="00320BFA" w:rsidRDefault="00933CA3" w:rsidP="002E34E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01BB" w14:textId="77777777" w:rsidR="00933CA3" w:rsidRPr="00EE20C1" w:rsidRDefault="00933CA3" w:rsidP="00933CA3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080538A8" w14:textId="77777777" w:rsidR="00933CA3" w:rsidRPr="00EE20C1" w:rsidRDefault="00933CA3" w:rsidP="002E34E2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B30B7" w14:textId="2905E5CA" w:rsidR="00933CA3" w:rsidRPr="00320BFA" w:rsidRDefault="00B476DB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8B25A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8EE051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53010AB5" w14:textId="77777777" w:rsidTr="002E34E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724075" w14:textId="77777777" w:rsidR="00933CA3" w:rsidRPr="00320BFA" w:rsidRDefault="00933CA3" w:rsidP="002E34E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F8F17" w14:textId="77777777" w:rsidR="00933CA3" w:rsidRPr="00EE20C1" w:rsidRDefault="00933CA3" w:rsidP="002E34E2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11CE1" w14:textId="624D3D43" w:rsidR="00933CA3" w:rsidRPr="00320BFA" w:rsidRDefault="00B476DB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DAE11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8BA335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14B56F89" w14:textId="77777777" w:rsidTr="002E34E2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A04B584" w14:textId="77777777" w:rsidR="00933CA3" w:rsidRPr="00320BFA" w:rsidRDefault="00933CA3" w:rsidP="002E34E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47B25" w14:textId="77777777" w:rsidR="00933CA3" w:rsidRPr="00320BFA" w:rsidRDefault="00933CA3" w:rsidP="00933CA3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13E50D64" w14:textId="77777777" w:rsidR="00933CA3" w:rsidRPr="00320BFA" w:rsidRDefault="00933CA3" w:rsidP="002E34E2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F6BBA" w14:textId="37A86613" w:rsidR="00933CA3" w:rsidRPr="00320BFA" w:rsidRDefault="00DE0A7E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49376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6A0E5B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6424F7CD" w14:textId="77777777" w:rsidTr="002E34E2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849046" w14:textId="77777777" w:rsidR="00933CA3" w:rsidRPr="00320BFA" w:rsidRDefault="00933CA3" w:rsidP="002E34E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F7510" w14:textId="77777777" w:rsidR="00933CA3" w:rsidRPr="00320BFA" w:rsidRDefault="00933CA3" w:rsidP="002E34E2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AEA63" w14:textId="5260C5C3" w:rsidR="00933CA3" w:rsidRPr="00320BFA" w:rsidRDefault="00DE0A7E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B04E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1E8019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333C5420" w14:textId="77777777" w:rsidTr="002E34E2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436091" w14:textId="77777777" w:rsidR="00933CA3" w:rsidRPr="00320BFA" w:rsidRDefault="00933CA3" w:rsidP="002E34E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C8680" w14:textId="77777777" w:rsidR="00933CA3" w:rsidRPr="00801036" w:rsidRDefault="00933CA3" w:rsidP="00933CA3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2F209EAA" w14:textId="77777777" w:rsidR="00933CA3" w:rsidRPr="00801036" w:rsidRDefault="00933CA3" w:rsidP="002E34E2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3A226" w14:textId="658FA207" w:rsidR="00933CA3" w:rsidRPr="00801036" w:rsidRDefault="00DE0A7E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03CBC" w14:textId="77777777" w:rsidR="00933CA3" w:rsidRPr="00801036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C6C33A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0256D2AC" w14:textId="77777777" w:rsidTr="002E34E2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C74111D" w14:textId="77777777" w:rsidR="00933CA3" w:rsidRPr="00320BFA" w:rsidRDefault="00933CA3" w:rsidP="002E34E2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155EE" w14:textId="77777777" w:rsidR="00933CA3" w:rsidRPr="00320BFA" w:rsidRDefault="00933CA3" w:rsidP="00933CA3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430A87D8" w14:textId="77777777" w:rsidR="00933CA3" w:rsidRPr="00320BFA" w:rsidRDefault="00933CA3" w:rsidP="002E34E2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A3107" w14:textId="665F61BA" w:rsidR="00933CA3" w:rsidRPr="00320BFA" w:rsidRDefault="00A30244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79EED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68CB94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76C2647F" w14:textId="77777777" w:rsidTr="002E34E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7DCC528" w14:textId="77777777" w:rsidR="00933CA3" w:rsidRPr="00320BFA" w:rsidRDefault="00933CA3" w:rsidP="002E34E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483F9" w14:textId="77777777" w:rsidR="00933CA3" w:rsidRPr="00320BFA" w:rsidRDefault="00933CA3" w:rsidP="002E34E2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7BC47" w14:textId="5247DEBA" w:rsidR="00933CA3" w:rsidRPr="00320BFA" w:rsidRDefault="00DE0A7E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EBAF2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A6B6DF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4D02D57D" w14:textId="77777777" w:rsidTr="002E34E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965406" w14:textId="77777777" w:rsidR="00933CA3" w:rsidRPr="00320BFA" w:rsidRDefault="00933CA3" w:rsidP="002E34E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235A3" w14:textId="77777777" w:rsidR="00933CA3" w:rsidRPr="00320BFA" w:rsidRDefault="00933CA3" w:rsidP="00933CA3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7F705E51" w14:textId="77777777" w:rsidR="00933CA3" w:rsidRPr="00320BFA" w:rsidRDefault="00933CA3" w:rsidP="002E34E2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F3ACC" w14:textId="7142E9FB" w:rsidR="00933CA3" w:rsidRPr="00320BFA" w:rsidRDefault="00E637C8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F50D7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C2D32CD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714451F1" w14:textId="77777777" w:rsidTr="002E34E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0C4EF49" w14:textId="77777777" w:rsidR="00933CA3" w:rsidRPr="00320BFA" w:rsidRDefault="00933CA3" w:rsidP="002E34E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C72F4" w14:textId="77777777" w:rsidR="00933CA3" w:rsidRPr="00320BFA" w:rsidRDefault="00933CA3" w:rsidP="00933CA3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4472AD4B" w14:textId="77777777" w:rsidR="00933CA3" w:rsidRPr="00320BFA" w:rsidRDefault="00933CA3" w:rsidP="002E34E2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EF37E" w14:textId="373B1935" w:rsidR="00933CA3" w:rsidRPr="00320BFA" w:rsidRDefault="00E637C8" w:rsidP="002E34E2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017D2" w14:textId="77777777" w:rsidR="00933CA3" w:rsidRPr="00320BFA" w:rsidRDefault="00933CA3" w:rsidP="002E34E2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A1E8E42" w14:textId="77777777" w:rsidR="00933CA3" w:rsidRPr="00320BFA" w:rsidRDefault="00933CA3" w:rsidP="002E34E2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00EB458C" w14:textId="77777777" w:rsidTr="002E34E2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5087955" w14:textId="77777777" w:rsidR="00933CA3" w:rsidRPr="00320BFA" w:rsidRDefault="00933CA3" w:rsidP="002E34E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38DF8" w14:textId="77777777" w:rsidR="00933CA3" w:rsidRPr="00320BFA" w:rsidRDefault="00933CA3" w:rsidP="00933CA3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1C0A1FA3" w14:textId="77777777" w:rsidR="00933CA3" w:rsidRPr="00320BFA" w:rsidRDefault="00933CA3" w:rsidP="002E34E2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C8110" w14:textId="5D284D09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01C48" w14:textId="4BB60227" w:rsidR="00933CA3" w:rsidRPr="00320BFA" w:rsidRDefault="00384F24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569A4FD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34C4237D" w14:textId="77777777" w:rsidTr="002E34E2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D7B1D9" w14:textId="77777777" w:rsidR="00933CA3" w:rsidRPr="00320BFA" w:rsidRDefault="00933CA3" w:rsidP="002E34E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AF31" w14:textId="77777777" w:rsidR="00933CA3" w:rsidRPr="00320BFA" w:rsidRDefault="00933CA3" w:rsidP="002E34E2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3DC8A" w14:textId="2B109BF0" w:rsidR="00933CA3" w:rsidRPr="00320BFA" w:rsidRDefault="00E637C8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08FFF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30F8C3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933CA3" w:rsidRPr="00320BFA" w14:paraId="62468468" w14:textId="77777777" w:rsidTr="002E34E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92334C" w14:textId="77777777" w:rsidR="00933CA3" w:rsidRPr="00320BFA" w:rsidRDefault="00933CA3" w:rsidP="002E34E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AC6CFFC" w14:textId="77777777" w:rsidR="00933CA3" w:rsidRPr="00320BFA" w:rsidRDefault="00933CA3" w:rsidP="002E34E2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825ED89" w14:textId="18B1696F" w:rsidR="00933CA3" w:rsidRPr="00320BFA" w:rsidRDefault="00300C0A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2166555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03A2912" w14:textId="77777777" w:rsidR="00933CA3" w:rsidRPr="00320BFA" w:rsidRDefault="00933CA3" w:rsidP="002E34E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1C98B0AC" w14:textId="7F3A05C1" w:rsidR="00F15BCB" w:rsidRDefault="00F15BCB" w:rsidP="0000224C">
      <w:pPr>
        <w:pStyle w:val="TF-xAvalITEMDETALHE"/>
      </w:pPr>
    </w:p>
    <w:p w14:paraId="6FFBA855" w14:textId="2475C263" w:rsidR="00F15BCB" w:rsidRDefault="00F15BCB" w:rsidP="0000224C">
      <w:pPr>
        <w:pStyle w:val="TF-xAvalITEMDETALHE"/>
      </w:pPr>
    </w:p>
    <w:p w14:paraId="54AF0D08" w14:textId="77777777" w:rsidR="00F15BCB" w:rsidRDefault="00F15BCB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5EB692B8" w14:textId="630F356A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 w:rsidR="001B4621">
        <w:t>20/10/2020</w:t>
      </w:r>
      <w:r>
        <w:tab/>
      </w:r>
    </w:p>
    <w:p w14:paraId="3E1F1C9D" w14:textId="091D64FE" w:rsidR="0000224C" w:rsidRDefault="0000224C" w:rsidP="00933CA3">
      <w:pPr>
        <w:pStyle w:val="TF-xAvalTTULO"/>
        <w:ind w:left="0" w:firstLine="0"/>
        <w:jc w:val="left"/>
      </w:pPr>
    </w:p>
    <w:sectPr w:rsidR="0000224C" w:rsidSect="00EC2D7A">
      <w:headerReference w:type="default" r:id="rId22"/>
      <w:footerReference w:type="default" r:id="rId23"/>
      <w:headerReference w:type="first" r:id="rId24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5" w:author="Andreza Sartori" w:date="2020-10-15T08:15:00Z" w:initials="AS">
    <w:p w14:paraId="38F62177" w14:textId="0E84ED68" w:rsidR="00CF46EE" w:rsidRPr="001F4E72" w:rsidRDefault="00CF46EE">
      <w:pPr>
        <w:pStyle w:val="Textodecomentrio"/>
      </w:pPr>
      <w:r>
        <w:rPr>
          <w:rStyle w:val="Refdecomentrio"/>
        </w:rPr>
        <w:annotationRef/>
      </w:r>
      <w:r>
        <w:t>Imagem com má qualidade</w:t>
      </w:r>
      <w:r w:rsidR="001F4E72">
        <w:t>.</w:t>
      </w:r>
    </w:p>
  </w:comment>
  <w:comment w:id="26" w:author="Andreza Sartori" w:date="2020-10-15T08:16:00Z" w:initials="AS">
    <w:p w14:paraId="6F07BF93" w14:textId="58F39E52" w:rsidR="00387B46" w:rsidRDefault="00387B46">
      <w:pPr>
        <w:pStyle w:val="Textodecomentrio"/>
      </w:pPr>
      <w:r>
        <w:rPr>
          <w:rStyle w:val="Refdecomentrio"/>
        </w:rPr>
        <w:annotationRef/>
      </w:r>
      <w:r w:rsidR="00730FF8" w:rsidRPr="00730FF8">
        <w:t>Não se faz parágrafo com uma única frase.</w:t>
      </w:r>
    </w:p>
  </w:comment>
  <w:comment w:id="57" w:author="Andreza Sartori" w:date="2020-10-21T11:15:00Z" w:initials="AS">
    <w:p w14:paraId="6A70CF30" w14:textId="51FF82CE" w:rsidR="006B4E71" w:rsidRDefault="006B4E71">
      <w:pPr>
        <w:pStyle w:val="Textodecomentrio"/>
      </w:pPr>
      <w:r>
        <w:rPr>
          <w:rStyle w:val="Refdecomentrio"/>
        </w:rPr>
        <w:annotationRef/>
      </w:r>
      <w:r w:rsidR="00820738">
        <w:t>Mais de 4 autores se deve colocar et al.</w:t>
      </w:r>
    </w:p>
  </w:comment>
  <w:comment w:id="58" w:author="Andreza Sartori" w:date="2020-10-21T11:17:00Z" w:initials="AS">
    <w:p w14:paraId="13132200" w14:textId="3C0EEB4A" w:rsidR="00C04C5F" w:rsidRDefault="00C04C5F">
      <w:pPr>
        <w:pStyle w:val="Textodecomentrio"/>
      </w:pPr>
      <w:r>
        <w:rPr>
          <w:rStyle w:val="Refdecomentrio"/>
        </w:rPr>
        <w:annotationRef/>
      </w:r>
      <w:r>
        <w:t>Este não é o autor</w:t>
      </w:r>
    </w:p>
  </w:comment>
  <w:comment w:id="61" w:author="Andreza Sartori" w:date="2020-10-21T13:41:00Z" w:initials="AS">
    <w:p w14:paraId="16154AE8" w14:textId="107F3BD9" w:rsidR="00281790" w:rsidRDefault="00281790">
      <w:pPr>
        <w:pStyle w:val="Textodecomentrio"/>
      </w:pPr>
      <w:r>
        <w:rPr>
          <w:rStyle w:val="Refdecomentrio"/>
        </w:rPr>
        <w:annotationRef/>
      </w:r>
      <w:r>
        <w:t>Faltou a inicial do</w:t>
      </w:r>
      <w:r w:rsidR="00E80A95">
        <w:t xml:space="preserve"> primeiro nome do autor.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8F62177" w15:done="0"/>
  <w15:commentEx w15:paraId="6F07BF93" w15:done="0"/>
  <w15:commentEx w15:paraId="6A70CF30" w15:done="0"/>
  <w15:commentEx w15:paraId="13132200" w15:done="0"/>
  <w15:commentEx w15:paraId="16154AE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3283B4" w16cex:dateUtc="2020-10-15T11:15:00Z"/>
  <w16cex:commentExtensible w16cex:durableId="233283F0" w16cex:dateUtc="2020-10-15T11:16:00Z"/>
  <w16cex:commentExtensible w16cex:durableId="233A96E4" w16cex:dateUtc="2020-10-21T14:15:00Z"/>
  <w16cex:commentExtensible w16cex:durableId="233A9731" w16cex:dateUtc="2020-10-21T14:17:00Z"/>
  <w16cex:commentExtensible w16cex:durableId="233AB8FB" w16cex:dateUtc="2020-10-21T16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8F62177" w16cid:durableId="233283B4"/>
  <w16cid:commentId w16cid:paraId="6F07BF93" w16cid:durableId="233283F0"/>
  <w16cid:commentId w16cid:paraId="6A70CF30" w16cid:durableId="233A96E4"/>
  <w16cid:commentId w16cid:paraId="13132200" w16cid:durableId="233A9731"/>
  <w16cid:commentId w16cid:paraId="16154AE8" w16cid:durableId="233AB8F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D772EE" w14:textId="77777777" w:rsidR="001439CC" w:rsidRDefault="001439CC">
      <w:r>
        <w:separator/>
      </w:r>
    </w:p>
  </w:endnote>
  <w:endnote w:type="continuationSeparator" w:id="0">
    <w:p w14:paraId="16447872" w14:textId="77777777" w:rsidR="001439CC" w:rsidRDefault="001439CC">
      <w:r>
        <w:continuationSeparator/>
      </w:r>
    </w:p>
  </w:endnote>
  <w:endnote w:type="continuationNotice" w:id="1">
    <w:p w14:paraId="72470E45" w14:textId="77777777" w:rsidR="001439CC" w:rsidRDefault="001439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52161E" w:rsidRDefault="0052161E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52161E" w:rsidRPr="0000224C" w:rsidRDefault="0052161E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FE5157" w14:textId="77777777" w:rsidR="001439CC" w:rsidRDefault="001439CC">
      <w:r>
        <w:separator/>
      </w:r>
    </w:p>
  </w:footnote>
  <w:footnote w:type="continuationSeparator" w:id="0">
    <w:p w14:paraId="25875B8F" w14:textId="77777777" w:rsidR="001439CC" w:rsidRDefault="001439CC">
      <w:r>
        <w:continuationSeparator/>
      </w:r>
    </w:p>
  </w:footnote>
  <w:footnote w:type="continuationNotice" w:id="1">
    <w:p w14:paraId="537C84A5" w14:textId="77777777" w:rsidR="001439CC" w:rsidRDefault="001439C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5"/>
      <w:gridCol w:w="3397"/>
    </w:tblGrid>
    <w:tr w:rsidR="0052161E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52161E" w:rsidRDefault="0052161E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52161E" w14:paraId="668E8B00" w14:textId="77777777" w:rsidTr="008F2DC1">
      <w:tc>
        <w:tcPr>
          <w:tcW w:w="5778" w:type="dxa"/>
          <w:shd w:val="clear" w:color="auto" w:fill="auto"/>
        </w:tcPr>
        <w:p w14:paraId="79B53B8D" w14:textId="6D19E125" w:rsidR="0052161E" w:rsidRPr="003C5262" w:rsidRDefault="0052161E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X</w:t>
          </w:r>
          <w:proofErr w:type="gramEnd"/>
          <w:r>
            <w:rPr>
              <w:rStyle w:val="Nmerodepgina"/>
            </w:rPr>
            <w:t>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5C30B53F" w:rsidR="0052161E" w:rsidRDefault="0052161E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2020/2</w:t>
          </w:r>
        </w:p>
      </w:tc>
    </w:tr>
  </w:tbl>
  <w:p w14:paraId="05776BF3" w14:textId="77777777" w:rsidR="0052161E" w:rsidRDefault="0052161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52161E" w:rsidRDefault="0052161E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52161E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52161E" w:rsidRDefault="0052161E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52161E" w:rsidRDefault="0052161E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52161E" w:rsidRDefault="0052161E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52161E" w:rsidRDefault="0052161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0BB69EC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dreza Sartori">
    <w15:presenceInfo w15:providerId="None" w15:userId="Andreza Sarto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9"/>
  <w:hyphenationZone w:val="425"/>
  <w:noPunctuationKerning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A5"/>
    <w:rsid w:val="0000224C"/>
    <w:rsid w:val="00004B76"/>
    <w:rsid w:val="00004D62"/>
    <w:rsid w:val="00007B95"/>
    <w:rsid w:val="00012922"/>
    <w:rsid w:val="00012FA0"/>
    <w:rsid w:val="0001575C"/>
    <w:rsid w:val="00015D71"/>
    <w:rsid w:val="0001648A"/>
    <w:rsid w:val="000179B5"/>
    <w:rsid w:val="00017B62"/>
    <w:rsid w:val="000204AD"/>
    <w:rsid w:val="000204E7"/>
    <w:rsid w:val="00023FA0"/>
    <w:rsid w:val="00025F09"/>
    <w:rsid w:val="0002602F"/>
    <w:rsid w:val="00026A5D"/>
    <w:rsid w:val="00026B26"/>
    <w:rsid w:val="00026EEB"/>
    <w:rsid w:val="000279E7"/>
    <w:rsid w:val="00030E4A"/>
    <w:rsid w:val="00031A27"/>
    <w:rsid w:val="00031EE0"/>
    <w:rsid w:val="000329C8"/>
    <w:rsid w:val="0003550A"/>
    <w:rsid w:val="00035698"/>
    <w:rsid w:val="00035C68"/>
    <w:rsid w:val="00042B48"/>
    <w:rsid w:val="0004512C"/>
    <w:rsid w:val="0004636B"/>
    <w:rsid w:val="0004641A"/>
    <w:rsid w:val="00052A07"/>
    <w:rsid w:val="000533DA"/>
    <w:rsid w:val="0005457F"/>
    <w:rsid w:val="0006088A"/>
    <w:rsid w:val="000608E9"/>
    <w:rsid w:val="00060DB6"/>
    <w:rsid w:val="0006113A"/>
    <w:rsid w:val="00061FEB"/>
    <w:rsid w:val="00065CDB"/>
    <w:rsid w:val="000667DF"/>
    <w:rsid w:val="0006796C"/>
    <w:rsid w:val="00067F7A"/>
    <w:rsid w:val="0007209B"/>
    <w:rsid w:val="0007292D"/>
    <w:rsid w:val="00075792"/>
    <w:rsid w:val="00077611"/>
    <w:rsid w:val="00077754"/>
    <w:rsid w:val="00077A5B"/>
    <w:rsid w:val="00080F9C"/>
    <w:rsid w:val="000848A1"/>
    <w:rsid w:val="0008579A"/>
    <w:rsid w:val="00086725"/>
    <w:rsid w:val="00086AA8"/>
    <w:rsid w:val="0008732D"/>
    <w:rsid w:val="0009094C"/>
    <w:rsid w:val="00090ABE"/>
    <w:rsid w:val="000917BA"/>
    <w:rsid w:val="000944ED"/>
    <w:rsid w:val="000965EC"/>
    <w:rsid w:val="00096BAB"/>
    <w:rsid w:val="0009735C"/>
    <w:rsid w:val="000974E5"/>
    <w:rsid w:val="000A0D94"/>
    <w:rsid w:val="000A104C"/>
    <w:rsid w:val="000A19DE"/>
    <w:rsid w:val="000A2437"/>
    <w:rsid w:val="000A30C8"/>
    <w:rsid w:val="000A3EAB"/>
    <w:rsid w:val="000A4881"/>
    <w:rsid w:val="000A5DDE"/>
    <w:rsid w:val="000A5E63"/>
    <w:rsid w:val="000B0E0D"/>
    <w:rsid w:val="000B12B2"/>
    <w:rsid w:val="000B3868"/>
    <w:rsid w:val="000B56D9"/>
    <w:rsid w:val="000B6EC6"/>
    <w:rsid w:val="000C1926"/>
    <w:rsid w:val="000C1A18"/>
    <w:rsid w:val="000C1FD4"/>
    <w:rsid w:val="000C204A"/>
    <w:rsid w:val="000C3446"/>
    <w:rsid w:val="000C648D"/>
    <w:rsid w:val="000D10E8"/>
    <w:rsid w:val="000D1294"/>
    <w:rsid w:val="000D2F97"/>
    <w:rsid w:val="000D61A7"/>
    <w:rsid w:val="000D6BCD"/>
    <w:rsid w:val="000D6E2B"/>
    <w:rsid w:val="000D714B"/>
    <w:rsid w:val="000D77C2"/>
    <w:rsid w:val="000D79DC"/>
    <w:rsid w:val="000E022B"/>
    <w:rsid w:val="000E039E"/>
    <w:rsid w:val="000E0EBA"/>
    <w:rsid w:val="000E1060"/>
    <w:rsid w:val="000E142B"/>
    <w:rsid w:val="000E27F9"/>
    <w:rsid w:val="000E2B1E"/>
    <w:rsid w:val="000E2EA2"/>
    <w:rsid w:val="000E311F"/>
    <w:rsid w:val="000E3A68"/>
    <w:rsid w:val="000E5A29"/>
    <w:rsid w:val="000E6CE0"/>
    <w:rsid w:val="000E797B"/>
    <w:rsid w:val="000E7A8E"/>
    <w:rsid w:val="000E7F2C"/>
    <w:rsid w:val="000F1BD1"/>
    <w:rsid w:val="000F3CFA"/>
    <w:rsid w:val="000F4608"/>
    <w:rsid w:val="000F72DC"/>
    <w:rsid w:val="000F77E3"/>
    <w:rsid w:val="0010089E"/>
    <w:rsid w:val="00104784"/>
    <w:rsid w:val="00104837"/>
    <w:rsid w:val="00105877"/>
    <w:rsid w:val="00107295"/>
    <w:rsid w:val="00107B02"/>
    <w:rsid w:val="001124C1"/>
    <w:rsid w:val="0011363A"/>
    <w:rsid w:val="00113A3F"/>
    <w:rsid w:val="00113C1F"/>
    <w:rsid w:val="00113E89"/>
    <w:rsid w:val="001155A1"/>
    <w:rsid w:val="001164FE"/>
    <w:rsid w:val="00116A07"/>
    <w:rsid w:val="00120281"/>
    <w:rsid w:val="00120F03"/>
    <w:rsid w:val="00121436"/>
    <w:rsid w:val="00123D4E"/>
    <w:rsid w:val="00125084"/>
    <w:rsid w:val="00125277"/>
    <w:rsid w:val="0012590E"/>
    <w:rsid w:val="0012633F"/>
    <w:rsid w:val="00127CB0"/>
    <w:rsid w:val="0013295D"/>
    <w:rsid w:val="00132B96"/>
    <w:rsid w:val="00134B12"/>
    <w:rsid w:val="0013562B"/>
    <w:rsid w:val="00135B04"/>
    <w:rsid w:val="001366D2"/>
    <w:rsid w:val="00136D51"/>
    <w:rsid w:val="001375F7"/>
    <w:rsid w:val="001406EE"/>
    <w:rsid w:val="00141B99"/>
    <w:rsid w:val="001439CC"/>
    <w:rsid w:val="00143FFC"/>
    <w:rsid w:val="00144F25"/>
    <w:rsid w:val="001507D4"/>
    <w:rsid w:val="00150E12"/>
    <w:rsid w:val="00150F92"/>
    <w:rsid w:val="001534CD"/>
    <w:rsid w:val="00153CCE"/>
    <w:rsid w:val="001554E9"/>
    <w:rsid w:val="00155E00"/>
    <w:rsid w:val="001570A8"/>
    <w:rsid w:val="00161BC4"/>
    <w:rsid w:val="00162BF1"/>
    <w:rsid w:val="0016560C"/>
    <w:rsid w:val="00172F70"/>
    <w:rsid w:val="00173FDC"/>
    <w:rsid w:val="00174872"/>
    <w:rsid w:val="0018030E"/>
    <w:rsid w:val="001805D0"/>
    <w:rsid w:val="00180DAB"/>
    <w:rsid w:val="00186092"/>
    <w:rsid w:val="00186A0C"/>
    <w:rsid w:val="00193A97"/>
    <w:rsid w:val="001948BE"/>
    <w:rsid w:val="0019547B"/>
    <w:rsid w:val="00195642"/>
    <w:rsid w:val="001A0FEF"/>
    <w:rsid w:val="001A12CE"/>
    <w:rsid w:val="001A1860"/>
    <w:rsid w:val="001A5741"/>
    <w:rsid w:val="001A6292"/>
    <w:rsid w:val="001A7511"/>
    <w:rsid w:val="001A7EB2"/>
    <w:rsid w:val="001B15CE"/>
    <w:rsid w:val="001B1793"/>
    <w:rsid w:val="001B2226"/>
    <w:rsid w:val="001B2F1E"/>
    <w:rsid w:val="001B3959"/>
    <w:rsid w:val="001B4621"/>
    <w:rsid w:val="001C159C"/>
    <w:rsid w:val="001C33B0"/>
    <w:rsid w:val="001C57E6"/>
    <w:rsid w:val="001C5CBB"/>
    <w:rsid w:val="001C73A0"/>
    <w:rsid w:val="001C7D1B"/>
    <w:rsid w:val="001D1888"/>
    <w:rsid w:val="001D3A8A"/>
    <w:rsid w:val="001D4F3F"/>
    <w:rsid w:val="001D6234"/>
    <w:rsid w:val="001D670B"/>
    <w:rsid w:val="001D7A0A"/>
    <w:rsid w:val="001E18C0"/>
    <w:rsid w:val="001E1ACA"/>
    <w:rsid w:val="001E2C1E"/>
    <w:rsid w:val="001E37C1"/>
    <w:rsid w:val="001E646A"/>
    <w:rsid w:val="001E682E"/>
    <w:rsid w:val="001E6F59"/>
    <w:rsid w:val="001E7A37"/>
    <w:rsid w:val="001F007F"/>
    <w:rsid w:val="001F0B36"/>
    <w:rsid w:val="001F0D36"/>
    <w:rsid w:val="001F0D47"/>
    <w:rsid w:val="001F0F92"/>
    <w:rsid w:val="001F1D86"/>
    <w:rsid w:val="001F4E72"/>
    <w:rsid w:val="0020226B"/>
    <w:rsid w:val="00202F3F"/>
    <w:rsid w:val="00205A1C"/>
    <w:rsid w:val="00212D91"/>
    <w:rsid w:val="00222592"/>
    <w:rsid w:val="00224BB2"/>
    <w:rsid w:val="0022583F"/>
    <w:rsid w:val="00226F2E"/>
    <w:rsid w:val="00227BF0"/>
    <w:rsid w:val="002331EF"/>
    <w:rsid w:val="00234A09"/>
    <w:rsid w:val="00235240"/>
    <w:rsid w:val="002368FD"/>
    <w:rsid w:val="002409B3"/>
    <w:rsid w:val="0024110F"/>
    <w:rsid w:val="002423AB"/>
    <w:rsid w:val="00242F02"/>
    <w:rsid w:val="002440B0"/>
    <w:rsid w:val="002453A4"/>
    <w:rsid w:val="00245960"/>
    <w:rsid w:val="0024754E"/>
    <w:rsid w:val="002503C1"/>
    <w:rsid w:val="0025067F"/>
    <w:rsid w:val="00251695"/>
    <w:rsid w:val="00254772"/>
    <w:rsid w:val="00255147"/>
    <w:rsid w:val="00263593"/>
    <w:rsid w:val="002729AD"/>
    <w:rsid w:val="00273233"/>
    <w:rsid w:val="00273DBA"/>
    <w:rsid w:val="002742D5"/>
    <w:rsid w:val="002771C7"/>
    <w:rsid w:val="00277644"/>
    <w:rsid w:val="0027792D"/>
    <w:rsid w:val="0028139C"/>
    <w:rsid w:val="00281790"/>
    <w:rsid w:val="00282723"/>
    <w:rsid w:val="00282788"/>
    <w:rsid w:val="00282983"/>
    <w:rsid w:val="00283174"/>
    <w:rsid w:val="0028617A"/>
    <w:rsid w:val="0029224B"/>
    <w:rsid w:val="002925AC"/>
    <w:rsid w:val="00292D5E"/>
    <w:rsid w:val="002936AC"/>
    <w:rsid w:val="00293AE2"/>
    <w:rsid w:val="002955AB"/>
    <w:rsid w:val="0029608A"/>
    <w:rsid w:val="002A08B3"/>
    <w:rsid w:val="002A6176"/>
    <w:rsid w:val="002A6617"/>
    <w:rsid w:val="002A791F"/>
    <w:rsid w:val="002A7E1B"/>
    <w:rsid w:val="002B09EF"/>
    <w:rsid w:val="002B0EDC"/>
    <w:rsid w:val="002B1B14"/>
    <w:rsid w:val="002B2F7B"/>
    <w:rsid w:val="002B4718"/>
    <w:rsid w:val="002D20A8"/>
    <w:rsid w:val="002D3BAD"/>
    <w:rsid w:val="002D40BA"/>
    <w:rsid w:val="002D4451"/>
    <w:rsid w:val="002D5158"/>
    <w:rsid w:val="002D5F6A"/>
    <w:rsid w:val="002D7598"/>
    <w:rsid w:val="002E1418"/>
    <w:rsid w:val="002E6C19"/>
    <w:rsid w:val="002E6DD1"/>
    <w:rsid w:val="002F0245"/>
    <w:rsid w:val="002F027E"/>
    <w:rsid w:val="002F297E"/>
    <w:rsid w:val="002F3E74"/>
    <w:rsid w:val="002F4C2B"/>
    <w:rsid w:val="002F6EAF"/>
    <w:rsid w:val="00300C0A"/>
    <w:rsid w:val="00301218"/>
    <w:rsid w:val="0030164F"/>
    <w:rsid w:val="00302986"/>
    <w:rsid w:val="00305EAF"/>
    <w:rsid w:val="0030693C"/>
    <w:rsid w:val="0030699A"/>
    <w:rsid w:val="003103BD"/>
    <w:rsid w:val="003111DB"/>
    <w:rsid w:val="003123AE"/>
    <w:rsid w:val="00312CEA"/>
    <w:rsid w:val="00320BFA"/>
    <w:rsid w:val="00321308"/>
    <w:rsid w:val="00321859"/>
    <w:rsid w:val="00322B41"/>
    <w:rsid w:val="00322C3E"/>
    <w:rsid w:val="00323688"/>
    <w:rsid w:val="0032378D"/>
    <w:rsid w:val="00330902"/>
    <w:rsid w:val="00331F08"/>
    <w:rsid w:val="00334A27"/>
    <w:rsid w:val="00335048"/>
    <w:rsid w:val="0033651B"/>
    <w:rsid w:val="0033681C"/>
    <w:rsid w:val="00337D62"/>
    <w:rsid w:val="00340AD0"/>
    <w:rsid w:val="00340B6D"/>
    <w:rsid w:val="00340C8E"/>
    <w:rsid w:val="00342694"/>
    <w:rsid w:val="003440F1"/>
    <w:rsid w:val="00344540"/>
    <w:rsid w:val="00344719"/>
    <w:rsid w:val="003448B0"/>
    <w:rsid w:val="00346896"/>
    <w:rsid w:val="003519A3"/>
    <w:rsid w:val="003521F0"/>
    <w:rsid w:val="00353BAF"/>
    <w:rsid w:val="00354AD7"/>
    <w:rsid w:val="00354DCD"/>
    <w:rsid w:val="003575E6"/>
    <w:rsid w:val="003579E5"/>
    <w:rsid w:val="00362443"/>
    <w:rsid w:val="003625D4"/>
    <w:rsid w:val="00363166"/>
    <w:rsid w:val="0036477F"/>
    <w:rsid w:val="00364E8C"/>
    <w:rsid w:val="00366725"/>
    <w:rsid w:val="0037046F"/>
    <w:rsid w:val="00376E1C"/>
    <w:rsid w:val="00377DA7"/>
    <w:rsid w:val="00377FEE"/>
    <w:rsid w:val="00380396"/>
    <w:rsid w:val="00380B8E"/>
    <w:rsid w:val="00382990"/>
    <w:rsid w:val="00383087"/>
    <w:rsid w:val="003844FE"/>
    <w:rsid w:val="0038489D"/>
    <w:rsid w:val="00384F24"/>
    <w:rsid w:val="00387B46"/>
    <w:rsid w:val="003936C8"/>
    <w:rsid w:val="0039717E"/>
    <w:rsid w:val="003A2046"/>
    <w:rsid w:val="003A22A1"/>
    <w:rsid w:val="003A2B7D"/>
    <w:rsid w:val="003A4A75"/>
    <w:rsid w:val="003A5366"/>
    <w:rsid w:val="003A6A55"/>
    <w:rsid w:val="003B2901"/>
    <w:rsid w:val="003B2C06"/>
    <w:rsid w:val="003B49CC"/>
    <w:rsid w:val="003B647A"/>
    <w:rsid w:val="003B6936"/>
    <w:rsid w:val="003B70C9"/>
    <w:rsid w:val="003C3E09"/>
    <w:rsid w:val="003C5262"/>
    <w:rsid w:val="003C5295"/>
    <w:rsid w:val="003C7298"/>
    <w:rsid w:val="003D147D"/>
    <w:rsid w:val="003D15B2"/>
    <w:rsid w:val="003D398C"/>
    <w:rsid w:val="003D421F"/>
    <w:rsid w:val="003D473B"/>
    <w:rsid w:val="003D4B35"/>
    <w:rsid w:val="003D605D"/>
    <w:rsid w:val="003E2400"/>
    <w:rsid w:val="003E2E7F"/>
    <w:rsid w:val="003E4F19"/>
    <w:rsid w:val="003E6768"/>
    <w:rsid w:val="003F058B"/>
    <w:rsid w:val="003F4227"/>
    <w:rsid w:val="003F4FE8"/>
    <w:rsid w:val="003F5F25"/>
    <w:rsid w:val="004032A3"/>
    <w:rsid w:val="0040436D"/>
    <w:rsid w:val="004078C4"/>
    <w:rsid w:val="00410543"/>
    <w:rsid w:val="00415D50"/>
    <w:rsid w:val="0041697E"/>
    <w:rsid w:val="00416CE9"/>
    <w:rsid w:val="004173CC"/>
    <w:rsid w:val="00417949"/>
    <w:rsid w:val="00420B6E"/>
    <w:rsid w:val="00422147"/>
    <w:rsid w:val="00422319"/>
    <w:rsid w:val="00422331"/>
    <w:rsid w:val="0042356B"/>
    <w:rsid w:val="0042420A"/>
    <w:rsid w:val="004243D2"/>
    <w:rsid w:val="00424610"/>
    <w:rsid w:val="00424AD5"/>
    <w:rsid w:val="004251A9"/>
    <w:rsid w:val="004259F5"/>
    <w:rsid w:val="004306BE"/>
    <w:rsid w:val="004307A8"/>
    <w:rsid w:val="00430FE0"/>
    <w:rsid w:val="004326C6"/>
    <w:rsid w:val="00434861"/>
    <w:rsid w:val="00435424"/>
    <w:rsid w:val="00436DFC"/>
    <w:rsid w:val="0043794D"/>
    <w:rsid w:val="00443017"/>
    <w:rsid w:val="00443FAC"/>
    <w:rsid w:val="00451B94"/>
    <w:rsid w:val="004524B9"/>
    <w:rsid w:val="0045336E"/>
    <w:rsid w:val="00455AED"/>
    <w:rsid w:val="0046025B"/>
    <w:rsid w:val="0046028E"/>
    <w:rsid w:val="00460676"/>
    <w:rsid w:val="004609E9"/>
    <w:rsid w:val="0046425C"/>
    <w:rsid w:val="004661F2"/>
    <w:rsid w:val="004671F0"/>
    <w:rsid w:val="0047048B"/>
    <w:rsid w:val="00470C41"/>
    <w:rsid w:val="004711FB"/>
    <w:rsid w:val="00471630"/>
    <w:rsid w:val="00471C1B"/>
    <w:rsid w:val="00473930"/>
    <w:rsid w:val="00476145"/>
    <w:rsid w:val="0047690F"/>
    <w:rsid w:val="00476C78"/>
    <w:rsid w:val="00480622"/>
    <w:rsid w:val="004815EE"/>
    <w:rsid w:val="00481B4C"/>
    <w:rsid w:val="00482174"/>
    <w:rsid w:val="00483933"/>
    <w:rsid w:val="004850C6"/>
    <w:rsid w:val="0048576D"/>
    <w:rsid w:val="00493B1A"/>
    <w:rsid w:val="004942A3"/>
    <w:rsid w:val="0049495C"/>
    <w:rsid w:val="00494F14"/>
    <w:rsid w:val="00495CCA"/>
    <w:rsid w:val="00497EF6"/>
    <w:rsid w:val="004A1763"/>
    <w:rsid w:val="004A4731"/>
    <w:rsid w:val="004A59C2"/>
    <w:rsid w:val="004A5FF0"/>
    <w:rsid w:val="004A6899"/>
    <w:rsid w:val="004A77F3"/>
    <w:rsid w:val="004B2639"/>
    <w:rsid w:val="004B42D8"/>
    <w:rsid w:val="004B6B8F"/>
    <w:rsid w:val="004B7511"/>
    <w:rsid w:val="004C3763"/>
    <w:rsid w:val="004C3F66"/>
    <w:rsid w:val="004C64E1"/>
    <w:rsid w:val="004C6C6D"/>
    <w:rsid w:val="004C746A"/>
    <w:rsid w:val="004C754C"/>
    <w:rsid w:val="004C770F"/>
    <w:rsid w:val="004D09C1"/>
    <w:rsid w:val="004D47C9"/>
    <w:rsid w:val="004D489E"/>
    <w:rsid w:val="004D4BE8"/>
    <w:rsid w:val="004D7345"/>
    <w:rsid w:val="004E0039"/>
    <w:rsid w:val="004E1FD4"/>
    <w:rsid w:val="004E23CE"/>
    <w:rsid w:val="004E44A3"/>
    <w:rsid w:val="004E516B"/>
    <w:rsid w:val="004F063C"/>
    <w:rsid w:val="004F06DB"/>
    <w:rsid w:val="004F1C3A"/>
    <w:rsid w:val="004F67B6"/>
    <w:rsid w:val="004F6C73"/>
    <w:rsid w:val="00500539"/>
    <w:rsid w:val="00501CBD"/>
    <w:rsid w:val="00503373"/>
    <w:rsid w:val="00503891"/>
    <w:rsid w:val="00503CEF"/>
    <w:rsid w:val="00503F3F"/>
    <w:rsid w:val="00504693"/>
    <w:rsid w:val="0051072B"/>
    <w:rsid w:val="00510D35"/>
    <w:rsid w:val="0051209E"/>
    <w:rsid w:val="005135CF"/>
    <w:rsid w:val="005137C4"/>
    <w:rsid w:val="0051668D"/>
    <w:rsid w:val="0052161E"/>
    <w:rsid w:val="0052185A"/>
    <w:rsid w:val="005228DB"/>
    <w:rsid w:val="00525A8D"/>
    <w:rsid w:val="005307AF"/>
    <w:rsid w:val="00531B00"/>
    <w:rsid w:val="00536336"/>
    <w:rsid w:val="00536FD4"/>
    <w:rsid w:val="00541B62"/>
    <w:rsid w:val="005428A0"/>
    <w:rsid w:val="00542ED7"/>
    <w:rsid w:val="00543473"/>
    <w:rsid w:val="005434D6"/>
    <w:rsid w:val="00545851"/>
    <w:rsid w:val="00545DC3"/>
    <w:rsid w:val="00550D4A"/>
    <w:rsid w:val="005561F8"/>
    <w:rsid w:val="00556A44"/>
    <w:rsid w:val="00556D23"/>
    <w:rsid w:val="00561811"/>
    <w:rsid w:val="00561D09"/>
    <w:rsid w:val="00562B53"/>
    <w:rsid w:val="00564A29"/>
    <w:rsid w:val="00564FBC"/>
    <w:rsid w:val="00565799"/>
    <w:rsid w:val="00565DA9"/>
    <w:rsid w:val="00566504"/>
    <w:rsid w:val="005705A9"/>
    <w:rsid w:val="00572864"/>
    <w:rsid w:val="00576CEA"/>
    <w:rsid w:val="005773EC"/>
    <w:rsid w:val="00581C98"/>
    <w:rsid w:val="005838C8"/>
    <w:rsid w:val="0058482B"/>
    <w:rsid w:val="00585B72"/>
    <w:rsid w:val="0058618A"/>
    <w:rsid w:val="00587002"/>
    <w:rsid w:val="00587F67"/>
    <w:rsid w:val="005907E0"/>
    <w:rsid w:val="005915AF"/>
    <w:rsid w:val="00591611"/>
    <w:rsid w:val="00592BA8"/>
    <w:rsid w:val="00593045"/>
    <w:rsid w:val="00595EAF"/>
    <w:rsid w:val="005A1B22"/>
    <w:rsid w:val="005A362B"/>
    <w:rsid w:val="005A3CA4"/>
    <w:rsid w:val="005A3FC1"/>
    <w:rsid w:val="005A4952"/>
    <w:rsid w:val="005A5108"/>
    <w:rsid w:val="005A6B5E"/>
    <w:rsid w:val="005B0B4C"/>
    <w:rsid w:val="005B176C"/>
    <w:rsid w:val="005B1DAD"/>
    <w:rsid w:val="005B20A1"/>
    <w:rsid w:val="005B2478"/>
    <w:rsid w:val="005B2E12"/>
    <w:rsid w:val="005B3EB5"/>
    <w:rsid w:val="005B7256"/>
    <w:rsid w:val="005C21FC"/>
    <w:rsid w:val="005C26AF"/>
    <w:rsid w:val="005C30AE"/>
    <w:rsid w:val="005C37D0"/>
    <w:rsid w:val="005D0F8C"/>
    <w:rsid w:val="005D2105"/>
    <w:rsid w:val="005D34FB"/>
    <w:rsid w:val="005D4048"/>
    <w:rsid w:val="005D41AB"/>
    <w:rsid w:val="005E35F3"/>
    <w:rsid w:val="005E400D"/>
    <w:rsid w:val="005E53C9"/>
    <w:rsid w:val="005E5E27"/>
    <w:rsid w:val="005E698D"/>
    <w:rsid w:val="005F09F1"/>
    <w:rsid w:val="005F0C7C"/>
    <w:rsid w:val="005F31F0"/>
    <w:rsid w:val="005F645A"/>
    <w:rsid w:val="005F7ED6"/>
    <w:rsid w:val="005F7EDE"/>
    <w:rsid w:val="006001AA"/>
    <w:rsid w:val="0060060C"/>
    <w:rsid w:val="00601011"/>
    <w:rsid w:val="00601B2E"/>
    <w:rsid w:val="00603030"/>
    <w:rsid w:val="00603BB0"/>
    <w:rsid w:val="006107B0"/>
    <w:rsid w:val="006118D1"/>
    <w:rsid w:val="0061251F"/>
    <w:rsid w:val="0061443C"/>
    <w:rsid w:val="00620D93"/>
    <w:rsid w:val="0062386A"/>
    <w:rsid w:val="0062576D"/>
    <w:rsid w:val="00625788"/>
    <w:rsid w:val="006276DA"/>
    <w:rsid w:val="006305AA"/>
    <w:rsid w:val="00630BDA"/>
    <w:rsid w:val="00631870"/>
    <w:rsid w:val="0063277E"/>
    <w:rsid w:val="006364F4"/>
    <w:rsid w:val="00637A04"/>
    <w:rsid w:val="00637EBE"/>
    <w:rsid w:val="00640352"/>
    <w:rsid w:val="006415A8"/>
    <w:rsid w:val="00641A7B"/>
    <w:rsid w:val="006426D5"/>
    <w:rsid w:val="00642924"/>
    <w:rsid w:val="006446D1"/>
    <w:rsid w:val="006466FF"/>
    <w:rsid w:val="00646A5F"/>
    <w:rsid w:val="006475C1"/>
    <w:rsid w:val="00650BA4"/>
    <w:rsid w:val="006512C1"/>
    <w:rsid w:val="00651990"/>
    <w:rsid w:val="00653E0C"/>
    <w:rsid w:val="00653F75"/>
    <w:rsid w:val="00656C00"/>
    <w:rsid w:val="006571E6"/>
    <w:rsid w:val="00661967"/>
    <w:rsid w:val="00661B07"/>
    <w:rsid w:val="00661F61"/>
    <w:rsid w:val="006650D8"/>
    <w:rsid w:val="00666A38"/>
    <w:rsid w:val="00670BE6"/>
    <w:rsid w:val="00671B49"/>
    <w:rsid w:val="00673FFB"/>
    <w:rsid w:val="00674155"/>
    <w:rsid w:val="006746CA"/>
    <w:rsid w:val="006778EB"/>
    <w:rsid w:val="006803DC"/>
    <w:rsid w:val="006824D8"/>
    <w:rsid w:val="00682B15"/>
    <w:rsid w:val="00684D9A"/>
    <w:rsid w:val="00686842"/>
    <w:rsid w:val="00695745"/>
    <w:rsid w:val="0069600B"/>
    <w:rsid w:val="006979DC"/>
    <w:rsid w:val="006A0A1A"/>
    <w:rsid w:val="006A3264"/>
    <w:rsid w:val="006A6460"/>
    <w:rsid w:val="006B104E"/>
    <w:rsid w:val="006B3658"/>
    <w:rsid w:val="006B392B"/>
    <w:rsid w:val="006B48BC"/>
    <w:rsid w:val="006B4E71"/>
    <w:rsid w:val="006B535E"/>
    <w:rsid w:val="006B5AEA"/>
    <w:rsid w:val="006B5D44"/>
    <w:rsid w:val="006B6383"/>
    <w:rsid w:val="006B640D"/>
    <w:rsid w:val="006B77D6"/>
    <w:rsid w:val="006C1C6C"/>
    <w:rsid w:val="006C3606"/>
    <w:rsid w:val="006C3B1F"/>
    <w:rsid w:val="006C5756"/>
    <w:rsid w:val="006C5869"/>
    <w:rsid w:val="006C61FA"/>
    <w:rsid w:val="006C6A07"/>
    <w:rsid w:val="006D0218"/>
    <w:rsid w:val="006D0896"/>
    <w:rsid w:val="006D1AD1"/>
    <w:rsid w:val="006D4E72"/>
    <w:rsid w:val="006D5CE2"/>
    <w:rsid w:val="006D6BAA"/>
    <w:rsid w:val="006D7FC8"/>
    <w:rsid w:val="006E08BC"/>
    <w:rsid w:val="006E25D2"/>
    <w:rsid w:val="006E4DB9"/>
    <w:rsid w:val="006E5E54"/>
    <w:rsid w:val="006E6556"/>
    <w:rsid w:val="006E724C"/>
    <w:rsid w:val="006F27F6"/>
    <w:rsid w:val="006F2E44"/>
    <w:rsid w:val="006F477D"/>
    <w:rsid w:val="006F6389"/>
    <w:rsid w:val="006F7325"/>
    <w:rsid w:val="006F7FF0"/>
    <w:rsid w:val="00700473"/>
    <w:rsid w:val="00702FE5"/>
    <w:rsid w:val="0070391A"/>
    <w:rsid w:val="00706486"/>
    <w:rsid w:val="00706863"/>
    <w:rsid w:val="00707AD8"/>
    <w:rsid w:val="00710EF3"/>
    <w:rsid w:val="00711C23"/>
    <w:rsid w:val="007136E9"/>
    <w:rsid w:val="00717003"/>
    <w:rsid w:val="007214E3"/>
    <w:rsid w:val="007222F7"/>
    <w:rsid w:val="0072300A"/>
    <w:rsid w:val="00724679"/>
    <w:rsid w:val="0072530C"/>
    <w:rsid w:val="00725368"/>
    <w:rsid w:val="00725860"/>
    <w:rsid w:val="007304F3"/>
    <w:rsid w:val="00730839"/>
    <w:rsid w:val="00730916"/>
    <w:rsid w:val="00730F60"/>
    <w:rsid w:val="00730FF8"/>
    <w:rsid w:val="00732AEF"/>
    <w:rsid w:val="0073312B"/>
    <w:rsid w:val="007338C7"/>
    <w:rsid w:val="00733E36"/>
    <w:rsid w:val="00733FF9"/>
    <w:rsid w:val="00735024"/>
    <w:rsid w:val="007355AC"/>
    <w:rsid w:val="007363EC"/>
    <w:rsid w:val="007363FE"/>
    <w:rsid w:val="007374ED"/>
    <w:rsid w:val="007414DC"/>
    <w:rsid w:val="007424E8"/>
    <w:rsid w:val="0074798B"/>
    <w:rsid w:val="0075184B"/>
    <w:rsid w:val="00752038"/>
    <w:rsid w:val="00752621"/>
    <w:rsid w:val="00753897"/>
    <w:rsid w:val="007547F1"/>
    <w:rsid w:val="007554DF"/>
    <w:rsid w:val="00756438"/>
    <w:rsid w:val="00757204"/>
    <w:rsid w:val="0075776D"/>
    <w:rsid w:val="007613FB"/>
    <w:rsid w:val="00761E34"/>
    <w:rsid w:val="0076351C"/>
    <w:rsid w:val="00764505"/>
    <w:rsid w:val="00764EF9"/>
    <w:rsid w:val="007666C3"/>
    <w:rsid w:val="00766831"/>
    <w:rsid w:val="007722BF"/>
    <w:rsid w:val="00773EE4"/>
    <w:rsid w:val="0077446C"/>
    <w:rsid w:val="0077580B"/>
    <w:rsid w:val="0078043C"/>
    <w:rsid w:val="00780CDB"/>
    <w:rsid w:val="00781167"/>
    <w:rsid w:val="00784C20"/>
    <w:rsid w:val="007854B3"/>
    <w:rsid w:val="007866AF"/>
    <w:rsid w:val="0078787D"/>
    <w:rsid w:val="00787FA8"/>
    <w:rsid w:val="00793FAD"/>
    <w:rsid w:val="007944F8"/>
    <w:rsid w:val="007973E3"/>
    <w:rsid w:val="007A0157"/>
    <w:rsid w:val="007A15B9"/>
    <w:rsid w:val="007A17F0"/>
    <w:rsid w:val="007A1883"/>
    <w:rsid w:val="007A2A8C"/>
    <w:rsid w:val="007A444A"/>
    <w:rsid w:val="007A47AC"/>
    <w:rsid w:val="007A6A3F"/>
    <w:rsid w:val="007B6DF7"/>
    <w:rsid w:val="007B7D7F"/>
    <w:rsid w:val="007C00C5"/>
    <w:rsid w:val="007C429E"/>
    <w:rsid w:val="007D0720"/>
    <w:rsid w:val="007D10F2"/>
    <w:rsid w:val="007D207E"/>
    <w:rsid w:val="007D3670"/>
    <w:rsid w:val="007D4728"/>
    <w:rsid w:val="007D6DEC"/>
    <w:rsid w:val="007E06B9"/>
    <w:rsid w:val="007E46A1"/>
    <w:rsid w:val="007E5792"/>
    <w:rsid w:val="007E730D"/>
    <w:rsid w:val="007E7311"/>
    <w:rsid w:val="007E7DAC"/>
    <w:rsid w:val="007F0078"/>
    <w:rsid w:val="007F12C2"/>
    <w:rsid w:val="007F20C0"/>
    <w:rsid w:val="007F2E46"/>
    <w:rsid w:val="007F403E"/>
    <w:rsid w:val="008004F4"/>
    <w:rsid w:val="00805EDC"/>
    <w:rsid w:val="008072AC"/>
    <w:rsid w:val="00807D46"/>
    <w:rsid w:val="00810CEA"/>
    <w:rsid w:val="00811775"/>
    <w:rsid w:val="008127A0"/>
    <w:rsid w:val="0081509A"/>
    <w:rsid w:val="00820738"/>
    <w:rsid w:val="00820867"/>
    <w:rsid w:val="008216B8"/>
    <w:rsid w:val="0082285B"/>
    <w:rsid w:val="008233E5"/>
    <w:rsid w:val="0083094A"/>
    <w:rsid w:val="00833DE8"/>
    <w:rsid w:val="00833F47"/>
    <w:rsid w:val="008348C3"/>
    <w:rsid w:val="00834E09"/>
    <w:rsid w:val="008363CC"/>
    <w:rsid w:val="008373B4"/>
    <w:rsid w:val="00837FE5"/>
    <w:rsid w:val="0084048E"/>
    <w:rsid w:val="008404C4"/>
    <w:rsid w:val="008461D7"/>
    <w:rsid w:val="00847D37"/>
    <w:rsid w:val="0085001D"/>
    <w:rsid w:val="008554C2"/>
    <w:rsid w:val="00860CA9"/>
    <w:rsid w:val="00864802"/>
    <w:rsid w:val="00864826"/>
    <w:rsid w:val="008665D3"/>
    <w:rsid w:val="0086719F"/>
    <w:rsid w:val="00871A41"/>
    <w:rsid w:val="00872D1F"/>
    <w:rsid w:val="008761F3"/>
    <w:rsid w:val="00881C23"/>
    <w:rsid w:val="00882FD9"/>
    <w:rsid w:val="00886D76"/>
    <w:rsid w:val="00891054"/>
    <w:rsid w:val="00892A6E"/>
    <w:rsid w:val="008961E6"/>
    <w:rsid w:val="0089675A"/>
    <w:rsid w:val="00897019"/>
    <w:rsid w:val="008A5955"/>
    <w:rsid w:val="008B0A07"/>
    <w:rsid w:val="008B4478"/>
    <w:rsid w:val="008B6AE2"/>
    <w:rsid w:val="008B781F"/>
    <w:rsid w:val="008C0069"/>
    <w:rsid w:val="008C1495"/>
    <w:rsid w:val="008C4AF1"/>
    <w:rsid w:val="008C5E2A"/>
    <w:rsid w:val="008C655F"/>
    <w:rsid w:val="008C67D5"/>
    <w:rsid w:val="008D098D"/>
    <w:rsid w:val="008D2262"/>
    <w:rsid w:val="008D33A6"/>
    <w:rsid w:val="008D4842"/>
    <w:rsid w:val="008D5522"/>
    <w:rsid w:val="008D600D"/>
    <w:rsid w:val="008D69C5"/>
    <w:rsid w:val="008D7404"/>
    <w:rsid w:val="008D744D"/>
    <w:rsid w:val="008E0F86"/>
    <w:rsid w:val="008E2968"/>
    <w:rsid w:val="008E41AF"/>
    <w:rsid w:val="008E48AE"/>
    <w:rsid w:val="008E7AF0"/>
    <w:rsid w:val="008F08A6"/>
    <w:rsid w:val="008F25FB"/>
    <w:rsid w:val="008F2DC1"/>
    <w:rsid w:val="008F54A7"/>
    <w:rsid w:val="008F6A52"/>
    <w:rsid w:val="008F70AD"/>
    <w:rsid w:val="008F7340"/>
    <w:rsid w:val="008F7978"/>
    <w:rsid w:val="00900DB1"/>
    <w:rsid w:val="009022BF"/>
    <w:rsid w:val="00903008"/>
    <w:rsid w:val="00910564"/>
    <w:rsid w:val="00910FC5"/>
    <w:rsid w:val="00911CD9"/>
    <w:rsid w:val="00912B71"/>
    <w:rsid w:val="00914D56"/>
    <w:rsid w:val="00916FA2"/>
    <w:rsid w:val="00917259"/>
    <w:rsid w:val="009174F1"/>
    <w:rsid w:val="0092116E"/>
    <w:rsid w:val="00924427"/>
    <w:rsid w:val="009255B7"/>
    <w:rsid w:val="00925DF8"/>
    <w:rsid w:val="00926A6E"/>
    <w:rsid w:val="009277E3"/>
    <w:rsid w:val="00931632"/>
    <w:rsid w:val="00932C92"/>
    <w:rsid w:val="00933CA3"/>
    <w:rsid w:val="00934F3D"/>
    <w:rsid w:val="00940609"/>
    <w:rsid w:val="0094075B"/>
    <w:rsid w:val="00941C87"/>
    <w:rsid w:val="009426AF"/>
    <w:rsid w:val="00945119"/>
    <w:rsid w:val="009454E4"/>
    <w:rsid w:val="009527EE"/>
    <w:rsid w:val="00954FBB"/>
    <w:rsid w:val="009557B1"/>
    <w:rsid w:val="009601BC"/>
    <w:rsid w:val="009635C4"/>
    <w:rsid w:val="00964874"/>
    <w:rsid w:val="00965861"/>
    <w:rsid w:val="00966422"/>
    <w:rsid w:val="0096683A"/>
    <w:rsid w:val="00967407"/>
    <w:rsid w:val="00967611"/>
    <w:rsid w:val="0097156B"/>
    <w:rsid w:val="0097283F"/>
    <w:rsid w:val="00973390"/>
    <w:rsid w:val="00974765"/>
    <w:rsid w:val="00975696"/>
    <w:rsid w:val="00977722"/>
    <w:rsid w:val="009812DB"/>
    <w:rsid w:val="00981B9A"/>
    <w:rsid w:val="00984240"/>
    <w:rsid w:val="0098714C"/>
    <w:rsid w:val="00987F2B"/>
    <w:rsid w:val="0099123C"/>
    <w:rsid w:val="00994751"/>
    <w:rsid w:val="009954A6"/>
    <w:rsid w:val="0099578C"/>
    <w:rsid w:val="00995B07"/>
    <w:rsid w:val="00996FC1"/>
    <w:rsid w:val="009A05AD"/>
    <w:rsid w:val="009A1FFC"/>
    <w:rsid w:val="009A2619"/>
    <w:rsid w:val="009A2AEC"/>
    <w:rsid w:val="009A2EFF"/>
    <w:rsid w:val="009A4414"/>
    <w:rsid w:val="009A5850"/>
    <w:rsid w:val="009A6448"/>
    <w:rsid w:val="009A6981"/>
    <w:rsid w:val="009B10D6"/>
    <w:rsid w:val="009B261A"/>
    <w:rsid w:val="009B2FDD"/>
    <w:rsid w:val="009B302F"/>
    <w:rsid w:val="009B5AFE"/>
    <w:rsid w:val="009B633F"/>
    <w:rsid w:val="009C35C2"/>
    <w:rsid w:val="009C44D7"/>
    <w:rsid w:val="009C627C"/>
    <w:rsid w:val="009C75B5"/>
    <w:rsid w:val="009C7C4C"/>
    <w:rsid w:val="009D038A"/>
    <w:rsid w:val="009D1097"/>
    <w:rsid w:val="009D16BD"/>
    <w:rsid w:val="009D1F6F"/>
    <w:rsid w:val="009D3DC9"/>
    <w:rsid w:val="009D65D0"/>
    <w:rsid w:val="009D7C28"/>
    <w:rsid w:val="009D7E91"/>
    <w:rsid w:val="009E135E"/>
    <w:rsid w:val="009E188C"/>
    <w:rsid w:val="009E2D09"/>
    <w:rsid w:val="009E324F"/>
    <w:rsid w:val="009E3C92"/>
    <w:rsid w:val="009E54F4"/>
    <w:rsid w:val="009E6352"/>
    <w:rsid w:val="009E68B6"/>
    <w:rsid w:val="009E71AD"/>
    <w:rsid w:val="009E7383"/>
    <w:rsid w:val="009F07FA"/>
    <w:rsid w:val="009F0CC0"/>
    <w:rsid w:val="009F10BC"/>
    <w:rsid w:val="009F2BFA"/>
    <w:rsid w:val="009F56F3"/>
    <w:rsid w:val="009F7313"/>
    <w:rsid w:val="00A00337"/>
    <w:rsid w:val="00A0204E"/>
    <w:rsid w:val="00A0272B"/>
    <w:rsid w:val="00A02E10"/>
    <w:rsid w:val="00A03A3D"/>
    <w:rsid w:val="00A045C4"/>
    <w:rsid w:val="00A06224"/>
    <w:rsid w:val="00A077F2"/>
    <w:rsid w:val="00A10BEE"/>
    <w:rsid w:val="00A10BFA"/>
    <w:rsid w:val="00A10DFA"/>
    <w:rsid w:val="00A12883"/>
    <w:rsid w:val="00A12EB4"/>
    <w:rsid w:val="00A144D9"/>
    <w:rsid w:val="00A206BF"/>
    <w:rsid w:val="00A207D2"/>
    <w:rsid w:val="00A21173"/>
    <w:rsid w:val="00A21708"/>
    <w:rsid w:val="00A22362"/>
    <w:rsid w:val="00A239AB"/>
    <w:rsid w:val="00A249BA"/>
    <w:rsid w:val="00A24EAD"/>
    <w:rsid w:val="00A30244"/>
    <w:rsid w:val="00A30421"/>
    <w:rsid w:val="00A307C7"/>
    <w:rsid w:val="00A31525"/>
    <w:rsid w:val="00A42F1F"/>
    <w:rsid w:val="00A439F4"/>
    <w:rsid w:val="00A44581"/>
    <w:rsid w:val="00A45093"/>
    <w:rsid w:val="00A47FE1"/>
    <w:rsid w:val="00A50BE7"/>
    <w:rsid w:val="00A50EAF"/>
    <w:rsid w:val="00A5131C"/>
    <w:rsid w:val="00A53329"/>
    <w:rsid w:val="00A54619"/>
    <w:rsid w:val="00A54E8A"/>
    <w:rsid w:val="00A557DD"/>
    <w:rsid w:val="00A56E61"/>
    <w:rsid w:val="00A602F9"/>
    <w:rsid w:val="00A650B9"/>
    <w:rsid w:val="00A650EE"/>
    <w:rsid w:val="00A662C8"/>
    <w:rsid w:val="00A6725D"/>
    <w:rsid w:val="00A70487"/>
    <w:rsid w:val="00A70A84"/>
    <w:rsid w:val="00A71157"/>
    <w:rsid w:val="00A729DA"/>
    <w:rsid w:val="00A733A0"/>
    <w:rsid w:val="00A74DB4"/>
    <w:rsid w:val="00A76CEB"/>
    <w:rsid w:val="00A81343"/>
    <w:rsid w:val="00A8787F"/>
    <w:rsid w:val="00A87CC0"/>
    <w:rsid w:val="00A93948"/>
    <w:rsid w:val="00A957FA"/>
    <w:rsid w:val="00A95F69"/>
    <w:rsid w:val="00A966E6"/>
    <w:rsid w:val="00AA2169"/>
    <w:rsid w:val="00AA21C7"/>
    <w:rsid w:val="00AA2BDA"/>
    <w:rsid w:val="00AA33EB"/>
    <w:rsid w:val="00AA5F75"/>
    <w:rsid w:val="00AB1D5B"/>
    <w:rsid w:val="00AB2BE3"/>
    <w:rsid w:val="00AB69AF"/>
    <w:rsid w:val="00AB7834"/>
    <w:rsid w:val="00AC05C2"/>
    <w:rsid w:val="00AC44C7"/>
    <w:rsid w:val="00AC4D5F"/>
    <w:rsid w:val="00AC6787"/>
    <w:rsid w:val="00AC6EC5"/>
    <w:rsid w:val="00AC786E"/>
    <w:rsid w:val="00AD1CB4"/>
    <w:rsid w:val="00AD1D2C"/>
    <w:rsid w:val="00AD5503"/>
    <w:rsid w:val="00AE0525"/>
    <w:rsid w:val="00AE08DB"/>
    <w:rsid w:val="00AE18AF"/>
    <w:rsid w:val="00AE2729"/>
    <w:rsid w:val="00AE3148"/>
    <w:rsid w:val="00AE3477"/>
    <w:rsid w:val="00AE55A9"/>
    <w:rsid w:val="00AE5AE2"/>
    <w:rsid w:val="00AE5FCC"/>
    <w:rsid w:val="00AE7343"/>
    <w:rsid w:val="00AF0047"/>
    <w:rsid w:val="00AF355C"/>
    <w:rsid w:val="00AF4B1E"/>
    <w:rsid w:val="00AF4CB9"/>
    <w:rsid w:val="00AF6EAF"/>
    <w:rsid w:val="00AF7BF4"/>
    <w:rsid w:val="00B000BD"/>
    <w:rsid w:val="00B0038B"/>
    <w:rsid w:val="00B00A13"/>
    <w:rsid w:val="00B00D69"/>
    <w:rsid w:val="00B00E04"/>
    <w:rsid w:val="00B01389"/>
    <w:rsid w:val="00B01B08"/>
    <w:rsid w:val="00B02016"/>
    <w:rsid w:val="00B04ED2"/>
    <w:rsid w:val="00B04FF0"/>
    <w:rsid w:val="00B05485"/>
    <w:rsid w:val="00B05ABA"/>
    <w:rsid w:val="00B05B1F"/>
    <w:rsid w:val="00B10E0A"/>
    <w:rsid w:val="00B12349"/>
    <w:rsid w:val="00B1458E"/>
    <w:rsid w:val="00B14C51"/>
    <w:rsid w:val="00B15E2E"/>
    <w:rsid w:val="00B20021"/>
    <w:rsid w:val="00B20FDE"/>
    <w:rsid w:val="00B22D54"/>
    <w:rsid w:val="00B267F4"/>
    <w:rsid w:val="00B27301"/>
    <w:rsid w:val="00B30D65"/>
    <w:rsid w:val="00B35255"/>
    <w:rsid w:val="00B409F7"/>
    <w:rsid w:val="00B41692"/>
    <w:rsid w:val="00B42041"/>
    <w:rsid w:val="00B43F68"/>
    <w:rsid w:val="00B43FBF"/>
    <w:rsid w:val="00B4411E"/>
    <w:rsid w:val="00B44B46"/>
    <w:rsid w:val="00B44F11"/>
    <w:rsid w:val="00B465C8"/>
    <w:rsid w:val="00B476DB"/>
    <w:rsid w:val="00B51018"/>
    <w:rsid w:val="00B51846"/>
    <w:rsid w:val="00B51C3D"/>
    <w:rsid w:val="00B51D63"/>
    <w:rsid w:val="00B53BC8"/>
    <w:rsid w:val="00B55508"/>
    <w:rsid w:val="00B6232E"/>
    <w:rsid w:val="00B62979"/>
    <w:rsid w:val="00B62F3B"/>
    <w:rsid w:val="00B66A6B"/>
    <w:rsid w:val="00B67CC3"/>
    <w:rsid w:val="00B70056"/>
    <w:rsid w:val="00B70C7E"/>
    <w:rsid w:val="00B718BC"/>
    <w:rsid w:val="00B72577"/>
    <w:rsid w:val="00B72CF0"/>
    <w:rsid w:val="00B75506"/>
    <w:rsid w:val="00B75F0F"/>
    <w:rsid w:val="00B77017"/>
    <w:rsid w:val="00B770DF"/>
    <w:rsid w:val="00B80758"/>
    <w:rsid w:val="00B823A7"/>
    <w:rsid w:val="00B830FF"/>
    <w:rsid w:val="00B8436E"/>
    <w:rsid w:val="00B84E40"/>
    <w:rsid w:val="00B9010E"/>
    <w:rsid w:val="00B90FA5"/>
    <w:rsid w:val="00B919F1"/>
    <w:rsid w:val="00B95930"/>
    <w:rsid w:val="00B95BDB"/>
    <w:rsid w:val="00BA2260"/>
    <w:rsid w:val="00BA29F5"/>
    <w:rsid w:val="00BA32AA"/>
    <w:rsid w:val="00BA5B98"/>
    <w:rsid w:val="00BA6A2C"/>
    <w:rsid w:val="00BA6CB3"/>
    <w:rsid w:val="00BB1277"/>
    <w:rsid w:val="00BB236A"/>
    <w:rsid w:val="00BB3D45"/>
    <w:rsid w:val="00BB43AF"/>
    <w:rsid w:val="00BB468D"/>
    <w:rsid w:val="00BB4FBF"/>
    <w:rsid w:val="00BB709F"/>
    <w:rsid w:val="00BC0E8D"/>
    <w:rsid w:val="00BC2A70"/>
    <w:rsid w:val="00BC32FB"/>
    <w:rsid w:val="00BC4F18"/>
    <w:rsid w:val="00BC5079"/>
    <w:rsid w:val="00BD03D3"/>
    <w:rsid w:val="00BD078B"/>
    <w:rsid w:val="00BD6E5D"/>
    <w:rsid w:val="00BD7AF1"/>
    <w:rsid w:val="00BD7DDA"/>
    <w:rsid w:val="00BE2CF1"/>
    <w:rsid w:val="00BE518D"/>
    <w:rsid w:val="00BE6551"/>
    <w:rsid w:val="00BF004B"/>
    <w:rsid w:val="00BF093B"/>
    <w:rsid w:val="00BF2617"/>
    <w:rsid w:val="00BF3F62"/>
    <w:rsid w:val="00BF6440"/>
    <w:rsid w:val="00C00B88"/>
    <w:rsid w:val="00C011A8"/>
    <w:rsid w:val="00C01F39"/>
    <w:rsid w:val="00C038F2"/>
    <w:rsid w:val="00C04331"/>
    <w:rsid w:val="00C04C5F"/>
    <w:rsid w:val="00C05ABD"/>
    <w:rsid w:val="00C06AE8"/>
    <w:rsid w:val="00C06B2A"/>
    <w:rsid w:val="00C117D0"/>
    <w:rsid w:val="00C2191D"/>
    <w:rsid w:val="00C21AD4"/>
    <w:rsid w:val="00C246DF"/>
    <w:rsid w:val="00C24851"/>
    <w:rsid w:val="00C27FF3"/>
    <w:rsid w:val="00C31A3A"/>
    <w:rsid w:val="00C31A58"/>
    <w:rsid w:val="00C3434F"/>
    <w:rsid w:val="00C35E57"/>
    <w:rsid w:val="00C35E80"/>
    <w:rsid w:val="00C40524"/>
    <w:rsid w:val="00C40AA2"/>
    <w:rsid w:val="00C4244F"/>
    <w:rsid w:val="00C4497D"/>
    <w:rsid w:val="00C44EE7"/>
    <w:rsid w:val="00C50295"/>
    <w:rsid w:val="00C52216"/>
    <w:rsid w:val="00C5274A"/>
    <w:rsid w:val="00C53F29"/>
    <w:rsid w:val="00C5416B"/>
    <w:rsid w:val="00C55172"/>
    <w:rsid w:val="00C554E9"/>
    <w:rsid w:val="00C579A4"/>
    <w:rsid w:val="00C62EB3"/>
    <w:rsid w:val="00C632ED"/>
    <w:rsid w:val="00C65735"/>
    <w:rsid w:val="00C66150"/>
    <w:rsid w:val="00C67ECF"/>
    <w:rsid w:val="00C70EF5"/>
    <w:rsid w:val="00C74F35"/>
    <w:rsid w:val="00C756C5"/>
    <w:rsid w:val="00C760D4"/>
    <w:rsid w:val="00C775B5"/>
    <w:rsid w:val="00C82195"/>
    <w:rsid w:val="00C82CAE"/>
    <w:rsid w:val="00C8442E"/>
    <w:rsid w:val="00C91128"/>
    <w:rsid w:val="00C930A8"/>
    <w:rsid w:val="00C975B4"/>
    <w:rsid w:val="00C9791B"/>
    <w:rsid w:val="00CA108B"/>
    <w:rsid w:val="00CA433D"/>
    <w:rsid w:val="00CA5F39"/>
    <w:rsid w:val="00CA6CDB"/>
    <w:rsid w:val="00CA7639"/>
    <w:rsid w:val="00CB1608"/>
    <w:rsid w:val="00CB4232"/>
    <w:rsid w:val="00CB44CF"/>
    <w:rsid w:val="00CB5C4F"/>
    <w:rsid w:val="00CB5E13"/>
    <w:rsid w:val="00CB6D9A"/>
    <w:rsid w:val="00CC081C"/>
    <w:rsid w:val="00CC1125"/>
    <w:rsid w:val="00CC1E04"/>
    <w:rsid w:val="00CC1FC6"/>
    <w:rsid w:val="00CC3524"/>
    <w:rsid w:val="00CC5463"/>
    <w:rsid w:val="00CD27BE"/>
    <w:rsid w:val="00CD2813"/>
    <w:rsid w:val="00CD29E9"/>
    <w:rsid w:val="00CD2BEB"/>
    <w:rsid w:val="00CD4BBC"/>
    <w:rsid w:val="00CD6F0F"/>
    <w:rsid w:val="00CD6F58"/>
    <w:rsid w:val="00CE0BB7"/>
    <w:rsid w:val="00CE178A"/>
    <w:rsid w:val="00CE38C4"/>
    <w:rsid w:val="00CE3E9A"/>
    <w:rsid w:val="00CE5D46"/>
    <w:rsid w:val="00CE708B"/>
    <w:rsid w:val="00CF26B7"/>
    <w:rsid w:val="00CF46EE"/>
    <w:rsid w:val="00CF6B10"/>
    <w:rsid w:val="00CF6E39"/>
    <w:rsid w:val="00CF72DA"/>
    <w:rsid w:val="00D02569"/>
    <w:rsid w:val="00D03137"/>
    <w:rsid w:val="00D04205"/>
    <w:rsid w:val="00D05EF8"/>
    <w:rsid w:val="00D0769A"/>
    <w:rsid w:val="00D07B36"/>
    <w:rsid w:val="00D07CFB"/>
    <w:rsid w:val="00D127B9"/>
    <w:rsid w:val="00D14D90"/>
    <w:rsid w:val="00D15B4E"/>
    <w:rsid w:val="00D177E7"/>
    <w:rsid w:val="00D17DA1"/>
    <w:rsid w:val="00D2079F"/>
    <w:rsid w:val="00D2118D"/>
    <w:rsid w:val="00D30636"/>
    <w:rsid w:val="00D33801"/>
    <w:rsid w:val="00D365E1"/>
    <w:rsid w:val="00D42382"/>
    <w:rsid w:val="00D4404B"/>
    <w:rsid w:val="00D447EF"/>
    <w:rsid w:val="00D45F90"/>
    <w:rsid w:val="00D46C34"/>
    <w:rsid w:val="00D505E2"/>
    <w:rsid w:val="00D52320"/>
    <w:rsid w:val="00D537E6"/>
    <w:rsid w:val="00D548B2"/>
    <w:rsid w:val="00D55076"/>
    <w:rsid w:val="00D558A7"/>
    <w:rsid w:val="00D5787F"/>
    <w:rsid w:val="00D6113F"/>
    <w:rsid w:val="00D612BD"/>
    <w:rsid w:val="00D6498F"/>
    <w:rsid w:val="00D64CD0"/>
    <w:rsid w:val="00D72868"/>
    <w:rsid w:val="00D7463D"/>
    <w:rsid w:val="00D80F5A"/>
    <w:rsid w:val="00D81B17"/>
    <w:rsid w:val="00D83ACB"/>
    <w:rsid w:val="00D83DE8"/>
    <w:rsid w:val="00D841E9"/>
    <w:rsid w:val="00D84943"/>
    <w:rsid w:val="00D8765A"/>
    <w:rsid w:val="00D900C3"/>
    <w:rsid w:val="00D94AE7"/>
    <w:rsid w:val="00D95FFF"/>
    <w:rsid w:val="00D966B3"/>
    <w:rsid w:val="00D970F0"/>
    <w:rsid w:val="00DA3D62"/>
    <w:rsid w:val="00DA4540"/>
    <w:rsid w:val="00DA4837"/>
    <w:rsid w:val="00DA49CB"/>
    <w:rsid w:val="00DA587E"/>
    <w:rsid w:val="00DA60F4"/>
    <w:rsid w:val="00DA72D4"/>
    <w:rsid w:val="00DB01A6"/>
    <w:rsid w:val="00DB0F8B"/>
    <w:rsid w:val="00DB189B"/>
    <w:rsid w:val="00DB3052"/>
    <w:rsid w:val="00DB43E2"/>
    <w:rsid w:val="00DC07EB"/>
    <w:rsid w:val="00DC1A54"/>
    <w:rsid w:val="00DC1B89"/>
    <w:rsid w:val="00DC2D17"/>
    <w:rsid w:val="00DC472A"/>
    <w:rsid w:val="00DC6BE3"/>
    <w:rsid w:val="00DD0BAB"/>
    <w:rsid w:val="00DD28AA"/>
    <w:rsid w:val="00DD2E21"/>
    <w:rsid w:val="00DD3ACB"/>
    <w:rsid w:val="00DD5DAB"/>
    <w:rsid w:val="00DD716D"/>
    <w:rsid w:val="00DE0A7E"/>
    <w:rsid w:val="00DE16D1"/>
    <w:rsid w:val="00DE23BF"/>
    <w:rsid w:val="00DE27A4"/>
    <w:rsid w:val="00DE38FF"/>
    <w:rsid w:val="00DE3981"/>
    <w:rsid w:val="00DE40DD"/>
    <w:rsid w:val="00DE7755"/>
    <w:rsid w:val="00DE7E73"/>
    <w:rsid w:val="00DF059A"/>
    <w:rsid w:val="00DF2ED8"/>
    <w:rsid w:val="00DF378B"/>
    <w:rsid w:val="00DF3D56"/>
    <w:rsid w:val="00DF5F01"/>
    <w:rsid w:val="00DF6280"/>
    <w:rsid w:val="00DF64E9"/>
    <w:rsid w:val="00DF6D19"/>
    <w:rsid w:val="00DF6ED2"/>
    <w:rsid w:val="00DF70F5"/>
    <w:rsid w:val="00DF7A6C"/>
    <w:rsid w:val="00E002BE"/>
    <w:rsid w:val="00E009CA"/>
    <w:rsid w:val="00E00CBE"/>
    <w:rsid w:val="00E04B21"/>
    <w:rsid w:val="00E05413"/>
    <w:rsid w:val="00E05B53"/>
    <w:rsid w:val="00E104A4"/>
    <w:rsid w:val="00E10971"/>
    <w:rsid w:val="00E11622"/>
    <w:rsid w:val="00E11E44"/>
    <w:rsid w:val="00E12999"/>
    <w:rsid w:val="00E14714"/>
    <w:rsid w:val="00E2252C"/>
    <w:rsid w:val="00E2333B"/>
    <w:rsid w:val="00E253EF"/>
    <w:rsid w:val="00E26A20"/>
    <w:rsid w:val="00E270C0"/>
    <w:rsid w:val="00E27E63"/>
    <w:rsid w:val="00E27F9D"/>
    <w:rsid w:val="00E30AFB"/>
    <w:rsid w:val="00E3156B"/>
    <w:rsid w:val="00E33B79"/>
    <w:rsid w:val="00E36D82"/>
    <w:rsid w:val="00E445FB"/>
    <w:rsid w:val="00E45249"/>
    <w:rsid w:val="00E460B9"/>
    <w:rsid w:val="00E473A5"/>
    <w:rsid w:val="00E47BD3"/>
    <w:rsid w:val="00E506B3"/>
    <w:rsid w:val="00E51601"/>
    <w:rsid w:val="00E51807"/>
    <w:rsid w:val="00E51965"/>
    <w:rsid w:val="00E52471"/>
    <w:rsid w:val="00E52F0C"/>
    <w:rsid w:val="00E547AA"/>
    <w:rsid w:val="00E56ECB"/>
    <w:rsid w:val="00E57D3E"/>
    <w:rsid w:val="00E57E7B"/>
    <w:rsid w:val="00E615B1"/>
    <w:rsid w:val="00E628CC"/>
    <w:rsid w:val="00E62C6D"/>
    <w:rsid w:val="00E637C8"/>
    <w:rsid w:val="00E67121"/>
    <w:rsid w:val="00E7140F"/>
    <w:rsid w:val="00E7198D"/>
    <w:rsid w:val="00E735AF"/>
    <w:rsid w:val="00E74CA6"/>
    <w:rsid w:val="00E75E3D"/>
    <w:rsid w:val="00E80A95"/>
    <w:rsid w:val="00E82FAA"/>
    <w:rsid w:val="00E8319E"/>
    <w:rsid w:val="00E83A2A"/>
    <w:rsid w:val="00E84491"/>
    <w:rsid w:val="00E848C8"/>
    <w:rsid w:val="00E84F19"/>
    <w:rsid w:val="00E860E2"/>
    <w:rsid w:val="00E87A88"/>
    <w:rsid w:val="00E9731C"/>
    <w:rsid w:val="00E97927"/>
    <w:rsid w:val="00EA4E4C"/>
    <w:rsid w:val="00EB04B7"/>
    <w:rsid w:val="00EB071E"/>
    <w:rsid w:val="00EB4BEF"/>
    <w:rsid w:val="00EB6767"/>
    <w:rsid w:val="00EB687F"/>
    <w:rsid w:val="00EB6B64"/>
    <w:rsid w:val="00EB76FA"/>
    <w:rsid w:val="00EB7992"/>
    <w:rsid w:val="00EC0104"/>
    <w:rsid w:val="00EC0184"/>
    <w:rsid w:val="00EC2D7A"/>
    <w:rsid w:val="00EC633A"/>
    <w:rsid w:val="00EC7F18"/>
    <w:rsid w:val="00ED0E7B"/>
    <w:rsid w:val="00ED1B9D"/>
    <w:rsid w:val="00ED2C74"/>
    <w:rsid w:val="00ED474C"/>
    <w:rsid w:val="00ED7E6A"/>
    <w:rsid w:val="00EE056F"/>
    <w:rsid w:val="00EE4B29"/>
    <w:rsid w:val="00EE4DD3"/>
    <w:rsid w:val="00EF1BDD"/>
    <w:rsid w:val="00EF3581"/>
    <w:rsid w:val="00EF43F5"/>
    <w:rsid w:val="00EF53F8"/>
    <w:rsid w:val="00EF63BF"/>
    <w:rsid w:val="00EF68CC"/>
    <w:rsid w:val="00EF74D7"/>
    <w:rsid w:val="00EF7FD2"/>
    <w:rsid w:val="00F004F6"/>
    <w:rsid w:val="00F0055E"/>
    <w:rsid w:val="00F017AF"/>
    <w:rsid w:val="00F01B02"/>
    <w:rsid w:val="00F041C4"/>
    <w:rsid w:val="00F044D7"/>
    <w:rsid w:val="00F07007"/>
    <w:rsid w:val="00F14812"/>
    <w:rsid w:val="00F1598C"/>
    <w:rsid w:val="00F15BCB"/>
    <w:rsid w:val="00F15F26"/>
    <w:rsid w:val="00F204F9"/>
    <w:rsid w:val="00F20BC6"/>
    <w:rsid w:val="00F21012"/>
    <w:rsid w:val="00F21403"/>
    <w:rsid w:val="00F21A1A"/>
    <w:rsid w:val="00F2213C"/>
    <w:rsid w:val="00F23CD0"/>
    <w:rsid w:val="00F255FC"/>
    <w:rsid w:val="00F25862"/>
    <w:rsid w:val="00F259B0"/>
    <w:rsid w:val="00F26A20"/>
    <w:rsid w:val="00F276C9"/>
    <w:rsid w:val="00F302F7"/>
    <w:rsid w:val="00F31359"/>
    <w:rsid w:val="00F32A36"/>
    <w:rsid w:val="00F330C6"/>
    <w:rsid w:val="00F33D0B"/>
    <w:rsid w:val="00F35A4D"/>
    <w:rsid w:val="00F371B4"/>
    <w:rsid w:val="00F40690"/>
    <w:rsid w:val="00F43B8F"/>
    <w:rsid w:val="00F44106"/>
    <w:rsid w:val="00F46FD2"/>
    <w:rsid w:val="00F50E52"/>
    <w:rsid w:val="00F51785"/>
    <w:rsid w:val="00F51BB0"/>
    <w:rsid w:val="00F5293C"/>
    <w:rsid w:val="00F530D7"/>
    <w:rsid w:val="00F53C8B"/>
    <w:rsid w:val="00F541E6"/>
    <w:rsid w:val="00F54326"/>
    <w:rsid w:val="00F61620"/>
    <w:rsid w:val="00F62F49"/>
    <w:rsid w:val="00F640BF"/>
    <w:rsid w:val="00F64701"/>
    <w:rsid w:val="00F66A62"/>
    <w:rsid w:val="00F67345"/>
    <w:rsid w:val="00F67C55"/>
    <w:rsid w:val="00F70754"/>
    <w:rsid w:val="00F7179B"/>
    <w:rsid w:val="00F727D3"/>
    <w:rsid w:val="00F73F34"/>
    <w:rsid w:val="00F77926"/>
    <w:rsid w:val="00F80707"/>
    <w:rsid w:val="00F82124"/>
    <w:rsid w:val="00F83A19"/>
    <w:rsid w:val="00F83C5B"/>
    <w:rsid w:val="00F84431"/>
    <w:rsid w:val="00F8578A"/>
    <w:rsid w:val="00F85AEA"/>
    <w:rsid w:val="00F879A1"/>
    <w:rsid w:val="00F91693"/>
    <w:rsid w:val="00F92FC4"/>
    <w:rsid w:val="00F95177"/>
    <w:rsid w:val="00F9625E"/>
    <w:rsid w:val="00F96A4A"/>
    <w:rsid w:val="00F976D8"/>
    <w:rsid w:val="00F9793C"/>
    <w:rsid w:val="00FA0C14"/>
    <w:rsid w:val="00FA137A"/>
    <w:rsid w:val="00FA1F12"/>
    <w:rsid w:val="00FA35BB"/>
    <w:rsid w:val="00FA5504"/>
    <w:rsid w:val="00FA6D70"/>
    <w:rsid w:val="00FB0019"/>
    <w:rsid w:val="00FB14F5"/>
    <w:rsid w:val="00FB4B02"/>
    <w:rsid w:val="00FB5DF0"/>
    <w:rsid w:val="00FB611C"/>
    <w:rsid w:val="00FB75E1"/>
    <w:rsid w:val="00FC2831"/>
    <w:rsid w:val="00FC2D40"/>
    <w:rsid w:val="00FC3600"/>
    <w:rsid w:val="00FC4A9F"/>
    <w:rsid w:val="00FC565B"/>
    <w:rsid w:val="00FC68E8"/>
    <w:rsid w:val="00FD43DE"/>
    <w:rsid w:val="00FE006E"/>
    <w:rsid w:val="00FE1750"/>
    <w:rsid w:val="00FE197E"/>
    <w:rsid w:val="00FE529B"/>
    <w:rsid w:val="00FE5FE5"/>
    <w:rsid w:val="00FE67A1"/>
    <w:rsid w:val="00FF015E"/>
    <w:rsid w:val="00FF03CA"/>
    <w:rsid w:val="00FF08C1"/>
    <w:rsid w:val="00FF0DF1"/>
    <w:rsid w:val="00FF2665"/>
    <w:rsid w:val="00FF26AA"/>
    <w:rsid w:val="00FF4760"/>
    <w:rsid w:val="00FF6190"/>
    <w:rsid w:val="00FF6342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  <w14:docId w14:val="289DC95F"/>
  <w15:chartTrackingRefBased/>
  <w15:docId w15:val="{5037E6C2-0C3E-41F7-BAFE-182492BC8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DC1B89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  <w:lang w:val="en-US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5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4F67B6"/>
    <w:pPr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503CEF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03CEF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customStyle="1" w:styleId="Ttulo2Char">
    <w:name w:val="Título 2 Char"/>
    <w:aliases w:val="TF-TÍTULO 2 Char"/>
    <w:link w:val="Ttulo2"/>
    <w:rsid w:val="00DC1B89"/>
    <w:rPr>
      <w:caps/>
      <w:color w:val="000000"/>
      <w:lang w:val="en-US"/>
    </w:rPr>
  </w:style>
  <w:style w:type="paragraph" w:styleId="Legenda">
    <w:name w:val="caption"/>
    <w:basedOn w:val="Normal"/>
    <w:next w:val="Normal"/>
    <w:uiPriority w:val="35"/>
    <w:qFormat/>
    <w:rsid w:val="00F330C6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E11E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658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8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3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16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2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4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7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86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9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83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1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emf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850EE66714FE548902F11E028508C9E" ma:contentTypeVersion="9" ma:contentTypeDescription="Crie um novo documento." ma:contentTypeScope="" ma:versionID="12d2b5e46003464290e4c415013e1650">
  <xsd:schema xmlns:xsd="http://www.w3.org/2001/XMLSchema" xmlns:xs="http://www.w3.org/2001/XMLSchema" xmlns:p="http://schemas.microsoft.com/office/2006/metadata/properties" xmlns:ns3="1b50c515-fb3d-416d-b9cc-72561122ce28" xmlns:ns4="4f2164db-c299-4b13-ad92-9f1eaca46ccb" targetNamespace="http://schemas.microsoft.com/office/2006/metadata/properties" ma:root="true" ma:fieldsID="52eef6ea20c9bcc968e396830da31295" ns3:_="" ns4:_="">
    <xsd:import namespace="1b50c515-fb3d-416d-b9cc-72561122ce28"/>
    <xsd:import namespace="4f2164db-c299-4b13-ad92-9f1eaca46c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50c515-fb3d-416d-b9cc-72561122ce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164db-c299-4b13-ad92-9f1eaca46cc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E90D796-50CC-4FAC-BF81-071C72E28D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5589C7-FABD-4C07-B1EE-C8C7CB0051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50c515-fb3d-416d-b9cc-72561122ce28"/>
    <ds:schemaRef ds:uri="4f2164db-c299-4b13-ad92-9f1eaca46c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1b50c515-fb3d-416d-b9cc-72561122ce28"/>
    <ds:schemaRef ds:uri="http://purl.org/dc/elements/1.1/"/>
    <ds:schemaRef ds:uri="http://schemas.microsoft.com/office/2006/metadata/properties"/>
    <ds:schemaRef ds:uri="4f2164db-c299-4b13-ad92-9f1eaca46ccb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</TotalTime>
  <Pages>8</Pages>
  <Words>3373</Words>
  <Characters>18815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37</cp:revision>
  <cp:lastPrinted>2020-10-21T16:43:00Z</cp:lastPrinted>
  <dcterms:created xsi:type="dcterms:W3CDTF">2020-10-13T01:01:00Z</dcterms:created>
  <dcterms:modified xsi:type="dcterms:W3CDTF">2020-10-21T16:43:00Z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0x0101000850EE66714FE548902F11E028508C9E</vt:lpwstr>
  </property>
</Properties>
</file>