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9CB63B" w14:textId="41DC3F5F" w:rsidR="002B0EDC" w:rsidRPr="00B00E04" w:rsidRDefault="003954DF" w:rsidP="001E682E">
      <w:pPr>
        <w:pStyle w:val="TF-TTULO"/>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t xml:space="preserve">MAPEAMENTO DE INCIDÊNCIA DE </w:t>
      </w:r>
      <w:r w:rsidR="00740CF7">
        <w:t>DOENÇAS CONTAGIOSAS E SURTOS EPIDÊMICOS</w:t>
      </w:r>
    </w:p>
    <w:p w14:paraId="6607C7C7" w14:textId="770F3433" w:rsidR="001E682E" w:rsidRDefault="003954DF" w:rsidP="001E682E">
      <w:pPr>
        <w:pStyle w:val="TF-AUTOR0"/>
      </w:pPr>
      <w:r>
        <w:t>Gabriel Boeing</w:t>
      </w:r>
    </w:p>
    <w:p w14:paraId="3D1DF666" w14:textId="418268D8" w:rsidR="003954DF" w:rsidRDefault="003954DF" w:rsidP="001E682E">
      <w:pPr>
        <w:pStyle w:val="TF-AUTOR0"/>
      </w:pPr>
      <w:r w:rsidRPr="003954DF">
        <w:t xml:space="preserve">Prof.ª. Luciana Pereira de Araújo </w:t>
      </w:r>
      <w:proofErr w:type="spellStart"/>
      <w:r w:rsidRPr="003954DF">
        <w:t>Kohler</w:t>
      </w:r>
      <w:proofErr w:type="spellEnd"/>
      <w:r w:rsidRPr="003954DF">
        <w:t xml:space="preserve"> – Orientadora</w:t>
      </w:r>
    </w:p>
    <w:p w14:paraId="42FCEC61" w14:textId="77777777" w:rsidR="003954DF" w:rsidRDefault="003954DF" w:rsidP="001E682E">
      <w:pPr>
        <w:pStyle w:val="TF-AUTOR0"/>
      </w:pPr>
    </w:p>
    <w:p w14:paraId="4325A3B1" w14:textId="77777777" w:rsidR="00F255FC" w:rsidRPr="007D10F2" w:rsidRDefault="00F255FC" w:rsidP="00FC4A9F">
      <w:pPr>
        <w:pStyle w:val="Ttulo1"/>
      </w:pPr>
      <w:r w:rsidRPr="007D10F2">
        <w:t xml:space="preserve">Introdução </w:t>
      </w:r>
      <w:bookmarkEnd w:id="0"/>
      <w:bookmarkEnd w:id="1"/>
      <w:bookmarkEnd w:id="2"/>
      <w:bookmarkEnd w:id="3"/>
      <w:bookmarkEnd w:id="4"/>
      <w:bookmarkEnd w:id="5"/>
      <w:bookmarkEnd w:id="6"/>
      <w:bookmarkEnd w:id="7"/>
      <w:bookmarkEnd w:id="8"/>
    </w:p>
    <w:p w14:paraId="4C78C065" w14:textId="70735527" w:rsidR="00D83090" w:rsidRDefault="00C1607A" w:rsidP="009D59E8">
      <w:pPr>
        <w:pStyle w:val="TF-TEXTO"/>
      </w:pPr>
      <w:r>
        <w:t>As bactérias e os parasitas acompanham a história do homem há mais de dois milhões de anos</w:t>
      </w:r>
      <w:r w:rsidR="00042DFA">
        <w:t xml:space="preserve"> </w:t>
      </w:r>
      <w:r w:rsidR="00042DFA" w:rsidRPr="00042DFA">
        <w:t>(DONALISIO, 1995)</w:t>
      </w:r>
      <w:r>
        <w:t xml:space="preserve">. Durante a história da raça humana </w:t>
      </w:r>
      <w:r w:rsidR="00B71048">
        <w:t>diversas doenças</w:t>
      </w:r>
      <w:r>
        <w:t xml:space="preserve"> </w:t>
      </w:r>
      <w:r w:rsidR="00B71048">
        <w:t>causaram danos</w:t>
      </w:r>
      <w:r>
        <w:t xml:space="preserve"> que marcaram </w:t>
      </w:r>
      <w:r w:rsidR="009B6F12">
        <w:t xml:space="preserve">a </w:t>
      </w:r>
      <w:r>
        <w:t>trajetória e que podem ser encontradas em diversos registros históricos</w:t>
      </w:r>
      <w:r w:rsidR="00B71048">
        <w:t>, excepcionalmente aquelas consideradas transmissíveis</w:t>
      </w:r>
      <w:r w:rsidR="009D59E8">
        <w:t xml:space="preserve"> </w:t>
      </w:r>
      <w:r w:rsidR="009D59E8" w:rsidRPr="00042DFA">
        <w:t>(DONALISIO, 1995</w:t>
      </w:r>
      <w:r w:rsidR="007D1EF6">
        <w:t xml:space="preserve"> apud </w:t>
      </w:r>
      <w:r w:rsidR="00C64575" w:rsidRPr="00C64575">
        <w:t>SOMOLINOS-DARDOIS, 1988</w:t>
      </w:r>
      <w:r w:rsidR="007D1EF6">
        <w:t>; BERLINGUER, 1991; BLACK, 1975</w:t>
      </w:r>
      <w:r w:rsidR="009D59E8" w:rsidRPr="00042DFA">
        <w:t>)</w:t>
      </w:r>
      <w:r w:rsidR="00B71048">
        <w:t>.</w:t>
      </w:r>
      <w:r w:rsidR="00A02511">
        <w:t xml:space="preserve"> </w:t>
      </w:r>
      <w:r w:rsidR="000709CB">
        <w:t xml:space="preserve">Atualmente estas doenças seguem sendo um problema </w:t>
      </w:r>
      <w:r w:rsidR="00B62674">
        <w:t xml:space="preserve">constante </w:t>
      </w:r>
      <w:r w:rsidR="000709CB">
        <w:t xml:space="preserve">no mundo todo, como no caso do </w:t>
      </w:r>
      <w:r w:rsidR="00B422A1">
        <w:t xml:space="preserve">Corona Vírus </w:t>
      </w:r>
      <w:del w:id="9" w:author="Andreza Sartori" w:date="2020-12-12T16:41:00Z">
        <w:r w:rsidR="00B422A1" w:rsidDel="00922182">
          <w:delText>D</w:delText>
        </w:r>
        <w:r w:rsidR="004C0096" w:rsidDel="00922182">
          <w:delText xml:space="preserve">isease 2019 </w:delText>
        </w:r>
      </w:del>
      <w:r w:rsidR="004C0096">
        <w:t>(COVID</w:t>
      </w:r>
      <w:r w:rsidR="000709CB">
        <w:t>-19</w:t>
      </w:r>
      <w:r w:rsidR="004C0096">
        <w:t>)</w:t>
      </w:r>
      <w:r w:rsidR="000709CB">
        <w:t xml:space="preserve"> e ameaçam alterar os padrões da sociedade</w:t>
      </w:r>
      <w:ins w:id="10" w:author="Andreza Sartori" w:date="2020-12-12T16:41:00Z">
        <w:r w:rsidR="00360874">
          <w:t>,</w:t>
        </w:r>
      </w:ins>
      <w:r w:rsidR="000709CB">
        <w:t xml:space="preserve"> pois possuem a capacidade de impactar diretamente no cotidiano das pessoas levando insegurança e alterações de comportamento</w:t>
      </w:r>
      <w:r w:rsidR="007E366A">
        <w:t xml:space="preserve"> </w:t>
      </w:r>
      <w:r w:rsidR="007E366A" w:rsidRPr="007E366A">
        <w:t>(VALENCIO, 2020)</w:t>
      </w:r>
      <w:r w:rsidR="000709CB">
        <w:t xml:space="preserve">. </w:t>
      </w:r>
    </w:p>
    <w:p w14:paraId="2E28C6F4" w14:textId="6153F36F" w:rsidR="00FB675F" w:rsidRDefault="00D83090" w:rsidP="00FB675F">
      <w:pPr>
        <w:pStyle w:val="TF-TEXTO"/>
      </w:pPr>
      <w:r>
        <w:t xml:space="preserve">Se tratando do preparo ao enfrentamento de epidemias, é possível citar o caso do Ebola no continente africano. </w:t>
      </w:r>
      <w:r w:rsidR="00FF683B">
        <w:t>Em</w:t>
      </w:r>
      <w:r w:rsidR="00DE57B4">
        <w:t xml:space="preserve"> </w:t>
      </w:r>
      <w:r w:rsidR="007F50B4">
        <w:t>2015 a</w:t>
      </w:r>
      <w:r w:rsidR="000724C8">
        <w:t xml:space="preserve"> Organização Mundial de Saúde</w:t>
      </w:r>
      <w:r w:rsidR="007F50B4">
        <w:t xml:space="preserve"> </w:t>
      </w:r>
      <w:r w:rsidR="000724C8">
        <w:t>(</w:t>
      </w:r>
      <w:r w:rsidR="007F50B4">
        <w:t>OMS</w:t>
      </w:r>
      <w:r w:rsidR="000724C8">
        <w:t>)</w:t>
      </w:r>
      <w:r w:rsidR="007F50B4">
        <w:t xml:space="preserve"> emitiu um relatório de análise de um ano da epidemia do Ebola na África</w:t>
      </w:r>
      <w:r>
        <w:t xml:space="preserve"> que afetou principalmente países da África Ocidental</w:t>
      </w:r>
      <w:r w:rsidR="007F50B4">
        <w:t xml:space="preserve">. O que </w:t>
      </w:r>
      <w:r w:rsidR="00C6461C">
        <w:t>se constatou</w:t>
      </w:r>
      <w:r w:rsidR="007F50B4">
        <w:t xml:space="preserve"> foi que </w:t>
      </w:r>
      <w:r>
        <w:t xml:space="preserve">essa região </w:t>
      </w:r>
      <w:r w:rsidR="007F50B4">
        <w:t>diferentemente da África Equatorial</w:t>
      </w:r>
      <w:r>
        <w:t>, onde se localiza a República do Congo entre outros países</w:t>
      </w:r>
      <w:r w:rsidR="007F50B4">
        <w:t xml:space="preserve">, não registrava surtos da doença </w:t>
      </w:r>
      <w:r w:rsidR="00C6461C">
        <w:t>havia</w:t>
      </w:r>
      <w:r w:rsidR="007F50B4">
        <w:t xml:space="preserve"> aproximadamente 40 anos. Logo, o </w:t>
      </w:r>
      <w:r w:rsidR="00C6461C">
        <w:t xml:space="preserve">cenário de </w:t>
      </w:r>
      <w:r w:rsidR="007F50B4">
        <w:t xml:space="preserve">preparo e </w:t>
      </w:r>
      <w:r w:rsidR="00C6461C">
        <w:t>de tomada de ação</w:t>
      </w:r>
      <w:r w:rsidR="007F50B4">
        <w:t xml:space="preserve"> para a contenção do surto não </w:t>
      </w:r>
      <w:r w:rsidR="00C6461C">
        <w:t>foi o ideal</w:t>
      </w:r>
      <w:r w:rsidR="007F50B4">
        <w:t xml:space="preserve"> </w:t>
      </w:r>
      <w:r>
        <w:t xml:space="preserve">devido à falta de experiência comparado a países que </w:t>
      </w:r>
      <w:r w:rsidR="00987533">
        <w:t xml:space="preserve">já </w:t>
      </w:r>
      <w:r>
        <w:t xml:space="preserve">haviam superado crises de Ebola </w:t>
      </w:r>
      <w:r w:rsidR="00C6461C" w:rsidRPr="00C6461C">
        <w:t>(LOPES; DUNDA, 2015)</w:t>
      </w:r>
      <w:r w:rsidR="007F50B4">
        <w:t>.</w:t>
      </w:r>
      <w:r w:rsidR="00FB675F">
        <w:t xml:space="preserve"> </w:t>
      </w:r>
      <w:r w:rsidR="00A64FE4">
        <w:t>Nesse contexto, pode-se</w:t>
      </w:r>
      <w:r w:rsidR="00C6461C">
        <w:t xml:space="preserve"> afirmar que o preparo e a rápida identificação podem trazer resultados positivos no tratamento epidemiológico e até mesmo na busca de prevenção de tais eventos.</w:t>
      </w:r>
      <w:r w:rsidR="00160D59">
        <w:t xml:space="preserve"> </w:t>
      </w:r>
    </w:p>
    <w:p w14:paraId="61282F4D" w14:textId="08D4E666" w:rsidR="00330896" w:rsidRDefault="0021353A" w:rsidP="00C668D7">
      <w:pPr>
        <w:pStyle w:val="TF-TEXTO"/>
      </w:pPr>
      <w:r>
        <w:t xml:space="preserve">Além das crises epidêmicas registradas ao longo da história, </w:t>
      </w:r>
      <w:r w:rsidR="00D02B9F">
        <w:t xml:space="preserve">a sociedade vive </w:t>
      </w:r>
      <w:r>
        <w:t xml:space="preserve">hoje sob a pandemia do </w:t>
      </w:r>
      <w:r w:rsidR="006270EA">
        <w:t>COVID</w:t>
      </w:r>
      <w:r>
        <w:t xml:space="preserve">-19 e medidas de combate e enfrentamento à disseminação do vírus são problemas </w:t>
      </w:r>
      <w:r w:rsidR="00B62674">
        <w:t>constantes</w:t>
      </w:r>
      <w:r>
        <w:t xml:space="preserve">. </w:t>
      </w:r>
      <w:r w:rsidR="00BC5963">
        <w:t>Em meio a evolução da pandemia, o mundo registra aumento de casos diariamente</w:t>
      </w:r>
      <w:r w:rsidR="0002079F">
        <w:t xml:space="preserve"> (NETTO; CORRÊA, 2020). </w:t>
      </w:r>
      <w:r w:rsidR="00BC5963">
        <w:t xml:space="preserve"> Como ainda não há um tratamento antiviral específico eficaz para a doença, os países ao redor do mundo têm se concentrado na adoção de medidas para a diminuição da taxa de transmissão entre as pessoas, especialmente </w:t>
      </w:r>
      <w:r w:rsidR="00FB675F">
        <w:t xml:space="preserve">entre os </w:t>
      </w:r>
      <w:r w:rsidR="00BC5963">
        <w:t>profissionais da saúde, idosos e portadores de comorbidade</w:t>
      </w:r>
      <w:r w:rsidR="007539D2">
        <w:t xml:space="preserve"> (NETTO; CORRÊA, 2020).</w:t>
      </w:r>
      <w:r w:rsidR="00BC5963">
        <w:t xml:space="preserve"> Entre as medidas estão incluídas orientações higiênicas à população, exigência do uso de máscaras, </w:t>
      </w:r>
      <w:r w:rsidR="00BC5963">
        <w:lastRenderedPageBreak/>
        <w:t xml:space="preserve">distanciamento social, testagem em massa, identificação e acompanhamento de casos confirmados </w:t>
      </w:r>
      <w:r w:rsidR="007539D2">
        <w:t>ou</w:t>
      </w:r>
      <w:r w:rsidR="00BC5963">
        <w:t xml:space="preserve"> suspeitos</w:t>
      </w:r>
      <w:r w:rsidR="007539D2">
        <w:t xml:space="preserve"> e isolamento social em alguns casos (NETTO; CORRÊA, 2020).</w:t>
      </w:r>
    </w:p>
    <w:p w14:paraId="7C22B00A" w14:textId="12DBAF8F" w:rsidR="007539D2" w:rsidRDefault="00862F83" w:rsidP="007B740E">
      <w:pPr>
        <w:pStyle w:val="TF-TEXTO"/>
        <w:spacing w:before="0"/>
        <w:ind w:firstLine="709"/>
        <w:contextualSpacing w:val="0"/>
      </w:pPr>
      <w:r>
        <w:t>Quando analisado os números de casos confirmados</w:t>
      </w:r>
      <w:r w:rsidR="00D873CF">
        <w:t xml:space="preserve"> de COVID-19</w:t>
      </w:r>
      <w:r>
        <w:t xml:space="preserve"> e coeficiente de mortalidade ao redor do mundo</w:t>
      </w:r>
      <w:r w:rsidR="00320394">
        <w:t>,</w:t>
      </w:r>
      <w:r>
        <w:t xml:space="preserve"> é notável que países como a Nova Zelândia, </w:t>
      </w:r>
      <w:r w:rsidR="00320394">
        <w:t xml:space="preserve">que </w:t>
      </w:r>
      <w:r>
        <w:t xml:space="preserve"> agiu de forma mais precoce e incisiva</w:t>
      </w:r>
      <w:r w:rsidR="0048635F">
        <w:t>,</w:t>
      </w:r>
      <w:r>
        <w:t xml:space="preserve"> acabaram obtendo números mais baixos, </w:t>
      </w:r>
      <w:r w:rsidR="002A2C1C">
        <w:t>diferentemente de países que não tomaram as necessárias medidas de forma uniforme e acabaram por negligenciar as orientações da OMS</w:t>
      </w:r>
      <w:r w:rsidR="004B021E">
        <w:t xml:space="preserve"> (ARAUJO FILHO; MARANHÃO, 2020).</w:t>
      </w:r>
      <w:r w:rsidR="002A2C1C">
        <w:t xml:space="preserve"> </w:t>
      </w:r>
      <w:r w:rsidR="00D73DF6">
        <w:t>Em 26 de novembro de 2020 a Nova Zelândia e Austrália apresentavam um coeficiente próximo de 5 e 36 mortes para cada milhão de habitantes respectivamente</w:t>
      </w:r>
      <w:r w:rsidR="009A7C27">
        <w:t xml:space="preserve"> (WHO, 2020).</w:t>
      </w:r>
      <w:r w:rsidR="00D73DF6">
        <w:t xml:space="preserve"> Já </w:t>
      </w:r>
      <w:r w:rsidR="00C53661">
        <w:t xml:space="preserve">a Suécia, país que negligenciou os cuidados recomendados pela OMS, </w:t>
      </w:r>
      <w:r w:rsidR="00D73DF6">
        <w:t xml:space="preserve">eleva esse número para </w:t>
      </w:r>
      <w:r w:rsidR="00C53661">
        <w:t>649</w:t>
      </w:r>
      <w:r w:rsidR="00B56685">
        <w:t xml:space="preserve"> casos</w:t>
      </w:r>
      <w:r w:rsidR="00D73DF6">
        <w:t xml:space="preserve"> (WHO, 2020). </w:t>
      </w:r>
      <w:r w:rsidR="002A2C1C">
        <w:t>Ressalta-se assim a importância das medidas sanitárias e dos registros epidemiológicos que servem para orientar as estratégias de intervenção e combate à disseminação da doença</w:t>
      </w:r>
      <w:r w:rsidR="00FB675F">
        <w:t xml:space="preserve"> (ARA</w:t>
      </w:r>
      <w:r w:rsidR="004B021E">
        <w:t>UJO FILHO; MARANHÃO, 2020)</w:t>
      </w:r>
      <w:r w:rsidR="002A2C1C">
        <w:t>.</w:t>
      </w:r>
    </w:p>
    <w:p w14:paraId="10AE86CE" w14:textId="7356DEFD" w:rsidR="004F7554" w:rsidRPr="00257863" w:rsidRDefault="004F7554" w:rsidP="00FA266A">
      <w:pPr>
        <w:pStyle w:val="TF-TEXTO"/>
        <w:spacing w:before="0" w:after="240"/>
        <w:ind w:firstLine="709"/>
        <w:contextualSpacing w:val="0"/>
      </w:pPr>
      <w:r>
        <w:t>Diante desse cenário</w:t>
      </w:r>
      <w:r w:rsidR="00FC2110">
        <w:t>,</w:t>
      </w:r>
      <w:r>
        <w:t xml:space="preserve"> a proposta desse trabalho consiste em desenvolver uma aplicação móvel que mapeia e registra ocorrência de diversos tipos de doenças consideradas transmissíveis para que possa auxiliar na gestão de combate e tomada de ação ao se identificar o início de um surto. O aplicativo apresentará uma interface</w:t>
      </w:r>
      <w:r w:rsidR="0021353A">
        <w:t xml:space="preserve"> </w:t>
      </w:r>
      <w:r>
        <w:t>com os pontos aproximados da localização d</w:t>
      </w:r>
      <w:r w:rsidR="00B62674">
        <w:t>as pessoas</w:t>
      </w:r>
      <w:r>
        <w:t xml:space="preserve"> diagnosticad</w:t>
      </w:r>
      <w:r w:rsidR="00B62674">
        <w:t>a</w:t>
      </w:r>
      <w:r>
        <w:t xml:space="preserve">s e alertará quando a incidência da mesma doença em uma região for maior que o normal. O aplicativo </w:t>
      </w:r>
      <w:r w:rsidR="00053948">
        <w:t>armazenará somente o endereço de moradia d</w:t>
      </w:r>
      <w:r w:rsidR="00204459">
        <w:t>a pessoa contaminada</w:t>
      </w:r>
      <w:r w:rsidR="00053948">
        <w:t xml:space="preserve"> para o mapeamento da ocorrência</w:t>
      </w:r>
      <w:r w:rsidR="00B62674">
        <w:t>, desprezando assim demais dados sensíveis del</w:t>
      </w:r>
      <w:r w:rsidR="00713001">
        <w:t>a</w:t>
      </w:r>
      <w:r w:rsidR="00B62674">
        <w:t>.</w:t>
      </w:r>
    </w:p>
    <w:p w14:paraId="286B3BEA" w14:textId="015AFE36" w:rsidR="00F255FC" w:rsidRPr="00257863" w:rsidRDefault="00F255FC" w:rsidP="00351AA9">
      <w:pPr>
        <w:pStyle w:val="Ttulo2"/>
      </w:pPr>
      <w:bookmarkStart w:id="11" w:name="_Toc419598576"/>
      <w:bookmarkStart w:id="12" w:name="_Toc420721317"/>
      <w:bookmarkStart w:id="13" w:name="_Toc420721467"/>
      <w:bookmarkStart w:id="14" w:name="_Toc420721562"/>
      <w:bookmarkStart w:id="15" w:name="_Toc420721768"/>
      <w:bookmarkStart w:id="16" w:name="_Toc420723209"/>
      <w:bookmarkStart w:id="17" w:name="_Toc482682370"/>
      <w:bookmarkStart w:id="18" w:name="_Toc54164904"/>
      <w:bookmarkStart w:id="19" w:name="_Toc54165664"/>
      <w:bookmarkStart w:id="20" w:name="_Toc54169316"/>
      <w:bookmarkStart w:id="21" w:name="_Toc96347426"/>
      <w:bookmarkStart w:id="22" w:name="_Toc96357710"/>
      <w:bookmarkStart w:id="23" w:name="_Toc96491850"/>
      <w:bookmarkStart w:id="24" w:name="_Toc411603090"/>
      <w:r w:rsidRPr="00257863">
        <w:t>O</w:t>
      </w:r>
      <w:r w:rsidRPr="007D10F2">
        <w:t>BJETIVOS</w:t>
      </w:r>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01ECA436" w14:textId="2103E627" w:rsidR="00C35E57" w:rsidRDefault="00C35E57" w:rsidP="004F7554">
      <w:pPr>
        <w:pStyle w:val="TF-TEXTO"/>
      </w:pPr>
      <w:r>
        <w:t xml:space="preserve"> </w:t>
      </w:r>
      <w:r w:rsidR="004F7554">
        <w:t xml:space="preserve">O objetivo deste projeto </w:t>
      </w:r>
      <w:r w:rsidR="00257863">
        <w:t>é disponibilizar</w:t>
      </w:r>
      <w:r w:rsidR="004F7554">
        <w:t xml:space="preserve"> uma aplicação móvel para auxiliar na gestão de combate à surtos epidemiológicos</w:t>
      </w:r>
      <w:r w:rsidR="007D1EF6">
        <w:t xml:space="preserve"> com a análise e mapeamento das notificações registradas.</w:t>
      </w:r>
    </w:p>
    <w:p w14:paraId="18C9AE1D" w14:textId="77777777" w:rsidR="00C35E57" w:rsidRDefault="00C35E57" w:rsidP="00C35E57">
      <w:pPr>
        <w:pStyle w:val="TF-TEXTO"/>
      </w:pPr>
      <w:r>
        <w:t>Os objetivos específicos são:</w:t>
      </w:r>
    </w:p>
    <w:p w14:paraId="0C295F63" w14:textId="39F5BDE7" w:rsidR="00C35E57" w:rsidRDefault="00160D59" w:rsidP="00C35E57">
      <w:pPr>
        <w:pStyle w:val="TF-ALNEA"/>
      </w:pPr>
      <w:r>
        <w:t>d</w:t>
      </w:r>
      <w:r w:rsidR="00083345">
        <w:t>isponibilizar uma interface com mapeamento das ocorrências de doenças contagiosas</w:t>
      </w:r>
      <w:r w:rsidR="00C35E57">
        <w:t>;</w:t>
      </w:r>
    </w:p>
    <w:p w14:paraId="2A3D0C11" w14:textId="5A27EB2A" w:rsidR="00C35E57" w:rsidRPr="00C668D7" w:rsidRDefault="002D5F8E" w:rsidP="00C35E57">
      <w:pPr>
        <w:pStyle w:val="TF-ALNEA"/>
      </w:pPr>
      <w:r w:rsidRPr="00C668D7">
        <w:t>disponibilizar a informação das áreas com alta incidência de doença contagiosa indicando a doença</w:t>
      </w:r>
      <w:r w:rsidR="00C35E57" w:rsidRPr="00C668D7">
        <w:t>;</w:t>
      </w:r>
    </w:p>
    <w:p w14:paraId="0304BD60" w14:textId="0B78F019" w:rsidR="00C35E57" w:rsidRPr="00C668D7" w:rsidRDefault="00BE4BAD" w:rsidP="00C35E57">
      <w:pPr>
        <w:pStyle w:val="TF-ALNEA"/>
      </w:pPr>
      <w:r w:rsidRPr="00C668D7">
        <w:t xml:space="preserve">disponibilizar informações sobre </w:t>
      </w:r>
      <w:r w:rsidR="00083345" w:rsidRPr="00C668D7">
        <w:t>cuidados quando a área estiver sob alta incidência de uma doença contagiosa</w:t>
      </w:r>
      <w:r w:rsidR="003279C8" w:rsidRPr="00C668D7">
        <w:t>.</w:t>
      </w:r>
    </w:p>
    <w:p w14:paraId="57BC30CB" w14:textId="77777777" w:rsidR="00A44581" w:rsidRDefault="00A44581" w:rsidP="00FC4A9F">
      <w:pPr>
        <w:pStyle w:val="Ttulo1"/>
      </w:pPr>
      <w:bookmarkStart w:id="25" w:name="_Toc419598587"/>
      <w:r>
        <w:lastRenderedPageBreak/>
        <w:t xml:space="preserve">trabalhos </w:t>
      </w:r>
      <w:r w:rsidRPr="00FC4A9F">
        <w:t>correlatos</w:t>
      </w:r>
    </w:p>
    <w:p w14:paraId="06C891D0" w14:textId="4D32EB7F" w:rsidR="00702E88" w:rsidRPr="004E1041" w:rsidRDefault="00E162E7" w:rsidP="00FA5504">
      <w:pPr>
        <w:pStyle w:val="TF-TEXTO"/>
      </w:pPr>
      <w:r w:rsidRPr="00E162E7">
        <w:t xml:space="preserve">Nesta seção serão apresentados os trabalhos correlatos que apresentam características semelhantes ao projeto proposto. Na subseção 2.1 é apresentada a ferramenta de mapeamento das regiões de maior risco de contaminação por </w:t>
      </w:r>
      <w:r>
        <w:t>COVID</w:t>
      </w:r>
      <w:r w:rsidRPr="00E162E7">
        <w:t>-19, desenvolvida por um grupo de colaboradores da Rede D’</w:t>
      </w:r>
      <w:proofErr w:type="spellStart"/>
      <w:r w:rsidRPr="00E162E7">
        <w:t>Or</w:t>
      </w:r>
      <w:proofErr w:type="spellEnd"/>
      <w:r w:rsidRPr="00E162E7">
        <w:t xml:space="preserve"> São Luiz S/A (2020). Na subseção 2.2 é apresentada uma aplicação colaborativa para registro de casos de doença da Dengue, Chikungunya, Zika e de focos do mosquito Aedes Aegypti disponibilizado por Miguel </w:t>
      </w:r>
      <w:commentRangeStart w:id="26"/>
      <w:r w:rsidRPr="00E162E7">
        <w:t xml:space="preserve">et al. </w:t>
      </w:r>
      <w:commentRangeEnd w:id="26"/>
      <w:r w:rsidR="003D6BA1">
        <w:rPr>
          <w:rStyle w:val="Refdecomentrio"/>
        </w:rPr>
        <w:commentReference w:id="26"/>
      </w:r>
      <w:r w:rsidRPr="00E162E7">
        <w:t>(2020). Na subseção 2.3 é apresentada uma aplicação que serve para notificar casos de Zika e orientar a comunidade a respeito da doença desenvolvido por Santana (2018).</w:t>
      </w:r>
    </w:p>
    <w:p w14:paraId="7C49B8C8" w14:textId="26CC3C02" w:rsidR="00A44581" w:rsidRDefault="002404BE" w:rsidP="007B740E">
      <w:pPr>
        <w:pStyle w:val="Ttulo2"/>
      </w:pPr>
      <w:r>
        <w:t>DADOS DO BEM: INTELIGÊNCIA CONTRA O COVID-19</w:t>
      </w:r>
    </w:p>
    <w:p w14:paraId="15A4A9C2" w14:textId="6B7500CA" w:rsidR="002404BE" w:rsidRDefault="002404BE" w:rsidP="002404BE">
      <w:pPr>
        <w:pStyle w:val="TF-TEXTO"/>
      </w:pPr>
      <w:r>
        <w:t>Um grupo de pesquisadores, médicos e cientistas do Instituo D’</w:t>
      </w:r>
      <w:proofErr w:type="spellStart"/>
      <w:r>
        <w:t>Or</w:t>
      </w:r>
      <w:proofErr w:type="spellEnd"/>
      <w:r>
        <w:t xml:space="preserve"> de Pesquisa de Ensino com o apoio da Secretaria Estadual de Saúde do Rio de Janeiro desenvolveram um aplicativo que identifica os locais de maior probabilidade de transmissão do </w:t>
      </w:r>
      <w:r w:rsidR="00A53A8D">
        <w:t>COVID</w:t>
      </w:r>
      <w:r>
        <w:t>-19</w:t>
      </w:r>
      <w:r w:rsidR="004470D1">
        <w:t xml:space="preserve"> (FAPERJ, 2020)</w:t>
      </w:r>
      <w:r>
        <w:t xml:space="preserve">. O aplicativo chamado Dados do Bem está disponível para as plataformas Android e </w:t>
      </w:r>
      <w:r w:rsidR="004470D1">
        <w:t>i</w:t>
      </w:r>
      <w:r>
        <w:t xml:space="preserve">OS. Uma das propostas principais é coletar os sintomas do usuário a fim de indicar as localidades com maior apontamento de pessoas doentes e com os sintomas compatíveis do </w:t>
      </w:r>
      <w:r w:rsidR="00A53A8D">
        <w:t>COVID</w:t>
      </w:r>
      <w:r>
        <w:t>-19 (FAPERJ, 2020).</w:t>
      </w:r>
    </w:p>
    <w:p w14:paraId="69112C73" w14:textId="4CF3C893" w:rsidR="002404BE" w:rsidRDefault="002404BE" w:rsidP="002404BE">
      <w:pPr>
        <w:pStyle w:val="TF-TEXTO"/>
      </w:pPr>
      <w:r>
        <w:t>Ao iniciar o aplicativo, o usuário encontra algumas opções centralizadas na página inicial. A primeira delas se refere à autoavaliação (</w:t>
      </w:r>
      <w:r w:rsidR="00987A29">
        <w:fldChar w:fldCharType="begin"/>
      </w:r>
      <w:r w:rsidR="00987A29">
        <w:instrText xml:space="preserve"> REF _Ref56954140 \h </w:instrText>
      </w:r>
      <w:r w:rsidR="00987A29">
        <w:fldChar w:fldCharType="separate"/>
      </w:r>
      <w:r w:rsidR="002D5522">
        <w:t xml:space="preserve">Figura </w:t>
      </w:r>
      <w:r w:rsidR="002D5522">
        <w:rPr>
          <w:noProof/>
        </w:rPr>
        <w:t>1</w:t>
      </w:r>
      <w:r w:rsidR="00987A29">
        <w:fldChar w:fldCharType="end"/>
      </w:r>
      <w:r w:rsidR="00987A29">
        <w:t xml:space="preserve"> </w:t>
      </w:r>
      <w:r>
        <w:t xml:space="preserve">(a)), </w:t>
      </w:r>
      <w:r w:rsidR="00CB6553">
        <w:t>em que</w:t>
      </w:r>
      <w:r>
        <w:t xml:space="preserve"> o usuário responde um questionário que coleta dados referente à sintomas do </w:t>
      </w:r>
      <w:r w:rsidR="00F813CD">
        <w:t>Covid</w:t>
      </w:r>
      <w:r>
        <w:t>-19. Ao clicar em autoavaliação, uma tela com informações opcionais questiona se o usuário recebeu algum código por SMS ou de empresa/organização (</w:t>
      </w:r>
      <w:r w:rsidR="00987A29">
        <w:fldChar w:fldCharType="begin"/>
      </w:r>
      <w:r w:rsidR="00987A29">
        <w:instrText xml:space="preserve"> REF _Ref56954140 \h </w:instrText>
      </w:r>
      <w:r w:rsidR="00987A29">
        <w:fldChar w:fldCharType="separate"/>
      </w:r>
      <w:r w:rsidR="002D5522">
        <w:t xml:space="preserve">Figura </w:t>
      </w:r>
      <w:r w:rsidR="002D5522">
        <w:rPr>
          <w:noProof/>
        </w:rPr>
        <w:t>1</w:t>
      </w:r>
      <w:r w:rsidR="00987A29">
        <w:fldChar w:fldCharType="end"/>
      </w:r>
      <w:r w:rsidR="00987A29">
        <w:t xml:space="preserve"> </w:t>
      </w:r>
      <w:r>
        <w:t>(b)). Esse código pode ser encaminhado caso algum conhecido tenha confirmado o diagnóstico positivo da doença e indicado o número telefônico do usuário por ser alguém que tenha mantido contato próximo. Já na próxima etapa (</w:t>
      </w:r>
      <w:r w:rsidR="00987A29">
        <w:fldChar w:fldCharType="begin"/>
      </w:r>
      <w:r w:rsidR="00987A29">
        <w:instrText xml:space="preserve"> REF _Ref56954140 \h </w:instrText>
      </w:r>
      <w:r w:rsidR="00987A29">
        <w:fldChar w:fldCharType="separate"/>
      </w:r>
      <w:r w:rsidR="002D5522">
        <w:t xml:space="preserve">Figura </w:t>
      </w:r>
      <w:r w:rsidR="002D5522">
        <w:rPr>
          <w:noProof/>
        </w:rPr>
        <w:t>1</w:t>
      </w:r>
      <w:r w:rsidR="00987A29">
        <w:fldChar w:fldCharType="end"/>
      </w:r>
      <w:r w:rsidR="00987A29">
        <w:t xml:space="preserve"> </w:t>
      </w:r>
      <w:r>
        <w:t xml:space="preserve">(c)) é solicitado para indicar quais os sintomas que o usuário apresenta no momento. A lista de sintomas é baseada no padrão dos mais comuns compatíveis com a </w:t>
      </w:r>
      <w:r w:rsidR="00F813CD">
        <w:t>Covid</w:t>
      </w:r>
      <w:r>
        <w:t>-19. Ao final da avaliação uma tela resumindo as respostas do questionário é apresentada solicitando a confirmação do usuário (</w:t>
      </w:r>
      <w:r w:rsidR="00987A29">
        <w:fldChar w:fldCharType="begin"/>
      </w:r>
      <w:r w:rsidR="00987A29">
        <w:instrText xml:space="preserve"> REF _Ref56954140 \h </w:instrText>
      </w:r>
      <w:r w:rsidR="00987A29">
        <w:fldChar w:fldCharType="separate"/>
      </w:r>
      <w:r w:rsidR="002D5522">
        <w:t xml:space="preserve">Figura </w:t>
      </w:r>
      <w:r w:rsidR="002D5522">
        <w:rPr>
          <w:noProof/>
        </w:rPr>
        <w:t>1</w:t>
      </w:r>
      <w:r w:rsidR="00987A29">
        <w:fldChar w:fldCharType="end"/>
      </w:r>
      <w:r w:rsidR="00987A29">
        <w:t xml:space="preserve"> </w:t>
      </w:r>
      <w:r>
        <w:t>(d)). Caso a autoavaliação indicar que há suspeita da doença, o aplicativo encaminha o usuário para um agendamento de teste em laboratório ou unidade de saúde compatível com o atendimento mais próxim</w:t>
      </w:r>
      <w:r w:rsidR="008F1E98">
        <w:t>o</w:t>
      </w:r>
      <w:r>
        <w:t>.</w:t>
      </w:r>
    </w:p>
    <w:p w14:paraId="69F8EBBC" w14:textId="0F0D67CE" w:rsidR="00195474" w:rsidRDefault="00195474" w:rsidP="007B740E">
      <w:pPr>
        <w:pStyle w:val="TF-LEGENDA"/>
      </w:pPr>
      <w:bookmarkStart w:id="27" w:name="_Ref56954140"/>
      <w:r>
        <w:lastRenderedPageBreak/>
        <w:t xml:space="preserve">Figura </w:t>
      </w:r>
      <w:fldSimple w:instr=" SEQ Figura \* ARABIC ">
        <w:r w:rsidR="002D5522">
          <w:rPr>
            <w:noProof/>
          </w:rPr>
          <w:t>1</w:t>
        </w:r>
      </w:fldSimple>
      <w:bookmarkEnd w:id="27"/>
      <w:r>
        <w:t xml:space="preserve"> -</w:t>
      </w:r>
      <w:r w:rsidRPr="00077D5F">
        <w:t xml:space="preserve"> Tela principal (a)</w:t>
      </w:r>
      <w:r>
        <w:t xml:space="preserve">, </w:t>
      </w:r>
      <w:r w:rsidRPr="00987A29">
        <w:t>código</w:t>
      </w:r>
      <w:r>
        <w:t xml:space="preserve"> recebido </w:t>
      </w:r>
      <w:r w:rsidRPr="00077D5F">
        <w:t>(b)</w:t>
      </w:r>
      <w:r>
        <w:t>, sintomas (c) e confirmação (d)</w:t>
      </w:r>
    </w:p>
    <w:p w14:paraId="52E321BA" w14:textId="7C00FE55" w:rsidR="002404BE" w:rsidRDefault="002404BE" w:rsidP="007B740E">
      <w:pPr>
        <w:pStyle w:val="TF-TEXTO"/>
        <w:spacing w:before="0" w:line="240" w:lineRule="auto"/>
        <w:ind w:firstLine="0"/>
        <w:jc w:val="center"/>
      </w:pPr>
      <w:r>
        <w:rPr>
          <w:noProof/>
        </w:rPr>
        <w:drawing>
          <wp:inline distT="0" distB="0" distL="0" distR="0" wp14:anchorId="0BA12307" wp14:editId="1620DA24">
            <wp:extent cx="5316220" cy="2688582"/>
            <wp:effectExtent l="19050" t="19050" r="17780" b="171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6172" cy="2698672"/>
                    </a:xfrm>
                    <a:prstGeom prst="rect">
                      <a:avLst/>
                    </a:prstGeom>
                    <a:ln>
                      <a:solidFill>
                        <a:schemeClr val="tx1"/>
                      </a:solidFill>
                    </a:ln>
                  </pic:spPr>
                </pic:pic>
              </a:graphicData>
            </a:graphic>
          </wp:inline>
        </w:drawing>
      </w:r>
    </w:p>
    <w:p w14:paraId="4D2A0F12" w14:textId="646FBEFC" w:rsidR="00987A29" w:rsidRDefault="00987A29" w:rsidP="007B740E">
      <w:pPr>
        <w:pStyle w:val="TF-FONTE"/>
      </w:pPr>
      <w:r>
        <w:t xml:space="preserve">Fonte: </w:t>
      </w:r>
      <w:r w:rsidR="00E832FF">
        <w:t>A</w:t>
      </w:r>
      <w:r>
        <w:t xml:space="preserve">daptado de </w:t>
      </w:r>
      <w:r w:rsidR="002D7CF0">
        <w:t>Rede</w:t>
      </w:r>
      <w:r w:rsidR="002D7CF0" w:rsidRPr="002D7CF0">
        <w:t xml:space="preserve"> </w:t>
      </w:r>
      <w:r w:rsidR="002D7CF0">
        <w:t>D’</w:t>
      </w:r>
      <w:proofErr w:type="spellStart"/>
      <w:r w:rsidR="002D7CF0">
        <w:t>Or</w:t>
      </w:r>
      <w:proofErr w:type="spellEnd"/>
      <w:r w:rsidR="002D7CF0" w:rsidRPr="002D7CF0">
        <w:t xml:space="preserve"> </w:t>
      </w:r>
      <w:r w:rsidR="002D7CF0">
        <w:t>São</w:t>
      </w:r>
      <w:r w:rsidR="002D7CF0" w:rsidRPr="002D7CF0">
        <w:t xml:space="preserve"> </w:t>
      </w:r>
      <w:r w:rsidR="002D7CF0">
        <w:t>Luiz</w:t>
      </w:r>
      <w:r w:rsidR="00672198">
        <w:t xml:space="preserve"> S/A</w:t>
      </w:r>
      <w:r w:rsidR="002D7CF0" w:rsidRPr="002D7CF0" w:rsidDel="002D7CF0">
        <w:t xml:space="preserve"> </w:t>
      </w:r>
      <w:r w:rsidR="002D7CF0">
        <w:t>(2020).</w:t>
      </w:r>
    </w:p>
    <w:p w14:paraId="6E91B043" w14:textId="0323A672" w:rsidR="002404BE" w:rsidRDefault="002404BE" w:rsidP="002404BE">
      <w:pPr>
        <w:pStyle w:val="TF-TEXTO"/>
      </w:pPr>
      <w:r>
        <w:t>As informações coletadas pelo aplicativo são usadas também para georreferenciar em um mapa os locais de maior risco de contaminação (</w:t>
      </w:r>
      <w:r w:rsidR="00987A29">
        <w:fldChar w:fldCharType="begin"/>
      </w:r>
      <w:r w:rsidR="00987A29">
        <w:instrText xml:space="preserve"> REF _Ref56954221 \h </w:instrText>
      </w:r>
      <w:r w:rsidR="00987A29">
        <w:fldChar w:fldCharType="separate"/>
      </w:r>
      <w:r w:rsidR="002D5522">
        <w:t xml:space="preserve">Figura </w:t>
      </w:r>
      <w:r w:rsidR="002D5522">
        <w:rPr>
          <w:noProof/>
        </w:rPr>
        <w:t>2</w:t>
      </w:r>
      <w:r w:rsidR="00987A29">
        <w:fldChar w:fldCharType="end"/>
      </w:r>
      <w:r w:rsidR="00987A29">
        <w:t xml:space="preserve"> </w:t>
      </w:r>
      <w:r>
        <w:t>(a)). O mapa é composto por áreas classificadas como muito alto risco, alto risco, médio risco, baixo risco e muito baixo risco. Quando o usuário clica sob uma localidade registrada é informad</w:t>
      </w:r>
      <w:r w:rsidR="00B56FAE">
        <w:t>a</w:t>
      </w:r>
      <w:r>
        <w:t xml:space="preserve"> a classificação de risco conforme</w:t>
      </w:r>
      <w:r w:rsidR="00B56FAE">
        <w:t xml:space="preserve"> a</w:t>
      </w:r>
      <w:r>
        <w:t xml:space="preserve"> </w:t>
      </w:r>
      <w:r w:rsidR="00987A29">
        <w:fldChar w:fldCharType="begin"/>
      </w:r>
      <w:r w:rsidR="00987A29">
        <w:instrText xml:space="preserve"> REF _Ref56954221 \h </w:instrText>
      </w:r>
      <w:r w:rsidR="00987A29">
        <w:fldChar w:fldCharType="separate"/>
      </w:r>
      <w:r w:rsidR="002D5522">
        <w:t xml:space="preserve">Figura </w:t>
      </w:r>
      <w:r w:rsidR="002D5522">
        <w:rPr>
          <w:noProof/>
        </w:rPr>
        <w:t>2</w:t>
      </w:r>
      <w:r w:rsidR="00987A29">
        <w:fldChar w:fldCharType="end"/>
      </w:r>
      <w:r w:rsidR="00987A29">
        <w:t xml:space="preserve"> </w:t>
      </w:r>
      <w:r>
        <w:t xml:space="preserve">(b). Além do georreferenciamento e coleta de sintomas, o aplicativo fornece algumas informações a respeito do </w:t>
      </w:r>
      <w:r w:rsidR="00A755BD">
        <w:t>COVID</w:t>
      </w:r>
      <w:r>
        <w:t>-19, como orientações e explicações da doença (</w:t>
      </w:r>
      <w:r w:rsidR="00987A29">
        <w:fldChar w:fldCharType="begin"/>
      </w:r>
      <w:r w:rsidR="00987A29">
        <w:instrText xml:space="preserve"> REF _Ref56954221 \h </w:instrText>
      </w:r>
      <w:r w:rsidR="00987A29">
        <w:fldChar w:fldCharType="separate"/>
      </w:r>
      <w:r w:rsidR="002D5522">
        <w:t xml:space="preserve">Figura </w:t>
      </w:r>
      <w:r w:rsidR="002D5522">
        <w:rPr>
          <w:noProof/>
        </w:rPr>
        <w:t>2</w:t>
      </w:r>
      <w:r w:rsidR="00987A29">
        <w:fldChar w:fldCharType="end"/>
      </w:r>
      <w:r w:rsidR="00987A29">
        <w:t xml:space="preserve"> </w:t>
      </w:r>
      <w:r>
        <w:t>(c)) e um link para o portal Coronavírus Brasil que apresenta o painel com os números atualizados da pandemia fornecidos pelas secretarias estaduais (</w:t>
      </w:r>
      <w:r w:rsidR="00987A29">
        <w:fldChar w:fldCharType="begin"/>
      </w:r>
      <w:r w:rsidR="00987A29">
        <w:instrText xml:space="preserve"> REF _Ref56954221 \h </w:instrText>
      </w:r>
      <w:r w:rsidR="00987A29">
        <w:fldChar w:fldCharType="separate"/>
      </w:r>
      <w:r w:rsidR="002D5522">
        <w:t xml:space="preserve">Figura </w:t>
      </w:r>
      <w:r w:rsidR="002D5522">
        <w:rPr>
          <w:noProof/>
        </w:rPr>
        <w:t>2</w:t>
      </w:r>
      <w:r w:rsidR="00987A29">
        <w:fldChar w:fldCharType="end"/>
      </w:r>
      <w:r w:rsidR="00987A29">
        <w:t xml:space="preserve"> </w:t>
      </w:r>
      <w:r>
        <w:t>(d)).</w:t>
      </w:r>
    </w:p>
    <w:p w14:paraId="26D897B7" w14:textId="4EDE7B09" w:rsidR="00B621A5" w:rsidRDefault="00B621A5" w:rsidP="007B740E">
      <w:pPr>
        <w:pStyle w:val="TF-LEGENDA"/>
      </w:pPr>
      <w:bookmarkStart w:id="28" w:name="_Ref56954221"/>
      <w:r>
        <w:t xml:space="preserve">Figura </w:t>
      </w:r>
      <w:fldSimple w:instr=" SEQ Figura \* ARABIC ">
        <w:r w:rsidR="002D5522">
          <w:rPr>
            <w:noProof/>
          </w:rPr>
          <w:t>2</w:t>
        </w:r>
      </w:fldSimple>
      <w:bookmarkEnd w:id="28"/>
      <w:r>
        <w:t xml:space="preserve"> - </w:t>
      </w:r>
      <w:r w:rsidRPr="00077D5F">
        <w:t xml:space="preserve">Tela </w:t>
      </w:r>
      <w:r>
        <w:t>de mapeamento</w:t>
      </w:r>
      <w:r w:rsidRPr="00077D5F">
        <w:t xml:space="preserve"> (a)</w:t>
      </w:r>
      <w:r>
        <w:t>, classificação de risco</w:t>
      </w:r>
      <w:r w:rsidRPr="00077D5F">
        <w:t xml:space="preserve"> (b)</w:t>
      </w:r>
      <w:r>
        <w:t>, orientações (c) e link para painel do coronavírus (d)</w:t>
      </w:r>
    </w:p>
    <w:p w14:paraId="6623F66B" w14:textId="28CF30A3" w:rsidR="002404BE" w:rsidRDefault="002404BE" w:rsidP="007B740E">
      <w:pPr>
        <w:pStyle w:val="TF-TEXTO"/>
        <w:spacing w:before="0" w:line="240" w:lineRule="auto"/>
        <w:ind w:firstLine="0"/>
        <w:jc w:val="center"/>
      </w:pPr>
      <w:r>
        <w:rPr>
          <w:noProof/>
        </w:rPr>
        <w:drawing>
          <wp:inline distT="0" distB="0" distL="0" distR="0" wp14:anchorId="2FD381E3" wp14:editId="602A9BD5">
            <wp:extent cx="5500334" cy="2816860"/>
            <wp:effectExtent l="19050" t="19050" r="24765" b="215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8406" cy="2820994"/>
                    </a:xfrm>
                    <a:prstGeom prst="rect">
                      <a:avLst/>
                    </a:prstGeom>
                    <a:ln>
                      <a:solidFill>
                        <a:schemeClr val="tx1"/>
                      </a:solidFill>
                    </a:ln>
                  </pic:spPr>
                </pic:pic>
              </a:graphicData>
            </a:graphic>
          </wp:inline>
        </w:drawing>
      </w:r>
    </w:p>
    <w:p w14:paraId="2F89A05A" w14:textId="4907B390" w:rsidR="00987A29" w:rsidRDefault="00987A29" w:rsidP="007B740E">
      <w:pPr>
        <w:pStyle w:val="TF-FONTE"/>
      </w:pPr>
      <w:r>
        <w:t xml:space="preserve">Fonte: </w:t>
      </w:r>
      <w:r w:rsidR="00E832FF">
        <w:t>A</w:t>
      </w:r>
      <w:r>
        <w:t xml:space="preserve">daptado de </w:t>
      </w:r>
      <w:r w:rsidR="002D7CF0" w:rsidRPr="002D7CF0">
        <w:t>Rede D’</w:t>
      </w:r>
      <w:proofErr w:type="spellStart"/>
      <w:r w:rsidR="002D7CF0" w:rsidRPr="002D7CF0">
        <w:t>Or</w:t>
      </w:r>
      <w:proofErr w:type="spellEnd"/>
      <w:r w:rsidR="002D7CF0" w:rsidRPr="002D7CF0">
        <w:t xml:space="preserve"> São Luiz </w:t>
      </w:r>
      <w:r w:rsidR="00672198">
        <w:t xml:space="preserve">S/A </w:t>
      </w:r>
      <w:r>
        <w:t>(2020).</w:t>
      </w:r>
    </w:p>
    <w:p w14:paraId="4F5E135E" w14:textId="4B961305" w:rsidR="00AD1A1C" w:rsidRPr="0079005E" w:rsidRDefault="002404BE" w:rsidP="007B740E">
      <w:pPr>
        <w:pStyle w:val="TF-TEXTO"/>
      </w:pPr>
      <w:r>
        <w:lastRenderedPageBreak/>
        <w:t>Para</w:t>
      </w:r>
      <w:r w:rsidR="00054E12">
        <w:t xml:space="preserve"> o</w:t>
      </w:r>
      <w:r>
        <w:t xml:space="preserve"> desenvolvimento do aplicativo fora</w:t>
      </w:r>
      <w:r w:rsidR="00054E12">
        <w:t>m</w:t>
      </w:r>
      <w:r>
        <w:t xml:space="preserve"> usados conceitos de Big Data e Inteligência Artificial na identificação das áreas de risco. Antes de iniciar o desenvolvimento, foram pesquisadas diversas iniciativas similares em outros países. </w:t>
      </w:r>
      <w:r w:rsidR="003C10B4">
        <w:t>Segundo FAPERJ (2020)</w:t>
      </w:r>
      <w:r>
        <w:t>, espera</w:t>
      </w:r>
      <w:r w:rsidR="003C10B4">
        <w:t>-se</w:t>
      </w:r>
      <w:r>
        <w:t xml:space="preserve"> que a solução possa futuramente servir como base e referência para a atuação do governo no combate à pandemia e acompanhamento da curva de casos de forma mais rápida (FAPERJ, 2020).</w:t>
      </w:r>
    </w:p>
    <w:p w14:paraId="22793A85" w14:textId="43CCD1DD" w:rsidR="00A44581" w:rsidRDefault="00E92B38" w:rsidP="007B740E">
      <w:pPr>
        <w:pStyle w:val="Ttulo2"/>
      </w:pPr>
      <w:r>
        <w:t>AedesMap: uma alternativa móvel para obtenção de dados georreferenciados da Dengue, Zika e Chikungunya</w:t>
      </w:r>
    </w:p>
    <w:p w14:paraId="5CCC3F5B" w14:textId="74C65C12" w:rsidR="00C92A64" w:rsidRDefault="00CE6EB5" w:rsidP="00C668D7">
      <w:pPr>
        <w:pStyle w:val="TF-TEXTO"/>
        <w:rPr>
          <w:sz w:val="20"/>
        </w:rPr>
      </w:pPr>
      <w:r w:rsidRPr="00EE4828">
        <w:t>Miguel</w:t>
      </w:r>
      <w:r>
        <w:t xml:space="preserve"> </w:t>
      </w:r>
      <w:r w:rsidRPr="007B740E">
        <w:rPr>
          <w:i/>
          <w:iCs/>
        </w:rPr>
        <w:t>et al</w:t>
      </w:r>
      <w:r>
        <w:t>.</w:t>
      </w:r>
      <w:r w:rsidRPr="00EE4828">
        <w:t xml:space="preserve"> (2020)</w:t>
      </w:r>
      <w:r>
        <w:t xml:space="preserve"> </w:t>
      </w:r>
      <w:r w:rsidR="007C49B8">
        <w:t xml:space="preserve">desenvolveram uma aplicação móvel que possibilita a criação e visualização de registros para casos ocorridos das doenças Dengue, Zika e </w:t>
      </w:r>
      <w:r w:rsidR="00EE4828">
        <w:t>Chikungunya</w:t>
      </w:r>
      <w:r w:rsidR="007C49B8">
        <w:t xml:space="preserve">. A aplicação também faz o registro de áreas de focos do mosquito Aedes </w:t>
      </w:r>
      <w:r w:rsidR="007F41F7">
        <w:t>A</w:t>
      </w:r>
      <w:r w:rsidR="007C49B8">
        <w:t>egypti e apresenta o mapeamento de calor referente a esta área identificada.</w:t>
      </w:r>
      <w:r w:rsidR="00F63D14">
        <w:t xml:space="preserve"> O aplicativo foi desenvolvido especialmente para plataformas Android e pensado </w:t>
      </w:r>
      <w:r w:rsidR="00A061AD">
        <w:t xml:space="preserve">para </w:t>
      </w:r>
      <w:r w:rsidR="00F63D14">
        <w:t xml:space="preserve">atender os usuários com </w:t>
      </w:r>
      <w:r w:rsidR="00173DFA">
        <w:t xml:space="preserve">uma </w:t>
      </w:r>
      <w:r w:rsidR="00737277">
        <w:t>interface intuitiva</w:t>
      </w:r>
      <w:r w:rsidR="00F63D14">
        <w:t xml:space="preserve"> </w:t>
      </w:r>
      <w:r w:rsidR="00C411F0">
        <w:t xml:space="preserve">baseando-se em uma pesquisa de design e usabilidade de aplicativos com propostas similares </w:t>
      </w:r>
      <w:r w:rsidR="00A061AD">
        <w:t xml:space="preserve">encontrados no </w:t>
      </w:r>
      <w:r w:rsidR="00C411F0">
        <w:t>Google Play.</w:t>
      </w:r>
      <w:r w:rsidR="00E52FC8">
        <w:t xml:space="preserve"> </w:t>
      </w:r>
    </w:p>
    <w:p w14:paraId="3B991DF0" w14:textId="19E53807" w:rsidR="00C92A64" w:rsidRDefault="007B01A8" w:rsidP="00C92A64">
      <w:pPr>
        <w:pStyle w:val="TF-TEXTO"/>
        <w:spacing w:before="0"/>
      </w:pPr>
      <w:r>
        <w:t>A</w:t>
      </w:r>
      <w:r w:rsidR="00C92A64">
        <w:t xml:space="preserve">o implementar o aplicativo, </w:t>
      </w:r>
      <w:r w:rsidR="00CE6EB5" w:rsidRPr="00EE4828">
        <w:t>Miguel</w:t>
      </w:r>
      <w:r w:rsidR="00CE6EB5">
        <w:t xml:space="preserve"> </w:t>
      </w:r>
      <w:r w:rsidR="00CE6EB5" w:rsidRPr="007B740E">
        <w:rPr>
          <w:i/>
          <w:iCs/>
        </w:rPr>
        <w:t>et al</w:t>
      </w:r>
      <w:r w:rsidR="00CE6EB5">
        <w:t>.</w:t>
      </w:r>
      <w:r w:rsidR="00CE6EB5" w:rsidRPr="00EE4828">
        <w:t xml:space="preserve"> (2020)</w:t>
      </w:r>
      <w:r w:rsidR="00CE6EB5">
        <w:t xml:space="preserve"> </w:t>
      </w:r>
      <w:r w:rsidR="00C92A64">
        <w:t xml:space="preserve">pensaram em oferecer uma experiência de usabilidade fácil e que pudesse utilizar recursos de interações já encontrados </w:t>
      </w:r>
      <w:r w:rsidR="00890293">
        <w:t>nos aplicativos similares resultantes da pesquisa</w:t>
      </w:r>
      <w:r w:rsidR="00CB2EA2">
        <w:t>.</w:t>
      </w:r>
      <w:r w:rsidR="00890293">
        <w:t xml:space="preserve"> </w:t>
      </w:r>
      <w:r w:rsidR="00CB2EA2">
        <w:t xml:space="preserve">Contudo, buscaram </w:t>
      </w:r>
      <w:r w:rsidR="00890293">
        <w:t xml:space="preserve">corrigir problemas identificados de usabilidade como gargalos para cadastro, dificuldade de navegação pelas telas, ruídos de informações e ausência de filtragem nas visualizações dos dados. </w:t>
      </w:r>
      <w:r w:rsidR="00C92A64">
        <w:t xml:space="preserve">Na </w:t>
      </w:r>
      <w:r w:rsidR="00AB2814">
        <w:fldChar w:fldCharType="begin"/>
      </w:r>
      <w:r w:rsidR="00AB2814">
        <w:instrText xml:space="preserve"> REF _Ref53697022 \h </w:instrText>
      </w:r>
      <w:r w:rsidR="00CB2EA2">
        <w:instrText xml:space="preserve"> \* MERGEFORMAT </w:instrText>
      </w:r>
      <w:r w:rsidR="002D5522">
        <w:fldChar w:fldCharType="separate"/>
      </w:r>
      <w:r w:rsidR="002D5522">
        <w:rPr>
          <w:b/>
          <w:bCs/>
        </w:rPr>
        <w:t>Erro! Fonte de referência não encontrada.</w:t>
      </w:r>
      <w:r w:rsidR="00AB2814">
        <w:fldChar w:fldCharType="end"/>
      </w:r>
      <w:r w:rsidR="00AB2814">
        <w:t xml:space="preserve"> </w:t>
      </w:r>
      <w:r w:rsidR="00987A29">
        <w:fldChar w:fldCharType="begin"/>
      </w:r>
      <w:r w:rsidR="00987A29">
        <w:instrText xml:space="preserve"> REF _Ref56954305 \h </w:instrText>
      </w:r>
      <w:r w:rsidR="00987A29">
        <w:fldChar w:fldCharType="separate"/>
      </w:r>
      <w:r w:rsidR="002D5522">
        <w:t xml:space="preserve">Figura </w:t>
      </w:r>
      <w:r w:rsidR="002D5522">
        <w:rPr>
          <w:noProof/>
        </w:rPr>
        <w:t>3</w:t>
      </w:r>
      <w:r w:rsidR="00987A29">
        <w:fldChar w:fldCharType="end"/>
      </w:r>
      <w:r w:rsidR="00987A29">
        <w:t xml:space="preserve"> </w:t>
      </w:r>
      <w:r w:rsidR="00F46594">
        <w:t xml:space="preserve">pode-se </w:t>
      </w:r>
      <w:r w:rsidR="00CB2EA2">
        <w:t xml:space="preserve">observar </w:t>
      </w:r>
      <w:r w:rsidR="00C92A64">
        <w:t>algumas d</w:t>
      </w:r>
      <w:r w:rsidR="00D96E3F">
        <w:t>as</w:t>
      </w:r>
      <w:r w:rsidR="00C92A64">
        <w:t xml:space="preserve"> funcionalidades presentes na solução</w:t>
      </w:r>
      <w:r w:rsidR="00890293">
        <w:t xml:space="preserve"> entregue pelos autores</w:t>
      </w:r>
      <w:r w:rsidR="00C92A64">
        <w:t>. Ao expandir o menu lateral</w:t>
      </w:r>
      <w:r w:rsidR="00F46594">
        <w:t>,</w:t>
      </w:r>
      <w:r w:rsidR="00C92A64">
        <w:t xml:space="preserve"> o usuário tem acesso aos principais recursos como filtrar a visualização por tempo, visualizar o mapa de calor baseado nos focos do mosquito registrado</w:t>
      </w:r>
      <w:r w:rsidR="00AA6639">
        <w:t>s</w:t>
      </w:r>
      <w:r w:rsidR="00C92A64">
        <w:t>, ir para a localização do usuário e adicionar um marcador novo.</w:t>
      </w:r>
    </w:p>
    <w:p w14:paraId="7F8FB8A4" w14:textId="035B4C64" w:rsidR="00B621A5" w:rsidRDefault="00B621A5" w:rsidP="007B740E">
      <w:pPr>
        <w:pStyle w:val="TF-LEGENDA"/>
      </w:pPr>
      <w:bookmarkStart w:id="29" w:name="_Ref56954305"/>
      <w:r>
        <w:lastRenderedPageBreak/>
        <w:t xml:space="preserve">Figura </w:t>
      </w:r>
      <w:fldSimple w:instr=" SEQ Figura \* ARABIC ">
        <w:r w:rsidR="002D5522">
          <w:rPr>
            <w:noProof/>
          </w:rPr>
          <w:t>3</w:t>
        </w:r>
      </w:fldSimple>
      <w:bookmarkEnd w:id="29"/>
      <w:r>
        <w:t xml:space="preserve"> - </w:t>
      </w:r>
      <w:r w:rsidRPr="00C237D3">
        <w:t>Telas das funcionalidades</w:t>
      </w:r>
    </w:p>
    <w:p w14:paraId="0D336EBB" w14:textId="77777777" w:rsidR="00AB2814" w:rsidRDefault="00AB2814" w:rsidP="007B740E">
      <w:pPr>
        <w:pStyle w:val="TF-TEXTO"/>
        <w:spacing w:before="0" w:line="240" w:lineRule="auto"/>
        <w:ind w:firstLine="0"/>
        <w:jc w:val="center"/>
      </w:pPr>
      <w:r>
        <w:rPr>
          <w:noProof/>
        </w:rPr>
        <w:drawing>
          <wp:inline distT="0" distB="0" distL="0" distR="0" wp14:anchorId="6EB56121" wp14:editId="6C9C9330">
            <wp:extent cx="3474719" cy="1943100"/>
            <wp:effectExtent l="19050" t="19050" r="12065" b="190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6508" cy="2016798"/>
                    </a:xfrm>
                    <a:prstGeom prst="rect">
                      <a:avLst/>
                    </a:prstGeom>
                    <a:ln>
                      <a:solidFill>
                        <a:schemeClr val="tx1"/>
                      </a:solidFill>
                    </a:ln>
                  </pic:spPr>
                </pic:pic>
              </a:graphicData>
            </a:graphic>
          </wp:inline>
        </w:drawing>
      </w:r>
    </w:p>
    <w:p w14:paraId="092BC1C5" w14:textId="56D1EBFD" w:rsidR="00AB2814" w:rsidRPr="0079005E" w:rsidRDefault="00AB2814" w:rsidP="007B740E">
      <w:pPr>
        <w:pStyle w:val="TF-FONTE"/>
      </w:pPr>
      <w:r w:rsidRPr="0079005E">
        <w:t xml:space="preserve">Fonte: Miguel </w:t>
      </w:r>
      <w:r w:rsidRPr="007B740E">
        <w:rPr>
          <w:i/>
          <w:iCs/>
        </w:rPr>
        <w:t>et al</w:t>
      </w:r>
      <w:r w:rsidRPr="0079005E">
        <w:t>. (2020)</w:t>
      </w:r>
      <w:r w:rsidR="00AA6639">
        <w:t>.</w:t>
      </w:r>
    </w:p>
    <w:p w14:paraId="48A23093" w14:textId="3F168E59" w:rsidR="003A26ED" w:rsidRDefault="00C92A64" w:rsidP="00987A29">
      <w:pPr>
        <w:pStyle w:val="TF-TEXTO"/>
      </w:pPr>
      <w:r>
        <w:t>O usuário também pode adicionar um marcador segurando o dedo sob a localização desejada no mapa</w:t>
      </w:r>
      <w:r w:rsidR="00F46594">
        <w:t>. A</w:t>
      </w:r>
      <w:r w:rsidR="00173DFA">
        <w:t xml:space="preserve">ssim o aplicativo solicita o tipo de marcador que ele deseja adicionar (Focos, Chikungunya, </w:t>
      </w:r>
      <w:proofErr w:type="gramStart"/>
      <w:r w:rsidR="00173DFA">
        <w:t>Dengue</w:t>
      </w:r>
      <w:proofErr w:type="gramEnd"/>
      <w:r w:rsidR="00173DFA">
        <w:t xml:space="preserve"> ou Zika Vírus). </w:t>
      </w:r>
      <w:r w:rsidR="003A26ED">
        <w:t xml:space="preserve">Na </w:t>
      </w:r>
      <w:r w:rsidR="003A26ED">
        <w:fldChar w:fldCharType="begin"/>
      </w:r>
      <w:r w:rsidR="003A26ED">
        <w:instrText xml:space="preserve"> REF _Ref53697191 \h </w:instrText>
      </w:r>
      <w:r w:rsidR="0098700A">
        <w:instrText xml:space="preserve"> \* MERGEFORMAT </w:instrText>
      </w:r>
      <w:r w:rsidR="003A26ED">
        <w:fldChar w:fldCharType="separate"/>
      </w:r>
      <w:r w:rsidR="002D5522" w:rsidRPr="002D5522">
        <w:rPr>
          <w:color w:val="000000" w:themeColor="text1"/>
          <w:szCs w:val="24"/>
        </w:rPr>
        <w:t xml:space="preserve">Figura </w:t>
      </w:r>
      <w:r w:rsidR="002D5522" w:rsidRPr="002D5522">
        <w:rPr>
          <w:noProof/>
          <w:color w:val="000000" w:themeColor="text1"/>
          <w:szCs w:val="24"/>
        </w:rPr>
        <w:t>4</w:t>
      </w:r>
      <w:r w:rsidR="003A26ED">
        <w:fldChar w:fldCharType="end"/>
      </w:r>
      <w:r w:rsidR="003A26ED">
        <w:t xml:space="preserve"> é possível observar os tipos diferentes de mapeamentos desenvolvidos pelos autores. O primeiro apresenta o mapeamento de calor, cujo objetivo é oferecer uma visualização mais assertiva sobre a área de risco e sua fronteira delimitativa, sempre usando como referência a localidade da ocorrência cadastrada. Quanto mais ocorrências cadastradas na região, mais vermelha ela ficará. Logo, quanto mais verde a área estiver, menor a criticidade dela.</w:t>
      </w:r>
    </w:p>
    <w:p w14:paraId="49F80880" w14:textId="0EBB36A7" w:rsidR="001A5009" w:rsidRPr="00CE540B" w:rsidRDefault="001A5009" w:rsidP="00987A29">
      <w:pPr>
        <w:pStyle w:val="TF-LEGENDA"/>
      </w:pPr>
      <w:bookmarkStart w:id="30" w:name="_Ref53697191"/>
      <w:r w:rsidRPr="00CE540B">
        <w:t xml:space="preserve">Figura </w:t>
      </w:r>
      <w:fldSimple w:instr=" SEQ Figura \* ARABIC ">
        <w:r w:rsidR="002D5522">
          <w:rPr>
            <w:noProof/>
          </w:rPr>
          <w:t>4</w:t>
        </w:r>
      </w:fldSimple>
      <w:bookmarkEnd w:id="30"/>
      <w:r w:rsidRPr="00CE540B">
        <w:t xml:space="preserve"> – Telas de mapeamentos</w:t>
      </w:r>
    </w:p>
    <w:p w14:paraId="42A0DD6A" w14:textId="2D89134F" w:rsidR="00E92B38" w:rsidRDefault="00E92B38" w:rsidP="00987A29">
      <w:pPr>
        <w:pStyle w:val="TF-TEXTO"/>
        <w:spacing w:before="0" w:line="240" w:lineRule="auto"/>
        <w:ind w:firstLine="0"/>
        <w:jc w:val="center"/>
      </w:pPr>
      <w:r>
        <w:rPr>
          <w:noProof/>
        </w:rPr>
        <w:drawing>
          <wp:inline distT="0" distB="0" distL="0" distR="0" wp14:anchorId="6B792537" wp14:editId="076A268B">
            <wp:extent cx="5186483" cy="2695575"/>
            <wp:effectExtent l="19050" t="19050" r="1460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1148" cy="2723986"/>
                    </a:xfrm>
                    <a:prstGeom prst="rect">
                      <a:avLst/>
                    </a:prstGeom>
                    <a:ln>
                      <a:solidFill>
                        <a:schemeClr val="tx1"/>
                      </a:solidFill>
                    </a:ln>
                  </pic:spPr>
                </pic:pic>
              </a:graphicData>
            </a:graphic>
          </wp:inline>
        </w:drawing>
      </w:r>
    </w:p>
    <w:p w14:paraId="7563F68F" w14:textId="6DDD839C" w:rsidR="00D96E3F" w:rsidRDefault="00D96E3F" w:rsidP="00987A29">
      <w:pPr>
        <w:pStyle w:val="TF-FONTE"/>
      </w:pPr>
      <w:r w:rsidRPr="0079005E">
        <w:t>Fonte: Miguel</w:t>
      </w:r>
      <w:r w:rsidR="001A5009" w:rsidRPr="0079005E">
        <w:t xml:space="preserve"> </w:t>
      </w:r>
      <w:r w:rsidR="001A5009" w:rsidRPr="00987A29">
        <w:rPr>
          <w:i/>
          <w:iCs/>
        </w:rPr>
        <w:t>et al</w:t>
      </w:r>
      <w:r w:rsidR="001A5009" w:rsidRPr="0079005E">
        <w:t>.</w:t>
      </w:r>
      <w:r w:rsidRPr="0079005E">
        <w:t xml:space="preserve"> (2020)</w:t>
      </w:r>
      <w:r w:rsidR="00AA6639">
        <w:t>.</w:t>
      </w:r>
    </w:p>
    <w:p w14:paraId="57FC240E" w14:textId="74AA4860" w:rsidR="00D96E3F" w:rsidRDefault="00D96E3F" w:rsidP="00CE540B">
      <w:pPr>
        <w:pStyle w:val="TF-TEXTO"/>
        <w:spacing w:after="240"/>
      </w:pPr>
      <w:r>
        <w:t>Além do mapeamento de calor</w:t>
      </w:r>
      <w:r w:rsidR="00F1230A">
        <w:t>,</w:t>
      </w:r>
      <w:r>
        <w:t xml:space="preserve"> o usuário pode selecionar o mapeamento dos pontos inseridos no mapa, alterar o estilo de mapa para satélite, filtrar os pontos que ele deseja verificar e filtrar o tempo em que a ocorrência foi registrada. Os filtros podem ser verificados no canto inferior direito e no canto superior esquerdo respectivamente.</w:t>
      </w:r>
    </w:p>
    <w:p w14:paraId="7CC16C21" w14:textId="15FCF0DD" w:rsidR="00D96E3F" w:rsidRDefault="00AB2814" w:rsidP="00D96E3F">
      <w:pPr>
        <w:pStyle w:val="TF-TEXTO"/>
        <w:spacing w:before="0"/>
      </w:pPr>
      <w:r>
        <w:lastRenderedPageBreak/>
        <w:t xml:space="preserve">Durante o processo de desenvolvimento do aplicativo foram utilizadas metodologias ágeis para levantamento das funcionalidades desejadas. As escolhas tecnológicas para o desenvolvimento envolveram a IDE Android Studio como ambiente de programação, a linguagem de programação Java, banco de dados MySQL e a utilização da API do Google Maps para implantação do mapeamento. </w:t>
      </w:r>
      <w:r w:rsidRPr="00EE4828">
        <w:t>Miguel</w:t>
      </w:r>
      <w:r>
        <w:t xml:space="preserve"> </w:t>
      </w:r>
      <w:r w:rsidRPr="007B740E">
        <w:rPr>
          <w:i/>
          <w:iCs/>
        </w:rPr>
        <w:t>et al.</w:t>
      </w:r>
      <w:r w:rsidRPr="00EE4828">
        <w:t xml:space="preserve"> (2020)</w:t>
      </w:r>
      <w:r>
        <w:t xml:space="preserve"> consideram que a aplicação pode ser uma ferramenta colaborativa que possui a capacidade de ajudar a comunidade e os agentes de saúde pública na gestão de combate e enfrentamento da propagação das doenças tratadas nesse desenvolvimento.</w:t>
      </w:r>
    </w:p>
    <w:p w14:paraId="278A0649" w14:textId="0ECDE2D9" w:rsidR="00A44581" w:rsidRDefault="00B704C0" w:rsidP="007B740E">
      <w:pPr>
        <w:pStyle w:val="Ttulo2"/>
      </w:pPr>
      <w:r>
        <w:t>Ações de EDUCAÇÃO EM SAÚDE E DESENVOLVIMENTO DE APLICATIVO PARA DISPOSITIVOS MÓVEIS: ESTRATÉGIAS VOLTADAS À REDUÇÃO DA SUBNOTIFICAÇÃO DOS CASOS SUSPEITOS DE INFECÇÃO PELO VÍRUS ZIKA.</w:t>
      </w:r>
    </w:p>
    <w:p w14:paraId="2CCE9D2E" w14:textId="3E2AC0F4" w:rsidR="003072D5" w:rsidRDefault="00483778" w:rsidP="003072D5">
      <w:pPr>
        <w:pStyle w:val="TF-TEXTO"/>
      </w:pPr>
      <w:r>
        <w:t>Santana (2018) desenvolveu um aplicativo móvel que tem como objetivo promover o acesso à informação</w:t>
      </w:r>
      <w:r w:rsidR="00453F84">
        <w:t xml:space="preserve"> a respeito da infecção por </w:t>
      </w:r>
      <w:r w:rsidR="001A5009">
        <w:t>vírus da Zika</w:t>
      </w:r>
      <w:r w:rsidR="00453F84">
        <w:t xml:space="preserve"> e simultaneamente notificar casos suspeitos que apresentam sintomas relacionados à doença. O desenvolvimento do aplicativo foi proposto ao perceber que na cidade de Feira de Santana</w:t>
      </w:r>
      <w:r w:rsidR="00CE4E31">
        <w:t xml:space="preserve">, na Bahia, </w:t>
      </w:r>
      <w:r w:rsidR="00453F84">
        <w:t>havia uma notável subnotificação nos casos de infecção e suspeitas de infecção pelo vírus Zika (SANTANA, 2018).</w:t>
      </w:r>
    </w:p>
    <w:p w14:paraId="4D452370" w14:textId="70A09522" w:rsidR="00B34DD4" w:rsidRDefault="00453F84" w:rsidP="00B34DD4">
      <w:pPr>
        <w:pStyle w:val="TF-TEXTO"/>
      </w:pPr>
      <w:r>
        <w:t xml:space="preserve">Além da subnotificação, Santana (2018) analisou problemas na articulação entre gestão de saúde pública e comunidade quanto ao enfrentamento da propagação do vetor, identificação dos sintomas e reconhecimento dos riscos que a infecção pode causar. </w:t>
      </w:r>
      <w:r w:rsidR="00C76096">
        <w:t xml:space="preserve">Nesse contexto, </w:t>
      </w:r>
      <w:r w:rsidR="00377819">
        <w:t xml:space="preserve">Santana (2018) </w:t>
      </w:r>
      <w:r w:rsidR="007A2151">
        <w:t>desenvolv</w:t>
      </w:r>
      <w:r w:rsidR="00327D43">
        <w:t>eu</w:t>
      </w:r>
      <w:r w:rsidR="007A2151">
        <w:t xml:space="preserve"> uma </w:t>
      </w:r>
      <w:r>
        <w:t xml:space="preserve">ferramenta que alinha </w:t>
      </w:r>
      <w:ins w:id="31" w:author="Andreza Sartori" w:date="2020-12-12T17:10:00Z">
        <w:r w:rsidR="00E93116">
          <w:t>de forma colaborativa</w:t>
        </w:r>
        <w:r w:rsidR="00E93116">
          <w:t xml:space="preserve"> </w:t>
        </w:r>
      </w:ins>
      <w:r>
        <w:t>recurso tecnológico com recurso educacional voltado para a comunidade</w:t>
      </w:r>
      <w:del w:id="32" w:author="Andreza Sartori" w:date="2020-12-12T17:10:00Z">
        <w:r w:rsidR="00E76F8E" w:rsidDel="00E93116">
          <w:delText>,</w:delText>
        </w:r>
      </w:del>
      <w:r>
        <w:t xml:space="preserve"> </w:t>
      </w:r>
      <w:del w:id="33" w:author="Andreza Sartori" w:date="2020-12-12T17:10:00Z">
        <w:r w:rsidDel="00E93116">
          <w:delText>de forma colaborativa</w:delText>
        </w:r>
        <w:r w:rsidR="00E76F8E" w:rsidDel="00E93116">
          <w:delText>,</w:delText>
        </w:r>
      </w:del>
      <w:r w:rsidR="00E76F8E">
        <w:t xml:space="preserve"> para</w:t>
      </w:r>
      <w:r>
        <w:t xml:space="preserve"> auxiliar</w:t>
      </w:r>
      <w:r w:rsidR="008A11A1">
        <w:t xml:space="preserve"> na identificação de casos suspeitos de infecção pelo </w:t>
      </w:r>
      <w:r w:rsidR="00CE6EB5">
        <w:t xml:space="preserve">vírus da </w:t>
      </w:r>
      <w:r w:rsidR="008A11A1">
        <w:t>Z</w:t>
      </w:r>
      <w:r w:rsidR="00CE6EB5">
        <w:t>ika</w:t>
      </w:r>
      <w:r w:rsidR="00AB2814">
        <w:t xml:space="preserve">. </w:t>
      </w:r>
    </w:p>
    <w:p w14:paraId="005F28F8" w14:textId="0DE0CDC2" w:rsidR="00B34DD4" w:rsidRDefault="00AB2814" w:rsidP="001D1F5F">
      <w:pPr>
        <w:pStyle w:val="TF-TEXTO"/>
      </w:pPr>
      <w:r>
        <w:t>Na página principal</w:t>
      </w:r>
      <w:r w:rsidR="001D1F5F">
        <w:t>,</w:t>
      </w:r>
      <w:r>
        <w:t xml:space="preserve"> </w:t>
      </w:r>
      <w:r w:rsidR="00B34DD4">
        <w:t xml:space="preserve">conforme </w:t>
      </w:r>
      <w:r w:rsidR="00B34DD4">
        <w:fldChar w:fldCharType="begin"/>
      </w:r>
      <w:r w:rsidR="00B34DD4">
        <w:instrText xml:space="preserve"> REF _Ref53697909 \h </w:instrText>
      </w:r>
      <w:r w:rsidR="001D1F5F">
        <w:instrText xml:space="preserve"> \* MERGEFORMAT </w:instrText>
      </w:r>
      <w:r w:rsidR="00B34DD4">
        <w:fldChar w:fldCharType="separate"/>
      </w:r>
      <w:r w:rsidR="002D5522" w:rsidRPr="002D5522">
        <w:rPr>
          <w:color w:val="000000" w:themeColor="text1"/>
          <w:szCs w:val="24"/>
        </w:rPr>
        <w:t xml:space="preserve">Figura </w:t>
      </w:r>
      <w:r w:rsidR="002D5522" w:rsidRPr="002D5522">
        <w:rPr>
          <w:noProof/>
          <w:color w:val="000000" w:themeColor="text1"/>
          <w:szCs w:val="24"/>
        </w:rPr>
        <w:t>5</w:t>
      </w:r>
      <w:r w:rsidR="00B34DD4">
        <w:fldChar w:fldCharType="end"/>
      </w:r>
      <w:r w:rsidR="00B34DD4">
        <w:t xml:space="preserve"> (a)</w:t>
      </w:r>
      <w:r w:rsidR="001D1F5F">
        <w:t>,</w:t>
      </w:r>
      <w:r w:rsidR="00B34DD4">
        <w:t xml:space="preserve"> </w:t>
      </w:r>
      <w:r>
        <w:t>o usuário tem acesso aos recursos do aplicativo desenvolvido. Nesta tela estão disponíveis os acessos ao registro de identificação seguido de uma página para inserção dos sintomas que o usuário possui (</w:t>
      </w:r>
      <w:r w:rsidR="00B34DD4">
        <w:fldChar w:fldCharType="begin"/>
      </w:r>
      <w:r w:rsidR="00B34DD4">
        <w:instrText xml:space="preserve"> REF _Ref53697909 \h </w:instrText>
      </w:r>
      <w:r w:rsidR="001D1F5F">
        <w:instrText xml:space="preserve"> \* MERGEFORMAT </w:instrText>
      </w:r>
      <w:r w:rsidR="00B34DD4">
        <w:fldChar w:fldCharType="separate"/>
      </w:r>
      <w:r w:rsidR="002D5522" w:rsidRPr="002D5522">
        <w:rPr>
          <w:color w:val="000000" w:themeColor="text1"/>
          <w:szCs w:val="24"/>
        </w:rPr>
        <w:t xml:space="preserve">Figura </w:t>
      </w:r>
      <w:r w:rsidR="002D5522" w:rsidRPr="002D5522">
        <w:rPr>
          <w:noProof/>
          <w:color w:val="000000" w:themeColor="text1"/>
          <w:szCs w:val="24"/>
        </w:rPr>
        <w:t>5</w:t>
      </w:r>
      <w:r w:rsidR="00B34DD4">
        <w:fldChar w:fldCharType="end"/>
      </w:r>
      <w:r w:rsidR="00B34DD4">
        <w:t xml:space="preserve"> (b)</w:t>
      </w:r>
      <w:r>
        <w:t>)</w:t>
      </w:r>
      <w:r w:rsidR="00B34DD4">
        <w:t xml:space="preserve"> </w:t>
      </w:r>
      <w:r w:rsidR="001D1F5F">
        <w:t xml:space="preserve">em que </w:t>
      </w:r>
      <w:r w:rsidR="00B34DD4">
        <w:t>ele deve marcar a caixa de seleção de cada sintoma que percebe estar ocorrendo no momento. Essa funcionalidade faz parte da proposta em entregar como solução do aplicativo desenvolvido uma maneira de rastrear os casos suspeitos de infecção e diminuir a subnotificação existente na região.</w:t>
      </w:r>
    </w:p>
    <w:p w14:paraId="5DB37321" w14:textId="0D595105" w:rsidR="00B34DD4" w:rsidRPr="00077D5F" w:rsidRDefault="00B34DD4" w:rsidP="007B740E">
      <w:pPr>
        <w:pStyle w:val="TF-LEGENDA"/>
      </w:pPr>
      <w:bookmarkStart w:id="34" w:name="_Ref53697909"/>
      <w:r w:rsidRPr="00077D5F">
        <w:lastRenderedPageBreak/>
        <w:t xml:space="preserve">Figura </w:t>
      </w:r>
      <w:fldSimple w:instr=" SEQ Figura \* ARABIC ">
        <w:r w:rsidR="002D5522">
          <w:rPr>
            <w:noProof/>
          </w:rPr>
          <w:t>5</w:t>
        </w:r>
      </w:fldSimple>
      <w:bookmarkEnd w:id="34"/>
      <w:r w:rsidRPr="00077D5F">
        <w:t xml:space="preserve"> - Tela principal (a) e tela de sintomas (b)</w:t>
      </w:r>
    </w:p>
    <w:p w14:paraId="42327EC5" w14:textId="46B74858" w:rsidR="001445DA" w:rsidRDefault="00B34DD4" w:rsidP="007B740E">
      <w:pPr>
        <w:pStyle w:val="TF-TEXTO"/>
        <w:spacing w:before="0" w:line="240" w:lineRule="auto"/>
        <w:ind w:firstLine="0"/>
        <w:jc w:val="center"/>
        <w:rPr>
          <w:noProof/>
        </w:rPr>
      </w:pPr>
      <w:r>
        <w:rPr>
          <w:noProof/>
        </w:rPr>
        <w:drawing>
          <wp:inline distT="0" distB="0" distL="0" distR="0" wp14:anchorId="2AB7AC86" wp14:editId="73B3A195">
            <wp:extent cx="3396551" cy="2619375"/>
            <wp:effectExtent l="19050" t="19050" r="1397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051" cy="2659091"/>
                    </a:xfrm>
                    <a:prstGeom prst="rect">
                      <a:avLst/>
                    </a:prstGeom>
                    <a:ln>
                      <a:solidFill>
                        <a:schemeClr val="tx1"/>
                      </a:solidFill>
                    </a:ln>
                  </pic:spPr>
                </pic:pic>
              </a:graphicData>
            </a:graphic>
          </wp:inline>
        </w:drawing>
      </w:r>
    </w:p>
    <w:p w14:paraId="21FB3749" w14:textId="04925293" w:rsidR="001445DA" w:rsidRPr="0079005E" w:rsidRDefault="001445DA" w:rsidP="007B740E">
      <w:pPr>
        <w:pStyle w:val="TF-FONTE"/>
        <w:rPr>
          <w:noProof/>
        </w:rPr>
      </w:pPr>
      <w:r w:rsidRPr="0079005E">
        <w:rPr>
          <w:noProof/>
        </w:rPr>
        <w:t xml:space="preserve">Fonte: </w:t>
      </w:r>
      <w:r w:rsidR="00E832FF">
        <w:rPr>
          <w:noProof/>
        </w:rPr>
        <w:t>A</w:t>
      </w:r>
      <w:r w:rsidRPr="0079005E">
        <w:rPr>
          <w:noProof/>
        </w:rPr>
        <w:t>daptado de Santana (2018)</w:t>
      </w:r>
      <w:r w:rsidR="007A2151">
        <w:rPr>
          <w:noProof/>
        </w:rPr>
        <w:t>.</w:t>
      </w:r>
    </w:p>
    <w:p w14:paraId="2F314A97" w14:textId="0F2220B7" w:rsidR="00B34DD4" w:rsidRPr="003072D5" w:rsidRDefault="00B34DD4" w:rsidP="00077D5F">
      <w:pPr>
        <w:pStyle w:val="TF-TEXTO"/>
        <w:ind w:firstLine="709"/>
      </w:pPr>
      <w:r>
        <w:t>Na página de jogos interativos (</w:t>
      </w:r>
      <w:r>
        <w:fldChar w:fldCharType="begin"/>
      </w:r>
      <w:r>
        <w:instrText xml:space="preserve"> REF _Ref53698290 \h </w:instrText>
      </w:r>
      <w:r>
        <w:fldChar w:fldCharType="separate"/>
      </w:r>
      <w:r w:rsidR="002D5522" w:rsidRPr="00B97128">
        <w:t xml:space="preserve">Figura </w:t>
      </w:r>
      <w:r w:rsidR="002D5522">
        <w:rPr>
          <w:noProof/>
        </w:rPr>
        <w:t>6</w:t>
      </w:r>
      <w:r>
        <w:fldChar w:fldCharType="end"/>
      </w:r>
      <w:r>
        <w:t xml:space="preserve">) foi desenvolvida uma proposta de gamificação que propõe estimular o aprendizado e conscientização a respeito do Zika </w:t>
      </w:r>
      <w:r w:rsidR="007A2151">
        <w:t xml:space="preserve">vírus </w:t>
      </w:r>
      <w:r>
        <w:t xml:space="preserve">por meio de dois tipos de jogos (questões objetivas e jogo de memória). </w:t>
      </w:r>
      <w:r w:rsidR="007A2151">
        <w:t>As questões objetivas são elaboradas com perguntas e respostas que incluem instruções e conceitos didáticos a respeito do tema. O jogo de memória aborda figuras sobre o Zika vírus que ajudam e estimulam o aprendizado</w:t>
      </w:r>
      <w:r w:rsidR="002B4988">
        <w:t xml:space="preserve"> e familiarização </w:t>
      </w:r>
      <w:r w:rsidR="004F1C51">
        <w:t>sobre</w:t>
      </w:r>
      <w:r w:rsidR="002B4988">
        <w:t xml:space="preserve"> </w:t>
      </w:r>
      <w:r w:rsidR="004F1C51">
        <w:t>o tema</w:t>
      </w:r>
      <w:r w:rsidR="002B4988">
        <w:t>.</w:t>
      </w:r>
    </w:p>
    <w:p w14:paraId="688FBD45" w14:textId="7C6E5F4A" w:rsidR="001A5009" w:rsidRPr="000F4055" w:rsidRDefault="001A5009" w:rsidP="007B740E">
      <w:pPr>
        <w:pStyle w:val="TF-LEGENDA"/>
      </w:pPr>
      <w:bookmarkStart w:id="35" w:name="_Ref53698290"/>
      <w:r w:rsidRPr="00B97128">
        <w:t xml:space="preserve">Figura </w:t>
      </w:r>
      <w:fldSimple w:instr=" SEQ Figura \* ARABIC ">
        <w:r w:rsidR="002D5522">
          <w:rPr>
            <w:noProof/>
          </w:rPr>
          <w:t>6</w:t>
        </w:r>
      </w:fldSimple>
      <w:bookmarkEnd w:id="35"/>
      <w:r w:rsidRPr="00B97128">
        <w:t xml:space="preserve"> – Jogos interativos</w:t>
      </w:r>
    </w:p>
    <w:p w14:paraId="3BBAA3E2" w14:textId="508CDFE7" w:rsidR="008A11A1" w:rsidRDefault="008A11A1" w:rsidP="007B740E">
      <w:pPr>
        <w:pStyle w:val="TF-TEXTO"/>
        <w:spacing w:before="0" w:line="240" w:lineRule="auto"/>
        <w:ind w:firstLine="0"/>
        <w:jc w:val="center"/>
      </w:pPr>
      <w:r>
        <w:rPr>
          <w:noProof/>
        </w:rPr>
        <w:drawing>
          <wp:inline distT="0" distB="0" distL="0" distR="0" wp14:anchorId="373BDB98" wp14:editId="4DB113E0">
            <wp:extent cx="3911600" cy="2725372"/>
            <wp:effectExtent l="19050" t="19050" r="12700" b="184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3516" cy="2845153"/>
                    </a:xfrm>
                    <a:prstGeom prst="rect">
                      <a:avLst/>
                    </a:prstGeom>
                    <a:ln>
                      <a:solidFill>
                        <a:schemeClr val="tx1"/>
                      </a:solidFill>
                    </a:ln>
                  </pic:spPr>
                </pic:pic>
              </a:graphicData>
            </a:graphic>
          </wp:inline>
        </w:drawing>
      </w:r>
    </w:p>
    <w:p w14:paraId="47767044" w14:textId="7C7687B9" w:rsidR="001445DA" w:rsidRPr="0079005E" w:rsidRDefault="001445DA" w:rsidP="007B740E">
      <w:pPr>
        <w:pStyle w:val="TF-FONTE"/>
      </w:pPr>
      <w:r w:rsidRPr="0079005E">
        <w:t xml:space="preserve">Fonte: </w:t>
      </w:r>
      <w:r w:rsidR="00E832FF">
        <w:t>A</w:t>
      </w:r>
      <w:r w:rsidRPr="0079005E">
        <w:t>daptado de Santana (2018)</w:t>
      </w:r>
      <w:r w:rsidR="007A2151">
        <w:t>.</w:t>
      </w:r>
    </w:p>
    <w:p w14:paraId="74803389" w14:textId="5CF5FABA" w:rsidR="00C42FB2" w:rsidRPr="003072D5" w:rsidRDefault="00C42FB2" w:rsidP="00C42FB2">
      <w:pPr>
        <w:pStyle w:val="TF-TEXTO"/>
        <w:ind w:firstLine="709"/>
      </w:pPr>
      <w:r>
        <w:t xml:space="preserve">Foi utilizado o </w:t>
      </w:r>
      <w:r w:rsidRPr="00677715">
        <w:rPr>
          <w:i/>
          <w:iCs/>
        </w:rPr>
        <w:t>framework</w:t>
      </w:r>
      <w:r>
        <w:t xml:space="preserve"> </w:t>
      </w:r>
      <w:proofErr w:type="spellStart"/>
      <w:r>
        <w:t>Ionic</w:t>
      </w:r>
      <w:proofErr w:type="spellEnd"/>
      <w:r>
        <w:t xml:space="preserve"> para desenvolvimento do aplicativo e o </w:t>
      </w:r>
      <w:r w:rsidRPr="00677715">
        <w:rPr>
          <w:i/>
          <w:iCs/>
        </w:rPr>
        <w:t>framework</w:t>
      </w:r>
      <w:r>
        <w:t xml:space="preserve"> </w:t>
      </w:r>
      <w:proofErr w:type="spellStart"/>
      <w:r>
        <w:t>Laravel</w:t>
      </w:r>
      <w:proofErr w:type="spellEnd"/>
      <w:r>
        <w:t xml:space="preserve"> para um sistema gestor dos dados. As informações registradas pelos usuários alimenta</w:t>
      </w:r>
      <w:r w:rsidR="007A2151">
        <w:t>m</w:t>
      </w:r>
      <w:r>
        <w:t xml:space="preserve"> um banco de dados que pode gerar relatórios com análises da propagação do vírus e com isso auxiliar no aumento da precisão dos casos de infecção. Assim, pode-se entregar aos serviços de </w:t>
      </w:r>
      <w:r>
        <w:lastRenderedPageBreak/>
        <w:t>saúde uma base de dados que possa servir de orientação para tomadas de decisão e de combate à disseminação da doença na comunidade local.</w:t>
      </w:r>
    </w:p>
    <w:p w14:paraId="664B55CF" w14:textId="63A0A7F5" w:rsidR="00451B94" w:rsidRDefault="00451B94" w:rsidP="00FC4A9F">
      <w:pPr>
        <w:pStyle w:val="Ttulo1"/>
      </w:pPr>
      <w:bookmarkStart w:id="36" w:name="_Toc54164921"/>
      <w:bookmarkStart w:id="37" w:name="_Toc54165675"/>
      <w:bookmarkStart w:id="38" w:name="_Toc54169333"/>
      <w:bookmarkStart w:id="39" w:name="_Toc96347439"/>
      <w:bookmarkStart w:id="40" w:name="_Toc96357723"/>
      <w:bookmarkStart w:id="41" w:name="_Toc96491866"/>
      <w:bookmarkStart w:id="42" w:name="_Toc411603107"/>
      <w:bookmarkEnd w:id="25"/>
      <w:r>
        <w:t>proposta</w:t>
      </w:r>
      <w:r w:rsidR="00EE4828">
        <w:t xml:space="preserve"> </w:t>
      </w:r>
      <w:r w:rsidR="002B4988">
        <w:t>DA APLICAÇÃO</w:t>
      </w:r>
    </w:p>
    <w:p w14:paraId="1428DF23" w14:textId="657DE602" w:rsidR="00881468" w:rsidRDefault="000C216F" w:rsidP="00881468">
      <w:pPr>
        <w:pStyle w:val="TF-TEXTO"/>
      </w:pPr>
      <w:r>
        <w:t>Nest</w:t>
      </w:r>
      <w:r w:rsidR="005123DB">
        <w:t>a</w:t>
      </w:r>
      <w:r>
        <w:t xml:space="preserve"> </w:t>
      </w:r>
      <w:r w:rsidR="005123DB">
        <w:t xml:space="preserve">seção </w:t>
      </w:r>
      <w:r>
        <w:t xml:space="preserve">serão </w:t>
      </w:r>
      <w:r w:rsidR="00DE79CB">
        <w:t>apresentadas</w:t>
      </w:r>
      <w:r>
        <w:t xml:space="preserve"> as justificativas para a elaboração do trabalho na </w:t>
      </w:r>
      <w:r w:rsidR="005123DB">
        <w:t>sub</w:t>
      </w:r>
      <w:r>
        <w:t xml:space="preserve">seção 3.1. Será também descrito os requisitos principais identificados para o desenvolvimento </w:t>
      </w:r>
      <w:r w:rsidR="002A344E">
        <w:t xml:space="preserve">da aplicação </w:t>
      </w:r>
      <w:r>
        <w:t xml:space="preserve">na </w:t>
      </w:r>
      <w:r w:rsidR="005123DB">
        <w:t>sub</w:t>
      </w:r>
      <w:r>
        <w:t xml:space="preserve">seção 3.2 e as metodologias que serão utilizadas na </w:t>
      </w:r>
      <w:r w:rsidR="002611BE">
        <w:t>sub</w:t>
      </w:r>
      <w:r>
        <w:t>seção 3.3.</w:t>
      </w:r>
    </w:p>
    <w:p w14:paraId="58694102" w14:textId="1AB76364" w:rsidR="00451B94" w:rsidRDefault="00451B94" w:rsidP="007B740E">
      <w:pPr>
        <w:pStyle w:val="Ttulo2"/>
      </w:pPr>
      <w:bookmarkStart w:id="43" w:name="_Toc54164915"/>
      <w:bookmarkStart w:id="44" w:name="_Toc54165669"/>
      <w:bookmarkStart w:id="45" w:name="_Toc54169327"/>
      <w:bookmarkStart w:id="46" w:name="_Toc96347433"/>
      <w:bookmarkStart w:id="47" w:name="_Toc96357717"/>
      <w:bookmarkStart w:id="48" w:name="_Toc96491860"/>
      <w:bookmarkStart w:id="49" w:name="_Toc351015594"/>
      <w:r>
        <w:t>JUSTIFICATIVA</w:t>
      </w:r>
    </w:p>
    <w:p w14:paraId="2D756440" w14:textId="54EBCB6B" w:rsidR="00457804" w:rsidRDefault="00677715" w:rsidP="00457804">
      <w:pPr>
        <w:pStyle w:val="TF-TEXTO"/>
      </w:pPr>
      <w:r>
        <w:t xml:space="preserve">O </w:t>
      </w:r>
      <w:r>
        <w:fldChar w:fldCharType="begin"/>
      </w:r>
      <w:r>
        <w:instrText xml:space="preserve"> REF _Ref53944600 \h </w:instrText>
      </w:r>
      <w:r>
        <w:fldChar w:fldCharType="separate"/>
      </w:r>
      <w:r w:rsidR="002D5522" w:rsidRPr="00A0460B">
        <w:t xml:space="preserve">Quadro </w:t>
      </w:r>
      <w:r w:rsidR="002D5522">
        <w:rPr>
          <w:noProof/>
        </w:rPr>
        <w:t>1</w:t>
      </w:r>
      <w:r>
        <w:fldChar w:fldCharType="end"/>
      </w:r>
      <w:r>
        <w:t xml:space="preserve"> apresenta uma comparação de funcionalidades e características dos trabalhos correlatos apresentados na seção 2 e que </w:t>
      </w:r>
      <w:r w:rsidR="00BF0591">
        <w:t xml:space="preserve">permitem entender a relação deles com o projeto proposto. É apresentado no </w:t>
      </w:r>
      <w:r w:rsidR="00BF0591">
        <w:fldChar w:fldCharType="begin"/>
      </w:r>
      <w:r w:rsidR="00BF0591">
        <w:instrText xml:space="preserve"> REF _Ref53944600 \h </w:instrText>
      </w:r>
      <w:r w:rsidR="00BF0591">
        <w:fldChar w:fldCharType="separate"/>
      </w:r>
      <w:r w:rsidR="002D5522" w:rsidRPr="00A0460B">
        <w:t xml:space="preserve">Quadro </w:t>
      </w:r>
      <w:r w:rsidR="002D5522">
        <w:rPr>
          <w:noProof/>
        </w:rPr>
        <w:t>1</w:t>
      </w:r>
      <w:r w:rsidR="00BF0591">
        <w:fldChar w:fldCharType="end"/>
      </w:r>
      <w:r w:rsidR="00BF0591">
        <w:t xml:space="preserve"> as características separadas por linhas e os trabalhos citados por colunas.</w:t>
      </w:r>
    </w:p>
    <w:p w14:paraId="1778FEBA" w14:textId="4C908B2B" w:rsidR="00677715" w:rsidRPr="00A0460B" w:rsidRDefault="00677715" w:rsidP="007B740E">
      <w:pPr>
        <w:pStyle w:val="TF-LEGENDA"/>
      </w:pPr>
      <w:bookmarkStart w:id="50" w:name="_Ref53944600"/>
      <w:r w:rsidRPr="00A0460B">
        <w:t xml:space="preserve">Quadro </w:t>
      </w:r>
      <w:fldSimple w:instr=" SEQ Quadro \* ARABIC ">
        <w:r w:rsidR="002D5522">
          <w:rPr>
            <w:noProof/>
          </w:rPr>
          <w:t>1</w:t>
        </w:r>
      </w:fldSimple>
      <w:bookmarkEnd w:id="50"/>
      <w:r w:rsidRPr="00A0460B">
        <w:t>- Comparativo entre os trabalhos correlatos</w:t>
      </w:r>
    </w:p>
    <w:tbl>
      <w:tblPr>
        <w:tblStyle w:val="TabeladeLista3-nfase3"/>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3"/>
        <w:gridCol w:w="1722"/>
        <w:gridCol w:w="2545"/>
        <w:gridCol w:w="1724"/>
      </w:tblGrid>
      <w:tr w:rsidR="00DE79CB" w:rsidRPr="00C42FB2" w14:paraId="3695CD57" w14:textId="77777777" w:rsidTr="007B740E">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0" w:type="dxa"/>
            <w:tcBorders>
              <w:bottom w:val="none" w:sz="0" w:space="0" w:color="auto"/>
              <w:right w:val="none" w:sz="0" w:space="0" w:color="auto"/>
            </w:tcBorders>
            <w:shd w:val="clear" w:color="auto" w:fill="F2F2F2" w:themeFill="background1" w:themeFillShade="F2"/>
          </w:tcPr>
          <w:p w14:paraId="304BF4FF" w14:textId="4F1EE2D8" w:rsidR="00DE79CB" w:rsidRPr="007B740E" w:rsidRDefault="00DE79CB" w:rsidP="007B740E">
            <w:pPr>
              <w:pStyle w:val="TF-TEXTOQUADRO"/>
              <w:rPr>
                <w:b w:val="0"/>
                <w:bCs w:val="0"/>
                <w:color w:val="000000" w:themeColor="text1"/>
              </w:rPr>
            </w:pPr>
            <w:r w:rsidRPr="007B740E">
              <w:rPr>
                <w:color w:val="000000" w:themeColor="text1"/>
              </w:rPr>
              <w:t>Características</w:t>
            </w:r>
          </w:p>
        </w:tc>
        <w:tc>
          <w:tcPr>
            <w:tcW w:w="0" w:type="dxa"/>
            <w:shd w:val="clear" w:color="auto" w:fill="F2F2F2" w:themeFill="background1" w:themeFillShade="F2"/>
          </w:tcPr>
          <w:p w14:paraId="6D02A111" w14:textId="6A41B87E" w:rsidR="00DE79CB" w:rsidRPr="007B740E" w:rsidRDefault="00672198" w:rsidP="007B740E">
            <w:pPr>
              <w:pStyle w:val="TF-TEXTOQUADR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color w:val="000000" w:themeColor="text1"/>
              </w:rPr>
              <w:t>Rede D’</w:t>
            </w:r>
            <w:proofErr w:type="spellStart"/>
            <w:r>
              <w:rPr>
                <w:color w:val="000000" w:themeColor="text1"/>
              </w:rPr>
              <w:t>Or</w:t>
            </w:r>
            <w:proofErr w:type="spellEnd"/>
            <w:r>
              <w:rPr>
                <w:color w:val="000000" w:themeColor="text1"/>
              </w:rPr>
              <w:t xml:space="preserve"> São Luiz S/A</w:t>
            </w:r>
            <w:r w:rsidR="00DC4B2C" w:rsidRPr="00DC4B2C">
              <w:rPr>
                <w:color w:val="000000" w:themeColor="text1"/>
              </w:rPr>
              <w:t xml:space="preserve"> (2020)</w:t>
            </w:r>
          </w:p>
        </w:tc>
        <w:tc>
          <w:tcPr>
            <w:tcW w:w="0" w:type="dxa"/>
            <w:shd w:val="clear" w:color="auto" w:fill="F2F2F2" w:themeFill="background1" w:themeFillShade="F2"/>
          </w:tcPr>
          <w:p w14:paraId="18E9FF7E" w14:textId="795F77D3" w:rsidR="00DE79CB" w:rsidRPr="007B740E" w:rsidRDefault="00DE79CB" w:rsidP="007B740E">
            <w:pPr>
              <w:pStyle w:val="TF-TEXTOQUADR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B740E">
              <w:rPr>
                <w:color w:val="000000" w:themeColor="text1"/>
              </w:rPr>
              <w:t>Miguel</w:t>
            </w:r>
            <w:r w:rsidR="00C42FB2" w:rsidRPr="007B740E">
              <w:rPr>
                <w:color w:val="000000" w:themeColor="text1"/>
              </w:rPr>
              <w:t xml:space="preserve"> </w:t>
            </w:r>
            <w:r w:rsidR="00C42FB2" w:rsidRPr="007B740E">
              <w:rPr>
                <w:i/>
                <w:iCs/>
                <w:color w:val="000000" w:themeColor="text1"/>
              </w:rPr>
              <w:t>et al</w:t>
            </w:r>
            <w:r w:rsidR="00C42FB2" w:rsidRPr="007B740E">
              <w:rPr>
                <w:color w:val="000000" w:themeColor="text1"/>
              </w:rPr>
              <w:t>.</w:t>
            </w:r>
            <w:r w:rsidRPr="007B740E">
              <w:rPr>
                <w:color w:val="000000" w:themeColor="text1"/>
              </w:rPr>
              <w:t xml:space="preserve"> (2020)</w:t>
            </w:r>
          </w:p>
        </w:tc>
        <w:tc>
          <w:tcPr>
            <w:tcW w:w="0" w:type="dxa"/>
            <w:shd w:val="clear" w:color="auto" w:fill="F2F2F2" w:themeFill="background1" w:themeFillShade="F2"/>
          </w:tcPr>
          <w:p w14:paraId="63FB310E" w14:textId="1520ABCB" w:rsidR="00DE79CB" w:rsidRPr="007B740E" w:rsidRDefault="00DE79CB" w:rsidP="007B740E">
            <w:pPr>
              <w:pStyle w:val="TF-TEXTOQUADR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B740E">
              <w:rPr>
                <w:color w:val="000000" w:themeColor="text1"/>
              </w:rPr>
              <w:t>Santana (2018)</w:t>
            </w:r>
          </w:p>
        </w:tc>
      </w:tr>
      <w:tr w:rsidR="00905D60" w:rsidRPr="00C42FB2" w14:paraId="1E8777D2" w14:textId="77777777" w:rsidTr="007B740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bottom w:val="none" w:sz="0" w:space="0" w:color="auto"/>
              <w:right w:val="none" w:sz="0" w:space="0" w:color="auto"/>
            </w:tcBorders>
          </w:tcPr>
          <w:p w14:paraId="2BF3419F" w14:textId="5E84C420" w:rsidR="00DE79CB" w:rsidRPr="00457804" w:rsidRDefault="00B97128" w:rsidP="007B740E">
            <w:pPr>
              <w:pStyle w:val="TF-TEXTOQUADRO"/>
              <w:rPr>
                <w:b w:val="0"/>
                <w:bCs w:val="0"/>
              </w:rPr>
            </w:pPr>
            <w:r>
              <w:rPr>
                <w:b w:val="0"/>
                <w:bCs w:val="0"/>
              </w:rPr>
              <w:t>Coleta de sintomas dos usuários</w:t>
            </w:r>
          </w:p>
        </w:tc>
        <w:tc>
          <w:tcPr>
            <w:tcW w:w="0" w:type="dxa"/>
            <w:tcBorders>
              <w:top w:val="none" w:sz="0" w:space="0" w:color="auto"/>
              <w:bottom w:val="none" w:sz="0" w:space="0" w:color="auto"/>
            </w:tcBorders>
          </w:tcPr>
          <w:p w14:paraId="2E294163" w14:textId="42175A5A" w:rsidR="00DE79CB" w:rsidRPr="00457804" w:rsidRDefault="00DC4B2C" w:rsidP="007B740E">
            <w:pPr>
              <w:pStyle w:val="TF-TEXTOQUADRO"/>
              <w:cnfStyle w:val="000000100000" w:firstRow="0" w:lastRow="0" w:firstColumn="0" w:lastColumn="0" w:oddVBand="0" w:evenVBand="0" w:oddHBand="1" w:evenHBand="0" w:firstRowFirstColumn="0" w:firstRowLastColumn="0" w:lastRowFirstColumn="0" w:lastRowLastColumn="0"/>
            </w:pPr>
            <w:r>
              <w:t>Sim</w:t>
            </w:r>
          </w:p>
        </w:tc>
        <w:tc>
          <w:tcPr>
            <w:tcW w:w="0" w:type="dxa"/>
            <w:tcBorders>
              <w:top w:val="none" w:sz="0" w:space="0" w:color="auto"/>
              <w:bottom w:val="none" w:sz="0" w:space="0" w:color="auto"/>
            </w:tcBorders>
          </w:tcPr>
          <w:p w14:paraId="7FBE3785" w14:textId="069E3468" w:rsidR="00DE79CB" w:rsidRPr="00457804" w:rsidRDefault="00B97128" w:rsidP="007B740E">
            <w:pPr>
              <w:pStyle w:val="TF-TEXTOQUADRO"/>
              <w:cnfStyle w:val="000000100000" w:firstRow="0" w:lastRow="0" w:firstColumn="0" w:lastColumn="0" w:oddVBand="0" w:evenVBand="0" w:oddHBand="1" w:evenHBand="0" w:firstRowFirstColumn="0" w:firstRowLastColumn="0" w:lastRowFirstColumn="0" w:lastRowLastColumn="0"/>
            </w:pPr>
            <w:r>
              <w:t>Não</w:t>
            </w:r>
          </w:p>
        </w:tc>
        <w:tc>
          <w:tcPr>
            <w:tcW w:w="0" w:type="dxa"/>
            <w:tcBorders>
              <w:top w:val="none" w:sz="0" w:space="0" w:color="auto"/>
              <w:bottom w:val="none" w:sz="0" w:space="0" w:color="auto"/>
            </w:tcBorders>
          </w:tcPr>
          <w:p w14:paraId="3F64F13D" w14:textId="7E4D23F6" w:rsidR="00DE79CB" w:rsidRPr="00457804" w:rsidRDefault="00B97128" w:rsidP="007B740E">
            <w:pPr>
              <w:pStyle w:val="TF-TEXTOQUADRO"/>
              <w:cnfStyle w:val="000000100000" w:firstRow="0" w:lastRow="0" w:firstColumn="0" w:lastColumn="0" w:oddVBand="0" w:evenVBand="0" w:oddHBand="1" w:evenHBand="0" w:firstRowFirstColumn="0" w:firstRowLastColumn="0" w:lastRowFirstColumn="0" w:lastRowLastColumn="0"/>
            </w:pPr>
            <w:r>
              <w:t>Sim</w:t>
            </w:r>
          </w:p>
        </w:tc>
      </w:tr>
      <w:tr w:rsidR="004F1C51" w:rsidRPr="00C42FB2" w14:paraId="3EA8BBF5" w14:textId="77777777" w:rsidTr="007B740E">
        <w:trPr>
          <w:trHeight w:val="283"/>
        </w:trPr>
        <w:tc>
          <w:tcPr>
            <w:cnfStyle w:val="001000000000" w:firstRow="0" w:lastRow="0" w:firstColumn="1" w:lastColumn="0" w:oddVBand="0" w:evenVBand="0" w:oddHBand="0" w:evenHBand="0" w:firstRowFirstColumn="0" w:firstRowLastColumn="0" w:lastRowFirstColumn="0" w:lastRowLastColumn="0"/>
            <w:tcW w:w="0" w:type="dxa"/>
            <w:tcBorders>
              <w:right w:val="none" w:sz="0" w:space="0" w:color="auto"/>
            </w:tcBorders>
          </w:tcPr>
          <w:p w14:paraId="4E0C71C7" w14:textId="23DF65B6" w:rsidR="004F1C51" w:rsidRPr="00457804" w:rsidRDefault="004F1C51" w:rsidP="007B740E">
            <w:pPr>
              <w:pStyle w:val="TF-TEXTOQUADRO"/>
              <w:rPr>
                <w:b w:val="0"/>
                <w:bCs w:val="0"/>
              </w:rPr>
            </w:pPr>
            <w:r w:rsidRPr="003952DC">
              <w:rPr>
                <w:b w:val="0"/>
                <w:bCs w:val="0"/>
              </w:rPr>
              <w:t>Mapeamento das ocorrências</w:t>
            </w:r>
          </w:p>
        </w:tc>
        <w:tc>
          <w:tcPr>
            <w:tcW w:w="0" w:type="dxa"/>
          </w:tcPr>
          <w:p w14:paraId="4E75CBDD" w14:textId="4C4DBF0C"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c>
          <w:tcPr>
            <w:tcW w:w="0" w:type="dxa"/>
          </w:tcPr>
          <w:p w14:paraId="181ABEB2" w14:textId="5DA71795"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c>
          <w:tcPr>
            <w:tcW w:w="0" w:type="dxa"/>
          </w:tcPr>
          <w:p w14:paraId="55126B3C" w14:textId="6E40A25E"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rsidRPr="00457804">
              <w:t>Não</w:t>
            </w:r>
          </w:p>
        </w:tc>
      </w:tr>
      <w:tr w:rsidR="004F1C51" w:rsidRPr="00C42FB2" w14:paraId="5FD34C6A" w14:textId="77777777" w:rsidTr="007B740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bottom w:val="none" w:sz="0" w:space="0" w:color="auto"/>
              <w:right w:val="none" w:sz="0" w:space="0" w:color="auto"/>
            </w:tcBorders>
          </w:tcPr>
          <w:p w14:paraId="6A3F73B4" w14:textId="40A1D7ED" w:rsidR="004F1C51" w:rsidRPr="003952DC" w:rsidRDefault="004F1C51" w:rsidP="007B740E">
            <w:pPr>
              <w:pStyle w:val="TF-TEXTOQUADRO"/>
              <w:rPr>
                <w:b w:val="0"/>
                <w:bCs w:val="0"/>
              </w:rPr>
            </w:pPr>
            <w:r w:rsidRPr="003952DC">
              <w:rPr>
                <w:b w:val="0"/>
                <w:bCs w:val="0"/>
              </w:rPr>
              <w:t>Orientações teóricas</w:t>
            </w:r>
          </w:p>
        </w:tc>
        <w:tc>
          <w:tcPr>
            <w:tcW w:w="0" w:type="dxa"/>
            <w:tcBorders>
              <w:top w:val="none" w:sz="0" w:space="0" w:color="auto"/>
              <w:bottom w:val="none" w:sz="0" w:space="0" w:color="auto"/>
            </w:tcBorders>
          </w:tcPr>
          <w:p w14:paraId="1F46A818" w14:textId="1BE5689B" w:rsidR="004F1C51" w:rsidRPr="00457804" w:rsidRDefault="00DC4B2C" w:rsidP="007B740E">
            <w:pPr>
              <w:pStyle w:val="TF-TEXTOQUADRO"/>
              <w:cnfStyle w:val="000000100000" w:firstRow="0" w:lastRow="0" w:firstColumn="0" w:lastColumn="0" w:oddVBand="0" w:evenVBand="0" w:oddHBand="1" w:evenHBand="0" w:firstRowFirstColumn="0" w:firstRowLastColumn="0" w:lastRowFirstColumn="0" w:lastRowLastColumn="0"/>
            </w:pPr>
            <w:r>
              <w:t>Sim</w:t>
            </w:r>
          </w:p>
        </w:tc>
        <w:tc>
          <w:tcPr>
            <w:tcW w:w="0" w:type="dxa"/>
            <w:tcBorders>
              <w:top w:val="none" w:sz="0" w:space="0" w:color="auto"/>
              <w:bottom w:val="none" w:sz="0" w:space="0" w:color="auto"/>
            </w:tcBorders>
          </w:tcPr>
          <w:p w14:paraId="74AB632D" w14:textId="4AEABD0D" w:rsidR="004F1C51" w:rsidRPr="00457804"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rsidRPr="00457804">
              <w:t>Não</w:t>
            </w:r>
          </w:p>
        </w:tc>
        <w:tc>
          <w:tcPr>
            <w:tcW w:w="0" w:type="dxa"/>
            <w:tcBorders>
              <w:top w:val="none" w:sz="0" w:space="0" w:color="auto"/>
              <w:bottom w:val="none" w:sz="0" w:space="0" w:color="auto"/>
            </w:tcBorders>
          </w:tcPr>
          <w:p w14:paraId="6E08B9F8" w14:textId="2A638526" w:rsidR="004F1C51" w:rsidRPr="00457804"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r>
      <w:tr w:rsidR="004F1C51" w:rsidRPr="00C42FB2" w14:paraId="21A5F950" w14:textId="77777777" w:rsidTr="007B740E">
        <w:trPr>
          <w:trHeight w:val="283"/>
        </w:trPr>
        <w:tc>
          <w:tcPr>
            <w:cnfStyle w:val="001000000000" w:firstRow="0" w:lastRow="0" w:firstColumn="1" w:lastColumn="0" w:oddVBand="0" w:evenVBand="0" w:oddHBand="0" w:evenHBand="0" w:firstRowFirstColumn="0" w:firstRowLastColumn="0" w:lastRowFirstColumn="0" w:lastRowLastColumn="0"/>
            <w:tcW w:w="0" w:type="dxa"/>
            <w:tcBorders>
              <w:right w:val="none" w:sz="0" w:space="0" w:color="auto"/>
            </w:tcBorders>
          </w:tcPr>
          <w:p w14:paraId="482758F2" w14:textId="46F7CC16" w:rsidR="004F1C51" w:rsidRPr="003952DC" w:rsidRDefault="004F1C51" w:rsidP="007B740E">
            <w:pPr>
              <w:pStyle w:val="TF-TEXTOQUADRO"/>
              <w:rPr>
                <w:b w:val="0"/>
                <w:bCs w:val="0"/>
              </w:rPr>
            </w:pPr>
            <w:r w:rsidRPr="003952DC">
              <w:rPr>
                <w:b w:val="0"/>
                <w:bCs w:val="0"/>
              </w:rPr>
              <w:t>Geolocalização</w:t>
            </w:r>
          </w:p>
        </w:tc>
        <w:tc>
          <w:tcPr>
            <w:tcW w:w="0" w:type="dxa"/>
          </w:tcPr>
          <w:p w14:paraId="288C1EF9" w14:textId="2B5D3432"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c>
          <w:tcPr>
            <w:tcW w:w="0" w:type="dxa"/>
          </w:tcPr>
          <w:p w14:paraId="228CEEE1" w14:textId="31A83197"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c>
          <w:tcPr>
            <w:tcW w:w="0" w:type="dxa"/>
          </w:tcPr>
          <w:p w14:paraId="13B4FEF7" w14:textId="1C833604"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rsidRPr="00457804">
              <w:t>Não</w:t>
            </w:r>
          </w:p>
        </w:tc>
      </w:tr>
      <w:tr w:rsidR="004F1C51" w:rsidRPr="00C42FB2" w14:paraId="4E385DF3" w14:textId="77777777" w:rsidTr="007B740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bottom w:val="none" w:sz="0" w:space="0" w:color="auto"/>
              <w:right w:val="none" w:sz="0" w:space="0" w:color="auto"/>
            </w:tcBorders>
          </w:tcPr>
          <w:p w14:paraId="6159B5B3" w14:textId="70BBE7DB" w:rsidR="004F1C51" w:rsidRPr="003952DC" w:rsidRDefault="004F1C51" w:rsidP="007B740E">
            <w:pPr>
              <w:pStyle w:val="TF-TEXTOQUADRO"/>
              <w:rPr>
                <w:b w:val="0"/>
                <w:bCs w:val="0"/>
              </w:rPr>
            </w:pPr>
            <w:r w:rsidRPr="003952DC">
              <w:rPr>
                <w:b w:val="0"/>
                <w:bCs w:val="0"/>
              </w:rPr>
              <w:t>Colaboração de usuários</w:t>
            </w:r>
          </w:p>
        </w:tc>
        <w:tc>
          <w:tcPr>
            <w:tcW w:w="0" w:type="dxa"/>
            <w:tcBorders>
              <w:top w:val="none" w:sz="0" w:space="0" w:color="auto"/>
              <w:bottom w:val="none" w:sz="0" w:space="0" w:color="auto"/>
            </w:tcBorders>
          </w:tcPr>
          <w:p w14:paraId="499C7E80" w14:textId="73BAA36F" w:rsidR="004F1C51" w:rsidRPr="00457804"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c>
          <w:tcPr>
            <w:tcW w:w="0" w:type="dxa"/>
            <w:tcBorders>
              <w:top w:val="none" w:sz="0" w:space="0" w:color="auto"/>
              <w:bottom w:val="none" w:sz="0" w:space="0" w:color="auto"/>
            </w:tcBorders>
          </w:tcPr>
          <w:p w14:paraId="13ADD29D" w14:textId="5A1CC24C" w:rsidR="004F1C51" w:rsidRPr="00457804"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c>
          <w:tcPr>
            <w:tcW w:w="0" w:type="dxa"/>
            <w:tcBorders>
              <w:top w:val="none" w:sz="0" w:space="0" w:color="auto"/>
              <w:bottom w:val="none" w:sz="0" w:space="0" w:color="auto"/>
            </w:tcBorders>
          </w:tcPr>
          <w:p w14:paraId="0E7589E9" w14:textId="1C56C9E2" w:rsidR="004F1C51" w:rsidRPr="00457804"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r>
      <w:tr w:rsidR="004F1C51" w:rsidRPr="00C42FB2" w14:paraId="6ADC7428" w14:textId="77777777" w:rsidTr="007B740E">
        <w:trPr>
          <w:trHeight w:val="283"/>
        </w:trPr>
        <w:tc>
          <w:tcPr>
            <w:cnfStyle w:val="001000000000" w:firstRow="0" w:lastRow="0" w:firstColumn="1" w:lastColumn="0" w:oddVBand="0" w:evenVBand="0" w:oddHBand="0" w:evenHBand="0" w:firstRowFirstColumn="0" w:firstRowLastColumn="0" w:lastRowFirstColumn="0" w:lastRowLastColumn="0"/>
            <w:tcW w:w="0" w:type="dxa"/>
            <w:tcBorders>
              <w:right w:val="none" w:sz="0" w:space="0" w:color="auto"/>
            </w:tcBorders>
          </w:tcPr>
          <w:p w14:paraId="637916DB" w14:textId="488BA8A3" w:rsidR="004F1C51" w:rsidRPr="003952DC" w:rsidRDefault="004F1C51" w:rsidP="007B740E">
            <w:pPr>
              <w:pStyle w:val="TF-TEXTOQUADRO"/>
              <w:rPr>
                <w:b w:val="0"/>
                <w:bCs w:val="0"/>
              </w:rPr>
            </w:pPr>
            <w:r>
              <w:rPr>
                <w:b w:val="0"/>
                <w:bCs w:val="0"/>
              </w:rPr>
              <w:t>Notificação de área de risco</w:t>
            </w:r>
          </w:p>
        </w:tc>
        <w:tc>
          <w:tcPr>
            <w:tcW w:w="0" w:type="dxa"/>
          </w:tcPr>
          <w:p w14:paraId="376EB8C2" w14:textId="30D13E45" w:rsidR="004F1C51" w:rsidRPr="00457804" w:rsidRDefault="00DC4B2C" w:rsidP="007B740E">
            <w:pPr>
              <w:pStyle w:val="TF-TEXTOQUADRO"/>
              <w:cnfStyle w:val="000000000000" w:firstRow="0" w:lastRow="0" w:firstColumn="0" w:lastColumn="0" w:oddVBand="0" w:evenVBand="0" w:oddHBand="0" w:evenHBand="0" w:firstRowFirstColumn="0" w:firstRowLastColumn="0" w:lastRowFirstColumn="0" w:lastRowLastColumn="0"/>
            </w:pPr>
            <w:r>
              <w:t>Sim</w:t>
            </w:r>
          </w:p>
        </w:tc>
        <w:tc>
          <w:tcPr>
            <w:tcW w:w="0" w:type="dxa"/>
          </w:tcPr>
          <w:p w14:paraId="2DB2C537" w14:textId="664EBABA"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t>Sim</w:t>
            </w:r>
          </w:p>
        </w:tc>
        <w:tc>
          <w:tcPr>
            <w:tcW w:w="0" w:type="dxa"/>
          </w:tcPr>
          <w:p w14:paraId="3E44A78C" w14:textId="755E4D5B"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t>Não</w:t>
            </w:r>
          </w:p>
        </w:tc>
      </w:tr>
      <w:tr w:rsidR="004F1C51" w:rsidRPr="00C42FB2" w14:paraId="0D598856" w14:textId="77777777" w:rsidTr="007B740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bottom w:val="none" w:sz="0" w:space="0" w:color="auto"/>
              <w:right w:val="none" w:sz="0" w:space="0" w:color="auto"/>
            </w:tcBorders>
          </w:tcPr>
          <w:p w14:paraId="154BD203" w14:textId="3DCA8974" w:rsidR="004F1C51" w:rsidRPr="00D02B9F" w:rsidRDefault="004F1C51" w:rsidP="007B740E">
            <w:pPr>
              <w:pStyle w:val="TF-TEXTOQUADRO"/>
              <w:rPr>
                <w:b w:val="0"/>
                <w:bCs w:val="0"/>
              </w:rPr>
            </w:pPr>
            <w:r>
              <w:rPr>
                <w:b w:val="0"/>
                <w:bCs w:val="0"/>
              </w:rPr>
              <w:t>Tipos de ocorrência</w:t>
            </w:r>
          </w:p>
        </w:tc>
        <w:tc>
          <w:tcPr>
            <w:tcW w:w="0" w:type="dxa"/>
            <w:tcBorders>
              <w:top w:val="none" w:sz="0" w:space="0" w:color="auto"/>
              <w:bottom w:val="none" w:sz="0" w:space="0" w:color="auto"/>
            </w:tcBorders>
          </w:tcPr>
          <w:p w14:paraId="18C488EC" w14:textId="6360A564" w:rsidR="004F1C51" w:rsidRPr="00D02B9F" w:rsidRDefault="00BB222E" w:rsidP="007B740E">
            <w:pPr>
              <w:pStyle w:val="TF-TEXTOQUADRO"/>
              <w:cnfStyle w:val="000000100000" w:firstRow="0" w:lastRow="0" w:firstColumn="0" w:lastColumn="0" w:oddVBand="0" w:evenVBand="0" w:oddHBand="1" w:evenHBand="0" w:firstRowFirstColumn="0" w:firstRowLastColumn="0" w:lastRowFirstColumn="0" w:lastRowLastColumn="0"/>
            </w:pPr>
            <w:commentRangeStart w:id="51"/>
            <w:r>
              <w:t>COVID</w:t>
            </w:r>
            <w:r w:rsidR="00DC4B2C">
              <w:t>-19</w:t>
            </w:r>
          </w:p>
        </w:tc>
        <w:tc>
          <w:tcPr>
            <w:tcW w:w="0" w:type="dxa"/>
            <w:tcBorders>
              <w:top w:val="none" w:sz="0" w:space="0" w:color="auto"/>
              <w:bottom w:val="none" w:sz="0" w:space="0" w:color="auto"/>
            </w:tcBorders>
          </w:tcPr>
          <w:p w14:paraId="46C57251" w14:textId="3539E1ED" w:rsidR="004F1C51" w:rsidRPr="00D02B9F"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t xml:space="preserve">Focos, </w:t>
            </w:r>
            <w:r w:rsidRPr="002B4988">
              <w:t>Chikungunya</w:t>
            </w:r>
            <w:r>
              <w:t>, Dengue e Zika Vírus.</w:t>
            </w:r>
          </w:p>
        </w:tc>
        <w:tc>
          <w:tcPr>
            <w:tcW w:w="0" w:type="dxa"/>
            <w:tcBorders>
              <w:top w:val="none" w:sz="0" w:space="0" w:color="auto"/>
              <w:bottom w:val="none" w:sz="0" w:space="0" w:color="auto"/>
            </w:tcBorders>
          </w:tcPr>
          <w:p w14:paraId="1FBF6A30" w14:textId="089CFE05" w:rsidR="004F1C51" w:rsidRPr="00D02B9F"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t>Zika Vírus</w:t>
            </w:r>
            <w:commentRangeEnd w:id="51"/>
            <w:r w:rsidR="00CF6604">
              <w:rPr>
                <w:rStyle w:val="Refdecomentrio"/>
              </w:rPr>
              <w:commentReference w:id="51"/>
            </w:r>
          </w:p>
        </w:tc>
      </w:tr>
    </w:tbl>
    <w:p w14:paraId="5667AD21" w14:textId="5EC21FDF" w:rsidR="00DE79CB" w:rsidRPr="00457804" w:rsidRDefault="00F22CBD" w:rsidP="007B740E">
      <w:pPr>
        <w:pStyle w:val="TF-FONTE"/>
      </w:pPr>
      <w:r w:rsidRPr="00457804">
        <w:t>Fonte: elaborado pelo autor</w:t>
      </w:r>
      <w:r w:rsidR="002B4988">
        <w:t>.</w:t>
      </w:r>
    </w:p>
    <w:p w14:paraId="4AD27430" w14:textId="4604AA5E" w:rsidR="00DC4B2C" w:rsidRDefault="00DC4B2C" w:rsidP="00DC4B2C">
      <w:pPr>
        <w:pStyle w:val="TF-TEXTO"/>
      </w:pPr>
      <w:r>
        <w:t xml:space="preserve">Pode-se concluir ao observar o </w:t>
      </w:r>
      <w:r>
        <w:fldChar w:fldCharType="begin"/>
      </w:r>
      <w:r>
        <w:instrText xml:space="preserve"> REF _Ref53944600 \h </w:instrText>
      </w:r>
      <w:r>
        <w:fldChar w:fldCharType="separate"/>
      </w:r>
      <w:r w:rsidR="002D5522" w:rsidRPr="00A0460B">
        <w:t xml:space="preserve">Quadro </w:t>
      </w:r>
      <w:r w:rsidR="002D5522">
        <w:rPr>
          <w:noProof/>
        </w:rPr>
        <w:t>1</w:t>
      </w:r>
      <w:r>
        <w:fldChar w:fldCharType="end"/>
      </w:r>
      <w:r>
        <w:t xml:space="preserve"> que </w:t>
      </w:r>
      <w:r w:rsidR="00672198">
        <w:t>Rede D’</w:t>
      </w:r>
      <w:proofErr w:type="spellStart"/>
      <w:r w:rsidR="00672198">
        <w:t>Or</w:t>
      </w:r>
      <w:proofErr w:type="spellEnd"/>
      <w:r w:rsidR="00672198">
        <w:t xml:space="preserve"> São Luiz S/A</w:t>
      </w:r>
      <w:r>
        <w:t xml:space="preserve"> (2020) e Santana (2018) propõem a criação de uma aplicação que questiona ao usuário se ele possui algum sintoma associado à doença mapeada. Diferentemente de </w:t>
      </w:r>
      <w:r w:rsidR="00672198">
        <w:t>Rede D’</w:t>
      </w:r>
      <w:proofErr w:type="spellStart"/>
      <w:r w:rsidR="00672198">
        <w:t>Or</w:t>
      </w:r>
      <w:proofErr w:type="spellEnd"/>
      <w:r w:rsidR="00672198">
        <w:t xml:space="preserve"> São Luiz S/A </w:t>
      </w:r>
      <w:r>
        <w:t xml:space="preserve">(2020) e Santana (2018), Miguel </w:t>
      </w:r>
      <w:r w:rsidRPr="003A2890">
        <w:rPr>
          <w:i/>
          <w:iCs/>
        </w:rPr>
        <w:t>et al</w:t>
      </w:r>
      <w:r>
        <w:t>. (2020) permitem apenas que a ocorrência já consolidada seja marcada no mapa sem que haja o preenchimento de detalhes acerca da doença tratada na aplicação.</w:t>
      </w:r>
    </w:p>
    <w:p w14:paraId="06C044C9" w14:textId="15E60BBE" w:rsidR="00DC4B2C" w:rsidRDefault="00DC4B2C" w:rsidP="00DC4B2C">
      <w:pPr>
        <w:pStyle w:val="TF-TEXTO"/>
      </w:pPr>
      <w:r>
        <w:t xml:space="preserve">O mapeamento de ocorrências, recurso que permite acompanhar as ocorrências registradas em determinada região, não está presente na aplicação de Santana (2018). Isso acontece, pois o foco principal no trabalho de Santana (2018) foi voltado à orientação, educação e notificação de sintomas de quem pertence à comunidade em que o estudo foi desenvolvido. Orientações de como se prevenir e identificar sintomas estão presentes na proposta de </w:t>
      </w:r>
      <w:r w:rsidR="00672198">
        <w:t xml:space="preserve">Rede </w:t>
      </w:r>
      <w:r w:rsidR="00672198">
        <w:lastRenderedPageBreak/>
        <w:t>D’</w:t>
      </w:r>
      <w:proofErr w:type="spellStart"/>
      <w:r w:rsidR="00672198">
        <w:t>Or</w:t>
      </w:r>
      <w:proofErr w:type="spellEnd"/>
      <w:r w:rsidR="00672198">
        <w:t xml:space="preserve"> São Luiz S/A </w:t>
      </w:r>
      <w:r>
        <w:t xml:space="preserve"> (2020) com links úteis para informações da </w:t>
      </w:r>
      <w:r w:rsidR="00F813CD">
        <w:t>Covid</w:t>
      </w:r>
      <w:r>
        <w:t>-19 e para o painel de dados da pandemia com números atualizados em todo país, enquanto Santana (2018) trouxe no trabalho uma visão educacional do problema propondo uma gamificação para chamar a atenção do usuário e engajá-lo a entender mais a respeito dos problemas relacionados à infecção do vírus da Zika. Por sua vez, Santana (2018) também não implementou a geolocalização ao focar seu estudo e aplicação à uma região específica, delimitando o alcance da solução.</w:t>
      </w:r>
    </w:p>
    <w:p w14:paraId="191B835A" w14:textId="4779057F" w:rsidR="00DC4B2C" w:rsidRDefault="00DC4B2C" w:rsidP="00DC4B2C">
      <w:pPr>
        <w:pStyle w:val="TF-TEXTO"/>
      </w:pPr>
      <w:r>
        <w:t xml:space="preserve">A respeito das comparações dos trabalhos correlatos aqui citados, todos abordam a colaboração de usuários </w:t>
      </w:r>
      <w:r w:rsidR="00644536">
        <w:t>para a</w:t>
      </w:r>
      <w:r>
        <w:t xml:space="preserve"> alimentação de dados às aplicações,</w:t>
      </w:r>
      <w:r w:rsidR="001A158F">
        <w:t xml:space="preserve"> seja preenchendo os formulários de sintomas para alimentar a base de dados com possíveis diagnósticos no aplicativo</w:t>
      </w:r>
      <w:r w:rsidR="00672198">
        <w:t xml:space="preserve"> da</w:t>
      </w:r>
      <w:r w:rsidR="001A158F">
        <w:t xml:space="preserve"> </w:t>
      </w:r>
      <w:r w:rsidR="00672198">
        <w:t>Rede D’</w:t>
      </w:r>
      <w:proofErr w:type="spellStart"/>
      <w:r w:rsidR="00672198">
        <w:t>Or</w:t>
      </w:r>
      <w:proofErr w:type="spellEnd"/>
      <w:r w:rsidR="00672198">
        <w:t xml:space="preserve"> São Luiz S/A </w:t>
      </w:r>
      <w:r w:rsidR="001A158F">
        <w:t xml:space="preserve">(2020) e no </w:t>
      </w:r>
      <w:r w:rsidR="00AC6FFA">
        <w:t>trabalho</w:t>
      </w:r>
      <w:r w:rsidR="001A158F">
        <w:t xml:space="preserve"> de Santana (2018) ou inserindo no mapa as ocorrências consolidadas como no trabalho de Miguel </w:t>
      </w:r>
      <w:r w:rsidR="001A158F" w:rsidRPr="00C668D7">
        <w:rPr>
          <w:i/>
          <w:iCs/>
        </w:rPr>
        <w:t>et al.</w:t>
      </w:r>
      <w:r w:rsidR="001A158F">
        <w:t xml:space="preserve"> (2020)</w:t>
      </w:r>
      <w:r>
        <w:t xml:space="preserve">. </w:t>
      </w:r>
      <w:r w:rsidR="00AC6FFA">
        <w:t>Quanto aos tipos de ocorrência, o</w:t>
      </w:r>
      <w:r>
        <w:t xml:space="preserve"> aplicativo</w:t>
      </w:r>
      <w:r w:rsidR="00672198">
        <w:t xml:space="preserve"> da</w:t>
      </w:r>
      <w:r>
        <w:t xml:space="preserve"> </w:t>
      </w:r>
      <w:r w:rsidR="00672198">
        <w:t>Rede D’</w:t>
      </w:r>
      <w:proofErr w:type="spellStart"/>
      <w:r w:rsidR="00672198">
        <w:t>Or</w:t>
      </w:r>
      <w:proofErr w:type="spellEnd"/>
      <w:r w:rsidR="00672198">
        <w:t xml:space="preserve"> São Luiz S/A </w:t>
      </w:r>
      <w:r>
        <w:t xml:space="preserve">(2020) foi desenvolvido especificadamente para o acompanhamento de contágio do </w:t>
      </w:r>
      <w:r w:rsidR="00D420AB">
        <w:t>COVID</w:t>
      </w:r>
      <w:r>
        <w:t xml:space="preserve">-19 e limita-se aos sintomas e orientações à respectiva doença, enquanto Miguel </w:t>
      </w:r>
      <w:r w:rsidRPr="003A2890">
        <w:rPr>
          <w:i/>
          <w:iCs/>
        </w:rPr>
        <w:t>et al</w:t>
      </w:r>
      <w:r>
        <w:t>. (2020) limita os tipos de ocorrências para Zika, Dengue, Chikungunya e focos de contaminação. Santana (2018) limita notificações apenas para casos de Zika.</w:t>
      </w:r>
    </w:p>
    <w:p w14:paraId="4F8ACD3D" w14:textId="0F70B3D3" w:rsidR="00DC4B2C" w:rsidRDefault="00DC4B2C" w:rsidP="00DC4B2C">
      <w:pPr>
        <w:pStyle w:val="TF-TEXTO"/>
      </w:pPr>
      <w:r>
        <w:t xml:space="preserve">Diante do exposto na comparação entre os trabalhos correlatos, o projeto proposto </w:t>
      </w:r>
      <w:del w:id="52" w:author="Andreza Sartori" w:date="2020-12-12T17:23:00Z">
        <w:r w:rsidDel="008734B5">
          <w:delText xml:space="preserve">deverá </w:delText>
        </w:r>
      </w:del>
      <w:ins w:id="53" w:author="Andreza Sartori" w:date="2020-12-12T17:23:00Z">
        <w:r w:rsidR="008734B5">
          <w:t>i</w:t>
        </w:r>
        <w:r w:rsidR="008734B5">
          <w:t xml:space="preserve">rá </w:t>
        </w:r>
      </w:ins>
      <w:r>
        <w:t>unir características encontradas em alguns dos citados, como a inclusão de mecanismos de georreferenciamento e geolocalização para mapeamento de ocorrências, orientações a respeito do foco abordado</w:t>
      </w:r>
      <w:r w:rsidR="00030B55">
        <w:t xml:space="preserve"> e </w:t>
      </w:r>
      <w:r>
        <w:t xml:space="preserve">notificação de áreas de risco. Pretende-se ainda criar outra característica que se faz ausente neles como alertas sobre áreas com potencial de aumento do risco antecipadamente baseado no número ativo de casos próximos. O projeto e os trabalhos correlatos apresentam como ponto relevante o auxílio à comunidade no acompanhamento e tratativa de problemas que colocam em risco o bem-estar social. Assim como já apresentado na seção de introdução, o foco desse projeto será no auxílio de gestão da saúde pública, que poderá acompanhar e planejar ações de combate à surtos epidêmicos por meio de mapeamento de ocorrência inseridos via georreferenciamento de contaminações por doenças contagiosas. </w:t>
      </w:r>
    </w:p>
    <w:p w14:paraId="3A3DA701" w14:textId="3F59D3BD" w:rsidR="00F97E19" w:rsidRDefault="00DC4B2C" w:rsidP="00F22CBD">
      <w:pPr>
        <w:pStyle w:val="TF-TEXTO"/>
      </w:pPr>
      <w:r>
        <w:t xml:space="preserve">Percebe-se que não há uma solução que permita o mapeamento de diferentes tipos de doenças contagiosas que notifique quando uma região está com um possível surto de uma destas doenças e que ofereça orientações para os usuários ao mesmo tempo. Esta proposta é uma oportunidade de aprofundar o conhecimento a respeito do desenvolvimento de aplicações móveis, mapeamentos, geolocalização e sobre os temas abordados na fundamentação do projeto. Além disso a proposta pode oferecer à comunidade e à gestão de saúde pública uma ferramenta que auxilie na análise para medida e tomadas de ações preventivas antes que um </w:t>
      </w:r>
      <w:r>
        <w:lastRenderedPageBreak/>
        <w:t>surto concentrado possa se tornar uma epidemia descontrolada e que também possa fornecer uma aproximação de informações relevantes a respeito de doenças transmissíveis.</w:t>
      </w:r>
    </w:p>
    <w:p w14:paraId="212D208A" w14:textId="69DDEE65" w:rsidR="00451B94" w:rsidRDefault="00451B94" w:rsidP="007B740E">
      <w:pPr>
        <w:pStyle w:val="Ttulo2"/>
      </w:pPr>
      <w:r>
        <w:t>REQUISITOS PRINCIPAIS DO PROBLEMA A SER TRABALHADO</w:t>
      </w:r>
      <w:bookmarkEnd w:id="43"/>
      <w:bookmarkEnd w:id="44"/>
      <w:bookmarkEnd w:id="45"/>
      <w:bookmarkEnd w:id="46"/>
      <w:bookmarkEnd w:id="47"/>
      <w:bookmarkEnd w:id="48"/>
      <w:bookmarkEnd w:id="49"/>
    </w:p>
    <w:p w14:paraId="5B46153D" w14:textId="469A33D5" w:rsidR="00451B94" w:rsidRDefault="002A344E" w:rsidP="00451B94">
      <w:pPr>
        <w:pStyle w:val="TF-TEXTO"/>
      </w:pPr>
      <w:r>
        <w:t xml:space="preserve">A aplicação </w:t>
      </w:r>
      <w:r w:rsidR="00FE25D6">
        <w:t>propost</w:t>
      </w:r>
      <w:r>
        <w:t>a</w:t>
      </w:r>
      <w:r w:rsidR="00FE25D6">
        <w:t xml:space="preserve"> deverá:</w:t>
      </w:r>
    </w:p>
    <w:p w14:paraId="0FB8E5CE" w14:textId="718C8651" w:rsidR="00FE25D6" w:rsidRDefault="00FE25D6" w:rsidP="00FE25D6">
      <w:pPr>
        <w:pStyle w:val="TF-TEXTO"/>
        <w:numPr>
          <w:ilvl w:val="0"/>
          <w:numId w:val="20"/>
        </w:numPr>
      </w:pPr>
      <w:r>
        <w:t>manter cadastro de usuário</w:t>
      </w:r>
      <w:r w:rsidR="000F4055">
        <w:t xml:space="preserve"> </w:t>
      </w:r>
      <w:r>
        <w:t>(Requisito Funcional – RF);</w:t>
      </w:r>
    </w:p>
    <w:p w14:paraId="17086B46" w14:textId="74227B3E" w:rsidR="00FE25D6" w:rsidRDefault="00FE25D6" w:rsidP="00FE25D6">
      <w:pPr>
        <w:pStyle w:val="TF-TEXTO"/>
        <w:numPr>
          <w:ilvl w:val="0"/>
          <w:numId w:val="20"/>
        </w:numPr>
      </w:pPr>
      <w:r>
        <w:t>manter cadastro de doenças (RF);</w:t>
      </w:r>
    </w:p>
    <w:p w14:paraId="69DEE6C4" w14:textId="1BEFAEAF" w:rsidR="00FE25D6" w:rsidRDefault="00FE25D6" w:rsidP="00FE25D6">
      <w:pPr>
        <w:pStyle w:val="TF-TEXTO"/>
        <w:numPr>
          <w:ilvl w:val="0"/>
          <w:numId w:val="20"/>
        </w:numPr>
      </w:pPr>
      <w:r>
        <w:t>manter cadastro de profissional da saúde (RF);</w:t>
      </w:r>
    </w:p>
    <w:p w14:paraId="550D31E3" w14:textId="53DE6940" w:rsidR="00FE25D6" w:rsidRDefault="00FE25D6" w:rsidP="00FE25D6">
      <w:pPr>
        <w:pStyle w:val="TF-TEXTO"/>
        <w:numPr>
          <w:ilvl w:val="0"/>
          <w:numId w:val="20"/>
        </w:numPr>
      </w:pPr>
      <w:r>
        <w:t>manter cadastro de ocorrência (RF);</w:t>
      </w:r>
    </w:p>
    <w:p w14:paraId="24B40D13" w14:textId="3DF91283" w:rsidR="00FE25D6" w:rsidRDefault="00FE25D6" w:rsidP="00FE25D6">
      <w:pPr>
        <w:pStyle w:val="TF-TEXTO"/>
        <w:numPr>
          <w:ilvl w:val="0"/>
          <w:numId w:val="20"/>
        </w:numPr>
      </w:pPr>
      <w:r>
        <w:t xml:space="preserve">permitir que usuário </w:t>
      </w:r>
      <w:r w:rsidR="000F4055">
        <w:t xml:space="preserve">comum </w:t>
      </w:r>
      <w:r>
        <w:t>cadastre sintomas (RF);</w:t>
      </w:r>
    </w:p>
    <w:p w14:paraId="17480296" w14:textId="24AFCB84" w:rsidR="00EB3AA8" w:rsidRDefault="00EB3AA8" w:rsidP="00FE25D6">
      <w:pPr>
        <w:pStyle w:val="TF-TEXTO"/>
        <w:numPr>
          <w:ilvl w:val="0"/>
          <w:numId w:val="20"/>
        </w:numPr>
      </w:pPr>
      <w:r>
        <w:t>permitir que profissional da saúde cadastre ocorrência (RF);</w:t>
      </w:r>
    </w:p>
    <w:p w14:paraId="58B1AA59" w14:textId="64E8895B" w:rsidR="00EB3AA8" w:rsidRDefault="00EB3AA8" w:rsidP="00EB3AA8">
      <w:pPr>
        <w:pStyle w:val="TF-TEXTO"/>
        <w:numPr>
          <w:ilvl w:val="0"/>
          <w:numId w:val="20"/>
        </w:numPr>
      </w:pPr>
      <w:r>
        <w:t>apontar ocorrência cadastrada no mapeamento</w:t>
      </w:r>
      <w:r w:rsidR="009640A3">
        <w:t xml:space="preserve"> por meio de georreferenciamento</w:t>
      </w:r>
      <w:r>
        <w:t xml:space="preserve"> (RF);</w:t>
      </w:r>
    </w:p>
    <w:p w14:paraId="6155F262" w14:textId="6F412EE2" w:rsidR="00FE25D6" w:rsidRDefault="00FE25D6" w:rsidP="00FE25D6">
      <w:pPr>
        <w:pStyle w:val="TF-TEXTO"/>
        <w:numPr>
          <w:ilvl w:val="0"/>
          <w:numId w:val="20"/>
        </w:numPr>
      </w:pPr>
      <w:r>
        <w:t>notificar alerta de surto (RF);</w:t>
      </w:r>
    </w:p>
    <w:p w14:paraId="22085101" w14:textId="6EC75C91" w:rsidR="00FE25D6" w:rsidRDefault="00B140D9" w:rsidP="00FE25D6">
      <w:pPr>
        <w:pStyle w:val="TF-TEXTO"/>
        <w:numPr>
          <w:ilvl w:val="0"/>
          <w:numId w:val="20"/>
        </w:numPr>
      </w:pPr>
      <w:r>
        <w:t>ser desenvolvid</w:t>
      </w:r>
      <w:r w:rsidR="005F5720">
        <w:t>o</w:t>
      </w:r>
      <w:r>
        <w:t xml:space="preserve"> para sistema operacional Android (Requisito Não Funcional – RNF);</w:t>
      </w:r>
    </w:p>
    <w:p w14:paraId="69F2AD78" w14:textId="74F1BDDE" w:rsidR="000F4055" w:rsidRDefault="000F4055" w:rsidP="000F4055">
      <w:pPr>
        <w:pStyle w:val="TF-TEXTO"/>
        <w:numPr>
          <w:ilvl w:val="0"/>
          <w:numId w:val="20"/>
        </w:numPr>
      </w:pPr>
      <w:r>
        <w:t>permitir que profissional da saúde gerencie doenças cadastradas (RNF);</w:t>
      </w:r>
    </w:p>
    <w:p w14:paraId="22B320AD" w14:textId="2DAD2A89" w:rsidR="000F4055" w:rsidRDefault="000F4055" w:rsidP="000F4055">
      <w:pPr>
        <w:pStyle w:val="TF-TEXTO"/>
        <w:numPr>
          <w:ilvl w:val="0"/>
          <w:numId w:val="20"/>
        </w:numPr>
      </w:pPr>
      <w:r>
        <w:t>permitir que profissional da saúde realize login na aplicação (RNF);</w:t>
      </w:r>
    </w:p>
    <w:p w14:paraId="752C8EA5" w14:textId="77777777" w:rsidR="002944F5" w:rsidRDefault="002944F5" w:rsidP="002944F5">
      <w:pPr>
        <w:pStyle w:val="TF-TEXTO"/>
        <w:numPr>
          <w:ilvl w:val="0"/>
          <w:numId w:val="20"/>
        </w:numPr>
      </w:pPr>
      <w:r>
        <w:t>permitir que usuário comum realize login na aplicação (RNF);</w:t>
      </w:r>
    </w:p>
    <w:p w14:paraId="46CD7C38" w14:textId="0357B128" w:rsidR="005F5720" w:rsidRDefault="005F5720" w:rsidP="00FE25D6">
      <w:pPr>
        <w:pStyle w:val="TF-TEXTO"/>
        <w:numPr>
          <w:ilvl w:val="0"/>
          <w:numId w:val="20"/>
        </w:numPr>
      </w:pPr>
      <w:r>
        <w:t xml:space="preserve">ser desenvolvido na linguagem de programação </w:t>
      </w:r>
      <w:proofErr w:type="spellStart"/>
      <w:r>
        <w:t>JavaScript</w:t>
      </w:r>
      <w:proofErr w:type="spellEnd"/>
      <w:r>
        <w:t xml:space="preserve"> (RNF);</w:t>
      </w:r>
    </w:p>
    <w:p w14:paraId="520FB813" w14:textId="39F721A9" w:rsidR="005F5720" w:rsidRPr="00034CFA" w:rsidRDefault="005F5720" w:rsidP="00FE25D6">
      <w:pPr>
        <w:pStyle w:val="TF-TEXTO"/>
        <w:numPr>
          <w:ilvl w:val="0"/>
          <w:numId w:val="20"/>
        </w:numPr>
        <w:rPr>
          <w:lang w:val="en-US"/>
        </w:rPr>
      </w:pPr>
      <w:proofErr w:type="spellStart"/>
      <w:r w:rsidRPr="00034CFA">
        <w:rPr>
          <w:lang w:val="en-US"/>
        </w:rPr>
        <w:t>utilizar</w:t>
      </w:r>
      <w:proofErr w:type="spellEnd"/>
      <w:r w:rsidRPr="00034CFA">
        <w:rPr>
          <w:lang w:val="en-US"/>
        </w:rPr>
        <w:t xml:space="preserve"> framework React Native</w:t>
      </w:r>
      <w:r w:rsidR="00EB3AA8" w:rsidRPr="00034CFA">
        <w:rPr>
          <w:lang w:val="en-US"/>
        </w:rPr>
        <w:t xml:space="preserve"> para o front-end</w:t>
      </w:r>
      <w:r w:rsidRPr="00034CFA">
        <w:rPr>
          <w:lang w:val="en-US"/>
        </w:rPr>
        <w:t xml:space="preserve"> (RNF</w:t>
      </w:r>
      <w:proofErr w:type="gramStart"/>
      <w:r w:rsidRPr="00034CFA">
        <w:rPr>
          <w:lang w:val="en-US"/>
        </w:rPr>
        <w:t>);</w:t>
      </w:r>
      <w:proofErr w:type="gramEnd"/>
    </w:p>
    <w:p w14:paraId="1224B155" w14:textId="58D313C1" w:rsidR="00EB3AA8" w:rsidRDefault="00EB3AA8" w:rsidP="00EB3AA8">
      <w:pPr>
        <w:pStyle w:val="TF-TEXTO"/>
        <w:numPr>
          <w:ilvl w:val="0"/>
          <w:numId w:val="20"/>
        </w:numPr>
      </w:pPr>
      <w:r>
        <w:t xml:space="preserve">utilizar a plataforma Node.JS para o </w:t>
      </w:r>
      <w:proofErr w:type="spellStart"/>
      <w:r>
        <w:t>back-end</w:t>
      </w:r>
      <w:proofErr w:type="spellEnd"/>
      <w:r>
        <w:t xml:space="preserve"> (RNF);</w:t>
      </w:r>
    </w:p>
    <w:p w14:paraId="7AEE172D" w14:textId="2A67CA21" w:rsidR="00B140D9" w:rsidRDefault="00B140D9" w:rsidP="00FE25D6">
      <w:pPr>
        <w:pStyle w:val="TF-TEXTO"/>
        <w:numPr>
          <w:ilvl w:val="0"/>
          <w:numId w:val="20"/>
        </w:numPr>
      </w:pPr>
      <w:r>
        <w:t xml:space="preserve">utilizar o banco de dados </w:t>
      </w:r>
      <w:proofErr w:type="spellStart"/>
      <w:r w:rsidR="00EB3AA8">
        <w:t>MongoDB</w:t>
      </w:r>
      <w:proofErr w:type="spellEnd"/>
      <w:r w:rsidR="00EB3AA8">
        <w:t xml:space="preserve"> (</w:t>
      </w:r>
      <w:proofErr w:type="spellStart"/>
      <w:r w:rsidR="00EB3AA8">
        <w:t>NoSQL</w:t>
      </w:r>
      <w:proofErr w:type="spellEnd"/>
      <w:r w:rsidR="00EB3AA8">
        <w:t xml:space="preserve">) </w:t>
      </w:r>
      <w:r>
        <w:t>(RNF)</w:t>
      </w:r>
      <w:r w:rsidR="00EB3AA8">
        <w:t>;</w:t>
      </w:r>
    </w:p>
    <w:p w14:paraId="6E0EEAC8" w14:textId="714D4045" w:rsidR="00EB3AA8" w:rsidRPr="00286FED" w:rsidRDefault="00EB3AA8" w:rsidP="00FE25D6">
      <w:pPr>
        <w:pStyle w:val="TF-TEXTO"/>
        <w:numPr>
          <w:ilvl w:val="0"/>
          <w:numId w:val="20"/>
        </w:numPr>
      </w:pPr>
      <w:r>
        <w:t>utilizar o Google Maps API como ferramenta de mapeamento e geolocalização (RNF).</w:t>
      </w:r>
    </w:p>
    <w:p w14:paraId="2AA9AD76" w14:textId="77777777" w:rsidR="00451B94" w:rsidRDefault="00451B94" w:rsidP="007B740E">
      <w:pPr>
        <w:pStyle w:val="Ttulo2"/>
      </w:pPr>
      <w:r>
        <w:t>METODOLOGIA</w:t>
      </w:r>
    </w:p>
    <w:p w14:paraId="537B38C5" w14:textId="77777777" w:rsidR="00451B94" w:rsidRPr="007E0D87" w:rsidRDefault="00451B94" w:rsidP="00451B94">
      <w:pPr>
        <w:pStyle w:val="TF-TEXTO"/>
      </w:pPr>
      <w:r w:rsidRPr="007E0D87">
        <w:t>O trabalho será desenvolvido observando as seguintes etapas:</w:t>
      </w:r>
    </w:p>
    <w:p w14:paraId="393DCDBC" w14:textId="0DE448DD" w:rsidR="00451B94" w:rsidRPr="007E0D87" w:rsidRDefault="002B4F78" w:rsidP="00EC633A">
      <w:pPr>
        <w:pStyle w:val="TF-ALNEA"/>
        <w:numPr>
          <w:ilvl w:val="0"/>
          <w:numId w:val="10"/>
        </w:numPr>
        <w:contextualSpacing w:val="0"/>
      </w:pPr>
      <w:r>
        <w:t>pesquisa e levantamento bibliográfico</w:t>
      </w:r>
      <w:r w:rsidR="00451B94" w:rsidRPr="007E0D87">
        <w:t xml:space="preserve">: </w:t>
      </w:r>
      <w:r>
        <w:t>aprofundar-se a respeito dos conhecimentos necessários na área do trabalho proposto. Realizar pesquisa e conhecer a respeito das definições quanto à contextualização</w:t>
      </w:r>
      <w:r w:rsidR="009640A3">
        <w:t xml:space="preserve"> e </w:t>
      </w:r>
      <w:r>
        <w:t>detalhes sobre epidemias</w:t>
      </w:r>
      <w:r w:rsidR="009640A3">
        <w:t>,</w:t>
      </w:r>
      <w:r>
        <w:t xml:space="preserve"> transmissão de doenças contagiosas</w:t>
      </w:r>
      <w:r w:rsidR="00771BE4">
        <w:t xml:space="preserve">, </w:t>
      </w:r>
      <w:r w:rsidR="009640A3">
        <w:t xml:space="preserve">mecanismos de georreferenciamento, exemplos de sistemas de informações geográficas, </w:t>
      </w:r>
      <w:r w:rsidR="00771BE4">
        <w:t>bem como dos trabalhos correlatos</w:t>
      </w:r>
      <w:r w:rsidR="00451B94" w:rsidRPr="007E0D87">
        <w:t>;</w:t>
      </w:r>
    </w:p>
    <w:p w14:paraId="130A7BEB" w14:textId="23F8BF55" w:rsidR="00451B94" w:rsidRDefault="00771BE4" w:rsidP="00451B94">
      <w:pPr>
        <w:pStyle w:val="TF-ALNEA"/>
        <w:contextualSpacing w:val="0"/>
      </w:pPr>
      <w:proofErr w:type="spellStart"/>
      <w:r>
        <w:t>elicitação</w:t>
      </w:r>
      <w:proofErr w:type="spellEnd"/>
      <w:r>
        <w:t xml:space="preserve"> </w:t>
      </w:r>
      <w:r w:rsidR="002B4F78">
        <w:t>de requisitos</w:t>
      </w:r>
      <w:r w:rsidR="00451B94" w:rsidRPr="007E0D87">
        <w:t xml:space="preserve">: </w:t>
      </w:r>
      <w:r w:rsidR="002B4F78">
        <w:t>analisar requisitos</w:t>
      </w:r>
      <w:r w:rsidR="003C74D2">
        <w:t xml:space="preserve"> funcionais e não funcionais</w:t>
      </w:r>
      <w:r w:rsidR="002B4F78">
        <w:t xml:space="preserve"> já definidos </w:t>
      </w:r>
      <w:r w:rsidR="002B4F78">
        <w:lastRenderedPageBreak/>
        <w:t xml:space="preserve">na seção anterior e se necessário adaptar novos requisitos na medida que </w:t>
      </w:r>
      <w:r w:rsidR="003C74D2">
        <w:t>a fundamentação teórica for sendo desenvolvida</w:t>
      </w:r>
      <w:r w:rsidR="00451B94">
        <w:t>;</w:t>
      </w:r>
    </w:p>
    <w:p w14:paraId="144098F3" w14:textId="09CBFB7D" w:rsidR="00451B94" w:rsidRDefault="003C74D2" w:rsidP="00451B94">
      <w:pPr>
        <w:pStyle w:val="TF-ALNEA"/>
        <w:contextualSpacing w:val="0"/>
      </w:pPr>
      <w:r>
        <w:t>especificação: elucidar e detalhar as funcionalidades do sistema com a produção dos diagramas de caso de uso, classe</w:t>
      </w:r>
      <w:r w:rsidR="00F86E3D">
        <w:t xml:space="preserve"> e</w:t>
      </w:r>
      <w:r>
        <w:t xml:space="preserve"> atividade e d</w:t>
      </w:r>
      <w:r w:rsidR="00F86E3D">
        <w:t>a</w:t>
      </w:r>
      <w:r>
        <w:t xml:space="preserve"> </w:t>
      </w:r>
      <w:proofErr w:type="spellStart"/>
      <w:r>
        <w:t>Unified</w:t>
      </w:r>
      <w:proofErr w:type="spellEnd"/>
      <w:r>
        <w:t xml:space="preserve"> </w:t>
      </w:r>
      <w:proofErr w:type="spellStart"/>
      <w:r>
        <w:t>Modeling</w:t>
      </w:r>
      <w:proofErr w:type="spellEnd"/>
      <w:r>
        <w:t xml:space="preserve"> </w:t>
      </w:r>
      <w:proofErr w:type="spellStart"/>
      <w:r>
        <w:t>Language</w:t>
      </w:r>
      <w:proofErr w:type="spellEnd"/>
      <w:r w:rsidR="00F86E3D">
        <w:t xml:space="preserve"> (UML</w:t>
      </w:r>
      <w:r>
        <w:t>)</w:t>
      </w:r>
      <w:r w:rsidR="00451B94">
        <w:t>;</w:t>
      </w:r>
    </w:p>
    <w:p w14:paraId="0D386D0F" w14:textId="3684B05C" w:rsidR="00451B94" w:rsidRDefault="003C74D2" w:rsidP="00451B94">
      <w:pPr>
        <w:pStyle w:val="TF-ALNEA"/>
        <w:contextualSpacing w:val="0"/>
      </w:pPr>
      <w:r>
        <w:t>implementação</w:t>
      </w:r>
      <w:r w:rsidR="00946F84">
        <w:t xml:space="preserve"> da aplicação</w:t>
      </w:r>
      <w:r w:rsidR="00451B94">
        <w:t xml:space="preserve">: </w:t>
      </w:r>
      <w:r w:rsidR="00946F84">
        <w:t xml:space="preserve">implementar a aplicação proposta utilizando a linguagem de programação </w:t>
      </w:r>
      <w:proofErr w:type="spellStart"/>
      <w:r w:rsidR="00946F84">
        <w:t>JavaScript</w:t>
      </w:r>
      <w:proofErr w:type="spellEnd"/>
      <w:r w:rsidR="00946F84">
        <w:t xml:space="preserve"> e o framework </w:t>
      </w:r>
      <w:proofErr w:type="spellStart"/>
      <w:r w:rsidR="00946F84">
        <w:t>React</w:t>
      </w:r>
      <w:proofErr w:type="spellEnd"/>
      <w:r w:rsidR="00946F84">
        <w:t xml:space="preserve"> </w:t>
      </w:r>
      <w:proofErr w:type="spellStart"/>
      <w:r w:rsidR="00946F84">
        <w:t>Native</w:t>
      </w:r>
      <w:proofErr w:type="spellEnd"/>
      <w:r w:rsidR="00946F84">
        <w:t xml:space="preserve"> no ambiente de desenvolvimento Visual Studio </w:t>
      </w:r>
      <w:proofErr w:type="spellStart"/>
      <w:r w:rsidR="00946F84">
        <w:t>Code</w:t>
      </w:r>
      <w:proofErr w:type="spellEnd"/>
      <w:r w:rsidR="00F86E3D">
        <w:t>;</w:t>
      </w:r>
    </w:p>
    <w:p w14:paraId="1AED5243" w14:textId="5E0894A8" w:rsidR="00946F84" w:rsidRDefault="00946F84" w:rsidP="00451B94">
      <w:pPr>
        <w:pStyle w:val="TF-ALNEA"/>
        <w:contextualSpacing w:val="0"/>
      </w:pPr>
      <w:r>
        <w:t xml:space="preserve">testes: realizar teste da aplicação a fim de detectar se os requisitos e experiência projetada </w:t>
      </w:r>
      <w:r w:rsidR="00AE41BA">
        <w:t>no trabalho serão</w:t>
      </w:r>
      <w:r>
        <w:t xml:space="preserve"> atendidos com sucesso.</w:t>
      </w:r>
    </w:p>
    <w:p w14:paraId="05E90269" w14:textId="226716B0"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2D5522">
        <w:t xml:space="preserve">Quadro </w:t>
      </w:r>
      <w:r w:rsidR="002D5522">
        <w:rPr>
          <w:noProof/>
        </w:rPr>
        <w:t>2</w:t>
      </w:r>
      <w:r w:rsidR="0060060C">
        <w:fldChar w:fldCharType="end"/>
      </w:r>
      <w:r>
        <w:t>.</w:t>
      </w:r>
    </w:p>
    <w:p w14:paraId="570E1F6E" w14:textId="04AC58A4" w:rsidR="00451B94" w:rsidRPr="007E0D87" w:rsidRDefault="0060060C" w:rsidP="007B740E">
      <w:pPr>
        <w:pStyle w:val="TF-LEGENDA"/>
      </w:pPr>
      <w:bookmarkStart w:id="54" w:name="_Ref98650273"/>
      <w:r>
        <w:t xml:space="preserve">Quadro </w:t>
      </w:r>
      <w:fldSimple w:instr=" SEQ Quadro \* ARABIC ">
        <w:r w:rsidR="002D5522">
          <w:rPr>
            <w:noProof/>
          </w:rPr>
          <w:t>2</w:t>
        </w:r>
      </w:fldSimple>
      <w:bookmarkEnd w:id="54"/>
      <w:r w:rsidR="00451B94" w:rsidRPr="007E0D87">
        <w:t xml:space="preserve"> </w:t>
      </w:r>
      <w:r w:rsidR="002A344E">
        <w:t>–</w:t>
      </w:r>
      <w:r w:rsidR="00451B94" w:rsidRPr="007E0D87">
        <w:t xml:space="preserve"> Cronograma</w:t>
      </w:r>
      <w:r w:rsidR="002A344E">
        <w:t xml:space="preserve"> de atividades a serem realizadas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B7AA822"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3D89C05"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7E65C96" w14:textId="77777777" w:rsidR="00451B94" w:rsidRPr="007E0D87" w:rsidRDefault="00451B94" w:rsidP="00470C41">
            <w:pPr>
              <w:pStyle w:val="TF-TEXTOQUADROCentralizado"/>
            </w:pPr>
            <w:r w:rsidRPr="007E0D87">
              <w:t>ano</w:t>
            </w:r>
          </w:p>
        </w:tc>
      </w:tr>
      <w:tr w:rsidR="00451B94" w:rsidRPr="007E0D87" w14:paraId="0F150138" w14:textId="77777777" w:rsidTr="00E51601">
        <w:trPr>
          <w:cantSplit/>
          <w:jc w:val="center"/>
        </w:trPr>
        <w:tc>
          <w:tcPr>
            <w:tcW w:w="6171" w:type="dxa"/>
            <w:tcBorders>
              <w:top w:val="nil"/>
              <w:left w:val="single" w:sz="4" w:space="0" w:color="auto"/>
              <w:bottom w:val="nil"/>
            </w:tcBorders>
            <w:shd w:val="clear" w:color="auto" w:fill="A6A6A6"/>
          </w:tcPr>
          <w:p w14:paraId="4B90D853" w14:textId="77777777" w:rsidR="00451B94" w:rsidRPr="007E0D87" w:rsidRDefault="00451B94" w:rsidP="00470C41">
            <w:pPr>
              <w:pStyle w:val="TF-TEXTOQUADRO"/>
            </w:pPr>
          </w:p>
        </w:tc>
        <w:tc>
          <w:tcPr>
            <w:tcW w:w="557" w:type="dxa"/>
            <w:gridSpan w:val="2"/>
            <w:shd w:val="clear" w:color="auto" w:fill="A6A6A6"/>
          </w:tcPr>
          <w:p w14:paraId="0EC7B5EE" w14:textId="01576562" w:rsidR="00451B94" w:rsidRPr="007E0D87" w:rsidRDefault="009640A3" w:rsidP="00470C41">
            <w:pPr>
              <w:pStyle w:val="TF-TEXTOQUADROCentralizado"/>
            </w:pPr>
            <w:r>
              <w:t>f</w:t>
            </w:r>
            <w:r w:rsidR="00AE41BA">
              <w:t>ev</w:t>
            </w:r>
            <w:r w:rsidR="00451B94" w:rsidRPr="007E0D87">
              <w:t>.</w:t>
            </w:r>
          </w:p>
        </w:tc>
        <w:tc>
          <w:tcPr>
            <w:tcW w:w="568" w:type="dxa"/>
            <w:gridSpan w:val="2"/>
            <w:shd w:val="clear" w:color="auto" w:fill="A6A6A6"/>
          </w:tcPr>
          <w:p w14:paraId="1E9B33C5" w14:textId="10D91FD8" w:rsidR="00451B94" w:rsidRPr="007E0D87" w:rsidRDefault="009640A3" w:rsidP="00470C41">
            <w:pPr>
              <w:pStyle w:val="TF-TEXTOQUADROCentralizado"/>
            </w:pPr>
            <w:r>
              <w:t>m</w:t>
            </w:r>
            <w:r w:rsidR="00AE41BA">
              <w:t>ar</w:t>
            </w:r>
            <w:r w:rsidR="00451B94" w:rsidRPr="007E0D87">
              <w:t>.</w:t>
            </w:r>
          </w:p>
        </w:tc>
        <w:tc>
          <w:tcPr>
            <w:tcW w:w="568" w:type="dxa"/>
            <w:gridSpan w:val="2"/>
            <w:shd w:val="clear" w:color="auto" w:fill="A6A6A6"/>
          </w:tcPr>
          <w:p w14:paraId="431DCAE8" w14:textId="74A760A2" w:rsidR="00451B94" w:rsidRPr="007E0D87" w:rsidRDefault="009640A3" w:rsidP="00470C41">
            <w:pPr>
              <w:pStyle w:val="TF-TEXTOQUADROCentralizado"/>
            </w:pPr>
            <w:r>
              <w:t>a</w:t>
            </w:r>
            <w:r w:rsidR="00AE41BA">
              <w:t>br</w:t>
            </w:r>
            <w:r w:rsidR="00451B94" w:rsidRPr="007E0D87">
              <w:t>.</w:t>
            </w:r>
          </w:p>
        </w:tc>
        <w:tc>
          <w:tcPr>
            <w:tcW w:w="568" w:type="dxa"/>
            <w:gridSpan w:val="2"/>
            <w:shd w:val="clear" w:color="auto" w:fill="A6A6A6"/>
          </w:tcPr>
          <w:p w14:paraId="68FE04EA" w14:textId="543310E9" w:rsidR="00451B94" w:rsidRPr="007E0D87" w:rsidRDefault="009640A3" w:rsidP="00470C41">
            <w:pPr>
              <w:pStyle w:val="TF-TEXTOQUADROCentralizado"/>
            </w:pPr>
            <w:r>
              <w:t>m</w:t>
            </w:r>
            <w:r w:rsidR="00AE41BA">
              <w:t>ai</w:t>
            </w:r>
            <w:r w:rsidR="00451B94" w:rsidRPr="007E0D87">
              <w:t>.</w:t>
            </w:r>
          </w:p>
        </w:tc>
        <w:tc>
          <w:tcPr>
            <w:tcW w:w="573" w:type="dxa"/>
            <w:gridSpan w:val="2"/>
            <w:shd w:val="clear" w:color="auto" w:fill="A6A6A6"/>
          </w:tcPr>
          <w:p w14:paraId="740F6EA7" w14:textId="461CAC03" w:rsidR="00451B94" w:rsidRPr="007E0D87" w:rsidRDefault="009640A3" w:rsidP="00470C41">
            <w:pPr>
              <w:pStyle w:val="TF-TEXTOQUADROCentralizado"/>
            </w:pPr>
            <w:r>
              <w:t>j</w:t>
            </w:r>
            <w:r w:rsidR="00AE41BA">
              <w:t>un</w:t>
            </w:r>
            <w:r w:rsidR="00451B94" w:rsidRPr="007E0D87">
              <w:t>.</w:t>
            </w:r>
          </w:p>
        </w:tc>
      </w:tr>
      <w:tr w:rsidR="00451B94" w:rsidRPr="007E0D87" w14:paraId="38073DBD" w14:textId="77777777" w:rsidTr="00E51601">
        <w:trPr>
          <w:cantSplit/>
          <w:jc w:val="center"/>
        </w:trPr>
        <w:tc>
          <w:tcPr>
            <w:tcW w:w="6171" w:type="dxa"/>
            <w:tcBorders>
              <w:top w:val="nil"/>
              <w:left w:val="single" w:sz="4" w:space="0" w:color="auto"/>
            </w:tcBorders>
            <w:shd w:val="clear" w:color="auto" w:fill="A6A6A6"/>
          </w:tcPr>
          <w:p w14:paraId="33DC8142"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2D57987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481F99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951955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9DBD36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7149B5E3"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3D3AA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A3CB1F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5834EC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79731005"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4E3A9231" w14:textId="77777777" w:rsidR="00451B94" w:rsidRPr="007E0D87" w:rsidRDefault="00451B94" w:rsidP="00470C41">
            <w:pPr>
              <w:pStyle w:val="TF-TEXTOQUADROCentralizado"/>
            </w:pPr>
            <w:r w:rsidRPr="007E0D87">
              <w:t>2</w:t>
            </w:r>
          </w:p>
        </w:tc>
      </w:tr>
      <w:tr w:rsidR="00451B94" w:rsidRPr="007E0D87" w14:paraId="31CA196F" w14:textId="77777777" w:rsidTr="007B740E">
        <w:trPr>
          <w:jc w:val="center"/>
        </w:trPr>
        <w:tc>
          <w:tcPr>
            <w:tcW w:w="6171" w:type="dxa"/>
            <w:tcBorders>
              <w:left w:val="single" w:sz="4" w:space="0" w:color="auto"/>
            </w:tcBorders>
          </w:tcPr>
          <w:p w14:paraId="08D850A2" w14:textId="54FFC21C" w:rsidR="00451B94" w:rsidRPr="007E0D87" w:rsidRDefault="009640A3" w:rsidP="00470C41">
            <w:pPr>
              <w:pStyle w:val="TF-TEXTOQUADRO"/>
              <w:rPr>
                <w:bCs/>
              </w:rPr>
            </w:pPr>
            <w:r>
              <w:rPr>
                <w:bCs/>
              </w:rPr>
              <w:t>p</w:t>
            </w:r>
            <w:r w:rsidR="003C74D2">
              <w:rPr>
                <w:bCs/>
              </w:rPr>
              <w:t>esquisa e levantamento bibliográfico</w:t>
            </w:r>
          </w:p>
        </w:tc>
        <w:tc>
          <w:tcPr>
            <w:tcW w:w="273" w:type="dxa"/>
            <w:tcBorders>
              <w:bottom w:val="single" w:sz="4" w:space="0" w:color="auto"/>
            </w:tcBorders>
            <w:shd w:val="clear" w:color="auto" w:fill="auto"/>
          </w:tcPr>
          <w:p w14:paraId="6D9A0993" w14:textId="77777777" w:rsidR="00451B94" w:rsidRPr="007E0D87" w:rsidRDefault="00451B94" w:rsidP="00470C41">
            <w:pPr>
              <w:pStyle w:val="TF-TEXTOQUADROCentralizado"/>
            </w:pPr>
          </w:p>
        </w:tc>
        <w:tc>
          <w:tcPr>
            <w:tcW w:w="284" w:type="dxa"/>
            <w:tcBorders>
              <w:bottom w:val="single" w:sz="4" w:space="0" w:color="auto"/>
            </w:tcBorders>
            <w:shd w:val="clear" w:color="auto" w:fill="AEAAAA" w:themeFill="background2" w:themeFillShade="BF"/>
          </w:tcPr>
          <w:p w14:paraId="496E4B7B" w14:textId="77777777" w:rsidR="00451B94" w:rsidRPr="007E0D87" w:rsidRDefault="00451B94" w:rsidP="00470C41">
            <w:pPr>
              <w:pStyle w:val="TF-TEXTOQUADROCentralizado"/>
            </w:pPr>
          </w:p>
        </w:tc>
        <w:tc>
          <w:tcPr>
            <w:tcW w:w="284" w:type="dxa"/>
            <w:tcBorders>
              <w:bottom w:val="single" w:sz="4" w:space="0" w:color="auto"/>
            </w:tcBorders>
          </w:tcPr>
          <w:p w14:paraId="275289EC" w14:textId="77777777" w:rsidR="00451B94" w:rsidRPr="007E0D87" w:rsidRDefault="00451B94" w:rsidP="00470C41">
            <w:pPr>
              <w:pStyle w:val="TF-TEXTOQUADROCentralizado"/>
            </w:pPr>
          </w:p>
        </w:tc>
        <w:tc>
          <w:tcPr>
            <w:tcW w:w="284" w:type="dxa"/>
            <w:tcBorders>
              <w:bottom w:val="single" w:sz="4" w:space="0" w:color="auto"/>
            </w:tcBorders>
          </w:tcPr>
          <w:p w14:paraId="2481ED37" w14:textId="77777777" w:rsidR="00451B94" w:rsidRPr="007E0D87" w:rsidRDefault="00451B94" w:rsidP="00470C41">
            <w:pPr>
              <w:pStyle w:val="TF-TEXTOQUADROCentralizado"/>
            </w:pPr>
          </w:p>
        </w:tc>
        <w:tc>
          <w:tcPr>
            <w:tcW w:w="284" w:type="dxa"/>
            <w:tcBorders>
              <w:bottom w:val="single" w:sz="4" w:space="0" w:color="auto"/>
            </w:tcBorders>
          </w:tcPr>
          <w:p w14:paraId="27761F96" w14:textId="77777777" w:rsidR="00451B94" w:rsidRPr="007E0D87" w:rsidRDefault="00451B94" w:rsidP="00470C41">
            <w:pPr>
              <w:pStyle w:val="TF-TEXTOQUADROCentralizado"/>
            </w:pPr>
          </w:p>
        </w:tc>
        <w:tc>
          <w:tcPr>
            <w:tcW w:w="284" w:type="dxa"/>
            <w:tcBorders>
              <w:bottom w:val="single" w:sz="4" w:space="0" w:color="auto"/>
            </w:tcBorders>
          </w:tcPr>
          <w:p w14:paraId="79A697B4" w14:textId="77777777" w:rsidR="00451B94" w:rsidRPr="007E0D87" w:rsidRDefault="00451B94" w:rsidP="00470C41">
            <w:pPr>
              <w:pStyle w:val="TF-TEXTOQUADROCentralizado"/>
            </w:pPr>
          </w:p>
        </w:tc>
        <w:tc>
          <w:tcPr>
            <w:tcW w:w="284" w:type="dxa"/>
            <w:tcBorders>
              <w:bottom w:val="single" w:sz="4" w:space="0" w:color="auto"/>
            </w:tcBorders>
          </w:tcPr>
          <w:p w14:paraId="0716C8E8" w14:textId="77777777" w:rsidR="00451B94" w:rsidRPr="007E0D87" w:rsidRDefault="00451B94" w:rsidP="00470C41">
            <w:pPr>
              <w:pStyle w:val="TF-TEXTOQUADROCentralizado"/>
            </w:pPr>
          </w:p>
        </w:tc>
        <w:tc>
          <w:tcPr>
            <w:tcW w:w="284" w:type="dxa"/>
            <w:tcBorders>
              <w:bottom w:val="single" w:sz="4" w:space="0" w:color="auto"/>
            </w:tcBorders>
          </w:tcPr>
          <w:p w14:paraId="10263125" w14:textId="77777777" w:rsidR="00451B94" w:rsidRPr="007E0D87" w:rsidRDefault="00451B94" w:rsidP="00470C41">
            <w:pPr>
              <w:pStyle w:val="TF-TEXTOQUADROCentralizado"/>
            </w:pPr>
          </w:p>
        </w:tc>
        <w:tc>
          <w:tcPr>
            <w:tcW w:w="284" w:type="dxa"/>
            <w:tcBorders>
              <w:bottom w:val="single" w:sz="4" w:space="0" w:color="auto"/>
            </w:tcBorders>
          </w:tcPr>
          <w:p w14:paraId="24380926" w14:textId="77777777" w:rsidR="00451B94" w:rsidRPr="007E0D87" w:rsidRDefault="00451B94" w:rsidP="00470C41">
            <w:pPr>
              <w:pStyle w:val="TF-TEXTOQUADROCentralizado"/>
            </w:pPr>
          </w:p>
        </w:tc>
        <w:tc>
          <w:tcPr>
            <w:tcW w:w="289" w:type="dxa"/>
          </w:tcPr>
          <w:p w14:paraId="14C3ACD5" w14:textId="77777777" w:rsidR="00451B94" w:rsidRPr="007E0D87" w:rsidRDefault="00451B94" w:rsidP="00470C41">
            <w:pPr>
              <w:pStyle w:val="TF-TEXTOQUADROCentralizado"/>
            </w:pPr>
          </w:p>
        </w:tc>
      </w:tr>
      <w:tr w:rsidR="00451B94" w:rsidRPr="007E0D87" w14:paraId="2E284C8D" w14:textId="77777777" w:rsidTr="00AE41BA">
        <w:trPr>
          <w:jc w:val="center"/>
        </w:trPr>
        <w:tc>
          <w:tcPr>
            <w:tcW w:w="6171" w:type="dxa"/>
            <w:tcBorders>
              <w:left w:val="single" w:sz="4" w:space="0" w:color="auto"/>
            </w:tcBorders>
          </w:tcPr>
          <w:p w14:paraId="313E77B0" w14:textId="72C68FE6" w:rsidR="00451B94" w:rsidRPr="007E0D87" w:rsidRDefault="009640A3" w:rsidP="00470C41">
            <w:pPr>
              <w:pStyle w:val="TF-TEXTOQUADRO"/>
            </w:pPr>
            <w:proofErr w:type="spellStart"/>
            <w:r>
              <w:t>e</w:t>
            </w:r>
            <w:r w:rsidR="00981DAA">
              <w:t>licitação</w:t>
            </w:r>
            <w:proofErr w:type="spellEnd"/>
            <w:r w:rsidR="00981DAA">
              <w:t xml:space="preserve"> </w:t>
            </w:r>
            <w:r w:rsidR="003C74D2">
              <w:t>de requisitos</w:t>
            </w:r>
          </w:p>
        </w:tc>
        <w:tc>
          <w:tcPr>
            <w:tcW w:w="273" w:type="dxa"/>
            <w:tcBorders>
              <w:top w:val="single" w:sz="4" w:space="0" w:color="auto"/>
            </w:tcBorders>
          </w:tcPr>
          <w:p w14:paraId="448275E7"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5BF1E606" w14:textId="77777777" w:rsidR="00451B94" w:rsidRPr="007E0D87" w:rsidRDefault="00451B94" w:rsidP="00470C41">
            <w:pPr>
              <w:pStyle w:val="TF-TEXTOQUADROCentralizado"/>
            </w:pPr>
          </w:p>
        </w:tc>
        <w:tc>
          <w:tcPr>
            <w:tcW w:w="284" w:type="dxa"/>
            <w:tcBorders>
              <w:top w:val="single" w:sz="4" w:space="0" w:color="auto"/>
            </w:tcBorders>
          </w:tcPr>
          <w:p w14:paraId="6A125C7A" w14:textId="77777777" w:rsidR="00451B94" w:rsidRPr="007E0D87" w:rsidRDefault="00451B94" w:rsidP="00470C41">
            <w:pPr>
              <w:pStyle w:val="TF-TEXTOQUADROCentralizado"/>
            </w:pPr>
          </w:p>
        </w:tc>
        <w:tc>
          <w:tcPr>
            <w:tcW w:w="284" w:type="dxa"/>
            <w:tcBorders>
              <w:top w:val="single" w:sz="4" w:space="0" w:color="auto"/>
            </w:tcBorders>
          </w:tcPr>
          <w:p w14:paraId="5D72AE87" w14:textId="77777777" w:rsidR="00451B94" w:rsidRPr="007E0D87" w:rsidRDefault="00451B94" w:rsidP="00470C41">
            <w:pPr>
              <w:pStyle w:val="TF-TEXTOQUADROCentralizado"/>
            </w:pPr>
          </w:p>
        </w:tc>
        <w:tc>
          <w:tcPr>
            <w:tcW w:w="284" w:type="dxa"/>
            <w:tcBorders>
              <w:top w:val="single" w:sz="4" w:space="0" w:color="auto"/>
            </w:tcBorders>
          </w:tcPr>
          <w:p w14:paraId="139E54B3" w14:textId="77777777" w:rsidR="00451B94" w:rsidRPr="007E0D87" w:rsidRDefault="00451B94" w:rsidP="00470C41">
            <w:pPr>
              <w:pStyle w:val="TF-TEXTOQUADROCentralizado"/>
            </w:pPr>
          </w:p>
        </w:tc>
        <w:tc>
          <w:tcPr>
            <w:tcW w:w="284" w:type="dxa"/>
            <w:tcBorders>
              <w:top w:val="single" w:sz="4" w:space="0" w:color="auto"/>
            </w:tcBorders>
          </w:tcPr>
          <w:p w14:paraId="3C2420D5" w14:textId="77777777" w:rsidR="00451B94" w:rsidRPr="007E0D87" w:rsidRDefault="00451B94" w:rsidP="00470C41">
            <w:pPr>
              <w:pStyle w:val="TF-TEXTOQUADROCentralizado"/>
            </w:pPr>
          </w:p>
        </w:tc>
        <w:tc>
          <w:tcPr>
            <w:tcW w:w="284" w:type="dxa"/>
            <w:tcBorders>
              <w:top w:val="single" w:sz="4" w:space="0" w:color="auto"/>
            </w:tcBorders>
          </w:tcPr>
          <w:p w14:paraId="510C61FF" w14:textId="77777777" w:rsidR="00451B94" w:rsidRPr="007E0D87" w:rsidRDefault="00451B94" w:rsidP="00470C41">
            <w:pPr>
              <w:pStyle w:val="TF-TEXTOQUADROCentralizado"/>
            </w:pPr>
          </w:p>
        </w:tc>
        <w:tc>
          <w:tcPr>
            <w:tcW w:w="284" w:type="dxa"/>
            <w:tcBorders>
              <w:top w:val="single" w:sz="4" w:space="0" w:color="auto"/>
            </w:tcBorders>
          </w:tcPr>
          <w:p w14:paraId="63184C93" w14:textId="77777777" w:rsidR="00451B94" w:rsidRPr="007E0D87" w:rsidRDefault="00451B94" w:rsidP="00470C41">
            <w:pPr>
              <w:pStyle w:val="TF-TEXTOQUADROCentralizado"/>
            </w:pPr>
          </w:p>
        </w:tc>
        <w:tc>
          <w:tcPr>
            <w:tcW w:w="284" w:type="dxa"/>
            <w:tcBorders>
              <w:top w:val="single" w:sz="4" w:space="0" w:color="auto"/>
            </w:tcBorders>
          </w:tcPr>
          <w:p w14:paraId="363E948C" w14:textId="77777777" w:rsidR="00451B94" w:rsidRPr="007E0D87" w:rsidRDefault="00451B94" w:rsidP="00470C41">
            <w:pPr>
              <w:pStyle w:val="TF-TEXTOQUADROCentralizado"/>
            </w:pPr>
          </w:p>
        </w:tc>
        <w:tc>
          <w:tcPr>
            <w:tcW w:w="289" w:type="dxa"/>
          </w:tcPr>
          <w:p w14:paraId="19D57CFA" w14:textId="77777777" w:rsidR="00451B94" w:rsidRPr="007E0D87" w:rsidRDefault="00451B94" w:rsidP="00470C41">
            <w:pPr>
              <w:pStyle w:val="TF-TEXTOQUADROCentralizado"/>
            </w:pPr>
          </w:p>
        </w:tc>
      </w:tr>
      <w:tr w:rsidR="00451B94" w:rsidRPr="007E0D87" w14:paraId="64A1A584" w14:textId="77777777" w:rsidTr="00AE41BA">
        <w:trPr>
          <w:jc w:val="center"/>
        </w:trPr>
        <w:tc>
          <w:tcPr>
            <w:tcW w:w="6171" w:type="dxa"/>
            <w:tcBorders>
              <w:left w:val="single" w:sz="4" w:space="0" w:color="auto"/>
            </w:tcBorders>
          </w:tcPr>
          <w:p w14:paraId="5B0D8CDF" w14:textId="6C2F95F2" w:rsidR="00451B94" w:rsidRPr="007E0D87" w:rsidRDefault="009640A3" w:rsidP="00470C41">
            <w:pPr>
              <w:pStyle w:val="TF-TEXTOQUADRO"/>
            </w:pPr>
            <w:r>
              <w:t>e</w:t>
            </w:r>
            <w:r w:rsidR="003C74D2">
              <w:t>specificação</w:t>
            </w:r>
          </w:p>
        </w:tc>
        <w:tc>
          <w:tcPr>
            <w:tcW w:w="273" w:type="dxa"/>
            <w:tcBorders>
              <w:bottom w:val="single" w:sz="4" w:space="0" w:color="auto"/>
            </w:tcBorders>
          </w:tcPr>
          <w:p w14:paraId="31E22413" w14:textId="77777777" w:rsidR="00451B94" w:rsidRPr="007E0D87" w:rsidRDefault="00451B94" w:rsidP="00470C41">
            <w:pPr>
              <w:pStyle w:val="TF-TEXTOQUADROCentralizado"/>
            </w:pPr>
          </w:p>
        </w:tc>
        <w:tc>
          <w:tcPr>
            <w:tcW w:w="284" w:type="dxa"/>
            <w:tcBorders>
              <w:bottom w:val="single" w:sz="4" w:space="0" w:color="auto"/>
            </w:tcBorders>
          </w:tcPr>
          <w:p w14:paraId="4B8EB74E"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3D1B1356" w14:textId="77777777" w:rsidR="00451B94" w:rsidRPr="007E0D87" w:rsidRDefault="00451B94" w:rsidP="00470C41">
            <w:pPr>
              <w:pStyle w:val="TF-TEXTOQUADROCentralizado"/>
            </w:pPr>
          </w:p>
        </w:tc>
        <w:tc>
          <w:tcPr>
            <w:tcW w:w="284" w:type="dxa"/>
            <w:tcBorders>
              <w:bottom w:val="single" w:sz="4" w:space="0" w:color="auto"/>
            </w:tcBorders>
          </w:tcPr>
          <w:p w14:paraId="52C1A893" w14:textId="77777777" w:rsidR="00451B94" w:rsidRPr="007E0D87" w:rsidRDefault="00451B94" w:rsidP="00470C41">
            <w:pPr>
              <w:pStyle w:val="TF-TEXTOQUADROCentralizado"/>
            </w:pPr>
          </w:p>
        </w:tc>
        <w:tc>
          <w:tcPr>
            <w:tcW w:w="284" w:type="dxa"/>
            <w:tcBorders>
              <w:bottom w:val="single" w:sz="4" w:space="0" w:color="auto"/>
            </w:tcBorders>
          </w:tcPr>
          <w:p w14:paraId="6A6D038A" w14:textId="77777777" w:rsidR="00451B94" w:rsidRPr="007E0D87" w:rsidRDefault="00451B94" w:rsidP="00470C41">
            <w:pPr>
              <w:pStyle w:val="TF-TEXTOQUADROCentralizado"/>
            </w:pPr>
          </w:p>
        </w:tc>
        <w:tc>
          <w:tcPr>
            <w:tcW w:w="284" w:type="dxa"/>
            <w:tcBorders>
              <w:bottom w:val="single" w:sz="4" w:space="0" w:color="auto"/>
            </w:tcBorders>
          </w:tcPr>
          <w:p w14:paraId="732DB3CD" w14:textId="77777777" w:rsidR="00451B94" w:rsidRPr="007E0D87" w:rsidRDefault="00451B94" w:rsidP="00470C41">
            <w:pPr>
              <w:pStyle w:val="TF-TEXTOQUADROCentralizado"/>
            </w:pPr>
          </w:p>
        </w:tc>
        <w:tc>
          <w:tcPr>
            <w:tcW w:w="284" w:type="dxa"/>
            <w:tcBorders>
              <w:bottom w:val="single" w:sz="4" w:space="0" w:color="auto"/>
            </w:tcBorders>
          </w:tcPr>
          <w:p w14:paraId="3B57A42D" w14:textId="77777777" w:rsidR="00451B94" w:rsidRPr="007E0D87" w:rsidRDefault="00451B94" w:rsidP="00470C41">
            <w:pPr>
              <w:pStyle w:val="TF-TEXTOQUADROCentralizado"/>
            </w:pPr>
          </w:p>
        </w:tc>
        <w:tc>
          <w:tcPr>
            <w:tcW w:w="284" w:type="dxa"/>
            <w:tcBorders>
              <w:bottom w:val="single" w:sz="4" w:space="0" w:color="auto"/>
            </w:tcBorders>
          </w:tcPr>
          <w:p w14:paraId="2C4230FC" w14:textId="77777777" w:rsidR="00451B94" w:rsidRPr="007E0D87" w:rsidRDefault="00451B94" w:rsidP="00470C41">
            <w:pPr>
              <w:pStyle w:val="TF-TEXTOQUADROCentralizado"/>
            </w:pPr>
          </w:p>
        </w:tc>
        <w:tc>
          <w:tcPr>
            <w:tcW w:w="284" w:type="dxa"/>
            <w:tcBorders>
              <w:bottom w:val="single" w:sz="4" w:space="0" w:color="auto"/>
            </w:tcBorders>
          </w:tcPr>
          <w:p w14:paraId="025DF6D6" w14:textId="77777777" w:rsidR="00451B94" w:rsidRPr="007E0D87" w:rsidRDefault="00451B94" w:rsidP="00470C41">
            <w:pPr>
              <w:pStyle w:val="TF-TEXTOQUADROCentralizado"/>
            </w:pPr>
          </w:p>
        </w:tc>
        <w:tc>
          <w:tcPr>
            <w:tcW w:w="289" w:type="dxa"/>
          </w:tcPr>
          <w:p w14:paraId="69D32790" w14:textId="77777777" w:rsidR="00451B94" w:rsidRPr="007E0D87" w:rsidRDefault="00451B94" w:rsidP="00470C41">
            <w:pPr>
              <w:pStyle w:val="TF-TEXTOQUADROCentralizado"/>
            </w:pPr>
          </w:p>
        </w:tc>
      </w:tr>
      <w:tr w:rsidR="00451B94" w:rsidRPr="007E0D87" w14:paraId="7B73F9AC" w14:textId="77777777" w:rsidTr="00AE41BA">
        <w:trPr>
          <w:jc w:val="center"/>
        </w:trPr>
        <w:tc>
          <w:tcPr>
            <w:tcW w:w="6171" w:type="dxa"/>
            <w:tcBorders>
              <w:left w:val="single" w:sz="4" w:space="0" w:color="auto"/>
            </w:tcBorders>
          </w:tcPr>
          <w:p w14:paraId="2857A081" w14:textId="78984C2A" w:rsidR="00451B94" w:rsidRPr="007E0D87" w:rsidRDefault="00A82F24" w:rsidP="00470C41">
            <w:pPr>
              <w:pStyle w:val="TF-TEXTOQUADRO"/>
            </w:pPr>
            <w:r>
              <w:t>i</w:t>
            </w:r>
            <w:r w:rsidR="003C74D2">
              <w:t>mplementação</w:t>
            </w:r>
          </w:p>
        </w:tc>
        <w:tc>
          <w:tcPr>
            <w:tcW w:w="273" w:type="dxa"/>
          </w:tcPr>
          <w:p w14:paraId="44B54FC0" w14:textId="77777777" w:rsidR="00451B94" w:rsidRPr="007E0D87" w:rsidRDefault="00451B94" w:rsidP="00470C41">
            <w:pPr>
              <w:pStyle w:val="TF-TEXTOQUADROCentralizado"/>
            </w:pPr>
          </w:p>
        </w:tc>
        <w:tc>
          <w:tcPr>
            <w:tcW w:w="284" w:type="dxa"/>
          </w:tcPr>
          <w:p w14:paraId="7AC15F40" w14:textId="77777777" w:rsidR="00451B94" w:rsidRPr="007E0D87" w:rsidRDefault="00451B94" w:rsidP="00470C41">
            <w:pPr>
              <w:pStyle w:val="TF-TEXTOQUADROCentralizado"/>
            </w:pPr>
          </w:p>
        </w:tc>
        <w:tc>
          <w:tcPr>
            <w:tcW w:w="284" w:type="dxa"/>
          </w:tcPr>
          <w:p w14:paraId="677006AB" w14:textId="77777777" w:rsidR="00451B94" w:rsidRPr="007E0D87" w:rsidRDefault="00451B94" w:rsidP="00470C41">
            <w:pPr>
              <w:pStyle w:val="TF-TEXTOQUADROCentralizado"/>
            </w:pPr>
          </w:p>
        </w:tc>
        <w:tc>
          <w:tcPr>
            <w:tcW w:w="284" w:type="dxa"/>
            <w:shd w:val="clear" w:color="auto" w:fill="A6A6A6" w:themeFill="background1" w:themeFillShade="A6"/>
          </w:tcPr>
          <w:p w14:paraId="4FBCC807" w14:textId="77777777" w:rsidR="00451B94" w:rsidRPr="007E0D87" w:rsidRDefault="00451B94" w:rsidP="00470C41">
            <w:pPr>
              <w:pStyle w:val="TF-TEXTOQUADROCentralizado"/>
            </w:pPr>
          </w:p>
        </w:tc>
        <w:tc>
          <w:tcPr>
            <w:tcW w:w="284" w:type="dxa"/>
            <w:shd w:val="clear" w:color="auto" w:fill="A6A6A6" w:themeFill="background1" w:themeFillShade="A6"/>
          </w:tcPr>
          <w:p w14:paraId="1852A2B1" w14:textId="77777777" w:rsidR="00451B94" w:rsidRPr="007E0D87" w:rsidRDefault="00451B94" w:rsidP="00470C41">
            <w:pPr>
              <w:pStyle w:val="TF-TEXTOQUADROCentralizado"/>
            </w:pPr>
          </w:p>
        </w:tc>
        <w:tc>
          <w:tcPr>
            <w:tcW w:w="284" w:type="dxa"/>
            <w:shd w:val="clear" w:color="auto" w:fill="A6A6A6" w:themeFill="background1" w:themeFillShade="A6"/>
          </w:tcPr>
          <w:p w14:paraId="3538143A" w14:textId="77777777" w:rsidR="00451B94" w:rsidRPr="007E0D87" w:rsidRDefault="00451B94" w:rsidP="00470C41">
            <w:pPr>
              <w:pStyle w:val="TF-TEXTOQUADROCentralizado"/>
            </w:pPr>
          </w:p>
        </w:tc>
        <w:tc>
          <w:tcPr>
            <w:tcW w:w="284" w:type="dxa"/>
            <w:shd w:val="clear" w:color="auto" w:fill="A6A6A6" w:themeFill="background1" w:themeFillShade="A6"/>
          </w:tcPr>
          <w:p w14:paraId="436CCA30" w14:textId="77777777" w:rsidR="00451B94" w:rsidRPr="007E0D87" w:rsidRDefault="00451B94" w:rsidP="00470C41">
            <w:pPr>
              <w:pStyle w:val="TF-TEXTOQUADROCentralizado"/>
            </w:pPr>
          </w:p>
        </w:tc>
        <w:tc>
          <w:tcPr>
            <w:tcW w:w="284" w:type="dxa"/>
            <w:shd w:val="clear" w:color="auto" w:fill="A6A6A6" w:themeFill="background1" w:themeFillShade="A6"/>
          </w:tcPr>
          <w:p w14:paraId="3F957A77" w14:textId="77777777" w:rsidR="00451B94" w:rsidRPr="007E0D87" w:rsidRDefault="00451B94" w:rsidP="00470C41">
            <w:pPr>
              <w:pStyle w:val="TF-TEXTOQUADROCentralizado"/>
            </w:pPr>
          </w:p>
        </w:tc>
        <w:tc>
          <w:tcPr>
            <w:tcW w:w="284" w:type="dxa"/>
          </w:tcPr>
          <w:p w14:paraId="6487F7B4" w14:textId="77777777" w:rsidR="00451B94" w:rsidRPr="007E0D87" w:rsidRDefault="00451B94" w:rsidP="00470C41">
            <w:pPr>
              <w:pStyle w:val="TF-TEXTOQUADROCentralizado"/>
            </w:pPr>
          </w:p>
        </w:tc>
        <w:tc>
          <w:tcPr>
            <w:tcW w:w="289" w:type="dxa"/>
          </w:tcPr>
          <w:p w14:paraId="4F369160" w14:textId="77777777" w:rsidR="00451B94" w:rsidRPr="007E0D87" w:rsidRDefault="00451B94" w:rsidP="00470C41">
            <w:pPr>
              <w:pStyle w:val="TF-TEXTOQUADROCentralizado"/>
            </w:pPr>
          </w:p>
        </w:tc>
      </w:tr>
      <w:tr w:rsidR="00AE41BA" w:rsidRPr="007E0D87" w14:paraId="6BED7A98" w14:textId="77777777" w:rsidTr="00AE41BA">
        <w:trPr>
          <w:jc w:val="center"/>
        </w:trPr>
        <w:tc>
          <w:tcPr>
            <w:tcW w:w="6171" w:type="dxa"/>
            <w:tcBorders>
              <w:left w:val="single" w:sz="4" w:space="0" w:color="auto"/>
              <w:bottom w:val="single" w:sz="4" w:space="0" w:color="auto"/>
            </w:tcBorders>
          </w:tcPr>
          <w:p w14:paraId="44E9071B" w14:textId="05AECCCA" w:rsidR="00AE41BA" w:rsidRDefault="00A82F24" w:rsidP="00470C41">
            <w:pPr>
              <w:pStyle w:val="TF-TEXTOQUADRO"/>
            </w:pPr>
            <w:r>
              <w:t>t</w:t>
            </w:r>
            <w:r w:rsidR="00AE41BA">
              <w:t>estes</w:t>
            </w:r>
          </w:p>
        </w:tc>
        <w:tc>
          <w:tcPr>
            <w:tcW w:w="273" w:type="dxa"/>
            <w:tcBorders>
              <w:bottom w:val="single" w:sz="4" w:space="0" w:color="auto"/>
            </w:tcBorders>
          </w:tcPr>
          <w:p w14:paraId="3AC26A34" w14:textId="77777777" w:rsidR="00AE41BA" w:rsidRPr="007E0D87" w:rsidRDefault="00AE41BA" w:rsidP="00470C41">
            <w:pPr>
              <w:pStyle w:val="TF-TEXTOQUADROCentralizado"/>
            </w:pPr>
          </w:p>
        </w:tc>
        <w:tc>
          <w:tcPr>
            <w:tcW w:w="284" w:type="dxa"/>
            <w:tcBorders>
              <w:bottom w:val="single" w:sz="4" w:space="0" w:color="auto"/>
            </w:tcBorders>
          </w:tcPr>
          <w:p w14:paraId="4F712D19" w14:textId="77777777" w:rsidR="00AE41BA" w:rsidRPr="007E0D87" w:rsidRDefault="00AE41BA" w:rsidP="00470C41">
            <w:pPr>
              <w:pStyle w:val="TF-TEXTOQUADROCentralizado"/>
            </w:pPr>
          </w:p>
        </w:tc>
        <w:tc>
          <w:tcPr>
            <w:tcW w:w="284" w:type="dxa"/>
            <w:tcBorders>
              <w:bottom w:val="single" w:sz="4" w:space="0" w:color="auto"/>
            </w:tcBorders>
          </w:tcPr>
          <w:p w14:paraId="43DBFA9D" w14:textId="77777777" w:rsidR="00AE41BA" w:rsidRPr="007E0D87" w:rsidRDefault="00AE41BA" w:rsidP="00470C41">
            <w:pPr>
              <w:pStyle w:val="TF-TEXTOQUADROCentralizado"/>
            </w:pPr>
          </w:p>
        </w:tc>
        <w:tc>
          <w:tcPr>
            <w:tcW w:w="284" w:type="dxa"/>
            <w:tcBorders>
              <w:bottom w:val="single" w:sz="4" w:space="0" w:color="auto"/>
            </w:tcBorders>
          </w:tcPr>
          <w:p w14:paraId="692A2D67" w14:textId="77777777" w:rsidR="00AE41BA" w:rsidRPr="007E0D87" w:rsidRDefault="00AE41BA" w:rsidP="00470C41">
            <w:pPr>
              <w:pStyle w:val="TF-TEXTOQUADROCentralizado"/>
            </w:pPr>
          </w:p>
        </w:tc>
        <w:tc>
          <w:tcPr>
            <w:tcW w:w="284" w:type="dxa"/>
            <w:tcBorders>
              <w:bottom w:val="single" w:sz="4" w:space="0" w:color="auto"/>
            </w:tcBorders>
          </w:tcPr>
          <w:p w14:paraId="121CB67E" w14:textId="77777777" w:rsidR="00AE41BA" w:rsidRPr="007E0D87" w:rsidRDefault="00AE41BA" w:rsidP="00470C41">
            <w:pPr>
              <w:pStyle w:val="TF-TEXTOQUADROCentralizado"/>
            </w:pPr>
          </w:p>
        </w:tc>
        <w:tc>
          <w:tcPr>
            <w:tcW w:w="284" w:type="dxa"/>
            <w:tcBorders>
              <w:bottom w:val="single" w:sz="4" w:space="0" w:color="auto"/>
            </w:tcBorders>
          </w:tcPr>
          <w:p w14:paraId="7291ACBA" w14:textId="77777777" w:rsidR="00AE41BA" w:rsidRPr="007E0D87" w:rsidRDefault="00AE41BA" w:rsidP="00470C41">
            <w:pPr>
              <w:pStyle w:val="TF-TEXTOQUADROCentralizado"/>
            </w:pPr>
          </w:p>
        </w:tc>
        <w:tc>
          <w:tcPr>
            <w:tcW w:w="284" w:type="dxa"/>
            <w:tcBorders>
              <w:bottom w:val="single" w:sz="4" w:space="0" w:color="auto"/>
            </w:tcBorders>
          </w:tcPr>
          <w:p w14:paraId="599C5B2C" w14:textId="77777777" w:rsidR="00AE41BA" w:rsidRPr="007E0D87" w:rsidRDefault="00AE41BA" w:rsidP="00470C41">
            <w:pPr>
              <w:pStyle w:val="TF-TEXTOQUADROCentralizado"/>
            </w:pPr>
          </w:p>
        </w:tc>
        <w:tc>
          <w:tcPr>
            <w:tcW w:w="284" w:type="dxa"/>
            <w:tcBorders>
              <w:bottom w:val="single" w:sz="4" w:space="0" w:color="auto"/>
            </w:tcBorders>
          </w:tcPr>
          <w:p w14:paraId="5E628DB6" w14:textId="77777777" w:rsidR="00AE41BA" w:rsidRPr="007E0D87" w:rsidRDefault="00AE41BA" w:rsidP="00470C41">
            <w:pPr>
              <w:pStyle w:val="TF-TEXTOQUADROCentralizado"/>
            </w:pPr>
          </w:p>
        </w:tc>
        <w:tc>
          <w:tcPr>
            <w:tcW w:w="284" w:type="dxa"/>
            <w:tcBorders>
              <w:bottom w:val="single" w:sz="4" w:space="0" w:color="auto"/>
            </w:tcBorders>
            <w:shd w:val="clear" w:color="auto" w:fill="A6A6A6" w:themeFill="background1" w:themeFillShade="A6"/>
          </w:tcPr>
          <w:p w14:paraId="05E35A16" w14:textId="77777777" w:rsidR="00AE41BA" w:rsidRPr="007E0D87" w:rsidRDefault="00AE41BA" w:rsidP="00470C41">
            <w:pPr>
              <w:pStyle w:val="TF-TEXTOQUADROCentralizado"/>
            </w:pPr>
          </w:p>
        </w:tc>
        <w:tc>
          <w:tcPr>
            <w:tcW w:w="289" w:type="dxa"/>
            <w:tcBorders>
              <w:bottom w:val="single" w:sz="4" w:space="0" w:color="auto"/>
            </w:tcBorders>
            <w:shd w:val="clear" w:color="auto" w:fill="auto"/>
          </w:tcPr>
          <w:p w14:paraId="7E039EBB" w14:textId="77777777" w:rsidR="00AE41BA" w:rsidRPr="007E0D87" w:rsidRDefault="00AE41BA" w:rsidP="00470C41">
            <w:pPr>
              <w:pStyle w:val="TF-TEXTOQUADROCentralizado"/>
            </w:pPr>
          </w:p>
        </w:tc>
      </w:tr>
    </w:tbl>
    <w:p w14:paraId="2B3E279C" w14:textId="77777777" w:rsidR="00FC4A9F" w:rsidRPr="00A0460B" w:rsidRDefault="00FC4A9F" w:rsidP="007B740E">
      <w:pPr>
        <w:pStyle w:val="TF-FONTE"/>
      </w:pPr>
      <w:r w:rsidRPr="00A0460B">
        <w:t>Fonte: elaborado pelo autor.</w:t>
      </w:r>
    </w:p>
    <w:p w14:paraId="0A824359" w14:textId="77777777" w:rsidR="00A307C7" w:rsidRPr="007A1883" w:rsidRDefault="0037046F" w:rsidP="00FC4A9F">
      <w:pPr>
        <w:pStyle w:val="Ttulo1"/>
      </w:pPr>
      <w:r>
        <w:t>REVISÃO BIBLIOGRÁFICA</w:t>
      </w:r>
    </w:p>
    <w:p w14:paraId="0E7A1DD2" w14:textId="29A214C9" w:rsidR="00351AA9" w:rsidRDefault="00731F32" w:rsidP="00351AA9">
      <w:pPr>
        <w:pStyle w:val="TF-TEXTO"/>
      </w:pPr>
      <w:r>
        <w:t>Ness</w:t>
      </w:r>
      <w:r w:rsidR="005329FA">
        <w:t>a</w:t>
      </w:r>
      <w:r>
        <w:t xml:space="preserve"> </w:t>
      </w:r>
      <w:r w:rsidR="005329FA">
        <w:t xml:space="preserve">seção </w:t>
      </w:r>
      <w:r>
        <w:t xml:space="preserve">serão discutidos os temas que fundamentarão esse trabalho. </w:t>
      </w:r>
      <w:r w:rsidR="00BE446D">
        <w:t xml:space="preserve">A </w:t>
      </w:r>
      <w:r w:rsidR="005329FA">
        <w:t>sub</w:t>
      </w:r>
      <w:r w:rsidR="00BE446D">
        <w:t xml:space="preserve">seção 4.1 aborda </w:t>
      </w:r>
      <w:r w:rsidR="00954A53">
        <w:t>surtos epidêmicos</w:t>
      </w:r>
      <w:r w:rsidR="00A229F7">
        <w:t xml:space="preserve"> </w:t>
      </w:r>
      <w:r w:rsidR="00BE446D">
        <w:t>registrados ao longo da história recente e seus impactos na sociedade</w:t>
      </w:r>
      <w:r w:rsidR="00A229F7">
        <w:t xml:space="preserve">, incluindo </w:t>
      </w:r>
      <w:r w:rsidR="00484D3B">
        <w:t xml:space="preserve">a </w:t>
      </w:r>
      <w:r w:rsidR="0084226C">
        <w:t>COVID</w:t>
      </w:r>
      <w:r w:rsidR="00484D3B">
        <w:t>-19</w:t>
      </w:r>
      <w:r w:rsidR="00BE446D">
        <w:t xml:space="preserve">. A </w:t>
      </w:r>
      <w:r w:rsidR="00484D3B">
        <w:t>sub</w:t>
      </w:r>
      <w:r w:rsidR="00BE446D">
        <w:t xml:space="preserve">seção 4.2 </w:t>
      </w:r>
      <w:r w:rsidR="003755E9">
        <w:t xml:space="preserve">discute sobre </w:t>
      </w:r>
      <w:r w:rsidR="00BE446D">
        <w:t>georreferenciamento e</w:t>
      </w:r>
      <w:r w:rsidR="003755E9">
        <w:t xml:space="preserve"> o relaciona com a área</w:t>
      </w:r>
      <w:r w:rsidR="00BE446D">
        <w:t xml:space="preserve"> </w:t>
      </w:r>
      <w:r w:rsidR="003755E9">
        <w:t>d</w:t>
      </w:r>
      <w:r w:rsidR="00BE446D">
        <w:t>a saúde.</w:t>
      </w:r>
    </w:p>
    <w:p w14:paraId="36E02671" w14:textId="12FC0A5D" w:rsidR="008070E8" w:rsidRDefault="008070E8" w:rsidP="00351AA9">
      <w:pPr>
        <w:pStyle w:val="Ttulo2"/>
      </w:pPr>
      <w:r>
        <w:t>SURTOS EPIDÊMICOS</w:t>
      </w:r>
    </w:p>
    <w:p w14:paraId="144946A8" w14:textId="013A8650" w:rsidR="004B4B0F" w:rsidRDefault="004B4B0F" w:rsidP="004B4B0F">
      <w:pPr>
        <w:pStyle w:val="TF-TEXTO"/>
      </w:pPr>
      <w:r>
        <w:t xml:space="preserve">Infecções pandêmicas têm sido </w:t>
      </w:r>
      <w:r w:rsidR="00C70BAD">
        <w:t>seguidamente</w:t>
      </w:r>
      <w:r>
        <w:t xml:space="preserve"> ocorridas pelo vírus Influenza A</w:t>
      </w:r>
      <w:r w:rsidR="00AC6FFA">
        <w:t xml:space="preserve"> (MATOS, 2018)</w:t>
      </w:r>
      <w:r>
        <w:t xml:space="preserve">. Eventos relacionados a epidemias causadas por ele estão registrados ao longo da história humana. A maior delas, a Gripe Espanhola, ocorreu em 1918 com origem no estado do Kansas, Estados Unidos, e foi se alastrando ao redor do mundo contabilizando números de óbitos que são estimados entre 20 a 50 milhões (MATOS, 2018). </w:t>
      </w:r>
      <w:r w:rsidR="004A685C">
        <w:t xml:space="preserve">Segundo </w:t>
      </w:r>
      <w:r>
        <w:t>Costa</w:t>
      </w:r>
      <w:r w:rsidR="00584AB9">
        <w:t xml:space="preserve"> e </w:t>
      </w:r>
      <w:proofErr w:type="spellStart"/>
      <w:r w:rsidR="00584AB9">
        <w:t>Merchan-Hamann</w:t>
      </w:r>
      <w:proofErr w:type="spellEnd"/>
      <w:r>
        <w:t xml:space="preserve"> (201</w:t>
      </w:r>
      <w:r w:rsidR="00584AB9">
        <w:t>6</w:t>
      </w:r>
      <w:r>
        <w:t>)</w:t>
      </w:r>
      <w:r w:rsidR="004A685C">
        <w:t xml:space="preserve">, </w:t>
      </w:r>
      <w:r>
        <w:t xml:space="preserve">a influenza ou gripe, doença que atinge o sistema respiratório causada pelo vírus Influenza, </w:t>
      </w:r>
      <w:r w:rsidR="00351AA9">
        <w:t>possui uma alta taxa de transmissão e é a infecção maior causadora de mortes</w:t>
      </w:r>
      <w:r>
        <w:t xml:space="preserve">. </w:t>
      </w:r>
      <w:r>
        <w:lastRenderedPageBreak/>
        <w:t xml:space="preserve">A transmissão desse vírus ocorre </w:t>
      </w:r>
      <w:r w:rsidR="00351AA9">
        <w:t>por</w:t>
      </w:r>
      <w:r>
        <w:t xml:space="preserve"> via respiratória </w:t>
      </w:r>
      <w:r w:rsidR="00C70BAD">
        <w:t>ao entrar em contato com</w:t>
      </w:r>
      <w:r>
        <w:t xml:space="preserve"> secreção, gotículas de suor ou saliva</w:t>
      </w:r>
      <w:r w:rsidR="00C70BAD">
        <w:t xml:space="preserve"> contaminada</w:t>
      </w:r>
      <w:r>
        <w:t>.</w:t>
      </w:r>
    </w:p>
    <w:p w14:paraId="1332C7F9" w14:textId="6C5731E6" w:rsidR="00854ADE" w:rsidRDefault="00B527A0" w:rsidP="008070E8">
      <w:pPr>
        <w:pStyle w:val="TF-TEXTO"/>
      </w:pPr>
      <w:r>
        <w:t xml:space="preserve">Wagner </w:t>
      </w:r>
      <w:r w:rsidR="00BF5C69">
        <w:t xml:space="preserve">e Da Silva </w:t>
      </w:r>
      <w:r>
        <w:t>(2020) reforça</w:t>
      </w:r>
      <w:r w:rsidR="00BF5C69">
        <w:t>m</w:t>
      </w:r>
      <w:r>
        <w:t xml:space="preserve"> que doenças contagiosas e epidemias são ocasionadas principalmente pela ausência de métodos de prevenção, cuidados higiênicos e pela sociabilidade humana praticada na convivência entre a espécie. </w:t>
      </w:r>
      <w:r w:rsidR="00C70BAD">
        <w:t>Ele</w:t>
      </w:r>
      <w:r w:rsidR="000E6F73">
        <w:t>s</w:t>
      </w:r>
      <w:r w:rsidR="00C70BAD">
        <w:t xml:space="preserve"> e</w:t>
      </w:r>
      <w:r>
        <w:t>nfatiza</w:t>
      </w:r>
      <w:r w:rsidR="000E6F73">
        <w:t>m</w:t>
      </w:r>
      <w:r>
        <w:t xml:space="preserve"> também que o ser humano tem sido hospedeiro e agente transmissor dos causadores de eventos epidêmicos a milhares de anos.</w:t>
      </w:r>
      <w:r w:rsidR="009A6D33">
        <w:t xml:space="preserve"> A peste bubônica</w:t>
      </w:r>
      <w:r w:rsidR="0033356F">
        <w:t xml:space="preserve">, que </w:t>
      </w:r>
      <w:r w:rsidR="009A6D33">
        <w:t>dizimou 1% da população mundial em menos de 10 anos</w:t>
      </w:r>
      <w:r w:rsidR="0033356F">
        <w:t>, é um exemplo citado pelo autor</w:t>
      </w:r>
      <w:r w:rsidR="009A6D33">
        <w:t xml:space="preserve">. Potencializada pelas péssimas condições sanitárias, </w:t>
      </w:r>
      <w:r w:rsidR="0033356F">
        <w:t>a peste bubônica</w:t>
      </w:r>
      <w:r w:rsidR="009A6D33">
        <w:t xml:space="preserve"> afetou principalmente grandes cidades que possuíam moradias sem infraestrutura adequada e que permitiam a permanência e reprodução de ratos, que por sua vez carregam as pulgas vetores de transmissão da bactéria responsável pela doença. Grandes medidas de sanitização foram necessárias para combater o surto na época</w:t>
      </w:r>
      <w:r w:rsidR="0033356F">
        <w:t xml:space="preserve"> (WAGNER</w:t>
      </w:r>
      <w:r w:rsidR="000E6F73">
        <w:t>; DA SILVA,</w:t>
      </w:r>
      <w:r w:rsidR="0033356F">
        <w:t xml:space="preserve"> 2020).</w:t>
      </w:r>
    </w:p>
    <w:p w14:paraId="7B9C0774" w14:textId="1B947124" w:rsidR="00854ADE" w:rsidRDefault="00844DEA" w:rsidP="008070E8">
      <w:pPr>
        <w:pStyle w:val="TF-TEXTO"/>
      </w:pPr>
      <w:r>
        <w:t>Em</w:t>
      </w:r>
      <w:r w:rsidR="00FD2468">
        <w:t xml:space="preserve"> 11 de março de 2020 a Organização Mundial de Saúde (OMS) declarou a </w:t>
      </w:r>
      <w:r w:rsidR="0052660B">
        <w:t>COVID</w:t>
      </w:r>
      <w:r w:rsidR="00FD2468">
        <w:t>-19 como pandemia e estabeleceu normas e diretrizes de cuidado e prevenção a serem adotados</w:t>
      </w:r>
      <w:r w:rsidR="00F408F0">
        <w:t xml:space="preserve"> (WHO, 2020)</w:t>
      </w:r>
      <w:r w:rsidR="00FD2468">
        <w:t xml:space="preserve">. </w:t>
      </w:r>
      <w:r w:rsidR="00DE7819">
        <w:t>No d</w:t>
      </w:r>
      <w:r w:rsidR="00EE5A35">
        <w:t>ia</w:t>
      </w:r>
      <w:r w:rsidR="00FD2468">
        <w:t xml:space="preserve"> 26 de fevereiro</w:t>
      </w:r>
      <w:r w:rsidR="00DE7819">
        <w:t>,</w:t>
      </w:r>
      <w:r w:rsidR="00FD2468">
        <w:t xml:space="preserve"> no Brasil</w:t>
      </w:r>
      <w:r w:rsidR="005C7F94">
        <w:t>,</w:t>
      </w:r>
      <w:r w:rsidR="00FD2468">
        <w:t xml:space="preserve"> </w:t>
      </w:r>
      <w:r w:rsidR="00EE5A35">
        <w:t xml:space="preserve">já </w:t>
      </w:r>
      <w:r w:rsidR="00FD2468">
        <w:t xml:space="preserve">ocorria o anúncio do primeiro caso confirmado de </w:t>
      </w:r>
      <w:r w:rsidR="0052660B">
        <w:t>COVID</w:t>
      </w:r>
      <w:r w:rsidR="00C70BAD">
        <w:t>-19</w:t>
      </w:r>
      <w:r w:rsidR="00FD2468">
        <w:t xml:space="preserve"> pelo Ministério da Saúde. </w:t>
      </w:r>
      <w:r w:rsidR="00EE5A35">
        <w:t>Exatamente 8 meses após a primeira confirmação, em 26 de outubro de 2020, o país alcançou 5</w:t>
      </w:r>
      <w:r w:rsidR="005C7F94">
        <w:t>.</w:t>
      </w:r>
      <w:r w:rsidR="00EE5A35">
        <w:t xml:space="preserve">409.854 </w:t>
      </w:r>
      <w:r w:rsidR="00351AA9">
        <w:t xml:space="preserve">de </w:t>
      </w:r>
      <w:r w:rsidR="00EE5A35">
        <w:t xml:space="preserve">casos confirmados e 157.397 </w:t>
      </w:r>
      <w:r w:rsidR="00351AA9">
        <w:t xml:space="preserve">de </w:t>
      </w:r>
      <w:r w:rsidR="00EE5A35">
        <w:t>óbitos pela doença (</w:t>
      </w:r>
      <w:r w:rsidR="00402AE6">
        <w:t>CORONAVÍRUS BRASIL</w:t>
      </w:r>
      <w:r w:rsidR="00EE5A35">
        <w:t>, 2020).</w:t>
      </w:r>
      <w:r w:rsidR="00685A65">
        <w:t xml:space="preserve"> Segundo Oliveira</w:t>
      </w:r>
      <w:r w:rsidR="00AC2BBD">
        <w:t xml:space="preserve"> </w:t>
      </w:r>
      <w:r w:rsidR="00AC2BBD" w:rsidRPr="007B740E">
        <w:rPr>
          <w:i/>
          <w:iCs/>
        </w:rPr>
        <w:t>et al</w:t>
      </w:r>
      <w:r w:rsidR="00CE32E6">
        <w:t>.</w:t>
      </w:r>
      <w:r w:rsidR="00685A65">
        <w:t xml:space="preserve"> (2020), algumas estratégias de combate à pandemia como comunicação via imprensa, canais de atendimento por aplicativo e telefone, ampliação da estrutura de atendimento, testagens, isolamento de casos suspeitos, ampliação da Rede Sentinela de Vigilância de Síndrome Gripal e criação de iniciativa que emprega inteligência artificial para busca ativa de casos suspeitos via telefonemas foram alguns dos esforços implementados e que perpetuam até o momento para o combate de aumento dos casos registrados no país.</w:t>
      </w:r>
    </w:p>
    <w:p w14:paraId="6A2651D9" w14:textId="5B82CE56" w:rsidR="008070E8" w:rsidRPr="009E511A" w:rsidRDefault="00610C3B" w:rsidP="007B740E">
      <w:pPr>
        <w:pStyle w:val="Ttulo2"/>
      </w:pPr>
      <w:r>
        <w:t>GEORREFERENCIAMENTO</w:t>
      </w:r>
    </w:p>
    <w:p w14:paraId="2191AC9E" w14:textId="3B383019" w:rsidR="00351AA9" w:rsidRDefault="00610C3B" w:rsidP="00DF64E9">
      <w:pPr>
        <w:pStyle w:val="TF-TEXTO"/>
      </w:pPr>
      <w:r>
        <w:t>O georreferenciamento é uma forma de absorver um dado como endereço e associá-lo a um mapa de forma que seja inserido como um ponto, uma linha ou uma área</w:t>
      </w:r>
      <w:r w:rsidR="00AC6FFA">
        <w:t xml:space="preserve"> (BARCELLOS </w:t>
      </w:r>
      <w:r w:rsidR="00AC6FFA" w:rsidRPr="007B740E">
        <w:rPr>
          <w:i/>
          <w:iCs/>
        </w:rPr>
        <w:t>et al</w:t>
      </w:r>
      <w:r w:rsidR="00AC6FFA">
        <w:t>., 2008)</w:t>
      </w:r>
      <w:r>
        <w:t>. Esses registros georreferenciados podem ser usados para interpretações contextuais e análises espaciais. Durante o processo de georreferenciamento é de</w:t>
      </w:r>
      <w:r w:rsidR="006B2C35">
        <w:t xml:space="preserve">cidido </w:t>
      </w:r>
      <w:r w:rsidR="002A011C">
        <w:t xml:space="preserve">a que conjunto de objetos geográficos ou unidades espaciais os dados serão relacionados, como bairros, setores censitários, lotes ou logradouros </w:t>
      </w:r>
      <w:r>
        <w:t xml:space="preserve">(BARCELLOS </w:t>
      </w:r>
      <w:r w:rsidRPr="007B740E">
        <w:rPr>
          <w:i/>
          <w:iCs/>
        </w:rPr>
        <w:t>et al</w:t>
      </w:r>
      <w:r>
        <w:t>.</w:t>
      </w:r>
      <w:r w:rsidR="00627018">
        <w:t>,</w:t>
      </w:r>
      <w:r>
        <w:t xml:space="preserve"> 2008).  </w:t>
      </w:r>
    </w:p>
    <w:p w14:paraId="7D58D732" w14:textId="759A0A31" w:rsidR="00351AA9" w:rsidRDefault="006B2C35" w:rsidP="00DF64E9">
      <w:pPr>
        <w:pStyle w:val="TF-TEXTO"/>
      </w:pPr>
      <w:r>
        <w:lastRenderedPageBreak/>
        <w:t>Segundo Silveira</w:t>
      </w:r>
      <w:r w:rsidR="003E379E">
        <w:t xml:space="preserve"> </w:t>
      </w:r>
      <w:r w:rsidR="003E379E" w:rsidRPr="007B740E">
        <w:rPr>
          <w:i/>
          <w:iCs/>
        </w:rPr>
        <w:t>et al</w:t>
      </w:r>
      <w:r w:rsidR="00CE32E6">
        <w:t>.</w:t>
      </w:r>
      <w:r>
        <w:t xml:space="preserve"> (2017), o georreferenciamento é o processo de interpretação de informações textuais descritivas de uma localidade</w:t>
      </w:r>
      <w:r w:rsidR="002A011C">
        <w:t>,</w:t>
      </w:r>
      <w:r>
        <w:t xml:space="preserve"> endereço, bairro, município, entre outros, em </w:t>
      </w:r>
      <w:r w:rsidR="004867BF">
        <w:t xml:space="preserve">representações gráficas. A exemplo do que uma API de georreferenciamento pode </w:t>
      </w:r>
      <w:r w:rsidR="00FA324B">
        <w:t>oferecer</w:t>
      </w:r>
      <w:r w:rsidR="004867BF">
        <w:t>, a API do Google Maps é capaz de comparar o endereço informado com a sua própria base de dados já estabelecida para que seja feita a captura das coordenadas. Além disso, dados precisos podem ser tratados como logradouro e tipo de edificação.</w:t>
      </w:r>
      <w:r w:rsidR="00FA324B">
        <w:t xml:space="preserve"> As empresas que desenvolvem ferramentas como a API do Google Maps têm se esforçado para diminuir erros referentes a precisão das coordenadas obtidas.</w:t>
      </w:r>
    </w:p>
    <w:p w14:paraId="59D8C333" w14:textId="00B7B1CE" w:rsidR="00351AA9" w:rsidRDefault="005C2316" w:rsidP="00C70BAD">
      <w:pPr>
        <w:pStyle w:val="TF-TEXTO"/>
      </w:pPr>
      <w:r>
        <w:t>Técnicas de georreferenciamento são aplicáveis na área d</w:t>
      </w:r>
      <w:r w:rsidR="00411C29">
        <w:t>a</w:t>
      </w:r>
      <w:r>
        <w:t xml:space="preserve"> saúde para diferentes tipos de contextos </w:t>
      </w:r>
      <w:r w:rsidR="00C70BAD">
        <w:t>em que</w:t>
      </w:r>
      <w:r>
        <w:t xml:space="preserve"> o mapeamento de ocorrências pode auxiliar na gestão, atuação de profissionais da saúde e para que a sociedade civil como um todo tenha informações precisas</w:t>
      </w:r>
      <w:r w:rsidR="00216C8D">
        <w:t xml:space="preserve"> (LIMA </w:t>
      </w:r>
      <w:r w:rsidR="00216C8D" w:rsidRPr="007B740E">
        <w:rPr>
          <w:i/>
          <w:iCs/>
        </w:rPr>
        <w:t>et al</w:t>
      </w:r>
      <w:r w:rsidR="00CE32E6">
        <w:t>.</w:t>
      </w:r>
      <w:r w:rsidR="00216C8D">
        <w:t xml:space="preserve">, 2020). Entre as aplicações possíveis </w:t>
      </w:r>
      <w:r w:rsidR="00424EF1">
        <w:t>pode-se</w:t>
      </w:r>
      <w:r w:rsidR="00216C8D">
        <w:t xml:space="preserve"> citar</w:t>
      </w:r>
      <w:r w:rsidR="00424EF1">
        <w:t xml:space="preserve"> </w:t>
      </w:r>
      <w:r w:rsidR="00302FA6">
        <w:t xml:space="preserve">como exemplo </w:t>
      </w:r>
      <w:r w:rsidR="00424EF1">
        <w:t>o</w:t>
      </w:r>
      <w:r w:rsidR="00216C8D">
        <w:t xml:space="preserve"> levantamento de</w:t>
      </w:r>
      <w:r>
        <w:t xml:space="preserve"> </w:t>
      </w:r>
      <w:r w:rsidR="00216C8D">
        <w:t>i</w:t>
      </w:r>
      <w:r>
        <w:t>nformações com dados demográficos sobre gravidez precoce em países da África</w:t>
      </w:r>
      <w:r w:rsidR="00216C8D">
        <w:t xml:space="preserve"> </w:t>
      </w:r>
      <w:r w:rsidR="00302FA6">
        <w:t>que aconteceu em</w:t>
      </w:r>
      <w:r w:rsidR="00216C8D">
        <w:t xml:space="preserve"> 2008</w:t>
      </w:r>
      <w:r w:rsidR="00302FA6">
        <w:t xml:space="preserve"> (LIMA </w:t>
      </w:r>
      <w:r w:rsidR="00302FA6" w:rsidRPr="006218EF">
        <w:rPr>
          <w:i/>
          <w:iCs/>
        </w:rPr>
        <w:t>et al</w:t>
      </w:r>
      <w:r w:rsidR="00302FA6">
        <w:t xml:space="preserve">., 2020 apud NEAL </w:t>
      </w:r>
      <w:r w:rsidR="00302FA6" w:rsidRPr="006218EF">
        <w:rPr>
          <w:i/>
          <w:iCs/>
        </w:rPr>
        <w:t>et al</w:t>
      </w:r>
      <w:r w:rsidR="00302FA6">
        <w:t xml:space="preserve">., 2016; MUNYANEZA </w:t>
      </w:r>
      <w:r w:rsidR="00302FA6" w:rsidRPr="006218EF">
        <w:rPr>
          <w:i/>
          <w:iCs/>
        </w:rPr>
        <w:t>et al</w:t>
      </w:r>
      <w:r w:rsidR="00302FA6">
        <w:t>., 2014).</w:t>
      </w:r>
      <w:r w:rsidR="00216C8D">
        <w:t xml:space="preserve"> </w:t>
      </w:r>
      <w:r w:rsidR="00EB3C64">
        <w:t>Outros exemplos do uso do georreferenciamento foram para</w:t>
      </w:r>
      <w:r w:rsidR="003471AF">
        <w:t xml:space="preserve"> realizar o</w:t>
      </w:r>
      <w:r>
        <w:t xml:space="preserve"> </w:t>
      </w:r>
      <w:r w:rsidR="00216C8D">
        <w:t>l</w:t>
      </w:r>
      <w:r>
        <w:t xml:space="preserve">evantamento de coordenadas de aldeias isoladas </w:t>
      </w:r>
      <w:r w:rsidR="00216C8D">
        <w:t>em Uganda com finalidade de</w:t>
      </w:r>
      <w:r>
        <w:t xml:space="preserve"> distribuir </w:t>
      </w:r>
      <w:r w:rsidR="00216C8D">
        <w:t>um</w:t>
      </w:r>
      <w:r>
        <w:t xml:space="preserve">a relação para autoridades que pudessem estar cientes </w:t>
      </w:r>
      <w:r w:rsidR="00216C8D">
        <w:t xml:space="preserve">da localização </w:t>
      </w:r>
      <w:r>
        <w:t xml:space="preserve">e direcionar serviços ou intervenções </w:t>
      </w:r>
      <w:r w:rsidR="00C70BAD">
        <w:t>em relação a políticas de saúde na região</w:t>
      </w:r>
      <w:r w:rsidR="00216C8D">
        <w:t xml:space="preserve"> (</w:t>
      </w:r>
      <w:r w:rsidR="00CE32E6">
        <w:t xml:space="preserve">LIMA </w:t>
      </w:r>
      <w:r w:rsidR="00CE32E6" w:rsidRPr="007B740E">
        <w:rPr>
          <w:i/>
          <w:iCs/>
        </w:rPr>
        <w:t>et al</w:t>
      </w:r>
      <w:r w:rsidR="00CE32E6">
        <w:t xml:space="preserve">., 2020 apud </w:t>
      </w:r>
      <w:r w:rsidR="00216C8D">
        <w:t>NEAL</w:t>
      </w:r>
      <w:r w:rsidR="00CE32E6">
        <w:t xml:space="preserve"> </w:t>
      </w:r>
      <w:r w:rsidR="00CE32E6" w:rsidRPr="007B740E">
        <w:rPr>
          <w:i/>
          <w:iCs/>
        </w:rPr>
        <w:t>et al</w:t>
      </w:r>
      <w:r w:rsidR="00CE32E6">
        <w:t xml:space="preserve">., 2016; MUNYANEZA </w:t>
      </w:r>
      <w:r w:rsidR="00CE32E6" w:rsidRPr="007B740E">
        <w:rPr>
          <w:i/>
          <w:iCs/>
        </w:rPr>
        <w:t>et al</w:t>
      </w:r>
      <w:r w:rsidR="00CE32E6">
        <w:t>., 2014).</w:t>
      </w:r>
    </w:p>
    <w:p w14:paraId="6A6D400E" w14:textId="77777777" w:rsidR="00C70BAD" w:rsidRDefault="00C70BAD" w:rsidP="00C70BAD">
      <w:pPr>
        <w:pStyle w:val="TF-TEXTO"/>
      </w:pPr>
    </w:p>
    <w:p w14:paraId="7C89E937" w14:textId="77777777" w:rsidR="00451B94" w:rsidRDefault="00451B94" w:rsidP="00F83A19">
      <w:pPr>
        <w:pStyle w:val="TF-refernciasbibliogrficasTTULO"/>
      </w:pPr>
      <w:bookmarkStart w:id="55" w:name="_Toc351015602"/>
      <w:bookmarkEnd w:id="36"/>
      <w:bookmarkEnd w:id="37"/>
      <w:bookmarkEnd w:id="38"/>
      <w:bookmarkEnd w:id="39"/>
      <w:bookmarkEnd w:id="40"/>
      <w:bookmarkEnd w:id="41"/>
      <w:bookmarkEnd w:id="42"/>
      <w:r>
        <w:t>Referências</w:t>
      </w:r>
      <w:bookmarkEnd w:id="55"/>
    </w:p>
    <w:p w14:paraId="7411D5ED" w14:textId="7AD547AE" w:rsidR="00CC3BE6" w:rsidRDefault="00CC3BE6" w:rsidP="00A138E7">
      <w:pPr>
        <w:pStyle w:val="TF-refernciasITEM"/>
      </w:pPr>
      <w:bookmarkStart w:id="56" w:name="_Toc54169336"/>
      <w:r w:rsidRPr="00CC3BE6">
        <w:t xml:space="preserve">ARAUJO FILHO, Augusto </w:t>
      </w:r>
      <w:del w:id="57" w:author="Andreza Sartori" w:date="2020-12-12T17:37:00Z">
        <w:r w:rsidRPr="00CC3BE6" w:rsidDel="00EF24B0">
          <w:delText xml:space="preserve">Cezar </w:delText>
        </w:r>
      </w:del>
      <w:ins w:id="58" w:author="Andreza Sartori" w:date="2020-12-12T17:37:00Z">
        <w:r w:rsidR="00EF24B0" w:rsidRPr="00CC3BE6">
          <w:t>C</w:t>
        </w:r>
        <w:r w:rsidR="00EF24B0">
          <w:t>.</w:t>
        </w:r>
        <w:r w:rsidR="00EF24B0" w:rsidRPr="00CC3BE6">
          <w:t xml:space="preserve"> </w:t>
        </w:r>
      </w:ins>
      <w:del w:id="59" w:author="Andreza Sartori" w:date="2020-12-12T17:37:00Z">
        <w:r w:rsidRPr="00CC3BE6" w:rsidDel="00EF24B0">
          <w:delText>Antunes</w:delText>
        </w:r>
      </w:del>
      <w:ins w:id="60" w:author="Andreza Sartori" w:date="2020-12-12T17:37:00Z">
        <w:r w:rsidR="00EF24B0" w:rsidRPr="00CC3BE6">
          <w:t>A</w:t>
        </w:r>
        <w:r w:rsidR="00EF24B0">
          <w:t>.</w:t>
        </w:r>
      </w:ins>
      <w:r w:rsidRPr="00CC3BE6">
        <w:t xml:space="preserve">; MARANHÃO, </w:t>
      </w:r>
      <w:proofErr w:type="spellStart"/>
      <w:r w:rsidRPr="00CC3BE6">
        <w:t>Thatiana</w:t>
      </w:r>
      <w:proofErr w:type="spellEnd"/>
      <w:r w:rsidRPr="00CC3BE6">
        <w:t xml:space="preserve"> </w:t>
      </w:r>
      <w:del w:id="61" w:author="Andreza Sartori" w:date="2020-12-12T17:37:00Z">
        <w:r w:rsidRPr="00CC3BE6" w:rsidDel="00EF24B0">
          <w:delText>Araújo</w:delText>
        </w:r>
      </w:del>
      <w:proofErr w:type="gramStart"/>
      <w:ins w:id="62" w:author="Andreza Sartori" w:date="2020-12-12T17:37:00Z">
        <w:r w:rsidR="00EF24B0" w:rsidRPr="00CC3BE6">
          <w:t>A</w:t>
        </w:r>
        <w:r w:rsidR="00EF24B0">
          <w:t>.</w:t>
        </w:r>
      </w:ins>
      <w:r w:rsidRPr="00CC3BE6">
        <w:t>.</w:t>
      </w:r>
      <w:proofErr w:type="gramEnd"/>
      <w:r w:rsidRPr="00CC3BE6">
        <w:t xml:space="preserve"> </w:t>
      </w:r>
      <w:r w:rsidRPr="00C668D7">
        <w:rPr>
          <w:b/>
          <w:bCs/>
        </w:rPr>
        <w:t>COVID-19 no contexto global de saúde</w:t>
      </w:r>
      <w:r w:rsidRPr="00CC3BE6">
        <w:t xml:space="preserve">. Revista Enfermagem Atual In Derme, [S.L.], v. 93, n. 0, </w:t>
      </w:r>
      <w:r>
        <w:t>n.p.</w:t>
      </w:r>
      <w:r w:rsidRPr="00CC3BE6">
        <w:t>, 21 ago. 2020. Disponível em: https://doi.org/10.31011/reaid-2020-v.93-n.0-art.853. Acesso em: 2</w:t>
      </w:r>
      <w:r>
        <w:t>2</w:t>
      </w:r>
      <w:r w:rsidRPr="00CC3BE6">
        <w:t xml:space="preserve"> nov. 2020.</w:t>
      </w:r>
    </w:p>
    <w:p w14:paraId="3814152C" w14:textId="31B7D276" w:rsidR="00627018" w:rsidRDefault="00627018" w:rsidP="00A138E7">
      <w:pPr>
        <w:pStyle w:val="TF-refernciasITEM"/>
      </w:pPr>
      <w:r w:rsidRPr="00627018">
        <w:t xml:space="preserve">BARCELLOS, </w:t>
      </w:r>
      <w:proofErr w:type="spellStart"/>
      <w:r w:rsidRPr="00627018">
        <w:t>Christovam</w:t>
      </w:r>
      <w:proofErr w:type="spellEnd"/>
      <w:r w:rsidRPr="00627018">
        <w:t xml:space="preserve"> </w:t>
      </w:r>
      <w:r w:rsidRPr="007B740E">
        <w:rPr>
          <w:i/>
          <w:iCs/>
        </w:rPr>
        <w:t>et al</w:t>
      </w:r>
      <w:r w:rsidRPr="00627018">
        <w:t xml:space="preserve">. </w:t>
      </w:r>
      <w:r w:rsidRPr="007B740E">
        <w:rPr>
          <w:b/>
          <w:bCs/>
        </w:rPr>
        <w:t xml:space="preserve">Georreferenciamento de dados de saúde na escala </w:t>
      </w:r>
      <w:proofErr w:type="spellStart"/>
      <w:r w:rsidRPr="007B740E">
        <w:rPr>
          <w:b/>
          <w:bCs/>
        </w:rPr>
        <w:t>submunicipal</w:t>
      </w:r>
      <w:proofErr w:type="spellEnd"/>
      <w:r w:rsidRPr="007B740E">
        <w:rPr>
          <w:b/>
          <w:bCs/>
        </w:rPr>
        <w:t>: algumas experiências no Brasil</w:t>
      </w:r>
      <w:r w:rsidRPr="00627018">
        <w:t xml:space="preserve">. Epidemiologia e Serviços de Saúde, Brasília, v. 17, n. 1, p. 59-70, mar. 2008. Disponível em: http://scielo.iec.pa.gov.br/scielo.php?script=sci_arttext&amp;pid=S1679-49742008000100006&amp;lng=pt&amp;nrm=iso&amp;tlng=pt. Acesso em: </w:t>
      </w:r>
      <w:r>
        <w:t>01</w:t>
      </w:r>
      <w:r w:rsidRPr="00627018">
        <w:t xml:space="preserve"> </w:t>
      </w:r>
      <w:r>
        <w:t>nov</w:t>
      </w:r>
      <w:r w:rsidRPr="00627018">
        <w:t>. 20</w:t>
      </w:r>
      <w:r>
        <w:t>20</w:t>
      </w:r>
      <w:r w:rsidRPr="00627018">
        <w:t>.</w:t>
      </w:r>
    </w:p>
    <w:p w14:paraId="2DE8A0EC" w14:textId="37D7469B" w:rsidR="00A138E7" w:rsidRPr="00034CFA" w:rsidRDefault="00A138E7" w:rsidP="00A138E7">
      <w:pPr>
        <w:pStyle w:val="TF-refernciasITEM"/>
        <w:rPr>
          <w:lang w:val="en-US"/>
        </w:rPr>
      </w:pPr>
      <w:commentRangeStart w:id="63"/>
      <w:r>
        <w:t xml:space="preserve">BERLINGUER, G. </w:t>
      </w:r>
      <w:r w:rsidRPr="009B6634">
        <w:rPr>
          <w:b/>
          <w:bCs/>
        </w:rPr>
        <w:t xml:space="preserve">Intercambio </w:t>
      </w:r>
      <w:r w:rsidR="000F6402" w:rsidRPr="009B6634">
        <w:rPr>
          <w:b/>
          <w:bCs/>
        </w:rPr>
        <w:t xml:space="preserve">de </w:t>
      </w:r>
      <w:proofErr w:type="spellStart"/>
      <w:r w:rsidR="000F6402" w:rsidRPr="009B6634">
        <w:rPr>
          <w:b/>
          <w:bCs/>
        </w:rPr>
        <w:t>salud</w:t>
      </w:r>
      <w:proofErr w:type="spellEnd"/>
      <w:r w:rsidRPr="009B6634">
        <w:rPr>
          <w:b/>
          <w:bCs/>
        </w:rPr>
        <w:t xml:space="preserve"> y </w:t>
      </w:r>
      <w:proofErr w:type="spellStart"/>
      <w:r w:rsidRPr="009B6634">
        <w:rPr>
          <w:b/>
          <w:bCs/>
        </w:rPr>
        <w:t>enfermedad</w:t>
      </w:r>
      <w:proofErr w:type="spellEnd"/>
      <w:r w:rsidRPr="009B6634">
        <w:rPr>
          <w:b/>
          <w:bCs/>
        </w:rPr>
        <w:t xml:space="preserve"> entre </w:t>
      </w:r>
      <w:proofErr w:type="spellStart"/>
      <w:r w:rsidRPr="009B6634">
        <w:rPr>
          <w:b/>
          <w:bCs/>
        </w:rPr>
        <w:t>el</w:t>
      </w:r>
      <w:proofErr w:type="spellEnd"/>
      <w:r w:rsidRPr="009B6634">
        <w:rPr>
          <w:b/>
          <w:bCs/>
        </w:rPr>
        <w:t xml:space="preserve"> </w:t>
      </w:r>
      <w:proofErr w:type="spellStart"/>
      <w:r w:rsidRPr="009B6634">
        <w:rPr>
          <w:b/>
          <w:bCs/>
        </w:rPr>
        <w:t>viejo</w:t>
      </w:r>
      <w:proofErr w:type="spellEnd"/>
      <w:r w:rsidRPr="009B6634">
        <w:rPr>
          <w:b/>
          <w:bCs/>
        </w:rPr>
        <w:t xml:space="preserve"> y </w:t>
      </w:r>
      <w:proofErr w:type="spellStart"/>
      <w:r w:rsidRPr="009B6634">
        <w:rPr>
          <w:b/>
          <w:bCs/>
        </w:rPr>
        <w:t>el</w:t>
      </w:r>
      <w:proofErr w:type="spellEnd"/>
      <w:r w:rsidRPr="009B6634">
        <w:rPr>
          <w:b/>
          <w:bCs/>
        </w:rPr>
        <w:t xml:space="preserve"> </w:t>
      </w:r>
      <w:proofErr w:type="spellStart"/>
      <w:r w:rsidRPr="009B6634">
        <w:rPr>
          <w:b/>
          <w:bCs/>
        </w:rPr>
        <w:t>nuevo</w:t>
      </w:r>
      <w:proofErr w:type="spellEnd"/>
      <w:r w:rsidRPr="009B6634">
        <w:rPr>
          <w:b/>
          <w:bCs/>
        </w:rPr>
        <w:t xml:space="preserve"> mundo</w:t>
      </w:r>
      <w:r>
        <w:t xml:space="preserve">. </w:t>
      </w:r>
      <w:proofErr w:type="spellStart"/>
      <w:r w:rsidRPr="00034CFA">
        <w:rPr>
          <w:lang w:val="en-US"/>
        </w:rPr>
        <w:t>Salud</w:t>
      </w:r>
      <w:proofErr w:type="spellEnd"/>
      <w:r w:rsidRPr="00034CFA">
        <w:rPr>
          <w:lang w:val="en-US"/>
        </w:rPr>
        <w:t xml:space="preserve"> </w:t>
      </w:r>
      <w:r w:rsidR="00BE446D" w:rsidRPr="00034CFA">
        <w:rPr>
          <w:lang w:val="en-US"/>
        </w:rPr>
        <w:t xml:space="preserve">y </w:t>
      </w:r>
      <w:proofErr w:type="spellStart"/>
      <w:r w:rsidR="00BE446D" w:rsidRPr="00034CFA">
        <w:rPr>
          <w:lang w:val="en-US"/>
        </w:rPr>
        <w:t>cambio</w:t>
      </w:r>
      <w:proofErr w:type="spellEnd"/>
      <w:r w:rsidRPr="00034CFA">
        <w:rPr>
          <w:lang w:val="en-US"/>
        </w:rPr>
        <w:t xml:space="preserve">, [S. l.], </w:t>
      </w:r>
      <w:r w:rsidR="00841A97" w:rsidRPr="00034CFA">
        <w:rPr>
          <w:lang w:val="en-US"/>
        </w:rPr>
        <w:t xml:space="preserve">v. 1, </w:t>
      </w:r>
      <w:proofErr w:type="spellStart"/>
      <w:r w:rsidR="00841A97" w:rsidRPr="00034CFA">
        <w:rPr>
          <w:lang w:val="en-US"/>
        </w:rPr>
        <w:t>ano</w:t>
      </w:r>
      <w:proofErr w:type="spellEnd"/>
      <w:r w:rsidRPr="00034CFA">
        <w:rPr>
          <w:lang w:val="en-US"/>
        </w:rPr>
        <w:t xml:space="preserve"> 3, n.1, p.14-22, 1991.</w:t>
      </w:r>
    </w:p>
    <w:p w14:paraId="0D7546B6" w14:textId="799EA11E" w:rsidR="00A138E7" w:rsidRPr="00034CFA" w:rsidRDefault="00A138E7" w:rsidP="00A138E7">
      <w:pPr>
        <w:pStyle w:val="TF-refernciasITEM"/>
        <w:rPr>
          <w:lang w:val="en-US"/>
        </w:rPr>
      </w:pPr>
      <w:r w:rsidRPr="00034CFA">
        <w:rPr>
          <w:lang w:val="en-US"/>
        </w:rPr>
        <w:t xml:space="preserve">BLACK, </w:t>
      </w:r>
      <w:r w:rsidR="00BE446D" w:rsidRPr="00034CFA">
        <w:rPr>
          <w:lang w:val="en-US"/>
        </w:rPr>
        <w:t>F.</w:t>
      </w:r>
      <w:r w:rsidRPr="00034CFA">
        <w:rPr>
          <w:lang w:val="en-US"/>
        </w:rPr>
        <w:t xml:space="preserve"> </w:t>
      </w:r>
      <w:commentRangeEnd w:id="63"/>
      <w:r w:rsidR="00EF24B0">
        <w:rPr>
          <w:rStyle w:val="Refdecomentrio"/>
        </w:rPr>
        <w:commentReference w:id="63"/>
      </w:r>
      <w:r w:rsidRPr="00034CFA">
        <w:rPr>
          <w:b/>
          <w:bCs/>
          <w:lang w:val="en-US"/>
        </w:rPr>
        <w:t>Infectious diseases in primitive societies</w:t>
      </w:r>
      <w:r w:rsidRPr="00034CFA">
        <w:rPr>
          <w:lang w:val="en-US"/>
        </w:rPr>
        <w:t xml:space="preserve">. Science, [S.L.], v. 187, n. 4176, p. 515-518, 14 </w:t>
      </w:r>
      <w:proofErr w:type="spellStart"/>
      <w:r w:rsidRPr="00034CFA">
        <w:rPr>
          <w:lang w:val="en-US"/>
        </w:rPr>
        <w:t>fev</w:t>
      </w:r>
      <w:proofErr w:type="spellEnd"/>
      <w:r w:rsidRPr="00034CFA">
        <w:rPr>
          <w:lang w:val="en-US"/>
        </w:rPr>
        <w:t xml:space="preserve">. 1975. American Association for the Advancement of Science (AAAS). </w:t>
      </w:r>
      <w:r w:rsidR="00402AE6" w:rsidRPr="00034CFA">
        <w:rPr>
          <w:lang w:val="en-US"/>
        </w:rPr>
        <w:t>http://dx.doi.org/10.1126/science.163483</w:t>
      </w:r>
      <w:r w:rsidRPr="00034CFA">
        <w:rPr>
          <w:lang w:val="en-US"/>
        </w:rPr>
        <w:t>.</w:t>
      </w:r>
    </w:p>
    <w:p w14:paraId="11EE3E26" w14:textId="3A95EECA" w:rsidR="00402AE6" w:rsidRDefault="00402AE6" w:rsidP="00A138E7">
      <w:pPr>
        <w:pStyle w:val="TF-refernciasITEM"/>
        <w:rPr>
          <w:color w:val="222222"/>
          <w:shd w:val="clear" w:color="auto" w:fill="FFFFFF"/>
        </w:rPr>
      </w:pPr>
      <w:r w:rsidRPr="007B740E">
        <w:rPr>
          <w:color w:val="222222"/>
          <w:shd w:val="clear" w:color="auto" w:fill="FFFFFF"/>
        </w:rPr>
        <w:t>CORONAVÍRUS BRASIL. </w:t>
      </w:r>
      <w:r w:rsidRPr="007B740E">
        <w:rPr>
          <w:rStyle w:val="Forte"/>
          <w:color w:val="222222"/>
          <w:shd w:val="clear" w:color="auto" w:fill="FFFFFF"/>
        </w:rPr>
        <w:t>COVID-19</w:t>
      </w:r>
      <w:r w:rsidRPr="007B740E">
        <w:rPr>
          <w:color w:val="222222"/>
          <w:shd w:val="clear" w:color="auto" w:fill="FFFFFF"/>
        </w:rPr>
        <w:t>: painel coronavírus. 2020. Disponível em: https://covid.saude.gov.br/. Acesso em: 12 nov. 2020.</w:t>
      </w:r>
    </w:p>
    <w:p w14:paraId="7B2A5527" w14:textId="0926131D" w:rsidR="00CB4942" w:rsidRDefault="00CB4942" w:rsidP="00A138E7">
      <w:pPr>
        <w:pStyle w:val="TF-refernciasITEM"/>
      </w:pPr>
      <w:r w:rsidRPr="00CB4942">
        <w:lastRenderedPageBreak/>
        <w:t xml:space="preserve">COSTA, Ligia </w:t>
      </w:r>
      <w:del w:id="64" w:author="Andreza Sartori" w:date="2020-12-12T17:37:00Z">
        <w:r w:rsidRPr="00CB4942" w:rsidDel="00EF24B0">
          <w:delText xml:space="preserve">Maria </w:delText>
        </w:r>
      </w:del>
      <w:ins w:id="65" w:author="Andreza Sartori" w:date="2020-12-12T17:37:00Z">
        <w:r w:rsidR="00EF24B0" w:rsidRPr="00CB4942">
          <w:t>M</w:t>
        </w:r>
        <w:r w:rsidR="00EF24B0">
          <w:t>.</w:t>
        </w:r>
        <w:r w:rsidR="00EF24B0" w:rsidRPr="00CB4942">
          <w:t xml:space="preserve"> </w:t>
        </w:r>
      </w:ins>
      <w:del w:id="66" w:author="Andreza Sartori" w:date="2020-12-12T17:37:00Z">
        <w:r w:rsidRPr="00CB4942" w:rsidDel="00EF24B0">
          <w:delText xml:space="preserve">Cantarino </w:delText>
        </w:r>
      </w:del>
      <w:ins w:id="67" w:author="Andreza Sartori" w:date="2020-12-12T17:37:00Z">
        <w:r w:rsidR="00EF24B0" w:rsidRPr="00CB4942">
          <w:t>C</w:t>
        </w:r>
        <w:r w:rsidR="00EF24B0">
          <w:t>.</w:t>
        </w:r>
        <w:r w:rsidR="00EF24B0" w:rsidRPr="00CB4942">
          <w:t xml:space="preserve"> </w:t>
        </w:r>
      </w:ins>
      <w:r w:rsidRPr="00CB4942">
        <w:t xml:space="preserve">da; MERCHAN-HAMANN, Edgar. </w:t>
      </w:r>
      <w:r w:rsidRPr="007B740E">
        <w:rPr>
          <w:b/>
          <w:bCs/>
        </w:rPr>
        <w:t>Pandemias de influenza e a estrutura sanitária brasileira: breve histórico e caracterização dos cenários</w:t>
      </w:r>
      <w:r w:rsidRPr="00CB4942">
        <w:t xml:space="preserve">. </w:t>
      </w:r>
      <w:r>
        <w:t xml:space="preserve">Revista </w:t>
      </w:r>
      <w:proofErr w:type="spellStart"/>
      <w:r>
        <w:t>Pan-Amazônia</w:t>
      </w:r>
      <w:proofErr w:type="spellEnd"/>
      <w:r>
        <w:t xml:space="preserve"> de </w:t>
      </w:r>
      <w:r w:rsidR="000F6402">
        <w:t>Saúde</w:t>
      </w:r>
      <w:r w:rsidR="000F6402" w:rsidRPr="00CB4942">
        <w:t xml:space="preserve">, </w:t>
      </w:r>
      <w:proofErr w:type="spellStart"/>
      <w:r w:rsidR="000F6402" w:rsidRPr="00CB4942">
        <w:t>Brasilia</w:t>
      </w:r>
      <w:proofErr w:type="spellEnd"/>
      <w:r w:rsidR="000F6402" w:rsidRPr="00CB4942">
        <w:t>, v.</w:t>
      </w:r>
      <w:r w:rsidRPr="00CB4942">
        <w:t xml:space="preserve"> 7, n. 1, p. 11-</w:t>
      </w:r>
      <w:r w:rsidR="000F6402" w:rsidRPr="00CB4942">
        <w:t>25, Mar.</w:t>
      </w:r>
      <w:r w:rsidRPr="00CB4942">
        <w:t xml:space="preserve"> </w:t>
      </w:r>
      <w:r w:rsidR="000F6402" w:rsidRPr="00CB4942">
        <w:t>2016.</w:t>
      </w:r>
      <w:r w:rsidRPr="00CB4942">
        <w:t xml:space="preserve"> </w:t>
      </w:r>
      <w:r>
        <w:t xml:space="preserve">Disponível em: </w:t>
      </w:r>
      <w:r w:rsidRPr="00CB4942">
        <w:t xml:space="preserve">http://scielo.iec.gov.br/scielo.php?script=sci_arttext&amp;pid=S2176-62232016000100002&amp;lng=en&amp;nrm=iso. </w:t>
      </w:r>
      <w:r>
        <w:t>Acesso em:</w:t>
      </w:r>
      <w:r w:rsidRPr="00CB4942">
        <w:t xml:space="preserve">  </w:t>
      </w:r>
      <w:r w:rsidR="000F6402">
        <w:t>10</w:t>
      </w:r>
      <w:r w:rsidR="000F6402" w:rsidRPr="00CB4942">
        <w:t xml:space="preserve"> nov.</w:t>
      </w:r>
      <w:r w:rsidRPr="00CB4942">
        <w:t xml:space="preserve">  2020.</w:t>
      </w:r>
    </w:p>
    <w:p w14:paraId="7EA6DA1A" w14:textId="6C2D0E2F" w:rsidR="00042DFA" w:rsidRDefault="00042DFA" w:rsidP="00C1654C">
      <w:pPr>
        <w:pStyle w:val="TF-refernciasITEM"/>
      </w:pPr>
      <w:r w:rsidRPr="00042DFA">
        <w:t xml:space="preserve">DONALISIO, Maria </w:t>
      </w:r>
      <w:del w:id="68" w:author="Andreza Sartori" w:date="2020-12-12T17:38:00Z">
        <w:r w:rsidRPr="00042DFA" w:rsidDel="00871FFC">
          <w:delText xml:space="preserve">Rita </w:delText>
        </w:r>
      </w:del>
      <w:ins w:id="69" w:author="Andreza Sartori" w:date="2020-12-12T17:38:00Z">
        <w:r w:rsidR="00871FFC" w:rsidRPr="00042DFA">
          <w:t>R</w:t>
        </w:r>
        <w:r w:rsidR="00871FFC">
          <w:t>.</w:t>
        </w:r>
        <w:r w:rsidR="00871FFC" w:rsidRPr="00042DFA">
          <w:t xml:space="preserve"> </w:t>
        </w:r>
      </w:ins>
      <w:del w:id="70" w:author="Andreza Sartori" w:date="2020-12-12T17:38:00Z">
        <w:r w:rsidRPr="00042DFA" w:rsidDel="00871FFC">
          <w:delText>de</w:delText>
        </w:r>
      </w:del>
      <w:r w:rsidRPr="00042DFA">
        <w:t xml:space="preserve"> </w:t>
      </w:r>
      <w:del w:id="71" w:author="Andreza Sartori" w:date="2020-12-12T17:38:00Z">
        <w:r w:rsidRPr="00042DFA" w:rsidDel="00871FFC">
          <w:delText>Camargo</w:delText>
        </w:r>
      </w:del>
      <w:proofErr w:type="gramStart"/>
      <w:ins w:id="72" w:author="Andreza Sartori" w:date="2020-12-12T17:38:00Z">
        <w:r w:rsidR="00871FFC" w:rsidRPr="00042DFA">
          <w:t>C</w:t>
        </w:r>
        <w:r w:rsidR="00871FFC">
          <w:t>.</w:t>
        </w:r>
      </w:ins>
      <w:r w:rsidRPr="00042DFA">
        <w:t>.</w:t>
      </w:r>
      <w:proofErr w:type="gramEnd"/>
      <w:r w:rsidRPr="00042DFA">
        <w:t xml:space="preserve"> </w:t>
      </w:r>
      <w:r w:rsidRPr="00042DFA">
        <w:rPr>
          <w:b/>
          <w:bCs/>
        </w:rPr>
        <w:t>O enfrentamento de e</w:t>
      </w:r>
      <w:r>
        <w:rPr>
          <w:b/>
          <w:bCs/>
        </w:rPr>
        <w:t>p</w:t>
      </w:r>
      <w:r w:rsidRPr="00042DFA">
        <w:rPr>
          <w:b/>
          <w:bCs/>
        </w:rPr>
        <w:t>idemias: As estratégias e pe</w:t>
      </w:r>
      <w:r>
        <w:rPr>
          <w:b/>
          <w:bCs/>
        </w:rPr>
        <w:t>r</w:t>
      </w:r>
      <w:r w:rsidRPr="00042DFA">
        <w:rPr>
          <w:b/>
          <w:bCs/>
        </w:rPr>
        <w:t>spectivas do controle do dengue</w:t>
      </w:r>
      <w:r w:rsidRPr="00042DFA">
        <w:t>. 1995. 207 f. Tese (Doutorado) - Curso de Medicina, Ciências Médicas, Unicamp, Campinas, 1995. Disponível em: http://repositorio.unicamp.br/handle/REPOSIP/310585. Acesso em: 18 set. 2020.</w:t>
      </w:r>
    </w:p>
    <w:p w14:paraId="45B02514" w14:textId="2649EE45" w:rsidR="007F73BD" w:rsidRDefault="007F73BD" w:rsidP="00C1654C">
      <w:pPr>
        <w:pStyle w:val="TF-refernciasITEM"/>
      </w:pPr>
      <w:r w:rsidRPr="007F73BD">
        <w:t xml:space="preserve">FAPERJ. </w:t>
      </w:r>
      <w:r w:rsidRPr="007B740E">
        <w:rPr>
          <w:b/>
          <w:bCs/>
        </w:rPr>
        <w:t>Aplicativo vai mapear a propagação da Covid-19 no RJ</w:t>
      </w:r>
      <w:r>
        <w:t xml:space="preserve">. </w:t>
      </w:r>
      <w:r w:rsidRPr="007F73BD">
        <w:t>2020. Disponível em: http://www.faperj.br/?id=3965.2.5. Acesso em: 20 nov. 2020.</w:t>
      </w:r>
    </w:p>
    <w:p w14:paraId="4A0180F6" w14:textId="5CB2FD33" w:rsidR="00216C8D" w:rsidRDefault="00216C8D" w:rsidP="00C1654C">
      <w:pPr>
        <w:pStyle w:val="TF-refernciasITEM"/>
      </w:pPr>
      <w:r w:rsidRPr="00216C8D">
        <w:t xml:space="preserve">LIMA, </w:t>
      </w:r>
      <w:proofErr w:type="spellStart"/>
      <w:r w:rsidRPr="00216C8D">
        <w:t>K</w:t>
      </w:r>
      <w:r>
        <w:t>ézia</w:t>
      </w:r>
      <w:proofErr w:type="spellEnd"/>
      <w:r>
        <w:t xml:space="preserve"> </w:t>
      </w:r>
      <w:del w:id="73" w:author="Andreza Sartori" w:date="2020-12-12T17:38:00Z">
        <w:r w:rsidDel="00871FFC">
          <w:delText xml:space="preserve">Porto </w:delText>
        </w:r>
      </w:del>
      <w:ins w:id="74" w:author="Andreza Sartori" w:date="2020-12-12T17:38:00Z">
        <w:r w:rsidR="00871FFC">
          <w:t>P</w:t>
        </w:r>
        <w:r w:rsidR="00871FFC">
          <w:t>.</w:t>
        </w:r>
        <w:r w:rsidR="00871FFC">
          <w:t xml:space="preserve"> </w:t>
        </w:r>
      </w:ins>
      <w:r w:rsidRPr="007B740E">
        <w:rPr>
          <w:i/>
          <w:iCs/>
        </w:rPr>
        <w:t>et al</w:t>
      </w:r>
      <w:r w:rsidRPr="00216C8D">
        <w:t xml:space="preserve">. </w:t>
      </w:r>
      <w:r w:rsidRPr="007B740E">
        <w:rPr>
          <w:b/>
          <w:bCs/>
        </w:rPr>
        <w:t>Uso de geotecnologias aplicadas em serviços de saúde: revisão Integrativa</w:t>
      </w:r>
      <w:r w:rsidRPr="00216C8D">
        <w:t xml:space="preserve">. Revista Eletrônica Acervo Saúde, </w:t>
      </w:r>
      <w:r w:rsidRPr="0021353A">
        <w:t>[</w:t>
      </w:r>
      <w:proofErr w:type="spellStart"/>
      <w:r w:rsidRPr="0021353A">
        <w:t>S.</w:t>
      </w:r>
      <w:r w:rsidR="00CE32E6">
        <w:t>l</w:t>
      </w:r>
      <w:proofErr w:type="spellEnd"/>
      <w:r w:rsidRPr="0021353A">
        <w:t>.]</w:t>
      </w:r>
      <w:r>
        <w:t xml:space="preserve">, </w:t>
      </w:r>
      <w:r w:rsidRPr="00216C8D">
        <w:t xml:space="preserve">v. 12, n. 6, p. </w:t>
      </w:r>
      <w:r>
        <w:t>1-11</w:t>
      </w:r>
      <w:r w:rsidRPr="00216C8D">
        <w:t>, 16 abr. 2020.</w:t>
      </w:r>
      <w:r>
        <w:t xml:space="preserve"> Disponível em: </w:t>
      </w:r>
      <w:r w:rsidRPr="007B740E">
        <w:t>https://acervomais.com.br/index.php/saude/article/view/3072/1827</w:t>
      </w:r>
      <w:r>
        <w:t>. Acesso em: 10 nov. 2020.</w:t>
      </w:r>
    </w:p>
    <w:p w14:paraId="424606AA" w14:textId="4DA68229" w:rsidR="0021353A" w:rsidRDefault="0021353A" w:rsidP="00C1654C">
      <w:pPr>
        <w:pStyle w:val="TF-refernciasITEM"/>
      </w:pPr>
      <w:r w:rsidRPr="0021353A">
        <w:t xml:space="preserve">LOPES, </w:t>
      </w:r>
      <w:proofErr w:type="spellStart"/>
      <w:r w:rsidRPr="0021353A">
        <w:t>Gills</w:t>
      </w:r>
      <w:proofErr w:type="spellEnd"/>
      <w:r w:rsidRPr="0021353A">
        <w:t xml:space="preserve"> </w:t>
      </w:r>
      <w:del w:id="75" w:author="Andreza Sartori" w:date="2020-12-12T17:38:00Z">
        <w:r w:rsidRPr="0021353A" w:rsidDel="00871FFC">
          <w:delText>Vilar</w:delText>
        </w:r>
      </w:del>
      <w:ins w:id="76" w:author="Andreza Sartori" w:date="2020-12-12T17:38:00Z">
        <w:r w:rsidR="00871FFC" w:rsidRPr="0021353A">
          <w:t>V</w:t>
        </w:r>
        <w:r w:rsidR="00871FFC">
          <w:t>.</w:t>
        </w:r>
      </w:ins>
      <w:r w:rsidRPr="0021353A">
        <w:t xml:space="preserve">; DUNDA, Fabiola </w:t>
      </w:r>
      <w:del w:id="77" w:author="Andreza Sartori" w:date="2020-12-12T17:38:00Z">
        <w:r w:rsidRPr="0021353A" w:rsidDel="00871FFC">
          <w:delText xml:space="preserve">Faro </w:delText>
        </w:r>
      </w:del>
      <w:ins w:id="78" w:author="Andreza Sartori" w:date="2020-12-12T17:38:00Z">
        <w:r w:rsidR="00871FFC" w:rsidRPr="0021353A">
          <w:t>F</w:t>
        </w:r>
        <w:r w:rsidR="00871FFC">
          <w:t>.</w:t>
        </w:r>
        <w:r w:rsidR="00871FFC" w:rsidRPr="0021353A">
          <w:t xml:space="preserve"> </w:t>
        </w:r>
      </w:ins>
      <w:del w:id="79" w:author="Andreza Sartori" w:date="2020-12-12T17:38:00Z">
        <w:r w:rsidRPr="0021353A" w:rsidDel="00871FFC">
          <w:delText>Eloy</w:delText>
        </w:r>
      </w:del>
      <w:proofErr w:type="gramStart"/>
      <w:ins w:id="80" w:author="Andreza Sartori" w:date="2020-12-12T17:38:00Z">
        <w:r w:rsidR="00871FFC" w:rsidRPr="0021353A">
          <w:t>E</w:t>
        </w:r>
        <w:r w:rsidR="00871FFC">
          <w:t>.</w:t>
        </w:r>
      </w:ins>
      <w:r w:rsidRPr="0021353A">
        <w:t>.</w:t>
      </w:r>
      <w:proofErr w:type="gramEnd"/>
      <w:r w:rsidRPr="0021353A">
        <w:t xml:space="preserve"> </w:t>
      </w:r>
      <w:r w:rsidRPr="0021353A">
        <w:rPr>
          <w:b/>
          <w:bCs/>
        </w:rPr>
        <w:t xml:space="preserve">O risco da contaminação global: o combate à epidemia de ebola na </w:t>
      </w:r>
      <w:proofErr w:type="spellStart"/>
      <w:r w:rsidRPr="0021353A">
        <w:rPr>
          <w:b/>
          <w:bCs/>
        </w:rPr>
        <w:t>áfrica</w:t>
      </w:r>
      <w:proofErr w:type="spellEnd"/>
      <w:r w:rsidRPr="0021353A">
        <w:rPr>
          <w:b/>
          <w:bCs/>
        </w:rPr>
        <w:t xml:space="preserve"> como vetor de cooperação internacional</w:t>
      </w:r>
      <w:r w:rsidRPr="0021353A">
        <w:t>. Revista Eletrônica de Comunicação, Informação e Inovação em Saúde, [</w:t>
      </w:r>
      <w:proofErr w:type="spellStart"/>
      <w:r w:rsidRPr="0021353A">
        <w:t>S.</w:t>
      </w:r>
      <w:r w:rsidR="00CE32E6">
        <w:t>l</w:t>
      </w:r>
      <w:proofErr w:type="spellEnd"/>
      <w:r w:rsidRPr="0021353A">
        <w:t xml:space="preserve">.], v. 9, n. 1, p. 1-22, 31 mar. 2015. Instituto de </w:t>
      </w:r>
      <w:proofErr w:type="spellStart"/>
      <w:r w:rsidRPr="0021353A">
        <w:t>Comunicacao</w:t>
      </w:r>
      <w:proofErr w:type="spellEnd"/>
      <w:r w:rsidRPr="0021353A">
        <w:t xml:space="preserve"> e </w:t>
      </w:r>
      <w:proofErr w:type="spellStart"/>
      <w:r w:rsidRPr="0021353A">
        <w:t>Informacao</w:t>
      </w:r>
      <w:proofErr w:type="spellEnd"/>
      <w:r w:rsidRPr="0021353A">
        <w:t xml:space="preserve"> Cientifica e </w:t>
      </w:r>
      <w:proofErr w:type="spellStart"/>
      <w:r w:rsidRPr="0021353A">
        <w:t>Tecnologica</w:t>
      </w:r>
      <w:proofErr w:type="spellEnd"/>
      <w:r w:rsidRPr="0021353A">
        <w:t xml:space="preserve"> em </w:t>
      </w:r>
      <w:proofErr w:type="spellStart"/>
      <w:r w:rsidRPr="0021353A">
        <w:t>Saude</w:t>
      </w:r>
      <w:proofErr w:type="spellEnd"/>
      <w:r w:rsidRPr="0021353A">
        <w:t>. http://dx.doi.org/10.29397/reciis.v9i1.936. Acesso em: 18 set. 2020.</w:t>
      </w:r>
    </w:p>
    <w:p w14:paraId="34EF5155" w14:textId="4EF94EFC" w:rsidR="001445DA" w:rsidRDefault="001445DA" w:rsidP="00C1654C">
      <w:pPr>
        <w:pStyle w:val="TF-refernciasITEM"/>
      </w:pPr>
      <w:r w:rsidRPr="00042DCF">
        <w:t xml:space="preserve">MATOS, Haroldo </w:t>
      </w:r>
      <w:del w:id="81" w:author="Andreza Sartori" w:date="2020-12-12T17:38:00Z">
        <w:r w:rsidRPr="00042DCF" w:rsidDel="00871FFC">
          <w:delText xml:space="preserve">José </w:delText>
        </w:r>
      </w:del>
      <w:ins w:id="82" w:author="Andreza Sartori" w:date="2020-12-12T17:38:00Z">
        <w:r w:rsidR="00871FFC" w:rsidRPr="00042DCF">
          <w:t>J</w:t>
        </w:r>
        <w:r w:rsidR="00871FFC">
          <w:t>.</w:t>
        </w:r>
        <w:r w:rsidR="00871FFC" w:rsidRPr="00042DCF">
          <w:t xml:space="preserve"> </w:t>
        </w:r>
      </w:ins>
      <w:r w:rsidRPr="00042DCF">
        <w:t xml:space="preserve">de. </w:t>
      </w:r>
      <w:r w:rsidRPr="00042DCF">
        <w:rPr>
          <w:b/>
          <w:bCs/>
        </w:rPr>
        <w:t xml:space="preserve">A próxima pandemia: estamos </w:t>
      </w:r>
      <w:r w:rsidR="00BE446D" w:rsidRPr="00042DCF">
        <w:rPr>
          <w:b/>
          <w:bCs/>
        </w:rPr>
        <w:t>preparados?</w:t>
      </w:r>
      <w:r w:rsidRPr="00042DCF">
        <w:t xml:space="preserve"> Revista </w:t>
      </w:r>
      <w:proofErr w:type="spellStart"/>
      <w:r w:rsidRPr="00042DCF">
        <w:t>Pan-Amazônica</w:t>
      </w:r>
      <w:proofErr w:type="spellEnd"/>
      <w:r w:rsidRPr="00042DCF">
        <w:t xml:space="preserve"> de Saúde, [S.L.], v. 9, n. 3, p. 9-11, set. 2018. Instituto Evandro Chagas. http://dx.doi.org/10.5123/s2176-62232018000300001. Acesso em: 10 out. 2020.</w:t>
      </w:r>
    </w:p>
    <w:p w14:paraId="4CF8BEB4" w14:textId="492E1F68" w:rsidR="00463C83" w:rsidRDefault="00463C83" w:rsidP="00C1654C">
      <w:pPr>
        <w:pStyle w:val="TF-refernciasITEM"/>
      </w:pPr>
      <w:r w:rsidRPr="00463C83">
        <w:t xml:space="preserve">MELO, Carolina; CABRAL, Sandro. </w:t>
      </w:r>
      <w:r w:rsidRPr="007B740E">
        <w:rPr>
          <w:b/>
          <w:bCs/>
        </w:rPr>
        <w:t>Pandemias e comunicação: uma avaliação experimental</w:t>
      </w:r>
      <w:r w:rsidRPr="00463C83">
        <w:t>. Rev. Adm. Pública, Rio de Janeiro, v. 54, n. 4, p. 735-</w:t>
      </w:r>
      <w:r w:rsidR="00BE446D" w:rsidRPr="00463C83">
        <w:t>757, ago.</w:t>
      </w:r>
      <w:r w:rsidRPr="00463C83">
        <w:t xml:space="preserve">  </w:t>
      </w:r>
      <w:r w:rsidR="00BE446D" w:rsidRPr="00463C83">
        <w:t>2020.</w:t>
      </w:r>
      <w:r w:rsidRPr="00463C83">
        <w:t xml:space="preserve">   Disponível em http://www.scielo.br/scielo.php?script=sci_arttext&amp;pid=S0034-76122020000400735&amp;lng=pt&amp;nrm=iso.</w:t>
      </w:r>
      <w:r>
        <w:t xml:space="preserve"> </w:t>
      </w:r>
      <w:r w:rsidRPr="00463C83">
        <w:t xml:space="preserve">Acesso em: 10 </w:t>
      </w:r>
      <w:r>
        <w:t>nov</w:t>
      </w:r>
      <w:r w:rsidRPr="00463C83">
        <w:t xml:space="preserve">. 2020.  </w:t>
      </w:r>
    </w:p>
    <w:p w14:paraId="41F3DA9F" w14:textId="112E0B4C" w:rsidR="00281E88" w:rsidRPr="00034CFA" w:rsidRDefault="00281E88" w:rsidP="00C1654C">
      <w:pPr>
        <w:pStyle w:val="TF-refernciasITEM"/>
        <w:rPr>
          <w:lang w:val="en-US"/>
        </w:rPr>
      </w:pPr>
      <w:r w:rsidRPr="00281E88">
        <w:t xml:space="preserve">MIGUEL, Gustavo </w:t>
      </w:r>
      <w:del w:id="83" w:author="Andreza Sartori" w:date="2020-12-12T17:38:00Z">
        <w:r w:rsidRPr="00281E88" w:rsidDel="00A96659">
          <w:delText>Alves</w:delText>
        </w:r>
      </w:del>
      <w:ins w:id="84" w:author="Andreza Sartori" w:date="2020-12-12T17:38:00Z">
        <w:r w:rsidR="00A96659" w:rsidRPr="00281E88">
          <w:t>A</w:t>
        </w:r>
        <w:r w:rsidR="00A96659">
          <w:t>.</w:t>
        </w:r>
      </w:ins>
      <w:r w:rsidRPr="00281E88">
        <w:t xml:space="preserve">; BRESSAN, Paulo </w:t>
      </w:r>
      <w:del w:id="85" w:author="Andreza Sartori" w:date="2020-12-12T17:38:00Z">
        <w:r w:rsidRPr="00281E88" w:rsidDel="00A96659">
          <w:delText>Alexandre</w:delText>
        </w:r>
      </w:del>
      <w:ins w:id="86" w:author="Andreza Sartori" w:date="2020-12-12T17:38:00Z">
        <w:r w:rsidR="00A96659" w:rsidRPr="00281E88">
          <w:t>A</w:t>
        </w:r>
        <w:r w:rsidR="00A96659">
          <w:t>.</w:t>
        </w:r>
      </w:ins>
      <w:r w:rsidRPr="00281E88">
        <w:t xml:space="preserve">; HORNINK, Gabriel </w:t>
      </w:r>
      <w:del w:id="87" w:author="Andreza Sartori" w:date="2020-12-12T17:38:00Z">
        <w:r w:rsidRPr="00281E88" w:rsidDel="00A96659">
          <w:delText>Gerber</w:delText>
        </w:r>
      </w:del>
      <w:ins w:id="88" w:author="Andreza Sartori" w:date="2020-12-12T17:38:00Z">
        <w:r w:rsidR="00A96659" w:rsidRPr="00281E88">
          <w:t>G</w:t>
        </w:r>
      </w:ins>
      <w:r w:rsidRPr="00281E88">
        <w:t xml:space="preserve">. </w:t>
      </w:r>
      <w:proofErr w:type="spellStart"/>
      <w:r w:rsidRPr="00281E88">
        <w:rPr>
          <w:b/>
          <w:bCs/>
        </w:rPr>
        <w:t>AedesMap</w:t>
      </w:r>
      <w:proofErr w:type="spellEnd"/>
      <w:r w:rsidRPr="00281E88">
        <w:rPr>
          <w:b/>
          <w:bCs/>
        </w:rPr>
        <w:t xml:space="preserve">: uma alternativa móvel para obtenção de dados georreferenciados da dengue, </w:t>
      </w:r>
      <w:proofErr w:type="spellStart"/>
      <w:r w:rsidRPr="00281E88">
        <w:rPr>
          <w:b/>
          <w:bCs/>
        </w:rPr>
        <w:t>zika</w:t>
      </w:r>
      <w:proofErr w:type="spellEnd"/>
      <w:r w:rsidRPr="00281E88">
        <w:rPr>
          <w:b/>
          <w:bCs/>
        </w:rPr>
        <w:t xml:space="preserve"> e </w:t>
      </w:r>
      <w:proofErr w:type="spellStart"/>
      <w:r w:rsidRPr="00281E88">
        <w:rPr>
          <w:b/>
          <w:bCs/>
        </w:rPr>
        <w:t>chikungunya</w:t>
      </w:r>
      <w:proofErr w:type="spellEnd"/>
      <w:r w:rsidRPr="00281E88">
        <w:t xml:space="preserve">. </w:t>
      </w:r>
      <w:proofErr w:type="spellStart"/>
      <w:r w:rsidRPr="00281E88">
        <w:t>Infodesign</w:t>
      </w:r>
      <w:proofErr w:type="spellEnd"/>
      <w:r w:rsidRPr="00281E88">
        <w:t xml:space="preserve">: Revista Brasileira de Design da Informação, São Paulo, v. 17, n. 1, p. 96-115, 13 mar. 2020. Trimestral. Disponível em: https://infodesign.emnuvens.com.br/infodesign/issue/view/45. </w:t>
      </w:r>
      <w:proofErr w:type="spellStart"/>
      <w:r w:rsidRPr="00034CFA">
        <w:rPr>
          <w:lang w:val="en-US"/>
        </w:rPr>
        <w:t>Acesso</w:t>
      </w:r>
      <w:proofErr w:type="spellEnd"/>
      <w:r w:rsidRPr="00034CFA">
        <w:rPr>
          <w:lang w:val="en-US"/>
        </w:rPr>
        <w:t xml:space="preserve"> </w:t>
      </w:r>
      <w:proofErr w:type="spellStart"/>
      <w:r w:rsidRPr="00034CFA">
        <w:rPr>
          <w:lang w:val="en-US"/>
        </w:rPr>
        <w:t>em</w:t>
      </w:r>
      <w:proofErr w:type="spellEnd"/>
      <w:r w:rsidRPr="00034CFA">
        <w:rPr>
          <w:lang w:val="en-US"/>
        </w:rPr>
        <w:t>: 03 out. 2020.</w:t>
      </w:r>
    </w:p>
    <w:p w14:paraId="6D8C3EDE" w14:textId="38ECFFBB" w:rsidR="00A57BD7" w:rsidRDefault="00A57BD7" w:rsidP="00C1654C">
      <w:pPr>
        <w:pStyle w:val="TF-refernciasITEM"/>
      </w:pPr>
      <w:r w:rsidRPr="00034CFA">
        <w:rPr>
          <w:lang w:val="en-US"/>
        </w:rPr>
        <w:t>MUNYANEZA</w:t>
      </w:r>
      <w:ins w:id="89" w:author="Andreza Sartori" w:date="2020-12-12T17:38:00Z">
        <w:r w:rsidR="00A96659">
          <w:rPr>
            <w:lang w:val="en-US"/>
          </w:rPr>
          <w:t>,</w:t>
        </w:r>
      </w:ins>
      <w:r w:rsidRPr="00034CFA">
        <w:rPr>
          <w:lang w:val="en-US"/>
        </w:rPr>
        <w:t xml:space="preserve"> Fabien</w:t>
      </w:r>
      <w:del w:id="90" w:author="Andreza Sartori" w:date="2020-12-12T17:38:00Z">
        <w:r w:rsidRPr="00034CFA" w:rsidDel="00A96659">
          <w:rPr>
            <w:lang w:val="en-US"/>
          </w:rPr>
          <w:delText>,</w:delText>
        </w:r>
      </w:del>
      <w:r w:rsidRPr="00034CFA">
        <w:rPr>
          <w:lang w:val="en-US"/>
        </w:rPr>
        <w:t xml:space="preserve"> </w:t>
      </w:r>
      <w:r w:rsidRPr="00034CFA">
        <w:rPr>
          <w:i/>
          <w:iCs/>
          <w:lang w:val="en-US"/>
        </w:rPr>
        <w:t>et al</w:t>
      </w:r>
      <w:r w:rsidRPr="00034CFA">
        <w:rPr>
          <w:lang w:val="en-US"/>
        </w:rPr>
        <w:t xml:space="preserve">.  </w:t>
      </w:r>
      <w:r w:rsidRPr="00034CFA">
        <w:rPr>
          <w:b/>
          <w:bCs/>
          <w:lang w:val="en-US"/>
        </w:rPr>
        <w:t>Leveraging  community  health  worker  system  to  map  a  mountainous  rural  district  in  low resource  setting:  a  low-cost  approach  to  expand  use  of  geographic  information  systems  for  public  health</w:t>
      </w:r>
      <w:r w:rsidRPr="00034CFA">
        <w:rPr>
          <w:lang w:val="en-US"/>
        </w:rPr>
        <w:t>. International Journal of Health Geographics, [</w:t>
      </w:r>
      <w:proofErr w:type="spellStart"/>
      <w:r w:rsidRPr="00034CFA">
        <w:rPr>
          <w:lang w:val="en-US"/>
        </w:rPr>
        <w:t>S.l</w:t>
      </w:r>
      <w:proofErr w:type="spellEnd"/>
      <w:r w:rsidRPr="00034CFA">
        <w:rPr>
          <w:lang w:val="en-US"/>
        </w:rPr>
        <w:t xml:space="preserve">], v. 13, n. 49, p. 1-8, 06 </w:t>
      </w:r>
      <w:proofErr w:type="spellStart"/>
      <w:r w:rsidRPr="00034CFA">
        <w:rPr>
          <w:lang w:val="en-US"/>
        </w:rPr>
        <w:t>dez</w:t>
      </w:r>
      <w:proofErr w:type="spellEnd"/>
      <w:r w:rsidRPr="00034CFA">
        <w:rPr>
          <w:lang w:val="en-US"/>
        </w:rPr>
        <w:t xml:space="preserve">. 2014. </w:t>
      </w:r>
      <w:r>
        <w:t xml:space="preserve">Disponível em: </w:t>
      </w:r>
      <w:r w:rsidRPr="007B740E">
        <w:t>https://doi.org/10.1186/1476-072X-13-49</w:t>
      </w:r>
      <w:r>
        <w:t>. Acesso em: 10 nov. 2020.</w:t>
      </w:r>
    </w:p>
    <w:p w14:paraId="3CB31DA4" w14:textId="6CFC6401" w:rsidR="00A57BD7" w:rsidRDefault="00A57BD7" w:rsidP="00C1654C">
      <w:pPr>
        <w:pStyle w:val="TF-refernciasITEM"/>
      </w:pPr>
      <w:r>
        <w:t>NEAL</w:t>
      </w:r>
      <w:r w:rsidRPr="00CE32E6">
        <w:t>, S</w:t>
      </w:r>
      <w:r>
        <w:t>arah;</w:t>
      </w:r>
      <w:r w:rsidRPr="00CE32E6">
        <w:t xml:space="preserve"> RUKTANONCHAI, </w:t>
      </w:r>
      <w:proofErr w:type="spellStart"/>
      <w:r w:rsidRPr="00CE32E6">
        <w:t>C</w:t>
      </w:r>
      <w:r>
        <w:t>orrine</w:t>
      </w:r>
      <w:proofErr w:type="spellEnd"/>
      <w:r>
        <w:t>;</w:t>
      </w:r>
      <w:r w:rsidRPr="00CE32E6">
        <w:t xml:space="preserve"> CHANDRA-MOULI, </w:t>
      </w:r>
      <w:proofErr w:type="spellStart"/>
      <w:r w:rsidRPr="00CE32E6">
        <w:t>V</w:t>
      </w:r>
      <w:r>
        <w:t>enkatraman</w:t>
      </w:r>
      <w:proofErr w:type="spellEnd"/>
      <w:r w:rsidRPr="00CE32E6">
        <w:t xml:space="preserve"> </w:t>
      </w:r>
      <w:r w:rsidRPr="007B740E">
        <w:rPr>
          <w:i/>
          <w:iCs/>
        </w:rPr>
        <w:t>et al</w:t>
      </w:r>
      <w:r w:rsidRPr="00CE32E6">
        <w:t>.</w:t>
      </w:r>
      <w:r>
        <w:t xml:space="preserve"> </w:t>
      </w:r>
      <w:r w:rsidRPr="000440A2">
        <w:rPr>
          <w:b/>
          <w:bCs/>
          <w:lang w:val="en-US"/>
        </w:rPr>
        <w:t xml:space="preserve">Mapping adolescent first births within three east African countries using data from Demographic and Health Surveys: exploring geospatial methods to inform policy. </w:t>
      </w:r>
      <w:r w:rsidRPr="00034CFA">
        <w:rPr>
          <w:lang w:val="en-US"/>
        </w:rPr>
        <w:t>Reproductive Health, [</w:t>
      </w:r>
      <w:proofErr w:type="spellStart"/>
      <w:r w:rsidRPr="00034CFA">
        <w:rPr>
          <w:lang w:val="en-US"/>
        </w:rPr>
        <w:t>S.l.</w:t>
      </w:r>
      <w:proofErr w:type="spellEnd"/>
      <w:r w:rsidRPr="00034CFA">
        <w:rPr>
          <w:lang w:val="en-US"/>
        </w:rPr>
        <w:t xml:space="preserve">], v. 13, n. 98, p. 1-29, 23 ago. 2016. </w:t>
      </w:r>
      <w:proofErr w:type="spellStart"/>
      <w:r w:rsidRPr="00034CFA">
        <w:rPr>
          <w:lang w:val="en-US"/>
        </w:rPr>
        <w:t>Disponível</w:t>
      </w:r>
      <w:proofErr w:type="spellEnd"/>
      <w:r w:rsidRPr="00034CFA">
        <w:rPr>
          <w:lang w:val="en-US"/>
        </w:rPr>
        <w:t xml:space="preserve"> </w:t>
      </w:r>
      <w:proofErr w:type="spellStart"/>
      <w:r w:rsidRPr="00034CFA">
        <w:rPr>
          <w:lang w:val="en-US"/>
        </w:rPr>
        <w:t>em</w:t>
      </w:r>
      <w:proofErr w:type="spellEnd"/>
      <w:r w:rsidRPr="00034CFA">
        <w:rPr>
          <w:lang w:val="en-US"/>
        </w:rPr>
        <w:t xml:space="preserve">: https://doi.org/10.1186/s12978-016-0205-1. </w:t>
      </w:r>
      <w:r>
        <w:t>Acesso em: 10 nov. 2020.</w:t>
      </w:r>
    </w:p>
    <w:p w14:paraId="49105984" w14:textId="3A8D8C0F" w:rsidR="00CC3BE6" w:rsidRDefault="00CC3BE6" w:rsidP="00C1654C">
      <w:pPr>
        <w:pStyle w:val="TF-refernciasITEM"/>
      </w:pPr>
      <w:commentRangeStart w:id="91"/>
      <w:r w:rsidRPr="00CC3BE6">
        <w:lastRenderedPageBreak/>
        <w:t xml:space="preserve">NETTO, Raimundo </w:t>
      </w:r>
      <w:del w:id="92" w:author="Andreza Sartori" w:date="2020-12-12T17:39:00Z">
        <w:r w:rsidRPr="00CC3BE6" w:rsidDel="00A96659">
          <w:delText xml:space="preserve">Gonçalves </w:delText>
        </w:r>
      </w:del>
      <w:ins w:id="93" w:author="Andreza Sartori" w:date="2020-12-12T17:39:00Z">
        <w:r w:rsidR="00A96659" w:rsidRPr="00CC3BE6">
          <w:t>G</w:t>
        </w:r>
        <w:r w:rsidR="00A96659">
          <w:t>.</w:t>
        </w:r>
        <w:r w:rsidR="00A96659" w:rsidRPr="00CC3BE6">
          <w:t xml:space="preserve"> </w:t>
        </w:r>
      </w:ins>
      <w:del w:id="94" w:author="Andreza Sartori" w:date="2020-12-12T17:39:00Z">
        <w:r w:rsidRPr="00CC3BE6" w:rsidDel="00A96659">
          <w:delText>Ferreira</w:delText>
        </w:r>
      </w:del>
      <w:proofErr w:type="spellStart"/>
      <w:ins w:id="95" w:author="Andreza Sartori" w:date="2020-12-12T17:39:00Z">
        <w:r w:rsidR="00A96659" w:rsidRPr="00CC3BE6">
          <w:t>F</w:t>
        </w:r>
        <w:r w:rsidR="00A96659">
          <w:t>.</w:t>
        </w:r>
        <w:r w:rsidR="00A96659" w:rsidRPr="00CC3BE6">
          <w:t>a</w:t>
        </w:r>
      </w:ins>
      <w:proofErr w:type="spellEnd"/>
      <w:r w:rsidRPr="00CC3BE6">
        <w:t>; CORR</w:t>
      </w:r>
      <w:r>
        <w:t>Ê</w:t>
      </w:r>
      <w:r w:rsidRPr="00CC3BE6">
        <w:t xml:space="preserve">A, José </w:t>
      </w:r>
      <w:del w:id="96" w:author="Andreza Sartori" w:date="2020-12-12T17:39:00Z">
        <w:r w:rsidRPr="00CC3BE6" w:rsidDel="00A96659">
          <w:delText xml:space="preserve">Wilson </w:delText>
        </w:r>
      </w:del>
      <w:ins w:id="97" w:author="Andreza Sartori" w:date="2020-12-12T17:39:00Z">
        <w:r w:rsidR="00A96659" w:rsidRPr="00CC3BE6">
          <w:t>W</w:t>
        </w:r>
        <w:r w:rsidR="00A96659">
          <w:t>.</w:t>
        </w:r>
        <w:r w:rsidR="00A96659" w:rsidRPr="00CC3BE6">
          <w:t xml:space="preserve"> </w:t>
        </w:r>
      </w:ins>
      <w:r w:rsidRPr="00CC3BE6">
        <w:t xml:space="preserve">do </w:t>
      </w:r>
      <w:del w:id="98" w:author="Andreza Sartori" w:date="2020-12-12T17:39:00Z">
        <w:r w:rsidRPr="00CC3BE6" w:rsidDel="00A96659">
          <w:delText>Nascimento</w:delText>
        </w:r>
      </w:del>
      <w:proofErr w:type="gramStart"/>
      <w:ins w:id="99" w:author="Andreza Sartori" w:date="2020-12-12T17:39:00Z">
        <w:r w:rsidR="00A96659" w:rsidRPr="00CC3BE6">
          <w:t>N</w:t>
        </w:r>
        <w:r w:rsidR="00A96659">
          <w:t>.</w:t>
        </w:r>
      </w:ins>
      <w:r w:rsidRPr="00CC3BE6">
        <w:t>.</w:t>
      </w:r>
      <w:proofErr w:type="gramEnd"/>
      <w:r w:rsidRPr="00CC3BE6">
        <w:t xml:space="preserve"> </w:t>
      </w:r>
      <w:commentRangeEnd w:id="91"/>
      <w:r w:rsidR="00A96659">
        <w:rPr>
          <w:rStyle w:val="Refdecomentrio"/>
        </w:rPr>
        <w:commentReference w:id="91"/>
      </w:r>
      <w:r w:rsidRPr="00C668D7">
        <w:rPr>
          <w:b/>
          <w:bCs/>
        </w:rPr>
        <w:t>EPIDEMIOLOGIA DO SURTO DE DOENÇA POR CORONAVÍRUS (COVID-19)</w:t>
      </w:r>
      <w:r w:rsidRPr="00CC3BE6">
        <w:t>. Desafios: Revista Interdisciplinar da Universidade Federal do Tocantins, [S.L.], v. 7, n. 3, p. 18-25, 22 abr. 2020. Universidade Federal do</w:t>
      </w:r>
      <w:r>
        <w:t xml:space="preserve"> </w:t>
      </w:r>
      <w:r w:rsidRPr="00CC3BE6">
        <w:t>Tocantins. Disponível em: https://doi.org/10.20873/uftsuple2020-8710. Acesso em: 22 nov. 2020.</w:t>
      </w:r>
    </w:p>
    <w:p w14:paraId="605AB3DE" w14:textId="5CB5E49E" w:rsidR="00E605CD" w:rsidRDefault="00835F5C" w:rsidP="00C1654C">
      <w:pPr>
        <w:pStyle w:val="TF-refernciasITEM"/>
      </w:pPr>
      <w:r>
        <w:t>OLIVEIRA</w:t>
      </w:r>
      <w:r w:rsidRPr="00835F5C">
        <w:t xml:space="preserve">, Wanderson Kleber de </w:t>
      </w:r>
      <w:r w:rsidRPr="007B740E">
        <w:rPr>
          <w:i/>
          <w:iCs/>
        </w:rPr>
        <w:t>et al</w:t>
      </w:r>
      <w:r w:rsidRPr="00835F5C">
        <w:t xml:space="preserve">. </w:t>
      </w:r>
      <w:r w:rsidRPr="000E43C7">
        <w:rPr>
          <w:b/>
          <w:bCs/>
        </w:rPr>
        <w:t>Como o Brasil pode deter a COVID-19</w:t>
      </w:r>
      <w:r w:rsidRPr="00835F5C">
        <w:t>. Epidemiologia e Serviços de Saúde [online]. v. 29, n. 2</w:t>
      </w:r>
      <w:r>
        <w:t>, n.p., 27 abr. 2020</w:t>
      </w:r>
      <w:r w:rsidRPr="00835F5C">
        <w:t xml:space="preserve">. Disponível em: https://doi.org/10.5123/S1679-49742020000200023. </w:t>
      </w:r>
      <w:r>
        <w:t>Acesso em: 12 nov. 2020.</w:t>
      </w:r>
    </w:p>
    <w:p w14:paraId="0158FF19" w14:textId="77777777" w:rsidR="007F73BD" w:rsidRDefault="007F73BD" w:rsidP="007F73BD">
      <w:pPr>
        <w:pStyle w:val="TF-refernciasITEM"/>
        <w:spacing w:after="0"/>
      </w:pPr>
      <w:r>
        <w:t xml:space="preserve">REDE D'OR SÃO LUIZ S/A. </w:t>
      </w:r>
      <w:r w:rsidRPr="003A2890">
        <w:rPr>
          <w:b/>
          <w:bCs/>
        </w:rPr>
        <w:t>Dados do Bem</w:t>
      </w:r>
      <w:r>
        <w:t>. Apple Store, 2020. Disponível em:</w:t>
      </w:r>
    </w:p>
    <w:p w14:paraId="4E3F10E9" w14:textId="77777777" w:rsidR="007F73BD" w:rsidRDefault="007F73BD" w:rsidP="007F73BD">
      <w:pPr>
        <w:pStyle w:val="TF-refernciasITEM"/>
      </w:pPr>
      <w:r>
        <w:t>https://apps.apple.com/br/app/dados-do-bem/id1507735767. Acesso em: 20 nov. 2020.</w:t>
      </w:r>
    </w:p>
    <w:p w14:paraId="2893E1AD" w14:textId="66BC4973" w:rsidR="001445DA" w:rsidRDefault="001445DA" w:rsidP="00C1654C">
      <w:pPr>
        <w:pStyle w:val="TF-refernciasITEM"/>
      </w:pPr>
      <w:r w:rsidRPr="00B704C0">
        <w:t xml:space="preserve">SANTANA, Eloisa Bahia. </w:t>
      </w:r>
      <w:r w:rsidRPr="00B704C0">
        <w:rPr>
          <w:b/>
          <w:bCs/>
        </w:rPr>
        <w:t xml:space="preserve">Ações de educação em saúde e desenvolvimento de aplicativo para dispositivos móveis: estratégias voltadas à redução da subnotificação dos casos suspeitos de infecção pelo vírus </w:t>
      </w:r>
      <w:proofErr w:type="spellStart"/>
      <w:r w:rsidRPr="00B704C0">
        <w:rPr>
          <w:b/>
          <w:bCs/>
        </w:rPr>
        <w:t>zika</w:t>
      </w:r>
      <w:proofErr w:type="spellEnd"/>
      <w:r w:rsidRPr="00B704C0">
        <w:t>. 2018. 125 f. Dissertação (Mestrado) - Curso de Gestão e Tecnologias Aplicadas À Educação, Universidade do Estado da Bahia, Salvador, 2018. Disponível em: http://www.cdi.uneb.br/site/wp-content/uploads/2019/02/DISSERTA%C3%87%C3%83O-ELOISA-BAHIA-SANTANA-.pdf. Acesso em: 02 out. 2020.</w:t>
      </w:r>
    </w:p>
    <w:p w14:paraId="10EF5033" w14:textId="62F59508" w:rsidR="008D0351" w:rsidRDefault="008D0351" w:rsidP="00EB3AA8">
      <w:pPr>
        <w:pStyle w:val="TF-refernciasITEM"/>
      </w:pPr>
      <w:r>
        <w:t>S</w:t>
      </w:r>
      <w:r w:rsidRPr="008D0351">
        <w:t xml:space="preserve">ILVA, Maurício César. </w:t>
      </w:r>
      <w:r w:rsidRPr="008D0351">
        <w:rPr>
          <w:b/>
          <w:bCs/>
        </w:rPr>
        <w:t>Sistemas de informações geográficas na identificação de doenças e epidemias</w:t>
      </w:r>
      <w:r w:rsidRPr="008D0351">
        <w:t xml:space="preserve">. </w:t>
      </w:r>
      <w:proofErr w:type="spellStart"/>
      <w:r w:rsidRPr="008D0351">
        <w:t>Tekhne</w:t>
      </w:r>
      <w:proofErr w:type="spellEnd"/>
      <w:r w:rsidRPr="008D0351">
        <w:t xml:space="preserve"> e Logos, Botucatu, v. 8, n. 4, p. 94-106, dez. 2017. Disponível em: http://revista.fatecbt.edu.br/index.php/tl/article/view/511. Acesso em: 10 out. 2020.</w:t>
      </w:r>
    </w:p>
    <w:p w14:paraId="05951B09" w14:textId="77777777" w:rsidR="00E605CD" w:rsidRDefault="00E605CD" w:rsidP="00E605CD">
      <w:pPr>
        <w:pStyle w:val="TF-refernciasITEM"/>
      </w:pPr>
      <w:r w:rsidRPr="003E379E">
        <w:t xml:space="preserve">SILVEIRA, Ismael Henrique da; OLIVEIRA, Beatriz Fátima Alves de; JUNGER, Washington Leite. </w:t>
      </w:r>
      <w:r w:rsidRPr="003A2890">
        <w:rPr>
          <w:b/>
          <w:bCs/>
        </w:rPr>
        <w:t>Utilização do Google Maps para o georreferenciamento de dados do Sistema de Informações sobre Mortalidade no município do Rio de Janeiro</w:t>
      </w:r>
      <w:r w:rsidRPr="003E379E">
        <w:t>, 2010-2012. Epidemiol</w:t>
      </w:r>
      <w:r>
        <w:t>ogia e</w:t>
      </w:r>
      <w:r w:rsidRPr="003E379E">
        <w:t xml:space="preserve"> Serv</w:t>
      </w:r>
      <w:r>
        <w:t>iços de</w:t>
      </w:r>
      <w:r w:rsidRPr="003E379E">
        <w:t xml:space="preserve"> Saúde, Brasília, v. 26, n. 4, p. 881-886, </w:t>
      </w:r>
      <w:r>
        <w:t>d</w:t>
      </w:r>
      <w:r w:rsidRPr="003E379E">
        <w:t>e</w:t>
      </w:r>
      <w:r>
        <w:t>z</w:t>
      </w:r>
      <w:r w:rsidRPr="003E379E">
        <w:t xml:space="preserve">. </w:t>
      </w:r>
      <w:r>
        <w:t>2</w:t>
      </w:r>
      <w:r w:rsidRPr="003E379E">
        <w:t xml:space="preserve">017.   </w:t>
      </w:r>
      <w:r>
        <w:t xml:space="preserve">Disponível em: </w:t>
      </w:r>
      <w:r w:rsidRPr="003A2890">
        <w:t>http://www.scielo.br/scielo.php?script=sci_arttext&amp;pid=S2237-96222017000400881&amp;lng=en&amp;nrm=iso</w:t>
      </w:r>
      <w:r>
        <w:t>. Acesso em: 13 nov. 2020</w:t>
      </w:r>
      <w:r w:rsidRPr="003E379E">
        <w:t>.</w:t>
      </w:r>
    </w:p>
    <w:p w14:paraId="33D6059B" w14:textId="77777777" w:rsidR="00A138E7" w:rsidRPr="00C64575" w:rsidRDefault="00A138E7" w:rsidP="00A138E7">
      <w:pPr>
        <w:pStyle w:val="TF-refernciasITEM"/>
      </w:pPr>
      <w:r w:rsidRPr="009B6634">
        <w:rPr>
          <w:color w:val="222222"/>
          <w:shd w:val="clear" w:color="auto" w:fill="FFFFFF"/>
        </w:rPr>
        <w:t xml:space="preserve">SOMOLINOS-DARDOIS, Germán. </w:t>
      </w:r>
      <w:proofErr w:type="spellStart"/>
      <w:r w:rsidRPr="009B6634">
        <w:rPr>
          <w:b/>
          <w:bCs/>
          <w:color w:val="222222"/>
          <w:shd w:val="clear" w:color="auto" w:fill="FFFFFF"/>
        </w:rPr>
        <w:t>Las</w:t>
      </w:r>
      <w:proofErr w:type="spellEnd"/>
      <w:r w:rsidRPr="009B6634">
        <w:rPr>
          <w:b/>
          <w:bCs/>
          <w:color w:val="222222"/>
          <w:shd w:val="clear" w:color="auto" w:fill="FFFFFF"/>
        </w:rPr>
        <w:t xml:space="preserve"> epidemias em México durante </w:t>
      </w:r>
      <w:proofErr w:type="spellStart"/>
      <w:r w:rsidRPr="009B6634">
        <w:rPr>
          <w:b/>
          <w:bCs/>
          <w:color w:val="222222"/>
          <w:shd w:val="clear" w:color="auto" w:fill="FFFFFF"/>
        </w:rPr>
        <w:t>el</w:t>
      </w:r>
      <w:proofErr w:type="spellEnd"/>
      <w:r w:rsidRPr="009B6634">
        <w:rPr>
          <w:b/>
          <w:bCs/>
          <w:color w:val="222222"/>
          <w:shd w:val="clear" w:color="auto" w:fill="FFFFFF"/>
        </w:rPr>
        <w:t xml:space="preserve"> </w:t>
      </w:r>
      <w:proofErr w:type="spellStart"/>
      <w:r w:rsidRPr="009B6634">
        <w:rPr>
          <w:b/>
          <w:bCs/>
          <w:color w:val="222222"/>
          <w:shd w:val="clear" w:color="auto" w:fill="FFFFFF"/>
        </w:rPr>
        <w:t>siglo</w:t>
      </w:r>
      <w:proofErr w:type="spellEnd"/>
      <w:r w:rsidRPr="009B6634">
        <w:rPr>
          <w:b/>
          <w:bCs/>
          <w:color w:val="222222"/>
          <w:shd w:val="clear" w:color="auto" w:fill="FFFFFF"/>
        </w:rPr>
        <w:t xml:space="preserve"> XVI</w:t>
      </w:r>
      <w:r w:rsidRPr="009B6634">
        <w:rPr>
          <w:color w:val="222222"/>
          <w:shd w:val="clear" w:color="auto" w:fill="FFFFFF"/>
        </w:rPr>
        <w:t>. </w:t>
      </w:r>
      <w:proofErr w:type="spellStart"/>
      <w:r w:rsidRPr="009B6634">
        <w:rPr>
          <w:rStyle w:val="Forte"/>
          <w:b w:val="0"/>
          <w:bCs w:val="0"/>
          <w:color w:val="222222"/>
          <w:shd w:val="clear" w:color="auto" w:fill="FFFFFF"/>
        </w:rPr>
        <w:t>Salud</w:t>
      </w:r>
      <w:proofErr w:type="spellEnd"/>
      <w:r w:rsidRPr="009B6634">
        <w:rPr>
          <w:rStyle w:val="Forte"/>
          <w:b w:val="0"/>
          <w:bCs w:val="0"/>
          <w:color w:val="222222"/>
          <w:shd w:val="clear" w:color="auto" w:fill="FFFFFF"/>
        </w:rPr>
        <w:t xml:space="preserve"> Pública de México</w:t>
      </w:r>
      <w:r w:rsidRPr="009B6634">
        <w:rPr>
          <w:color w:val="222222"/>
          <w:shd w:val="clear" w:color="auto" w:fill="FFFFFF"/>
        </w:rPr>
        <w:t xml:space="preserve">, </w:t>
      </w:r>
      <w:r w:rsidRPr="00A138E7">
        <w:rPr>
          <w:color w:val="222222"/>
          <w:shd w:val="clear" w:color="auto" w:fill="FFFFFF"/>
        </w:rPr>
        <w:t>[S. l.]</w:t>
      </w:r>
      <w:r w:rsidRPr="009B6634">
        <w:rPr>
          <w:color w:val="222222"/>
          <w:shd w:val="clear" w:color="auto" w:fill="FFFFFF"/>
        </w:rPr>
        <w:t>, v. 30, n. 4, p. 639-644, jul. 1988.</w:t>
      </w:r>
    </w:p>
    <w:p w14:paraId="3FAAB578" w14:textId="308A0143" w:rsidR="00EB3AA8" w:rsidRDefault="007E366A" w:rsidP="00EB3AA8">
      <w:pPr>
        <w:pStyle w:val="TF-refernciasITEM"/>
      </w:pPr>
      <w:r w:rsidRPr="007E366A">
        <w:t xml:space="preserve">VALENCIO, Norma. </w:t>
      </w:r>
      <w:r w:rsidRPr="007E366A">
        <w:rPr>
          <w:b/>
          <w:bCs/>
        </w:rPr>
        <w:t>Por um Triz: ordem social, vida cotidiana e segurança ontológica na crise relacionada à pandemia de covid-19</w:t>
      </w:r>
      <w:r w:rsidRPr="007E366A">
        <w:t>. O Social em Questão, Rio de Janeiro, v. 48, p. 53-74, set. 2020. Disponível em: http://osocialemquestao.ser.puc-rio.br/media/OSQ_48_Art_2.pdf. Acesso em: 16 out. 2020.</w:t>
      </w:r>
      <w:bookmarkEnd w:id="56"/>
    </w:p>
    <w:p w14:paraId="3933CA69" w14:textId="3A3EC1DD" w:rsidR="00BF5C69" w:rsidRPr="000440A2" w:rsidRDefault="00BF5C69" w:rsidP="00BF5C69">
      <w:pPr>
        <w:pStyle w:val="TF-refernciasITEM"/>
        <w:rPr>
          <w:lang w:val="en-US"/>
        </w:rPr>
      </w:pPr>
      <w:r>
        <w:t>WAGNER</w:t>
      </w:r>
      <w:r w:rsidRPr="00CB4942">
        <w:t xml:space="preserve">, </w:t>
      </w:r>
      <w:r w:rsidRPr="00BF5C69">
        <w:t xml:space="preserve">Gustavo </w:t>
      </w:r>
      <w:proofErr w:type="spellStart"/>
      <w:r w:rsidRPr="00BF5C69">
        <w:t>Perett</w:t>
      </w:r>
      <w:proofErr w:type="spellEnd"/>
      <w:r w:rsidRPr="00CB4942">
        <w:t xml:space="preserve">; </w:t>
      </w:r>
      <w:r>
        <w:t>DA SILVA,</w:t>
      </w:r>
      <w:r w:rsidRPr="00BF5C69">
        <w:t xml:space="preserve"> Lucas </w:t>
      </w:r>
      <w:proofErr w:type="spellStart"/>
      <w:r w:rsidRPr="00BF5C69">
        <w:t>Antonio</w:t>
      </w:r>
      <w:proofErr w:type="spellEnd"/>
      <w:r w:rsidRPr="00CB4942">
        <w:t xml:space="preserve">. </w:t>
      </w:r>
      <w:r w:rsidRPr="007B740E">
        <w:rPr>
          <w:b/>
          <w:bCs/>
        </w:rPr>
        <w:t xml:space="preserve">Contando Contágios: </w:t>
      </w:r>
      <w:r w:rsidRPr="00BF5C69">
        <w:rPr>
          <w:b/>
          <w:bCs/>
        </w:rPr>
        <w:t>Arqueologia e História em Tempo(s) de Epidemia(s)</w:t>
      </w:r>
      <w:r w:rsidRPr="00CB4942">
        <w:t xml:space="preserve">. </w:t>
      </w:r>
      <w:r>
        <w:t xml:space="preserve">Tessituras: Revista de Antropologia e </w:t>
      </w:r>
      <w:r w:rsidR="000F6402">
        <w:t>Arqueologia</w:t>
      </w:r>
      <w:r w:rsidR="000F6402" w:rsidRPr="00CB4942">
        <w:t>, Pelotas, v.</w:t>
      </w:r>
      <w:r w:rsidRPr="00CB4942">
        <w:t xml:space="preserve"> </w:t>
      </w:r>
      <w:r>
        <w:t>8</w:t>
      </w:r>
      <w:r w:rsidRPr="00CB4942">
        <w:t xml:space="preserve">, n. 1, p. </w:t>
      </w:r>
      <w:r w:rsidR="000F6402">
        <w:t>120</w:t>
      </w:r>
      <w:r w:rsidRPr="00CB4942">
        <w:t>-</w:t>
      </w:r>
      <w:r w:rsidR="000F6402">
        <w:t>127</w:t>
      </w:r>
      <w:r w:rsidR="000F6402" w:rsidRPr="00CB4942">
        <w:t>,</w:t>
      </w:r>
      <w:r w:rsidR="000F6402">
        <w:t xml:space="preserve"> </w:t>
      </w:r>
      <w:r w:rsidR="000F6402" w:rsidRPr="00CB4942">
        <w:t>jun.</w:t>
      </w:r>
      <w:r w:rsidRPr="00CB4942">
        <w:t xml:space="preserve"> </w:t>
      </w:r>
      <w:r w:rsidR="000F6402">
        <w:t>2020</w:t>
      </w:r>
      <w:r w:rsidR="000F6402" w:rsidRPr="00CB4942">
        <w:t>.</w:t>
      </w:r>
      <w:r w:rsidR="000F6402">
        <w:t xml:space="preserve"> </w:t>
      </w:r>
      <w:r>
        <w:t xml:space="preserve">Disponível em: </w:t>
      </w:r>
      <w:r w:rsidR="000F6402" w:rsidRPr="000F6402">
        <w:t>https://periodicos.ufpel.edu.br/ojs2/index.php/tessituras/article/view/19236</w:t>
      </w:r>
      <w:r w:rsidRPr="00CB4942">
        <w:t xml:space="preserve">. </w:t>
      </w:r>
      <w:proofErr w:type="spellStart"/>
      <w:r w:rsidRPr="000440A2">
        <w:rPr>
          <w:lang w:val="en-US"/>
        </w:rPr>
        <w:t>Acesso</w:t>
      </w:r>
      <w:proofErr w:type="spellEnd"/>
      <w:r w:rsidRPr="000440A2">
        <w:rPr>
          <w:lang w:val="en-US"/>
        </w:rPr>
        <w:t xml:space="preserve"> </w:t>
      </w:r>
      <w:proofErr w:type="spellStart"/>
      <w:r w:rsidRPr="000440A2">
        <w:rPr>
          <w:lang w:val="en-US"/>
        </w:rPr>
        <w:t>em</w:t>
      </w:r>
      <w:proofErr w:type="spellEnd"/>
      <w:r w:rsidRPr="000440A2">
        <w:rPr>
          <w:lang w:val="en-US"/>
        </w:rPr>
        <w:t xml:space="preserve">:  </w:t>
      </w:r>
      <w:r w:rsidR="000F6402" w:rsidRPr="000440A2">
        <w:rPr>
          <w:lang w:val="en-US"/>
        </w:rPr>
        <w:t xml:space="preserve">10 </w:t>
      </w:r>
      <w:proofErr w:type="spellStart"/>
      <w:r w:rsidR="000F6402" w:rsidRPr="000440A2">
        <w:rPr>
          <w:lang w:val="en-US"/>
        </w:rPr>
        <w:t>nov.</w:t>
      </w:r>
      <w:proofErr w:type="spellEnd"/>
      <w:r w:rsidRPr="000440A2">
        <w:rPr>
          <w:lang w:val="en-US"/>
        </w:rPr>
        <w:t xml:space="preserve">  2020.</w:t>
      </w:r>
    </w:p>
    <w:p w14:paraId="14A001B9" w14:textId="79E16948" w:rsidR="00D734C2" w:rsidRPr="000440A2" w:rsidRDefault="005F3808" w:rsidP="00BF5C69">
      <w:pPr>
        <w:pStyle w:val="TF-refernciasITEM"/>
        <w:rPr>
          <w:lang w:val="en-US"/>
        </w:rPr>
      </w:pPr>
      <w:commentRangeStart w:id="100"/>
      <w:r w:rsidRPr="000440A2">
        <w:rPr>
          <w:lang w:val="en-US"/>
        </w:rPr>
        <w:t xml:space="preserve">WHO. </w:t>
      </w:r>
      <w:r w:rsidR="00F408F0" w:rsidRPr="000440A2">
        <w:rPr>
          <w:lang w:val="en-US"/>
        </w:rPr>
        <w:t>WORLD HEALTH ORGANIZATION</w:t>
      </w:r>
      <w:r w:rsidRPr="000440A2">
        <w:rPr>
          <w:lang w:val="en-US"/>
        </w:rPr>
        <w:t xml:space="preserve">. </w:t>
      </w:r>
      <w:r w:rsidR="00D734C2" w:rsidRPr="000440A2">
        <w:rPr>
          <w:b/>
          <w:bCs/>
          <w:lang w:val="en-US"/>
        </w:rPr>
        <w:t>Coronavirus disease 2019 (COVID-19):</w:t>
      </w:r>
      <w:r w:rsidR="00F408F0" w:rsidRPr="000440A2">
        <w:rPr>
          <w:b/>
          <w:bCs/>
          <w:lang w:val="en-US"/>
        </w:rPr>
        <w:t xml:space="preserve"> </w:t>
      </w:r>
      <w:r w:rsidR="00D734C2" w:rsidRPr="000440A2">
        <w:rPr>
          <w:b/>
          <w:bCs/>
          <w:lang w:val="en-US"/>
        </w:rPr>
        <w:t>Situation Report – 51</w:t>
      </w:r>
      <w:r w:rsidR="00D734C2" w:rsidRPr="000440A2">
        <w:rPr>
          <w:lang w:val="en-US"/>
        </w:rPr>
        <w:t xml:space="preserve">. </w:t>
      </w:r>
      <w:r w:rsidR="00D734C2" w:rsidRPr="00D734C2">
        <w:t xml:space="preserve">2020. Disponível em: https://www.who.int/docs/default-source/coronaviruse/situation-reports/20200311-sitrep-51-covid-19.pdf?sfvrsn=1ba62e57_10. </w:t>
      </w:r>
      <w:proofErr w:type="spellStart"/>
      <w:r w:rsidR="00D734C2" w:rsidRPr="000440A2">
        <w:rPr>
          <w:lang w:val="en-US"/>
        </w:rPr>
        <w:t>Acesso</w:t>
      </w:r>
      <w:proofErr w:type="spellEnd"/>
      <w:r w:rsidR="00D734C2" w:rsidRPr="000440A2">
        <w:rPr>
          <w:lang w:val="en-US"/>
        </w:rPr>
        <w:t xml:space="preserve"> </w:t>
      </w:r>
      <w:proofErr w:type="spellStart"/>
      <w:r w:rsidR="00D734C2" w:rsidRPr="000440A2">
        <w:rPr>
          <w:lang w:val="en-US"/>
        </w:rPr>
        <w:t>em</w:t>
      </w:r>
      <w:proofErr w:type="spellEnd"/>
      <w:r w:rsidR="00D734C2" w:rsidRPr="000440A2">
        <w:rPr>
          <w:lang w:val="en-US"/>
        </w:rPr>
        <w:t xml:space="preserve">: 12 </w:t>
      </w:r>
      <w:proofErr w:type="spellStart"/>
      <w:r w:rsidR="00D734C2" w:rsidRPr="000440A2">
        <w:rPr>
          <w:lang w:val="en-US"/>
        </w:rPr>
        <w:t>nov.</w:t>
      </w:r>
      <w:proofErr w:type="spellEnd"/>
      <w:r w:rsidR="00D734C2" w:rsidRPr="000440A2">
        <w:rPr>
          <w:lang w:val="en-US"/>
        </w:rPr>
        <w:t xml:space="preserve"> 2020.</w:t>
      </w:r>
    </w:p>
    <w:p w14:paraId="72197B39" w14:textId="0C42C47F" w:rsidR="00C53661" w:rsidRPr="00402AE6" w:rsidRDefault="005F3808" w:rsidP="00C53661">
      <w:pPr>
        <w:pStyle w:val="TF-refernciasITEM"/>
      </w:pPr>
      <w:r w:rsidRPr="000440A2">
        <w:rPr>
          <w:color w:val="222222"/>
          <w:shd w:val="clear" w:color="auto" w:fill="FFFFFF"/>
          <w:lang w:val="en-US"/>
        </w:rPr>
        <w:t xml:space="preserve">WHO. </w:t>
      </w:r>
      <w:r w:rsidR="00C53661" w:rsidRPr="000440A2">
        <w:rPr>
          <w:color w:val="222222"/>
          <w:shd w:val="clear" w:color="auto" w:fill="FFFFFF"/>
          <w:lang w:val="en-US"/>
        </w:rPr>
        <w:t>WORLD HEALTH ORGANIZATION. </w:t>
      </w:r>
      <w:r w:rsidR="00C53661" w:rsidRPr="000440A2">
        <w:rPr>
          <w:rStyle w:val="Forte"/>
          <w:color w:val="222222"/>
          <w:shd w:val="clear" w:color="auto" w:fill="FFFFFF"/>
          <w:lang w:val="en-US"/>
        </w:rPr>
        <w:t>WHO coronavirus disease (COVID-19) dashboard</w:t>
      </w:r>
      <w:r w:rsidR="00C53661" w:rsidRPr="000440A2">
        <w:rPr>
          <w:color w:val="222222"/>
          <w:shd w:val="clear" w:color="auto" w:fill="FFFFFF"/>
          <w:lang w:val="en-US"/>
        </w:rPr>
        <w:t xml:space="preserve">. </w:t>
      </w:r>
      <w:r w:rsidR="00C53661" w:rsidRPr="007B740E">
        <w:rPr>
          <w:color w:val="222222"/>
          <w:shd w:val="clear" w:color="auto" w:fill="FFFFFF"/>
        </w:rPr>
        <w:t>2020</w:t>
      </w:r>
      <w:commentRangeEnd w:id="100"/>
      <w:r w:rsidR="008869C4">
        <w:rPr>
          <w:rStyle w:val="Refdecomentrio"/>
        </w:rPr>
        <w:commentReference w:id="100"/>
      </w:r>
      <w:r w:rsidR="00C53661" w:rsidRPr="007B740E">
        <w:rPr>
          <w:color w:val="222222"/>
          <w:shd w:val="clear" w:color="auto" w:fill="FFFFFF"/>
        </w:rPr>
        <w:t>. Disponível em:</w:t>
      </w:r>
      <w:r w:rsidR="00C53661" w:rsidRPr="00D73DF6">
        <w:t xml:space="preserve"> </w:t>
      </w:r>
      <w:r w:rsidR="00C53661" w:rsidRPr="00D73DF6">
        <w:rPr>
          <w:color w:val="222222"/>
          <w:shd w:val="clear" w:color="auto" w:fill="FFFFFF"/>
        </w:rPr>
        <w:t>https://covid19.who.int/</w:t>
      </w:r>
      <w:r w:rsidR="00C53661" w:rsidRPr="007B740E">
        <w:rPr>
          <w:color w:val="222222"/>
          <w:shd w:val="clear" w:color="auto" w:fill="FFFFFF"/>
        </w:rPr>
        <w:t xml:space="preserve">. Acesso em: </w:t>
      </w:r>
      <w:r w:rsidR="00C53661">
        <w:rPr>
          <w:color w:val="222222"/>
          <w:shd w:val="clear" w:color="auto" w:fill="FFFFFF"/>
        </w:rPr>
        <w:t>26</w:t>
      </w:r>
      <w:r w:rsidR="00C53661" w:rsidRPr="007B740E">
        <w:rPr>
          <w:color w:val="222222"/>
          <w:shd w:val="clear" w:color="auto" w:fill="FFFFFF"/>
        </w:rPr>
        <w:t xml:space="preserve"> nov. 2020.</w:t>
      </w:r>
    </w:p>
    <w:p w14:paraId="701C6350" w14:textId="77777777" w:rsidR="00313093" w:rsidRDefault="00F83A19" w:rsidP="00313093">
      <w:pPr>
        <w:pStyle w:val="TF-refernciasITEM"/>
        <w:spacing w:before="240" w:line="360" w:lineRule="auto"/>
        <w:jc w:val="center"/>
        <w:rPr>
          <w:b/>
          <w:bCs/>
        </w:rPr>
      </w:pPr>
      <w:r w:rsidRPr="00FA3E7D">
        <w:rPr>
          <w:b/>
          <w:bCs/>
        </w:rPr>
        <w:t>ASSINATURAS</w:t>
      </w:r>
    </w:p>
    <w:p w14:paraId="1F4B72A6" w14:textId="2C7A0234" w:rsidR="007E366A" w:rsidRDefault="00F83A19" w:rsidP="007E366A">
      <w:pPr>
        <w:pStyle w:val="TF-refernciasITEM"/>
        <w:spacing w:line="360" w:lineRule="auto"/>
        <w:jc w:val="center"/>
      </w:pPr>
      <w:r>
        <w:lastRenderedPageBreak/>
        <w:t>(Atenção: todas as folhas devem estar rubricadas)</w:t>
      </w:r>
    </w:p>
    <w:p w14:paraId="5B1A251A" w14:textId="77777777" w:rsidR="00F83A19" w:rsidRDefault="00F83A19" w:rsidP="00F83A19">
      <w:pPr>
        <w:pStyle w:val="TF-LEGENDA"/>
      </w:pPr>
      <w:r>
        <w:t>Assinatura do(a) Aluno(a): _____________________________________________________</w:t>
      </w:r>
    </w:p>
    <w:p w14:paraId="78E7F9CB" w14:textId="77777777" w:rsidR="00193C4C" w:rsidRDefault="00193C4C" w:rsidP="00F83A19">
      <w:pPr>
        <w:pStyle w:val="TF-LEGENDA"/>
      </w:pPr>
    </w:p>
    <w:p w14:paraId="3774E105" w14:textId="668434BC" w:rsidR="00F83A19" w:rsidRDefault="00F83A19" w:rsidP="00F83A19">
      <w:pPr>
        <w:pStyle w:val="TF-LEGENDA"/>
      </w:pPr>
      <w:r>
        <w:t>Assinatura do(a) Orientador(a): _________________________________________________</w:t>
      </w:r>
    </w:p>
    <w:p w14:paraId="23F9A762" w14:textId="77777777" w:rsidR="00F83A19" w:rsidRDefault="00F83A19" w:rsidP="007B740E">
      <w:pPr>
        <w:pStyle w:val="TF-LEGENDA"/>
        <w:jc w:val="left"/>
      </w:pPr>
    </w:p>
    <w:p w14:paraId="3B971EDD" w14:textId="77777777" w:rsidR="00F83A19" w:rsidRDefault="00F83A19" w:rsidP="00F83A19">
      <w:pPr>
        <w:pStyle w:val="TF-LEGENDA"/>
      </w:pPr>
      <w:r>
        <w:t>Assinatura do(a) Coorientador(a) (se houver): ______________________________________</w:t>
      </w:r>
    </w:p>
    <w:p w14:paraId="2F87C9F8" w14:textId="77777777" w:rsidR="007222F7" w:rsidRDefault="007222F7" w:rsidP="007222F7">
      <w:pPr>
        <w:pStyle w:val="TF-TEXTOQUADRO"/>
      </w:pPr>
    </w:p>
    <w:tbl>
      <w:tblPr>
        <w:tblW w:w="9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1"/>
      </w:tblGrid>
      <w:tr w:rsidR="007222F7" w14:paraId="017AA1AA" w14:textId="77777777" w:rsidTr="007B740E">
        <w:trPr>
          <w:trHeight w:val="1326"/>
        </w:trPr>
        <w:tc>
          <w:tcPr>
            <w:tcW w:w="9181" w:type="dxa"/>
            <w:shd w:val="clear" w:color="auto" w:fill="auto"/>
          </w:tcPr>
          <w:p w14:paraId="759D38A3" w14:textId="213CC80C" w:rsidR="007222F7" w:rsidRDefault="007222F7" w:rsidP="00A138E7">
            <w:pPr>
              <w:jc w:val="center"/>
            </w:pPr>
            <w:r>
              <w:t>Observações do orientador em relação a itens não atendidos do pré-projeto (se houver):</w:t>
            </w:r>
          </w:p>
          <w:p w14:paraId="6D7F3918" w14:textId="3D8580F0" w:rsidR="00D7109D" w:rsidRDefault="00D7109D" w:rsidP="00C668D7"/>
          <w:p w14:paraId="33449639" w14:textId="77777777" w:rsidR="00D7109D" w:rsidRDefault="00D7109D" w:rsidP="007B740E"/>
          <w:p w14:paraId="73910E47" w14:textId="78CEDBEC" w:rsidR="00A138E7" w:rsidRDefault="00A138E7" w:rsidP="007B740E"/>
          <w:p w14:paraId="32D7D32A" w14:textId="4DD00AA1" w:rsidR="00DA3A69" w:rsidRDefault="00DA3A69" w:rsidP="007B740E"/>
          <w:p w14:paraId="4134A58B" w14:textId="6F4ADB0B" w:rsidR="00DA3A69" w:rsidRDefault="00DA3A69" w:rsidP="007B740E"/>
          <w:p w14:paraId="25C21D73" w14:textId="15CDE21F" w:rsidR="00DA3A69" w:rsidRDefault="00DA3A69" w:rsidP="007B740E"/>
          <w:p w14:paraId="099BEF00" w14:textId="77777777" w:rsidR="00DA3A69" w:rsidRDefault="00DA3A69" w:rsidP="007B740E"/>
          <w:p w14:paraId="34AA39DD" w14:textId="77777777" w:rsidR="007222F7" w:rsidRDefault="007222F7" w:rsidP="007E366A"/>
        </w:tc>
      </w:tr>
    </w:tbl>
    <w:p w14:paraId="5898AA15" w14:textId="77777777" w:rsidR="007222F7" w:rsidRDefault="007222F7" w:rsidP="007222F7">
      <w:pPr>
        <w:jc w:val="center"/>
      </w:pPr>
    </w:p>
    <w:p w14:paraId="73C1D1BA" w14:textId="77777777" w:rsidR="007222F7" w:rsidRDefault="007222F7" w:rsidP="007222F7">
      <w:pPr>
        <w:jc w:val="center"/>
      </w:pPr>
    </w:p>
    <w:p w14:paraId="6D97B9AA" w14:textId="77777777" w:rsidR="007222F7" w:rsidRDefault="007222F7" w:rsidP="007222F7">
      <w:pPr>
        <w:jc w:val="center"/>
      </w:pPr>
    </w:p>
    <w:p w14:paraId="70BA9A94" w14:textId="77777777" w:rsidR="00F255FC" w:rsidRDefault="00F255FC" w:rsidP="00F83A19">
      <w:pPr>
        <w:pStyle w:val="TF-LEGENDA"/>
      </w:pPr>
    </w:p>
    <w:p w14:paraId="41C9084A" w14:textId="77777777" w:rsidR="00320BFA" w:rsidRDefault="00320BFA">
      <w:pPr>
        <w:pStyle w:val="TF-LEGENDA"/>
        <w:sectPr w:rsidR="00320BFA" w:rsidSect="00F31359">
          <w:headerReference w:type="default" r:id="rId21"/>
          <w:headerReference w:type="first" r:id="rId22"/>
          <w:pgSz w:w="11907" w:h="16840" w:code="9"/>
          <w:pgMar w:top="1701" w:right="1134" w:bottom="1134" w:left="1701" w:header="720" w:footer="720" w:gutter="0"/>
          <w:pgNumType w:start="1"/>
          <w:cols w:space="708"/>
          <w:titlePg/>
          <w:docGrid w:linePitch="360"/>
        </w:sectPr>
      </w:pPr>
    </w:p>
    <w:p w14:paraId="591E44DB" w14:textId="77777777" w:rsidR="000440A2" w:rsidRPr="00320BFA" w:rsidRDefault="000440A2" w:rsidP="000440A2">
      <w:pPr>
        <w:pStyle w:val="TF-xAvalTTULO"/>
      </w:pPr>
      <w:r>
        <w:lastRenderedPageBreak/>
        <w:t>FORMULÁRIO  DE  avaliação</w:t>
      </w:r>
      <w:r w:rsidRPr="00320BFA">
        <w:t xml:space="preserve"> – PROFESSOR TCC I</w:t>
      </w:r>
    </w:p>
    <w:p w14:paraId="79447606" w14:textId="03F52E7F" w:rsidR="000440A2" w:rsidRPr="00320BFA" w:rsidRDefault="000440A2" w:rsidP="000440A2">
      <w:pPr>
        <w:pStyle w:val="TF-xAvalLINHA"/>
      </w:pPr>
      <w:r w:rsidRPr="00320BFA">
        <w:t>Acadêmico(a):</w:t>
      </w:r>
      <w:r w:rsidR="000469C5">
        <w:t xml:space="preserve"> Gabriel Boeing</w:t>
      </w:r>
      <w:r w:rsidRPr="00320BFA">
        <w:tab/>
      </w:r>
    </w:p>
    <w:p w14:paraId="5270B6AB" w14:textId="599EE853" w:rsidR="000440A2" w:rsidRDefault="000440A2" w:rsidP="000440A2">
      <w:pPr>
        <w:pStyle w:val="TF-xAvalLINHA"/>
      </w:pPr>
      <w:r w:rsidRPr="00320BFA">
        <w:t>Avaliador(a):</w:t>
      </w:r>
      <w:r w:rsidRPr="00320BFA">
        <w:tab/>
      </w:r>
      <w:r w:rsidR="000469C5">
        <w:t>Andreza Sartori</w:t>
      </w:r>
      <w:r>
        <w:tab/>
      </w:r>
    </w:p>
    <w:p w14:paraId="491CACF1" w14:textId="77777777" w:rsidR="000440A2" w:rsidRDefault="000440A2" w:rsidP="000440A2">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84"/>
        <w:gridCol w:w="7226"/>
        <w:gridCol w:w="477"/>
        <w:gridCol w:w="481"/>
        <w:gridCol w:w="474"/>
      </w:tblGrid>
      <w:tr w:rsidR="000440A2" w:rsidRPr="00320BFA" w14:paraId="69C0E370" w14:textId="77777777" w:rsidTr="00AC06C3">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6C2365D3" w14:textId="77777777" w:rsidR="000440A2" w:rsidRPr="00320BFA" w:rsidRDefault="000440A2" w:rsidP="00AC06C3">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25064C69" w14:textId="77777777" w:rsidR="000440A2" w:rsidRPr="00320BFA" w:rsidRDefault="000440A2" w:rsidP="00AC06C3">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7DAE1C40" w14:textId="77777777" w:rsidR="000440A2" w:rsidRPr="00320BFA" w:rsidRDefault="000440A2" w:rsidP="00AC06C3">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1B7EC7BA" w14:textId="77777777" w:rsidR="000440A2" w:rsidRPr="00320BFA" w:rsidRDefault="000440A2" w:rsidP="00AC06C3">
            <w:pPr>
              <w:pStyle w:val="TF-xAvalITEMTABELA"/>
            </w:pPr>
            <w:r w:rsidRPr="00320BFA">
              <w:t>não atende</w:t>
            </w:r>
          </w:p>
        </w:tc>
      </w:tr>
      <w:tr w:rsidR="000440A2" w:rsidRPr="00320BFA" w14:paraId="19B0BADB" w14:textId="77777777" w:rsidTr="00AC06C3">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27E23AB9" w14:textId="77777777" w:rsidR="000440A2" w:rsidRPr="00320BFA" w:rsidRDefault="000440A2" w:rsidP="00AC06C3">
            <w:pPr>
              <w:pStyle w:val="TF-xAvalITEMTABELA"/>
            </w:pPr>
            <w:r w:rsidRPr="00B323A8">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2CF3886D" w14:textId="77777777" w:rsidR="000440A2" w:rsidRPr="00821EE8" w:rsidRDefault="000440A2" w:rsidP="000440A2">
            <w:pPr>
              <w:pStyle w:val="TF-xAvalITEM"/>
              <w:numPr>
                <w:ilvl w:val="0"/>
                <w:numId w:val="13"/>
              </w:numPr>
            </w:pPr>
            <w:r w:rsidRPr="00821EE8">
              <w:t>INTRODUÇÃO</w:t>
            </w:r>
          </w:p>
          <w:p w14:paraId="15C58070" w14:textId="77777777" w:rsidR="000440A2" w:rsidRPr="00821EE8" w:rsidRDefault="000440A2" w:rsidP="00AC06C3">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4DCFD10" w14:textId="12BE1A4E" w:rsidR="000440A2" w:rsidRPr="00320BFA" w:rsidRDefault="001C34EF" w:rsidP="00AC06C3">
            <w:pPr>
              <w:keepNext w:val="0"/>
              <w:keepLines w:val="0"/>
              <w:ind w:left="709" w:hanging="709"/>
              <w:jc w:val="both"/>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3CE52761" w14:textId="77777777" w:rsidR="000440A2" w:rsidRPr="00320BFA" w:rsidRDefault="000440A2" w:rsidP="00AC06C3">
            <w:pPr>
              <w:keepNext w:val="0"/>
              <w:keepLines w:val="0"/>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3E24828A" w14:textId="77777777" w:rsidR="000440A2" w:rsidRPr="00320BFA" w:rsidRDefault="000440A2" w:rsidP="00AC06C3">
            <w:pPr>
              <w:keepNext w:val="0"/>
              <w:keepLines w:val="0"/>
              <w:ind w:left="709" w:hanging="709"/>
              <w:jc w:val="both"/>
              <w:rPr>
                <w:sz w:val="18"/>
              </w:rPr>
            </w:pPr>
          </w:p>
        </w:tc>
      </w:tr>
      <w:tr w:rsidR="000440A2" w:rsidRPr="00320BFA" w14:paraId="5159FAE3" w14:textId="77777777" w:rsidTr="00AC06C3">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BFD2B6B" w14:textId="77777777" w:rsidR="000440A2" w:rsidRPr="00320BFA" w:rsidRDefault="000440A2"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A7762C4" w14:textId="77777777" w:rsidR="000440A2" w:rsidRPr="00821EE8" w:rsidRDefault="000440A2" w:rsidP="00AC06C3">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4114CA33" w14:textId="7DFA01DE" w:rsidR="000440A2" w:rsidRPr="00320BFA" w:rsidRDefault="001C34EF"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59DEDED" w14:textId="77777777" w:rsidR="000440A2" w:rsidRPr="00320BFA" w:rsidRDefault="000440A2"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6BD906A" w14:textId="77777777" w:rsidR="000440A2" w:rsidRPr="00320BFA" w:rsidRDefault="000440A2" w:rsidP="00AC06C3">
            <w:pPr>
              <w:keepNext w:val="0"/>
              <w:keepLines w:val="0"/>
              <w:ind w:left="709" w:hanging="709"/>
              <w:jc w:val="both"/>
              <w:rPr>
                <w:sz w:val="18"/>
              </w:rPr>
            </w:pPr>
          </w:p>
        </w:tc>
      </w:tr>
      <w:tr w:rsidR="000440A2" w:rsidRPr="00320BFA" w14:paraId="6C5E449F"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3FAC224" w14:textId="77777777" w:rsidR="000440A2" w:rsidRPr="00320BFA" w:rsidRDefault="000440A2"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5F6933A" w14:textId="77777777" w:rsidR="000440A2" w:rsidRPr="00320BFA" w:rsidRDefault="000440A2" w:rsidP="000440A2">
            <w:pPr>
              <w:pStyle w:val="TF-xAvalITEM"/>
              <w:numPr>
                <w:ilvl w:val="0"/>
                <w:numId w:val="13"/>
              </w:numPr>
            </w:pPr>
            <w:r w:rsidRPr="00320BFA">
              <w:t>OBJETIVOS</w:t>
            </w:r>
          </w:p>
          <w:p w14:paraId="1F7B0219" w14:textId="77777777" w:rsidR="000440A2" w:rsidRPr="00320BFA" w:rsidRDefault="000440A2" w:rsidP="00AC06C3">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4D0C2D62" w14:textId="00F75580" w:rsidR="000440A2" w:rsidRPr="00320BFA" w:rsidRDefault="001C34EF"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735DA32" w14:textId="77777777" w:rsidR="000440A2" w:rsidRPr="00320BFA" w:rsidRDefault="000440A2"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1800A8F4" w14:textId="77777777" w:rsidR="000440A2" w:rsidRPr="00320BFA" w:rsidRDefault="000440A2" w:rsidP="00AC06C3">
            <w:pPr>
              <w:keepNext w:val="0"/>
              <w:keepLines w:val="0"/>
              <w:ind w:left="709" w:hanging="709"/>
              <w:jc w:val="both"/>
              <w:rPr>
                <w:sz w:val="18"/>
              </w:rPr>
            </w:pPr>
          </w:p>
        </w:tc>
      </w:tr>
      <w:tr w:rsidR="000440A2" w:rsidRPr="00320BFA" w14:paraId="4EEF8669" w14:textId="77777777" w:rsidTr="00AC06C3">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77B7980" w14:textId="77777777" w:rsidR="000440A2" w:rsidRPr="00320BFA" w:rsidRDefault="000440A2"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6F11983" w14:textId="77777777" w:rsidR="000440A2" w:rsidRPr="00320BFA" w:rsidRDefault="000440A2" w:rsidP="00AC06C3">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7A6C93B9" w14:textId="0D5FF765" w:rsidR="000440A2" w:rsidRPr="00320BFA" w:rsidRDefault="001C34EF"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26C17F2" w14:textId="77777777" w:rsidR="000440A2" w:rsidRPr="00320BFA" w:rsidRDefault="000440A2"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7DF5C94" w14:textId="77777777" w:rsidR="000440A2" w:rsidRPr="00320BFA" w:rsidRDefault="000440A2" w:rsidP="00AC06C3">
            <w:pPr>
              <w:keepNext w:val="0"/>
              <w:keepLines w:val="0"/>
              <w:ind w:left="709" w:hanging="709"/>
              <w:jc w:val="both"/>
              <w:rPr>
                <w:sz w:val="18"/>
              </w:rPr>
            </w:pPr>
          </w:p>
        </w:tc>
      </w:tr>
      <w:tr w:rsidR="000440A2" w:rsidRPr="00320BFA" w14:paraId="6A95DA54"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60452AB" w14:textId="77777777" w:rsidR="000440A2" w:rsidRPr="00320BFA" w:rsidRDefault="000440A2"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EE452DE" w14:textId="77777777" w:rsidR="000440A2" w:rsidRPr="00EE20C1" w:rsidRDefault="000440A2" w:rsidP="000440A2">
            <w:pPr>
              <w:pStyle w:val="TF-xAvalITEM"/>
              <w:numPr>
                <w:ilvl w:val="0"/>
                <w:numId w:val="13"/>
              </w:numPr>
            </w:pPr>
            <w:r w:rsidRPr="00EE20C1">
              <w:t>JUSTIFICATIVA</w:t>
            </w:r>
          </w:p>
          <w:p w14:paraId="184C0C4E" w14:textId="77777777" w:rsidR="000440A2" w:rsidRPr="00EE20C1" w:rsidRDefault="000440A2" w:rsidP="00AC06C3">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3880D757" w14:textId="68A1E4D3" w:rsidR="000440A2" w:rsidRPr="00320BFA" w:rsidRDefault="00264729"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1D1F7A0" w14:textId="77777777" w:rsidR="000440A2" w:rsidRPr="00320BFA" w:rsidRDefault="000440A2"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F1598DB" w14:textId="77777777" w:rsidR="000440A2" w:rsidRPr="00320BFA" w:rsidRDefault="000440A2" w:rsidP="00AC06C3">
            <w:pPr>
              <w:keepNext w:val="0"/>
              <w:keepLines w:val="0"/>
              <w:ind w:left="709" w:hanging="709"/>
              <w:jc w:val="both"/>
              <w:rPr>
                <w:sz w:val="18"/>
              </w:rPr>
            </w:pPr>
          </w:p>
        </w:tc>
      </w:tr>
      <w:tr w:rsidR="000440A2" w:rsidRPr="00320BFA" w14:paraId="1C684A85"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1E5C161" w14:textId="77777777" w:rsidR="000440A2" w:rsidRPr="00320BFA" w:rsidRDefault="000440A2"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6385931" w14:textId="77777777" w:rsidR="000440A2" w:rsidRPr="00EE20C1" w:rsidRDefault="000440A2" w:rsidP="00AC06C3">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2AC2740F" w14:textId="2A3E40A1" w:rsidR="000440A2" w:rsidRPr="00320BFA" w:rsidRDefault="00264729"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0EB3354" w14:textId="77777777" w:rsidR="000440A2" w:rsidRPr="00320BFA" w:rsidRDefault="000440A2"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5A1CC2C1" w14:textId="77777777" w:rsidR="000440A2" w:rsidRPr="00320BFA" w:rsidRDefault="000440A2" w:rsidP="00AC06C3">
            <w:pPr>
              <w:keepNext w:val="0"/>
              <w:keepLines w:val="0"/>
              <w:ind w:left="709" w:hanging="709"/>
              <w:jc w:val="both"/>
              <w:rPr>
                <w:sz w:val="18"/>
              </w:rPr>
            </w:pPr>
          </w:p>
        </w:tc>
      </w:tr>
      <w:tr w:rsidR="000440A2" w:rsidRPr="00320BFA" w14:paraId="4F42CE49" w14:textId="77777777" w:rsidTr="00AC06C3">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7FF9E8A" w14:textId="77777777" w:rsidR="000440A2" w:rsidRPr="00320BFA" w:rsidRDefault="000440A2"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472063F" w14:textId="77777777" w:rsidR="000440A2" w:rsidRPr="00320BFA" w:rsidRDefault="000440A2" w:rsidP="000440A2">
            <w:pPr>
              <w:pStyle w:val="TF-xAvalITEM"/>
              <w:numPr>
                <w:ilvl w:val="0"/>
                <w:numId w:val="13"/>
              </w:numPr>
            </w:pPr>
            <w:r w:rsidRPr="00320BFA">
              <w:t>METODOLOGIA</w:t>
            </w:r>
          </w:p>
          <w:p w14:paraId="3566913A" w14:textId="77777777" w:rsidR="000440A2" w:rsidRPr="00320BFA" w:rsidRDefault="000440A2" w:rsidP="00AC06C3">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3ADE3EF4" w14:textId="013A1F37" w:rsidR="000440A2" w:rsidRPr="00320BFA" w:rsidRDefault="00264729"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B21EB28" w14:textId="77777777" w:rsidR="000440A2" w:rsidRPr="00320BFA" w:rsidRDefault="000440A2"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5F475989" w14:textId="77777777" w:rsidR="000440A2" w:rsidRPr="00320BFA" w:rsidRDefault="000440A2" w:rsidP="00AC06C3">
            <w:pPr>
              <w:keepNext w:val="0"/>
              <w:keepLines w:val="0"/>
              <w:ind w:left="709" w:hanging="709"/>
              <w:jc w:val="both"/>
              <w:rPr>
                <w:sz w:val="18"/>
              </w:rPr>
            </w:pPr>
          </w:p>
        </w:tc>
      </w:tr>
      <w:tr w:rsidR="000440A2" w:rsidRPr="00320BFA" w14:paraId="3A5ECE4A" w14:textId="77777777" w:rsidTr="00AC06C3">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0F0A77A" w14:textId="77777777" w:rsidR="000440A2" w:rsidRPr="00320BFA" w:rsidRDefault="000440A2"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B55CECF" w14:textId="77777777" w:rsidR="000440A2" w:rsidRPr="00320BFA" w:rsidRDefault="000440A2" w:rsidP="00AC06C3">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65EBACB8" w14:textId="02856824" w:rsidR="000440A2" w:rsidRPr="00320BFA" w:rsidRDefault="00264729"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D4E00AA" w14:textId="77777777" w:rsidR="000440A2" w:rsidRPr="00320BFA" w:rsidRDefault="000440A2"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547C29DC" w14:textId="77777777" w:rsidR="000440A2" w:rsidRPr="00320BFA" w:rsidRDefault="000440A2" w:rsidP="00AC06C3">
            <w:pPr>
              <w:keepNext w:val="0"/>
              <w:keepLines w:val="0"/>
              <w:ind w:left="709" w:hanging="709"/>
              <w:jc w:val="both"/>
              <w:rPr>
                <w:sz w:val="18"/>
              </w:rPr>
            </w:pPr>
          </w:p>
        </w:tc>
      </w:tr>
      <w:tr w:rsidR="000440A2" w:rsidRPr="00320BFA" w14:paraId="0BD57256" w14:textId="77777777" w:rsidTr="00AC06C3">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21CBFE7" w14:textId="77777777" w:rsidR="000440A2" w:rsidRPr="00320BFA" w:rsidRDefault="000440A2"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3FAE4A7" w14:textId="77777777" w:rsidR="000440A2" w:rsidRPr="00801036" w:rsidRDefault="000440A2" w:rsidP="000440A2">
            <w:pPr>
              <w:pStyle w:val="TF-xAvalITEM"/>
              <w:numPr>
                <w:ilvl w:val="0"/>
                <w:numId w:val="13"/>
              </w:numPr>
            </w:pPr>
            <w:r w:rsidRPr="00801036">
              <w:t>REVISÃO BIBLIOGRÁFICA (atenção para a diferença de conteúdo entre projeto e pré-projeto)</w:t>
            </w:r>
          </w:p>
          <w:p w14:paraId="4B228514" w14:textId="77777777" w:rsidR="000440A2" w:rsidRPr="00801036" w:rsidRDefault="000440A2" w:rsidP="00AC06C3">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065822C4" w14:textId="3E72546D" w:rsidR="000440A2" w:rsidRPr="00801036" w:rsidRDefault="00264729"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E3A6C27" w14:textId="77777777" w:rsidR="000440A2" w:rsidRPr="00801036" w:rsidRDefault="000440A2"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25401CA" w14:textId="77777777" w:rsidR="000440A2" w:rsidRPr="00320BFA" w:rsidRDefault="000440A2" w:rsidP="00AC06C3">
            <w:pPr>
              <w:keepNext w:val="0"/>
              <w:keepLines w:val="0"/>
              <w:ind w:left="709" w:hanging="709"/>
              <w:jc w:val="both"/>
              <w:rPr>
                <w:sz w:val="18"/>
              </w:rPr>
            </w:pPr>
          </w:p>
        </w:tc>
      </w:tr>
      <w:tr w:rsidR="000440A2" w:rsidRPr="00320BFA" w14:paraId="3D33CB3C" w14:textId="77777777" w:rsidTr="00AC06C3">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168FF974" w14:textId="77777777" w:rsidR="000440A2" w:rsidRPr="00320BFA" w:rsidRDefault="000440A2" w:rsidP="00AC06C3">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2C619110" w14:textId="77777777" w:rsidR="000440A2" w:rsidRPr="00320BFA" w:rsidRDefault="000440A2" w:rsidP="000440A2">
            <w:pPr>
              <w:pStyle w:val="TF-xAvalITEM"/>
              <w:numPr>
                <w:ilvl w:val="0"/>
                <w:numId w:val="13"/>
              </w:numPr>
            </w:pPr>
            <w:r w:rsidRPr="00320BFA">
              <w:t>LINGUAGEM USADA (redação)</w:t>
            </w:r>
          </w:p>
          <w:p w14:paraId="3606D5F3" w14:textId="77777777" w:rsidR="000440A2" w:rsidRPr="00320BFA" w:rsidRDefault="000440A2" w:rsidP="00AC06C3">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3F4A9B87" w14:textId="05F1E59A" w:rsidR="000440A2" w:rsidRPr="00320BFA" w:rsidRDefault="00264729" w:rsidP="00AC06C3">
            <w:pPr>
              <w:keepNext w:val="0"/>
              <w:keepLines w:val="0"/>
              <w:ind w:left="709" w:hanging="709"/>
              <w:jc w:val="both"/>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2C3D5220" w14:textId="77777777" w:rsidR="000440A2" w:rsidRPr="00320BFA" w:rsidRDefault="000440A2" w:rsidP="00AC06C3">
            <w:pPr>
              <w:keepNext w:val="0"/>
              <w:keepLines w:val="0"/>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4784656C" w14:textId="77777777" w:rsidR="000440A2" w:rsidRPr="00320BFA" w:rsidRDefault="000440A2" w:rsidP="00AC06C3">
            <w:pPr>
              <w:keepNext w:val="0"/>
              <w:keepLines w:val="0"/>
              <w:ind w:left="709" w:hanging="709"/>
              <w:jc w:val="both"/>
              <w:rPr>
                <w:sz w:val="18"/>
              </w:rPr>
            </w:pPr>
          </w:p>
        </w:tc>
      </w:tr>
      <w:tr w:rsidR="000440A2" w:rsidRPr="00320BFA" w14:paraId="04C4F15E"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7087EF6" w14:textId="77777777" w:rsidR="000440A2" w:rsidRPr="00320BFA" w:rsidRDefault="000440A2"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BFB65C0" w14:textId="77777777" w:rsidR="000440A2" w:rsidRPr="00320BFA" w:rsidRDefault="000440A2" w:rsidP="00AC06C3">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267B7468" w14:textId="79AF4D87" w:rsidR="000440A2" w:rsidRPr="00320BFA" w:rsidRDefault="00264729"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92D84C8" w14:textId="77777777" w:rsidR="000440A2" w:rsidRPr="00320BFA" w:rsidRDefault="000440A2"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124BE60B" w14:textId="77777777" w:rsidR="000440A2" w:rsidRPr="00320BFA" w:rsidRDefault="000440A2" w:rsidP="00AC06C3">
            <w:pPr>
              <w:keepNext w:val="0"/>
              <w:keepLines w:val="0"/>
              <w:ind w:left="709" w:hanging="709"/>
              <w:jc w:val="both"/>
              <w:rPr>
                <w:sz w:val="18"/>
              </w:rPr>
            </w:pPr>
          </w:p>
        </w:tc>
      </w:tr>
      <w:tr w:rsidR="000440A2" w:rsidRPr="00320BFA" w14:paraId="41611512"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26C4D90" w14:textId="77777777" w:rsidR="000440A2" w:rsidRPr="00320BFA" w:rsidRDefault="000440A2"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FE83972" w14:textId="77777777" w:rsidR="000440A2" w:rsidRPr="00320BFA" w:rsidRDefault="000440A2" w:rsidP="000440A2">
            <w:pPr>
              <w:pStyle w:val="TF-xAvalITEM"/>
              <w:numPr>
                <w:ilvl w:val="0"/>
                <w:numId w:val="13"/>
              </w:numPr>
            </w:pPr>
            <w:r w:rsidRPr="00320BFA">
              <w:t>ORGANIZAÇÃO E APRESENTAÇÃO GRÁFICA DO TEXTO</w:t>
            </w:r>
          </w:p>
          <w:p w14:paraId="6AF0A3BA" w14:textId="77777777" w:rsidR="000440A2" w:rsidRPr="00320BFA" w:rsidRDefault="000440A2" w:rsidP="00AC06C3">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2CC60431" w14:textId="043EAF74" w:rsidR="000440A2" w:rsidRPr="00320BFA" w:rsidRDefault="00264729"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39B9BC0" w14:textId="77777777" w:rsidR="000440A2" w:rsidRPr="00320BFA" w:rsidRDefault="000440A2"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3B2E752" w14:textId="77777777" w:rsidR="000440A2" w:rsidRPr="00320BFA" w:rsidRDefault="000440A2" w:rsidP="00AC06C3">
            <w:pPr>
              <w:keepNext w:val="0"/>
              <w:keepLines w:val="0"/>
              <w:ind w:left="709" w:hanging="709"/>
              <w:jc w:val="both"/>
              <w:rPr>
                <w:sz w:val="18"/>
              </w:rPr>
            </w:pPr>
          </w:p>
        </w:tc>
      </w:tr>
      <w:tr w:rsidR="000440A2" w:rsidRPr="00320BFA" w14:paraId="01C6C769"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4723D0A" w14:textId="77777777" w:rsidR="000440A2" w:rsidRPr="00320BFA" w:rsidRDefault="000440A2"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D9C78E1" w14:textId="77777777" w:rsidR="000440A2" w:rsidRPr="00320BFA" w:rsidRDefault="000440A2" w:rsidP="000440A2">
            <w:pPr>
              <w:pStyle w:val="TF-xAvalITEM"/>
              <w:numPr>
                <w:ilvl w:val="0"/>
                <w:numId w:val="13"/>
              </w:numPr>
            </w:pPr>
            <w:r w:rsidRPr="00320BFA">
              <w:t>ILUSTRAÇÕES (figuras, quadros, tabelas)</w:t>
            </w:r>
          </w:p>
          <w:p w14:paraId="26D63E2F" w14:textId="77777777" w:rsidR="000440A2" w:rsidRPr="00320BFA" w:rsidRDefault="000440A2" w:rsidP="00AC06C3">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041C6107" w14:textId="1EE4B528" w:rsidR="000440A2" w:rsidRPr="00320BFA" w:rsidRDefault="00264729" w:rsidP="00AC06C3">
            <w:pPr>
              <w:keepNext w:val="0"/>
              <w:keepLines w:val="0"/>
              <w:spacing w:before="80" w:after="8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FC2F5C0" w14:textId="77777777" w:rsidR="000440A2" w:rsidRPr="00320BFA" w:rsidRDefault="000440A2" w:rsidP="00AC06C3">
            <w:pPr>
              <w:keepNext w:val="0"/>
              <w:keepLines w:val="0"/>
              <w:spacing w:before="80" w:after="8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55AA709" w14:textId="77777777" w:rsidR="000440A2" w:rsidRPr="00320BFA" w:rsidRDefault="000440A2" w:rsidP="00AC06C3">
            <w:pPr>
              <w:keepNext w:val="0"/>
              <w:keepLines w:val="0"/>
              <w:spacing w:before="80" w:after="80"/>
              <w:ind w:left="709" w:hanging="709"/>
              <w:jc w:val="both"/>
              <w:rPr>
                <w:sz w:val="18"/>
              </w:rPr>
            </w:pPr>
          </w:p>
        </w:tc>
      </w:tr>
      <w:tr w:rsidR="000440A2" w:rsidRPr="00320BFA" w14:paraId="031FA44A" w14:textId="77777777" w:rsidTr="00AC06C3">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1DCB108" w14:textId="77777777" w:rsidR="000440A2" w:rsidRPr="00320BFA" w:rsidRDefault="000440A2"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A8047FD" w14:textId="77777777" w:rsidR="000440A2" w:rsidRPr="00320BFA" w:rsidRDefault="000440A2" w:rsidP="000440A2">
            <w:pPr>
              <w:pStyle w:val="TF-xAvalITEM"/>
              <w:numPr>
                <w:ilvl w:val="0"/>
                <w:numId w:val="13"/>
              </w:numPr>
            </w:pPr>
            <w:r w:rsidRPr="00320BFA">
              <w:t>REFERÊNCIAS E CITAÇÕES</w:t>
            </w:r>
          </w:p>
          <w:p w14:paraId="36569BB6" w14:textId="77777777" w:rsidR="000440A2" w:rsidRPr="00320BFA" w:rsidRDefault="000440A2" w:rsidP="00AC06C3">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33A0770D" w14:textId="77777777" w:rsidR="000440A2" w:rsidRPr="00320BFA" w:rsidRDefault="000440A2" w:rsidP="00AC06C3">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E03F0B6" w14:textId="1C88D588" w:rsidR="000440A2" w:rsidRPr="00320BFA" w:rsidRDefault="00EC1A56" w:rsidP="00AC06C3">
            <w:pPr>
              <w:keepNext w:val="0"/>
              <w:keepLines w:val="0"/>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6836386D" w14:textId="77777777" w:rsidR="000440A2" w:rsidRPr="00320BFA" w:rsidRDefault="000440A2" w:rsidP="00AC06C3">
            <w:pPr>
              <w:keepNext w:val="0"/>
              <w:keepLines w:val="0"/>
              <w:ind w:left="709" w:hanging="709"/>
              <w:jc w:val="both"/>
              <w:rPr>
                <w:sz w:val="18"/>
              </w:rPr>
            </w:pPr>
          </w:p>
        </w:tc>
      </w:tr>
      <w:tr w:rsidR="000440A2" w:rsidRPr="00320BFA" w14:paraId="4727BC2D" w14:textId="77777777" w:rsidTr="00AC06C3">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FEE5391" w14:textId="77777777" w:rsidR="000440A2" w:rsidRPr="00320BFA" w:rsidRDefault="000440A2"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508D3B9" w14:textId="77777777" w:rsidR="000440A2" w:rsidRPr="00320BFA" w:rsidRDefault="000440A2" w:rsidP="00AC06C3">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5EAF15EE" w14:textId="487486BE" w:rsidR="000440A2" w:rsidRPr="00320BFA" w:rsidRDefault="00EC1A56"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DE92E5D" w14:textId="77777777" w:rsidR="000440A2" w:rsidRPr="00320BFA" w:rsidRDefault="000440A2"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5A49CFE" w14:textId="77777777" w:rsidR="000440A2" w:rsidRPr="00320BFA" w:rsidRDefault="000440A2" w:rsidP="00AC06C3">
            <w:pPr>
              <w:keepNext w:val="0"/>
              <w:keepLines w:val="0"/>
              <w:ind w:left="709" w:hanging="709"/>
              <w:jc w:val="both"/>
              <w:rPr>
                <w:sz w:val="18"/>
              </w:rPr>
            </w:pPr>
          </w:p>
        </w:tc>
      </w:tr>
      <w:tr w:rsidR="000440A2" w:rsidRPr="00320BFA" w14:paraId="674CD272"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A6AE695" w14:textId="77777777" w:rsidR="000440A2" w:rsidRPr="00320BFA" w:rsidRDefault="000440A2" w:rsidP="00AC06C3">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521CD2F8" w14:textId="77777777" w:rsidR="000440A2" w:rsidRPr="00320BFA" w:rsidRDefault="000440A2" w:rsidP="00AC06C3">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36D66310" w14:textId="3961F3AD" w:rsidR="000440A2" w:rsidRPr="00320BFA" w:rsidRDefault="00EC1A56"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59A33706" w14:textId="77777777" w:rsidR="000440A2" w:rsidRPr="00320BFA" w:rsidRDefault="000440A2" w:rsidP="00AC06C3">
            <w:pPr>
              <w:keepNext w:val="0"/>
              <w:keepLines w:val="0"/>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6582D5B1" w14:textId="77777777" w:rsidR="000440A2" w:rsidRPr="00320BFA" w:rsidRDefault="000440A2" w:rsidP="00AC06C3">
            <w:pPr>
              <w:keepNext w:val="0"/>
              <w:keepLines w:val="0"/>
              <w:ind w:left="709" w:hanging="709"/>
              <w:jc w:val="both"/>
              <w:rPr>
                <w:sz w:val="18"/>
              </w:rPr>
            </w:pPr>
          </w:p>
        </w:tc>
      </w:tr>
    </w:tbl>
    <w:p w14:paraId="093255E1" w14:textId="77777777" w:rsidR="000440A2" w:rsidRPr="00320BFA" w:rsidRDefault="000440A2" w:rsidP="000440A2">
      <w:pPr>
        <w:pStyle w:val="TF-xAvalLINHA"/>
      </w:pPr>
    </w:p>
    <w:p w14:paraId="6B1552E1" w14:textId="77777777" w:rsidR="000440A2" w:rsidRDefault="000440A2" w:rsidP="000440A2">
      <w:pPr>
        <w:pStyle w:val="TF-xAvalTTULO"/>
      </w:pPr>
      <w:r w:rsidRPr="00320BFA">
        <w:t>PARECER – PROFESSOR DE TCC I ou COORDENADOR DE TCC</w:t>
      </w:r>
      <w:r>
        <w:t xml:space="preserve"> </w:t>
      </w:r>
    </w:p>
    <w:p w14:paraId="2C198025" w14:textId="77777777" w:rsidR="000440A2" w:rsidRPr="003F5F25" w:rsidRDefault="000440A2" w:rsidP="000440A2">
      <w:pPr>
        <w:pStyle w:val="TF-xAvalTTULO"/>
        <w:rPr>
          <w:b/>
        </w:rPr>
      </w:pPr>
      <w:r w:rsidRPr="003F5F25">
        <w:rPr>
          <w:b/>
        </w:rPr>
        <w:t>(preencher apenas no projeto):</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3"/>
      </w:tblGrid>
      <w:tr w:rsidR="000440A2" w:rsidRPr="00320BFA" w14:paraId="2C3ECEBC" w14:textId="77777777" w:rsidTr="00AC06C3">
        <w:trPr>
          <w:cantSplit/>
          <w:jc w:val="center"/>
        </w:trPr>
        <w:tc>
          <w:tcPr>
            <w:tcW w:w="5000" w:type="pct"/>
            <w:gridSpan w:val="3"/>
            <w:tcBorders>
              <w:top w:val="single" w:sz="12" w:space="0" w:color="auto"/>
              <w:left w:val="single" w:sz="12" w:space="0" w:color="auto"/>
              <w:bottom w:val="nil"/>
              <w:right w:val="single" w:sz="12" w:space="0" w:color="auto"/>
            </w:tcBorders>
            <w:hideMark/>
          </w:tcPr>
          <w:p w14:paraId="6955CF66" w14:textId="77777777" w:rsidR="000440A2" w:rsidRPr="00320BFA" w:rsidRDefault="000440A2" w:rsidP="00AC06C3">
            <w:pPr>
              <w:keepNext w:val="0"/>
              <w:keepLines w:val="0"/>
              <w:spacing w:before="60"/>
              <w:jc w:val="both"/>
              <w:rPr>
                <w:sz w:val="18"/>
              </w:rPr>
            </w:pPr>
            <w:r w:rsidRPr="00320BFA">
              <w:rPr>
                <w:sz w:val="18"/>
              </w:rPr>
              <w:t>O projeto de TCC será reprovado se:</w:t>
            </w:r>
          </w:p>
          <w:p w14:paraId="1C027298" w14:textId="77777777" w:rsidR="000440A2" w:rsidRPr="00320BFA" w:rsidRDefault="000440A2" w:rsidP="000440A2">
            <w:pPr>
              <w:keepNext w:val="0"/>
              <w:keepLines w:val="0"/>
              <w:numPr>
                <w:ilvl w:val="0"/>
                <w:numId w:val="15"/>
              </w:numPr>
              <w:ind w:left="357" w:hanging="357"/>
              <w:jc w:val="both"/>
              <w:rPr>
                <w:sz w:val="18"/>
              </w:rPr>
            </w:pPr>
            <w:r w:rsidRPr="00320BFA">
              <w:rPr>
                <w:sz w:val="18"/>
              </w:rPr>
              <w:t>qualquer um dos itens tiver resposta NÃO ATENDE;</w:t>
            </w:r>
          </w:p>
          <w:p w14:paraId="24F2F255" w14:textId="77777777" w:rsidR="000440A2" w:rsidRPr="00320BFA" w:rsidRDefault="000440A2" w:rsidP="000440A2">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17477ACD" w14:textId="77777777" w:rsidR="000440A2" w:rsidRPr="00320BFA" w:rsidRDefault="000440A2" w:rsidP="000440A2">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0440A2" w:rsidRPr="00320BFA" w14:paraId="4A96A534" w14:textId="77777777" w:rsidTr="00AC06C3">
        <w:trPr>
          <w:cantSplit/>
          <w:jc w:val="center"/>
        </w:trPr>
        <w:tc>
          <w:tcPr>
            <w:tcW w:w="1250" w:type="pct"/>
            <w:tcBorders>
              <w:top w:val="nil"/>
              <w:left w:val="single" w:sz="12" w:space="0" w:color="auto"/>
              <w:bottom w:val="single" w:sz="12" w:space="0" w:color="auto"/>
              <w:right w:val="nil"/>
            </w:tcBorders>
            <w:hideMark/>
          </w:tcPr>
          <w:p w14:paraId="008DC7FC" w14:textId="77777777" w:rsidR="000440A2" w:rsidRPr="00320BFA" w:rsidRDefault="000440A2" w:rsidP="00AC06C3">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5A3DBF2D" w14:textId="40439105" w:rsidR="000440A2" w:rsidRPr="00320BFA" w:rsidRDefault="000440A2" w:rsidP="00AC06C3">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w:t>
            </w:r>
            <w:r w:rsidR="000469C5">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0DDBF6C5" w14:textId="77777777" w:rsidR="000440A2" w:rsidRPr="00320BFA" w:rsidRDefault="000440A2" w:rsidP="00AC06C3">
            <w:pPr>
              <w:keepNext w:val="0"/>
              <w:keepLines w:val="0"/>
              <w:spacing w:before="60" w:after="60"/>
              <w:jc w:val="center"/>
              <w:rPr>
                <w:sz w:val="20"/>
              </w:rPr>
            </w:pPr>
            <w:r w:rsidRPr="00320BFA">
              <w:rPr>
                <w:sz w:val="20"/>
              </w:rPr>
              <w:t>(      ) REPROVADO</w:t>
            </w:r>
          </w:p>
        </w:tc>
      </w:tr>
    </w:tbl>
    <w:p w14:paraId="104C9A3B" w14:textId="693E9B5D" w:rsidR="000440A2" w:rsidRDefault="000440A2" w:rsidP="000440A2">
      <w:pPr>
        <w:pStyle w:val="TF-xAvalLINHA"/>
        <w:tabs>
          <w:tab w:val="left" w:leader="underscore" w:pos="6237"/>
        </w:tabs>
      </w:pPr>
      <w:r>
        <w:t xml:space="preserve">Assinatura: </w:t>
      </w:r>
      <w:r>
        <w:tab/>
      </w:r>
      <w:r>
        <w:tab/>
        <w:t xml:space="preserve"> Data: </w:t>
      </w:r>
      <w:r w:rsidR="000469C5">
        <w:t>12/12/2020</w:t>
      </w:r>
      <w:r>
        <w:tab/>
      </w:r>
    </w:p>
    <w:p w14:paraId="65C570D8" w14:textId="77777777" w:rsidR="000440A2" w:rsidRDefault="000440A2" w:rsidP="000440A2">
      <w:pPr>
        <w:pStyle w:val="TF-xAvalTTULO"/>
        <w:ind w:left="0" w:firstLine="0"/>
        <w:jc w:val="left"/>
      </w:pPr>
    </w:p>
    <w:p w14:paraId="55B25876" w14:textId="4DC65A5B" w:rsidR="0000224C" w:rsidRDefault="0000224C" w:rsidP="000440A2">
      <w:pPr>
        <w:pStyle w:val="TF-xAvalTTULO"/>
      </w:pPr>
    </w:p>
    <w:sectPr w:rsidR="0000224C" w:rsidSect="00EC2D7A">
      <w:headerReference w:type="default" r:id="rId23"/>
      <w:footerReference w:type="default" r:id="rId24"/>
      <w:headerReference w:type="first" r:id="rId25"/>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6" w:author="Andreza Sartori" w:date="2020-12-12T17:02:00Z" w:initials="AS">
    <w:p w14:paraId="6A5133A6" w14:textId="4102178D" w:rsidR="003D6BA1" w:rsidRDefault="003D6BA1">
      <w:pPr>
        <w:pStyle w:val="Textodecomentrio"/>
      </w:pPr>
      <w:r>
        <w:rPr>
          <w:rStyle w:val="Refdecomentrio"/>
        </w:rPr>
        <w:annotationRef/>
      </w:r>
      <w:r>
        <w:rPr>
          <w:rStyle w:val="Refdecomentrio"/>
        </w:rPr>
        <w:annotationRef/>
      </w:r>
      <w:r w:rsidRPr="006641D9">
        <w:t>et al. em itálico. Rever todos no texto.</w:t>
      </w:r>
    </w:p>
  </w:comment>
  <w:comment w:id="51" w:author="Andreza Sartori" w:date="2020-12-12T17:12:00Z" w:initials="AS">
    <w:p w14:paraId="1DB6ED6A" w14:textId="207F0713" w:rsidR="00CF6604" w:rsidRDefault="00CF6604">
      <w:pPr>
        <w:pStyle w:val="Textodecomentrio"/>
      </w:pPr>
      <w:r>
        <w:rPr>
          <w:rStyle w:val="Refdecomentrio"/>
        </w:rPr>
        <w:annotationRef/>
      </w:r>
      <w:r>
        <w:t>Coloque as colunas com a mesma dimensão</w:t>
      </w:r>
    </w:p>
  </w:comment>
  <w:comment w:id="63" w:author="Andreza Sartori" w:date="2020-12-12T17:37:00Z" w:initials="AS">
    <w:p w14:paraId="14B80020" w14:textId="3AE79E73" w:rsidR="00EF24B0" w:rsidRDefault="00EF24B0">
      <w:pPr>
        <w:pStyle w:val="Textodecomentrio"/>
      </w:pPr>
      <w:r>
        <w:rPr>
          <w:rStyle w:val="Refdecomentrio"/>
        </w:rPr>
        <w:annotationRef/>
      </w:r>
      <w:r w:rsidR="00871FFC" w:rsidRPr="00871FFC">
        <w:t>Você colocou todo o nome do autor nas demais referências. Siga o mesmo padrão.</w:t>
      </w:r>
    </w:p>
  </w:comment>
  <w:comment w:id="91" w:author="Andreza Sartori" w:date="2020-12-12T17:39:00Z" w:initials="AS">
    <w:p w14:paraId="6342E0FB" w14:textId="4ADE55D2" w:rsidR="00A96659" w:rsidRDefault="00A96659">
      <w:pPr>
        <w:pStyle w:val="Textodecomentrio"/>
      </w:pPr>
      <w:r>
        <w:rPr>
          <w:rStyle w:val="Refdecomentrio"/>
        </w:rPr>
        <w:annotationRef/>
      </w:r>
      <w:r>
        <w:t xml:space="preserve">Coloque somente o primeiro nome do autor. </w:t>
      </w:r>
      <w:proofErr w:type="gramStart"/>
      <w:r>
        <w:t>Os demais nomes abrevie</w:t>
      </w:r>
      <w:proofErr w:type="gramEnd"/>
      <w:r>
        <w:t>.</w:t>
      </w:r>
    </w:p>
  </w:comment>
  <w:comment w:id="100" w:author="Andreza Sartori" w:date="2020-12-12T17:43:00Z" w:initials="AS">
    <w:p w14:paraId="65384244" w14:textId="16569799" w:rsidR="008869C4" w:rsidRDefault="008869C4">
      <w:pPr>
        <w:pStyle w:val="Textodecomentrio"/>
      </w:pPr>
      <w:r>
        <w:rPr>
          <w:rStyle w:val="Refdecomentrio"/>
        </w:rPr>
        <w:annotationRef/>
      </w:r>
      <w:r w:rsidR="0088112B">
        <w:t>Não está de acordo com a norma.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5133A6" w15:done="0"/>
  <w15:commentEx w15:paraId="1DB6ED6A" w15:done="0"/>
  <w15:commentEx w15:paraId="14B80020" w15:done="0"/>
  <w15:commentEx w15:paraId="6342E0FB" w15:done="0"/>
  <w15:commentEx w15:paraId="653842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F7627" w16cex:dateUtc="2020-12-12T20:02:00Z"/>
  <w16cex:commentExtensible w16cex:durableId="237F786B" w16cex:dateUtc="2020-12-12T20:12:00Z"/>
  <w16cex:commentExtensible w16cex:durableId="237F7E5B" w16cex:dateUtc="2020-12-12T20:37:00Z"/>
  <w16cex:commentExtensible w16cex:durableId="237F7ED6" w16cex:dateUtc="2020-12-12T20:39:00Z"/>
  <w16cex:commentExtensible w16cex:durableId="237F7FD1" w16cex:dateUtc="2020-12-12T2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5133A6" w16cid:durableId="237F7627"/>
  <w16cid:commentId w16cid:paraId="1DB6ED6A" w16cid:durableId="237F786B"/>
  <w16cid:commentId w16cid:paraId="14B80020" w16cid:durableId="237F7E5B"/>
  <w16cid:commentId w16cid:paraId="6342E0FB" w16cid:durableId="237F7ED6"/>
  <w16cid:commentId w16cid:paraId="65384244" w16cid:durableId="237F7F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FD0B74" w14:textId="77777777" w:rsidR="008645CA" w:rsidRDefault="008645CA">
      <w:r>
        <w:separator/>
      </w:r>
    </w:p>
  </w:endnote>
  <w:endnote w:type="continuationSeparator" w:id="0">
    <w:p w14:paraId="59B48F48" w14:textId="77777777" w:rsidR="008645CA" w:rsidRDefault="00864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64275" w14:textId="77777777" w:rsidR="00193C4C" w:rsidRPr="0000224C" w:rsidRDefault="00193C4C">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F0115A" w14:textId="77777777" w:rsidR="008645CA" w:rsidRDefault="008645CA">
      <w:r>
        <w:separator/>
      </w:r>
    </w:p>
  </w:footnote>
  <w:footnote w:type="continuationSeparator" w:id="0">
    <w:p w14:paraId="218789BC" w14:textId="77777777" w:rsidR="008645CA" w:rsidRDefault="008645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BD39F1" w14:textId="77777777" w:rsidR="00193C4C" w:rsidRDefault="00193C4C" w:rsidP="007E46A1">
    <w:pPr>
      <w:pStyle w:val="Cabealho"/>
      <w:jc w:val="right"/>
    </w:pPr>
  </w:p>
  <w:p w14:paraId="3864A01A" w14:textId="77777777" w:rsidR="00193C4C" w:rsidRDefault="00193C4C" w:rsidP="007E46A1">
    <w:pPr>
      <w:pStyle w:val="Cabealho"/>
      <w:jc w:val="right"/>
    </w:pPr>
    <w:r>
      <w:fldChar w:fldCharType="begin"/>
    </w:r>
    <w:r>
      <w:instrText>PAGE   \* MERGEFORMAT</w:instrText>
    </w:r>
    <w:r>
      <w:fldChar w:fldCharType="separate"/>
    </w:r>
    <w:r>
      <w:rPr>
        <w:noProof/>
      </w:rPr>
      <w:t>5</w:t>
    </w:r>
    <w:r>
      <w:fldChar w:fldCharType="end"/>
    </w:r>
  </w:p>
  <w:p w14:paraId="075EDF37" w14:textId="77777777" w:rsidR="00193C4C" w:rsidRDefault="00193C4C">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7"/>
      <w:gridCol w:w="3395"/>
    </w:tblGrid>
    <w:tr w:rsidR="00193C4C" w14:paraId="0B574FD4" w14:textId="77777777" w:rsidTr="008F2DC1">
      <w:tc>
        <w:tcPr>
          <w:tcW w:w="9212" w:type="dxa"/>
          <w:gridSpan w:val="2"/>
          <w:shd w:val="clear" w:color="auto" w:fill="auto"/>
        </w:tcPr>
        <w:p w14:paraId="405B584D" w14:textId="77777777" w:rsidR="00193C4C" w:rsidRDefault="00193C4C" w:rsidP="00144FAB">
          <w:pPr>
            <w:pStyle w:val="Cabealho"/>
            <w:tabs>
              <w:tab w:val="clear" w:pos="8640"/>
              <w:tab w:val="right" w:pos="8931"/>
            </w:tabs>
            <w:ind w:right="141"/>
            <w:jc w:val="center"/>
            <w:rPr>
              <w:rStyle w:val="Nmerodepgina"/>
            </w:rPr>
          </w:pPr>
          <w:r>
            <w:rPr>
              <w:rStyle w:val="Nmerodepgina"/>
            </w:rPr>
            <w:t>CURSO DE SISTEMAS DE INFORMAÇÃO – TCC ACADÊMICO</w:t>
          </w:r>
        </w:p>
      </w:tc>
    </w:tr>
    <w:tr w:rsidR="00193C4C" w14:paraId="2B5A6639" w14:textId="77777777" w:rsidTr="008F2DC1">
      <w:tc>
        <w:tcPr>
          <w:tcW w:w="5778" w:type="dxa"/>
          <w:shd w:val="clear" w:color="auto" w:fill="auto"/>
        </w:tcPr>
        <w:p w14:paraId="2F9E20EE" w14:textId="33D3438F" w:rsidR="00193C4C" w:rsidRPr="003C5262" w:rsidRDefault="00193C4C" w:rsidP="003C5262">
          <w:pPr>
            <w:pStyle w:val="Cabealho"/>
            <w:tabs>
              <w:tab w:val="clear" w:pos="8640"/>
              <w:tab w:val="right" w:pos="8931"/>
            </w:tabs>
            <w:ind w:right="141"/>
          </w:pPr>
          <w:proofErr w:type="gramStart"/>
          <w:r>
            <w:rPr>
              <w:rStyle w:val="Nmerodepgina"/>
            </w:rPr>
            <w:t>(  )</w:t>
          </w:r>
          <w:proofErr w:type="gramEnd"/>
          <w:r>
            <w:rPr>
              <w:rStyle w:val="Nmerodepgina"/>
            </w:rPr>
            <w:t xml:space="preserve"> PRÉ-PROJETO     (</w:t>
          </w:r>
          <w:r>
            <w:t xml:space="preserve">   X  ) </w:t>
          </w:r>
          <w:r>
            <w:rPr>
              <w:rStyle w:val="Nmerodepgina"/>
            </w:rPr>
            <w:t xml:space="preserve">PROJETO </w:t>
          </w:r>
        </w:p>
      </w:tc>
      <w:tc>
        <w:tcPr>
          <w:tcW w:w="3434" w:type="dxa"/>
          <w:shd w:val="clear" w:color="auto" w:fill="auto"/>
        </w:tcPr>
        <w:p w14:paraId="606204AE" w14:textId="50882B7F" w:rsidR="00193C4C" w:rsidRDefault="00193C4C" w:rsidP="003C5262">
          <w:pPr>
            <w:pStyle w:val="Cabealho"/>
            <w:tabs>
              <w:tab w:val="clear" w:pos="8640"/>
              <w:tab w:val="right" w:pos="8931"/>
            </w:tabs>
            <w:ind w:right="141"/>
            <w:rPr>
              <w:rStyle w:val="Nmerodepgina"/>
            </w:rPr>
          </w:pPr>
          <w:r>
            <w:rPr>
              <w:rStyle w:val="Nmerodepgina"/>
            </w:rPr>
            <w:t>ANO/SEMESTRE: 2020/02</w:t>
          </w:r>
        </w:p>
      </w:tc>
    </w:tr>
  </w:tbl>
  <w:p w14:paraId="46105879" w14:textId="77777777" w:rsidR="00193C4C" w:rsidRDefault="00193C4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BE6D8" w14:textId="77777777" w:rsidR="00193C4C" w:rsidRDefault="00193C4C">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193C4C" w14:paraId="65782DBF" w14:textId="77777777" w:rsidTr="006746CA">
      <w:tc>
        <w:tcPr>
          <w:tcW w:w="3227" w:type="dxa"/>
          <w:shd w:val="clear" w:color="auto" w:fill="auto"/>
        </w:tcPr>
        <w:p w14:paraId="2653125F" w14:textId="77777777" w:rsidR="00193C4C" w:rsidRDefault="00193C4C"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5BF48D05" w14:textId="77777777" w:rsidR="00193C4C" w:rsidRDefault="00193C4C"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FD2CFBC" w14:textId="77777777" w:rsidR="00193C4C" w:rsidRDefault="00193C4C" w:rsidP="00F31359">
          <w:pPr>
            <w:pStyle w:val="Cabealho"/>
            <w:tabs>
              <w:tab w:val="clear" w:pos="8640"/>
              <w:tab w:val="right" w:pos="8931"/>
            </w:tabs>
            <w:ind w:right="141"/>
            <w:jc w:val="right"/>
            <w:rPr>
              <w:rStyle w:val="Nmerodepgina"/>
            </w:rPr>
          </w:pPr>
        </w:p>
      </w:tc>
    </w:tr>
  </w:tbl>
  <w:p w14:paraId="4E7FD90B" w14:textId="77777777" w:rsidR="00193C4C" w:rsidRDefault="00193C4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5EA398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E871A9"/>
    <w:multiLevelType w:val="hybridMultilevel"/>
    <w:tmpl w:val="90908A82"/>
    <w:lvl w:ilvl="0" w:tplc="4E2EC52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2E6D49D3"/>
    <w:multiLevelType w:val="hybridMultilevel"/>
    <w:tmpl w:val="DD02472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5E41CE4"/>
    <w:multiLevelType w:val="hybridMultilevel"/>
    <w:tmpl w:val="076E615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5081111"/>
    <w:multiLevelType w:val="hybridMultilevel"/>
    <w:tmpl w:val="16FC16A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3"/>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7"/>
  </w:num>
  <w:num w:numId="22">
    <w:abstractNumId w:val="6"/>
  </w:num>
  <w:num w:numId="2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eza Sartori">
    <w15:presenceInfo w15:providerId="None" w15:userId="Andreza Sarto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5481"/>
    <w:rsid w:val="000059FD"/>
    <w:rsid w:val="00010B70"/>
    <w:rsid w:val="00012922"/>
    <w:rsid w:val="0001575C"/>
    <w:rsid w:val="000179B5"/>
    <w:rsid w:val="00017B62"/>
    <w:rsid w:val="000204E7"/>
    <w:rsid w:val="0002079F"/>
    <w:rsid w:val="00023FA0"/>
    <w:rsid w:val="0002602F"/>
    <w:rsid w:val="00030B55"/>
    <w:rsid w:val="00030E4A"/>
    <w:rsid w:val="00031A27"/>
    <w:rsid w:val="00031EE0"/>
    <w:rsid w:val="00034CFA"/>
    <w:rsid w:val="00042DCF"/>
    <w:rsid w:val="00042DFA"/>
    <w:rsid w:val="000440A2"/>
    <w:rsid w:val="0004641A"/>
    <w:rsid w:val="000469C5"/>
    <w:rsid w:val="000510DB"/>
    <w:rsid w:val="00052980"/>
    <w:rsid w:val="00052A07"/>
    <w:rsid w:val="000533DA"/>
    <w:rsid w:val="00053948"/>
    <w:rsid w:val="0005457F"/>
    <w:rsid w:val="00054E12"/>
    <w:rsid w:val="000608E9"/>
    <w:rsid w:val="00061FEB"/>
    <w:rsid w:val="000621A5"/>
    <w:rsid w:val="000667DF"/>
    <w:rsid w:val="000709CB"/>
    <w:rsid w:val="0007209B"/>
    <w:rsid w:val="000724C3"/>
    <w:rsid w:val="000724C8"/>
    <w:rsid w:val="00075792"/>
    <w:rsid w:val="00077D5F"/>
    <w:rsid w:val="00080F9C"/>
    <w:rsid w:val="00083345"/>
    <w:rsid w:val="0008579A"/>
    <w:rsid w:val="00086AA8"/>
    <w:rsid w:val="0008732D"/>
    <w:rsid w:val="000938CC"/>
    <w:rsid w:val="0009735C"/>
    <w:rsid w:val="000A104C"/>
    <w:rsid w:val="000A19DE"/>
    <w:rsid w:val="000A3431"/>
    <w:rsid w:val="000A3EAB"/>
    <w:rsid w:val="000B12B2"/>
    <w:rsid w:val="000B3868"/>
    <w:rsid w:val="000B6B64"/>
    <w:rsid w:val="000C1926"/>
    <w:rsid w:val="000C1A18"/>
    <w:rsid w:val="000C216F"/>
    <w:rsid w:val="000C450E"/>
    <w:rsid w:val="000C648D"/>
    <w:rsid w:val="000D1294"/>
    <w:rsid w:val="000D17C0"/>
    <w:rsid w:val="000D77C2"/>
    <w:rsid w:val="000E039E"/>
    <w:rsid w:val="000E12AB"/>
    <w:rsid w:val="000E27F9"/>
    <w:rsid w:val="000E2B1E"/>
    <w:rsid w:val="000E311F"/>
    <w:rsid w:val="000E39BF"/>
    <w:rsid w:val="000E3A68"/>
    <w:rsid w:val="000E6CE0"/>
    <w:rsid w:val="000E6F73"/>
    <w:rsid w:val="000E7487"/>
    <w:rsid w:val="000F4055"/>
    <w:rsid w:val="000F6402"/>
    <w:rsid w:val="000F77E3"/>
    <w:rsid w:val="00107B02"/>
    <w:rsid w:val="0011011B"/>
    <w:rsid w:val="00110B60"/>
    <w:rsid w:val="0011363A"/>
    <w:rsid w:val="00113A3F"/>
    <w:rsid w:val="001164FE"/>
    <w:rsid w:val="00125084"/>
    <w:rsid w:val="00125277"/>
    <w:rsid w:val="001375F7"/>
    <w:rsid w:val="00141FB8"/>
    <w:rsid w:val="001445DA"/>
    <w:rsid w:val="00144FAB"/>
    <w:rsid w:val="001546D1"/>
    <w:rsid w:val="001554E9"/>
    <w:rsid w:val="00160D59"/>
    <w:rsid w:val="00162BF1"/>
    <w:rsid w:val="0016560C"/>
    <w:rsid w:val="00171E5E"/>
    <w:rsid w:val="00173DFA"/>
    <w:rsid w:val="00186092"/>
    <w:rsid w:val="00193A97"/>
    <w:rsid w:val="00193C4C"/>
    <w:rsid w:val="001948BE"/>
    <w:rsid w:val="00195474"/>
    <w:rsid w:val="0019547B"/>
    <w:rsid w:val="001A12CE"/>
    <w:rsid w:val="001A158F"/>
    <w:rsid w:val="001A1901"/>
    <w:rsid w:val="001A5009"/>
    <w:rsid w:val="001A6292"/>
    <w:rsid w:val="001A7511"/>
    <w:rsid w:val="001B2F1E"/>
    <w:rsid w:val="001C33B0"/>
    <w:rsid w:val="001C34EF"/>
    <w:rsid w:val="001C57E6"/>
    <w:rsid w:val="001C5CBB"/>
    <w:rsid w:val="001D1F5F"/>
    <w:rsid w:val="001D2BC5"/>
    <w:rsid w:val="001D6234"/>
    <w:rsid w:val="001E646A"/>
    <w:rsid w:val="001E682E"/>
    <w:rsid w:val="001E7B62"/>
    <w:rsid w:val="001F007F"/>
    <w:rsid w:val="001F0D36"/>
    <w:rsid w:val="001F2234"/>
    <w:rsid w:val="00202F3F"/>
    <w:rsid w:val="0020441A"/>
    <w:rsid w:val="00204459"/>
    <w:rsid w:val="00204F53"/>
    <w:rsid w:val="00206966"/>
    <w:rsid w:val="002121AE"/>
    <w:rsid w:val="0021353A"/>
    <w:rsid w:val="00216C8D"/>
    <w:rsid w:val="00223007"/>
    <w:rsid w:val="002234B7"/>
    <w:rsid w:val="00224BB2"/>
    <w:rsid w:val="00235240"/>
    <w:rsid w:val="002368FD"/>
    <w:rsid w:val="00237147"/>
    <w:rsid w:val="002404BE"/>
    <w:rsid w:val="0024110F"/>
    <w:rsid w:val="002423AB"/>
    <w:rsid w:val="002440B0"/>
    <w:rsid w:val="00246AB5"/>
    <w:rsid w:val="00257863"/>
    <w:rsid w:val="002611BE"/>
    <w:rsid w:val="00264729"/>
    <w:rsid w:val="0027613C"/>
    <w:rsid w:val="0027772F"/>
    <w:rsid w:val="0027792D"/>
    <w:rsid w:val="00281E88"/>
    <w:rsid w:val="00282723"/>
    <w:rsid w:val="00282788"/>
    <w:rsid w:val="0028617A"/>
    <w:rsid w:val="0028728E"/>
    <w:rsid w:val="00290A62"/>
    <w:rsid w:val="0029136E"/>
    <w:rsid w:val="00294185"/>
    <w:rsid w:val="002944F5"/>
    <w:rsid w:val="0029608A"/>
    <w:rsid w:val="002A011C"/>
    <w:rsid w:val="002A2C1C"/>
    <w:rsid w:val="002A344E"/>
    <w:rsid w:val="002A6617"/>
    <w:rsid w:val="002A7E1B"/>
    <w:rsid w:val="002B0EDC"/>
    <w:rsid w:val="002B2A69"/>
    <w:rsid w:val="002B336F"/>
    <w:rsid w:val="002B4718"/>
    <w:rsid w:val="002B4988"/>
    <w:rsid w:val="002B4A5A"/>
    <w:rsid w:val="002B4F78"/>
    <w:rsid w:val="002D033F"/>
    <w:rsid w:val="002D5522"/>
    <w:rsid w:val="002D5F8E"/>
    <w:rsid w:val="002D7CF0"/>
    <w:rsid w:val="002E1CAD"/>
    <w:rsid w:val="002E30EB"/>
    <w:rsid w:val="002E6DD1"/>
    <w:rsid w:val="002F027E"/>
    <w:rsid w:val="002F30B3"/>
    <w:rsid w:val="002F7DBA"/>
    <w:rsid w:val="00300AAB"/>
    <w:rsid w:val="00302FA6"/>
    <w:rsid w:val="00305AA8"/>
    <w:rsid w:val="003072D5"/>
    <w:rsid w:val="00312CEA"/>
    <w:rsid w:val="00313093"/>
    <w:rsid w:val="0031642B"/>
    <w:rsid w:val="00320394"/>
    <w:rsid w:val="00320BFA"/>
    <w:rsid w:val="0032378D"/>
    <w:rsid w:val="00323C44"/>
    <w:rsid w:val="003279C8"/>
    <w:rsid w:val="00327D43"/>
    <w:rsid w:val="00330429"/>
    <w:rsid w:val="00330896"/>
    <w:rsid w:val="00332A73"/>
    <w:rsid w:val="0033356F"/>
    <w:rsid w:val="00335048"/>
    <w:rsid w:val="00340AD0"/>
    <w:rsid w:val="00340B6D"/>
    <w:rsid w:val="00340C8E"/>
    <w:rsid w:val="00344521"/>
    <w:rsid w:val="00344540"/>
    <w:rsid w:val="003471AF"/>
    <w:rsid w:val="003519A3"/>
    <w:rsid w:val="00351AA9"/>
    <w:rsid w:val="00357900"/>
    <w:rsid w:val="00360874"/>
    <w:rsid w:val="00362443"/>
    <w:rsid w:val="0037046F"/>
    <w:rsid w:val="003755E9"/>
    <w:rsid w:val="00377819"/>
    <w:rsid w:val="00377DA7"/>
    <w:rsid w:val="00383087"/>
    <w:rsid w:val="003952DC"/>
    <w:rsid w:val="003954DF"/>
    <w:rsid w:val="003A1660"/>
    <w:rsid w:val="003A26ED"/>
    <w:rsid w:val="003A2B7D"/>
    <w:rsid w:val="003A4A75"/>
    <w:rsid w:val="003A5366"/>
    <w:rsid w:val="003B647A"/>
    <w:rsid w:val="003C0C12"/>
    <w:rsid w:val="003C10B4"/>
    <w:rsid w:val="003C5262"/>
    <w:rsid w:val="003C74D2"/>
    <w:rsid w:val="003D398C"/>
    <w:rsid w:val="003D40BD"/>
    <w:rsid w:val="003D473B"/>
    <w:rsid w:val="003D4B35"/>
    <w:rsid w:val="003D6BA1"/>
    <w:rsid w:val="003E317B"/>
    <w:rsid w:val="003E379E"/>
    <w:rsid w:val="003E4598"/>
    <w:rsid w:val="003E4F19"/>
    <w:rsid w:val="003E7211"/>
    <w:rsid w:val="003F19A0"/>
    <w:rsid w:val="003F2E20"/>
    <w:rsid w:val="003F5357"/>
    <w:rsid w:val="003F5F25"/>
    <w:rsid w:val="00402AE6"/>
    <w:rsid w:val="0040436D"/>
    <w:rsid w:val="0040555B"/>
    <w:rsid w:val="00410543"/>
    <w:rsid w:val="00411C29"/>
    <w:rsid w:val="004173CC"/>
    <w:rsid w:val="004229B9"/>
    <w:rsid w:val="0042356B"/>
    <w:rsid w:val="00423BA9"/>
    <w:rsid w:val="0042420A"/>
    <w:rsid w:val="004243D2"/>
    <w:rsid w:val="00424610"/>
    <w:rsid w:val="00424EF1"/>
    <w:rsid w:val="004337A2"/>
    <w:rsid w:val="00445B78"/>
    <w:rsid w:val="004470D1"/>
    <w:rsid w:val="00451B94"/>
    <w:rsid w:val="00453F84"/>
    <w:rsid w:val="00455943"/>
    <w:rsid w:val="00457804"/>
    <w:rsid w:val="00463C83"/>
    <w:rsid w:val="00470C41"/>
    <w:rsid w:val="0047690F"/>
    <w:rsid w:val="00476C78"/>
    <w:rsid w:val="00477E8E"/>
    <w:rsid w:val="00483778"/>
    <w:rsid w:val="00484D3B"/>
    <w:rsid w:val="0048576D"/>
    <w:rsid w:val="0048635F"/>
    <w:rsid w:val="004867BF"/>
    <w:rsid w:val="00493B1A"/>
    <w:rsid w:val="0049495C"/>
    <w:rsid w:val="00497EF6"/>
    <w:rsid w:val="004A00F8"/>
    <w:rsid w:val="004A685C"/>
    <w:rsid w:val="004B021E"/>
    <w:rsid w:val="004B42D8"/>
    <w:rsid w:val="004B4B0F"/>
    <w:rsid w:val="004B6B8F"/>
    <w:rsid w:val="004B7511"/>
    <w:rsid w:val="004C0096"/>
    <w:rsid w:val="004C1A3C"/>
    <w:rsid w:val="004E23CE"/>
    <w:rsid w:val="004E516B"/>
    <w:rsid w:val="004E6323"/>
    <w:rsid w:val="004F0261"/>
    <w:rsid w:val="004F1C51"/>
    <w:rsid w:val="004F7554"/>
    <w:rsid w:val="00500539"/>
    <w:rsid w:val="00503373"/>
    <w:rsid w:val="00503F3F"/>
    <w:rsid w:val="005123DB"/>
    <w:rsid w:val="0052126D"/>
    <w:rsid w:val="0052660B"/>
    <w:rsid w:val="00530C89"/>
    <w:rsid w:val="005329FA"/>
    <w:rsid w:val="00536336"/>
    <w:rsid w:val="00542ED7"/>
    <w:rsid w:val="00550D4A"/>
    <w:rsid w:val="00564A29"/>
    <w:rsid w:val="00564FBC"/>
    <w:rsid w:val="005705A9"/>
    <w:rsid w:val="00572864"/>
    <w:rsid w:val="0058482B"/>
    <w:rsid w:val="00584AB9"/>
    <w:rsid w:val="0058618A"/>
    <w:rsid w:val="00586DF0"/>
    <w:rsid w:val="005873C6"/>
    <w:rsid w:val="00591611"/>
    <w:rsid w:val="005A362B"/>
    <w:rsid w:val="005A4952"/>
    <w:rsid w:val="005A61F9"/>
    <w:rsid w:val="005B07A5"/>
    <w:rsid w:val="005B20A1"/>
    <w:rsid w:val="005B2478"/>
    <w:rsid w:val="005C21FC"/>
    <w:rsid w:val="005C2316"/>
    <w:rsid w:val="005C30AE"/>
    <w:rsid w:val="005C7F94"/>
    <w:rsid w:val="005E35F3"/>
    <w:rsid w:val="005E400D"/>
    <w:rsid w:val="005E4EC3"/>
    <w:rsid w:val="005E698D"/>
    <w:rsid w:val="005F09F1"/>
    <w:rsid w:val="005F3808"/>
    <w:rsid w:val="005F5720"/>
    <w:rsid w:val="005F645A"/>
    <w:rsid w:val="0060060C"/>
    <w:rsid w:val="00604DDA"/>
    <w:rsid w:val="00610C3B"/>
    <w:rsid w:val="006118D1"/>
    <w:rsid w:val="00612421"/>
    <w:rsid w:val="0061251F"/>
    <w:rsid w:val="0061648B"/>
    <w:rsid w:val="00620D93"/>
    <w:rsid w:val="0062386A"/>
    <w:rsid w:val="0062576D"/>
    <w:rsid w:val="00625788"/>
    <w:rsid w:val="00627018"/>
    <w:rsid w:val="006270EA"/>
    <w:rsid w:val="00627FD3"/>
    <w:rsid w:val="006305AA"/>
    <w:rsid w:val="0063277E"/>
    <w:rsid w:val="006364F4"/>
    <w:rsid w:val="006426D5"/>
    <w:rsid w:val="00642924"/>
    <w:rsid w:val="0064441A"/>
    <w:rsid w:val="00644536"/>
    <w:rsid w:val="006466FF"/>
    <w:rsid w:val="00646A5F"/>
    <w:rsid w:val="006475C1"/>
    <w:rsid w:val="006538B8"/>
    <w:rsid w:val="00653C89"/>
    <w:rsid w:val="00656C00"/>
    <w:rsid w:val="00661967"/>
    <w:rsid w:val="00661F61"/>
    <w:rsid w:val="00664C5E"/>
    <w:rsid w:val="006650C8"/>
    <w:rsid w:val="00671B49"/>
    <w:rsid w:val="00672198"/>
    <w:rsid w:val="00674155"/>
    <w:rsid w:val="006746CA"/>
    <w:rsid w:val="00677715"/>
    <w:rsid w:val="00685A65"/>
    <w:rsid w:val="00695745"/>
    <w:rsid w:val="0069600B"/>
    <w:rsid w:val="006A0A1A"/>
    <w:rsid w:val="006A6460"/>
    <w:rsid w:val="006B104E"/>
    <w:rsid w:val="006B1741"/>
    <w:rsid w:val="006B2C35"/>
    <w:rsid w:val="006B5AEA"/>
    <w:rsid w:val="006B6383"/>
    <w:rsid w:val="006B640D"/>
    <w:rsid w:val="006C5D48"/>
    <w:rsid w:val="006C61FA"/>
    <w:rsid w:val="006D0896"/>
    <w:rsid w:val="006D7044"/>
    <w:rsid w:val="006E25D2"/>
    <w:rsid w:val="006E4F98"/>
    <w:rsid w:val="006F2941"/>
    <w:rsid w:val="00702E88"/>
    <w:rsid w:val="0070391A"/>
    <w:rsid w:val="00706486"/>
    <w:rsid w:val="0071137C"/>
    <w:rsid w:val="0071256F"/>
    <w:rsid w:val="00713001"/>
    <w:rsid w:val="007214E3"/>
    <w:rsid w:val="007222F7"/>
    <w:rsid w:val="0072285A"/>
    <w:rsid w:val="00724679"/>
    <w:rsid w:val="00725368"/>
    <w:rsid w:val="0072659C"/>
    <w:rsid w:val="007304F3"/>
    <w:rsid w:val="00730839"/>
    <w:rsid w:val="00730F60"/>
    <w:rsid w:val="00731B3E"/>
    <w:rsid w:val="00731F32"/>
    <w:rsid w:val="00733FF9"/>
    <w:rsid w:val="00737277"/>
    <w:rsid w:val="00737F91"/>
    <w:rsid w:val="00740677"/>
    <w:rsid w:val="00740CF7"/>
    <w:rsid w:val="007539D2"/>
    <w:rsid w:val="007554DF"/>
    <w:rsid w:val="0075776D"/>
    <w:rsid w:val="007613FB"/>
    <w:rsid w:val="00761E34"/>
    <w:rsid w:val="00763664"/>
    <w:rsid w:val="00766D50"/>
    <w:rsid w:val="00767949"/>
    <w:rsid w:val="00771BE4"/>
    <w:rsid w:val="007722BF"/>
    <w:rsid w:val="0077580B"/>
    <w:rsid w:val="00775905"/>
    <w:rsid w:val="00780189"/>
    <w:rsid w:val="00781167"/>
    <w:rsid w:val="007824CA"/>
    <w:rsid w:val="007839A4"/>
    <w:rsid w:val="007854B3"/>
    <w:rsid w:val="0078787D"/>
    <w:rsid w:val="00787FA8"/>
    <w:rsid w:val="0079005E"/>
    <w:rsid w:val="007944F8"/>
    <w:rsid w:val="007973E3"/>
    <w:rsid w:val="007A1883"/>
    <w:rsid w:val="007A2151"/>
    <w:rsid w:val="007B01A8"/>
    <w:rsid w:val="007B740E"/>
    <w:rsid w:val="007C3157"/>
    <w:rsid w:val="007C49B8"/>
    <w:rsid w:val="007D0720"/>
    <w:rsid w:val="007D10F2"/>
    <w:rsid w:val="007D1EF6"/>
    <w:rsid w:val="007D207E"/>
    <w:rsid w:val="007D6DEC"/>
    <w:rsid w:val="007E366A"/>
    <w:rsid w:val="007E46A1"/>
    <w:rsid w:val="007E730D"/>
    <w:rsid w:val="007E7311"/>
    <w:rsid w:val="007F403E"/>
    <w:rsid w:val="007F41F7"/>
    <w:rsid w:val="007F50B4"/>
    <w:rsid w:val="007F73BD"/>
    <w:rsid w:val="008070E8"/>
    <w:rsid w:val="008072AC"/>
    <w:rsid w:val="00810CEA"/>
    <w:rsid w:val="00814C37"/>
    <w:rsid w:val="008233E5"/>
    <w:rsid w:val="00823AFE"/>
    <w:rsid w:val="00831052"/>
    <w:rsid w:val="00833DE8"/>
    <w:rsid w:val="00833F47"/>
    <w:rsid w:val="008348C3"/>
    <w:rsid w:val="00835F5C"/>
    <w:rsid w:val="008373B4"/>
    <w:rsid w:val="008404C4"/>
    <w:rsid w:val="00841A97"/>
    <w:rsid w:val="0084226C"/>
    <w:rsid w:val="00844DEA"/>
    <w:rsid w:val="00845C4A"/>
    <w:rsid w:val="00847D37"/>
    <w:rsid w:val="0085001D"/>
    <w:rsid w:val="00854ADE"/>
    <w:rsid w:val="00860AFF"/>
    <w:rsid w:val="00862F83"/>
    <w:rsid w:val="008645CA"/>
    <w:rsid w:val="00871346"/>
    <w:rsid w:val="00871A41"/>
    <w:rsid w:val="00871FFC"/>
    <w:rsid w:val="008734B5"/>
    <w:rsid w:val="0088112B"/>
    <w:rsid w:val="00881468"/>
    <w:rsid w:val="00885032"/>
    <w:rsid w:val="008869C4"/>
    <w:rsid w:val="00886D76"/>
    <w:rsid w:val="00890293"/>
    <w:rsid w:val="00897019"/>
    <w:rsid w:val="008A11A1"/>
    <w:rsid w:val="008A38E3"/>
    <w:rsid w:val="008B0A07"/>
    <w:rsid w:val="008B0A54"/>
    <w:rsid w:val="008B41AB"/>
    <w:rsid w:val="008B574A"/>
    <w:rsid w:val="008B781F"/>
    <w:rsid w:val="008C0069"/>
    <w:rsid w:val="008C1495"/>
    <w:rsid w:val="008C4464"/>
    <w:rsid w:val="008C4851"/>
    <w:rsid w:val="008C5E2A"/>
    <w:rsid w:val="008D0351"/>
    <w:rsid w:val="008D5522"/>
    <w:rsid w:val="008D69C5"/>
    <w:rsid w:val="008D7404"/>
    <w:rsid w:val="008E0F86"/>
    <w:rsid w:val="008F1E98"/>
    <w:rsid w:val="008F2DC1"/>
    <w:rsid w:val="008F70AD"/>
    <w:rsid w:val="008F7CAF"/>
    <w:rsid w:val="00900DB1"/>
    <w:rsid w:val="009022BF"/>
    <w:rsid w:val="00905D60"/>
    <w:rsid w:val="00911CD9"/>
    <w:rsid w:val="00912B71"/>
    <w:rsid w:val="00915CD7"/>
    <w:rsid w:val="00921178"/>
    <w:rsid w:val="00922182"/>
    <w:rsid w:val="009228DE"/>
    <w:rsid w:val="00925EDC"/>
    <w:rsid w:val="00931632"/>
    <w:rsid w:val="00932C92"/>
    <w:rsid w:val="00933459"/>
    <w:rsid w:val="009454E4"/>
    <w:rsid w:val="00946F84"/>
    <w:rsid w:val="00954A53"/>
    <w:rsid w:val="00961BC2"/>
    <w:rsid w:val="009640A3"/>
    <w:rsid w:val="0096683A"/>
    <w:rsid w:val="00967611"/>
    <w:rsid w:val="00981DAA"/>
    <w:rsid w:val="00984240"/>
    <w:rsid w:val="0098700A"/>
    <w:rsid w:val="00987533"/>
    <w:rsid w:val="00987A29"/>
    <w:rsid w:val="00987F2B"/>
    <w:rsid w:val="00990DEE"/>
    <w:rsid w:val="0099108A"/>
    <w:rsid w:val="00995B07"/>
    <w:rsid w:val="009A2619"/>
    <w:rsid w:val="009A5850"/>
    <w:rsid w:val="009A628E"/>
    <w:rsid w:val="009A6D33"/>
    <w:rsid w:val="009A7C27"/>
    <w:rsid w:val="009B10D6"/>
    <w:rsid w:val="009B6F12"/>
    <w:rsid w:val="009D2D8B"/>
    <w:rsid w:val="009D59E8"/>
    <w:rsid w:val="009D65D0"/>
    <w:rsid w:val="009D7E91"/>
    <w:rsid w:val="009E0D48"/>
    <w:rsid w:val="009E135E"/>
    <w:rsid w:val="009E1D91"/>
    <w:rsid w:val="009E3C92"/>
    <w:rsid w:val="009E4797"/>
    <w:rsid w:val="009E511A"/>
    <w:rsid w:val="009E54F4"/>
    <w:rsid w:val="009F2BFA"/>
    <w:rsid w:val="009F3399"/>
    <w:rsid w:val="009F694B"/>
    <w:rsid w:val="009F758B"/>
    <w:rsid w:val="00A02511"/>
    <w:rsid w:val="00A03A3D"/>
    <w:rsid w:val="00A045C4"/>
    <w:rsid w:val="00A0460B"/>
    <w:rsid w:val="00A05D88"/>
    <w:rsid w:val="00A061AD"/>
    <w:rsid w:val="00A06647"/>
    <w:rsid w:val="00A10DFA"/>
    <w:rsid w:val="00A138E7"/>
    <w:rsid w:val="00A20D62"/>
    <w:rsid w:val="00A21708"/>
    <w:rsid w:val="00A22362"/>
    <w:rsid w:val="00A229F7"/>
    <w:rsid w:val="00A249BA"/>
    <w:rsid w:val="00A24B58"/>
    <w:rsid w:val="00A307C7"/>
    <w:rsid w:val="00A37C11"/>
    <w:rsid w:val="00A44581"/>
    <w:rsid w:val="00A44D22"/>
    <w:rsid w:val="00A45093"/>
    <w:rsid w:val="00A4628F"/>
    <w:rsid w:val="00A46844"/>
    <w:rsid w:val="00A50EAF"/>
    <w:rsid w:val="00A53A8D"/>
    <w:rsid w:val="00A57BD7"/>
    <w:rsid w:val="00A602F9"/>
    <w:rsid w:val="00A64FE4"/>
    <w:rsid w:val="00A650EE"/>
    <w:rsid w:val="00A662C8"/>
    <w:rsid w:val="00A7048B"/>
    <w:rsid w:val="00A71157"/>
    <w:rsid w:val="00A755BD"/>
    <w:rsid w:val="00A82F24"/>
    <w:rsid w:val="00A96659"/>
    <w:rsid w:val="00A966E6"/>
    <w:rsid w:val="00AA49AE"/>
    <w:rsid w:val="00AA6639"/>
    <w:rsid w:val="00AB2814"/>
    <w:rsid w:val="00AB2BE3"/>
    <w:rsid w:val="00AB7834"/>
    <w:rsid w:val="00AC2BBD"/>
    <w:rsid w:val="00AC4D5F"/>
    <w:rsid w:val="00AC6FFA"/>
    <w:rsid w:val="00AD19B6"/>
    <w:rsid w:val="00AD1A1C"/>
    <w:rsid w:val="00AD1D2C"/>
    <w:rsid w:val="00AE0525"/>
    <w:rsid w:val="00AE08DB"/>
    <w:rsid w:val="00AE2729"/>
    <w:rsid w:val="00AE3148"/>
    <w:rsid w:val="00AE41BA"/>
    <w:rsid w:val="00AE5AE2"/>
    <w:rsid w:val="00AE7343"/>
    <w:rsid w:val="00B00442"/>
    <w:rsid w:val="00B00A13"/>
    <w:rsid w:val="00B00D69"/>
    <w:rsid w:val="00B00E04"/>
    <w:rsid w:val="00B040A3"/>
    <w:rsid w:val="00B05485"/>
    <w:rsid w:val="00B140D9"/>
    <w:rsid w:val="00B1458E"/>
    <w:rsid w:val="00B14C51"/>
    <w:rsid w:val="00B20021"/>
    <w:rsid w:val="00B20FDE"/>
    <w:rsid w:val="00B34DD4"/>
    <w:rsid w:val="00B42041"/>
    <w:rsid w:val="00B422A1"/>
    <w:rsid w:val="00B43FBF"/>
    <w:rsid w:val="00B44F11"/>
    <w:rsid w:val="00B51846"/>
    <w:rsid w:val="00B527A0"/>
    <w:rsid w:val="00B5380F"/>
    <w:rsid w:val="00B56685"/>
    <w:rsid w:val="00B56FAE"/>
    <w:rsid w:val="00B61A91"/>
    <w:rsid w:val="00B621A5"/>
    <w:rsid w:val="00B62674"/>
    <w:rsid w:val="00B62979"/>
    <w:rsid w:val="00B70056"/>
    <w:rsid w:val="00B704C0"/>
    <w:rsid w:val="00B71048"/>
    <w:rsid w:val="00B71C86"/>
    <w:rsid w:val="00B74126"/>
    <w:rsid w:val="00B823A7"/>
    <w:rsid w:val="00B8578E"/>
    <w:rsid w:val="00B90FA5"/>
    <w:rsid w:val="00B9187B"/>
    <w:rsid w:val="00B919F1"/>
    <w:rsid w:val="00B97128"/>
    <w:rsid w:val="00BA0FD9"/>
    <w:rsid w:val="00BA2260"/>
    <w:rsid w:val="00BA326B"/>
    <w:rsid w:val="00BA7C93"/>
    <w:rsid w:val="00BB0171"/>
    <w:rsid w:val="00BB0FA7"/>
    <w:rsid w:val="00BB222E"/>
    <w:rsid w:val="00BB263A"/>
    <w:rsid w:val="00BB468D"/>
    <w:rsid w:val="00BC0E8D"/>
    <w:rsid w:val="00BC4F18"/>
    <w:rsid w:val="00BC5963"/>
    <w:rsid w:val="00BE2E38"/>
    <w:rsid w:val="00BE446D"/>
    <w:rsid w:val="00BE4BAD"/>
    <w:rsid w:val="00BE6551"/>
    <w:rsid w:val="00BF0591"/>
    <w:rsid w:val="00BF093B"/>
    <w:rsid w:val="00BF1AA1"/>
    <w:rsid w:val="00BF2308"/>
    <w:rsid w:val="00BF5C69"/>
    <w:rsid w:val="00BF6A3B"/>
    <w:rsid w:val="00C00B88"/>
    <w:rsid w:val="00C06B2A"/>
    <w:rsid w:val="00C1607A"/>
    <w:rsid w:val="00C1654C"/>
    <w:rsid w:val="00C16FD2"/>
    <w:rsid w:val="00C271C3"/>
    <w:rsid w:val="00C35E57"/>
    <w:rsid w:val="00C35E80"/>
    <w:rsid w:val="00C40AA2"/>
    <w:rsid w:val="00C411F0"/>
    <w:rsid w:val="00C4244F"/>
    <w:rsid w:val="00C42FB2"/>
    <w:rsid w:val="00C53661"/>
    <w:rsid w:val="00C632ED"/>
    <w:rsid w:val="00C63E36"/>
    <w:rsid w:val="00C64575"/>
    <w:rsid w:val="00C6461C"/>
    <w:rsid w:val="00C66150"/>
    <w:rsid w:val="00C668D7"/>
    <w:rsid w:val="00C70BAD"/>
    <w:rsid w:val="00C70EF5"/>
    <w:rsid w:val="00C756C5"/>
    <w:rsid w:val="00C76096"/>
    <w:rsid w:val="00C7688C"/>
    <w:rsid w:val="00C77865"/>
    <w:rsid w:val="00C82195"/>
    <w:rsid w:val="00C82CAE"/>
    <w:rsid w:val="00C8442E"/>
    <w:rsid w:val="00C92A64"/>
    <w:rsid w:val="00C930A8"/>
    <w:rsid w:val="00C96C72"/>
    <w:rsid w:val="00CA108B"/>
    <w:rsid w:val="00CA6CDB"/>
    <w:rsid w:val="00CB1B35"/>
    <w:rsid w:val="00CB2EA2"/>
    <w:rsid w:val="00CB4942"/>
    <w:rsid w:val="00CB5E13"/>
    <w:rsid w:val="00CB6553"/>
    <w:rsid w:val="00CC2057"/>
    <w:rsid w:val="00CC3524"/>
    <w:rsid w:val="00CC3BE6"/>
    <w:rsid w:val="00CD27BE"/>
    <w:rsid w:val="00CD29E9"/>
    <w:rsid w:val="00CD4BBC"/>
    <w:rsid w:val="00CD5AD8"/>
    <w:rsid w:val="00CD6F0F"/>
    <w:rsid w:val="00CE0BB7"/>
    <w:rsid w:val="00CE32E6"/>
    <w:rsid w:val="00CE3E9A"/>
    <w:rsid w:val="00CE4E31"/>
    <w:rsid w:val="00CE540B"/>
    <w:rsid w:val="00CE6EB5"/>
    <w:rsid w:val="00CE708B"/>
    <w:rsid w:val="00CF26B7"/>
    <w:rsid w:val="00CF6604"/>
    <w:rsid w:val="00CF6E39"/>
    <w:rsid w:val="00CF72DA"/>
    <w:rsid w:val="00CF7432"/>
    <w:rsid w:val="00D02B9F"/>
    <w:rsid w:val="00D0769A"/>
    <w:rsid w:val="00D07936"/>
    <w:rsid w:val="00D11E84"/>
    <w:rsid w:val="00D12B71"/>
    <w:rsid w:val="00D15B4E"/>
    <w:rsid w:val="00D177E7"/>
    <w:rsid w:val="00D2079F"/>
    <w:rsid w:val="00D21DC8"/>
    <w:rsid w:val="00D222DD"/>
    <w:rsid w:val="00D22C31"/>
    <w:rsid w:val="00D26175"/>
    <w:rsid w:val="00D420AB"/>
    <w:rsid w:val="00D447EF"/>
    <w:rsid w:val="00D505E2"/>
    <w:rsid w:val="00D50BED"/>
    <w:rsid w:val="00D56C33"/>
    <w:rsid w:val="00D6498F"/>
    <w:rsid w:val="00D7109D"/>
    <w:rsid w:val="00D734C2"/>
    <w:rsid w:val="00D73DF6"/>
    <w:rsid w:val="00D7463D"/>
    <w:rsid w:val="00D80F5A"/>
    <w:rsid w:val="00D83090"/>
    <w:rsid w:val="00D83DE8"/>
    <w:rsid w:val="00D84943"/>
    <w:rsid w:val="00D873CF"/>
    <w:rsid w:val="00D94AE7"/>
    <w:rsid w:val="00D966B3"/>
    <w:rsid w:val="00D96E3F"/>
    <w:rsid w:val="00D970F0"/>
    <w:rsid w:val="00DA13CB"/>
    <w:rsid w:val="00DA3A69"/>
    <w:rsid w:val="00DA4540"/>
    <w:rsid w:val="00DA587E"/>
    <w:rsid w:val="00DA60F4"/>
    <w:rsid w:val="00DA6C1D"/>
    <w:rsid w:val="00DA72D4"/>
    <w:rsid w:val="00DB0F8B"/>
    <w:rsid w:val="00DB3052"/>
    <w:rsid w:val="00DC2D17"/>
    <w:rsid w:val="00DC4B2C"/>
    <w:rsid w:val="00DD3E7F"/>
    <w:rsid w:val="00DE115E"/>
    <w:rsid w:val="00DE23BF"/>
    <w:rsid w:val="00DE3981"/>
    <w:rsid w:val="00DE40DD"/>
    <w:rsid w:val="00DE57B4"/>
    <w:rsid w:val="00DE6AFD"/>
    <w:rsid w:val="00DE7755"/>
    <w:rsid w:val="00DE7819"/>
    <w:rsid w:val="00DE79CB"/>
    <w:rsid w:val="00DF059A"/>
    <w:rsid w:val="00DF3D56"/>
    <w:rsid w:val="00DF64E9"/>
    <w:rsid w:val="00DF6D19"/>
    <w:rsid w:val="00DF6ED2"/>
    <w:rsid w:val="00DF70F5"/>
    <w:rsid w:val="00E162E7"/>
    <w:rsid w:val="00E2252C"/>
    <w:rsid w:val="00E2285A"/>
    <w:rsid w:val="00E270C0"/>
    <w:rsid w:val="00E353F7"/>
    <w:rsid w:val="00E355AE"/>
    <w:rsid w:val="00E36D82"/>
    <w:rsid w:val="00E42F5C"/>
    <w:rsid w:val="00E460B9"/>
    <w:rsid w:val="00E511BF"/>
    <w:rsid w:val="00E51601"/>
    <w:rsid w:val="00E51965"/>
    <w:rsid w:val="00E52FC8"/>
    <w:rsid w:val="00E605CD"/>
    <w:rsid w:val="00E634FB"/>
    <w:rsid w:val="00E64757"/>
    <w:rsid w:val="00E65AF1"/>
    <w:rsid w:val="00E67121"/>
    <w:rsid w:val="00E7198D"/>
    <w:rsid w:val="00E735AF"/>
    <w:rsid w:val="00E74CA6"/>
    <w:rsid w:val="00E75E3D"/>
    <w:rsid w:val="00E76F8E"/>
    <w:rsid w:val="00E81448"/>
    <w:rsid w:val="00E832FF"/>
    <w:rsid w:val="00E84491"/>
    <w:rsid w:val="00E86D0B"/>
    <w:rsid w:val="00E908A4"/>
    <w:rsid w:val="00E92B38"/>
    <w:rsid w:val="00E93116"/>
    <w:rsid w:val="00E9731C"/>
    <w:rsid w:val="00EA04ED"/>
    <w:rsid w:val="00EA2D00"/>
    <w:rsid w:val="00EA4E4C"/>
    <w:rsid w:val="00EA5AAF"/>
    <w:rsid w:val="00EB04B7"/>
    <w:rsid w:val="00EB1484"/>
    <w:rsid w:val="00EB3AA8"/>
    <w:rsid w:val="00EB3C64"/>
    <w:rsid w:val="00EB7992"/>
    <w:rsid w:val="00EC0104"/>
    <w:rsid w:val="00EC0184"/>
    <w:rsid w:val="00EC1A56"/>
    <w:rsid w:val="00EC2D7A"/>
    <w:rsid w:val="00EC633A"/>
    <w:rsid w:val="00ED1B9D"/>
    <w:rsid w:val="00EE056F"/>
    <w:rsid w:val="00EE4828"/>
    <w:rsid w:val="00EE4B16"/>
    <w:rsid w:val="00EE5A35"/>
    <w:rsid w:val="00EF24B0"/>
    <w:rsid w:val="00EF43F5"/>
    <w:rsid w:val="00F017AF"/>
    <w:rsid w:val="00F041C4"/>
    <w:rsid w:val="00F049C5"/>
    <w:rsid w:val="00F07D91"/>
    <w:rsid w:val="00F10ECC"/>
    <w:rsid w:val="00F1230A"/>
    <w:rsid w:val="00F14812"/>
    <w:rsid w:val="00F1598C"/>
    <w:rsid w:val="00F20BC6"/>
    <w:rsid w:val="00F21403"/>
    <w:rsid w:val="00F22CBD"/>
    <w:rsid w:val="00F255FC"/>
    <w:rsid w:val="00F259B0"/>
    <w:rsid w:val="00F25C34"/>
    <w:rsid w:val="00F25FEE"/>
    <w:rsid w:val="00F26A20"/>
    <w:rsid w:val="00F276C9"/>
    <w:rsid w:val="00F31359"/>
    <w:rsid w:val="00F40690"/>
    <w:rsid w:val="00F408F0"/>
    <w:rsid w:val="00F43B8F"/>
    <w:rsid w:val="00F46594"/>
    <w:rsid w:val="00F50110"/>
    <w:rsid w:val="00F51785"/>
    <w:rsid w:val="00F530D7"/>
    <w:rsid w:val="00F541E6"/>
    <w:rsid w:val="00F54B6B"/>
    <w:rsid w:val="00F62F49"/>
    <w:rsid w:val="00F63D14"/>
    <w:rsid w:val="00F640BF"/>
    <w:rsid w:val="00F70754"/>
    <w:rsid w:val="00F76F33"/>
    <w:rsid w:val="00F77926"/>
    <w:rsid w:val="00F813CD"/>
    <w:rsid w:val="00F83A19"/>
    <w:rsid w:val="00F86E3D"/>
    <w:rsid w:val="00F879A1"/>
    <w:rsid w:val="00F92FC4"/>
    <w:rsid w:val="00F93567"/>
    <w:rsid w:val="00F962DA"/>
    <w:rsid w:val="00F96769"/>
    <w:rsid w:val="00F977AA"/>
    <w:rsid w:val="00F9793C"/>
    <w:rsid w:val="00F97E19"/>
    <w:rsid w:val="00FA0C14"/>
    <w:rsid w:val="00FA137A"/>
    <w:rsid w:val="00FA266A"/>
    <w:rsid w:val="00FA324B"/>
    <w:rsid w:val="00FA3E7D"/>
    <w:rsid w:val="00FA5504"/>
    <w:rsid w:val="00FA5FAC"/>
    <w:rsid w:val="00FA65F8"/>
    <w:rsid w:val="00FB2B1E"/>
    <w:rsid w:val="00FB4B02"/>
    <w:rsid w:val="00FB675F"/>
    <w:rsid w:val="00FC1DD0"/>
    <w:rsid w:val="00FC2110"/>
    <w:rsid w:val="00FC2831"/>
    <w:rsid w:val="00FC2D40"/>
    <w:rsid w:val="00FC3600"/>
    <w:rsid w:val="00FC4A9F"/>
    <w:rsid w:val="00FC565B"/>
    <w:rsid w:val="00FD2468"/>
    <w:rsid w:val="00FE006E"/>
    <w:rsid w:val="00FE197E"/>
    <w:rsid w:val="00FE19C2"/>
    <w:rsid w:val="00FE25D6"/>
    <w:rsid w:val="00FF0DF1"/>
    <w:rsid w:val="00FF26AA"/>
    <w:rsid w:val="00FF64CF"/>
    <w:rsid w:val="00FF683B"/>
    <w:rsid w:val="00FF70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B0D4A1"/>
  <w15:chartTrackingRefBased/>
  <w15:docId w15:val="{9A5BBFBB-CD8D-470C-85EB-57BF0C4EC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FC4A9F"/>
    <w:pPr>
      <w:numPr>
        <w:numId w:val="1"/>
      </w:numPr>
      <w:tabs>
        <w:tab w:val="left" w:pos="284"/>
      </w:tabs>
      <w:spacing w:before="240" w:line="360" w:lineRule="auto"/>
      <w:ind w:left="284" w:hanging="284"/>
      <w:jc w:val="both"/>
      <w:outlineLvl w:val="0"/>
    </w:pPr>
    <w:rPr>
      <w:b/>
      <w:caps/>
    </w:rPr>
  </w:style>
  <w:style w:type="paragraph" w:styleId="Ttulo2">
    <w:name w:val="heading 2"/>
    <w:aliases w:val="TF-TÍTULO 2"/>
    <w:next w:val="TF-TEXTO"/>
    <w:autoRedefine/>
    <w:qFormat/>
    <w:rsid w:val="00351AA9"/>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2368FD"/>
    <w:pPr>
      <w:keepNext/>
      <w:keepLines/>
    </w:pPr>
    <w:rPr>
      <w:sz w:val="22"/>
    </w:r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FC4A9F"/>
    <w:pPr>
      <w:keepLines w:val="0"/>
      <w:spacing w:line="360" w:lineRule="auto"/>
      <w:jc w:val="center"/>
    </w:pPr>
    <w:rPr>
      <w:rFonts w:ascii="Times" w:hAnsi="Times"/>
      <w:b/>
      <w:caps/>
      <w:szCs w:val="20"/>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3"/>
      </w:numPr>
      <w:spacing w:line="360" w:lineRule="auto"/>
      <w:contextualSpacing/>
      <w:jc w:val="both"/>
    </w:pPr>
    <w:rPr>
      <w:sz w:val="24"/>
    </w:r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pPr>
      <w:tabs>
        <w:tab w:val="center" w:pos="4320"/>
        <w:tab w:val="right" w:pos="8640"/>
      </w:tabs>
    </w:pPr>
  </w:style>
  <w:style w:type="character" w:customStyle="1" w:styleId="RodapChar">
    <w:name w:val="Rodapé Char"/>
    <w:link w:val="Rodap"/>
    <w:uiPriority w:val="99"/>
    <w:rsid w:val="00052A07"/>
    <w:rPr>
      <w:sz w:val="24"/>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FC4A9F"/>
    <w:pPr>
      <w:spacing w:before="60"/>
      <w:jc w:val="center"/>
      <w:outlineLvl w:val="0"/>
    </w:pPr>
    <w:rPr>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1E682E"/>
    <w:pPr>
      <w:spacing w:after="24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spacing w:before="0" w:line="240" w:lineRule="auto"/>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DE6AFD"/>
    <w:pPr>
      <w:spacing w:before="120"/>
      <w:jc w:val="center"/>
    </w:pPr>
    <w:rPr>
      <w:color w:val="00000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B8578E"/>
    <w:pPr>
      <w:jc w:val="center"/>
    </w:p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320BFA"/>
    <w:pPr>
      <w:keepNext w:val="0"/>
      <w:keepLines w:val="0"/>
      <w:tabs>
        <w:tab w:val="left" w:pos="708"/>
      </w:tabs>
      <w:ind w:left="720" w:hanging="720"/>
      <w:jc w:val="center"/>
    </w:pPr>
    <w:rPr>
      <w:caps/>
      <w:noProof/>
      <w:szCs w:val="20"/>
    </w:rPr>
  </w:style>
  <w:style w:type="character" w:styleId="MenoPendente">
    <w:name w:val="Unresolved Mention"/>
    <w:basedOn w:val="Fontepargpadro"/>
    <w:uiPriority w:val="99"/>
    <w:semiHidden/>
    <w:unhideWhenUsed/>
    <w:rsid w:val="007C49B8"/>
    <w:rPr>
      <w:color w:val="605E5C"/>
      <w:shd w:val="clear" w:color="auto" w:fill="E1DFDD"/>
    </w:rPr>
  </w:style>
  <w:style w:type="table" w:styleId="TabeladeLista3-nfase3">
    <w:name w:val="List Table 3 Accent 3"/>
    <w:basedOn w:val="Tabelanormal"/>
    <w:uiPriority w:val="48"/>
    <w:rsid w:val="00DE79CB"/>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Legenda">
    <w:name w:val="caption"/>
    <w:basedOn w:val="Normal"/>
    <w:next w:val="Normal"/>
    <w:uiPriority w:val="35"/>
    <w:qFormat/>
    <w:rsid w:val="00E353F7"/>
    <w:pPr>
      <w:spacing w:after="200"/>
    </w:pPr>
    <w:rPr>
      <w:i/>
      <w:iCs/>
      <w:color w:val="44546A" w:themeColor="text2"/>
      <w:sz w:val="18"/>
      <w:szCs w:val="18"/>
    </w:rPr>
  </w:style>
  <w:style w:type="character" w:styleId="Forte">
    <w:name w:val="Strong"/>
    <w:basedOn w:val="Fontepargpadro"/>
    <w:uiPriority w:val="22"/>
    <w:qFormat/>
    <w:rsid w:val="00C645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253393426">
      <w:bodyDiv w:val="1"/>
      <w:marLeft w:val="0"/>
      <w:marRight w:val="0"/>
      <w:marTop w:val="0"/>
      <w:marBottom w:val="0"/>
      <w:divBdr>
        <w:top w:val="none" w:sz="0" w:space="0" w:color="auto"/>
        <w:left w:val="none" w:sz="0" w:space="0" w:color="auto"/>
        <w:bottom w:val="none" w:sz="0" w:space="0" w:color="auto"/>
        <w:right w:val="none" w:sz="0" w:space="0" w:color="auto"/>
      </w:divBdr>
      <w:divsChild>
        <w:div w:id="2123571392">
          <w:marLeft w:val="0"/>
          <w:marRight w:val="0"/>
          <w:marTop w:val="0"/>
          <w:marBottom w:val="0"/>
          <w:divBdr>
            <w:top w:val="none" w:sz="0" w:space="0" w:color="auto"/>
            <w:left w:val="none" w:sz="0" w:space="0" w:color="auto"/>
            <w:bottom w:val="none" w:sz="0" w:space="0" w:color="auto"/>
            <w:right w:val="none" w:sz="0" w:space="0" w:color="auto"/>
          </w:divBdr>
        </w:div>
        <w:div w:id="1836147689">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60932497">
      <w:bodyDiv w:val="1"/>
      <w:marLeft w:val="0"/>
      <w:marRight w:val="0"/>
      <w:marTop w:val="0"/>
      <w:marBottom w:val="0"/>
      <w:divBdr>
        <w:top w:val="none" w:sz="0" w:space="0" w:color="auto"/>
        <w:left w:val="none" w:sz="0" w:space="0" w:color="auto"/>
        <w:bottom w:val="none" w:sz="0" w:space="0" w:color="auto"/>
        <w:right w:val="none" w:sz="0" w:space="0" w:color="auto"/>
      </w:divBdr>
      <w:divsChild>
        <w:div w:id="435489391">
          <w:marLeft w:val="0"/>
          <w:marRight w:val="0"/>
          <w:marTop w:val="0"/>
          <w:marBottom w:val="0"/>
          <w:divBdr>
            <w:top w:val="none" w:sz="0" w:space="0" w:color="auto"/>
            <w:left w:val="none" w:sz="0" w:space="0" w:color="auto"/>
            <w:bottom w:val="none" w:sz="0" w:space="0" w:color="auto"/>
            <w:right w:val="none" w:sz="0" w:space="0" w:color="auto"/>
          </w:divBdr>
        </w:div>
        <w:div w:id="1036663475">
          <w:marLeft w:val="0"/>
          <w:marRight w:val="0"/>
          <w:marTop w:val="0"/>
          <w:marBottom w:val="0"/>
          <w:divBdr>
            <w:top w:val="none" w:sz="0" w:space="0" w:color="auto"/>
            <w:left w:val="none" w:sz="0" w:space="0" w:color="auto"/>
            <w:bottom w:val="none" w:sz="0" w:space="0" w:color="auto"/>
            <w:right w:val="none" w:sz="0" w:space="0" w:color="auto"/>
          </w:divBdr>
        </w:div>
        <w:div w:id="1910070486">
          <w:marLeft w:val="0"/>
          <w:marRight w:val="0"/>
          <w:marTop w:val="0"/>
          <w:marBottom w:val="0"/>
          <w:divBdr>
            <w:top w:val="none" w:sz="0" w:space="0" w:color="auto"/>
            <w:left w:val="none" w:sz="0" w:space="0" w:color="auto"/>
            <w:bottom w:val="none" w:sz="0" w:space="0" w:color="auto"/>
            <w:right w:val="none" w:sz="0" w:space="0" w:color="auto"/>
          </w:divBdr>
        </w:div>
        <w:div w:id="500437514">
          <w:marLeft w:val="0"/>
          <w:marRight w:val="0"/>
          <w:marTop w:val="0"/>
          <w:marBottom w:val="0"/>
          <w:divBdr>
            <w:top w:val="none" w:sz="0" w:space="0" w:color="auto"/>
            <w:left w:val="none" w:sz="0" w:space="0" w:color="auto"/>
            <w:bottom w:val="none" w:sz="0" w:space="0" w:color="auto"/>
            <w:right w:val="none" w:sz="0" w:space="0" w:color="auto"/>
          </w:divBdr>
        </w:div>
        <w:div w:id="268898953">
          <w:marLeft w:val="0"/>
          <w:marRight w:val="0"/>
          <w:marTop w:val="0"/>
          <w:marBottom w:val="0"/>
          <w:divBdr>
            <w:top w:val="none" w:sz="0" w:space="0" w:color="auto"/>
            <w:left w:val="none" w:sz="0" w:space="0" w:color="auto"/>
            <w:bottom w:val="none" w:sz="0" w:space="0" w:color="auto"/>
            <w:right w:val="none" w:sz="0" w:space="0" w:color="auto"/>
          </w:divBdr>
        </w:div>
        <w:div w:id="567884610">
          <w:marLeft w:val="0"/>
          <w:marRight w:val="0"/>
          <w:marTop w:val="0"/>
          <w:marBottom w:val="0"/>
          <w:divBdr>
            <w:top w:val="none" w:sz="0" w:space="0" w:color="auto"/>
            <w:left w:val="none" w:sz="0" w:space="0" w:color="auto"/>
            <w:bottom w:val="none" w:sz="0" w:space="0" w:color="auto"/>
            <w:right w:val="none" w:sz="0" w:space="0" w:color="auto"/>
          </w:divBdr>
        </w:div>
        <w:div w:id="1567304715">
          <w:marLeft w:val="0"/>
          <w:marRight w:val="0"/>
          <w:marTop w:val="0"/>
          <w:marBottom w:val="0"/>
          <w:divBdr>
            <w:top w:val="none" w:sz="0" w:space="0" w:color="auto"/>
            <w:left w:val="none" w:sz="0" w:space="0" w:color="auto"/>
            <w:bottom w:val="none" w:sz="0" w:space="0" w:color="auto"/>
            <w:right w:val="none" w:sz="0" w:space="0" w:color="auto"/>
          </w:divBdr>
        </w:div>
        <w:div w:id="673530971">
          <w:marLeft w:val="0"/>
          <w:marRight w:val="0"/>
          <w:marTop w:val="0"/>
          <w:marBottom w:val="0"/>
          <w:divBdr>
            <w:top w:val="none" w:sz="0" w:space="0" w:color="auto"/>
            <w:left w:val="none" w:sz="0" w:space="0" w:color="auto"/>
            <w:bottom w:val="none" w:sz="0" w:space="0" w:color="auto"/>
            <w:right w:val="none" w:sz="0" w:space="0" w:color="auto"/>
          </w:divBdr>
        </w:div>
        <w:div w:id="1869446082">
          <w:marLeft w:val="0"/>
          <w:marRight w:val="0"/>
          <w:marTop w:val="0"/>
          <w:marBottom w:val="0"/>
          <w:divBdr>
            <w:top w:val="none" w:sz="0" w:space="0" w:color="auto"/>
            <w:left w:val="none" w:sz="0" w:space="0" w:color="auto"/>
            <w:bottom w:val="none" w:sz="0" w:space="0" w:color="auto"/>
            <w:right w:val="none" w:sz="0" w:space="0" w:color="auto"/>
          </w:divBdr>
        </w:div>
        <w:div w:id="1614898114">
          <w:marLeft w:val="0"/>
          <w:marRight w:val="0"/>
          <w:marTop w:val="0"/>
          <w:marBottom w:val="0"/>
          <w:divBdr>
            <w:top w:val="none" w:sz="0" w:space="0" w:color="auto"/>
            <w:left w:val="none" w:sz="0" w:space="0" w:color="auto"/>
            <w:bottom w:val="none" w:sz="0" w:space="0" w:color="auto"/>
            <w:right w:val="none" w:sz="0" w:space="0" w:color="auto"/>
          </w:divBdr>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895581436">
      <w:bodyDiv w:val="1"/>
      <w:marLeft w:val="0"/>
      <w:marRight w:val="0"/>
      <w:marTop w:val="0"/>
      <w:marBottom w:val="0"/>
      <w:divBdr>
        <w:top w:val="none" w:sz="0" w:space="0" w:color="auto"/>
        <w:left w:val="none" w:sz="0" w:space="0" w:color="auto"/>
        <w:bottom w:val="none" w:sz="0" w:space="0" w:color="auto"/>
        <w:right w:val="none" w:sz="0" w:space="0" w:color="auto"/>
      </w:divBdr>
      <w:divsChild>
        <w:div w:id="2011373790">
          <w:marLeft w:val="0"/>
          <w:marRight w:val="0"/>
          <w:marTop w:val="0"/>
          <w:marBottom w:val="0"/>
          <w:divBdr>
            <w:top w:val="none" w:sz="0" w:space="0" w:color="auto"/>
            <w:left w:val="none" w:sz="0" w:space="0" w:color="auto"/>
            <w:bottom w:val="none" w:sz="0" w:space="0" w:color="auto"/>
            <w:right w:val="none" w:sz="0" w:space="0" w:color="auto"/>
          </w:divBdr>
        </w:div>
        <w:div w:id="1853453490">
          <w:marLeft w:val="0"/>
          <w:marRight w:val="0"/>
          <w:marTop w:val="0"/>
          <w:marBottom w:val="0"/>
          <w:divBdr>
            <w:top w:val="none" w:sz="0" w:space="0" w:color="auto"/>
            <w:left w:val="none" w:sz="0" w:space="0" w:color="auto"/>
            <w:bottom w:val="none" w:sz="0" w:space="0" w:color="auto"/>
            <w:right w:val="none" w:sz="0" w:space="0" w:color="auto"/>
          </w:divBdr>
        </w:div>
        <w:div w:id="1998146154">
          <w:marLeft w:val="0"/>
          <w:marRight w:val="0"/>
          <w:marTop w:val="0"/>
          <w:marBottom w:val="0"/>
          <w:divBdr>
            <w:top w:val="none" w:sz="0" w:space="0" w:color="auto"/>
            <w:left w:val="none" w:sz="0" w:space="0" w:color="auto"/>
            <w:bottom w:val="none" w:sz="0" w:space="0" w:color="auto"/>
            <w:right w:val="none" w:sz="0" w:space="0" w:color="auto"/>
          </w:divBdr>
        </w:div>
        <w:div w:id="1709724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2.xml"/><Relationship Id="rId27"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0F50CB-9156-46BC-B46C-F7192F400F54}">
  <ds:schemaRefs>
    <ds:schemaRef ds:uri="http://schemas.openxmlformats.org/officeDocument/2006/bibliography"/>
  </ds:schemaRefs>
</ds:datastoreItem>
</file>

<file path=customXml/itemProps2.xml><?xml version="1.0" encoding="utf-8"?>
<ds:datastoreItem xmlns:ds="http://schemas.openxmlformats.org/officeDocument/2006/customXml" ds:itemID="{F72CAF51-4C4B-4D6B-B6E3-64C6CFA182E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BD6001B7-DA9F-4B65-BC19-CF31DE11455A}">
  <ds:schemaRefs>
    <ds:schemaRef ds:uri="http://schemas.microsoft.com/sharepoint/v3/contenttype/forms"/>
  </ds:schemaRefs>
</ds:datastoreItem>
</file>

<file path=customXml/itemProps4.xml><?xml version="1.0" encoding="utf-8"?>
<ds:datastoreItem xmlns:ds="http://schemas.openxmlformats.org/officeDocument/2006/customXml" ds:itemID="{B509BA13-A767-465E-8B68-C3C034C035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18</Pages>
  <Words>5983</Words>
  <Characters>32309</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Andreza Sartori</cp:lastModifiedBy>
  <cp:revision>33</cp:revision>
  <cp:lastPrinted>2020-12-12T20:51:00Z</cp:lastPrinted>
  <dcterms:created xsi:type="dcterms:W3CDTF">2020-11-29T22:33:00Z</dcterms:created>
  <dcterms:modified xsi:type="dcterms:W3CDTF">2020-12-12T20:51:00Z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