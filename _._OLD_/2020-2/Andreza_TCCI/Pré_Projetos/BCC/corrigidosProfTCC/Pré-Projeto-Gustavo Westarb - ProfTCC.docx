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0F03197B" w:rsidR="002B0EDC" w:rsidRPr="00B00E04" w:rsidRDefault="003E1E46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651835D5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 xml:space="preserve">mais de 50% dos medicamentos são incorretamente prescritos, dispensados e vendidos. </w:t>
      </w:r>
      <w:commentRangeStart w:id="9"/>
      <w:r w:rsidRPr="005A0875">
        <w:t>Já</w:t>
      </w:r>
      <w:commentRangeEnd w:id="9"/>
      <w:r w:rsidR="007C7965">
        <w:rPr>
          <w:rStyle w:val="Refdecomentrio"/>
        </w:rPr>
        <w:commentReference w:id="9"/>
      </w:r>
      <w:r w:rsidRPr="005A0875">
        <w:t xml:space="preserve"> o Sistema Nacional de Informações Toxico 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3828C409" w:rsidR="00566CAF" w:rsidRDefault="00566CAF" w:rsidP="009A2EA5">
      <w:pPr>
        <w:pStyle w:val="TF-TEXTO"/>
        <w:rPr>
          <w:color w:val="000000" w:themeColor="text1"/>
        </w:rPr>
      </w:pPr>
      <w:r w:rsidRPr="00566CAF">
        <w:rPr>
          <w:color w:val="000000" w:themeColor="text1"/>
        </w:rPr>
        <w:t xml:space="preserve">A </w:t>
      </w:r>
      <w:commentRangeStart w:id="10"/>
      <w:r w:rsidR="00BE7577">
        <w:rPr>
          <w:rStyle w:val="nfase"/>
        </w:rPr>
        <w:t>Drug</w:t>
      </w:r>
      <w:r w:rsidR="00BE7577">
        <w:rPr>
          <w:rStyle w:val="acopre"/>
        </w:rPr>
        <w:t>-</w:t>
      </w:r>
      <w:r w:rsidR="00BE7577">
        <w:rPr>
          <w:rStyle w:val="nfase"/>
        </w:rPr>
        <w:t>Drug Interaction</w:t>
      </w:r>
      <w:r w:rsidRPr="00566CAF">
        <w:rPr>
          <w:color w:val="000000" w:themeColor="text1"/>
        </w:rPr>
        <w:t xml:space="preserve"> (DDI) </w:t>
      </w:r>
      <w:commentRangeEnd w:id="10"/>
      <w:r w:rsidR="003B01FC">
        <w:rPr>
          <w:rStyle w:val="Refdecomentrio"/>
        </w:rPr>
        <w:commentReference w:id="10"/>
      </w:r>
      <w:r w:rsidRPr="00566CAF">
        <w:rPr>
          <w:color w:val="000000" w:themeColor="text1"/>
        </w:rPr>
        <w:t xml:space="preserve">é uma causa significativa de </w:t>
      </w:r>
      <w:commentRangeStart w:id="11"/>
      <w:r w:rsidR="004B1CFE" w:rsidRPr="004B1CFE">
        <w:rPr>
          <w:i/>
          <w:iCs/>
          <w:color w:val="000000" w:themeColor="text1"/>
        </w:rPr>
        <w:t>A</w:t>
      </w:r>
      <w:r w:rsidR="00405EB7" w:rsidRPr="004B1CFE">
        <w:rPr>
          <w:i/>
          <w:iCs/>
          <w:color w:val="000000" w:themeColor="text1"/>
        </w:rPr>
        <w:t xml:space="preserve">dverse </w:t>
      </w:r>
      <w:r w:rsidR="004B1CFE" w:rsidRPr="004B1CFE">
        <w:rPr>
          <w:i/>
          <w:iCs/>
          <w:color w:val="000000" w:themeColor="text1"/>
        </w:rPr>
        <w:t>D</w:t>
      </w:r>
      <w:r w:rsidR="00405EB7" w:rsidRPr="004B1CFE">
        <w:rPr>
          <w:i/>
          <w:iCs/>
          <w:color w:val="000000" w:themeColor="text1"/>
        </w:rPr>
        <w:t xml:space="preserve">rug </w:t>
      </w:r>
      <w:r w:rsidR="004B1CFE" w:rsidRPr="004B1CFE">
        <w:rPr>
          <w:i/>
          <w:iCs/>
          <w:color w:val="000000" w:themeColor="text1"/>
        </w:rPr>
        <w:t>R</w:t>
      </w:r>
      <w:r w:rsidR="00405EB7" w:rsidRPr="004B1CFE">
        <w:rPr>
          <w:i/>
          <w:iCs/>
          <w:color w:val="000000" w:themeColor="text1"/>
        </w:rPr>
        <w:t>eaction</w:t>
      </w:r>
      <w:r w:rsidRPr="00566CAF">
        <w:rPr>
          <w:color w:val="000000" w:themeColor="text1"/>
        </w:rPr>
        <w:t xml:space="preserve"> </w:t>
      </w:r>
      <w:commentRangeEnd w:id="11"/>
      <w:r w:rsidR="003B01FC">
        <w:rPr>
          <w:rStyle w:val="Refdecomentrio"/>
        </w:rPr>
        <w:commentReference w:id="11"/>
      </w:r>
      <w:r w:rsidRPr="00566CAF">
        <w:rPr>
          <w:color w:val="000000" w:themeColor="text1"/>
        </w:rPr>
        <w:t>(ADRs), especialmente em populações de pacientes que tomam vários medicamentos. Um estudo recente indicou que os medicamentos eram comumente usados ​​em conjunto em adultos mais velhos, com quase 1 em 25 indivíduos potencialmente em risco de uma DDI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 xml:space="preserve">. </w:t>
      </w:r>
      <w:r w:rsidR="00983FD0" w:rsidRPr="00983FD0">
        <w:rPr>
          <w:color w:val="000000" w:themeColor="text1"/>
        </w:rPr>
        <w:t>As DDIs ocorrem quando o efeito farmacológico de um determinado medicamento é alterado pela ação de outro medicamento</w:t>
      </w:r>
      <w:r w:rsidR="00856F48">
        <w:rPr>
          <w:color w:val="000000" w:themeColor="text1"/>
        </w:rPr>
        <w:t xml:space="preserve"> </w:t>
      </w:r>
      <w:r w:rsidR="00983FD0">
        <w:rPr>
          <w:color w:val="000000" w:themeColor="text1"/>
        </w:rPr>
        <w:t>(</w:t>
      </w:r>
      <w:r w:rsidR="008B439F">
        <w:rPr>
          <w:color w:val="000000" w:themeColor="text1"/>
        </w:rPr>
        <w:t>HUANG</w:t>
      </w:r>
      <w:r w:rsidR="00983FD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83FD0">
        <w:rPr>
          <w:color w:val="000000" w:themeColor="text1"/>
        </w:rPr>
        <w:t xml:space="preserve">, 2013, apud </w:t>
      </w:r>
      <w:r w:rsidR="008B439F" w:rsidRPr="00922A5A">
        <w:rPr>
          <w:color w:val="000000" w:themeColor="text1"/>
        </w:rPr>
        <w:t>TATRO</w:t>
      </w:r>
      <w:r w:rsidR="00041CE4">
        <w:rPr>
          <w:color w:val="000000" w:themeColor="text1"/>
        </w:rPr>
        <w:t>, 1992</w:t>
      </w:r>
      <w:r w:rsidR="00E7011A">
        <w:rPr>
          <w:color w:val="000000" w:themeColor="text1"/>
        </w:rPr>
        <w:t>)</w:t>
      </w:r>
      <w:r w:rsidR="006D742C">
        <w:rPr>
          <w:color w:val="000000" w:themeColor="text1"/>
        </w:rPr>
        <w:t>.</w:t>
      </w:r>
    </w:p>
    <w:p w14:paraId="559C941B" w14:textId="27FFDFC9" w:rsidR="00652007" w:rsidRPr="00652007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>. Desta forma, foram classificadas como interações graves àquelas potencialmente ameaçadoras para a vida ou capazes de causar danos permanentes, como moderadas aquelas cujos efeitos causam deterioração clínica do paciente, que exijam tratamento adicional, hospitalização ou aumento no período de internação, e como leves aquelas cujos efeitos normalmente são suaves, podem ser incômodas ou passar desapercebidas, mas não afetam significativamente o efeito da terapia e normalmente não exigem tratamento adicional</w:t>
      </w:r>
      <w:r>
        <w:t xml:space="preserve"> 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>
        <w:t>)</w:t>
      </w:r>
      <w:r w:rsidR="005A7E32">
        <w:t>.</w:t>
      </w:r>
    </w:p>
    <w:p w14:paraId="51FA1968" w14:textId="761EA1CE" w:rsidR="00CE1570" w:rsidRPr="000A28F8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 xml:space="preserve">De acordo com Palleria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r w:rsidR="00960F7C" w:rsidRPr="00960F7C">
        <w:rPr>
          <w:color w:val="000000" w:themeColor="text1"/>
        </w:rPr>
        <w:t>Atualmente, mais de 8.200 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0A28F8">
        <w:rPr>
          <w:color w:val="000000" w:themeColor="text1"/>
          <w:lang w:val="en-US"/>
        </w:rPr>
        <w:t>(</w:t>
      </w:r>
      <w:r w:rsidR="008B439F" w:rsidRPr="000A28F8">
        <w:rPr>
          <w:color w:val="000000" w:themeColor="text1"/>
          <w:lang w:val="en-US"/>
        </w:rPr>
        <w:t>SAFDARI</w:t>
      </w:r>
      <w:r w:rsidR="004128F9" w:rsidRPr="000A28F8">
        <w:rPr>
          <w:color w:val="000000" w:themeColor="text1"/>
          <w:lang w:val="en-US"/>
        </w:rPr>
        <w:t xml:space="preserve"> </w:t>
      </w:r>
      <w:r w:rsidR="0028216E" w:rsidRPr="000A28F8">
        <w:rPr>
          <w:i/>
          <w:iCs/>
          <w:color w:val="000000" w:themeColor="text1"/>
          <w:lang w:val="en-US"/>
        </w:rPr>
        <w:t>et al.</w:t>
      </w:r>
      <w:r w:rsidR="004128F9" w:rsidRPr="000A28F8">
        <w:rPr>
          <w:i/>
          <w:iCs/>
          <w:color w:val="000000" w:themeColor="text1"/>
          <w:lang w:val="en-US"/>
        </w:rPr>
        <w:t xml:space="preserve">, </w:t>
      </w:r>
      <w:r w:rsidR="004128F9" w:rsidRPr="000A28F8">
        <w:rPr>
          <w:color w:val="000000" w:themeColor="text1"/>
          <w:lang w:val="en-US"/>
        </w:rPr>
        <w:t>2016, apud</w:t>
      </w:r>
      <w:r w:rsidR="00975C30" w:rsidRPr="000A28F8">
        <w:rPr>
          <w:color w:val="000000" w:themeColor="text1"/>
          <w:lang w:val="en-US"/>
        </w:rPr>
        <w:t xml:space="preserve"> </w:t>
      </w:r>
      <w:r w:rsidR="008B439F" w:rsidRPr="000A28F8">
        <w:rPr>
          <w:color w:val="000000"/>
          <w:shd w:val="clear" w:color="auto" w:fill="FFFFFF"/>
          <w:lang w:val="en-US"/>
        </w:rPr>
        <w:t>WISHART</w:t>
      </w:r>
      <w:r w:rsidR="001A3CAF" w:rsidRPr="000A28F8">
        <w:rPr>
          <w:color w:val="000000"/>
          <w:shd w:val="clear" w:color="auto" w:fill="FFFFFF"/>
          <w:lang w:val="en-US"/>
        </w:rPr>
        <w:t xml:space="preserve"> </w:t>
      </w:r>
      <w:r w:rsidR="001A3CAF" w:rsidRPr="000A28F8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0A28F8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0A28F8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0A28F8">
        <w:rPr>
          <w:color w:val="000000"/>
          <w:shd w:val="clear" w:color="auto" w:fill="FFFFFF"/>
          <w:lang w:val="en-US"/>
        </w:rPr>
        <w:t>2006</w:t>
      </w:r>
      <w:r w:rsidR="00960F7C" w:rsidRPr="000A28F8">
        <w:rPr>
          <w:color w:val="000000" w:themeColor="text1"/>
          <w:lang w:val="en-US"/>
        </w:rPr>
        <w:t>)</w:t>
      </w:r>
      <w:r w:rsidR="004A0DD8" w:rsidRPr="000A28F8">
        <w:rPr>
          <w:color w:val="000000" w:themeColor="text1"/>
          <w:lang w:val="en-US"/>
        </w:rPr>
        <w:t xml:space="preserve">. </w:t>
      </w:r>
    </w:p>
    <w:p w14:paraId="5C76F461" w14:textId="547E6638" w:rsidR="000B37C6" w:rsidRDefault="004A0CD6" w:rsidP="00A45866">
      <w:pPr>
        <w:pStyle w:val="TF-TEXTO"/>
      </w:pPr>
      <w:r w:rsidRPr="000A28F8">
        <w:rPr>
          <w:lang w:val="en-US"/>
        </w:rPr>
        <w:t xml:space="preserve">Segundo Thakrar </w:t>
      </w:r>
      <w:r w:rsidR="0028216E" w:rsidRPr="000A28F8">
        <w:rPr>
          <w:i/>
          <w:iCs/>
          <w:lang w:val="en-US"/>
        </w:rPr>
        <w:t>et al.</w:t>
      </w:r>
      <w:r w:rsidR="00930CF2" w:rsidRPr="000A28F8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>) o</w:t>
      </w:r>
      <w:r w:rsidR="0032241A">
        <w:t xml:space="preserve"> ciclo de conhecimento de interações medicamentosas inicia nas investigações e ensaios pré-clínicos, passa pelos ensaios clínicos, mas muitas interações vão ser realmente identificadas com a experiência de uso em larga escala. Neste período de pós comercialização, são as notificações que trazem à tona os efeitos de </w:t>
      </w:r>
      <w:r w:rsidR="00A45866" w:rsidRPr="00566CAF">
        <w:rPr>
          <w:color w:val="000000" w:themeColor="text1"/>
        </w:rPr>
        <w:t>DDI</w:t>
      </w:r>
      <w:r w:rsidR="0032241A">
        <w:t xml:space="preserve">. Entretanto, </w:t>
      </w:r>
      <w:r w:rsidR="00A45866" w:rsidRPr="00566CAF">
        <w:rPr>
          <w:color w:val="000000" w:themeColor="text1"/>
        </w:rPr>
        <w:t>DDI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10245C72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5EE0F571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 xml:space="preserve">do exposto, este trabalho propõem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12" w:name="_Toc419598576"/>
      <w:bookmarkStart w:id="13" w:name="_Toc420721317"/>
      <w:bookmarkStart w:id="14" w:name="_Toc420721467"/>
      <w:bookmarkStart w:id="15" w:name="_Toc420721562"/>
      <w:bookmarkStart w:id="16" w:name="_Toc420721768"/>
      <w:bookmarkStart w:id="17" w:name="_Toc420723209"/>
      <w:bookmarkStart w:id="18" w:name="_Toc482682370"/>
      <w:bookmarkStart w:id="19" w:name="_Toc54164904"/>
      <w:bookmarkStart w:id="20" w:name="_Toc54165664"/>
      <w:bookmarkStart w:id="21" w:name="_Toc54169316"/>
      <w:bookmarkStart w:id="22" w:name="_Toc96347426"/>
      <w:bookmarkStart w:id="23" w:name="_Toc96357710"/>
      <w:bookmarkStart w:id="24" w:name="_Toc96491850"/>
      <w:bookmarkStart w:id="25" w:name="_Toc411603090"/>
      <w:r w:rsidRPr="007D10F2">
        <w:lastRenderedPageBreak/>
        <w:t xml:space="preserve">OBJETIVOS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 xml:space="preserve">para </w:t>
      </w:r>
      <w:commentRangeStart w:id="26"/>
      <w:r>
        <w:t xml:space="preserve">identificar interações medicamentosas </w:t>
      </w:r>
      <w:commentRangeEnd w:id="26"/>
      <w:r w:rsidR="0060207C">
        <w:rPr>
          <w:rStyle w:val="Refdecomentrio"/>
        </w:rPr>
        <w:commentReference w:id="26"/>
      </w:r>
      <w:r>
        <w:t>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42FDD70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1115979C" w14:textId="7338ACBE" w:rsidR="0052318C" w:rsidRPr="00041D54" w:rsidRDefault="00156A02" w:rsidP="00C92FEC">
      <w:pPr>
        <w:pStyle w:val="TF-TEXTO"/>
        <w:numPr>
          <w:ilvl w:val="0"/>
          <w:numId w:val="21"/>
        </w:numPr>
        <w:spacing w:after="0"/>
        <w:ind w:left="1037" w:hanging="357"/>
      </w:pPr>
      <w:r>
        <w:t xml:space="preserve">analisar </w:t>
      </w:r>
      <w:r w:rsidR="00CA0155" w:rsidRPr="00CA0155">
        <w:t xml:space="preserve">a possibilidade de </w:t>
      </w:r>
      <w:r w:rsidR="0069241F" w:rsidRPr="00CA0155">
        <w:t>disponibil</w:t>
      </w:r>
      <w:r w:rsidR="0069241F">
        <w:t>i</w:t>
      </w:r>
      <w:r w:rsidR="0069241F" w:rsidRPr="00CA0155">
        <w:t>zá-la</w:t>
      </w:r>
      <w:r w:rsidR="00CA0155" w:rsidRPr="00CA0155">
        <w:t xml:space="preserve"> para a população</w:t>
      </w:r>
      <w:r w:rsidR="00F352D3">
        <w:t xml:space="preserve"> na forma de um aplicativo</w:t>
      </w:r>
      <w:r w:rsidR="00691CF8">
        <w:t>.</w:t>
      </w:r>
    </w:p>
    <w:p w14:paraId="0F83796A" w14:textId="511102F6" w:rsidR="00A44581" w:rsidRDefault="00A44581" w:rsidP="00424AD5">
      <w:pPr>
        <w:pStyle w:val="Ttulo1"/>
      </w:pPr>
      <w:bookmarkStart w:id="27" w:name="_Toc419598587"/>
      <w:r>
        <w:t xml:space="preserve">trabalhos </w:t>
      </w:r>
      <w:r w:rsidRPr="00FC4A9F">
        <w:t>correlatos</w:t>
      </w:r>
    </w:p>
    <w:p w14:paraId="14AB8969" w14:textId="5591425D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</w:t>
      </w:r>
      <w:del w:id="28" w:author="Andreza Sartori" w:date="2020-10-23T23:23:00Z">
        <w:r w:rsidR="00754280" w:rsidRPr="00C34806" w:rsidDel="00CD15F4">
          <w:rPr>
            <w:color w:val="000000" w:themeColor="text1"/>
          </w:rPr>
          <w:delText xml:space="preserve">presente </w:delText>
        </w:r>
      </w:del>
      <w:r w:rsidR="00754280" w:rsidRPr="00C34806">
        <w:rPr>
          <w:color w:val="000000" w:themeColor="text1"/>
        </w:rPr>
        <w:t xml:space="preserve">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0A28F8" w:rsidRDefault="00D935D9" w:rsidP="00A44581">
      <w:pPr>
        <w:pStyle w:val="Ttulo2"/>
        <w:spacing w:after="120" w:line="240" w:lineRule="auto"/>
        <w:rPr>
          <w:lang w:val="en-US"/>
        </w:rPr>
      </w:pPr>
      <w:r w:rsidRPr="000A28F8">
        <w:rPr>
          <w:lang w:val="en-US"/>
        </w:rPr>
        <w:t>Network-base prediction of drug combinations</w:t>
      </w:r>
      <w:r w:rsidR="00A44581" w:rsidRPr="000A28F8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05F1F18C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>s proteínas da doença não estão espalhadas aleatoriamente no 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 xml:space="preserve">roteínas exclusivas de cinco fonte de dados, também compilaram </w:t>
      </w:r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droga-alvo de alta qualidade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0F0875B8" w14:textId="3CCB5611" w:rsidR="00F525F6" w:rsidRDefault="00315A83" w:rsidP="00B05957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>Portanto, o procedimento de randomização não está produzindo 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</w:p>
    <w:p w14:paraId="624FC909" w14:textId="0E80613F" w:rsidR="00585000" w:rsidRDefault="005605DF" w:rsidP="00913436">
      <w:pPr>
        <w:pStyle w:val="TF-TEXTO"/>
        <w:rPr>
          <w:color w:val="000000" w:themeColor="text1"/>
        </w:rPr>
      </w:pPr>
      <w:commentRangeStart w:id="29"/>
      <w:r>
        <w:rPr>
          <w:color w:val="000000" w:themeColor="text1"/>
        </w:rPr>
        <w:t>Diante disso</w:t>
      </w:r>
      <w:commentRangeEnd w:id="29"/>
      <w:r w:rsidR="00912901">
        <w:rPr>
          <w:rStyle w:val="Refdecomentrio"/>
        </w:rPr>
        <w:commentReference w:id="29"/>
      </w:r>
      <w:r>
        <w:rPr>
          <w:color w:val="000000" w:themeColor="text1"/>
        </w:rPr>
        <w:t>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doença,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2764234A" w:rsidR="00004E05" w:rsidRDefault="00004E05" w:rsidP="00004E05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Na </w:t>
      </w:r>
      <w:commentRangeStart w:id="30"/>
      <w:r w:rsidR="00843792">
        <w:rPr>
          <w:color w:val="000000" w:themeColor="text1"/>
        </w:rPr>
        <w:t>F</w:t>
      </w:r>
      <w:r>
        <w:rPr>
          <w:color w:val="000000" w:themeColor="text1"/>
        </w:rPr>
        <w:t>igura 1</w:t>
      </w:r>
      <w:commentRangeEnd w:id="30"/>
      <w:r w:rsidR="00D976C2">
        <w:rPr>
          <w:rStyle w:val="Refdecomentrio"/>
        </w:rPr>
        <w:commentReference w:id="30"/>
      </w:r>
      <w:r>
        <w:rPr>
          <w:color w:val="000000" w:themeColor="text1"/>
        </w:rPr>
        <w:t xml:space="preserve"> pode-se perceber que as 3 drogas distintas podem ou não atuar sobre o mesmo módulo da doença, os medicamentos apresentados são Imatinib, Tandutinib e Natalizumab. Além disso, também foi descoberto que se a distância média for menor que zero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06930EA7" w:rsidR="005114D2" w:rsidRPr="00DC7588" w:rsidRDefault="005114D2" w:rsidP="00B517EC">
      <w:pPr>
        <w:pStyle w:val="TF-LEGENDA"/>
        <w:rPr>
          <w:i/>
          <w:iCs/>
        </w:rPr>
      </w:pPr>
      <w:r w:rsidRPr="00DC7588">
        <w:lastRenderedPageBreak/>
        <w:t xml:space="preserve">Figura </w:t>
      </w:r>
      <w:r w:rsidR="00037E2F">
        <w:fldChar w:fldCharType="begin"/>
      </w:r>
      <w:r w:rsidR="00037E2F">
        <w:instrText xml:space="preserve"> SEQ Figura \* ARABIC </w:instrText>
      </w:r>
      <w:r w:rsidR="00037E2F">
        <w:fldChar w:fldCharType="separate"/>
      </w:r>
      <w:r w:rsidR="004373C8">
        <w:rPr>
          <w:noProof/>
        </w:rPr>
        <w:t>1</w:t>
      </w:r>
      <w:r w:rsidR="00037E2F">
        <w:rPr>
          <w:noProof/>
        </w:rPr>
        <w:fldChar w:fldCharType="end"/>
      </w:r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drogas.</w:t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(MeSH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78F4752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5A508166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 enquanto buscamos 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commentRangeStart w:id="31"/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 xml:space="preserve">egunda </w:t>
      </w:r>
      <w:r w:rsidR="003A7B87">
        <w:rPr>
          <w:color w:val="000000" w:themeColor="text1"/>
        </w:rPr>
        <w:t xml:space="preserve">diz </w:t>
      </w:r>
      <w:commentRangeEnd w:id="31"/>
      <w:r w:rsidR="005D422F">
        <w:rPr>
          <w:rStyle w:val="Refdecomentrio"/>
        </w:rPr>
        <w:commentReference w:id="31"/>
      </w:r>
      <w:r w:rsidR="003A7B87">
        <w:rPr>
          <w:color w:val="000000" w:themeColor="text1"/>
        </w:rPr>
        <w:t xml:space="preserve">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r w:rsidR="003A7B87">
        <w:rPr>
          <w:color w:val="000000" w:themeColor="text1"/>
        </w:rPr>
        <w:t>obtém-se</w:t>
      </w:r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0A28F8" w:rsidRDefault="00286E65" w:rsidP="00A44581">
      <w:pPr>
        <w:pStyle w:val="Ttulo2"/>
        <w:spacing w:after="120" w:line="240" w:lineRule="auto"/>
        <w:rPr>
          <w:lang w:val="en-US"/>
        </w:rPr>
      </w:pPr>
      <w:r w:rsidRPr="000A28F8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0A28F8">
        <w:rPr>
          <w:lang w:val="en-US"/>
        </w:rPr>
        <w:t xml:space="preserve"> </w:t>
      </w:r>
    </w:p>
    <w:p w14:paraId="4ADFD42D" w14:textId="6C6E3ACB" w:rsidR="00B90237" w:rsidRDefault="00011163" w:rsidP="00B01C03">
      <w:pPr>
        <w:pStyle w:val="TF-TEXTO"/>
      </w:pPr>
      <w:commentRangeStart w:id="32"/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tinham </w:t>
      </w:r>
      <w:commentRangeEnd w:id="32"/>
      <w:r w:rsidR="003578D6">
        <w:rPr>
          <w:rStyle w:val="Refdecomentrio"/>
        </w:rPr>
        <w:commentReference w:id="32"/>
      </w:r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r w:rsidR="009B2BCA">
        <w:t>a</w:t>
      </w:r>
      <w:r w:rsidR="0001709D">
        <w:t xml:space="preserve"> </w:t>
      </w:r>
      <w:r w:rsidR="005A2748">
        <w:t xml:space="preserve">inferência de rede </w:t>
      </w:r>
      <w:ins w:id="33" w:author="Andreza Sartori" w:date="2020-10-23T23:41:00Z">
        <w:r w:rsidR="00A3272E">
          <w:t xml:space="preserve">com? </w:t>
        </w:r>
      </w:ins>
      <w:r w:rsidR="005A2748">
        <w:t xml:space="preserve">a interação entre droga-alvo e </w:t>
      </w:r>
      <w:r>
        <w:t>o</w:t>
      </w:r>
      <w:r w:rsidR="005A2748">
        <w:t xml:space="preserve"> segundo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051D1992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>etapa o upload da rede de DTI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>da destino da rede para um identificador Entrez</w:t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>medida de similaridade com base na distância do nó na ontologia Directed Acyclic Graph</w:t>
      </w:r>
      <w:r w:rsidR="00992F5B">
        <w:t xml:space="preserve"> 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calculado 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 xml:space="preserve">Na figura 2 é possível observar </w:t>
      </w:r>
      <w:r w:rsidR="008671A9">
        <w:t>uma rede DT</w:t>
      </w:r>
      <w:r w:rsidR="00585000">
        <w:t>I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Pode-se </w:t>
      </w:r>
      <w:r w:rsidR="003C2DFD">
        <w:t>observar</w:t>
      </w:r>
      <w:r w:rsidR="002D30DD">
        <w:t xml:space="preserve"> que </w:t>
      </w:r>
      <w:r w:rsidR="006C3866">
        <w:t>c</w:t>
      </w:r>
      <w:r w:rsidR="00A54BFA" w:rsidRPr="00A54BFA">
        <w:t>ada nó representa uma droga (heptágono azul) ou um alvo (círculo cinza), enquanto cada borda representa uma interação droga-alvo (aquelas fornecidas pelo usuário em preto, previsões em vermelho).</w:t>
      </w:r>
    </w:p>
    <w:p w14:paraId="4DF281C5" w14:textId="29A9CE27" w:rsidR="00913436" w:rsidRPr="00913436" w:rsidRDefault="00913436" w:rsidP="002D30DD">
      <w:pPr>
        <w:pStyle w:val="TF-LEGENDA"/>
        <w:rPr>
          <w:i/>
          <w:iCs/>
        </w:rPr>
      </w:pPr>
      <w:r w:rsidRPr="00913436">
        <w:lastRenderedPageBreak/>
        <w:t xml:space="preserve">Figura </w:t>
      </w:r>
      <w:r w:rsidR="00037E2F">
        <w:fldChar w:fldCharType="begin"/>
      </w:r>
      <w:r w:rsidR="00037E2F">
        <w:instrText xml:space="preserve"> SEQ Figura \* ARABIC </w:instrText>
      </w:r>
      <w:r w:rsidR="00037E2F">
        <w:fldChar w:fldCharType="separate"/>
      </w:r>
      <w:r w:rsidR="004373C8">
        <w:rPr>
          <w:noProof/>
        </w:rPr>
        <w:t>2</w:t>
      </w:r>
      <w:r w:rsidR="00037E2F">
        <w:rPr>
          <w:noProof/>
        </w:rPr>
        <w:fldChar w:fldCharType="end"/>
      </w:r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313ECB3A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>o muito 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>
        <w:rPr>
          <w:color w:val="000000" w:themeColor="text1"/>
        </w:rPr>
        <w:t xml:space="preserve">medicamentos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projeto DT-web permita ao usuário navegar e testar rapidamente as previsões de um provável novo DTI.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6F540E">
        <w:rPr>
          <w:color w:val="000000" w:themeColor="text1"/>
        </w:rPr>
        <w:t>instan</w:t>
      </w:r>
      <w:ins w:id="34" w:author="Andreza Sartori" w:date="2020-10-23T23:44:00Z">
        <w:r w:rsidR="003A1F93">
          <w:rPr>
            <w:color w:val="000000" w:themeColor="text1"/>
          </w:rPr>
          <w:t>tanea</w:t>
        </w:r>
      </w:ins>
      <w:del w:id="35" w:author="Andreza Sartori" w:date="2020-10-23T23:44:00Z">
        <w:r w:rsidR="006F540E" w:rsidDel="003A1F93">
          <w:rPr>
            <w:color w:val="000000" w:themeColor="text1"/>
          </w:rPr>
          <w:delText>te</w:delText>
        </w:r>
      </w:del>
      <w:r w:rsidR="006F540E">
        <w:rPr>
          <w:color w:val="000000" w:themeColor="text1"/>
        </w:rPr>
        <w:t>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nos casos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em que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0A28F8" w:rsidRDefault="00977B53" w:rsidP="00A44581">
      <w:pPr>
        <w:pStyle w:val="Ttulo2"/>
        <w:spacing w:after="120" w:line="240" w:lineRule="auto"/>
        <w:rPr>
          <w:lang w:val="en-US"/>
        </w:rPr>
      </w:pPr>
      <w:r w:rsidRPr="000A28F8">
        <w:rPr>
          <w:lang w:val="en-US"/>
        </w:rPr>
        <w:t>Systematic Prediction of Pharmacodynamic</w:t>
      </w:r>
      <w:r w:rsidR="000C3171" w:rsidRPr="000A28F8">
        <w:rPr>
          <w:lang w:val="en-US"/>
        </w:rPr>
        <w:t xml:space="preserve"> </w:t>
      </w:r>
      <w:r w:rsidRPr="000A28F8">
        <w:rPr>
          <w:lang w:val="en-US"/>
        </w:rPr>
        <w:t>Drug-Drug Interactions through Protein-Protein-Interaction Network</w:t>
      </w:r>
      <w:r w:rsidR="00A44581" w:rsidRPr="000A28F8">
        <w:rPr>
          <w:lang w:val="en-US"/>
        </w:rPr>
        <w:t xml:space="preserve"> </w:t>
      </w:r>
    </w:p>
    <w:p w14:paraId="0F6E2DDC" w14:textId="41548356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Ainda segundo os autores, </w:t>
      </w:r>
      <w:r w:rsidR="001252AA">
        <w:rPr>
          <w:color w:val="000000" w:themeColor="text1"/>
        </w:rPr>
        <w:t>as interações medicamentosas ocorrem quando o efeito farmacológico de um medicamento é modificado por outro medicamento. Estas interações podem ser divididas em três categorias: farmacêutico, farmacocinético (PK) e farmacodinâmico (PD). A interação do tipo farmacêutico consiste na ocorrência de uma incompatibilidade física ou química. A interações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6CFC9B92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</w:t>
      </w:r>
      <w:del w:id="36" w:author="Andreza Sartori" w:date="2020-10-23T23:48:00Z">
        <w:r w:rsidDel="00784F34">
          <w:rPr>
            <w:color w:val="000000" w:themeColor="text1"/>
          </w:rPr>
          <w:delText xml:space="preserve">interação </w:delText>
        </w:r>
      </w:del>
      <w:ins w:id="37" w:author="Andreza Sartori" w:date="2020-10-23T23:48:00Z">
        <w:r w:rsidR="00784F34">
          <w:rPr>
            <w:color w:val="000000" w:themeColor="text1"/>
          </w:rPr>
          <w:t xml:space="preserve">Interação </w:t>
        </w:r>
      </w:ins>
      <w:del w:id="38" w:author="Andreza Sartori" w:date="2020-10-23T23:48:00Z">
        <w:r w:rsidDel="00784F34">
          <w:rPr>
            <w:color w:val="000000" w:themeColor="text1"/>
          </w:rPr>
          <w:delText>proteína</w:delText>
        </w:r>
      </w:del>
      <w:ins w:id="39" w:author="Andreza Sartori" w:date="2020-10-23T23:48:00Z">
        <w:r w:rsidR="00784F34">
          <w:rPr>
            <w:color w:val="000000" w:themeColor="text1"/>
          </w:rPr>
          <w:t>Proteína</w:t>
        </w:r>
      </w:ins>
      <w:r>
        <w:rPr>
          <w:color w:val="000000" w:themeColor="text1"/>
        </w:rPr>
        <w:t>-</w:t>
      </w:r>
      <w:del w:id="40" w:author="Andreza Sartori" w:date="2020-10-23T23:48:00Z">
        <w:r w:rsidDel="00784F34">
          <w:rPr>
            <w:color w:val="000000" w:themeColor="text1"/>
          </w:rPr>
          <w:delText>proteína</w:delText>
        </w:r>
        <w:r w:rsidR="000201D3" w:rsidDel="00784F34">
          <w:rPr>
            <w:color w:val="000000" w:themeColor="text1"/>
          </w:rPr>
          <w:delText xml:space="preserve"> </w:delText>
        </w:r>
      </w:del>
      <w:ins w:id="41" w:author="Andreza Sartori" w:date="2020-10-23T23:48:00Z">
        <w:r w:rsidR="00784F34">
          <w:rPr>
            <w:color w:val="000000" w:themeColor="text1"/>
          </w:rPr>
          <w:t xml:space="preserve">Proteína </w:t>
        </w:r>
      </w:ins>
      <w:r w:rsidR="000201D3">
        <w:rPr>
          <w:color w:val="000000" w:themeColor="text1"/>
        </w:rPr>
        <w:t>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A07C2A">
        <w:rPr>
          <w:color w:val="000000" w:themeColor="text1"/>
        </w:rPr>
        <w:t>F</w:t>
      </w:r>
      <w:r>
        <w:rPr>
          <w:color w:val="000000" w:themeColor="text1"/>
        </w:rPr>
        <w:t xml:space="preserve">igura 3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5AD274B5" w:rsidR="001252AA" w:rsidRPr="008069C2" w:rsidRDefault="001252AA" w:rsidP="00B517EC">
      <w:pPr>
        <w:pStyle w:val="TF-LEGENDA"/>
        <w:rPr>
          <w:i/>
          <w:iCs/>
        </w:rPr>
      </w:pPr>
      <w:r w:rsidRPr="008069C2">
        <w:lastRenderedPageBreak/>
        <w:t xml:space="preserve">Figura </w:t>
      </w:r>
      <w:r w:rsidR="00037E2F">
        <w:fldChar w:fldCharType="begin"/>
      </w:r>
      <w:r w:rsidR="00037E2F">
        <w:instrText xml:space="preserve"> SEQ Figura \* ARABIC </w:instrText>
      </w:r>
      <w:r w:rsidR="00037E2F">
        <w:fldChar w:fldCharType="separate"/>
      </w:r>
      <w:r w:rsidR="004373C8">
        <w:rPr>
          <w:noProof/>
        </w:rPr>
        <w:t>3</w:t>
      </w:r>
      <w:r w:rsidR="00037E2F">
        <w:rPr>
          <w:noProof/>
        </w:rPr>
        <w:fldChar w:fldCharType="end"/>
      </w:r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135AA" w14:textId="6F899028" w:rsidR="00CE06CF" w:rsidRPr="00A437D3" w:rsidRDefault="001252AA" w:rsidP="00151D3B">
      <w:pPr>
        <w:pStyle w:val="TF-FONTE"/>
        <w:rPr>
          <w:rPrChange w:id="42" w:author="Andreza Sartori" w:date="2020-10-25T22:50:00Z">
            <w:rPr>
              <w:lang w:val="en-US"/>
            </w:rPr>
          </w:rPrChange>
        </w:rPr>
      </w:pPr>
      <w:r w:rsidRPr="00A437D3">
        <w:rPr>
          <w:rPrChange w:id="43" w:author="Andreza Sartori" w:date="2020-10-25T22:50:00Z">
            <w:rPr>
              <w:lang w:val="en-US"/>
            </w:rPr>
          </w:rPrChange>
        </w:rPr>
        <w:t xml:space="preserve">Fonte: Huang </w:t>
      </w:r>
      <w:r w:rsidR="0028216E" w:rsidRPr="00A437D3">
        <w:rPr>
          <w:i/>
          <w:iCs/>
          <w:rPrChange w:id="44" w:author="Andreza Sartori" w:date="2020-10-25T22:50:00Z">
            <w:rPr>
              <w:i/>
              <w:iCs/>
              <w:lang w:val="en-US"/>
            </w:rPr>
          </w:rPrChange>
        </w:rPr>
        <w:t>et al</w:t>
      </w:r>
      <w:r w:rsidRPr="00A437D3">
        <w:rPr>
          <w:rPrChange w:id="45" w:author="Andreza Sartori" w:date="2020-10-25T22:50:00Z">
            <w:rPr>
              <w:lang w:val="en-US"/>
            </w:rPr>
          </w:rPrChange>
        </w:rPr>
        <w:t>. (2013).</w:t>
      </w:r>
      <w:r w:rsidR="00CE06CF" w:rsidRPr="00A437D3">
        <w:rPr>
          <w:rPrChange w:id="46" w:author="Andreza Sartori" w:date="2020-10-25T22:50:00Z">
            <w:rPr>
              <w:lang w:val="en-US"/>
            </w:rPr>
          </w:rPrChange>
        </w:rPr>
        <w:tab/>
      </w:r>
    </w:p>
    <w:p w14:paraId="34029D8D" w14:textId="2498F978" w:rsidR="00D35A52" w:rsidRPr="00EE59B8" w:rsidRDefault="00742CAE" w:rsidP="00817A7F">
      <w:pPr>
        <w:pStyle w:val="TF-TEXTO"/>
      </w:pPr>
      <w:r w:rsidRPr="00A437D3">
        <w:rPr>
          <w:rPrChange w:id="47" w:author="Andreza Sartori" w:date="2020-10-25T22:50:00Z">
            <w:rPr>
              <w:lang w:val="en-US"/>
            </w:rPr>
          </w:rPrChange>
        </w:rPr>
        <w:t xml:space="preserve">Huang </w:t>
      </w:r>
      <w:r w:rsidR="0028216E" w:rsidRPr="00A437D3">
        <w:rPr>
          <w:i/>
          <w:iCs/>
          <w:rPrChange w:id="48" w:author="Andreza Sartori" w:date="2020-10-25T22:50:00Z">
            <w:rPr>
              <w:i/>
              <w:iCs/>
              <w:lang w:val="en-US"/>
            </w:rPr>
          </w:rPrChange>
        </w:rPr>
        <w:t>et al.</w:t>
      </w:r>
      <w:r w:rsidR="00672ABA" w:rsidRPr="00A437D3">
        <w:rPr>
          <w:rPrChange w:id="49" w:author="Andreza Sartori" w:date="2020-10-25T22:50:00Z">
            <w:rPr>
              <w:lang w:val="en-US"/>
            </w:rPr>
          </w:rPrChange>
        </w:rPr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 S-score e P-score</w:t>
      </w:r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Validando o desempenho de previsão usando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Explicando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</w:p>
    <w:p w14:paraId="61D13636" w14:textId="556AAA73" w:rsidR="00856817" w:rsidRDefault="00A50C42" w:rsidP="00817A7F">
      <w:pPr>
        <w:pStyle w:val="TF-TEXTO"/>
      </w:pPr>
      <w:commentRangeStart w:id="50"/>
      <w:r>
        <w:t xml:space="preserve">Com base no </w:t>
      </w:r>
      <w:commentRangeEnd w:id="50"/>
      <w:r w:rsidR="00831CE6">
        <w:rPr>
          <w:rStyle w:val="Refdecomentrio"/>
        </w:rPr>
        <w:commentReference w:id="50"/>
      </w:r>
      <w:r w:rsidRPr="00A50C42">
        <w:rPr>
          <w:i/>
          <w:iCs/>
        </w:rPr>
        <w:t>S-score</w:t>
      </w:r>
      <w:r w:rsidR="00B50316">
        <w:t xml:space="preserve">, </w:t>
      </w:r>
      <w:del w:id="51" w:author="Andreza Sartori" w:date="2020-10-23T23:56:00Z">
        <w:r w:rsidR="00207F6A" w:rsidDel="006227BB">
          <w:delText xml:space="preserve">validou-se </w:delText>
        </w:r>
      </w:del>
      <w:r w:rsidR="00207F6A">
        <w:t xml:space="preserve">os </w:t>
      </w:r>
      <w:r w:rsidR="009022AF">
        <w:t>resultados</w:t>
      </w:r>
      <w:r w:rsidR="00B50316">
        <w:t xml:space="preserve"> </w:t>
      </w:r>
      <w:ins w:id="52" w:author="Andreza Sartori" w:date="2020-10-23T23:56:00Z">
        <w:r w:rsidR="006227BB">
          <w:t xml:space="preserve">foram validados </w:t>
        </w:r>
      </w:ins>
      <w:r w:rsidR="00B50316">
        <w:t xml:space="preserve">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53" w:name="_Toc54164921"/>
      <w:bookmarkStart w:id="54" w:name="_Toc54165675"/>
      <w:bookmarkStart w:id="55" w:name="_Toc54169333"/>
      <w:bookmarkStart w:id="56" w:name="_Toc96347439"/>
      <w:bookmarkStart w:id="57" w:name="_Toc96357723"/>
      <w:bookmarkStart w:id="58" w:name="_Toc96491866"/>
      <w:bookmarkStart w:id="59" w:name="_Toc411603107"/>
      <w:bookmarkEnd w:id="27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60" w:name="_Toc54164915"/>
      <w:bookmarkStart w:id="61" w:name="_Toc54165669"/>
      <w:bookmarkStart w:id="62" w:name="_Toc54169327"/>
      <w:bookmarkStart w:id="63" w:name="_Toc96347433"/>
      <w:bookmarkStart w:id="64" w:name="_Toc96357717"/>
      <w:bookmarkStart w:id="65" w:name="_Toc96491860"/>
      <w:bookmarkStart w:id="66" w:name="_Toc351015594"/>
      <w:r>
        <w:t>JUSTIFICATIVA</w:t>
      </w:r>
    </w:p>
    <w:p w14:paraId="6A96D50C" w14:textId="77777777" w:rsidR="00334DB9" w:rsidRDefault="00334DB9" w:rsidP="00334DB9">
      <w:pPr>
        <w:pStyle w:val="TF-TEXTO"/>
      </w:pPr>
      <w:r>
        <w:t>No Quadro 1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50E71D7E" w:rsidR="00A74140" w:rsidRDefault="00A74140" w:rsidP="00A74140">
      <w:pPr>
        <w:pStyle w:val="TF-LEGENDA"/>
      </w:pPr>
      <w:r>
        <w:lastRenderedPageBreak/>
        <w:t xml:space="preserve">Quadro </w:t>
      </w:r>
      <w:r w:rsidR="00037E2F">
        <w:fldChar w:fldCharType="begin"/>
      </w:r>
      <w:r w:rsidR="00037E2F">
        <w:instrText xml:space="preserve"> SEQ Quadro \* ARABIC </w:instrText>
      </w:r>
      <w:r w:rsidR="00037E2F">
        <w:fldChar w:fldCharType="separate"/>
      </w:r>
      <w:r w:rsidR="004373C8">
        <w:rPr>
          <w:noProof/>
        </w:rPr>
        <w:t>1</w:t>
      </w:r>
      <w:r w:rsidR="00037E2F">
        <w:rPr>
          <w:noProof/>
        </w:rPr>
        <w:fldChar w:fldCharType="end"/>
      </w:r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BB1345" w:rsidRDefault="00BB1345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BB1345" w:rsidRDefault="00BB1345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BB1345" w:rsidRDefault="00BB1345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BB1345" w:rsidRDefault="00BB1345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0A28F8" w:rsidRDefault="00CC4C26" w:rsidP="00CC4C26">
            <w:pPr>
              <w:pStyle w:val="TF-TEXTOQUADROCentralizado"/>
              <w:rPr>
                <w:lang w:val="en-US"/>
              </w:rPr>
            </w:pPr>
            <w:r w:rsidRPr="000A28F8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71B76706" w:rsidR="008C7DBF" w:rsidRDefault="005D613C" w:rsidP="003273E6">
      <w:pPr>
        <w:pStyle w:val="TF-TEXTO"/>
      </w:pPr>
      <w:r>
        <w:tab/>
      </w:r>
      <w:r w:rsidR="00512AB5">
        <w:t>A partir do Quadro 1 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6C13AC">
        <w:rPr>
          <w:i/>
          <w:iCs/>
        </w:rPr>
        <w:t xml:space="preserve"> (</w:t>
      </w:r>
      <w:r w:rsidR="00343881">
        <w:rPr>
          <w:i/>
          <w:iCs/>
        </w:rPr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r w:rsidR="00262839">
        <w:t>S</w:t>
      </w:r>
      <w:r w:rsidR="001D0274">
        <w:t>-score</w:t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09E112D9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que facilitar</w:t>
      </w:r>
      <w:r w:rsidR="00026E2F">
        <w:t>á</w:t>
      </w:r>
      <w:r w:rsidR="00485BA8">
        <w:t xml:space="preserve"> a busc</w:t>
      </w:r>
      <w:r w:rsidR="003B534D">
        <w:t xml:space="preserve">a </w:t>
      </w:r>
      <w:r w:rsidR="001241D8">
        <w:t>de possíveis interações, que pode</w:t>
      </w:r>
      <w:r w:rsidR="00E861C4">
        <w:t>rá</w:t>
      </w:r>
      <w:r w:rsidR="001241D8">
        <w:t xml:space="preserve"> ser </w:t>
      </w:r>
      <w:r w:rsidR="001241D8" w:rsidRPr="00D66C16">
        <w:t>realizada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</w:t>
      </w:r>
      <w:commentRangeStart w:id="67"/>
      <w:r w:rsidR="004029B7">
        <w:t xml:space="preserve">pessoas que se automedicam </w:t>
      </w:r>
      <w:commentRangeEnd w:id="67"/>
      <w:r w:rsidR="00C149FA">
        <w:rPr>
          <w:rStyle w:val="Refdecomentrio"/>
        </w:rPr>
        <w:commentReference w:id="67"/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ED00EC">
        <w:t xml:space="preserve">E, caso </w:t>
      </w:r>
      <w:r w:rsidR="00A141DC">
        <w:t>isso ocorr</w:t>
      </w:r>
      <w:r w:rsidR="002E1B53">
        <w:t>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apresenta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282BDD0C" w:rsidR="00A724A2" w:rsidRDefault="003648EE" w:rsidP="00A724A2">
      <w:pPr>
        <w:pStyle w:val="TF-ALNEA"/>
      </w:pPr>
      <w:r>
        <w:t xml:space="preserve">ser </w:t>
      </w:r>
      <w:r w:rsidR="00A724A2">
        <w:t>modela</w:t>
      </w:r>
      <w:r>
        <w:t>da</w:t>
      </w:r>
      <w:r w:rsidR="002012E1">
        <w:t xml:space="preserve"> </w:t>
      </w:r>
      <w:r w:rsidR="00A724A2">
        <w:t>seguindo os princípios de redes complexas (RNF)</w:t>
      </w:r>
      <w:r w:rsidR="005A1CB1">
        <w:t>.</w:t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64A1382B" w:rsidR="00F65CA2" w:rsidRDefault="00E95C81" w:rsidP="00DA4362">
      <w:pPr>
        <w:pStyle w:val="TF-ALNEA"/>
      </w:pPr>
      <w:commentRangeStart w:id="68"/>
      <w:r>
        <w:t xml:space="preserve">montagem da base </w:t>
      </w:r>
      <w:r w:rsidR="00F65CA2">
        <w:t xml:space="preserve">de dados: </w:t>
      </w:r>
      <w:commentRangeEnd w:id="68"/>
      <w:r w:rsidR="00656922">
        <w:rPr>
          <w:rStyle w:val="Refdecomentrio"/>
        </w:rPr>
        <w:commentReference w:id="68"/>
      </w:r>
      <w:r w:rsidR="00F65CA2">
        <w:t xml:space="preserve">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ser</w:t>
      </w:r>
      <w:r w:rsidR="00092F47">
        <w:t>á</w:t>
      </w:r>
      <w:r w:rsidR="00F65CA2">
        <w:t xml:space="preserve"> usada no desenvolvimento do projeto; </w:t>
      </w:r>
    </w:p>
    <w:p w14:paraId="3A11BAB3" w14:textId="29B3D148" w:rsidR="000D0BE6" w:rsidRDefault="007B5F5C" w:rsidP="004436C4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4436C4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2BFDA00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iOS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68FE02CA" w14:textId="2565538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E0048F">
        <w:t>Quadro 2</w:t>
      </w:r>
      <w:r>
        <w:t>.</w:t>
      </w:r>
    </w:p>
    <w:p w14:paraId="2F95A04A" w14:textId="77777777" w:rsidR="00882203" w:rsidRPr="007E0D87" w:rsidRDefault="00882203" w:rsidP="00882203">
      <w:pPr>
        <w:pStyle w:val="TF-LEGENDA"/>
      </w:pPr>
      <w:bookmarkStart w:id="69" w:name="_Ref98650273"/>
      <w:r>
        <w:t xml:space="preserve">Quadro </w:t>
      </w:r>
      <w:bookmarkEnd w:id="69"/>
      <w:r>
        <w:t>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9E7718">
            <w:pPr>
              <w:pStyle w:val="TF-TEXTOQUADROCentralizado"/>
            </w:pPr>
            <w:r>
              <w:t>2021</w:t>
            </w:r>
          </w:p>
        </w:tc>
      </w:tr>
      <w:tr w:rsidR="00882203" w:rsidRPr="007E0D87" w14:paraId="7EF56924" w14:textId="77777777" w:rsidTr="009E7718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9E7718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9E7718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7614A64D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montagem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9E7718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9E7718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9E7718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9E7718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9E7718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9E7718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9E7718">
            <w:pPr>
              <w:pStyle w:val="TF-TEXTOQUADROCentralizad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7D4E7CEA" w14:textId="7A3FED0A" w:rsidR="0006395D" w:rsidRDefault="0006395D" w:rsidP="0006395D">
      <w:pPr>
        <w:pStyle w:val="TF-TEXTO"/>
      </w:pPr>
      <w:r w:rsidRPr="009453EF">
        <w:t>Este capítulo descreve brevemente sobre os assuntos que fundamentarão o estudo a ser</w:t>
      </w:r>
      <w:r w:rsidRPr="009453EF">
        <w:br/>
        <w:t xml:space="preserve">realizado: </w:t>
      </w:r>
      <w:r>
        <w:t xml:space="preserve">redes complexas e interação medicamentosa. </w:t>
      </w:r>
    </w:p>
    <w:p w14:paraId="7EB75BF4" w14:textId="7E1C8A67" w:rsidR="006237B9" w:rsidRDefault="004A16A5" w:rsidP="00E31906">
      <w:pPr>
        <w:pStyle w:val="TF-TEXTO"/>
        <w:rPr>
          <w:color w:val="000000" w:themeColor="text1"/>
        </w:rPr>
      </w:pPr>
      <w:r w:rsidRPr="00D314D6">
        <w:rPr>
          <w:color w:val="000000" w:themeColor="text1"/>
        </w:rPr>
        <w:t>A área de Redes Complexas tem sua origem na tradicional Teoria dos Grafos. Um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grafo é um conjunto de vértices e arestas, no qual os vértices podem estar conectados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uns aos outros pelas arestas (NETTO, 2001). Uma RC é um grafo com um grande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número de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vértices e propriedades topológicas não necessariamente regulares, nem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 xml:space="preserve">completamente aleatórias (BESSA </w:t>
      </w:r>
      <w:r w:rsidR="0028216E" w:rsidRPr="0028216E">
        <w:rPr>
          <w:i/>
          <w:iCs/>
          <w:color w:val="000000" w:themeColor="text1"/>
        </w:rPr>
        <w:t>et al.</w:t>
      </w:r>
      <w:r w:rsidRPr="00D314D6">
        <w:rPr>
          <w:color w:val="000000" w:themeColor="text1"/>
        </w:rPr>
        <w:t>, 2009).</w:t>
      </w:r>
    </w:p>
    <w:p w14:paraId="0A1B79A5" w14:textId="27F688C8" w:rsidR="00AE253E" w:rsidRDefault="0001132F" w:rsidP="00AE253E">
      <w:pPr>
        <w:pStyle w:val="TF-TEXTO"/>
        <w:rPr>
          <w:color w:val="000000" w:themeColor="text1"/>
        </w:rPr>
      </w:pPr>
      <w:r w:rsidRPr="0001132F">
        <w:rPr>
          <w:color w:val="000000" w:themeColor="text1"/>
        </w:rPr>
        <w:t>Uma interação medicamentosa ocorre quando os efeitos e/ou a toxicidade</w:t>
      </w:r>
      <w:r>
        <w:rPr>
          <w:color w:val="000000" w:themeColor="text1"/>
        </w:rPr>
        <w:t xml:space="preserve"> </w:t>
      </w:r>
      <w:r w:rsidRPr="0001132F">
        <w:rPr>
          <w:color w:val="000000" w:themeColor="text1"/>
        </w:rPr>
        <w:t>de um fármaco são alterados pela presença de outro</w:t>
      </w:r>
      <w:r w:rsidR="00E8127A">
        <w:rPr>
          <w:color w:val="000000" w:themeColor="text1"/>
        </w:rPr>
        <w:t xml:space="preserve"> (HAMMES</w:t>
      </w:r>
      <w:r w:rsidR="002A53B9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2A53B9">
        <w:rPr>
          <w:color w:val="000000" w:themeColor="text1"/>
        </w:rPr>
        <w:t>, 2008</w:t>
      </w:r>
      <w:r w:rsidR="00E8127A">
        <w:rPr>
          <w:color w:val="000000" w:themeColor="text1"/>
        </w:rPr>
        <w:t>).</w:t>
      </w:r>
      <w:r w:rsidR="00E47836" w:rsidRPr="00E47836">
        <w:t xml:space="preserve"> </w:t>
      </w:r>
      <w:r w:rsidR="00E47836" w:rsidRPr="00E47836">
        <w:rPr>
          <w:color w:val="000000" w:themeColor="text1"/>
        </w:rPr>
        <w:t>Diversos são os fatores de risco para a ocorrência de interações medicamentosas, sendo estes relacionados à prescrição, onde o aumento do risco de interações é diretamente proporcional à quantidade de medicamentos prescritos</w:t>
      </w:r>
      <w:r w:rsidR="006D2F0F">
        <w:rPr>
          <w:color w:val="000000" w:themeColor="text1"/>
        </w:rPr>
        <w:t xml:space="preserve"> (</w:t>
      </w:r>
      <w:r w:rsidR="00D11B7B">
        <w:rPr>
          <w:color w:val="000000" w:themeColor="text1"/>
        </w:rPr>
        <w:t>LEÃO, MOURA e MEDEIROS, 2014</w:t>
      </w:r>
      <w:r w:rsidR="006D2F0F">
        <w:rPr>
          <w:color w:val="000000" w:themeColor="text1"/>
        </w:rPr>
        <w:t>)</w:t>
      </w:r>
      <w:r w:rsidR="00D11B7B">
        <w:rPr>
          <w:color w:val="000000" w:themeColor="text1"/>
        </w:rPr>
        <w:t>.</w:t>
      </w:r>
    </w:p>
    <w:p w14:paraId="02F80EEB" w14:textId="374EF7EE" w:rsidR="00896E12" w:rsidRPr="0001132F" w:rsidRDefault="00896E12" w:rsidP="00AE253E">
      <w:pPr>
        <w:pStyle w:val="TF-TEXTO"/>
        <w:rPr>
          <w:color w:val="000000" w:themeColor="text1"/>
        </w:rPr>
      </w:pPr>
      <w:r>
        <w:t>Segundo Secoli (2010), a polifarmácia (sendo definida como uso de cinco ou mais medicamentos) está diretamente associada ao aumento do risco de ocorrência de interação medicamentosa podendo ocasionar uma reação adversas a medicamentos graves (RAM). No Brasil, apenas na cidade de Fortaleza observou-se que 13,6% dos idosos usava cinco ou mais medicamentos prescritos. Ainda segundo a autora, é frequente idosos apresentarem duas ou mais receitas médicas e utilizar dois ou mais medicamentos para automedicamentação, sendo que o uso de sei ou mais medicamentos simultâneos podem elevar o risco de interações medicamentosas graves em até 100%.</w:t>
      </w:r>
    </w:p>
    <w:p w14:paraId="4B3A7C83" w14:textId="3DDB8159" w:rsidR="003E37B3" w:rsidRPr="000A28F8" w:rsidRDefault="00451B94" w:rsidP="00405741">
      <w:pPr>
        <w:pStyle w:val="TF-refernciasbibliogrficasTTULO"/>
        <w:rPr>
          <w:color w:val="FF0000"/>
          <w:lang w:val="en-US"/>
        </w:rPr>
      </w:pPr>
      <w:bookmarkStart w:id="70" w:name="_Toc351015602"/>
      <w:bookmarkEnd w:id="53"/>
      <w:bookmarkEnd w:id="54"/>
      <w:bookmarkEnd w:id="55"/>
      <w:bookmarkEnd w:id="56"/>
      <w:bookmarkEnd w:id="57"/>
      <w:bookmarkEnd w:id="58"/>
      <w:bookmarkEnd w:id="59"/>
      <w:r w:rsidRPr="000A28F8">
        <w:rPr>
          <w:lang w:val="en-US"/>
        </w:rPr>
        <w:t>Referências</w:t>
      </w:r>
      <w:bookmarkEnd w:id="70"/>
      <w:r w:rsidR="00405741" w:rsidRPr="000A28F8">
        <w:rPr>
          <w:color w:val="FF0000"/>
          <w:lang w:val="en-US"/>
        </w:rPr>
        <w:t xml:space="preserve"> </w:t>
      </w:r>
    </w:p>
    <w:p w14:paraId="1236BF8B" w14:textId="4B051C64" w:rsidR="0069244D" w:rsidRPr="000A28F8" w:rsidRDefault="0069244D" w:rsidP="009E71AD">
      <w:pPr>
        <w:pStyle w:val="TF-REFERNCIASITEM0"/>
        <w:rPr>
          <w:lang w:val="en-US"/>
        </w:rPr>
      </w:pPr>
      <w:commentRangeStart w:id="71"/>
      <w:r w:rsidRPr="000A28F8">
        <w:rPr>
          <w:lang w:val="en-US"/>
        </w:rPr>
        <w:t>ALBERT, R. Scale-free networks in cell biology. Journal of cell science, The Company of Biologists Ltd, v. 118, n. 21, p. 4947–4957, 2005.</w:t>
      </w:r>
      <w:commentRangeEnd w:id="71"/>
      <w:r w:rsidR="004611A4">
        <w:rPr>
          <w:rStyle w:val="Refdecomentrio"/>
        </w:rPr>
        <w:commentReference w:id="71"/>
      </w:r>
    </w:p>
    <w:p w14:paraId="1E1EF2CF" w14:textId="3A8E0A08" w:rsidR="006171BF" w:rsidRDefault="006171BF" w:rsidP="009E71AD">
      <w:pPr>
        <w:pStyle w:val="TF-REFERNCIASITEM0"/>
      </w:pPr>
      <w:commentRangeStart w:id="72"/>
      <w:r w:rsidRPr="00FB04BC">
        <w:lastRenderedPageBreak/>
        <w:t>ALAIMO, Salvatore; BONNICI, Vincenzo; CANCEMI, Damiano; FERRO, Alfredo; GIUGNO, Rosalba; PULVIRENTI, Alfredo</w:t>
      </w:r>
      <w:commentRangeEnd w:id="72"/>
      <w:r w:rsidR="00D91BD6">
        <w:rPr>
          <w:rStyle w:val="Refdecomentrio"/>
        </w:rPr>
        <w:commentReference w:id="72"/>
      </w:r>
      <w:r w:rsidRPr="00FB04BC">
        <w:t xml:space="preserve">. </w:t>
      </w:r>
      <w:r w:rsidRPr="000A28F8">
        <w:rPr>
          <w:lang w:val="en-US"/>
        </w:rPr>
        <w:t xml:space="preserve">DT-Web: a web-based application for drug-target interaction and drug combination prediction through domain-tuned network-based inference. </w:t>
      </w:r>
      <w:r w:rsidRPr="000A28F8">
        <w:rPr>
          <w:b/>
          <w:bCs/>
          <w:lang w:val="en-US"/>
        </w:rPr>
        <w:t>Bmc Systems Biology</w:t>
      </w:r>
      <w:r w:rsidRPr="000A28F8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1BF8A50D" w14:textId="1612788F" w:rsidR="0069244D" w:rsidRPr="000A28F8" w:rsidRDefault="0069244D" w:rsidP="009E71AD">
      <w:pPr>
        <w:pStyle w:val="TF-REFERNCIASITEM0"/>
        <w:rPr>
          <w:lang w:val="en-US"/>
        </w:rPr>
      </w:pPr>
      <w:r w:rsidRPr="000A28F8">
        <w:rPr>
          <w:lang w:val="en-US"/>
        </w:rPr>
        <w:t xml:space="preserve">BARABASI, A.-L. </w:t>
      </w:r>
      <w:r w:rsidR="0028216E" w:rsidRPr="000A28F8">
        <w:rPr>
          <w:i/>
          <w:lang w:val="en-US"/>
        </w:rPr>
        <w:t>et al.</w:t>
      </w:r>
      <w:r w:rsidRPr="000A28F8">
        <w:rPr>
          <w:lang w:val="en-US"/>
        </w:rPr>
        <w:t xml:space="preserve"> Evolution of the social network of scientific collaborations. ´ Physica A: Statistical mechanics and its applications, Elsevier, v. 311, n. 3, p. 590–614, 2002.</w:t>
      </w:r>
    </w:p>
    <w:p w14:paraId="079759F6" w14:textId="1823445C" w:rsidR="0069244D" w:rsidRPr="000A28F8" w:rsidRDefault="0069244D" w:rsidP="009E71AD">
      <w:pPr>
        <w:pStyle w:val="TF-REFERNCIASITEM0"/>
        <w:rPr>
          <w:lang w:val="en-US"/>
        </w:rPr>
      </w:pPr>
      <w:r>
        <w:t xml:space="preserve">BESSA, A. D.; SANTOS, L. B. L.; MARTINEZ, L. P. N. R.; COSTA, M. C.; CARDOSO, P. G. S. Introdução ás redes complexas. </w:t>
      </w:r>
      <w:r w:rsidRPr="000A28F8">
        <w:rPr>
          <w:lang w:val="en-US"/>
        </w:rPr>
        <w:t>2009. 1, 15</w:t>
      </w:r>
    </w:p>
    <w:p w14:paraId="2F9E591D" w14:textId="5DA7BBF9" w:rsidR="00E25D7D" w:rsidRPr="000A28F8" w:rsidRDefault="0069244D" w:rsidP="009E71AD">
      <w:pPr>
        <w:pStyle w:val="TF-REFERNCIASITEM0"/>
        <w:rPr>
          <w:lang w:val="en-US"/>
        </w:rPr>
      </w:pPr>
      <w:r w:rsidRPr="000A28F8">
        <w:rPr>
          <w:lang w:val="en-US"/>
        </w:rPr>
        <w:t xml:space="preserve">BOCCALETTI, S. </w:t>
      </w:r>
      <w:r w:rsidR="0028216E" w:rsidRPr="000A28F8">
        <w:rPr>
          <w:i/>
          <w:lang w:val="en-US"/>
        </w:rPr>
        <w:t>et al.</w:t>
      </w:r>
      <w:r w:rsidRPr="000A28F8">
        <w:rPr>
          <w:lang w:val="en-US"/>
        </w:rPr>
        <w:t xml:space="preserve"> Complex networks: Structure and dynamics. Physics reports, Elsevier, v. 424, n. 4, p. 175–308, 2006.</w:t>
      </w:r>
    </w:p>
    <w:p w14:paraId="2C1D8A19" w14:textId="1A9731C8" w:rsidR="00E25D7D" w:rsidRPr="00A437D3" w:rsidRDefault="008B5972" w:rsidP="009E71AD">
      <w:pPr>
        <w:pStyle w:val="TF-REFERNCIASITEM0"/>
        <w:rPr>
          <w:lang w:val="en-US"/>
          <w:rPrChange w:id="73" w:author="Andreza Sartori" w:date="2020-10-25T22:42:00Z">
            <w:rPr/>
          </w:rPrChange>
        </w:rPr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74" w:name="_Hlk53335320"/>
      <w:r w:rsidR="001256FE">
        <w:t xml:space="preserve">Disponível em: </w:t>
      </w:r>
      <w:bookmarkEnd w:id="74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</w:t>
      </w:r>
      <w:r w:rsidR="001256FE" w:rsidRPr="00A437D3">
        <w:rPr>
          <w:lang w:val="en-US"/>
          <w:rPrChange w:id="75" w:author="Andreza Sartori" w:date="2020-10-25T22:42:00Z">
            <w:rPr/>
          </w:rPrChange>
        </w:rPr>
        <w:t xml:space="preserve">Acesso em: </w:t>
      </w:r>
      <w:r w:rsidR="00375B84" w:rsidRPr="00A437D3">
        <w:rPr>
          <w:lang w:val="en-US"/>
          <w:rPrChange w:id="76" w:author="Andreza Sartori" w:date="2020-10-25T22:42:00Z">
            <w:rPr/>
          </w:rPrChange>
        </w:rPr>
        <w:t>09</w:t>
      </w:r>
      <w:r w:rsidR="001256FE" w:rsidRPr="00A437D3">
        <w:rPr>
          <w:lang w:val="en-US"/>
          <w:rPrChange w:id="77" w:author="Andreza Sartori" w:date="2020-10-25T22:42:00Z">
            <w:rPr/>
          </w:rPrChange>
        </w:rPr>
        <w:t xml:space="preserve"> </w:t>
      </w:r>
      <w:r w:rsidR="00375B84" w:rsidRPr="00A437D3">
        <w:rPr>
          <w:lang w:val="en-US"/>
          <w:rPrChange w:id="78" w:author="Andreza Sartori" w:date="2020-10-25T22:42:00Z">
            <w:rPr/>
          </w:rPrChange>
        </w:rPr>
        <w:t>out</w:t>
      </w:r>
      <w:r w:rsidR="001256FE" w:rsidRPr="00A437D3">
        <w:rPr>
          <w:lang w:val="en-US"/>
          <w:rPrChange w:id="79" w:author="Andreza Sartori" w:date="2020-10-25T22:42:00Z">
            <w:rPr/>
          </w:rPrChange>
        </w:rPr>
        <w:t>. 20</w:t>
      </w:r>
      <w:r w:rsidR="00375B84" w:rsidRPr="00A437D3">
        <w:rPr>
          <w:lang w:val="en-US"/>
          <w:rPrChange w:id="80" w:author="Andreza Sartori" w:date="2020-10-25T22:42:00Z">
            <w:rPr/>
          </w:rPrChange>
        </w:rPr>
        <w:t>20</w:t>
      </w:r>
      <w:r w:rsidR="001256FE" w:rsidRPr="00A437D3">
        <w:rPr>
          <w:lang w:val="en-US"/>
          <w:rPrChange w:id="81" w:author="Andreza Sartori" w:date="2020-10-25T22:42:00Z">
            <w:rPr/>
          </w:rPrChange>
        </w:rPr>
        <w:t>.</w:t>
      </w:r>
    </w:p>
    <w:p w14:paraId="355D84BF" w14:textId="51AE37BA" w:rsidR="00BB51B6" w:rsidRPr="00A437D3" w:rsidRDefault="00BB51B6" w:rsidP="009E71AD">
      <w:pPr>
        <w:pStyle w:val="TF-REFERNCIASITEM0"/>
        <w:rPr>
          <w:rPrChange w:id="82" w:author="Andreza Sartori" w:date="2020-10-25T22:42:00Z">
            <w:rPr>
              <w:lang w:val="en-US"/>
            </w:rPr>
          </w:rPrChange>
        </w:rPr>
      </w:pPr>
      <w:r w:rsidRPr="00A437D3">
        <w:rPr>
          <w:lang w:val="en-US"/>
          <w:rPrChange w:id="83" w:author="Andreza Sartori" w:date="2020-10-25T22:42:00Z">
            <w:rPr/>
          </w:rPrChange>
        </w:rPr>
        <w:t xml:space="preserve">CHENG, Feixiong; KOVÁCS, István A.; BARABÁSI, Albert-László. </w:t>
      </w:r>
      <w:r w:rsidRPr="000A28F8">
        <w:rPr>
          <w:lang w:val="en-US"/>
        </w:rPr>
        <w:t xml:space="preserve">Network-based prediction of drug combinations. </w:t>
      </w:r>
      <w:r w:rsidRPr="000A28F8">
        <w:rPr>
          <w:b/>
          <w:bCs/>
          <w:lang w:val="en-US"/>
        </w:rPr>
        <w:t>Nature Communications</w:t>
      </w:r>
      <w:r w:rsidRPr="000A28F8">
        <w:rPr>
          <w:lang w:val="en-US"/>
        </w:rPr>
        <w:t xml:space="preserve">, [S.L.], v. 10, n. 1, p. 1-11, 13 mar. 2019. Springer Science and Business Media LLC. </w:t>
      </w:r>
      <w:r w:rsidRPr="00A437D3">
        <w:rPr>
          <w:rPrChange w:id="84" w:author="Andreza Sartori" w:date="2020-10-25T22:42:00Z">
            <w:rPr>
              <w:lang w:val="en-US"/>
            </w:rPr>
          </w:rPrChange>
        </w:rPr>
        <w:t>Disponível em: &lt;http://dx.doi.org/10.1038/s41467-019-09186-x&gt;. Acesso em 12 out. 2020.</w:t>
      </w:r>
    </w:p>
    <w:p w14:paraId="6B07AD88" w14:textId="4B7A3DA5" w:rsidR="00E25D7D" w:rsidRPr="000A28F8" w:rsidRDefault="003515A9" w:rsidP="003B1697">
      <w:pPr>
        <w:pStyle w:val="TF-REFERNCIASITEM0"/>
        <w:rPr>
          <w:lang w:val="en-US"/>
        </w:rPr>
      </w:pPr>
      <w:commentRangeStart w:id="85"/>
      <w:r w:rsidRPr="000A28F8">
        <w:rPr>
          <w:lang w:val="en-US"/>
        </w:rPr>
        <w:t>COHEN, R.; HAVLIN, S. Complex networks: structure, robustness and function. United Kingdom: Cambridge Univ Pr, 2010.</w:t>
      </w:r>
      <w:commentRangeEnd w:id="85"/>
      <w:r w:rsidR="00442AB0">
        <w:rPr>
          <w:rStyle w:val="Refdecomentrio"/>
        </w:rPr>
        <w:commentReference w:id="85"/>
      </w:r>
    </w:p>
    <w:p w14:paraId="6BE17959" w14:textId="06E317E0" w:rsidR="00D5095C" w:rsidRPr="003B1697" w:rsidRDefault="00403CAB" w:rsidP="003B1697">
      <w:pPr>
        <w:pStyle w:val="TF-REFERNCIASITEM0"/>
      </w:pPr>
      <w:commentRangeStart w:id="86"/>
      <w:r w:rsidRPr="000A28F8">
        <w:rPr>
          <w:lang w:val="en-US"/>
        </w:rPr>
        <w:t>COSTA</w:t>
      </w:r>
      <w:r w:rsidR="00FE558D" w:rsidRPr="000A28F8">
        <w:rPr>
          <w:lang w:val="en-US"/>
        </w:rPr>
        <w:t xml:space="preserve">, Andry F. </w:t>
      </w:r>
      <w:r w:rsidR="0028216E" w:rsidRPr="000A28F8">
        <w:rPr>
          <w:i/>
          <w:lang w:val="en-US"/>
        </w:rPr>
        <w:t>et al.</w:t>
      </w:r>
      <w:r w:rsidR="007832A3" w:rsidRPr="000A28F8">
        <w:rPr>
          <w:lang w:val="en-US"/>
        </w:rPr>
        <w:t xml:space="preserve"> </w:t>
      </w:r>
      <w:r w:rsidR="007832A3" w:rsidRPr="003B1697">
        <w:t>Uso Racional de Medi</w:t>
      </w:r>
      <w:r w:rsidR="006F7125" w:rsidRPr="003B1697">
        <w:t>camentos: temas selecionados</w:t>
      </w:r>
      <w:r w:rsidR="007832A3" w:rsidRPr="003B1697">
        <w:t xml:space="preserve">. </w:t>
      </w:r>
      <w:r w:rsidR="006F7125" w:rsidRPr="003B1697">
        <w:t>Bra</w:t>
      </w:r>
      <w:r w:rsidR="0070541E" w:rsidRPr="003B1697">
        <w:t>sília</w:t>
      </w:r>
      <w:r w:rsidR="007832A3" w:rsidRPr="003B1697">
        <w:t xml:space="preserve">: </w:t>
      </w:r>
      <w:r w:rsidR="00E56A14" w:rsidRPr="003B1697">
        <w:t>Editora MS</w:t>
      </w:r>
      <w:r w:rsidR="007832A3" w:rsidRPr="003B1697">
        <w:t xml:space="preserve">, </w:t>
      </w:r>
      <w:r w:rsidR="00E56A14" w:rsidRPr="003B1697">
        <w:t>2012</w:t>
      </w:r>
      <w:r w:rsidR="007832A3" w:rsidRPr="003B1697">
        <w:t>.</w:t>
      </w:r>
      <w:commentRangeEnd w:id="86"/>
      <w:r w:rsidR="00F16EF7">
        <w:rPr>
          <w:rStyle w:val="Refdecomentrio"/>
        </w:rPr>
        <w:commentReference w:id="86"/>
      </w:r>
    </w:p>
    <w:p w14:paraId="01784069" w14:textId="73516258" w:rsidR="001A70DB" w:rsidRPr="000A28F8" w:rsidRDefault="001A70DB" w:rsidP="009E71AD">
      <w:pPr>
        <w:pStyle w:val="TF-REFERNCIASITEM0"/>
        <w:rPr>
          <w:lang w:val="en-US"/>
        </w:rPr>
      </w:pPr>
      <w:r w:rsidRPr="002E6DC2">
        <w:t xml:space="preserve">HAMMES, Jean André; PFUETZENREITER, Felipe; SILVEIRA, Fabrízio da; KOENIG, Álvaro; WESTPHAL, Glauco Adrieno. 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18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0A28F8">
        <w:rPr>
          <w:lang w:val="en-US"/>
        </w:rPr>
        <w:t>Acesso em: 09 out. 2020.</w:t>
      </w:r>
    </w:p>
    <w:p w14:paraId="1436B904" w14:textId="22F81A80" w:rsidR="005A0875" w:rsidRPr="00993F15" w:rsidRDefault="005A0875" w:rsidP="009E71AD">
      <w:pPr>
        <w:pStyle w:val="TF-REFERNCIASITEM0"/>
      </w:pPr>
      <w:r w:rsidRPr="000A28F8">
        <w:rPr>
          <w:lang w:val="en-US"/>
        </w:rPr>
        <w:t xml:space="preserve">HOLLOWAY, Kathleen; DIJK, Liset van. </w:t>
      </w:r>
      <w:r w:rsidRPr="000A28F8">
        <w:rPr>
          <w:b/>
          <w:bCs/>
          <w:lang w:val="en-US"/>
        </w:rPr>
        <w:t>The world medicines situation 2011: Rational use of medicines</w:t>
      </w:r>
      <w:r w:rsidRPr="000A28F8">
        <w:rPr>
          <w:lang w:val="en-US"/>
        </w:rPr>
        <w:t xml:space="preserve">. Word Health Organization 2011. Disponível em: </w:t>
      </w:r>
      <w:commentRangeStart w:id="87"/>
      <w:r w:rsidRPr="000A28F8">
        <w:rPr>
          <w:lang w:val="en-US"/>
        </w:rPr>
        <w:t xml:space="preserve">&lt;https://www.who.int/medicines/areas/policy/world_medicines_situation/WMS_ch14_wRational.pdf&gt;. </w:t>
      </w:r>
      <w:r w:rsidRPr="00DB1D26">
        <w:t xml:space="preserve">Aceso em: 12 out. </w:t>
      </w:r>
      <w:commentRangeEnd w:id="87"/>
      <w:r w:rsidR="00D2715A">
        <w:rPr>
          <w:rStyle w:val="Refdecomentrio"/>
        </w:rPr>
        <w:commentReference w:id="87"/>
      </w:r>
      <w:r w:rsidRPr="00DB1D26">
        <w:t>2020.</w:t>
      </w:r>
    </w:p>
    <w:p w14:paraId="7F1A6738" w14:textId="7E412E83" w:rsidR="001A70DB" w:rsidRDefault="001A70DB" w:rsidP="009E71AD">
      <w:pPr>
        <w:pStyle w:val="TF-REFERNCIASITEM0"/>
      </w:pPr>
      <w:r w:rsidRPr="000A28F8">
        <w:rPr>
          <w:lang w:val="en-US"/>
        </w:rPr>
        <w:t xml:space="preserve">HUANG, Jialiang; NIU, Chaoqun; GREEN, Christopher D.; YANG, Lun; MEI, Hongkang; HAN, Jing-Dong J.. </w:t>
      </w:r>
      <w:r w:rsidRPr="000A28F8">
        <w:rPr>
          <w:b/>
          <w:bCs/>
          <w:lang w:val="en-US"/>
        </w:rPr>
        <w:t>Systematic Prediction of Pharmacodynamic Drug-Drug Interactions through Protein-Protein-Interaction Network</w:t>
      </w:r>
      <w:r w:rsidRPr="000A28F8">
        <w:rPr>
          <w:lang w:val="en-US"/>
        </w:rPr>
        <w:t xml:space="preserve">. Plos Computational Biology, [S.L.], v. 9, n. 3, p. 1-9, 21 mar.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19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5117ACBD" w:rsidR="00662E6F" w:rsidRPr="000A28F8" w:rsidRDefault="00662E6F" w:rsidP="009E71AD">
      <w:pPr>
        <w:pStyle w:val="TF-REFERNCIASITEM0"/>
        <w:rPr>
          <w:lang w:val="en-US"/>
        </w:rPr>
      </w:pPr>
      <w:r w:rsidRPr="000A28F8">
        <w:rPr>
          <w:lang w:val="en-US"/>
        </w:rPr>
        <w:t xml:space="preserve">JIA, S. </w:t>
      </w:r>
      <w:r w:rsidR="0028216E" w:rsidRPr="000A28F8">
        <w:rPr>
          <w:i/>
          <w:lang w:val="en-US"/>
        </w:rPr>
        <w:t>et al.</w:t>
      </w:r>
      <w:r w:rsidRPr="000A28F8">
        <w:rPr>
          <w:lang w:val="en-US"/>
        </w:rPr>
        <w:t xml:space="preserve"> Exploring triad-rich substructures by graph-theoretic characterizations in complex networks. Physica A: Statistical Mechanics and its Applications, Elsevier, v. 468, p. 53–69, 2017.</w:t>
      </w:r>
    </w:p>
    <w:p w14:paraId="328D57D4" w14:textId="242DA8DC" w:rsidR="000C2185" w:rsidRPr="00042CC6" w:rsidRDefault="000C2185" w:rsidP="009E71AD">
      <w:pPr>
        <w:pStyle w:val="TF-REFERNCIASITEM0"/>
      </w:pPr>
      <w:r w:rsidRPr="00B216FA">
        <w:t xml:space="preserve">LEÃO, Danyllo Fábio Lessa; MOURA, Cristiano Soares de; MEDEIROS, Danielle Souto de.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20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1FFC1B7B" w14:textId="7B9BF91B" w:rsidR="000C2185" w:rsidRPr="000A28F8" w:rsidRDefault="000C2185" w:rsidP="009E71AD">
      <w:pPr>
        <w:pStyle w:val="TF-REFERNCIASITEM0"/>
        <w:rPr>
          <w:lang w:val="en-US"/>
        </w:rPr>
      </w:pPr>
      <w:r>
        <w:t xml:space="preserve">NETTO, P. O. B. Grafos: Teoria, Modelos, Algoritmos. São Paulo: Editora Edgard Blücher, 2001. </w:t>
      </w:r>
      <w:r w:rsidRPr="000A28F8">
        <w:rPr>
          <w:lang w:val="en-US"/>
        </w:rPr>
        <w:t>1, 11, 14</w:t>
      </w:r>
    </w:p>
    <w:p w14:paraId="16A58436" w14:textId="77777777" w:rsidR="001D49CD" w:rsidRPr="000A28F8" w:rsidRDefault="001D49CD" w:rsidP="001D49CD">
      <w:pPr>
        <w:pStyle w:val="TF-REFERNCIASITEM0"/>
        <w:rPr>
          <w:lang w:val="en-US"/>
        </w:rPr>
      </w:pPr>
      <w:commentRangeStart w:id="88"/>
      <w:r w:rsidRPr="000A28F8">
        <w:rPr>
          <w:lang w:val="en-US"/>
        </w:rPr>
        <w:t>NEWMAN, M. E. The structure and function of complex networks. SIAM review, SIAM, v. 45, n. 2, p. 167–256, 2003</w:t>
      </w:r>
    </w:p>
    <w:p w14:paraId="29B08D73" w14:textId="171D0799" w:rsidR="001D49CD" w:rsidRPr="000A28F8" w:rsidRDefault="001D49CD" w:rsidP="009E71AD">
      <w:pPr>
        <w:pStyle w:val="TF-REFERNCIASITEM0"/>
        <w:rPr>
          <w:lang w:val="en-US"/>
        </w:rPr>
      </w:pPr>
      <w:r w:rsidRPr="000A28F8">
        <w:rPr>
          <w:lang w:val="en-US"/>
        </w:rPr>
        <w:t>NEWMAN, M. E. J.; BARABÁSI, A. L.; WATTS, D. J. The Structure and Dynamics of Networks. [S.l.]: Princeton Studies in Complexity, 2006.</w:t>
      </w:r>
      <w:commentRangeEnd w:id="88"/>
      <w:r w:rsidR="00A558BF">
        <w:rPr>
          <w:rStyle w:val="Refdecomentrio"/>
        </w:rPr>
        <w:commentReference w:id="88"/>
      </w:r>
    </w:p>
    <w:p w14:paraId="4FB923F7" w14:textId="0B11C99A" w:rsidR="006171BF" w:rsidRPr="000A28F8" w:rsidRDefault="006171BF" w:rsidP="009E71AD">
      <w:pPr>
        <w:pStyle w:val="TF-REFERNCIASITEM0"/>
        <w:rPr>
          <w:lang w:val="en-US"/>
        </w:rPr>
      </w:pPr>
      <w:r w:rsidRPr="000A28F8">
        <w:rPr>
          <w:lang w:val="en-US"/>
        </w:rPr>
        <w:t xml:space="preserve">SAFDARI, Reza; FERDOUSI, Reza; AZIZIHERIS, Kamal; NIAKAN-KALHORI, Sharareh R.; OMIDI, Yadollah. Computerized techniques pave the way for drug-drug interaction prediction and interpretation. </w:t>
      </w:r>
      <w:r w:rsidRPr="000A28F8">
        <w:rPr>
          <w:b/>
          <w:bCs/>
          <w:lang w:val="en-US"/>
        </w:rPr>
        <w:t>Bioimpacts</w:t>
      </w:r>
      <w:r w:rsidRPr="000A28F8">
        <w:rPr>
          <w:lang w:val="en-US"/>
        </w:rPr>
        <w:t>, [S.L.], v. 6, n. 2, p. 71-78, 16 jun. 2016. Maad Rayan Publishing Company.Disponível em: &lt;http://dx.doi.org/10.15171/bi.2016.10&gt;. Acesso em 09 out. 2020.</w:t>
      </w:r>
    </w:p>
    <w:p w14:paraId="2DAA3230" w14:textId="796BFDCD" w:rsidR="005A0875" w:rsidRPr="000A28F8" w:rsidRDefault="005A0875" w:rsidP="009E71AD">
      <w:pPr>
        <w:pStyle w:val="TF-REFERNCIASITEM0"/>
        <w:rPr>
          <w:lang w:val="en-US"/>
        </w:rPr>
      </w:pPr>
      <w:commentRangeStart w:id="89"/>
      <w:r w:rsidRPr="000A28F8">
        <w:rPr>
          <w:lang w:val="en-US"/>
        </w:rPr>
        <w:t>PALLEIRA, Catarina</w:t>
      </w:r>
      <w:r w:rsidR="00B37FB8" w:rsidRPr="000A28F8">
        <w:rPr>
          <w:lang w:val="en-US"/>
        </w:rPr>
        <w:t xml:space="preserve">. </w:t>
      </w:r>
      <w:r w:rsidR="00B37FB8" w:rsidRPr="000A28F8">
        <w:rPr>
          <w:i/>
          <w:iCs/>
          <w:lang w:val="en-US"/>
        </w:rPr>
        <w:t xml:space="preserve">et al. </w:t>
      </w:r>
      <w:r w:rsidR="00B37FB8" w:rsidRPr="000A28F8">
        <w:rPr>
          <w:lang w:val="en-US"/>
        </w:rPr>
        <w:t xml:space="preserve">Pharmacokinetic drug-drug interaction and their implication in clinical management. </w:t>
      </w:r>
      <w:r w:rsidR="00B37FB8" w:rsidRPr="000A28F8">
        <w:rPr>
          <w:b/>
          <w:bCs/>
          <w:lang w:val="en-US"/>
        </w:rPr>
        <w:t>US National Library of Medicine</w:t>
      </w:r>
      <w:r w:rsidR="00B37FB8" w:rsidRPr="000A28F8">
        <w:rPr>
          <w:lang w:val="en-US"/>
        </w:rPr>
        <w:t xml:space="preserve">. </w:t>
      </w:r>
      <w:r w:rsidR="00B37FB8" w:rsidRPr="00A437D3">
        <w:rPr>
          <w:lang w:val="en-US"/>
          <w:rPrChange w:id="90" w:author="Andreza Sartori" w:date="2020-10-25T22:50:00Z">
            <w:rPr/>
          </w:rPrChange>
        </w:rPr>
        <w:t xml:space="preserve">2013. </w:t>
      </w:r>
      <w:r w:rsidR="00B37FB8">
        <w:t>Disponível em: &lt;</w:t>
      </w:r>
      <w:r w:rsidR="00B37FB8" w:rsidRPr="00B37FB8">
        <w:t xml:space="preserve"> </w:t>
      </w:r>
      <w:hyperlink r:id="rId21" w:history="1">
        <w:r w:rsidR="00B37FB8" w:rsidRPr="00B37FB8">
          <w:t>https://www.ncbi.nlm.nih.gov/pmc/articles/PMC3897029/</w:t>
        </w:r>
      </w:hyperlink>
      <w:r w:rsidR="00B37FB8">
        <w:t xml:space="preserve">&gt;. </w:t>
      </w:r>
      <w:r w:rsidR="00B37FB8" w:rsidRPr="000A28F8">
        <w:rPr>
          <w:lang w:val="en-US"/>
        </w:rPr>
        <w:t>Acesso em 12 out. 2020.</w:t>
      </w:r>
      <w:commentRangeEnd w:id="89"/>
      <w:r w:rsidR="00A558BF">
        <w:rPr>
          <w:rStyle w:val="Refdecomentrio"/>
        </w:rPr>
        <w:commentReference w:id="89"/>
      </w:r>
    </w:p>
    <w:p w14:paraId="69557931" w14:textId="0F172F1C" w:rsidR="00902EC8" w:rsidRPr="001D49CD" w:rsidRDefault="00902EC8" w:rsidP="009E71AD">
      <w:pPr>
        <w:pStyle w:val="TF-REFERNCIASITEM0"/>
        <w:rPr>
          <w:rStyle w:val="Hyperlink"/>
          <w:noProof w:val="0"/>
          <w:color w:val="auto"/>
          <w:u w:val="none"/>
        </w:rPr>
      </w:pPr>
      <w:r w:rsidRPr="000A28F8">
        <w:rPr>
          <w:lang w:val="en-US"/>
        </w:rPr>
        <w:t xml:space="preserve">RÉKA, A.; BARABASI, A. L. Statistical mechanics of complex networks. </w:t>
      </w:r>
      <w:r>
        <w:t>Rev. Mod. Phys., v. 74, p. 47–97, 2002.</w:t>
      </w:r>
    </w:p>
    <w:p w14:paraId="0C7A4431" w14:textId="4DE20EB6" w:rsidR="008724C0" w:rsidRPr="00B216FA" w:rsidRDefault="00EE094E" w:rsidP="00B216FA">
      <w:pPr>
        <w:pStyle w:val="TF-REFERNCIASITEM0"/>
      </w:pPr>
      <w:commentRangeStart w:id="91"/>
      <w:r w:rsidRPr="00EE094E">
        <w:t xml:space="preserve">SECOLI, Silvia Regina. </w:t>
      </w:r>
      <w:r w:rsidRPr="00765A15">
        <w:rPr>
          <w:b/>
          <w:bCs/>
        </w:rPr>
        <w:t xml:space="preserve">Interações medicamentosas: fundamentos para a </w:t>
      </w:r>
      <w:r w:rsidR="00525677" w:rsidRPr="00765A15">
        <w:rPr>
          <w:b/>
          <w:bCs/>
        </w:rPr>
        <w:t>prática</w:t>
      </w:r>
      <w:r w:rsidRPr="00765A15">
        <w:rPr>
          <w:b/>
          <w:bCs/>
        </w:rPr>
        <w:t xml:space="preserve"> clínica da enfermagem</w:t>
      </w:r>
      <w:r w:rsidRPr="00EE094E">
        <w:t xml:space="preserve">. Revista da Escola de Enfermagem da Usp, [S.L.], v. 35, n. 1, p. 28-34, mar. 2001. FapUNIFESP (SciELO). </w:t>
      </w:r>
      <w:r w:rsidR="00042CC6" w:rsidRPr="00993F15">
        <w:t>Disponível em:</w:t>
      </w:r>
      <w:r w:rsidR="00042CC6">
        <w:t xml:space="preserve"> &lt;</w:t>
      </w:r>
      <w:r w:rsidRPr="00EE094E">
        <w:t>http://dx.doi.org/10.1590/s0080-62342001000100005</w:t>
      </w:r>
      <w:r w:rsidR="00042CC6">
        <w:t>&gt;</w:t>
      </w:r>
      <w:r w:rsidRPr="00EE094E">
        <w:t>.</w:t>
      </w:r>
      <w:r w:rsidR="00042CC6">
        <w:t xml:space="preserve"> </w:t>
      </w:r>
      <w:r w:rsidRPr="00EE094E">
        <w:t xml:space="preserve"> </w:t>
      </w:r>
      <w:r w:rsidR="00042CC6" w:rsidRPr="00042CC6">
        <w:t>Acesso em: 09 out. 2020.</w:t>
      </w:r>
      <w:commentRangeEnd w:id="91"/>
      <w:r w:rsidR="003D491D">
        <w:rPr>
          <w:rStyle w:val="Refdecomentrio"/>
        </w:rPr>
        <w:commentReference w:id="91"/>
      </w:r>
    </w:p>
    <w:p w14:paraId="12B2CC3E" w14:textId="779FDF1F" w:rsidR="000111C0" w:rsidRPr="009E1F08" w:rsidRDefault="00D85ABF" w:rsidP="009E71AD">
      <w:pPr>
        <w:pStyle w:val="TF-REFERNCIASITEM0"/>
      </w:pPr>
      <w:r w:rsidRPr="00D85ABF">
        <w:t xml:space="preserve">SECOLI, Silvia Regina.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22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4EDDBD9D" w:rsidR="00405741" w:rsidRPr="000A28F8" w:rsidRDefault="00405741" w:rsidP="00405741">
      <w:pPr>
        <w:pStyle w:val="TF-REFERNCIASITEM0"/>
        <w:rPr>
          <w:lang w:val="en-US"/>
        </w:rPr>
      </w:pPr>
      <w:r w:rsidRPr="00405741">
        <w:lastRenderedPageBreak/>
        <w:t xml:space="preserve">SEHN, Rossano; CAMARGO, Aline Lins; HEINECK, Isabela; FERREIRA, Maria Beatriz Cardoso.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0A28F8">
        <w:rPr>
          <w:lang w:val="en-US"/>
        </w:rPr>
        <w:t>Acesso em: 09 out. 2020.</w:t>
      </w:r>
    </w:p>
    <w:p w14:paraId="3A03F2B6" w14:textId="4BA7115C" w:rsidR="008B4ED9" w:rsidRDefault="00646FAF" w:rsidP="009E71AD">
      <w:pPr>
        <w:pStyle w:val="TF-REFERNCIASITEM0"/>
      </w:pPr>
      <w:r w:rsidRPr="000A28F8">
        <w:rPr>
          <w:lang w:val="en-US"/>
        </w:rPr>
        <w:t xml:space="preserve">THAKRAR, B. T.; GRUNDSCHOBER, S. B.; DOESSEGGER, L.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4EF7B955" w14:textId="54D14D7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3"/>
          <w:headerReference w:type="first" r:id="rId24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566FC5B1" w14:textId="77777777" w:rsidR="00623CC7" w:rsidRPr="00320BFA" w:rsidRDefault="00623CC7" w:rsidP="00623CC7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18FFFAF5" w14:textId="2A435211" w:rsidR="00623CC7" w:rsidRPr="00320BFA" w:rsidRDefault="00623CC7" w:rsidP="00623CC7">
      <w:pPr>
        <w:pStyle w:val="TF-xAvalLINHA"/>
      </w:pPr>
      <w:r w:rsidRPr="00320BFA">
        <w:t>Acadêmico(a):</w:t>
      </w:r>
      <w:r w:rsidR="00905351">
        <w:t xml:space="preserve"> Gustavo Westarb</w:t>
      </w:r>
      <w:r w:rsidRPr="00320BFA">
        <w:tab/>
      </w:r>
    </w:p>
    <w:p w14:paraId="2F4B52CF" w14:textId="2C891DA5" w:rsidR="00623CC7" w:rsidRDefault="00623CC7" w:rsidP="00623CC7">
      <w:pPr>
        <w:pStyle w:val="TF-xAvalLINHA"/>
      </w:pPr>
      <w:r w:rsidRPr="00320BFA">
        <w:t>Avaliador(a):</w:t>
      </w:r>
      <w:r w:rsidRPr="00320BFA">
        <w:tab/>
      </w:r>
      <w:r w:rsidR="00905351">
        <w:t>Andreza Sartori</w:t>
      </w:r>
      <w:r>
        <w:tab/>
      </w:r>
    </w:p>
    <w:p w14:paraId="77B4A5D0" w14:textId="77777777" w:rsidR="00623CC7" w:rsidRDefault="00623CC7" w:rsidP="00623CC7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623CC7" w:rsidRPr="00320BFA" w14:paraId="24B09E3B" w14:textId="77777777" w:rsidTr="0045209D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4A1BDD" w14:textId="77777777" w:rsidR="00623CC7" w:rsidRPr="00320BFA" w:rsidRDefault="00623CC7" w:rsidP="0045209D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E1BDE80" w14:textId="77777777" w:rsidR="00623CC7" w:rsidRPr="00320BFA" w:rsidRDefault="00623CC7" w:rsidP="0045209D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E33BFF3" w14:textId="77777777" w:rsidR="00623CC7" w:rsidRPr="00320BFA" w:rsidRDefault="00623CC7" w:rsidP="0045209D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2579308" w14:textId="77777777" w:rsidR="00623CC7" w:rsidRPr="00320BFA" w:rsidRDefault="00623CC7" w:rsidP="0045209D">
            <w:pPr>
              <w:pStyle w:val="TF-xAvalITEMTABELA"/>
            </w:pPr>
            <w:r w:rsidRPr="00320BFA">
              <w:t>não atende</w:t>
            </w:r>
          </w:p>
        </w:tc>
      </w:tr>
      <w:tr w:rsidR="00623CC7" w:rsidRPr="00320BFA" w14:paraId="7C831CEE" w14:textId="77777777" w:rsidTr="0045209D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6B30EE2" w14:textId="77777777" w:rsidR="00623CC7" w:rsidRPr="00320BFA" w:rsidRDefault="00623CC7" w:rsidP="0045209D">
            <w:pPr>
              <w:pStyle w:val="TF-xAvalITEMTABELA"/>
            </w:pPr>
            <w:r w:rsidRPr="00CE425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B896" w14:textId="77777777" w:rsidR="00623CC7" w:rsidRPr="00821EE8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6D0C2D14" w14:textId="77777777" w:rsidR="00623CC7" w:rsidRPr="00821EE8" w:rsidRDefault="00623CC7" w:rsidP="0045209D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A4943" w14:textId="2342FBF7" w:rsidR="00623CC7" w:rsidRPr="00320BFA" w:rsidRDefault="00905351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3F84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16A34A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459AD1CF" w14:textId="77777777" w:rsidTr="0045209D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F9C880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DC206" w14:textId="77777777" w:rsidR="00623CC7" w:rsidRPr="00821EE8" w:rsidRDefault="00623CC7" w:rsidP="0045209D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2CC2" w14:textId="5BC8EEF9" w:rsidR="00623CC7" w:rsidRPr="00320BFA" w:rsidRDefault="00905351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6DA61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C49527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70CB5B0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6FC777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1531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4EDE764" w14:textId="77777777" w:rsidR="00623CC7" w:rsidRPr="00320BFA" w:rsidRDefault="00623CC7" w:rsidP="0045209D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2EB6D" w14:textId="3E027B90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E976D" w14:textId="5EF3567D" w:rsidR="00623CC7" w:rsidRPr="00320BFA" w:rsidRDefault="00F70BC6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420D7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4BEA08B" w14:textId="77777777" w:rsidTr="0045209D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A31C1E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A9C6B" w14:textId="77777777" w:rsidR="00623CC7" w:rsidRPr="00320BFA" w:rsidRDefault="00623CC7" w:rsidP="0045209D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6F8A" w14:textId="3849D7BF" w:rsidR="00623CC7" w:rsidRPr="00320BFA" w:rsidRDefault="00F70BC6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6E398" w14:textId="03E6882B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85E569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5D0E574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21E591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0A2D3" w14:textId="77777777" w:rsidR="00623CC7" w:rsidRPr="00EE20C1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0F234682" w14:textId="77777777" w:rsidR="00623CC7" w:rsidRPr="00EE20C1" w:rsidRDefault="00623CC7" w:rsidP="0045209D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4A086" w14:textId="1C548BE6" w:rsidR="00623CC7" w:rsidRPr="00320BFA" w:rsidRDefault="0005185F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1077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4792A0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0AFF74D1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FF9179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8BDF" w14:textId="77777777" w:rsidR="00623CC7" w:rsidRPr="00EE20C1" w:rsidRDefault="00623CC7" w:rsidP="0045209D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EDDB3" w14:textId="7287BE42" w:rsidR="00623CC7" w:rsidRPr="00320BFA" w:rsidRDefault="0005185F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0740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8EF951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0182EA44" w14:textId="77777777" w:rsidTr="0045209D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3127FB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7888C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C9E3DD2" w14:textId="77777777" w:rsidR="00623CC7" w:rsidRPr="00320BFA" w:rsidRDefault="00623CC7" w:rsidP="0045209D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68EC3" w14:textId="5C9AE3A9" w:rsidR="00623CC7" w:rsidRPr="00320BFA" w:rsidRDefault="0005185F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F90DA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B4D602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03EE1867" w14:textId="77777777" w:rsidTr="0045209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61D686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F7F6A" w14:textId="77777777" w:rsidR="00623CC7" w:rsidRPr="00320BFA" w:rsidRDefault="00623CC7" w:rsidP="0045209D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7D558" w14:textId="3D1CA3A2" w:rsidR="00623CC7" w:rsidRPr="00320BFA" w:rsidRDefault="0005185F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06C3B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84F66A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2C8A799" w14:textId="77777777" w:rsidTr="0045209D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2ADD5D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B3098" w14:textId="77777777" w:rsidR="00623CC7" w:rsidRPr="00801036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7C042210" w14:textId="77777777" w:rsidR="00623CC7" w:rsidRPr="00801036" w:rsidRDefault="00623CC7" w:rsidP="0045209D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BC0C4" w14:textId="21AD9AE8" w:rsidR="00623CC7" w:rsidRPr="00801036" w:rsidRDefault="000002A2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E9E9" w14:textId="77777777" w:rsidR="00623CC7" w:rsidRPr="00801036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A046CB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4E88E6E" w14:textId="77777777" w:rsidTr="0045209D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D27EDC" w14:textId="77777777" w:rsidR="00623CC7" w:rsidRPr="00320BFA" w:rsidRDefault="00623CC7" w:rsidP="0045209D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9571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BC6C985" w14:textId="77777777" w:rsidR="00623CC7" w:rsidRPr="00320BFA" w:rsidRDefault="00623CC7" w:rsidP="0045209D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DD95F" w14:textId="4DD43883" w:rsidR="00623CC7" w:rsidRPr="00320BFA" w:rsidRDefault="002C27A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D420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EE9576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75F672B2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AD0580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8DCC9" w14:textId="77777777" w:rsidR="00623CC7" w:rsidRPr="00320BFA" w:rsidRDefault="00623CC7" w:rsidP="0045209D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AEA54" w14:textId="54CFA744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7427" w14:textId="3D50CF65" w:rsidR="00623CC7" w:rsidRPr="00320BFA" w:rsidRDefault="004955E1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00DBA1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3CF3E800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9B1440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48FEC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7EF2452B" w14:textId="77777777" w:rsidR="00623CC7" w:rsidRPr="00320BFA" w:rsidRDefault="00623CC7" w:rsidP="0045209D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8D51" w14:textId="35B92F33" w:rsidR="00623CC7" w:rsidRPr="00320BFA" w:rsidRDefault="0005185F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184B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B6D41A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0FC875DF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1819E5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547C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17040146" w14:textId="77777777" w:rsidR="00623CC7" w:rsidRPr="00320BFA" w:rsidRDefault="00623CC7" w:rsidP="0045209D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A74F" w14:textId="583B1F1B" w:rsidR="00623CC7" w:rsidRPr="00320BFA" w:rsidRDefault="002C27A7" w:rsidP="0045209D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431D" w14:textId="77777777" w:rsidR="00623CC7" w:rsidRPr="00320BFA" w:rsidRDefault="00623CC7" w:rsidP="0045209D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5778F7" w14:textId="77777777" w:rsidR="00623CC7" w:rsidRPr="00320BFA" w:rsidRDefault="00623CC7" w:rsidP="0045209D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58EE53D1" w14:textId="77777777" w:rsidTr="0045209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5EB332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D4E13" w14:textId="77777777" w:rsidR="00623CC7" w:rsidRPr="00320BFA" w:rsidRDefault="00623CC7" w:rsidP="00623CC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0D78D844" w14:textId="77777777" w:rsidR="00623CC7" w:rsidRPr="00320BFA" w:rsidRDefault="00623CC7" w:rsidP="0045209D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665E" w14:textId="6F254318" w:rsidR="00623CC7" w:rsidRPr="00320BFA" w:rsidRDefault="002C27A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D10CB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1A2445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5D8A2773" w14:textId="77777777" w:rsidTr="0045209D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12505E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FF04" w14:textId="77777777" w:rsidR="00623CC7" w:rsidRPr="00320BFA" w:rsidRDefault="00623CC7" w:rsidP="0045209D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0043" w14:textId="038BEC54" w:rsidR="00623CC7" w:rsidRPr="00320BFA" w:rsidRDefault="002C27A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F2F1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FBD0E8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23CC7" w:rsidRPr="00320BFA" w14:paraId="61F83549" w14:textId="77777777" w:rsidTr="0045209D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185872" w14:textId="77777777" w:rsidR="00623CC7" w:rsidRPr="00320BFA" w:rsidRDefault="00623CC7" w:rsidP="0045209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905D5F1" w14:textId="77777777" w:rsidR="00623CC7" w:rsidRPr="00320BFA" w:rsidRDefault="00623CC7" w:rsidP="0045209D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FED7828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4278F3F" w14:textId="63081E6D" w:rsidR="00623CC7" w:rsidRPr="00320BFA" w:rsidRDefault="001712A1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CAF08F9" w14:textId="77777777" w:rsidR="00623CC7" w:rsidRPr="00320BFA" w:rsidRDefault="00623CC7" w:rsidP="0045209D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A21230A" w14:textId="77777777" w:rsidR="00623CC7" w:rsidRPr="00320BFA" w:rsidRDefault="00623CC7" w:rsidP="00623CC7">
      <w:pPr>
        <w:pStyle w:val="TF-xAvalLINHA"/>
      </w:pPr>
    </w:p>
    <w:p w14:paraId="3449F13A" w14:textId="77777777" w:rsidR="00623CC7" w:rsidRDefault="00623CC7" w:rsidP="00623CC7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13B81990" w14:textId="77777777" w:rsidR="00623CC7" w:rsidRPr="003F5F25" w:rsidRDefault="00623CC7" w:rsidP="00623CC7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623CC7" w:rsidRPr="00320BFA" w14:paraId="7280F3BA" w14:textId="77777777" w:rsidTr="0045209D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8B95479" w14:textId="77777777" w:rsidR="00623CC7" w:rsidRPr="00320BFA" w:rsidRDefault="00623CC7" w:rsidP="0045209D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18EA716A" w14:textId="77777777" w:rsidR="00623CC7" w:rsidRPr="00320BFA" w:rsidRDefault="00623CC7" w:rsidP="00623CC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750D9F9C" w14:textId="77777777" w:rsidR="00623CC7" w:rsidRPr="00320BFA" w:rsidRDefault="00623CC7" w:rsidP="00623CC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6B1150A" w14:textId="77777777" w:rsidR="00623CC7" w:rsidRPr="00320BFA" w:rsidRDefault="00623CC7" w:rsidP="00623CC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623CC7" w:rsidRPr="00320BFA" w14:paraId="0F7BC36D" w14:textId="77777777" w:rsidTr="0045209D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8131144" w14:textId="77777777" w:rsidR="00623CC7" w:rsidRPr="00320BFA" w:rsidRDefault="00623CC7" w:rsidP="0045209D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6E8A50B7" w14:textId="77777777" w:rsidR="00623CC7" w:rsidRPr="00320BFA" w:rsidRDefault="00623CC7" w:rsidP="0045209D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B4775B7" w14:textId="77777777" w:rsidR="00623CC7" w:rsidRPr="00320BFA" w:rsidRDefault="00623CC7" w:rsidP="0045209D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1A04ED30" w14:textId="0B9D0773" w:rsidR="00623CC7" w:rsidRDefault="00623CC7" w:rsidP="00623CC7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365E25">
        <w:t>23/10/2020</w:t>
      </w:r>
      <w:r>
        <w:tab/>
      </w:r>
    </w:p>
    <w:p w14:paraId="4A0C13F1" w14:textId="77777777" w:rsidR="00623CC7" w:rsidRDefault="00623CC7" w:rsidP="00623CC7">
      <w:pPr>
        <w:pStyle w:val="TF-xAvalTTULO"/>
        <w:ind w:left="0" w:firstLine="0"/>
        <w:jc w:val="left"/>
      </w:pPr>
    </w:p>
    <w:p w14:paraId="4C65E5A8" w14:textId="77777777" w:rsidR="00623CC7" w:rsidRDefault="00623CC7" w:rsidP="00623CC7"/>
    <w:p w14:paraId="3E1F1C9D" w14:textId="6936E2F0" w:rsidR="0000224C" w:rsidRDefault="0000224C" w:rsidP="000A28F8">
      <w:pPr>
        <w:pStyle w:val="TF-xAvalTTULO"/>
      </w:pPr>
    </w:p>
    <w:sectPr w:rsidR="0000224C" w:rsidSect="00EC2D7A">
      <w:headerReference w:type="default" r:id="rId25"/>
      <w:footerReference w:type="default" r:id="rId26"/>
      <w:headerReference w:type="first" r:id="rId27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Andreza Sartori" w:date="2020-10-23T23:00:00Z" w:initials="AS">
    <w:p w14:paraId="7DB68DE4" w14:textId="7DF3F50F" w:rsidR="007C7965" w:rsidRDefault="007C7965">
      <w:pPr>
        <w:pStyle w:val="Textodecomentrio"/>
      </w:pPr>
      <w:r>
        <w:rPr>
          <w:rStyle w:val="Refdecomentrio"/>
        </w:rPr>
        <w:annotationRef/>
      </w:r>
      <w:r>
        <w:t>Desnecessário ter este conectivo. Podes retirar.</w:t>
      </w:r>
    </w:p>
  </w:comment>
  <w:comment w:id="10" w:author="Andreza Sartori" w:date="2020-10-23T23:01:00Z" w:initials="AS">
    <w:p w14:paraId="5C4A3DB2" w14:textId="01429859" w:rsidR="003B01FC" w:rsidRDefault="003B01FC">
      <w:pPr>
        <w:pStyle w:val="Textodecomentrio"/>
      </w:pPr>
      <w:r>
        <w:rPr>
          <w:rStyle w:val="Refdecomentrio"/>
        </w:rPr>
        <w:annotationRef/>
      </w:r>
      <w:r>
        <w:t>Não tem termo em português para isso?</w:t>
      </w:r>
    </w:p>
  </w:comment>
  <w:comment w:id="11" w:author="Andreza Sartori" w:date="2020-10-23T23:01:00Z" w:initials="AS">
    <w:p w14:paraId="62473F0D" w14:textId="6638393E" w:rsidR="003B01FC" w:rsidRDefault="003B01FC">
      <w:pPr>
        <w:pStyle w:val="Textodecomentrio"/>
      </w:pPr>
      <w:r>
        <w:rPr>
          <w:rStyle w:val="Refdecomentrio"/>
        </w:rPr>
        <w:annotationRef/>
      </w:r>
      <w:r>
        <w:t>Não tem termo em português para isso?</w:t>
      </w:r>
    </w:p>
  </w:comment>
  <w:comment w:id="26" w:author="Andreza Sartori" w:date="2020-10-23T23:41:00Z" w:initials="AS">
    <w:p w14:paraId="7496A90A" w14:textId="77777777" w:rsidR="0060207C" w:rsidRDefault="0060207C" w:rsidP="0060207C">
      <w:pPr>
        <w:pStyle w:val="Textodecomentrio"/>
      </w:pPr>
      <w:r>
        <w:rPr>
          <w:rStyle w:val="Refdecomentrio"/>
        </w:rPr>
        <w:annotationRef/>
      </w:r>
      <w:r>
        <w:t>De todos os medicamentos? Para todas as doenças existentes?</w:t>
      </w:r>
    </w:p>
    <w:p w14:paraId="6F79DD79" w14:textId="52DFC956" w:rsidR="0060207C" w:rsidRDefault="0060207C">
      <w:pPr>
        <w:pStyle w:val="Textodecomentrio"/>
      </w:pPr>
    </w:p>
  </w:comment>
  <w:comment w:id="29" w:author="Andreza Sartori" w:date="2020-10-23T23:34:00Z" w:initials="AS">
    <w:p w14:paraId="1E0CEB4A" w14:textId="77777777" w:rsidR="00643EBD" w:rsidRDefault="00912901" w:rsidP="00643EBD">
      <w:pPr>
        <w:pStyle w:val="Textodecomentrio"/>
      </w:pPr>
      <w:r>
        <w:rPr>
          <w:rStyle w:val="Refdecomentrio"/>
        </w:rPr>
        <w:annotationRef/>
      </w:r>
      <w:r w:rsidR="00643EBD">
        <w:t>Frase longa. Rever.</w:t>
      </w:r>
    </w:p>
    <w:p w14:paraId="56164FA7" w14:textId="70AB3079" w:rsidR="00912901" w:rsidRDefault="00643EBD" w:rsidP="00643EBD">
      <w:pPr>
        <w:pStyle w:val="Textodecomentrio"/>
      </w:pPr>
      <w:r>
        <w:t>Não se faz parágrafo com uma única frase.</w:t>
      </w:r>
    </w:p>
  </w:comment>
  <w:comment w:id="30" w:author="Andreza Sartori" w:date="2020-10-23T23:13:00Z" w:initials="AS">
    <w:p w14:paraId="0F6DC1D5" w14:textId="22163214" w:rsidR="00D976C2" w:rsidRDefault="00D976C2">
      <w:pPr>
        <w:pStyle w:val="Textodecomentrio"/>
      </w:pPr>
      <w:r>
        <w:rPr>
          <w:rStyle w:val="Refdecomentrio"/>
        </w:rPr>
        <w:annotationRef/>
      </w:r>
      <w:r w:rsidR="0070060C" w:rsidRPr="0070060C">
        <w:t>Coloque o recurso de referência cruzada para figura/quadro/tabela. Faça isso em todo o texto.</w:t>
      </w:r>
    </w:p>
  </w:comment>
  <w:comment w:id="31" w:author="Andreza Sartori" w:date="2020-10-23T23:39:00Z" w:initials="AS">
    <w:p w14:paraId="005FFAA7" w14:textId="3BBC91AE" w:rsidR="005D422F" w:rsidRDefault="005D422F">
      <w:pPr>
        <w:pStyle w:val="Textodecomentrio"/>
      </w:pPr>
      <w:r>
        <w:rPr>
          <w:rStyle w:val="Refdecomentrio"/>
        </w:rPr>
        <w:annotationRef/>
      </w:r>
      <w:r>
        <w:t>Confuso. Rever.</w:t>
      </w:r>
    </w:p>
  </w:comment>
  <w:comment w:id="32" w:author="Andreza Sartori" w:date="2020-10-23T23:41:00Z" w:initials="AS">
    <w:p w14:paraId="3C7CA106" w14:textId="77777777" w:rsidR="003578D6" w:rsidRDefault="003578D6" w:rsidP="003578D6">
      <w:pPr>
        <w:pStyle w:val="Textodecomentrio"/>
      </w:pPr>
      <w:r>
        <w:rPr>
          <w:rStyle w:val="Refdecomentrio"/>
        </w:rPr>
        <w:annotationRef/>
      </w:r>
      <w:r>
        <w:t>Frase longa. Rever.</w:t>
      </w:r>
    </w:p>
    <w:p w14:paraId="7413B93A" w14:textId="143A4231" w:rsidR="003578D6" w:rsidRDefault="003578D6" w:rsidP="003578D6">
      <w:pPr>
        <w:pStyle w:val="Textodecomentrio"/>
      </w:pPr>
      <w:r>
        <w:t>Não se faz parágrafo com uma única frase.</w:t>
      </w:r>
    </w:p>
  </w:comment>
  <w:comment w:id="50" w:author="Andreza Sartori" w:date="2020-10-23T23:56:00Z" w:initials="AS">
    <w:p w14:paraId="4D6C681E" w14:textId="63DA74AF" w:rsidR="00831CE6" w:rsidRDefault="00831CE6">
      <w:pPr>
        <w:pStyle w:val="Textodecomentrio"/>
      </w:pPr>
      <w:r>
        <w:rPr>
          <w:rStyle w:val="Refdecomentrio"/>
        </w:rPr>
        <w:annotationRef/>
      </w:r>
      <w:r>
        <w:t>Parágrafo curto</w:t>
      </w:r>
      <w:r w:rsidR="0054092C">
        <w:t>, juntar com o anterior.</w:t>
      </w:r>
    </w:p>
  </w:comment>
  <w:comment w:id="67" w:author="Andreza Sartori" w:date="2020-10-25T22:52:00Z" w:initials="AS">
    <w:p w14:paraId="4AB64FB0" w14:textId="076B51CB" w:rsidR="00C149FA" w:rsidRDefault="00C149FA">
      <w:pPr>
        <w:pStyle w:val="Textodecomentrio"/>
      </w:pPr>
      <w:r>
        <w:rPr>
          <w:rStyle w:val="Refdecomentrio"/>
        </w:rPr>
        <w:annotationRef/>
      </w:r>
      <w:r>
        <w:t>Mas se for utilizado por pessoas “comuns” isto não fará que elas se automediquem mais?</w:t>
      </w:r>
    </w:p>
  </w:comment>
  <w:comment w:id="68" w:author="Andreza Sartori" w:date="2020-10-25T22:55:00Z" w:initials="AS">
    <w:p w14:paraId="08C41C2A" w14:textId="3710F3BE" w:rsidR="00656922" w:rsidRDefault="00656922">
      <w:pPr>
        <w:pStyle w:val="Textodecomentrio"/>
      </w:pPr>
      <w:r>
        <w:rPr>
          <w:rStyle w:val="Refdecomentrio"/>
        </w:rPr>
        <w:annotationRef/>
      </w:r>
      <w:r>
        <w:t>E refinamento</w:t>
      </w:r>
    </w:p>
  </w:comment>
  <w:comment w:id="71" w:author="Andreza Sartori" w:date="2020-10-23T23:16:00Z" w:initials="AS">
    <w:p w14:paraId="0F669CF2" w14:textId="77777777" w:rsidR="00D91BD6" w:rsidRDefault="004611A4" w:rsidP="00D91BD6">
      <w:pPr>
        <w:pStyle w:val="Textodecomentrio"/>
      </w:pPr>
      <w:r>
        <w:rPr>
          <w:rStyle w:val="Refdecomentrio"/>
        </w:rPr>
        <w:annotationRef/>
      </w:r>
    </w:p>
    <w:p w14:paraId="02092F84" w14:textId="6E9FA8C8" w:rsidR="004611A4" w:rsidRDefault="00D91BD6" w:rsidP="00D91BD6">
      <w:pPr>
        <w:pStyle w:val="Textodecomentrio"/>
      </w:pPr>
      <w:r>
        <w:t>Referência não encontrada no texto.</w:t>
      </w:r>
    </w:p>
  </w:comment>
  <w:comment w:id="72" w:author="Andreza Sartori" w:date="2020-10-23T23:16:00Z" w:initials="AS">
    <w:p w14:paraId="7FD9DAF7" w14:textId="3EAE728C" w:rsidR="00D91BD6" w:rsidRDefault="00D91BD6">
      <w:pPr>
        <w:pStyle w:val="Textodecomentrio"/>
      </w:pPr>
      <w:r>
        <w:rPr>
          <w:rStyle w:val="Refdecomentrio"/>
        </w:rPr>
        <w:annotationRef/>
      </w:r>
      <w:r w:rsidRPr="00D91BD6">
        <w:t>Para 4 ou mais autores usar et al.</w:t>
      </w:r>
    </w:p>
  </w:comment>
  <w:comment w:id="85" w:author="Andreza Sartori" w:date="2020-10-23T23:17:00Z" w:initials="AS">
    <w:p w14:paraId="36DC4F0F" w14:textId="2D016C4D" w:rsidR="00442AB0" w:rsidRDefault="00442AB0">
      <w:pPr>
        <w:pStyle w:val="Textodecomentrio"/>
      </w:pPr>
      <w:r>
        <w:rPr>
          <w:rStyle w:val="Refdecomentrio"/>
        </w:rPr>
        <w:annotationRef/>
      </w:r>
      <w:r w:rsidR="00F16EF7" w:rsidRPr="00F16EF7">
        <w:t>Referência não encontrada no texto.</w:t>
      </w:r>
    </w:p>
  </w:comment>
  <w:comment w:id="86" w:author="Andreza Sartori" w:date="2020-10-23T23:18:00Z" w:initials="AS">
    <w:p w14:paraId="0DCE53B8" w14:textId="5E7D1782" w:rsidR="00F16EF7" w:rsidRDefault="00F16EF7">
      <w:pPr>
        <w:pStyle w:val="Textodecomentrio"/>
      </w:pPr>
      <w:r>
        <w:rPr>
          <w:rStyle w:val="Refdecomentrio"/>
        </w:rPr>
        <w:annotationRef/>
      </w:r>
      <w:r w:rsidRPr="00F16EF7">
        <w:t>Referência não encontrada no texto.</w:t>
      </w:r>
    </w:p>
  </w:comment>
  <w:comment w:id="87" w:author="Andreza Sartori" w:date="2020-10-23T23:19:00Z" w:initials="AS">
    <w:p w14:paraId="0650E2C3" w14:textId="77777777" w:rsidR="00D2715A" w:rsidRDefault="00D2715A" w:rsidP="00D2715A">
      <w:pPr>
        <w:pStyle w:val="Textodecomentrio"/>
      </w:pPr>
      <w:r>
        <w:rPr>
          <w:rStyle w:val="Refdecomentrio"/>
        </w:rPr>
        <w:annotationRef/>
      </w:r>
      <w:r w:rsidRPr="00F16EF7">
        <w:t>Referência não encontrada no texto.</w:t>
      </w:r>
    </w:p>
    <w:p w14:paraId="70A7CD7A" w14:textId="68180B90" w:rsidR="00D2715A" w:rsidRDefault="00D2715A">
      <w:pPr>
        <w:pStyle w:val="Textodecomentrio"/>
      </w:pPr>
    </w:p>
  </w:comment>
  <w:comment w:id="88" w:author="Andreza Sartori" w:date="2020-10-23T23:20:00Z" w:initials="AS">
    <w:p w14:paraId="354B88BA" w14:textId="6047944C" w:rsidR="00A558BF" w:rsidRDefault="00A558BF" w:rsidP="00A558BF">
      <w:pPr>
        <w:pStyle w:val="Textodecomentrio"/>
      </w:pPr>
      <w:r>
        <w:rPr>
          <w:rStyle w:val="Refdecomentrio"/>
        </w:rPr>
        <w:annotationRef/>
      </w:r>
      <w:r w:rsidRPr="00F16EF7">
        <w:t>Referência</w:t>
      </w:r>
      <w:r>
        <w:t>s</w:t>
      </w:r>
      <w:r w:rsidRPr="00F16EF7">
        <w:t xml:space="preserve"> não encontrada</w:t>
      </w:r>
      <w:r>
        <w:t>s</w:t>
      </w:r>
      <w:r w:rsidRPr="00F16EF7">
        <w:t xml:space="preserve"> no texto.</w:t>
      </w:r>
    </w:p>
    <w:p w14:paraId="6B16438B" w14:textId="2DC920BD" w:rsidR="00A558BF" w:rsidRDefault="00A558BF">
      <w:pPr>
        <w:pStyle w:val="Textodecomentrio"/>
      </w:pPr>
    </w:p>
  </w:comment>
  <w:comment w:id="89" w:author="Andreza Sartori" w:date="2020-10-23T23:21:00Z" w:initials="AS">
    <w:p w14:paraId="206F4650" w14:textId="77777777" w:rsidR="00A558BF" w:rsidRDefault="00A558BF" w:rsidP="00A558BF">
      <w:pPr>
        <w:pStyle w:val="Textodecomentrio"/>
      </w:pPr>
      <w:r>
        <w:rPr>
          <w:rStyle w:val="Refdecomentrio"/>
        </w:rPr>
        <w:annotationRef/>
      </w:r>
      <w:r w:rsidRPr="00F16EF7">
        <w:t>Referência</w:t>
      </w:r>
      <w:r>
        <w:t>s</w:t>
      </w:r>
      <w:r w:rsidRPr="00F16EF7">
        <w:t xml:space="preserve"> não encontrada</w:t>
      </w:r>
      <w:r>
        <w:t>s</w:t>
      </w:r>
      <w:r w:rsidRPr="00F16EF7">
        <w:t xml:space="preserve"> no texto.</w:t>
      </w:r>
    </w:p>
    <w:p w14:paraId="553CB52B" w14:textId="67E932D7" w:rsidR="00A558BF" w:rsidRDefault="00A558BF">
      <w:pPr>
        <w:pStyle w:val="Textodecomentrio"/>
      </w:pPr>
    </w:p>
  </w:comment>
  <w:comment w:id="91" w:author="Andreza Sartori" w:date="2020-10-23T23:21:00Z" w:initials="AS">
    <w:p w14:paraId="318E4913" w14:textId="1EB4FC74" w:rsidR="003D491D" w:rsidRDefault="003D491D">
      <w:pPr>
        <w:pStyle w:val="Textodecomentrio"/>
      </w:pPr>
      <w:r>
        <w:rPr>
          <w:rStyle w:val="Refdecomentrio"/>
        </w:rPr>
        <w:annotationRef/>
      </w:r>
      <w:r w:rsidRPr="00F16EF7">
        <w:t>Referência</w:t>
      </w:r>
      <w:r>
        <w:t>s</w:t>
      </w:r>
      <w:r w:rsidRPr="00F16EF7">
        <w:t xml:space="preserve"> não encontrada</w:t>
      </w:r>
      <w:r>
        <w:t>s</w:t>
      </w:r>
      <w:r w:rsidRPr="00F16EF7">
        <w:t xml:space="preserve"> no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DB68DE4" w15:done="0"/>
  <w15:commentEx w15:paraId="5C4A3DB2" w15:done="0"/>
  <w15:commentEx w15:paraId="62473F0D" w15:done="0"/>
  <w15:commentEx w15:paraId="6F79DD79" w15:done="0"/>
  <w15:commentEx w15:paraId="56164FA7" w15:done="0"/>
  <w15:commentEx w15:paraId="0F6DC1D5" w15:done="0"/>
  <w15:commentEx w15:paraId="005FFAA7" w15:done="0"/>
  <w15:commentEx w15:paraId="7413B93A" w15:done="0"/>
  <w15:commentEx w15:paraId="4D6C681E" w15:done="0"/>
  <w15:commentEx w15:paraId="4AB64FB0" w15:done="0"/>
  <w15:commentEx w15:paraId="08C41C2A" w15:done="0"/>
  <w15:commentEx w15:paraId="02092F84" w15:done="0"/>
  <w15:commentEx w15:paraId="7FD9DAF7" w15:done="0"/>
  <w15:commentEx w15:paraId="36DC4F0F" w15:done="0"/>
  <w15:commentEx w15:paraId="0DCE53B8" w15:done="0"/>
  <w15:commentEx w15:paraId="70A7CD7A" w15:done="0"/>
  <w15:commentEx w15:paraId="6B16438B" w15:done="0"/>
  <w15:commentEx w15:paraId="553CB52B" w15:done="0"/>
  <w15:commentEx w15:paraId="318E49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DDF03" w16cex:dateUtc="2020-10-24T02:00:00Z"/>
  <w16cex:commentExtensible w16cex:durableId="233DDF4F" w16cex:dateUtc="2020-10-24T02:01:00Z"/>
  <w16cex:commentExtensible w16cex:durableId="233DDF5E" w16cex:dateUtc="2020-10-24T02:01:00Z"/>
  <w16cex:commentExtensible w16cex:durableId="233DE88C" w16cex:dateUtc="2020-10-24T02:41:00Z"/>
  <w16cex:commentExtensible w16cex:durableId="233DE70F" w16cex:dateUtc="2020-10-24T02:34:00Z"/>
  <w16cex:commentExtensible w16cex:durableId="233DE219" w16cex:dateUtc="2020-10-24T02:13:00Z"/>
  <w16cex:commentExtensible w16cex:durableId="233DE825" w16cex:dateUtc="2020-10-24T02:39:00Z"/>
  <w16cex:commentExtensible w16cex:durableId="233DE8B9" w16cex:dateUtc="2020-10-24T02:41:00Z"/>
  <w16cex:commentExtensible w16cex:durableId="233DEC3E" w16cex:dateUtc="2020-10-24T02:56:00Z"/>
  <w16cex:commentExtensible w16cex:durableId="23408031" w16cex:dateUtc="2020-10-26T01:52:00Z"/>
  <w16cex:commentExtensible w16cex:durableId="234080E0" w16cex:dateUtc="2020-10-26T01:55:00Z"/>
  <w16cex:commentExtensible w16cex:durableId="233DE2C9" w16cex:dateUtc="2020-10-24T02:16:00Z"/>
  <w16cex:commentExtensible w16cex:durableId="233DE2DF" w16cex:dateUtc="2020-10-24T02:16:00Z"/>
  <w16cex:commentExtensible w16cex:durableId="233DE315" w16cex:dateUtc="2020-10-24T02:17:00Z"/>
  <w16cex:commentExtensible w16cex:durableId="233DE331" w16cex:dateUtc="2020-10-24T02:18:00Z"/>
  <w16cex:commentExtensible w16cex:durableId="233DE38F" w16cex:dateUtc="2020-10-24T02:19:00Z"/>
  <w16cex:commentExtensible w16cex:durableId="233DE3BC" w16cex:dateUtc="2020-10-24T02:20:00Z"/>
  <w16cex:commentExtensible w16cex:durableId="233DE3DF" w16cex:dateUtc="2020-10-24T02:21:00Z"/>
  <w16cex:commentExtensible w16cex:durableId="233DE40A" w16cex:dateUtc="2020-10-24T0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DB68DE4" w16cid:durableId="233DDF03"/>
  <w16cid:commentId w16cid:paraId="5C4A3DB2" w16cid:durableId="233DDF4F"/>
  <w16cid:commentId w16cid:paraId="62473F0D" w16cid:durableId="233DDF5E"/>
  <w16cid:commentId w16cid:paraId="6F79DD79" w16cid:durableId="233DE88C"/>
  <w16cid:commentId w16cid:paraId="56164FA7" w16cid:durableId="233DE70F"/>
  <w16cid:commentId w16cid:paraId="0F6DC1D5" w16cid:durableId="233DE219"/>
  <w16cid:commentId w16cid:paraId="005FFAA7" w16cid:durableId="233DE825"/>
  <w16cid:commentId w16cid:paraId="7413B93A" w16cid:durableId="233DE8B9"/>
  <w16cid:commentId w16cid:paraId="4D6C681E" w16cid:durableId="233DEC3E"/>
  <w16cid:commentId w16cid:paraId="4AB64FB0" w16cid:durableId="23408031"/>
  <w16cid:commentId w16cid:paraId="08C41C2A" w16cid:durableId="234080E0"/>
  <w16cid:commentId w16cid:paraId="02092F84" w16cid:durableId="233DE2C9"/>
  <w16cid:commentId w16cid:paraId="7FD9DAF7" w16cid:durableId="233DE2DF"/>
  <w16cid:commentId w16cid:paraId="36DC4F0F" w16cid:durableId="233DE315"/>
  <w16cid:commentId w16cid:paraId="0DCE53B8" w16cid:durableId="233DE331"/>
  <w16cid:commentId w16cid:paraId="70A7CD7A" w16cid:durableId="233DE38F"/>
  <w16cid:commentId w16cid:paraId="6B16438B" w16cid:durableId="233DE3BC"/>
  <w16cid:commentId w16cid:paraId="553CB52B" w16cid:durableId="233DE3DF"/>
  <w16cid:commentId w16cid:paraId="318E4913" w16cid:durableId="233DE4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A3A65" w14:textId="77777777" w:rsidR="00037E2F" w:rsidRDefault="00037E2F">
      <w:r>
        <w:separator/>
      </w:r>
    </w:p>
  </w:endnote>
  <w:endnote w:type="continuationSeparator" w:id="0">
    <w:p w14:paraId="6D25B8ED" w14:textId="77777777" w:rsidR="00037E2F" w:rsidRDefault="00037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BB1345" w:rsidRDefault="00BB134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F1760" w14:textId="77777777" w:rsidR="009822CD" w:rsidRPr="0000224C" w:rsidRDefault="006052EF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DBC3C" w14:textId="77777777" w:rsidR="00037E2F" w:rsidRDefault="00037E2F">
      <w:r>
        <w:separator/>
      </w:r>
    </w:p>
  </w:footnote>
  <w:footnote w:type="continuationSeparator" w:id="0">
    <w:p w14:paraId="34FBD190" w14:textId="77777777" w:rsidR="00037E2F" w:rsidRDefault="00037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BB134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B1345" w14:paraId="668E8B00" w14:textId="77777777" w:rsidTr="008F2DC1">
      <w:tc>
        <w:tcPr>
          <w:tcW w:w="5778" w:type="dxa"/>
          <w:shd w:val="clear" w:color="auto" w:fill="auto"/>
        </w:tcPr>
        <w:p w14:paraId="79B53B8D" w14:textId="7176AA45" w:rsidR="00BB1345" w:rsidRPr="003C5262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E2560AE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    2020.2</w:t>
          </w:r>
        </w:p>
      </w:tc>
    </w:tr>
  </w:tbl>
  <w:p w14:paraId="05776BF3" w14:textId="77777777" w:rsidR="00BB1345" w:rsidRDefault="00BB13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84774" w14:textId="77777777" w:rsidR="009822CD" w:rsidRDefault="00037E2F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822CD" w14:paraId="26839985" w14:textId="77777777" w:rsidTr="006746CA">
      <w:tc>
        <w:tcPr>
          <w:tcW w:w="3227" w:type="dxa"/>
          <w:shd w:val="clear" w:color="auto" w:fill="auto"/>
        </w:tcPr>
        <w:p w14:paraId="3E40754A" w14:textId="77777777" w:rsidR="009822CD" w:rsidRDefault="006052EF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9E06F66" w14:textId="77777777" w:rsidR="009822CD" w:rsidRDefault="006052E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21E7BE3" w14:textId="77777777" w:rsidR="009822CD" w:rsidRDefault="00037E2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1A545EE" w14:textId="77777777" w:rsidR="009822CD" w:rsidRDefault="00037E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0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5"/>
  </w:num>
  <w:num w:numId="22">
    <w:abstractNumId w:val="2"/>
  </w:num>
  <w:num w:numId="23">
    <w:abstractNumId w:val="11"/>
  </w:num>
  <w:num w:numId="24">
    <w:abstractNumId w:val="10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2A2"/>
    <w:rsid w:val="00000FFE"/>
    <w:rsid w:val="0000224C"/>
    <w:rsid w:val="00004E05"/>
    <w:rsid w:val="00006A66"/>
    <w:rsid w:val="00007116"/>
    <w:rsid w:val="00011163"/>
    <w:rsid w:val="000111C0"/>
    <w:rsid w:val="0001132F"/>
    <w:rsid w:val="00011AD7"/>
    <w:rsid w:val="00012922"/>
    <w:rsid w:val="00013863"/>
    <w:rsid w:val="0001575C"/>
    <w:rsid w:val="00016CC0"/>
    <w:rsid w:val="0001709D"/>
    <w:rsid w:val="000179B5"/>
    <w:rsid w:val="00017B62"/>
    <w:rsid w:val="000201D3"/>
    <w:rsid w:val="000204E7"/>
    <w:rsid w:val="00023A1D"/>
    <w:rsid w:val="00023FA0"/>
    <w:rsid w:val="00025E4E"/>
    <w:rsid w:val="0002602F"/>
    <w:rsid w:val="00026E2F"/>
    <w:rsid w:val="00030518"/>
    <w:rsid w:val="00030E4A"/>
    <w:rsid w:val="00031051"/>
    <w:rsid w:val="00031A27"/>
    <w:rsid w:val="00031EE0"/>
    <w:rsid w:val="00034737"/>
    <w:rsid w:val="000356CA"/>
    <w:rsid w:val="00037E2F"/>
    <w:rsid w:val="00041CE4"/>
    <w:rsid w:val="00041D54"/>
    <w:rsid w:val="00042AC8"/>
    <w:rsid w:val="00042CC6"/>
    <w:rsid w:val="000463A5"/>
    <w:rsid w:val="0004641A"/>
    <w:rsid w:val="00046D5E"/>
    <w:rsid w:val="0005120F"/>
    <w:rsid w:val="00051307"/>
    <w:rsid w:val="0005185F"/>
    <w:rsid w:val="00052A07"/>
    <w:rsid w:val="000533DA"/>
    <w:rsid w:val="0005457F"/>
    <w:rsid w:val="00054774"/>
    <w:rsid w:val="0005782B"/>
    <w:rsid w:val="000578BB"/>
    <w:rsid w:val="00057C0A"/>
    <w:rsid w:val="000608E9"/>
    <w:rsid w:val="00061FEB"/>
    <w:rsid w:val="0006395D"/>
    <w:rsid w:val="00063A1D"/>
    <w:rsid w:val="000645D7"/>
    <w:rsid w:val="00064C46"/>
    <w:rsid w:val="000667DF"/>
    <w:rsid w:val="00067B51"/>
    <w:rsid w:val="00067D1D"/>
    <w:rsid w:val="0007209B"/>
    <w:rsid w:val="000756C2"/>
    <w:rsid w:val="00075792"/>
    <w:rsid w:val="00077743"/>
    <w:rsid w:val="00077C5F"/>
    <w:rsid w:val="00080F9C"/>
    <w:rsid w:val="00081D78"/>
    <w:rsid w:val="00083101"/>
    <w:rsid w:val="0008579A"/>
    <w:rsid w:val="00086AA8"/>
    <w:rsid w:val="0008732D"/>
    <w:rsid w:val="000878C2"/>
    <w:rsid w:val="00091A4A"/>
    <w:rsid w:val="00092F47"/>
    <w:rsid w:val="00094CC0"/>
    <w:rsid w:val="00095C0F"/>
    <w:rsid w:val="0009735C"/>
    <w:rsid w:val="00097530"/>
    <w:rsid w:val="000A0411"/>
    <w:rsid w:val="000A104C"/>
    <w:rsid w:val="000A19DE"/>
    <w:rsid w:val="000A2576"/>
    <w:rsid w:val="000A28F8"/>
    <w:rsid w:val="000A309E"/>
    <w:rsid w:val="000A3368"/>
    <w:rsid w:val="000A3CED"/>
    <w:rsid w:val="000A3EAB"/>
    <w:rsid w:val="000A43BC"/>
    <w:rsid w:val="000A63F4"/>
    <w:rsid w:val="000A6F96"/>
    <w:rsid w:val="000B12B2"/>
    <w:rsid w:val="000B1719"/>
    <w:rsid w:val="000B37C6"/>
    <w:rsid w:val="000B3868"/>
    <w:rsid w:val="000B518A"/>
    <w:rsid w:val="000B6FEC"/>
    <w:rsid w:val="000B7045"/>
    <w:rsid w:val="000C1926"/>
    <w:rsid w:val="000C1A18"/>
    <w:rsid w:val="000C2185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480C"/>
    <w:rsid w:val="000E6054"/>
    <w:rsid w:val="000E6CE0"/>
    <w:rsid w:val="000E7C03"/>
    <w:rsid w:val="000F12B5"/>
    <w:rsid w:val="000F40C3"/>
    <w:rsid w:val="000F5CAC"/>
    <w:rsid w:val="000F77E3"/>
    <w:rsid w:val="001026C0"/>
    <w:rsid w:val="001031E6"/>
    <w:rsid w:val="001072C2"/>
    <w:rsid w:val="00107B02"/>
    <w:rsid w:val="00110E14"/>
    <w:rsid w:val="00112C76"/>
    <w:rsid w:val="0011363A"/>
    <w:rsid w:val="00113A3F"/>
    <w:rsid w:val="001164FE"/>
    <w:rsid w:val="0012209F"/>
    <w:rsid w:val="001241D8"/>
    <w:rsid w:val="001248EA"/>
    <w:rsid w:val="00124C49"/>
    <w:rsid w:val="00125084"/>
    <w:rsid w:val="00125277"/>
    <w:rsid w:val="001252AA"/>
    <w:rsid w:val="001256FE"/>
    <w:rsid w:val="00125BB9"/>
    <w:rsid w:val="00126694"/>
    <w:rsid w:val="00127FD4"/>
    <w:rsid w:val="00130B36"/>
    <w:rsid w:val="00130F2F"/>
    <w:rsid w:val="00131167"/>
    <w:rsid w:val="00131868"/>
    <w:rsid w:val="00133B1B"/>
    <w:rsid w:val="00134F49"/>
    <w:rsid w:val="00135401"/>
    <w:rsid w:val="001375F7"/>
    <w:rsid w:val="00137FDE"/>
    <w:rsid w:val="001417E4"/>
    <w:rsid w:val="00141CD9"/>
    <w:rsid w:val="00142F6A"/>
    <w:rsid w:val="0014309E"/>
    <w:rsid w:val="00144D82"/>
    <w:rsid w:val="00144F95"/>
    <w:rsid w:val="001476CD"/>
    <w:rsid w:val="001514E0"/>
    <w:rsid w:val="001518B1"/>
    <w:rsid w:val="00151D3B"/>
    <w:rsid w:val="00152351"/>
    <w:rsid w:val="00152A48"/>
    <w:rsid w:val="00152F8C"/>
    <w:rsid w:val="001554E9"/>
    <w:rsid w:val="00156A02"/>
    <w:rsid w:val="001571D0"/>
    <w:rsid w:val="00161E82"/>
    <w:rsid w:val="00162BF1"/>
    <w:rsid w:val="00162E79"/>
    <w:rsid w:val="00164E79"/>
    <w:rsid w:val="0016560C"/>
    <w:rsid w:val="001712A1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696F"/>
    <w:rsid w:val="00177CD4"/>
    <w:rsid w:val="0018032C"/>
    <w:rsid w:val="00180695"/>
    <w:rsid w:val="00182542"/>
    <w:rsid w:val="001835BB"/>
    <w:rsid w:val="00183F82"/>
    <w:rsid w:val="00184447"/>
    <w:rsid w:val="00184BED"/>
    <w:rsid w:val="00186092"/>
    <w:rsid w:val="001868D2"/>
    <w:rsid w:val="00191886"/>
    <w:rsid w:val="00193A97"/>
    <w:rsid w:val="00194444"/>
    <w:rsid w:val="001945B2"/>
    <w:rsid w:val="001948BE"/>
    <w:rsid w:val="001951D8"/>
    <w:rsid w:val="0019547B"/>
    <w:rsid w:val="00196444"/>
    <w:rsid w:val="001A12CE"/>
    <w:rsid w:val="001A2C25"/>
    <w:rsid w:val="001A3CAF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C0ADA"/>
    <w:rsid w:val="001C2327"/>
    <w:rsid w:val="001C33B0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6234"/>
    <w:rsid w:val="001E393E"/>
    <w:rsid w:val="001E46A0"/>
    <w:rsid w:val="001E646A"/>
    <w:rsid w:val="001E682E"/>
    <w:rsid w:val="001F007F"/>
    <w:rsid w:val="001F0D36"/>
    <w:rsid w:val="001F1C36"/>
    <w:rsid w:val="001F31B3"/>
    <w:rsid w:val="001F4062"/>
    <w:rsid w:val="001F4BB1"/>
    <w:rsid w:val="001F5D56"/>
    <w:rsid w:val="001F616A"/>
    <w:rsid w:val="00200513"/>
    <w:rsid w:val="002009EC"/>
    <w:rsid w:val="002012E1"/>
    <w:rsid w:val="00202F3F"/>
    <w:rsid w:val="0020352D"/>
    <w:rsid w:val="00203D63"/>
    <w:rsid w:val="00204723"/>
    <w:rsid w:val="002058B1"/>
    <w:rsid w:val="00207F6A"/>
    <w:rsid w:val="0021101B"/>
    <w:rsid w:val="00211B3B"/>
    <w:rsid w:val="00213736"/>
    <w:rsid w:val="00214DE0"/>
    <w:rsid w:val="002219A6"/>
    <w:rsid w:val="0022300C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22F7"/>
    <w:rsid w:val="002347C1"/>
    <w:rsid w:val="00235240"/>
    <w:rsid w:val="002368FD"/>
    <w:rsid w:val="002374A3"/>
    <w:rsid w:val="00237542"/>
    <w:rsid w:val="00237AC5"/>
    <w:rsid w:val="0024110F"/>
    <w:rsid w:val="002423AB"/>
    <w:rsid w:val="00243503"/>
    <w:rsid w:val="002440B0"/>
    <w:rsid w:val="00252834"/>
    <w:rsid w:val="00252B81"/>
    <w:rsid w:val="0025415E"/>
    <w:rsid w:val="00254A52"/>
    <w:rsid w:val="00255E81"/>
    <w:rsid w:val="00256F92"/>
    <w:rsid w:val="00257B7C"/>
    <w:rsid w:val="00257D6B"/>
    <w:rsid w:val="00260A3E"/>
    <w:rsid w:val="00260DD4"/>
    <w:rsid w:val="00262839"/>
    <w:rsid w:val="0026430C"/>
    <w:rsid w:val="00271464"/>
    <w:rsid w:val="00272631"/>
    <w:rsid w:val="0027329E"/>
    <w:rsid w:val="00273E68"/>
    <w:rsid w:val="002772C6"/>
    <w:rsid w:val="00277825"/>
    <w:rsid w:val="0027792D"/>
    <w:rsid w:val="0028010D"/>
    <w:rsid w:val="0028216E"/>
    <w:rsid w:val="00282723"/>
    <w:rsid w:val="00282788"/>
    <w:rsid w:val="00282C79"/>
    <w:rsid w:val="0028462F"/>
    <w:rsid w:val="0028617A"/>
    <w:rsid w:val="00286576"/>
    <w:rsid w:val="00286E65"/>
    <w:rsid w:val="002877A4"/>
    <w:rsid w:val="00290094"/>
    <w:rsid w:val="0029192B"/>
    <w:rsid w:val="00293E94"/>
    <w:rsid w:val="00295195"/>
    <w:rsid w:val="0029608A"/>
    <w:rsid w:val="002A4899"/>
    <w:rsid w:val="002A53B9"/>
    <w:rsid w:val="002A6617"/>
    <w:rsid w:val="002A6654"/>
    <w:rsid w:val="002A7E1B"/>
    <w:rsid w:val="002B0EDC"/>
    <w:rsid w:val="002B14A5"/>
    <w:rsid w:val="002B18B5"/>
    <w:rsid w:val="002B201B"/>
    <w:rsid w:val="002B4718"/>
    <w:rsid w:val="002B48F8"/>
    <w:rsid w:val="002B60BB"/>
    <w:rsid w:val="002C22EA"/>
    <w:rsid w:val="002C27A7"/>
    <w:rsid w:val="002C2C89"/>
    <w:rsid w:val="002C4B2C"/>
    <w:rsid w:val="002C6DAE"/>
    <w:rsid w:val="002D184F"/>
    <w:rsid w:val="002D1C7F"/>
    <w:rsid w:val="002D2E15"/>
    <w:rsid w:val="002D30DD"/>
    <w:rsid w:val="002D389D"/>
    <w:rsid w:val="002D3D56"/>
    <w:rsid w:val="002E0BE8"/>
    <w:rsid w:val="002E1B53"/>
    <w:rsid w:val="002E5445"/>
    <w:rsid w:val="002E64E4"/>
    <w:rsid w:val="002E65DE"/>
    <w:rsid w:val="002E6DC2"/>
    <w:rsid w:val="002E6DD1"/>
    <w:rsid w:val="002E7340"/>
    <w:rsid w:val="002E762B"/>
    <w:rsid w:val="002E7ED4"/>
    <w:rsid w:val="002F027E"/>
    <w:rsid w:val="002F13B6"/>
    <w:rsid w:val="002F28FF"/>
    <w:rsid w:val="002F2FDE"/>
    <w:rsid w:val="002F45BB"/>
    <w:rsid w:val="002F4BFA"/>
    <w:rsid w:val="002F58E0"/>
    <w:rsid w:val="00301DC3"/>
    <w:rsid w:val="00304503"/>
    <w:rsid w:val="003060A3"/>
    <w:rsid w:val="003101BE"/>
    <w:rsid w:val="00311904"/>
    <w:rsid w:val="00312CEA"/>
    <w:rsid w:val="00313185"/>
    <w:rsid w:val="00315655"/>
    <w:rsid w:val="00315A83"/>
    <w:rsid w:val="00320BFA"/>
    <w:rsid w:val="0032185F"/>
    <w:rsid w:val="0032241A"/>
    <w:rsid w:val="0032378D"/>
    <w:rsid w:val="003273E6"/>
    <w:rsid w:val="00331835"/>
    <w:rsid w:val="003326F8"/>
    <w:rsid w:val="003334A4"/>
    <w:rsid w:val="00333D62"/>
    <w:rsid w:val="00334DB9"/>
    <w:rsid w:val="00335048"/>
    <w:rsid w:val="0033583A"/>
    <w:rsid w:val="00335BA4"/>
    <w:rsid w:val="0034094D"/>
    <w:rsid w:val="00340AD0"/>
    <w:rsid w:val="00340B6D"/>
    <w:rsid w:val="00340C8E"/>
    <w:rsid w:val="00341EB3"/>
    <w:rsid w:val="0034295B"/>
    <w:rsid w:val="00343881"/>
    <w:rsid w:val="003442F1"/>
    <w:rsid w:val="00344540"/>
    <w:rsid w:val="00350005"/>
    <w:rsid w:val="00350B05"/>
    <w:rsid w:val="0035134F"/>
    <w:rsid w:val="003515A9"/>
    <w:rsid w:val="003519A3"/>
    <w:rsid w:val="003574BD"/>
    <w:rsid w:val="003578D6"/>
    <w:rsid w:val="00357E53"/>
    <w:rsid w:val="00360420"/>
    <w:rsid w:val="003612B6"/>
    <w:rsid w:val="00361709"/>
    <w:rsid w:val="00362443"/>
    <w:rsid w:val="003629ED"/>
    <w:rsid w:val="00363F62"/>
    <w:rsid w:val="003648EE"/>
    <w:rsid w:val="00365E25"/>
    <w:rsid w:val="003665CB"/>
    <w:rsid w:val="00367263"/>
    <w:rsid w:val="003677B2"/>
    <w:rsid w:val="0037046F"/>
    <w:rsid w:val="003713CD"/>
    <w:rsid w:val="003724C6"/>
    <w:rsid w:val="003736B4"/>
    <w:rsid w:val="00373A74"/>
    <w:rsid w:val="00373E37"/>
    <w:rsid w:val="00375B84"/>
    <w:rsid w:val="00377AB6"/>
    <w:rsid w:val="00377DA7"/>
    <w:rsid w:val="00382CD6"/>
    <w:rsid w:val="00382F3D"/>
    <w:rsid w:val="00383087"/>
    <w:rsid w:val="00383C51"/>
    <w:rsid w:val="003907B1"/>
    <w:rsid w:val="00390A33"/>
    <w:rsid w:val="003917F7"/>
    <w:rsid w:val="00394C99"/>
    <w:rsid w:val="00396050"/>
    <w:rsid w:val="003A0696"/>
    <w:rsid w:val="003A0DF1"/>
    <w:rsid w:val="003A1F93"/>
    <w:rsid w:val="003A2B7D"/>
    <w:rsid w:val="003A33E4"/>
    <w:rsid w:val="003A454C"/>
    <w:rsid w:val="003A462D"/>
    <w:rsid w:val="003A4A75"/>
    <w:rsid w:val="003A5366"/>
    <w:rsid w:val="003A5994"/>
    <w:rsid w:val="003A5D81"/>
    <w:rsid w:val="003A5EA6"/>
    <w:rsid w:val="003A7B87"/>
    <w:rsid w:val="003B01FC"/>
    <w:rsid w:val="003B0653"/>
    <w:rsid w:val="003B1697"/>
    <w:rsid w:val="003B4AEB"/>
    <w:rsid w:val="003B534D"/>
    <w:rsid w:val="003B647A"/>
    <w:rsid w:val="003B6E39"/>
    <w:rsid w:val="003B6F93"/>
    <w:rsid w:val="003B7B49"/>
    <w:rsid w:val="003C2DFD"/>
    <w:rsid w:val="003C5262"/>
    <w:rsid w:val="003C65B3"/>
    <w:rsid w:val="003C6DF3"/>
    <w:rsid w:val="003D0C7C"/>
    <w:rsid w:val="003D398C"/>
    <w:rsid w:val="003D473B"/>
    <w:rsid w:val="003D4761"/>
    <w:rsid w:val="003D491D"/>
    <w:rsid w:val="003D4B35"/>
    <w:rsid w:val="003D5220"/>
    <w:rsid w:val="003E0345"/>
    <w:rsid w:val="003E1E46"/>
    <w:rsid w:val="003E37B3"/>
    <w:rsid w:val="003E3DB1"/>
    <w:rsid w:val="003E4F19"/>
    <w:rsid w:val="003E7C5B"/>
    <w:rsid w:val="003F1D34"/>
    <w:rsid w:val="003F27FC"/>
    <w:rsid w:val="003F5F25"/>
    <w:rsid w:val="003F6C53"/>
    <w:rsid w:val="004029B7"/>
    <w:rsid w:val="00403144"/>
    <w:rsid w:val="00403CAB"/>
    <w:rsid w:val="0040436D"/>
    <w:rsid w:val="00404AB8"/>
    <w:rsid w:val="00404E77"/>
    <w:rsid w:val="00405741"/>
    <w:rsid w:val="00405EB7"/>
    <w:rsid w:val="00407076"/>
    <w:rsid w:val="0040732A"/>
    <w:rsid w:val="00410543"/>
    <w:rsid w:val="00412405"/>
    <w:rsid w:val="004128F9"/>
    <w:rsid w:val="00413EBF"/>
    <w:rsid w:val="004173CC"/>
    <w:rsid w:val="004177AA"/>
    <w:rsid w:val="00421CB7"/>
    <w:rsid w:val="0042356B"/>
    <w:rsid w:val="0042420A"/>
    <w:rsid w:val="004243D2"/>
    <w:rsid w:val="00424610"/>
    <w:rsid w:val="00424AD5"/>
    <w:rsid w:val="00426C2E"/>
    <w:rsid w:val="0043139F"/>
    <w:rsid w:val="004349B7"/>
    <w:rsid w:val="00435424"/>
    <w:rsid w:val="004368F9"/>
    <w:rsid w:val="004373C8"/>
    <w:rsid w:val="004414F2"/>
    <w:rsid w:val="00442AB0"/>
    <w:rsid w:val="0044587E"/>
    <w:rsid w:val="00451B94"/>
    <w:rsid w:val="004529C6"/>
    <w:rsid w:val="00453F13"/>
    <w:rsid w:val="0045481F"/>
    <w:rsid w:val="00455812"/>
    <w:rsid w:val="00455AED"/>
    <w:rsid w:val="004579D4"/>
    <w:rsid w:val="00460248"/>
    <w:rsid w:val="004611A4"/>
    <w:rsid w:val="00461546"/>
    <w:rsid w:val="004661F2"/>
    <w:rsid w:val="00466D60"/>
    <w:rsid w:val="00470C41"/>
    <w:rsid w:val="00472B44"/>
    <w:rsid w:val="0047690F"/>
    <w:rsid w:val="00476C78"/>
    <w:rsid w:val="00482174"/>
    <w:rsid w:val="0048241A"/>
    <w:rsid w:val="00483664"/>
    <w:rsid w:val="0048576D"/>
    <w:rsid w:val="00485BA8"/>
    <w:rsid w:val="00486517"/>
    <w:rsid w:val="0048667A"/>
    <w:rsid w:val="00493B1A"/>
    <w:rsid w:val="0049413D"/>
    <w:rsid w:val="0049495C"/>
    <w:rsid w:val="004955E1"/>
    <w:rsid w:val="00497EF6"/>
    <w:rsid w:val="004A0CD6"/>
    <w:rsid w:val="004A0DD8"/>
    <w:rsid w:val="004A16A5"/>
    <w:rsid w:val="004A1D2B"/>
    <w:rsid w:val="004A3A76"/>
    <w:rsid w:val="004A57ED"/>
    <w:rsid w:val="004A5DC8"/>
    <w:rsid w:val="004A73CE"/>
    <w:rsid w:val="004B044D"/>
    <w:rsid w:val="004B10A6"/>
    <w:rsid w:val="004B16C8"/>
    <w:rsid w:val="004B1CFE"/>
    <w:rsid w:val="004B229E"/>
    <w:rsid w:val="004B2377"/>
    <w:rsid w:val="004B42D8"/>
    <w:rsid w:val="004B48D5"/>
    <w:rsid w:val="004B4B48"/>
    <w:rsid w:val="004B6B8F"/>
    <w:rsid w:val="004B7511"/>
    <w:rsid w:val="004C536C"/>
    <w:rsid w:val="004C5E04"/>
    <w:rsid w:val="004C6310"/>
    <w:rsid w:val="004D0119"/>
    <w:rsid w:val="004D059A"/>
    <w:rsid w:val="004D1498"/>
    <w:rsid w:val="004D17D3"/>
    <w:rsid w:val="004D20DE"/>
    <w:rsid w:val="004D591F"/>
    <w:rsid w:val="004D6690"/>
    <w:rsid w:val="004E1044"/>
    <w:rsid w:val="004E2023"/>
    <w:rsid w:val="004E23CE"/>
    <w:rsid w:val="004E516B"/>
    <w:rsid w:val="004E5BB7"/>
    <w:rsid w:val="004E749A"/>
    <w:rsid w:val="004F0A43"/>
    <w:rsid w:val="004F0FA7"/>
    <w:rsid w:val="004F1EE6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114D2"/>
    <w:rsid w:val="00512AB5"/>
    <w:rsid w:val="00513401"/>
    <w:rsid w:val="0051598F"/>
    <w:rsid w:val="005172BA"/>
    <w:rsid w:val="005217DC"/>
    <w:rsid w:val="0052318C"/>
    <w:rsid w:val="00525677"/>
    <w:rsid w:val="00531A9F"/>
    <w:rsid w:val="005323C4"/>
    <w:rsid w:val="0053249A"/>
    <w:rsid w:val="0053420B"/>
    <w:rsid w:val="00535ACE"/>
    <w:rsid w:val="00535BC6"/>
    <w:rsid w:val="00536336"/>
    <w:rsid w:val="0054092C"/>
    <w:rsid w:val="0054124B"/>
    <w:rsid w:val="00542308"/>
    <w:rsid w:val="00542ED7"/>
    <w:rsid w:val="00550328"/>
    <w:rsid w:val="00550D4A"/>
    <w:rsid w:val="00555B2A"/>
    <w:rsid w:val="00556940"/>
    <w:rsid w:val="00557D56"/>
    <w:rsid w:val="005605DF"/>
    <w:rsid w:val="0056072F"/>
    <w:rsid w:val="00562780"/>
    <w:rsid w:val="00564A29"/>
    <w:rsid w:val="00564FBC"/>
    <w:rsid w:val="005651A6"/>
    <w:rsid w:val="00566CAF"/>
    <w:rsid w:val="005705A9"/>
    <w:rsid w:val="00571681"/>
    <w:rsid w:val="005719C8"/>
    <w:rsid w:val="0057227E"/>
    <w:rsid w:val="00572864"/>
    <w:rsid w:val="0057558B"/>
    <w:rsid w:val="00581CBA"/>
    <w:rsid w:val="0058223A"/>
    <w:rsid w:val="005826B4"/>
    <w:rsid w:val="0058482B"/>
    <w:rsid w:val="00584A60"/>
    <w:rsid w:val="00585000"/>
    <w:rsid w:val="0058618A"/>
    <w:rsid w:val="005866EE"/>
    <w:rsid w:val="00586C11"/>
    <w:rsid w:val="00587002"/>
    <w:rsid w:val="00591611"/>
    <w:rsid w:val="00591A1B"/>
    <w:rsid w:val="00591DC2"/>
    <w:rsid w:val="00592BA8"/>
    <w:rsid w:val="005931C1"/>
    <w:rsid w:val="00593851"/>
    <w:rsid w:val="005962B2"/>
    <w:rsid w:val="005A0875"/>
    <w:rsid w:val="005A1264"/>
    <w:rsid w:val="005A132B"/>
    <w:rsid w:val="005A1CB1"/>
    <w:rsid w:val="005A249B"/>
    <w:rsid w:val="005A2748"/>
    <w:rsid w:val="005A362B"/>
    <w:rsid w:val="005A4952"/>
    <w:rsid w:val="005A4CCB"/>
    <w:rsid w:val="005A58C7"/>
    <w:rsid w:val="005A7E32"/>
    <w:rsid w:val="005B20A1"/>
    <w:rsid w:val="005B2478"/>
    <w:rsid w:val="005B2E12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2150"/>
    <w:rsid w:val="005C21FC"/>
    <w:rsid w:val="005C30AE"/>
    <w:rsid w:val="005C66C8"/>
    <w:rsid w:val="005C7050"/>
    <w:rsid w:val="005D34C0"/>
    <w:rsid w:val="005D422F"/>
    <w:rsid w:val="005D613C"/>
    <w:rsid w:val="005D6AEA"/>
    <w:rsid w:val="005E0B2E"/>
    <w:rsid w:val="005E3186"/>
    <w:rsid w:val="005E3476"/>
    <w:rsid w:val="005E35F3"/>
    <w:rsid w:val="005E400D"/>
    <w:rsid w:val="005E698D"/>
    <w:rsid w:val="005E7744"/>
    <w:rsid w:val="005E7E0B"/>
    <w:rsid w:val="005F09F1"/>
    <w:rsid w:val="005F0BE2"/>
    <w:rsid w:val="005F1536"/>
    <w:rsid w:val="005F2304"/>
    <w:rsid w:val="005F236E"/>
    <w:rsid w:val="005F2E51"/>
    <w:rsid w:val="005F4666"/>
    <w:rsid w:val="005F645A"/>
    <w:rsid w:val="005F7EDE"/>
    <w:rsid w:val="0060060C"/>
    <w:rsid w:val="0060152C"/>
    <w:rsid w:val="0060207C"/>
    <w:rsid w:val="00602A53"/>
    <w:rsid w:val="00603E80"/>
    <w:rsid w:val="00605085"/>
    <w:rsid w:val="006052EF"/>
    <w:rsid w:val="0061133B"/>
    <w:rsid w:val="00611797"/>
    <w:rsid w:val="006118D1"/>
    <w:rsid w:val="00611FBF"/>
    <w:rsid w:val="0061251F"/>
    <w:rsid w:val="00614E56"/>
    <w:rsid w:val="00616FBA"/>
    <w:rsid w:val="006171BF"/>
    <w:rsid w:val="00620D93"/>
    <w:rsid w:val="00621C76"/>
    <w:rsid w:val="00622472"/>
    <w:rsid w:val="006227BB"/>
    <w:rsid w:val="00622BEE"/>
    <w:rsid w:val="006237B9"/>
    <w:rsid w:val="0062386A"/>
    <w:rsid w:val="00623CC7"/>
    <w:rsid w:val="00623E69"/>
    <w:rsid w:val="0062576D"/>
    <w:rsid w:val="00625788"/>
    <w:rsid w:val="0063004E"/>
    <w:rsid w:val="006305AA"/>
    <w:rsid w:val="00630FA0"/>
    <w:rsid w:val="006318D2"/>
    <w:rsid w:val="0063277E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EBD"/>
    <w:rsid w:val="00643F0C"/>
    <w:rsid w:val="00644554"/>
    <w:rsid w:val="006454F7"/>
    <w:rsid w:val="0064589D"/>
    <w:rsid w:val="006466FF"/>
    <w:rsid w:val="00646A5F"/>
    <w:rsid w:val="00646FAF"/>
    <w:rsid w:val="006475C1"/>
    <w:rsid w:val="00652007"/>
    <w:rsid w:val="0065577B"/>
    <w:rsid w:val="00655A59"/>
    <w:rsid w:val="00656922"/>
    <w:rsid w:val="00656C00"/>
    <w:rsid w:val="00660EC6"/>
    <w:rsid w:val="00661967"/>
    <w:rsid w:val="00661F61"/>
    <w:rsid w:val="00662E6F"/>
    <w:rsid w:val="00664855"/>
    <w:rsid w:val="0066552E"/>
    <w:rsid w:val="00671B49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346F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55D8"/>
    <w:rsid w:val="00695745"/>
    <w:rsid w:val="0069600B"/>
    <w:rsid w:val="006A0A1A"/>
    <w:rsid w:val="006A2BFF"/>
    <w:rsid w:val="006A3017"/>
    <w:rsid w:val="006A6460"/>
    <w:rsid w:val="006A74AF"/>
    <w:rsid w:val="006B104E"/>
    <w:rsid w:val="006B5419"/>
    <w:rsid w:val="006B5AEA"/>
    <w:rsid w:val="006B6383"/>
    <w:rsid w:val="006B640D"/>
    <w:rsid w:val="006B73D8"/>
    <w:rsid w:val="006C1120"/>
    <w:rsid w:val="006C12FD"/>
    <w:rsid w:val="006C13AC"/>
    <w:rsid w:val="006C19F8"/>
    <w:rsid w:val="006C1FE8"/>
    <w:rsid w:val="006C3866"/>
    <w:rsid w:val="006C3CDC"/>
    <w:rsid w:val="006C40AA"/>
    <w:rsid w:val="006C61FA"/>
    <w:rsid w:val="006D0896"/>
    <w:rsid w:val="006D0FC6"/>
    <w:rsid w:val="006D2AE8"/>
    <w:rsid w:val="006D2B44"/>
    <w:rsid w:val="006D2F0F"/>
    <w:rsid w:val="006D4DCF"/>
    <w:rsid w:val="006D6985"/>
    <w:rsid w:val="006D742C"/>
    <w:rsid w:val="006D748A"/>
    <w:rsid w:val="006E159D"/>
    <w:rsid w:val="006E25D2"/>
    <w:rsid w:val="006E50B8"/>
    <w:rsid w:val="006E5FAE"/>
    <w:rsid w:val="006E71AA"/>
    <w:rsid w:val="006F0031"/>
    <w:rsid w:val="006F0F58"/>
    <w:rsid w:val="006F2823"/>
    <w:rsid w:val="006F286C"/>
    <w:rsid w:val="006F4667"/>
    <w:rsid w:val="006F540E"/>
    <w:rsid w:val="006F7125"/>
    <w:rsid w:val="007001F5"/>
    <w:rsid w:val="0070060C"/>
    <w:rsid w:val="0070391A"/>
    <w:rsid w:val="00703D4C"/>
    <w:rsid w:val="007045DE"/>
    <w:rsid w:val="007049A4"/>
    <w:rsid w:val="0070541E"/>
    <w:rsid w:val="00706486"/>
    <w:rsid w:val="0070797B"/>
    <w:rsid w:val="00707AF9"/>
    <w:rsid w:val="007111DC"/>
    <w:rsid w:val="00712B1D"/>
    <w:rsid w:val="00714185"/>
    <w:rsid w:val="00715326"/>
    <w:rsid w:val="00716B4F"/>
    <w:rsid w:val="00717F33"/>
    <w:rsid w:val="007214E3"/>
    <w:rsid w:val="007222F7"/>
    <w:rsid w:val="00724679"/>
    <w:rsid w:val="00724A30"/>
    <w:rsid w:val="00725368"/>
    <w:rsid w:val="007304F3"/>
    <w:rsid w:val="00730839"/>
    <w:rsid w:val="00730F60"/>
    <w:rsid w:val="00731B4F"/>
    <w:rsid w:val="00731E53"/>
    <w:rsid w:val="0073254C"/>
    <w:rsid w:val="00732CFA"/>
    <w:rsid w:val="00732E20"/>
    <w:rsid w:val="00733349"/>
    <w:rsid w:val="00733FF9"/>
    <w:rsid w:val="00735D17"/>
    <w:rsid w:val="00742CAE"/>
    <w:rsid w:val="00743636"/>
    <w:rsid w:val="00747DE0"/>
    <w:rsid w:val="0075029F"/>
    <w:rsid w:val="00752038"/>
    <w:rsid w:val="007523E6"/>
    <w:rsid w:val="0075283C"/>
    <w:rsid w:val="00754280"/>
    <w:rsid w:val="00754D65"/>
    <w:rsid w:val="00755369"/>
    <w:rsid w:val="007554DF"/>
    <w:rsid w:val="0075776D"/>
    <w:rsid w:val="007604C2"/>
    <w:rsid w:val="00760D8E"/>
    <w:rsid w:val="007613FB"/>
    <w:rsid w:val="00761476"/>
    <w:rsid w:val="00761CFE"/>
    <w:rsid w:val="00761E34"/>
    <w:rsid w:val="007629D0"/>
    <w:rsid w:val="007651FC"/>
    <w:rsid w:val="00765A15"/>
    <w:rsid w:val="00766C8A"/>
    <w:rsid w:val="007705F5"/>
    <w:rsid w:val="00770BD0"/>
    <w:rsid w:val="00770E1E"/>
    <w:rsid w:val="007722BF"/>
    <w:rsid w:val="00774202"/>
    <w:rsid w:val="0077580B"/>
    <w:rsid w:val="00776081"/>
    <w:rsid w:val="007773B1"/>
    <w:rsid w:val="007800FE"/>
    <w:rsid w:val="00781167"/>
    <w:rsid w:val="007832A3"/>
    <w:rsid w:val="007833BE"/>
    <w:rsid w:val="00784901"/>
    <w:rsid w:val="00784F34"/>
    <w:rsid w:val="007854B3"/>
    <w:rsid w:val="007856C1"/>
    <w:rsid w:val="0078787D"/>
    <w:rsid w:val="00787FA8"/>
    <w:rsid w:val="00790947"/>
    <w:rsid w:val="00792713"/>
    <w:rsid w:val="00792D8B"/>
    <w:rsid w:val="007944F8"/>
    <w:rsid w:val="00794A14"/>
    <w:rsid w:val="00795665"/>
    <w:rsid w:val="007973E3"/>
    <w:rsid w:val="007A1883"/>
    <w:rsid w:val="007A489B"/>
    <w:rsid w:val="007A57BD"/>
    <w:rsid w:val="007A7E1A"/>
    <w:rsid w:val="007B4859"/>
    <w:rsid w:val="007B5935"/>
    <w:rsid w:val="007B5BB0"/>
    <w:rsid w:val="007B5F5C"/>
    <w:rsid w:val="007B7D2F"/>
    <w:rsid w:val="007C04EC"/>
    <w:rsid w:val="007C3378"/>
    <w:rsid w:val="007C3429"/>
    <w:rsid w:val="007C47A3"/>
    <w:rsid w:val="007C4FFA"/>
    <w:rsid w:val="007C514F"/>
    <w:rsid w:val="007C6EF0"/>
    <w:rsid w:val="007C74B9"/>
    <w:rsid w:val="007C7965"/>
    <w:rsid w:val="007D0123"/>
    <w:rsid w:val="007D0720"/>
    <w:rsid w:val="007D10F2"/>
    <w:rsid w:val="007D207E"/>
    <w:rsid w:val="007D275B"/>
    <w:rsid w:val="007D60DE"/>
    <w:rsid w:val="007D6DEC"/>
    <w:rsid w:val="007D73B2"/>
    <w:rsid w:val="007D73D0"/>
    <w:rsid w:val="007E358B"/>
    <w:rsid w:val="007E46A1"/>
    <w:rsid w:val="007E55A0"/>
    <w:rsid w:val="007E669C"/>
    <w:rsid w:val="007E730D"/>
    <w:rsid w:val="007E7311"/>
    <w:rsid w:val="007F20C0"/>
    <w:rsid w:val="007F2B45"/>
    <w:rsid w:val="007F403E"/>
    <w:rsid w:val="007F60FC"/>
    <w:rsid w:val="00801F0D"/>
    <w:rsid w:val="00804282"/>
    <w:rsid w:val="008069C2"/>
    <w:rsid w:val="00806DCC"/>
    <w:rsid w:val="008072AC"/>
    <w:rsid w:val="00810980"/>
    <w:rsid w:val="00810CEA"/>
    <w:rsid w:val="00810E24"/>
    <w:rsid w:val="00811CC7"/>
    <w:rsid w:val="008147C9"/>
    <w:rsid w:val="00815933"/>
    <w:rsid w:val="00817A7F"/>
    <w:rsid w:val="00820C14"/>
    <w:rsid w:val="008228C7"/>
    <w:rsid w:val="008233E5"/>
    <w:rsid w:val="00830680"/>
    <w:rsid w:val="00831CE6"/>
    <w:rsid w:val="00833574"/>
    <w:rsid w:val="00833DE8"/>
    <w:rsid w:val="00833F47"/>
    <w:rsid w:val="008348C3"/>
    <w:rsid w:val="00836075"/>
    <w:rsid w:val="0083643A"/>
    <w:rsid w:val="008373B4"/>
    <w:rsid w:val="00840395"/>
    <w:rsid w:val="008404C4"/>
    <w:rsid w:val="00841B09"/>
    <w:rsid w:val="008420E9"/>
    <w:rsid w:val="00843792"/>
    <w:rsid w:val="0084397C"/>
    <w:rsid w:val="008441F2"/>
    <w:rsid w:val="00847D37"/>
    <w:rsid w:val="0085001D"/>
    <w:rsid w:val="00852796"/>
    <w:rsid w:val="00853F36"/>
    <w:rsid w:val="00856817"/>
    <w:rsid w:val="00856F48"/>
    <w:rsid w:val="00857D89"/>
    <w:rsid w:val="008606DC"/>
    <w:rsid w:val="0086433F"/>
    <w:rsid w:val="0086551A"/>
    <w:rsid w:val="00866455"/>
    <w:rsid w:val="008671A9"/>
    <w:rsid w:val="00867D72"/>
    <w:rsid w:val="00871272"/>
    <w:rsid w:val="00871A41"/>
    <w:rsid w:val="00871D40"/>
    <w:rsid w:val="008724C0"/>
    <w:rsid w:val="008744BC"/>
    <w:rsid w:val="00876BAC"/>
    <w:rsid w:val="00882203"/>
    <w:rsid w:val="00882526"/>
    <w:rsid w:val="008831A2"/>
    <w:rsid w:val="00884E63"/>
    <w:rsid w:val="00886D76"/>
    <w:rsid w:val="00893960"/>
    <w:rsid w:val="00896791"/>
    <w:rsid w:val="00896E12"/>
    <w:rsid w:val="00897019"/>
    <w:rsid w:val="008B0A07"/>
    <w:rsid w:val="008B2FEB"/>
    <w:rsid w:val="008B439F"/>
    <w:rsid w:val="008B4B6E"/>
    <w:rsid w:val="008B4ED9"/>
    <w:rsid w:val="008B5972"/>
    <w:rsid w:val="008B777E"/>
    <w:rsid w:val="008B781F"/>
    <w:rsid w:val="008C0069"/>
    <w:rsid w:val="008C0217"/>
    <w:rsid w:val="008C1495"/>
    <w:rsid w:val="008C1C9E"/>
    <w:rsid w:val="008C2133"/>
    <w:rsid w:val="008C2BE8"/>
    <w:rsid w:val="008C5E2A"/>
    <w:rsid w:val="008C5E6D"/>
    <w:rsid w:val="008C7DBF"/>
    <w:rsid w:val="008D45C5"/>
    <w:rsid w:val="008D5522"/>
    <w:rsid w:val="008D69C5"/>
    <w:rsid w:val="008D6E6E"/>
    <w:rsid w:val="008D7404"/>
    <w:rsid w:val="008E0F86"/>
    <w:rsid w:val="008E3722"/>
    <w:rsid w:val="008E3C64"/>
    <w:rsid w:val="008F08B2"/>
    <w:rsid w:val="008F2971"/>
    <w:rsid w:val="008F2DC1"/>
    <w:rsid w:val="008F70AD"/>
    <w:rsid w:val="008F753E"/>
    <w:rsid w:val="008F7B66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351"/>
    <w:rsid w:val="009056A9"/>
    <w:rsid w:val="00907DAB"/>
    <w:rsid w:val="00910429"/>
    <w:rsid w:val="00911418"/>
    <w:rsid w:val="00911CD9"/>
    <w:rsid w:val="00912901"/>
    <w:rsid w:val="00912B71"/>
    <w:rsid w:val="00913436"/>
    <w:rsid w:val="00913F96"/>
    <w:rsid w:val="00915E65"/>
    <w:rsid w:val="00915F51"/>
    <w:rsid w:val="00916BBB"/>
    <w:rsid w:val="0091778D"/>
    <w:rsid w:val="00917A64"/>
    <w:rsid w:val="0092030B"/>
    <w:rsid w:val="00922A5A"/>
    <w:rsid w:val="00926496"/>
    <w:rsid w:val="0093052B"/>
    <w:rsid w:val="00930722"/>
    <w:rsid w:val="00930CF2"/>
    <w:rsid w:val="00931632"/>
    <w:rsid w:val="009316A0"/>
    <w:rsid w:val="00932C92"/>
    <w:rsid w:val="00932DF8"/>
    <w:rsid w:val="00935D20"/>
    <w:rsid w:val="00940DCF"/>
    <w:rsid w:val="009410C4"/>
    <w:rsid w:val="00943B84"/>
    <w:rsid w:val="00944BB8"/>
    <w:rsid w:val="009454E4"/>
    <w:rsid w:val="00951EED"/>
    <w:rsid w:val="009569B0"/>
    <w:rsid w:val="0096088E"/>
    <w:rsid w:val="00960F7C"/>
    <w:rsid w:val="00961F32"/>
    <w:rsid w:val="0096256E"/>
    <w:rsid w:val="00962F23"/>
    <w:rsid w:val="009632DA"/>
    <w:rsid w:val="009638BE"/>
    <w:rsid w:val="00963D09"/>
    <w:rsid w:val="0096683A"/>
    <w:rsid w:val="00967611"/>
    <w:rsid w:val="009710E5"/>
    <w:rsid w:val="0097292A"/>
    <w:rsid w:val="00973C9D"/>
    <w:rsid w:val="00975723"/>
    <w:rsid w:val="00975C30"/>
    <w:rsid w:val="00976137"/>
    <w:rsid w:val="0097707B"/>
    <w:rsid w:val="00977262"/>
    <w:rsid w:val="00977B53"/>
    <w:rsid w:val="009804DA"/>
    <w:rsid w:val="00983FD0"/>
    <w:rsid w:val="00984069"/>
    <w:rsid w:val="00984240"/>
    <w:rsid w:val="00987F2B"/>
    <w:rsid w:val="00992B60"/>
    <w:rsid w:val="00992F5B"/>
    <w:rsid w:val="00993F15"/>
    <w:rsid w:val="00994A45"/>
    <w:rsid w:val="0099502D"/>
    <w:rsid w:val="009959B9"/>
    <w:rsid w:val="00995B07"/>
    <w:rsid w:val="00995FA2"/>
    <w:rsid w:val="009A0BB9"/>
    <w:rsid w:val="009A0FE3"/>
    <w:rsid w:val="009A1D8F"/>
    <w:rsid w:val="009A2619"/>
    <w:rsid w:val="009A2B43"/>
    <w:rsid w:val="009A2EA5"/>
    <w:rsid w:val="009A2F08"/>
    <w:rsid w:val="009A3E96"/>
    <w:rsid w:val="009A5850"/>
    <w:rsid w:val="009A6949"/>
    <w:rsid w:val="009A770D"/>
    <w:rsid w:val="009A7DE3"/>
    <w:rsid w:val="009B0B9F"/>
    <w:rsid w:val="009B10D6"/>
    <w:rsid w:val="009B21EF"/>
    <w:rsid w:val="009B24AB"/>
    <w:rsid w:val="009B296A"/>
    <w:rsid w:val="009B2BCA"/>
    <w:rsid w:val="009B3A0E"/>
    <w:rsid w:val="009B3DA9"/>
    <w:rsid w:val="009B52D7"/>
    <w:rsid w:val="009C15DA"/>
    <w:rsid w:val="009C2E57"/>
    <w:rsid w:val="009C3092"/>
    <w:rsid w:val="009C73E7"/>
    <w:rsid w:val="009D00AC"/>
    <w:rsid w:val="009D05A8"/>
    <w:rsid w:val="009D18A7"/>
    <w:rsid w:val="009D4173"/>
    <w:rsid w:val="009D4E58"/>
    <w:rsid w:val="009D65D0"/>
    <w:rsid w:val="009D7E91"/>
    <w:rsid w:val="009E03A3"/>
    <w:rsid w:val="009E135E"/>
    <w:rsid w:val="009E1F08"/>
    <w:rsid w:val="009E3C92"/>
    <w:rsid w:val="009E46FE"/>
    <w:rsid w:val="009E4972"/>
    <w:rsid w:val="009E4A9E"/>
    <w:rsid w:val="009E4ED4"/>
    <w:rsid w:val="009E548E"/>
    <w:rsid w:val="009E54F4"/>
    <w:rsid w:val="009E71AD"/>
    <w:rsid w:val="009E7615"/>
    <w:rsid w:val="009E7AB2"/>
    <w:rsid w:val="009F00BF"/>
    <w:rsid w:val="009F0441"/>
    <w:rsid w:val="009F2BFA"/>
    <w:rsid w:val="009F4094"/>
    <w:rsid w:val="009F6D6F"/>
    <w:rsid w:val="009F7BF0"/>
    <w:rsid w:val="00A036C9"/>
    <w:rsid w:val="00A03A3D"/>
    <w:rsid w:val="00A045C4"/>
    <w:rsid w:val="00A061C8"/>
    <w:rsid w:val="00A075A3"/>
    <w:rsid w:val="00A07C2A"/>
    <w:rsid w:val="00A10DFA"/>
    <w:rsid w:val="00A126F3"/>
    <w:rsid w:val="00A12950"/>
    <w:rsid w:val="00A12F24"/>
    <w:rsid w:val="00A13AD2"/>
    <w:rsid w:val="00A141DC"/>
    <w:rsid w:val="00A17F72"/>
    <w:rsid w:val="00A20220"/>
    <w:rsid w:val="00A20C17"/>
    <w:rsid w:val="00A21708"/>
    <w:rsid w:val="00A22362"/>
    <w:rsid w:val="00A22D87"/>
    <w:rsid w:val="00A23228"/>
    <w:rsid w:val="00A249B9"/>
    <w:rsid w:val="00A249BA"/>
    <w:rsid w:val="00A24B99"/>
    <w:rsid w:val="00A2683C"/>
    <w:rsid w:val="00A307C7"/>
    <w:rsid w:val="00A3272E"/>
    <w:rsid w:val="00A34E29"/>
    <w:rsid w:val="00A36E2D"/>
    <w:rsid w:val="00A40241"/>
    <w:rsid w:val="00A40F5E"/>
    <w:rsid w:val="00A41E10"/>
    <w:rsid w:val="00A4261D"/>
    <w:rsid w:val="00A437D3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1EFA"/>
    <w:rsid w:val="00A52AA0"/>
    <w:rsid w:val="00A54554"/>
    <w:rsid w:val="00A54BF7"/>
    <w:rsid w:val="00A54BFA"/>
    <w:rsid w:val="00A554EF"/>
    <w:rsid w:val="00A558BF"/>
    <w:rsid w:val="00A602F9"/>
    <w:rsid w:val="00A6057D"/>
    <w:rsid w:val="00A60BE2"/>
    <w:rsid w:val="00A61409"/>
    <w:rsid w:val="00A6290A"/>
    <w:rsid w:val="00A629AD"/>
    <w:rsid w:val="00A62EBC"/>
    <w:rsid w:val="00A63DC2"/>
    <w:rsid w:val="00A650EE"/>
    <w:rsid w:val="00A662C8"/>
    <w:rsid w:val="00A6691D"/>
    <w:rsid w:val="00A67A8A"/>
    <w:rsid w:val="00A700A4"/>
    <w:rsid w:val="00A71157"/>
    <w:rsid w:val="00A724A2"/>
    <w:rsid w:val="00A74140"/>
    <w:rsid w:val="00A7424F"/>
    <w:rsid w:val="00A75806"/>
    <w:rsid w:val="00A7639E"/>
    <w:rsid w:val="00A76697"/>
    <w:rsid w:val="00A802B0"/>
    <w:rsid w:val="00A81626"/>
    <w:rsid w:val="00A855B1"/>
    <w:rsid w:val="00A93345"/>
    <w:rsid w:val="00A93549"/>
    <w:rsid w:val="00A9570F"/>
    <w:rsid w:val="00A966E6"/>
    <w:rsid w:val="00A975F3"/>
    <w:rsid w:val="00AA1567"/>
    <w:rsid w:val="00AA20A8"/>
    <w:rsid w:val="00AA3DE0"/>
    <w:rsid w:val="00AA683C"/>
    <w:rsid w:val="00AB096F"/>
    <w:rsid w:val="00AB2BE3"/>
    <w:rsid w:val="00AB3EE0"/>
    <w:rsid w:val="00AB5641"/>
    <w:rsid w:val="00AB6FFF"/>
    <w:rsid w:val="00AB7524"/>
    <w:rsid w:val="00AB7623"/>
    <w:rsid w:val="00AB7834"/>
    <w:rsid w:val="00AB7883"/>
    <w:rsid w:val="00AC2896"/>
    <w:rsid w:val="00AC395A"/>
    <w:rsid w:val="00AC4D5F"/>
    <w:rsid w:val="00AC4EF0"/>
    <w:rsid w:val="00AC71D0"/>
    <w:rsid w:val="00AD167D"/>
    <w:rsid w:val="00AD1D2C"/>
    <w:rsid w:val="00AD35A6"/>
    <w:rsid w:val="00AD799F"/>
    <w:rsid w:val="00AE0525"/>
    <w:rsid w:val="00AE08DB"/>
    <w:rsid w:val="00AE20C6"/>
    <w:rsid w:val="00AE253E"/>
    <w:rsid w:val="00AE2729"/>
    <w:rsid w:val="00AE3148"/>
    <w:rsid w:val="00AE4EB7"/>
    <w:rsid w:val="00AE51A1"/>
    <w:rsid w:val="00AE5AE2"/>
    <w:rsid w:val="00AE7343"/>
    <w:rsid w:val="00AE7DE3"/>
    <w:rsid w:val="00AF2287"/>
    <w:rsid w:val="00AF5C28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957"/>
    <w:rsid w:val="00B10E1F"/>
    <w:rsid w:val="00B127E6"/>
    <w:rsid w:val="00B135BA"/>
    <w:rsid w:val="00B1458E"/>
    <w:rsid w:val="00B14C51"/>
    <w:rsid w:val="00B1629F"/>
    <w:rsid w:val="00B175AB"/>
    <w:rsid w:val="00B20021"/>
    <w:rsid w:val="00B20666"/>
    <w:rsid w:val="00B20FDE"/>
    <w:rsid w:val="00B216FA"/>
    <w:rsid w:val="00B249CF"/>
    <w:rsid w:val="00B25ECB"/>
    <w:rsid w:val="00B27690"/>
    <w:rsid w:val="00B27755"/>
    <w:rsid w:val="00B27E33"/>
    <w:rsid w:val="00B30AF3"/>
    <w:rsid w:val="00B30EA9"/>
    <w:rsid w:val="00B34FA9"/>
    <w:rsid w:val="00B37FB8"/>
    <w:rsid w:val="00B42041"/>
    <w:rsid w:val="00B426A7"/>
    <w:rsid w:val="00B43FBF"/>
    <w:rsid w:val="00B44B7A"/>
    <w:rsid w:val="00B44F11"/>
    <w:rsid w:val="00B4571D"/>
    <w:rsid w:val="00B45CCE"/>
    <w:rsid w:val="00B4701C"/>
    <w:rsid w:val="00B473A6"/>
    <w:rsid w:val="00B50316"/>
    <w:rsid w:val="00B503D7"/>
    <w:rsid w:val="00B517EC"/>
    <w:rsid w:val="00B51846"/>
    <w:rsid w:val="00B5245A"/>
    <w:rsid w:val="00B56CFE"/>
    <w:rsid w:val="00B62979"/>
    <w:rsid w:val="00B654ED"/>
    <w:rsid w:val="00B659B5"/>
    <w:rsid w:val="00B70056"/>
    <w:rsid w:val="00B72B03"/>
    <w:rsid w:val="00B77BFE"/>
    <w:rsid w:val="00B81F94"/>
    <w:rsid w:val="00B823A7"/>
    <w:rsid w:val="00B82DE4"/>
    <w:rsid w:val="00B85CFF"/>
    <w:rsid w:val="00B87779"/>
    <w:rsid w:val="00B90237"/>
    <w:rsid w:val="00B90482"/>
    <w:rsid w:val="00B90FA5"/>
    <w:rsid w:val="00B90FAB"/>
    <w:rsid w:val="00B919F1"/>
    <w:rsid w:val="00B92031"/>
    <w:rsid w:val="00B93C58"/>
    <w:rsid w:val="00B94F3D"/>
    <w:rsid w:val="00B95883"/>
    <w:rsid w:val="00BA0738"/>
    <w:rsid w:val="00BA1B5A"/>
    <w:rsid w:val="00BA1F47"/>
    <w:rsid w:val="00BA2260"/>
    <w:rsid w:val="00BA3043"/>
    <w:rsid w:val="00BA5815"/>
    <w:rsid w:val="00BA5CB9"/>
    <w:rsid w:val="00BA63FC"/>
    <w:rsid w:val="00BB0A76"/>
    <w:rsid w:val="00BB1345"/>
    <w:rsid w:val="00BB1C78"/>
    <w:rsid w:val="00BB2796"/>
    <w:rsid w:val="00BB2AE9"/>
    <w:rsid w:val="00BB3F62"/>
    <w:rsid w:val="00BB468D"/>
    <w:rsid w:val="00BB47A7"/>
    <w:rsid w:val="00BB51B6"/>
    <w:rsid w:val="00BC0988"/>
    <w:rsid w:val="00BC0E8D"/>
    <w:rsid w:val="00BC0EF3"/>
    <w:rsid w:val="00BC3706"/>
    <w:rsid w:val="00BC4F18"/>
    <w:rsid w:val="00BD21A3"/>
    <w:rsid w:val="00BD5E29"/>
    <w:rsid w:val="00BE5915"/>
    <w:rsid w:val="00BE6551"/>
    <w:rsid w:val="00BE6D21"/>
    <w:rsid w:val="00BE7577"/>
    <w:rsid w:val="00BF093B"/>
    <w:rsid w:val="00BF109A"/>
    <w:rsid w:val="00BF2063"/>
    <w:rsid w:val="00BF25F6"/>
    <w:rsid w:val="00BF2E1F"/>
    <w:rsid w:val="00BF2FD1"/>
    <w:rsid w:val="00BF3B81"/>
    <w:rsid w:val="00BF603A"/>
    <w:rsid w:val="00C00B88"/>
    <w:rsid w:val="00C01330"/>
    <w:rsid w:val="00C013E6"/>
    <w:rsid w:val="00C01ACB"/>
    <w:rsid w:val="00C03D70"/>
    <w:rsid w:val="00C047A6"/>
    <w:rsid w:val="00C066BD"/>
    <w:rsid w:val="00C06B2A"/>
    <w:rsid w:val="00C11019"/>
    <w:rsid w:val="00C1155E"/>
    <w:rsid w:val="00C149FA"/>
    <w:rsid w:val="00C14B70"/>
    <w:rsid w:val="00C2198C"/>
    <w:rsid w:val="00C22510"/>
    <w:rsid w:val="00C3009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F7A"/>
    <w:rsid w:val="00C461EB"/>
    <w:rsid w:val="00C51F4E"/>
    <w:rsid w:val="00C52A93"/>
    <w:rsid w:val="00C56671"/>
    <w:rsid w:val="00C6172E"/>
    <w:rsid w:val="00C62EF8"/>
    <w:rsid w:val="00C632ED"/>
    <w:rsid w:val="00C65AC2"/>
    <w:rsid w:val="00C66150"/>
    <w:rsid w:val="00C673DC"/>
    <w:rsid w:val="00C70990"/>
    <w:rsid w:val="00C70EF5"/>
    <w:rsid w:val="00C756C5"/>
    <w:rsid w:val="00C77D0B"/>
    <w:rsid w:val="00C82195"/>
    <w:rsid w:val="00C82CAE"/>
    <w:rsid w:val="00C8442E"/>
    <w:rsid w:val="00C84F9B"/>
    <w:rsid w:val="00C874B5"/>
    <w:rsid w:val="00C92156"/>
    <w:rsid w:val="00C92FEC"/>
    <w:rsid w:val="00C930A8"/>
    <w:rsid w:val="00C9626E"/>
    <w:rsid w:val="00C96F26"/>
    <w:rsid w:val="00C97C9D"/>
    <w:rsid w:val="00CA0155"/>
    <w:rsid w:val="00CA0545"/>
    <w:rsid w:val="00CA0769"/>
    <w:rsid w:val="00CA108B"/>
    <w:rsid w:val="00CA14D0"/>
    <w:rsid w:val="00CA2335"/>
    <w:rsid w:val="00CA3344"/>
    <w:rsid w:val="00CA47CB"/>
    <w:rsid w:val="00CA6CDB"/>
    <w:rsid w:val="00CA7B9E"/>
    <w:rsid w:val="00CB33F9"/>
    <w:rsid w:val="00CB56EB"/>
    <w:rsid w:val="00CB5E13"/>
    <w:rsid w:val="00CC094E"/>
    <w:rsid w:val="00CC0BCA"/>
    <w:rsid w:val="00CC1987"/>
    <w:rsid w:val="00CC3524"/>
    <w:rsid w:val="00CC373E"/>
    <w:rsid w:val="00CC4C26"/>
    <w:rsid w:val="00CC78A9"/>
    <w:rsid w:val="00CD02A7"/>
    <w:rsid w:val="00CD0A65"/>
    <w:rsid w:val="00CD15F4"/>
    <w:rsid w:val="00CD27BE"/>
    <w:rsid w:val="00CD29E9"/>
    <w:rsid w:val="00CD3660"/>
    <w:rsid w:val="00CD4BBC"/>
    <w:rsid w:val="00CD68EE"/>
    <w:rsid w:val="00CD6D92"/>
    <w:rsid w:val="00CD6F0F"/>
    <w:rsid w:val="00CD77E7"/>
    <w:rsid w:val="00CE06CF"/>
    <w:rsid w:val="00CE0BB7"/>
    <w:rsid w:val="00CE1570"/>
    <w:rsid w:val="00CE2AD7"/>
    <w:rsid w:val="00CE3A64"/>
    <w:rsid w:val="00CE3E9A"/>
    <w:rsid w:val="00CE4DF1"/>
    <w:rsid w:val="00CE5034"/>
    <w:rsid w:val="00CE567A"/>
    <w:rsid w:val="00CE6046"/>
    <w:rsid w:val="00CE7080"/>
    <w:rsid w:val="00CE708B"/>
    <w:rsid w:val="00CF0E5B"/>
    <w:rsid w:val="00CF175E"/>
    <w:rsid w:val="00CF1FC5"/>
    <w:rsid w:val="00CF2168"/>
    <w:rsid w:val="00CF26B7"/>
    <w:rsid w:val="00CF493F"/>
    <w:rsid w:val="00CF6E39"/>
    <w:rsid w:val="00CF72DA"/>
    <w:rsid w:val="00D00533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702E"/>
    <w:rsid w:val="00D2715A"/>
    <w:rsid w:val="00D30AB4"/>
    <w:rsid w:val="00D314D6"/>
    <w:rsid w:val="00D32F25"/>
    <w:rsid w:val="00D32FB2"/>
    <w:rsid w:val="00D33249"/>
    <w:rsid w:val="00D33AB3"/>
    <w:rsid w:val="00D3439C"/>
    <w:rsid w:val="00D34818"/>
    <w:rsid w:val="00D35A52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4166"/>
    <w:rsid w:val="00D604F3"/>
    <w:rsid w:val="00D61ACE"/>
    <w:rsid w:val="00D6498F"/>
    <w:rsid w:val="00D66C16"/>
    <w:rsid w:val="00D66C33"/>
    <w:rsid w:val="00D728E2"/>
    <w:rsid w:val="00D72DF6"/>
    <w:rsid w:val="00D7463D"/>
    <w:rsid w:val="00D760C2"/>
    <w:rsid w:val="00D80F5A"/>
    <w:rsid w:val="00D82914"/>
    <w:rsid w:val="00D82D55"/>
    <w:rsid w:val="00D838EC"/>
    <w:rsid w:val="00D83DE8"/>
    <w:rsid w:val="00D84943"/>
    <w:rsid w:val="00D85ABF"/>
    <w:rsid w:val="00D91A21"/>
    <w:rsid w:val="00D91BD6"/>
    <w:rsid w:val="00D935D9"/>
    <w:rsid w:val="00D93F68"/>
    <w:rsid w:val="00D94AE7"/>
    <w:rsid w:val="00D954E4"/>
    <w:rsid w:val="00D95AFD"/>
    <w:rsid w:val="00D966B3"/>
    <w:rsid w:val="00D970F0"/>
    <w:rsid w:val="00D97106"/>
    <w:rsid w:val="00D9743D"/>
    <w:rsid w:val="00D976C2"/>
    <w:rsid w:val="00DA0D10"/>
    <w:rsid w:val="00DA1BF5"/>
    <w:rsid w:val="00DA2C5B"/>
    <w:rsid w:val="00DA3EEE"/>
    <w:rsid w:val="00DA4362"/>
    <w:rsid w:val="00DA4540"/>
    <w:rsid w:val="00DA587E"/>
    <w:rsid w:val="00DA60F4"/>
    <w:rsid w:val="00DA6B44"/>
    <w:rsid w:val="00DA72D4"/>
    <w:rsid w:val="00DB0F8B"/>
    <w:rsid w:val="00DB1D26"/>
    <w:rsid w:val="00DB3052"/>
    <w:rsid w:val="00DB6335"/>
    <w:rsid w:val="00DB7119"/>
    <w:rsid w:val="00DC2B7C"/>
    <w:rsid w:val="00DC2D17"/>
    <w:rsid w:val="00DC2F32"/>
    <w:rsid w:val="00DC7588"/>
    <w:rsid w:val="00DD03F0"/>
    <w:rsid w:val="00DD1C50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A84"/>
    <w:rsid w:val="00E04BFC"/>
    <w:rsid w:val="00E06ACB"/>
    <w:rsid w:val="00E10274"/>
    <w:rsid w:val="00E1126E"/>
    <w:rsid w:val="00E133C0"/>
    <w:rsid w:val="00E15813"/>
    <w:rsid w:val="00E171BF"/>
    <w:rsid w:val="00E2252C"/>
    <w:rsid w:val="00E259AB"/>
    <w:rsid w:val="00E25D7D"/>
    <w:rsid w:val="00E26774"/>
    <w:rsid w:val="00E270C0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60E7C"/>
    <w:rsid w:val="00E61592"/>
    <w:rsid w:val="00E634C2"/>
    <w:rsid w:val="00E647CE"/>
    <w:rsid w:val="00E64FB9"/>
    <w:rsid w:val="00E65443"/>
    <w:rsid w:val="00E6679D"/>
    <w:rsid w:val="00E67121"/>
    <w:rsid w:val="00E7011A"/>
    <w:rsid w:val="00E71701"/>
    <w:rsid w:val="00E7198D"/>
    <w:rsid w:val="00E72667"/>
    <w:rsid w:val="00E735AF"/>
    <w:rsid w:val="00E74CA6"/>
    <w:rsid w:val="00E75E3D"/>
    <w:rsid w:val="00E80F93"/>
    <w:rsid w:val="00E8127A"/>
    <w:rsid w:val="00E82164"/>
    <w:rsid w:val="00E84491"/>
    <w:rsid w:val="00E84E70"/>
    <w:rsid w:val="00E861C4"/>
    <w:rsid w:val="00E86E8C"/>
    <w:rsid w:val="00E9202C"/>
    <w:rsid w:val="00E95C81"/>
    <w:rsid w:val="00E9638C"/>
    <w:rsid w:val="00E9731C"/>
    <w:rsid w:val="00EA0A2F"/>
    <w:rsid w:val="00EA46EA"/>
    <w:rsid w:val="00EA4E4C"/>
    <w:rsid w:val="00EA6062"/>
    <w:rsid w:val="00EB02EC"/>
    <w:rsid w:val="00EB04B7"/>
    <w:rsid w:val="00EB08C4"/>
    <w:rsid w:val="00EB0A83"/>
    <w:rsid w:val="00EB27BF"/>
    <w:rsid w:val="00EB366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633A"/>
    <w:rsid w:val="00ED00EC"/>
    <w:rsid w:val="00ED093C"/>
    <w:rsid w:val="00ED0B21"/>
    <w:rsid w:val="00ED1B9D"/>
    <w:rsid w:val="00ED3E29"/>
    <w:rsid w:val="00ED585C"/>
    <w:rsid w:val="00EE056F"/>
    <w:rsid w:val="00EE094E"/>
    <w:rsid w:val="00EE0961"/>
    <w:rsid w:val="00EE16B8"/>
    <w:rsid w:val="00EE1794"/>
    <w:rsid w:val="00EE196C"/>
    <w:rsid w:val="00EE59B8"/>
    <w:rsid w:val="00EE6572"/>
    <w:rsid w:val="00EE74EA"/>
    <w:rsid w:val="00EF0520"/>
    <w:rsid w:val="00EF0642"/>
    <w:rsid w:val="00EF1462"/>
    <w:rsid w:val="00EF43F5"/>
    <w:rsid w:val="00EF4DE3"/>
    <w:rsid w:val="00EF5D73"/>
    <w:rsid w:val="00EF74D7"/>
    <w:rsid w:val="00EF7CD8"/>
    <w:rsid w:val="00F017AF"/>
    <w:rsid w:val="00F04166"/>
    <w:rsid w:val="00F041C4"/>
    <w:rsid w:val="00F04CBB"/>
    <w:rsid w:val="00F05FBC"/>
    <w:rsid w:val="00F06766"/>
    <w:rsid w:val="00F06A31"/>
    <w:rsid w:val="00F12C98"/>
    <w:rsid w:val="00F14812"/>
    <w:rsid w:val="00F1575D"/>
    <w:rsid w:val="00F1598C"/>
    <w:rsid w:val="00F16D02"/>
    <w:rsid w:val="00F16EF7"/>
    <w:rsid w:val="00F172C9"/>
    <w:rsid w:val="00F17310"/>
    <w:rsid w:val="00F20156"/>
    <w:rsid w:val="00F2049E"/>
    <w:rsid w:val="00F20BC6"/>
    <w:rsid w:val="00F21389"/>
    <w:rsid w:val="00F213D2"/>
    <w:rsid w:val="00F21403"/>
    <w:rsid w:val="00F227E6"/>
    <w:rsid w:val="00F228CA"/>
    <w:rsid w:val="00F255FC"/>
    <w:rsid w:val="00F259B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1785"/>
    <w:rsid w:val="00F51953"/>
    <w:rsid w:val="00F52591"/>
    <w:rsid w:val="00F525F6"/>
    <w:rsid w:val="00F530D7"/>
    <w:rsid w:val="00F541E6"/>
    <w:rsid w:val="00F55612"/>
    <w:rsid w:val="00F55780"/>
    <w:rsid w:val="00F56750"/>
    <w:rsid w:val="00F57360"/>
    <w:rsid w:val="00F62F49"/>
    <w:rsid w:val="00F640BF"/>
    <w:rsid w:val="00F65CA2"/>
    <w:rsid w:val="00F66485"/>
    <w:rsid w:val="00F7054E"/>
    <w:rsid w:val="00F70754"/>
    <w:rsid w:val="00F70BC6"/>
    <w:rsid w:val="00F723C2"/>
    <w:rsid w:val="00F72A55"/>
    <w:rsid w:val="00F72C7F"/>
    <w:rsid w:val="00F73C85"/>
    <w:rsid w:val="00F740DB"/>
    <w:rsid w:val="00F743B2"/>
    <w:rsid w:val="00F754C2"/>
    <w:rsid w:val="00F76D3A"/>
    <w:rsid w:val="00F7710D"/>
    <w:rsid w:val="00F77926"/>
    <w:rsid w:val="00F83A19"/>
    <w:rsid w:val="00F87000"/>
    <w:rsid w:val="00F879A1"/>
    <w:rsid w:val="00F90547"/>
    <w:rsid w:val="00F92FC4"/>
    <w:rsid w:val="00F94A3D"/>
    <w:rsid w:val="00F95468"/>
    <w:rsid w:val="00F955AF"/>
    <w:rsid w:val="00F96BC8"/>
    <w:rsid w:val="00F9793C"/>
    <w:rsid w:val="00FA006E"/>
    <w:rsid w:val="00FA0C14"/>
    <w:rsid w:val="00FA12A4"/>
    <w:rsid w:val="00FA137A"/>
    <w:rsid w:val="00FA353E"/>
    <w:rsid w:val="00FA40F3"/>
    <w:rsid w:val="00FA5504"/>
    <w:rsid w:val="00FA5566"/>
    <w:rsid w:val="00FA66B4"/>
    <w:rsid w:val="00FA76F6"/>
    <w:rsid w:val="00FB0099"/>
    <w:rsid w:val="00FB255A"/>
    <w:rsid w:val="00FB309F"/>
    <w:rsid w:val="00FB46AF"/>
    <w:rsid w:val="00FB4B02"/>
    <w:rsid w:val="00FB6320"/>
    <w:rsid w:val="00FC02FE"/>
    <w:rsid w:val="00FC03C2"/>
    <w:rsid w:val="00FC2831"/>
    <w:rsid w:val="00FC2D40"/>
    <w:rsid w:val="00FC3600"/>
    <w:rsid w:val="00FC3C2E"/>
    <w:rsid w:val="00FC4A9F"/>
    <w:rsid w:val="00FC565B"/>
    <w:rsid w:val="00FC685E"/>
    <w:rsid w:val="00FD0041"/>
    <w:rsid w:val="00FD0CB3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558D"/>
    <w:rsid w:val="00FE5B3B"/>
    <w:rsid w:val="00FF0DF1"/>
    <w:rsid w:val="00FF2374"/>
    <w:rsid w:val="00FF26AA"/>
    <w:rsid w:val="00FF5714"/>
    <w:rsid w:val="00FF5981"/>
    <w:rsid w:val="303C4698"/>
    <w:rsid w:val="4EAE8FDD"/>
    <w:rsid w:val="58340115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://dx.doi.org/10.1590/s0103-507x2008000400006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www.ncbi.nlm.nih.gov/pmc/articles/PMC3897029/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dx.doi.org/10.1590/1413-81232014191.2124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dx.doi.org/10.1371/journal.pcbi.100299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yperlink" Target="http://dx.doi.org/10.1590/s0034-71672010000100023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2634</TotalTime>
  <Pages>10</Pages>
  <Words>5346</Words>
  <Characters>28872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852</cp:revision>
  <cp:lastPrinted>2020-10-28T02:47:00Z</cp:lastPrinted>
  <dcterms:created xsi:type="dcterms:W3CDTF">2020-10-02T19:46:00Z</dcterms:created>
  <dcterms:modified xsi:type="dcterms:W3CDTF">2020-10-28T02:47:00Z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