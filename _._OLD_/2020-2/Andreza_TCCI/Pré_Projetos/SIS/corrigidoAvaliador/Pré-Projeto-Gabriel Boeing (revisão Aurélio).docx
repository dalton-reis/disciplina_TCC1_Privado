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CB63B" w14:textId="41DC3F5F" w:rsidR="002B0EDC" w:rsidRPr="00B00E04" w:rsidRDefault="003954DF"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 xml:space="preserve">MAPEAMENTO DE INCIDÊNCIA DE </w:t>
      </w:r>
      <w:r w:rsidR="00740CF7">
        <w:t>DOENÇAS CONTAGIOSAS E SURTOS EPIDÊMICOS</w:t>
      </w:r>
    </w:p>
    <w:p w14:paraId="6607C7C7" w14:textId="770F3433" w:rsidR="001E682E" w:rsidRDefault="003954DF" w:rsidP="001E682E">
      <w:pPr>
        <w:pStyle w:val="TF-AUTOR0"/>
      </w:pPr>
      <w:r>
        <w:t>Gabriel Boeing</w:t>
      </w:r>
    </w:p>
    <w:p w14:paraId="3D1DF666" w14:textId="418268D8" w:rsidR="003954DF" w:rsidRDefault="003954DF" w:rsidP="001E682E">
      <w:pPr>
        <w:pStyle w:val="TF-AUTOR0"/>
      </w:pPr>
      <w:r w:rsidRPr="003954DF">
        <w:t xml:space="preserve">Prof.ª. Luciana Pereira de Araújo </w:t>
      </w:r>
      <w:proofErr w:type="spellStart"/>
      <w:r w:rsidRPr="003954DF">
        <w:t>Kohler</w:t>
      </w:r>
      <w:proofErr w:type="spellEnd"/>
      <w:r w:rsidRPr="003954DF">
        <w:t xml:space="preserve"> – Orientadora</w:t>
      </w:r>
    </w:p>
    <w:p w14:paraId="42FCEC61" w14:textId="77777777" w:rsidR="003954DF" w:rsidRDefault="003954DF" w:rsidP="001E682E">
      <w:pPr>
        <w:pStyle w:val="TF-AUTOR0"/>
      </w:pPr>
    </w:p>
    <w:p w14:paraId="4325A3B1" w14:textId="77777777" w:rsidR="00F255FC" w:rsidRPr="007D10F2" w:rsidRDefault="00F255FC" w:rsidP="00FC4A9F">
      <w:pPr>
        <w:pStyle w:val="Ttulo1"/>
      </w:pPr>
      <w:r w:rsidRPr="007D10F2">
        <w:t xml:space="preserve">Introdução </w:t>
      </w:r>
      <w:bookmarkEnd w:id="0"/>
      <w:bookmarkEnd w:id="1"/>
      <w:bookmarkEnd w:id="2"/>
      <w:bookmarkEnd w:id="3"/>
      <w:bookmarkEnd w:id="4"/>
      <w:bookmarkEnd w:id="5"/>
      <w:bookmarkEnd w:id="6"/>
      <w:bookmarkEnd w:id="7"/>
      <w:bookmarkEnd w:id="8"/>
    </w:p>
    <w:p w14:paraId="7C28B526" w14:textId="11B476C4" w:rsidR="007F50B4" w:rsidRDefault="00C1607A" w:rsidP="009D59E8">
      <w:pPr>
        <w:pStyle w:val="TF-TEXTO"/>
      </w:pPr>
      <w:r>
        <w:t>As bactérias e os parasitas acompanham a história do homem há mais de dois milhões de anos</w:t>
      </w:r>
      <w:r w:rsidR="00042DFA">
        <w:t xml:space="preserve"> </w:t>
      </w:r>
      <w:r w:rsidR="00042DFA" w:rsidRPr="00042DFA">
        <w:t>(DONALISIO, 1995)</w:t>
      </w:r>
      <w:r>
        <w:t xml:space="preserve">. Durante a história da raça humana </w:t>
      </w:r>
      <w:r w:rsidR="00B71048">
        <w:t>diversas doenças</w:t>
      </w:r>
      <w:r>
        <w:t xml:space="preserve"> </w:t>
      </w:r>
      <w:r w:rsidR="00B71048">
        <w:t>causaram danos</w:t>
      </w:r>
      <w:r>
        <w:t xml:space="preserve"> que marcaram </w:t>
      </w:r>
      <w:r w:rsidR="009B6F12">
        <w:t xml:space="preserve">a </w:t>
      </w:r>
      <w:r>
        <w:t>trajetória e que podem ser encontradas em diversos registros históricos</w:t>
      </w:r>
      <w:r w:rsidR="00B71048">
        <w:t>, excepcionalmente aquelas consideradas transmissíveis</w:t>
      </w:r>
      <w:r w:rsidR="009D59E8">
        <w:t xml:space="preserve"> </w:t>
      </w:r>
      <w:r w:rsidR="009D59E8" w:rsidRPr="00042DFA">
        <w:t>(DONALISIO, 1995</w:t>
      </w:r>
      <w:r w:rsidR="007D1EF6">
        <w:t xml:space="preserve"> apud </w:t>
      </w:r>
      <w:r w:rsidR="00C64575" w:rsidRPr="00C64575">
        <w:t>SOMOLINOS-DARDOIS, 1988</w:t>
      </w:r>
      <w:r w:rsidR="007D1EF6">
        <w:t>; BERLINGUER, 1991; BLACK, 1975</w:t>
      </w:r>
      <w:r w:rsidR="009D59E8" w:rsidRPr="00042DFA">
        <w:t>)</w:t>
      </w:r>
      <w:r w:rsidR="00B71048">
        <w:t>.</w:t>
      </w:r>
      <w:r w:rsidR="00A02511">
        <w:t xml:space="preserve"> </w:t>
      </w:r>
      <w:r w:rsidR="000709CB">
        <w:t>Atualmente estas doenças seguem sendo um problema consistente no mundo todo, como no caso do COVID-19, e ameaçam alterar os padrões da sociedade pois possuem a capacidade de impactar diretamente no cotidiano das pessoas levando insegurança e alterações de comportamento</w:t>
      </w:r>
      <w:r w:rsidR="007E366A">
        <w:t xml:space="preserve"> </w:t>
      </w:r>
      <w:r w:rsidR="007E366A" w:rsidRPr="007E366A">
        <w:t>(VALENCIO, 2020)</w:t>
      </w:r>
      <w:r w:rsidR="000709CB">
        <w:t xml:space="preserve">. </w:t>
      </w:r>
      <w:commentRangeStart w:id="9"/>
      <w:r w:rsidR="00DE57B4">
        <w:t xml:space="preserve">Como exemplo, em </w:t>
      </w:r>
      <w:r w:rsidR="007F50B4">
        <w:t xml:space="preserve">2015 a OMS emitiu um relatório de análise de um ano da epidemia do Ebola na África. O que </w:t>
      </w:r>
      <w:r w:rsidR="00C6461C">
        <w:t>se constatou</w:t>
      </w:r>
      <w:r w:rsidR="007F50B4">
        <w:t xml:space="preserve"> foi que a África Ocidental diferentemente da África Equatorial, não registrava surtos da doença </w:t>
      </w:r>
      <w:r w:rsidR="00C6461C">
        <w:t>havia</w:t>
      </w:r>
      <w:r w:rsidR="007F50B4">
        <w:t xml:space="preserve"> aproximadamente 40 anos. Logo, o </w:t>
      </w:r>
      <w:r w:rsidR="00C6461C">
        <w:t xml:space="preserve">cenário de </w:t>
      </w:r>
      <w:r w:rsidR="007F50B4">
        <w:t xml:space="preserve">preparo e </w:t>
      </w:r>
      <w:r w:rsidR="00C6461C">
        <w:t>de tomada de ação</w:t>
      </w:r>
      <w:r w:rsidR="007F50B4">
        <w:t xml:space="preserve"> para a contenção do surto não </w:t>
      </w:r>
      <w:r w:rsidR="00C6461C">
        <w:t>foi o ideal</w:t>
      </w:r>
      <w:r w:rsidR="007F50B4">
        <w:t xml:space="preserve"> </w:t>
      </w:r>
      <w:r w:rsidR="00C6461C" w:rsidRPr="00C6461C">
        <w:t>(LOPES; DUNDA, 2015)</w:t>
      </w:r>
      <w:r w:rsidR="007F50B4">
        <w:t>.</w:t>
      </w:r>
    </w:p>
    <w:p w14:paraId="324CE273" w14:textId="4FC0BC01" w:rsidR="00C1607A" w:rsidRDefault="007F50B4" w:rsidP="008B574A">
      <w:pPr>
        <w:pStyle w:val="TF-TEXTO"/>
        <w:spacing w:before="0" w:after="240" w:line="240" w:lineRule="auto"/>
        <w:ind w:left="2268" w:firstLine="0"/>
        <w:contextualSpacing w:val="0"/>
        <w:rPr>
          <w:sz w:val="22"/>
          <w:szCs w:val="22"/>
        </w:rPr>
      </w:pPr>
      <w:r w:rsidRPr="00740CF7">
        <w:rPr>
          <w:sz w:val="22"/>
          <w:szCs w:val="22"/>
        </w:rPr>
        <w:t>Inicialmente, o fato de a África Ocidental não ter sido palco de epidemias anteriores do vírus, diferentemente do que ocorre na região da África Equatorial, que convive com surtos da doença há aproximadamente 40 anos, poderia ser uma das principais causas da rápida disseminação do Ebola. O aparecimento de mortes suspeitas ou de uma “doença misteriosa” que começa a matar pessoas em áreas rurais deflagra rapidamente o alerta em países como a RDC, que já presenciou cinco surtos de Ebola nas últimas quatro décadas; isso faz com que o país, em virtude dessa suspeita, instaure rapidamente medidas para o isolamento de doentes e para o diagnóstico laboratorial, no sentido de confirmar os casos suspeitos e evitar a disseminação do vírus</w:t>
      </w:r>
      <w:r w:rsidR="00C6461C" w:rsidRPr="00740CF7">
        <w:rPr>
          <w:sz w:val="22"/>
          <w:szCs w:val="22"/>
        </w:rPr>
        <w:t>. (LOPES; DUNDA, 2015</w:t>
      </w:r>
      <w:r w:rsidR="00A02511">
        <w:rPr>
          <w:sz w:val="22"/>
          <w:szCs w:val="22"/>
        </w:rPr>
        <w:t>, p. 9</w:t>
      </w:r>
      <w:r w:rsidR="00C6461C" w:rsidRPr="00740CF7">
        <w:rPr>
          <w:sz w:val="22"/>
          <w:szCs w:val="22"/>
        </w:rPr>
        <w:t>)</w:t>
      </w:r>
      <w:r w:rsidR="00FA266A">
        <w:rPr>
          <w:sz w:val="22"/>
          <w:szCs w:val="22"/>
        </w:rPr>
        <w:t>.</w:t>
      </w:r>
      <w:r w:rsidR="00A02511" w:rsidRPr="00740CF7" w:rsidDel="00A02511">
        <w:rPr>
          <w:sz w:val="22"/>
          <w:szCs w:val="22"/>
        </w:rPr>
        <w:t xml:space="preserve"> </w:t>
      </w:r>
      <w:commentRangeEnd w:id="9"/>
      <w:r w:rsidR="003D1E26">
        <w:rPr>
          <w:rStyle w:val="Refdecomentrio"/>
        </w:rPr>
        <w:commentReference w:id="9"/>
      </w:r>
    </w:p>
    <w:p w14:paraId="10AE86CE" w14:textId="3492A134" w:rsidR="004F7554" w:rsidRPr="00257863" w:rsidRDefault="00A64FE4" w:rsidP="00FA266A">
      <w:pPr>
        <w:pStyle w:val="TF-TEXTO"/>
        <w:spacing w:before="0" w:after="240"/>
        <w:ind w:firstLine="709"/>
        <w:contextualSpacing w:val="0"/>
      </w:pPr>
      <w:r>
        <w:t>Nesse contexto, pode-se</w:t>
      </w:r>
      <w:r w:rsidR="00C6461C">
        <w:t xml:space="preserve"> afirmar que o preparo e a rápida identificação podem trazer resultados positivos no tratamento epidemiológico e até mesmo na busca de prevenção de tais eventos.</w:t>
      </w:r>
      <w:r w:rsidR="00160D59">
        <w:t xml:space="preserve"> </w:t>
      </w:r>
      <w:r w:rsidR="0021353A">
        <w:t xml:space="preserve">Além das crises epidêmicas registradas ao longo da história, </w:t>
      </w:r>
      <w:r w:rsidR="00D02B9F">
        <w:t xml:space="preserve">a sociedade vive </w:t>
      </w:r>
      <w:r w:rsidR="0021353A">
        <w:t xml:space="preserve">hoje sob a pandemia do </w:t>
      </w:r>
      <w:r w:rsidR="000709CB">
        <w:t>COVID</w:t>
      </w:r>
      <w:r w:rsidR="0021353A">
        <w:t xml:space="preserve">-19 e medidas de combate e enfrentamento à disseminação do vírus são problemas consistentes. </w:t>
      </w:r>
      <w:commentRangeStart w:id="10"/>
      <w:r w:rsidR="004F7554">
        <w:t>Diante</w:t>
      </w:r>
      <w:commentRangeEnd w:id="10"/>
      <w:r w:rsidR="003D1E26">
        <w:rPr>
          <w:rStyle w:val="Refdecomentrio"/>
        </w:rPr>
        <w:commentReference w:id="10"/>
      </w:r>
      <w:r w:rsidR="004F7554">
        <w:t xml:space="preserve"> desse cenário</w:t>
      </w:r>
      <w:r w:rsidR="00FC2110">
        <w:t>,</w:t>
      </w:r>
      <w:r w:rsidR="004F7554">
        <w:t xml:space="preserve"> a proposta desse trabalho consiste em desenvolver uma aplicação móvel que mapeia e registra ocorrência de diversos tipos de doenças consideradas transmissíveis para que possa auxiliar na gestão de combate e tomada de ação ao </w:t>
      </w:r>
      <w:r w:rsidR="004F7554">
        <w:lastRenderedPageBreak/>
        <w:t>se identificar o início de um surto desse tipo de doença. O aplicativo apresentará uma interface</w:t>
      </w:r>
      <w:r w:rsidR="0021353A">
        <w:t xml:space="preserve"> </w:t>
      </w:r>
      <w:r w:rsidR="004F7554">
        <w:t xml:space="preserve">com os pontos aproximados da localização dos diagnosticados e alertará quando a incidência da mesma doença em uma região for maior que o normal. O aplicativo não armazenará informações sensíveis de </w:t>
      </w:r>
      <w:r w:rsidR="004F7554" w:rsidRPr="00257863">
        <w:t xml:space="preserve">usuários, somente a localização </w:t>
      </w:r>
      <w:commentRangeStart w:id="11"/>
      <w:r w:rsidR="004F7554" w:rsidRPr="00257863">
        <w:t xml:space="preserve">próxima de onde o paciente contraiu a doença </w:t>
      </w:r>
      <w:commentRangeEnd w:id="11"/>
      <w:r w:rsidR="003D1E26">
        <w:rPr>
          <w:rStyle w:val="Refdecomentrio"/>
        </w:rPr>
        <w:commentReference w:id="11"/>
      </w:r>
      <w:r w:rsidR="004F7554" w:rsidRPr="00257863">
        <w:t>será utilizada para o mapeamento.</w:t>
      </w:r>
    </w:p>
    <w:p w14:paraId="286B3BEA" w14:textId="015AFE36" w:rsidR="00F255FC" w:rsidRPr="00257863" w:rsidRDefault="00F255FC" w:rsidP="007D10F2">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257863">
        <w:t>O</w:t>
      </w:r>
      <w:r w:rsidRPr="007D10F2">
        <w:t>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01ECA436" w14:textId="2103E627" w:rsidR="00C35E57" w:rsidRDefault="00C35E57" w:rsidP="004F7554">
      <w:pPr>
        <w:pStyle w:val="TF-TEXTO"/>
      </w:pPr>
      <w:r>
        <w:t xml:space="preserve"> </w:t>
      </w:r>
      <w:r w:rsidR="004F7554">
        <w:t xml:space="preserve">O objetivo deste projeto </w:t>
      </w:r>
      <w:r w:rsidR="00257863">
        <w:t>é disponibilizar</w:t>
      </w:r>
      <w:r w:rsidR="004F7554">
        <w:t xml:space="preserve"> uma aplicação móvel para auxiliar na gestão de combate à surtos epidemiológicos</w:t>
      </w:r>
      <w:r w:rsidR="007D1EF6">
        <w:t xml:space="preserve"> com a análise e mapeamento das notificações registradas.</w:t>
      </w:r>
    </w:p>
    <w:p w14:paraId="18C9AE1D" w14:textId="77777777" w:rsidR="00C35E57" w:rsidRDefault="00C35E57" w:rsidP="00C35E57">
      <w:pPr>
        <w:pStyle w:val="TF-TEXTO"/>
      </w:pPr>
      <w:r>
        <w:t>Os objetivos específicos são:</w:t>
      </w:r>
    </w:p>
    <w:p w14:paraId="0C295F63" w14:textId="39F5BDE7" w:rsidR="00C35E57" w:rsidRDefault="00160D59" w:rsidP="00C35E57">
      <w:pPr>
        <w:pStyle w:val="TF-ALNEA"/>
      </w:pPr>
      <w:commentRangeStart w:id="26"/>
      <w:r>
        <w:t>d</w:t>
      </w:r>
      <w:r w:rsidR="00083345">
        <w:t>isponibilizar uma interface com mapeamento das ocorrências de doenças contagiosas</w:t>
      </w:r>
      <w:r w:rsidR="00C35E57">
        <w:t>;</w:t>
      </w:r>
    </w:p>
    <w:p w14:paraId="2A3D0C11" w14:textId="568C016E" w:rsidR="00C35E57" w:rsidRDefault="00160D59" w:rsidP="00C35E57">
      <w:pPr>
        <w:pStyle w:val="TF-ALNEA"/>
      </w:pPr>
      <w:r>
        <w:t>n</w:t>
      </w:r>
      <w:r w:rsidR="00083345">
        <w:t>otificar quando uma área possuir alta incidência de uma doença contagiosa</w:t>
      </w:r>
      <w:r w:rsidR="00C35E57">
        <w:t>;</w:t>
      </w:r>
    </w:p>
    <w:p w14:paraId="0304BD60" w14:textId="1EB220C7" w:rsidR="00C35E57" w:rsidRDefault="00160D59" w:rsidP="00C35E57">
      <w:pPr>
        <w:pStyle w:val="TF-ALNEA"/>
      </w:pPr>
      <w:r>
        <w:t>o</w:t>
      </w:r>
      <w:r w:rsidR="00083345">
        <w:t>rientar a respeito dos cuidados quando a área estiver sob alta incidência de uma doença contagiosa</w:t>
      </w:r>
      <w:r w:rsidR="003279C8">
        <w:t>.</w:t>
      </w:r>
      <w:commentRangeEnd w:id="26"/>
      <w:r w:rsidR="003D1E26">
        <w:rPr>
          <w:rStyle w:val="Refdecomentrio"/>
        </w:rPr>
        <w:commentReference w:id="26"/>
      </w:r>
    </w:p>
    <w:p w14:paraId="57BC30CB" w14:textId="77777777" w:rsidR="00A44581" w:rsidRDefault="00A44581" w:rsidP="00FC4A9F">
      <w:pPr>
        <w:pStyle w:val="Ttulo1"/>
      </w:pPr>
      <w:bookmarkStart w:id="27" w:name="_Toc419598587"/>
      <w:r>
        <w:t xml:space="preserve">trabalhos </w:t>
      </w:r>
      <w:r w:rsidRPr="00FC4A9F">
        <w:t>correlatos</w:t>
      </w:r>
    </w:p>
    <w:p w14:paraId="06C891D0" w14:textId="1D10B0BC" w:rsidR="00702E88" w:rsidRPr="004E1041" w:rsidRDefault="00702E88" w:rsidP="00FA5504">
      <w:pPr>
        <w:pStyle w:val="TF-TEXTO"/>
      </w:pPr>
      <w:r>
        <w:t>Nesta s</w:t>
      </w:r>
      <w:commentRangeStart w:id="28"/>
      <w:r>
        <w:t>eção</w:t>
      </w:r>
      <w:commentRangeEnd w:id="28"/>
      <w:r w:rsidR="00847394">
        <w:rPr>
          <w:rStyle w:val="Refdecomentrio"/>
        </w:rPr>
        <w:commentReference w:id="28"/>
      </w:r>
      <w:r>
        <w:t xml:space="preserve"> serão apresentados os trabalhos correlatos que apresentam características semelhantes ao projeto proposto. Na subseção 2.1 é apresentad</w:t>
      </w:r>
      <w:r w:rsidR="003279C8">
        <w:t>a</w:t>
      </w:r>
      <w:r>
        <w:t xml:space="preserve"> </w:t>
      </w:r>
      <w:r w:rsidR="009A628E">
        <w:t>a ferramenta colaborativa para mapeamento de problemas sociais e urbanos identificados na cidade</w:t>
      </w:r>
      <w:r w:rsidR="003279C8">
        <w:t>,</w:t>
      </w:r>
      <w:r w:rsidR="009A628E">
        <w:t xml:space="preserve"> proposto por </w:t>
      </w:r>
      <w:proofErr w:type="spellStart"/>
      <w:r w:rsidR="009A628E">
        <w:t>Schaefer</w:t>
      </w:r>
      <w:proofErr w:type="spellEnd"/>
      <w:r w:rsidR="009A628E">
        <w:t xml:space="preserve"> (2017).</w:t>
      </w:r>
      <w:r w:rsidR="00257863">
        <w:t xml:space="preserve"> Na subseção 2.2 é apresentad</w:t>
      </w:r>
      <w:r w:rsidR="003279C8">
        <w:t>a</w:t>
      </w:r>
      <w:r w:rsidR="00257863">
        <w:t xml:space="preserve"> uma aplicação colaborativa para registro de casos de doença da Dengue, </w:t>
      </w:r>
      <w:r w:rsidR="00EE4828">
        <w:t xml:space="preserve">Chikungunya, Zika e de focos do mosquito Aedes Aegypti disponibilizado por </w:t>
      </w:r>
      <w:r w:rsidR="00EE4828" w:rsidRPr="00EE4828">
        <w:t>Miguel</w:t>
      </w:r>
      <w:r w:rsidR="00FA266A">
        <w:t xml:space="preserve"> et al.</w:t>
      </w:r>
      <w:r w:rsidR="00EE4828" w:rsidRPr="00EE4828">
        <w:t xml:space="preserve"> (2020)</w:t>
      </w:r>
      <w:r w:rsidR="00EE4828">
        <w:t>.</w:t>
      </w:r>
      <w:r w:rsidR="00E353F7">
        <w:t xml:space="preserve"> Na subseção 2.3 é apresentada uma aplicação que serve para notificar casos de Zika e orientar a comunidade a respeito da doença desenvolvido por Santana (2018).</w:t>
      </w:r>
    </w:p>
    <w:p w14:paraId="7C49B8C8" w14:textId="16ADDC39" w:rsidR="00A44581" w:rsidRDefault="00052980" w:rsidP="00A44581">
      <w:pPr>
        <w:pStyle w:val="Ttulo2"/>
        <w:spacing w:after="120" w:line="240" w:lineRule="auto"/>
      </w:pPr>
      <w:r>
        <w:t xml:space="preserve">Andaê: FERRAMENTA COLABORATIVA PARA MONITORAMENTO E GEOLOCALIZAÇÃO DE PROBLEMAS SOCIAIS E </w:t>
      </w:r>
      <w:commentRangeStart w:id="29"/>
      <w:r>
        <w:t>URBANOS</w:t>
      </w:r>
      <w:commentRangeEnd w:id="29"/>
      <w:r w:rsidR="00B10882">
        <w:rPr>
          <w:rStyle w:val="Refdecomentrio"/>
          <w:caps w:val="0"/>
          <w:color w:val="auto"/>
        </w:rPr>
        <w:commentReference w:id="29"/>
      </w:r>
    </w:p>
    <w:p w14:paraId="10CB2FCA" w14:textId="7E1E72F1" w:rsidR="009A628E" w:rsidRDefault="00052980" w:rsidP="009A628E">
      <w:pPr>
        <w:pStyle w:val="TF-TEXTO"/>
      </w:pPr>
      <w:proofErr w:type="spellStart"/>
      <w:r>
        <w:t>Schaefer</w:t>
      </w:r>
      <w:proofErr w:type="spellEnd"/>
      <w:r>
        <w:t xml:space="preserve"> (2017) desenvolveu uma solução que permite usuários de forma colaborativa registrarem pontos de problemas sociais ou urbanos em uma determinada localização. Com base na geolocalização é possível registrar uma ocorrência que pode estar relacionada à um problema de segurança como um assalto, problema urbano como uma inundação </w:t>
      </w:r>
      <w:r w:rsidR="00823AFE">
        <w:t xml:space="preserve">ou </w:t>
      </w:r>
      <w:r w:rsidR="00EE4828">
        <w:t>problemas relacionados</w:t>
      </w:r>
      <w:r w:rsidR="00823AFE">
        <w:t xml:space="preserve"> à abastecimento de energia.</w:t>
      </w:r>
    </w:p>
    <w:p w14:paraId="19AA69B0" w14:textId="5BFA2FB6" w:rsidR="00E353F7" w:rsidRPr="00F07D91" w:rsidRDefault="003C0C12" w:rsidP="000E39BF">
      <w:pPr>
        <w:keepNext w:val="0"/>
        <w:keepLines w:val="0"/>
        <w:spacing w:line="360" w:lineRule="auto"/>
        <w:ind w:firstLine="680"/>
        <w:jc w:val="both"/>
        <w:rPr>
          <w:color w:val="000000" w:themeColor="text1"/>
        </w:rPr>
      </w:pPr>
      <w:r w:rsidRPr="00F07D91">
        <w:t xml:space="preserve">O usuário precisa fazer o login </w:t>
      </w:r>
      <w:r w:rsidRPr="00CE6EB5">
        <w:t xml:space="preserve">no aplicativo para ter acesso ao ambiente de cadastro de ocorrência e mapeamento das já existentes. Quando o usuário realiza o login ele se depara com </w:t>
      </w:r>
      <w:r w:rsidRPr="00CE6EB5">
        <w:lastRenderedPageBreak/>
        <w:t>a tela inicial que apresenta um mapa e as ocorrências próxima</w:t>
      </w:r>
      <w:r w:rsidR="007D1EF6">
        <w:t>s</w:t>
      </w:r>
      <w:r w:rsidRPr="00CE6EB5">
        <w:t xml:space="preserve"> à região que usuário está naquele </w:t>
      </w:r>
      <w:bookmarkStart w:id="30" w:name="_Hlk53153158"/>
      <w:r w:rsidRPr="00CE6EB5">
        <w:t>mo</w:t>
      </w:r>
      <w:r w:rsidRPr="00F07D91">
        <w:t>mento</w:t>
      </w:r>
      <w:bookmarkEnd w:id="30"/>
      <w:r w:rsidR="00010B70">
        <w:t xml:space="preserve"> conforme mostra a </w:t>
      </w:r>
      <w:r w:rsidR="00010B70">
        <w:rPr>
          <w:szCs w:val="20"/>
        </w:rPr>
        <w:fldChar w:fldCharType="begin"/>
      </w:r>
      <w:r w:rsidR="00010B70">
        <w:instrText xml:space="preserve"> REF _Ref53682570 \h </w:instrText>
      </w:r>
      <w:r w:rsidR="00010B70">
        <w:rPr>
          <w:szCs w:val="20"/>
        </w:rPr>
      </w:r>
      <w:r w:rsidR="00010B70">
        <w:rPr>
          <w:szCs w:val="20"/>
        </w:rPr>
        <w:fldChar w:fldCharType="separate"/>
      </w:r>
      <w:ins w:id="31" w:author="Andreza Sartori" w:date="2020-11-05T20:12:00Z">
        <w:r w:rsidR="00A6243D" w:rsidRPr="000E39BF">
          <w:rPr>
            <w:color w:val="000000" w:themeColor="text1"/>
          </w:rPr>
          <w:t xml:space="preserve">Figura </w:t>
        </w:r>
        <w:r w:rsidR="00A6243D">
          <w:rPr>
            <w:noProof/>
            <w:color w:val="000000" w:themeColor="text1"/>
          </w:rPr>
          <w:t>1</w:t>
        </w:r>
      </w:ins>
      <w:del w:id="32" w:author="Andreza Sartori" w:date="2020-11-05T20:12:00Z">
        <w:r w:rsidR="0027613C" w:rsidRPr="000E39BF" w:rsidDel="00A6243D">
          <w:rPr>
            <w:color w:val="000000" w:themeColor="text1"/>
          </w:rPr>
          <w:delText xml:space="preserve">Figura </w:delText>
        </w:r>
        <w:r w:rsidR="0027613C" w:rsidDel="00A6243D">
          <w:rPr>
            <w:noProof/>
            <w:color w:val="000000" w:themeColor="text1"/>
          </w:rPr>
          <w:delText>1</w:delText>
        </w:r>
      </w:del>
      <w:r w:rsidR="00010B70">
        <w:rPr>
          <w:szCs w:val="20"/>
        </w:rPr>
        <w:fldChar w:fldCharType="end"/>
      </w:r>
      <w:r w:rsidR="00010B70">
        <w:t>(a). Se o usuário desejar cadastrar uma nova ocorrência, ele deverá selecionar o tipo desta ocorrência (</w:t>
      </w:r>
      <w:r w:rsidR="00010B70">
        <w:rPr>
          <w:szCs w:val="20"/>
        </w:rPr>
        <w:fldChar w:fldCharType="begin"/>
      </w:r>
      <w:r w:rsidR="00010B70">
        <w:instrText xml:space="preserve"> REF _Ref53682570 \h </w:instrText>
      </w:r>
      <w:r w:rsidR="00010B70">
        <w:rPr>
          <w:szCs w:val="20"/>
        </w:rPr>
      </w:r>
      <w:r w:rsidR="00010B70">
        <w:rPr>
          <w:szCs w:val="20"/>
        </w:rPr>
        <w:fldChar w:fldCharType="separate"/>
      </w:r>
      <w:ins w:id="33" w:author="Andreza Sartori" w:date="2020-11-05T20:12:00Z">
        <w:r w:rsidR="00A6243D" w:rsidRPr="000E39BF">
          <w:rPr>
            <w:color w:val="000000" w:themeColor="text1"/>
          </w:rPr>
          <w:t xml:space="preserve">Figura </w:t>
        </w:r>
        <w:r w:rsidR="00A6243D">
          <w:rPr>
            <w:noProof/>
            <w:color w:val="000000" w:themeColor="text1"/>
          </w:rPr>
          <w:t>1</w:t>
        </w:r>
      </w:ins>
      <w:del w:id="34" w:author="Andreza Sartori" w:date="2020-11-05T20:12:00Z">
        <w:r w:rsidR="0027613C" w:rsidRPr="000E39BF" w:rsidDel="00A6243D">
          <w:rPr>
            <w:color w:val="000000" w:themeColor="text1"/>
          </w:rPr>
          <w:delText xml:space="preserve">Figura </w:delText>
        </w:r>
        <w:r w:rsidR="0027613C" w:rsidDel="00A6243D">
          <w:rPr>
            <w:noProof/>
            <w:color w:val="000000" w:themeColor="text1"/>
          </w:rPr>
          <w:delText>1</w:delText>
        </w:r>
      </w:del>
      <w:r w:rsidR="00010B70">
        <w:rPr>
          <w:szCs w:val="20"/>
        </w:rPr>
        <w:fldChar w:fldCharType="end"/>
      </w:r>
      <w:r w:rsidR="00010B70">
        <w:t>(b)) e depois inserir no mapa a localização dela (</w:t>
      </w:r>
      <w:r w:rsidR="00010B70">
        <w:rPr>
          <w:szCs w:val="20"/>
        </w:rPr>
        <w:fldChar w:fldCharType="begin"/>
      </w:r>
      <w:r w:rsidR="00010B70">
        <w:instrText xml:space="preserve"> REF _Ref53682570 \h </w:instrText>
      </w:r>
      <w:r w:rsidR="00010B70">
        <w:rPr>
          <w:szCs w:val="20"/>
        </w:rPr>
      </w:r>
      <w:r w:rsidR="00010B70">
        <w:rPr>
          <w:szCs w:val="20"/>
        </w:rPr>
        <w:fldChar w:fldCharType="separate"/>
      </w:r>
      <w:ins w:id="35" w:author="Andreza Sartori" w:date="2020-11-05T20:12:00Z">
        <w:r w:rsidR="00A6243D" w:rsidRPr="000E39BF">
          <w:rPr>
            <w:color w:val="000000" w:themeColor="text1"/>
          </w:rPr>
          <w:t xml:space="preserve">Figura </w:t>
        </w:r>
        <w:r w:rsidR="00A6243D">
          <w:rPr>
            <w:noProof/>
            <w:color w:val="000000" w:themeColor="text1"/>
          </w:rPr>
          <w:t>1</w:t>
        </w:r>
      </w:ins>
      <w:del w:id="36" w:author="Andreza Sartori" w:date="2020-11-05T20:12:00Z">
        <w:r w:rsidR="0027613C" w:rsidRPr="000E39BF" w:rsidDel="00A6243D">
          <w:rPr>
            <w:color w:val="000000" w:themeColor="text1"/>
          </w:rPr>
          <w:delText xml:space="preserve">Figura </w:delText>
        </w:r>
        <w:r w:rsidR="0027613C" w:rsidDel="00A6243D">
          <w:rPr>
            <w:noProof/>
            <w:color w:val="000000" w:themeColor="text1"/>
          </w:rPr>
          <w:delText>1</w:delText>
        </w:r>
      </w:del>
      <w:r w:rsidR="00010B70">
        <w:rPr>
          <w:szCs w:val="20"/>
        </w:rPr>
        <w:fldChar w:fldCharType="end"/>
      </w:r>
      <w:r w:rsidR="00010B70">
        <w:t xml:space="preserve"> (c)). Assim os demais usuários poderão visualizar a inserção realizada.</w:t>
      </w:r>
    </w:p>
    <w:p w14:paraId="1621B942" w14:textId="699FB32E" w:rsidR="00E353F7" w:rsidRPr="000E39BF" w:rsidRDefault="00E353F7" w:rsidP="000E39BF">
      <w:pPr>
        <w:pStyle w:val="TF-TEXTO"/>
        <w:rPr>
          <w:color w:val="000000" w:themeColor="text1"/>
          <w:szCs w:val="24"/>
        </w:rPr>
      </w:pPr>
      <w:bookmarkStart w:id="37" w:name="_Ref53682570"/>
      <w:bookmarkStart w:id="38" w:name="_Ref53682531"/>
      <w:r w:rsidRPr="000E39BF">
        <w:rPr>
          <w:color w:val="000000" w:themeColor="text1"/>
          <w:szCs w:val="24"/>
        </w:rPr>
        <w:t xml:space="preserve">Figura </w:t>
      </w:r>
      <w:r w:rsidRPr="000E39BF">
        <w:rPr>
          <w:color w:val="000000" w:themeColor="text1"/>
          <w:szCs w:val="24"/>
        </w:rPr>
        <w:fldChar w:fldCharType="begin"/>
      </w:r>
      <w:r w:rsidRPr="000E39BF">
        <w:rPr>
          <w:color w:val="000000" w:themeColor="text1"/>
          <w:szCs w:val="24"/>
        </w:rPr>
        <w:instrText xml:space="preserve"> SEQ Figura \* ARABIC </w:instrText>
      </w:r>
      <w:r w:rsidRPr="000E39BF">
        <w:rPr>
          <w:color w:val="000000" w:themeColor="text1"/>
          <w:szCs w:val="24"/>
        </w:rPr>
        <w:fldChar w:fldCharType="separate"/>
      </w:r>
      <w:r w:rsidR="00A6243D">
        <w:rPr>
          <w:noProof/>
          <w:color w:val="000000" w:themeColor="text1"/>
          <w:szCs w:val="24"/>
        </w:rPr>
        <w:t>1</w:t>
      </w:r>
      <w:r w:rsidRPr="000E39BF">
        <w:rPr>
          <w:color w:val="000000" w:themeColor="text1"/>
          <w:szCs w:val="24"/>
        </w:rPr>
        <w:fldChar w:fldCharType="end"/>
      </w:r>
      <w:bookmarkEnd w:id="37"/>
      <w:r w:rsidRPr="000E39BF">
        <w:rPr>
          <w:color w:val="000000" w:themeColor="text1"/>
          <w:szCs w:val="24"/>
        </w:rPr>
        <w:t xml:space="preserve"> – Tela inicial (a), tela de cadastro da ocorrência (b) e inserção da ocorrência (c)</w:t>
      </w:r>
      <w:bookmarkEnd w:id="38"/>
    </w:p>
    <w:p w14:paraId="521B3B03" w14:textId="79C3C174" w:rsidR="003C0C12" w:rsidRDefault="003C0C12" w:rsidP="000E39BF">
      <w:pPr>
        <w:pStyle w:val="TF-TEXTO"/>
        <w:spacing w:before="0" w:line="240" w:lineRule="auto"/>
        <w:jc w:val="center"/>
      </w:pPr>
      <w:r>
        <w:rPr>
          <w:noProof/>
        </w:rPr>
        <w:drawing>
          <wp:inline distT="0" distB="0" distL="0" distR="0" wp14:anchorId="33E17EA8" wp14:editId="66E7BD4F">
            <wp:extent cx="3796966" cy="2314508"/>
            <wp:effectExtent l="19050" t="19050" r="13335" b="101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149" cy="2329859"/>
                    </a:xfrm>
                    <a:prstGeom prst="rect">
                      <a:avLst/>
                    </a:prstGeom>
                    <a:ln>
                      <a:solidFill>
                        <a:schemeClr val="tx1"/>
                      </a:solidFill>
                    </a:ln>
                  </pic:spPr>
                </pic:pic>
              </a:graphicData>
            </a:graphic>
          </wp:inline>
        </w:drawing>
      </w:r>
    </w:p>
    <w:p w14:paraId="41428C83" w14:textId="7E817319" w:rsidR="003C0C12" w:rsidRPr="0079005E" w:rsidRDefault="003C0C12" w:rsidP="008B41AB">
      <w:pPr>
        <w:pStyle w:val="TF-TEXTO"/>
        <w:spacing w:before="0" w:after="240" w:line="240" w:lineRule="auto"/>
        <w:ind w:left="-142" w:firstLine="1985"/>
        <w:contextualSpacing w:val="0"/>
        <w:jc w:val="left"/>
        <w:rPr>
          <w:sz w:val="20"/>
        </w:rPr>
      </w:pPr>
      <w:r w:rsidRPr="0079005E">
        <w:rPr>
          <w:sz w:val="20"/>
        </w:rPr>
        <w:t xml:space="preserve">Fonte: </w:t>
      </w:r>
      <w:proofErr w:type="spellStart"/>
      <w:r w:rsidRPr="0079005E">
        <w:rPr>
          <w:sz w:val="20"/>
        </w:rPr>
        <w:t>Schaefer</w:t>
      </w:r>
      <w:proofErr w:type="spellEnd"/>
      <w:r w:rsidRPr="0079005E">
        <w:rPr>
          <w:sz w:val="20"/>
        </w:rPr>
        <w:t xml:space="preserve"> (2017)</w:t>
      </w:r>
    </w:p>
    <w:p w14:paraId="2EFC4E4A" w14:textId="3A4C96CB" w:rsidR="00010B70" w:rsidRPr="003C0C12" w:rsidRDefault="00010B70" w:rsidP="00B97128">
      <w:pPr>
        <w:pStyle w:val="TF-TEXTO"/>
        <w:spacing w:before="0"/>
        <w:rPr>
          <w:sz w:val="20"/>
        </w:rPr>
      </w:pPr>
      <w:r>
        <w:t>Antes da confirmação da ocorrência, o usuário deve descrever detalhando um nome e o motivo do registro (</w:t>
      </w:r>
      <w:r>
        <w:fldChar w:fldCharType="begin"/>
      </w:r>
      <w:r>
        <w:instrText xml:space="preserve"> REF _Ref53687717 \h </w:instrText>
      </w:r>
      <w:r>
        <w:fldChar w:fldCharType="separate"/>
      </w:r>
      <w:ins w:id="39" w:author="Andreza Sartori" w:date="2020-11-05T20:12:00Z">
        <w:r w:rsidR="00A6243D" w:rsidRPr="002E1CAD">
          <w:rPr>
            <w:color w:val="000000" w:themeColor="text1"/>
            <w:szCs w:val="24"/>
          </w:rPr>
          <w:t xml:space="preserve">Figura </w:t>
        </w:r>
        <w:r w:rsidR="00A6243D">
          <w:rPr>
            <w:i/>
            <w:iCs/>
            <w:noProof/>
            <w:color w:val="000000" w:themeColor="text1"/>
            <w:szCs w:val="24"/>
          </w:rPr>
          <w:t>2</w:t>
        </w:r>
      </w:ins>
      <w:del w:id="40" w:author="Andreza Sartori" w:date="2020-11-05T20:12:00Z">
        <w:r w:rsidR="0027613C" w:rsidRPr="008B41AB" w:rsidDel="00A6243D">
          <w:rPr>
            <w:color w:val="000000" w:themeColor="text1"/>
            <w:szCs w:val="24"/>
          </w:rPr>
          <w:delText xml:space="preserve">Figura </w:delText>
        </w:r>
        <w:r w:rsidR="0027613C" w:rsidDel="00A6243D">
          <w:rPr>
            <w:i/>
            <w:iCs/>
            <w:noProof/>
            <w:color w:val="000000" w:themeColor="text1"/>
            <w:szCs w:val="24"/>
          </w:rPr>
          <w:delText>2</w:delText>
        </w:r>
      </w:del>
      <w:r>
        <w:fldChar w:fldCharType="end"/>
      </w:r>
      <w:r>
        <w:t xml:space="preserve"> (a)). Na tela de detalhes da ocorrência na </w:t>
      </w:r>
      <w:r>
        <w:fldChar w:fldCharType="begin"/>
      </w:r>
      <w:r>
        <w:instrText xml:space="preserve"> REF _Ref53687717 \h </w:instrText>
      </w:r>
      <w:r>
        <w:fldChar w:fldCharType="separate"/>
      </w:r>
      <w:ins w:id="41" w:author="Andreza Sartori" w:date="2020-11-05T20:12:00Z">
        <w:r w:rsidR="00A6243D" w:rsidRPr="002E1CAD">
          <w:rPr>
            <w:color w:val="000000" w:themeColor="text1"/>
            <w:szCs w:val="24"/>
          </w:rPr>
          <w:t xml:space="preserve">Figura </w:t>
        </w:r>
        <w:r w:rsidR="00A6243D">
          <w:rPr>
            <w:i/>
            <w:iCs/>
            <w:noProof/>
            <w:color w:val="000000" w:themeColor="text1"/>
            <w:szCs w:val="24"/>
          </w:rPr>
          <w:t>2</w:t>
        </w:r>
      </w:ins>
      <w:del w:id="42" w:author="Andreza Sartori" w:date="2020-11-05T20:12:00Z">
        <w:r w:rsidR="0027613C" w:rsidRPr="008B41AB" w:rsidDel="00A6243D">
          <w:rPr>
            <w:color w:val="000000" w:themeColor="text1"/>
            <w:szCs w:val="24"/>
          </w:rPr>
          <w:delText xml:space="preserve">Figura </w:delText>
        </w:r>
        <w:r w:rsidR="0027613C" w:rsidDel="00A6243D">
          <w:rPr>
            <w:i/>
            <w:iCs/>
            <w:noProof/>
            <w:color w:val="000000" w:themeColor="text1"/>
            <w:szCs w:val="24"/>
          </w:rPr>
          <w:delText>2</w:delText>
        </w:r>
      </w:del>
      <w:r>
        <w:fldChar w:fldCharType="end"/>
      </w:r>
      <w:r>
        <w:t xml:space="preserve"> (b) é possível checar os comentários que podem ser inseridos de forma colaborativa por outros usuários. Além disso, pode-se visualizar a aprovação ou reprovação do reporte inserido. </w:t>
      </w:r>
      <w:r w:rsidR="00A46844">
        <w:t xml:space="preserve">A aplicação foi desenvolvida em </w:t>
      </w:r>
      <w:proofErr w:type="spellStart"/>
      <w:r w:rsidR="00A46844">
        <w:t>Javascript</w:t>
      </w:r>
      <w:proofErr w:type="spellEnd"/>
      <w:r w:rsidR="00A46844">
        <w:t xml:space="preserve"> com auxílio dos </w:t>
      </w:r>
      <w:r w:rsidR="00A46844" w:rsidRPr="00677715">
        <w:rPr>
          <w:i/>
          <w:iCs/>
        </w:rPr>
        <w:t>frameworks</w:t>
      </w:r>
      <w:r w:rsidR="00A46844">
        <w:t xml:space="preserve"> Ember.JS e Node.JS e entregou, segundo </w:t>
      </w:r>
      <w:proofErr w:type="spellStart"/>
      <w:r w:rsidR="00A46844">
        <w:t>Schaefer</w:t>
      </w:r>
      <w:proofErr w:type="spellEnd"/>
      <w:r w:rsidR="00A46844">
        <w:t xml:space="preserve"> (2017), uma experiência colaborativa e segura para a comunidade registrar as ocorrências identificadas.</w:t>
      </w:r>
    </w:p>
    <w:p w14:paraId="5677F047" w14:textId="56D79AA0" w:rsidR="0064441A" w:rsidRPr="002E1CAD" w:rsidRDefault="0064441A" w:rsidP="002E1CAD">
      <w:pPr>
        <w:pStyle w:val="Legenda"/>
        <w:spacing w:before="240" w:after="0" w:line="360" w:lineRule="auto"/>
        <w:ind w:firstLine="709"/>
        <w:contextualSpacing/>
        <w:jc w:val="center"/>
        <w:rPr>
          <w:i w:val="0"/>
          <w:iCs w:val="0"/>
          <w:color w:val="000000" w:themeColor="text1"/>
          <w:sz w:val="24"/>
          <w:szCs w:val="24"/>
        </w:rPr>
      </w:pPr>
      <w:bookmarkStart w:id="43" w:name="_Ref53687717"/>
      <w:r w:rsidRPr="002E1CAD">
        <w:rPr>
          <w:i w:val="0"/>
          <w:iCs w:val="0"/>
          <w:color w:val="000000" w:themeColor="text1"/>
          <w:sz w:val="24"/>
          <w:szCs w:val="24"/>
        </w:rPr>
        <w:lastRenderedPageBreak/>
        <w:t xml:space="preserve">Figura </w:t>
      </w:r>
      <w:r w:rsidRPr="002E1CAD">
        <w:rPr>
          <w:i w:val="0"/>
          <w:iCs w:val="0"/>
          <w:color w:val="000000" w:themeColor="text1"/>
          <w:sz w:val="24"/>
          <w:szCs w:val="24"/>
        </w:rPr>
        <w:fldChar w:fldCharType="begin"/>
      </w:r>
      <w:r w:rsidRPr="002E1CAD">
        <w:rPr>
          <w:i w:val="0"/>
          <w:iCs w:val="0"/>
          <w:color w:val="000000" w:themeColor="text1"/>
          <w:sz w:val="24"/>
          <w:szCs w:val="24"/>
        </w:rPr>
        <w:instrText xml:space="preserve"> SEQ Figura \* ARABIC </w:instrText>
      </w:r>
      <w:r w:rsidRPr="002E1CAD">
        <w:rPr>
          <w:i w:val="0"/>
          <w:iCs w:val="0"/>
          <w:color w:val="000000" w:themeColor="text1"/>
          <w:sz w:val="24"/>
          <w:szCs w:val="24"/>
        </w:rPr>
        <w:fldChar w:fldCharType="separate"/>
      </w:r>
      <w:r w:rsidR="00A6243D">
        <w:rPr>
          <w:i w:val="0"/>
          <w:iCs w:val="0"/>
          <w:noProof/>
          <w:color w:val="000000" w:themeColor="text1"/>
          <w:sz w:val="24"/>
          <w:szCs w:val="24"/>
        </w:rPr>
        <w:t>2</w:t>
      </w:r>
      <w:r w:rsidRPr="002E1CAD">
        <w:rPr>
          <w:i w:val="0"/>
          <w:iCs w:val="0"/>
          <w:color w:val="000000" w:themeColor="text1"/>
          <w:sz w:val="24"/>
          <w:szCs w:val="24"/>
        </w:rPr>
        <w:fldChar w:fldCharType="end"/>
      </w:r>
      <w:bookmarkEnd w:id="43"/>
      <w:r w:rsidR="00B34DD4">
        <w:rPr>
          <w:i w:val="0"/>
          <w:iCs w:val="0"/>
          <w:color w:val="000000" w:themeColor="text1"/>
          <w:sz w:val="24"/>
          <w:szCs w:val="24"/>
        </w:rPr>
        <w:t xml:space="preserve"> </w:t>
      </w:r>
      <w:r w:rsidRPr="002E1CAD">
        <w:rPr>
          <w:i w:val="0"/>
          <w:iCs w:val="0"/>
          <w:color w:val="000000" w:themeColor="text1"/>
          <w:sz w:val="24"/>
          <w:szCs w:val="24"/>
        </w:rPr>
        <w:t>- Tela de descrição (a) e tela de detalhes (b)</w:t>
      </w:r>
    </w:p>
    <w:p w14:paraId="5E93989D" w14:textId="38A83516" w:rsidR="00C77865" w:rsidRDefault="00AD1A1C" w:rsidP="002E1CAD">
      <w:pPr>
        <w:pStyle w:val="TF-TEXTO"/>
        <w:spacing w:before="0" w:after="240" w:line="240" w:lineRule="auto"/>
        <w:jc w:val="center"/>
      </w:pPr>
      <w:r>
        <w:rPr>
          <w:noProof/>
        </w:rPr>
        <w:drawing>
          <wp:inline distT="0" distB="0" distL="0" distR="0" wp14:anchorId="1CE0A15C" wp14:editId="4749D6ED">
            <wp:extent cx="2648848" cy="241935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4099" cy="2460681"/>
                    </a:xfrm>
                    <a:prstGeom prst="rect">
                      <a:avLst/>
                    </a:prstGeom>
                    <a:ln>
                      <a:solidFill>
                        <a:schemeClr val="tx1"/>
                      </a:solidFill>
                    </a:ln>
                  </pic:spPr>
                </pic:pic>
              </a:graphicData>
            </a:graphic>
          </wp:inline>
        </w:drawing>
      </w:r>
    </w:p>
    <w:p w14:paraId="4F5E135E" w14:textId="77777777" w:rsidR="00AD1A1C" w:rsidRPr="0079005E" w:rsidRDefault="00AD1A1C" w:rsidP="0079005E">
      <w:pPr>
        <w:pStyle w:val="TF-TEXTO"/>
        <w:spacing w:before="0" w:after="240" w:line="240" w:lineRule="auto"/>
        <w:ind w:firstLine="2694"/>
        <w:contextualSpacing w:val="0"/>
        <w:jc w:val="left"/>
        <w:rPr>
          <w:sz w:val="20"/>
        </w:rPr>
      </w:pPr>
      <w:r w:rsidRPr="0079005E">
        <w:rPr>
          <w:sz w:val="20"/>
        </w:rPr>
        <w:t xml:space="preserve">Fonte: </w:t>
      </w:r>
      <w:proofErr w:type="spellStart"/>
      <w:r w:rsidRPr="0079005E">
        <w:rPr>
          <w:sz w:val="20"/>
        </w:rPr>
        <w:t>Schaefer</w:t>
      </w:r>
      <w:proofErr w:type="spellEnd"/>
      <w:r w:rsidRPr="0079005E">
        <w:rPr>
          <w:sz w:val="20"/>
        </w:rPr>
        <w:t xml:space="preserve"> (2017)</w:t>
      </w:r>
    </w:p>
    <w:p w14:paraId="22793A85" w14:textId="43CCD1DD" w:rsidR="00A44581" w:rsidRDefault="00E92B38" w:rsidP="00A44581">
      <w:pPr>
        <w:pStyle w:val="Ttulo2"/>
        <w:spacing w:after="120" w:line="240" w:lineRule="auto"/>
      </w:pPr>
      <w:r>
        <w:t>AedesMap: uma alternativa móvel para obtenção de dados georreferenciados da Dengue, Zika e Chikungunya</w:t>
      </w:r>
    </w:p>
    <w:p w14:paraId="2403A7E8" w14:textId="09D8D422" w:rsidR="007C49B8" w:rsidRDefault="00CE6EB5" w:rsidP="00E92B38">
      <w:pPr>
        <w:pStyle w:val="TF-TEXTO"/>
      </w:pPr>
      <w:r w:rsidRPr="00EE4828">
        <w:t>Miguel</w:t>
      </w:r>
      <w:r>
        <w:t xml:space="preserve"> et al.</w:t>
      </w:r>
      <w:r w:rsidRPr="00EE4828">
        <w:t xml:space="preserve"> (2020)</w:t>
      </w:r>
      <w:r>
        <w:t xml:space="preserve"> </w:t>
      </w:r>
      <w:r w:rsidR="007C49B8">
        <w:t xml:space="preserve">desenvolveram uma aplicação móvel que possibilita a criação e visualização de registros para casos ocorridos das doenças Dengue, Zika e </w:t>
      </w:r>
      <w:r w:rsidR="00EE4828">
        <w:t>Chikungunya</w:t>
      </w:r>
      <w:r w:rsidR="007C49B8">
        <w:t>. A aplicação também faz o registro de áreas de focos do mosquito Aedes aegypti e apresenta o mapeamento de calor referente a esta área identificada.</w:t>
      </w:r>
      <w:r w:rsidR="00F63D14">
        <w:t xml:space="preserve"> O aplicativo foi desenvolvido especialmente para plataformas Android e pensado em atender os usuários com </w:t>
      </w:r>
      <w:r w:rsidR="00173DFA">
        <w:t>uma interface</w:t>
      </w:r>
      <w:r w:rsidR="00F63D14">
        <w:t xml:space="preserve"> similar e intuitiva </w:t>
      </w:r>
      <w:r w:rsidR="00C411F0">
        <w:t xml:space="preserve">baseando-se em uma pesquisa de design e usabilidade de aplicativos com propostas similares </w:t>
      </w:r>
      <w:r w:rsidR="00423BA9">
        <w:t>no</w:t>
      </w:r>
      <w:r w:rsidR="00C411F0">
        <w:t xml:space="preserve"> Google Play.</w:t>
      </w:r>
    </w:p>
    <w:p w14:paraId="65C923F1" w14:textId="749CAFE6" w:rsidR="00C411F0" w:rsidRDefault="00C411F0" w:rsidP="0011011B">
      <w:pPr>
        <w:pStyle w:val="TF-TEXTO"/>
        <w:spacing w:after="240" w:line="240" w:lineRule="auto"/>
        <w:ind w:left="2268" w:firstLine="0"/>
      </w:pPr>
      <w:commentRangeStart w:id="44"/>
      <w:r w:rsidRPr="00C411F0">
        <w:rPr>
          <w:sz w:val="22"/>
          <w:szCs w:val="22"/>
        </w:rPr>
        <w:t>Buscaram-se os aplicativos preexistentes</w:t>
      </w:r>
      <w:r>
        <w:rPr>
          <w:sz w:val="22"/>
          <w:szCs w:val="22"/>
        </w:rPr>
        <w:t xml:space="preserve"> </w:t>
      </w:r>
      <w:r w:rsidRPr="00C411F0">
        <w:rPr>
          <w:sz w:val="22"/>
          <w:szCs w:val="22"/>
        </w:rPr>
        <w:t>no repositório Google Play, usando-se o termo Aedes, Dengue, Zika</w:t>
      </w:r>
      <w:r>
        <w:rPr>
          <w:sz w:val="22"/>
          <w:szCs w:val="22"/>
        </w:rPr>
        <w:t xml:space="preserve"> </w:t>
      </w:r>
      <w:r w:rsidRPr="00C411F0">
        <w:rPr>
          <w:sz w:val="22"/>
          <w:szCs w:val="22"/>
        </w:rPr>
        <w:t>e Chikungunya, e os resultados ultrapassaram 600 aplicativos em</w:t>
      </w:r>
      <w:r>
        <w:rPr>
          <w:sz w:val="22"/>
          <w:szCs w:val="22"/>
        </w:rPr>
        <w:t xml:space="preserve"> </w:t>
      </w:r>
      <w:r w:rsidRPr="00C411F0">
        <w:rPr>
          <w:sz w:val="22"/>
          <w:szCs w:val="22"/>
        </w:rPr>
        <w:t>diversos idiomas, sendo que foram selecionados aqueles que tinham</w:t>
      </w:r>
      <w:r>
        <w:rPr>
          <w:sz w:val="22"/>
          <w:szCs w:val="22"/>
        </w:rPr>
        <w:t xml:space="preserve"> </w:t>
      </w:r>
      <w:r w:rsidRPr="00C411F0">
        <w:rPr>
          <w:sz w:val="22"/>
          <w:szCs w:val="22"/>
        </w:rPr>
        <w:t>ferramentas para inserção de dados e geração de mapas, além disso.</w:t>
      </w:r>
      <w:r>
        <w:rPr>
          <w:sz w:val="22"/>
          <w:szCs w:val="22"/>
        </w:rPr>
        <w:t xml:space="preserve"> </w:t>
      </w:r>
      <w:r w:rsidRPr="00C411F0">
        <w:rPr>
          <w:sz w:val="22"/>
          <w:szCs w:val="22"/>
        </w:rPr>
        <w:t>Desta seleção, filtraram-se 12 aplicativos com notas entre 3,8 e 5</w:t>
      </w:r>
      <w:r>
        <w:rPr>
          <w:sz w:val="22"/>
          <w:szCs w:val="22"/>
        </w:rPr>
        <w:t xml:space="preserve"> </w:t>
      </w:r>
      <w:r w:rsidRPr="00C411F0">
        <w:rPr>
          <w:sz w:val="22"/>
          <w:szCs w:val="22"/>
        </w:rPr>
        <w:t>(média total 4,3)</w:t>
      </w:r>
      <w:r>
        <w:rPr>
          <w:sz w:val="22"/>
          <w:szCs w:val="22"/>
        </w:rPr>
        <w:t xml:space="preserve"> </w:t>
      </w:r>
      <w:r w:rsidRPr="00C411F0">
        <w:rPr>
          <w:sz w:val="22"/>
          <w:szCs w:val="22"/>
        </w:rPr>
        <w:t>indicadas pelos usuários, sendo eles: Detona Aedes</w:t>
      </w:r>
      <w:r>
        <w:rPr>
          <w:sz w:val="22"/>
          <w:szCs w:val="22"/>
        </w:rPr>
        <w:t xml:space="preserve"> </w:t>
      </w:r>
      <w:r w:rsidRPr="00C411F0">
        <w:rPr>
          <w:sz w:val="22"/>
          <w:szCs w:val="22"/>
        </w:rPr>
        <w:t>(4,2); Observatório Aedes aegypti (4,3); Combate Aedes (4,8); Aedes</w:t>
      </w:r>
      <w:r>
        <w:rPr>
          <w:sz w:val="22"/>
          <w:szCs w:val="22"/>
        </w:rPr>
        <w:t xml:space="preserve"> </w:t>
      </w:r>
      <w:r w:rsidRPr="00C411F0">
        <w:rPr>
          <w:sz w:val="22"/>
          <w:szCs w:val="22"/>
        </w:rPr>
        <w:t>Agentes (4,8); Aedes em Foco (4,8); Caça Aedes (4,7); Caça Mosquito</w:t>
      </w:r>
      <w:r>
        <w:rPr>
          <w:sz w:val="22"/>
          <w:szCs w:val="22"/>
        </w:rPr>
        <w:t xml:space="preserve"> </w:t>
      </w:r>
      <w:r w:rsidRPr="00C411F0">
        <w:rPr>
          <w:sz w:val="22"/>
          <w:szCs w:val="22"/>
        </w:rPr>
        <w:t xml:space="preserve">(3,9); Aedes em Foco-v.2 (4,2); </w:t>
      </w:r>
      <w:proofErr w:type="spellStart"/>
      <w:r w:rsidRPr="00C411F0">
        <w:rPr>
          <w:sz w:val="22"/>
          <w:szCs w:val="22"/>
        </w:rPr>
        <w:t>AntZika</w:t>
      </w:r>
      <w:proofErr w:type="spellEnd"/>
      <w:r w:rsidRPr="00C411F0">
        <w:rPr>
          <w:sz w:val="22"/>
          <w:szCs w:val="22"/>
        </w:rPr>
        <w:t xml:space="preserve"> (4,3); Dengue SC (4,1); </w:t>
      </w:r>
      <w:proofErr w:type="spellStart"/>
      <w:r w:rsidRPr="00C411F0">
        <w:rPr>
          <w:sz w:val="22"/>
          <w:szCs w:val="22"/>
        </w:rPr>
        <w:t>Waron</w:t>
      </w:r>
      <w:proofErr w:type="spellEnd"/>
      <w:r w:rsidRPr="00C411F0">
        <w:rPr>
          <w:sz w:val="22"/>
          <w:szCs w:val="22"/>
        </w:rPr>
        <w:t xml:space="preserve"> Dengue (4,2); Sem Dengue (3,8). </w:t>
      </w:r>
      <w:r w:rsidRPr="00740CF7">
        <w:rPr>
          <w:sz w:val="22"/>
          <w:szCs w:val="22"/>
        </w:rPr>
        <w:t>(</w:t>
      </w:r>
      <w:r>
        <w:rPr>
          <w:sz w:val="22"/>
          <w:szCs w:val="22"/>
        </w:rPr>
        <w:t>MIGUEL et al.</w:t>
      </w:r>
      <w:r w:rsidRPr="00740CF7">
        <w:rPr>
          <w:sz w:val="22"/>
          <w:szCs w:val="22"/>
        </w:rPr>
        <w:t>, 20</w:t>
      </w:r>
      <w:r>
        <w:rPr>
          <w:sz w:val="22"/>
          <w:szCs w:val="22"/>
        </w:rPr>
        <w:t>20, p. 100</w:t>
      </w:r>
      <w:r w:rsidRPr="00740CF7">
        <w:rPr>
          <w:sz w:val="22"/>
          <w:szCs w:val="22"/>
        </w:rPr>
        <w:t>)</w:t>
      </w:r>
      <w:r>
        <w:rPr>
          <w:sz w:val="22"/>
          <w:szCs w:val="22"/>
        </w:rPr>
        <w:t>.</w:t>
      </w:r>
      <w:commentRangeEnd w:id="44"/>
      <w:r w:rsidR="00B10882">
        <w:rPr>
          <w:rStyle w:val="Refdecomentrio"/>
        </w:rPr>
        <w:commentReference w:id="44"/>
      </w:r>
    </w:p>
    <w:p w14:paraId="5CCC3F5B" w14:textId="77777777" w:rsidR="00C92A64" w:rsidRDefault="00C92A64" w:rsidP="0031642B">
      <w:pPr>
        <w:pStyle w:val="TF-TEXTO"/>
        <w:spacing w:before="0" w:line="240" w:lineRule="auto"/>
        <w:rPr>
          <w:sz w:val="20"/>
        </w:rPr>
      </w:pPr>
    </w:p>
    <w:p w14:paraId="3B991DF0" w14:textId="24A2036D" w:rsidR="00C92A64" w:rsidRDefault="007B01A8" w:rsidP="00C92A64">
      <w:pPr>
        <w:pStyle w:val="TF-TEXTO"/>
        <w:spacing w:before="0"/>
      </w:pPr>
      <w:r>
        <w:t>A</w:t>
      </w:r>
      <w:r w:rsidR="00C92A64">
        <w:t xml:space="preserve">o implementar o aplicativo, </w:t>
      </w:r>
      <w:r w:rsidR="00CE6EB5" w:rsidRPr="00EE4828">
        <w:t>Miguel</w:t>
      </w:r>
      <w:r w:rsidR="00CE6EB5">
        <w:t xml:space="preserve"> et al.</w:t>
      </w:r>
      <w:r w:rsidR="00CE6EB5" w:rsidRPr="00EE4828">
        <w:t xml:space="preserve"> (2020)</w:t>
      </w:r>
      <w:r w:rsidR="00CE6EB5">
        <w:t xml:space="preserve"> </w:t>
      </w:r>
      <w:r w:rsidR="00C92A64">
        <w:t xml:space="preserve">pensaram em oferecer uma experiência de usabilidade fácil e que pudesse utilizar recursos de interações já encontrados </w:t>
      </w:r>
      <w:r w:rsidR="00890293">
        <w:t>nos aplicativos similares resultantes da pesquisa anteriormente mencionada</w:t>
      </w:r>
      <w:r w:rsidR="00CB2EA2">
        <w:t>.</w:t>
      </w:r>
      <w:r w:rsidR="00890293">
        <w:t xml:space="preserve"> </w:t>
      </w:r>
      <w:r w:rsidR="00CB2EA2">
        <w:t xml:space="preserve">Contudo, buscaram </w:t>
      </w:r>
      <w:r w:rsidR="00890293">
        <w:t xml:space="preserve">corrigir problemas identificados de usabilidade como gargalos para cadastro, dificuldade de navegação pelas telas, ruídos de informações e ausência de filtragem nas visualizações dos dados. </w:t>
      </w:r>
      <w:r w:rsidR="00C92A64">
        <w:t xml:space="preserve">Na </w:t>
      </w:r>
      <w:r w:rsidR="00AB2814">
        <w:fldChar w:fldCharType="begin"/>
      </w:r>
      <w:r w:rsidR="00AB2814">
        <w:instrText xml:space="preserve"> REF _Ref53697022 \h </w:instrText>
      </w:r>
      <w:r w:rsidR="00CB2EA2">
        <w:instrText xml:space="preserve"> \* MERGEFORMAT </w:instrText>
      </w:r>
      <w:r w:rsidR="00AB2814">
        <w:fldChar w:fldCharType="separate"/>
      </w:r>
      <w:ins w:id="45" w:author="Andreza Sartori" w:date="2020-11-05T20:12:00Z">
        <w:r w:rsidR="00A6243D" w:rsidRPr="00C237D3">
          <w:rPr>
            <w:color w:val="000000" w:themeColor="text1"/>
            <w:szCs w:val="24"/>
          </w:rPr>
          <w:t xml:space="preserve">Figura </w:t>
        </w:r>
        <w:r w:rsidR="00A6243D" w:rsidRPr="00A6243D">
          <w:rPr>
            <w:noProof/>
            <w:color w:val="000000" w:themeColor="text1"/>
            <w:szCs w:val="24"/>
            <w:rPrChange w:id="46" w:author="Andreza Sartori" w:date="2020-11-05T20:12:00Z">
              <w:rPr>
                <w:i/>
                <w:iCs/>
                <w:noProof/>
                <w:color w:val="000000" w:themeColor="text1"/>
                <w:szCs w:val="24"/>
              </w:rPr>
            </w:rPrChange>
          </w:rPr>
          <w:t>3</w:t>
        </w:r>
      </w:ins>
      <w:del w:id="47" w:author="Andreza Sartori" w:date="2020-11-05T20:12:00Z">
        <w:r w:rsidR="0027613C" w:rsidRPr="00C237D3" w:rsidDel="00A6243D">
          <w:rPr>
            <w:color w:val="000000" w:themeColor="text1"/>
            <w:szCs w:val="24"/>
          </w:rPr>
          <w:delText xml:space="preserve">Figura </w:delText>
        </w:r>
        <w:r w:rsidR="0027613C" w:rsidRPr="00677715" w:rsidDel="00A6243D">
          <w:rPr>
            <w:noProof/>
            <w:color w:val="000000" w:themeColor="text1"/>
            <w:szCs w:val="24"/>
          </w:rPr>
          <w:delText>3</w:delText>
        </w:r>
      </w:del>
      <w:r w:rsidR="00AB2814">
        <w:fldChar w:fldCharType="end"/>
      </w:r>
      <w:r w:rsidR="00AB2814">
        <w:t xml:space="preserve"> </w:t>
      </w:r>
      <w:r w:rsidR="00F46594">
        <w:t xml:space="preserve">pode-se </w:t>
      </w:r>
      <w:r w:rsidR="00CB2EA2">
        <w:t xml:space="preserve">observar </w:t>
      </w:r>
      <w:r w:rsidR="00C92A64">
        <w:t>algumas d</w:t>
      </w:r>
      <w:r w:rsidR="00D96E3F">
        <w:t>as</w:t>
      </w:r>
      <w:r w:rsidR="00C92A64">
        <w:t xml:space="preserve"> funcionalidades presentes na solução</w:t>
      </w:r>
      <w:r w:rsidR="00890293">
        <w:t xml:space="preserve"> </w:t>
      </w:r>
      <w:r w:rsidR="00890293">
        <w:lastRenderedPageBreak/>
        <w:t>entregue pelos autores</w:t>
      </w:r>
      <w:r w:rsidR="00C92A64">
        <w:t>. Ao expandir o menu lateral</w:t>
      </w:r>
      <w:r w:rsidR="00F46594">
        <w:t>,</w:t>
      </w:r>
      <w:r w:rsidR="00C92A64">
        <w:t xml:space="preserve"> o usuário tem acesso aos principais recursos como filtrar a visualização por tempo, visualizar o mapa de calor baseado nos focos do mosquito registrado, ir para a localização do usuário e adicionar um marcador novo.</w:t>
      </w:r>
    </w:p>
    <w:p w14:paraId="21F69EB6" w14:textId="164C830F" w:rsidR="00AB2814" w:rsidRPr="00C237D3" w:rsidRDefault="00AB2814" w:rsidP="00CB2EA2">
      <w:pPr>
        <w:pStyle w:val="Legenda"/>
        <w:spacing w:after="0"/>
        <w:ind w:firstLine="709"/>
        <w:jc w:val="center"/>
        <w:rPr>
          <w:i w:val="0"/>
          <w:iCs w:val="0"/>
          <w:color w:val="000000" w:themeColor="text1"/>
          <w:sz w:val="24"/>
          <w:szCs w:val="24"/>
        </w:rPr>
      </w:pPr>
      <w:bookmarkStart w:id="48" w:name="_Ref53697022"/>
      <w:r w:rsidRPr="00C237D3">
        <w:rPr>
          <w:i w:val="0"/>
          <w:iCs w:val="0"/>
          <w:color w:val="000000" w:themeColor="text1"/>
          <w:sz w:val="24"/>
          <w:szCs w:val="24"/>
        </w:rPr>
        <w:t xml:space="preserve">Figura </w:t>
      </w:r>
      <w:r w:rsidRPr="00C237D3">
        <w:rPr>
          <w:i w:val="0"/>
          <w:iCs w:val="0"/>
          <w:color w:val="000000" w:themeColor="text1"/>
          <w:sz w:val="24"/>
          <w:szCs w:val="24"/>
        </w:rPr>
        <w:fldChar w:fldCharType="begin"/>
      </w:r>
      <w:r w:rsidRPr="00C237D3">
        <w:rPr>
          <w:i w:val="0"/>
          <w:iCs w:val="0"/>
          <w:color w:val="000000" w:themeColor="text1"/>
          <w:sz w:val="24"/>
          <w:szCs w:val="24"/>
        </w:rPr>
        <w:instrText xml:space="preserve"> SEQ Figura \* ARABIC </w:instrText>
      </w:r>
      <w:r w:rsidRPr="00C237D3">
        <w:rPr>
          <w:i w:val="0"/>
          <w:iCs w:val="0"/>
          <w:color w:val="000000" w:themeColor="text1"/>
          <w:sz w:val="24"/>
          <w:szCs w:val="24"/>
        </w:rPr>
        <w:fldChar w:fldCharType="separate"/>
      </w:r>
      <w:r w:rsidR="00A6243D">
        <w:rPr>
          <w:i w:val="0"/>
          <w:iCs w:val="0"/>
          <w:noProof/>
          <w:color w:val="000000" w:themeColor="text1"/>
          <w:sz w:val="24"/>
          <w:szCs w:val="24"/>
        </w:rPr>
        <w:t>3</w:t>
      </w:r>
      <w:r w:rsidRPr="00C237D3">
        <w:rPr>
          <w:i w:val="0"/>
          <w:iCs w:val="0"/>
          <w:color w:val="000000" w:themeColor="text1"/>
          <w:sz w:val="24"/>
          <w:szCs w:val="24"/>
        </w:rPr>
        <w:fldChar w:fldCharType="end"/>
      </w:r>
      <w:bookmarkEnd w:id="48"/>
      <w:r w:rsidRPr="00C237D3">
        <w:rPr>
          <w:i w:val="0"/>
          <w:iCs w:val="0"/>
          <w:color w:val="000000" w:themeColor="text1"/>
          <w:sz w:val="24"/>
          <w:szCs w:val="24"/>
        </w:rPr>
        <w:t xml:space="preserve"> – Telas das funcionalidades</w:t>
      </w:r>
    </w:p>
    <w:p w14:paraId="0D336EBB" w14:textId="77777777" w:rsidR="00AB2814" w:rsidRDefault="00AB2814" w:rsidP="00AB2814">
      <w:pPr>
        <w:pStyle w:val="TF-TEXTO"/>
        <w:spacing w:before="0" w:line="240" w:lineRule="auto"/>
        <w:jc w:val="center"/>
      </w:pPr>
      <w:r>
        <w:rPr>
          <w:noProof/>
        </w:rPr>
        <w:drawing>
          <wp:inline distT="0" distB="0" distL="0" distR="0" wp14:anchorId="6EB56121" wp14:editId="17F0C021">
            <wp:extent cx="3643854" cy="2037682"/>
            <wp:effectExtent l="19050" t="19050" r="13970" b="203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7680" cy="2067782"/>
                    </a:xfrm>
                    <a:prstGeom prst="rect">
                      <a:avLst/>
                    </a:prstGeom>
                    <a:ln>
                      <a:solidFill>
                        <a:schemeClr val="tx1"/>
                      </a:solidFill>
                    </a:ln>
                  </pic:spPr>
                </pic:pic>
              </a:graphicData>
            </a:graphic>
          </wp:inline>
        </w:drawing>
      </w:r>
    </w:p>
    <w:p w14:paraId="092BC1C5" w14:textId="77777777" w:rsidR="00AB2814" w:rsidRPr="0079005E" w:rsidRDefault="00AB2814" w:rsidP="0079005E">
      <w:pPr>
        <w:pStyle w:val="TF-TEXTO"/>
        <w:spacing w:before="0" w:after="240" w:line="240" w:lineRule="auto"/>
        <w:ind w:firstLine="1985"/>
        <w:contextualSpacing w:val="0"/>
        <w:jc w:val="left"/>
        <w:rPr>
          <w:sz w:val="20"/>
        </w:rPr>
      </w:pPr>
      <w:r w:rsidRPr="0079005E">
        <w:rPr>
          <w:sz w:val="20"/>
        </w:rPr>
        <w:t>Fonte: Miguel et al. (2020)</w:t>
      </w:r>
    </w:p>
    <w:p w14:paraId="48A23093" w14:textId="62EC4944" w:rsidR="003A26ED" w:rsidRDefault="00C92A64" w:rsidP="003A26ED">
      <w:pPr>
        <w:pStyle w:val="TF-TEXTO"/>
        <w:spacing w:before="0"/>
      </w:pPr>
      <w:r>
        <w:t>O usuário também pode adicionar um marcador segurando o dedo sob a localização desejada no mapa</w:t>
      </w:r>
      <w:r w:rsidR="00F46594">
        <w:t>. A</w:t>
      </w:r>
      <w:r w:rsidR="00173DFA">
        <w:t xml:space="preserve">ssim o aplicativo solicita o tipo de marcador que ele deseja adicionar (Focos, Chikungunya, </w:t>
      </w:r>
      <w:proofErr w:type="gramStart"/>
      <w:r w:rsidR="00173DFA">
        <w:t>Dengue</w:t>
      </w:r>
      <w:proofErr w:type="gramEnd"/>
      <w:r w:rsidR="00173DFA">
        <w:t xml:space="preserve"> ou Zika Vírus). </w:t>
      </w:r>
      <w:r w:rsidR="003A26ED">
        <w:t xml:space="preserve">Na </w:t>
      </w:r>
      <w:r w:rsidR="003A26ED">
        <w:fldChar w:fldCharType="begin"/>
      </w:r>
      <w:r w:rsidR="003A26ED">
        <w:instrText xml:space="preserve"> REF _Ref53697191 \h </w:instrText>
      </w:r>
      <w:r w:rsidR="0098700A">
        <w:instrText xml:space="preserve"> \* MERGEFORMAT </w:instrText>
      </w:r>
      <w:r w:rsidR="003A26ED">
        <w:fldChar w:fldCharType="separate"/>
      </w:r>
      <w:ins w:id="49" w:author="Andreza Sartori" w:date="2020-11-05T20:12:00Z">
        <w:r w:rsidR="00A6243D" w:rsidRPr="00CE540B">
          <w:rPr>
            <w:color w:val="000000" w:themeColor="text1"/>
            <w:szCs w:val="24"/>
          </w:rPr>
          <w:t xml:space="preserve">Figura </w:t>
        </w:r>
        <w:r w:rsidR="00A6243D" w:rsidRPr="00A6243D">
          <w:rPr>
            <w:noProof/>
            <w:color w:val="000000" w:themeColor="text1"/>
            <w:szCs w:val="24"/>
            <w:rPrChange w:id="50" w:author="Andreza Sartori" w:date="2020-11-05T20:12:00Z">
              <w:rPr>
                <w:i/>
                <w:iCs/>
                <w:noProof/>
                <w:color w:val="000000" w:themeColor="text1"/>
                <w:szCs w:val="24"/>
              </w:rPr>
            </w:rPrChange>
          </w:rPr>
          <w:t>4</w:t>
        </w:r>
      </w:ins>
      <w:del w:id="51" w:author="Andreza Sartori" w:date="2020-11-05T20:12:00Z">
        <w:r w:rsidR="0027613C" w:rsidRPr="0098700A" w:rsidDel="00A6243D">
          <w:rPr>
            <w:color w:val="000000" w:themeColor="text1"/>
            <w:szCs w:val="24"/>
          </w:rPr>
          <w:delText xml:space="preserve">Figura </w:delText>
        </w:r>
        <w:r w:rsidR="0027613C" w:rsidRPr="00677715" w:rsidDel="00A6243D">
          <w:rPr>
            <w:noProof/>
            <w:color w:val="000000" w:themeColor="text1"/>
            <w:szCs w:val="24"/>
          </w:rPr>
          <w:delText>4</w:delText>
        </w:r>
      </w:del>
      <w:r w:rsidR="003A26ED">
        <w:fldChar w:fldCharType="end"/>
      </w:r>
      <w:r w:rsidR="003A26ED">
        <w:t xml:space="preserve"> é possível observar os tipos diferentes de mapeamentos desenvolvidos pelos autores. O primeiro apresenta o mapeamento de calor, cujo objetivo é oferecer uma visualização mais assertiva sobre a área de risco e sua fronteira delimitativa, sempre usando como referência a localidade da ocorrência cadastrada. Quanto mais ocorrências cadastradas na região, mais vermelha ela ficará. Logo, quanto mais verde a área estiver, menor a criticidade dela.</w:t>
      </w:r>
    </w:p>
    <w:p w14:paraId="49F80880" w14:textId="060EF06D" w:rsidR="001A5009" w:rsidRPr="00CE540B" w:rsidRDefault="001A5009" w:rsidP="00CE540B">
      <w:pPr>
        <w:pStyle w:val="Legenda"/>
        <w:spacing w:after="0"/>
        <w:ind w:firstLine="709"/>
        <w:jc w:val="center"/>
        <w:rPr>
          <w:i w:val="0"/>
          <w:iCs w:val="0"/>
          <w:color w:val="000000" w:themeColor="text1"/>
          <w:sz w:val="24"/>
          <w:szCs w:val="24"/>
        </w:rPr>
      </w:pPr>
      <w:bookmarkStart w:id="52" w:name="_Ref53697191"/>
      <w:r w:rsidRPr="00CE540B">
        <w:rPr>
          <w:i w:val="0"/>
          <w:iCs w:val="0"/>
          <w:color w:val="000000" w:themeColor="text1"/>
          <w:sz w:val="24"/>
          <w:szCs w:val="24"/>
        </w:rPr>
        <w:t xml:space="preserve">Figura </w:t>
      </w:r>
      <w:r w:rsidRPr="00CE540B">
        <w:rPr>
          <w:i w:val="0"/>
          <w:iCs w:val="0"/>
          <w:color w:val="000000" w:themeColor="text1"/>
          <w:sz w:val="24"/>
          <w:szCs w:val="24"/>
        </w:rPr>
        <w:fldChar w:fldCharType="begin"/>
      </w:r>
      <w:r w:rsidRPr="00CE540B">
        <w:rPr>
          <w:i w:val="0"/>
          <w:iCs w:val="0"/>
          <w:color w:val="000000" w:themeColor="text1"/>
          <w:sz w:val="24"/>
          <w:szCs w:val="24"/>
        </w:rPr>
        <w:instrText xml:space="preserve"> SEQ Figura \* ARABIC </w:instrText>
      </w:r>
      <w:r w:rsidRPr="00CE540B">
        <w:rPr>
          <w:i w:val="0"/>
          <w:iCs w:val="0"/>
          <w:color w:val="000000" w:themeColor="text1"/>
          <w:sz w:val="24"/>
          <w:szCs w:val="24"/>
        </w:rPr>
        <w:fldChar w:fldCharType="separate"/>
      </w:r>
      <w:r w:rsidR="00A6243D">
        <w:rPr>
          <w:i w:val="0"/>
          <w:iCs w:val="0"/>
          <w:noProof/>
          <w:color w:val="000000" w:themeColor="text1"/>
          <w:sz w:val="24"/>
          <w:szCs w:val="24"/>
        </w:rPr>
        <w:t>4</w:t>
      </w:r>
      <w:r w:rsidRPr="00CE540B">
        <w:rPr>
          <w:i w:val="0"/>
          <w:iCs w:val="0"/>
          <w:color w:val="000000" w:themeColor="text1"/>
          <w:sz w:val="24"/>
          <w:szCs w:val="24"/>
        </w:rPr>
        <w:fldChar w:fldCharType="end"/>
      </w:r>
      <w:bookmarkEnd w:id="52"/>
      <w:r w:rsidRPr="00CE540B">
        <w:rPr>
          <w:i w:val="0"/>
          <w:iCs w:val="0"/>
          <w:color w:val="000000" w:themeColor="text1"/>
          <w:sz w:val="24"/>
          <w:szCs w:val="24"/>
        </w:rPr>
        <w:t xml:space="preserve"> – Telas de mapeamentos</w:t>
      </w:r>
    </w:p>
    <w:p w14:paraId="42A0DD6A" w14:textId="2D89134F" w:rsidR="00E92B38" w:rsidRDefault="00E92B38" w:rsidP="00CE540B">
      <w:pPr>
        <w:pStyle w:val="TF-TEXTO"/>
        <w:spacing w:line="240" w:lineRule="auto"/>
        <w:jc w:val="center"/>
      </w:pPr>
      <w:r>
        <w:rPr>
          <w:noProof/>
        </w:rPr>
        <w:drawing>
          <wp:inline distT="0" distB="0" distL="0" distR="0" wp14:anchorId="6B792537" wp14:editId="0F701665">
            <wp:extent cx="4191000" cy="2178192"/>
            <wp:effectExtent l="19050" t="19050" r="19050" b="127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8710" cy="2197791"/>
                    </a:xfrm>
                    <a:prstGeom prst="rect">
                      <a:avLst/>
                    </a:prstGeom>
                    <a:ln>
                      <a:solidFill>
                        <a:schemeClr val="tx1"/>
                      </a:solidFill>
                    </a:ln>
                  </pic:spPr>
                </pic:pic>
              </a:graphicData>
            </a:graphic>
          </wp:inline>
        </w:drawing>
      </w:r>
    </w:p>
    <w:p w14:paraId="7563F68F" w14:textId="6F53BD91" w:rsidR="00D96E3F" w:rsidRDefault="00D96E3F" w:rsidP="00CE540B">
      <w:pPr>
        <w:pStyle w:val="TF-TEXTO"/>
        <w:spacing w:before="0" w:after="240" w:line="240" w:lineRule="auto"/>
        <w:ind w:firstLine="1560"/>
        <w:contextualSpacing w:val="0"/>
        <w:jc w:val="left"/>
        <w:rPr>
          <w:sz w:val="20"/>
        </w:rPr>
      </w:pPr>
      <w:r w:rsidRPr="0079005E">
        <w:rPr>
          <w:sz w:val="20"/>
        </w:rPr>
        <w:t>Fonte: Miguel</w:t>
      </w:r>
      <w:r w:rsidR="001A5009" w:rsidRPr="0079005E">
        <w:rPr>
          <w:sz w:val="20"/>
        </w:rPr>
        <w:t xml:space="preserve"> et al.</w:t>
      </w:r>
      <w:r w:rsidRPr="0079005E">
        <w:rPr>
          <w:sz w:val="20"/>
        </w:rPr>
        <w:t xml:space="preserve"> (2020)</w:t>
      </w:r>
    </w:p>
    <w:p w14:paraId="57FC240E" w14:textId="74AA4860" w:rsidR="00D96E3F" w:rsidRDefault="00D96E3F" w:rsidP="00CE540B">
      <w:pPr>
        <w:pStyle w:val="TF-TEXTO"/>
        <w:spacing w:after="240"/>
      </w:pPr>
      <w:r>
        <w:t>Além do mapeamento de calor</w:t>
      </w:r>
      <w:r w:rsidR="00F1230A">
        <w:t>,</w:t>
      </w:r>
      <w:r>
        <w:t xml:space="preserve"> o usuário pode selecionar o mapeamento dos pontos inseridos no mapa, alterar o estilo de mapa para satélite, filtrar os pontos que ele deseja verificar </w:t>
      </w:r>
      <w:r>
        <w:lastRenderedPageBreak/>
        <w:t>e filtrar o tempo em que a ocorrência foi registrada. Os filtros podem ser verificados no canto inferior direito e no canto superior esquerdo respectivamente.</w:t>
      </w:r>
    </w:p>
    <w:p w14:paraId="7CC16C21" w14:textId="15FCF0DD" w:rsidR="00D96E3F" w:rsidRDefault="00AB2814" w:rsidP="00D96E3F">
      <w:pPr>
        <w:pStyle w:val="TF-TEXTO"/>
        <w:spacing w:before="0"/>
      </w:pPr>
      <w:r>
        <w:t xml:space="preserve">Durante o processo de desenvolvimento do aplicativo foram utilizadas metodologias ágeis para levantamento das funcionalidades desejadas. As escolhas tecnológicas para o desenvolvimento envolveram a IDE Android Studio como ambiente de programação, a linguagem de programação Java, banco de dados MySQL e a utilização da API do Google Maps para implantação do mapeamento. </w:t>
      </w:r>
      <w:r w:rsidRPr="00EE4828">
        <w:t>Miguel</w:t>
      </w:r>
      <w:r>
        <w:t xml:space="preserve"> et al.</w:t>
      </w:r>
      <w:r w:rsidRPr="00EE4828">
        <w:t xml:space="preserve"> (2020)</w:t>
      </w:r>
      <w:r>
        <w:t xml:space="preserve"> consideram que a aplicação pode ser uma ferramenta colaborativa que possui a capacidade de ajudar a comunidade e os agentes de saúde pública na gestão de combate e enfrentamento da propagação das doenças tratadas nesse desenvolvimento.</w:t>
      </w:r>
    </w:p>
    <w:p w14:paraId="278A0649" w14:textId="0ECDE2D9" w:rsidR="00A44581" w:rsidRDefault="00B704C0" w:rsidP="00A44581">
      <w:pPr>
        <w:pStyle w:val="Ttulo2"/>
        <w:spacing w:after="120" w:line="240" w:lineRule="auto"/>
      </w:pPr>
      <w:r>
        <w:t>Ações de EDUCAÇÃO EM SAÚDE E DESENVOLVIMENTO DE APLICATIVO PARA DISPOSITIVOS MÓVEIS: ESTRATÉGIAS VOLTADAS À REDUÇÃO DA SUBNOTIFICAÇÃO DOS CASOS SUSPEITOS DE INFECÇÃO PELO VÍRUS ZIKA.</w:t>
      </w:r>
    </w:p>
    <w:p w14:paraId="2CCE9D2E" w14:textId="3E2AC0F4" w:rsidR="003072D5" w:rsidRDefault="00483778" w:rsidP="003072D5">
      <w:pPr>
        <w:pStyle w:val="TF-TEXTO"/>
      </w:pPr>
      <w:r>
        <w:t>Santana (2018) desenvolveu um aplicativo móvel que tem como objetivo promover o acesso à informação</w:t>
      </w:r>
      <w:r w:rsidR="00453F84">
        <w:t xml:space="preserve"> a respeito da infecção por </w:t>
      </w:r>
      <w:r w:rsidR="001A5009">
        <w:t>vírus da Zika</w:t>
      </w:r>
      <w:r w:rsidR="00453F84">
        <w:t xml:space="preserve"> e simultaneamente notificar casos suspeitos que apresentam sintomas relacionados à doença. O desenvolvimento do aplicativo foi proposto ao perceber que na cidade de Feira de Santana</w:t>
      </w:r>
      <w:r w:rsidR="00CE4E31">
        <w:t xml:space="preserve">, na Bahia, </w:t>
      </w:r>
      <w:r w:rsidR="00453F84">
        <w:t>havia uma notável subnotificação nos casos de infecção e suspeitas de infecção pelo vírus Zika (SANTANA, 2018).</w:t>
      </w:r>
    </w:p>
    <w:p w14:paraId="4D452370" w14:textId="77777777" w:rsidR="00B34DD4" w:rsidRDefault="00453F84" w:rsidP="00B34DD4">
      <w:pPr>
        <w:pStyle w:val="TF-TEXTO"/>
      </w:pPr>
      <w:r>
        <w:t>Além da subnotificação, Santana (2018) analisou problemas na articulação entre gestão de saúde pública e comunidade quanto ao enfrentamento da propagação do vetor, identificação dos sintomas e reconhecimento dos riscos que a infecção pode causar. Como parte da solução proposta foi desenvolvida uma ferramenta que alinha recurso tecnológico com recurso educacional voltado para a comunidade de forma colaborativa auxiliar</w:t>
      </w:r>
      <w:r w:rsidR="008A11A1">
        <w:t xml:space="preserve"> na identificação de casos suspeitos de infecção pelo </w:t>
      </w:r>
      <w:r w:rsidR="00CE6EB5">
        <w:t xml:space="preserve">vírus da </w:t>
      </w:r>
      <w:r w:rsidR="008A11A1">
        <w:t>Z</w:t>
      </w:r>
      <w:r w:rsidR="00CE6EB5">
        <w:t>ika</w:t>
      </w:r>
      <w:r w:rsidR="00AB2814">
        <w:t xml:space="preserve">. </w:t>
      </w:r>
    </w:p>
    <w:p w14:paraId="005F28F8" w14:textId="6BD3CB8C" w:rsidR="00B34DD4" w:rsidRDefault="00AB2814" w:rsidP="001D1F5F">
      <w:pPr>
        <w:pStyle w:val="TF-TEXTO"/>
      </w:pPr>
      <w:r>
        <w:t>Na página principal</w:t>
      </w:r>
      <w:r w:rsidR="001D1F5F">
        <w:t>,</w:t>
      </w:r>
      <w:r>
        <w:t xml:space="preserve"> </w:t>
      </w:r>
      <w:r w:rsidR="00B34DD4">
        <w:t xml:space="preserve">conforme </w:t>
      </w:r>
      <w:r w:rsidR="00B34DD4">
        <w:fldChar w:fldCharType="begin"/>
      </w:r>
      <w:r w:rsidR="00B34DD4">
        <w:instrText xml:space="preserve"> REF _Ref53697909 \h </w:instrText>
      </w:r>
      <w:r w:rsidR="001D1F5F">
        <w:instrText xml:space="preserve"> \* MERGEFORMAT </w:instrText>
      </w:r>
      <w:r w:rsidR="00B34DD4">
        <w:fldChar w:fldCharType="separate"/>
      </w:r>
      <w:ins w:id="53" w:author="Andreza Sartori" w:date="2020-11-05T20:12:00Z">
        <w:r w:rsidR="00A6243D" w:rsidRPr="00077D5F">
          <w:rPr>
            <w:color w:val="000000" w:themeColor="text1"/>
            <w:szCs w:val="24"/>
          </w:rPr>
          <w:t xml:space="preserve">Figura </w:t>
        </w:r>
        <w:r w:rsidR="00A6243D" w:rsidRPr="00A6243D">
          <w:rPr>
            <w:noProof/>
            <w:color w:val="000000" w:themeColor="text1"/>
            <w:szCs w:val="24"/>
            <w:rPrChange w:id="54" w:author="Andreza Sartori" w:date="2020-11-05T20:12:00Z">
              <w:rPr>
                <w:i/>
                <w:iCs/>
                <w:noProof/>
                <w:color w:val="000000" w:themeColor="text1"/>
                <w:szCs w:val="24"/>
              </w:rPr>
            </w:rPrChange>
          </w:rPr>
          <w:t>5</w:t>
        </w:r>
      </w:ins>
      <w:del w:id="55" w:author="Andreza Sartori" w:date="2020-11-05T20:12:00Z">
        <w:r w:rsidR="0027613C" w:rsidRPr="001D1F5F" w:rsidDel="00A6243D">
          <w:rPr>
            <w:color w:val="000000" w:themeColor="text1"/>
            <w:szCs w:val="24"/>
          </w:rPr>
          <w:delText xml:space="preserve">Figura </w:delText>
        </w:r>
        <w:r w:rsidR="0027613C" w:rsidRPr="00677715" w:rsidDel="00A6243D">
          <w:rPr>
            <w:noProof/>
            <w:color w:val="000000" w:themeColor="text1"/>
            <w:szCs w:val="24"/>
          </w:rPr>
          <w:delText>5</w:delText>
        </w:r>
      </w:del>
      <w:r w:rsidR="00B34DD4">
        <w:fldChar w:fldCharType="end"/>
      </w:r>
      <w:r w:rsidR="00B34DD4">
        <w:t xml:space="preserve"> (a)</w:t>
      </w:r>
      <w:r w:rsidR="001D1F5F">
        <w:t>,</w:t>
      </w:r>
      <w:r w:rsidR="00B34DD4">
        <w:t xml:space="preserve"> </w:t>
      </w:r>
      <w:r>
        <w:t>o usuário tem acesso aos recursos do aplicativo desenvolvido. Nesta tela estão disponíveis os acessos ao registro de identificação seguido de uma página para inserção dos sintomas que o usuário possui (</w:t>
      </w:r>
      <w:r w:rsidR="00B34DD4">
        <w:fldChar w:fldCharType="begin"/>
      </w:r>
      <w:r w:rsidR="00B34DD4">
        <w:instrText xml:space="preserve"> REF _Ref53697909 \h </w:instrText>
      </w:r>
      <w:r w:rsidR="001D1F5F">
        <w:instrText xml:space="preserve"> \* MERGEFORMAT </w:instrText>
      </w:r>
      <w:r w:rsidR="00B34DD4">
        <w:fldChar w:fldCharType="separate"/>
      </w:r>
      <w:ins w:id="56" w:author="Andreza Sartori" w:date="2020-11-05T20:12:00Z">
        <w:r w:rsidR="00A6243D" w:rsidRPr="00077D5F">
          <w:rPr>
            <w:color w:val="000000" w:themeColor="text1"/>
            <w:szCs w:val="24"/>
          </w:rPr>
          <w:t xml:space="preserve">Figura </w:t>
        </w:r>
        <w:r w:rsidR="00A6243D" w:rsidRPr="00A6243D">
          <w:rPr>
            <w:noProof/>
            <w:color w:val="000000" w:themeColor="text1"/>
            <w:szCs w:val="24"/>
            <w:rPrChange w:id="57" w:author="Andreza Sartori" w:date="2020-11-05T20:12:00Z">
              <w:rPr>
                <w:i/>
                <w:iCs/>
                <w:noProof/>
                <w:color w:val="000000" w:themeColor="text1"/>
                <w:szCs w:val="24"/>
              </w:rPr>
            </w:rPrChange>
          </w:rPr>
          <w:t>5</w:t>
        </w:r>
      </w:ins>
      <w:del w:id="58" w:author="Andreza Sartori" w:date="2020-11-05T20:12:00Z">
        <w:r w:rsidR="0027613C" w:rsidRPr="001D1F5F" w:rsidDel="00A6243D">
          <w:rPr>
            <w:color w:val="000000" w:themeColor="text1"/>
            <w:szCs w:val="24"/>
          </w:rPr>
          <w:delText xml:space="preserve">Figura </w:delText>
        </w:r>
        <w:r w:rsidR="0027613C" w:rsidRPr="00677715" w:rsidDel="00A6243D">
          <w:rPr>
            <w:noProof/>
            <w:color w:val="000000" w:themeColor="text1"/>
            <w:szCs w:val="24"/>
          </w:rPr>
          <w:delText>5</w:delText>
        </w:r>
      </w:del>
      <w:r w:rsidR="00B34DD4">
        <w:fldChar w:fldCharType="end"/>
      </w:r>
      <w:r w:rsidR="00B34DD4">
        <w:t xml:space="preserve"> (b)</w:t>
      </w:r>
      <w:r>
        <w:t>)</w:t>
      </w:r>
      <w:r w:rsidR="00B34DD4">
        <w:t xml:space="preserve"> </w:t>
      </w:r>
      <w:r w:rsidR="001D1F5F">
        <w:t xml:space="preserve">em que </w:t>
      </w:r>
      <w:r w:rsidR="00B34DD4">
        <w:t>ele deve marcar a caixa de seleção de cada sintoma que percebe estar ocorrendo no momento. Essa funcionalidade faz parte da proposta em entregar como solução do aplicativo desenvolvido uma maneira de rastrear os casos suspeitos de infecção e diminuir a subnotificação existente na região.</w:t>
      </w:r>
    </w:p>
    <w:p w14:paraId="5DB37321" w14:textId="12EE1179" w:rsidR="00B34DD4" w:rsidRPr="00077D5F" w:rsidRDefault="00B34DD4" w:rsidP="00077D5F">
      <w:pPr>
        <w:pStyle w:val="Legenda"/>
        <w:spacing w:after="0"/>
        <w:ind w:firstLine="709"/>
        <w:jc w:val="center"/>
        <w:rPr>
          <w:i w:val="0"/>
          <w:iCs w:val="0"/>
          <w:color w:val="000000" w:themeColor="text1"/>
          <w:sz w:val="24"/>
          <w:szCs w:val="24"/>
        </w:rPr>
      </w:pPr>
      <w:bookmarkStart w:id="59" w:name="_Ref53697909"/>
      <w:r w:rsidRPr="00077D5F">
        <w:rPr>
          <w:i w:val="0"/>
          <w:iCs w:val="0"/>
          <w:color w:val="000000" w:themeColor="text1"/>
          <w:sz w:val="24"/>
          <w:szCs w:val="24"/>
        </w:rPr>
        <w:lastRenderedPageBreak/>
        <w:t xml:space="preserve">Figura </w:t>
      </w:r>
      <w:r w:rsidRPr="00077D5F">
        <w:rPr>
          <w:i w:val="0"/>
          <w:iCs w:val="0"/>
          <w:color w:val="000000" w:themeColor="text1"/>
          <w:sz w:val="24"/>
          <w:szCs w:val="24"/>
        </w:rPr>
        <w:fldChar w:fldCharType="begin"/>
      </w:r>
      <w:r w:rsidRPr="00077D5F">
        <w:rPr>
          <w:i w:val="0"/>
          <w:iCs w:val="0"/>
          <w:color w:val="000000" w:themeColor="text1"/>
          <w:sz w:val="24"/>
          <w:szCs w:val="24"/>
        </w:rPr>
        <w:instrText xml:space="preserve"> SEQ Figura \* ARABIC </w:instrText>
      </w:r>
      <w:r w:rsidRPr="00077D5F">
        <w:rPr>
          <w:i w:val="0"/>
          <w:iCs w:val="0"/>
          <w:color w:val="000000" w:themeColor="text1"/>
          <w:sz w:val="24"/>
          <w:szCs w:val="24"/>
        </w:rPr>
        <w:fldChar w:fldCharType="separate"/>
      </w:r>
      <w:r w:rsidR="00A6243D">
        <w:rPr>
          <w:i w:val="0"/>
          <w:iCs w:val="0"/>
          <w:noProof/>
          <w:color w:val="000000" w:themeColor="text1"/>
          <w:sz w:val="24"/>
          <w:szCs w:val="24"/>
        </w:rPr>
        <w:t>5</w:t>
      </w:r>
      <w:r w:rsidRPr="00077D5F">
        <w:rPr>
          <w:i w:val="0"/>
          <w:iCs w:val="0"/>
          <w:color w:val="000000" w:themeColor="text1"/>
          <w:sz w:val="24"/>
          <w:szCs w:val="24"/>
        </w:rPr>
        <w:fldChar w:fldCharType="end"/>
      </w:r>
      <w:bookmarkEnd w:id="59"/>
      <w:r w:rsidRPr="00077D5F">
        <w:rPr>
          <w:i w:val="0"/>
          <w:iCs w:val="0"/>
          <w:color w:val="000000" w:themeColor="text1"/>
          <w:sz w:val="24"/>
          <w:szCs w:val="24"/>
        </w:rPr>
        <w:t xml:space="preserve"> - Tela principal (a) e tela de sintomas (b)</w:t>
      </w:r>
    </w:p>
    <w:p w14:paraId="42327EC5" w14:textId="46B74858" w:rsidR="001445DA" w:rsidRDefault="00B34DD4" w:rsidP="00077D5F">
      <w:pPr>
        <w:pStyle w:val="TF-TEXTO"/>
        <w:spacing w:before="0" w:line="240" w:lineRule="auto"/>
        <w:jc w:val="center"/>
        <w:rPr>
          <w:noProof/>
        </w:rPr>
      </w:pPr>
      <w:r>
        <w:rPr>
          <w:noProof/>
        </w:rPr>
        <w:drawing>
          <wp:inline distT="0" distB="0" distL="0" distR="0" wp14:anchorId="2AB7AC86" wp14:editId="7247F3E7">
            <wp:extent cx="3324225" cy="2563597"/>
            <wp:effectExtent l="19050" t="19050" r="9525"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1258" cy="2584445"/>
                    </a:xfrm>
                    <a:prstGeom prst="rect">
                      <a:avLst/>
                    </a:prstGeom>
                    <a:ln>
                      <a:solidFill>
                        <a:schemeClr val="tx1"/>
                      </a:solidFill>
                    </a:ln>
                  </pic:spPr>
                </pic:pic>
              </a:graphicData>
            </a:graphic>
          </wp:inline>
        </w:drawing>
      </w:r>
    </w:p>
    <w:p w14:paraId="21FB3749" w14:textId="7ABD705F" w:rsidR="001445DA" w:rsidRPr="0079005E" w:rsidRDefault="001445DA" w:rsidP="00077D5F">
      <w:pPr>
        <w:pStyle w:val="TF-TEXTO"/>
        <w:spacing w:before="0" w:after="240" w:line="240" w:lineRule="auto"/>
        <w:ind w:firstLine="2268"/>
        <w:contextualSpacing w:val="0"/>
        <w:jc w:val="left"/>
        <w:rPr>
          <w:noProof/>
          <w:sz w:val="20"/>
        </w:rPr>
      </w:pPr>
      <w:r w:rsidRPr="0079005E">
        <w:rPr>
          <w:noProof/>
          <w:sz w:val="20"/>
        </w:rPr>
        <w:t xml:space="preserve">Fonte: </w:t>
      </w:r>
      <w:commentRangeStart w:id="60"/>
      <w:r w:rsidRPr="0079005E">
        <w:rPr>
          <w:noProof/>
          <w:sz w:val="20"/>
        </w:rPr>
        <w:t xml:space="preserve">adaptado de </w:t>
      </w:r>
      <w:commentRangeEnd w:id="60"/>
      <w:r w:rsidR="00B10882">
        <w:rPr>
          <w:rStyle w:val="Refdecomentrio"/>
        </w:rPr>
        <w:commentReference w:id="60"/>
      </w:r>
      <w:r w:rsidRPr="0079005E">
        <w:rPr>
          <w:noProof/>
          <w:sz w:val="20"/>
        </w:rPr>
        <w:t>Santana (2018)</w:t>
      </w:r>
    </w:p>
    <w:p w14:paraId="2F314A97" w14:textId="3A48213E" w:rsidR="00B34DD4" w:rsidRPr="003072D5" w:rsidRDefault="00B34DD4" w:rsidP="00077D5F">
      <w:pPr>
        <w:pStyle w:val="TF-TEXTO"/>
        <w:ind w:firstLine="709"/>
      </w:pPr>
      <w:r>
        <w:t>Na página de jogos interativos (</w:t>
      </w:r>
      <w:r>
        <w:fldChar w:fldCharType="begin"/>
      </w:r>
      <w:r>
        <w:instrText xml:space="preserve"> REF _Ref53698290 \h </w:instrText>
      </w:r>
      <w:r>
        <w:fldChar w:fldCharType="separate"/>
      </w:r>
      <w:ins w:id="61" w:author="Andreza Sartori" w:date="2020-11-05T20:12:00Z">
        <w:r w:rsidR="00A6243D" w:rsidRPr="00B97128">
          <w:t xml:space="preserve">Figura </w:t>
        </w:r>
        <w:r w:rsidR="00A6243D">
          <w:rPr>
            <w:noProof/>
          </w:rPr>
          <w:t>6</w:t>
        </w:r>
      </w:ins>
      <w:del w:id="62" w:author="Andreza Sartori" w:date="2020-11-05T20:12:00Z">
        <w:r w:rsidR="0027613C" w:rsidRPr="00B97128" w:rsidDel="00A6243D">
          <w:delText xml:space="preserve">Figura </w:delText>
        </w:r>
        <w:r w:rsidR="0027613C" w:rsidDel="00A6243D">
          <w:rPr>
            <w:noProof/>
          </w:rPr>
          <w:delText>6</w:delText>
        </w:r>
      </w:del>
      <w:r>
        <w:fldChar w:fldCharType="end"/>
      </w:r>
      <w:r>
        <w:t xml:space="preserve">) foi desenvolvida uma proposta de gamificação que propõe estimular o aprendizado e conscientização a respeito do Zika por meio de dois tipos de jogos (questões objetivas e jogo de memória). </w:t>
      </w:r>
    </w:p>
    <w:p w14:paraId="688FBD45" w14:textId="627E2BE8" w:rsidR="001A5009" w:rsidRPr="000F4055" w:rsidRDefault="001A5009" w:rsidP="00077D5F">
      <w:pPr>
        <w:keepNext w:val="0"/>
        <w:keepLines w:val="0"/>
        <w:ind w:firstLine="709"/>
        <w:jc w:val="center"/>
      </w:pPr>
      <w:bookmarkStart w:id="63" w:name="_Ref53698290"/>
      <w:r w:rsidRPr="00B97128">
        <w:t xml:space="preserve">Figura </w:t>
      </w:r>
      <w:r w:rsidRPr="00B97128">
        <w:fldChar w:fldCharType="begin"/>
      </w:r>
      <w:r w:rsidRPr="00077D5F">
        <w:instrText xml:space="preserve"> SEQ Figura \* ARABIC </w:instrText>
      </w:r>
      <w:r w:rsidRPr="00B97128">
        <w:fldChar w:fldCharType="separate"/>
      </w:r>
      <w:r w:rsidR="00A6243D">
        <w:rPr>
          <w:noProof/>
        </w:rPr>
        <w:t>6</w:t>
      </w:r>
      <w:r w:rsidRPr="00B97128">
        <w:fldChar w:fldCharType="end"/>
      </w:r>
      <w:bookmarkEnd w:id="63"/>
      <w:r w:rsidRPr="00B97128">
        <w:t xml:space="preserve"> – Jogos interativos</w:t>
      </w:r>
    </w:p>
    <w:p w14:paraId="3BBAA3E2" w14:textId="508CDFE7" w:rsidR="008A11A1" w:rsidRDefault="008A11A1" w:rsidP="00077D5F">
      <w:pPr>
        <w:pStyle w:val="TF-TEXTO"/>
        <w:spacing w:line="240" w:lineRule="auto"/>
        <w:ind w:firstLine="709"/>
        <w:jc w:val="center"/>
      </w:pPr>
      <w:r>
        <w:rPr>
          <w:noProof/>
        </w:rPr>
        <w:drawing>
          <wp:inline distT="0" distB="0" distL="0" distR="0" wp14:anchorId="373BDB98" wp14:editId="00B57B50">
            <wp:extent cx="3622756" cy="2524125"/>
            <wp:effectExtent l="19050" t="19050" r="1587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779" cy="2529018"/>
                    </a:xfrm>
                    <a:prstGeom prst="rect">
                      <a:avLst/>
                    </a:prstGeom>
                    <a:ln>
                      <a:solidFill>
                        <a:schemeClr val="tx1"/>
                      </a:solidFill>
                    </a:ln>
                  </pic:spPr>
                </pic:pic>
              </a:graphicData>
            </a:graphic>
          </wp:inline>
        </w:drawing>
      </w:r>
    </w:p>
    <w:p w14:paraId="47767044" w14:textId="26514050" w:rsidR="001445DA" w:rsidRPr="0079005E" w:rsidRDefault="001445DA" w:rsidP="0079005E">
      <w:pPr>
        <w:pStyle w:val="TF-TEXTO"/>
        <w:spacing w:before="0" w:after="240" w:line="240" w:lineRule="auto"/>
        <w:ind w:firstLine="2127"/>
        <w:contextualSpacing w:val="0"/>
        <w:jc w:val="left"/>
        <w:rPr>
          <w:sz w:val="20"/>
        </w:rPr>
      </w:pPr>
      <w:r w:rsidRPr="0079005E">
        <w:rPr>
          <w:sz w:val="20"/>
        </w:rPr>
        <w:t>Fonte: adaptado de Santana (2018)</w:t>
      </w:r>
    </w:p>
    <w:p w14:paraId="74803389" w14:textId="77777777" w:rsidR="00C42FB2" w:rsidRPr="003072D5" w:rsidRDefault="00C42FB2" w:rsidP="00C42FB2">
      <w:pPr>
        <w:pStyle w:val="TF-TEXTO"/>
        <w:ind w:firstLine="709"/>
      </w:pPr>
      <w:r>
        <w:t xml:space="preserve">Foi utilizado o </w:t>
      </w:r>
      <w:r w:rsidRPr="00677715">
        <w:rPr>
          <w:i/>
          <w:iCs/>
        </w:rPr>
        <w:t>framework</w:t>
      </w:r>
      <w:r>
        <w:t xml:space="preserve"> </w:t>
      </w:r>
      <w:proofErr w:type="spellStart"/>
      <w:r>
        <w:t>Ionic</w:t>
      </w:r>
      <w:proofErr w:type="spellEnd"/>
      <w:r>
        <w:t xml:space="preserve"> para desenvolvimento do aplicativo e o </w:t>
      </w:r>
      <w:r w:rsidRPr="00677715">
        <w:rPr>
          <w:i/>
          <w:iCs/>
        </w:rPr>
        <w:t>framework</w:t>
      </w:r>
      <w:r>
        <w:t xml:space="preserve"> </w:t>
      </w:r>
      <w:proofErr w:type="spellStart"/>
      <w:r>
        <w:t>Laravel</w:t>
      </w:r>
      <w:proofErr w:type="spellEnd"/>
      <w:r>
        <w:t xml:space="preserve"> para um sistema gestor dos dados. As informações registradas pelos usuários alimentarão um banco de dados que poderá gerar relatórios com análises da propagação do vírus e com isso auxiliar no aumento da precisão dos casos de infecção. Assim, pode-se entregar aos serviços de saúde uma base de dados que possa servir de orientação para tomadas de decisão e de combate à disseminação da doença na comunidade local.</w:t>
      </w:r>
    </w:p>
    <w:p w14:paraId="664B55CF" w14:textId="3B2F8337" w:rsidR="00451B94" w:rsidRDefault="00451B94" w:rsidP="00FC4A9F">
      <w:pPr>
        <w:pStyle w:val="Ttulo1"/>
      </w:pPr>
      <w:bookmarkStart w:id="64" w:name="_Toc54164921"/>
      <w:bookmarkStart w:id="65" w:name="_Toc54165675"/>
      <w:bookmarkStart w:id="66" w:name="_Toc54169333"/>
      <w:bookmarkStart w:id="67" w:name="_Toc96347439"/>
      <w:bookmarkStart w:id="68" w:name="_Toc96357723"/>
      <w:bookmarkStart w:id="69" w:name="_Toc96491866"/>
      <w:bookmarkStart w:id="70" w:name="_Toc411603107"/>
      <w:bookmarkEnd w:id="27"/>
      <w:r>
        <w:lastRenderedPageBreak/>
        <w:t>proposta</w:t>
      </w:r>
      <w:r w:rsidR="00EE4828">
        <w:t xml:space="preserve"> DO </w:t>
      </w:r>
      <w:commentRangeStart w:id="71"/>
      <w:r w:rsidR="00EE4828">
        <w:t>PROTÓTIPO</w:t>
      </w:r>
      <w:commentRangeEnd w:id="71"/>
      <w:r w:rsidR="001172C2">
        <w:rPr>
          <w:rStyle w:val="Refdecomentrio"/>
          <w:b w:val="0"/>
          <w:caps w:val="0"/>
        </w:rPr>
        <w:commentReference w:id="71"/>
      </w:r>
    </w:p>
    <w:p w14:paraId="1428DF23" w14:textId="7BAF70F0" w:rsidR="00881468" w:rsidRDefault="000C216F" w:rsidP="00881468">
      <w:pPr>
        <w:pStyle w:val="TF-TEXTO"/>
      </w:pPr>
      <w:r>
        <w:t xml:space="preserve">Neste capítulo serão </w:t>
      </w:r>
      <w:r w:rsidR="00DE79CB">
        <w:t>apresentadas</w:t>
      </w:r>
      <w:r>
        <w:t xml:space="preserve"> as justificativas para a elaboração do trabalho na seção 3.1. Será também descrito os requisitos principais identificados para o desenvolvimento do protótipo na seção 3.2 e as metodologias que serão utilizadas na seção 3.3.</w:t>
      </w:r>
    </w:p>
    <w:p w14:paraId="58694102" w14:textId="1AB76364" w:rsidR="00451B94" w:rsidRDefault="00451B94" w:rsidP="00451B94">
      <w:pPr>
        <w:pStyle w:val="Ttulo2"/>
        <w:spacing w:after="120" w:line="240" w:lineRule="auto"/>
      </w:pPr>
      <w:bookmarkStart w:id="72" w:name="_Toc54164915"/>
      <w:bookmarkStart w:id="73" w:name="_Toc54165669"/>
      <w:bookmarkStart w:id="74" w:name="_Toc54169327"/>
      <w:bookmarkStart w:id="75" w:name="_Toc96347433"/>
      <w:bookmarkStart w:id="76" w:name="_Toc96357717"/>
      <w:bookmarkStart w:id="77" w:name="_Toc96491860"/>
      <w:bookmarkStart w:id="78" w:name="_Toc351015594"/>
      <w:r>
        <w:t>JUSTIFICATIVA</w:t>
      </w:r>
    </w:p>
    <w:p w14:paraId="2D756440" w14:textId="07F3C12C" w:rsidR="00457804" w:rsidRDefault="00677715" w:rsidP="00457804">
      <w:pPr>
        <w:pStyle w:val="TF-TEXTO"/>
      </w:pPr>
      <w:r>
        <w:t xml:space="preserve">O </w:t>
      </w:r>
      <w:r>
        <w:fldChar w:fldCharType="begin"/>
      </w:r>
      <w:r>
        <w:instrText xml:space="preserve"> REF _Ref53944600 \h </w:instrText>
      </w:r>
      <w:r>
        <w:fldChar w:fldCharType="separate"/>
      </w:r>
      <w:ins w:id="79" w:author="Andreza Sartori" w:date="2020-11-05T20:12:00Z">
        <w:r w:rsidR="00A6243D" w:rsidRPr="008F68E5">
          <w:rPr>
            <w:color w:val="000000" w:themeColor="text1"/>
            <w:szCs w:val="24"/>
          </w:rPr>
          <w:t xml:space="preserve">Quadro </w:t>
        </w:r>
        <w:r w:rsidR="00A6243D">
          <w:rPr>
            <w:i/>
            <w:iCs/>
            <w:noProof/>
            <w:color w:val="000000" w:themeColor="text1"/>
            <w:szCs w:val="24"/>
          </w:rPr>
          <w:t>1</w:t>
        </w:r>
      </w:ins>
      <w:del w:id="80" w:author="Andreza Sartori" w:date="2020-11-05T20:12:00Z">
        <w:r w:rsidRPr="008F68E5" w:rsidDel="00A6243D">
          <w:rPr>
            <w:color w:val="000000" w:themeColor="text1"/>
            <w:szCs w:val="24"/>
          </w:rPr>
          <w:delText xml:space="preserve">Quadro </w:delText>
        </w:r>
        <w:r w:rsidRPr="008F68E5" w:rsidDel="00A6243D">
          <w:rPr>
            <w:noProof/>
            <w:color w:val="000000" w:themeColor="text1"/>
            <w:szCs w:val="24"/>
          </w:rPr>
          <w:delText>1</w:delText>
        </w:r>
      </w:del>
      <w:r>
        <w:fldChar w:fldCharType="end"/>
      </w:r>
      <w:r>
        <w:t xml:space="preserve"> apresenta uma comparação de funcionalidades e características dos trabalhos correlatos apresentados na seção 2 e que </w:t>
      </w:r>
      <w:r w:rsidR="00BF0591">
        <w:t xml:space="preserve">permitem entender a relação deles com o projeto proposto. É apresentado no </w:t>
      </w:r>
      <w:r w:rsidR="00BF0591">
        <w:fldChar w:fldCharType="begin"/>
      </w:r>
      <w:r w:rsidR="00BF0591">
        <w:instrText xml:space="preserve"> REF _Ref53944600 \h </w:instrText>
      </w:r>
      <w:r w:rsidR="00BF0591">
        <w:fldChar w:fldCharType="separate"/>
      </w:r>
      <w:ins w:id="81" w:author="Andreza Sartori" w:date="2020-11-05T20:12:00Z">
        <w:r w:rsidR="00A6243D" w:rsidRPr="008F68E5">
          <w:rPr>
            <w:color w:val="000000" w:themeColor="text1"/>
            <w:szCs w:val="24"/>
          </w:rPr>
          <w:t xml:space="preserve">Quadro </w:t>
        </w:r>
        <w:r w:rsidR="00A6243D">
          <w:rPr>
            <w:i/>
            <w:iCs/>
            <w:noProof/>
            <w:color w:val="000000" w:themeColor="text1"/>
            <w:szCs w:val="24"/>
          </w:rPr>
          <w:t>1</w:t>
        </w:r>
      </w:ins>
      <w:del w:id="82" w:author="Andreza Sartori" w:date="2020-11-05T20:12:00Z">
        <w:r w:rsidR="00BF0591" w:rsidRPr="008F68E5" w:rsidDel="00A6243D">
          <w:rPr>
            <w:color w:val="000000" w:themeColor="text1"/>
            <w:szCs w:val="24"/>
          </w:rPr>
          <w:delText xml:space="preserve">Quadro </w:delText>
        </w:r>
        <w:r w:rsidR="00BF0591" w:rsidRPr="008F68E5" w:rsidDel="00A6243D">
          <w:rPr>
            <w:noProof/>
            <w:color w:val="000000" w:themeColor="text1"/>
            <w:szCs w:val="24"/>
          </w:rPr>
          <w:delText>1</w:delText>
        </w:r>
      </w:del>
      <w:r w:rsidR="00BF0591">
        <w:fldChar w:fldCharType="end"/>
      </w:r>
      <w:r w:rsidR="00BF0591">
        <w:t xml:space="preserve"> as características separadas por linhas e os trabalhos citados por colunas.</w:t>
      </w:r>
    </w:p>
    <w:p w14:paraId="1778FEBA" w14:textId="571AFAE0" w:rsidR="00677715" w:rsidRPr="008F68E5" w:rsidRDefault="00677715" w:rsidP="008F68E5">
      <w:pPr>
        <w:pStyle w:val="Legenda"/>
        <w:jc w:val="center"/>
        <w:rPr>
          <w:color w:val="000000" w:themeColor="text1"/>
        </w:rPr>
      </w:pPr>
      <w:bookmarkStart w:id="83" w:name="_Ref53944600"/>
      <w:r w:rsidRPr="008F68E5">
        <w:rPr>
          <w:i w:val="0"/>
          <w:iCs w:val="0"/>
          <w:color w:val="000000" w:themeColor="text1"/>
          <w:sz w:val="24"/>
          <w:szCs w:val="24"/>
        </w:rPr>
        <w:t xml:space="preserve">Quadro </w:t>
      </w:r>
      <w:r w:rsidRPr="008F68E5">
        <w:rPr>
          <w:i w:val="0"/>
          <w:iCs w:val="0"/>
          <w:color w:val="000000" w:themeColor="text1"/>
          <w:sz w:val="24"/>
          <w:szCs w:val="24"/>
        </w:rPr>
        <w:fldChar w:fldCharType="begin"/>
      </w:r>
      <w:r w:rsidRPr="008F68E5">
        <w:rPr>
          <w:i w:val="0"/>
          <w:iCs w:val="0"/>
          <w:color w:val="000000" w:themeColor="text1"/>
          <w:sz w:val="24"/>
          <w:szCs w:val="24"/>
        </w:rPr>
        <w:instrText xml:space="preserve"> SEQ Quadro \* ARABIC </w:instrText>
      </w:r>
      <w:r w:rsidRPr="008F68E5">
        <w:rPr>
          <w:i w:val="0"/>
          <w:iCs w:val="0"/>
          <w:color w:val="000000" w:themeColor="text1"/>
          <w:sz w:val="24"/>
          <w:szCs w:val="24"/>
        </w:rPr>
        <w:fldChar w:fldCharType="separate"/>
      </w:r>
      <w:r w:rsidR="00A6243D">
        <w:rPr>
          <w:i w:val="0"/>
          <w:iCs w:val="0"/>
          <w:noProof/>
          <w:color w:val="000000" w:themeColor="text1"/>
          <w:sz w:val="24"/>
          <w:szCs w:val="24"/>
        </w:rPr>
        <w:t>1</w:t>
      </w:r>
      <w:r w:rsidRPr="008F68E5">
        <w:rPr>
          <w:i w:val="0"/>
          <w:iCs w:val="0"/>
          <w:color w:val="000000" w:themeColor="text1"/>
          <w:sz w:val="24"/>
          <w:szCs w:val="24"/>
        </w:rPr>
        <w:fldChar w:fldCharType="end"/>
      </w:r>
      <w:bookmarkEnd w:id="83"/>
      <w:r w:rsidRPr="008F68E5">
        <w:rPr>
          <w:i w:val="0"/>
          <w:iCs w:val="0"/>
          <w:color w:val="000000" w:themeColor="text1"/>
          <w:sz w:val="24"/>
          <w:szCs w:val="24"/>
        </w:rPr>
        <w:t>- Comparativo entre os trabalhos correlatos</w:t>
      </w:r>
    </w:p>
    <w:tbl>
      <w:tblPr>
        <w:tblStyle w:val="TabeladeLista3-nfase3"/>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1"/>
        <w:gridCol w:w="1871"/>
        <w:gridCol w:w="1871"/>
        <w:gridCol w:w="1871"/>
      </w:tblGrid>
      <w:tr w:rsidR="00DE79CB" w:rsidRPr="00C42FB2" w14:paraId="3695CD57" w14:textId="77777777" w:rsidTr="00905D6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3231" w:type="dxa"/>
            <w:shd w:val="clear" w:color="auto" w:fill="F2F2F2" w:themeFill="background1" w:themeFillShade="F2"/>
          </w:tcPr>
          <w:p w14:paraId="304BF4FF" w14:textId="4F1EE2D8" w:rsidR="00DE79CB" w:rsidRPr="008F68E5" w:rsidRDefault="00DE79CB" w:rsidP="008F68E5">
            <w:pPr>
              <w:pStyle w:val="TF-TEXTOQUADRO"/>
              <w:rPr>
                <w:b w:val="0"/>
                <w:bCs w:val="0"/>
                <w:color w:val="000000" w:themeColor="text1"/>
              </w:rPr>
            </w:pPr>
            <w:r w:rsidRPr="008F68E5">
              <w:rPr>
                <w:color w:val="000000" w:themeColor="text1"/>
              </w:rPr>
              <w:t>Características</w:t>
            </w:r>
          </w:p>
        </w:tc>
        <w:tc>
          <w:tcPr>
            <w:tcW w:w="1871" w:type="dxa"/>
            <w:shd w:val="clear" w:color="auto" w:fill="F2F2F2" w:themeFill="background1" w:themeFillShade="F2"/>
          </w:tcPr>
          <w:p w14:paraId="6D02A111" w14:textId="78198046" w:rsidR="00DE79CB" w:rsidRPr="008F68E5" w:rsidRDefault="00DE79CB" w:rsidP="008F68E5">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proofErr w:type="spellStart"/>
            <w:r w:rsidRPr="008F68E5">
              <w:rPr>
                <w:color w:val="000000" w:themeColor="text1"/>
              </w:rPr>
              <w:t>Schaefer</w:t>
            </w:r>
            <w:proofErr w:type="spellEnd"/>
            <w:r w:rsidRPr="008F68E5">
              <w:rPr>
                <w:color w:val="000000" w:themeColor="text1"/>
              </w:rPr>
              <w:t xml:space="preserve"> (2017)</w:t>
            </w:r>
          </w:p>
        </w:tc>
        <w:tc>
          <w:tcPr>
            <w:tcW w:w="1871" w:type="dxa"/>
            <w:shd w:val="clear" w:color="auto" w:fill="F2F2F2" w:themeFill="background1" w:themeFillShade="F2"/>
          </w:tcPr>
          <w:p w14:paraId="18E9FF7E" w14:textId="795F77D3" w:rsidR="00DE79CB" w:rsidRPr="008F68E5" w:rsidRDefault="00DE79CB" w:rsidP="008F68E5">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F68E5">
              <w:rPr>
                <w:color w:val="000000" w:themeColor="text1"/>
              </w:rPr>
              <w:t>Miguel</w:t>
            </w:r>
            <w:r w:rsidR="00C42FB2" w:rsidRPr="008F68E5">
              <w:rPr>
                <w:color w:val="000000" w:themeColor="text1"/>
              </w:rPr>
              <w:t xml:space="preserve"> et al.</w:t>
            </w:r>
            <w:r w:rsidRPr="008F68E5">
              <w:rPr>
                <w:color w:val="000000" w:themeColor="text1"/>
              </w:rPr>
              <w:t xml:space="preserve"> (2020)</w:t>
            </w:r>
          </w:p>
        </w:tc>
        <w:tc>
          <w:tcPr>
            <w:tcW w:w="1871" w:type="dxa"/>
            <w:shd w:val="clear" w:color="auto" w:fill="F2F2F2" w:themeFill="background1" w:themeFillShade="F2"/>
          </w:tcPr>
          <w:p w14:paraId="63FB310E" w14:textId="1520ABCB" w:rsidR="00DE79CB" w:rsidRPr="008F68E5" w:rsidRDefault="00DE79CB" w:rsidP="008F68E5">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8F68E5">
              <w:rPr>
                <w:color w:val="000000" w:themeColor="text1"/>
              </w:rPr>
              <w:t>Santana (2018)</w:t>
            </w:r>
          </w:p>
        </w:tc>
      </w:tr>
      <w:tr w:rsidR="00905D60" w:rsidRPr="00C42FB2" w14:paraId="1E8777D2"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2BF3419F" w14:textId="5E84C420" w:rsidR="00DE79CB" w:rsidRPr="00457804" w:rsidRDefault="00B97128" w:rsidP="008F68E5">
            <w:pPr>
              <w:pStyle w:val="TF-TEXTOQUADRO"/>
              <w:rPr>
                <w:b w:val="0"/>
                <w:bCs w:val="0"/>
              </w:rPr>
            </w:pPr>
            <w:r>
              <w:rPr>
                <w:b w:val="0"/>
                <w:bCs w:val="0"/>
              </w:rPr>
              <w:t>Coleta de sintomas dos usuários</w:t>
            </w:r>
          </w:p>
        </w:tc>
        <w:tc>
          <w:tcPr>
            <w:tcW w:w="1871" w:type="dxa"/>
          </w:tcPr>
          <w:p w14:paraId="2E294163" w14:textId="2664DDD0" w:rsidR="00DE79CB" w:rsidRPr="00457804" w:rsidRDefault="00B97128"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1871" w:type="dxa"/>
          </w:tcPr>
          <w:p w14:paraId="7FBE3785" w14:textId="069E3468" w:rsidR="00DE79CB" w:rsidRPr="00457804" w:rsidRDefault="00B97128"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1871" w:type="dxa"/>
          </w:tcPr>
          <w:p w14:paraId="3F64F13D" w14:textId="7E4D23F6" w:rsidR="00DE79CB" w:rsidRPr="00457804" w:rsidRDefault="00B97128" w:rsidP="008F68E5">
            <w:pPr>
              <w:pStyle w:val="TF-TEXTOQUADRO"/>
              <w:cnfStyle w:val="000000100000" w:firstRow="0" w:lastRow="0" w:firstColumn="0" w:lastColumn="0" w:oddVBand="0" w:evenVBand="0" w:oddHBand="1" w:evenHBand="0" w:firstRowFirstColumn="0" w:firstRowLastColumn="0" w:lastRowFirstColumn="0" w:lastRowLastColumn="0"/>
            </w:pPr>
            <w:r>
              <w:t>Sim</w:t>
            </w:r>
          </w:p>
        </w:tc>
      </w:tr>
      <w:tr w:rsidR="00905D60" w:rsidRPr="00C42FB2" w14:paraId="3EA8BBF5" w14:textId="77777777" w:rsidTr="00905D60">
        <w:trPr>
          <w:trHeight w:val="283"/>
        </w:trPr>
        <w:tc>
          <w:tcPr>
            <w:cnfStyle w:val="001000000000" w:firstRow="0" w:lastRow="0" w:firstColumn="1" w:lastColumn="0" w:oddVBand="0" w:evenVBand="0" w:oddHBand="0" w:evenHBand="0" w:firstRowFirstColumn="0" w:firstRowLastColumn="0" w:lastRowFirstColumn="0" w:lastRowLastColumn="0"/>
            <w:tcW w:w="3231" w:type="dxa"/>
          </w:tcPr>
          <w:p w14:paraId="4E0C71C7" w14:textId="70699EAF" w:rsidR="00DE79CB" w:rsidRPr="00457804" w:rsidRDefault="007824CA" w:rsidP="008F68E5">
            <w:pPr>
              <w:pStyle w:val="TF-TEXTOQUADRO"/>
              <w:rPr>
                <w:b w:val="0"/>
                <w:bCs w:val="0"/>
              </w:rPr>
            </w:pPr>
            <w:r>
              <w:rPr>
                <w:b w:val="0"/>
                <w:bCs w:val="0"/>
              </w:rPr>
              <w:t>Limitação dos tipos de ocorrência</w:t>
            </w:r>
          </w:p>
        </w:tc>
        <w:tc>
          <w:tcPr>
            <w:tcW w:w="1871" w:type="dxa"/>
          </w:tcPr>
          <w:p w14:paraId="4E75CBDD" w14:textId="1EF98567" w:rsidR="00DE79CB" w:rsidRPr="00457804" w:rsidRDefault="007824CA" w:rsidP="008F68E5">
            <w:pPr>
              <w:pStyle w:val="TF-TEXTOQUADRO"/>
              <w:cnfStyle w:val="000000000000" w:firstRow="0" w:lastRow="0" w:firstColumn="0" w:lastColumn="0" w:oddVBand="0" w:evenVBand="0" w:oddHBand="0" w:evenHBand="0" w:firstRowFirstColumn="0" w:firstRowLastColumn="0" w:lastRowFirstColumn="0" w:lastRowLastColumn="0"/>
            </w:pPr>
            <w:r>
              <w:t>Não</w:t>
            </w:r>
          </w:p>
        </w:tc>
        <w:tc>
          <w:tcPr>
            <w:tcW w:w="1871" w:type="dxa"/>
          </w:tcPr>
          <w:p w14:paraId="181ABEB2" w14:textId="657F948F" w:rsidR="00DE79CB" w:rsidRPr="00457804" w:rsidRDefault="007824CA" w:rsidP="008F68E5">
            <w:pPr>
              <w:pStyle w:val="TF-TEXTOQUADRO"/>
              <w:cnfStyle w:val="000000000000" w:firstRow="0" w:lastRow="0" w:firstColumn="0" w:lastColumn="0" w:oddVBand="0" w:evenVBand="0" w:oddHBand="0" w:evenHBand="0" w:firstRowFirstColumn="0" w:firstRowLastColumn="0" w:lastRowFirstColumn="0" w:lastRowLastColumn="0"/>
            </w:pPr>
            <w:r>
              <w:t>Sim</w:t>
            </w:r>
          </w:p>
        </w:tc>
        <w:tc>
          <w:tcPr>
            <w:tcW w:w="1871" w:type="dxa"/>
          </w:tcPr>
          <w:p w14:paraId="55126B3C" w14:textId="603DF501" w:rsidR="00DE79CB" w:rsidRPr="00457804" w:rsidRDefault="007824CA" w:rsidP="008F68E5">
            <w:pPr>
              <w:pStyle w:val="TF-TEXTOQUADRO"/>
              <w:cnfStyle w:val="000000000000" w:firstRow="0" w:lastRow="0" w:firstColumn="0" w:lastColumn="0" w:oddVBand="0" w:evenVBand="0" w:oddHBand="0" w:evenHBand="0" w:firstRowFirstColumn="0" w:firstRowLastColumn="0" w:lastRowFirstColumn="0" w:lastRowLastColumn="0"/>
            </w:pPr>
            <w:r>
              <w:t>Sim</w:t>
            </w:r>
          </w:p>
        </w:tc>
      </w:tr>
      <w:tr w:rsidR="00905D60" w:rsidRPr="00C42FB2" w14:paraId="5FD34C6A"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6A3F73B4" w14:textId="56E85B25" w:rsidR="00DE79CB" w:rsidRPr="003952DC" w:rsidRDefault="00FA65F8" w:rsidP="008F68E5">
            <w:pPr>
              <w:pStyle w:val="TF-TEXTOQUADRO"/>
              <w:rPr>
                <w:b w:val="0"/>
                <w:bCs w:val="0"/>
              </w:rPr>
            </w:pPr>
            <w:r w:rsidRPr="003952DC">
              <w:rPr>
                <w:b w:val="0"/>
                <w:bCs w:val="0"/>
              </w:rPr>
              <w:t>Mapeamento</w:t>
            </w:r>
            <w:r w:rsidR="00EB1484" w:rsidRPr="003952DC">
              <w:rPr>
                <w:b w:val="0"/>
                <w:bCs w:val="0"/>
              </w:rPr>
              <w:t xml:space="preserve"> das ocorrências</w:t>
            </w:r>
          </w:p>
        </w:tc>
        <w:tc>
          <w:tcPr>
            <w:tcW w:w="1871" w:type="dxa"/>
          </w:tcPr>
          <w:p w14:paraId="1F46A818" w14:textId="106FA7CA" w:rsidR="00DE79CB"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74AB632D" w14:textId="6AA37463" w:rsidR="00DE79CB"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6E08B9F8" w14:textId="3AD1BD7D" w:rsidR="00DE79CB"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commentRangeStart w:id="84"/>
            <w:r w:rsidRPr="00457804">
              <w:t>Não</w:t>
            </w:r>
            <w:commentRangeEnd w:id="84"/>
            <w:r w:rsidR="001172C2">
              <w:rPr>
                <w:rStyle w:val="Refdecomentrio"/>
              </w:rPr>
              <w:commentReference w:id="84"/>
            </w:r>
          </w:p>
        </w:tc>
      </w:tr>
      <w:tr w:rsidR="00905D60" w:rsidRPr="00C42FB2" w14:paraId="21A5F950" w14:textId="77777777" w:rsidTr="00905D60">
        <w:trPr>
          <w:trHeight w:val="283"/>
        </w:trPr>
        <w:tc>
          <w:tcPr>
            <w:cnfStyle w:val="001000000000" w:firstRow="0" w:lastRow="0" w:firstColumn="1" w:lastColumn="0" w:oddVBand="0" w:evenVBand="0" w:oddHBand="0" w:evenHBand="0" w:firstRowFirstColumn="0" w:firstRowLastColumn="0" w:lastRowFirstColumn="0" w:lastRowLastColumn="0"/>
            <w:tcW w:w="3231" w:type="dxa"/>
          </w:tcPr>
          <w:p w14:paraId="482758F2" w14:textId="43ECFF7B" w:rsidR="00DE79CB" w:rsidRPr="003952DC" w:rsidRDefault="00FA65F8" w:rsidP="008F68E5">
            <w:pPr>
              <w:pStyle w:val="TF-TEXTOQUADRO"/>
              <w:rPr>
                <w:b w:val="0"/>
                <w:bCs w:val="0"/>
              </w:rPr>
            </w:pPr>
            <w:r w:rsidRPr="003952DC">
              <w:rPr>
                <w:b w:val="0"/>
                <w:bCs w:val="0"/>
              </w:rPr>
              <w:t xml:space="preserve">Orientações </w:t>
            </w:r>
            <w:r w:rsidR="00EB1484" w:rsidRPr="003952DC">
              <w:rPr>
                <w:b w:val="0"/>
                <w:bCs w:val="0"/>
              </w:rPr>
              <w:t>teóricas</w:t>
            </w:r>
          </w:p>
        </w:tc>
        <w:tc>
          <w:tcPr>
            <w:tcW w:w="1871" w:type="dxa"/>
          </w:tcPr>
          <w:p w14:paraId="288C1EF9" w14:textId="459AAFD6" w:rsidR="00DE79CB"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c>
          <w:tcPr>
            <w:tcW w:w="1871" w:type="dxa"/>
          </w:tcPr>
          <w:p w14:paraId="228CEEE1" w14:textId="3A2C9F73" w:rsidR="00DE79CB"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c>
          <w:tcPr>
            <w:tcW w:w="1871" w:type="dxa"/>
          </w:tcPr>
          <w:p w14:paraId="13B4FEF7" w14:textId="759E53F6" w:rsidR="00DE79CB"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r>
      <w:tr w:rsidR="00FA65F8" w:rsidRPr="00C42FB2" w14:paraId="4E385DF3"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6159B5B3" w14:textId="4427744A" w:rsidR="00FA65F8" w:rsidRPr="003952DC" w:rsidRDefault="00FA65F8" w:rsidP="008F68E5">
            <w:pPr>
              <w:pStyle w:val="TF-TEXTOQUADRO"/>
              <w:rPr>
                <w:b w:val="0"/>
                <w:bCs w:val="0"/>
              </w:rPr>
            </w:pPr>
            <w:r w:rsidRPr="003952DC">
              <w:rPr>
                <w:b w:val="0"/>
                <w:bCs w:val="0"/>
              </w:rPr>
              <w:t>Geolocalização</w:t>
            </w:r>
          </w:p>
        </w:tc>
        <w:tc>
          <w:tcPr>
            <w:tcW w:w="1871" w:type="dxa"/>
          </w:tcPr>
          <w:p w14:paraId="499C7E80" w14:textId="199D8EB8" w:rsidR="00FA65F8"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13ADD29D" w14:textId="1DCE4C32" w:rsidR="00FA65F8"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1871" w:type="dxa"/>
          </w:tcPr>
          <w:p w14:paraId="0E7589E9" w14:textId="5C32BE33" w:rsidR="00FA65F8" w:rsidRPr="00457804" w:rsidRDefault="00FA65F8" w:rsidP="008F68E5">
            <w:pPr>
              <w:pStyle w:val="TF-TEXTOQUADRO"/>
              <w:cnfStyle w:val="000000100000" w:firstRow="0" w:lastRow="0" w:firstColumn="0" w:lastColumn="0" w:oddVBand="0" w:evenVBand="0" w:oddHBand="1" w:evenHBand="0" w:firstRowFirstColumn="0" w:firstRowLastColumn="0" w:lastRowFirstColumn="0" w:lastRowLastColumn="0"/>
            </w:pPr>
            <w:r w:rsidRPr="00457804">
              <w:t>Não</w:t>
            </w:r>
          </w:p>
        </w:tc>
      </w:tr>
      <w:tr w:rsidR="00FA65F8" w:rsidRPr="00C42FB2" w14:paraId="6ADC7428" w14:textId="77777777" w:rsidTr="00905D60">
        <w:trPr>
          <w:trHeight w:val="283"/>
        </w:trPr>
        <w:tc>
          <w:tcPr>
            <w:cnfStyle w:val="001000000000" w:firstRow="0" w:lastRow="0" w:firstColumn="1" w:lastColumn="0" w:oddVBand="0" w:evenVBand="0" w:oddHBand="0" w:evenHBand="0" w:firstRowFirstColumn="0" w:firstRowLastColumn="0" w:lastRowFirstColumn="0" w:lastRowLastColumn="0"/>
            <w:tcW w:w="3231" w:type="dxa"/>
          </w:tcPr>
          <w:p w14:paraId="637916DB" w14:textId="6BA33C9A" w:rsidR="00FA65F8" w:rsidRPr="003952DC" w:rsidRDefault="00FA65F8" w:rsidP="008F68E5">
            <w:pPr>
              <w:pStyle w:val="TF-TEXTOQUADRO"/>
              <w:rPr>
                <w:b w:val="0"/>
                <w:bCs w:val="0"/>
              </w:rPr>
            </w:pPr>
            <w:r w:rsidRPr="003952DC">
              <w:rPr>
                <w:b w:val="0"/>
                <w:bCs w:val="0"/>
              </w:rPr>
              <w:t>Colaboração de usuários</w:t>
            </w:r>
          </w:p>
        </w:tc>
        <w:tc>
          <w:tcPr>
            <w:tcW w:w="1871" w:type="dxa"/>
          </w:tcPr>
          <w:p w14:paraId="376EB8C2" w14:textId="7058D757" w:rsidR="00FA65F8"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1871" w:type="dxa"/>
          </w:tcPr>
          <w:p w14:paraId="2DB2C537" w14:textId="71F89155" w:rsidR="00FA65F8"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1871" w:type="dxa"/>
          </w:tcPr>
          <w:p w14:paraId="3E44A78C" w14:textId="432E7280" w:rsidR="00FA65F8" w:rsidRPr="00457804" w:rsidRDefault="00FA65F8" w:rsidP="008F68E5">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r>
      <w:tr w:rsidR="00767949" w:rsidRPr="00C42FB2" w14:paraId="0D598856" w14:textId="77777777" w:rsidTr="00905D6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31" w:type="dxa"/>
          </w:tcPr>
          <w:p w14:paraId="154BD203" w14:textId="17A4C5C4" w:rsidR="00767949" w:rsidRPr="00D02B9F" w:rsidRDefault="00767949" w:rsidP="008F68E5">
            <w:pPr>
              <w:pStyle w:val="TF-TEXTOQUADRO"/>
              <w:rPr>
                <w:b w:val="0"/>
                <w:bCs w:val="0"/>
              </w:rPr>
            </w:pPr>
            <w:r>
              <w:rPr>
                <w:b w:val="0"/>
                <w:bCs w:val="0"/>
              </w:rPr>
              <w:t>Notificação de área de risco</w:t>
            </w:r>
          </w:p>
        </w:tc>
        <w:tc>
          <w:tcPr>
            <w:tcW w:w="1871" w:type="dxa"/>
          </w:tcPr>
          <w:p w14:paraId="18C488EC" w14:textId="1E3C2F2C" w:rsidR="00767949" w:rsidRPr="00D02B9F" w:rsidRDefault="00767949"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1871" w:type="dxa"/>
          </w:tcPr>
          <w:p w14:paraId="46C57251" w14:textId="77573BD8" w:rsidR="00767949" w:rsidRPr="00D02B9F" w:rsidRDefault="00767949" w:rsidP="008F68E5">
            <w:pPr>
              <w:pStyle w:val="TF-TEXTOQUADRO"/>
              <w:cnfStyle w:val="000000100000" w:firstRow="0" w:lastRow="0" w:firstColumn="0" w:lastColumn="0" w:oddVBand="0" w:evenVBand="0" w:oddHBand="1" w:evenHBand="0" w:firstRowFirstColumn="0" w:firstRowLastColumn="0" w:lastRowFirstColumn="0" w:lastRowLastColumn="0"/>
            </w:pPr>
            <w:r>
              <w:t>Sim</w:t>
            </w:r>
          </w:p>
        </w:tc>
        <w:tc>
          <w:tcPr>
            <w:tcW w:w="1871" w:type="dxa"/>
          </w:tcPr>
          <w:p w14:paraId="1FBF6A30" w14:textId="39F08F6E" w:rsidR="00767949" w:rsidRPr="00D02B9F" w:rsidRDefault="00767949" w:rsidP="008F68E5">
            <w:pPr>
              <w:pStyle w:val="TF-TEXTOQUADRO"/>
              <w:cnfStyle w:val="000000100000" w:firstRow="0" w:lastRow="0" w:firstColumn="0" w:lastColumn="0" w:oddVBand="0" w:evenVBand="0" w:oddHBand="1" w:evenHBand="0" w:firstRowFirstColumn="0" w:firstRowLastColumn="0" w:lastRowFirstColumn="0" w:lastRowLastColumn="0"/>
            </w:pPr>
            <w:r>
              <w:t>Não</w:t>
            </w:r>
          </w:p>
        </w:tc>
      </w:tr>
    </w:tbl>
    <w:p w14:paraId="5667AD21" w14:textId="4C4DFAF3" w:rsidR="00DE79CB" w:rsidRPr="00457804" w:rsidRDefault="00F22CBD" w:rsidP="00457804">
      <w:pPr>
        <w:pStyle w:val="TF-TEXTO"/>
        <w:spacing w:before="0" w:after="240" w:line="240" w:lineRule="auto"/>
        <w:ind w:firstLine="0"/>
        <w:contextualSpacing w:val="0"/>
        <w:jc w:val="left"/>
        <w:rPr>
          <w:sz w:val="20"/>
        </w:rPr>
      </w:pPr>
      <w:r w:rsidRPr="00457804">
        <w:rPr>
          <w:sz w:val="20"/>
        </w:rPr>
        <w:t>Fonte: elaborado pelo autor</w:t>
      </w:r>
    </w:p>
    <w:p w14:paraId="08257CB0" w14:textId="03EDEE52" w:rsidR="00451B94" w:rsidRDefault="00F22CBD" w:rsidP="00F22CBD">
      <w:pPr>
        <w:pStyle w:val="TF-TEXTO"/>
      </w:pPr>
      <w:r>
        <w:t>Pode</w:t>
      </w:r>
      <w:r w:rsidR="00C42FB2">
        <w:t>-se</w:t>
      </w:r>
      <w:r>
        <w:t xml:space="preserve"> concluir ao observar o </w:t>
      </w:r>
      <w:r w:rsidR="00677715">
        <w:fldChar w:fldCharType="begin"/>
      </w:r>
      <w:r w:rsidR="00677715">
        <w:instrText xml:space="preserve"> REF _Ref53944600 \h </w:instrText>
      </w:r>
      <w:r w:rsidR="00677715">
        <w:fldChar w:fldCharType="separate"/>
      </w:r>
      <w:ins w:id="85" w:author="Andreza Sartori" w:date="2020-11-05T20:12:00Z">
        <w:r w:rsidR="00A6243D" w:rsidRPr="008F68E5">
          <w:rPr>
            <w:color w:val="000000" w:themeColor="text1"/>
            <w:szCs w:val="24"/>
          </w:rPr>
          <w:t xml:space="preserve">Quadro </w:t>
        </w:r>
        <w:r w:rsidR="00A6243D">
          <w:rPr>
            <w:i/>
            <w:iCs/>
            <w:noProof/>
            <w:color w:val="000000" w:themeColor="text1"/>
            <w:szCs w:val="24"/>
          </w:rPr>
          <w:t>1</w:t>
        </w:r>
      </w:ins>
      <w:del w:id="86" w:author="Andreza Sartori" w:date="2020-11-05T20:12:00Z">
        <w:r w:rsidR="00677715" w:rsidRPr="008F68E5" w:rsidDel="00A6243D">
          <w:rPr>
            <w:color w:val="000000" w:themeColor="text1"/>
            <w:szCs w:val="24"/>
          </w:rPr>
          <w:delText xml:space="preserve">Quadro </w:delText>
        </w:r>
        <w:r w:rsidR="00677715" w:rsidRPr="008F68E5" w:rsidDel="00A6243D">
          <w:rPr>
            <w:noProof/>
            <w:color w:val="000000" w:themeColor="text1"/>
            <w:szCs w:val="24"/>
          </w:rPr>
          <w:delText>1</w:delText>
        </w:r>
      </w:del>
      <w:r w:rsidR="00677715">
        <w:fldChar w:fldCharType="end"/>
      </w:r>
      <w:r w:rsidR="00677715">
        <w:t xml:space="preserve"> </w:t>
      </w:r>
      <w:r>
        <w:t>que somente Santana</w:t>
      </w:r>
      <w:r w:rsidR="003F19A0">
        <w:t xml:space="preserve"> (2018)</w:t>
      </w:r>
      <w:r>
        <w:t xml:space="preserve"> propôs a criação de uma aplicação que </w:t>
      </w:r>
      <w:r w:rsidR="00933459">
        <w:t>questiona ao usuário se ele possui algum sintoma associado à doença mapeada. Diferentemente de Santana (2018), Miguel et al. (2020) permite</w:t>
      </w:r>
      <w:r w:rsidR="00B74126">
        <w:t>m</w:t>
      </w:r>
      <w:r w:rsidR="00933459">
        <w:t xml:space="preserve"> apenas que a ocorrência já consolidada seja marcada no mapa sem que haja o preenchimento de detalhes </w:t>
      </w:r>
      <w:r w:rsidR="00B74126">
        <w:t>acerca</w:t>
      </w:r>
      <w:r w:rsidR="00933459">
        <w:t xml:space="preserve"> da doença tratada na aplicação.</w:t>
      </w:r>
    </w:p>
    <w:p w14:paraId="067B82D8" w14:textId="3A63E574" w:rsidR="00C7688C" w:rsidRDefault="00C7688C" w:rsidP="00F22CBD">
      <w:pPr>
        <w:pStyle w:val="TF-TEXTO"/>
      </w:pPr>
      <w:r>
        <w:t xml:space="preserve">No aplicativo desenvolvido por </w:t>
      </w:r>
      <w:proofErr w:type="spellStart"/>
      <w:r w:rsidRPr="00C7688C">
        <w:t>Schaefer</w:t>
      </w:r>
      <w:proofErr w:type="spellEnd"/>
      <w:r w:rsidRPr="00C7688C">
        <w:t xml:space="preserve"> (2017)</w:t>
      </w:r>
      <w:r>
        <w:t xml:space="preserve"> </w:t>
      </w:r>
      <w:r w:rsidR="007824CA">
        <w:t>foi inserida a possibilidade de registrar uma ocorrência do tipo “Outros” que permite inserir uma ocorrência específica que não esteja listada entre os tipos pré-estabelecidos, enquanto Miguel et al. (2020) limita os tipos de ocorrências para as doenças Zika, Dengue, Chikungunya e focos de contaminação</w:t>
      </w:r>
      <w:r w:rsidR="009F694B">
        <w:t>.</w:t>
      </w:r>
      <w:r w:rsidR="007824CA">
        <w:t xml:space="preserve"> Santana (2018) limita notificações apenas para casos de Zika.</w:t>
      </w:r>
      <w:r w:rsidR="003F19A0">
        <w:t xml:space="preserve"> </w:t>
      </w:r>
      <w:r w:rsidR="007824CA">
        <w:t>O</w:t>
      </w:r>
      <w:r w:rsidR="003F19A0">
        <w:t xml:space="preserve"> mapeamento d</w:t>
      </w:r>
      <w:r w:rsidR="007824CA">
        <w:t>e</w:t>
      </w:r>
      <w:r w:rsidR="003F19A0">
        <w:t xml:space="preserve"> ocorrências</w:t>
      </w:r>
      <w:r w:rsidR="007824CA">
        <w:t xml:space="preserve">, </w:t>
      </w:r>
      <w:r w:rsidR="003F19A0">
        <w:t xml:space="preserve">recurso </w:t>
      </w:r>
      <w:r w:rsidR="007824CA">
        <w:t xml:space="preserve">que </w:t>
      </w:r>
      <w:r w:rsidR="003F19A0">
        <w:t xml:space="preserve">permite acompanhar </w:t>
      </w:r>
      <w:r w:rsidR="007824CA">
        <w:t>as ocorrências registradas em determinada região, não está presente na aplicação de Santana (2018)</w:t>
      </w:r>
      <w:r w:rsidR="003F19A0">
        <w:t xml:space="preserve">. Isso </w:t>
      </w:r>
      <w:r w:rsidR="00871346">
        <w:t>acontece,</w:t>
      </w:r>
      <w:r w:rsidR="003F19A0">
        <w:t xml:space="preserve"> pois o foco principal no trabalho </w:t>
      </w:r>
      <w:r w:rsidR="00871346">
        <w:t>de</w:t>
      </w:r>
      <w:r w:rsidR="003F19A0">
        <w:t xml:space="preserve"> Santana (2018) foi </w:t>
      </w:r>
      <w:r w:rsidR="00B97128">
        <w:t xml:space="preserve">voltado </w:t>
      </w:r>
      <w:r w:rsidR="003F19A0">
        <w:t xml:space="preserve">à orientação, educação e notificação de sintomas de quem pertence à comunidade </w:t>
      </w:r>
      <w:r w:rsidR="00871346">
        <w:t xml:space="preserve">em que </w:t>
      </w:r>
      <w:r w:rsidR="003F19A0">
        <w:t>o estudo foi desenvolvido.</w:t>
      </w:r>
    </w:p>
    <w:p w14:paraId="30A9015F" w14:textId="452DE7FE" w:rsidR="003F19A0" w:rsidRDefault="003F19A0" w:rsidP="00F22CBD">
      <w:pPr>
        <w:pStyle w:val="TF-TEXTO"/>
      </w:pPr>
      <w:r>
        <w:lastRenderedPageBreak/>
        <w:t xml:space="preserve">Orientações de como se prevenir e identificar sintomas é uma exclusividade de Santana (2018) que trouxe no trabalho uma visão educacional do problema propondo uma </w:t>
      </w:r>
      <w:r w:rsidR="00BA0FD9">
        <w:t xml:space="preserve">gamificação </w:t>
      </w:r>
      <w:r>
        <w:t xml:space="preserve">para chamar a atenção do usuário e engajá-lo a entender mais a respeito dos problemas relacionados à infecção </w:t>
      </w:r>
      <w:r w:rsidR="00B97128">
        <w:t>do vírus da Zika</w:t>
      </w:r>
      <w:r>
        <w:t>. Por sua vez</w:t>
      </w:r>
      <w:r w:rsidR="00BA0FD9">
        <w:t>,</w:t>
      </w:r>
      <w:r w:rsidR="00B97128">
        <w:t xml:space="preserve"> Santana (2018)</w:t>
      </w:r>
      <w:r>
        <w:t xml:space="preserve"> também </w:t>
      </w:r>
      <w:r w:rsidR="00740677">
        <w:t>não implementou a</w:t>
      </w:r>
      <w:r>
        <w:t xml:space="preserve"> geolocalização ao focar seu estudo e aplicação à uma região específica, delimitando o alcance da solução.</w:t>
      </w:r>
    </w:p>
    <w:p w14:paraId="412B96D5" w14:textId="09E5510C" w:rsidR="003F19A0" w:rsidRDefault="003F19A0" w:rsidP="00F22CBD">
      <w:pPr>
        <w:pStyle w:val="TF-TEXTO"/>
      </w:pPr>
      <w:r>
        <w:t>A respeito das comparações dos trabalhos correlatos aqui citados, todos abordam a colaboração de usuários na alimentação de dados às aplicações</w:t>
      </w:r>
      <w:r w:rsidR="000B6B64">
        <w:t xml:space="preserve">, mesmo que de maneira ou complexidade diferente. Enquanto Santana (2018) e </w:t>
      </w:r>
      <w:r w:rsidR="000B6B64" w:rsidRPr="000B6B64">
        <w:t>Miguel</w:t>
      </w:r>
      <w:r w:rsidR="00767949">
        <w:t xml:space="preserve"> et al.</w:t>
      </w:r>
      <w:r w:rsidR="000B6B64" w:rsidRPr="000B6B64">
        <w:t xml:space="preserve"> (2020)</w:t>
      </w:r>
      <w:r w:rsidR="000B6B64">
        <w:t xml:space="preserve"> permitem que o usuário realize o cadastro de ocorrências dos seus tipos abordados, </w:t>
      </w:r>
      <w:proofErr w:type="spellStart"/>
      <w:r w:rsidR="000B6B64">
        <w:t>Schaefer</w:t>
      </w:r>
      <w:proofErr w:type="spellEnd"/>
      <w:r w:rsidR="000B6B64">
        <w:t xml:space="preserve"> (2017) também permite que os usuários comentem, aprovem e desaprovem ocorrências já relatadas por outros usuários, criando assim uma rede de colaboração dentro do sistema desenvolvido.</w:t>
      </w:r>
    </w:p>
    <w:p w14:paraId="192C6367" w14:textId="176F5C0E" w:rsidR="00767949" w:rsidRDefault="00767949" w:rsidP="00F22CBD">
      <w:pPr>
        <w:pStyle w:val="TF-TEXTO"/>
      </w:pPr>
      <w:r>
        <w:t xml:space="preserve">Apesar de </w:t>
      </w:r>
      <w:proofErr w:type="spellStart"/>
      <w:r>
        <w:t>Schaefer</w:t>
      </w:r>
      <w:proofErr w:type="spellEnd"/>
      <w:r>
        <w:t xml:space="preserve"> (2017) e Miguel et al. (2020) oferecerem o mapeamento das ocorrências, somente Miguel et al. (2020) faz</w:t>
      </w:r>
      <w:r w:rsidR="00740677">
        <w:t>em</w:t>
      </w:r>
      <w:r>
        <w:t xml:space="preserve"> uma análise de risco de área medindo a quantidade de ocorrências em forma de mapa de calor. Tal recurso aponta qual a criticidade da área demarcada em relação às demais.</w:t>
      </w:r>
    </w:p>
    <w:p w14:paraId="1F2E7DE2" w14:textId="0946F6E0" w:rsidR="004C1A3C" w:rsidRDefault="00530C89" w:rsidP="00F22CBD">
      <w:pPr>
        <w:pStyle w:val="TF-TEXTO"/>
      </w:pPr>
      <w:r>
        <w:t xml:space="preserve">Diante do exposto na comparação entre os trabalhos correlatos, o projeto proposto deverá unir características encontradas em alguns dos citados e </w:t>
      </w:r>
      <w:r w:rsidR="00F97E19">
        <w:t xml:space="preserve">criar outras que se fizeram ausente neles. </w:t>
      </w:r>
      <w:r w:rsidR="004C1A3C">
        <w:t>O projeto e os trabalhos correlatos apresentam como ponto relevante o auxílio à comunidade no acompanhamento e tratativa de problemas que colocam em risco o bem-estar social. Assim como já apresentado na seção de introdução, o foco desse projeto será no auxílio de gestão da saúde pública</w:t>
      </w:r>
      <w:r w:rsidR="000F4055">
        <w:t>, que poderá acompanhar e planejar ações de combate à surtos epidêmicos</w:t>
      </w:r>
      <w:r w:rsidR="004C1A3C">
        <w:t xml:space="preserve"> por meio de mapeamento de ocorrência de contaminações por doenças contagiosas. </w:t>
      </w:r>
    </w:p>
    <w:p w14:paraId="3A3DA701" w14:textId="679CEAA6" w:rsidR="00F97E19" w:rsidRDefault="00F97E19" w:rsidP="00F22CBD">
      <w:pPr>
        <w:pStyle w:val="TF-TEXTO"/>
      </w:pPr>
      <w:r>
        <w:t>Percebe-se que não há uma solução que permita o mapeamento de diferentes tipos de doenças contagiosas</w:t>
      </w:r>
      <w:r w:rsidR="004C1A3C">
        <w:t xml:space="preserve"> </w:t>
      </w:r>
      <w:r>
        <w:t>que notifique quando uma região está com um possível surto de uma destas doenças</w:t>
      </w:r>
      <w:r w:rsidR="004C1A3C">
        <w:t xml:space="preserve"> e que ofereça orientações para os usuários ao mesmo tempo. Esta proposta é uma oportunidade de </w:t>
      </w:r>
      <w:r w:rsidR="00737F91">
        <w:t xml:space="preserve">aprofundar o conhecimento a respeito do desenvolvimento de aplicações móveis, mapeamentos, geolocalização e sobre os temas abordados na fundamentação do projeto. Além disso a proposta pode </w:t>
      </w:r>
      <w:r w:rsidR="004C1A3C">
        <w:t>oferecer</w:t>
      </w:r>
      <w:r w:rsidR="00737F91">
        <w:t xml:space="preserve"> </w:t>
      </w:r>
      <w:r w:rsidR="004C1A3C">
        <w:t>à comunidade e à gestão de saúde pública uma ferramenta que auxilie na análise para medida e tomadas de ações preventiva</w:t>
      </w:r>
      <w:r w:rsidR="00737F91">
        <w:t>s</w:t>
      </w:r>
      <w:r w:rsidR="004C1A3C">
        <w:t xml:space="preserve"> antes que um surto concentrado possa se tornar uma epidemia descontrolada</w:t>
      </w:r>
      <w:r w:rsidR="00767949">
        <w:t xml:space="preserve"> e </w:t>
      </w:r>
      <w:r w:rsidR="002121AE">
        <w:t>que também possa fornecer uma</w:t>
      </w:r>
      <w:r w:rsidR="00767949">
        <w:t xml:space="preserve"> aproximação de informações relevantes a respeito de doenças transmissíveis.</w:t>
      </w:r>
    </w:p>
    <w:p w14:paraId="212D208A" w14:textId="69DDEE65" w:rsidR="00451B94" w:rsidRDefault="00451B94" w:rsidP="00451B94">
      <w:pPr>
        <w:pStyle w:val="Ttulo2"/>
        <w:spacing w:after="120" w:line="240" w:lineRule="auto"/>
      </w:pPr>
      <w:r>
        <w:rPr>
          <w:caps w:val="0"/>
        </w:rPr>
        <w:lastRenderedPageBreak/>
        <w:t>REQUISITOS PRINCIPAIS DO PROBLEMA A SER TRABALHADO</w:t>
      </w:r>
      <w:bookmarkEnd w:id="72"/>
      <w:bookmarkEnd w:id="73"/>
      <w:bookmarkEnd w:id="74"/>
      <w:bookmarkEnd w:id="75"/>
      <w:bookmarkEnd w:id="76"/>
      <w:bookmarkEnd w:id="77"/>
      <w:bookmarkEnd w:id="78"/>
    </w:p>
    <w:p w14:paraId="5B46153D" w14:textId="77FBBE1A" w:rsidR="00451B94" w:rsidRDefault="00FE25D6" w:rsidP="00451B94">
      <w:pPr>
        <w:pStyle w:val="TF-TEXTO"/>
      </w:pPr>
      <w:r>
        <w:t xml:space="preserve">O </w:t>
      </w:r>
      <w:commentRangeStart w:id="87"/>
      <w:r>
        <w:t>protótipo</w:t>
      </w:r>
      <w:commentRangeEnd w:id="87"/>
      <w:r w:rsidR="00847394">
        <w:rPr>
          <w:rStyle w:val="Refdecomentrio"/>
        </w:rPr>
        <w:commentReference w:id="87"/>
      </w:r>
      <w:r>
        <w:t xml:space="preserve"> proposto </w:t>
      </w:r>
      <w:commentRangeStart w:id="88"/>
      <w:r>
        <w:t>deverá</w:t>
      </w:r>
      <w:commentRangeEnd w:id="88"/>
      <w:r w:rsidR="00847394">
        <w:rPr>
          <w:rStyle w:val="Refdecomentrio"/>
        </w:rPr>
        <w:commentReference w:id="88"/>
      </w:r>
      <w:r>
        <w:t>:</w:t>
      </w:r>
    </w:p>
    <w:p w14:paraId="0FB8E5CE" w14:textId="706C7FE2" w:rsidR="00FE25D6" w:rsidRDefault="00FE25D6" w:rsidP="00FE25D6">
      <w:pPr>
        <w:pStyle w:val="TF-TEXTO"/>
        <w:numPr>
          <w:ilvl w:val="0"/>
          <w:numId w:val="20"/>
        </w:numPr>
      </w:pPr>
      <w:r>
        <w:t>manter cadastro de usuário</w:t>
      </w:r>
      <w:r w:rsidR="000F4055">
        <w:t xml:space="preserve"> </w:t>
      </w:r>
      <w:commentRangeStart w:id="89"/>
      <w:r w:rsidR="000F4055">
        <w:t>comum</w:t>
      </w:r>
      <w:commentRangeEnd w:id="89"/>
      <w:r w:rsidR="00847394">
        <w:rPr>
          <w:rStyle w:val="Refdecomentrio"/>
        </w:rPr>
        <w:commentReference w:id="89"/>
      </w:r>
      <w:r>
        <w:t xml:space="preserve"> (Requisito Funcional – RF);</w:t>
      </w:r>
    </w:p>
    <w:p w14:paraId="17086B46" w14:textId="74227B3E" w:rsidR="00FE25D6" w:rsidRDefault="00FE25D6" w:rsidP="00FE25D6">
      <w:pPr>
        <w:pStyle w:val="TF-TEXTO"/>
        <w:numPr>
          <w:ilvl w:val="0"/>
          <w:numId w:val="20"/>
        </w:numPr>
      </w:pPr>
      <w:r>
        <w:t>manter cadastro de doenças (RF);</w:t>
      </w:r>
    </w:p>
    <w:p w14:paraId="69DEE6C4" w14:textId="1BEFAEAF" w:rsidR="00FE25D6" w:rsidRDefault="00FE25D6" w:rsidP="00FE25D6">
      <w:pPr>
        <w:pStyle w:val="TF-TEXTO"/>
        <w:numPr>
          <w:ilvl w:val="0"/>
          <w:numId w:val="20"/>
        </w:numPr>
      </w:pPr>
      <w:r>
        <w:t>manter cadastro de profissional da saúde (RF);</w:t>
      </w:r>
    </w:p>
    <w:p w14:paraId="550D31E3" w14:textId="53DE6940" w:rsidR="00FE25D6" w:rsidRDefault="00FE25D6" w:rsidP="00FE25D6">
      <w:pPr>
        <w:pStyle w:val="TF-TEXTO"/>
        <w:numPr>
          <w:ilvl w:val="0"/>
          <w:numId w:val="20"/>
        </w:numPr>
      </w:pPr>
      <w:r>
        <w:t>manter cadastro de ocorrência (RF);</w:t>
      </w:r>
    </w:p>
    <w:p w14:paraId="24B40D13" w14:textId="3DF91283" w:rsidR="00FE25D6" w:rsidRDefault="00FE25D6" w:rsidP="00FE25D6">
      <w:pPr>
        <w:pStyle w:val="TF-TEXTO"/>
        <w:numPr>
          <w:ilvl w:val="0"/>
          <w:numId w:val="20"/>
        </w:numPr>
      </w:pPr>
      <w:r>
        <w:t xml:space="preserve">permitir que usuário </w:t>
      </w:r>
      <w:r w:rsidR="000F4055">
        <w:t xml:space="preserve">comum </w:t>
      </w:r>
      <w:r>
        <w:t>cadastre sintomas (RF);</w:t>
      </w:r>
    </w:p>
    <w:p w14:paraId="17480296" w14:textId="24AFCB84" w:rsidR="00EB3AA8" w:rsidRDefault="00EB3AA8" w:rsidP="00FE25D6">
      <w:pPr>
        <w:pStyle w:val="TF-TEXTO"/>
        <w:numPr>
          <w:ilvl w:val="0"/>
          <w:numId w:val="20"/>
        </w:numPr>
      </w:pPr>
      <w:r>
        <w:t>permitir que profissional da saúde cadastre ocorrência (RF);</w:t>
      </w:r>
    </w:p>
    <w:p w14:paraId="58B1AA59" w14:textId="77777777" w:rsidR="00EB3AA8" w:rsidRDefault="00EB3AA8" w:rsidP="00EB3AA8">
      <w:pPr>
        <w:pStyle w:val="TF-TEXTO"/>
        <w:numPr>
          <w:ilvl w:val="0"/>
          <w:numId w:val="20"/>
        </w:numPr>
      </w:pPr>
      <w:r>
        <w:t>apontar ocorrência cadastrada no mapeamento (</w:t>
      </w:r>
      <w:commentRangeStart w:id="90"/>
      <w:r>
        <w:t>RF</w:t>
      </w:r>
      <w:commentRangeEnd w:id="90"/>
      <w:r w:rsidR="0062095B">
        <w:rPr>
          <w:rStyle w:val="Refdecomentrio"/>
        </w:rPr>
        <w:commentReference w:id="90"/>
      </w:r>
      <w:r>
        <w:t>);</w:t>
      </w:r>
    </w:p>
    <w:p w14:paraId="6155F262" w14:textId="6F412EE2" w:rsidR="00FE25D6" w:rsidRDefault="00FE25D6" w:rsidP="00FE25D6">
      <w:pPr>
        <w:pStyle w:val="TF-TEXTO"/>
        <w:numPr>
          <w:ilvl w:val="0"/>
          <w:numId w:val="20"/>
        </w:numPr>
      </w:pPr>
      <w:r>
        <w:t>notificar alerta de surto (RF);</w:t>
      </w:r>
    </w:p>
    <w:p w14:paraId="22085101" w14:textId="6EC75C91" w:rsidR="00FE25D6" w:rsidRDefault="00B140D9" w:rsidP="00FE25D6">
      <w:pPr>
        <w:pStyle w:val="TF-TEXTO"/>
        <w:numPr>
          <w:ilvl w:val="0"/>
          <w:numId w:val="20"/>
        </w:numPr>
      </w:pPr>
      <w:r>
        <w:t>ser desenvolvid</w:t>
      </w:r>
      <w:r w:rsidR="005F5720">
        <w:t>o</w:t>
      </w:r>
      <w:r>
        <w:t xml:space="preserve"> para sistema operacional Android (Requisito Não Funcional – RNF);</w:t>
      </w:r>
    </w:p>
    <w:p w14:paraId="69F2AD78" w14:textId="74F1BDDE" w:rsidR="000F4055" w:rsidRDefault="000F4055" w:rsidP="000F4055">
      <w:pPr>
        <w:pStyle w:val="TF-TEXTO"/>
        <w:numPr>
          <w:ilvl w:val="0"/>
          <w:numId w:val="20"/>
        </w:numPr>
      </w:pPr>
      <w:r>
        <w:t>permitir que profissional da saúde gerencie doenças cadastradas (RNF);</w:t>
      </w:r>
    </w:p>
    <w:p w14:paraId="22B320AD" w14:textId="2DAD2A89" w:rsidR="000F4055" w:rsidRDefault="000F4055" w:rsidP="000F4055">
      <w:pPr>
        <w:pStyle w:val="TF-TEXTO"/>
        <w:numPr>
          <w:ilvl w:val="0"/>
          <w:numId w:val="20"/>
        </w:numPr>
      </w:pPr>
      <w:r>
        <w:t>permitir que profissional da saúde realize login na aplicação (RNF);</w:t>
      </w:r>
    </w:p>
    <w:p w14:paraId="752C8EA5" w14:textId="77777777" w:rsidR="002944F5" w:rsidRDefault="002944F5" w:rsidP="002944F5">
      <w:pPr>
        <w:pStyle w:val="TF-TEXTO"/>
        <w:numPr>
          <w:ilvl w:val="0"/>
          <w:numId w:val="20"/>
        </w:numPr>
      </w:pPr>
      <w:r>
        <w:t>permitir que usuário comum realize login na aplicação (RNF);</w:t>
      </w:r>
    </w:p>
    <w:p w14:paraId="46CD7C38" w14:textId="0357B128" w:rsidR="005F5720" w:rsidRDefault="005F5720" w:rsidP="00FE25D6">
      <w:pPr>
        <w:pStyle w:val="TF-TEXTO"/>
        <w:numPr>
          <w:ilvl w:val="0"/>
          <w:numId w:val="20"/>
        </w:numPr>
      </w:pPr>
      <w:r>
        <w:t xml:space="preserve">ser desenvolvido na linguagem de programação </w:t>
      </w:r>
      <w:proofErr w:type="spellStart"/>
      <w:r>
        <w:t>JavaScript</w:t>
      </w:r>
      <w:proofErr w:type="spellEnd"/>
      <w:r>
        <w:t xml:space="preserve"> (RNF);</w:t>
      </w:r>
    </w:p>
    <w:p w14:paraId="520FB813" w14:textId="39F721A9" w:rsidR="005F5720" w:rsidRPr="009963E2" w:rsidRDefault="005F5720" w:rsidP="00FE25D6">
      <w:pPr>
        <w:pStyle w:val="TF-TEXTO"/>
        <w:numPr>
          <w:ilvl w:val="0"/>
          <w:numId w:val="20"/>
        </w:numPr>
        <w:rPr>
          <w:lang w:val="en-US"/>
        </w:rPr>
      </w:pPr>
      <w:proofErr w:type="spellStart"/>
      <w:r w:rsidRPr="009963E2">
        <w:rPr>
          <w:lang w:val="en-US"/>
        </w:rPr>
        <w:t>utilizar</w:t>
      </w:r>
      <w:proofErr w:type="spellEnd"/>
      <w:r w:rsidRPr="009963E2">
        <w:rPr>
          <w:lang w:val="en-US"/>
        </w:rPr>
        <w:t xml:space="preserve"> framework React Native</w:t>
      </w:r>
      <w:r w:rsidR="00EB3AA8" w:rsidRPr="009963E2">
        <w:rPr>
          <w:lang w:val="en-US"/>
        </w:rPr>
        <w:t xml:space="preserve"> para o front-end</w:t>
      </w:r>
      <w:r w:rsidRPr="009963E2">
        <w:rPr>
          <w:lang w:val="en-US"/>
        </w:rPr>
        <w:t xml:space="preserve"> (RNF</w:t>
      </w:r>
      <w:proofErr w:type="gramStart"/>
      <w:r w:rsidRPr="009963E2">
        <w:rPr>
          <w:lang w:val="en-US"/>
        </w:rPr>
        <w:t>);</w:t>
      </w:r>
      <w:proofErr w:type="gramEnd"/>
    </w:p>
    <w:p w14:paraId="1224B155" w14:textId="58D313C1" w:rsidR="00EB3AA8" w:rsidRDefault="00EB3AA8" w:rsidP="00EB3AA8">
      <w:pPr>
        <w:pStyle w:val="TF-TEXTO"/>
        <w:numPr>
          <w:ilvl w:val="0"/>
          <w:numId w:val="20"/>
        </w:numPr>
      </w:pPr>
      <w:r>
        <w:t xml:space="preserve">utilizar a plataforma Node.JS para o </w:t>
      </w:r>
      <w:proofErr w:type="spellStart"/>
      <w:r>
        <w:t>back-end</w:t>
      </w:r>
      <w:proofErr w:type="spellEnd"/>
      <w:r>
        <w:t xml:space="preserve"> (RNF);</w:t>
      </w:r>
    </w:p>
    <w:p w14:paraId="7AEE172D" w14:textId="2A67CA21" w:rsidR="00B140D9" w:rsidRDefault="00B140D9" w:rsidP="00FE25D6">
      <w:pPr>
        <w:pStyle w:val="TF-TEXTO"/>
        <w:numPr>
          <w:ilvl w:val="0"/>
          <w:numId w:val="20"/>
        </w:numPr>
      </w:pPr>
      <w:r>
        <w:t xml:space="preserve">utilizar o banco de dados </w:t>
      </w:r>
      <w:proofErr w:type="spellStart"/>
      <w:r w:rsidR="00EB3AA8">
        <w:t>MongoDB</w:t>
      </w:r>
      <w:proofErr w:type="spellEnd"/>
      <w:r w:rsidR="00EB3AA8">
        <w:t xml:space="preserve"> (</w:t>
      </w:r>
      <w:proofErr w:type="spellStart"/>
      <w:r w:rsidR="00EB3AA8">
        <w:t>NoSQL</w:t>
      </w:r>
      <w:proofErr w:type="spellEnd"/>
      <w:r w:rsidR="00EB3AA8">
        <w:t xml:space="preserve">) </w:t>
      </w:r>
      <w:r>
        <w:t>(RNF)</w:t>
      </w:r>
      <w:r w:rsidR="00EB3AA8">
        <w:t>;</w:t>
      </w:r>
    </w:p>
    <w:p w14:paraId="6E0EEAC8" w14:textId="714D4045" w:rsidR="00EB3AA8" w:rsidRPr="00286FED" w:rsidRDefault="00EB3AA8" w:rsidP="00FE25D6">
      <w:pPr>
        <w:pStyle w:val="TF-TEXTO"/>
        <w:numPr>
          <w:ilvl w:val="0"/>
          <w:numId w:val="20"/>
        </w:numPr>
      </w:pPr>
      <w:r>
        <w:t>utilizar o Google Maps API como ferramenta de mapeamento e geolocalização (RNF).</w:t>
      </w:r>
    </w:p>
    <w:p w14:paraId="2AA9AD76" w14:textId="77777777" w:rsidR="00451B94" w:rsidRDefault="00451B94" w:rsidP="00451B94">
      <w:pPr>
        <w:pStyle w:val="Ttulo2"/>
        <w:spacing w:after="120" w:line="240" w:lineRule="auto"/>
      </w:pPr>
      <w:r>
        <w:t>METODOLOGIA</w:t>
      </w:r>
    </w:p>
    <w:p w14:paraId="537B38C5" w14:textId="77777777" w:rsidR="00451B94" w:rsidRPr="007E0D87" w:rsidRDefault="00451B94" w:rsidP="00451B94">
      <w:pPr>
        <w:pStyle w:val="TF-TEXTO"/>
      </w:pPr>
      <w:r w:rsidRPr="007E0D87">
        <w:t>O trabalho será desenvolvido observando as seguintes etapas:</w:t>
      </w:r>
    </w:p>
    <w:p w14:paraId="393DCDBC" w14:textId="0B8C77FE" w:rsidR="00451B94" w:rsidRPr="007E0D87" w:rsidRDefault="002B4F78" w:rsidP="00EC633A">
      <w:pPr>
        <w:pStyle w:val="TF-ALNEA"/>
        <w:numPr>
          <w:ilvl w:val="0"/>
          <w:numId w:val="10"/>
        </w:numPr>
        <w:contextualSpacing w:val="0"/>
      </w:pPr>
      <w:r>
        <w:t>pesquisa e levantamento bibliográfico</w:t>
      </w:r>
      <w:r w:rsidR="00451B94" w:rsidRPr="007E0D87">
        <w:t xml:space="preserve">: </w:t>
      </w:r>
      <w:r>
        <w:t>aprofundar-se a respeito dos conhecimentos necessários na área do trabalho proposto. Realizar pesquisa e conhecer a respeito das definições quanto à contextualização e detalhes sobre epidemias e transmissão de doenças contagiosas</w:t>
      </w:r>
      <w:r w:rsidR="00771BE4">
        <w:t xml:space="preserve">, bem como dos trabalhos </w:t>
      </w:r>
      <w:commentRangeStart w:id="91"/>
      <w:r w:rsidR="00771BE4">
        <w:t>correlatos</w:t>
      </w:r>
      <w:commentRangeEnd w:id="91"/>
      <w:r w:rsidR="0062095B">
        <w:rPr>
          <w:rStyle w:val="Refdecomentrio"/>
        </w:rPr>
        <w:commentReference w:id="91"/>
      </w:r>
      <w:r w:rsidR="00451B94" w:rsidRPr="007E0D87">
        <w:t>;</w:t>
      </w:r>
    </w:p>
    <w:p w14:paraId="130A7BEB" w14:textId="23F8BF55" w:rsidR="00451B94" w:rsidRDefault="00771BE4" w:rsidP="00451B94">
      <w:pPr>
        <w:pStyle w:val="TF-ALNEA"/>
        <w:contextualSpacing w:val="0"/>
      </w:pPr>
      <w:proofErr w:type="spellStart"/>
      <w:r>
        <w:t>elicitação</w:t>
      </w:r>
      <w:proofErr w:type="spellEnd"/>
      <w:r>
        <w:t xml:space="preserve"> </w:t>
      </w:r>
      <w:r w:rsidR="002B4F78">
        <w:t>de requisitos</w:t>
      </w:r>
      <w:r w:rsidR="00451B94" w:rsidRPr="007E0D87">
        <w:t xml:space="preserve">: </w:t>
      </w:r>
      <w:r w:rsidR="002B4F78">
        <w:t>analisar requisitos</w:t>
      </w:r>
      <w:r w:rsidR="003C74D2">
        <w:t xml:space="preserve"> funcionais e não funcionais</w:t>
      </w:r>
      <w:r w:rsidR="002B4F78">
        <w:t xml:space="preserve"> já definidos na seção anterior e se necessário adaptar novos requisitos na medida que </w:t>
      </w:r>
      <w:r w:rsidR="003C74D2">
        <w:t>a fundamentação teórica for sendo desenvolvida</w:t>
      </w:r>
      <w:r w:rsidR="00451B94">
        <w:t>;</w:t>
      </w:r>
    </w:p>
    <w:p w14:paraId="144098F3" w14:textId="67AEC33C" w:rsidR="00451B94" w:rsidRDefault="003C74D2" w:rsidP="00451B94">
      <w:pPr>
        <w:pStyle w:val="TF-ALNEA"/>
        <w:contextualSpacing w:val="0"/>
      </w:pPr>
      <w:r>
        <w:t xml:space="preserve">especificação e </w:t>
      </w:r>
      <w:commentRangeStart w:id="92"/>
      <w:r>
        <w:t>análise</w:t>
      </w:r>
      <w:commentRangeEnd w:id="92"/>
      <w:r w:rsidR="0062095B">
        <w:rPr>
          <w:rStyle w:val="Refdecomentrio"/>
        </w:rPr>
        <w:commentReference w:id="92"/>
      </w:r>
      <w:r>
        <w:t>: elucidar e detalhar as funcionalidades do sistema com a produção dos diagramas de caso de uso, classe</w:t>
      </w:r>
      <w:r w:rsidR="00F86E3D">
        <w:t xml:space="preserve"> e</w:t>
      </w:r>
      <w:r>
        <w:t xml:space="preserve"> atividade e d</w:t>
      </w:r>
      <w:r w:rsidR="00F86E3D">
        <w:t>a</w:t>
      </w:r>
      <w:r>
        <w:t xml:space="preserve"> </w:t>
      </w:r>
      <w:proofErr w:type="spellStart"/>
      <w:r>
        <w:t>Unified</w:t>
      </w:r>
      <w:proofErr w:type="spellEnd"/>
      <w:r>
        <w:t xml:space="preserve"> </w:t>
      </w:r>
      <w:proofErr w:type="spellStart"/>
      <w:r>
        <w:t>Modeling</w:t>
      </w:r>
      <w:proofErr w:type="spellEnd"/>
      <w:r>
        <w:t xml:space="preserve"> </w:t>
      </w:r>
      <w:proofErr w:type="spellStart"/>
      <w:r>
        <w:t>Language</w:t>
      </w:r>
      <w:proofErr w:type="spellEnd"/>
      <w:r w:rsidR="00F86E3D">
        <w:t xml:space="preserve"> (UML</w:t>
      </w:r>
      <w:r>
        <w:t>)</w:t>
      </w:r>
      <w:r w:rsidR="00451B94">
        <w:t>;</w:t>
      </w:r>
    </w:p>
    <w:p w14:paraId="0D386D0F" w14:textId="3684B05C" w:rsidR="00451B94" w:rsidRDefault="003C74D2" w:rsidP="00451B94">
      <w:pPr>
        <w:pStyle w:val="TF-ALNEA"/>
        <w:contextualSpacing w:val="0"/>
      </w:pPr>
      <w:r>
        <w:lastRenderedPageBreak/>
        <w:t>implementação</w:t>
      </w:r>
      <w:r w:rsidR="00946F84">
        <w:t xml:space="preserve"> da aplicação</w:t>
      </w:r>
      <w:r w:rsidR="00451B94">
        <w:t xml:space="preserve">: </w:t>
      </w:r>
      <w:r w:rsidR="00946F84">
        <w:t xml:space="preserve">implementar a aplicação proposta utilizando a linguagem de programação </w:t>
      </w:r>
      <w:proofErr w:type="spellStart"/>
      <w:r w:rsidR="00946F84">
        <w:t>JavaScript</w:t>
      </w:r>
      <w:proofErr w:type="spellEnd"/>
      <w:r w:rsidR="00946F84">
        <w:t xml:space="preserve"> e o framework </w:t>
      </w:r>
      <w:proofErr w:type="spellStart"/>
      <w:r w:rsidR="00946F84">
        <w:t>React</w:t>
      </w:r>
      <w:proofErr w:type="spellEnd"/>
      <w:r w:rsidR="00946F84">
        <w:t xml:space="preserve"> </w:t>
      </w:r>
      <w:proofErr w:type="spellStart"/>
      <w:r w:rsidR="00946F84">
        <w:t>Native</w:t>
      </w:r>
      <w:proofErr w:type="spellEnd"/>
      <w:r w:rsidR="00946F84">
        <w:t xml:space="preserve"> no ambiente de desenvolvimento Visual Studio </w:t>
      </w:r>
      <w:proofErr w:type="spellStart"/>
      <w:r w:rsidR="00946F84">
        <w:t>Code</w:t>
      </w:r>
      <w:proofErr w:type="spellEnd"/>
      <w:r w:rsidR="00F86E3D">
        <w:t>;</w:t>
      </w:r>
    </w:p>
    <w:p w14:paraId="1AED5243" w14:textId="5E0894A8" w:rsidR="00946F84" w:rsidRDefault="00946F84" w:rsidP="00451B94">
      <w:pPr>
        <w:pStyle w:val="TF-ALNEA"/>
        <w:contextualSpacing w:val="0"/>
      </w:pPr>
      <w:r>
        <w:t xml:space="preserve">testes: realizar teste da aplicação a fim de detectar se os requisitos e experiência projetada </w:t>
      </w:r>
      <w:r w:rsidR="00AE41BA">
        <w:t>no trabalho serão</w:t>
      </w:r>
      <w:r>
        <w:t xml:space="preserve"> atendidos com sucesso.</w:t>
      </w:r>
    </w:p>
    <w:p w14:paraId="05E90269" w14:textId="56FA3407"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ins w:id="93" w:author="Andreza Sartori" w:date="2020-11-05T20:12:00Z">
        <w:r w:rsidR="00A6243D">
          <w:t xml:space="preserve">Quadro </w:t>
        </w:r>
        <w:r w:rsidR="00A6243D">
          <w:rPr>
            <w:noProof/>
          </w:rPr>
          <w:t>2</w:t>
        </w:r>
      </w:ins>
      <w:del w:id="94" w:author="Andreza Sartori" w:date="2020-11-05T20:12:00Z">
        <w:r w:rsidR="0027613C" w:rsidDel="00A6243D">
          <w:delText xml:space="preserve">Quadro </w:delText>
        </w:r>
        <w:r w:rsidR="0027613C" w:rsidDel="00A6243D">
          <w:rPr>
            <w:noProof/>
          </w:rPr>
          <w:delText>1</w:delText>
        </w:r>
      </w:del>
      <w:r w:rsidR="0060060C">
        <w:fldChar w:fldCharType="end"/>
      </w:r>
      <w:r>
        <w:t>.</w:t>
      </w:r>
    </w:p>
    <w:p w14:paraId="570E1F6E" w14:textId="1B8B7526" w:rsidR="00451B94" w:rsidRPr="007E0D87" w:rsidRDefault="0060060C" w:rsidP="0060060C">
      <w:pPr>
        <w:pStyle w:val="TF-LEGENDA-Ilustracao"/>
      </w:pPr>
      <w:bookmarkStart w:id="95" w:name="_Ref98650273"/>
      <w:r>
        <w:t xml:space="preserve">Quadro </w:t>
      </w:r>
      <w:fldSimple w:instr=" SEQ Quadro \* ARABIC ">
        <w:r w:rsidR="00A6243D">
          <w:rPr>
            <w:noProof/>
          </w:rPr>
          <w:t>2</w:t>
        </w:r>
      </w:fldSimple>
      <w:bookmarkEnd w:id="95"/>
      <w:r w:rsidR="00451B94" w:rsidRPr="007E0D87">
        <w:t xml:space="preserve"> </w:t>
      </w:r>
      <w:del w:id="96" w:author="Aurélio Faustino Hoppe" w:date="2020-10-30T12:13:00Z">
        <w:r w:rsidR="00451B94" w:rsidRPr="007E0D87" w:rsidDel="00847394">
          <w:delText>-</w:delText>
        </w:r>
      </w:del>
      <w:ins w:id="97" w:author="Aurélio Faustino Hoppe" w:date="2020-10-30T12:13:00Z">
        <w:r w:rsidR="00847394">
          <w:t>–</w:t>
        </w:r>
      </w:ins>
      <w:r w:rsidR="00451B94" w:rsidRPr="007E0D87">
        <w:t xml:space="preserve"> Cronograma</w:t>
      </w:r>
      <w:ins w:id="98" w:author="Aurélio Faustino Hoppe" w:date="2020-10-30T12:13:00Z">
        <w:r w:rsidR="00847394">
          <w:t xml:space="preserve"> de atividades a serem realizadas</w:t>
        </w:r>
      </w:ins>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B7AA822"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3D89C0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7E65C96" w14:textId="142B9BA6" w:rsidR="00451B94" w:rsidRPr="007E0D87" w:rsidRDefault="00451B94" w:rsidP="00470C41">
            <w:pPr>
              <w:pStyle w:val="TF-TEXTOQUADROCentralizado"/>
            </w:pPr>
            <w:del w:id="99" w:author="Aurélio Faustino Hoppe" w:date="2020-10-30T12:13:00Z">
              <w:r w:rsidRPr="007E0D87" w:rsidDel="00847394">
                <w:delText>ano</w:delText>
              </w:r>
            </w:del>
            <w:ins w:id="100" w:author="Aurélio Faustino Hoppe" w:date="2020-10-30T12:13:00Z">
              <w:r w:rsidR="00847394">
                <w:t>2021</w:t>
              </w:r>
            </w:ins>
          </w:p>
        </w:tc>
      </w:tr>
      <w:tr w:rsidR="00451B94" w:rsidRPr="007E0D87" w14:paraId="0F150138" w14:textId="77777777" w:rsidTr="00E51601">
        <w:trPr>
          <w:cantSplit/>
          <w:jc w:val="center"/>
        </w:trPr>
        <w:tc>
          <w:tcPr>
            <w:tcW w:w="6171" w:type="dxa"/>
            <w:tcBorders>
              <w:top w:val="nil"/>
              <w:left w:val="single" w:sz="4" w:space="0" w:color="auto"/>
              <w:bottom w:val="nil"/>
            </w:tcBorders>
            <w:shd w:val="clear" w:color="auto" w:fill="A6A6A6"/>
          </w:tcPr>
          <w:p w14:paraId="4B90D853" w14:textId="77777777" w:rsidR="00451B94" w:rsidRPr="007E0D87" w:rsidRDefault="00451B94" w:rsidP="00470C41">
            <w:pPr>
              <w:pStyle w:val="TF-TEXTOQUADRO"/>
            </w:pPr>
          </w:p>
        </w:tc>
        <w:tc>
          <w:tcPr>
            <w:tcW w:w="557" w:type="dxa"/>
            <w:gridSpan w:val="2"/>
            <w:shd w:val="clear" w:color="auto" w:fill="A6A6A6"/>
          </w:tcPr>
          <w:p w14:paraId="0EC7B5EE" w14:textId="67FEDC2F" w:rsidR="00451B94" w:rsidRPr="007E0D87" w:rsidRDefault="00847394" w:rsidP="00470C41">
            <w:pPr>
              <w:pStyle w:val="TF-TEXTOQUADROCentralizado"/>
            </w:pPr>
            <w:ins w:id="101" w:author="Aurélio Faustino Hoppe" w:date="2020-10-30T12:13:00Z">
              <w:r>
                <w:t>f</w:t>
              </w:r>
            </w:ins>
            <w:del w:id="102" w:author="Aurélio Faustino Hoppe" w:date="2020-10-30T12:13:00Z">
              <w:r w:rsidR="00AE41BA" w:rsidDel="00847394">
                <w:delText>F</w:delText>
              </w:r>
            </w:del>
            <w:r w:rsidR="00AE41BA">
              <w:t>ev</w:t>
            </w:r>
            <w:r w:rsidR="00451B94" w:rsidRPr="007E0D87">
              <w:t>.</w:t>
            </w:r>
          </w:p>
        </w:tc>
        <w:tc>
          <w:tcPr>
            <w:tcW w:w="568" w:type="dxa"/>
            <w:gridSpan w:val="2"/>
            <w:shd w:val="clear" w:color="auto" w:fill="A6A6A6"/>
          </w:tcPr>
          <w:p w14:paraId="1E9B33C5" w14:textId="5D65DD86" w:rsidR="00451B94" w:rsidRPr="007E0D87" w:rsidRDefault="00AE41BA" w:rsidP="00470C41">
            <w:pPr>
              <w:pStyle w:val="TF-TEXTOQUADROCentralizado"/>
            </w:pPr>
            <w:del w:id="103" w:author="Aurélio Faustino Hoppe" w:date="2020-10-30T12:13:00Z">
              <w:r w:rsidDel="00847394">
                <w:delText>M</w:delText>
              </w:r>
            </w:del>
            <w:ins w:id="104" w:author="Aurélio Faustino Hoppe" w:date="2020-10-30T12:13:00Z">
              <w:r w:rsidR="00847394">
                <w:t>m</w:t>
              </w:r>
            </w:ins>
            <w:r>
              <w:t>ar</w:t>
            </w:r>
            <w:r w:rsidR="00451B94" w:rsidRPr="007E0D87">
              <w:t>.</w:t>
            </w:r>
          </w:p>
        </w:tc>
        <w:tc>
          <w:tcPr>
            <w:tcW w:w="568" w:type="dxa"/>
            <w:gridSpan w:val="2"/>
            <w:shd w:val="clear" w:color="auto" w:fill="A6A6A6"/>
          </w:tcPr>
          <w:p w14:paraId="431DCAE8" w14:textId="4A5FE382" w:rsidR="00451B94" w:rsidRPr="007E0D87" w:rsidRDefault="00AE41BA" w:rsidP="00470C41">
            <w:pPr>
              <w:pStyle w:val="TF-TEXTOQUADROCentralizado"/>
            </w:pPr>
            <w:del w:id="105" w:author="Aurélio Faustino Hoppe" w:date="2020-10-30T12:13:00Z">
              <w:r w:rsidDel="00847394">
                <w:delText>A</w:delText>
              </w:r>
            </w:del>
            <w:ins w:id="106" w:author="Aurélio Faustino Hoppe" w:date="2020-10-30T12:13:00Z">
              <w:r w:rsidR="00847394">
                <w:t>a</w:t>
              </w:r>
            </w:ins>
            <w:r>
              <w:t>br</w:t>
            </w:r>
            <w:r w:rsidR="00451B94" w:rsidRPr="007E0D87">
              <w:t>.</w:t>
            </w:r>
          </w:p>
        </w:tc>
        <w:tc>
          <w:tcPr>
            <w:tcW w:w="568" w:type="dxa"/>
            <w:gridSpan w:val="2"/>
            <w:shd w:val="clear" w:color="auto" w:fill="A6A6A6"/>
          </w:tcPr>
          <w:p w14:paraId="68FE04EA" w14:textId="28710E95" w:rsidR="00451B94" w:rsidRPr="007E0D87" w:rsidRDefault="00AE41BA" w:rsidP="00470C41">
            <w:pPr>
              <w:pStyle w:val="TF-TEXTOQUADROCentralizado"/>
            </w:pPr>
            <w:del w:id="107" w:author="Aurélio Faustino Hoppe" w:date="2020-10-30T12:13:00Z">
              <w:r w:rsidDel="00847394">
                <w:delText>M</w:delText>
              </w:r>
            </w:del>
            <w:ins w:id="108" w:author="Aurélio Faustino Hoppe" w:date="2020-10-30T12:13:00Z">
              <w:r w:rsidR="00847394">
                <w:t>m</w:t>
              </w:r>
            </w:ins>
            <w:r>
              <w:t>ai</w:t>
            </w:r>
            <w:ins w:id="109" w:author="Aurélio Faustino Hoppe" w:date="2020-10-30T12:13:00Z">
              <w:r w:rsidR="00847394">
                <w:t>o</w:t>
              </w:r>
            </w:ins>
            <w:del w:id="110" w:author="Aurélio Faustino Hoppe" w:date="2020-10-30T12:13:00Z">
              <w:r w:rsidR="00451B94" w:rsidRPr="007E0D87" w:rsidDel="00847394">
                <w:delText>.</w:delText>
              </w:r>
            </w:del>
          </w:p>
        </w:tc>
        <w:tc>
          <w:tcPr>
            <w:tcW w:w="573" w:type="dxa"/>
            <w:gridSpan w:val="2"/>
            <w:shd w:val="clear" w:color="auto" w:fill="A6A6A6"/>
          </w:tcPr>
          <w:p w14:paraId="740F6EA7" w14:textId="14492600" w:rsidR="00451B94" w:rsidRPr="007E0D87" w:rsidRDefault="00847394" w:rsidP="00470C41">
            <w:pPr>
              <w:pStyle w:val="TF-TEXTOQUADROCentralizado"/>
            </w:pPr>
            <w:ins w:id="111" w:author="Aurélio Faustino Hoppe" w:date="2020-10-30T12:13:00Z">
              <w:r>
                <w:t>j</w:t>
              </w:r>
            </w:ins>
            <w:del w:id="112" w:author="Aurélio Faustino Hoppe" w:date="2020-10-30T12:13:00Z">
              <w:r w:rsidR="00AE41BA" w:rsidDel="00847394">
                <w:delText>J</w:delText>
              </w:r>
            </w:del>
            <w:r w:rsidR="00AE41BA">
              <w:t>un</w:t>
            </w:r>
            <w:r w:rsidR="00451B94" w:rsidRPr="007E0D87">
              <w:t>.</w:t>
            </w:r>
          </w:p>
        </w:tc>
      </w:tr>
      <w:tr w:rsidR="00451B94" w:rsidRPr="007E0D87" w14:paraId="38073DBD" w14:textId="77777777" w:rsidTr="00E51601">
        <w:trPr>
          <w:cantSplit/>
          <w:jc w:val="center"/>
        </w:trPr>
        <w:tc>
          <w:tcPr>
            <w:tcW w:w="6171" w:type="dxa"/>
            <w:tcBorders>
              <w:top w:val="nil"/>
              <w:left w:val="single" w:sz="4" w:space="0" w:color="auto"/>
            </w:tcBorders>
            <w:shd w:val="clear" w:color="auto" w:fill="A6A6A6"/>
          </w:tcPr>
          <w:p w14:paraId="33DC8142"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D57987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481F99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951955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9DBD36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149B5E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3D3AA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A3CB1F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5834EC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9731005"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4E3A9231" w14:textId="77777777" w:rsidR="00451B94" w:rsidRPr="007E0D87" w:rsidRDefault="00451B94" w:rsidP="00470C41">
            <w:pPr>
              <w:pStyle w:val="TF-TEXTOQUADROCentralizado"/>
            </w:pPr>
            <w:r w:rsidRPr="007E0D87">
              <w:t>2</w:t>
            </w:r>
          </w:p>
        </w:tc>
      </w:tr>
      <w:tr w:rsidR="00451B94" w:rsidRPr="007E0D87" w14:paraId="31CA196F" w14:textId="77777777" w:rsidTr="00AE41BA">
        <w:trPr>
          <w:jc w:val="center"/>
        </w:trPr>
        <w:tc>
          <w:tcPr>
            <w:tcW w:w="6171" w:type="dxa"/>
            <w:tcBorders>
              <w:left w:val="single" w:sz="4" w:space="0" w:color="auto"/>
            </w:tcBorders>
          </w:tcPr>
          <w:p w14:paraId="08D850A2" w14:textId="7995F2C2" w:rsidR="00451B94" w:rsidRPr="007E0D87" w:rsidRDefault="00847394" w:rsidP="00470C41">
            <w:pPr>
              <w:pStyle w:val="TF-TEXTOQUADRO"/>
              <w:rPr>
                <w:bCs/>
              </w:rPr>
            </w:pPr>
            <w:ins w:id="113" w:author="Aurélio Faustino Hoppe" w:date="2020-10-30T12:13:00Z">
              <w:r>
                <w:rPr>
                  <w:bCs/>
                </w:rPr>
                <w:t>p</w:t>
              </w:r>
            </w:ins>
            <w:del w:id="114" w:author="Aurélio Faustino Hoppe" w:date="2020-10-30T12:13:00Z">
              <w:r w:rsidR="003C74D2" w:rsidDel="00847394">
                <w:rPr>
                  <w:bCs/>
                </w:rPr>
                <w:delText>P</w:delText>
              </w:r>
            </w:del>
            <w:r w:rsidR="003C74D2">
              <w:rPr>
                <w:bCs/>
              </w:rPr>
              <w:t>esquisa e levantamento bibliográfico</w:t>
            </w:r>
          </w:p>
        </w:tc>
        <w:tc>
          <w:tcPr>
            <w:tcW w:w="273" w:type="dxa"/>
            <w:tcBorders>
              <w:bottom w:val="single" w:sz="4" w:space="0" w:color="auto"/>
            </w:tcBorders>
            <w:shd w:val="clear" w:color="auto" w:fill="A6A6A6" w:themeFill="background1" w:themeFillShade="A6"/>
          </w:tcPr>
          <w:p w14:paraId="6D9A0993" w14:textId="77777777" w:rsidR="00451B94" w:rsidRPr="007E0D87" w:rsidRDefault="00451B94" w:rsidP="00470C41">
            <w:pPr>
              <w:pStyle w:val="TF-TEXTOQUADROCentralizado"/>
            </w:pPr>
          </w:p>
        </w:tc>
        <w:tc>
          <w:tcPr>
            <w:tcW w:w="284" w:type="dxa"/>
            <w:tcBorders>
              <w:bottom w:val="single" w:sz="4" w:space="0" w:color="auto"/>
            </w:tcBorders>
          </w:tcPr>
          <w:p w14:paraId="496E4B7B" w14:textId="77777777" w:rsidR="00451B94" w:rsidRPr="007E0D87" w:rsidRDefault="00451B94" w:rsidP="00470C41">
            <w:pPr>
              <w:pStyle w:val="TF-TEXTOQUADROCentralizado"/>
            </w:pPr>
          </w:p>
        </w:tc>
        <w:tc>
          <w:tcPr>
            <w:tcW w:w="284" w:type="dxa"/>
            <w:tcBorders>
              <w:bottom w:val="single" w:sz="4" w:space="0" w:color="auto"/>
            </w:tcBorders>
          </w:tcPr>
          <w:p w14:paraId="275289EC" w14:textId="77777777" w:rsidR="00451B94" w:rsidRPr="007E0D87" w:rsidRDefault="00451B94" w:rsidP="00470C41">
            <w:pPr>
              <w:pStyle w:val="TF-TEXTOQUADROCentralizado"/>
            </w:pPr>
          </w:p>
        </w:tc>
        <w:tc>
          <w:tcPr>
            <w:tcW w:w="284" w:type="dxa"/>
            <w:tcBorders>
              <w:bottom w:val="single" w:sz="4" w:space="0" w:color="auto"/>
            </w:tcBorders>
          </w:tcPr>
          <w:p w14:paraId="2481ED37" w14:textId="77777777" w:rsidR="00451B94" w:rsidRPr="007E0D87" w:rsidRDefault="00451B94" w:rsidP="00470C41">
            <w:pPr>
              <w:pStyle w:val="TF-TEXTOQUADROCentralizado"/>
            </w:pPr>
          </w:p>
        </w:tc>
        <w:tc>
          <w:tcPr>
            <w:tcW w:w="284" w:type="dxa"/>
            <w:tcBorders>
              <w:bottom w:val="single" w:sz="4" w:space="0" w:color="auto"/>
            </w:tcBorders>
          </w:tcPr>
          <w:p w14:paraId="27761F96" w14:textId="77777777" w:rsidR="00451B94" w:rsidRPr="007E0D87" w:rsidRDefault="00451B94" w:rsidP="00470C41">
            <w:pPr>
              <w:pStyle w:val="TF-TEXTOQUADROCentralizado"/>
            </w:pPr>
          </w:p>
        </w:tc>
        <w:tc>
          <w:tcPr>
            <w:tcW w:w="284" w:type="dxa"/>
            <w:tcBorders>
              <w:bottom w:val="single" w:sz="4" w:space="0" w:color="auto"/>
            </w:tcBorders>
          </w:tcPr>
          <w:p w14:paraId="79A697B4" w14:textId="77777777" w:rsidR="00451B94" w:rsidRPr="007E0D87" w:rsidRDefault="00451B94" w:rsidP="00470C41">
            <w:pPr>
              <w:pStyle w:val="TF-TEXTOQUADROCentralizado"/>
            </w:pPr>
          </w:p>
        </w:tc>
        <w:tc>
          <w:tcPr>
            <w:tcW w:w="284" w:type="dxa"/>
            <w:tcBorders>
              <w:bottom w:val="single" w:sz="4" w:space="0" w:color="auto"/>
            </w:tcBorders>
          </w:tcPr>
          <w:p w14:paraId="0716C8E8" w14:textId="77777777" w:rsidR="00451B94" w:rsidRPr="007E0D87" w:rsidRDefault="00451B94" w:rsidP="00470C41">
            <w:pPr>
              <w:pStyle w:val="TF-TEXTOQUADROCentralizado"/>
            </w:pPr>
          </w:p>
        </w:tc>
        <w:tc>
          <w:tcPr>
            <w:tcW w:w="284" w:type="dxa"/>
            <w:tcBorders>
              <w:bottom w:val="single" w:sz="4" w:space="0" w:color="auto"/>
            </w:tcBorders>
          </w:tcPr>
          <w:p w14:paraId="10263125" w14:textId="77777777" w:rsidR="00451B94" w:rsidRPr="007E0D87" w:rsidRDefault="00451B94" w:rsidP="00470C41">
            <w:pPr>
              <w:pStyle w:val="TF-TEXTOQUADROCentralizado"/>
            </w:pPr>
          </w:p>
        </w:tc>
        <w:tc>
          <w:tcPr>
            <w:tcW w:w="284" w:type="dxa"/>
            <w:tcBorders>
              <w:bottom w:val="single" w:sz="4" w:space="0" w:color="auto"/>
            </w:tcBorders>
          </w:tcPr>
          <w:p w14:paraId="24380926" w14:textId="77777777" w:rsidR="00451B94" w:rsidRPr="007E0D87" w:rsidRDefault="00451B94" w:rsidP="00470C41">
            <w:pPr>
              <w:pStyle w:val="TF-TEXTOQUADROCentralizado"/>
            </w:pPr>
          </w:p>
        </w:tc>
        <w:tc>
          <w:tcPr>
            <w:tcW w:w="289" w:type="dxa"/>
          </w:tcPr>
          <w:p w14:paraId="14C3ACD5" w14:textId="77777777" w:rsidR="00451B94" w:rsidRPr="007E0D87" w:rsidRDefault="00451B94" w:rsidP="00470C41">
            <w:pPr>
              <w:pStyle w:val="TF-TEXTOQUADROCentralizado"/>
            </w:pPr>
          </w:p>
        </w:tc>
      </w:tr>
      <w:tr w:rsidR="00451B94" w:rsidRPr="007E0D87" w14:paraId="2E284C8D" w14:textId="77777777" w:rsidTr="00AE41BA">
        <w:trPr>
          <w:jc w:val="center"/>
        </w:trPr>
        <w:tc>
          <w:tcPr>
            <w:tcW w:w="6171" w:type="dxa"/>
            <w:tcBorders>
              <w:left w:val="single" w:sz="4" w:space="0" w:color="auto"/>
            </w:tcBorders>
          </w:tcPr>
          <w:p w14:paraId="313E77B0" w14:textId="088F04B3" w:rsidR="00451B94" w:rsidRPr="007E0D87" w:rsidRDefault="00847394" w:rsidP="00470C41">
            <w:pPr>
              <w:pStyle w:val="TF-TEXTOQUADRO"/>
            </w:pPr>
            <w:proofErr w:type="spellStart"/>
            <w:ins w:id="115" w:author="Aurélio Faustino Hoppe" w:date="2020-10-30T12:13:00Z">
              <w:r>
                <w:t>e</w:t>
              </w:r>
            </w:ins>
            <w:del w:id="116" w:author="Aurélio Faustino Hoppe" w:date="2020-10-30T12:13:00Z">
              <w:r w:rsidR="00981DAA" w:rsidDel="00847394">
                <w:delText>E</w:delText>
              </w:r>
            </w:del>
            <w:r w:rsidR="00981DAA">
              <w:t>licitação</w:t>
            </w:r>
            <w:proofErr w:type="spellEnd"/>
            <w:r w:rsidR="00981DAA">
              <w:t xml:space="preserve"> </w:t>
            </w:r>
            <w:r w:rsidR="003C74D2">
              <w:t>de requisitos</w:t>
            </w:r>
          </w:p>
        </w:tc>
        <w:tc>
          <w:tcPr>
            <w:tcW w:w="273" w:type="dxa"/>
            <w:tcBorders>
              <w:top w:val="single" w:sz="4" w:space="0" w:color="auto"/>
            </w:tcBorders>
          </w:tcPr>
          <w:p w14:paraId="448275E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BF1E606" w14:textId="77777777" w:rsidR="00451B94" w:rsidRPr="007E0D87" w:rsidRDefault="00451B94" w:rsidP="00470C41">
            <w:pPr>
              <w:pStyle w:val="TF-TEXTOQUADROCentralizado"/>
            </w:pPr>
          </w:p>
        </w:tc>
        <w:tc>
          <w:tcPr>
            <w:tcW w:w="284" w:type="dxa"/>
            <w:tcBorders>
              <w:top w:val="single" w:sz="4" w:space="0" w:color="auto"/>
            </w:tcBorders>
          </w:tcPr>
          <w:p w14:paraId="6A125C7A" w14:textId="77777777" w:rsidR="00451B94" w:rsidRPr="007E0D87" w:rsidRDefault="00451B94" w:rsidP="00470C41">
            <w:pPr>
              <w:pStyle w:val="TF-TEXTOQUADROCentralizado"/>
            </w:pPr>
          </w:p>
        </w:tc>
        <w:tc>
          <w:tcPr>
            <w:tcW w:w="284" w:type="dxa"/>
            <w:tcBorders>
              <w:top w:val="single" w:sz="4" w:space="0" w:color="auto"/>
            </w:tcBorders>
          </w:tcPr>
          <w:p w14:paraId="5D72AE87" w14:textId="77777777" w:rsidR="00451B94" w:rsidRPr="007E0D87" w:rsidRDefault="00451B94" w:rsidP="00470C41">
            <w:pPr>
              <w:pStyle w:val="TF-TEXTOQUADROCentralizado"/>
            </w:pPr>
          </w:p>
        </w:tc>
        <w:tc>
          <w:tcPr>
            <w:tcW w:w="284" w:type="dxa"/>
            <w:tcBorders>
              <w:top w:val="single" w:sz="4" w:space="0" w:color="auto"/>
            </w:tcBorders>
          </w:tcPr>
          <w:p w14:paraId="139E54B3" w14:textId="77777777" w:rsidR="00451B94" w:rsidRPr="007E0D87" w:rsidRDefault="00451B94" w:rsidP="00470C41">
            <w:pPr>
              <w:pStyle w:val="TF-TEXTOQUADROCentralizado"/>
            </w:pPr>
          </w:p>
        </w:tc>
        <w:tc>
          <w:tcPr>
            <w:tcW w:w="284" w:type="dxa"/>
            <w:tcBorders>
              <w:top w:val="single" w:sz="4" w:space="0" w:color="auto"/>
            </w:tcBorders>
          </w:tcPr>
          <w:p w14:paraId="3C2420D5" w14:textId="77777777" w:rsidR="00451B94" w:rsidRPr="007E0D87" w:rsidRDefault="00451B94" w:rsidP="00470C41">
            <w:pPr>
              <w:pStyle w:val="TF-TEXTOQUADROCentralizado"/>
            </w:pPr>
          </w:p>
        </w:tc>
        <w:tc>
          <w:tcPr>
            <w:tcW w:w="284" w:type="dxa"/>
            <w:tcBorders>
              <w:top w:val="single" w:sz="4" w:space="0" w:color="auto"/>
            </w:tcBorders>
          </w:tcPr>
          <w:p w14:paraId="510C61FF" w14:textId="77777777" w:rsidR="00451B94" w:rsidRPr="007E0D87" w:rsidRDefault="00451B94" w:rsidP="00470C41">
            <w:pPr>
              <w:pStyle w:val="TF-TEXTOQUADROCentralizado"/>
            </w:pPr>
          </w:p>
        </w:tc>
        <w:tc>
          <w:tcPr>
            <w:tcW w:w="284" w:type="dxa"/>
            <w:tcBorders>
              <w:top w:val="single" w:sz="4" w:space="0" w:color="auto"/>
            </w:tcBorders>
          </w:tcPr>
          <w:p w14:paraId="63184C93" w14:textId="77777777" w:rsidR="00451B94" w:rsidRPr="007E0D87" w:rsidRDefault="00451B94" w:rsidP="00470C41">
            <w:pPr>
              <w:pStyle w:val="TF-TEXTOQUADROCentralizado"/>
            </w:pPr>
          </w:p>
        </w:tc>
        <w:tc>
          <w:tcPr>
            <w:tcW w:w="284" w:type="dxa"/>
            <w:tcBorders>
              <w:top w:val="single" w:sz="4" w:space="0" w:color="auto"/>
            </w:tcBorders>
          </w:tcPr>
          <w:p w14:paraId="363E948C" w14:textId="77777777" w:rsidR="00451B94" w:rsidRPr="007E0D87" w:rsidRDefault="00451B94" w:rsidP="00470C41">
            <w:pPr>
              <w:pStyle w:val="TF-TEXTOQUADROCentralizado"/>
            </w:pPr>
          </w:p>
        </w:tc>
        <w:tc>
          <w:tcPr>
            <w:tcW w:w="289" w:type="dxa"/>
          </w:tcPr>
          <w:p w14:paraId="19D57CFA" w14:textId="77777777" w:rsidR="00451B94" w:rsidRPr="007E0D87" w:rsidRDefault="00451B94" w:rsidP="00470C41">
            <w:pPr>
              <w:pStyle w:val="TF-TEXTOQUADROCentralizado"/>
            </w:pPr>
          </w:p>
        </w:tc>
      </w:tr>
      <w:tr w:rsidR="00451B94" w:rsidRPr="007E0D87" w14:paraId="64A1A584" w14:textId="77777777" w:rsidTr="00AE41BA">
        <w:trPr>
          <w:jc w:val="center"/>
        </w:trPr>
        <w:tc>
          <w:tcPr>
            <w:tcW w:w="6171" w:type="dxa"/>
            <w:tcBorders>
              <w:left w:val="single" w:sz="4" w:space="0" w:color="auto"/>
            </w:tcBorders>
          </w:tcPr>
          <w:p w14:paraId="5B0D8CDF" w14:textId="71B40331" w:rsidR="00451B94" w:rsidRPr="007E0D87" w:rsidRDefault="00847394" w:rsidP="00470C41">
            <w:pPr>
              <w:pStyle w:val="TF-TEXTOQUADRO"/>
            </w:pPr>
            <w:ins w:id="117" w:author="Aurélio Faustino Hoppe" w:date="2020-10-30T12:13:00Z">
              <w:r>
                <w:t>e</w:t>
              </w:r>
            </w:ins>
            <w:del w:id="118" w:author="Aurélio Faustino Hoppe" w:date="2020-10-30T12:13:00Z">
              <w:r w:rsidR="003C74D2" w:rsidDel="00847394">
                <w:delText>E</w:delText>
              </w:r>
            </w:del>
            <w:r w:rsidR="003C74D2">
              <w:t>specificação e análise</w:t>
            </w:r>
          </w:p>
        </w:tc>
        <w:tc>
          <w:tcPr>
            <w:tcW w:w="273" w:type="dxa"/>
            <w:tcBorders>
              <w:bottom w:val="single" w:sz="4" w:space="0" w:color="auto"/>
            </w:tcBorders>
          </w:tcPr>
          <w:p w14:paraId="31E22413" w14:textId="77777777" w:rsidR="00451B94" w:rsidRPr="007E0D87" w:rsidRDefault="00451B94" w:rsidP="00470C41">
            <w:pPr>
              <w:pStyle w:val="TF-TEXTOQUADROCentralizado"/>
            </w:pPr>
          </w:p>
        </w:tc>
        <w:tc>
          <w:tcPr>
            <w:tcW w:w="284" w:type="dxa"/>
            <w:tcBorders>
              <w:bottom w:val="single" w:sz="4" w:space="0" w:color="auto"/>
            </w:tcBorders>
          </w:tcPr>
          <w:p w14:paraId="4B8EB74E"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D1B1356" w14:textId="77777777" w:rsidR="00451B94" w:rsidRPr="007E0D87" w:rsidRDefault="00451B94" w:rsidP="00470C41">
            <w:pPr>
              <w:pStyle w:val="TF-TEXTOQUADROCentralizado"/>
            </w:pPr>
          </w:p>
        </w:tc>
        <w:tc>
          <w:tcPr>
            <w:tcW w:w="284" w:type="dxa"/>
            <w:tcBorders>
              <w:bottom w:val="single" w:sz="4" w:space="0" w:color="auto"/>
            </w:tcBorders>
          </w:tcPr>
          <w:p w14:paraId="52C1A893" w14:textId="77777777" w:rsidR="00451B94" w:rsidRPr="007E0D87" w:rsidRDefault="00451B94" w:rsidP="00470C41">
            <w:pPr>
              <w:pStyle w:val="TF-TEXTOQUADROCentralizado"/>
            </w:pPr>
          </w:p>
        </w:tc>
        <w:tc>
          <w:tcPr>
            <w:tcW w:w="284" w:type="dxa"/>
            <w:tcBorders>
              <w:bottom w:val="single" w:sz="4" w:space="0" w:color="auto"/>
            </w:tcBorders>
          </w:tcPr>
          <w:p w14:paraId="6A6D038A" w14:textId="77777777" w:rsidR="00451B94" w:rsidRPr="007E0D87" w:rsidRDefault="00451B94" w:rsidP="00470C41">
            <w:pPr>
              <w:pStyle w:val="TF-TEXTOQUADROCentralizado"/>
            </w:pPr>
          </w:p>
        </w:tc>
        <w:tc>
          <w:tcPr>
            <w:tcW w:w="284" w:type="dxa"/>
            <w:tcBorders>
              <w:bottom w:val="single" w:sz="4" w:space="0" w:color="auto"/>
            </w:tcBorders>
          </w:tcPr>
          <w:p w14:paraId="732DB3CD" w14:textId="77777777" w:rsidR="00451B94" w:rsidRPr="007E0D87" w:rsidRDefault="00451B94" w:rsidP="00470C41">
            <w:pPr>
              <w:pStyle w:val="TF-TEXTOQUADROCentralizado"/>
            </w:pPr>
          </w:p>
        </w:tc>
        <w:tc>
          <w:tcPr>
            <w:tcW w:w="284" w:type="dxa"/>
            <w:tcBorders>
              <w:bottom w:val="single" w:sz="4" w:space="0" w:color="auto"/>
            </w:tcBorders>
          </w:tcPr>
          <w:p w14:paraId="3B57A42D" w14:textId="77777777" w:rsidR="00451B94" w:rsidRPr="007E0D87" w:rsidRDefault="00451B94" w:rsidP="00470C41">
            <w:pPr>
              <w:pStyle w:val="TF-TEXTOQUADROCentralizado"/>
            </w:pPr>
          </w:p>
        </w:tc>
        <w:tc>
          <w:tcPr>
            <w:tcW w:w="284" w:type="dxa"/>
            <w:tcBorders>
              <w:bottom w:val="single" w:sz="4" w:space="0" w:color="auto"/>
            </w:tcBorders>
          </w:tcPr>
          <w:p w14:paraId="2C4230FC" w14:textId="77777777" w:rsidR="00451B94" w:rsidRPr="007E0D87" w:rsidRDefault="00451B94" w:rsidP="00470C41">
            <w:pPr>
              <w:pStyle w:val="TF-TEXTOQUADROCentralizado"/>
            </w:pPr>
          </w:p>
        </w:tc>
        <w:tc>
          <w:tcPr>
            <w:tcW w:w="284" w:type="dxa"/>
            <w:tcBorders>
              <w:bottom w:val="single" w:sz="4" w:space="0" w:color="auto"/>
            </w:tcBorders>
          </w:tcPr>
          <w:p w14:paraId="025DF6D6" w14:textId="77777777" w:rsidR="00451B94" w:rsidRPr="007E0D87" w:rsidRDefault="00451B94" w:rsidP="00470C41">
            <w:pPr>
              <w:pStyle w:val="TF-TEXTOQUADROCentralizado"/>
            </w:pPr>
          </w:p>
        </w:tc>
        <w:tc>
          <w:tcPr>
            <w:tcW w:w="289" w:type="dxa"/>
          </w:tcPr>
          <w:p w14:paraId="69D32790" w14:textId="77777777" w:rsidR="00451B94" w:rsidRPr="007E0D87" w:rsidRDefault="00451B94" w:rsidP="00470C41">
            <w:pPr>
              <w:pStyle w:val="TF-TEXTOQUADROCentralizado"/>
            </w:pPr>
          </w:p>
        </w:tc>
      </w:tr>
      <w:tr w:rsidR="00451B94" w:rsidRPr="007E0D87" w14:paraId="7B73F9AC" w14:textId="77777777" w:rsidTr="00AE41BA">
        <w:trPr>
          <w:jc w:val="center"/>
        </w:trPr>
        <w:tc>
          <w:tcPr>
            <w:tcW w:w="6171" w:type="dxa"/>
            <w:tcBorders>
              <w:left w:val="single" w:sz="4" w:space="0" w:color="auto"/>
            </w:tcBorders>
          </w:tcPr>
          <w:p w14:paraId="2857A081" w14:textId="2E68B3D2" w:rsidR="00451B94" w:rsidRPr="007E0D87" w:rsidRDefault="003C74D2" w:rsidP="00470C41">
            <w:pPr>
              <w:pStyle w:val="TF-TEXTOQUADRO"/>
            </w:pPr>
            <w:r>
              <w:t>implementação</w:t>
            </w:r>
          </w:p>
        </w:tc>
        <w:tc>
          <w:tcPr>
            <w:tcW w:w="273" w:type="dxa"/>
          </w:tcPr>
          <w:p w14:paraId="44B54FC0" w14:textId="77777777" w:rsidR="00451B94" w:rsidRPr="007E0D87" w:rsidRDefault="00451B94" w:rsidP="00470C41">
            <w:pPr>
              <w:pStyle w:val="TF-TEXTOQUADROCentralizado"/>
            </w:pPr>
          </w:p>
        </w:tc>
        <w:tc>
          <w:tcPr>
            <w:tcW w:w="284" w:type="dxa"/>
          </w:tcPr>
          <w:p w14:paraId="7AC15F40" w14:textId="77777777" w:rsidR="00451B94" w:rsidRPr="007E0D87" w:rsidRDefault="00451B94" w:rsidP="00470C41">
            <w:pPr>
              <w:pStyle w:val="TF-TEXTOQUADROCentralizado"/>
            </w:pPr>
          </w:p>
        </w:tc>
        <w:tc>
          <w:tcPr>
            <w:tcW w:w="284" w:type="dxa"/>
          </w:tcPr>
          <w:p w14:paraId="677006AB" w14:textId="77777777" w:rsidR="00451B94" w:rsidRPr="007E0D87" w:rsidRDefault="00451B94" w:rsidP="00470C41">
            <w:pPr>
              <w:pStyle w:val="TF-TEXTOQUADROCentralizado"/>
            </w:pPr>
          </w:p>
        </w:tc>
        <w:tc>
          <w:tcPr>
            <w:tcW w:w="284" w:type="dxa"/>
            <w:shd w:val="clear" w:color="auto" w:fill="A6A6A6" w:themeFill="background1" w:themeFillShade="A6"/>
          </w:tcPr>
          <w:p w14:paraId="4FBCC807" w14:textId="77777777" w:rsidR="00451B94" w:rsidRPr="007E0D87" w:rsidRDefault="00451B94" w:rsidP="00470C41">
            <w:pPr>
              <w:pStyle w:val="TF-TEXTOQUADROCentralizado"/>
            </w:pPr>
          </w:p>
        </w:tc>
        <w:tc>
          <w:tcPr>
            <w:tcW w:w="284" w:type="dxa"/>
            <w:shd w:val="clear" w:color="auto" w:fill="A6A6A6" w:themeFill="background1" w:themeFillShade="A6"/>
          </w:tcPr>
          <w:p w14:paraId="1852A2B1" w14:textId="77777777" w:rsidR="00451B94" w:rsidRPr="007E0D87" w:rsidRDefault="00451B94" w:rsidP="00470C41">
            <w:pPr>
              <w:pStyle w:val="TF-TEXTOQUADROCentralizado"/>
            </w:pPr>
          </w:p>
        </w:tc>
        <w:tc>
          <w:tcPr>
            <w:tcW w:w="284" w:type="dxa"/>
            <w:shd w:val="clear" w:color="auto" w:fill="A6A6A6" w:themeFill="background1" w:themeFillShade="A6"/>
          </w:tcPr>
          <w:p w14:paraId="3538143A" w14:textId="77777777" w:rsidR="00451B94" w:rsidRPr="007E0D87" w:rsidRDefault="00451B94" w:rsidP="00470C41">
            <w:pPr>
              <w:pStyle w:val="TF-TEXTOQUADROCentralizado"/>
            </w:pPr>
          </w:p>
        </w:tc>
        <w:tc>
          <w:tcPr>
            <w:tcW w:w="284" w:type="dxa"/>
            <w:shd w:val="clear" w:color="auto" w:fill="A6A6A6" w:themeFill="background1" w:themeFillShade="A6"/>
          </w:tcPr>
          <w:p w14:paraId="436CCA30" w14:textId="77777777" w:rsidR="00451B94" w:rsidRPr="007E0D87" w:rsidRDefault="00451B94" w:rsidP="00470C41">
            <w:pPr>
              <w:pStyle w:val="TF-TEXTOQUADROCentralizado"/>
            </w:pPr>
          </w:p>
        </w:tc>
        <w:tc>
          <w:tcPr>
            <w:tcW w:w="284" w:type="dxa"/>
            <w:shd w:val="clear" w:color="auto" w:fill="A6A6A6" w:themeFill="background1" w:themeFillShade="A6"/>
          </w:tcPr>
          <w:p w14:paraId="3F957A77" w14:textId="77777777" w:rsidR="00451B94" w:rsidRPr="007E0D87" w:rsidRDefault="00451B94" w:rsidP="00470C41">
            <w:pPr>
              <w:pStyle w:val="TF-TEXTOQUADROCentralizado"/>
            </w:pPr>
          </w:p>
        </w:tc>
        <w:tc>
          <w:tcPr>
            <w:tcW w:w="284" w:type="dxa"/>
          </w:tcPr>
          <w:p w14:paraId="6487F7B4" w14:textId="77777777" w:rsidR="00451B94" w:rsidRPr="007E0D87" w:rsidRDefault="00451B94" w:rsidP="00470C41">
            <w:pPr>
              <w:pStyle w:val="TF-TEXTOQUADROCentralizado"/>
            </w:pPr>
          </w:p>
        </w:tc>
        <w:tc>
          <w:tcPr>
            <w:tcW w:w="289" w:type="dxa"/>
          </w:tcPr>
          <w:p w14:paraId="4F369160" w14:textId="77777777" w:rsidR="00451B94" w:rsidRPr="007E0D87" w:rsidRDefault="00451B94" w:rsidP="00470C41">
            <w:pPr>
              <w:pStyle w:val="TF-TEXTOQUADROCentralizado"/>
            </w:pPr>
          </w:p>
        </w:tc>
      </w:tr>
      <w:tr w:rsidR="00AE41BA" w:rsidRPr="007E0D87" w14:paraId="6BED7A98" w14:textId="77777777" w:rsidTr="00AE41BA">
        <w:trPr>
          <w:jc w:val="center"/>
        </w:trPr>
        <w:tc>
          <w:tcPr>
            <w:tcW w:w="6171" w:type="dxa"/>
            <w:tcBorders>
              <w:left w:val="single" w:sz="4" w:space="0" w:color="auto"/>
              <w:bottom w:val="single" w:sz="4" w:space="0" w:color="auto"/>
            </w:tcBorders>
          </w:tcPr>
          <w:p w14:paraId="44E9071B" w14:textId="0153BCD9" w:rsidR="00AE41BA" w:rsidRDefault="00AE41BA" w:rsidP="00470C41">
            <w:pPr>
              <w:pStyle w:val="TF-TEXTOQUADRO"/>
            </w:pPr>
            <w:r>
              <w:t>testes</w:t>
            </w:r>
          </w:p>
        </w:tc>
        <w:tc>
          <w:tcPr>
            <w:tcW w:w="273" w:type="dxa"/>
            <w:tcBorders>
              <w:bottom w:val="single" w:sz="4" w:space="0" w:color="auto"/>
            </w:tcBorders>
          </w:tcPr>
          <w:p w14:paraId="3AC26A34" w14:textId="77777777" w:rsidR="00AE41BA" w:rsidRPr="007E0D87" w:rsidRDefault="00AE41BA" w:rsidP="00470C41">
            <w:pPr>
              <w:pStyle w:val="TF-TEXTOQUADROCentralizado"/>
            </w:pPr>
          </w:p>
        </w:tc>
        <w:tc>
          <w:tcPr>
            <w:tcW w:w="284" w:type="dxa"/>
            <w:tcBorders>
              <w:bottom w:val="single" w:sz="4" w:space="0" w:color="auto"/>
            </w:tcBorders>
          </w:tcPr>
          <w:p w14:paraId="4F712D19" w14:textId="77777777" w:rsidR="00AE41BA" w:rsidRPr="007E0D87" w:rsidRDefault="00AE41BA" w:rsidP="00470C41">
            <w:pPr>
              <w:pStyle w:val="TF-TEXTOQUADROCentralizado"/>
            </w:pPr>
          </w:p>
        </w:tc>
        <w:tc>
          <w:tcPr>
            <w:tcW w:w="284" w:type="dxa"/>
            <w:tcBorders>
              <w:bottom w:val="single" w:sz="4" w:space="0" w:color="auto"/>
            </w:tcBorders>
          </w:tcPr>
          <w:p w14:paraId="43DBFA9D" w14:textId="77777777" w:rsidR="00AE41BA" w:rsidRPr="007E0D87" w:rsidRDefault="00AE41BA" w:rsidP="00470C41">
            <w:pPr>
              <w:pStyle w:val="TF-TEXTOQUADROCentralizado"/>
            </w:pPr>
          </w:p>
        </w:tc>
        <w:tc>
          <w:tcPr>
            <w:tcW w:w="284" w:type="dxa"/>
            <w:tcBorders>
              <w:bottom w:val="single" w:sz="4" w:space="0" w:color="auto"/>
            </w:tcBorders>
          </w:tcPr>
          <w:p w14:paraId="692A2D67" w14:textId="77777777" w:rsidR="00AE41BA" w:rsidRPr="007E0D87" w:rsidRDefault="00AE41BA" w:rsidP="00470C41">
            <w:pPr>
              <w:pStyle w:val="TF-TEXTOQUADROCentralizado"/>
            </w:pPr>
          </w:p>
        </w:tc>
        <w:tc>
          <w:tcPr>
            <w:tcW w:w="284" w:type="dxa"/>
            <w:tcBorders>
              <w:bottom w:val="single" w:sz="4" w:space="0" w:color="auto"/>
            </w:tcBorders>
          </w:tcPr>
          <w:p w14:paraId="121CB67E" w14:textId="77777777" w:rsidR="00AE41BA" w:rsidRPr="007E0D87" w:rsidRDefault="00AE41BA" w:rsidP="00470C41">
            <w:pPr>
              <w:pStyle w:val="TF-TEXTOQUADROCentralizado"/>
            </w:pPr>
          </w:p>
        </w:tc>
        <w:tc>
          <w:tcPr>
            <w:tcW w:w="284" w:type="dxa"/>
            <w:tcBorders>
              <w:bottom w:val="single" w:sz="4" w:space="0" w:color="auto"/>
            </w:tcBorders>
          </w:tcPr>
          <w:p w14:paraId="7291ACBA" w14:textId="77777777" w:rsidR="00AE41BA" w:rsidRPr="007E0D87" w:rsidRDefault="00AE41BA" w:rsidP="00470C41">
            <w:pPr>
              <w:pStyle w:val="TF-TEXTOQUADROCentralizado"/>
            </w:pPr>
          </w:p>
        </w:tc>
        <w:tc>
          <w:tcPr>
            <w:tcW w:w="284" w:type="dxa"/>
            <w:tcBorders>
              <w:bottom w:val="single" w:sz="4" w:space="0" w:color="auto"/>
            </w:tcBorders>
          </w:tcPr>
          <w:p w14:paraId="599C5B2C" w14:textId="77777777" w:rsidR="00AE41BA" w:rsidRPr="007E0D87" w:rsidRDefault="00AE41BA" w:rsidP="00470C41">
            <w:pPr>
              <w:pStyle w:val="TF-TEXTOQUADROCentralizado"/>
            </w:pPr>
          </w:p>
        </w:tc>
        <w:tc>
          <w:tcPr>
            <w:tcW w:w="284" w:type="dxa"/>
            <w:tcBorders>
              <w:bottom w:val="single" w:sz="4" w:space="0" w:color="auto"/>
            </w:tcBorders>
          </w:tcPr>
          <w:p w14:paraId="5E628DB6" w14:textId="77777777" w:rsidR="00AE41BA" w:rsidRPr="007E0D87" w:rsidRDefault="00AE41BA" w:rsidP="00470C41">
            <w:pPr>
              <w:pStyle w:val="TF-TEXTOQUADROCentralizado"/>
            </w:pPr>
          </w:p>
        </w:tc>
        <w:tc>
          <w:tcPr>
            <w:tcW w:w="284" w:type="dxa"/>
            <w:tcBorders>
              <w:bottom w:val="single" w:sz="4" w:space="0" w:color="auto"/>
            </w:tcBorders>
            <w:shd w:val="clear" w:color="auto" w:fill="A6A6A6" w:themeFill="background1" w:themeFillShade="A6"/>
          </w:tcPr>
          <w:p w14:paraId="05E35A16" w14:textId="77777777" w:rsidR="00AE41BA" w:rsidRPr="007E0D87" w:rsidRDefault="00AE41BA" w:rsidP="00470C41">
            <w:pPr>
              <w:pStyle w:val="TF-TEXTOQUADROCentralizado"/>
            </w:pPr>
          </w:p>
        </w:tc>
        <w:tc>
          <w:tcPr>
            <w:tcW w:w="289" w:type="dxa"/>
            <w:tcBorders>
              <w:bottom w:val="single" w:sz="4" w:space="0" w:color="auto"/>
            </w:tcBorders>
            <w:shd w:val="clear" w:color="auto" w:fill="auto"/>
          </w:tcPr>
          <w:p w14:paraId="7E039EBB" w14:textId="77777777" w:rsidR="00AE41BA" w:rsidRPr="007E0D87" w:rsidRDefault="00AE41BA" w:rsidP="00470C41">
            <w:pPr>
              <w:pStyle w:val="TF-TEXTOQUADROCentralizado"/>
            </w:pPr>
          </w:p>
        </w:tc>
      </w:tr>
    </w:tbl>
    <w:p w14:paraId="2B3E279C" w14:textId="77777777" w:rsidR="00FC4A9F" w:rsidRDefault="00FC4A9F" w:rsidP="0079005E">
      <w:pPr>
        <w:pStyle w:val="TF-FONTE"/>
        <w:jc w:val="left"/>
      </w:pPr>
      <w:r>
        <w:t>Fonte: elaborado pelo autor.</w:t>
      </w:r>
    </w:p>
    <w:p w14:paraId="0A824359" w14:textId="77777777" w:rsidR="00A307C7" w:rsidRPr="007A1883" w:rsidRDefault="0037046F" w:rsidP="00FC4A9F">
      <w:pPr>
        <w:pStyle w:val="Ttulo1"/>
      </w:pPr>
      <w:r>
        <w:t>REVISÃO BIBLIOGRÁFICA</w:t>
      </w:r>
    </w:p>
    <w:p w14:paraId="23BFDFA1" w14:textId="0D29D6EA" w:rsidR="00A4628F" w:rsidRDefault="00731F32" w:rsidP="00DF64E9">
      <w:pPr>
        <w:pStyle w:val="TF-TEXTO"/>
      </w:pPr>
      <w:r>
        <w:t xml:space="preserve">Nesse capítulo serão discutidos os temas que fundamentarão esse trabalho. O primeiro tema a ser abordado </w:t>
      </w:r>
      <w:r w:rsidR="00B61A91">
        <w:t>são os</w:t>
      </w:r>
      <w:r>
        <w:t xml:space="preserve"> </w:t>
      </w:r>
      <w:r w:rsidR="00FA5FAC">
        <w:t>s</w:t>
      </w:r>
      <w:r>
        <w:t xml:space="preserve">urtos </w:t>
      </w:r>
      <w:r w:rsidR="00A4628F">
        <w:t>e</w:t>
      </w:r>
      <w:r>
        <w:t xml:space="preserve">pidêmicos. </w:t>
      </w:r>
      <w:r w:rsidR="00042DCF">
        <w:t>Diversas epidemias e pandemias deixaram registros importantes ao longo da história, entre elas destacam-se as relacionadas ao vírus Influenza A e a Gripe Espanhola, que se disseminaram em diferentes continentes afetando milhões de pessoas</w:t>
      </w:r>
      <w:r w:rsidR="009F758B">
        <w:t xml:space="preserve"> (MATOS, 2018)</w:t>
      </w:r>
      <w:r w:rsidR="00042DCF">
        <w:t xml:space="preserve">. </w:t>
      </w:r>
    </w:p>
    <w:p w14:paraId="6C32DD58" w14:textId="1926881B" w:rsidR="00731F32" w:rsidRDefault="00A4628F" w:rsidP="00DF64E9">
      <w:pPr>
        <w:pStyle w:val="TF-TEXTO"/>
      </w:pPr>
      <w:r>
        <w:t xml:space="preserve">O segundo tema a ser abordado </w:t>
      </w:r>
      <w:r w:rsidR="00FA3E7D">
        <w:t>são os</w:t>
      </w:r>
      <w:r>
        <w:t xml:space="preserve"> </w:t>
      </w:r>
      <w:r w:rsidR="002234B7">
        <w:t xml:space="preserve">sistemas de informações </w:t>
      </w:r>
      <w:commentRangeStart w:id="119"/>
      <w:r w:rsidR="002234B7">
        <w:t>geográficas</w:t>
      </w:r>
      <w:commentRangeEnd w:id="119"/>
      <w:r w:rsidR="00847394">
        <w:rPr>
          <w:rStyle w:val="Refdecomentrio"/>
        </w:rPr>
        <w:commentReference w:id="119"/>
      </w:r>
      <w:r>
        <w:t xml:space="preserve">. </w:t>
      </w:r>
      <w:r w:rsidR="008D0351">
        <w:t xml:space="preserve">Sistemas de informações geográficas, por exemplo, podem ser importantes no auxílio de mapeamento dos vetores de transmissão das doenças em áreas pobres e marginalizadas. </w:t>
      </w:r>
      <w:r w:rsidR="003E7211">
        <w:t xml:space="preserve">Diversas </w:t>
      </w:r>
      <w:r w:rsidR="00925EDC">
        <w:t xml:space="preserve">soluções </w:t>
      </w:r>
      <w:r w:rsidR="003E7211">
        <w:t>já estão</w:t>
      </w:r>
      <w:r w:rsidR="008D0351">
        <w:t xml:space="preserve"> sendo</w:t>
      </w:r>
      <w:r w:rsidR="003E7211">
        <w:t xml:space="preserve"> aplicadas em diferentes tipos de áreas e algumas, por exemplo, são</w:t>
      </w:r>
      <w:r w:rsidR="008D0351">
        <w:t xml:space="preserve"> utilizadas em</w:t>
      </w:r>
      <w:r w:rsidR="00925EDC">
        <w:t xml:space="preserve"> regiões do México e África </w:t>
      </w:r>
      <w:r w:rsidR="003E7211">
        <w:t>para o</w:t>
      </w:r>
      <w:r w:rsidR="00925EDC">
        <w:t xml:space="preserve"> acompanhamento da dengue (SILVA 2017).</w:t>
      </w:r>
    </w:p>
    <w:p w14:paraId="7C89E937" w14:textId="77777777" w:rsidR="00451B94" w:rsidRDefault="00451B94" w:rsidP="00F83A19">
      <w:pPr>
        <w:pStyle w:val="TF-refernciasbibliogrficasTTULO"/>
      </w:pPr>
      <w:bookmarkStart w:id="120" w:name="_Toc351015602"/>
      <w:bookmarkEnd w:id="64"/>
      <w:bookmarkEnd w:id="65"/>
      <w:bookmarkEnd w:id="66"/>
      <w:bookmarkEnd w:id="67"/>
      <w:bookmarkEnd w:id="68"/>
      <w:bookmarkEnd w:id="69"/>
      <w:bookmarkEnd w:id="70"/>
      <w:r>
        <w:t>Referências</w:t>
      </w:r>
      <w:bookmarkEnd w:id="120"/>
    </w:p>
    <w:p w14:paraId="2DE8A0EC" w14:textId="6F3224C6" w:rsidR="00A138E7" w:rsidRDefault="00A138E7" w:rsidP="00A138E7">
      <w:pPr>
        <w:pStyle w:val="TF-refernciasITEM"/>
      </w:pPr>
      <w:bookmarkStart w:id="121" w:name="_Toc54169336"/>
      <w:r>
        <w:t xml:space="preserve">BERLINGUER, G. </w:t>
      </w:r>
      <w:r w:rsidRPr="009B6634">
        <w:rPr>
          <w:b/>
          <w:bCs/>
        </w:rPr>
        <w:t xml:space="preserve">Intercambio </w:t>
      </w:r>
      <w:proofErr w:type="gramStart"/>
      <w:r w:rsidRPr="009B6634">
        <w:rPr>
          <w:b/>
          <w:bCs/>
        </w:rPr>
        <w:t xml:space="preserve">de  </w:t>
      </w:r>
      <w:proofErr w:type="spellStart"/>
      <w:r w:rsidRPr="009B6634">
        <w:rPr>
          <w:b/>
          <w:bCs/>
        </w:rPr>
        <w:t>salud</w:t>
      </w:r>
      <w:proofErr w:type="spellEnd"/>
      <w:proofErr w:type="gramEnd"/>
      <w:r w:rsidRPr="009B6634">
        <w:rPr>
          <w:b/>
          <w:bCs/>
        </w:rPr>
        <w:t xml:space="preserve"> y </w:t>
      </w:r>
      <w:proofErr w:type="spellStart"/>
      <w:r w:rsidRPr="009B6634">
        <w:rPr>
          <w:b/>
          <w:bCs/>
        </w:rPr>
        <w:t>enfermedad</w:t>
      </w:r>
      <w:proofErr w:type="spellEnd"/>
      <w:r w:rsidRPr="009B6634">
        <w:rPr>
          <w:b/>
          <w:bCs/>
        </w:rPr>
        <w:t xml:space="preserve"> entre </w:t>
      </w:r>
      <w:proofErr w:type="spellStart"/>
      <w:r w:rsidRPr="009B6634">
        <w:rPr>
          <w:b/>
          <w:bCs/>
        </w:rPr>
        <w:t>el</w:t>
      </w:r>
      <w:proofErr w:type="spellEnd"/>
      <w:r w:rsidRPr="009B6634">
        <w:rPr>
          <w:b/>
          <w:bCs/>
        </w:rPr>
        <w:t xml:space="preserve"> </w:t>
      </w:r>
      <w:proofErr w:type="spellStart"/>
      <w:r w:rsidRPr="009B6634">
        <w:rPr>
          <w:b/>
          <w:bCs/>
        </w:rPr>
        <w:t>viejo</w:t>
      </w:r>
      <w:proofErr w:type="spellEnd"/>
      <w:r w:rsidRPr="009B6634">
        <w:rPr>
          <w:b/>
          <w:bCs/>
        </w:rPr>
        <w:t xml:space="preserve"> y </w:t>
      </w:r>
      <w:proofErr w:type="spellStart"/>
      <w:r w:rsidRPr="009B6634">
        <w:rPr>
          <w:b/>
          <w:bCs/>
        </w:rPr>
        <w:t>el</w:t>
      </w:r>
      <w:proofErr w:type="spellEnd"/>
      <w:r w:rsidRPr="009B6634">
        <w:rPr>
          <w:b/>
          <w:bCs/>
        </w:rPr>
        <w:t xml:space="preserve"> </w:t>
      </w:r>
      <w:proofErr w:type="spellStart"/>
      <w:r w:rsidRPr="009B6634">
        <w:rPr>
          <w:b/>
          <w:bCs/>
        </w:rPr>
        <w:t>nuevo</w:t>
      </w:r>
      <w:proofErr w:type="spellEnd"/>
      <w:r w:rsidRPr="009B6634">
        <w:rPr>
          <w:b/>
          <w:bCs/>
        </w:rPr>
        <w:t xml:space="preserve"> mundo</w:t>
      </w:r>
      <w:r>
        <w:t xml:space="preserve">. </w:t>
      </w:r>
      <w:proofErr w:type="spellStart"/>
      <w:r>
        <w:t>Salud</w:t>
      </w:r>
      <w:proofErr w:type="spellEnd"/>
      <w:r>
        <w:t xml:space="preserve"> </w:t>
      </w:r>
      <w:proofErr w:type="gramStart"/>
      <w:r>
        <w:t>y Cambio</w:t>
      </w:r>
      <w:proofErr w:type="gramEnd"/>
      <w:r>
        <w:t xml:space="preserve">, </w:t>
      </w:r>
      <w:r w:rsidRPr="00A138E7">
        <w:t>[S. l.]</w:t>
      </w:r>
      <w:r>
        <w:t xml:space="preserve">, </w:t>
      </w:r>
      <w:r w:rsidR="00841A97">
        <w:t>v. 1, ano</w:t>
      </w:r>
      <w:r>
        <w:t xml:space="preserve"> 3, n.1, p.14-22, 1991.</w:t>
      </w:r>
    </w:p>
    <w:p w14:paraId="0D7546B6" w14:textId="77777777" w:rsidR="00A138E7" w:rsidRPr="009963E2" w:rsidRDefault="00A138E7" w:rsidP="00A138E7">
      <w:pPr>
        <w:pStyle w:val="TF-refernciasITEM"/>
        <w:rPr>
          <w:lang w:val="en-US"/>
        </w:rPr>
      </w:pPr>
      <w:r w:rsidRPr="00A138E7">
        <w:t xml:space="preserve">BLACK, </w:t>
      </w:r>
      <w:proofErr w:type="gramStart"/>
      <w:r w:rsidRPr="00A138E7">
        <w:t>F..</w:t>
      </w:r>
      <w:proofErr w:type="gramEnd"/>
      <w:r w:rsidRPr="00A138E7">
        <w:t xml:space="preserve"> </w:t>
      </w:r>
      <w:r w:rsidRPr="009963E2">
        <w:rPr>
          <w:b/>
          <w:bCs/>
          <w:lang w:val="en-US"/>
        </w:rPr>
        <w:t>Infectious diseases in primitive societies</w:t>
      </w:r>
      <w:r w:rsidRPr="009963E2">
        <w:rPr>
          <w:lang w:val="en-US"/>
        </w:rPr>
        <w:t xml:space="preserve">. Science, [S.L.], v. 187, n. 4176, p. 515-518, 14 </w:t>
      </w:r>
      <w:proofErr w:type="spellStart"/>
      <w:r w:rsidRPr="009963E2">
        <w:rPr>
          <w:lang w:val="en-US"/>
        </w:rPr>
        <w:t>fev</w:t>
      </w:r>
      <w:proofErr w:type="spellEnd"/>
      <w:r w:rsidRPr="009963E2">
        <w:rPr>
          <w:lang w:val="en-US"/>
        </w:rPr>
        <w:t>. 1975. American Association for the Advancement of Science (AAAS). http://dx.doi.org/10.1126/science.163483.</w:t>
      </w:r>
    </w:p>
    <w:p w14:paraId="7EA6DA1A" w14:textId="2AFFFA63" w:rsidR="00042DFA" w:rsidRDefault="00042DFA" w:rsidP="00C1654C">
      <w:pPr>
        <w:pStyle w:val="TF-refernciasITEM"/>
      </w:pPr>
      <w:r w:rsidRPr="00042DFA">
        <w:t xml:space="preserve">DONALISIO, Maria Rita de Camargo. </w:t>
      </w:r>
      <w:r w:rsidRPr="00042DFA">
        <w:rPr>
          <w:b/>
          <w:bCs/>
        </w:rPr>
        <w:t>O enfrentamento de e</w:t>
      </w:r>
      <w:r>
        <w:rPr>
          <w:b/>
          <w:bCs/>
        </w:rPr>
        <w:t>p</w:t>
      </w:r>
      <w:r w:rsidRPr="00042DFA">
        <w:rPr>
          <w:b/>
          <w:bCs/>
        </w:rPr>
        <w:t>idemias: As estratégias e pe</w:t>
      </w:r>
      <w:r>
        <w:rPr>
          <w:b/>
          <w:bCs/>
        </w:rPr>
        <w:t>r</w:t>
      </w:r>
      <w:r w:rsidRPr="00042DFA">
        <w:rPr>
          <w:b/>
          <w:bCs/>
        </w:rPr>
        <w:t>spectivas do controle do dengue</w:t>
      </w:r>
      <w:r w:rsidRPr="00042DFA">
        <w:t>. 1995. 207 f. Tese (Doutorado) - Curso de Medicina, Ciências Médicas, Unicamp, Campinas, 1995. Disponível em: http://repositorio.unicamp.br/handle/REPOSIP/310585. Acesso em: 18 set. 2020.</w:t>
      </w:r>
    </w:p>
    <w:p w14:paraId="424606AA" w14:textId="2FB05609" w:rsidR="0021353A" w:rsidRDefault="0021353A" w:rsidP="00C1654C">
      <w:pPr>
        <w:pStyle w:val="TF-refernciasITEM"/>
      </w:pPr>
      <w:r w:rsidRPr="0021353A">
        <w:lastRenderedPageBreak/>
        <w:t xml:space="preserve">LOPES, </w:t>
      </w:r>
      <w:proofErr w:type="spellStart"/>
      <w:r w:rsidRPr="0021353A">
        <w:t>Gills</w:t>
      </w:r>
      <w:proofErr w:type="spellEnd"/>
      <w:r w:rsidRPr="0021353A">
        <w:t xml:space="preserve"> Vilar; DUNDA, Fabiola Faro Eloy. </w:t>
      </w:r>
      <w:r w:rsidRPr="0021353A">
        <w:rPr>
          <w:b/>
          <w:bCs/>
        </w:rPr>
        <w:t xml:space="preserve">O risco da contaminação global: o combate à epidemia de ebola na </w:t>
      </w:r>
      <w:proofErr w:type="spellStart"/>
      <w:r w:rsidRPr="0021353A">
        <w:rPr>
          <w:b/>
          <w:bCs/>
        </w:rPr>
        <w:t>áfrica</w:t>
      </w:r>
      <w:proofErr w:type="spellEnd"/>
      <w:r w:rsidRPr="0021353A">
        <w:rPr>
          <w:b/>
          <w:bCs/>
        </w:rPr>
        <w:t xml:space="preserve"> como vetor de cooperação internacional</w:t>
      </w:r>
      <w:r w:rsidRPr="0021353A">
        <w:t xml:space="preserve">. Revista Eletrônica de Comunicação, Informação e Inovação em Saúde, [S.L.], v. 9, n. 1, p. 1-22, 31 mar. 2015. Instituto de </w:t>
      </w:r>
      <w:proofErr w:type="spellStart"/>
      <w:r w:rsidRPr="0021353A">
        <w:t>Comunicacao</w:t>
      </w:r>
      <w:proofErr w:type="spellEnd"/>
      <w:r w:rsidRPr="0021353A">
        <w:t xml:space="preserve"> e </w:t>
      </w:r>
      <w:proofErr w:type="spellStart"/>
      <w:r w:rsidRPr="0021353A">
        <w:t>Informacao</w:t>
      </w:r>
      <w:proofErr w:type="spellEnd"/>
      <w:r w:rsidRPr="0021353A">
        <w:t xml:space="preserve"> Cientifica e </w:t>
      </w:r>
      <w:proofErr w:type="spellStart"/>
      <w:r w:rsidRPr="0021353A">
        <w:t>Tecnologica</w:t>
      </w:r>
      <w:proofErr w:type="spellEnd"/>
      <w:r w:rsidRPr="0021353A">
        <w:t xml:space="preserve"> em </w:t>
      </w:r>
      <w:proofErr w:type="spellStart"/>
      <w:r w:rsidRPr="0021353A">
        <w:t>Saude</w:t>
      </w:r>
      <w:proofErr w:type="spellEnd"/>
      <w:r w:rsidRPr="0021353A">
        <w:t>. http://dx.doi.org/10.29397/reciis.v9i1.936. Disponível em: https://homologacao-reciis.icict.fiocruz.br/index.php/reciis/article/view/936. Acesso em: 18 set. 2020.</w:t>
      </w:r>
    </w:p>
    <w:p w14:paraId="34EF5155" w14:textId="5C100870" w:rsidR="001445DA" w:rsidRDefault="001445DA" w:rsidP="00C1654C">
      <w:pPr>
        <w:pStyle w:val="TF-refernciasITEM"/>
      </w:pPr>
      <w:r w:rsidRPr="00042DCF">
        <w:t xml:space="preserve">MATOS, Haroldo José de. </w:t>
      </w:r>
      <w:r w:rsidRPr="00042DCF">
        <w:rPr>
          <w:b/>
          <w:bCs/>
        </w:rPr>
        <w:t xml:space="preserve">A próxima pandemia: estamos </w:t>
      </w:r>
      <w:proofErr w:type="gramStart"/>
      <w:r w:rsidRPr="00042DCF">
        <w:rPr>
          <w:b/>
          <w:bCs/>
        </w:rPr>
        <w:t>preparados?</w:t>
      </w:r>
      <w:r w:rsidRPr="00042DCF">
        <w:t>.</w:t>
      </w:r>
      <w:proofErr w:type="gramEnd"/>
      <w:r w:rsidRPr="00042DCF">
        <w:t xml:space="preserve"> Revista </w:t>
      </w:r>
      <w:proofErr w:type="spellStart"/>
      <w:r w:rsidRPr="00042DCF">
        <w:t>Pan-Amazônica</w:t>
      </w:r>
      <w:proofErr w:type="spellEnd"/>
      <w:r w:rsidRPr="00042DCF">
        <w:t xml:space="preserve"> de Saúde, [S.L.], v. 9, n. 3, p. 9-11, set. 2018. Instituto Evandro Chagas. http://dx.doi.org/10.5123/s2176-62232018000300001. Disponível em: http://scielo.iec.gov.br/scielo.php?script=sci_arttext&amp;pid=S2176-62232018000300009. Acesso em: 10 out. 2020.</w:t>
      </w:r>
    </w:p>
    <w:p w14:paraId="41F3DA9F" w14:textId="46D00226" w:rsidR="00281E88" w:rsidRDefault="00281E88" w:rsidP="00C1654C">
      <w:pPr>
        <w:pStyle w:val="TF-refernciasITEM"/>
      </w:pPr>
      <w:r w:rsidRPr="00281E88">
        <w:t xml:space="preserve">MIGUEL, Gustavo Alves; BRESSAN, Paulo Alexandre; HORNINK, Gabriel </w:t>
      </w:r>
      <w:proofErr w:type="spellStart"/>
      <w:r w:rsidRPr="00281E88">
        <w:t>Gerber</w:t>
      </w:r>
      <w:proofErr w:type="spellEnd"/>
      <w:r w:rsidRPr="00281E88">
        <w:t xml:space="preserve">. </w:t>
      </w:r>
      <w:proofErr w:type="spellStart"/>
      <w:r w:rsidRPr="00281E88">
        <w:rPr>
          <w:b/>
          <w:bCs/>
        </w:rPr>
        <w:t>AedesMap</w:t>
      </w:r>
      <w:proofErr w:type="spellEnd"/>
      <w:r w:rsidRPr="00281E88">
        <w:rPr>
          <w:b/>
          <w:bCs/>
        </w:rPr>
        <w:t xml:space="preserve">: uma alternativa móvel para obtenção de dados georreferenciados da dengue, </w:t>
      </w:r>
      <w:proofErr w:type="spellStart"/>
      <w:r w:rsidRPr="00281E88">
        <w:rPr>
          <w:b/>
          <w:bCs/>
        </w:rPr>
        <w:t>zika</w:t>
      </w:r>
      <w:proofErr w:type="spellEnd"/>
      <w:r w:rsidRPr="00281E88">
        <w:rPr>
          <w:b/>
          <w:bCs/>
        </w:rPr>
        <w:t xml:space="preserve"> e </w:t>
      </w:r>
      <w:proofErr w:type="spellStart"/>
      <w:r w:rsidRPr="00281E88">
        <w:rPr>
          <w:b/>
          <w:bCs/>
        </w:rPr>
        <w:t>chikungunya</w:t>
      </w:r>
      <w:proofErr w:type="spellEnd"/>
      <w:r w:rsidRPr="00281E88">
        <w:t xml:space="preserve">. </w:t>
      </w:r>
      <w:proofErr w:type="spellStart"/>
      <w:r w:rsidRPr="00281E88">
        <w:t>Infodesign</w:t>
      </w:r>
      <w:proofErr w:type="spellEnd"/>
      <w:r w:rsidRPr="00281E88">
        <w:t>: Revista Brasileira de Design da Informação, São Paulo, v. 17, n. 1, p. 96-115, 13 mar. 2020. Trimestral. Disponível em: https://infodesign.emnuvens.com.br/infodesign/issue/view/45. Acesso em: 03 out. 2020.</w:t>
      </w:r>
    </w:p>
    <w:p w14:paraId="2893E1AD" w14:textId="4C457380" w:rsidR="001445DA" w:rsidRDefault="001445DA" w:rsidP="00C1654C">
      <w:pPr>
        <w:pStyle w:val="TF-refernciasITEM"/>
      </w:pPr>
      <w:r w:rsidRPr="00B704C0">
        <w:t xml:space="preserve">SANTANA, Eloisa Bahia. </w:t>
      </w:r>
      <w:r w:rsidRPr="00B704C0">
        <w:rPr>
          <w:b/>
          <w:bCs/>
        </w:rPr>
        <w:t xml:space="preserve">Ações de educação em saúde e desenvolvimento de aplicativo para dispositivos móveis: estratégias voltadas à redução da subnotificação dos casos suspeitos de infecção pelo vírus </w:t>
      </w:r>
      <w:proofErr w:type="spellStart"/>
      <w:r w:rsidRPr="00B704C0">
        <w:rPr>
          <w:b/>
          <w:bCs/>
        </w:rPr>
        <w:t>zika</w:t>
      </w:r>
      <w:proofErr w:type="spellEnd"/>
      <w:r w:rsidRPr="00B704C0">
        <w:t>. 2018. 125 f. Dissertação (Mestrado) - Curso de Gestão e Tecnologias Aplicadas À Educação, Universidade do Estado da Bahia, Salvador, 2018. Disponível em: http://www.cdi.uneb.br/site/wp-content/uploads/2019/02/DISSERTA%C3%87%C3%83O-ELOISA-BAHIA-SANTANA-.pdf. Acesso em: 02 out. 2020.</w:t>
      </w:r>
    </w:p>
    <w:p w14:paraId="19AD9DCD" w14:textId="736298FC" w:rsidR="0020441A" w:rsidRDefault="0020441A" w:rsidP="00C1654C">
      <w:pPr>
        <w:pStyle w:val="TF-refernciasITEM"/>
      </w:pPr>
      <w:r w:rsidRPr="0020441A">
        <w:t>SCHAEFER, Lucas</w:t>
      </w:r>
      <w:r w:rsidRPr="0020441A">
        <w:rPr>
          <w:b/>
          <w:bCs/>
        </w:rPr>
        <w:t>. ANDAÊ: ferramenta colaborativa para monitoramento e geolocalização de problemas sociais e urbanos</w:t>
      </w:r>
      <w:r w:rsidRPr="0020441A">
        <w:t>. 2017. 92 f. TCC (Graduação) - Curso de Ciência da Computação, Centro de Ciências Exatas e Naturais, Universidade Regional de Blumenau, Blumenau, 2017. Disponível em: http://dsc.inf.furb.br/arquivos/tccs/monografias/2017_1_lucas_monografia.pdf. Acesso em: 18 set. 2020.</w:t>
      </w:r>
    </w:p>
    <w:p w14:paraId="10EF5033" w14:textId="43B75265" w:rsidR="008D0351" w:rsidRDefault="008D0351" w:rsidP="00EB3AA8">
      <w:pPr>
        <w:pStyle w:val="TF-refernciasITEM"/>
      </w:pPr>
      <w:r>
        <w:t>S</w:t>
      </w:r>
      <w:r w:rsidRPr="008D0351">
        <w:t xml:space="preserve">ILVA, Maurício César. </w:t>
      </w:r>
      <w:r w:rsidRPr="008D0351">
        <w:rPr>
          <w:b/>
          <w:bCs/>
        </w:rPr>
        <w:t>Sistemas de informações geográficas na identificação de doenças e epidemias</w:t>
      </w:r>
      <w:r w:rsidRPr="008D0351">
        <w:t xml:space="preserve">. </w:t>
      </w:r>
      <w:proofErr w:type="spellStart"/>
      <w:r w:rsidRPr="008D0351">
        <w:t>Tekhne</w:t>
      </w:r>
      <w:proofErr w:type="spellEnd"/>
      <w:r w:rsidRPr="008D0351">
        <w:t xml:space="preserve"> e Logos, Botucatu, v. 8, n. 4, p. 94-106, dez. 2017. Disponível em: http://revista.fatecbt.edu.br/index.php/tl/article/view/511. Acesso em: 10 out. 2020.</w:t>
      </w:r>
    </w:p>
    <w:p w14:paraId="33D6059B" w14:textId="77777777" w:rsidR="00A138E7" w:rsidRPr="00C64575" w:rsidRDefault="00A138E7" w:rsidP="00A138E7">
      <w:pPr>
        <w:pStyle w:val="TF-refernciasITEM"/>
      </w:pPr>
      <w:r w:rsidRPr="009B6634">
        <w:rPr>
          <w:color w:val="222222"/>
          <w:shd w:val="clear" w:color="auto" w:fill="FFFFFF"/>
        </w:rPr>
        <w:t xml:space="preserve">SOMOLINOS-DARDOIS, Germán. </w:t>
      </w:r>
      <w:proofErr w:type="spellStart"/>
      <w:r w:rsidRPr="009B6634">
        <w:rPr>
          <w:b/>
          <w:bCs/>
          <w:color w:val="222222"/>
          <w:shd w:val="clear" w:color="auto" w:fill="FFFFFF"/>
        </w:rPr>
        <w:t>Las</w:t>
      </w:r>
      <w:proofErr w:type="spellEnd"/>
      <w:r w:rsidRPr="009B6634">
        <w:rPr>
          <w:b/>
          <w:bCs/>
          <w:color w:val="222222"/>
          <w:shd w:val="clear" w:color="auto" w:fill="FFFFFF"/>
        </w:rPr>
        <w:t xml:space="preserve"> epidemias em México durante </w:t>
      </w:r>
      <w:proofErr w:type="spellStart"/>
      <w:r w:rsidRPr="009B6634">
        <w:rPr>
          <w:b/>
          <w:bCs/>
          <w:color w:val="222222"/>
          <w:shd w:val="clear" w:color="auto" w:fill="FFFFFF"/>
        </w:rPr>
        <w:t>el</w:t>
      </w:r>
      <w:proofErr w:type="spellEnd"/>
      <w:r w:rsidRPr="009B6634">
        <w:rPr>
          <w:b/>
          <w:bCs/>
          <w:color w:val="222222"/>
          <w:shd w:val="clear" w:color="auto" w:fill="FFFFFF"/>
        </w:rPr>
        <w:t xml:space="preserve"> </w:t>
      </w:r>
      <w:proofErr w:type="spellStart"/>
      <w:r w:rsidRPr="009B6634">
        <w:rPr>
          <w:b/>
          <w:bCs/>
          <w:color w:val="222222"/>
          <w:shd w:val="clear" w:color="auto" w:fill="FFFFFF"/>
        </w:rPr>
        <w:t>siglo</w:t>
      </w:r>
      <w:proofErr w:type="spellEnd"/>
      <w:r w:rsidRPr="009B6634">
        <w:rPr>
          <w:b/>
          <w:bCs/>
          <w:color w:val="222222"/>
          <w:shd w:val="clear" w:color="auto" w:fill="FFFFFF"/>
        </w:rPr>
        <w:t xml:space="preserve"> XVI</w:t>
      </w:r>
      <w:r w:rsidRPr="009B6634">
        <w:rPr>
          <w:color w:val="222222"/>
          <w:shd w:val="clear" w:color="auto" w:fill="FFFFFF"/>
        </w:rPr>
        <w:t>. </w:t>
      </w:r>
      <w:proofErr w:type="spellStart"/>
      <w:r w:rsidRPr="009B6634">
        <w:rPr>
          <w:rStyle w:val="Forte"/>
          <w:b w:val="0"/>
          <w:bCs w:val="0"/>
          <w:color w:val="222222"/>
          <w:shd w:val="clear" w:color="auto" w:fill="FFFFFF"/>
        </w:rPr>
        <w:t>Salud</w:t>
      </w:r>
      <w:proofErr w:type="spellEnd"/>
      <w:r w:rsidRPr="009B6634">
        <w:rPr>
          <w:rStyle w:val="Forte"/>
          <w:b w:val="0"/>
          <w:bCs w:val="0"/>
          <w:color w:val="222222"/>
          <w:shd w:val="clear" w:color="auto" w:fill="FFFFFF"/>
        </w:rPr>
        <w:t xml:space="preserve"> Pública de México</w:t>
      </w:r>
      <w:r w:rsidRPr="009B6634">
        <w:rPr>
          <w:color w:val="222222"/>
          <w:shd w:val="clear" w:color="auto" w:fill="FFFFFF"/>
        </w:rPr>
        <w:t xml:space="preserve">, </w:t>
      </w:r>
      <w:r w:rsidRPr="00A138E7">
        <w:rPr>
          <w:color w:val="222222"/>
          <w:shd w:val="clear" w:color="auto" w:fill="FFFFFF"/>
        </w:rPr>
        <w:t>[S. l.]</w:t>
      </w:r>
      <w:r w:rsidRPr="009B6634">
        <w:rPr>
          <w:color w:val="222222"/>
          <w:shd w:val="clear" w:color="auto" w:fill="FFFFFF"/>
        </w:rPr>
        <w:t>, v. 30, n. 4, p. 639-644, jul. 1988.</w:t>
      </w:r>
    </w:p>
    <w:p w14:paraId="3FAAB578" w14:textId="37C46F3D" w:rsidR="00EB3AA8" w:rsidRDefault="007E366A" w:rsidP="00EB3AA8">
      <w:pPr>
        <w:pStyle w:val="TF-refernciasITEM"/>
      </w:pPr>
      <w:r w:rsidRPr="007E366A">
        <w:t xml:space="preserve">VALENCIO, Norma. </w:t>
      </w:r>
      <w:r w:rsidRPr="007E366A">
        <w:rPr>
          <w:b/>
          <w:bCs/>
        </w:rPr>
        <w:t>Por um Triz: ordem social, vida cotidiana e segurança ontológica na crise relacionada à pandemia de covid-19</w:t>
      </w:r>
      <w:r w:rsidRPr="007E366A">
        <w:t>. O Social em Questão, Rio de Janeiro, v. 48, p. 53-74, set. 2020. Disponível em: http://osocialemquestao.ser.puc-rio.br/media/OSQ_48_Art_2.pdf. Acesso em: 16 out. 2020.</w:t>
      </w:r>
      <w:bookmarkEnd w:id="121"/>
    </w:p>
    <w:p w14:paraId="701C6350" w14:textId="77777777" w:rsidR="00313093" w:rsidRDefault="00F83A19" w:rsidP="00313093">
      <w:pPr>
        <w:pStyle w:val="TF-refernciasITEM"/>
        <w:spacing w:before="240" w:line="360" w:lineRule="auto"/>
        <w:jc w:val="center"/>
        <w:rPr>
          <w:b/>
          <w:bCs/>
        </w:rPr>
      </w:pPr>
      <w:r w:rsidRPr="00FA3E7D">
        <w:rPr>
          <w:b/>
          <w:bCs/>
        </w:rPr>
        <w:t>ASSINATURAS</w:t>
      </w:r>
    </w:p>
    <w:p w14:paraId="1F4B72A6" w14:textId="2C7A0234" w:rsidR="007E366A" w:rsidRDefault="00F83A19" w:rsidP="007E366A">
      <w:pPr>
        <w:pStyle w:val="TF-refernciasITEM"/>
        <w:spacing w:line="360" w:lineRule="auto"/>
        <w:jc w:val="center"/>
      </w:pPr>
      <w:r>
        <w:t>(Atenção: todas as folhas devem estar rubricadas)</w:t>
      </w:r>
    </w:p>
    <w:p w14:paraId="5B1A251A" w14:textId="77777777" w:rsidR="00F83A19" w:rsidRDefault="00F83A19" w:rsidP="00F83A19">
      <w:pPr>
        <w:pStyle w:val="TF-LEGENDA"/>
      </w:pPr>
      <w:r>
        <w:lastRenderedPageBreak/>
        <w:t>Assinatura do(a) Aluno(a): _____________________________________________________</w:t>
      </w:r>
    </w:p>
    <w:p w14:paraId="5BFA96B7" w14:textId="69F68FBA" w:rsidR="00F83A19" w:rsidRDefault="00F83A19" w:rsidP="00F83A19">
      <w:pPr>
        <w:pStyle w:val="TF-LEGENDA"/>
      </w:pPr>
    </w:p>
    <w:p w14:paraId="3774E105" w14:textId="77777777" w:rsidR="00F83A19" w:rsidRDefault="00F83A19" w:rsidP="00F83A19">
      <w:pPr>
        <w:pStyle w:val="TF-LEGENDA"/>
      </w:pPr>
      <w:r>
        <w:t>Assinatura do(a) Orientador(a): _________________________________________________</w:t>
      </w:r>
    </w:p>
    <w:p w14:paraId="23F9A762" w14:textId="77777777" w:rsidR="00F83A19" w:rsidRDefault="00F83A19" w:rsidP="008F68E5">
      <w:pPr>
        <w:pStyle w:val="TF-LEGENDA"/>
        <w:jc w:val="left"/>
      </w:pPr>
    </w:p>
    <w:p w14:paraId="3B971EDD" w14:textId="77777777" w:rsidR="00F83A19" w:rsidRDefault="00F83A19" w:rsidP="00F83A19">
      <w:pPr>
        <w:pStyle w:val="TF-LEGENDA"/>
      </w:pPr>
      <w:r>
        <w:t>Assinatura do(a) Coorientador(a) (se houver): ______________________________________</w:t>
      </w:r>
    </w:p>
    <w:p w14:paraId="2F87C9F8" w14:textId="77777777" w:rsidR="007222F7" w:rsidRDefault="007222F7" w:rsidP="007222F7">
      <w:pPr>
        <w:pStyle w:val="TF-TEXTOQUADRO"/>
      </w:pPr>
    </w:p>
    <w:tbl>
      <w:tblPr>
        <w:tblW w:w="9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21"/>
      </w:tblGrid>
      <w:tr w:rsidR="007222F7" w14:paraId="017AA1AA" w14:textId="77777777" w:rsidTr="00FA3E7D">
        <w:trPr>
          <w:trHeight w:val="936"/>
        </w:trPr>
        <w:tc>
          <w:tcPr>
            <w:tcW w:w="9221" w:type="dxa"/>
            <w:shd w:val="clear" w:color="auto" w:fill="auto"/>
          </w:tcPr>
          <w:p w14:paraId="759D38A3" w14:textId="50AF98B4" w:rsidR="007222F7" w:rsidRDefault="007222F7" w:rsidP="00A138E7">
            <w:pPr>
              <w:jc w:val="center"/>
            </w:pPr>
            <w:r>
              <w:t>Observações do orientador em relação a itens não atendidos do pré-projeto (se houver):</w:t>
            </w:r>
          </w:p>
          <w:p w14:paraId="44743D73" w14:textId="44BF9728" w:rsidR="00A138E7" w:rsidRDefault="00A138E7" w:rsidP="00DF6ED2">
            <w:pPr>
              <w:jc w:val="center"/>
            </w:pPr>
          </w:p>
          <w:p w14:paraId="0516B4DF" w14:textId="5894D3DC" w:rsidR="00A138E7" w:rsidRDefault="00A138E7" w:rsidP="00DF6ED2">
            <w:pPr>
              <w:jc w:val="center"/>
            </w:pPr>
          </w:p>
          <w:p w14:paraId="73910E47" w14:textId="77777777" w:rsidR="00A138E7" w:rsidRDefault="00A138E7" w:rsidP="008F68E5"/>
          <w:p w14:paraId="34AA39DD" w14:textId="77777777" w:rsidR="007222F7" w:rsidRDefault="007222F7" w:rsidP="007E366A"/>
        </w:tc>
      </w:tr>
    </w:tbl>
    <w:p w14:paraId="5898AA15" w14:textId="77777777" w:rsidR="007222F7" w:rsidRDefault="007222F7" w:rsidP="007222F7">
      <w:pPr>
        <w:jc w:val="center"/>
      </w:pPr>
    </w:p>
    <w:p w14:paraId="73C1D1BA" w14:textId="77777777" w:rsidR="007222F7" w:rsidRDefault="007222F7" w:rsidP="007222F7">
      <w:pPr>
        <w:jc w:val="center"/>
      </w:pPr>
    </w:p>
    <w:p w14:paraId="6D97B9AA" w14:textId="77777777" w:rsidR="007222F7" w:rsidRDefault="007222F7" w:rsidP="007222F7">
      <w:pPr>
        <w:jc w:val="center"/>
      </w:pPr>
    </w:p>
    <w:p w14:paraId="70BA9A94" w14:textId="77777777" w:rsidR="00F255FC" w:rsidRDefault="00F255FC" w:rsidP="00F83A19">
      <w:pPr>
        <w:pStyle w:val="TF-LEGENDA"/>
      </w:pPr>
    </w:p>
    <w:p w14:paraId="41C9084A" w14:textId="77777777" w:rsidR="00320BFA" w:rsidRDefault="00320BFA">
      <w:pPr>
        <w:pStyle w:val="TF-LEGENDA"/>
        <w:sectPr w:rsidR="00320BFA" w:rsidSect="00F31359">
          <w:headerReference w:type="default" r:id="rId21"/>
          <w:headerReference w:type="first" r:id="rId22"/>
          <w:pgSz w:w="11907" w:h="16840" w:code="9"/>
          <w:pgMar w:top="1701" w:right="1134" w:bottom="1134" w:left="1701" w:header="720" w:footer="720" w:gutter="0"/>
          <w:pgNumType w:start="1"/>
          <w:cols w:space="708"/>
          <w:titlePg/>
          <w:docGrid w:linePitch="360"/>
        </w:sectPr>
      </w:pPr>
    </w:p>
    <w:p w14:paraId="7BBFD06F" w14:textId="4E837999" w:rsidR="0000224C" w:rsidRPr="00320BFA" w:rsidRDefault="0000224C" w:rsidP="009963E2">
      <w:pPr>
        <w:pStyle w:val="TF-xAvalTTULO"/>
      </w:pPr>
      <w:r w:rsidRPr="00320BFA">
        <w:lastRenderedPageBreak/>
        <w:t>FORMULÁRIO  DE  avaliação</w:t>
      </w:r>
      <w:r w:rsidR="006E25D2">
        <w:t xml:space="preserve"> </w:t>
      </w:r>
      <w:r w:rsidRPr="00320BFA">
        <w:t xml:space="preserve">– PROFESSOR </w:t>
      </w:r>
      <w:r>
        <w:t>AVALIADOR</w:t>
      </w:r>
    </w:p>
    <w:p w14:paraId="08AC34EE" w14:textId="77777777" w:rsidR="0000224C" w:rsidRPr="00320BFA" w:rsidRDefault="0000224C" w:rsidP="0000224C">
      <w:pPr>
        <w:pStyle w:val="TF-xAvalLINHA"/>
      </w:pPr>
      <w:r w:rsidRPr="00320BFA">
        <w:t>Acadêmico(a):</w:t>
      </w:r>
      <w:r w:rsidRPr="00320BFA">
        <w:tab/>
      </w:r>
    </w:p>
    <w:p w14:paraId="517732A7" w14:textId="130CAC0D" w:rsidR="0000224C" w:rsidRPr="00320BFA" w:rsidRDefault="0000224C" w:rsidP="0000224C">
      <w:pPr>
        <w:pStyle w:val="TF-xAvalLINHA"/>
      </w:pPr>
      <w:r w:rsidRPr="00320BFA">
        <w:t>Avaliador(a):</w:t>
      </w:r>
      <w:r w:rsidRPr="00320BFA">
        <w:tab/>
      </w:r>
      <w:proofErr w:type="spellStart"/>
      <w:ins w:id="122" w:author="Aurélio Faustino Hoppe" w:date="2020-10-30T15:05:00Z">
        <w:r w:rsidR="003D5F8D">
          <w:t>Aurélo</w:t>
        </w:r>
        <w:proofErr w:type="spellEnd"/>
        <w:r w:rsidR="003D5F8D">
          <w:t xml:space="preserve"> Faustino </w:t>
        </w:r>
        <w:proofErr w:type="spellStart"/>
        <w:r w:rsidR="003D5F8D">
          <w:t>Hoppe</w:t>
        </w:r>
      </w:ins>
      <w:proofErr w:type="spellEnd"/>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6CD2EF47"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4DF003D"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5A19209D"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1051BED"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0C0D145D" w14:textId="77777777" w:rsidR="0000224C" w:rsidRPr="00320BFA" w:rsidRDefault="0000224C" w:rsidP="000A19DE">
            <w:pPr>
              <w:pStyle w:val="TF-xAvalITEMTABELA"/>
            </w:pPr>
            <w:r w:rsidRPr="00320BFA">
              <w:t>não atende</w:t>
            </w:r>
          </w:p>
        </w:tc>
      </w:tr>
      <w:tr w:rsidR="0000224C" w:rsidRPr="00320BFA" w14:paraId="6AFB8426"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332592C"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6D93D9DA" w14:textId="77777777" w:rsidR="0000224C" w:rsidRPr="00320BFA" w:rsidRDefault="0000224C" w:rsidP="0000224C">
            <w:pPr>
              <w:pStyle w:val="TF-xAvalITEM"/>
              <w:numPr>
                <w:ilvl w:val="0"/>
                <w:numId w:val="18"/>
              </w:numPr>
            </w:pPr>
            <w:r w:rsidRPr="00320BFA">
              <w:t>INTRODUÇÃO</w:t>
            </w:r>
          </w:p>
          <w:p w14:paraId="5C197D8D"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8F25FB7"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654ED2FC" w14:textId="2F9F9C17" w:rsidR="0000224C" w:rsidRPr="00320BFA" w:rsidRDefault="003D5F8D" w:rsidP="000A19DE">
            <w:pPr>
              <w:keepNext w:val="0"/>
              <w:keepLines w:val="0"/>
              <w:ind w:left="709" w:hanging="709"/>
              <w:jc w:val="both"/>
              <w:rPr>
                <w:sz w:val="18"/>
              </w:rPr>
            </w:pPr>
            <w:ins w:id="123" w:author="Aurélio Faustino Hoppe" w:date="2020-10-30T15:06: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1C00EFC8" w14:textId="77777777" w:rsidR="0000224C" w:rsidRPr="00320BFA" w:rsidRDefault="0000224C" w:rsidP="000A19DE">
            <w:pPr>
              <w:keepNext w:val="0"/>
              <w:keepLines w:val="0"/>
              <w:ind w:left="709" w:hanging="709"/>
              <w:jc w:val="both"/>
              <w:rPr>
                <w:sz w:val="18"/>
              </w:rPr>
            </w:pPr>
          </w:p>
        </w:tc>
      </w:tr>
      <w:tr w:rsidR="0000224C" w:rsidRPr="00320BFA" w14:paraId="5767346F"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09A45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F32F51"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66B24B9"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76C8F11" w14:textId="08B2DE23" w:rsidR="0000224C" w:rsidRPr="00320BFA" w:rsidRDefault="003D5F8D" w:rsidP="000A19DE">
            <w:pPr>
              <w:keepNext w:val="0"/>
              <w:keepLines w:val="0"/>
              <w:ind w:left="709" w:hanging="709"/>
              <w:jc w:val="both"/>
              <w:rPr>
                <w:sz w:val="18"/>
              </w:rPr>
            </w:pPr>
            <w:ins w:id="124" w:author="Aurélio Faustino Hoppe" w:date="2020-10-30T15:05: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1AB9726B" w14:textId="77777777" w:rsidR="0000224C" w:rsidRPr="00320BFA" w:rsidRDefault="0000224C" w:rsidP="000A19DE">
            <w:pPr>
              <w:keepNext w:val="0"/>
              <w:keepLines w:val="0"/>
              <w:ind w:left="709" w:hanging="709"/>
              <w:jc w:val="both"/>
              <w:rPr>
                <w:sz w:val="18"/>
              </w:rPr>
            </w:pPr>
          </w:p>
        </w:tc>
      </w:tr>
      <w:tr w:rsidR="0000224C" w:rsidRPr="00320BFA" w14:paraId="673EC73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535DB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23E2132" w14:textId="77777777" w:rsidR="0000224C" w:rsidRPr="00320BFA" w:rsidRDefault="0000224C" w:rsidP="000A19DE">
            <w:pPr>
              <w:pStyle w:val="TF-xAvalITEM"/>
            </w:pPr>
            <w:r w:rsidRPr="00320BFA">
              <w:t>OBJETIVOS</w:t>
            </w:r>
          </w:p>
          <w:p w14:paraId="548C6975"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9B695BB" w14:textId="51008D40" w:rsidR="0000224C" w:rsidRPr="00320BFA" w:rsidRDefault="003D5F8D" w:rsidP="000A19DE">
            <w:pPr>
              <w:keepNext w:val="0"/>
              <w:keepLines w:val="0"/>
              <w:ind w:left="709" w:hanging="709"/>
              <w:jc w:val="both"/>
              <w:rPr>
                <w:sz w:val="18"/>
              </w:rPr>
            </w:pPr>
            <w:ins w:id="125" w:author="Aurélio Faustino Hoppe" w:date="2020-10-30T15:0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C9AF3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8833FA" w14:textId="77777777" w:rsidR="0000224C" w:rsidRPr="00320BFA" w:rsidRDefault="0000224C" w:rsidP="000A19DE">
            <w:pPr>
              <w:keepNext w:val="0"/>
              <w:keepLines w:val="0"/>
              <w:ind w:left="709" w:hanging="709"/>
              <w:jc w:val="both"/>
              <w:rPr>
                <w:sz w:val="18"/>
              </w:rPr>
            </w:pPr>
          </w:p>
        </w:tc>
      </w:tr>
      <w:tr w:rsidR="0000224C" w:rsidRPr="00320BFA" w14:paraId="42D4A654"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6EBC6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3E0F83"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CE5DDA5"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974E09A" w14:textId="1D37B45B" w:rsidR="0000224C" w:rsidRPr="00320BFA" w:rsidRDefault="003D5F8D" w:rsidP="000A19DE">
            <w:pPr>
              <w:keepNext w:val="0"/>
              <w:keepLines w:val="0"/>
              <w:ind w:left="709" w:hanging="709"/>
              <w:jc w:val="both"/>
              <w:rPr>
                <w:sz w:val="18"/>
              </w:rPr>
            </w:pPr>
            <w:ins w:id="126" w:author="Aurélio Faustino Hoppe" w:date="2020-10-30T15:05: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3D94FBD" w14:textId="77777777" w:rsidR="0000224C" w:rsidRPr="00320BFA" w:rsidRDefault="0000224C" w:rsidP="000A19DE">
            <w:pPr>
              <w:keepNext w:val="0"/>
              <w:keepLines w:val="0"/>
              <w:ind w:left="709" w:hanging="709"/>
              <w:jc w:val="both"/>
              <w:rPr>
                <w:sz w:val="18"/>
              </w:rPr>
            </w:pPr>
          </w:p>
        </w:tc>
      </w:tr>
      <w:tr w:rsidR="0000224C" w:rsidRPr="00320BFA" w14:paraId="1BE84D52"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FDC5D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9BEDCD" w14:textId="77777777" w:rsidR="0000224C" w:rsidRPr="00320BFA" w:rsidRDefault="0000224C" w:rsidP="000A19DE">
            <w:pPr>
              <w:pStyle w:val="TF-xAvalITEM"/>
            </w:pPr>
            <w:r w:rsidRPr="00320BFA">
              <w:t>TRABALHOS CORRELATOS</w:t>
            </w:r>
          </w:p>
          <w:p w14:paraId="54FE8E8A"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4AF1F65"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D5448AD" w14:textId="7D0ED44E" w:rsidR="0000224C" w:rsidRPr="00320BFA" w:rsidRDefault="003D5F8D" w:rsidP="000A19DE">
            <w:pPr>
              <w:keepNext w:val="0"/>
              <w:keepLines w:val="0"/>
              <w:ind w:left="709" w:hanging="709"/>
              <w:jc w:val="both"/>
              <w:rPr>
                <w:sz w:val="18"/>
              </w:rPr>
            </w:pPr>
            <w:ins w:id="127" w:author="Aurélio Faustino Hoppe" w:date="2020-10-30T15:05: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7574C64C" w14:textId="77777777" w:rsidR="0000224C" w:rsidRPr="00320BFA" w:rsidRDefault="0000224C" w:rsidP="000A19DE">
            <w:pPr>
              <w:keepNext w:val="0"/>
              <w:keepLines w:val="0"/>
              <w:ind w:left="709" w:hanging="709"/>
              <w:jc w:val="both"/>
              <w:rPr>
                <w:sz w:val="18"/>
              </w:rPr>
            </w:pPr>
          </w:p>
        </w:tc>
      </w:tr>
      <w:tr w:rsidR="0000224C" w:rsidRPr="00320BFA" w14:paraId="70A92C1B"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EAF21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55679F" w14:textId="77777777" w:rsidR="0000224C" w:rsidRPr="00320BFA" w:rsidRDefault="0000224C" w:rsidP="000A19DE">
            <w:pPr>
              <w:pStyle w:val="TF-xAvalITEM"/>
            </w:pPr>
            <w:r w:rsidRPr="00320BFA">
              <w:t>JUSTIFICATIVA</w:t>
            </w:r>
          </w:p>
          <w:p w14:paraId="3874F263"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9839F92" w14:textId="3CF3BEF4" w:rsidR="0000224C" w:rsidRPr="00320BFA" w:rsidRDefault="003D5F8D" w:rsidP="000A19DE">
            <w:pPr>
              <w:keepNext w:val="0"/>
              <w:keepLines w:val="0"/>
              <w:ind w:left="709" w:hanging="709"/>
              <w:jc w:val="both"/>
              <w:rPr>
                <w:sz w:val="18"/>
              </w:rPr>
            </w:pPr>
            <w:ins w:id="128" w:author="Aurélio Faustino Hoppe" w:date="2020-10-30T15:0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98D9B8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8953F45" w14:textId="77777777" w:rsidR="0000224C" w:rsidRPr="00320BFA" w:rsidRDefault="0000224C" w:rsidP="000A19DE">
            <w:pPr>
              <w:keepNext w:val="0"/>
              <w:keepLines w:val="0"/>
              <w:ind w:left="709" w:hanging="709"/>
              <w:jc w:val="both"/>
              <w:rPr>
                <w:sz w:val="18"/>
              </w:rPr>
            </w:pPr>
          </w:p>
        </w:tc>
      </w:tr>
      <w:tr w:rsidR="0000224C" w:rsidRPr="00320BFA" w14:paraId="15D9C32A"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0DF3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33710CB"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28BF080" w14:textId="6DF171FA" w:rsidR="0000224C" w:rsidRPr="00320BFA" w:rsidRDefault="003D5F8D" w:rsidP="000A19DE">
            <w:pPr>
              <w:keepNext w:val="0"/>
              <w:keepLines w:val="0"/>
              <w:ind w:left="709" w:hanging="709"/>
              <w:jc w:val="both"/>
              <w:rPr>
                <w:sz w:val="18"/>
              </w:rPr>
            </w:pPr>
            <w:ins w:id="129" w:author="Aurélio Faustino Hoppe" w:date="2020-10-30T15:0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D960D2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0847DC5" w14:textId="77777777" w:rsidR="0000224C" w:rsidRPr="00320BFA" w:rsidRDefault="0000224C" w:rsidP="000A19DE">
            <w:pPr>
              <w:keepNext w:val="0"/>
              <w:keepLines w:val="0"/>
              <w:ind w:left="709" w:hanging="709"/>
              <w:jc w:val="both"/>
              <w:rPr>
                <w:sz w:val="18"/>
              </w:rPr>
            </w:pPr>
          </w:p>
        </w:tc>
      </w:tr>
      <w:tr w:rsidR="0000224C" w:rsidRPr="00320BFA" w14:paraId="17478F98"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20D88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1EBA2F"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ED97771" w14:textId="62AE6DC4" w:rsidR="0000224C" w:rsidRPr="00320BFA" w:rsidRDefault="003D5F8D" w:rsidP="000A19DE">
            <w:pPr>
              <w:keepNext w:val="0"/>
              <w:keepLines w:val="0"/>
              <w:ind w:left="709" w:hanging="709"/>
              <w:jc w:val="both"/>
              <w:rPr>
                <w:sz w:val="18"/>
              </w:rPr>
            </w:pPr>
            <w:ins w:id="130" w:author="Aurélio Faustino Hoppe" w:date="2020-10-30T15:0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7C7DFC6"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9E091D5" w14:textId="77777777" w:rsidR="0000224C" w:rsidRPr="00320BFA" w:rsidRDefault="0000224C" w:rsidP="000A19DE">
            <w:pPr>
              <w:keepNext w:val="0"/>
              <w:keepLines w:val="0"/>
              <w:ind w:left="709" w:hanging="709"/>
              <w:jc w:val="both"/>
              <w:rPr>
                <w:sz w:val="18"/>
              </w:rPr>
            </w:pPr>
          </w:p>
        </w:tc>
      </w:tr>
      <w:tr w:rsidR="0000224C" w:rsidRPr="00320BFA" w14:paraId="415307B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5C6D5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7DAB7FC" w14:textId="77777777" w:rsidR="0000224C" w:rsidRPr="00320BFA" w:rsidRDefault="0000224C" w:rsidP="000A19DE">
            <w:pPr>
              <w:pStyle w:val="TF-xAvalITEM"/>
            </w:pPr>
            <w:r w:rsidRPr="00320BFA">
              <w:t>REQUISITOS PRINCIPAIS DO PROBLEMA A SER TRABALHADO</w:t>
            </w:r>
          </w:p>
          <w:p w14:paraId="6CD1062D"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9E6DF11" w14:textId="58B5F269" w:rsidR="0000224C" w:rsidRPr="00320BFA" w:rsidRDefault="003D5F8D" w:rsidP="000A19DE">
            <w:pPr>
              <w:keepNext w:val="0"/>
              <w:keepLines w:val="0"/>
              <w:ind w:left="709" w:hanging="709"/>
              <w:jc w:val="both"/>
              <w:rPr>
                <w:sz w:val="18"/>
              </w:rPr>
            </w:pPr>
            <w:ins w:id="131" w:author="Aurélio Faustino Hoppe" w:date="2020-10-30T15:0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9084640"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D7BCC21" w14:textId="77777777" w:rsidR="0000224C" w:rsidRPr="00320BFA" w:rsidRDefault="0000224C" w:rsidP="000A19DE">
            <w:pPr>
              <w:keepNext w:val="0"/>
              <w:keepLines w:val="0"/>
              <w:ind w:left="709" w:hanging="709"/>
              <w:jc w:val="both"/>
              <w:rPr>
                <w:sz w:val="18"/>
              </w:rPr>
            </w:pPr>
          </w:p>
        </w:tc>
      </w:tr>
      <w:tr w:rsidR="0000224C" w:rsidRPr="00320BFA" w14:paraId="0FBE6F66"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5D0AA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6F2B9E" w14:textId="77777777" w:rsidR="0000224C" w:rsidRPr="00320BFA" w:rsidRDefault="0000224C" w:rsidP="000A19DE">
            <w:pPr>
              <w:pStyle w:val="TF-xAvalITEM"/>
            </w:pPr>
            <w:r w:rsidRPr="00320BFA">
              <w:t>METODOLOGIA</w:t>
            </w:r>
          </w:p>
          <w:p w14:paraId="50E94302"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FBC9240" w14:textId="572189CC" w:rsidR="0000224C" w:rsidRPr="00320BFA" w:rsidRDefault="003D5F8D" w:rsidP="000A19DE">
            <w:pPr>
              <w:keepNext w:val="0"/>
              <w:keepLines w:val="0"/>
              <w:ind w:left="709" w:hanging="709"/>
              <w:jc w:val="both"/>
              <w:rPr>
                <w:sz w:val="18"/>
              </w:rPr>
            </w:pPr>
            <w:ins w:id="132" w:author="Aurélio Faustino Hoppe" w:date="2020-10-30T15:05: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04351A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1A05A8B" w14:textId="77777777" w:rsidR="0000224C" w:rsidRPr="00320BFA" w:rsidRDefault="0000224C" w:rsidP="000A19DE">
            <w:pPr>
              <w:keepNext w:val="0"/>
              <w:keepLines w:val="0"/>
              <w:ind w:left="709" w:hanging="709"/>
              <w:jc w:val="both"/>
              <w:rPr>
                <w:sz w:val="18"/>
              </w:rPr>
            </w:pPr>
          </w:p>
        </w:tc>
      </w:tr>
      <w:tr w:rsidR="0000224C" w:rsidRPr="00320BFA" w14:paraId="1BA92FB1"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C45AE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E0D26B"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5F54609" w14:textId="3CB04747" w:rsidR="0000224C" w:rsidRPr="00320BFA" w:rsidRDefault="003D5F8D" w:rsidP="000A19DE">
            <w:pPr>
              <w:keepNext w:val="0"/>
              <w:keepLines w:val="0"/>
              <w:ind w:left="709" w:hanging="709"/>
              <w:jc w:val="both"/>
              <w:rPr>
                <w:sz w:val="18"/>
              </w:rPr>
            </w:pPr>
            <w:ins w:id="133" w:author="Aurélio Faustino Hoppe" w:date="2020-10-30T15:0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D8CA815"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818D4D0" w14:textId="77777777" w:rsidR="0000224C" w:rsidRPr="00320BFA" w:rsidRDefault="0000224C" w:rsidP="000A19DE">
            <w:pPr>
              <w:keepNext w:val="0"/>
              <w:keepLines w:val="0"/>
              <w:ind w:left="709" w:hanging="709"/>
              <w:jc w:val="both"/>
              <w:rPr>
                <w:sz w:val="18"/>
              </w:rPr>
            </w:pPr>
          </w:p>
        </w:tc>
      </w:tr>
      <w:tr w:rsidR="0000224C" w:rsidRPr="00320BFA" w14:paraId="52D0F781"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97640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EE457DF"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190BFA3A"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B8B526B" w14:textId="26F8BE0C" w:rsidR="0000224C" w:rsidRPr="00320BFA" w:rsidRDefault="003D5F8D" w:rsidP="000A19DE">
            <w:pPr>
              <w:keepNext w:val="0"/>
              <w:keepLines w:val="0"/>
              <w:ind w:left="709" w:hanging="709"/>
              <w:jc w:val="both"/>
              <w:rPr>
                <w:sz w:val="18"/>
              </w:rPr>
            </w:pPr>
            <w:ins w:id="134" w:author="Aurélio Faustino Hoppe" w:date="2020-10-30T15:0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AE5BA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A2D9C46" w14:textId="77777777" w:rsidR="0000224C" w:rsidRPr="00320BFA" w:rsidRDefault="0000224C" w:rsidP="000A19DE">
            <w:pPr>
              <w:keepNext w:val="0"/>
              <w:keepLines w:val="0"/>
              <w:ind w:left="709" w:hanging="709"/>
              <w:jc w:val="both"/>
              <w:rPr>
                <w:sz w:val="18"/>
              </w:rPr>
            </w:pPr>
          </w:p>
        </w:tc>
      </w:tr>
      <w:tr w:rsidR="0000224C" w:rsidRPr="00320BFA" w14:paraId="480391BC"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B3F40B"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3A61E37"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6E2041E" w14:textId="3EFA64C5" w:rsidR="0000224C" w:rsidRPr="00320BFA" w:rsidRDefault="003D5F8D" w:rsidP="000A19DE">
            <w:pPr>
              <w:keepNext w:val="0"/>
              <w:keepLines w:val="0"/>
              <w:ind w:left="709" w:hanging="709"/>
              <w:jc w:val="both"/>
              <w:rPr>
                <w:sz w:val="18"/>
              </w:rPr>
            </w:pPr>
            <w:ins w:id="135" w:author="Aurélio Faustino Hoppe" w:date="2020-10-30T15:06: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47C4A819"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5E719F92" w14:textId="77777777" w:rsidR="0000224C" w:rsidRPr="00320BFA" w:rsidRDefault="0000224C" w:rsidP="000A19DE">
            <w:pPr>
              <w:keepNext w:val="0"/>
              <w:keepLines w:val="0"/>
              <w:ind w:left="709" w:hanging="709"/>
              <w:jc w:val="both"/>
              <w:rPr>
                <w:sz w:val="18"/>
              </w:rPr>
            </w:pPr>
          </w:p>
        </w:tc>
      </w:tr>
      <w:tr w:rsidR="0000224C" w:rsidRPr="00320BFA" w14:paraId="061840B1"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BFAB023"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B441C8F" w14:textId="77777777" w:rsidR="0000224C" w:rsidRPr="00320BFA" w:rsidRDefault="0000224C" w:rsidP="000A19DE">
            <w:pPr>
              <w:pStyle w:val="TF-xAvalITEM"/>
            </w:pPr>
            <w:r w:rsidRPr="00320BFA">
              <w:t>LINGUAGEM USADA (redação)</w:t>
            </w:r>
          </w:p>
          <w:p w14:paraId="2F087EBB"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3F28B3F" w14:textId="3292A616" w:rsidR="0000224C" w:rsidRPr="00320BFA" w:rsidRDefault="003D5F8D" w:rsidP="000A19DE">
            <w:pPr>
              <w:keepNext w:val="0"/>
              <w:keepLines w:val="0"/>
              <w:ind w:left="709" w:hanging="709"/>
              <w:jc w:val="both"/>
              <w:rPr>
                <w:sz w:val="18"/>
              </w:rPr>
            </w:pPr>
            <w:ins w:id="136" w:author="Aurélio Faustino Hoppe" w:date="2020-10-30T15:06: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3AD4DC62"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317760B" w14:textId="77777777" w:rsidR="0000224C" w:rsidRPr="00320BFA" w:rsidRDefault="0000224C" w:rsidP="000A19DE">
            <w:pPr>
              <w:keepNext w:val="0"/>
              <w:keepLines w:val="0"/>
              <w:ind w:left="709" w:hanging="709"/>
              <w:jc w:val="both"/>
              <w:rPr>
                <w:sz w:val="18"/>
              </w:rPr>
            </w:pPr>
          </w:p>
        </w:tc>
      </w:tr>
      <w:tr w:rsidR="0000224C" w:rsidRPr="00320BFA" w14:paraId="5218160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767EB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BE8506E"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A6261E7"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B52C1DF" w14:textId="51AB4569" w:rsidR="0000224C" w:rsidRPr="00320BFA" w:rsidRDefault="003D5F8D" w:rsidP="000A19DE">
            <w:pPr>
              <w:keepNext w:val="0"/>
              <w:keepLines w:val="0"/>
              <w:ind w:left="709" w:hanging="709"/>
              <w:jc w:val="both"/>
              <w:rPr>
                <w:sz w:val="18"/>
              </w:rPr>
            </w:pPr>
            <w:ins w:id="137" w:author="Aurélio Faustino Hoppe" w:date="2020-10-30T15:06: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00E45185" w14:textId="77777777" w:rsidR="0000224C" w:rsidRPr="00320BFA" w:rsidRDefault="0000224C" w:rsidP="000A19DE">
            <w:pPr>
              <w:keepNext w:val="0"/>
              <w:keepLines w:val="0"/>
              <w:ind w:left="709" w:hanging="709"/>
              <w:jc w:val="both"/>
              <w:rPr>
                <w:sz w:val="18"/>
              </w:rPr>
            </w:pPr>
          </w:p>
        </w:tc>
      </w:tr>
    </w:tbl>
    <w:p w14:paraId="011326E1" w14:textId="77777777" w:rsidR="0000224C" w:rsidRDefault="0000224C" w:rsidP="0000224C">
      <w:pPr>
        <w:pStyle w:val="TF-xAvalTTULO"/>
      </w:pPr>
    </w:p>
    <w:p w14:paraId="56C7341E" w14:textId="77777777" w:rsidR="0000224C" w:rsidRDefault="0000224C" w:rsidP="0000224C">
      <w:pPr>
        <w:pStyle w:val="TF-xAvalTTULO"/>
      </w:pPr>
      <w:r w:rsidRPr="00320BFA">
        <w:t xml:space="preserve">PARECER – PROFESSOR </w:t>
      </w:r>
      <w:r>
        <w:t>AVALIADOR</w:t>
      </w:r>
      <w:r w:rsidRPr="00320BFA">
        <w:t>:</w:t>
      </w:r>
    </w:p>
    <w:p w14:paraId="33274D73"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19A47A50"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05D2FEF6"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0A8BD01A"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30BB39C8"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4AF6F570" w14:textId="77777777" w:rsidTr="0000224C">
        <w:trPr>
          <w:cantSplit/>
          <w:jc w:val="center"/>
        </w:trPr>
        <w:tc>
          <w:tcPr>
            <w:tcW w:w="1322" w:type="dxa"/>
            <w:tcBorders>
              <w:top w:val="nil"/>
              <w:left w:val="single" w:sz="12" w:space="0" w:color="auto"/>
              <w:bottom w:val="single" w:sz="12" w:space="0" w:color="auto"/>
              <w:right w:val="nil"/>
            </w:tcBorders>
            <w:hideMark/>
          </w:tcPr>
          <w:p w14:paraId="55F4FB92"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3263E5D5" w14:textId="77777777"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D74F565"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7F32AA0B" w14:textId="77777777" w:rsidR="0000224C" w:rsidRDefault="0000224C" w:rsidP="0000224C">
      <w:pPr>
        <w:pStyle w:val="TF-xAvalLINHA"/>
        <w:tabs>
          <w:tab w:val="left" w:leader="underscore" w:pos="6237"/>
        </w:tabs>
      </w:pPr>
    </w:p>
    <w:p w14:paraId="55B25876"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3"/>
      <w:footerReference w:type="default" r:id="rId24"/>
      <w:headerReference w:type="first" r:id="rId25"/>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Aurélio Faustino Hoppe" w:date="2020-10-30T11:38:00Z" w:initials="AFH">
    <w:p w14:paraId="202838B5" w14:textId="502ED533" w:rsidR="003D1E26" w:rsidRDefault="003D1E26">
      <w:pPr>
        <w:pStyle w:val="Textodecomentrio"/>
      </w:pPr>
      <w:r>
        <w:rPr>
          <w:rStyle w:val="Refdecomentrio"/>
        </w:rPr>
        <w:annotationRef/>
      </w:r>
      <w:r>
        <w:t>Acho que está fora de contexto em relação ao restante da argumentação</w:t>
      </w:r>
    </w:p>
  </w:comment>
  <w:comment w:id="10" w:author="Aurélio Faustino Hoppe" w:date="2020-10-30T11:39:00Z" w:initials="AFH">
    <w:p w14:paraId="3640A4A1" w14:textId="77777777" w:rsidR="003D1E26" w:rsidRDefault="003D1E26">
      <w:pPr>
        <w:pStyle w:val="Textodecomentrio"/>
      </w:pPr>
      <w:r>
        <w:rPr>
          <w:rStyle w:val="Refdecomentrio"/>
        </w:rPr>
        <w:annotationRef/>
      </w:r>
      <w:r>
        <w:t>Acho que seria interessante mencionar o que já foi feito... A partir do COVID-19 muitas ferramentas neste contexto surgiram...</w:t>
      </w:r>
    </w:p>
    <w:p w14:paraId="2FB5F3C0" w14:textId="1F7D75F6" w:rsidR="003D1E26" w:rsidRDefault="003D1E26">
      <w:pPr>
        <w:pStyle w:val="Textodecomentrio"/>
      </w:pPr>
      <w:r>
        <w:t>Acho que você pode utilizar mais os exemplos do COVID como argumentação e contextualização</w:t>
      </w:r>
    </w:p>
  </w:comment>
  <w:comment w:id="11" w:author="Aurélio Faustino Hoppe" w:date="2020-10-30T11:42:00Z" w:initials="AFH">
    <w:p w14:paraId="2B231F2F" w14:textId="10FC414B" w:rsidR="003D1E26" w:rsidRDefault="003D1E26">
      <w:pPr>
        <w:pStyle w:val="Textodecomentrio"/>
      </w:pPr>
      <w:r>
        <w:rPr>
          <w:rStyle w:val="Refdecomentrio"/>
        </w:rPr>
        <w:annotationRef/>
      </w:r>
      <w:r>
        <w:t>Acho que não é possível estabelecer corretamente onde a doença foi contraída...</w:t>
      </w:r>
    </w:p>
  </w:comment>
  <w:comment w:id="26" w:author="Aurélio Faustino Hoppe" w:date="2020-10-30T11:43:00Z" w:initials="AFH">
    <w:p w14:paraId="386187F4" w14:textId="0DCD7EE8" w:rsidR="003D1E26" w:rsidRDefault="003D1E26">
      <w:pPr>
        <w:pStyle w:val="Textodecomentrio"/>
      </w:pPr>
      <w:r>
        <w:rPr>
          <w:rStyle w:val="Refdecomentrio"/>
        </w:rPr>
        <w:annotationRef/>
      </w:r>
      <w:r>
        <w:t>requisitos</w:t>
      </w:r>
    </w:p>
  </w:comment>
  <w:comment w:id="28" w:author="Aurélio Faustino Hoppe" w:date="2020-10-30T12:14:00Z" w:initials="AFH">
    <w:p w14:paraId="5249D206" w14:textId="5DAD988D" w:rsidR="00847394" w:rsidRDefault="00847394">
      <w:pPr>
        <w:pStyle w:val="Textodecomentrio"/>
      </w:pPr>
      <w:r>
        <w:rPr>
          <w:rStyle w:val="Refdecomentrio"/>
        </w:rPr>
        <w:annotationRef/>
      </w:r>
      <w:r>
        <w:t>rever, nos demais você trata como capítulo</w:t>
      </w:r>
    </w:p>
  </w:comment>
  <w:comment w:id="29" w:author="Aurélio Faustino Hoppe" w:date="2020-10-30T11:44:00Z" w:initials="AFH">
    <w:p w14:paraId="00DAED3C" w14:textId="41B26BEA" w:rsidR="00B10882" w:rsidRDefault="00B10882">
      <w:pPr>
        <w:pStyle w:val="Textodecomentrio"/>
      </w:pPr>
      <w:r>
        <w:rPr>
          <w:rStyle w:val="Refdecomentrio"/>
        </w:rPr>
        <w:annotationRef/>
      </w:r>
      <w:r>
        <w:t>Não acho que este trabalho faça sentido tendo em vista os vários trabalhos feitos de auxílio ao COVID. Substitua por outro. Só li, não revisei.</w:t>
      </w:r>
    </w:p>
  </w:comment>
  <w:comment w:id="44" w:author="Aurélio Faustino Hoppe" w:date="2020-10-30T11:47:00Z" w:initials="AFH">
    <w:p w14:paraId="74E2D71B" w14:textId="4D403190" w:rsidR="00B10882" w:rsidRDefault="00B10882">
      <w:pPr>
        <w:pStyle w:val="Textodecomentrio"/>
      </w:pPr>
      <w:r>
        <w:rPr>
          <w:rStyle w:val="Refdecomentrio"/>
        </w:rPr>
        <w:annotationRef/>
      </w:r>
      <w:r>
        <w:t>Acho que esta citação não é necessária</w:t>
      </w:r>
    </w:p>
  </w:comment>
  <w:comment w:id="60" w:author="Aurélio Faustino Hoppe" w:date="2020-10-30T11:52:00Z" w:initials="AFH">
    <w:p w14:paraId="32BA30E3" w14:textId="7795BE95" w:rsidR="00B10882" w:rsidRDefault="00B10882">
      <w:pPr>
        <w:pStyle w:val="Textodecomentrio"/>
      </w:pPr>
      <w:r>
        <w:rPr>
          <w:rStyle w:val="Refdecomentrio"/>
        </w:rPr>
        <w:annotationRef/>
      </w:r>
      <w:r>
        <w:t>Não entendi o adaptado (rever nesta e na próxima figura)</w:t>
      </w:r>
    </w:p>
  </w:comment>
  <w:comment w:id="71" w:author="Aurélio Faustino Hoppe" w:date="2020-10-30T11:55:00Z" w:initials="AFH">
    <w:p w14:paraId="46114D1D" w14:textId="5F2BE857" w:rsidR="001172C2" w:rsidRDefault="001172C2">
      <w:pPr>
        <w:pStyle w:val="Textodecomentrio"/>
      </w:pPr>
      <w:r>
        <w:rPr>
          <w:rStyle w:val="Refdecomentrio"/>
        </w:rPr>
        <w:annotationRef/>
      </w:r>
      <w:r>
        <w:t>Da aplicação, eu acho</w:t>
      </w:r>
      <w:r w:rsidR="00194C5E">
        <w:t xml:space="preserve">. </w:t>
      </w:r>
      <w:r w:rsidR="00194C5E">
        <w:br/>
        <w:t>padronizar no restante do texto</w:t>
      </w:r>
    </w:p>
  </w:comment>
  <w:comment w:id="84" w:author="Aurélio Faustino Hoppe" w:date="2020-10-30T11:56:00Z" w:initials="AFH">
    <w:p w14:paraId="6EB78E67" w14:textId="0509BA96" w:rsidR="001172C2" w:rsidRDefault="001172C2">
      <w:pPr>
        <w:pStyle w:val="Textodecomentrio"/>
      </w:pPr>
      <w:r>
        <w:rPr>
          <w:rStyle w:val="Refdecomentrio"/>
        </w:rPr>
        <w:annotationRef/>
      </w:r>
      <w:r>
        <w:t>Acho que em alguns itens você poderia colocar as características ao invés de sim ou não. O que foi utilizado para fazer aquilo.</w:t>
      </w:r>
    </w:p>
  </w:comment>
  <w:comment w:id="87" w:author="Aurélio Faustino Hoppe" w:date="2020-10-30T12:15:00Z" w:initials="AFH">
    <w:p w14:paraId="67C249C3" w14:textId="1C2A6861" w:rsidR="00847394" w:rsidRDefault="00847394">
      <w:pPr>
        <w:pStyle w:val="Textodecomentrio"/>
      </w:pPr>
      <w:r>
        <w:rPr>
          <w:rStyle w:val="Refdecomentrio"/>
        </w:rPr>
        <w:annotationRef/>
      </w:r>
      <w:r>
        <w:t xml:space="preserve">Rever. </w:t>
      </w:r>
      <w:proofErr w:type="gramStart"/>
      <w:r>
        <w:t>Aplicação ??</w:t>
      </w:r>
      <w:proofErr w:type="gramEnd"/>
    </w:p>
  </w:comment>
  <w:comment w:id="88" w:author="Aurélio Faustino Hoppe" w:date="2020-10-30T12:16:00Z" w:initials="AFH">
    <w:p w14:paraId="4AA83C03" w14:textId="4725F574" w:rsidR="00847394" w:rsidRDefault="00847394">
      <w:pPr>
        <w:pStyle w:val="Textodecomentrio"/>
      </w:pPr>
      <w:r>
        <w:rPr>
          <w:rStyle w:val="Refdecomentrio"/>
        </w:rPr>
        <w:annotationRef/>
      </w:r>
      <w:r>
        <w:t xml:space="preserve">Acho que até daria para subdividir em 2 módulos: </w:t>
      </w:r>
      <w:proofErr w:type="spellStart"/>
      <w:r>
        <w:t>back-end</w:t>
      </w:r>
      <w:proofErr w:type="spellEnd"/>
      <w:r>
        <w:t xml:space="preserve"> e front-</w:t>
      </w:r>
      <w:proofErr w:type="spellStart"/>
      <w:r>
        <w:t>end</w:t>
      </w:r>
      <w:proofErr w:type="spellEnd"/>
    </w:p>
  </w:comment>
  <w:comment w:id="89" w:author="Aurélio Faustino Hoppe" w:date="2020-10-30T12:15:00Z" w:initials="AFH">
    <w:p w14:paraId="21F30E4F" w14:textId="6E3A38F7" w:rsidR="00847394" w:rsidRDefault="00847394">
      <w:pPr>
        <w:pStyle w:val="Textodecomentrio"/>
      </w:pPr>
      <w:r>
        <w:rPr>
          <w:rStyle w:val="Refdecomentrio"/>
        </w:rPr>
        <w:annotationRef/>
      </w:r>
      <w:r>
        <w:t>Acho que é só usuário</w:t>
      </w:r>
    </w:p>
  </w:comment>
  <w:comment w:id="90" w:author="Aurélio Faustino Hoppe" w:date="2020-10-30T12:21:00Z" w:initials="AFH">
    <w:p w14:paraId="2B98A55C" w14:textId="73D13A42" w:rsidR="0062095B" w:rsidRDefault="0062095B">
      <w:pPr>
        <w:pStyle w:val="Textodecomentrio"/>
      </w:pPr>
      <w:r>
        <w:rPr>
          <w:rStyle w:val="Refdecomentrio"/>
        </w:rPr>
        <w:annotationRef/>
      </w:r>
      <w:r>
        <w:t>Acho que aqui poderia ser mais explícito quando a visualização através de mapas.</w:t>
      </w:r>
    </w:p>
  </w:comment>
  <w:comment w:id="91" w:author="Aurélio Faustino Hoppe" w:date="2020-10-30T12:20:00Z" w:initials="AFH">
    <w:p w14:paraId="45FE64B2" w14:textId="0D525BCE" w:rsidR="0062095B" w:rsidRDefault="0062095B">
      <w:pPr>
        <w:pStyle w:val="Textodecomentrio"/>
      </w:pPr>
      <w:r>
        <w:rPr>
          <w:rStyle w:val="Refdecomentrio"/>
        </w:rPr>
        <w:annotationRef/>
      </w:r>
      <w:r>
        <w:t>Se você for escrever na revisão sobre sistemas de informações geográficas, acho que deveria aparecer aqui</w:t>
      </w:r>
    </w:p>
  </w:comment>
  <w:comment w:id="92" w:author="Aurélio Faustino Hoppe" w:date="2020-10-30T12:19:00Z" w:initials="AFH">
    <w:p w14:paraId="1BED0B12" w14:textId="488589A5" w:rsidR="0062095B" w:rsidRDefault="0062095B">
      <w:pPr>
        <w:pStyle w:val="Textodecomentrio"/>
      </w:pPr>
      <w:r>
        <w:rPr>
          <w:rStyle w:val="Refdecomentrio"/>
        </w:rPr>
        <w:annotationRef/>
      </w:r>
      <w:r>
        <w:t xml:space="preserve">Não seria apenas especificação. O que você analisaria? Não seria na etapa de </w:t>
      </w:r>
      <w:proofErr w:type="spellStart"/>
      <w:r>
        <w:t>elicitação</w:t>
      </w:r>
      <w:proofErr w:type="spellEnd"/>
    </w:p>
  </w:comment>
  <w:comment w:id="119" w:author="Aurélio Faustino Hoppe" w:date="2020-10-30T12:18:00Z" w:initials="AFH">
    <w:p w14:paraId="1646447A" w14:textId="3F44EB39" w:rsidR="00847394" w:rsidRDefault="00847394">
      <w:pPr>
        <w:pStyle w:val="Textodecomentrio"/>
      </w:pPr>
      <w:r>
        <w:rPr>
          <w:rStyle w:val="Refdecomentrio"/>
        </w:rPr>
        <w:annotationRef/>
      </w:r>
      <w:r>
        <w:t>Acho que você terá dificuldades para escrever esta seção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2838B5" w15:done="0"/>
  <w15:commentEx w15:paraId="2FB5F3C0" w15:done="0"/>
  <w15:commentEx w15:paraId="2B231F2F" w15:done="0"/>
  <w15:commentEx w15:paraId="386187F4" w15:done="0"/>
  <w15:commentEx w15:paraId="5249D206" w15:done="0"/>
  <w15:commentEx w15:paraId="00DAED3C" w15:done="0"/>
  <w15:commentEx w15:paraId="74E2D71B" w15:done="0"/>
  <w15:commentEx w15:paraId="32BA30E3" w15:done="0"/>
  <w15:commentEx w15:paraId="46114D1D" w15:done="0"/>
  <w15:commentEx w15:paraId="6EB78E67" w15:done="0"/>
  <w15:commentEx w15:paraId="67C249C3" w15:done="0"/>
  <w15:commentEx w15:paraId="4AA83C03" w15:done="0"/>
  <w15:commentEx w15:paraId="21F30E4F" w15:done="0"/>
  <w15:commentEx w15:paraId="2B98A55C" w15:done="0"/>
  <w15:commentEx w15:paraId="45FE64B2" w15:done="0"/>
  <w15:commentEx w15:paraId="1BED0B12" w15:done="0"/>
  <w15:commentEx w15:paraId="164644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679A3" w16cex:dateUtc="2020-10-30T14:38:00Z"/>
  <w16cex:commentExtensible w16cex:durableId="234679E6" w16cex:dateUtc="2020-10-30T14:39:00Z"/>
  <w16cex:commentExtensible w16cex:durableId="23467A9F" w16cex:dateUtc="2020-10-30T14:42:00Z"/>
  <w16cex:commentExtensible w16cex:durableId="23467AFF" w16cex:dateUtc="2020-10-30T14:43:00Z"/>
  <w16cex:commentExtensible w16cex:durableId="2346821D" w16cex:dateUtc="2020-10-30T15:14:00Z"/>
  <w16cex:commentExtensible w16cex:durableId="23467B33" w16cex:dateUtc="2020-10-30T14:44:00Z"/>
  <w16cex:commentExtensible w16cex:durableId="23467BD4" w16cex:dateUtc="2020-10-30T14:47:00Z"/>
  <w16cex:commentExtensible w16cex:durableId="23467CF7" w16cex:dateUtc="2020-10-30T14:52:00Z"/>
  <w16cex:commentExtensible w16cex:durableId="23467D9E" w16cex:dateUtc="2020-10-30T14:55:00Z"/>
  <w16cex:commentExtensible w16cex:durableId="23467DD7" w16cex:dateUtc="2020-10-30T14:56:00Z"/>
  <w16cex:commentExtensible w16cex:durableId="2346825C" w16cex:dateUtc="2020-10-30T15:15:00Z"/>
  <w16cex:commentExtensible w16cex:durableId="234682B0" w16cex:dateUtc="2020-10-30T15:16:00Z"/>
  <w16cex:commentExtensible w16cex:durableId="23468274" w16cex:dateUtc="2020-10-30T15:15:00Z"/>
  <w16cex:commentExtensible w16cex:durableId="234683E4" w16cex:dateUtc="2020-10-30T15:21:00Z"/>
  <w16cex:commentExtensible w16cex:durableId="2346837F" w16cex:dateUtc="2020-10-30T15:20:00Z"/>
  <w16cex:commentExtensible w16cex:durableId="23468338" w16cex:dateUtc="2020-10-30T15:19:00Z"/>
  <w16cex:commentExtensible w16cex:durableId="23468310" w16cex:dateUtc="2020-10-30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2838B5" w16cid:durableId="234679A3"/>
  <w16cid:commentId w16cid:paraId="2FB5F3C0" w16cid:durableId="234679E6"/>
  <w16cid:commentId w16cid:paraId="2B231F2F" w16cid:durableId="23467A9F"/>
  <w16cid:commentId w16cid:paraId="386187F4" w16cid:durableId="23467AFF"/>
  <w16cid:commentId w16cid:paraId="5249D206" w16cid:durableId="2346821D"/>
  <w16cid:commentId w16cid:paraId="00DAED3C" w16cid:durableId="23467B33"/>
  <w16cid:commentId w16cid:paraId="74E2D71B" w16cid:durableId="23467BD4"/>
  <w16cid:commentId w16cid:paraId="32BA30E3" w16cid:durableId="23467CF7"/>
  <w16cid:commentId w16cid:paraId="46114D1D" w16cid:durableId="23467D9E"/>
  <w16cid:commentId w16cid:paraId="6EB78E67" w16cid:durableId="23467DD7"/>
  <w16cid:commentId w16cid:paraId="67C249C3" w16cid:durableId="2346825C"/>
  <w16cid:commentId w16cid:paraId="4AA83C03" w16cid:durableId="234682B0"/>
  <w16cid:commentId w16cid:paraId="21F30E4F" w16cid:durableId="23468274"/>
  <w16cid:commentId w16cid:paraId="2B98A55C" w16cid:durableId="234683E4"/>
  <w16cid:commentId w16cid:paraId="45FE64B2" w16cid:durableId="2346837F"/>
  <w16cid:commentId w16cid:paraId="1BED0B12" w16cid:durableId="23468338"/>
  <w16cid:commentId w16cid:paraId="1646447A" w16cid:durableId="234683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513E7" w14:textId="77777777" w:rsidR="00C07284" w:rsidRDefault="00C07284">
      <w:r>
        <w:separator/>
      </w:r>
    </w:p>
  </w:endnote>
  <w:endnote w:type="continuationSeparator" w:id="0">
    <w:p w14:paraId="47695080" w14:textId="77777777" w:rsidR="00C07284" w:rsidRDefault="00C07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64275" w14:textId="77777777" w:rsidR="0027613C" w:rsidRPr="0000224C" w:rsidRDefault="0027613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3E120" w14:textId="77777777" w:rsidR="00C07284" w:rsidRDefault="00C07284">
      <w:r>
        <w:separator/>
      </w:r>
    </w:p>
  </w:footnote>
  <w:footnote w:type="continuationSeparator" w:id="0">
    <w:p w14:paraId="414A51A5" w14:textId="77777777" w:rsidR="00C07284" w:rsidRDefault="00C07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D39F1" w14:textId="77777777" w:rsidR="0027613C" w:rsidRDefault="0027613C" w:rsidP="007E46A1">
    <w:pPr>
      <w:pStyle w:val="Cabealho"/>
      <w:jc w:val="right"/>
    </w:pPr>
  </w:p>
  <w:p w14:paraId="3864A01A" w14:textId="77777777" w:rsidR="0027613C" w:rsidRDefault="0027613C" w:rsidP="007E46A1">
    <w:pPr>
      <w:pStyle w:val="Cabealho"/>
      <w:jc w:val="right"/>
    </w:pPr>
    <w:r>
      <w:fldChar w:fldCharType="begin"/>
    </w:r>
    <w:r>
      <w:instrText>PAGE   \* MERGEFORMAT</w:instrText>
    </w:r>
    <w:r>
      <w:fldChar w:fldCharType="separate"/>
    </w:r>
    <w:r>
      <w:rPr>
        <w:noProof/>
      </w:rPr>
      <w:t>5</w:t>
    </w:r>
    <w:r>
      <w:fldChar w:fldCharType="end"/>
    </w:r>
  </w:p>
  <w:p w14:paraId="075EDF37" w14:textId="77777777" w:rsidR="0027613C" w:rsidRDefault="0027613C">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7613C" w14:paraId="0B574FD4" w14:textId="77777777" w:rsidTr="008F2DC1">
      <w:tc>
        <w:tcPr>
          <w:tcW w:w="9212" w:type="dxa"/>
          <w:gridSpan w:val="2"/>
          <w:shd w:val="clear" w:color="auto" w:fill="auto"/>
        </w:tcPr>
        <w:p w14:paraId="405B584D" w14:textId="77777777" w:rsidR="0027613C" w:rsidRDefault="0027613C" w:rsidP="00144FAB">
          <w:pPr>
            <w:pStyle w:val="Cabealho"/>
            <w:tabs>
              <w:tab w:val="clear" w:pos="8640"/>
              <w:tab w:val="right" w:pos="8931"/>
            </w:tabs>
            <w:ind w:right="141"/>
            <w:jc w:val="center"/>
            <w:rPr>
              <w:rStyle w:val="Nmerodepgina"/>
            </w:rPr>
          </w:pPr>
          <w:r>
            <w:rPr>
              <w:rStyle w:val="Nmerodepgina"/>
            </w:rPr>
            <w:t>CURSO DE SISTEMAS DE INFORMAÇÃO – TCC ACADÊMICO</w:t>
          </w:r>
        </w:p>
      </w:tc>
    </w:tr>
    <w:tr w:rsidR="0027613C" w14:paraId="2B5A6639" w14:textId="77777777" w:rsidTr="008F2DC1">
      <w:tc>
        <w:tcPr>
          <w:tcW w:w="5778" w:type="dxa"/>
          <w:shd w:val="clear" w:color="auto" w:fill="auto"/>
        </w:tcPr>
        <w:p w14:paraId="2F9E20EE" w14:textId="01081010" w:rsidR="0027613C" w:rsidRPr="003C5262" w:rsidRDefault="0027613C" w:rsidP="003C5262">
          <w:pPr>
            <w:pStyle w:val="Cabealho"/>
            <w:tabs>
              <w:tab w:val="clear" w:pos="8640"/>
              <w:tab w:val="right" w:pos="8931"/>
            </w:tabs>
            <w:ind w:right="141"/>
          </w:pPr>
          <w:proofErr w:type="gramStart"/>
          <w:r>
            <w:rPr>
              <w:rStyle w:val="Nmerodepgina"/>
            </w:rPr>
            <w:t>( X</w:t>
          </w:r>
          <w:proofErr w:type="gramEnd"/>
          <w:r>
            <w:rPr>
              <w:rStyle w:val="Nmerodepgina"/>
            </w:rPr>
            <w:t> ) PRÉ-PROJETO     (</w:t>
          </w:r>
          <w:r>
            <w:t xml:space="preserve">     ) </w:t>
          </w:r>
          <w:r>
            <w:rPr>
              <w:rStyle w:val="Nmerodepgina"/>
            </w:rPr>
            <w:t xml:space="preserve">PROJETO </w:t>
          </w:r>
        </w:p>
      </w:tc>
      <w:tc>
        <w:tcPr>
          <w:tcW w:w="3434" w:type="dxa"/>
          <w:shd w:val="clear" w:color="auto" w:fill="auto"/>
        </w:tcPr>
        <w:p w14:paraId="606204AE" w14:textId="50882B7F" w:rsidR="0027613C" w:rsidRDefault="0027613C" w:rsidP="003C5262">
          <w:pPr>
            <w:pStyle w:val="Cabealho"/>
            <w:tabs>
              <w:tab w:val="clear" w:pos="8640"/>
              <w:tab w:val="right" w:pos="8931"/>
            </w:tabs>
            <w:ind w:right="141"/>
            <w:rPr>
              <w:rStyle w:val="Nmerodepgina"/>
            </w:rPr>
          </w:pPr>
          <w:r>
            <w:rPr>
              <w:rStyle w:val="Nmerodepgina"/>
            </w:rPr>
            <w:t>ANO/SEMESTRE: 2020/02</w:t>
          </w:r>
        </w:p>
      </w:tc>
    </w:tr>
  </w:tbl>
  <w:p w14:paraId="46105879" w14:textId="77777777" w:rsidR="0027613C" w:rsidRDefault="0027613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BE6D8" w14:textId="77777777" w:rsidR="0027613C" w:rsidRDefault="0027613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27613C" w14:paraId="65782DBF" w14:textId="77777777" w:rsidTr="006746CA">
      <w:tc>
        <w:tcPr>
          <w:tcW w:w="3227" w:type="dxa"/>
          <w:shd w:val="clear" w:color="auto" w:fill="auto"/>
        </w:tcPr>
        <w:p w14:paraId="2653125F" w14:textId="77777777" w:rsidR="0027613C" w:rsidRDefault="0027613C"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BF48D05" w14:textId="77777777" w:rsidR="0027613C" w:rsidRDefault="0027613C"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FD2CFBC" w14:textId="77777777" w:rsidR="0027613C" w:rsidRDefault="0027613C" w:rsidP="00F31359">
          <w:pPr>
            <w:pStyle w:val="Cabealho"/>
            <w:tabs>
              <w:tab w:val="clear" w:pos="8640"/>
              <w:tab w:val="right" w:pos="8931"/>
            </w:tabs>
            <w:ind w:right="141"/>
            <w:jc w:val="right"/>
            <w:rPr>
              <w:rStyle w:val="Nmerodepgina"/>
            </w:rPr>
          </w:pPr>
        </w:p>
      </w:tc>
    </w:tr>
  </w:tbl>
  <w:p w14:paraId="4E7FD90B" w14:textId="77777777" w:rsidR="0027613C" w:rsidRDefault="0027613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1FEB6E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E871A9"/>
    <w:multiLevelType w:val="hybridMultilevel"/>
    <w:tmpl w:val="90908A82"/>
    <w:lvl w:ilvl="0" w:tplc="4E2EC52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2E6D49D3"/>
    <w:multiLevelType w:val="hybridMultilevel"/>
    <w:tmpl w:val="DD02472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5E41CE4"/>
    <w:multiLevelType w:val="hybridMultilevel"/>
    <w:tmpl w:val="076E615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5081111"/>
    <w:multiLevelType w:val="hybridMultilevel"/>
    <w:tmpl w:val="16FC16A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7"/>
  </w:num>
  <w:num w:numId="22">
    <w:abstractNumId w:val="6"/>
  </w:num>
  <w:num w:numId="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rélio Faustino Hoppe">
    <w15:presenceInfo w15:providerId="AD" w15:userId="S::aureliof@furb.br::7fa29875-e2ce-409a-8bd5-623e40e8899f"/>
  </w15:person>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9"/>
  <w:hyphenationZone w:val="425"/>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5481"/>
    <w:rsid w:val="00010B70"/>
    <w:rsid w:val="00012922"/>
    <w:rsid w:val="0001575C"/>
    <w:rsid w:val="000179B5"/>
    <w:rsid w:val="00017B62"/>
    <w:rsid w:val="000204E7"/>
    <w:rsid w:val="00023FA0"/>
    <w:rsid w:val="0002602F"/>
    <w:rsid w:val="00030E4A"/>
    <w:rsid w:val="00031A27"/>
    <w:rsid w:val="00031EE0"/>
    <w:rsid w:val="00042DCF"/>
    <w:rsid w:val="00042DFA"/>
    <w:rsid w:val="0004641A"/>
    <w:rsid w:val="000510DB"/>
    <w:rsid w:val="00052980"/>
    <w:rsid w:val="00052A07"/>
    <w:rsid w:val="000533DA"/>
    <w:rsid w:val="0005457F"/>
    <w:rsid w:val="000608E9"/>
    <w:rsid w:val="00061FEB"/>
    <w:rsid w:val="000621A5"/>
    <w:rsid w:val="000667DF"/>
    <w:rsid w:val="000709CB"/>
    <w:rsid w:val="0007209B"/>
    <w:rsid w:val="000724C3"/>
    <w:rsid w:val="00075792"/>
    <w:rsid w:val="00077D5F"/>
    <w:rsid w:val="00080F9C"/>
    <w:rsid w:val="00083345"/>
    <w:rsid w:val="0008579A"/>
    <w:rsid w:val="00086AA8"/>
    <w:rsid w:val="0008732D"/>
    <w:rsid w:val="000938CC"/>
    <w:rsid w:val="0009735C"/>
    <w:rsid w:val="000A104C"/>
    <w:rsid w:val="000A19DE"/>
    <w:rsid w:val="000A3431"/>
    <w:rsid w:val="000A3EAB"/>
    <w:rsid w:val="000B12B2"/>
    <w:rsid w:val="000B3868"/>
    <w:rsid w:val="000B6B64"/>
    <w:rsid w:val="000C1926"/>
    <w:rsid w:val="000C1A18"/>
    <w:rsid w:val="000C216F"/>
    <w:rsid w:val="000C450E"/>
    <w:rsid w:val="000C648D"/>
    <w:rsid w:val="000D1294"/>
    <w:rsid w:val="000D17C0"/>
    <w:rsid w:val="000D77C2"/>
    <w:rsid w:val="000E039E"/>
    <w:rsid w:val="000E12AB"/>
    <w:rsid w:val="000E27F9"/>
    <w:rsid w:val="000E2B1E"/>
    <w:rsid w:val="000E311F"/>
    <w:rsid w:val="000E39BF"/>
    <w:rsid w:val="000E3A68"/>
    <w:rsid w:val="000E6CE0"/>
    <w:rsid w:val="000F4055"/>
    <w:rsid w:val="000F77E3"/>
    <w:rsid w:val="00107B02"/>
    <w:rsid w:val="0011011B"/>
    <w:rsid w:val="00110B60"/>
    <w:rsid w:val="0011363A"/>
    <w:rsid w:val="00113A3F"/>
    <w:rsid w:val="001164FE"/>
    <w:rsid w:val="001172C2"/>
    <w:rsid w:val="00125084"/>
    <w:rsid w:val="00125277"/>
    <w:rsid w:val="001375F7"/>
    <w:rsid w:val="00141FB8"/>
    <w:rsid w:val="001445DA"/>
    <w:rsid w:val="00144FAB"/>
    <w:rsid w:val="001546D1"/>
    <w:rsid w:val="001554E9"/>
    <w:rsid w:val="00160D59"/>
    <w:rsid w:val="00162BF1"/>
    <w:rsid w:val="0016560C"/>
    <w:rsid w:val="00171E5E"/>
    <w:rsid w:val="00173DFA"/>
    <w:rsid w:val="00186092"/>
    <w:rsid w:val="00193A97"/>
    <w:rsid w:val="001948BE"/>
    <w:rsid w:val="00194C5E"/>
    <w:rsid w:val="0019547B"/>
    <w:rsid w:val="001A12CE"/>
    <w:rsid w:val="001A5009"/>
    <w:rsid w:val="001A6292"/>
    <w:rsid w:val="001A7511"/>
    <w:rsid w:val="001B2F1E"/>
    <w:rsid w:val="001C33B0"/>
    <w:rsid w:val="001C57E6"/>
    <w:rsid w:val="001C5CBB"/>
    <w:rsid w:val="001D1F5F"/>
    <w:rsid w:val="001D6234"/>
    <w:rsid w:val="001E646A"/>
    <w:rsid w:val="001E682E"/>
    <w:rsid w:val="001F007F"/>
    <w:rsid w:val="001F0D36"/>
    <w:rsid w:val="00202F3F"/>
    <w:rsid w:val="0020441A"/>
    <w:rsid w:val="002121AE"/>
    <w:rsid w:val="0021353A"/>
    <w:rsid w:val="00223007"/>
    <w:rsid w:val="002234B7"/>
    <w:rsid w:val="00224BB2"/>
    <w:rsid w:val="00235240"/>
    <w:rsid w:val="002368FD"/>
    <w:rsid w:val="00237147"/>
    <w:rsid w:val="0024110F"/>
    <w:rsid w:val="002423AB"/>
    <w:rsid w:val="002440B0"/>
    <w:rsid w:val="00257863"/>
    <w:rsid w:val="0027613C"/>
    <w:rsid w:val="0027792D"/>
    <w:rsid w:val="00281E88"/>
    <w:rsid w:val="00282723"/>
    <w:rsid w:val="00282788"/>
    <w:rsid w:val="0028617A"/>
    <w:rsid w:val="0028728E"/>
    <w:rsid w:val="00290A62"/>
    <w:rsid w:val="0029136E"/>
    <w:rsid w:val="00294185"/>
    <w:rsid w:val="002944F5"/>
    <w:rsid w:val="0029608A"/>
    <w:rsid w:val="002A6617"/>
    <w:rsid w:val="002A7E1B"/>
    <w:rsid w:val="002B0EDC"/>
    <w:rsid w:val="002B2A69"/>
    <w:rsid w:val="002B336F"/>
    <w:rsid w:val="002B4718"/>
    <w:rsid w:val="002B4F78"/>
    <w:rsid w:val="002D033F"/>
    <w:rsid w:val="002E1CAD"/>
    <w:rsid w:val="002E30EB"/>
    <w:rsid w:val="002E6DD1"/>
    <w:rsid w:val="002F027E"/>
    <w:rsid w:val="002F30B3"/>
    <w:rsid w:val="00300AAB"/>
    <w:rsid w:val="00305AA8"/>
    <w:rsid w:val="003072D5"/>
    <w:rsid w:val="00312CEA"/>
    <w:rsid w:val="00313093"/>
    <w:rsid w:val="0031642B"/>
    <w:rsid w:val="00320BFA"/>
    <w:rsid w:val="0032378D"/>
    <w:rsid w:val="00323C44"/>
    <w:rsid w:val="003279C8"/>
    <w:rsid w:val="00335048"/>
    <w:rsid w:val="00340AD0"/>
    <w:rsid w:val="00340B6D"/>
    <w:rsid w:val="00340C8E"/>
    <w:rsid w:val="00344540"/>
    <w:rsid w:val="003519A3"/>
    <w:rsid w:val="00362443"/>
    <w:rsid w:val="0037046F"/>
    <w:rsid w:val="00377DA7"/>
    <w:rsid w:val="00383087"/>
    <w:rsid w:val="003952DC"/>
    <w:rsid w:val="003954DF"/>
    <w:rsid w:val="003A1660"/>
    <w:rsid w:val="003A26ED"/>
    <w:rsid w:val="003A2B7D"/>
    <w:rsid w:val="003A4A75"/>
    <w:rsid w:val="003A5366"/>
    <w:rsid w:val="003B647A"/>
    <w:rsid w:val="003C0C12"/>
    <w:rsid w:val="003C5262"/>
    <w:rsid w:val="003C74D2"/>
    <w:rsid w:val="003D1E26"/>
    <w:rsid w:val="003D398C"/>
    <w:rsid w:val="003D40BD"/>
    <w:rsid w:val="003D473B"/>
    <w:rsid w:val="003D4B35"/>
    <w:rsid w:val="003D5F8D"/>
    <w:rsid w:val="003E4F19"/>
    <w:rsid w:val="003E7211"/>
    <w:rsid w:val="003F19A0"/>
    <w:rsid w:val="003F2E20"/>
    <w:rsid w:val="003F5357"/>
    <w:rsid w:val="003F5F25"/>
    <w:rsid w:val="0040436D"/>
    <w:rsid w:val="0040555B"/>
    <w:rsid w:val="00410543"/>
    <w:rsid w:val="004173CC"/>
    <w:rsid w:val="0042356B"/>
    <w:rsid w:val="00423BA9"/>
    <w:rsid w:val="0042420A"/>
    <w:rsid w:val="004243D2"/>
    <w:rsid w:val="00424610"/>
    <w:rsid w:val="00430B10"/>
    <w:rsid w:val="00445B78"/>
    <w:rsid w:val="00451B94"/>
    <w:rsid w:val="00453F84"/>
    <w:rsid w:val="00457804"/>
    <w:rsid w:val="00470C41"/>
    <w:rsid w:val="0047690F"/>
    <w:rsid w:val="00476C78"/>
    <w:rsid w:val="00482F3B"/>
    <w:rsid w:val="00483778"/>
    <w:rsid w:val="0048576D"/>
    <w:rsid w:val="00490955"/>
    <w:rsid w:val="00493B1A"/>
    <w:rsid w:val="0049495C"/>
    <w:rsid w:val="00497EF6"/>
    <w:rsid w:val="004A00F8"/>
    <w:rsid w:val="004B42D8"/>
    <w:rsid w:val="004B6B8F"/>
    <w:rsid w:val="004B7511"/>
    <w:rsid w:val="004C1A3C"/>
    <w:rsid w:val="004E23CE"/>
    <w:rsid w:val="004E516B"/>
    <w:rsid w:val="004E6323"/>
    <w:rsid w:val="004F0261"/>
    <w:rsid w:val="004F7554"/>
    <w:rsid w:val="00500539"/>
    <w:rsid w:val="00503373"/>
    <w:rsid w:val="00503F3F"/>
    <w:rsid w:val="0052126D"/>
    <w:rsid w:val="00530C89"/>
    <w:rsid w:val="00536336"/>
    <w:rsid w:val="00542ED7"/>
    <w:rsid w:val="00550D4A"/>
    <w:rsid w:val="00564A29"/>
    <w:rsid w:val="00564FBC"/>
    <w:rsid w:val="005705A9"/>
    <w:rsid w:val="00572864"/>
    <w:rsid w:val="0058482B"/>
    <w:rsid w:val="0058618A"/>
    <w:rsid w:val="00591611"/>
    <w:rsid w:val="005A362B"/>
    <w:rsid w:val="005A4952"/>
    <w:rsid w:val="005A61F9"/>
    <w:rsid w:val="005B20A1"/>
    <w:rsid w:val="005B2478"/>
    <w:rsid w:val="005C21FC"/>
    <w:rsid w:val="005C30AE"/>
    <w:rsid w:val="005E35F3"/>
    <w:rsid w:val="005E400D"/>
    <w:rsid w:val="005E698D"/>
    <w:rsid w:val="005F09F1"/>
    <w:rsid w:val="005F5720"/>
    <w:rsid w:val="005F645A"/>
    <w:rsid w:val="0060060C"/>
    <w:rsid w:val="006118D1"/>
    <w:rsid w:val="0061251F"/>
    <w:rsid w:val="0061648B"/>
    <w:rsid w:val="0062095B"/>
    <w:rsid w:val="00620D93"/>
    <w:rsid w:val="0062386A"/>
    <w:rsid w:val="0062576D"/>
    <w:rsid w:val="00625788"/>
    <w:rsid w:val="006305AA"/>
    <w:rsid w:val="0063277E"/>
    <w:rsid w:val="006364F4"/>
    <w:rsid w:val="006426D5"/>
    <w:rsid w:val="00642924"/>
    <w:rsid w:val="0064441A"/>
    <w:rsid w:val="006466FF"/>
    <w:rsid w:val="00646A5F"/>
    <w:rsid w:val="006475C1"/>
    <w:rsid w:val="006538B8"/>
    <w:rsid w:val="00653C89"/>
    <w:rsid w:val="00656C00"/>
    <w:rsid w:val="00661967"/>
    <w:rsid w:val="00661F61"/>
    <w:rsid w:val="00664C5E"/>
    <w:rsid w:val="006650C8"/>
    <w:rsid w:val="00671B49"/>
    <w:rsid w:val="00674155"/>
    <w:rsid w:val="006746CA"/>
    <w:rsid w:val="00677715"/>
    <w:rsid w:val="00695745"/>
    <w:rsid w:val="0069600B"/>
    <w:rsid w:val="006A0A1A"/>
    <w:rsid w:val="006A6460"/>
    <w:rsid w:val="006B104E"/>
    <w:rsid w:val="006B5AEA"/>
    <w:rsid w:val="006B6383"/>
    <w:rsid w:val="006B640D"/>
    <w:rsid w:val="006C5D48"/>
    <w:rsid w:val="006C61FA"/>
    <w:rsid w:val="006D0896"/>
    <w:rsid w:val="006D38AB"/>
    <w:rsid w:val="006E25D2"/>
    <w:rsid w:val="006E4F98"/>
    <w:rsid w:val="006F2941"/>
    <w:rsid w:val="00702E88"/>
    <w:rsid w:val="0070391A"/>
    <w:rsid w:val="00706486"/>
    <w:rsid w:val="0071137C"/>
    <w:rsid w:val="0071256F"/>
    <w:rsid w:val="007214E3"/>
    <w:rsid w:val="007222F7"/>
    <w:rsid w:val="0072285A"/>
    <w:rsid w:val="00724679"/>
    <w:rsid w:val="00725368"/>
    <w:rsid w:val="007304F3"/>
    <w:rsid w:val="00730839"/>
    <w:rsid w:val="00730F60"/>
    <w:rsid w:val="00731F32"/>
    <w:rsid w:val="00733FF9"/>
    <w:rsid w:val="00737F91"/>
    <w:rsid w:val="00740677"/>
    <w:rsid w:val="00740CF7"/>
    <w:rsid w:val="007554DF"/>
    <w:rsid w:val="0075776D"/>
    <w:rsid w:val="007613FB"/>
    <w:rsid w:val="00761E34"/>
    <w:rsid w:val="00767949"/>
    <w:rsid w:val="00771BE4"/>
    <w:rsid w:val="007722BF"/>
    <w:rsid w:val="0077580B"/>
    <w:rsid w:val="00780189"/>
    <w:rsid w:val="00781167"/>
    <w:rsid w:val="007824CA"/>
    <w:rsid w:val="007854B3"/>
    <w:rsid w:val="0078787D"/>
    <w:rsid w:val="00787FA8"/>
    <w:rsid w:val="0079005E"/>
    <w:rsid w:val="007944F8"/>
    <w:rsid w:val="007973E3"/>
    <w:rsid w:val="007A1883"/>
    <w:rsid w:val="007B01A8"/>
    <w:rsid w:val="007C49B8"/>
    <w:rsid w:val="007D0720"/>
    <w:rsid w:val="007D10F2"/>
    <w:rsid w:val="007D1EF6"/>
    <w:rsid w:val="007D207E"/>
    <w:rsid w:val="007D6DEC"/>
    <w:rsid w:val="007E366A"/>
    <w:rsid w:val="007E46A1"/>
    <w:rsid w:val="007E730D"/>
    <w:rsid w:val="007E7311"/>
    <w:rsid w:val="007F403E"/>
    <w:rsid w:val="007F50B4"/>
    <w:rsid w:val="008072AC"/>
    <w:rsid w:val="00810CEA"/>
    <w:rsid w:val="008233E5"/>
    <w:rsid w:val="00823AFE"/>
    <w:rsid w:val="00831052"/>
    <w:rsid w:val="00833DE8"/>
    <w:rsid w:val="00833F47"/>
    <w:rsid w:val="008348C3"/>
    <w:rsid w:val="008373B4"/>
    <w:rsid w:val="008404C4"/>
    <w:rsid w:val="00841A97"/>
    <w:rsid w:val="00845C4A"/>
    <w:rsid w:val="00847394"/>
    <w:rsid w:val="00847D37"/>
    <w:rsid w:val="0085001D"/>
    <w:rsid w:val="00871346"/>
    <w:rsid w:val="00871A41"/>
    <w:rsid w:val="00881468"/>
    <w:rsid w:val="00886D76"/>
    <w:rsid w:val="00890293"/>
    <w:rsid w:val="00897019"/>
    <w:rsid w:val="008A11A1"/>
    <w:rsid w:val="008A38E3"/>
    <w:rsid w:val="008B0A07"/>
    <w:rsid w:val="008B0A54"/>
    <w:rsid w:val="008B41AB"/>
    <w:rsid w:val="008B574A"/>
    <w:rsid w:val="008B781F"/>
    <w:rsid w:val="008C0069"/>
    <w:rsid w:val="008C1495"/>
    <w:rsid w:val="008C4464"/>
    <w:rsid w:val="008C5E2A"/>
    <w:rsid w:val="008D0351"/>
    <w:rsid w:val="008D5522"/>
    <w:rsid w:val="008D69C5"/>
    <w:rsid w:val="008D7404"/>
    <w:rsid w:val="008E0F86"/>
    <w:rsid w:val="008F2DC1"/>
    <w:rsid w:val="008F68E5"/>
    <w:rsid w:val="008F70AD"/>
    <w:rsid w:val="008F7CAF"/>
    <w:rsid w:val="00900DB1"/>
    <w:rsid w:val="009022BF"/>
    <w:rsid w:val="00905D60"/>
    <w:rsid w:val="00911CD9"/>
    <w:rsid w:val="00912B71"/>
    <w:rsid w:val="00915CD7"/>
    <w:rsid w:val="00925EDC"/>
    <w:rsid w:val="00931632"/>
    <w:rsid w:val="00932C92"/>
    <w:rsid w:val="00933459"/>
    <w:rsid w:val="009454E4"/>
    <w:rsid w:val="00946F84"/>
    <w:rsid w:val="00961BC2"/>
    <w:rsid w:val="0096683A"/>
    <w:rsid w:val="00967611"/>
    <w:rsid w:val="00981DAA"/>
    <w:rsid w:val="00984240"/>
    <w:rsid w:val="0098700A"/>
    <w:rsid w:val="00987F2B"/>
    <w:rsid w:val="0099108A"/>
    <w:rsid w:val="00995B07"/>
    <w:rsid w:val="009963E2"/>
    <w:rsid w:val="009A2619"/>
    <w:rsid w:val="009A5850"/>
    <w:rsid w:val="009A628E"/>
    <w:rsid w:val="009B10D6"/>
    <w:rsid w:val="009B6F12"/>
    <w:rsid w:val="009D2D8B"/>
    <w:rsid w:val="009D59E8"/>
    <w:rsid w:val="009D65D0"/>
    <w:rsid w:val="009D7E91"/>
    <w:rsid w:val="009E135E"/>
    <w:rsid w:val="009E1D91"/>
    <w:rsid w:val="009E3C92"/>
    <w:rsid w:val="009E4797"/>
    <w:rsid w:val="009E54F4"/>
    <w:rsid w:val="009F2BFA"/>
    <w:rsid w:val="009F694B"/>
    <w:rsid w:val="009F758B"/>
    <w:rsid w:val="00A02511"/>
    <w:rsid w:val="00A03A3D"/>
    <w:rsid w:val="00A045C4"/>
    <w:rsid w:val="00A05D88"/>
    <w:rsid w:val="00A06647"/>
    <w:rsid w:val="00A10DFA"/>
    <w:rsid w:val="00A138E7"/>
    <w:rsid w:val="00A21708"/>
    <w:rsid w:val="00A22362"/>
    <w:rsid w:val="00A249BA"/>
    <w:rsid w:val="00A24B58"/>
    <w:rsid w:val="00A307C7"/>
    <w:rsid w:val="00A37C11"/>
    <w:rsid w:val="00A44581"/>
    <w:rsid w:val="00A45093"/>
    <w:rsid w:val="00A4628F"/>
    <w:rsid w:val="00A46844"/>
    <w:rsid w:val="00A50EAF"/>
    <w:rsid w:val="00A602F9"/>
    <w:rsid w:val="00A6243D"/>
    <w:rsid w:val="00A64FE4"/>
    <w:rsid w:val="00A650EE"/>
    <w:rsid w:val="00A662C8"/>
    <w:rsid w:val="00A71157"/>
    <w:rsid w:val="00A966E6"/>
    <w:rsid w:val="00AB2814"/>
    <w:rsid w:val="00AB2BE3"/>
    <w:rsid w:val="00AB7834"/>
    <w:rsid w:val="00AC4D5F"/>
    <w:rsid w:val="00AD19B6"/>
    <w:rsid w:val="00AD1A1C"/>
    <w:rsid w:val="00AD1D2C"/>
    <w:rsid w:val="00AE0525"/>
    <w:rsid w:val="00AE08DB"/>
    <w:rsid w:val="00AE2729"/>
    <w:rsid w:val="00AE3148"/>
    <w:rsid w:val="00AE41BA"/>
    <w:rsid w:val="00AE5AE2"/>
    <w:rsid w:val="00AE7343"/>
    <w:rsid w:val="00B00A13"/>
    <w:rsid w:val="00B00D69"/>
    <w:rsid w:val="00B00E04"/>
    <w:rsid w:val="00B040A3"/>
    <w:rsid w:val="00B05485"/>
    <w:rsid w:val="00B10882"/>
    <w:rsid w:val="00B140D9"/>
    <w:rsid w:val="00B1458E"/>
    <w:rsid w:val="00B14C51"/>
    <w:rsid w:val="00B20021"/>
    <w:rsid w:val="00B20FDE"/>
    <w:rsid w:val="00B34DD4"/>
    <w:rsid w:val="00B42041"/>
    <w:rsid w:val="00B43FBF"/>
    <w:rsid w:val="00B44F11"/>
    <w:rsid w:val="00B51846"/>
    <w:rsid w:val="00B5380F"/>
    <w:rsid w:val="00B61A91"/>
    <w:rsid w:val="00B62979"/>
    <w:rsid w:val="00B70056"/>
    <w:rsid w:val="00B704C0"/>
    <w:rsid w:val="00B71048"/>
    <w:rsid w:val="00B71C86"/>
    <w:rsid w:val="00B74126"/>
    <w:rsid w:val="00B823A7"/>
    <w:rsid w:val="00B8578E"/>
    <w:rsid w:val="00B90FA5"/>
    <w:rsid w:val="00B919F1"/>
    <w:rsid w:val="00B97128"/>
    <w:rsid w:val="00BA0FD9"/>
    <w:rsid w:val="00BA2260"/>
    <w:rsid w:val="00BA326B"/>
    <w:rsid w:val="00BA7C93"/>
    <w:rsid w:val="00BB0171"/>
    <w:rsid w:val="00BB0FA7"/>
    <w:rsid w:val="00BB468D"/>
    <w:rsid w:val="00BC0E8D"/>
    <w:rsid w:val="00BC4F18"/>
    <w:rsid w:val="00BE2E38"/>
    <w:rsid w:val="00BE6551"/>
    <w:rsid w:val="00BF0591"/>
    <w:rsid w:val="00BF093B"/>
    <w:rsid w:val="00BF1AA1"/>
    <w:rsid w:val="00BF2308"/>
    <w:rsid w:val="00BF6A3B"/>
    <w:rsid w:val="00C00B88"/>
    <w:rsid w:val="00C06B2A"/>
    <w:rsid w:val="00C07284"/>
    <w:rsid w:val="00C1607A"/>
    <w:rsid w:val="00C1654C"/>
    <w:rsid w:val="00C203EA"/>
    <w:rsid w:val="00C271C3"/>
    <w:rsid w:val="00C35E57"/>
    <w:rsid w:val="00C35E80"/>
    <w:rsid w:val="00C40AA2"/>
    <w:rsid w:val="00C411F0"/>
    <w:rsid w:val="00C4244F"/>
    <w:rsid w:val="00C42FB2"/>
    <w:rsid w:val="00C632ED"/>
    <w:rsid w:val="00C63E36"/>
    <w:rsid w:val="00C64575"/>
    <w:rsid w:val="00C6461C"/>
    <w:rsid w:val="00C66150"/>
    <w:rsid w:val="00C70EF5"/>
    <w:rsid w:val="00C756C5"/>
    <w:rsid w:val="00C7688C"/>
    <w:rsid w:val="00C77865"/>
    <w:rsid w:val="00C82195"/>
    <w:rsid w:val="00C82CAE"/>
    <w:rsid w:val="00C8442E"/>
    <w:rsid w:val="00C92A64"/>
    <w:rsid w:val="00C930A8"/>
    <w:rsid w:val="00C96C72"/>
    <w:rsid w:val="00CA108B"/>
    <w:rsid w:val="00CA6CDB"/>
    <w:rsid w:val="00CB1B35"/>
    <w:rsid w:val="00CB2EA2"/>
    <w:rsid w:val="00CB5E13"/>
    <w:rsid w:val="00CC2057"/>
    <w:rsid w:val="00CC3524"/>
    <w:rsid w:val="00CD27BE"/>
    <w:rsid w:val="00CD29E9"/>
    <w:rsid w:val="00CD4BBC"/>
    <w:rsid w:val="00CD5AD8"/>
    <w:rsid w:val="00CD6F0F"/>
    <w:rsid w:val="00CE0BB7"/>
    <w:rsid w:val="00CE3E9A"/>
    <w:rsid w:val="00CE4E31"/>
    <w:rsid w:val="00CE540B"/>
    <w:rsid w:val="00CE6EB5"/>
    <w:rsid w:val="00CE708B"/>
    <w:rsid w:val="00CF26B7"/>
    <w:rsid w:val="00CF6E39"/>
    <w:rsid w:val="00CF72DA"/>
    <w:rsid w:val="00CF7432"/>
    <w:rsid w:val="00D02B9F"/>
    <w:rsid w:val="00D0769A"/>
    <w:rsid w:val="00D07936"/>
    <w:rsid w:val="00D11E84"/>
    <w:rsid w:val="00D12B71"/>
    <w:rsid w:val="00D15B4E"/>
    <w:rsid w:val="00D177E7"/>
    <w:rsid w:val="00D2079F"/>
    <w:rsid w:val="00D26175"/>
    <w:rsid w:val="00D447EF"/>
    <w:rsid w:val="00D505E2"/>
    <w:rsid w:val="00D56C33"/>
    <w:rsid w:val="00D6498F"/>
    <w:rsid w:val="00D7463D"/>
    <w:rsid w:val="00D80F5A"/>
    <w:rsid w:val="00D83DE8"/>
    <w:rsid w:val="00D84943"/>
    <w:rsid w:val="00D94AE7"/>
    <w:rsid w:val="00D966B3"/>
    <w:rsid w:val="00D96E3F"/>
    <w:rsid w:val="00D970F0"/>
    <w:rsid w:val="00DA4540"/>
    <w:rsid w:val="00DA587E"/>
    <w:rsid w:val="00DA60F4"/>
    <w:rsid w:val="00DA6C1D"/>
    <w:rsid w:val="00DA72D4"/>
    <w:rsid w:val="00DB0F8B"/>
    <w:rsid w:val="00DB3052"/>
    <w:rsid w:val="00DC2D17"/>
    <w:rsid w:val="00DE23BF"/>
    <w:rsid w:val="00DE3981"/>
    <w:rsid w:val="00DE40DD"/>
    <w:rsid w:val="00DE57B4"/>
    <w:rsid w:val="00DE6AFD"/>
    <w:rsid w:val="00DE7755"/>
    <w:rsid w:val="00DE79CB"/>
    <w:rsid w:val="00DF059A"/>
    <w:rsid w:val="00DF3D56"/>
    <w:rsid w:val="00DF64E9"/>
    <w:rsid w:val="00DF6D19"/>
    <w:rsid w:val="00DF6ED2"/>
    <w:rsid w:val="00DF70F5"/>
    <w:rsid w:val="00E2252C"/>
    <w:rsid w:val="00E2285A"/>
    <w:rsid w:val="00E270C0"/>
    <w:rsid w:val="00E353F7"/>
    <w:rsid w:val="00E36D82"/>
    <w:rsid w:val="00E42F5C"/>
    <w:rsid w:val="00E460B9"/>
    <w:rsid w:val="00E511BF"/>
    <w:rsid w:val="00E51601"/>
    <w:rsid w:val="00E51965"/>
    <w:rsid w:val="00E67121"/>
    <w:rsid w:val="00E7198D"/>
    <w:rsid w:val="00E735AF"/>
    <w:rsid w:val="00E74CA6"/>
    <w:rsid w:val="00E75E3D"/>
    <w:rsid w:val="00E84491"/>
    <w:rsid w:val="00E908A4"/>
    <w:rsid w:val="00E92B38"/>
    <w:rsid w:val="00E9731C"/>
    <w:rsid w:val="00EA04ED"/>
    <w:rsid w:val="00EA4E4C"/>
    <w:rsid w:val="00EA5AAF"/>
    <w:rsid w:val="00EB04B7"/>
    <w:rsid w:val="00EB1484"/>
    <w:rsid w:val="00EB3AA8"/>
    <w:rsid w:val="00EB7992"/>
    <w:rsid w:val="00EC0104"/>
    <w:rsid w:val="00EC0184"/>
    <w:rsid w:val="00EC2D7A"/>
    <w:rsid w:val="00EC633A"/>
    <w:rsid w:val="00ED1B9D"/>
    <w:rsid w:val="00EE056F"/>
    <w:rsid w:val="00EE4828"/>
    <w:rsid w:val="00EF43F5"/>
    <w:rsid w:val="00F017AF"/>
    <w:rsid w:val="00F041C4"/>
    <w:rsid w:val="00F07D91"/>
    <w:rsid w:val="00F1230A"/>
    <w:rsid w:val="00F14812"/>
    <w:rsid w:val="00F1598C"/>
    <w:rsid w:val="00F20BC6"/>
    <w:rsid w:val="00F21403"/>
    <w:rsid w:val="00F22CBD"/>
    <w:rsid w:val="00F255FC"/>
    <w:rsid w:val="00F259B0"/>
    <w:rsid w:val="00F25FEE"/>
    <w:rsid w:val="00F26A20"/>
    <w:rsid w:val="00F276C9"/>
    <w:rsid w:val="00F31359"/>
    <w:rsid w:val="00F40690"/>
    <w:rsid w:val="00F43B8F"/>
    <w:rsid w:val="00F46594"/>
    <w:rsid w:val="00F51785"/>
    <w:rsid w:val="00F530D7"/>
    <w:rsid w:val="00F541E6"/>
    <w:rsid w:val="00F54B6B"/>
    <w:rsid w:val="00F62F49"/>
    <w:rsid w:val="00F63D14"/>
    <w:rsid w:val="00F640BF"/>
    <w:rsid w:val="00F70754"/>
    <w:rsid w:val="00F76F33"/>
    <w:rsid w:val="00F77926"/>
    <w:rsid w:val="00F83A19"/>
    <w:rsid w:val="00F86E3D"/>
    <w:rsid w:val="00F879A1"/>
    <w:rsid w:val="00F92FC4"/>
    <w:rsid w:val="00F93567"/>
    <w:rsid w:val="00F9793C"/>
    <w:rsid w:val="00F97E19"/>
    <w:rsid w:val="00FA0C14"/>
    <w:rsid w:val="00FA137A"/>
    <w:rsid w:val="00FA266A"/>
    <w:rsid w:val="00FA3E7D"/>
    <w:rsid w:val="00FA5504"/>
    <w:rsid w:val="00FA5FAC"/>
    <w:rsid w:val="00FA65F8"/>
    <w:rsid w:val="00FB2B1E"/>
    <w:rsid w:val="00FB4B02"/>
    <w:rsid w:val="00FC2110"/>
    <w:rsid w:val="00FC2831"/>
    <w:rsid w:val="00FC2D40"/>
    <w:rsid w:val="00FC3600"/>
    <w:rsid w:val="00FC4A9F"/>
    <w:rsid w:val="00FC565B"/>
    <w:rsid w:val="00FE006E"/>
    <w:rsid w:val="00FE197E"/>
    <w:rsid w:val="00FE19C2"/>
    <w:rsid w:val="00FE25D6"/>
    <w:rsid w:val="00FF0DF1"/>
    <w:rsid w:val="00FF26AA"/>
    <w:rsid w:val="00FF64CF"/>
    <w:rsid w:val="00FF70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3B0D4A1"/>
  <w15:chartTrackingRefBased/>
  <w15:docId w15:val="{9A5BBFBB-CD8D-470C-85EB-57BF0C4E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FC4A9F"/>
    <w:pPr>
      <w:numPr>
        <w:numId w:val="1"/>
      </w:numPr>
      <w:tabs>
        <w:tab w:val="left" w:pos="284"/>
      </w:tabs>
      <w:spacing w:before="240" w:line="360" w:lineRule="auto"/>
      <w:ind w:left="284" w:hanging="284"/>
      <w:jc w:val="both"/>
      <w:outlineLvl w:val="0"/>
    </w:pPr>
    <w:rPr>
      <w:b/>
      <w:caps/>
    </w:rPr>
  </w:style>
  <w:style w:type="paragraph" w:styleId="Ttulo2">
    <w:name w:val="heading 2"/>
    <w:aliases w:val="TF-TÍTULO 2"/>
    <w:next w:val="TF-TEXTO"/>
    <w:autoRedefine/>
    <w:qFormat/>
    <w:rsid w:val="007D10F2"/>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2368FD"/>
    <w:pPr>
      <w:keepNext/>
      <w:keepLines/>
    </w:pPr>
    <w:rPr>
      <w:sz w:val="22"/>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FC4A9F"/>
    <w:pPr>
      <w:keepLines w:val="0"/>
      <w:spacing w:line="360" w:lineRule="auto"/>
      <w:jc w:val="center"/>
    </w:pPr>
    <w:rPr>
      <w:rFonts w:ascii="Times" w:hAnsi="Times"/>
      <w:b/>
      <w:caps/>
      <w:szCs w:val="20"/>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3"/>
      </w:numPr>
      <w:spacing w:line="360" w:lineRule="auto"/>
      <w:contextualSpacing/>
      <w:jc w:val="both"/>
    </w:pPr>
    <w:rPr>
      <w:sz w:val="24"/>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pPr>
      <w:tabs>
        <w:tab w:val="center" w:pos="4320"/>
        <w:tab w:val="right" w:pos="8640"/>
      </w:tabs>
    </w:pPr>
  </w:style>
  <w:style w:type="character" w:customStyle="1" w:styleId="RodapChar">
    <w:name w:val="Rodapé Char"/>
    <w:link w:val="Rodap"/>
    <w:uiPriority w:val="99"/>
    <w:rsid w:val="00052A07"/>
    <w:rPr>
      <w:sz w:val="24"/>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FC4A9F"/>
    <w:pPr>
      <w:spacing w:before="60"/>
      <w:jc w:val="center"/>
      <w:outlineLvl w:val="0"/>
    </w:pPr>
    <w:rPr>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1E682E"/>
    <w:pPr>
      <w:spacing w:after="24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spacing w:before="0" w:line="240" w:lineRule="auto"/>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DE6AFD"/>
    <w:pPr>
      <w:spacing w:before="120"/>
      <w:jc w:val="center"/>
    </w:pPr>
    <w:rPr>
      <w:color w:val="00000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B8578E"/>
    <w:pPr>
      <w:jc w:val="center"/>
    </w:p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320BFA"/>
    <w:pPr>
      <w:keepNext w:val="0"/>
      <w:keepLines w:val="0"/>
      <w:tabs>
        <w:tab w:val="left" w:pos="708"/>
      </w:tabs>
      <w:ind w:left="720" w:hanging="720"/>
      <w:jc w:val="center"/>
    </w:pPr>
    <w:rPr>
      <w:caps/>
      <w:noProof/>
      <w:szCs w:val="20"/>
    </w:rPr>
  </w:style>
  <w:style w:type="character" w:styleId="MenoPendente">
    <w:name w:val="Unresolved Mention"/>
    <w:basedOn w:val="Fontepargpadro"/>
    <w:uiPriority w:val="99"/>
    <w:semiHidden/>
    <w:unhideWhenUsed/>
    <w:rsid w:val="007C49B8"/>
    <w:rPr>
      <w:color w:val="605E5C"/>
      <w:shd w:val="clear" w:color="auto" w:fill="E1DFDD"/>
    </w:rPr>
  </w:style>
  <w:style w:type="table" w:styleId="TabeladeLista3-nfase3">
    <w:name w:val="List Table 3 Accent 3"/>
    <w:basedOn w:val="Tabelanormal"/>
    <w:uiPriority w:val="48"/>
    <w:rsid w:val="00DE79CB"/>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egenda">
    <w:name w:val="caption"/>
    <w:basedOn w:val="Normal"/>
    <w:next w:val="Normal"/>
    <w:uiPriority w:val="35"/>
    <w:qFormat/>
    <w:rsid w:val="00E353F7"/>
    <w:pPr>
      <w:spacing w:after="200"/>
    </w:pPr>
    <w:rPr>
      <w:i/>
      <w:iCs/>
      <w:color w:val="44546A" w:themeColor="text2"/>
      <w:sz w:val="18"/>
      <w:szCs w:val="18"/>
    </w:rPr>
  </w:style>
  <w:style w:type="character" w:styleId="Forte">
    <w:name w:val="Strong"/>
    <w:basedOn w:val="Fontepargpadro"/>
    <w:uiPriority w:val="22"/>
    <w:qFormat/>
    <w:rsid w:val="00C645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 Id="rId27"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CB833CA3-D86E-4494-84B6-8A6A863B8358}">
  <ds:schemaRefs>
    <ds:schemaRef ds:uri="http://schemas.openxmlformats.org/officeDocument/2006/bibliography"/>
  </ds:schemaRefs>
</ds:datastoreItem>
</file>

<file path=customXml/itemProps2.xml><?xml version="1.0" encoding="utf-8"?>
<ds:datastoreItem xmlns:ds="http://schemas.openxmlformats.org/officeDocument/2006/customXml" ds:itemID="{B509BA13-A767-465E-8B68-C3C034C03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6001B7-DA9F-4B65-BC19-CF31DE11455A}">
  <ds:schemaRefs>
    <ds:schemaRef ds:uri="http://schemas.microsoft.com/sharepoint/v3/contenttype/forms"/>
  </ds:schemaRefs>
</ds:datastoreItem>
</file>

<file path=customXml/itemProps4.xml><?xml version="1.0" encoding="utf-8"?>
<ds:datastoreItem xmlns:ds="http://schemas.openxmlformats.org/officeDocument/2006/customXml" ds:itemID="{F72CAF51-4C4B-4D6B-B6E3-64C6CFA182E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4297</Words>
  <Characters>23206</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8</cp:revision>
  <cp:lastPrinted>2020-11-05T23:12:00Z</cp:lastPrinted>
  <dcterms:created xsi:type="dcterms:W3CDTF">2020-10-30T14:57:00Z</dcterms:created>
  <dcterms:modified xsi:type="dcterms:W3CDTF">2020-11-05T23:12:00Z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