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155269F7" w:rsidR="002B0EDC" w:rsidRPr="00B00E04" w:rsidRDefault="00C3507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Reconhecimento</w:t>
      </w:r>
      <w:r w:rsidR="00CC09C2">
        <w:t xml:space="preserve"> Facial de Bugios-ruivo </w:t>
      </w:r>
      <w:r>
        <w:t>por meio</w:t>
      </w:r>
      <w:r w:rsidR="00CC09C2">
        <w:t xml:space="preserve"> de redes neurais convolucionais</w:t>
      </w:r>
    </w:p>
    <w:p w14:paraId="4F6DBB7C" w14:textId="532D493D" w:rsidR="001E682E" w:rsidRDefault="00C24FBD" w:rsidP="00752038">
      <w:pPr>
        <w:pStyle w:val="TF-AUTOR0"/>
      </w:pPr>
      <w:r>
        <w:t>Maik Henrique Carminati</w:t>
      </w:r>
    </w:p>
    <w:p w14:paraId="0B5F8F4A" w14:textId="6C08D376" w:rsidR="00CA625B" w:rsidRPr="00C24FBD" w:rsidRDefault="00CA625B" w:rsidP="00752038">
      <w:pPr>
        <w:pStyle w:val="TF-AUTOR0"/>
      </w:pPr>
      <w:r>
        <w:t>Prof.ª Andreza Sartori – Orientadora</w:t>
      </w:r>
    </w:p>
    <w:p w14:paraId="04F0E178" w14:textId="2B3146E0" w:rsidR="001E682E" w:rsidRDefault="00CA625B" w:rsidP="00CA625B">
      <w:pPr>
        <w:pStyle w:val="TF-AUTOR0"/>
      </w:pPr>
      <w:r>
        <w:t>Prof. Julio César de Souza Junior – Coorientador</w:t>
      </w:r>
    </w:p>
    <w:p w14:paraId="28066913" w14:textId="466F67E9" w:rsidR="00F255FC" w:rsidRPr="0014712C" w:rsidRDefault="00F255FC" w:rsidP="00000064">
      <w:pPr>
        <w:pStyle w:val="Ttulo1"/>
      </w:pPr>
      <w:r w:rsidRPr="0014712C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6D60903" w14:textId="70BB36C6" w:rsidR="00025B6A" w:rsidRDefault="00025B6A" w:rsidP="00025B6A">
      <w:pPr>
        <w:pStyle w:val="TF-TEXTO"/>
      </w:pPr>
      <w:r>
        <w:t xml:space="preserve">O </w:t>
      </w:r>
      <w:r w:rsidRPr="00EC79CF">
        <w:rPr>
          <w:i/>
          <w:iCs/>
        </w:rPr>
        <w:t xml:space="preserve">Alouatta </w:t>
      </w:r>
      <w:r w:rsidR="00C14B2B" w:rsidRPr="00EC79CF">
        <w:rPr>
          <w:i/>
          <w:iCs/>
        </w:rPr>
        <w:t>G</w:t>
      </w:r>
      <w:r w:rsidRPr="00EC79CF">
        <w:rPr>
          <w:i/>
          <w:iCs/>
        </w:rPr>
        <w:t xml:space="preserve">uariba </w:t>
      </w:r>
      <w:r w:rsidR="00C14B2B" w:rsidRPr="00EC79CF">
        <w:rPr>
          <w:i/>
          <w:iCs/>
        </w:rPr>
        <w:t>C</w:t>
      </w:r>
      <w:r w:rsidRPr="00EC79CF">
        <w:rPr>
          <w:i/>
          <w:iCs/>
        </w:rPr>
        <w:t>lamitans</w:t>
      </w:r>
      <w:r>
        <w:t xml:space="preserve">, também conhecido como </w:t>
      </w:r>
      <w:r w:rsidR="00044EAC">
        <w:t>bugio</w:t>
      </w:r>
      <w:r>
        <w:t xml:space="preserve">-ruivo, guariba ou barbado, pertence </w:t>
      </w:r>
      <w:r w:rsidR="002531E1">
        <w:t>à</w:t>
      </w:r>
      <w:r>
        <w:t xml:space="preserve"> </w:t>
      </w:r>
      <w:r w:rsidR="00CD72E1">
        <w:t xml:space="preserve"> </w:t>
      </w:r>
      <w:r>
        <w:t>família dos primatas</w:t>
      </w:r>
      <w:r w:rsidR="002531E1">
        <w:t xml:space="preserve">, </w:t>
      </w:r>
      <w:r w:rsidR="00EC79CF">
        <w:t xml:space="preserve">e </w:t>
      </w:r>
      <w:r w:rsidR="002531E1">
        <w:t xml:space="preserve">podem viver em média de </w:t>
      </w:r>
      <w:r w:rsidR="00EC79CF">
        <w:t>1</w:t>
      </w:r>
      <w:r w:rsidR="002531E1">
        <w:t>5</w:t>
      </w:r>
      <w:r w:rsidR="00EC79CF">
        <w:t xml:space="preserve"> </w:t>
      </w:r>
      <w:r w:rsidR="002F0E9F">
        <w:t>a</w:t>
      </w:r>
      <w:r w:rsidR="00EC79CF">
        <w:t xml:space="preserve"> 20</w:t>
      </w:r>
      <w:r w:rsidR="002531E1">
        <w:t xml:space="preserve"> anos. Quando atingem seu estado adulto podem pesar uma média de </w:t>
      </w:r>
      <w:r w:rsidR="00044EAC">
        <w:t>6kg variando de macho para fêmea</w:t>
      </w:r>
      <w:r w:rsidR="001A6311">
        <w:t>,</w:t>
      </w:r>
      <w:r w:rsidR="00044EAC">
        <w:t xml:space="preserve"> o comprimento do seu corpo pode </w:t>
      </w:r>
      <w:r w:rsidR="0005049F">
        <w:t>alcançar</w:t>
      </w:r>
      <w:r w:rsidR="00044EAC">
        <w:t xml:space="preserve"> 1,18 metros </w:t>
      </w:r>
      <w:r w:rsidR="002531E1">
        <w:t xml:space="preserve">e </w:t>
      </w:r>
      <w:r w:rsidR="00044EAC">
        <w:t>sua cauda a aproximadamente 45 centímetros. Ele é encontra</w:t>
      </w:r>
      <w:r w:rsidR="00EE3EEC">
        <w:t>do</w:t>
      </w:r>
      <w:r w:rsidR="00044EAC">
        <w:t xml:space="preserve"> ao longo</w:t>
      </w:r>
      <w:r w:rsidR="0005049F">
        <w:t xml:space="preserve"> da</w:t>
      </w:r>
      <w:r w:rsidR="00044EAC">
        <w:t xml:space="preserve"> </w:t>
      </w:r>
      <w:r w:rsidR="002531E1">
        <w:t xml:space="preserve">Mata Atlântica </w:t>
      </w:r>
      <w:r w:rsidR="00EE3EEC">
        <w:t>em alguns estados brasileiros como Santa Catarina, Esp</w:t>
      </w:r>
      <w:r w:rsidR="00A82789">
        <w:t>í</w:t>
      </w:r>
      <w:r w:rsidR="00EE3EEC">
        <w:t xml:space="preserve">rito Santo e Rio Grande do Sul, </w:t>
      </w:r>
      <w:r w:rsidR="00FB76A8">
        <w:t>como</w:t>
      </w:r>
      <w:r w:rsidR="0005049F">
        <w:t xml:space="preserve"> também em</w:t>
      </w:r>
      <w:r w:rsidR="00EE3EEC">
        <w:t xml:space="preserve"> algumas regiões da Argentina. A população atual dos bugios</w:t>
      </w:r>
      <w:r w:rsidR="00746882">
        <w:t>-</w:t>
      </w:r>
      <w:r w:rsidR="00EE3EEC">
        <w:t xml:space="preserve">ruivo não é </w:t>
      </w:r>
      <w:r w:rsidR="00694F3B">
        <w:t>conhecida,</w:t>
      </w:r>
      <w:r w:rsidR="00EE3EEC">
        <w:t xml:space="preserve"> mas estima</w:t>
      </w:r>
      <w:r w:rsidR="00525587">
        <w:t>-</w:t>
      </w:r>
      <w:r w:rsidR="00EE3EEC">
        <w:t>se que esteja próxima dos 10.000, que vivam em populações com uma média de 500 indivíduos, e que sua tend</w:t>
      </w:r>
      <w:r w:rsidR="00B16B49">
        <w:t>ê</w:t>
      </w:r>
      <w:r w:rsidR="00EE3EEC">
        <w:t>ncia populaciona</w:t>
      </w:r>
      <w:r w:rsidR="002D5FD3">
        <w:t>l</w:t>
      </w:r>
      <w:r w:rsidR="00EE3EEC">
        <w:t xml:space="preserve"> esteja em declínio</w:t>
      </w:r>
      <w:r w:rsidR="00694F3B">
        <w:t xml:space="preserve"> </w:t>
      </w:r>
      <w:r w:rsidR="001D28C7" w:rsidRPr="001D28C7">
        <w:t>(</w:t>
      </w:r>
      <w:r w:rsidR="001D28C7" w:rsidRPr="001D28C7">
        <w:rPr>
          <w:color w:val="000000"/>
        </w:rPr>
        <w:t>BICCA-MARQUES</w:t>
      </w:r>
      <w:r w:rsidR="00505F79">
        <w:rPr>
          <w:color w:val="000000"/>
        </w:rPr>
        <w:t>, 2015</w:t>
      </w:r>
      <w:r w:rsidR="001D28C7" w:rsidRPr="001D28C7">
        <w:t>)</w:t>
      </w:r>
      <w:r w:rsidR="00DA1D76">
        <w:t>.</w:t>
      </w:r>
    </w:p>
    <w:p w14:paraId="5A915248" w14:textId="436244C6" w:rsidR="003E22B6" w:rsidRDefault="00EE3EEC" w:rsidP="007D4F79">
      <w:pPr>
        <w:pStyle w:val="TF-TEXTO"/>
      </w:pPr>
      <w:r>
        <w:t>As principais ameaças</w:t>
      </w:r>
      <w:r w:rsidR="00301151">
        <w:t xml:space="preserve"> identificadas</w:t>
      </w:r>
      <w:r>
        <w:t xml:space="preserve"> para o bugio-ruivo são a agricultura, pecuária, expansão urbana, </w:t>
      </w:r>
      <w:r w:rsidR="00A91F65">
        <w:t>epidemias, desmatamento, redução de habitat e caça</w:t>
      </w:r>
      <w:r w:rsidR="00171EAB">
        <w:t>,</w:t>
      </w:r>
      <w:r w:rsidR="00C47A51">
        <w:t xml:space="preserve"> pois interferem diretamente em seu habitat natural</w:t>
      </w:r>
      <w:r w:rsidR="00A91F65">
        <w:t xml:space="preserve">. Animais domésticos como os cachorros também podem apresentar motivos de preocupação </w:t>
      </w:r>
      <w:r w:rsidR="00C47A51">
        <w:t xml:space="preserve">quando os bugios se encontram </w:t>
      </w:r>
      <w:r w:rsidR="00A91F65">
        <w:t xml:space="preserve">perto de </w:t>
      </w:r>
      <w:r w:rsidR="00C47A51">
        <w:t>pequenas reservas</w:t>
      </w:r>
      <w:r w:rsidR="00A91F65">
        <w:t xml:space="preserve"> florestais </w:t>
      </w:r>
      <w:r w:rsidR="00C47A51">
        <w:t>próximas de</w:t>
      </w:r>
      <w:r w:rsidR="00A91F65">
        <w:t xml:space="preserve"> áreas urbanas, </w:t>
      </w:r>
      <w:r w:rsidR="00D51F20">
        <w:t>bem como</w:t>
      </w:r>
      <w:r w:rsidR="00A91F65">
        <w:t xml:space="preserve"> redes de energia elétrica próximas </w:t>
      </w:r>
      <w:r w:rsidR="00982388">
        <w:t>às</w:t>
      </w:r>
      <w:r w:rsidR="00A91F65">
        <w:t xml:space="preserve"> florestas</w:t>
      </w:r>
      <w:r w:rsidR="001D28C7" w:rsidRPr="001D28C7">
        <w:t xml:space="preserve"> (</w:t>
      </w:r>
      <w:r w:rsidR="001D28C7" w:rsidRPr="001D28C7">
        <w:rPr>
          <w:color w:val="000000"/>
        </w:rPr>
        <w:t>BICCA-MARQUES</w:t>
      </w:r>
      <w:r w:rsidR="00FF5312">
        <w:rPr>
          <w:color w:val="000000"/>
        </w:rPr>
        <w:t>, 2015</w:t>
      </w:r>
      <w:r w:rsidR="001D28C7" w:rsidRPr="001D28C7">
        <w:t>)</w:t>
      </w:r>
      <w:r w:rsidR="00DA1D76">
        <w:t>.</w:t>
      </w:r>
      <w:r w:rsidR="00C47A51">
        <w:t xml:space="preserve"> </w:t>
      </w:r>
      <w:r w:rsidR="00755012">
        <w:t xml:space="preserve">Buss (2012) </w:t>
      </w:r>
      <w:r w:rsidR="00171EAB">
        <w:t>aponta</w:t>
      </w:r>
      <w:r w:rsidR="00755012">
        <w:t xml:space="preserve"> que a</w:t>
      </w:r>
      <w:r w:rsidR="007E05E6">
        <w:t xml:space="preserve"> febre amarela também</w:t>
      </w:r>
      <w:r w:rsidR="00755012">
        <w:t xml:space="preserve"> foi um fator que</w:t>
      </w:r>
      <w:r w:rsidR="007E05E6">
        <w:t xml:space="preserve"> afetou drasticamente algumas populações de bugios em</w:t>
      </w:r>
      <w:r w:rsidR="00B619D5">
        <w:t xml:space="preserve"> certos</w:t>
      </w:r>
      <w:r w:rsidR="007E05E6">
        <w:t xml:space="preserve"> estados brasileiro</w:t>
      </w:r>
      <w:r w:rsidR="00B619D5">
        <w:t>s</w:t>
      </w:r>
      <w:r w:rsidR="007E05E6">
        <w:t xml:space="preserve"> e em </w:t>
      </w:r>
      <w:r w:rsidR="00B619D5">
        <w:t>determinadas regiões,</w:t>
      </w:r>
      <w:r w:rsidR="007E05E6">
        <w:t xml:space="preserve"> </w:t>
      </w:r>
      <w:r w:rsidR="005D4F00">
        <w:t>causando</w:t>
      </w:r>
      <w:r w:rsidR="00B619D5">
        <w:t xml:space="preserve"> </w:t>
      </w:r>
      <w:r w:rsidR="00FD6FE9">
        <w:t>a extinção</w:t>
      </w:r>
      <w:r w:rsidR="00B619D5">
        <w:t xml:space="preserve"> </w:t>
      </w:r>
      <w:r w:rsidR="00755012">
        <w:t xml:space="preserve">local </w:t>
      </w:r>
      <w:r w:rsidR="00B619D5">
        <w:t>da espécie dos bugios-ruivo</w:t>
      </w:r>
      <w:r w:rsidR="00755012">
        <w:t xml:space="preserve"> e Bicca-Marques (2015) complementa </w:t>
      </w:r>
      <w:r w:rsidR="005D4F00">
        <w:t>afirmando</w:t>
      </w:r>
      <w:r w:rsidR="00755012">
        <w:t xml:space="preserve"> que e</w:t>
      </w:r>
      <w:r w:rsidR="00FD6FE9">
        <w:t>sses primatas t</w:t>
      </w:r>
      <w:r w:rsidR="005D4F00">
        <w:t>ê</w:t>
      </w:r>
      <w:r w:rsidR="00FD6FE9">
        <w:t>m um nível de extinção global definido como quase ameaçada</w:t>
      </w:r>
      <w:r w:rsidR="005D4F00">
        <w:t>,</w:t>
      </w:r>
      <w:r w:rsidR="00FD6FE9">
        <w:t xml:space="preserve"> e</w:t>
      </w:r>
      <w:r w:rsidR="005D4F00">
        <w:t>nquanto</w:t>
      </w:r>
      <w:r w:rsidR="00FD6FE9">
        <w:t xml:space="preserve"> no Brasil é caracterizada como vulnerável (BICCA-MARQUES, 2015).</w:t>
      </w:r>
      <w:r w:rsidR="00A93B2F">
        <w:t xml:space="preserve"> </w:t>
      </w:r>
      <w:r w:rsidR="007E05E6">
        <w:t xml:space="preserve"> </w:t>
      </w:r>
      <w:r w:rsidR="007428AE">
        <w:t xml:space="preserve"> </w:t>
      </w:r>
    </w:p>
    <w:p w14:paraId="57EBCF86" w14:textId="652ED91B" w:rsidR="00FB685A" w:rsidRDefault="00FB685A" w:rsidP="00025B6A">
      <w:pPr>
        <w:pStyle w:val="TF-TEXTO"/>
      </w:pPr>
      <w:r>
        <w:t>A produção de estudos sobre a ecologia e comportamento como também o monitoramento de populações de bugios t</w:t>
      </w:r>
      <w:r w:rsidR="00982388">
        <w:t>ê</w:t>
      </w:r>
      <w:r>
        <w:t xml:space="preserve">m grande importância para a criar estratégias de conservação para a espécie. Crouse </w:t>
      </w:r>
      <w:r w:rsidRPr="00FB685A">
        <w:rPr>
          <w:i/>
          <w:iCs/>
        </w:rPr>
        <w:t>et al</w:t>
      </w:r>
      <w:r>
        <w:rPr>
          <w:i/>
          <w:iCs/>
        </w:rPr>
        <w:t xml:space="preserve">. </w:t>
      </w:r>
      <w:r w:rsidRPr="00FB685A">
        <w:t xml:space="preserve">(2017) </w:t>
      </w:r>
      <w:r w:rsidR="008C7EE1">
        <w:t>aponta</w:t>
      </w:r>
      <w:r w:rsidRPr="00FB685A">
        <w:t xml:space="preserve"> que</w:t>
      </w:r>
      <w:r>
        <w:t xml:space="preserve"> grande parte das</w:t>
      </w:r>
      <w:r w:rsidRPr="00FB685A">
        <w:t xml:space="preserve"> pesquisas sobre </w:t>
      </w:r>
      <w:r>
        <w:t xml:space="preserve">populações de animais requerem a captura e marcação desses indivíduos utilizando colares coloridos ou suas próprias características naturais. </w:t>
      </w:r>
      <w:r w:rsidR="00F03E38">
        <w:t>Esses métodos podem ou não permitir a identificação dos bugios em datas futuras e que</w:t>
      </w:r>
      <w:r w:rsidR="005D4F00">
        <w:t>,</w:t>
      </w:r>
      <w:r w:rsidR="00F03E38">
        <w:t xml:space="preserve"> para ter um melhor resultado em estudos da ecologia desses animais</w:t>
      </w:r>
      <w:r w:rsidR="005D4F00">
        <w:t>,</w:t>
      </w:r>
      <w:r w:rsidR="00F03E38">
        <w:t xml:space="preserve"> é necessária </w:t>
      </w:r>
      <w:r w:rsidR="00755012">
        <w:t>à</w:t>
      </w:r>
      <w:r w:rsidR="00F03E38">
        <w:t xml:space="preserve"> coleta de dados por um longo período. </w:t>
      </w:r>
    </w:p>
    <w:p w14:paraId="62C343B8" w14:textId="5ADDE271" w:rsidR="003746C3" w:rsidRDefault="00D12F56" w:rsidP="00025B6A">
      <w:pPr>
        <w:pStyle w:val="TF-TEXTO"/>
      </w:pPr>
      <w:r>
        <w:t>O Projeto Bugio</w:t>
      </w:r>
      <w:r w:rsidR="00755012">
        <w:t>,</w:t>
      </w:r>
      <w:r>
        <w:t xml:space="preserve"> criado em 1991 pela FURB, tem como objetivo</w:t>
      </w:r>
      <w:r w:rsidR="00062A1B">
        <w:t xml:space="preserve"> principal</w:t>
      </w:r>
      <w:r>
        <w:t xml:space="preserve"> estudar o comportamento e </w:t>
      </w:r>
      <w:r w:rsidR="00746882">
        <w:t xml:space="preserve">a </w:t>
      </w:r>
      <w:r>
        <w:t>ecologia do bugio</w:t>
      </w:r>
      <w:r w:rsidR="0033390E">
        <w:t>-</w:t>
      </w:r>
      <w:r>
        <w:t>ruivo em seu habitat natural</w:t>
      </w:r>
      <w:r w:rsidR="008A509E">
        <w:t>,</w:t>
      </w:r>
      <w:r w:rsidR="00062A1B">
        <w:t xml:space="preserve"> como também a conservação dessa subespécie. </w:t>
      </w:r>
      <w:r w:rsidR="0033390E">
        <w:t>O</w:t>
      </w:r>
      <w:r w:rsidR="00D526E5">
        <w:t xml:space="preserve"> projeto conta com atividade</w:t>
      </w:r>
      <w:r w:rsidR="0033390E">
        <w:t>s</w:t>
      </w:r>
      <w:r w:rsidR="00D526E5">
        <w:t xml:space="preserve"> de acompanhamento de bugios em vida livre e sob cuidados humanos</w:t>
      </w:r>
      <w:r w:rsidR="004A041F">
        <w:t>. Q</w:t>
      </w:r>
      <w:r w:rsidR="00062A1B">
        <w:t>uando capturado</w:t>
      </w:r>
      <w:r w:rsidR="00D70662">
        <w:t>s</w:t>
      </w:r>
      <w:r w:rsidR="007E03D8">
        <w:t>, ele</w:t>
      </w:r>
      <w:r w:rsidR="007626A2">
        <w:t>s</w:t>
      </w:r>
      <w:r w:rsidR="00062A1B">
        <w:t xml:space="preserve"> </w:t>
      </w:r>
      <w:r w:rsidR="00D70662">
        <w:t>são</w:t>
      </w:r>
      <w:r w:rsidR="00062A1B">
        <w:t xml:space="preserve"> levado</w:t>
      </w:r>
      <w:r w:rsidR="009459DB">
        <w:t>s</w:t>
      </w:r>
      <w:r w:rsidR="00676F50">
        <w:t xml:space="preserve"> para</w:t>
      </w:r>
      <w:r w:rsidR="00062A1B">
        <w:t xml:space="preserve"> a </w:t>
      </w:r>
      <w:r w:rsidR="00676F50">
        <w:t>s</w:t>
      </w:r>
      <w:r w:rsidR="00062A1B">
        <w:t xml:space="preserve">ede do projeto </w:t>
      </w:r>
      <w:r w:rsidR="009459DB">
        <w:t>e</w:t>
      </w:r>
      <w:r w:rsidR="00062A1B">
        <w:t xml:space="preserve"> </w:t>
      </w:r>
      <w:r w:rsidR="00746882">
        <w:t>s</w:t>
      </w:r>
      <w:r w:rsidR="00062A1B">
        <w:t>ão microchipados</w:t>
      </w:r>
      <w:r w:rsidR="009459DB">
        <w:t>,</w:t>
      </w:r>
      <w:r w:rsidR="00062A1B">
        <w:t xml:space="preserve"> </w:t>
      </w:r>
      <w:r w:rsidR="0033390E">
        <w:t>permanec</w:t>
      </w:r>
      <w:r w:rsidR="004A041F">
        <w:t>endo</w:t>
      </w:r>
      <w:r w:rsidR="00062A1B">
        <w:t xml:space="preserve"> no estabelecimento até que tenham se recuperado e que suas condições sejam apropriadas para a sobrevivência na flora. Em alguns casos</w:t>
      </w:r>
      <w:r w:rsidR="000A6BF4">
        <w:t>,</w:t>
      </w:r>
      <w:r w:rsidR="00236381">
        <w:t xml:space="preserve"> quando capturados e sedados para a implantação do microchip</w:t>
      </w:r>
      <w:r w:rsidR="000A6BF4">
        <w:t>,</w:t>
      </w:r>
      <w:r w:rsidR="00236381">
        <w:t xml:space="preserve"> </w:t>
      </w:r>
      <w:r w:rsidR="00E90044">
        <w:t xml:space="preserve">esses bugios </w:t>
      </w:r>
      <w:r w:rsidR="00236381">
        <w:t>acabam ficando com sequelas permanentes</w:t>
      </w:r>
      <w:r w:rsidR="00B263BD">
        <w:t xml:space="preserve"> como cicatrizas e feridas</w:t>
      </w:r>
      <w:r w:rsidR="00236381">
        <w:t>, impactando assim diretamente na sua reabilitação</w:t>
      </w:r>
      <w:r w:rsidR="00C14B2B">
        <w:t xml:space="preserve"> </w:t>
      </w:r>
      <w:r w:rsidR="00C14B2B" w:rsidRPr="00C8715A">
        <w:t>(</w:t>
      </w:r>
      <w:r w:rsidR="00B54B51" w:rsidRPr="00C8715A">
        <w:t>FURB</w:t>
      </w:r>
      <w:r w:rsidR="00FF2E64" w:rsidRPr="00C8715A">
        <w:rPr>
          <w:bCs/>
        </w:rPr>
        <w:t>, 20</w:t>
      </w:r>
      <w:r w:rsidR="00036C9A">
        <w:rPr>
          <w:bCs/>
        </w:rPr>
        <w:t>0</w:t>
      </w:r>
      <w:r w:rsidR="00FF2E64" w:rsidRPr="00C8715A">
        <w:rPr>
          <w:bCs/>
        </w:rPr>
        <w:t>1</w:t>
      </w:r>
      <w:r w:rsidR="00C14B2B" w:rsidRPr="00C8715A">
        <w:t>)</w:t>
      </w:r>
      <w:r w:rsidR="00DA1D76" w:rsidRPr="00C8715A">
        <w:t>.</w:t>
      </w:r>
    </w:p>
    <w:p w14:paraId="3DFD957D" w14:textId="131AFA9F" w:rsidR="00C62655" w:rsidRDefault="00DE030F" w:rsidP="00025B6A">
      <w:pPr>
        <w:pStyle w:val="TF-TEXTO"/>
      </w:pPr>
      <w:r>
        <w:t xml:space="preserve">Conforme relato dos médicos veterinários responsáveis pelo Projeto Bugio-FURB, uma forma de resolver este problema seria realizando o reconhecimento facial dos bugios, pois apresentam características faciais singulares. </w:t>
      </w:r>
      <w:r w:rsidR="00C713C3">
        <w:t xml:space="preserve">Segundo </w:t>
      </w:r>
      <w:r w:rsidR="00C62655">
        <w:t>Abreu (2021)</w:t>
      </w:r>
      <w:r w:rsidR="00C713C3">
        <w:t xml:space="preserve">, </w:t>
      </w:r>
      <w:r w:rsidR="00C62655">
        <w:t>para resolver os problemas de reconhecimento facial, diversas técnicas foram desenvolvidas ao longo dos anos</w:t>
      </w:r>
      <w:r>
        <w:t>, inicialmente</w:t>
      </w:r>
      <w:r w:rsidR="00C62655">
        <w:t xml:space="preserve"> </w:t>
      </w:r>
      <w:r w:rsidR="00FB5A84">
        <w:t>baseando-se</w:t>
      </w:r>
      <w:r w:rsidR="00C62655">
        <w:t xml:space="preserve"> </w:t>
      </w:r>
      <w:r w:rsidR="00FB5A84">
        <w:t>em</w:t>
      </w:r>
      <w:r>
        <w:t xml:space="preserve"> modelos de</w:t>
      </w:r>
      <w:r w:rsidR="00C62655">
        <w:t xml:space="preserve"> Aprendizado de Máquina</w:t>
      </w:r>
      <w:r w:rsidR="00B23814">
        <w:t xml:space="preserve">, até as mais atuais, relacionadas </w:t>
      </w:r>
      <w:r w:rsidR="00C713C3">
        <w:t>à</w:t>
      </w:r>
      <w:r w:rsidR="00B23814">
        <w:t xml:space="preserve"> Redes Neurais </w:t>
      </w:r>
      <w:r w:rsidR="00A131D8">
        <w:t>Artificias</w:t>
      </w:r>
      <w:r>
        <w:t xml:space="preserve"> (RNA)</w:t>
      </w:r>
      <w:r w:rsidR="00FB5A84">
        <w:t xml:space="preserve">. </w:t>
      </w:r>
      <w:r w:rsidR="00A131D8">
        <w:t>Algumas das t</w:t>
      </w:r>
      <w:r w:rsidR="00FB5A84">
        <w:t xml:space="preserve">écnicas </w:t>
      </w:r>
      <w:r w:rsidR="00A131D8">
        <w:t>mais atuais utilizam Redes Neurais Convolucionais para permitir a segmentação de instância</w:t>
      </w:r>
      <w:r w:rsidR="00512D2F">
        <w:t>,</w:t>
      </w:r>
      <w:r w:rsidR="00A131D8">
        <w:t xml:space="preserve"> </w:t>
      </w:r>
      <w:r w:rsidR="00512D2F">
        <w:t>na qual possibilita</w:t>
      </w:r>
      <w:r w:rsidR="00A131D8">
        <w:t xml:space="preserve"> separar cada objeto de seu fundo e formar segmentos à nível de pixel, como é o caso do Mask-R CNN</w:t>
      </w:r>
      <w:r w:rsidR="00B631BA">
        <w:t xml:space="preserve"> (M</w:t>
      </w:r>
      <w:r w:rsidR="00622CD1">
        <w:t>EIRA</w:t>
      </w:r>
      <w:r w:rsidR="00B631BA">
        <w:t>, 2020)</w:t>
      </w:r>
      <w:r w:rsidR="00F10FC1">
        <w:t>. O</w:t>
      </w:r>
      <w:r w:rsidR="00CB50A3">
        <w:t>utra técnica atual, conhecida como</w:t>
      </w:r>
      <w:r w:rsidR="001F79BC">
        <w:t xml:space="preserve"> Yolo</w:t>
      </w:r>
      <w:r w:rsidR="00CB50A3">
        <w:t>,</w:t>
      </w:r>
      <w:r w:rsidR="001F79BC">
        <w:t xml:space="preserve"> é um método de detecção de objetos de passada única que utiliza uma Rede Neural Convolucional para extrair as características</w:t>
      </w:r>
      <w:r w:rsidR="00FF2C7F">
        <w:t xml:space="preserve"> das imagens</w:t>
      </w:r>
      <w:r w:rsidR="00215CD4">
        <w:t xml:space="preserve"> (A</w:t>
      </w:r>
      <w:r w:rsidR="00622CD1">
        <w:t>LVES</w:t>
      </w:r>
      <w:r w:rsidR="00215CD4">
        <w:t>, 2020)</w:t>
      </w:r>
      <w:r w:rsidR="001F79BC">
        <w:t xml:space="preserve">. </w:t>
      </w:r>
      <w:r w:rsidR="007E03D8">
        <w:t xml:space="preserve">Já </w:t>
      </w:r>
      <w:r w:rsidR="001F79BC">
        <w:t>Krause (2019)</w:t>
      </w:r>
      <w:r w:rsidR="007E03D8">
        <w:t xml:space="preserve"> que</w:t>
      </w:r>
      <w:r w:rsidR="001F79BC">
        <w:t xml:space="preserve"> desenvolveu um </w:t>
      </w:r>
      <w:r w:rsidR="001F79BC" w:rsidRPr="003F4257">
        <w:t>protótipo para reconhecimento facial de bugios-ruivo por meio de Redes Neurais Convolucionais</w:t>
      </w:r>
      <w:r w:rsidR="00CB50A3">
        <w:t>,</w:t>
      </w:r>
      <w:r w:rsidR="001F79BC" w:rsidRPr="003F4257">
        <w:t xml:space="preserve"> </w:t>
      </w:r>
      <w:r w:rsidR="007E03D8">
        <w:t>executou</w:t>
      </w:r>
      <w:r w:rsidR="001F79BC">
        <w:t xml:space="preserve"> testes com três redes diferentes, </w:t>
      </w:r>
      <w:r w:rsidR="001F79BC" w:rsidRPr="003F4257">
        <w:t>sendo elas</w:t>
      </w:r>
      <w:r w:rsidR="001F79BC">
        <w:t>,</w:t>
      </w:r>
      <w:r w:rsidR="001F79BC" w:rsidRPr="003F4257">
        <w:t xml:space="preserve"> a Ineception-ResNet v2, ResNet 50 e Xception.</w:t>
      </w:r>
    </w:p>
    <w:p w14:paraId="2F5EFE5D" w14:textId="238D7914" w:rsidR="00236381" w:rsidRDefault="008A509E" w:rsidP="003820C8">
      <w:pPr>
        <w:pStyle w:val="TF-TEXTO"/>
      </w:pPr>
      <w:r>
        <w:t>A fim de</w:t>
      </w:r>
      <w:r w:rsidR="00236381">
        <w:t xml:space="preserve"> auxiliar o </w:t>
      </w:r>
      <w:r>
        <w:t>P</w:t>
      </w:r>
      <w:r w:rsidR="00236381">
        <w:t>rojeto</w:t>
      </w:r>
      <w:r w:rsidR="00EE0943">
        <w:t xml:space="preserve"> </w:t>
      </w:r>
      <w:r>
        <w:t>B</w:t>
      </w:r>
      <w:r w:rsidR="00EE0943">
        <w:t>ugio</w:t>
      </w:r>
      <w:r w:rsidR="007E03D8">
        <w:t>-FURB</w:t>
      </w:r>
      <w:r>
        <w:t xml:space="preserve"> na resolução </w:t>
      </w:r>
      <w:r w:rsidR="00AD2BD2">
        <w:t>dos</w:t>
      </w:r>
      <w:r>
        <w:t xml:space="preserve"> problema</w:t>
      </w:r>
      <w:r w:rsidR="00EE1D3F">
        <w:t>s apresentados</w:t>
      </w:r>
      <w:r w:rsidR="00EE0943">
        <w:t>,</w:t>
      </w:r>
      <w:r w:rsidR="00236381">
        <w:t xml:space="preserve"> </w:t>
      </w:r>
      <w:r w:rsidR="007A5B28">
        <w:t xml:space="preserve">este projeto pretende </w:t>
      </w:r>
      <w:r w:rsidR="00946476">
        <w:t>dar continuidade ao</w:t>
      </w:r>
      <w:r w:rsidR="002B1B87">
        <w:t xml:space="preserve"> trabalho proposto por Krause (2019)</w:t>
      </w:r>
      <w:r w:rsidR="00E83E53">
        <w:t xml:space="preserve"> que</w:t>
      </w:r>
      <w:r w:rsidR="00996EB4">
        <w:t xml:space="preserve"> criou uma base de dados e</w:t>
      </w:r>
      <w:r w:rsidR="00E83E53">
        <w:t xml:space="preserve"> desenvolveu o reconhecimento facial</w:t>
      </w:r>
      <w:r w:rsidR="00EE1D3F">
        <w:t xml:space="preserve"> de bugios</w:t>
      </w:r>
      <w:r w:rsidR="00CB50A3">
        <w:t>. Assim,</w:t>
      </w:r>
      <w:r w:rsidR="002B1B87">
        <w:t xml:space="preserve"> </w:t>
      </w:r>
      <w:r>
        <w:t>contribu</w:t>
      </w:r>
      <w:r w:rsidR="00E83E53">
        <w:t>indo</w:t>
      </w:r>
      <w:r w:rsidR="007A5B28">
        <w:t xml:space="preserve"> </w:t>
      </w:r>
      <w:r w:rsidR="00996EB4">
        <w:t xml:space="preserve">com novas imagens para a base de dados e </w:t>
      </w:r>
      <w:r>
        <w:t>n</w:t>
      </w:r>
      <w:r w:rsidR="00EE0943">
        <w:t>a identificação</w:t>
      </w:r>
      <w:r w:rsidR="00E83E53">
        <w:t xml:space="preserve"> facial</w:t>
      </w:r>
      <w:r w:rsidR="007A5B28">
        <w:t xml:space="preserve"> do bugio-ruivo</w:t>
      </w:r>
      <w:r w:rsidR="00996EB4">
        <w:t xml:space="preserve"> com essas imagens</w:t>
      </w:r>
      <w:r w:rsidR="00EE1D3F">
        <w:t xml:space="preserve">, </w:t>
      </w:r>
      <w:r w:rsidR="00EE0943">
        <w:t xml:space="preserve">sem ser necessária a </w:t>
      </w:r>
      <w:r w:rsidR="005C39ED">
        <w:t xml:space="preserve">sedação </w:t>
      </w:r>
      <w:r w:rsidR="007A5B28">
        <w:t xml:space="preserve">e marcação </w:t>
      </w:r>
      <w:r w:rsidR="005C39ED">
        <w:t>desses</w:t>
      </w:r>
      <w:r w:rsidR="00236381">
        <w:t xml:space="preserve"> </w:t>
      </w:r>
      <w:r w:rsidR="00EE0943">
        <w:t>primatas</w:t>
      </w:r>
      <w:r w:rsidR="004C1319">
        <w:t>.</w:t>
      </w:r>
      <w:r w:rsidR="00356535">
        <w:t xml:space="preserve"> </w:t>
      </w:r>
      <w:r w:rsidR="00946476">
        <w:t xml:space="preserve">Com isso, </w:t>
      </w:r>
      <w:r w:rsidR="003820C8">
        <w:t>pretende-se melhorar a velocidade d</w:t>
      </w:r>
      <w:r w:rsidR="00CB50A3">
        <w:t xml:space="preserve">e reconhecimento </w:t>
      </w:r>
      <w:r w:rsidR="003820C8">
        <w:t xml:space="preserve">do animal e permitir que os dados a serem coletado </w:t>
      </w:r>
      <w:r w:rsidR="00825DC8">
        <w:t>pelo</w:t>
      </w:r>
      <w:r w:rsidR="00CB50A3">
        <w:t>s</w:t>
      </w:r>
      <w:r w:rsidR="00825DC8">
        <w:t xml:space="preserve"> integrantes do Projeto Bugio </w:t>
      </w:r>
      <w:r w:rsidR="003820C8">
        <w:t>tenham uma melhor precisão</w:t>
      </w:r>
      <w:r w:rsidR="00DD5F72">
        <w:t>.</w:t>
      </w:r>
      <w:r w:rsidR="00996EB4">
        <w:t xml:space="preserve"> </w:t>
      </w:r>
    </w:p>
    <w:p w14:paraId="152C20A3" w14:textId="14DB61D1" w:rsidR="00F255FC" w:rsidRPr="007D10F2" w:rsidRDefault="00F255FC" w:rsidP="00000064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5E8A87B" w14:textId="5BBDAB41" w:rsidR="00775856" w:rsidRDefault="00775856" w:rsidP="00C35E57">
      <w:pPr>
        <w:pStyle w:val="TF-TEXTO"/>
      </w:pPr>
      <w:r>
        <w:t>O objetivo deste projeto é disponibilizar um modelo de Redes Neurais Artificiais para</w:t>
      </w:r>
      <w:r w:rsidR="00855547">
        <w:t xml:space="preserve"> realizar </w:t>
      </w:r>
      <w:r w:rsidR="00195E5D">
        <w:t>reconhecimento</w:t>
      </w:r>
      <w:r w:rsidR="00855547">
        <w:t xml:space="preserve"> facial de </w:t>
      </w:r>
      <w:r>
        <w:t xml:space="preserve">Bugios da espécie </w:t>
      </w:r>
      <w:r w:rsidRPr="003C4F2C">
        <w:rPr>
          <w:i/>
        </w:rPr>
        <w:t>Alouatta Guariba Clamitans</w:t>
      </w:r>
      <w:r w:rsidR="00E45F1D">
        <w:rPr>
          <w:iCs/>
        </w:rPr>
        <w:t>, a fim de dar continuidade ao trabalho de Krause (2019).</w:t>
      </w:r>
    </w:p>
    <w:p w14:paraId="770203D4" w14:textId="442D5C49" w:rsidR="00C35E57" w:rsidRDefault="00C35E57" w:rsidP="00C35E57">
      <w:pPr>
        <w:pStyle w:val="TF-TEXTO"/>
      </w:pPr>
      <w:r>
        <w:t>Os objetivos específicos são:</w:t>
      </w:r>
    </w:p>
    <w:p w14:paraId="1B3A2F9E" w14:textId="606367CB" w:rsidR="00DB036A" w:rsidRDefault="006F6F15" w:rsidP="00A667CB">
      <w:pPr>
        <w:pStyle w:val="TF-ALNEA"/>
      </w:pPr>
      <w:r>
        <w:t xml:space="preserve">identificar o método de </w:t>
      </w:r>
      <w:r w:rsidR="00790677">
        <w:t>V</w:t>
      </w:r>
      <w:r>
        <w:t xml:space="preserve">isão </w:t>
      </w:r>
      <w:r w:rsidR="00790677">
        <w:t>C</w:t>
      </w:r>
      <w:r>
        <w:t xml:space="preserve">omputacional e </w:t>
      </w:r>
      <w:r w:rsidR="00790677">
        <w:t>A</w:t>
      </w:r>
      <w:r>
        <w:t xml:space="preserve">prendizado de </w:t>
      </w:r>
      <w:r w:rsidR="00790677">
        <w:t>M</w:t>
      </w:r>
      <w:r>
        <w:t xml:space="preserve">áquina mais adequado para </w:t>
      </w:r>
      <w:r w:rsidR="009872C6">
        <w:t xml:space="preserve">a </w:t>
      </w:r>
      <w:r>
        <w:t>detecção</w:t>
      </w:r>
      <w:r w:rsidR="009872C6">
        <w:t xml:space="preserve"> e reconhecimento</w:t>
      </w:r>
      <w:r>
        <w:t xml:space="preserve"> facial de primatas</w:t>
      </w:r>
      <w:r w:rsidR="00704FCE">
        <w:t>;</w:t>
      </w:r>
    </w:p>
    <w:p w14:paraId="07CA0CBB" w14:textId="66D40A32" w:rsidR="00290EEC" w:rsidRDefault="00290EEC" w:rsidP="00A667CB">
      <w:pPr>
        <w:pStyle w:val="TF-ALNEA"/>
      </w:pPr>
      <w:r>
        <w:t>apontar as características ideais do ambiente e dos equipamentos de captura que favoreçam o reconhecimento do primata em seu habitat natural;</w:t>
      </w:r>
    </w:p>
    <w:p w14:paraId="3369F340" w14:textId="04F106EB" w:rsidR="00DB036A" w:rsidRDefault="00DA01DD" w:rsidP="00A667CB">
      <w:pPr>
        <w:pStyle w:val="TF-ALNEA"/>
      </w:pPr>
      <w:r>
        <w:t xml:space="preserve">validar a assertividade dos métodos e técnicas de </w:t>
      </w:r>
      <w:r w:rsidR="00994827">
        <w:t>A</w:t>
      </w:r>
      <w:r>
        <w:t xml:space="preserve">prendizado de </w:t>
      </w:r>
      <w:r w:rsidR="00994827">
        <w:t>M</w:t>
      </w:r>
      <w:r>
        <w:t xml:space="preserve">áquina e </w:t>
      </w:r>
      <w:r w:rsidR="00994827">
        <w:t>V</w:t>
      </w:r>
      <w:r>
        <w:t xml:space="preserve">isão </w:t>
      </w:r>
      <w:r w:rsidR="00994827" w:rsidRPr="00994827">
        <w:t>C</w:t>
      </w:r>
      <w:r w:rsidRPr="00994827">
        <w:t>omputacional</w:t>
      </w:r>
      <w:r>
        <w:t xml:space="preserve"> utilizados</w:t>
      </w:r>
      <w:r w:rsidR="00704FCE">
        <w:t>;</w:t>
      </w:r>
    </w:p>
    <w:p w14:paraId="4EF83C65" w14:textId="5DCE6205" w:rsidR="00DA01DD" w:rsidRDefault="00DA01DD" w:rsidP="00A667CB">
      <w:pPr>
        <w:pStyle w:val="TF-ALNEA"/>
      </w:pPr>
      <w:r>
        <w:t xml:space="preserve">validar a assertividade do </w:t>
      </w:r>
      <w:r w:rsidR="009872C6">
        <w:t>protótipo</w:t>
      </w:r>
      <w:r>
        <w:t xml:space="preserve"> com os profissionais do Projeto Bugio.</w:t>
      </w:r>
    </w:p>
    <w:p w14:paraId="5453AD8C" w14:textId="592D5706" w:rsidR="0053358D" w:rsidRDefault="0053358D" w:rsidP="00000064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23A84444" w14:textId="2606A665" w:rsidR="005C506E" w:rsidRPr="005C506E" w:rsidRDefault="005C506E" w:rsidP="005C506E">
      <w:pPr>
        <w:pStyle w:val="TF-TEXTO"/>
      </w:pPr>
      <w:r>
        <w:t>Neste cap</w:t>
      </w:r>
      <w:r w:rsidR="00DA1D76">
        <w:t>í</w:t>
      </w:r>
      <w:r>
        <w:t xml:space="preserve">tulo serão apresentados três trabalhos correlatos, que possuem características semelhantes </w:t>
      </w:r>
      <w:r w:rsidR="00E25B62">
        <w:t>à</w:t>
      </w:r>
      <w:r>
        <w:t xml:space="preserve"> proposta deste </w:t>
      </w:r>
      <w:r w:rsidR="00E25B62">
        <w:t>projeto</w:t>
      </w:r>
      <w:r>
        <w:t xml:space="preserve">. Na seção 2.1 é apresentado o trabalho de Schofield </w:t>
      </w:r>
      <w:r w:rsidRPr="00351D19">
        <w:rPr>
          <w:i/>
          <w:iCs/>
        </w:rPr>
        <w:t>et al</w:t>
      </w:r>
      <w:r w:rsidR="00DC5E63">
        <w:t>.</w:t>
      </w:r>
      <w:r>
        <w:t xml:space="preserve"> </w:t>
      </w:r>
      <w:r w:rsidR="00DC5E63">
        <w:t>(</w:t>
      </w:r>
      <w:r>
        <w:t>2019</w:t>
      </w:r>
      <w:r w:rsidR="00DC5E63">
        <w:t xml:space="preserve">), que consiste no reconhecimento facial de chimpanzés </w:t>
      </w:r>
      <w:r w:rsidR="00072504">
        <w:t>utilizando</w:t>
      </w:r>
      <w:r w:rsidR="00DB7B62">
        <w:t xml:space="preserve"> aprendizagem profunda</w:t>
      </w:r>
      <w:r w:rsidR="00072504">
        <w:t xml:space="preserve"> a partir de vídeos</w:t>
      </w:r>
      <w:r w:rsidR="00DB7B62">
        <w:t xml:space="preserve">. </w:t>
      </w:r>
      <w:r w:rsidR="00351D19">
        <w:t>A</w:t>
      </w:r>
      <w:r w:rsidR="00DB7B62">
        <w:t xml:space="preserve"> seção 2.2 </w:t>
      </w:r>
      <w:r w:rsidR="00351D19">
        <w:t>descreve</w:t>
      </w:r>
      <w:r w:rsidR="00DB7B62">
        <w:t xml:space="preserve"> o trabalho de Sinha </w:t>
      </w:r>
      <w:r w:rsidR="00DB7B62" w:rsidRPr="00351D19">
        <w:rPr>
          <w:i/>
          <w:iCs/>
        </w:rPr>
        <w:t>et al</w:t>
      </w:r>
      <w:r w:rsidR="00DB7B62">
        <w:t>. (2018)</w:t>
      </w:r>
      <w:r w:rsidR="00524C59">
        <w:t>,</w:t>
      </w:r>
      <w:r w:rsidR="00DB7B62">
        <w:t xml:space="preserve"> que </w:t>
      </w:r>
      <w:r w:rsidR="005148CE">
        <w:t>explora</w:t>
      </w:r>
      <w:r w:rsidR="00DB7B62">
        <w:t xml:space="preserve"> a</w:t>
      </w:r>
      <w:r w:rsidR="005148CE">
        <w:t>s tendências</w:t>
      </w:r>
      <w:r w:rsidR="00DB7B62">
        <w:t xml:space="preserve"> </w:t>
      </w:r>
      <w:r w:rsidR="0033433A">
        <w:t xml:space="preserve">da </w:t>
      </w:r>
      <w:r w:rsidR="00DB7B62" w:rsidRPr="005148CE">
        <w:t>detecção</w:t>
      </w:r>
      <w:r w:rsidR="00DB7B62">
        <w:t xml:space="preserve"> facial e reconhecimento de primatas. Por fim, na seção 2.3 será apresentado o trabalho de Chen </w:t>
      </w:r>
      <w:r w:rsidR="00DB7B62" w:rsidRPr="00351D19">
        <w:rPr>
          <w:i/>
          <w:iCs/>
        </w:rPr>
        <w:t>et al</w:t>
      </w:r>
      <w:r w:rsidR="00DB7B62">
        <w:t>. (2020)</w:t>
      </w:r>
      <w:r w:rsidR="006428CC">
        <w:t>, que aborda um estudo sobre o reconhecimento</w:t>
      </w:r>
      <w:r w:rsidR="00351D19">
        <w:t xml:space="preserve"> facial</w:t>
      </w:r>
      <w:r w:rsidR="006428CC">
        <w:t xml:space="preserve"> do panda gigante com base em imagens.</w:t>
      </w:r>
    </w:p>
    <w:p w14:paraId="4BC56702" w14:textId="2E1BBFD6" w:rsidR="00A44581" w:rsidRPr="007E5537" w:rsidRDefault="0053358D" w:rsidP="00000064">
      <w:pPr>
        <w:pStyle w:val="Ttulo2"/>
        <w:rPr>
          <w:lang w:val="it-IT"/>
        </w:rPr>
      </w:pPr>
      <w:r w:rsidRPr="007E5537">
        <w:rPr>
          <w:lang w:val="it-IT"/>
        </w:rPr>
        <w:t>CHIMPANZEE face recognition from videos in the wild using deep learning</w:t>
      </w:r>
      <w:r w:rsidR="00A44581" w:rsidRPr="007E5537">
        <w:rPr>
          <w:lang w:val="it-IT"/>
        </w:rPr>
        <w:t xml:space="preserve"> </w:t>
      </w:r>
    </w:p>
    <w:p w14:paraId="30E43D1B" w14:textId="641883CD" w:rsidR="00245ABD" w:rsidRDefault="007914F3" w:rsidP="00012752">
      <w:pPr>
        <w:pStyle w:val="TF-TEXTO"/>
      </w:pPr>
      <w:r>
        <w:t xml:space="preserve">O trabalho de </w:t>
      </w:r>
      <w:r w:rsidR="00012752">
        <w:t xml:space="preserve">Shofield </w:t>
      </w:r>
      <w:r w:rsidR="00012752" w:rsidRPr="00351D19">
        <w:rPr>
          <w:i/>
          <w:iCs/>
        </w:rPr>
        <w:t>et al</w:t>
      </w:r>
      <w:r w:rsidR="00012752">
        <w:t>. (2019)</w:t>
      </w:r>
      <w:r w:rsidR="008D7E7F">
        <w:t xml:space="preserve">, </w:t>
      </w:r>
      <w:r>
        <w:t>apresenta</w:t>
      </w:r>
      <w:r w:rsidR="008D7E7F">
        <w:t xml:space="preserve"> uma abordagem computacional automatizada da coleta de dados de animais utilizando </w:t>
      </w:r>
      <w:r w:rsidR="006A7F28">
        <w:t>técnicas de Aprendizagem Profunda</w:t>
      </w:r>
      <w:r w:rsidR="008D7E7F">
        <w:t xml:space="preserve"> para detectar, rastrear e reconhecer </w:t>
      </w:r>
      <w:r w:rsidR="006A7F28">
        <w:t>esses animais</w:t>
      </w:r>
      <w:r w:rsidR="008D7E7F">
        <w:t xml:space="preserve"> individualmente</w:t>
      </w:r>
      <w:r w:rsidR="00245ABD">
        <w:t>.</w:t>
      </w:r>
      <w:r w:rsidR="006A7F28">
        <w:t xml:space="preserve"> </w:t>
      </w:r>
      <w:r w:rsidR="00102A93">
        <w:t>A base de dados é composta por aproximadamente 50 horas de vídeos com</w:t>
      </w:r>
      <w:r w:rsidR="00533D9F">
        <w:t xml:space="preserve"> 23 chimpanzés selvagens registrados durante doze anos, totalizando quase </w:t>
      </w:r>
      <w:r w:rsidR="00102A93">
        <w:t>10 milhões de detecções faciais</w:t>
      </w:r>
      <w:r w:rsidR="005771AB">
        <w:t xml:space="preserve"> e 20 mil rastreamentos de faces</w:t>
      </w:r>
      <w:r w:rsidR="00533D9F">
        <w:t>.</w:t>
      </w:r>
      <w:r w:rsidR="005771AB">
        <w:t xml:space="preserve"> Para treinar o</w:t>
      </w:r>
      <w:r>
        <w:t xml:space="preserve"> modelo de</w:t>
      </w:r>
      <w:r w:rsidR="005771AB">
        <w:t xml:space="preserve"> reconhecimento facial foram </w:t>
      </w:r>
      <w:r w:rsidR="003C2B01">
        <w:t>selecionados</w:t>
      </w:r>
      <w:r w:rsidR="005771AB">
        <w:t xml:space="preserve"> um conjunto de 15274 </w:t>
      </w:r>
      <w:r w:rsidR="003C2B01">
        <w:t>faixas</w:t>
      </w:r>
      <w:r w:rsidR="005771AB">
        <w:t xml:space="preserve"> de faces de quatro anos diferentes com idades estimadas entre recém-nascido a 57 anos</w:t>
      </w:r>
      <w:r w:rsidR="003C2B01">
        <w:t xml:space="preserve">. </w:t>
      </w:r>
      <w:r w:rsidR="00F2616E">
        <w:t>O restante das faixas de faces foi</w:t>
      </w:r>
      <w:r w:rsidR="00054DAB">
        <w:t xml:space="preserve"> utilizado para realização dos testes e validações</w:t>
      </w:r>
      <w:r w:rsidR="005771AB">
        <w:t>.</w:t>
      </w:r>
      <w:r w:rsidR="00533D9F">
        <w:t xml:space="preserve"> </w:t>
      </w:r>
      <w:r w:rsidR="00102A93">
        <w:t>O</w:t>
      </w:r>
      <w:r w:rsidR="00533D9F">
        <w:t xml:space="preserve"> projeto</w:t>
      </w:r>
      <w:r w:rsidR="00102A93">
        <w:t xml:space="preserve"> foi subdividido em duas etapas</w:t>
      </w:r>
      <w:r w:rsidR="00533D9F">
        <w:t>, sendo elas: detecção e rastreamento e reconhecimento facial</w:t>
      </w:r>
      <w:r w:rsidR="00FD051A">
        <w:rPr>
          <w:noProof/>
        </w:rPr>
        <w:t>.</w:t>
      </w:r>
    </w:p>
    <w:p w14:paraId="7E28D5E2" w14:textId="3AFE7D88" w:rsidR="00533D9F" w:rsidRDefault="00533D9F" w:rsidP="00012752">
      <w:pPr>
        <w:pStyle w:val="TF-TEXTO"/>
      </w:pPr>
      <w:r w:rsidRPr="00037CDA">
        <w:t>Primeiramente foi treinado um detector profundo de disparo único</w:t>
      </w:r>
      <w:r w:rsidR="00201A39" w:rsidRPr="00037CDA">
        <w:t xml:space="preserve"> com uma arquitetura </w:t>
      </w:r>
      <w:r w:rsidR="007812F4" w:rsidRPr="00EB7CFC">
        <w:rPr>
          <w:color w:val="202124"/>
          <w:shd w:val="clear" w:color="auto" w:fill="FFFFFF"/>
        </w:rPr>
        <w:t>Visual Geometry Group</w:t>
      </w:r>
      <w:r w:rsidR="007812F4" w:rsidRPr="00037CDA">
        <w:t xml:space="preserve"> </w:t>
      </w:r>
      <w:r w:rsidR="007812F4">
        <w:t>(</w:t>
      </w:r>
      <w:r w:rsidR="00201A39" w:rsidRPr="00037CDA">
        <w:t>VGG-16</w:t>
      </w:r>
      <w:r w:rsidR="00037CDA" w:rsidRPr="00037CDA">
        <w:t>)</w:t>
      </w:r>
      <w:r w:rsidR="004550C1">
        <w:t>, que possui boa precisão no reconhecimento de imagens</w:t>
      </w:r>
      <w:r w:rsidR="00201A39" w:rsidRPr="00037CDA">
        <w:t xml:space="preserve"> para localizar automaticamente a face dos chimpanzés nas filmagens</w:t>
      </w:r>
      <w:r w:rsidR="00D753A9">
        <w:t>.</w:t>
      </w:r>
      <w:r w:rsidR="00201A39" w:rsidRPr="00037CDA">
        <w:t xml:space="preserve"> </w:t>
      </w:r>
      <w:r w:rsidR="00D753A9">
        <w:t>E</w:t>
      </w:r>
      <w:r w:rsidR="00201A39" w:rsidRPr="00037CDA">
        <w:t>m seguida</w:t>
      </w:r>
      <w:r w:rsidR="00D753A9">
        <w:t>,</w:t>
      </w:r>
      <w:r w:rsidR="00201A39" w:rsidRPr="00037CDA">
        <w:t xml:space="preserve"> foi utilizado o método de rastreamento </w:t>
      </w:r>
      <w:r w:rsidR="00C973A2" w:rsidRPr="00EB7CFC">
        <w:t>Kanade-Lucas-Tomasi</w:t>
      </w:r>
      <w:r w:rsidR="00C973A2" w:rsidRPr="00037CDA">
        <w:t xml:space="preserve"> </w:t>
      </w:r>
      <w:r w:rsidR="00C973A2">
        <w:t>(</w:t>
      </w:r>
      <w:r w:rsidR="00201A39" w:rsidRPr="00037CDA">
        <w:t>KLT</w:t>
      </w:r>
      <w:r w:rsidR="004550C1">
        <w:t>) que é baseado em fluxo ó</w:t>
      </w:r>
      <w:r w:rsidR="00E51A95">
        <w:t>p</w:t>
      </w:r>
      <w:r w:rsidR="004550C1">
        <w:t>tico,</w:t>
      </w:r>
      <w:r w:rsidR="00201A39" w:rsidRPr="00037CDA">
        <w:t xml:space="preserve"> para </w:t>
      </w:r>
      <w:r w:rsidR="00201A39" w:rsidRPr="004550C1">
        <w:t>agrupar</w:t>
      </w:r>
      <w:r w:rsidR="00201A39" w:rsidRPr="00037CDA">
        <w:t xml:space="preserve"> as faces pertencentes ao mesmo individuo como na </w:t>
      </w:r>
      <w:r w:rsidR="005148CE" w:rsidRPr="00037CDA">
        <w:t>Figura</w:t>
      </w:r>
      <w:r w:rsidR="00201A39" w:rsidRPr="00037CDA">
        <w:t xml:space="preserve"> 1</w:t>
      </w:r>
      <w:r w:rsidR="00D62BB5">
        <w:t>A</w:t>
      </w:r>
      <w:r w:rsidR="007911E1" w:rsidRPr="00037CDA">
        <w:t xml:space="preserve">. </w:t>
      </w:r>
      <w:r w:rsidR="00D753A9">
        <w:t>Na</w:t>
      </w:r>
      <w:r w:rsidR="00D753A9" w:rsidRPr="00037CDA">
        <w:t xml:space="preserve"> segunda</w:t>
      </w:r>
      <w:r w:rsidR="007911E1" w:rsidRPr="00037CDA">
        <w:t xml:space="preserve"> etapa</w:t>
      </w:r>
      <w:r w:rsidR="00BD53D6">
        <w:t>,</w:t>
      </w:r>
      <w:r w:rsidR="007911E1" w:rsidRPr="00037CDA">
        <w:t xml:space="preserve"> as faces foram marcadas manualmente para criar um conjunto de </w:t>
      </w:r>
      <w:r w:rsidR="005265A7" w:rsidRPr="00037CDA">
        <w:t xml:space="preserve">dados </w:t>
      </w:r>
      <w:r w:rsidR="007911E1" w:rsidRPr="00037CDA">
        <w:t>treinament</w:t>
      </w:r>
      <w:r w:rsidR="005265A7" w:rsidRPr="00037CDA">
        <w:t xml:space="preserve">o para um modelo </w:t>
      </w:r>
      <w:r w:rsidR="009F427A">
        <w:t>de</w:t>
      </w:r>
      <w:r w:rsidR="00BD53D6">
        <w:t xml:space="preserve"> Rede </w:t>
      </w:r>
      <w:r w:rsidR="007812F4">
        <w:t>N</w:t>
      </w:r>
      <w:r w:rsidR="00BD53D6">
        <w:t>eural Multicamadas</w:t>
      </w:r>
      <w:r w:rsidR="00EC60AE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</w:t>
      </w:r>
      <w:r w:rsidR="0033433A">
        <w:rPr>
          <w:noProof/>
        </w:rPr>
        <w:t>,</w:t>
      </w:r>
      <w:r w:rsidR="001B0070">
        <w:rPr>
          <w:noProof/>
        </w:rPr>
        <w:t xml:space="preserve"> 2019)</w:t>
      </w:r>
      <w:r w:rsidR="00FD051A">
        <w:rPr>
          <w:noProof/>
        </w:rPr>
        <w:t>.</w:t>
      </w:r>
    </w:p>
    <w:p w14:paraId="52F2E32D" w14:textId="13957F55" w:rsidR="00173736" w:rsidRDefault="00BC7A06" w:rsidP="001F3D3C">
      <w:pPr>
        <w:pStyle w:val="TF-TEXTO"/>
      </w:pPr>
      <w:r>
        <w:t>A etapa de</w:t>
      </w:r>
      <w:r w:rsidR="00173736">
        <w:t xml:space="preserve"> detecção de faces</w:t>
      </w:r>
      <w:r w:rsidR="00345EE7">
        <w:t>,</w:t>
      </w:r>
      <w:r w:rsidR="00173736">
        <w:t xml:space="preserve"> </w:t>
      </w:r>
      <w:r w:rsidR="00345EE7">
        <w:t>é constituída</w:t>
      </w:r>
      <w:r w:rsidR="00173736">
        <w:t xml:space="preserve"> por </w:t>
      </w:r>
      <w:r w:rsidR="008D23EC">
        <w:t>disparos</w:t>
      </w:r>
      <w:r w:rsidR="00173736">
        <w:t xml:space="preserve"> </w:t>
      </w:r>
      <w:r w:rsidR="00CB2D64">
        <w:t>no qual</w:t>
      </w:r>
      <w:r w:rsidR="00173736">
        <w:t xml:space="preserve"> cada filmagem foi dividida em </w:t>
      </w:r>
      <w:r w:rsidR="00345EE7">
        <w:t>várias</w:t>
      </w:r>
      <w:r w:rsidR="00173736">
        <w:t xml:space="preserve"> partes</w:t>
      </w:r>
      <w:r w:rsidR="00205578">
        <w:t xml:space="preserve"> na primeira etapa</w:t>
      </w:r>
      <w:r w:rsidR="000039EF">
        <w:t>.</w:t>
      </w:r>
      <w:r w:rsidR="00173736">
        <w:t xml:space="preserve"> </w:t>
      </w:r>
      <w:r w:rsidR="000039EF">
        <w:t>N</w:t>
      </w:r>
      <w:r w:rsidR="001F3D3C">
        <w:t>a</w:t>
      </w:r>
      <w:r w:rsidR="00205578">
        <w:t xml:space="preserve"> segunda</w:t>
      </w:r>
      <w:r w:rsidR="001F3D3C">
        <w:t xml:space="preserve"> etapa </w:t>
      </w:r>
      <w:r w:rsidR="00205578">
        <w:t>responsável por</w:t>
      </w:r>
      <w:r w:rsidR="00173736">
        <w:t xml:space="preserve"> rastreamento</w:t>
      </w:r>
      <w:r w:rsidR="001F3D3C">
        <w:t>,</w:t>
      </w:r>
      <w:r w:rsidR="00173736">
        <w:t xml:space="preserve"> as detecções das faces são agrupadas em faixas de face</w:t>
      </w:r>
      <w:r w:rsidR="002B56E6">
        <w:t xml:space="preserve"> </w:t>
      </w:r>
      <w:r w:rsidR="001F3D3C">
        <w:t>conforme apresentado</w:t>
      </w:r>
      <w:r w:rsidR="002B56E6">
        <w:t xml:space="preserve"> na Figura 1</w:t>
      </w:r>
      <w:r w:rsidR="001F3D3C">
        <w:t>A</w:t>
      </w:r>
      <w:r w:rsidR="00173736">
        <w:t>,</w:t>
      </w:r>
      <w:r w:rsidR="00345EE7">
        <w:t xml:space="preserve"> e</w:t>
      </w:r>
      <w:r w:rsidR="00173736">
        <w:t xml:space="preserve"> </w:t>
      </w:r>
      <w:r w:rsidR="00205578">
        <w:t xml:space="preserve">na terceira etapa </w:t>
      </w:r>
      <w:r w:rsidR="00173736">
        <w:t>o pós-processamento</w:t>
      </w:r>
      <w:r w:rsidR="00205578">
        <w:t xml:space="preserve"> é responsável por</w:t>
      </w:r>
      <w:r w:rsidR="00173736">
        <w:t xml:space="preserve"> descartar os falsos positivos. Para o reconhecimento de faces a</w:t>
      </w:r>
      <w:r w:rsidR="00345EE7">
        <w:t>s etapas</w:t>
      </w:r>
      <w:r w:rsidR="00173736">
        <w:t xml:space="preserve"> possu</w:t>
      </w:r>
      <w:r w:rsidR="00345EE7">
        <w:t>em</w:t>
      </w:r>
      <w:r w:rsidR="00173736">
        <w:t xml:space="preserve"> treinamento</w:t>
      </w:r>
      <w:r w:rsidR="00345EE7">
        <w:t>,</w:t>
      </w:r>
      <w:r w:rsidR="00173736">
        <w:t xml:space="preserve"> onde as faixas faciais são etiquetadas com a identidade do chimpanzé</w:t>
      </w:r>
      <w:r w:rsidR="00345EE7">
        <w:t xml:space="preserve">, </w:t>
      </w:r>
      <w:r w:rsidR="00C0008D">
        <w:t>conforme apresentado</w:t>
      </w:r>
      <w:r w:rsidR="00345EE7">
        <w:t xml:space="preserve"> na Figura 1</w:t>
      </w:r>
      <w:r w:rsidR="00DC33A7">
        <w:t>B</w:t>
      </w:r>
      <w:r w:rsidR="00173736">
        <w:t>,</w:t>
      </w:r>
      <w:r w:rsidR="00345EE7">
        <w:t xml:space="preserve"> e</w:t>
      </w:r>
      <w:r w:rsidR="00173736">
        <w:t xml:space="preserve"> essas anotações são utilizadas para </w:t>
      </w:r>
      <w:r w:rsidR="008D23EC">
        <w:t xml:space="preserve">o </w:t>
      </w:r>
      <w:r w:rsidR="00173736">
        <w:t>treina</w:t>
      </w:r>
      <w:r w:rsidR="008D23EC">
        <w:t>mento</w:t>
      </w:r>
      <w:r w:rsidR="00173736">
        <w:t xml:space="preserve"> </w:t>
      </w:r>
      <w:r w:rsidR="008D23EC">
        <w:t>d</w:t>
      </w:r>
      <w:r w:rsidR="00173736">
        <w:t>o reconhecimento facial</w:t>
      </w:r>
      <w:r w:rsidR="001E2577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</w:t>
      </w:r>
      <w:r w:rsidR="0033433A">
        <w:rPr>
          <w:noProof/>
        </w:rPr>
        <w:t>,</w:t>
      </w:r>
      <w:r w:rsidR="001B0070">
        <w:rPr>
          <w:noProof/>
        </w:rPr>
        <w:t xml:space="preserve"> 2019)</w:t>
      </w:r>
      <w:r w:rsidR="00FD051A">
        <w:rPr>
          <w:noProof/>
        </w:rPr>
        <w:t>.</w:t>
      </w:r>
    </w:p>
    <w:p w14:paraId="6AA2DCF0" w14:textId="0FB84BF4" w:rsidR="00201A39" w:rsidRDefault="005148CE" w:rsidP="001F49DD">
      <w:pPr>
        <w:pStyle w:val="TF-LEGENDA"/>
      </w:pPr>
      <w:r>
        <w:lastRenderedPageBreak/>
        <w:t>Figura</w:t>
      </w:r>
      <w:r w:rsidR="00201A39">
        <w:t xml:space="preserve"> 1</w:t>
      </w:r>
      <w:r w:rsidR="00BD733E">
        <w:t xml:space="preserve"> </w:t>
      </w:r>
      <w:r w:rsidR="00683D6B">
        <w:t>–</w:t>
      </w:r>
      <w:r w:rsidR="00BD733E">
        <w:t xml:space="preserve"> </w:t>
      </w:r>
      <w:r w:rsidR="00683D6B">
        <w:t>Faixa fac</w:t>
      </w:r>
      <w:r w:rsidR="000F5735">
        <w:t>i</w:t>
      </w:r>
      <w:r w:rsidR="0074726F">
        <w:t>ais</w:t>
      </w:r>
      <w:r w:rsidR="00683D6B">
        <w:t xml:space="preserve"> e imagens etiquetadas para auxiliar o treinamento do reconhecimento facial</w:t>
      </w:r>
    </w:p>
    <w:p w14:paraId="773E3F08" w14:textId="5032253B" w:rsidR="00201A39" w:rsidRDefault="009A71DF" w:rsidP="001F49DD">
      <w:pPr>
        <w:pStyle w:val="TF-FIGURA"/>
      </w:pPr>
      <w:r>
        <w:rPr>
          <w:noProof/>
        </w:rPr>
        <w:drawing>
          <wp:inline distT="0" distB="0" distL="0" distR="0" wp14:anchorId="3EED4CCF" wp14:editId="69352627">
            <wp:extent cx="5191125" cy="2692012"/>
            <wp:effectExtent l="19050" t="19050" r="952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97" cy="270060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D85778" w14:textId="5BA0790C" w:rsidR="009158FD" w:rsidRPr="000F5735" w:rsidRDefault="00201A39" w:rsidP="009158FD">
      <w:pPr>
        <w:pStyle w:val="TF-FONTE"/>
        <w:rPr>
          <w:lang w:val="en-US"/>
        </w:rPr>
      </w:pPr>
      <w:r w:rsidRPr="000F5735">
        <w:rPr>
          <w:lang w:val="en-US"/>
        </w:rPr>
        <w:t xml:space="preserve">Fonte: Shofield </w:t>
      </w:r>
      <w:r w:rsidRPr="000F5735">
        <w:rPr>
          <w:i/>
          <w:iCs/>
          <w:lang w:val="en-US"/>
        </w:rPr>
        <w:t>et al</w:t>
      </w:r>
      <w:r w:rsidRPr="000F5735">
        <w:rPr>
          <w:lang w:val="en-US"/>
        </w:rPr>
        <w:t>. (2019)</w:t>
      </w:r>
      <w:r w:rsidR="005148CE" w:rsidRPr="000F5735">
        <w:rPr>
          <w:lang w:val="en-US"/>
        </w:rPr>
        <w:t>.</w:t>
      </w:r>
    </w:p>
    <w:p w14:paraId="652A424C" w14:textId="2109B2A1" w:rsidR="009F0C13" w:rsidRDefault="00473A8E" w:rsidP="00C915A2">
      <w:pPr>
        <w:pStyle w:val="TF-TEXTO"/>
        <w:rPr>
          <w:noProof/>
        </w:rPr>
      </w:pPr>
      <w:r w:rsidRPr="000F5735">
        <w:rPr>
          <w:lang w:val="en-US"/>
        </w:rPr>
        <w:t xml:space="preserve">Segundo Shofield </w:t>
      </w:r>
      <w:r w:rsidRPr="000F5735">
        <w:rPr>
          <w:i/>
          <w:iCs/>
          <w:lang w:val="en-US"/>
        </w:rPr>
        <w:t>e</w:t>
      </w:r>
      <w:r w:rsidR="008824BD" w:rsidRPr="000F5735">
        <w:rPr>
          <w:i/>
          <w:iCs/>
          <w:lang w:val="en-US"/>
        </w:rPr>
        <w:t xml:space="preserve">t </w:t>
      </w:r>
      <w:r w:rsidRPr="000F5735">
        <w:rPr>
          <w:i/>
          <w:iCs/>
          <w:lang w:val="en-US"/>
        </w:rPr>
        <w:t>al</w:t>
      </w:r>
      <w:r w:rsidRPr="000F5735">
        <w:rPr>
          <w:lang w:val="en-US"/>
        </w:rPr>
        <w:t xml:space="preserve">. </w:t>
      </w:r>
      <w:r>
        <w:t>(2019)</w:t>
      </w:r>
      <w:r w:rsidR="005B4143">
        <w:t>,</w:t>
      </w:r>
      <w:r w:rsidR="00740F5D">
        <w:t xml:space="preserve"> </w:t>
      </w:r>
      <w:r>
        <w:t xml:space="preserve">o </w:t>
      </w:r>
      <w:r w:rsidR="006919E9">
        <w:t>modelo de detecção</w:t>
      </w:r>
      <w:r w:rsidR="00740F5D">
        <w:t xml:space="preserve"> de faces </w:t>
      </w:r>
      <w:r w:rsidR="008632EB">
        <w:t>alcançou</w:t>
      </w:r>
      <w:r w:rsidR="00740F5D">
        <w:t xml:space="preserve"> uma precisão média de 81% e o modelo de reconhecimento teve um bom desempenho em poses extremas e rostos de perfil típicos de vídeos gravados na natureza</w:t>
      </w:r>
      <w:r w:rsidR="00287E0B">
        <w:t>. Com isso</w:t>
      </w:r>
      <w:r w:rsidR="00C915A2">
        <w:t>,</w:t>
      </w:r>
      <w:r w:rsidR="00E27D64">
        <w:t xml:space="preserve"> o modelo de reconhecimento</w:t>
      </w:r>
      <w:r w:rsidR="00287E0B">
        <w:t xml:space="preserve"> conseguiu alcançar</w:t>
      </w:r>
      <w:r w:rsidR="00740F5D">
        <w:t xml:space="preserve"> uma precisão geral de 92,47% para a identidade e 96,16% para o sexo do</w:t>
      </w:r>
      <w:r w:rsidR="00C915A2">
        <w:t>s</w:t>
      </w:r>
      <w:r w:rsidR="00740F5D">
        <w:t xml:space="preserve"> chimpanzé</w:t>
      </w:r>
      <w:r w:rsidR="00C915A2">
        <w:t>s</w:t>
      </w:r>
      <w:r w:rsidR="00740F5D">
        <w:t>, sendo que esses resultados</w:t>
      </w:r>
      <w:r w:rsidR="00C915A2">
        <w:t xml:space="preserve"> podem</w:t>
      </w:r>
      <w:r w:rsidR="00740F5D">
        <w:t xml:space="preserve"> melhora</w:t>
      </w:r>
      <w:r w:rsidR="00C915A2">
        <w:t>r</w:t>
      </w:r>
      <w:r w:rsidR="00740F5D">
        <w:t xml:space="preserve"> </w:t>
      </w:r>
      <w:r w:rsidR="00C915A2">
        <w:t xml:space="preserve">nos </w:t>
      </w:r>
      <w:r w:rsidR="00740F5D">
        <w:t>caso</w:t>
      </w:r>
      <w:r w:rsidR="00C915A2">
        <w:t>s em que são</w:t>
      </w:r>
      <w:r w:rsidR="00740F5D">
        <w:t xml:space="preserve"> utilizadas apenas imagens frontais dos chimpanzés</w:t>
      </w:r>
      <w:r w:rsidR="00B33FFD">
        <w:rPr>
          <w:noProof/>
        </w:rPr>
        <w:t>.</w:t>
      </w:r>
      <w:r w:rsidR="006F20E7">
        <w:rPr>
          <w:noProof/>
        </w:rPr>
        <w:t xml:space="preserve"> Exitem algumas limitações no estudo, como o pequeno conjunto de indiv</w:t>
      </w:r>
      <w:r w:rsidR="005B4143">
        <w:rPr>
          <w:noProof/>
        </w:rPr>
        <w:t>í</w:t>
      </w:r>
      <w:r w:rsidR="006F20E7">
        <w:rPr>
          <w:noProof/>
        </w:rPr>
        <w:t>duos comp</w:t>
      </w:r>
      <w:r w:rsidR="005B4143">
        <w:rPr>
          <w:noProof/>
        </w:rPr>
        <w:t>o</w:t>
      </w:r>
      <w:r w:rsidR="006F20E7">
        <w:rPr>
          <w:noProof/>
        </w:rPr>
        <w:t>sto por apenas 23 primatas</w:t>
      </w:r>
      <w:r w:rsidR="005B4143">
        <w:rPr>
          <w:noProof/>
        </w:rPr>
        <w:t>. Outra limitação é a</w:t>
      </w:r>
      <w:r w:rsidR="006F20E7">
        <w:rPr>
          <w:noProof/>
        </w:rPr>
        <w:t xml:space="preserve"> falta de mistura </w:t>
      </w:r>
      <w:r w:rsidR="006F20E7">
        <w:t>gen</w:t>
      </w:r>
      <w:r w:rsidR="00E0341D">
        <w:t>é</w:t>
      </w:r>
      <w:r w:rsidR="006F20E7">
        <w:t>tica</w:t>
      </w:r>
      <w:r w:rsidR="006F20E7">
        <w:rPr>
          <w:noProof/>
        </w:rPr>
        <w:t xml:space="preserve"> com outros grupos de chimpazés</w:t>
      </w:r>
      <w:r w:rsidR="00B33C12">
        <w:rPr>
          <w:noProof/>
        </w:rPr>
        <w:t>,</w:t>
      </w:r>
      <w:r w:rsidR="006F20E7">
        <w:rPr>
          <w:noProof/>
        </w:rPr>
        <w:t xml:space="preserve"> pois todos os primatas pertencem a uma mesma reserva. </w:t>
      </w:r>
    </w:p>
    <w:p w14:paraId="7064E2C2" w14:textId="360F023A" w:rsidR="00AD2C10" w:rsidRDefault="006F20E7" w:rsidP="00C915A2">
      <w:pPr>
        <w:pStyle w:val="TF-TEXTO"/>
      </w:pPr>
      <w:r>
        <w:rPr>
          <w:noProof/>
        </w:rPr>
        <w:t xml:space="preserve">Outro problema </w:t>
      </w:r>
      <w:r w:rsidR="00525A0A">
        <w:rPr>
          <w:noProof/>
        </w:rPr>
        <w:t xml:space="preserve">apontado por Shofield </w:t>
      </w:r>
      <w:r w:rsidR="00525A0A" w:rsidRPr="004A5DA9">
        <w:rPr>
          <w:i/>
          <w:iCs/>
          <w:noProof/>
        </w:rPr>
        <w:t>et al</w:t>
      </w:r>
      <w:r w:rsidR="00525A0A">
        <w:rPr>
          <w:noProof/>
        </w:rPr>
        <w:t xml:space="preserve">. (2019) </w:t>
      </w:r>
      <w:r>
        <w:rPr>
          <w:noProof/>
        </w:rPr>
        <w:t>é que primatas com a cabeça total</w:t>
      </w:r>
      <w:r w:rsidR="00AB2A2F">
        <w:rPr>
          <w:noProof/>
        </w:rPr>
        <w:t>me</w:t>
      </w:r>
      <w:r>
        <w:rPr>
          <w:noProof/>
        </w:rPr>
        <w:t>nte virada</w:t>
      </w:r>
      <w:r w:rsidR="009F0C13">
        <w:rPr>
          <w:noProof/>
        </w:rPr>
        <w:t xml:space="preserve"> para o fundo da imagem</w:t>
      </w:r>
      <w:r>
        <w:rPr>
          <w:noProof/>
        </w:rPr>
        <w:t xml:space="preserve"> ou com a cabeça obscurecida não são rastreados</w:t>
      </w:r>
      <w:r w:rsidR="00CB7276">
        <w:rPr>
          <w:noProof/>
        </w:rPr>
        <w:t xml:space="preserve">. </w:t>
      </w:r>
      <w:r w:rsidR="00233D73">
        <w:rPr>
          <w:noProof/>
        </w:rPr>
        <w:t>D</w:t>
      </w:r>
      <w:r>
        <w:rPr>
          <w:noProof/>
        </w:rPr>
        <w:t>ado que a rede realiza as operações de reconhecimento individualmente, melhorias de dese</w:t>
      </w:r>
      <w:r w:rsidR="00233D73">
        <w:rPr>
          <w:noProof/>
        </w:rPr>
        <w:t>m</w:t>
      </w:r>
      <w:r>
        <w:rPr>
          <w:noProof/>
        </w:rPr>
        <w:t>penho p</w:t>
      </w:r>
      <w:r w:rsidR="00233D73">
        <w:rPr>
          <w:noProof/>
        </w:rPr>
        <w:t>o</w:t>
      </w:r>
      <w:r>
        <w:rPr>
          <w:noProof/>
        </w:rPr>
        <w:t>deriam ser alcançadas incorporando detalhes contextuais, como informações s</w:t>
      </w:r>
      <w:r w:rsidR="00E860C3">
        <w:rPr>
          <w:noProof/>
        </w:rPr>
        <w:t>o</w:t>
      </w:r>
      <w:r>
        <w:rPr>
          <w:noProof/>
        </w:rPr>
        <w:t>bre indiv</w:t>
      </w:r>
      <w:r w:rsidR="00233D73">
        <w:rPr>
          <w:noProof/>
        </w:rPr>
        <w:t>í</w:t>
      </w:r>
      <w:r>
        <w:rPr>
          <w:noProof/>
        </w:rPr>
        <w:t>duos pr</w:t>
      </w:r>
      <w:r w:rsidR="00B33C12">
        <w:rPr>
          <w:noProof/>
        </w:rPr>
        <w:t>ó</w:t>
      </w:r>
      <w:r>
        <w:rPr>
          <w:noProof/>
        </w:rPr>
        <w:t>ximo</w:t>
      </w:r>
      <w:r w:rsidR="00B33C12">
        <w:rPr>
          <w:noProof/>
        </w:rPr>
        <w:t>s</w:t>
      </w:r>
      <w:r w:rsidR="00E860C3">
        <w:rPr>
          <w:noProof/>
        </w:rPr>
        <w:t xml:space="preserve"> ou indo</w:t>
      </w:r>
      <w:r w:rsidR="00744BA8">
        <w:rPr>
          <w:noProof/>
        </w:rPr>
        <w:t xml:space="preserve"> além dos rostos </w:t>
      </w:r>
      <w:r w:rsidR="00233D73">
        <w:rPr>
          <w:noProof/>
        </w:rPr>
        <w:t>a fim de</w:t>
      </w:r>
      <w:r w:rsidR="00744BA8">
        <w:rPr>
          <w:noProof/>
        </w:rPr>
        <w:t xml:space="preserve"> </w:t>
      </w:r>
      <w:r w:rsidR="007062C0">
        <w:rPr>
          <w:noProof/>
        </w:rPr>
        <w:t>realizar o reconhecimento de corpo inteiro.</w:t>
      </w:r>
      <w:r w:rsidR="009F0C13">
        <w:rPr>
          <w:noProof/>
        </w:rPr>
        <w:t xml:space="preserve"> </w:t>
      </w:r>
      <w:r w:rsidR="009F0C13">
        <w:t xml:space="preserve">Com isso, pode-se automatizar todo o processo de identificação dos indivíduos, representando uma mudança radical que possibilita o uso de grandes bancos de dados para etologistas analisarem o comportamento de pesquisa e conservação </w:t>
      </w:r>
      <w:r w:rsidR="00F44D65">
        <w:t>d</w:t>
      </w:r>
      <w:r w:rsidR="009F0C13">
        <w:t>a vida selvagem</w:t>
      </w:r>
      <w:r w:rsidR="009F0C13">
        <w:rPr>
          <w:noProof/>
        </w:rPr>
        <w:t>.</w:t>
      </w:r>
    </w:p>
    <w:p w14:paraId="77BE4C06" w14:textId="1C248657" w:rsidR="00A44581" w:rsidRPr="000F5735" w:rsidRDefault="0053358D" w:rsidP="00000064">
      <w:pPr>
        <w:pStyle w:val="Ttulo2"/>
        <w:rPr>
          <w:lang w:val="en-US"/>
        </w:rPr>
      </w:pPr>
      <w:r w:rsidRPr="000F5735">
        <w:rPr>
          <w:lang w:val="en-US"/>
        </w:rPr>
        <w:t>Exploring Bias in primate face detection and recognition</w:t>
      </w:r>
      <w:r w:rsidR="00A44581" w:rsidRPr="000F5735">
        <w:rPr>
          <w:lang w:val="en-US"/>
        </w:rPr>
        <w:t xml:space="preserve"> </w:t>
      </w:r>
    </w:p>
    <w:p w14:paraId="5E9AD0D0" w14:textId="0E6791DB" w:rsidR="00D33D6D" w:rsidRDefault="001573F6" w:rsidP="001573F6">
      <w:pPr>
        <w:pStyle w:val="TF-TEXTO"/>
      </w:pPr>
      <w:r>
        <w:t xml:space="preserve">Sinha </w:t>
      </w:r>
      <w:r w:rsidRPr="00351D19">
        <w:rPr>
          <w:i/>
          <w:iCs/>
        </w:rPr>
        <w:t>et al</w:t>
      </w:r>
      <w:r>
        <w:t xml:space="preserve">. (2018) apresentam um conjunto de dados de primatas, com o objetivo de detectar e reconhecer automaticamente esses animais, </w:t>
      </w:r>
      <w:r w:rsidR="00030EEF">
        <w:t>a fim de</w:t>
      </w:r>
      <w:r>
        <w:t xml:space="preserve"> auxiliar na conservação e </w:t>
      </w:r>
      <w:r w:rsidR="00743806">
        <w:t xml:space="preserve">no </w:t>
      </w:r>
      <w:r>
        <w:t xml:space="preserve">controle dos primatas que estão em áreas de desmatamento. A base de dados foi dividida </w:t>
      </w:r>
      <w:r w:rsidR="00743806">
        <w:t>em duas</w:t>
      </w:r>
      <w:r>
        <w:t xml:space="preserve">, com fotos em alta resolução e variando de 4 até 50 fotos para cada </w:t>
      </w:r>
      <w:r w:rsidR="00743806">
        <w:t xml:space="preserve">um </w:t>
      </w:r>
      <w:r>
        <w:t>dos 80 indivíduos presentes nas imagens e assim ficar com uma base de dados com 927 imagens.</w:t>
      </w:r>
    </w:p>
    <w:p w14:paraId="7449B565" w14:textId="689ECF4A" w:rsidR="00D33D6D" w:rsidRDefault="00CE6B59" w:rsidP="00D33D6D">
      <w:pPr>
        <w:pStyle w:val="TF-TEXTO"/>
      </w:pPr>
      <w:r>
        <w:t xml:space="preserve">No trabalho de Sinha </w:t>
      </w:r>
      <w:r w:rsidRPr="00351D19">
        <w:rPr>
          <w:i/>
          <w:iCs/>
        </w:rPr>
        <w:t>et al</w:t>
      </w:r>
      <w:r>
        <w:t>. (2018) f</w:t>
      </w:r>
      <w:r w:rsidR="007F218F">
        <w:t>o</w:t>
      </w:r>
      <w:r>
        <w:t>ram</w:t>
      </w:r>
      <w:r w:rsidR="007F218F">
        <w:t xml:space="preserve"> desenvolvido</w:t>
      </w:r>
      <w:r w:rsidR="00DC4744">
        <w:t>s</w:t>
      </w:r>
      <w:r w:rsidR="007F218F">
        <w:t xml:space="preserve"> dois módulos</w:t>
      </w:r>
      <w:r w:rsidR="00DC4744">
        <w:t xml:space="preserve"> para</w:t>
      </w:r>
      <w:r w:rsidR="00D33D6D">
        <w:t xml:space="preserve"> analisar </w:t>
      </w:r>
      <w:r w:rsidR="00DA4DB4">
        <w:t>a face</w:t>
      </w:r>
      <w:r w:rsidR="00D33D6D">
        <w:t xml:space="preserve"> dos primatas, um de detecção-normalização e outro para o reconhecimento. Para a detecção das faces foi utilizado o Tiny Faces, que é um detector facial que utiliza a resolução da imagem</w:t>
      </w:r>
      <w:r w:rsidR="00F34094">
        <w:t>,</w:t>
      </w:r>
      <w:r w:rsidR="00D33D6D">
        <w:t xml:space="preserve"> o contexto espacial e informações de escala de objetos para a detecção. Também foram utilizados modelos pré-treinados </w:t>
      </w:r>
      <w:r w:rsidR="00B06F75">
        <w:t>na</w:t>
      </w:r>
      <w:r w:rsidR="00D33D6D">
        <w:t xml:space="preserve"> </w:t>
      </w:r>
      <w:r w:rsidR="00D54BDF">
        <w:t xml:space="preserve">base de dados da </w:t>
      </w:r>
      <w:r w:rsidR="00D33D6D">
        <w:t xml:space="preserve">ImageNet em arquiteturas de </w:t>
      </w:r>
      <w:r w:rsidR="00DA4DB4">
        <w:t>A</w:t>
      </w:r>
      <w:r w:rsidR="00D33D6D">
        <w:t xml:space="preserve">prendizagem </w:t>
      </w:r>
      <w:r w:rsidR="00DA4DB4">
        <w:t>P</w:t>
      </w:r>
      <w:r w:rsidR="00D33D6D">
        <w:t xml:space="preserve">rofunda e Arquitetura ResNet101. Para auxiliar na detecção </w:t>
      </w:r>
      <w:r w:rsidR="00DA4DB4">
        <w:t>facial</w:t>
      </w:r>
      <w:r w:rsidR="00D33D6D">
        <w:t xml:space="preserve"> dos primatas</w:t>
      </w:r>
      <w:r w:rsidR="00DA4DB4">
        <w:t>,</w:t>
      </w:r>
      <w:r w:rsidR="00D33D6D">
        <w:t xml:space="preserve"> todas as imagens foram divididas em dois grupos</w:t>
      </w:r>
      <w:r w:rsidR="00B06F75">
        <w:t>. O</w:t>
      </w:r>
      <w:r w:rsidR="00DA4DB4">
        <w:t xml:space="preserve"> </w:t>
      </w:r>
      <w:r w:rsidR="00D33D6D">
        <w:t>primeiro grupo consiste em imagens de boa qualidade e</w:t>
      </w:r>
      <w:r w:rsidR="00337DF4">
        <w:t>m</w:t>
      </w:r>
      <w:r w:rsidR="00D33D6D">
        <w:t xml:space="preserve"> que é possível visualizar</w:t>
      </w:r>
      <w:r w:rsidR="00337DF4">
        <w:t xml:space="preserve"> com nitidez</w:t>
      </w:r>
      <w:r w:rsidR="00D33D6D">
        <w:t xml:space="preserve"> os rostos dos animais</w:t>
      </w:r>
      <w:r w:rsidR="00D27E26">
        <w:t>,</w:t>
      </w:r>
      <w:r w:rsidR="00B06CBB">
        <w:t xml:space="preserve"> co</w:t>
      </w:r>
      <w:r w:rsidR="00D27E26">
        <w:t>nform</w:t>
      </w:r>
      <w:r w:rsidR="007F218F">
        <w:t>e</w:t>
      </w:r>
      <w:r w:rsidR="00D27E26">
        <w:t xml:space="preserve"> apresentado</w:t>
      </w:r>
      <w:r w:rsidR="00B06CBB">
        <w:t xml:space="preserve"> na </w:t>
      </w:r>
      <w:r w:rsidR="007F218F">
        <w:t>F</w:t>
      </w:r>
      <w:r w:rsidR="005148CE">
        <w:t>igura</w:t>
      </w:r>
      <w:r w:rsidR="00B06CBB">
        <w:t xml:space="preserve"> </w:t>
      </w:r>
      <w:r w:rsidR="005365BE">
        <w:t>2</w:t>
      </w:r>
      <w:r w:rsidR="00390E43">
        <w:t>.</w:t>
      </w:r>
      <w:r w:rsidR="00D33D6D">
        <w:t xml:space="preserve"> </w:t>
      </w:r>
      <w:r w:rsidR="00390E43">
        <w:t>O</w:t>
      </w:r>
      <w:r w:rsidR="00D33D6D">
        <w:t xml:space="preserve"> segundo grupo consiste em imagens de qualidade inferior, com desfoque, tremuras e imagens onde não é possível visualizar os dois olhos do primata</w:t>
      </w:r>
      <w:r w:rsidR="00B33FFD">
        <w:t>.</w:t>
      </w:r>
    </w:p>
    <w:p w14:paraId="0DE19765" w14:textId="64C717DE" w:rsidR="00B06CBB" w:rsidRDefault="005148CE" w:rsidP="001F49DD">
      <w:pPr>
        <w:pStyle w:val="TF-LEGENDA"/>
      </w:pPr>
      <w:r>
        <w:lastRenderedPageBreak/>
        <w:t>Figura</w:t>
      </w:r>
      <w:r w:rsidR="00B06CBB">
        <w:t xml:space="preserve"> </w:t>
      </w:r>
      <w:r w:rsidR="005365BE">
        <w:t>2</w:t>
      </w:r>
      <w:r w:rsidR="00DA4DB4">
        <w:t xml:space="preserve"> </w:t>
      </w:r>
      <w:r w:rsidR="006D24C9">
        <w:t>–</w:t>
      </w:r>
      <w:r w:rsidR="00DA4DB4">
        <w:t xml:space="preserve"> </w:t>
      </w:r>
      <w:r w:rsidR="006D24C9">
        <w:t>Primeiro grupo de imagens</w:t>
      </w:r>
      <w:r w:rsidR="00654A79">
        <w:t xml:space="preserve"> </w:t>
      </w:r>
      <w:r w:rsidR="006D24C9">
        <w:t>onde</w:t>
      </w:r>
      <w:r w:rsidR="00654A79">
        <w:t xml:space="preserve"> é possível </w:t>
      </w:r>
      <w:r w:rsidR="000109A9">
        <w:t>visualizar</w:t>
      </w:r>
      <w:r w:rsidR="00654A79">
        <w:t xml:space="preserve"> o rosto do animal</w:t>
      </w:r>
    </w:p>
    <w:p w14:paraId="657D42F7" w14:textId="7AA2C300" w:rsidR="00B06CBB" w:rsidRDefault="009A71DF" w:rsidP="001F49DD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03F21AD2" wp14:editId="248E1AB1">
            <wp:extent cx="4893310" cy="2665095"/>
            <wp:effectExtent l="19050" t="19050" r="254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6650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DC89A5" w14:textId="64EB2754" w:rsidR="00B06CBB" w:rsidRPr="00DA4DB4" w:rsidRDefault="00B06CBB" w:rsidP="001F49DD">
      <w:pPr>
        <w:pStyle w:val="TF-FONTE"/>
      </w:pPr>
      <w:r w:rsidRPr="00DA4DB4">
        <w:rPr>
          <w:noProof/>
        </w:rPr>
        <w:t xml:space="preserve">Fonte: Sinha </w:t>
      </w:r>
      <w:r w:rsidRPr="00DA4DB4">
        <w:rPr>
          <w:i/>
          <w:iCs/>
          <w:noProof/>
        </w:rPr>
        <w:t>et al</w:t>
      </w:r>
      <w:r w:rsidRPr="00DA4DB4">
        <w:rPr>
          <w:noProof/>
        </w:rPr>
        <w:t>. (2018)</w:t>
      </w:r>
      <w:r w:rsidR="005148CE" w:rsidRPr="00DA4DB4">
        <w:rPr>
          <w:noProof/>
        </w:rPr>
        <w:t>.</w:t>
      </w:r>
    </w:p>
    <w:p w14:paraId="68A74D35" w14:textId="1985C47C" w:rsidR="00F34094" w:rsidRDefault="00F34094" w:rsidP="00D33D6D">
      <w:pPr>
        <w:pStyle w:val="TF-TEXTO"/>
      </w:pPr>
      <w:r>
        <w:t>Desta forma</w:t>
      </w:r>
      <w:r w:rsidR="00F1750F">
        <w:t>,</w:t>
      </w:r>
      <w:r>
        <w:t xml:space="preserve"> ao realizar os testes ocorreram muitos falsos positivos</w:t>
      </w:r>
      <w:r w:rsidR="00F1750F">
        <w:t xml:space="preserve">, </w:t>
      </w:r>
      <w:r w:rsidR="00052925">
        <w:t xml:space="preserve">como </w:t>
      </w:r>
      <w:r>
        <w:t xml:space="preserve">folhas próximas </w:t>
      </w:r>
      <w:r w:rsidR="00655C69">
        <w:t xml:space="preserve">que </w:t>
      </w:r>
      <w:r>
        <w:t xml:space="preserve">acabavam sendo detectadas como rostos. Devido a </w:t>
      </w:r>
      <w:r w:rsidR="006A5E7D">
        <w:t>esses fatores</w:t>
      </w:r>
      <w:r>
        <w:t>, fo</w:t>
      </w:r>
      <w:r w:rsidR="002F714F">
        <w:t>ra</w:t>
      </w:r>
      <w:r w:rsidR="001269F0">
        <w:t>m</w:t>
      </w:r>
      <w:r>
        <w:t xml:space="preserve"> processad</w:t>
      </w:r>
      <w:r w:rsidR="002F714F">
        <w:t>as</w:t>
      </w:r>
      <w:r>
        <w:t xml:space="preserve"> ainda mais as saídas do Tiny Faces, seguindo uma abordagem de duas etapas</w:t>
      </w:r>
      <w:r w:rsidR="00052925">
        <w:t>:</w:t>
      </w:r>
      <w:r>
        <w:t xml:space="preserve"> a primeira etapa consiste em treinar um detector de olhos, já a segunda etapa utiliza uma arquitetura de Redes Neurais Convolucionais composta por três camadas convolucionais. Para o reconhecimento facial dos primatas</w:t>
      </w:r>
      <w:r w:rsidR="00655C69">
        <w:t>,</w:t>
      </w:r>
      <w:r>
        <w:t xml:space="preserve"> foram utilizados a An</w:t>
      </w:r>
      <w:r w:rsidR="00643F42">
        <w:t>á</w:t>
      </w:r>
      <w:r>
        <w:t>lise de Componentes Principais (PCA)</w:t>
      </w:r>
      <w:r w:rsidR="00643F42">
        <w:t xml:space="preserve"> usada para condensar a informação</w:t>
      </w:r>
      <w:r>
        <w:t>, a An</w:t>
      </w:r>
      <w:r w:rsidR="00643F42">
        <w:t>á</w:t>
      </w:r>
      <w:r>
        <w:t>lise Discriminante Linear (LDA)</w:t>
      </w:r>
      <w:r w:rsidR="00643F42">
        <w:t xml:space="preserve"> para separar os objetos</w:t>
      </w:r>
      <w:r>
        <w:t xml:space="preserve">, o VGG-Face </w:t>
      </w:r>
      <w:r w:rsidR="00530511">
        <w:t xml:space="preserve">que é uma arquitetura de reconhecimento facial já treinada com rostos humanos </w:t>
      </w:r>
      <w:r>
        <w:t>e o VGG-Face em conjunto com o Finetuning</w:t>
      </w:r>
      <w:r w:rsidR="00530511">
        <w:t xml:space="preserve"> para ajustar os dados já treinados</w:t>
      </w:r>
      <w:r w:rsidR="00B75607">
        <w:t xml:space="preserve"> </w:t>
      </w:r>
      <w:r w:rsidR="006F31C4" w:rsidRPr="00845D21">
        <w:t>(</w:t>
      </w:r>
      <w:r w:rsidR="006F31C4" w:rsidRPr="00845D21">
        <w:rPr>
          <w:noProof/>
        </w:rPr>
        <w:t xml:space="preserve">SINHA </w:t>
      </w:r>
      <w:r w:rsidR="006F31C4" w:rsidRPr="00845D21">
        <w:rPr>
          <w:i/>
          <w:iCs/>
          <w:noProof/>
        </w:rPr>
        <w:t>et al</w:t>
      </w:r>
      <w:r w:rsidR="006F31C4" w:rsidRPr="00845D21">
        <w:rPr>
          <w:noProof/>
        </w:rPr>
        <w:t>.</w:t>
      </w:r>
      <w:r w:rsidR="008D23EC">
        <w:rPr>
          <w:noProof/>
        </w:rPr>
        <w:t>,</w:t>
      </w:r>
      <w:r w:rsidR="006F31C4" w:rsidRPr="00845D21">
        <w:rPr>
          <w:noProof/>
        </w:rPr>
        <w:t xml:space="preserve"> 2018</w:t>
      </w:r>
      <w:r w:rsidR="006F31C4" w:rsidRPr="00845D21">
        <w:t>)</w:t>
      </w:r>
      <w:r w:rsidR="00196A6C">
        <w:t>.</w:t>
      </w:r>
    </w:p>
    <w:p w14:paraId="2C1D79BF" w14:textId="1AAD270B" w:rsidR="00D33D6D" w:rsidRPr="00D33D6D" w:rsidRDefault="00FD2CEA" w:rsidP="00A96BF2">
      <w:pPr>
        <w:pStyle w:val="TF-TEXTO"/>
      </w:pPr>
      <w:r>
        <w:t xml:space="preserve">Segundo Sinha </w:t>
      </w:r>
      <w:r w:rsidRPr="00FD2CEA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Pr="00FD2CEA">
        <w:rPr>
          <w:i/>
          <w:iCs/>
        </w:rPr>
        <w:t>al.</w:t>
      </w:r>
      <w:r>
        <w:t xml:space="preserve"> (2018), o</w:t>
      </w:r>
      <w:r w:rsidR="004907F6">
        <w:t>s melhores resultados da detecção facial foram obtidos em image</w:t>
      </w:r>
      <w:r w:rsidR="0063085C">
        <w:t>n</w:t>
      </w:r>
      <w:r w:rsidR="004907F6">
        <w:t>s de qualidade superior</w:t>
      </w:r>
      <w:r>
        <w:t xml:space="preserve"> chegando a uma precisão de 85</w:t>
      </w:r>
      <w:r w:rsidR="002D0E27">
        <w:t>,</w:t>
      </w:r>
      <w:r>
        <w:t>58%</w:t>
      </w:r>
      <w:r w:rsidR="002D0E27">
        <w:t>. A</w:t>
      </w:r>
      <w:r w:rsidR="003C235A">
        <w:t>s imagens com desfoque, pixelização</w:t>
      </w:r>
      <w:r w:rsidR="00C6395F">
        <w:t xml:space="preserve"> e</w:t>
      </w:r>
      <w:r w:rsidR="003C235A">
        <w:t xml:space="preserve"> vibração de câmera foram mais </w:t>
      </w:r>
      <w:r w:rsidR="006636C2">
        <w:t>propíci</w:t>
      </w:r>
      <w:r w:rsidR="005C53E9">
        <w:t>a</w:t>
      </w:r>
      <w:r w:rsidR="006636C2">
        <w:t>s</w:t>
      </w:r>
      <w:r w:rsidR="003C235A">
        <w:t xml:space="preserve"> a erros</w:t>
      </w:r>
      <w:r w:rsidR="00456878">
        <w:t xml:space="preserve"> de detecção</w:t>
      </w:r>
      <w:r w:rsidR="003C235A">
        <w:t>. Os resultados do reconhecimento facial tiveram um maior percentual de assertividade quando o conjunto de testes possuía apenas uma espéci</w:t>
      </w:r>
      <w:r w:rsidR="00961D88">
        <w:t>e</w:t>
      </w:r>
      <w:r w:rsidR="00C05A25">
        <w:t xml:space="preserve"> presente nas imagens e em alguns desses casos a precisão chegou a 100%</w:t>
      </w:r>
      <w:r w:rsidR="00196A6C">
        <w:t>.</w:t>
      </w:r>
      <w:r w:rsidR="00961D88">
        <w:t xml:space="preserve"> </w:t>
      </w:r>
      <w:r w:rsidR="00C9601A">
        <w:t xml:space="preserve">Por fim, Sinha </w:t>
      </w:r>
      <w:r w:rsidR="00C9601A" w:rsidRPr="00C9601A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="00C9601A" w:rsidRPr="00C9601A">
        <w:rPr>
          <w:i/>
          <w:iCs/>
        </w:rPr>
        <w:t>al.</w:t>
      </w:r>
      <w:r w:rsidR="00C9601A">
        <w:t xml:space="preserve"> (2018) concluem que</w:t>
      </w:r>
      <w:r w:rsidR="00FA4FAD">
        <w:t xml:space="preserve"> um detector de rostos treinad</w:t>
      </w:r>
      <w:r w:rsidR="006A5E7D">
        <w:t>o</w:t>
      </w:r>
      <w:r w:rsidR="00FA4FAD">
        <w:t xml:space="preserve"> para</w:t>
      </w:r>
      <w:r w:rsidR="006A5E7D">
        <w:t xml:space="preserve"> faces</w:t>
      </w:r>
      <w:r w:rsidR="00FA4FAD">
        <w:t xml:space="preserve"> human</w:t>
      </w:r>
      <w:r w:rsidR="006A5E7D">
        <w:t>a</w:t>
      </w:r>
      <w:r w:rsidR="00FA4FAD">
        <w:t>s também apresenta bons resultados em</w:t>
      </w:r>
      <w:r w:rsidR="006A5E7D">
        <w:t xml:space="preserve"> faces de</w:t>
      </w:r>
      <w:r w:rsidR="00FA4FAD">
        <w:t xml:space="preserve"> primatas</w:t>
      </w:r>
      <w:r w:rsidR="00896926">
        <w:t xml:space="preserve">. Esses bons resultados </w:t>
      </w:r>
      <w:r w:rsidR="00C9601A">
        <w:t xml:space="preserve">ocorrem </w:t>
      </w:r>
      <w:r w:rsidR="00144514">
        <w:t>porque</w:t>
      </w:r>
      <w:r w:rsidR="00896926">
        <w:t xml:space="preserve"> humanos e primatas</w:t>
      </w:r>
      <w:r w:rsidR="00C700C9">
        <w:t xml:space="preserve"> </w:t>
      </w:r>
      <w:r w:rsidR="00144514">
        <w:t>possuem</w:t>
      </w:r>
      <w:r w:rsidR="00C700C9">
        <w:t xml:space="preserve"> algumas semelhanças como os olhos, nariz e boca</w:t>
      </w:r>
      <w:r w:rsidR="00A96BF2">
        <w:t xml:space="preserve">. No entanto, os conceitos intrínsecos e extrínsecos que podem existir em modelos de detecção ou reconhecimento de rostos humanos também se estendem às faces de primatas. </w:t>
      </w:r>
      <w:r w:rsidR="00456878">
        <w:t>Assim,</w:t>
      </w:r>
      <w:r w:rsidR="00A96BF2">
        <w:t xml:space="preserve"> os problemas de detecção de rosto podem ser tratados razoavelmente bem</w:t>
      </w:r>
      <w:r w:rsidR="00456878">
        <w:t>,</w:t>
      </w:r>
      <w:r w:rsidR="0094410F">
        <w:t xml:space="preserve"> </w:t>
      </w:r>
      <w:r w:rsidR="00A96BF2">
        <w:t xml:space="preserve">empregando técnicas simples, por exemplo, detectores oculares superficiais baseados em </w:t>
      </w:r>
      <w:r w:rsidR="009B10A4">
        <w:t>Redes Neurais Convolucionais</w:t>
      </w:r>
      <w:r w:rsidR="00A96BF2">
        <w:t xml:space="preserve"> emparelhados com restrições espaciais e o uso de técnicas de aprendizagem de conjunto</w:t>
      </w:r>
      <w:r w:rsidR="00DA33C1">
        <w:t>. C</w:t>
      </w:r>
      <w:r w:rsidR="00340DBF">
        <w:t xml:space="preserve">omo trabalho futuro </w:t>
      </w:r>
      <w:r w:rsidR="003520EB">
        <w:t>os autores visam</w:t>
      </w:r>
      <w:r w:rsidR="00340DBF">
        <w:t xml:space="preserve"> chegar a um sistema </w:t>
      </w:r>
      <w:r w:rsidR="00BE4E06">
        <w:t>em que os dois conjuntos de imagens tenham os mesmos resultados</w:t>
      </w:r>
      <w:r w:rsidR="00A96BF2">
        <w:t xml:space="preserve">. </w:t>
      </w:r>
    </w:p>
    <w:p w14:paraId="35648044" w14:textId="6A28FCBC" w:rsidR="00A44581" w:rsidRPr="007E5537" w:rsidRDefault="0053358D" w:rsidP="00000064">
      <w:pPr>
        <w:pStyle w:val="Ttulo2"/>
        <w:rPr>
          <w:lang w:val="it-IT"/>
        </w:rPr>
      </w:pPr>
      <w:r w:rsidRPr="007E5537">
        <w:rPr>
          <w:lang w:val="it-IT"/>
        </w:rPr>
        <w:t>A study on giant panda recognition based on images of a large proportion of captive pandas</w:t>
      </w:r>
    </w:p>
    <w:p w14:paraId="2EE1E730" w14:textId="6EBC99F8" w:rsidR="00390E43" w:rsidRDefault="00426D81" w:rsidP="00390E43">
      <w:pPr>
        <w:pStyle w:val="TF-TEXTO"/>
      </w:pPr>
      <w:r>
        <w:t xml:space="preserve">O trabalho de </w:t>
      </w:r>
      <w:r w:rsidR="000740E9">
        <w:t xml:space="preserve">Chen </w:t>
      </w:r>
      <w:r w:rsidR="000740E9" w:rsidRPr="00351D19">
        <w:rPr>
          <w:i/>
          <w:iCs/>
        </w:rPr>
        <w:t>et al</w:t>
      </w:r>
      <w:r w:rsidR="000740E9">
        <w:t xml:space="preserve">. (2020) </w:t>
      </w:r>
      <w:r w:rsidR="00746603">
        <w:t>t</w:t>
      </w:r>
      <w:r>
        <w:t>êm</w:t>
      </w:r>
      <w:r w:rsidR="000740E9">
        <w:t xml:space="preserve"> como objetivo </w:t>
      </w:r>
      <w:r w:rsidR="0035529A">
        <w:t>reconhecer</w:t>
      </w:r>
      <w:r w:rsidR="00CB5E4D">
        <w:t xml:space="preserve"> panda</w:t>
      </w:r>
      <w:r w:rsidR="00DD3F96">
        <w:t>s</w:t>
      </w:r>
      <w:r w:rsidR="00CB5E4D">
        <w:t xml:space="preserve"> gigante de uma forma menos evasiva</w:t>
      </w:r>
      <w:r w:rsidR="00E16009">
        <w:t xml:space="preserve"> e totalmente automática</w:t>
      </w:r>
      <w:r>
        <w:t>. Desta forma</w:t>
      </w:r>
      <w:r w:rsidR="0035529A">
        <w:t xml:space="preserve"> optaram </w:t>
      </w:r>
      <w:r w:rsidR="00E16009">
        <w:t xml:space="preserve">por </w:t>
      </w:r>
      <w:r>
        <w:t xml:space="preserve">utilizar </w:t>
      </w:r>
      <w:r w:rsidR="00E16009">
        <w:t>um grande conjunto de imagens correspondendo a 39,78% dos pandas em cativeiro do mundo</w:t>
      </w:r>
      <w:r w:rsidR="00226662">
        <w:t xml:space="preserve">. </w:t>
      </w:r>
      <w:r w:rsidR="00E16009">
        <w:t>A</w:t>
      </w:r>
      <w:r w:rsidR="00226662">
        <w:t xml:space="preserve"> base de dados</w:t>
      </w:r>
      <w:r w:rsidR="00E16009">
        <w:t xml:space="preserve"> contém</w:t>
      </w:r>
      <w:r w:rsidR="00226662">
        <w:t xml:space="preserve"> 6441 imagens</w:t>
      </w:r>
      <w:r w:rsidR="00E16009">
        <w:t xml:space="preserve"> de </w:t>
      </w:r>
      <w:r w:rsidR="00696AC4">
        <w:t>218 pandas gigantes e</w:t>
      </w:r>
      <w:r w:rsidR="00A168BA">
        <w:t xml:space="preserve"> </w:t>
      </w:r>
      <w:r w:rsidR="0035529A">
        <w:t>considera</w:t>
      </w:r>
      <w:r w:rsidR="00A168BA">
        <w:t xml:space="preserve"> </w:t>
      </w:r>
      <w:r w:rsidR="00DD3F96">
        <w:t>apenas</w:t>
      </w:r>
      <w:r w:rsidR="009455DC">
        <w:t xml:space="preserve"> </w:t>
      </w:r>
      <w:r>
        <w:t xml:space="preserve">as </w:t>
      </w:r>
      <w:r w:rsidR="00E16009">
        <w:t>fotos</w:t>
      </w:r>
      <w:r w:rsidR="00A168BA">
        <w:t xml:space="preserve"> </w:t>
      </w:r>
      <w:r w:rsidR="009455DC">
        <w:t>que aparece</w:t>
      </w:r>
      <w:r>
        <w:t>m</w:t>
      </w:r>
      <w:r w:rsidR="009455DC">
        <w:t xml:space="preserve"> toda a face</w:t>
      </w:r>
      <w:r w:rsidR="0035529A">
        <w:t xml:space="preserve"> do animal</w:t>
      </w:r>
      <w:r w:rsidR="00196A6C">
        <w:t>.</w:t>
      </w:r>
      <w:r w:rsidR="00390E43">
        <w:t xml:space="preserve"> </w:t>
      </w:r>
    </w:p>
    <w:p w14:paraId="28DDE85E" w14:textId="196DD6E4" w:rsidR="004E2C99" w:rsidRDefault="002832E1" w:rsidP="00390E43">
      <w:pPr>
        <w:pStyle w:val="TF-TEXTO"/>
      </w:pPr>
      <w:r>
        <w:t>Fo</w:t>
      </w:r>
      <w:r w:rsidR="00E7660D">
        <w:t>ram</w:t>
      </w:r>
      <w:r>
        <w:t xml:space="preserve"> utilizado</w:t>
      </w:r>
      <w:r w:rsidR="00254E04">
        <w:t>s</w:t>
      </w:r>
      <w:r>
        <w:t xml:space="preserve"> quatro módulos p</w:t>
      </w:r>
      <w:r w:rsidR="007A760E" w:rsidRPr="00225048">
        <w:t xml:space="preserve">ara </w:t>
      </w:r>
      <w:r w:rsidR="00FD0616">
        <w:t>construir</w:t>
      </w:r>
      <w:r w:rsidR="007A760E" w:rsidRPr="00225048">
        <w:t xml:space="preserve"> o modelo </w:t>
      </w:r>
      <w:r>
        <w:t>de reconhecimento facial,</w:t>
      </w:r>
      <w:r w:rsidR="007A760E" w:rsidRPr="00225048">
        <w:t xml:space="preserve"> utilizado o</w:t>
      </w:r>
      <w:r w:rsidR="00465CB6" w:rsidRPr="00225048">
        <w:t xml:space="preserve"> Faster R-CNN que </w:t>
      </w:r>
      <w:r w:rsidR="005F1563">
        <w:t xml:space="preserve">é </w:t>
      </w:r>
      <w:r w:rsidR="00465CB6" w:rsidRPr="00225048">
        <w:t xml:space="preserve">um algoritmo de redes de detecção de objetos baseado em aprendizagem profunda que consiste em </w:t>
      </w:r>
      <w:r w:rsidR="00254E04">
        <w:t>dois</w:t>
      </w:r>
      <w:r w:rsidR="00465CB6" w:rsidRPr="00225048">
        <w:t xml:space="preserve"> </w:t>
      </w:r>
      <w:r w:rsidR="00251AF4">
        <w:t>sub-</w:t>
      </w:r>
      <w:r w:rsidR="00254E04">
        <w:t>módulos</w:t>
      </w:r>
      <w:r w:rsidR="00465CB6" w:rsidRPr="00225048">
        <w:t xml:space="preserve">, sendo um de classificação e um de região. </w:t>
      </w:r>
      <w:r w:rsidR="00254E04">
        <w:t>O módulo</w:t>
      </w:r>
      <w:r w:rsidR="004E2C99">
        <w:t xml:space="preserve"> de região verifica os objetos da imagem e a rede de classificação refina as informações da rede de região e classifica os objetos encontrados </w:t>
      </w:r>
      <w:r w:rsidR="007262C0">
        <w:t xml:space="preserve">(CHEN </w:t>
      </w:r>
      <w:r w:rsidR="007262C0" w:rsidRPr="00351D19">
        <w:rPr>
          <w:i/>
          <w:iCs/>
        </w:rPr>
        <w:t>et al</w:t>
      </w:r>
      <w:r w:rsidR="007262C0">
        <w:t>.</w:t>
      </w:r>
      <w:r w:rsidR="008D23EC">
        <w:t>,</w:t>
      </w:r>
      <w:r w:rsidR="007262C0">
        <w:t xml:space="preserve"> 2020)</w:t>
      </w:r>
      <w:r w:rsidR="00196A6C">
        <w:t>.</w:t>
      </w:r>
    </w:p>
    <w:p w14:paraId="5C4FC2DA" w14:textId="7AF3100A" w:rsidR="00E72BB4" w:rsidRDefault="00E72BB4" w:rsidP="00390E43">
      <w:pPr>
        <w:pStyle w:val="TF-TEXTO"/>
      </w:pPr>
      <w:r w:rsidRPr="005604FD">
        <w:t>Para escolher o modelo de classificação para a previsão de identidade do</w:t>
      </w:r>
      <w:r>
        <w:t>s</w:t>
      </w:r>
      <w:r w:rsidRPr="005604FD">
        <w:t xml:space="preserve"> pandas, </w:t>
      </w:r>
      <w:r>
        <w:t>foram conduzidos experimentos</w:t>
      </w:r>
      <w:r w:rsidRPr="005604FD">
        <w:t xml:space="preserve"> no Resnet-101, Restnet-50 e Resnet-18</w:t>
      </w:r>
      <w:r>
        <w:t>.</w:t>
      </w:r>
      <w:r w:rsidRPr="005604FD">
        <w:t xml:space="preserve"> </w:t>
      </w:r>
      <w:r>
        <w:t>Os t</w:t>
      </w:r>
      <w:r w:rsidRPr="005604FD">
        <w:t>rês modelos foram pré-treinado</w:t>
      </w:r>
      <w:r>
        <w:t>s</w:t>
      </w:r>
      <w:r w:rsidRPr="005604FD">
        <w:t xml:space="preserve"> usando o conjunto de dados ImageNet</w:t>
      </w:r>
      <w:r>
        <w:t xml:space="preserve">. </w:t>
      </w:r>
      <w:r w:rsidRPr="005604FD">
        <w:t xml:space="preserve">No geral, os resultados do modelo Resnet-50 com pesos pré-treinados </w:t>
      </w:r>
      <w:r>
        <w:t xml:space="preserve">resultaram em uma precisão mais alta </w:t>
      </w:r>
      <w:r w:rsidRPr="005604FD">
        <w:t>e, portanto, este modelo foi usado para todos os outros experimentos</w:t>
      </w:r>
      <w:r w:rsidRPr="007262C0">
        <w:t xml:space="preserve"> (CHEN </w:t>
      </w:r>
      <w:r w:rsidRPr="007262C0">
        <w:rPr>
          <w:i/>
          <w:iCs/>
        </w:rPr>
        <w:t>et al</w:t>
      </w:r>
      <w:r w:rsidRPr="007262C0">
        <w:t>.</w:t>
      </w:r>
      <w:r>
        <w:t>,</w:t>
      </w:r>
      <w:r w:rsidRPr="007262C0">
        <w:t xml:space="preserve"> 2020)</w:t>
      </w:r>
      <w:r>
        <w:t>.</w:t>
      </w:r>
    </w:p>
    <w:p w14:paraId="4CDD0BCD" w14:textId="0A491111" w:rsidR="00225048" w:rsidRPr="00390E43" w:rsidRDefault="00465CB6" w:rsidP="00390E43">
      <w:pPr>
        <w:pStyle w:val="TF-TEXTO"/>
      </w:pPr>
      <w:r w:rsidRPr="00225048">
        <w:lastRenderedPageBreak/>
        <w:t>No primeiro m</w:t>
      </w:r>
      <w:r w:rsidR="002832E1">
        <w:t>ó</w:t>
      </w:r>
      <w:r w:rsidRPr="00225048">
        <w:t xml:space="preserve">dulo </w:t>
      </w:r>
      <w:r w:rsidR="00B4413F">
        <w:t xml:space="preserve">foi </w:t>
      </w:r>
      <w:r w:rsidRPr="00225048">
        <w:t>utilizado o Faster R-CNN com camadas Resnet-50 para redimensionar as imagens</w:t>
      </w:r>
      <w:r w:rsidR="00C01834">
        <w:t>, como apresentado na Figura 3a</w:t>
      </w:r>
      <w:r w:rsidR="005F1563">
        <w:t>.</w:t>
      </w:r>
      <w:r w:rsidRPr="00225048">
        <w:t xml:space="preserve"> </w:t>
      </w:r>
      <w:r w:rsidR="005F1563">
        <w:t>Então</w:t>
      </w:r>
      <w:r w:rsidR="00BF3679">
        <w:t>,</w:t>
      </w:r>
      <w:r w:rsidR="00225048" w:rsidRPr="00225048">
        <w:t xml:space="preserve"> </w:t>
      </w:r>
      <w:r w:rsidR="00AC767F">
        <w:t xml:space="preserve">foi realizada a </w:t>
      </w:r>
      <w:r w:rsidR="00225048" w:rsidRPr="00225048">
        <w:t xml:space="preserve">segmentação da imagem redimensionada </w:t>
      </w:r>
      <w:r w:rsidR="00AC767F">
        <w:t>indica</w:t>
      </w:r>
      <w:r w:rsidR="009640F5">
        <w:t>ndo</w:t>
      </w:r>
      <w:r w:rsidR="00843B63">
        <w:t>,</w:t>
      </w:r>
      <w:r w:rsidR="00AC767F">
        <w:t xml:space="preserve"> em cor preta</w:t>
      </w:r>
      <w:r w:rsidR="00843B63">
        <w:t>,</w:t>
      </w:r>
      <w:r w:rsidR="00225048" w:rsidRPr="00225048">
        <w:t xml:space="preserve"> todos os pixels da imagem que não fazem parte da face do panda</w:t>
      </w:r>
      <w:r w:rsidR="00D547C1">
        <w:t>, como na Figura 3b</w:t>
      </w:r>
      <w:r w:rsidR="00225048" w:rsidRPr="00225048">
        <w:t>. Após a segmentação é realizado o alinhamento da imagem</w:t>
      </w:r>
      <w:r w:rsidR="00262D23">
        <w:t>,</w:t>
      </w:r>
      <w:r w:rsidR="00D547C1">
        <w:t xml:space="preserve"> </w:t>
      </w:r>
      <w:r w:rsidR="00262D23">
        <w:t>conforme apresentado</w:t>
      </w:r>
      <w:r w:rsidR="00D547C1">
        <w:t xml:space="preserve"> na figura Figura</w:t>
      </w:r>
      <w:r w:rsidR="00BB1884">
        <w:t xml:space="preserve"> </w:t>
      </w:r>
      <w:r w:rsidR="00D547C1">
        <w:t>3c</w:t>
      </w:r>
      <w:r w:rsidR="00262D23">
        <w:t>,</w:t>
      </w:r>
      <w:r w:rsidR="00225048" w:rsidRPr="00225048">
        <w:t xml:space="preserve"> e no </w:t>
      </w:r>
      <w:r w:rsidR="00FA0DD7">
        <w:t>ú</w:t>
      </w:r>
      <w:r w:rsidR="00225048" w:rsidRPr="00225048">
        <w:t>ltimo m</w:t>
      </w:r>
      <w:r w:rsidR="00FA0DD7">
        <w:t>ó</w:t>
      </w:r>
      <w:r w:rsidR="00225048" w:rsidRPr="00225048">
        <w:t>dulo</w:t>
      </w:r>
      <w:r w:rsidR="00FA0DD7" w:rsidRPr="009640F5">
        <w:t>,</w:t>
      </w:r>
      <w:r w:rsidR="00225048" w:rsidRPr="009640F5">
        <w:t xml:space="preserve"> uma rede </w:t>
      </w:r>
      <w:r w:rsidR="00225048" w:rsidRPr="009640F5">
        <w:rPr>
          <w:color w:val="231F20"/>
        </w:rPr>
        <w:t>ResNet-50 é utilizada</w:t>
      </w:r>
      <w:r w:rsidR="004F1834">
        <w:rPr>
          <w:color w:val="231F20"/>
        </w:rPr>
        <w:t>. Essa</w:t>
      </w:r>
      <w:r w:rsidR="00225048" w:rsidRPr="009640F5">
        <w:rPr>
          <w:color w:val="231F20"/>
        </w:rPr>
        <w:t xml:space="preserve"> </w:t>
      </w:r>
      <w:r w:rsidR="004F1834">
        <w:rPr>
          <w:color w:val="231F20"/>
        </w:rPr>
        <w:t xml:space="preserve">rede </w:t>
      </w:r>
      <w:r w:rsidR="00225048" w:rsidRPr="009640F5">
        <w:rPr>
          <w:color w:val="231F20"/>
        </w:rPr>
        <w:t>foi treinad</w:t>
      </w:r>
      <w:r w:rsidR="00FA0DD7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no conjunto de dados ImageNet e ajustad</w:t>
      </w:r>
      <w:r w:rsidR="00F9513C">
        <w:rPr>
          <w:color w:val="231F20"/>
        </w:rPr>
        <w:t>a</w:t>
      </w:r>
      <w:r w:rsidR="00225048" w:rsidRPr="009640F5">
        <w:rPr>
          <w:color w:val="231F20"/>
        </w:rPr>
        <w:t xml:space="preserve"> nas faces alinhadas do panda</w:t>
      </w:r>
      <w:r w:rsidR="005F1563" w:rsidRPr="009640F5">
        <w:rPr>
          <w:color w:val="231F20"/>
        </w:rPr>
        <w:t xml:space="preserve">, como é mostrado na </w:t>
      </w:r>
      <w:r w:rsidR="00D547C1" w:rsidRPr="00D547C1">
        <w:rPr>
          <w:color w:val="231F20"/>
        </w:rPr>
        <w:t>F</w:t>
      </w:r>
      <w:r w:rsidR="005F1563" w:rsidRPr="00D547C1">
        <w:rPr>
          <w:color w:val="231F20"/>
        </w:rPr>
        <w:t>igura</w:t>
      </w:r>
      <w:r w:rsidR="005F1563" w:rsidRPr="009640F5">
        <w:rPr>
          <w:color w:val="231F20"/>
        </w:rPr>
        <w:t xml:space="preserve"> 3</w:t>
      </w:r>
      <w:r w:rsidR="00D547C1">
        <w:rPr>
          <w:color w:val="231F20"/>
        </w:rPr>
        <w:t>d</w:t>
      </w:r>
      <w:r w:rsidR="00225048" w:rsidRPr="009640F5">
        <w:rPr>
          <w:color w:val="231F20"/>
        </w:rPr>
        <w:t xml:space="preserve">, </w:t>
      </w:r>
      <w:r w:rsidR="00BB1884">
        <w:rPr>
          <w:color w:val="231F20"/>
        </w:rPr>
        <w:t>na qual</w:t>
      </w:r>
      <w:r w:rsidR="009640F5" w:rsidRPr="009640F5">
        <w:rPr>
          <w:color w:val="231F20"/>
        </w:rPr>
        <w:t xml:space="preserve"> </w:t>
      </w:r>
      <w:r w:rsidR="00225048" w:rsidRPr="009640F5">
        <w:rPr>
          <w:color w:val="231F20"/>
        </w:rPr>
        <w:t>é usad</w:t>
      </w:r>
      <w:r w:rsidR="009640F5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para determinar a identidade do panda na imagem de entrada</w:t>
      </w:r>
      <w:r w:rsidR="00196A6C">
        <w:rPr>
          <w:color w:val="231F20"/>
        </w:rPr>
        <w:t xml:space="preserve"> </w:t>
      </w:r>
      <w:r w:rsidR="00196A6C">
        <w:t xml:space="preserve">(CHEN </w:t>
      </w:r>
      <w:r w:rsidR="00196A6C" w:rsidRPr="00351D19">
        <w:rPr>
          <w:i/>
          <w:iCs/>
        </w:rPr>
        <w:t>et al</w:t>
      </w:r>
      <w:r w:rsidR="00196A6C">
        <w:t>.</w:t>
      </w:r>
      <w:r w:rsidR="008D23EC">
        <w:t>,</w:t>
      </w:r>
      <w:r w:rsidR="00196A6C">
        <w:t xml:space="preserve"> 2020)</w:t>
      </w:r>
      <w:r w:rsidR="00225048" w:rsidRPr="009640F5">
        <w:rPr>
          <w:color w:val="231F20"/>
        </w:rPr>
        <w:t>.</w:t>
      </w:r>
    </w:p>
    <w:p w14:paraId="077EB4A8" w14:textId="63DDAF9B" w:rsidR="00465CB6" w:rsidRPr="003A7599" w:rsidRDefault="005148CE" w:rsidP="003A7599">
      <w:pPr>
        <w:pStyle w:val="TF-LEGENDA"/>
      </w:pPr>
      <w:r w:rsidRPr="003A7599">
        <w:t>Figura</w:t>
      </w:r>
      <w:r w:rsidR="00465CB6" w:rsidRPr="003A7599">
        <w:t xml:space="preserve"> 3 </w:t>
      </w:r>
      <w:r w:rsidR="00356238" w:rsidRPr="003A7599">
        <w:t xml:space="preserve">– </w:t>
      </w:r>
      <w:r w:rsidR="006D496F" w:rsidRPr="003A7599">
        <w:t>A</w:t>
      </w:r>
      <w:r w:rsidR="00356238" w:rsidRPr="003A7599">
        <w:t>lgoritmo de reconhecimento facial proposto</w:t>
      </w:r>
    </w:p>
    <w:p w14:paraId="1A2F3C97" w14:textId="460CCD6C" w:rsidR="00465CB6" w:rsidRDefault="009A71DF" w:rsidP="00006FE9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7AC90C4C" wp14:editId="7060A0FC">
            <wp:extent cx="5749290" cy="1536700"/>
            <wp:effectExtent l="19050" t="19050" r="381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1536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AAAA81" w14:textId="5BF01198" w:rsidR="00FA0F5F" w:rsidRDefault="00465CB6" w:rsidP="00E72BB4">
      <w:pPr>
        <w:pStyle w:val="TF-FONTE"/>
      </w:pPr>
      <w:r w:rsidRPr="00181CD4">
        <w:rPr>
          <w:noProof/>
        </w:rPr>
        <w:t xml:space="preserve">Fonte: </w:t>
      </w:r>
      <w:r w:rsidRPr="00181CD4">
        <w:t xml:space="preserve">Chen </w:t>
      </w:r>
      <w:r w:rsidRPr="00181CD4">
        <w:rPr>
          <w:i/>
          <w:iCs/>
        </w:rPr>
        <w:t>et al</w:t>
      </w:r>
      <w:r w:rsidRPr="00181CD4">
        <w:t>. (2020)</w:t>
      </w:r>
      <w:r w:rsidR="005148CE" w:rsidRPr="00181CD4">
        <w:t>.</w:t>
      </w:r>
    </w:p>
    <w:p w14:paraId="53F30A38" w14:textId="6179F427" w:rsidR="00843B63" w:rsidRDefault="00843B63" w:rsidP="00843B63">
      <w:pPr>
        <w:pStyle w:val="TF-TEXTO"/>
      </w:pPr>
      <w:r>
        <w:tab/>
      </w:r>
      <w:r w:rsidRPr="00843B63">
        <w:t xml:space="preserve">Nos </w:t>
      </w:r>
      <w:r w:rsidR="001C1611">
        <w:t>testes</w:t>
      </w:r>
      <w:r w:rsidR="00642444">
        <w:t>,</w:t>
      </w:r>
      <w:r w:rsidRPr="00843B63">
        <w:t xml:space="preserve"> o algoritmo é avaliado em configurações </w:t>
      </w:r>
      <w:r w:rsidR="001C1611">
        <w:t>que tentam elevar a sua máxima capacidade</w:t>
      </w:r>
      <w:r w:rsidRPr="00843B63">
        <w:t xml:space="preserve"> devido </w:t>
      </w:r>
      <w:r w:rsidR="0015555B">
        <w:t>à</w:t>
      </w:r>
      <w:r w:rsidRPr="00843B63">
        <w:t xml:space="preserve"> grande quantidade de pandas presentes na base de dados, pois o número de pandas torna mais difícil o algoritmo localizar um indivíduo</w:t>
      </w:r>
      <w:r w:rsidR="001C1611">
        <w:t xml:space="preserve"> n</w:t>
      </w:r>
      <w:r w:rsidR="00665EB3">
        <w:t>o conjunto</w:t>
      </w:r>
      <w:r w:rsidR="001C1611">
        <w:t xml:space="preserve"> de dados</w:t>
      </w:r>
      <w:r w:rsidRPr="00843B63">
        <w:t xml:space="preserve"> </w:t>
      </w:r>
      <w:r w:rsidR="001C1611">
        <w:t>tornando</w:t>
      </w:r>
      <w:r w:rsidRPr="00843B63">
        <w:t xml:space="preserve"> a aplicação menos precisa na identificação. Além das características faciais, o algoritmo também </w:t>
      </w:r>
      <w:r w:rsidR="0015555B">
        <w:t>considera</w:t>
      </w:r>
      <w:r w:rsidRPr="00843B63">
        <w:t xml:space="preserve"> as imagens que foram tiradas de uma mesma câmera, pois os pandas vivem em pequenos grupos e não tem tend</w:t>
      </w:r>
      <w:r w:rsidR="000A60D3">
        <w:t>ê</w:t>
      </w:r>
      <w:r w:rsidRPr="00843B63">
        <w:t>ncia a migrar para outras regiões (CHEN et al., 2020).</w:t>
      </w:r>
    </w:p>
    <w:p w14:paraId="5F8C1CEA" w14:textId="1BD8D867" w:rsidR="000904FA" w:rsidRPr="008E1B3E" w:rsidRDefault="00642444" w:rsidP="00843B63">
      <w:pPr>
        <w:pStyle w:val="TF-TEXTO"/>
        <w:rPr>
          <w:u w:val="single"/>
        </w:rPr>
      </w:pPr>
      <w:r>
        <w:t xml:space="preserve">Chen </w:t>
      </w:r>
      <w:r w:rsidRPr="00642444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Pr="00642444">
        <w:rPr>
          <w:i/>
          <w:iCs/>
        </w:rPr>
        <w:t>al.</w:t>
      </w:r>
      <w:r>
        <w:t xml:space="preserve"> (2020) </w:t>
      </w:r>
      <w:r w:rsidR="000A60D3">
        <w:t>concluem que</w:t>
      </w:r>
      <w:r w:rsidR="002D6BF5">
        <w:t xml:space="preserve"> os</w:t>
      </w:r>
      <w:r w:rsidR="00A168BA">
        <w:t xml:space="preserve"> resultado</w:t>
      </w:r>
      <w:r w:rsidR="00037E30">
        <w:t>s</w:t>
      </w:r>
      <w:r w:rsidR="006B422B">
        <w:t xml:space="preserve"> dos modelos de classificação foram de 95</w:t>
      </w:r>
      <w:r w:rsidR="00665EB3">
        <w:t>.</w:t>
      </w:r>
      <w:r w:rsidR="006B422B">
        <w:t>53% para o R</w:t>
      </w:r>
      <w:r w:rsidR="006636C2">
        <w:t>e</w:t>
      </w:r>
      <w:r w:rsidR="006B422B">
        <w:t>sNet-101, 96</w:t>
      </w:r>
      <w:r w:rsidR="00665EB3">
        <w:t>.</w:t>
      </w:r>
      <w:r w:rsidR="006B422B">
        <w:t>27% para o ResNet-50 sendo o mais preciso</w:t>
      </w:r>
      <w:r w:rsidR="00037E30">
        <w:t>,</w:t>
      </w:r>
      <w:r w:rsidR="006B422B">
        <w:t xml:space="preserve"> e 95</w:t>
      </w:r>
      <w:r w:rsidR="00665EB3">
        <w:t>.</w:t>
      </w:r>
      <w:r w:rsidR="006B422B">
        <w:t xml:space="preserve">02% para o ResNet-18. </w:t>
      </w:r>
      <w:r w:rsidR="0015555B">
        <w:t>T</w:t>
      </w:r>
      <w:r w:rsidR="00A756FB">
        <w:t xml:space="preserve">ambém </w:t>
      </w:r>
      <w:r w:rsidR="00A168BA">
        <w:t xml:space="preserve">obteve 100% de precisão </w:t>
      </w:r>
      <w:r w:rsidR="00A756FB">
        <w:t>na detecção facial</w:t>
      </w:r>
      <w:r w:rsidR="006B422B">
        <w:t xml:space="preserve"> dos animais</w:t>
      </w:r>
      <w:r w:rsidR="00835335">
        <w:t>.</w:t>
      </w:r>
      <w:r w:rsidR="008E1B3E">
        <w:t xml:space="preserve"> Por fim</w:t>
      </w:r>
      <w:r w:rsidR="00665EB3">
        <w:t xml:space="preserve">, concluíram que </w:t>
      </w:r>
      <w:r w:rsidR="005605EF">
        <w:t>captar</w:t>
      </w:r>
      <w:r w:rsidR="008858D7">
        <w:t xml:space="preserve"> imagens frontais de um panda é essencial para o algoritmo </w:t>
      </w:r>
      <w:r w:rsidR="00570640">
        <w:t>identificar</w:t>
      </w:r>
      <w:r w:rsidR="008858D7">
        <w:t xml:space="preserve"> corretamente, causando assim limitações da pose</w:t>
      </w:r>
      <w:r w:rsidR="001D4319">
        <w:t>,</w:t>
      </w:r>
      <w:r w:rsidR="00665EB3">
        <w:t xml:space="preserve"> </w:t>
      </w:r>
      <w:r w:rsidR="000B5A54">
        <w:t>acarretando n</w:t>
      </w:r>
      <w:r w:rsidR="00665EB3">
        <w:t>um</w:t>
      </w:r>
      <w:r w:rsidR="008858D7">
        <w:t xml:space="preserve"> maior período para obter as imagens</w:t>
      </w:r>
      <w:r w:rsidR="00DB2EA2">
        <w:t>.</w:t>
      </w:r>
      <w:r w:rsidR="00665EB3">
        <w:t xml:space="preserve"> </w:t>
      </w:r>
      <w:r w:rsidR="00DB2EA2">
        <w:t>C</w:t>
      </w:r>
      <w:r w:rsidR="00665EB3">
        <w:t>omo alternativa</w:t>
      </w:r>
      <w:r w:rsidR="00DB2EA2">
        <w:t>, os autores</w:t>
      </w:r>
      <w:r w:rsidR="00665EB3">
        <w:t xml:space="preserve"> sugeriram estende</w:t>
      </w:r>
      <w:r w:rsidR="00740D80">
        <w:t xml:space="preserve">r o algoritmo a fim de lidar com imagens de rostos de pandas </w:t>
      </w:r>
      <w:r w:rsidR="00DB2EA2">
        <w:t>capturadas em</w:t>
      </w:r>
      <w:r w:rsidR="00740D80">
        <w:t xml:space="preserve"> diferentes posições</w:t>
      </w:r>
      <w:r w:rsidR="008E1B3E">
        <w:t>.</w:t>
      </w:r>
    </w:p>
    <w:p w14:paraId="0D9EAD8C" w14:textId="55660750" w:rsidR="009754A6" w:rsidRPr="009754A6" w:rsidRDefault="001623ED" w:rsidP="00000064">
      <w:pPr>
        <w:pStyle w:val="Ttulo1"/>
      </w:pPr>
      <w:r>
        <w:t>Prot</w:t>
      </w:r>
      <w:r w:rsidR="00BD6712">
        <w:t>ó</w:t>
      </w:r>
      <w:r>
        <w:t>tipo</w:t>
      </w:r>
      <w:r w:rsidR="009754A6" w:rsidRPr="009754A6">
        <w:t xml:space="preserve"> ATUAL</w:t>
      </w:r>
    </w:p>
    <w:p w14:paraId="3679E7EF" w14:textId="024AAEBE" w:rsidR="00F17B6B" w:rsidRPr="003F4257" w:rsidRDefault="00B65644" w:rsidP="00B65644">
      <w:pPr>
        <w:pStyle w:val="TF-TEXTO"/>
      </w:pPr>
      <w:r w:rsidRPr="003F4257">
        <w:t xml:space="preserve">O trabalho de </w:t>
      </w:r>
      <w:r w:rsidR="006341C2" w:rsidRPr="003F4257">
        <w:t xml:space="preserve">Krause </w:t>
      </w:r>
      <w:r w:rsidR="00E90B18" w:rsidRPr="003F4257">
        <w:t>(2019)</w:t>
      </w:r>
      <w:r w:rsidR="00217FFD" w:rsidRPr="003F4257">
        <w:t xml:space="preserve">, </w:t>
      </w:r>
      <w:r w:rsidR="00260E2F" w:rsidRPr="003F4257">
        <w:t>tem como objetivo a criação de um protótipo</w:t>
      </w:r>
      <w:r w:rsidR="00F17B6B" w:rsidRPr="003F4257">
        <w:t xml:space="preserve"> </w:t>
      </w:r>
      <w:r w:rsidR="00260E2F" w:rsidRPr="003F4257">
        <w:t>para reconhecimento facial de bugios-ruivo</w:t>
      </w:r>
      <w:r w:rsidRPr="003F4257">
        <w:t xml:space="preserve"> por meio de Redes Neurais Convolucionais</w:t>
      </w:r>
      <w:r w:rsidR="00260E2F" w:rsidRPr="003F4257">
        <w:t xml:space="preserve">. Para isso foram feitos testes com três tipos de </w:t>
      </w:r>
      <w:r w:rsidRPr="003F4257">
        <w:t>R</w:t>
      </w:r>
      <w:r w:rsidR="00260E2F" w:rsidRPr="003F4257">
        <w:t xml:space="preserve">edes </w:t>
      </w:r>
      <w:r w:rsidRPr="003F4257">
        <w:t>N</w:t>
      </w:r>
      <w:r w:rsidR="00260E2F" w:rsidRPr="003F4257">
        <w:t xml:space="preserve">eurais </w:t>
      </w:r>
      <w:r w:rsidRPr="003F4257">
        <w:t>C</w:t>
      </w:r>
      <w:r w:rsidR="00260E2F" w:rsidRPr="003F4257">
        <w:t>onvolucionais, sendo elas a Ineception-ResNet v2, ResNet 50 e Xception</w:t>
      </w:r>
      <w:r w:rsidR="0018654F" w:rsidRPr="003F4257">
        <w:t xml:space="preserve">. A técnica Triplet Loss foi </w:t>
      </w:r>
      <w:r w:rsidR="00657DF7" w:rsidRPr="003F4257">
        <w:t>aplicada nos modelos utilizados de RNA</w:t>
      </w:r>
      <w:r w:rsidR="0018654F" w:rsidRPr="003F4257">
        <w:t xml:space="preserve"> para trein</w:t>
      </w:r>
      <w:r w:rsidR="00D828F4" w:rsidRPr="003F4257">
        <w:t>á</w:t>
      </w:r>
      <w:r w:rsidR="0018654F" w:rsidRPr="003F4257">
        <w:t xml:space="preserve">-las nas extrações de características, enquanto para a classificação foram utilizados os algoritmos de </w:t>
      </w:r>
      <w:r w:rsidR="0003637F" w:rsidRPr="003F4257">
        <w:t>A</w:t>
      </w:r>
      <w:r w:rsidR="0018654F" w:rsidRPr="003F4257">
        <w:t xml:space="preserve">prendizagem de </w:t>
      </w:r>
      <w:r w:rsidR="0003637F" w:rsidRPr="003F4257">
        <w:t>Má</w:t>
      </w:r>
      <w:r w:rsidR="0018654F" w:rsidRPr="003F4257">
        <w:t>quina</w:t>
      </w:r>
      <w:r w:rsidR="00114032" w:rsidRPr="003F4257">
        <w:t xml:space="preserve"> K-Nearest Neighbors</w:t>
      </w:r>
      <w:r w:rsidR="0018654F" w:rsidRPr="003F4257">
        <w:t xml:space="preserve"> </w:t>
      </w:r>
      <w:r w:rsidR="00114032" w:rsidRPr="003F4257">
        <w:t>(</w:t>
      </w:r>
      <w:r w:rsidR="0018654F" w:rsidRPr="003F4257">
        <w:t>KNN</w:t>
      </w:r>
      <w:r w:rsidR="002269BC" w:rsidRPr="003F4257">
        <w:t>)</w:t>
      </w:r>
      <w:r w:rsidR="0018654F" w:rsidRPr="003F4257">
        <w:t xml:space="preserve">, </w:t>
      </w:r>
      <w:r w:rsidR="00114032" w:rsidRPr="003F4257">
        <w:t>Recurrent Neural Network (</w:t>
      </w:r>
      <w:r w:rsidR="0018654F" w:rsidRPr="003F4257">
        <w:t>rNN</w:t>
      </w:r>
      <w:r w:rsidR="002269BC" w:rsidRPr="003F4257">
        <w:t>)</w:t>
      </w:r>
      <w:r w:rsidR="0018654F" w:rsidRPr="003F4257">
        <w:t xml:space="preserve">, </w:t>
      </w:r>
      <w:r w:rsidR="00E37FAE" w:rsidRPr="003F4257">
        <w:t>Support Vector Machine (</w:t>
      </w:r>
      <w:r w:rsidR="0018654F" w:rsidRPr="003F4257">
        <w:t>SVM</w:t>
      </w:r>
      <w:r w:rsidR="002269BC" w:rsidRPr="003F4257">
        <w:t>)</w:t>
      </w:r>
      <w:r w:rsidR="0018654F" w:rsidRPr="003F4257">
        <w:t>.</w:t>
      </w:r>
      <w:r w:rsidR="004970CD" w:rsidRPr="003F4257">
        <w:t xml:space="preserve"> </w:t>
      </w:r>
    </w:p>
    <w:p w14:paraId="024EEE8B" w14:textId="518D35CD" w:rsidR="00145905" w:rsidRPr="00333624" w:rsidRDefault="00F17B6B" w:rsidP="00260E2F">
      <w:pPr>
        <w:pStyle w:val="TF-TEXTO"/>
        <w:ind w:firstLine="0"/>
      </w:pPr>
      <w:r>
        <w:tab/>
        <w:t xml:space="preserve"> </w:t>
      </w:r>
      <w:r w:rsidR="00145905">
        <w:t xml:space="preserve">Para a execução do </w:t>
      </w:r>
      <w:r w:rsidR="007426F6">
        <w:t>protótipo</w:t>
      </w:r>
      <w:r w:rsidR="006F1150">
        <w:t>,</w:t>
      </w:r>
      <w:r w:rsidR="00145905">
        <w:t xml:space="preserve"> </w:t>
      </w:r>
      <w:r w:rsidR="006F59FE" w:rsidRPr="00A4091E">
        <w:t>fo</w:t>
      </w:r>
      <w:r w:rsidR="005309DC">
        <w:t>ram</w:t>
      </w:r>
      <w:r w:rsidR="006F59FE" w:rsidRPr="00A4091E">
        <w:t xml:space="preserve"> selecionada</w:t>
      </w:r>
      <w:r w:rsidR="005309DC">
        <w:t>s</w:t>
      </w:r>
      <w:r w:rsidR="006F59FE" w:rsidRPr="00A4091E">
        <w:t xml:space="preserve"> algumas imagens </w:t>
      </w:r>
      <w:r w:rsidR="000913A0">
        <w:t>que</w:t>
      </w:r>
      <w:r w:rsidR="00145905" w:rsidRPr="00A4091E">
        <w:t xml:space="preserve"> foram redimensionadas para que pudessem ser utilizadas para o treinamento da </w:t>
      </w:r>
      <w:r w:rsidR="001A7A90" w:rsidRPr="00A4091E">
        <w:t>R</w:t>
      </w:r>
      <w:r w:rsidR="004C42E7">
        <w:t>NA</w:t>
      </w:r>
      <w:r w:rsidR="00145905" w:rsidRPr="00A4091E">
        <w:t xml:space="preserve">. </w:t>
      </w:r>
      <w:r w:rsidR="00864246">
        <w:t>Então</w:t>
      </w:r>
      <w:r w:rsidR="0034653B">
        <w:t>,</w:t>
      </w:r>
      <w:r w:rsidR="00145905" w:rsidRPr="00A4091E">
        <w:t xml:space="preserve"> foi construída a </w:t>
      </w:r>
      <w:r w:rsidR="006F59FE" w:rsidRPr="00A4091E">
        <w:t>R</w:t>
      </w:r>
      <w:r w:rsidR="00145905" w:rsidRPr="00A4091E">
        <w:t xml:space="preserve">ede </w:t>
      </w:r>
      <w:r w:rsidR="006F59FE" w:rsidRPr="00A4091E">
        <w:t>N</w:t>
      </w:r>
      <w:r w:rsidR="00145905" w:rsidRPr="00A4091E">
        <w:t xml:space="preserve">eural </w:t>
      </w:r>
      <w:r w:rsidR="006F59FE" w:rsidRPr="00A4091E">
        <w:t>C</w:t>
      </w:r>
      <w:r w:rsidR="00145905" w:rsidRPr="00A4091E">
        <w:t>onvolucional</w:t>
      </w:r>
      <w:r w:rsidR="005959B7">
        <w:t>,</w:t>
      </w:r>
      <w:r w:rsidR="00145905" w:rsidRPr="00A4091E">
        <w:t xml:space="preserve"> na </w:t>
      </w:r>
      <w:r w:rsidR="00145905" w:rsidRPr="00333624">
        <w:t>qual foram utilizadas</w:t>
      </w:r>
      <w:r w:rsidR="005959B7" w:rsidRPr="00333624">
        <w:t xml:space="preserve"> as redes</w:t>
      </w:r>
      <w:r w:rsidR="00145905" w:rsidRPr="00333624">
        <w:t xml:space="preserve"> </w:t>
      </w:r>
      <w:r w:rsidR="006F59FE" w:rsidRPr="00333624">
        <w:t>Inception ResNet v2, ResNet50 e Xception,</w:t>
      </w:r>
      <w:r w:rsidR="00145905" w:rsidRPr="00333624">
        <w:t xml:space="preserve"> que depois de treinadas</w:t>
      </w:r>
      <w:r w:rsidR="006F59FE" w:rsidRPr="00333624">
        <w:t>,</w:t>
      </w:r>
      <w:r w:rsidR="00145905" w:rsidRPr="00333624">
        <w:t xml:space="preserve"> foram extraídas </w:t>
      </w:r>
      <w:r w:rsidR="006F59FE" w:rsidRPr="00333624">
        <w:t>as</w:t>
      </w:r>
      <w:r w:rsidR="00145905" w:rsidRPr="00333624">
        <w:t xml:space="preserve"> características relevantes </w:t>
      </w:r>
      <w:r w:rsidR="00A4091E" w:rsidRPr="00333624">
        <w:t>para realizar o</w:t>
      </w:r>
      <w:r w:rsidR="00145905" w:rsidRPr="00333624">
        <w:t xml:space="preserve"> treina</w:t>
      </w:r>
      <w:r w:rsidR="00A4091E" w:rsidRPr="00333624">
        <w:t>mento de</w:t>
      </w:r>
      <w:r w:rsidR="00145905" w:rsidRPr="00333624">
        <w:t xml:space="preserve"> um classificador</w:t>
      </w:r>
      <w:r w:rsidR="00762D0A" w:rsidRPr="00333624">
        <w:t>.</w:t>
      </w:r>
      <w:r w:rsidR="00145905" w:rsidRPr="00333624">
        <w:t xml:space="preserve"> </w:t>
      </w:r>
      <w:r w:rsidR="00762D0A" w:rsidRPr="00333624">
        <w:t>C</w:t>
      </w:r>
      <w:r w:rsidR="00145905" w:rsidRPr="00333624">
        <w:t xml:space="preserve">om o </w:t>
      </w:r>
      <w:r w:rsidR="00E7444D" w:rsidRPr="00333624">
        <w:t>classificador</w:t>
      </w:r>
      <w:r w:rsidR="00145905" w:rsidRPr="00333624">
        <w:t xml:space="preserve"> treinado</w:t>
      </w:r>
      <w:r w:rsidR="00762D0A" w:rsidRPr="00333624">
        <w:t>,</w:t>
      </w:r>
      <w:r w:rsidR="00145905" w:rsidRPr="00333624">
        <w:t xml:space="preserve"> foi possível começar a realizar as previsões sobre as imagens.</w:t>
      </w:r>
      <w:r w:rsidR="00707FEB" w:rsidRPr="00333624">
        <w:t xml:space="preserve"> </w:t>
      </w:r>
      <w:r w:rsidR="00762D0A" w:rsidRPr="00333624">
        <w:t>Para</w:t>
      </w:r>
      <w:r w:rsidR="00145905" w:rsidRPr="00333624">
        <w:t xml:space="preserve"> aumentar a eficiência do protótipo</w:t>
      </w:r>
      <w:r w:rsidR="00707FEB" w:rsidRPr="00333624">
        <w:t xml:space="preserve">, foi utilizado a estratégia de </w:t>
      </w:r>
      <w:r w:rsidR="00864246">
        <w:t>D</w:t>
      </w:r>
      <w:r w:rsidR="00707FEB" w:rsidRPr="00333624">
        <w:t xml:space="preserve">ata </w:t>
      </w:r>
      <w:r w:rsidR="00864246">
        <w:t>A</w:t>
      </w:r>
      <w:r w:rsidR="00707FEB" w:rsidRPr="00333624">
        <w:t>ugmentation</w:t>
      </w:r>
      <w:r w:rsidR="003952B1" w:rsidRPr="00333624">
        <w:t xml:space="preserve">, que utiliza a translação, rotação, modificação de perspectiva e outras combinações de operação </w:t>
      </w:r>
      <w:r w:rsidR="00707FEB" w:rsidRPr="00333624">
        <w:t xml:space="preserve">para aumentar a </w:t>
      </w:r>
      <w:r w:rsidR="00657DF7" w:rsidRPr="00333624">
        <w:t>quantidade</w:t>
      </w:r>
      <w:r w:rsidR="00707FEB" w:rsidRPr="00333624">
        <w:t xml:space="preserve"> das imagens</w:t>
      </w:r>
      <w:r w:rsidR="00AD229D">
        <w:t xml:space="preserve"> (</w:t>
      </w:r>
      <w:r w:rsidR="00447C1B">
        <w:t>MELO, 2019</w:t>
      </w:r>
      <w:r w:rsidR="00AD229D">
        <w:t>)</w:t>
      </w:r>
      <w:r w:rsidR="00762D0A" w:rsidRPr="00333624">
        <w:t>. C</w:t>
      </w:r>
      <w:r w:rsidR="00707FEB" w:rsidRPr="00333624">
        <w:t xml:space="preserve">om isso, a partir de cada imagem </w:t>
      </w:r>
      <w:r w:rsidR="00657DF7" w:rsidRPr="00333624">
        <w:t>foram</w:t>
      </w:r>
      <w:r w:rsidR="00707FEB" w:rsidRPr="00333624">
        <w:t xml:space="preserve"> criada</w:t>
      </w:r>
      <w:r w:rsidR="00657DF7" w:rsidRPr="00333624">
        <w:t>s</w:t>
      </w:r>
      <w:r w:rsidR="00707FEB" w:rsidRPr="00333624">
        <w:t xml:space="preserve"> mais nove</w:t>
      </w:r>
      <w:r w:rsidR="00E7444D" w:rsidRPr="00333624">
        <w:t xml:space="preserve">, </w:t>
      </w:r>
      <w:r w:rsidR="00707FEB" w:rsidRPr="00333624">
        <w:t xml:space="preserve">totalizando uma base </w:t>
      </w:r>
      <w:r w:rsidR="00657DF7" w:rsidRPr="00333624">
        <w:t xml:space="preserve">de dados </w:t>
      </w:r>
      <w:r w:rsidR="00707FEB" w:rsidRPr="00333624">
        <w:t>com 1790 imagens</w:t>
      </w:r>
      <w:r w:rsidR="0034653B" w:rsidRPr="00333624">
        <w:t xml:space="preserve"> (K</w:t>
      </w:r>
      <w:r w:rsidR="00787CAC">
        <w:t>RAUSE</w:t>
      </w:r>
      <w:r w:rsidR="0034653B" w:rsidRPr="00333624">
        <w:t>, 2019)</w:t>
      </w:r>
      <w:r w:rsidR="00707FEB" w:rsidRPr="00333624">
        <w:t>.</w:t>
      </w:r>
    </w:p>
    <w:p w14:paraId="75E916CA" w14:textId="48A07A35" w:rsidR="00707FEB" w:rsidRDefault="00707FEB" w:rsidP="00260E2F">
      <w:pPr>
        <w:pStyle w:val="TF-TEXTO"/>
        <w:ind w:firstLine="0"/>
      </w:pPr>
      <w:r w:rsidRPr="00333624">
        <w:tab/>
        <w:t>Para realizar o treinamento da rede, a base de dados foi dividida em duas</w:t>
      </w:r>
      <w:r>
        <w:t xml:space="preserve"> partes,</w:t>
      </w:r>
      <w:r w:rsidR="00524C59">
        <w:t xml:space="preserve"> na qual</w:t>
      </w:r>
      <w:r>
        <w:t xml:space="preserve"> 85% </w:t>
      </w:r>
      <w:r w:rsidR="00CF7CB5">
        <w:t>das imagens</w:t>
      </w:r>
      <w:r>
        <w:t xml:space="preserve"> foram utilizadas para o treinamento e </w:t>
      </w:r>
      <w:r w:rsidR="00CF7CB5">
        <w:t>15% para a validação</w:t>
      </w:r>
      <w:r w:rsidR="006F1150">
        <w:t>. A</w:t>
      </w:r>
      <w:r>
        <w:t>s imagens foram divididas em 40 lotes</w:t>
      </w:r>
      <w:r w:rsidR="0033404B">
        <w:t xml:space="preserve"> e </w:t>
      </w:r>
      <w:r>
        <w:t>cada lote possuí 64 imagens</w:t>
      </w:r>
      <w:r w:rsidR="00CF7CB5">
        <w:t>. Para resolver alguns problemas que surgiram durante o treinamento, foi criado um gerador de lotes, para que as classes dentro de um lote ficassem organizadas</w:t>
      </w:r>
      <w:r w:rsidR="0034653B">
        <w:t xml:space="preserve"> (</w:t>
      </w:r>
      <w:r w:rsidR="0034653B" w:rsidRPr="006341C2">
        <w:t>K</w:t>
      </w:r>
      <w:r w:rsidR="00CF46AA">
        <w:t>RAUSE</w:t>
      </w:r>
      <w:r w:rsidR="0034653B">
        <w:t>,</w:t>
      </w:r>
      <w:r w:rsidR="0034653B" w:rsidRPr="006341C2">
        <w:t xml:space="preserve"> 2019)</w:t>
      </w:r>
      <w:r w:rsidR="00CF7CB5">
        <w:t>.</w:t>
      </w:r>
    </w:p>
    <w:p w14:paraId="4FCACDC4" w14:textId="6612A4C3" w:rsidR="00CF7CB5" w:rsidRDefault="00CF7CB5" w:rsidP="00260E2F">
      <w:pPr>
        <w:pStyle w:val="TF-TEXTO"/>
        <w:ind w:firstLine="0"/>
      </w:pPr>
      <w:r>
        <w:tab/>
        <w:t xml:space="preserve">Para extrair os melhores resultados dentre as redes treinadas, </w:t>
      </w:r>
      <w:r w:rsidR="006F1150">
        <w:t xml:space="preserve">as redes </w:t>
      </w:r>
      <w:r w:rsidR="006F1150" w:rsidRPr="00524C59">
        <w:t>Xception, Inception-ResNet v2 e a ResNet50</w:t>
      </w:r>
      <w:r w:rsidRPr="00524C59">
        <w:t xml:space="preserve"> receberam as mesmas configurações </w:t>
      </w:r>
      <w:r w:rsidR="009D376A" w:rsidRPr="00524C59">
        <w:t xml:space="preserve">e </w:t>
      </w:r>
      <w:r w:rsidR="006E24FF" w:rsidRPr="00524C59">
        <w:t>a ResNet50</w:t>
      </w:r>
      <w:r w:rsidR="009D376A" w:rsidRPr="00524C59">
        <w:t>,</w:t>
      </w:r>
      <w:r w:rsidR="006E24FF" w:rsidRPr="00524C59">
        <w:t xml:space="preserve"> </w:t>
      </w:r>
      <w:r w:rsidR="009D376A" w:rsidRPr="00524C59">
        <w:t>obteve os</w:t>
      </w:r>
      <w:r w:rsidR="006E24FF" w:rsidRPr="00524C59">
        <w:t xml:space="preserve"> melhores resultados</w:t>
      </w:r>
      <w:r w:rsidR="006F1150" w:rsidRPr="00524C59">
        <w:t>.</w:t>
      </w:r>
      <w:r w:rsidR="006E24FF" w:rsidRPr="00524C59">
        <w:t xml:space="preserve"> </w:t>
      </w:r>
      <w:r w:rsidR="00431524" w:rsidRPr="00524C59">
        <w:t>A</w:t>
      </w:r>
      <w:r w:rsidR="006E24FF" w:rsidRPr="00524C59">
        <w:t xml:space="preserve"> </w:t>
      </w:r>
      <w:r w:rsidR="006F1150" w:rsidRPr="00524C59">
        <w:t xml:space="preserve">rede </w:t>
      </w:r>
      <w:r w:rsidR="006E24FF" w:rsidRPr="00524C59">
        <w:t xml:space="preserve">Xception apresentou melhor performance no treinamento e poderia ter sido treinada com menos imagens. </w:t>
      </w:r>
      <w:r w:rsidR="00431524" w:rsidRPr="00524C59">
        <w:t>O</w:t>
      </w:r>
      <w:r w:rsidR="006E24FF" w:rsidRPr="00524C59">
        <w:t xml:space="preserve"> trabalho apresentou um protótipo para o reconhecimento facial de bugios-ruivo e mostrou que seu objetivo de fazer o reconhecimento facial foi atingido com uma acurácia de 99,94%. </w:t>
      </w:r>
      <w:r w:rsidR="00692B77" w:rsidRPr="00524C59">
        <w:t>A</w:t>
      </w:r>
      <w:r w:rsidR="006E24FF" w:rsidRPr="00524C59">
        <w:t xml:space="preserve"> função Triplet Loss desempenhou um papel muito importante no treinamento, fazendo com que a rede aprenda em menos iterações. </w:t>
      </w:r>
      <w:r w:rsidR="006F1150" w:rsidRPr="00524C59">
        <w:t>Por fim</w:t>
      </w:r>
      <w:r w:rsidR="004A1A82" w:rsidRPr="00524C59">
        <w:t>,</w:t>
      </w:r>
      <w:r w:rsidR="006F1150" w:rsidRPr="00524C59">
        <w:t xml:space="preserve"> foi desenvolvida</w:t>
      </w:r>
      <w:r w:rsidR="006F1150">
        <w:t xml:space="preserve"> </w:t>
      </w:r>
      <w:r w:rsidR="006F1150">
        <w:lastRenderedPageBreak/>
        <w:t>uma aplicação desktop para exibir o protótipo e demonstrar sua</w:t>
      </w:r>
      <w:r w:rsidR="0008465F">
        <w:t>s</w:t>
      </w:r>
      <w:r w:rsidR="006F1150">
        <w:t xml:space="preserve"> funcionalidade</w:t>
      </w:r>
      <w:r w:rsidR="0008465F">
        <w:t>s</w:t>
      </w:r>
      <w:r w:rsidR="006F1150">
        <w:t xml:space="preserve">. A aplicação apresentada </w:t>
      </w:r>
      <w:r w:rsidR="00B031C8">
        <w:t xml:space="preserve">na Figura 4 </w:t>
      </w:r>
      <w:r w:rsidR="006F1150">
        <w:t xml:space="preserve">possui três funcionalidades principais: carregar a imagem, prever a classe e adicionar uma nova imagem </w:t>
      </w:r>
      <w:r w:rsidR="00431524">
        <w:t>à</w:t>
      </w:r>
      <w:r w:rsidR="006F1150">
        <w:t xml:space="preserve"> base</w:t>
      </w:r>
      <w:r w:rsidR="0008465F">
        <w:t xml:space="preserve"> </w:t>
      </w:r>
      <w:r w:rsidR="0034653B">
        <w:t>(</w:t>
      </w:r>
      <w:r w:rsidR="0034653B" w:rsidRPr="006341C2">
        <w:t>K</w:t>
      </w:r>
      <w:r w:rsidR="009A034F">
        <w:t>RAUSE</w:t>
      </w:r>
      <w:r w:rsidR="0034653B">
        <w:t>,</w:t>
      </w:r>
      <w:r w:rsidR="0034653B" w:rsidRPr="006341C2">
        <w:t xml:space="preserve"> 2019)</w:t>
      </w:r>
      <w:r w:rsidR="006F1150">
        <w:t>.</w:t>
      </w:r>
    </w:p>
    <w:p w14:paraId="1A5B1439" w14:textId="0C02665D" w:rsidR="00B031C8" w:rsidRDefault="00B031C8" w:rsidP="00B031C8">
      <w:pPr>
        <w:pStyle w:val="TF-LEGENDA"/>
      </w:pPr>
      <w:r w:rsidRPr="003A7599">
        <w:t xml:space="preserve">Figura </w:t>
      </w:r>
      <w:r>
        <w:t>4</w:t>
      </w:r>
      <w:r w:rsidRPr="003A7599">
        <w:t xml:space="preserve"> – </w:t>
      </w:r>
      <w:r>
        <w:t>Protótipo desenvolvido</w:t>
      </w:r>
    </w:p>
    <w:p w14:paraId="038974DC" w14:textId="2EE24A4A" w:rsidR="00B031C8" w:rsidRDefault="009A71DF" w:rsidP="00B031C8">
      <w:pPr>
        <w:pStyle w:val="TF-TEX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B1A634C" wp14:editId="5B82401C">
            <wp:extent cx="4367530" cy="3093085"/>
            <wp:effectExtent l="19050" t="1905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093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DB94B3" w14:textId="1B2D0201" w:rsidR="00B031C8" w:rsidRDefault="00B031C8" w:rsidP="00B031C8">
      <w:pPr>
        <w:pStyle w:val="TF-FONTE"/>
      </w:pPr>
      <w:r w:rsidRPr="00181CD4">
        <w:rPr>
          <w:noProof/>
        </w:rPr>
        <w:t xml:space="preserve">Fonte: </w:t>
      </w:r>
      <w:r w:rsidR="0077683F">
        <w:t>Krause (2019)</w:t>
      </w:r>
      <w:r w:rsidRPr="00181CD4">
        <w:t>.</w:t>
      </w:r>
    </w:p>
    <w:p w14:paraId="7817D9B2" w14:textId="3F5BE8C4" w:rsidR="00451B94" w:rsidRDefault="00451B94" w:rsidP="00000064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  <w:r w:rsidR="001623ED">
        <w:t xml:space="preserve"> Do Prot</w:t>
      </w:r>
      <w:r w:rsidR="00BD6712">
        <w:t>ó</w:t>
      </w:r>
      <w:r w:rsidR="001623ED">
        <w:t>tipo</w:t>
      </w:r>
    </w:p>
    <w:p w14:paraId="460786F6" w14:textId="585E908A" w:rsidR="00451B94" w:rsidRDefault="00796AFA" w:rsidP="00451B94">
      <w:pPr>
        <w:pStyle w:val="TF-TEXTO"/>
      </w:pPr>
      <w:r>
        <w:t xml:space="preserve">A seguir são apresentadas as justificativas para a criação deste projeto. </w:t>
      </w:r>
      <w:r w:rsidR="00992B9B">
        <w:t>No capítulo 4.2 são</w:t>
      </w:r>
      <w:r>
        <w:t xml:space="preserve"> apresentados os requisitos principais do problema a ser trabalhado </w:t>
      </w:r>
      <w:r w:rsidR="00992B9B">
        <w:t>e</w:t>
      </w:r>
      <w:r>
        <w:t xml:space="preserve"> </w:t>
      </w:r>
      <w:r w:rsidR="007F33D4">
        <w:t>o cap</w:t>
      </w:r>
      <w:r w:rsidR="00992B9B">
        <w:t>í</w:t>
      </w:r>
      <w:r w:rsidR="007F33D4">
        <w:t xml:space="preserve">tulo </w:t>
      </w:r>
      <w:r>
        <w:t xml:space="preserve">4.3 </w:t>
      </w:r>
      <w:r w:rsidR="00992B9B">
        <w:t>apresenta</w:t>
      </w:r>
      <w:r>
        <w:t xml:space="preserve"> </w:t>
      </w:r>
      <w:r w:rsidR="007F33D4">
        <w:t>a metodologia</w:t>
      </w:r>
      <w:r>
        <w:t xml:space="preserve"> com suas etapas em seus respectivos períodos</w:t>
      </w:r>
      <w:r w:rsidR="00E7444D">
        <w:t xml:space="preserve"> de execução no cronograma</w:t>
      </w:r>
      <w:r>
        <w:t>.</w:t>
      </w:r>
    </w:p>
    <w:p w14:paraId="29D16A9A" w14:textId="10029707" w:rsidR="00451B94" w:rsidRDefault="00451B94" w:rsidP="00000064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4E688FB4" w14:textId="0918CFB3" w:rsidR="00017ACD" w:rsidRPr="00017ACD" w:rsidRDefault="00017ACD" w:rsidP="00017ACD">
      <w:pPr>
        <w:pStyle w:val="TF-TEXTO"/>
      </w:pPr>
      <w:r>
        <w:t>No quadro 1 é apresentad</w:t>
      </w:r>
      <w:r w:rsidR="00C37F9B">
        <w:t>a</w:t>
      </w:r>
      <w:r>
        <w:t xml:space="preserve"> </w:t>
      </w:r>
      <w:r w:rsidR="00C37F9B">
        <w:t>uma</w:t>
      </w:r>
      <w:r>
        <w:t xml:space="preserve"> comparação entre as características mais relevantes dos trabalhos correlatos. Nas colunas serão descritos os trabalhos e nas </w:t>
      </w:r>
      <w:r w:rsidR="00C37F9B">
        <w:t>linhas</w:t>
      </w:r>
      <w:r>
        <w:t xml:space="preserve"> suas características.</w:t>
      </w:r>
    </w:p>
    <w:p w14:paraId="374F9020" w14:textId="3F849E3E" w:rsidR="006B0760" w:rsidRDefault="006B0760" w:rsidP="006B0760">
      <w:pPr>
        <w:pStyle w:val="TF-LEGENDA"/>
      </w:pPr>
      <w:bookmarkStart w:id="38" w:name="_Ref52025161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5FF89ED2" w:rsidR="006B0760" w:rsidRPr="007D4566" w:rsidRDefault="009A71DF" w:rsidP="007F33D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38EA084D" wp14:editId="408F994B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4A51B5" w:rsidRDefault="004A51B5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EA08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" filled="f" stroked="f">
                      <v:textbox>
                        <w:txbxContent>
                          <w:p w14:paraId="7DA9DB94" w14:textId="334C19DB" w:rsidR="004A51B5" w:rsidRDefault="004A51B5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32AE778" wp14:editId="1780F83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4A51B5" w:rsidRDefault="004A51B5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AE778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    <v:textbox>
                        <w:txbxContent>
                          <w:p w14:paraId="255D0BB9" w14:textId="77777777" w:rsidR="004A51B5" w:rsidRDefault="004A51B5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604B34FF" w:rsidR="006B0760" w:rsidRDefault="00D7582C" w:rsidP="00802D0F">
            <w:pPr>
              <w:pStyle w:val="TF-TEXTOQUADRO"/>
              <w:jc w:val="center"/>
            </w:pPr>
            <w:r>
              <w:t>Shofield</w:t>
            </w:r>
            <w:r>
              <w:rPr>
                <w:noProof/>
              </w:rPr>
              <w:t xml:space="preserve"> </w:t>
            </w:r>
            <w:r w:rsidRPr="00351D19">
              <w:rPr>
                <w:i/>
                <w:iCs/>
                <w:noProof/>
              </w:rPr>
              <w:t>et al</w:t>
            </w:r>
            <w:r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>
              <w:rPr>
                <w:noProof/>
              </w:rPr>
              <w:t>2019</w:t>
            </w:r>
            <w:r w:rsidR="000120FB">
              <w:rPr>
                <w:noProof/>
              </w:rPr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EBACFA2" w:rsidR="006B0760" w:rsidRDefault="00D50073" w:rsidP="00802D0F">
            <w:pPr>
              <w:pStyle w:val="TF-TEXTOQUADRO"/>
              <w:jc w:val="center"/>
            </w:pPr>
            <w:r w:rsidRPr="00845D21">
              <w:rPr>
                <w:noProof/>
              </w:rPr>
              <w:t>S</w:t>
            </w:r>
            <w:r>
              <w:rPr>
                <w:noProof/>
              </w:rPr>
              <w:t>inha</w:t>
            </w:r>
            <w:r w:rsidRPr="00845D21">
              <w:rPr>
                <w:noProof/>
              </w:rPr>
              <w:t xml:space="preserve"> </w:t>
            </w:r>
            <w:r w:rsidRPr="00845D21">
              <w:rPr>
                <w:i/>
                <w:iCs/>
                <w:noProof/>
              </w:rPr>
              <w:t>et al</w:t>
            </w:r>
            <w:r w:rsidRPr="00845D21"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 w:rsidRPr="00845D21">
              <w:rPr>
                <w:noProof/>
              </w:rPr>
              <w:t>2018</w:t>
            </w:r>
            <w:r w:rsidR="000120FB">
              <w:rPr>
                <w:noProof/>
              </w:rPr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5D02187D" w:rsidR="006B0760" w:rsidRPr="007D4566" w:rsidRDefault="00017ACD" w:rsidP="00802D0F">
            <w:pPr>
              <w:pStyle w:val="TF-TEXTOQUADRO"/>
              <w:jc w:val="center"/>
            </w:pPr>
            <w:r>
              <w:t xml:space="preserve">Chen </w:t>
            </w:r>
            <w:r w:rsidRPr="00351D19">
              <w:rPr>
                <w:i/>
                <w:iCs/>
              </w:rPr>
              <w:t>et al</w:t>
            </w:r>
            <w:r>
              <w:t xml:space="preserve">. </w:t>
            </w:r>
            <w:r w:rsidR="000120FB">
              <w:t>(</w:t>
            </w:r>
            <w:r>
              <w:t>2020</w:t>
            </w:r>
            <w:r w:rsidR="000120FB">
              <w:t>)</w:t>
            </w:r>
          </w:p>
        </w:tc>
      </w:tr>
      <w:tr w:rsidR="00400AA8" w14:paraId="0EC1F171" w14:textId="77777777" w:rsidTr="006870F1">
        <w:tc>
          <w:tcPr>
            <w:tcW w:w="3828" w:type="dxa"/>
            <w:shd w:val="clear" w:color="auto" w:fill="auto"/>
          </w:tcPr>
          <w:p w14:paraId="5AE2DFD8" w14:textId="7E0F6110" w:rsidR="00400AA8" w:rsidRDefault="00400AA8" w:rsidP="00400AA8">
            <w:pPr>
              <w:pStyle w:val="TF-TEXTOQUADRO"/>
            </w:pPr>
            <w:r>
              <w:t>Animal Reconhecido</w:t>
            </w:r>
            <w:r w:rsidR="00B74343">
              <w:t xml:space="preserve"> </w:t>
            </w:r>
            <w:r w:rsidR="00904C80">
              <w:t>p</w:t>
            </w:r>
            <w:r w:rsidR="00B74343">
              <w:t>or Imagens</w:t>
            </w:r>
          </w:p>
        </w:tc>
        <w:tc>
          <w:tcPr>
            <w:tcW w:w="1746" w:type="dxa"/>
            <w:shd w:val="clear" w:color="auto" w:fill="auto"/>
          </w:tcPr>
          <w:p w14:paraId="4CB254DC" w14:textId="500BF6F8" w:rsidR="00400AA8" w:rsidRDefault="00400AA8" w:rsidP="00400AA8">
            <w:pPr>
              <w:pStyle w:val="TF-TEXTOQUADRO"/>
            </w:pPr>
            <w:r>
              <w:t>Chimpanzé</w:t>
            </w:r>
          </w:p>
        </w:tc>
        <w:tc>
          <w:tcPr>
            <w:tcW w:w="1746" w:type="dxa"/>
            <w:shd w:val="clear" w:color="auto" w:fill="auto"/>
          </w:tcPr>
          <w:p w14:paraId="706E4B45" w14:textId="760E72DD" w:rsidR="00400AA8" w:rsidRDefault="00400AA8" w:rsidP="00400AA8">
            <w:pPr>
              <w:pStyle w:val="TF-TEXTOQUADRO"/>
            </w:pPr>
            <w:r>
              <w:t>Primatas</w:t>
            </w:r>
          </w:p>
        </w:tc>
        <w:tc>
          <w:tcPr>
            <w:tcW w:w="1747" w:type="dxa"/>
            <w:shd w:val="clear" w:color="auto" w:fill="auto"/>
          </w:tcPr>
          <w:p w14:paraId="524A7D9E" w14:textId="23598245" w:rsidR="00400AA8" w:rsidRDefault="00400AA8" w:rsidP="00400AA8">
            <w:pPr>
              <w:pStyle w:val="TF-TEXTOQUADRO"/>
            </w:pPr>
            <w:r>
              <w:t>Panda Gigante</w:t>
            </w:r>
          </w:p>
        </w:tc>
      </w:tr>
      <w:tr w:rsidR="005054CC" w14:paraId="7B3E1FFA" w14:textId="77777777" w:rsidTr="006870F1">
        <w:tc>
          <w:tcPr>
            <w:tcW w:w="3828" w:type="dxa"/>
            <w:shd w:val="clear" w:color="auto" w:fill="auto"/>
          </w:tcPr>
          <w:p w14:paraId="60CBC631" w14:textId="52ED8AA4" w:rsidR="005054CC" w:rsidRDefault="005054CC" w:rsidP="005054CC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746" w:type="dxa"/>
            <w:shd w:val="clear" w:color="auto" w:fill="auto"/>
          </w:tcPr>
          <w:p w14:paraId="047F3F7D" w14:textId="4E4A8770" w:rsidR="005054CC" w:rsidRDefault="005054CC" w:rsidP="005054CC">
            <w:pPr>
              <w:pStyle w:val="TF-TEXTOQUADRO"/>
            </w:pPr>
            <w:r>
              <w:t>Modelo KLT</w:t>
            </w:r>
          </w:p>
        </w:tc>
        <w:tc>
          <w:tcPr>
            <w:tcW w:w="1746" w:type="dxa"/>
            <w:shd w:val="clear" w:color="auto" w:fill="auto"/>
          </w:tcPr>
          <w:p w14:paraId="20B3514A" w14:textId="24B0D56A" w:rsidR="005054CC" w:rsidRDefault="005054CC" w:rsidP="005054CC">
            <w:pPr>
              <w:pStyle w:val="TF-TEXTOQUADRO"/>
            </w:pPr>
            <w:r>
              <w:t>Tiny Faces</w:t>
            </w:r>
          </w:p>
        </w:tc>
        <w:tc>
          <w:tcPr>
            <w:tcW w:w="1747" w:type="dxa"/>
            <w:shd w:val="clear" w:color="auto" w:fill="auto"/>
          </w:tcPr>
          <w:p w14:paraId="1A42442D" w14:textId="45E0F7D4" w:rsidR="005054CC" w:rsidRDefault="005054CC" w:rsidP="005054CC">
            <w:pPr>
              <w:pStyle w:val="TF-TEXTOQUADRO"/>
            </w:pPr>
            <w:r>
              <w:t>Faster R-CNN</w:t>
            </w:r>
          </w:p>
        </w:tc>
      </w:tr>
      <w:tr w:rsidR="005054CC" w14:paraId="6132AD2C" w14:textId="77777777" w:rsidTr="005054CC">
        <w:trPr>
          <w:trHeight w:val="112"/>
        </w:trPr>
        <w:tc>
          <w:tcPr>
            <w:tcW w:w="3828" w:type="dxa"/>
            <w:shd w:val="clear" w:color="auto" w:fill="auto"/>
          </w:tcPr>
          <w:p w14:paraId="7BC9A6F7" w14:textId="063E32E7" w:rsidR="005054CC" w:rsidRDefault="005054CC" w:rsidP="005054C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746" w:type="dxa"/>
            <w:shd w:val="clear" w:color="auto" w:fill="auto"/>
          </w:tcPr>
          <w:p w14:paraId="02174F50" w14:textId="43AF3712" w:rsidR="005054CC" w:rsidRDefault="005054CC" w:rsidP="005054CC">
            <w:pPr>
              <w:pStyle w:val="TF-TEXTOQUADRO"/>
            </w:pPr>
            <w:r>
              <w:t>CNN</w:t>
            </w:r>
            <w:r w:rsidR="009871D4">
              <w:t xml:space="preserve"> ResNet-50</w:t>
            </w:r>
          </w:p>
        </w:tc>
        <w:tc>
          <w:tcPr>
            <w:tcW w:w="1746" w:type="dxa"/>
            <w:shd w:val="clear" w:color="auto" w:fill="auto"/>
          </w:tcPr>
          <w:p w14:paraId="534A7406" w14:textId="35D12D21" w:rsidR="005054CC" w:rsidRDefault="005054CC" w:rsidP="005054CC">
            <w:pPr>
              <w:pStyle w:val="TF-TEXTOQUADRO"/>
            </w:pPr>
            <w:r>
              <w:t>CNN</w:t>
            </w:r>
            <w:r w:rsidR="00E03EB7">
              <w:t xml:space="preserve"> Profunda</w:t>
            </w:r>
          </w:p>
        </w:tc>
        <w:tc>
          <w:tcPr>
            <w:tcW w:w="1747" w:type="dxa"/>
            <w:shd w:val="clear" w:color="auto" w:fill="auto"/>
          </w:tcPr>
          <w:p w14:paraId="6A51DA5A" w14:textId="7AEC724D" w:rsidR="005054CC" w:rsidRDefault="005054CC" w:rsidP="005054CC">
            <w:pPr>
              <w:pStyle w:val="TF-TEXTOQUADRO"/>
            </w:pPr>
            <w:r>
              <w:t>CNN</w:t>
            </w:r>
            <w:r w:rsidR="004E6AA6">
              <w:t xml:space="preserve"> ResNet-50</w:t>
            </w:r>
          </w:p>
        </w:tc>
      </w:tr>
      <w:tr w:rsidR="005054CC" w14:paraId="0BBD453F" w14:textId="77777777" w:rsidTr="00802D0F">
        <w:tc>
          <w:tcPr>
            <w:tcW w:w="3828" w:type="dxa"/>
            <w:shd w:val="clear" w:color="auto" w:fill="auto"/>
          </w:tcPr>
          <w:p w14:paraId="3DD481DA" w14:textId="3EFE2B36" w:rsidR="005054CC" w:rsidRDefault="005054CC" w:rsidP="005054CC">
            <w:pPr>
              <w:pStyle w:val="TF-TEXTOQUADRO"/>
            </w:pPr>
            <w:r>
              <w:t>Plataforma do protótipo</w:t>
            </w:r>
          </w:p>
        </w:tc>
        <w:tc>
          <w:tcPr>
            <w:tcW w:w="1746" w:type="dxa"/>
            <w:shd w:val="clear" w:color="auto" w:fill="auto"/>
          </w:tcPr>
          <w:p w14:paraId="1C8658F8" w14:textId="00D25A47" w:rsidR="005054CC" w:rsidRDefault="005054CC" w:rsidP="005054CC">
            <w:pPr>
              <w:pStyle w:val="TF-TEXTOQUADRO"/>
            </w:pPr>
            <w:r>
              <w:t>Desktop</w:t>
            </w:r>
          </w:p>
        </w:tc>
        <w:tc>
          <w:tcPr>
            <w:tcW w:w="1746" w:type="dxa"/>
            <w:shd w:val="clear" w:color="auto" w:fill="auto"/>
          </w:tcPr>
          <w:p w14:paraId="690FF496" w14:textId="5384C6DF" w:rsidR="005054CC" w:rsidRDefault="005054CC" w:rsidP="005054CC">
            <w:pPr>
              <w:pStyle w:val="TF-TEXTOQUADRO"/>
            </w:pPr>
            <w:r>
              <w:t>Desktop</w:t>
            </w:r>
          </w:p>
        </w:tc>
        <w:tc>
          <w:tcPr>
            <w:tcW w:w="1747" w:type="dxa"/>
            <w:shd w:val="clear" w:color="auto" w:fill="auto"/>
          </w:tcPr>
          <w:p w14:paraId="24271E2C" w14:textId="51E4912D" w:rsidR="005054CC" w:rsidRDefault="005054CC" w:rsidP="005054CC">
            <w:pPr>
              <w:pStyle w:val="TF-TEXTOQUADRO"/>
            </w:pPr>
            <w:r>
              <w:t>Desktop</w:t>
            </w:r>
          </w:p>
        </w:tc>
      </w:tr>
      <w:tr w:rsidR="00C37F9B" w14:paraId="61E3E52C" w14:textId="77777777" w:rsidTr="00802D0F">
        <w:tc>
          <w:tcPr>
            <w:tcW w:w="3828" w:type="dxa"/>
            <w:shd w:val="clear" w:color="auto" w:fill="auto"/>
          </w:tcPr>
          <w:p w14:paraId="6DDBD123" w14:textId="16C090E3" w:rsidR="00C37F9B" w:rsidRDefault="002E2384" w:rsidP="005054CC">
            <w:pPr>
              <w:pStyle w:val="TF-TEXTOQUADRO"/>
            </w:pPr>
            <w:r>
              <w:t>Acurácia no</w:t>
            </w:r>
            <w:r w:rsidR="00C37F9B">
              <w:t xml:space="preserve"> reconhecimento facial alcançado</w:t>
            </w:r>
          </w:p>
        </w:tc>
        <w:tc>
          <w:tcPr>
            <w:tcW w:w="1746" w:type="dxa"/>
            <w:shd w:val="clear" w:color="auto" w:fill="auto"/>
          </w:tcPr>
          <w:p w14:paraId="24F318BD" w14:textId="23542319" w:rsidR="00C37F9B" w:rsidRDefault="00C37F9B" w:rsidP="005054CC">
            <w:pPr>
              <w:pStyle w:val="TF-TEXTOQUADRO"/>
            </w:pPr>
            <w:r>
              <w:t>92,47%</w:t>
            </w:r>
          </w:p>
        </w:tc>
        <w:tc>
          <w:tcPr>
            <w:tcW w:w="1746" w:type="dxa"/>
            <w:shd w:val="clear" w:color="auto" w:fill="auto"/>
          </w:tcPr>
          <w:p w14:paraId="1D08C93A" w14:textId="65B01EF7" w:rsidR="00C37F9B" w:rsidRDefault="00C30B55" w:rsidP="005054CC">
            <w:pPr>
              <w:pStyle w:val="TF-TEXTOQUADRO"/>
            </w:pPr>
            <w:r>
              <w:t>85,58%</w:t>
            </w:r>
          </w:p>
        </w:tc>
        <w:tc>
          <w:tcPr>
            <w:tcW w:w="1747" w:type="dxa"/>
            <w:shd w:val="clear" w:color="auto" w:fill="auto"/>
          </w:tcPr>
          <w:p w14:paraId="751C833E" w14:textId="53378CE7" w:rsidR="00C37F9B" w:rsidRDefault="001F04D6" w:rsidP="005054CC">
            <w:pPr>
              <w:pStyle w:val="TF-TEXTOQUADRO"/>
            </w:pPr>
            <w:r>
              <w:t>96,27%</w:t>
            </w:r>
          </w:p>
        </w:tc>
      </w:tr>
    </w:tbl>
    <w:p w14:paraId="7C7B5EC3" w14:textId="2294DCD1" w:rsidR="006B0760" w:rsidRDefault="006B0760" w:rsidP="006B0760">
      <w:pPr>
        <w:pStyle w:val="TF-FONTE"/>
      </w:pPr>
      <w:r>
        <w:t>Fonte: elaborado pelo autor.</w:t>
      </w:r>
    </w:p>
    <w:p w14:paraId="535B635C" w14:textId="1FB5FC4B" w:rsidR="005C6A44" w:rsidRDefault="00B25743" w:rsidP="00221FBC">
      <w:pPr>
        <w:pStyle w:val="TF-TEXTO"/>
        <w:tabs>
          <w:tab w:val="left" w:pos="1440"/>
        </w:tabs>
      </w:pPr>
      <w:r>
        <w:t>Conforme apresentado no Quadro 1,</w:t>
      </w:r>
      <w:r w:rsidR="00544717">
        <w:t xml:space="preserve"> Shofield </w:t>
      </w:r>
      <w:r w:rsidR="00544717" w:rsidRPr="00B25743">
        <w:rPr>
          <w:i/>
          <w:iCs/>
        </w:rPr>
        <w:t>et al.</w:t>
      </w:r>
      <w:r w:rsidR="00544717">
        <w:rPr>
          <w:i/>
          <w:iCs/>
        </w:rPr>
        <w:t xml:space="preserve"> </w:t>
      </w:r>
      <w:r w:rsidR="00544717">
        <w:t xml:space="preserve">(2019) </w:t>
      </w:r>
      <w:r w:rsidR="006A1CF1">
        <w:t>realizaram o reconhecimento facial</w:t>
      </w:r>
      <w:r w:rsidR="00A65245">
        <w:t xml:space="preserve"> de</w:t>
      </w:r>
      <w:r w:rsidR="00544717">
        <w:t xml:space="preserve"> chimpanzés, Sinha </w:t>
      </w:r>
      <w:r w:rsidR="00544717" w:rsidRPr="006A1C86">
        <w:rPr>
          <w:i/>
          <w:iCs/>
        </w:rPr>
        <w:t>et al.</w:t>
      </w:r>
      <w:r w:rsidR="00544717">
        <w:t xml:space="preserve"> (2018) </w:t>
      </w:r>
      <w:r w:rsidR="00D23B99">
        <w:t>fizeram a análise da face de</w:t>
      </w:r>
      <w:r w:rsidR="00544717">
        <w:t xml:space="preserve"> diversas espécies de primatas e Chen </w:t>
      </w:r>
      <w:r w:rsidR="00544717" w:rsidRPr="00102E8B">
        <w:rPr>
          <w:i/>
          <w:iCs/>
        </w:rPr>
        <w:t>et al.</w:t>
      </w:r>
      <w:r w:rsidR="00544717">
        <w:t xml:space="preserve"> (2020)</w:t>
      </w:r>
      <w:r>
        <w:t xml:space="preserve"> </w:t>
      </w:r>
      <w:r w:rsidR="00D23B99">
        <w:t>desenvolveram</w:t>
      </w:r>
      <w:r w:rsidR="00544717">
        <w:t xml:space="preserve"> seu trabalho </w:t>
      </w:r>
      <w:r w:rsidR="00A572A1">
        <w:t>tendo como base</w:t>
      </w:r>
      <w:r w:rsidR="00B43FCC">
        <w:t xml:space="preserve"> </w:t>
      </w:r>
      <w:r w:rsidR="00A65245">
        <w:t>os</w:t>
      </w:r>
      <w:r w:rsidR="00544717">
        <w:t xml:space="preserve"> pandas gigantes. O</w:t>
      </w:r>
      <w:r>
        <w:t xml:space="preserve">s </w:t>
      </w:r>
      <w:r w:rsidR="004D376E">
        <w:t xml:space="preserve">três </w:t>
      </w:r>
      <w:r>
        <w:t xml:space="preserve">trabalhos </w:t>
      </w:r>
      <w:r w:rsidR="00102E8B">
        <w:t>utiliza</w:t>
      </w:r>
      <w:r w:rsidR="00006E68">
        <w:t>ra</w:t>
      </w:r>
      <w:r w:rsidR="00102E8B">
        <w:t>m Rede</w:t>
      </w:r>
      <w:r w:rsidR="00D23B99">
        <w:t>s</w:t>
      </w:r>
      <w:r w:rsidR="00102E8B">
        <w:t xml:space="preserve"> Neura</w:t>
      </w:r>
      <w:r w:rsidR="00D23B99">
        <w:t>is</w:t>
      </w:r>
      <w:r w:rsidR="00102E8B">
        <w:t xml:space="preserve"> Convoluciona</w:t>
      </w:r>
      <w:r w:rsidR="00D23B99">
        <w:t>is</w:t>
      </w:r>
      <w:r w:rsidR="00102E8B">
        <w:t xml:space="preserve"> para o reconhecimento facial </w:t>
      </w:r>
      <w:r w:rsidR="00FB4DB8">
        <w:t>d</w:t>
      </w:r>
      <w:r w:rsidR="00102E8B">
        <w:t>os animais</w:t>
      </w:r>
      <w:r w:rsidR="00D23B99">
        <w:t>,</w:t>
      </w:r>
      <w:r w:rsidR="00102E8B">
        <w:t xml:space="preserve"> </w:t>
      </w:r>
      <w:r w:rsidR="00FB6441">
        <w:t xml:space="preserve">bem como </w:t>
      </w:r>
      <w:r w:rsidR="00FB4DB8">
        <w:t>marcações nas imagens de teste para treinar o identificador facial, essas marcações são feitas sobre as características faciais</w:t>
      </w:r>
      <w:r w:rsidR="008E53AE">
        <w:t xml:space="preserve"> consideradas</w:t>
      </w:r>
      <w:r w:rsidR="00FB4DB8">
        <w:t xml:space="preserve"> relevantes </w:t>
      </w:r>
      <w:r w:rsidR="008E53AE">
        <w:t>em</w:t>
      </w:r>
      <w:r w:rsidR="00FB4DB8">
        <w:t xml:space="preserve"> cada trabalho. </w:t>
      </w:r>
    </w:p>
    <w:p w14:paraId="6B6FC508" w14:textId="406AE13C" w:rsidR="00B25743" w:rsidRDefault="00FB4DB8" w:rsidP="004A51B5">
      <w:pPr>
        <w:pStyle w:val="TF-TEXTO"/>
      </w:pPr>
      <w:r>
        <w:lastRenderedPageBreak/>
        <w:t xml:space="preserve">Shofield </w:t>
      </w:r>
      <w:r w:rsidRPr="001F45A1">
        <w:rPr>
          <w:i/>
          <w:iCs/>
        </w:rPr>
        <w:t>et al.</w:t>
      </w:r>
      <w:r>
        <w:t xml:space="preserve"> (2019) utiliz</w:t>
      </w:r>
      <w:r w:rsidR="00D23B99">
        <w:t>ou</w:t>
      </w:r>
      <w:r>
        <w:t xml:space="preserve"> o modelo KLT para</w:t>
      </w:r>
      <w:r w:rsidR="000A5F0D">
        <w:t xml:space="preserve"> realizar</w:t>
      </w:r>
      <w:r>
        <w:t xml:space="preserve"> a detecção facial</w:t>
      </w:r>
      <w:r w:rsidR="009E7F23">
        <w:t xml:space="preserve"> basead</w:t>
      </w:r>
      <w:r w:rsidR="00DD488F">
        <w:t>a</w:t>
      </w:r>
      <w:r w:rsidR="009E7F23">
        <w:t xml:space="preserve"> em fluxo </w:t>
      </w:r>
      <w:r w:rsidR="005053E4">
        <w:t>ó</w:t>
      </w:r>
      <w:r w:rsidR="009E7F23">
        <w:t>ptico, para agrupar as faces</w:t>
      </w:r>
      <w:r w:rsidR="005B02E6">
        <w:t xml:space="preserve"> pertencentes </w:t>
      </w:r>
      <w:r w:rsidR="00C80CF1">
        <w:t>de</w:t>
      </w:r>
      <w:r w:rsidR="005B02E6">
        <w:t xml:space="preserve"> um mesmo indivíduo. </w:t>
      </w:r>
      <w:r w:rsidRPr="00682BCA">
        <w:t xml:space="preserve">Sinha </w:t>
      </w:r>
      <w:r w:rsidRPr="00682BCA">
        <w:rPr>
          <w:i/>
          <w:iCs/>
        </w:rPr>
        <w:t>et al.</w:t>
      </w:r>
      <w:r w:rsidRPr="00682BCA">
        <w:t xml:space="preserve"> (2018) </w:t>
      </w:r>
      <w:r w:rsidR="00F74857">
        <w:t>utiliz</w:t>
      </w:r>
      <w:r w:rsidR="00D23B99">
        <w:t>ou</w:t>
      </w:r>
      <w:r w:rsidRPr="00682BCA">
        <w:t xml:space="preserve"> o Tiny Faces para realizar a detecção facial</w:t>
      </w:r>
      <w:r w:rsidR="00044B00">
        <w:t>,</w:t>
      </w:r>
      <w:r w:rsidRPr="00682BCA">
        <w:t xml:space="preserve"> </w:t>
      </w:r>
      <w:r w:rsidR="00F74857">
        <w:t>aplicando</w:t>
      </w:r>
      <w:r w:rsidR="00682BCA">
        <w:t xml:space="preserve"> o contexto espacial e escala da imagem</w:t>
      </w:r>
      <w:r w:rsidR="00F74857">
        <w:t xml:space="preserve"> para extrair os dados</w:t>
      </w:r>
      <w:r w:rsidR="008F54CC">
        <w:t xml:space="preserve"> e relacionar as imagens de um mesmo primata</w:t>
      </w:r>
      <w:r w:rsidR="00F74857">
        <w:t>.</w:t>
      </w:r>
      <w:r w:rsidR="00682BCA">
        <w:t xml:space="preserve"> </w:t>
      </w:r>
      <w:r w:rsidRPr="008A2F6C">
        <w:t xml:space="preserve">Chen </w:t>
      </w:r>
      <w:r w:rsidRPr="008A2F6C">
        <w:rPr>
          <w:i/>
          <w:iCs/>
        </w:rPr>
        <w:t>et al.</w:t>
      </w:r>
      <w:r w:rsidRPr="008A2F6C">
        <w:t xml:space="preserve"> (2020) utiliz</w:t>
      </w:r>
      <w:r w:rsidR="00D23B99">
        <w:t>ou</w:t>
      </w:r>
      <w:r w:rsidRPr="008A2F6C">
        <w:t xml:space="preserve"> o Faster R-CNN</w:t>
      </w:r>
      <w:r w:rsidR="009A5740" w:rsidRPr="008A2F6C">
        <w:t xml:space="preserve"> que é baseado em aprendizagem profunda e dividido em duas redes</w:t>
      </w:r>
      <w:r w:rsidR="008F54CC">
        <w:t>,</w:t>
      </w:r>
      <w:r w:rsidR="004A51B5" w:rsidRPr="008A2F6C">
        <w:t xml:space="preserve"> </w:t>
      </w:r>
      <w:r w:rsidR="009A5740" w:rsidRPr="008A2F6C">
        <w:t>para</w:t>
      </w:r>
      <w:r w:rsidR="00DB63FF">
        <w:t xml:space="preserve"> realizar</w:t>
      </w:r>
      <w:r w:rsidR="009A5740" w:rsidRPr="008A2F6C">
        <w:t xml:space="preserve"> a detecção facial</w:t>
      </w:r>
      <w:r w:rsidR="0014378A" w:rsidRPr="008A2F6C">
        <w:t>.</w:t>
      </w:r>
      <w:r w:rsidR="0014378A" w:rsidRPr="0014465C">
        <w:rPr>
          <w:color w:val="FF0000"/>
        </w:rPr>
        <w:t xml:space="preserve"> </w:t>
      </w:r>
      <w:r w:rsidR="008A2F6C" w:rsidRPr="008A2F6C">
        <w:t>Todos os três</w:t>
      </w:r>
      <w:r w:rsidR="0014378A" w:rsidRPr="008A2F6C">
        <w:t xml:space="preserve"> trabalhos </w:t>
      </w:r>
      <w:r w:rsidR="008A2F6C" w:rsidRPr="008A2F6C">
        <w:t>desenvolveram aplicações desktop para treinar e executar os testes utilizando bases de dados fornecidas por parceiros.</w:t>
      </w:r>
    </w:p>
    <w:p w14:paraId="6EDCC6B1" w14:textId="6993CDC7" w:rsidR="00DD0BE9" w:rsidRPr="0014465C" w:rsidRDefault="00DD0BE9" w:rsidP="004A51B5">
      <w:pPr>
        <w:pStyle w:val="TF-TEXTO"/>
        <w:rPr>
          <w:color w:val="FF0000"/>
        </w:rPr>
      </w:pPr>
      <w:r>
        <w:t xml:space="preserve">Os trabalhos correlatos demonstraram </w:t>
      </w:r>
      <w:r w:rsidR="00CF56D4">
        <w:t xml:space="preserve">que </w:t>
      </w:r>
      <w:r>
        <w:t>o uso de Redes Neurais Artificiais para</w:t>
      </w:r>
      <w:r w:rsidR="00CF56D4">
        <w:t xml:space="preserve"> a detecção e</w:t>
      </w:r>
      <w:r>
        <w:t xml:space="preserve"> o reconhecimento facial dos animais estudados, levando em consideração suas características relevantes</w:t>
      </w:r>
      <w:r w:rsidR="00CF56D4">
        <w:t xml:space="preserve"> consegue atingir bons resultados e automatizar boa parte do processo</w:t>
      </w:r>
      <w:r>
        <w:t>. Já o trabalho de Krause (2019)</w:t>
      </w:r>
      <w:r w:rsidR="00E57806">
        <w:t xml:space="preserve">, desenvolveu o reconhecimento facial de bugios-ruivo </w:t>
      </w:r>
      <w:r w:rsidR="00EC0231">
        <w:t xml:space="preserve">da espécie </w:t>
      </w:r>
      <w:r w:rsidR="00EC0231" w:rsidRPr="00EC79CF">
        <w:rPr>
          <w:i/>
          <w:iCs/>
        </w:rPr>
        <w:t>Alouatta Guariba Clamitans</w:t>
      </w:r>
      <w:r w:rsidR="00EC0231">
        <w:t xml:space="preserve"> </w:t>
      </w:r>
      <w:r w:rsidR="00E57806">
        <w:t xml:space="preserve">e criou um protótipo com funcionalidades básicas para esse propósito. Assim, este trabalho pretende </w:t>
      </w:r>
      <w:r w:rsidR="00CF56D4">
        <w:t>dar continuidade a</w:t>
      </w:r>
      <w:r w:rsidR="00E57806">
        <w:t>o trabalho de Krause (2019), aprimorando o protótipo já proposto</w:t>
      </w:r>
      <w:r w:rsidR="00CF56D4">
        <w:t xml:space="preserve"> para que seja</w:t>
      </w:r>
      <w:r w:rsidR="00E57806">
        <w:t xml:space="preserve"> permitido </w:t>
      </w:r>
      <w:r w:rsidR="00CF56D4">
        <w:t>a inserção de</w:t>
      </w:r>
      <w:r w:rsidR="00E57806">
        <w:t xml:space="preserve"> novas informações e desenvolvendo a detecção facial automática dos bugios-ruivo</w:t>
      </w:r>
      <w:r w:rsidR="002F1277">
        <w:t>.</w:t>
      </w:r>
    </w:p>
    <w:p w14:paraId="6625F6D4" w14:textId="28EBB879" w:rsidR="009359E6" w:rsidRDefault="00747B52" w:rsidP="00550536">
      <w:pPr>
        <w:pStyle w:val="TF-TEXTO"/>
        <w:tabs>
          <w:tab w:val="left" w:pos="1440"/>
        </w:tabs>
      </w:pPr>
      <w:r>
        <w:t>Com base nas problemáticas apresentadas pelo</w:t>
      </w:r>
      <w:r w:rsidR="0014465C">
        <w:t>s integrantes do</w:t>
      </w:r>
      <w:r>
        <w:t xml:space="preserve"> Projeto Bugio em relação ao reconhecimento facial de bugios-ruivo, este trabalho </w:t>
      </w:r>
      <w:r w:rsidR="00414F0C">
        <w:t>visa</w:t>
      </w:r>
      <w:r>
        <w:t xml:space="preserve"> </w:t>
      </w:r>
      <w:r w:rsidR="0014465C">
        <w:t xml:space="preserve">aplicar </w:t>
      </w:r>
      <w:r w:rsidR="002F09EC">
        <w:t>técnicas de Visão Computacional e Aprendizado de Máquina</w:t>
      </w:r>
      <w:r w:rsidR="009359E6">
        <w:t xml:space="preserve"> </w:t>
      </w:r>
      <w:r w:rsidR="001000D9">
        <w:t xml:space="preserve">para </w:t>
      </w:r>
      <w:r>
        <w:t>realizar</w:t>
      </w:r>
      <w:r w:rsidR="001000D9">
        <w:t xml:space="preserve"> automaticamente</w:t>
      </w:r>
      <w:r>
        <w:t xml:space="preserve"> </w:t>
      </w:r>
      <w:r w:rsidR="00212997">
        <w:t xml:space="preserve">o reconhecimento </w:t>
      </w:r>
      <w:r w:rsidR="00000BF5">
        <w:t>facial</w:t>
      </w:r>
      <w:r>
        <w:t xml:space="preserve"> d</w:t>
      </w:r>
      <w:r w:rsidR="002753F1">
        <w:t>os</w:t>
      </w:r>
      <w:r>
        <w:t xml:space="preserve"> indivíduos.</w:t>
      </w:r>
      <w:r w:rsidR="000F613E">
        <w:t xml:space="preserve"> Com isso, acredita</w:t>
      </w:r>
      <w:r w:rsidR="00212997">
        <w:t>-</w:t>
      </w:r>
      <w:r w:rsidR="000F613E">
        <w:t>se ser possível</w:t>
      </w:r>
      <w:r w:rsidR="004A374D">
        <w:t xml:space="preserve"> </w:t>
      </w:r>
      <w:r w:rsidR="000F613E">
        <w:t xml:space="preserve">descobrir a identidade do bugio-ruivo antes de sua captura e assim evitar </w:t>
      </w:r>
      <w:r w:rsidR="00212997">
        <w:t>capturar</w:t>
      </w:r>
      <w:r w:rsidR="000F613E">
        <w:t xml:space="preserve"> animais que foram soltos e estudados recentemente.</w:t>
      </w:r>
      <w:r w:rsidR="00212997">
        <w:t xml:space="preserve"> Acredita-se</w:t>
      </w:r>
      <w:r w:rsidR="00E91447">
        <w:t xml:space="preserve"> </w:t>
      </w:r>
      <w:r w:rsidR="00BD490D">
        <w:t xml:space="preserve">também </w:t>
      </w:r>
      <w:r w:rsidR="00E91447">
        <w:t xml:space="preserve">que o estudo e desenvolvimento de um modelo de Redes Neurais Convolucionais para o reconhecimento automático da face de bugios, </w:t>
      </w:r>
      <w:r w:rsidR="000C511A">
        <w:t>tem potencial para</w:t>
      </w:r>
      <w:r w:rsidR="00577EEE">
        <w:t xml:space="preserve"> </w:t>
      </w:r>
      <w:r w:rsidR="001F4F27">
        <w:t>proporcionar uma</w:t>
      </w:r>
      <w:r w:rsidR="00BD490D">
        <w:t xml:space="preserve"> maior velocidade com que os</w:t>
      </w:r>
      <w:r w:rsidR="00D020D0">
        <w:t xml:space="preserve"> </w:t>
      </w:r>
      <w:r w:rsidR="00BD490D">
        <w:t xml:space="preserve">dados serão coletados </w:t>
      </w:r>
      <w:r w:rsidR="000F613E">
        <w:t>pelos integrantes do Projeto</w:t>
      </w:r>
      <w:r w:rsidR="00D81EAB">
        <w:t xml:space="preserve"> Bugio</w:t>
      </w:r>
      <w:r w:rsidR="003F5F20">
        <w:t>,</w:t>
      </w:r>
      <w:r w:rsidR="0057671F">
        <w:t xml:space="preserve"> </w:t>
      </w:r>
      <w:r w:rsidR="008F1E90">
        <w:t>e</w:t>
      </w:r>
      <w:r w:rsidR="0057671F">
        <w:t xml:space="preserve"> </w:t>
      </w:r>
      <w:r w:rsidR="00577EEE">
        <w:t>com isso</w:t>
      </w:r>
      <w:r w:rsidR="00D81EAB">
        <w:t xml:space="preserve"> também</w:t>
      </w:r>
      <w:r w:rsidR="00577EEE">
        <w:t xml:space="preserve"> </w:t>
      </w:r>
      <w:r w:rsidR="0057671F">
        <w:t>reduzi</w:t>
      </w:r>
      <w:r w:rsidR="003F5F20">
        <w:t>r</w:t>
      </w:r>
      <w:r w:rsidR="0057671F">
        <w:t xml:space="preserve"> a quantidade de erros</w:t>
      </w:r>
      <w:r w:rsidR="003F5F20">
        <w:t xml:space="preserve"> na amostragem</w:t>
      </w:r>
      <w:r w:rsidR="00B13FC0">
        <w:t>,</w:t>
      </w:r>
      <w:r w:rsidR="0057671F">
        <w:t xml:space="preserve"> que possivelmente podem vir a ocorrer</w:t>
      </w:r>
      <w:r w:rsidR="003F5F20">
        <w:t xml:space="preserve">. </w:t>
      </w:r>
      <w:r w:rsidR="008F3F1C">
        <w:t xml:space="preserve">Outra contribuição que este protótipo pode oferecer é diminuir o uso de </w:t>
      </w:r>
      <w:r w:rsidR="00304065">
        <w:t>coleiras</w:t>
      </w:r>
      <w:r w:rsidR="008F3F1C">
        <w:t xml:space="preserve"> e pulseiras coloridas para a identificação, bem como </w:t>
      </w:r>
      <w:r w:rsidR="00BD490D">
        <w:t xml:space="preserve">ter que </w:t>
      </w:r>
      <w:r w:rsidR="008F3F1C">
        <w:t xml:space="preserve">sedar o animal para o implante de microchips, evitando assim deixar quaisquer sequelas ou cicatrizes no animal. </w:t>
      </w:r>
    </w:p>
    <w:p w14:paraId="51E0058B" w14:textId="77777777" w:rsidR="00451B94" w:rsidRDefault="00451B94" w:rsidP="00000064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A41784B" w14:textId="2E49939A" w:rsidR="00451B94" w:rsidRDefault="001E0F6D" w:rsidP="00EC4773">
      <w:pPr>
        <w:pStyle w:val="TF-TEXTO"/>
        <w:ind w:firstLine="709"/>
      </w:pPr>
      <w:r w:rsidRPr="002D35A2">
        <w:t>O protótipo a ser desenvolvido deve:</w:t>
      </w:r>
    </w:p>
    <w:p w14:paraId="57B03C6E" w14:textId="0F26E41D" w:rsidR="002D35A2" w:rsidRDefault="006939F7" w:rsidP="003B79EA">
      <w:pPr>
        <w:pStyle w:val="TF-ALNEA"/>
        <w:numPr>
          <w:ilvl w:val="0"/>
          <w:numId w:val="26"/>
        </w:numPr>
      </w:pPr>
      <w:r>
        <w:t>permitir</w:t>
      </w:r>
      <w:r w:rsidR="00704DA7">
        <w:t xml:space="preserve"> que o usuário cadastre e exclua imagens (Requisito Funcional - RF);</w:t>
      </w:r>
    </w:p>
    <w:p w14:paraId="6209F032" w14:textId="761A34CD" w:rsidR="00FC7E82" w:rsidRDefault="00FC7E82" w:rsidP="003B79EA">
      <w:pPr>
        <w:pStyle w:val="TF-ALNEA"/>
        <w:numPr>
          <w:ilvl w:val="0"/>
          <w:numId w:val="26"/>
        </w:numPr>
      </w:pPr>
      <w:r>
        <w:t>permitir ao usuário adicionar um novo indivíduo a base de dados existente (RF);</w:t>
      </w:r>
    </w:p>
    <w:p w14:paraId="5671AFE7" w14:textId="6D1234FB" w:rsidR="00704DA7" w:rsidRDefault="006939F7" w:rsidP="003B79EA">
      <w:pPr>
        <w:pStyle w:val="TF-ALNEA"/>
      </w:pPr>
      <w:r>
        <w:t>p</w:t>
      </w:r>
      <w:r w:rsidR="00704DA7">
        <w:t>ermitir que o usuário informe características aos animais cadastrados (RF)</w:t>
      </w:r>
      <w:r>
        <w:t>;</w:t>
      </w:r>
    </w:p>
    <w:p w14:paraId="6E8777DE" w14:textId="1B495A1D" w:rsidR="00D94060" w:rsidRDefault="00D94060" w:rsidP="003B79EA">
      <w:pPr>
        <w:pStyle w:val="TF-ALNEA"/>
      </w:pPr>
      <w:r>
        <w:t xml:space="preserve">exibir resultados </w:t>
      </w:r>
      <w:r w:rsidR="00FC7E82">
        <w:t xml:space="preserve">da classificação </w:t>
      </w:r>
      <w:r w:rsidR="00B85262">
        <w:t>para o usuário</w:t>
      </w:r>
      <w:r w:rsidR="00A9625E">
        <w:t xml:space="preserve"> (RF)</w:t>
      </w:r>
      <w:r w:rsidR="00B85262">
        <w:t>;</w:t>
      </w:r>
      <w:ins w:id="39" w:author="Aurélio Faustino Hoppe" w:date="2021-07-01T15:54:00Z">
        <w:r w:rsidR="00D91DB4">
          <w:t xml:space="preserve"> </w:t>
        </w:r>
      </w:ins>
      <w:ins w:id="40" w:author="Aurélio Faustino Hoppe" w:date="2021-07-01T15:55:00Z">
        <w:r w:rsidR="00D91DB4">
          <w:t>não é bem um requisito</w:t>
        </w:r>
      </w:ins>
    </w:p>
    <w:p w14:paraId="23191EC4" w14:textId="254F016A" w:rsidR="00EF78AC" w:rsidRDefault="00EF78AC" w:rsidP="003B79EA">
      <w:pPr>
        <w:pStyle w:val="TF-ALNEA"/>
      </w:pPr>
      <w:r>
        <w:t xml:space="preserve">permitir </w:t>
      </w:r>
      <w:r w:rsidR="003628D5">
        <w:t>que o usuário realize a</w:t>
      </w:r>
      <w:r>
        <w:t xml:space="preserve"> consulta </w:t>
      </w:r>
      <w:r w:rsidR="003628D5">
        <w:t>dos</w:t>
      </w:r>
      <w:r>
        <w:t xml:space="preserve"> dados informados no protótipo (RF);</w:t>
      </w:r>
    </w:p>
    <w:p w14:paraId="521D66B3" w14:textId="71D8A59C" w:rsidR="00E77E29" w:rsidRDefault="00FE76AE" w:rsidP="00145C02">
      <w:pPr>
        <w:pStyle w:val="TF-ALNEA"/>
      </w:pPr>
      <w:r>
        <w:t xml:space="preserve">o protótipo deve utilizar </w:t>
      </w:r>
      <w:r w:rsidR="00B85262">
        <w:t>R</w:t>
      </w:r>
      <w:r>
        <w:t xml:space="preserve">edes </w:t>
      </w:r>
      <w:r w:rsidR="00B85262">
        <w:t>N</w:t>
      </w:r>
      <w:r>
        <w:t xml:space="preserve">eurais </w:t>
      </w:r>
      <w:r w:rsidR="00B85262">
        <w:t>C</w:t>
      </w:r>
      <w:r>
        <w:t xml:space="preserve">onvolucionais </w:t>
      </w:r>
      <w:r w:rsidR="008313FA">
        <w:t xml:space="preserve">a serem definidos nos testes </w:t>
      </w:r>
      <w:r>
        <w:t>(Requisito Não Funcional - RNF);</w:t>
      </w:r>
      <w:ins w:id="41" w:author="Aurélio Faustino Hoppe" w:date="2021-07-01T15:56:00Z">
        <w:r w:rsidR="00D91DB4">
          <w:t xml:space="preserve"> metodologia</w:t>
        </w:r>
      </w:ins>
    </w:p>
    <w:p w14:paraId="4F1FE7EA" w14:textId="1664C0E2" w:rsidR="0063351C" w:rsidRDefault="00FE76AE" w:rsidP="0007016B">
      <w:pPr>
        <w:pStyle w:val="TF-ALNEA"/>
      </w:pPr>
      <w:r>
        <w:t>o protótipo deve utilizar a linguagem Python para a aplicação de Redes Neurais Convolucionais (RNF)</w:t>
      </w:r>
      <w:r w:rsidR="003B79EA">
        <w:t>.</w:t>
      </w:r>
    </w:p>
    <w:p w14:paraId="62507145" w14:textId="55AF1786" w:rsidR="0063351C" w:rsidRDefault="0063351C" w:rsidP="003B79EA">
      <w:pPr>
        <w:pStyle w:val="TF-ALNEA"/>
      </w:pPr>
      <w:r>
        <w:t>o protótipo deve ter conexão com a base de dados (RNF);</w:t>
      </w:r>
    </w:p>
    <w:p w14:paraId="392649D2" w14:textId="786FA154" w:rsidR="0063351C" w:rsidRDefault="0063351C" w:rsidP="003B79EA">
      <w:pPr>
        <w:pStyle w:val="TF-ALNEA"/>
      </w:pPr>
      <w:r>
        <w:t xml:space="preserve">o protótipo deve ser compatível com sistemas operacionais </w:t>
      </w:r>
      <w:r w:rsidR="0007016B">
        <w:t>m</w:t>
      </w:r>
      <w:r w:rsidR="005A215F">
        <w:t>o</w:t>
      </w:r>
      <w:r w:rsidR="0007016B">
        <w:t>bile</w:t>
      </w:r>
      <w:r>
        <w:t xml:space="preserve"> (RNF);</w:t>
      </w:r>
    </w:p>
    <w:p w14:paraId="2B73DF7E" w14:textId="0F917953" w:rsidR="0063351C" w:rsidRDefault="0063351C" w:rsidP="003B79EA">
      <w:pPr>
        <w:pStyle w:val="TF-ALNEA"/>
      </w:pPr>
      <w:r>
        <w:t>o protótipo deve localizar a face do Bugio-Ruivo através de imagens (RNF)</w:t>
      </w:r>
      <w:r w:rsidR="00E54390">
        <w:t>.</w:t>
      </w:r>
    </w:p>
    <w:p w14:paraId="5CB0A412" w14:textId="77777777" w:rsidR="00451B94" w:rsidRDefault="00451B94" w:rsidP="00000064">
      <w:pPr>
        <w:pStyle w:val="Ttulo2"/>
      </w:pPr>
      <w:r>
        <w:t>METODOLOGIA</w:t>
      </w:r>
    </w:p>
    <w:p w14:paraId="729CF3CF" w14:textId="51DFD32E" w:rsidR="00552944" w:rsidRDefault="00552944" w:rsidP="00294D80">
      <w:pPr>
        <w:pStyle w:val="TF-TEXTO"/>
      </w:pPr>
      <w:r w:rsidRPr="003B79EA">
        <w:t>O trabalho será desenvolvido observando as seguintes etapas:</w:t>
      </w:r>
    </w:p>
    <w:p w14:paraId="15BDF191" w14:textId="164FC6AE" w:rsidR="00E46AAB" w:rsidRDefault="00E46AAB" w:rsidP="003B79EA">
      <w:pPr>
        <w:pStyle w:val="TF-ALNEA"/>
        <w:numPr>
          <w:ilvl w:val="0"/>
          <w:numId w:val="21"/>
        </w:numPr>
      </w:pPr>
      <w:r>
        <w:t>levantamento bibliográfico: realizar o levantamento bibliográfico sobre bugios-ruivo</w:t>
      </w:r>
      <w:r w:rsidR="00786247">
        <w:t xml:space="preserve">, métodos e técnicas de Aprendizado de Máquina </w:t>
      </w:r>
      <w:r>
        <w:t xml:space="preserve">e </w:t>
      </w:r>
      <w:r w:rsidR="00786247">
        <w:t>V</w:t>
      </w:r>
      <w:r>
        <w:t xml:space="preserve">isão </w:t>
      </w:r>
      <w:r w:rsidR="00786247">
        <w:t>C</w:t>
      </w:r>
      <w:r>
        <w:t>omputacional</w:t>
      </w:r>
      <w:r w:rsidR="00786247">
        <w:t xml:space="preserve">, bem como </w:t>
      </w:r>
      <w:r>
        <w:t>trabalhos correlatos;</w:t>
      </w:r>
    </w:p>
    <w:p w14:paraId="38D691EF" w14:textId="313D8093" w:rsidR="003B79EA" w:rsidRDefault="00CC236D" w:rsidP="00E46AAB">
      <w:pPr>
        <w:pStyle w:val="TF-ALNEA"/>
        <w:numPr>
          <w:ilvl w:val="0"/>
          <w:numId w:val="21"/>
        </w:numPr>
      </w:pPr>
      <w:r>
        <w:t>submissão de requerimento Comitê de Ética: submissão de requerimento para o Comitê de Ética da FURB para o uso das imagens dos animais;</w:t>
      </w:r>
    </w:p>
    <w:p w14:paraId="1F7A4CB7" w14:textId="15F5BA42" w:rsidR="00A267B6" w:rsidRDefault="00A267B6" w:rsidP="00E46AAB">
      <w:pPr>
        <w:pStyle w:val="TF-ALNEA"/>
        <w:numPr>
          <w:ilvl w:val="0"/>
          <w:numId w:val="21"/>
        </w:numPr>
      </w:pPr>
      <w:r w:rsidRPr="00A267B6">
        <w:t>coleta e atualização dos dados: coletar novos dados e atualizar os dados já coletados caso necessário;</w:t>
      </w:r>
    </w:p>
    <w:p w14:paraId="0EF72137" w14:textId="6935348F" w:rsidR="00A267B6" w:rsidRDefault="00A267B6" w:rsidP="00E46AAB">
      <w:pPr>
        <w:pStyle w:val="TF-ALNEA"/>
        <w:numPr>
          <w:ilvl w:val="0"/>
          <w:numId w:val="21"/>
        </w:numPr>
      </w:pPr>
      <w:r w:rsidRPr="00A267B6">
        <w:t>elicitação de requisitos: rever os requisitos levando em consideração o levantamento bibliográfico;</w:t>
      </w:r>
    </w:p>
    <w:p w14:paraId="6C8D6EBB" w14:textId="3415C5E9" w:rsidR="00E46AAB" w:rsidRDefault="00E46AAB" w:rsidP="00E46AAB">
      <w:pPr>
        <w:pStyle w:val="TF-ALNEA"/>
        <w:numPr>
          <w:ilvl w:val="0"/>
          <w:numId w:val="21"/>
        </w:numPr>
      </w:pPr>
      <w:r>
        <w:t>definição de modelos: definir qual modelo de Aprendizado de Máquina é o mais apropriado para a extração de características, treinamento e classificação;</w:t>
      </w:r>
    </w:p>
    <w:p w14:paraId="425655EF" w14:textId="1101D1BD" w:rsidR="00E46AAB" w:rsidRDefault="00E46AAB" w:rsidP="00E46AAB">
      <w:pPr>
        <w:pStyle w:val="TF-ALNEA"/>
        <w:numPr>
          <w:ilvl w:val="0"/>
          <w:numId w:val="21"/>
        </w:numPr>
      </w:pPr>
      <w:r>
        <w:t xml:space="preserve">implementação detector facial: </w:t>
      </w:r>
      <w:r w:rsidR="00B22AB3">
        <w:t>realizar a implementação do detector facial baseado nos requisitos formulados;</w:t>
      </w:r>
    </w:p>
    <w:p w14:paraId="0DD7F922" w14:textId="20A24CE9" w:rsidR="00B22AB3" w:rsidRDefault="00B22AB3" w:rsidP="00E46AAB">
      <w:pPr>
        <w:pStyle w:val="TF-ALNEA"/>
        <w:numPr>
          <w:ilvl w:val="0"/>
          <w:numId w:val="21"/>
        </w:numPr>
      </w:pPr>
      <w:r>
        <w:t>testes: efetuar testes para verificar a precisão do detector facial e das funcionalidades propostas;</w:t>
      </w:r>
      <w:ins w:id="42" w:author="Aurélio Faustino Hoppe" w:date="2021-07-01T15:58:00Z">
        <w:r w:rsidR="00D91DB4">
          <w:t xml:space="preserve"> não garante a validação de todos os objetivos específicos</w:t>
        </w:r>
      </w:ins>
    </w:p>
    <w:p w14:paraId="45A74C87" w14:textId="27EDA03A" w:rsidR="00B22AB3" w:rsidRPr="00E46AAB" w:rsidRDefault="00B22AB3" w:rsidP="00B22AB3">
      <w:pPr>
        <w:pStyle w:val="TF-ALNEA"/>
        <w:numPr>
          <w:ilvl w:val="0"/>
          <w:numId w:val="21"/>
        </w:numPr>
      </w:pPr>
      <w:r>
        <w:t>validação: validar com um responsável do Projeto Bugio o protótipo e suas funcionalidades;</w:t>
      </w:r>
    </w:p>
    <w:p w14:paraId="68FE02CA" w14:textId="6E441789" w:rsidR="00451B94" w:rsidRDefault="00451B94" w:rsidP="00451B94">
      <w:pPr>
        <w:pStyle w:val="TF-TEXTO"/>
      </w:pPr>
      <w:r>
        <w:t xml:space="preserve">As etapas serão realizadas nos períodos relacionados no </w:t>
      </w:r>
      <w:r w:rsidR="00B17A96">
        <w:t>Quadro 2</w:t>
      </w:r>
      <w:r>
        <w:t>.</w:t>
      </w:r>
    </w:p>
    <w:p w14:paraId="7DEB00F9" w14:textId="328A6A5A" w:rsidR="0004528D" w:rsidRDefault="0004528D" w:rsidP="0004528D">
      <w:pPr>
        <w:pStyle w:val="TF-LEGENDA"/>
      </w:pPr>
      <w:bookmarkStart w:id="43" w:name="_Ref98650273"/>
      <w:r>
        <w:lastRenderedPageBreak/>
        <w:t>Quadro 2 -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6166"/>
        <w:gridCol w:w="273"/>
        <w:gridCol w:w="284"/>
        <w:gridCol w:w="284"/>
        <w:gridCol w:w="284"/>
        <w:gridCol w:w="284"/>
        <w:gridCol w:w="284"/>
        <w:gridCol w:w="284"/>
        <w:gridCol w:w="357"/>
      </w:tblGrid>
      <w:tr w:rsidR="0004528D" w14:paraId="3790CC4E" w14:textId="77777777" w:rsidTr="00614862">
        <w:trPr>
          <w:cantSplit/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3B9141AD" w14:textId="77777777" w:rsidR="0004528D" w:rsidRDefault="0004528D">
            <w:pPr>
              <w:pStyle w:val="TF-TEXTOQUADRO"/>
            </w:pPr>
          </w:p>
        </w:tc>
        <w:tc>
          <w:tcPr>
            <w:tcW w:w="23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914F02" w14:textId="0719AA32" w:rsidR="0004528D" w:rsidRDefault="0004528D">
            <w:pPr>
              <w:pStyle w:val="TF-TEXTOQUADROCentralizado"/>
            </w:pPr>
            <w:r>
              <w:t>2021</w:t>
            </w:r>
          </w:p>
        </w:tc>
      </w:tr>
      <w:tr w:rsidR="00614862" w14:paraId="142C09B2" w14:textId="77777777" w:rsidTr="00614862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8FA983D" w14:textId="77777777" w:rsidR="00614862" w:rsidRDefault="00614862">
            <w:pPr>
              <w:pStyle w:val="TF-TEXTOQUADRO"/>
            </w:pPr>
          </w:p>
        </w:tc>
        <w:tc>
          <w:tcPr>
            <w:tcW w:w="5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0AF3613" w14:textId="094DABE4" w:rsidR="00614862" w:rsidRDefault="00614862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CBA4F8A" w14:textId="25625B84" w:rsidR="00614862" w:rsidRDefault="00614862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28A5CC4" w14:textId="130D06AF" w:rsidR="00614862" w:rsidRDefault="00614862">
            <w:pPr>
              <w:pStyle w:val="TF-TEXTOQUADROCentralizado"/>
            </w:pPr>
            <w:r>
              <w:t>Out.</w:t>
            </w:r>
          </w:p>
        </w:tc>
        <w:tc>
          <w:tcPr>
            <w:tcW w:w="6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11599F4" w14:textId="5D1BEB68" w:rsidR="00614862" w:rsidRDefault="00614862">
            <w:pPr>
              <w:pStyle w:val="TF-TEXTOQUADROCentralizado"/>
            </w:pPr>
            <w:r>
              <w:t>Nov.</w:t>
            </w:r>
          </w:p>
        </w:tc>
      </w:tr>
      <w:tr w:rsidR="00614862" w14:paraId="08BEC465" w14:textId="77777777" w:rsidTr="00614862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87CAECD" w14:textId="77777777" w:rsidR="00614862" w:rsidRDefault="00614862">
            <w:pPr>
              <w:pStyle w:val="TF-TEXTOQUADRO"/>
            </w:pPr>
            <w:r>
              <w:t>etapas / quinzenas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4AF711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0F5261B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C3DF56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05B8DBC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590E35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A82E7D7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B04EA24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697220B" w14:textId="77777777" w:rsidR="00614862" w:rsidRDefault="00614862">
            <w:pPr>
              <w:pStyle w:val="TF-TEXTOQUADROCentralizado"/>
            </w:pPr>
            <w:r>
              <w:t>2</w:t>
            </w:r>
          </w:p>
        </w:tc>
      </w:tr>
      <w:tr w:rsidR="00614862" w14:paraId="29764989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11350" w14:textId="32F1D41C" w:rsidR="00614862" w:rsidRDefault="006148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7CE9585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B4ABE4D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D733F2E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94B8BD2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D567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A894A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1B08E" w14:textId="77777777" w:rsidR="00614862" w:rsidRDefault="00614862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F4CE" w14:textId="77777777" w:rsidR="00614862" w:rsidRDefault="00614862">
            <w:pPr>
              <w:pStyle w:val="TF-TEXTOQUADROCentralizado"/>
            </w:pPr>
          </w:p>
        </w:tc>
      </w:tr>
      <w:tr w:rsidR="00614862" w14:paraId="1143DF07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D2C1" w14:textId="2B35E1E4" w:rsidR="00614862" w:rsidRDefault="00614862" w:rsidP="0004528D">
            <w:pPr>
              <w:pStyle w:val="TF-TEXTOQUADRO"/>
            </w:pPr>
            <w:r>
              <w:t>submissão de requerimento Comitê de Ética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75029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22C5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B96E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674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BC139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648C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E3B9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08C30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51896ED3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FCA82" w14:textId="0D5F6A44" w:rsidR="00614862" w:rsidRDefault="00614862" w:rsidP="0004528D">
            <w:pPr>
              <w:pStyle w:val="TF-TEXTOQUADRO"/>
            </w:pPr>
            <w:r w:rsidRPr="00A267B6">
              <w:t>coleta e atualização dos dados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598DB8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42BBA0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C8C06B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2EA7D7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BEFA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6E1E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5C9F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E6A8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41126CA1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D7F47" w14:textId="30832CFD" w:rsidR="00614862" w:rsidRDefault="00614862" w:rsidP="0004528D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3B88C7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9F1FB4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343017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CA83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E52B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7552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A6E8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EA462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2E9EB396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4A93" w14:textId="62FF856C" w:rsidR="00614862" w:rsidRDefault="00614862" w:rsidP="0004528D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6B3A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F770E19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564957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EC61160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F957D5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814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A07E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E594C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43BD508A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3C451" w14:textId="0C5082E6" w:rsidR="00614862" w:rsidRDefault="00614862" w:rsidP="0004528D">
            <w:pPr>
              <w:pStyle w:val="TF-TEXTOQUADRO"/>
            </w:pPr>
            <w:r>
              <w:t>implementação detector facial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F187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A5A2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BD2857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6569EF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41D2BD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E26D2B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26E452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04D2D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55680EC9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89CC5" w14:textId="151331F6" w:rsidR="00614862" w:rsidRDefault="00614862" w:rsidP="0004528D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05E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78FE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1783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D5D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A0CA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FE4D01D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810DA2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98CE58C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6605BFA0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ECDE" w14:textId="0CBE9090" w:rsidR="00614862" w:rsidRDefault="00614862" w:rsidP="0004528D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3C3E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0860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1E0E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EDB03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4BFAD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BCA5BE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D34000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EF23AAE" w14:textId="77777777" w:rsidR="00614862" w:rsidRDefault="00614862" w:rsidP="0004528D">
            <w:pPr>
              <w:pStyle w:val="TF-TEXTOQUADROCentralizado"/>
            </w:pPr>
          </w:p>
        </w:tc>
      </w:tr>
    </w:tbl>
    <w:p w14:paraId="5B2B4AF8" w14:textId="62D8780E" w:rsidR="0004528D" w:rsidRDefault="0004528D" w:rsidP="00434849">
      <w:pPr>
        <w:pStyle w:val="TF-FONTE"/>
      </w:pPr>
      <w:r>
        <w:t>Fonte: elaborado pelo autor.</w:t>
      </w:r>
    </w:p>
    <w:bookmarkEnd w:id="43"/>
    <w:p w14:paraId="1023C079" w14:textId="79104F4F" w:rsidR="00A307C7" w:rsidRDefault="0037046F" w:rsidP="00000064">
      <w:pPr>
        <w:pStyle w:val="Ttulo1"/>
      </w:pPr>
      <w:r>
        <w:t>REVISÃO BIBLIOGRÁFICA</w:t>
      </w:r>
    </w:p>
    <w:p w14:paraId="01BF8376" w14:textId="3739D67F" w:rsidR="004F75AB" w:rsidRDefault="004F75AB" w:rsidP="004F75AB">
      <w:pPr>
        <w:pStyle w:val="TF-TEXTO"/>
      </w:pPr>
      <w:r w:rsidRPr="00CF7587">
        <w:t xml:space="preserve">Este capítulo </w:t>
      </w:r>
      <w:r w:rsidR="005B6E12" w:rsidRPr="00CF7587">
        <w:t>des</w:t>
      </w:r>
      <w:r w:rsidR="007E5537" w:rsidRPr="00CF7587">
        <w:t>c</w:t>
      </w:r>
      <w:r w:rsidR="005B6E12" w:rsidRPr="00CF7587">
        <w:t>reve brevemente os assuntos que fundamentarão o estudo a ser realizado</w:t>
      </w:r>
      <w:r w:rsidR="00D752AD">
        <w:t>. A sessão 5.1 aborda o</w:t>
      </w:r>
      <w:r w:rsidR="00A960A6" w:rsidRPr="00CF7587">
        <w:t xml:space="preserve"> </w:t>
      </w:r>
      <w:r w:rsidR="00CC5B68" w:rsidRPr="00CF7587">
        <w:t>Bugios</w:t>
      </w:r>
      <w:r w:rsidR="00822C6C" w:rsidRPr="00CF7587">
        <w:t>-Ruivo</w:t>
      </w:r>
      <w:r w:rsidRPr="00CF7587">
        <w:t xml:space="preserve"> e</w:t>
      </w:r>
      <w:r w:rsidR="00D10F61">
        <w:t xml:space="preserve"> o Projeto Bugio</w:t>
      </w:r>
      <w:r w:rsidR="00D752AD">
        <w:t>. A sessão 5.2 apresenta as principais características relacionadas à</w:t>
      </w:r>
      <w:r w:rsidR="00850B2A">
        <w:t xml:space="preserve"> Visão computacional</w:t>
      </w:r>
      <w:r w:rsidRPr="00CF7587">
        <w:t>.</w:t>
      </w:r>
    </w:p>
    <w:p w14:paraId="0371097B" w14:textId="3228EB9F" w:rsidR="00000064" w:rsidRPr="00000064" w:rsidRDefault="00000064" w:rsidP="00000064">
      <w:pPr>
        <w:pStyle w:val="Ttulo2"/>
      </w:pPr>
      <w:r>
        <w:t>B</w:t>
      </w:r>
      <w:r w:rsidR="001914AA">
        <w:t>U</w:t>
      </w:r>
      <w:r>
        <w:t>GIOS-RUIVO e o Projeto bugio</w:t>
      </w:r>
      <w:r w:rsidR="001914AA">
        <w:t xml:space="preserve"> - furb</w:t>
      </w:r>
    </w:p>
    <w:p w14:paraId="6BA0CF62" w14:textId="4AF9E41F" w:rsidR="00FC1BAC" w:rsidRDefault="00683D4B" w:rsidP="004F75AB">
      <w:pPr>
        <w:pStyle w:val="TF-TEXTO"/>
        <w:rPr>
          <w:rStyle w:val="nfase"/>
          <w:i w:val="0"/>
          <w:iCs w:val="0"/>
          <w:bdr w:val="none" w:sz="0" w:space="0" w:color="auto" w:frame="1"/>
        </w:rPr>
      </w:pPr>
      <w:r w:rsidRPr="00CF7587">
        <w:t>Os bugios, conhecidos popularmente como guaribas, barbudos e roncadores</w:t>
      </w:r>
      <w:r w:rsidR="001E2D7C" w:rsidRPr="00CF7587">
        <w:t>,</w:t>
      </w:r>
      <w:r w:rsidRPr="00CF7587">
        <w:t xml:space="preserve"> são primatas da família </w:t>
      </w:r>
      <w:r w:rsidRPr="00CF7587">
        <w:rPr>
          <w:rStyle w:val="nfase"/>
          <w:bdr w:val="none" w:sz="0" w:space="0" w:color="auto" w:frame="1"/>
        </w:rPr>
        <w:t>Alouatta</w:t>
      </w:r>
      <w:r w:rsidRPr="00CF7587">
        <w:t> </w:t>
      </w:r>
      <w:r w:rsidR="001E2D7C" w:rsidRPr="00CF7587">
        <w:t>e</w:t>
      </w:r>
      <w:r w:rsidRPr="00CF7587">
        <w:t xml:space="preserve"> possuem a maior distribuição geográfica </w:t>
      </w:r>
      <w:r w:rsidR="001E2D7C" w:rsidRPr="00CF7587">
        <w:t>na</w:t>
      </w:r>
      <w:r w:rsidRPr="00CF7587">
        <w:t xml:space="preserve"> região neotropical, ocorrendo desde o México até a Argentina. Uma característica marcante do grupo é a cor intensa da pelagem, que varia entre o marrom e o ruivo</w:t>
      </w:r>
      <w:r w:rsidR="0050043C">
        <w:t>.</w:t>
      </w:r>
      <w:r w:rsidRPr="00CF7587">
        <w:t xml:space="preserve"> </w:t>
      </w:r>
      <w:r w:rsidR="0050043C">
        <w:t>O</w:t>
      </w:r>
      <w:r w:rsidR="00AA0DD5" w:rsidRPr="00CF7587">
        <w:t>utras</w:t>
      </w:r>
      <w:r w:rsidRPr="00CF7587">
        <w:t xml:space="preserve"> características que se destacam </w:t>
      </w:r>
      <w:r w:rsidR="00AB2A75">
        <w:t>são</w:t>
      </w:r>
      <w:r w:rsidRPr="00CF7587">
        <w:t xml:space="preserve"> o formato dos dentes</w:t>
      </w:r>
      <w:r w:rsidR="008D407D">
        <w:t>,</w:t>
      </w:r>
      <w:r w:rsidRPr="00CF7587">
        <w:t xml:space="preserve"> desenvolvidos para dietas ricas em vegetais </w:t>
      </w:r>
      <w:r w:rsidR="00684856">
        <w:t>como</w:t>
      </w:r>
      <w:r w:rsidRPr="00CF7587">
        <w:t xml:space="preserve"> também uma cauda capa</w:t>
      </w:r>
      <w:r w:rsidR="00AA0DD5" w:rsidRPr="00CF7587">
        <w:t>z</w:t>
      </w:r>
      <w:r w:rsidRPr="00CF7587">
        <w:t xml:space="preserve"> de suportar o peso do próprio corpo. Dentre os bugios o </w:t>
      </w:r>
      <w:r w:rsidRPr="00CF7587">
        <w:rPr>
          <w:rStyle w:val="nfase"/>
          <w:bdr w:val="none" w:sz="0" w:space="0" w:color="auto" w:frame="1"/>
        </w:rPr>
        <w:t xml:space="preserve">Alouatta guariba </w:t>
      </w:r>
      <w:r w:rsidR="004B4C71" w:rsidRPr="00CF7587">
        <w:rPr>
          <w:i/>
          <w:iCs/>
        </w:rPr>
        <w:t>Clamitans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>, popularmente conhecido como o bugio-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>ruivo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 xml:space="preserve"> é um dos ameaçados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 xml:space="preserve"> de extinção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 xml:space="preserve"> 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>e está marcado como vulnerável</w:t>
      </w:r>
      <w:r w:rsidR="00637052" w:rsidRPr="00CF7587">
        <w:rPr>
          <w:rStyle w:val="nfase"/>
          <w:i w:val="0"/>
          <w:iCs w:val="0"/>
          <w:bdr w:val="none" w:sz="0" w:space="0" w:color="auto" w:frame="1"/>
        </w:rPr>
        <w:t xml:space="preserve"> (</w:t>
      </w:r>
      <w:r w:rsidR="00CF7587">
        <w:rPr>
          <w:rStyle w:val="nfase"/>
          <w:i w:val="0"/>
          <w:iCs w:val="0"/>
          <w:bdr w:val="none" w:sz="0" w:space="0" w:color="auto" w:frame="1"/>
        </w:rPr>
        <w:t>AMBIENTE</w:t>
      </w:r>
      <w:r w:rsidR="00637052" w:rsidRPr="00CF7587">
        <w:rPr>
          <w:rStyle w:val="nfase"/>
          <w:i w:val="0"/>
          <w:iCs w:val="0"/>
          <w:bdr w:val="none" w:sz="0" w:space="0" w:color="auto" w:frame="1"/>
        </w:rPr>
        <w:t>, 2019)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>.</w:t>
      </w:r>
    </w:p>
    <w:p w14:paraId="66E5C92B" w14:textId="474D59DE" w:rsidR="00616CB4" w:rsidRDefault="00616CB4" w:rsidP="00435344">
      <w:pPr>
        <w:pStyle w:val="TF-TEXTO"/>
      </w:pPr>
      <w:r w:rsidRPr="00435344">
        <w:t xml:space="preserve">O bugio-ruivo possui um peso médio de entre 5 e 12kg, atinge a maturidade sexual entre 3 e 5 anos, variando de macho para fêmea e a longevidade da espécie é de </w:t>
      </w:r>
      <w:r w:rsidR="00435344" w:rsidRPr="00435344">
        <w:t xml:space="preserve">aproximadamente </w:t>
      </w:r>
      <w:r w:rsidRPr="00435344">
        <w:t>15 à 20 anos.</w:t>
      </w:r>
      <w:r w:rsidR="00435344" w:rsidRPr="00435344">
        <w:t xml:space="preserve"> Eles apresentam dimorfismo sexual,</w:t>
      </w:r>
      <w:r w:rsidR="00435344" w:rsidRPr="00435344">
        <w:rPr>
          <w:rStyle w:val="nfase"/>
          <w:i w:val="0"/>
          <w:iCs w:val="0"/>
        </w:rPr>
        <w:t xml:space="preserve"> </w:t>
      </w:r>
      <w:r w:rsidR="00435344" w:rsidRPr="00435344">
        <w:t>sendo os machos adultos maiores que as fêmeas em todas as características corporais e dimorfismo por dicromatismo, sendo os machos adultos com pelagem ruiva e as fêmeas e filhotes com pelagem castanho escuro</w:t>
      </w:r>
      <w:r w:rsidR="00EB63F8">
        <w:t>.</w:t>
      </w:r>
      <w:r w:rsidR="00E940A5">
        <w:t xml:space="preserve"> </w:t>
      </w:r>
      <w:r w:rsidR="00EB63F8">
        <w:t>A</w:t>
      </w:r>
      <w:r w:rsidR="00E940A5">
        <w:t xml:space="preserve"> Figura 5</w:t>
      </w:r>
      <w:r w:rsidR="00D438BC">
        <w:t xml:space="preserve"> </w:t>
      </w:r>
      <w:r w:rsidR="00EB63F8">
        <w:t>apresenta a</w:t>
      </w:r>
      <w:r w:rsidR="00D438BC">
        <w:t xml:space="preserve">o lado esquerdo </w:t>
      </w:r>
      <w:r w:rsidR="00466DEE">
        <w:t xml:space="preserve">a imagem de um bugio fêmea </w:t>
      </w:r>
      <w:r w:rsidR="00D438BC">
        <w:t xml:space="preserve">e um macho </w:t>
      </w:r>
      <w:r w:rsidR="00EB63F8">
        <w:t>a</w:t>
      </w:r>
      <w:r w:rsidR="00D438BC">
        <w:t>o lado direito</w:t>
      </w:r>
      <w:r w:rsidR="00435344" w:rsidRPr="00435344">
        <w:t xml:space="preserve">. </w:t>
      </w:r>
      <w:r w:rsidR="00435344">
        <w:t xml:space="preserve">A </w:t>
      </w:r>
      <w:r w:rsidR="006710B6">
        <w:t>característica</w:t>
      </w:r>
      <w:r w:rsidR="00435344">
        <w:t xml:space="preserve"> ma</w:t>
      </w:r>
      <w:r w:rsidR="006710B6">
        <w:t>i</w:t>
      </w:r>
      <w:r w:rsidR="00435344">
        <w:t>s marcante desse animal é a presença do osso hi</w:t>
      </w:r>
      <w:r w:rsidR="006C039F">
        <w:t>oide bastante desenvolvido com o corpo central oco, formando uma câmara de ressonância de som, produzindo o ronco</w:t>
      </w:r>
      <w:r w:rsidR="00C723A8">
        <w:t xml:space="preserve"> </w:t>
      </w:r>
      <w:r w:rsidR="006C039F">
        <w:t xml:space="preserve">ou rugido característico desta </w:t>
      </w:r>
      <w:r w:rsidR="00C723A8">
        <w:t>subespécie</w:t>
      </w:r>
      <w:r w:rsidR="006C039F">
        <w:t xml:space="preserve"> (FURB, 2001).</w:t>
      </w:r>
    </w:p>
    <w:p w14:paraId="16F1CA39" w14:textId="656BE8FF" w:rsidR="000C2C93" w:rsidRDefault="000C2C93" w:rsidP="000924EF">
      <w:pPr>
        <w:pStyle w:val="TF-LEGENDA"/>
      </w:pPr>
      <w:r>
        <w:t>Figura 5 – Dimorfismo sexual e dimorfismo por dicromatismo</w:t>
      </w:r>
    </w:p>
    <w:p w14:paraId="636B27B4" w14:textId="436E825E" w:rsidR="006F4129" w:rsidRDefault="006F4129" w:rsidP="00FD65D4">
      <w:pPr>
        <w:pStyle w:val="TF-FIGURA"/>
      </w:pPr>
      <w:r>
        <w:rPr>
          <w:noProof/>
        </w:rPr>
        <w:drawing>
          <wp:inline distT="0" distB="0" distL="0" distR="0" wp14:anchorId="1F11F515" wp14:editId="596B1CCB">
            <wp:extent cx="1592807" cy="2135505"/>
            <wp:effectExtent l="19050" t="19050" r="26670" b="171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89" cy="2145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16D8F" wp14:editId="07ED2211">
            <wp:extent cx="2190750" cy="2130454"/>
            <wp:effectExtent l="19050" t="19050" r="19050" b="222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313" cy="21436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C22A6" w14:textId="4DCC5B83" w:rsidR="000924EF" w:rsidRDefault="000924EF" w:rsidP="00066557">
      <w:pPr>
        <w:pStyle w:val="TF-FONTE"/>
      </w:pPr>
      <w:r>
        <w:t xml:space="preserve">Fonte: Krause </w:t>
      </w:r>
      <w:r w:rsidR="00A04514">
        <w:t>(</w:t>
      </w:r>
      <w:r>
        <w:t>2019</w:t>
      </w:r>
      <w:r w:rsidR="00A04514">
        <w:t>)</w:t>
      </w:r>
    </w:p>
    <w:p w14:paraId="4E7B48B4" w14:textId="30B69615" w:rsidR="006710B6" w:rsidRDefault="00DE2D93" w:rsidP="00435344">
      <w:pPr>
        <w:pStyle w:val="TF-TEXTO"/>
      </w:pPr>
      <w:r>
        <w:t xml:space="preserve">O Projeto Bugio foi criado em 1991, localiza-se na cidade de Indaial/SC e tem como missão treinar estudantes e profissionais para desenvolverem atividades na área de primatologia e gerar conhecimento sobre os bugios-ruivo que </w:t>
      </w:r>
      <w:r w:rsidR="0006593F">
        <w:t>auxiliem em</w:t>
      </w:r>
      <w:r>
        <w:t xml:space="preserve"> ações de conservação da subespécie e de seu habitat.</w:t>
      </w:r>
      <w:r w:rsidR="0006593F">
        <w:t xml:space="preserve"> </w:t>
      </w:r>
      <w:r w:rsidR="0068489C">
        <w:t>O projeto também realiza</w:t>
      </w:r>
      <w:r w:rsidR="0006593F">
        <w:t xml:space="preserve"> todo o tratamento</w:t>
      </w:r>
      <w:r w:rsidR="00C75DA8">
        <w:t xml:space="preserve"> e cuidados com os bugios, </w:t>
      </w:r>
      <w:r w:rsidR="006766BE">
        <w:t>sendo que muitas vezes</w:t>
      </w:r>
      <w:r w:rsidR="00C75DA8">
        <w:t xml:space="preserve"> recebem esses animais de</w:t>
      </w:r>
      <w:r w:rsidR="0006593F">
        <w:t xml:space="preserve"> ocorrências atendias </w:t>
      </w:r>
      <w:r w:rsidR="0006593F">
        <w:lastRenderedPageBreak/>
        <w:t>pela Policia Militar Ambiental e</w:t>
      </w:r>
      <w:r w:rsidR="00C75DA8">
        <w:t xml:space="preserve"> os </w:t>
      </w:r>
      <w:r w:rsidR="0006593F">
        <w:t>mant</w:t>
      </w:r>
      <w:r w:rsidR="00F34FCE">
        <w:t>é</w:t>
      </w:r>
      <w:r w:rsidR="0006593F">
        <w:t>m sob cuidados humanos até que suas condições para a sobrevivência na floresta sejam apropriadas</w:t>
      </w:r>
      <w:r w:rsidR="006D11EB">
        <w:t xml:space="preserve"> (FURB, 2001)</w:t>
      </w:r>
      <w:r w:rsidR="00C75DA8">
        <w:t>.</w:t>
      </w:r>
    </w:p>
    <w:p w14:paraId="0936C337" w14:textId="1989A404" w:rsidR="00000064" w:rsidRDefault="00000064" w:rsidP="00000064">
      <w:pPr>
        <w:pStyle w:val="Ttulo2"/>
      </w:pPr>
      <w:r>
        <w:t>visão computacional</w:t>
      </w:r>
      <w:ins w:id="44" w:author="Aurélio Faustino Hoppe" w:date="2021-07-01T15:59:00Z">
        <w:r w:rsidR="00D91DB4">
          <w:t xml:space="preserve"> </w:t>
        </w:r>
      </w:ins>
      <w:ins w:id="45" w:author="Aurélio Faustino Hoppe" w:date="2021-07-01T16:00:00Z">
        <w:r w:rsidR="00D91DB4">
          <w:t>Seção superficial e  fora do contexto (poderia ser sobre RNA)</w:t>
        </w:r>
      </w:ins>
    </w:p>
    <w:p w14:paraId="488990CB" w14:textId="0055CD98" w:rsidR="007A6188" w:rsidRDefault="00565D83" w:rsidP="00435344">
      <w:pPr>
        <w:pStyle w:val="TF-TEXTO"/>
      </w:pPr>
      <w:r>
        <w:t xml:space="preserve">Visão </w:t>
      </w:r>
      <w:r w:rsidR="00747DDA">
        <w:t>C</w:t>
      </w:r>
      <w:r>
        <w:t xml:space="preserve">omputacional é a ciência responsável pela visão de uma máquina, extraindo informações significativas </w:t>
      </w:r>
      <w:r w:rsidR="00E11B24">
        <w:t>a partir de imagens, capturadas por câmeras, scanners, entre outros dispositivos. Essas informações permitem reconhecer, manipular e pensar sobre os objetos que compõem a imagem</w:t>
      </w:r>
      <w:r w:rsidR="008624ED">
        <w:t xml:space="preserve"> (M</w:t>
      </w:r>
      <w:r w:rsidR="00747DDA">
        <w:t>ILANO</w:t>
      </w:r>
      <w:r w:rsidR="008624ED">
        <w:t>, 2014)</w:t>
      </w:r>
      <w:r w:rsidR="00E11B24">
        <w:t>.</w:t>
      </w:r>
      <w:r w:rsidR="00BA4E6B">
        <w:t xml:space="preserve"> </w:t>
      </w:r>
      <w:r w:rsidR="00F0314A">
        <w:t>O reconhecimento facial automático por meio de máquinas vem</w:t>
      </w:r>
      <w:r w:rsidR="00BA4E6B">
        <w:t xml:space="preserve"> sendo pesquisado há mais de 40 anos e permite a identificação em multidões, podendo ser aplicada em áreas como segurança </w:t>
      </w:r>
      <w:r w:rsidR="000242BB">
        <w:t>pública</w:t>
      </w:r>
      <w:r w:rsidR="00BA4E6B">
        <w:t xml:space="preserve"> e privada e até no desbloqueio de aparelhos digitais </w:t>
      </w:r>
      <w:r w:rsidR="008F74B2">
        <w:t>(CONCEIÇÃO, 2020)</w:t>
      </w:r>
      <w:r w:rsidR="00BA4E6B">
        <w:t xml:space="preserve">. </w:t>
      </w:r>
    </w:p>
    <w:p w14:paraId="5B5BD584" w14:textId="770CD0EE" w:rsidR="00ED1F67" w:rsidRDefault="00061E05" w:rsidP="0042697F">
      <w:pPr>
        <w:pStyle w:val="TF-TEXTO"/>
      </w:pPr>
      <w:r>
        <w:t xml:space="preserve">A </w:t>
      </w:r>
      <w:r w:rsidR="00B145B2">
        <w:t>estruturação de Redes Neurais Artificias</w:t>
      </w:r>
      <w:r w:rsidR="00D82633">
        <w:t xml:space="preserve"> (RNA)</w:t>
      </w:r>
      <w:r w:rsidR="000B0F93">
        <w:t xml:space="preserve"> tem sua inspiração na biologia cerebral e atua como um neurônio modulado com camadas de entrada e uma saída</w:t>
      </w:r>
      <w:r w:rsidR="00861C4F">
        <w:t>, sendo que a</w:t>
      </w:r>
      <w:r w:rsidR="000B0F93">
        <w:t xml:space="preserve"> RNA em sua estrutura interna, pode possuir diversas camadas internas, chamadas de camadas ocultas</w:t>
      </w:r>
      <w:r w:rsidR="00975878">
        <w:t xml:space="preserve"> (</w:t>
      </w:r>
      <w:r w:rsidR="00975878" w:rsidRPr="00861C4F">
        <w:rPr>
          <w:color w:val="222222"/>
          <w:shd w:val="clear" w:color="auto" w:fill="FFFFFF"/>
        </w:rPr>
        <w:t>WEINSEN</w:t>
      </w:r>
      <w:r w:rsidR="00975878">
        <w:rPr>
          <w:color w:val="222222"/>
          <w:shd w:val="clear" w:color="auto" w:fill="FFFFFF"/>
        </w:rPr>
        <w:t>, 202</w:t>
      </w:r>
      <w:r w:rsidR="00C51756">
        <w:rPr>
          <w:color w:val="222222"/>
          <w:shd w:val="clear" w:color="auto" w:fill="FFFFFF"/>
        </w:rPr>
        <w:t>0</w:t>
      </w:r>
      <w:r w:rsidR="00975878">
        <w:t>)</w:t>
      </w:r>
      <w:r w:rsidR="000B0F93">
        <w:t>.</w:t>
      </w:r>
      <w:r w:rsidR="00186B6F">
        <w:t xml:space="preserve"> </w:t>
      </w:r>
      <w:r w:rsidR="00F0314A" w:rsidRPr="00F0314A">
        <w:t>Redes Neurais são utilizadas em diversas áreas de aplicação na resolução de problemas envolvendo estimação de parâmetros e otimização, que são aspectos importantes em tarefas de visão computacional e processamento de imagens, onde as inferências são sistematicamente melhoradas de acordo com o aumento da precisão da informação armazenada</w:t>
      </w:r>
      <w:r w:rsidR="00521A97">
        <w:t xml:space="preserve"> (</w:t>
      </w:r>
      <w:r w:rsidR="00DD2870">
        <w:t>SILVA, 2004</w:t>
      </w:r>
      <w:r w:rsidR="00521A97">
        <w:t>)</w:t>
      </w:r>
      <w:r w:rsidR="00F0314A">
        <w:t xml:space="preserve">. </w:t>
      </w:r>
      <w:r w:rsidR="00186B6F">
        <w:t>Atualmente, entre as RNAs mais</w:t>
      </w:r>
      <w:r w:rsidR="00861C4F">
        <w:t xml:space="preserve"> </w:t>
      </w:r>
      <w:r w:rsidR="00186B6F">
        <w:t>amplamente utilizadas estão as profundas, as convolucionais, as recorrentes, os autoencoders e as generativas. Mas existe uma grande quantidade de possibilidades, e várias outras arquiteturas especializadas em tarefas especificas vem sendo bem estabelecidas</w:t>
      </w:r>
      <w:r w:rsidR="00C5798B">
        <w:t xml:space="preserve"> (</w:t>
      </w:r>
      <w:r w:rsidR="00C5798B" w:rsidRPr="00C5798B">
        <w:rPr>
          <w:color w:val="222222"/>
          <w:szCs w:val="18"/>
          <w:shd w:val="clear" w:color="auto" w:fill="FFFFFF"/>
        </w:rPr>
        <w:t>CECCON,</w:t>
      </w:r>
      <w:r w:rsidR="00C5798B">
        <w:rPr>
          <w:color w:val="222222"/>
          <w:szCs w:val="18"/>
          <w:shd w:val="clear" w:color="auto" w:fill="FFFFFF"/>
        </w:rPr>
        <w:t xml:space="preserve"> 2020</w:t>
      </w:r>
      <w:r w:rsidR="00C5798B">
        <w:t>)</w:t>
      </w:r>
      <w:r w:rsidR="008123AF" w:rsidRPr="008123AF">
        <w:t>.</w:t>
      </w:r>
      <w:r w:rsidR="008123AF">
        <w:t xml:space="preserve"> </w:t>
      </w:r>
    </w:p>
    <w:p w14:paraId="2F9C4724" w14:textId="06AA0C3B" w:rsidR="00C47A51" w:rsidRDefault="00451B94" w:rsidP="003B6DD3">
      <w:pPr>
        <w:pStyle w:val="TF-refernciasbibliogrficasTTULO"/>
      </w:pPr>
      <w:bookmarkStart w:id="46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6"/>
    </w:p>
    <w:p w14:paraId="777DB157" w14:textId="3B40124A" w:rsidR="00253908" w:rsidRPr="00E32C1A" w:rsidRDefault="00253908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>ABREU, Viviana Rubina Gonçalves. </w:t>
      </w:r>
      <w:r w:rsidRPr="00E32C1A">
        <w:rPr>
          <w:b/>
          <w:bCs/>
          <w:szCs w:val="18"/>
          <w:shd w:val="clear" w:color="auto" w:fill="FFFFFF"/>
        </w:rPr>
        <w:t>Reconhecimento Facial-Comparação do Uso de Descritores Geométricos Heurísticos e Aprendizagem Profunda</w:t>
      </w:r>
      <w:r w:rsidRPr="00E32C1A">
        <w:rPr>
          <w:szCs w:val="18"/>
          <w:shd w:val="clear" w:color="auto" w:fill="FFFFFF"/>
        </w:rPr>
        <w:t>. 2021. Tese de Doutorado. Universidade de Coimbra.</w:t>
      </w:r>
    </w:p>
    <w:p w14:paraId="240A6ECF" w14:textId="7449C536" w:rsidR="00703DEC" w:rsidRPr="00E32C1A" w:rsidRDefault="00703DEC" w:rsidP="00BB6373">
      <w:pPr>
        <w:pStyle w:val="TF-REFERNCIASITEM0"/>
        <w:rPr>
          <w:szCs w:val="18"/>
        </w:rPr>
      </w:pPr>
      <w:r w:rsidRPr="00E32C1A">
        <w:t xml:space="preserve">ALVES, Gabriel. </w:t>
      </w:r>
      <w:r w:rsidRPr="00E32C1A">
        <w:rPr>
          <w:b/>
        </w:rPr>
        <w:t>Detecção de Objetos com Yolo</w:t>
      </w:r>
      <w:r w:rsidRPr="00E32C1A">
        <w:t>. [20</w:t>
      </w:r>
      <w:r w:rsidR="00B252B3" w:rsidRPr="00E32C1A">
        <w:t>20</w:t>
      </w:r>
      <w:r w:rsidRPr="00E32C1A">
        <w:t xml:space="preserve">]. Disponível em: </w:t>
      </w:r>
      <w:r w:rsidR="00B252B3" w:rsidRPr="00E32C1A">
        <w:t>https://iaexpert.academy/2020/10/13/deteccao-de-objetos-com-yolo-uma-abordagem-moderna/</w:t>
      </w:r>
      <w:r w:rsidRPr="00E32C1A">
        <w:t xml:space="preserve">. Acesso em: </w:t>
      </w:r>
      <w:r w:rsidR="00B252B3" w:rsidRPr="00E32C1A">
        <w:t>02</w:t>
      </w:r>
      <w:r w:rsidRPr="00E32C1A">
        <w:t xml:space="preserve"> </w:t>
      </w:r>
      <w:r w:rsidR="00B252B3" w:rsidRPr="00E32C1A">
        <w:t>junho</w:t>
      </w:r>
      <w:r w:rsidRPr="00E32C1A">
        <w:t>. 20</w:t>
      </w:r>
      <w:r w:rsidR="00B252B3" w:rsidRPr="00E32C1A">
        <w:t>21</w:t>
      </w:r>
      <w:r w:rsidRPr="00E32C1A">
        <w:t>.</w:t>
      </w:r>
    </w:p>
    <w:p w14:paraId="02862F61" w14:textId="4F490A50" w:rsidR="00895626" w:rsidRPr="00E32C1A" w:rsidRDefault="00CF7587" w:rsidP="00BB6373">
      <w:pPr>
        <w:pStyle w:val="TF-REFERNCIASITEM0"/>
      </w:pPr>
      <w:r w:rsidRPr="00E32C1A">
        <w:t>AMBIENTE</w:t>
      </w:r>
      <w:r w:rsidR="00895626" w:rsidRPr="00E32C1A">
        <w:t>,</w:t>
      </w:r>
      <w:r w:rsidRPr="00E32C1A">
        <w:t xml:space="preserve"> Associação M. D.</w:t>
      </w:r>
      <w:r w:rsidR="00895626" w:rsidRPr="00E32C1A">
        <w:t xml:space="preserve"> </w:t>
      </w:r>
      <w:r w:rsidR="00895626" w:rsidRPr="00E32C1A">
        <w:rPr>
          <w:b/>
          <w:bCs/>
        </w:rPr>
        <w:t>Bugios são os primatas com maior distribuição dos neotrópicos</w:t>
      </w:r>
      <w:r w:rsidR="00895626" w:rsidRPr="00E32C1A">
        <w:t>. [S.1], [2019]</w:t>
      </w:r>
      <w:r w:rsidR="005C4FCD" w:rsidRPr="00E32C1A">
        <w:t>. Disponível em: &lt;https://www.amda.org.br/index.php/comunicacao/especie-da-vez/5501-bugios-sao-os-primatas-com-maior-distribuicao-dos-neotropicos&gt;. Acessado em: 18 abril 2021.</w:t>
      </w:r>
    </w:p>
    <w:p w14:paraId="0ACBEB84" w14:textId="59462745" w:rsidR="00E03DE7" w:rsidRPr="00E32C1A" w:rsidRDefault="00E03DE7" w:rsidP="00BB6373">
      <w:pPr>
        <w:pStyle w:val="TF-REFERNCIASITEM0"/>
      </w:pPr>
      <w:r w:rsidRPr="00E32C1A">
        <w:t xml:space="preserve">BICCA-MARQUES, Júlio C. et al., </w:t>
      </w:r>
      <w:r w:rsidRPr="00E32C1A">
        <w:rPr>
          <w:b/>
        </w:rPr>
        <w:t>Mamíferos – Alouatta guariba clamitans – Guariba ruivo</w:t>
      </w:r>
      <w:r w:rsidRPr="00E32C1A">
        <w:t>. Porto Alegre, [2015]. Disponível em: https://www.icmbio.gov.br/portal/component/content/article/7179-mamiferos-alouatta-guariba-clamitans-guariba-ruivo. Acesso em: 28 março 2021.</w:t>
      </w:r>
    </w:p>
    <w:p w14:paraId="735D6618" w14:textId="3D27B3F0" w:rsidR="00A93B2F" w:rsidRPr="00E32C1A" w:rsidRDefault="00A93B2F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>BUSS, Gerson. Conservação do bugio-ruivo (Alouatta guariba clamitans)</w:t>
      </w:r>
      <w:r w:rsidR="008123AF" w:rsidRPr="00E32C1A">
        <w:rPr>
          <w:szCs w:val="18"/>
          <w:shd w:val="clear" w:color="auto" w:fill="FFFFFF"/>
        </w:rPr>
        <w:t xml:space="preserve"> </w:t>
      </w:r>
      <w:r w:rsidRPr="00E32C1A">
        <w:rPr>
          <w:szCs w:val="18"/>
          <w:shd w:val="clear" w:color="auto" w:fill="FFFFFF"/>
        </w:rPr>
        <w:t>(PRIMATES, ATELIDAE) no entorno do Parque Estadual de Itapuã, Viamão, RS. 2012.</w:t>
      </w:r>
    </w:p>
    <w:p w14:paraId="372ECAB1" w14:textId="02DD852F" w:rsidR="00FE22A5" w:rsidRPr="000F5735" w:rsidRDefault="00FE22A5" w:rsidP="00BB6373">
      <w:pPr>
        <w:pStyle w:val="TF-REFERNCIASITEM0"/>
        <w:rPr>
          <w:szCs w:val="18"/>
          <w:lang w:val="en-US"/>
        </w:rPr>
      </w:pPr>
      <w:r w:rsidRPr="00E32C1A">
        <w:rPr>
          <w:szCs w:val="18"/>
          <w:shd w:val="clear" w:color="auto" w:fill="FFFFFF"/>
        </w:rPr>
        <w:t xml:space="preserve">CECCON, Denny. </w:t>
      </w:r>
      <w:r w:rsidR="00A51F35" w:rsidRPr="00E32C1A">
        <w:rPr>
          <w:b/>
          <w:bCs/>
          <w:szCs w:val="18"/>
          <w:shd w:val="clear" w:color="auto" w:fill="FFFFFF"/>
        </w:rPr>
        <w:t>Os tipos de redes neurais</w:t>
      </w:r>
      <w:r w:rsidR="00A51F35" w:rsidRPr="00E32C1A">
        <w:rPr>
          <w:szCs w:val="18"/>
          <w:shd w:val="clear" w:color="auto" w:fill="FFFFFF"/>
        </w:rPr>
        <w:t>. [</w:t>
      </w:r>
      <w:r w:rsidRPr="00E32C1A">
        <w:rPr>
          <w:szCs w:val="18"/>
          <w:shd w:val="clear" w:color="auto" w:fill="FFFFFF"/>
        </w:rPr>
        <w:t xml:space="preserve">2020]. Disponível em: &lt;https://iaexpert.academy/2020/06/08/os-tipos-de-redes-neurais/&gt;. </w:t>
      </w:r>
      <w:r w:rsidRPr="000F5735">
        <w:rPr>
          <w:szCs w:val="18"/>
          <w:shd w:val="clear" w:color="auto" w:fill="FFFFFF"/>
          <w:lang w:val="en-US"/>
        </w:rPr>
        <w:t>Acesso em 08 jun</w:t>
      </w:r>
      <w:r w:rsidR="00243B15" w:rsidRPr="000F5735">
        <w:rPr>
          <w:szCs w:val="18"/>
          <w:shd w:val="clear" w:color="auto" w:fill="FFFFFF"/>
          <w:lang w:val="en-US"/>
        </w:rPr>
        <w:t>.</w:t>
      </w:r>
      <w:r w:rsidRPr="000F5735">
        <w:rPr>
          <w:szCs w:val="18"/>
          <w:shd w:val="clear" w:color="auto" w:fill="FFFFFF"/>
          <w:lang w:val="en-US"/>
        </w:rPr>
        <w:t xml:space="preserve"> 2021.</w:t>
      </w:r>
    </w:p>
    <w:p w14:paraId="28FB3B85" w14:textId="49B04821" w:rsidR="007962B4" w:rsidRPr="00E32C1A" w:rsidRDefault="00C92DC2" w:rsidP="00BB6373">
      <w:pPr>
        <w:pStyle w:val="TF-REFERNCIASITEM0"/>
        <w:rPr>
          <w:szCs w:val="18"/>
          <w:shd w:val="clear" w:color="auto" w:fill="FFFFFF"/>
        </w:rPr>
      </w:pPr>
      <w:r w:rsidRPr="000F5735">
        <w:rPr>
          <w:szCs w:val="18"/>
          <w:shd w:val="clear" w:color="auto" w:fill="FFFFFF"/>
          <w:lang w:val="en-US"/>
        </w:rPr>
        <w:t>CHEN, Peng et al. A study on giant panda recognition based on images of a large proportion of captive pandas. </w:t>
      </w:r>
      <w:r w:rsidRPr="00E32C1A">
        <w:rPr>
          <w:b/>
          <w:bCs/>
          <w:szCs w:val="18"/>
          <w:shd w:val="clear" w:color="auto" w:fill="FFFFFF"/>
        </w:rPr>
        <w:t>Ecology and evolution</w:t>
      </w:r>
      <w:r w:rsidRPr="00E32C1A">
        <w:rPr>
          <w:szCs w:val="18"/>
          <w:shd w:val="clear" w:color="auto" w:fill="FFFFFF"/>
        </w:rPr>
        <w:t>, v. 10, n. 7, p. 3561-3573, 2020.</w:t>
      </w:r>
    </w:p>
    <w:p w14:paraId="5FF1459C" w14:textId="163ABE80" w:rsidR="00BA4E6B" w:rsidRPr="00B7714A" w:rsidRDefault="00BA4E6B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 xml:space="preserve">CONCEIÇÃO, Valdir Silva; NUNES, Edna Maria; ROCHA, Angela Machado. O Reconhecimento Facial como uma das </w:t>
      </w:r>
      <w:r w:rsidRPr="00B7714A">
        <w:rPr>
          <w:szCs w:val="18"/>
          <w:shd w:val="clear" w:color="auto" w:fill="FFFFFF"/>
        </w:rPr>
        <w:t>Vertentes da Inteligência Artificial (IA): um estudo de prospecção tecnológica. </w:t>
      </w:r>
      <w:r w:rsidRPr="00B7714A">
        <w:rPr>
          <w:b/>
          <w:bCs/>
          <w:szCs w:val="18"/>
          <w:shd w:val="clear" w:color="auto" w:fill="FFFFFF"/>
        </w:rPr>
        <w:t>Cadernos de Prospecção</w:t>
      </w:r>
      <w:r w:rsidRPr="00B7714A">
        <w:rPr>
          <w:szCs w:val="18"/>
          <w:shd w:val="clear" w:color="auto" w:fill="FFFFFF"/>
        </w:rPr>
        <w:t>, v. 13, n. 3, p. 745, 2020.</w:t>
      </w:r>
    </w:p>
    <w:p w14:paraId="231860DD" w14:textId="0C84BEC3" w:rsidR="00BE0EBC" w:rsidRPr="00B7714A" w:rsidRDefault="00C452C2" w:rsidP="00BB6373">
      <w:pPr>
        <w:pStyle w:val="TF-REFERNCIASITEM0"/>
        <w:rPr>
          <w:szCs w:val="18"/>
          <w:shd w:val="clear" w:color="auto" w:fill="FFFFFF"/>
          <w:lang w:val="it-IT"/>
        </w:rPr>
      </w:pPr>
      <w:r w:rsidRPr="00B7714A">
        <w:rPr>
          <w:szCs w:val="18"/>
          <w:shd w:val="clear" w:color="auto" w:fill="FFFFFF"/>
        </w:rPr>
        <w:t xml:space="preserve">CROUSE, David et al. </w:t>
      </w:r>
      <w:r w:rsidRPr="00B7714A">
        <w:rPr>
          <w:szCs w:val="18"/>
          <w:shd w:val="clear" w:color="auto" w:fill="FFFFFF"/>
          <w:lang w:val="it-IT"/>
        </w:rPr>
        <w:t>LemurFaceID: A face recognition system to facilitate individual identification of lemurs. </w:t>
      </w:r>
      <w:r w:rsidRPr="00B7714A">
        <w:rPr>
          <w:b/>
          <w:bCs/>
          <w:szCs w:val="18"/>
          <w:shd w:val="clear" w:color="auto" w:fill="FFFFFF"/>
          <w:lang w:val="it-IT"/>
        </w:rPr>
        <w:t>Bmc Zoology</w:t>
      </w:r>
      <w:r w:rsidRPr="00B7714A">
        <w:rPr>
          <w:szCs w:val="18"/>
          <w:shd w:val="clear" w:color="auto" w:fill="FFFFFF"/>
          <w:lang w:val="it-IT"/>
        </w:rPr>
        <w:t xml:space="preserve">, v. 2, n. 1, p. 1-14, 2017. </w:t>
      </w:r>
      <w:r w:rsidR="00642A06" w:rsidRPr="00B7714A">
        <w:rPr>
          <w:szCs w:val="18"/>
          <w:shd w:val="clear" w:color="auto" w:fill="FFFFFF"/>
          <w:lang w:val="it-IT"/>
        </w:rPr>
        <w:t>DE MILANO, Danilo; HONORATO, Luciano Barrozo. Visao computacional. 2014.</w:t>
      </w:r>
    </w:p>
    <w:p w14:paraId="5CA75E9A" w14:textId="5727E593" w:rsidR="008173E7" w:rsidRPr="00B7714A" w:rsidRDefault="008173E7" w:rsidP="00BB6373">
      <w:pPr>
        <w:pStyle w:val="TF-REFERNCIASITEM0"/>
      </w:pPr>
      <w:r w:rsidRPr="00B7714A">
        <w:t xml:space="preserve">FURB. </w:t>
      </w:r>
      <w:r w:rsidRPr="00B7714A">
        <w:rPr>
          <w:b/>
        </w:rPr>
        <w:t>Projeto Bugio</w:t>
      </w:r>
      <w:r w:rsidRPr="00B7714A">
        <w:t>. [</w:t>
      </w:r>
      <w:r w:rsidR="003101D5" w:rsidRPr="00B7714A">
        <w:t>2001</w:t>
      </w:r>
      <w:r w:rsidR="00BB78BD" w:rsidRPr="00B7714A">
        <w:t>?</w:t>
      </w:r>
      <w:r w:rsidRPr="00B7714A">
        <w:t>]. Disponível em: &lt;</w:t>
      </w:r>
      <w:r w:rsidRPr="00B7714A">
        <w:rPr>
          <w:szCs w:val="18"/>
        </w:rPr>
        <w:t>http://www.furb.br/web/5579/projeto-bugio/apresentacao</w:t>
      </w:r>
      <w:r w:rsidRPr="00B7714A">
        <w:t>&gt;. Acesso em: 28 março 20</w:t>
      </w:r>
      <w:r w:rsidR="003101D5" w:rsidRPr="00B7714A">
        <w:t>2</w:t>
      </w:r>
      <w:r w:rsidRPr="00B7714A">
        <w:t>1.</w:t>
      </w:r>
    </w:p>
    <w:p w14:paraId="1B8BD322" w14:textId="5371CC73" w:rsidR="00926F4C" w:rsidRPr="00B7714A" w:rsidRDefault="00E60B5C" w:rsidP="00BB6373">
      <w:pPr>
        <w:pStyle w:val="TF-REFERNCIASITEM0"/>
      </w:pPr>
      <w:r w:rsidRPr="00B7714A">
        <w:t>KRAUSE Jr</w:t>
      </w:r>
      <w:r w:rsidR="00926F4C" w:rsidRPr="00B7714A">
        <w:t xml:space="preserve">, Orlando. </w:t>
      </w:r>
      <w:r w:rsidR="00926F4C" w:rsidRPr="00B7714A">
        <w:rPr>
          <w:b/>
        </w:rPr>
        <w:t>Reconhecimento Facial de Bugios-Ruivo Através de Redes Neurais Convolucionais</w:t>
      </w:r>
      <w:r w:rsidR="00926F4C" w:rsidRPr="00B7714A">
        <w:t xml:space="preserve">. 2019. </w:t>
      </w:r>
      <w:r w:rsidRPr="00B7714A">
        <w:t>18</w:t>
      </w:r>
      <w:r w:rsidR="00926F4C" w:rsidRPr="00B7714A">
        <w:t xml:space="preserve"> f. Trabalho de Conclusão de Curso (Bacharelado em Ciência da Computação) - Centro de Ciências Exatas e Naturais, Universidade Regional de Blumenau, Blumenau.</w:t>
      </w:r>
      <w:r w:rsidR="0010698F" w:rsidRPr="00B7714A">
        <w:t xml:space="preserve"> </w:t>
      </w:r>
    </w:p>
    <w:p w14:paraId="49A41251" w14:textId="52F84C69" w:rsidR="0096028E" w:rsidRPr="00B7714A" w:rsidRDefault="0096028E" w:rsidP="00BB6373">
      <w:pPr>
        <w:pStyle w:val="TF-REFERNCIASITEM0"/>
      </w:pPr>
      <w:r w:rsidRPr="00B7714A">
        <w:t xml:space="preserve">MEIRA, Natalia. </w:t>
      </w:r>
      <w:r w:rsidRPr="00B7714A">
        <w:rPr>
          <w:b/>
        </w:rPr>
        <w:t>Edge AI – MASkRCNN e Segmentação de Inst</w:t>
      </w:r>
      <w:r w:rsidR="00EB384D" w:rsidRPr="00B7714A">
        <w:rPr>
          <w:b/>
        </w:rPr>
        <w:t>â</w:t>
      </w:r>
      <w:r w:rsidRPr="00B7714A">
        <w:rPr>
          <w:b/>
        </w:rPr>
        <w:t>ncias</w:t>
      </w:r>
      <w:r w:rsidRPr="00B7714A">
        <w:t xml:space="preserve">. [2020]. Disponível em: </w:t>
      </w:r>
      <w:r w:rsidR="004F1D26" w:rsidRPr="00B7714A">
        <w:t>http://www2.decom.ufop.br/imobilis/segmentacao-instancias/.</w:t>
      </w:r>
      <w:r w:rsidRPr="00B7714A">
        <w:t xml:space="preserve"> Acesso em: 02 junho. 2021.</w:t>
      </w:r>
    </w:p>
    <w:p w14:paraId="1A983AFA" w14:textId="5B96F96F" w:rsidR="00AD229D" w:rsidRPr="00B7714A" w:rsidRDefault="00AD229D" w:rsidP="00BB6373">
      <w:pPr>
        <w:pStyle w:val="TF-REFERNCIASITEM0"/>
      </w:pPr>
      <w:r w:rsidRPr="00B7714A">
        <w:rPr>
          <w:lang w:val="it-IT"/>
        </w:rPr>
        <w:t xml:space="preserve">MELO, Carlos. [2019]. </w:t>
      </w:r>
      <w:r w:rsidRPr="00B7714A">
        <w:rPr>
          <w:b/>
          <w:bCs/>
        </w:rPr>
        <w:t>Reduzindo o Overfitting com Data Augmentation</w:t>
      </w:r>
      <w:r w:rsidRPr="00B7714A">
        <w:t>. Disponível em: &lt;https://sigmoidal.ai/reduzindo-overfitting-com-data-augmentation/&gt;. Acesso em: 07 jun. 2021;</w:t>
      </w:r>
    </w:p>
    <w:p w14:paraId="49EBFE50" w14:textId="7D882344" w:rsidR="00B7714A" w:rsidRPr="000F5735" w:rsidRDefault="00B7714A" w:rsidP="00BB6373">
      <w:pPr>
        <w:pStyle w:val="TF-REFERNCIASITEM0"/>
        <w:rPr>
          <w:b/>
          <w:bCs/>
          <w:szCs w:val="18"/>
          <w:lang w:val="en-US"/>
        </w:rPr>
      </w:pPr>
      <w:r w:rsidRPr="00B7714A">
        <w:rPr>
          <w:szCs w:val="18"/>
          <w:shd w:val="clear" w:color="auto" w:fill="FFFFFF"/>
          <w:lang w:val="it-IT"/>
        </w:rPr>
        <w:t xml:space="preserve">MILANO, Danilo de; HONORATO, Luciano Barrozo. Visao computacional. </w:t>
      </w:r>
      <w:r w:rsidRPr="000F5735">
        <w:rPr>
          <w:szCs w:val="18"/>
          <w:shd w:val="clear" w:color="auto" w:fill="FFFFFF"/>
          <w:lang w:val="en-US"/>
        </w:rPr>
        <w:t>2014.</w:t>
      </w:r>
    </w:p>
    <w:p w14:paraId="50F6AD0C" w14:textId="4EF77EF7" w:rsidR="00270D85" w:rsidRPr="00B7714A" w:rsidRDefault="007962B4" w:rsidP="00BB6373">
      <w:pPr>
        <w:pStyle w:val="TF-REFERNCIASITEM0"/>
        <w:rPr>
          <w:szCs w:val="18"/>
        </w:rPr>
      </w:pPr>
      <w:r w:rsidRPr="000F5735">
        <w:rPr>
          <w:szCs w:val="18"/>
          <w:shd w:val="clear" w:color="auto" w:fill="FFFFFF"/>
          <w:lang w:val="en-US"/>
        </w:rPr>
        <w:t>SCHOFIELD, Daniel et al. Chimpanzee face recognition from videos in the wild using deep learning. </w:t>
      </w:r>
      <w:r w:rsidRPr="00B7714A">
        <w:rPr>
          <w:b/>
          <w:bCs/>
          <w:szCs w:val="18"/>
          <w:shd w:val="clear" w:color="auto" w:fill="FFFFFF"/>
        </w:rPr>
        <w:t>Science advances</w:t>
      </w:r>
      <w:r w:rsidRPr="00B7714A">
        <w:rPr>
          <w:szCs w:val="18"/>
          <w:shd w:val="clear" w:color="auto" w:fill="FFFFFF"/>
        </w:rPr>
        <w:t>, v. 5, n. 9, p. eaaw0736, 2019.</w:t>
      </w:r>
      <w:r w:rsidR="00270D85" w:rsidRPr="00B7714A">
        <w:rPr>
          <w:szCs w:val="18"/>
        </w:rPr>
        <w:t xml:space="preserve"> </w:t>
      </w:r>
      <w:r w:rsidR="00BB6373" w:rsidRPr="00B7714A">
        <w:rPr>
          <w:szCs w:val="18"/>
        </w:rPr>
        <w:t xml:space="preserve"> </w:t>
      </w:r>
    </w:p>
    <w:p w14:paraId="16BC2646" w14:textId="6E3D2E61" w:rsidR="00521A97" w:rsidRPr="00B7714A" w:rsidRDefault="00521A97" w:rsidP="00474EE5">
      <w:pPr>
        <w:pStyle w:val="TF-REFERNCIASITEM0"/>
        <w:rPr>
          <w:szCs w:val="18"/>
        </w:rPr>
      </w:pPr>
      <w:r w:rsidRPr="00B7714A">
        <w:rPr>
          <w:szCs w:val="18"/>
          <w:shd w:val="clear" w:color="auto" w:fill="FFFFFF"/>
        </w:rPr>
        <w:lastRenderedPageBreak/>
        <w:t>SILVA, José Demisio Simões da. Uso de Redes neurais em visão computacional e processamento de imagens. </w:t>
      </w:r>
      <w:r w:rsidRPr="00B7714A">
        <w:rPr>
          <w:b/>
          <w:bCs/>
          <w:szCs w:val="18"/>
          <w:shd w:val="clear" w:color="auto" w:fill="FFFFFF"/>
        </w:rPr>
        <w:t>CEP</w:t>
      </w:r>
      <w:r w:rsidRPr="00B7714A">
        <w:rPr>
          <w:szCs w:val="18"/>
          <w:shd w:val="clear" w:color="auto" w:fill="FFFFFF"/>
        </w:rPr>
        <w:t>, v. 12245, p. 310</w:t>
      </w:r>
      <w:r w:rsidR="00B02F8E" w:rsidRPr="00B7714A">
        <w:rPr>
          <w:szCs w:val="18"/>
          <w:shd w:val="clear" w:color="auto" w:fill="FFFFFF"/>
        </w:rPr>
        <w:t>, 2004</w:t>
      </w:r>
      <w:r w:rsidRPr="00B7714A">
        <w:rPr>
          <w:szCs w:val="18"/>
          <w:shd w:val="clear" w:color="auto" w:fill="FFFFFF"/>
        </w:rPr>
        <w:t>.</w:t>
      </w:r>
    </w:p>
    <w:p w14:paraId="7921EF93" w14:textId="1CAF938C" w:rsidR="00FF739B" w:rsidRPr="00E32C1A" w:rsidRDefault="00FF739B" w:rsidP="00474EE5">
      <w:pPr>
        <w:pStyle w:val="TF-REFERNCIASITEM0"/>
        <w:rPr>
          <w:szCs w:val="18"/>
          <w:lang w:val="it-IT"/>
        </w:rPr>
      </w:pPr>
      <w:r w:rsidRPr="00E32C1A">
        <w:t xml:space="preserve">SIMÃO, Bárbara; FRAGOSO, Nathalie; ROBERTO, Enrico; </w:t>
      </w:r>
      <w:r w:rsidRPr="00E32C1A">
        <w:rPr>
          <w:b/>
          <w:bCs/>
        </w:rPr>
        <w:t>Reconhecimento Facial e o Setor Privado: Guia para a adoção de boas práticas</w:t>
      </w:r>
      <w:r w:rsidRPr="00E32C1A">
        <w:t xml:space="preserve">. </w:t>
      </w:r>
      <w:r w:rsidRPr="00E32C1A">
        <w:rPr>
          <w:lang w:val="it-IT"/>
        </w:rPr>
        <w:t>InternetLab/IDEC, São Paulo, 2020.</w:t>
      </w:r>
    </w:p>
    <w:p w14:paraId="1C8CCBE7" w14:textId="609918A8" w:rsidR="00CA44C7" w:rsidRPr="00E32C1A" w:rsidRDefault="007962B4" w:rsidP="00474EE5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  <w:lang w:val="it-IT"/>
        </w:rPr>
        <w:t>SINHA, Sanchit et al. Exploring bias in primate face detection and recognition. In: </w:t>
      </w:r>
      <w:r w:rsidRPr="00E32C1A">
        <w:rPr>
          <w:b/>
          <w:bCs/>
          <w:szCs w:val="18"/>
          <w:shd w:val="clear" w:color="auto" w:fill="FFFFFF"/>
          <w:lang w:val="it-IT"/>
        </w:rPr>
        <w:t>Proceedings of the European Conference on Computer Vision (ECCV) Workshops</w:t>
      </w:r>
      <w:r w:rsidRPr="00E32C1A">
        <w:rPr>
          <w:szCs w:val="18"/>
          <w:shd w:val="clear" w:color="auto" w:fill="FFFFFF"/>
          <w:lang w:val="it-IT"/>
        </w:rPr>
        <w:t xml:space="preserve">. </w:t>
      </w:r>
      <w:r w:rsidRPr="00E32C1A">
        <w:rPr>
          <w:szCs w:val="18"/>
          <w:shd w:val="clear" w:color="auto" w:fill="FFFFFF"/>
        </w:rPr>
        <w:t>2018.</w:t>
      </w:r>
    </w:p>
    <w:p w14:paraId="59FE55E9" w14:textId="64FD5849" w:rsidR="00474EE5" w:rsidRPr="00E32C1A" w:rsidRDefault="00861C4F" w:rsidP="00474EE5">
      <w:pPr>
        <w:pStyle w:val="TF-REFERNCIASITEM0"/>
        <w:rPr>
          <w:color w:val="222222"/>
          <w:sz w:val="16"/>
          <w:szCs w:val="16"/>
          <w:shd w:val="clear" w:color="auto" w:fill="FFFFFF"/>
        </w:rPr>
      </w:pPr>
      <w:r w:rsidRPr="00E32C1A">
        <w:rPr>
          <w:szCs w:val="18"/>
          <w:shd w:val="clear" w:color="auto" w:fill="FFFFFF"/>
        </w:rPr>
        <w:t>WEINSEN JÚNIOR, Antônio Mário et al. Estudo e Aplicação de Visão Computacional e Redes Neurais para Localização e Detecção de Falhas em Montagem de PCBS. 2020.</w:t>
      </w:r>
    </w:p>
    <w:p w14:paraId="4EF7B955" w14:textId="6C551378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7"/>
          <w:headerReference w:type="first" r:id="rId18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EC3F86D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613B57" w:rsidRPr="00320BFA" w14:paraId="0BFC7F9A" w14:textId="77777777" w:rsidTr="007F33D4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7F33D4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7F33D4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7F33D4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7F33D4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7F33D4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7F33D4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7F33D4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7F33D4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7F33D4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7F33D4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7F33D4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7F33D4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7F33D4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7F33D4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7F33D4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7F33D4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7F33D4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7F33D4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7F33D4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7F33D4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7F33D4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7F33D4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7F33D4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7F33D4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7F33D4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1F5C8320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47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3B1F2ADB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48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0AE5723F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49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3BAA2F4D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0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54A0E626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1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02F38E25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2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18A81327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3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137207F6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4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5DDD722D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5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573315F0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6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3EA1908C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7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5065E918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8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0AC2E09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59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84225F6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60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1CB74A14" w:rsidR="0000224C" w:rsidRPr="00320BFA" w:rsidRDefault="00D91DB4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ins w:id="61" w:author="Aurélio Faustino Hoppe" w:date="2021-07-01T16:0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35480580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</w:t>
            </w:r>
            <w:ins w:id="62" w:author="Aurélio Faustino Hoppe" w:date="2021-07-01T16:30:00Z">
              <w:r w:rsidR="003F3B90">
                <w:rPr>
                  <w:sz w:val="20"/>
                </w:rPr>
                <w:t>X</w:t>
              </w:r>
            </w:ins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9"/>
      <w:footerReference w:type="default" r:id="rId20"/>
      <w:headerReference w:type="first" r:id="rId21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C0495" w14:textId="77777777" w:rsidR="009B69B7" w:rsidRDefault="009B69B7">
      <w:r>
        <w:separator/>
      </w:r>
    </w:p>
  </w:endnote>
  <w:endnote w:type="continuationSeparator" w:id="0">
    <w:p w14:paraId="5DCFE17C" w14:textId="77777777" w:rsidR="009B69B7" w:rsidRDefault="009B6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4A51B5" w:rsidRDefault="004A51B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4A51B5" w:rsidRPr="0000224C" w:rsidRDefault="004A51B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42C52" w14:textId="77777777" w:rsidR="009B69B7" w:rsidRDefault="009B69B7">
      <w:r>
        <w:separator/>
      </w:r>
    </w:p>
  </w:footnote>
  <w:footnote w:type="continuationSeparator" w:id="0">
    <w:p w14:paraId="2733735A" w14:textId="77777777" w:rsidR="009B69B7" w:rsidRDefault="009B6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4A51B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4A51B5" w14:paraId="668E8B00" w14:textId="77777777" w:rsidTr="008F2DC1">
      <w:tc>
        <w:tcPr>
          <w:tcW w:w="5778" w:type="dxa"/>
          <w:shd w:val="clear" w:color="auto" w:fill="auto"/>
        </w:tcPr>
        <w:p w14:paraId="79B53B8D" w14:textId="668D3997" w:rsidR="004A51B5" w:rsidRPr="003C5262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    ) PRÉ-PROJETO     (</w:t>
          </w:r>
          <w:r>
            <w:t>  </w:t>
          </w:r>
          <w:r w:rsidR="00C354AB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29E6A98E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2021/1</w:t>
          </w:r>
        </w:p>
      </w:tc>
    </w:tr>
  </w:tbl>
  <w:p w14:paraId="05776BF3" w14:textId="77777777" w:rsidR="004A51B5" w:rsidRDefault="004A51B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4A51B5" w:rsidRDefault="004A51B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4A51B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4A51B5" w:rsidRDefault="004A51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284DFB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1046C67"/>
    <w:multiLevelType w:val="hybridMultilevel"/>
    <w:tmpl w:val="15861760"/>
    <w:lvl w:ilvl="0" w:tplc="39F61400">
      <w:start w:val="1"/>
      <w:numFmt w:val="lowerLetter"/>
      <w:lvlText w:val="%1)"/>
      <w:lvlJc w:val="left"/>
      <w:pPr>
        <w:ind w:left="1040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16FD0B6D"/>
    <w:multiLevelType w:val="hybridMultilevel"/>
    <w:tmpl w:val="04324BA0"/>
    <w:lvl w:ilvl="0" w:tplc="0B72892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258B7729"/>
    <w:multiLevelType w:val="hybridMultilevel"/>
    <w:tmpl w:val="45F0630C"/>
    <w:lvl w:ilvl="0" w:tplc="421A65C6">
      <w:start w:val="1"/>
      <w:numFmt w:val="lowerRoman"/>
      <w:lvlText w:val="%1)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12E4C2D"/>
    <w:multiLevelType w:val="hybridMultilevel"/>
    <w:tmpl w:val="20082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767FB"/>
    <w:multiLevelType w:val="hybridMultilevel"/>
    <w:tmpl w:val="1E5287DA"/>
    <w:lvl w:ilvl="0" w:tplc="B38465AE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D039A4"/>
    <w:multiLevelType w:val="hybridMultilevel"/>
    <w:tmpl w:val="FD8A3B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4"/>
  </w:num>
  <w:num w:numId="22">
    <w:abstractNumId w:val="0"/>
    <w:lvlOverride w:ilvl="0">
      <w:startOverride w:val="2"/>
    </w:lvlOverride>
    <w:lvlOverride w:ilvl="1">
      <w:startOverride w:val="2"/>
    </w:lvlOverride>
  </w:num>
  <w:num w:numId="23">
    <w:abstractNumId w:val="8"/>
  </w:num>
  <w:num w:numId="24">
    <w:abstractNumId w:val="6"/>
  </w:num>
  <w:num w:numId="25">
    <w:abstractNumId w:val="5"/>
  </w:num>
  <w:num w:numId="26">
    <w:abstractNumId w:val="2"/>
    <w:lvlOverride w:ilvl="0">
      <w:startOverride w:val="1"/>
    </w:lvlOverride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urélio Faustino Hoppe">
    <w15:presenceInfo w15:providerId="AD" w15:userId="S::aureliof@furb.br::7fa29875-e2ce-409a-8bd5-623e40e889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64"/>
    <w:rsid w:val="00000BF5"/>
    <w:rsid w:val="000010CE"/>
    <w:rsid w:val="0000220A"/>
    <w:rsid w:val="0000224C"/>
    <w:rsid w:val="00002291"/>
    <w:rsid w:val="000039EF"/>
    <w:rsid w:val="00004659"/>
    <w:rsid w:val="00004B5F"/>
    <w:rsid w:val="00006E68"/>
    <w:rsid w:val="00006FE9"/>
    <w:rsid w:val="000109A9"/>
    <w:rsid w:val="00011B47"/>
    <w:rsid w:val="000120FB"/>
    <w:rsid w:val="00012752"/>
    <w:rsid w:val="00012922"/>
    <w:rsid w:val="0001575C"/>
    <w:rsid w:val="000179B5"/>
    <w:rsid w:val="00017ACD"/>
    <w:rsid w:val="00017B62"/>
    <w:rsid w:val="000204E7"/>
    <w:rsid w:val="00020D81"/>
    <w:rsid w:val="00023FA0"/>
    <w:rsid w:val="000242BB"/>
    <w:rsid w:val="00024D18"/>
    <w:rsid w:val="00025B6A"/>
    <w:rsid w:val="0002602F"/>
    <w:rsid w:val="000277A7"/>
    <w:rsid w:val="00030E4A"/>
    <w:rsid w:val="00030EEF"/>
    <w:rsid w:val="00031A27"/>
    <w:rsid w:val="00031EE0"/>
    <w:rsid w:val="00034A10"/>
    <w:rsid w:val="0003637F"/>
    <w:rsid w:val="00036C9A"/>
    <w:rsid w:val="00037CDA"/>
    <w:rsid w:val="00037E30"/>
    <w:rsid w:val="00041E5F"/>
    <w:rsid w:val="00044B00"/>
    <w:rsid w:val="00044EAC"/>
    <w:rsid w:val="0004528D"/>
    <w:rsid w:val="0004641A"/>
    <w:rsid w:val="0005049F"/>
    <w:rsid w:val="00052925"/>
    <w:rsid w:val="00052A07"/>
    <w:rsid w:val="000533DA"/>
    <w:rsid w:val="0005457F"/>
    <w:rsid w:val="00054DAB"/>
    <w:rsid w:val="00056BAD"/>
    <w:rsid w:val="000608E9"/>
    <w:rsid w:val="00060A02"/>
    <w:rsid w:val="00061E05"/>
    <w:rsid w:val="00061FEB"/>
    <w:rsid w:val="00062A1B"/>
    <w:rsid w:val="0006593F"/>
    <w:rsid w:val="00066557"/>
    <w:rsid w:val="000667DF"/>
    <w:rsid w:val="00067289"/>
    <w:rsid w:val="000675EF"/>
    <w:rsid w:val="0007016B"/>
    <w:rsid w:val="00070984"/>
    <w:rsid w:val="0007209B"/>
    <w:rsid w:val="00072504"/>
    <w:rsid w:val="000740E9"/>
    <w:rsid w:val="00075792"/>
    <w:rsid w:val="00076484"/>
    <w:rsid w:val="0008073B"/>
    <w:rsid w:val="00080F9C"/>
    <w:rsid w:val="000815BF"/>
    <w:rsid w:val="00082CF1"/>
    <w:rsid w:val="00083E6A"/>
    <w:rsid w:val="0008465F"/>
    <w:rsid w:val="0008579A"/>
    <w:rsid w:val="00086AA8"/>
    <w:rsid w:val="0008732D"/>
    <w:rsid w:val="000904FA"/>
    <w:rsid w:val="000913A0"/>
    <w:rsid w:val="000924EF"/>
    <w:rsid w:val="0009735C"/>
    <w:rsid w:val="00097BF8"/>
    <w:rsid w:val="000A104C"/>
    <w:rsid w:val="000A19DE"/>
    <w:rsid w:val="000A3EAB"/>
    <w:rsid w:val="000A5F0D"/>
    <w:rsid w:val="000A60D3"/>
    <w:rsid w:val="000A67EE"/>
    <w:rsid w:val="000A6BF4"/>
    <w:rsid w:val="000B0F93"/>
    <w:rsid w:val="000B12B2"/>
    <w:rsid w:val="000B3868"/>
    <w:rsid w:val="000B5188"/>
    <w:rsid w:val="000B5A54"/>
    <w:rsid w:val="000C0D28"/>
    <w:rsid w:val="000C1141"/>
    <w:rsid w:val="000C1926"/>
    <w:rsid w:val="000C1A18"/>
    <w:rsid w:val="000C2C93"/>
    <w:rsid w:val="000C38A0"/>
    <w:rsid w:val="000C511A"/>
    <w:rsid w:val="000C634F"/>
    <w:rsid w:val="000C648D"/>
    <w:rsid w:val="000D0EE8"/>
    <w:rsid w:val="000D1294"/>
    <w:rsid w:val="000D3CFF"/>
    <w:rsid w:val="000D45D0"/>
    <w:rsid w:val="000D77C2"/>
    <w:rsid w:val="000D7EAB"/>
    <w:rsid w:val="000E039E"/>
    <w:rsid w:val="000E27F9"/>
    <w:rsid w:val="000E2B1E"/>
    <w:rsid w:val="000E311F"/>
    <w:rsid w:val="000E3A68"/>
    <w:rsid w:val="000E6CE0"/>
    <w:rsid w:val="000F5735"/>
    <w:rsid w:val="000F613E"/>
    <w:rsid w:val="000F77E3"/>
    <w:rsid w:val="001000D9"/>
    <w:rsid w:val="00101F4F"/>
    <w:rsid w:val="00102A93"/>
    <w:rsid w:val="00102B8E"/>
    <w:rsid w:val="00102E8B"/>
    <w:rsid w:val="0010698F"/>
    <w:rsid w:val="00107B02"/>
    <w:rsid w:val="00110406"/>
    <w:rsid w:val="0011363A"/>
    <w:rsid w:val="00113A3F"/>
    <w:rsid w:val="00114032"/>
    <w:rsid w:val="00115569"/>
    <w:rsid w:val="001164FE"/>
    <w:rsid w:val="00122CB3"/>
    <w:rsid w:val="00124A21"/>
    <w:rsid w:val="00125084"/>
    <w:rsid w:val="00125277"/>
    <w:rsid w:val="001269F0"/>
    <w:rsid w:val="00133595"/>
    <w:rsid w:val="001350D6"/>
    <w:rsid w:val="001375F7"/>
    <w:rsid w:val="00137A71"/>
    <w:rsid w:val="001422B4"/>
    <w:rsid w:val="0014378A"/>
    <w:rsid w:val="00143AB5"/>
    <w:rsid w:val="00143B97"/>
    <w:rsid w:val="00144514"/>
    <w:rsid w:val="0014465C"/>
    <w:rsid w:val="00145905"/>
    <w:rsid w:val="00145C02"/>
    <w:rsid w:val="0014712C"/>
    <w:rsid w:val="001517D2"/>
    <w:rsid w:val="00154233"/>
    <w:rsid w:val="001554E9"/>
    <w:rsid w:val="0015555B"/>
    <w:rsid w:val="00155EFB"/>
    <w:rsid w:val="001573F6"/>
    <w:rsid w:val="0016113B"/>
    <w:rsid w:val="001623ED"/>
    <w:rsid w:val="00162BF1"/>
    <w:rsid w:val="0016560C"/>
    <w:rsid w:val="00165631"/>
    <w:rsid w:val="00171EAB"/>
    <w:rsid w:val="0017245E"/>
    <w:rsid w:val="00173736"/>
    <w:rsid w:val="00173AB6"/>
    <w:rsid w:val="00174BC3"/>
    <w:rsid w:val="00181CD4"/>
    <w:rsid w:val="001820D8"/>
    <w:rsid w:val="00184294"/>
    <w:rsid w:val="00186092"/>
    <w:rsid w:val="0018654F"/>
    <w:rsid w:val="00186B6F"/>
    <w:rsid w:val="001914AA"/>
    <w:rsid w:val="00193A97"/>
    <w:rsid w:val="001948BE"/>
    <w:rsid w:val="0019547B"/>
    <w:rsid w:val="00195E5D"/>
    <w:rsid w:val="001968B8"/>
    <w:rsid w:val="00196A6C"/>
    <w:rsid w:val="001A12CE"/>
    <w:rsid w:val="001A61F3"/>
    <w:rsid w:val="001A6292"/>
    <w:rsid w:val="001A6311"/>
    <w:rsid w:val="001A7511"/>
    <w:rsid w:val="001A7A90"/>
    <w:rsid w:val="001B0070"/>
    <w:rsid w:val="001B2C0D"/>
    <w:rsid w:val="001B2F1E"/>
    <w:rsid w:val="001C1611"/>
    <w:rsid w:val="001C33B0"/>
    <w:rsid w:val="001C473E"/>
    <w:rsid w:val="001C57E6"/>
    <w:rsid w:val="001C5CBB"/>
    <w:rsid w:val="001D2264"/>
    <w:rsid w:val="001D28C7"/>
    <w:rsid w:val="001D4319"/>
    <w:rsid w:val="001D43D0"/>
    <w:rsid w:val="001D465C"/>
    <w:rsid w:val="001D6234"/>
    <w:rsid w:val="001E0F6D"/>
    <w:rsid w:val="001E2577"/>
    <w:rsid w:val="001E2A18"/>
    <w:rsid w:val="001E2D7C"/>
    <w:rsid w:val="001E3A4E"/>
    <w:rsid w:val="001E646A"/>
    <w:rsid w:val="001E682E"/>
    <w:rsid w:val="001E74D5"/>
    <w:rsid w:val="001E7D47"/>
    <w:rsid w:val="001F007F"/>
    <w:rsid w:val="001F04D6"/>
    <w:rsid w:val="001F0D36"/>
    <w:rsid w:val="001F1F46"/>
    <w:rsid w:val="001F2D11"/>
    <w:rsid w:val="001F3D3C"/>
    <w:rsid w:val="001F45A1"/>
    <w:rsid w:val="001F49DD"/>
    <w:rsid w:val="001F4F27"/>
    <w:rsid w:val="001F5DD8"/>
    <w:rsid w:val="001F79BC"/>
    <w:rsid w:val="0020155B"/>
    <w:rsid w:val="00201A39"/>
    <w:rsid w:val="00202F3F"/>
    <w:rsid w:val="00205578"/>
    <w:rsid w:val="00206D83"/>
    <w:rsid w:val="00207404"/>
    <w:rsid w:val="00212997"/>
    <w:rsid w:val="00215CD4"/>
    <w:rsid w:val="00217367"/>
    <w:rsid w:val="00217FFD"/>
    <w:rsid w:val="00221FBC"/>
    <w:rsid w:val="00224BB2"/>
    <w:rsid w:val="00225048"/>
    <w:rsid w:val="00226662"/>
    <w:rsid w:val="002269BC"/>
    <w:rsid w:val="00226EE6"/>
    <w:rsid w:val="002313BC"/>
    <w:rsid w:val="00233D73"/>
    <w:rsid w:val="0023507B"/>
    <w:rsid w:val="00235240"/>
    <w:rsid w:val="00236381"/>
    <w:rsid w:val="002368FD"/>
    <w:rsid w:val="00240003"/>
    <w:rsid w:val="0024110F"/>
    <w:rsid w:val="002423AB"/>
    <w:rsid w:val="00242D3D"/>
    <w:rsid w:val="00243B15"/>
    <w:rsid w:val="002440B0"/>
    <w:rsid w:val="00245ABD"/>
    <w:rsid w:val="002462B7"/>
    <w:rsid w:val="0025028A"/>
    <w:rsid w:val="00251AF4"/>
    <w:rsid w:val="002531E1"/>
    <w:rsid w:val="0025345A"/>
    <w:rsid w:val="00253908"/>
    <w:rsid w:val="00254E04"/>
    <w:rsid w:val="0025552F"/>
    <w:rsid w:val="0025685C"/>
    <w:rsid w:val="00260E2F"/>
    <w:rsid w:val="00262D23"/>
    <w:rsid w:val="002635B1"/>
    <w:rsid w:val="0026700B"/>
    <w:rsid w:val="00267513"/>
    <w:rsid w:val="00270D85"/>
    <w:rsid w:val="00273328"/>
    <w:rsid w:val="00273F1A"/>
    <w:rsid w:val="002753B6"/>
    <w:rsid w:val="002753F1"/>
    <w:rsid w:val="00275C92"/>
    <w:rsid w:val="00276E8F"/>
    <w:rsid w:val="0027792D"/>
    <w:rsid w:val="00280BBC"/>
    <w:rsid w:val="00282723"/>
    <w:rsid w:val="00282788"/>
    <w:rsid w:val="002832E1"/>
    <w:rsid w:val="00284B38"/>
    <w:rsid w:val="0028617A"/>
    <w:rsid w:val="00287E0B"/>
    <w:rsid w:val="00290EEC"/>
    <w:rsid w:val="00291CCC"/>
    <w:rsid w:val="00294D80"/>
    <w:rsid w:val="0029608A"/>
    <w:rsid w:val="0029644D"/>
    <w:rsid w:val="002A007B"/>
    <w:rsid w:val="002A6617"/>
    <w:rsid w:val="002A7E1B"/>
    <w:rsid w:val="002B0EDC"/>
    <w:rsid w:val="002B1B87"/>
    <w:rsid w:val="002B260C"/>
    <w:rsid w:val="002B3A09"/>
    <w:rsid w:val="002B4718"/>
    <w:rsid w:val="002B56E6"/>
    <w:rsid w:val="002C05A6"/>
    <w:rsid w:val="002C3D7F"/>
    <w:rsid w:val="002C3F10"/>
    <w:rsid w:val="002C3FBF"/>
    <w:rsid w:val="002C65CE"/>
    <w:rsid w:val="002D047C"/>
    <w:rsid w:val="002D0E27"/>
    <w:rsid w:val="002D199E"/>
    <w:rsid w:val="002D2D19"/>
    <w:rsid w:val="002D35A2"/>
    <w:rsid w:val="002D3D7E"/>
    <w:rsid w:val="002D5FD3"/>
    <w:rsid w:val="002D6BF5"/>
    <w:rsid w:val="002E2384"/>
    <w:rsid w:val="002E395E"/>
    <w:rsid w:val="002E6DD1"/>
    <w:rsid w:val="002E7CB3"/>
    <w:rsid w:val="002F027E"/>
    <w:rsid w:val="002F095E"/>
    <w:rsid w:val="002F09EC"/>
    <w:rsid w:val="002F0E9F"/>
    <w:rsid w:val="002F1277"/>
    <w:rsid w:val="002F4B3B"/>
    <w:rsid w:val="002F714F"/>
    <w:rsid w:val="00301151"/>
    <w:rsid w:val="00301BD6"/>
    <w:rsid w:val="00304065"/>
    <w:rsid w:val="003101D5"/>
    <w:rsid w:val="00310768"/>
    <w:rsid w:val="00312CEA"/>
    <w:rsid w:val="00320BFA"/>
    <w:rsid w:val="0032378D"/>
    <w:rsid w:val="00326D02"/>
    <w:rsid w:val="00333624"/>
    <w:rsid w:val="0033390E"/>
    <w:rsid w:val="0033404B"/>
    <w:rsid w:val="0033433A"/>
    <w:rsid w:val="00334D34"/>
    <w:rsid w:val="00335048"/>
    <w:rsid w:val="00337DF4"/>
    <w:rsid w:val="00340AD0"/>
    <w:rsid w:val="00340B6D"/>
    <w:rsid w:val="00340C8E"/>
    <w:rsid w:val="00340DBF"/>
    <w:rsid w:val="00344540"/>
    <w:rsid w:val="00345EE7"/>
    <w:rsid w:val="0034653B"/>
    <w:rsid w:val="00351955"/>
    <w:rsid w:val="003519A3"/>
    <w:rsid w:val="00351D19"/>
    <w:rsid w:val="003520EB"/>
    <w:rsid w:val="00352494"/>
    <w:rsid w:val="00353F80"/>
    <w:rsid w:val="0035529A"/>
    <w:rsid w:val="00356238"/>
    <w:rsid w:val="00356535"/>
    <w:rsid w:val="00356821"/>
    <w:rsid w:val="003576BA"/>
    <w:rsid w:val="00362139"/>
    <w:rsid w:val="00362443"/>
    <w:rsid w:val="003628D5"/>
    <w:rsid w:val="00364D0C"/>
    <w:rsid w:val="0036702B"/>
    <w:rsid w:val="0037046F"/>
    <w:rsid w:val="003746C3"/>
    <w:rsid w:val="00375F27"/>
    <w:rsid w:val="003775E5"/>
    <w:rsid w:val="003777DF"/>
    <w:rsid w:val="00377DA7"/>
    <w:rsid w:val="00381447"/>
    <w:rsid w:val="00381BD0"/>
    <w:rsid w:val="003820C8"/>
    <w:rsid w:val="00383087"/>
    <w:rsid w:val="0038537F"/>
    <w:rsid w:val="00390E43"/>
    <w:rsid w:val="003924D3"/>
    <w:rsid w:val="00392DCA"/>
    <w:rsid w:val="003952B1"/>
    <w:rsid w:val="00397261"/>
    <w:rsid w:val="003A0640"/>
    <w:rsid w:val="003A2B7D"/>
    <w:rsid w:val="003A4A75"/>
    <w:rsid w:val="003A5366"/>
    <w:rsid w:val="003A6932"/>
    <w:rsid w:val="003A7599"/>
    <w:rsid w:val="003B3D30"/>
    <w:rsid w:val="003B647A"/>
    <w:rsid w:val="003B6DD3"/>
    <w:rsid w:val="003B7776"/>
    <w:rsid w:val="003B79EA"/>
    <w:rsid w:val="003C235A"/>
    <w:rsid w:val="003C2B01"/>
    <w:rsid w:val="003C4F2C"/>
    <w:rsid w:val="003C5262"/>
    <w:rsid w:val="003D180E"/>
    <w:rsid w:val="003D26E5"/>
    <w:rsid w:val="003D37C0"/>
    <w:rsid w:val="003D398C"/>
    <w:rsid w:val="003D3AF9"/>
    <w:rsid w:val="003D473B"/>
    <w:rsid w:val="003D4B35"/>
    <w:rsid w:val="003E22B6"/>
    <w:rsid w:val="003E4F19"/>
    <w:rsid w:val="003E76B0"/>
    <w:rsid w:val="003F3B90"/>
    <w:rsid w:val="003F4257"/>
    <w:rsid w:val="003F5F20"/>
    <w:rsid w:val="003F5F25"/>
    <w:rsid w:val="00400AA8"/>
    <w:rsid w:val="0040436D"/>
    <w:rsid w:val="004101EE"/>
    <w:rsid w:val="00410543"/>
    <w:rsid w:val="00411587"/>
    <w:rsid w:val="00414F0C"/>
    <w:rsid w:val="004153BB"/>
    <w:rsid w:val="004173CC"/>
    <w:rsid w:val="0042356B"/>
    <w:rsid w:val="0042420A"/>
    <w:rsid w:val="004243D2"/>
    <w:rsid w:val="00424610"/>
    <w:rsid w:val="00424AD5"/>
    <w:rsid w:val="00424D51"/>
    <w:rsid w:val="00425C1E"/>
    <w:rsid w:val="0042697F"/>
    <w:rsid w:val="00426D81"/>
    <w:rsid w:val="00431524"/>
    <w:rsid w:val="00431C8E"/>
    <w:rsid w:val="00434849"/>
    <w:rsid w:val="00435344"/>
    <w:rsid w:val="00435424"/>
    <w:rsid w:val="0043659D"/>
    <w:rsid w:val="00444600"/>
    <w:rsid w:val="00446242"/>
    <w:rsid w:val="00447C1B"/>
    <w:rsid w:val="00451B94"/>
    <w:rsid w:val="00452FF6"/>
    <w:rsid w:val="004541A3"/>
    <w:rsid w:val="004550C1"/>
    <w:rsid w:val="004555F9"/>
    <w:rsid w:val="0045560F"/>
    <w:rsid w:val="00455AED"/>
    <w:rsid w:val="00456844"/>
    <w:rsid w:val="00456878"/>
    <w:rsid w:val="00465CB6"/>
    <w:rsid w:val="004661F2"/>
    <w:rsid w:val="00466DDA"/>
    <w:rsid w:val="00466DEE"/>
    <w:rsid w:val="00470C41"/>
    <w:rsid w:val="00473A8E"/>
    <w:rsid w:val="00474EE5"/>
    <w:rsid w:val="0047690F"/>
    <w:rsid w:val="00476C78"/>
    <w:rsid w:val="00482174"/>
    <w:rsid w:val="0048576D"/>
    <w:rsid w:val="00487F31"/>
    <w:rsid w:val="004907F6"/>
    <w:rsid w:val="00493B1A"/>
    <w:rsid w:val="0049495C"/>
    <w:rsid w:val="00496D21"/>
    <w:rsid w:val="004970CD"/>
    <w:rsid w:val="00497C4A"/>
    <w:rsid w:val="00497EF6"/>
    <w:rsid w:val="004A041F"/>
    <w:rsid w:val="004A11DD"/>
    <w:rsid w:val="004A1A82"/>
    <w:rsid w:val="004A374D"/>
    <w:rsid w:val="004A51B5"/>
    <w:rsid w:val="004A5DA9"/>
    <w:rsid w:val="004B1C63"/>
    <w:rsid w:val="004B42D8"/>
    <w:rsid w:val="004B4C71"/>
    <w:rsid w:val="004B6B8F"/>
    <w:rsid w:val="004B7511"/>
    <w:rsid w:val="004C08FE"/>
    <w:rsid w:val="004C1319"/>
    <w:rsid w:val="004C42E7"/>
    <w:rsid w:val="004C568F"/>
    <w:rsid w:val="004D2145"/>
    <w:rsid w:val="004D376E"/>
    <w:rsid w:val="004D58A5"/>
    <w:rsid w:val="004D6760"/>
    <w:rsid w:val="004E0305"/>
    <w:rsid w:val="004E0A85"/>
    <w:rsid w:val="004E23CE"/>
    <w:rsid w:val="004E2C99"/>
    <w:rsid w:val="004E4DC9"/>
    <w:rsid w:val="004E516B"/>
    <w:rsid w:val="004E6AA6"/>
    <w:rsid w:val="004F1834"/>
    <w:rsid w:val="004F1D26"/>
    <w:rsid w:val="004F1E82"/>
    <w:rsid w:val="004F38F1"/>
    <w:rsid w:val="004F4475"/>
    <w:rsid w:val="004F75AB"/>
    <w:rsid w:val="0050043C"/>
    <w:rsid w:val="00500539"/>
    <w:rsid w:val="005027A5"/>
    <w:rsid w:val="00503373"/>
    <w:rsid w:val="00503F3F"/>
    <w:rsid w:val="00504693"/>
    <w:rsid w:val="005048C6"/>
    <w:rsid w:val="005053E4"/>
    <w:rsid w:val="005054CC"/>
    <w:rsid w:val="00505F79"/>
    <w:rsid w:val="00512974"/>
    <w:rsid w:val="00512D2F"/>
    <w:rsid w:val="00513AA2"/>
    <w:rsid w:val="005148CE"/>
    <w:rsid w:val="00517244"/>
    <w:rsid w:val="0051755D"/>
    <w:rsid w:val="00521A97"/>
    <w:rsid w:val="00524C59"/>
    <w:rsid w:val="00525587"/>
    <w:rsid w:val="00525A0A"/>
    <w:rsid w:val="005265A7"/>
    <w:rsid w:val="00526A53"/>
    <w:rsid w:val="00530511"/>
    <w:rsid w:val="005308DE"/>
    <w:rsid w:val="005309DC"/>
    <w:rsid w:val="005312EB"/>
    <w:rsid w:val="0053358D"/>
    <w:rsid w:val="00533D9F"/>
    <w:rsid w:val="00534502"/>
    <w:rsid w:val="00536336"/>
    <w:rsid w:val="005365BE"/>
    <w:rsid w:val="0054044B"/>
    <w:rsid w:val="00542ED7"/>
    <w:rsid w:val="00544717"/>
    <w:rsid w:val="0055039C"/>
    <w:rsid w:val="00550536"/>
    <w:rsid w:val="005508B1"/>
    <w:rsid w:val="00550D4A"/>
    <w:rsid w:val="00552944"/>
    <w:rsid w:val="005604FD"/>
    <w:rsid w:val="005605EF"/>
    <w:rsid w:val="00560E5B"/>
    <w:rsid w:val="00562AB0"/>
    <w:rsid w:val="00564538"/>
    <w:rsid w:val="0056487D"/>
    <w:rsid w:val="00564A29"/>
    <w:rsid w:val="00564FBC"/>
    <w:rsid w:val="00565D83"/>
    <w:rsid w:val="005705A9"/>
    <w:rsid w:val="00570640"/>
    <w:rsid w:val="00572864"/>
    <w:rsid w:val="0057339E"/>
    <w:rsid w:val="00573C3A"/>
    <w:rsid w:val="0057671F"/>
    <w:rsid w:val="005771AB"/>
    <w:rsid w:val="00577EEE"/>
    <w:rsid w:val="00581BD6"/>
    <w:rsid w:val="00582C11"/>
    <w:rsid w:val="0058482B"/>
    <w:rsid w:val="0058618A"/>
    <w:rsid w:val="00586265"/>
    <w:rsid w:val="00587002"/>
    <w:rsid w:val="00591611"/>
    <w:rsid w:val="00592BA8"/>
    <w:rsid w:val="00592BD2"/>
    <w:rsid w:val="00594FDC"/>
    <w:rsid w:val="0059530F"/>
    <w:rsid w:val="005959B7"/>
    <w:rsid w:val="00596210"/>
    <w:rsid w:val="005A1BA1"/>
    <w:rsid w:val="005A215F"/>
    <w:rsid w:val="005A362B"/>
    <w:rsid w:val="005A4952"/>
    <w:rsid w:val="005A4CE8"/>
    <w:rsid w:val="005A6448"/>
    <w:rsid w:val="005B02E6"/>
    <w:rsid w:val="005B11C0"/>
    <w:rsid w:val="005B20A1"/>
    <w:rsid w:val="005B2478"/>
    <w:rsid w:val="005B2E12"/>
    <w:rsid w:val="005B4143"/>
    <w:rsid w:val="005B6043"/>
    <w:rsid w:val="005B6E12"/>
    <w:rsid w:val="005C21FC"/>
    <w:rsid w:val="005C30AE"/>
    <w:rsid w:val="005C3481"/>
    <w:rsid w:val="005C39ED"/>
    <w:rsid w:val="005C4FCD"/>
    <w:rsid w:val="005C506E"/>
    <w:rsid w:val="005C53E9"/>
    <w:rsid w:val="005C6A44"/>
    <w:rsid w:val="005D30DF"/>
    <w:rsid w:val="005D4F00"/>
    <w:rsid w:val="005E35F3"/>
    <w:rsid w:val="005E400D"/>
    <w:rsid w:val="005E698D"/>
    <w:rsid w:val="005F09F1"/>
    <w:rsid w:val="005F1563"/>
    <w:rsid w:val="005F18B3"/>
    <w:rsid w:val="005F2D57"/>
    <w:rsid w:val="005F645A"/>
    <w:rsid w:val="005F7EDE"/>
    <w:rsid w:val="0060060C"/>
    <w:rsid w:val="00600A7C"/>
    <w:rsid w:val="006042EE"/>
    <w:rsid w:val="00606445"/>
    <w:rsid w:val="00607E74"/>
    <w:rsid w:val="00610CB9"/>
    <w:rsid w:val="006118D1"/>
    <w:rsid w:val="0061251F"/>
    <w:rsid w:val="00613B57"/>
    <w:rsid w:val="00614862"/>
    <w:rsid w:val="00614D8B"/>
    <w:rsid w:val="00616CB4"/>
    <w:rsid w:val="00620A3E"/>
    <w:rsid w:val="00620D93"/>
    <w:rsid w:val="00622CD1"/>
    <w:rsid w:val="00622D70"/>
    <w:rsid w:val="0062386A"/>
    <w:rsid w:val="006249C2"/>
    <w:rsid w:val="0062576D"/>
    <w:rsid w:val="00625788"/>
    <w:rsid w:val="006260D3"/>
    <w:rsid w:val="006305AA"/>
    <w:rsid w:val="0063085C"/>
    <w:rsid w:val="00631143"/>
    <w:rsid w:val="00632688"/>
    <w:rsid w:val="0063277E"/>
    <w:rsid w:val="0063351C"/>
    <w:rsid w:val="006341C2"/>
    <w:rsid w:val="006364F4"/>
    <w:rsid w:val="00637052"/>
    <w:rsid w:val="00640352"/>
    <w:rsid w:val="006420E7"/>
    <w:rsid w:val="006420F5"/>
    <w:rsid w:val="00642444"/>
    <w:rsid w:val="006426D5"/>
    <w:rsid w:val="006428CC"/>
    <w:rsid w:val="00642924"/>
    <w:rsid w:val="00642A06"/>
    <w:rsid w:val="00642B32"/>
    <w:rsid w:val="00643F42"/>
    <w:rsid w:val="00645657"/>
    <w:rsid w:val="00645C0B"/>
    <w:rsid w:val="00646358"/>
    <w:rsid w:val="006466FF"/>
    <w:rsid w:val="00646A5F"/>
    <w:rsid w:val="006475C1"/>
    <w:rsid w:val="00647BC0"/>
    <w:rsid w:val="00647E3F"/>
    <w:rsid w:val="00650C03"/>
    <w:rsid w:val="006514FF"/>
    <w:rsid w:val="00654A79"/>
    <w:rsid w:val="00655C69"/>
    <w:rsid w:val="00656C00"/>
    <w:rsid w:val="00657DF7"/>
    <w:rsid w:val="00661967"/>
    <w:rsid w:val="00661F61"/>
    <w:rsid w:val="006636C2"/>
    <w:rsid w:val="00664330"/>
    <w:rsid w:val="00665EB3"/>
    <w:rsid w:val="0067077F"/>
    <w:rsid w:val="006710B6"/>
    <w:rsid w:val="00671B49"/>
    <w:rsid w:val="00671C2C"/>
    <w:rsid w:val="00674155"/>
    <w:rsid w:val="006746CA"/>
    <w:rsid w:val="006766BE"/>
    <w:rsid w:val="00676F50"/>
    <w:rsid w:val="006779BD"/>
    <w:rsid w:val="00682BCA"/>
    <w:rsid w:val="00683D4B"/>
    <w:rsid w:val="00683D6B"/>
    <w:rsid w:val="00684856"/>
    <w:rsid w:val="0068489C"/>
    <w:rsid w:val="006870A9"/>
    <w:rsid w:val="006870F1"/>
    <w:rsid w:val="006919E9"/>
    <w:rsid w:val="00692B77"/>
    <w:rsid w:val="006939F7"/>
    <w:rsid w:val="00694F3B"/>
    <w:rsid w:val="00695745"/>
    <w:rsid w:val="0069600B"/>
    <w:rsid w:val="00696AC4"/>
    <w:rsid w:val="006A0A1A"/>
    <w:rsid w:val="006A15C7"/>
    <w:rsid w:val="006A1C86"/>
    <w:rsid w:val="006A1CF1"/>
    <w:rsid w:val="006A5E7D"/>
    <w:rsid w:val="006A6460"/>
    <w:rsid w:val="006A7F28"/>
    <w:rsid w:val="006B0760"/>
    <w:rsid w:val="006B104E"/>
    <w:rsid w:val="006B24E7"/>
    <w:rsid w:val="006B2C49"/>
    <w:rsid w:val="006B422B"/>
    <w:rsid w:val="006B5AEA"/>
    <w:rsid w:val="006B6383"/>
    <w:rsid w:val="006B640D"/>
    <w:rsid w:val="006C039F"/>
    <w:rsid w:val="006C61FA"/>
    <w:rsid w:val="006D0896"/>
    <w:rsid w:val="006D11EB"/>
    <w:rsid w:val="006D24C9"/>
    <w:rsid w:val="006D39DD"/>
    <w:rsid w:val="006D3EB1"/>
    <w:rsid w:val="006D4122"/>
    <w:rsid w:val="006D496F"/>
    <w:rsid w:val="006D5A4C"/>
    <w:rsid w:val="006D6302"/>
    <w:rsid w:val="006E07F5"/>
    <w:rsid w:val="006E19E0"/>
    <w:rsid w:val="006E24FF"/>
    <w:rsid w:val="006E25D2"/>
    <w:rsid w:val="006E3827"/>
    <w:rsid w:val="006E7927"/>
    <w:rsid w:val="006F1150"/>
    <w:rsid w:val="006F20E7"/>
    <w:rsid w:val="006F31C4"/>
    <w:rsid w:val="006F4129"/>
    <w:rsid w:val="006F59FE"/>
    <w:rsid w:val="006F6AAA"/>
    <w:rsid w:val="006F6F15"/>
    <w:rsid w:val="006F7CC0"/>
    <w:rsid w:val="0070391A"/>
    <w:rsid w:val="00703DEC"/>
    <w:rsid w:val="00703E9C"/>
    <w:rsid w:val="00704DA7"/>
    <w:rsid w:val="00704FCE"/>
    <w:rsid w:val="0070580D"/>
    <w:rsid w:val="007059FB"/>
    <w:rsid w:val="007062C0"/>
    <w:rsid w:val="00706486"/>
    <w:rsid w:val="00706A28"/>
    <w:rsid w:val="00707C39"/>
    <w:rsid w:val="00707FEB"/>
    <w:rsid w:val="007138BA"/>
    <w:rsid w:val="007167B2"/>
    <w:rsid w:val="00720B41"/>
    <w:rsid w:val="007214E3"/>
    <w:rsid w:val="007222F7"/>
    <w:rsid w:val="00724679"/>
    <w:rsid w:val="00725368"/>
    <w:rsid w:val="007262C0"/>
    <w:rsid w:val="007304F3"/>
    <w:rsid w:val="00730839"/>
    <w:rsid w:val="00730F60"/>
    <w:rsid w:val="00731664"/>
    <w:rsid w:val="00733299"/>
    <w:rsid w:val="00733596"/>
    <w:rsid w:val="00733FF9"/>
    <w:rsid w:val="00734971"/>
    <w:rsid w:val="00735848"/>
    <w:rsid w:val="00740D80"/>
    <w:rsid w:val="00740F5D"/>
    <w:rsid w:val="007426F6"/>
    <w:rsid w:val="007428AE"/>
    <w:rsid w:val="00742DF9"/>
    <w:rsid w:val="00743806"/>
    <w:rsid w:val="00744BA8"/>
    <w:rsid w:val="00746603"/>
    <w:rsid w:val="00746882"/>
    <w:rsid w:val="00747233"/>
    <w:rsid w:val="0074726F"/>
    <w:rsid w:val="00747B52"/>
    <w:rsid w:val="00747DDA"/>
    <w:rsid w:val="00747F27"/>
    <w:rsid w:val="0075084E"/>
    <w:rsid w:val="00752038"/>
    <w:rsid w:val="007536EC"/>
    <w:rsid w:val="00755012"/>
    <w:rsid w:val="007554DF"/>
    <w:rsid w:val="0075776D"/>
    <w:rsid w:val="007613FB"/>
    <w:rsid w:val="00761E34"/>
    <w:rsid w:val="007626A2"/>
    <w:rsid w:val="00762D0A"/>
    <w:rsid w:val="007632D6"/>
    <w:rsid w:val="00763FCB"/>
    <w:rsid w:val="00770A0A"/>
    <w:rsid w:val="007722BF"/>
    <w:rsid w:val="0077325B"/>
    <w:rsid w:val="0077580B"/>
    <w:rsid w:val="00775856"/>
    <w:rsid w:val="0077683F"/>
    <w:rsid w:val="007806CB"/>
    <w:rsid w:val="00781167"/>
    <w:rsid w:val="007812F4"/>
    <w:rsid w:val="00784F19"/>
    <w:rsid w:val="007854B3"/>
    <w:rsid w:val="007856D8"/>
    <w:rsid w:val="00785E11"/>
    <w:rsid w:val="00786247"/>
    <w:rsid w:val="0078787D"/>
    <w:rsid w:val="007878FA"/>
    <w:rsid w:val="00787CAC"/>
    <w:rsid w:val="00787FA8"/>
    <w:rsid w:val="00790677"/>
    <w:rsid w:val="007911E1"/>
    <w:rsid w:val="007914F3"/>
    <w:rsid w:val="007944F8"/>
    <w:rsid w:val="007962B4"/>
    <w:rsid w:val="00796AFA"/>
    <w:rsid w:val="007973E3"/>
    <w:rsid w:val="007A1883"/>
    <w:rsid w:val="007A333A"/>
    <w:rsid w:val="007A3790"/>
    <w:rsid w:val="007A39A0"/>
    <w:rsid w:val="007A5125"/>
    <w:rsid w:val="007A5349"/>
    <w:rsid w:val="007A5B28"/>
    <w:rsid w:val="007A6188"/>
    <w:rsid w:val="007A760E"/>
    <w:rsid w:val="007B0A42"/>
    <w:rsid w:val="007C6480"/>
    <w:rsid w:val="007D0720"/>
    <w:rsid w:val="007D10F2"/>
    <w:rsid w:val="007D207E"/>
    <w:rsid w:val="007D44D9"/>
    <w:rsid w:val="007D4F79"/>
    <w:rsid w:val="007D5188"/>
    <w:rsid w:val="007D6DEC"/>
    <w:rsid w:val="007D7FC8"/>
    <w:rsid w:val="007E03D8"/>
    <w:rsid w:val="007E05E6"/>
    <w:rsid w:val="007E2346"/>
    <w:rsid w:val="007E46A1"/>
    <w:rsid w:val="007E5537"/>
    <w:rsid w:val="007E6448"/>
    <w:rsid w:val="007E730D"/>
    <w:rsid w:val="007E7311"/>
    <w:rsid w:val="007E763D"/>
    <w:rsid w:val="007F0749"/>
    <w:rsid w:val="007F20C0"/>
    <w:rsid w:val="007F218F"/>
    <w:rsid w:val="007F33D4"/>
    <w:rsid w:val="007F37F0"/>
    <w:rsid w:val="007F403E"/>
    <w:rsid w:val="007F413F"/>
    <w:rsid w:val="007F5035"/>
    <w:rsid w:val="007F51AB"/>
    <w:rsid w:val="007F716E"/>
    <w:rsid w:val="007F795F"/>
    <w:rsid w:val="00802D0F"/>
    <w:rsid w:val="008038E6"/>
    <w:rsid w:val="008072AC"/>
    <w:rsid w:val="00807D3B"/>
    <w:rsid w:val="00810CEA"/>
    <w:rsid w:val="008123AF"/>
    <w:rsid w:val="008173E7"/>
    <w:rsid w:val="0082058A"/>
    <w:rsid w:val="00821F4B"/>
    <w:rsid w:val="00822C6C"/>
    <w:rsid w:val="008233E5"/>
    <w:rsid w:val="00825DC8"/>
    <w:rsid w:val="008313FA"/>
    <w:rsid w:val="00832898"/>
    <w:rsid w:val="00833DE8"/>
    <w:rsid w:val="00833F47"/>
    <w:rsid w:val="008348C3"/>
    <w:rsid w:val="00835335"/>
    <w:rsid w:val="00836708"/>
    <w:rsid w:val="008373B4"/>
    <w:rsid w:val="008404C4"/>
    <w:rsid w:val="008407CC"/>
    <w:rsid w:val="008409F6"/>
    <w:rsid w:val="00843B63"/>
    <w:rsid w:val="00845D21"/>
    <w:rsid w:val="00847D37"/>
    <w:rsid w:val="0085001D"/>
    <w:rsid w:val="00850B2A"/>
    <w:rsid w:val="00851DC3"/>
    <w:rsid w:val="00855547"/>
    <w:rsid w:val="00861C4F"/>
    <w:rsid w:val="008624ED"/>
    <w:rsid w:val="008629CC"/>
    <w:rsid w:val="008632EB"/>
    <w:rsid w:val="00864246"/>
    <w:rsid w:val="00866887"/>
    <w:rsid w:val="00870802"/>
    <w:rsid w:val="008710DC"/>
    <w:rsid w:val="00871A41"/>
    <w:rsid w:val="00877544"/>
    <w:rsid w:val="00877704"/>
    <w:rsid w:val="008824BD"/>
    <w:rsid w:val="008858D7"/>
    <w:rsid w:val="00885BA3"/>
    <w:rsid w:val="00886D76"/>
    <w:rsid w:val="00886E1C"/>
    <w:rsid w:val="00887946"/>
    <w:rsid w:val="008922D4"/>
    <w:rsid w:val="00895626"/>
    <w:rsid w:val="00896926"/>
    <w:rsid w:val="00897019"/>
    <w:rsid w:val="008A15B1"/>
    <w:rsid w:val="008A23E2"/>
    <w:rsid w:val="008A2F6C"/>
    <w:rsid w:val="008A3A83"/>
    <w:rsid w:val="008A3D2F"/>
    <w:rsid w:val="008A509E"/>
    <w:rsid w:val="008B0A07"/>
    <w:rsid w:val="008B43B0"/>
    <w:rsid w:val="008B781F"/>
    <w:rsid w:val="008C0069"/>
    <w:rsid w:val="008C1495"/>
    <w:rsid w:val="008C3D6A"/>
    <w:rsid w:val="008C5134"/>
    <w:rsid w:val="008C5E2A"/>
    <w:rsid w:val="008C7EE1"/>
    <w:rsid w:val="008D23EC"/>
    <w:rsid w:val="008D407D"/>
    <w:rsid w:val="008D4159"/>
    <w:rsid w:val="008D5522"/>
    <w:rsid w:val="008D59F0"/>
    <w:rsid w:val="008D5D1E"/>
    <w:rsid w:val="008D69C5"/>
    <w:rsid w:val="008D69EF"/>
    <w:rsid w:val="008D7404"/>
    <w:rsid w:val="008D7E7F"/>
    <w:rsid w:val="008D7ECE"/>
    <w:rsid w:val="008E0F86"/>
    <w:rsid w:val="008E1B3E"/>
    <w:rsid w:val="008E53AE"/>
    <w:rsid w:val="008E73D4"/>
    <w:rsid w:val="008F1E90"/>
    <w:rsid w:val="008F2DC1"/>
    <w:rsid w:val="008F3F1C"/>
    <w:rsid w:val="008F54CC"/>
    <w:rsid w:val="008F70AD"/>
    <w:rsid w:val="008F74B2"/>
    <w:rsid w:val="00900DB1"/>
    <w:rsid w:val="00901C50"/>
    <w:rsid w:val="009022BF"/>
    <w:rsid w:val="009039D3"/>
    <w:rsid w:val="00904C80"/>
    <w:rsid w:val="00911CD9"/>
    <w:rsid w:val="00911D40"/>
    <w:rsid w:val="00912B71"/>
    <w:rsid w:val="00914FC1"/>
    <w:rsid w:val="009158FD"/>
    <w:rsid w:val="009173DA"/>
    <w:rsid w:val="00923D42"/>
    <w:rsid w:val="00923FC8"/>
    <w:rsid w:val="00926F4C"/>
    <w:rsid w:val="00926FD3"/>
    <w:rsid w:val="00931505"/>
    <w:rsid w:val="00931632"/>
    <w:rsid w:val="00932C92"/>
    <w:rsid w:val="009359E6"/>
    <w:rsid w:val="0094410F"/>
    <w:rsid w:val="009451D0"/>
    <w:rsid w:val="009454E4"/>
    <w:rsid w:val="009455DC"/>
    <w:rsid w:val="009459DB"/>
    <w:rsid w:val="00946476"/>
    <w:rsid w:val="00946836"/>
    <w:rsid w:val="00952023"/>
    <w:rsid w:val="00956A14"/>
    <w:rsid w:val="0096028E"/>
    <w:rsid w:val="00961D88"/>
    <w:rsid w:val="009640F5"/>
    <w:rsid w:val="0096683A"/>
    <w:rsid w:val="00967611"/>
    <w:rsid w:val="00972428"/>
    <w:rsid w:val="009754A6"/>
    <w:rsid w:val="00975878"/>
    <w:rsid w:val="00976682"/>
    <w:rsid w:val="00982388"/>
    <w:rsid w:val="00982F31"/>
    <w:rsid w:val="00984240"/>
    <w:rsid w:val="00984E84"/>
    <w:rsid w:val="0098563D"/>
    <w:rsid w:val="009871D4"/>
    <w:rsid w:val="009872C6"/>
    <w:rsid w:val="00987F2B"/>
    <w:rsid w:val="00990372"/>
    <w:rsid w:val="00992211"/>
    <w:rsid w:val="00992B9B"/>
    <w:rsid w:val="00992DCD"/>
    <w:rsid w:val="00994827"/>
    <w:rsid w:val="00995B07"/>
    <w:rsid w:val="00996EB4"/>
    <w:rsid w:val="009A034F"/>
    <w:rsid w:val="009A05A5"/>
    <w:rsid w:val="009A2619"/>
    <w:rsid w:val="009A5740"/>
    <w:rsid w:val="009A5850"/>
    <w:rsid w:val="009A71DF"/>
    <w:rsid w:val="009B10A4"/>
    <w:rsid w:val="009B10D6"/>
    <w:rsid w:val="009B606E"/>
    <w:rsid w:val="009B6632"/>
    <w:rsid w:val="009B69B7"/>
    <w:rsid w:val="009C378F"/>
    <w:rsid w:val="009D0C35"/>
    <w:rsid w:val="009D376A"/>
    <w:rsid w:val="009D65D0"/>
    <w:rsid w:val="009D7E91"/>
    <w:rsid w:val="009E135E"/>
    <w:rsid w:val="009E1858"/>
    <w:rsid w:val="009E3A2D"/>
    <w:rsid w:val="009E3C92"/>
    <w:rsid w:val="009E4FF4"/>
    <w:rsid w:val="009E54F4"/>
    <w:rsid w:val="009E71AD"/>
    <w:rsid w:val="009E7F23"/>
    <w:rsid w:val="009F0C13"/>
    <w:rsid w:val="009F2BFA"/>
    <w:rsid w:val="009F427A"/>
    <w:rsid w:val="009F477D"/>
    <w:rsid w:val="009F7194"/>
    <w:rsid w:val="00A03A3D"/>
    <w:rsid w:val="00A04514"/>
    <w:rsid w:val="00A045C4"/>
    <w:rsid w:val="00A0613B"/>
    <w:rsid w:val="00A10DFA"/>
    <w:rsid w:val="00A131D8"/>
    <w:rsid w:val="00A1547D"/>
    <w:rsid w:val="00A168BA"/>
    <w:rsid w:val="00A17A69"/>
    <w:rsid w:val="00A21708"/>
    <w:rsid w:val="00A22362"/>
    <w:rsid w:val="00A2471A"/>
    <w:rsid w:val="00A249BA"/>
    <w:rsid w:val="00A267B6"/>
    <w:rsid w:val="00A307C7"/>
    <w:rsid w:val="00A3180D"/>
    <w:rsid w:val="00A4091E"/>
    <w:rsid w:val="00A43659"/>
    <w:rsid w:val="00A44581"/>
    <w:rsid w:val="00A44EEB"/>
    <w:rsid w:val="00A45025"/>
    <w:rsid w:val="00A45093"/>
    <w:rsid w:val="00A4769A"/>
    <w:rsid w:val="00A50EAF"/>
    <w:rsid w:val="00A51D2C"/>
    <w:rsid w:val="00A51F35"/>
    <w:rsid w:val="00A53D0F"/>
    <w:rsid w:val="00A54299"/>
    <w:rsid w:val="00A572A1"/>
    <w:rsid w:val="00A602F9"/>
    <w:rsid w:val="00A650EE"/>
    <w:rsid w:val="00A65245"/>
    <w:rsid w:val="00A662C8"/>
    <w:rsid w:val="00A667CB"/>
    <w:rsid w:val="00A700CC"/>
    <w:rsid w:val="00A702AD"/>
    <w:rsid w:val="00A71157"/>
    <w:rsid w:val="00A756FB"/>
    <w:rsid w:val="00A82789"/>
    <w:rsid w:val="00A842F3"/>
    <w:rsid w:val="00A91F65"/>
    <w:rsid w:val="00A93B2F"/>
    <w:rsid w:val="00A95409"/>
    <w:rsid w:val="00A960A6"/>
    <w:rsid w:val="00A9625E"/>
    <w:rsid w:val="00A966E6"/>
    <w:rsid w:val="00A96BF2"/>
    <w:rsid w:val="00AA0DD5"/>
    <w:rsid w:val="00AA5CA6"/>
    <w:rsid w:val="00AB1827"/>
    <w:rsid w:val="00AB2A2F"/>
    <w:rsid w:val="00AB2A75"/>
    <w:rsid w:val="00AB2BE3"/>
    <w:rsid w:val="00AB3916"/>
    <w:rsid w:val="00AB6399"/>
    <w:rsid w:val="00AB7834"/>
    <w:rsid w:val="00AC4D5F"/>
    <w:rsid w:val="00AC5EF5"/>
    <w:rsid w:val="00AC767F"/>
    <w:rsid w:val="00AD043A"/>
    <w:rsid w:val="00AD1D2C"/>
    <w:rsid w:val="00AD229D"/>
    <w:rsid w:val="00AD2BD2"/>
    <w:rsid w:val="00AD2C10"/>
    <w:rsid w:val="00AD733A"/>
    <w:rsid w:val="00AE0525"/>
    <w:rsid w:val="00AE08DB"/>
    <w:rsid w:val="00AE0E08"/>
    <w:rsid w:val="00AE17D3"/>
    <w:rsid w:val="00AE2729"/>
    <w:rsid w:val="00AE2FF2"/>
    <w:rsid w:val="00AE3148"/>
    <w:rsid w:val="00AE5AE2"/>
    <w:rsid w:val="00AE681F"/>
    <w:rsid w:val="00AE696C"/>
    <w:rsid w:val="00AE7343"/>
    <w:rsid w:val="00AF26E4"/>
    <w:rsid w:val="00AF671C"/>
    <w:rsid w:val="00AF6CE5"/>
    <w:rsid w:val="00B00A13"/>
    <w:rsid w:val="00B00D69"/>
    <w:rsid w:val="00B00E04"/>
    <w:rsid w:val="00B02781"/>
    <w:rsid w:val="00B02F8E"/>
    <w:rsid w:val="00B031C8"/>
    <w:rsid w:val="00B03824"/>
    <w:rsid w:val="00B039FD"/>
    <w:rsid w:val="00B0421A"/>
    <w:rsid w:val="00B05485"/>
    <w:rsid w:val="00B05C9E"/>
    <w:rsid w:val="00B06CBB"/>
    <w:rsid w:val="00B06F75"/>
    <w:rsid w:val="00B13FC0"/>
    <w:rsid w:val="00B1458E"/>
    <w:rsid w:val="00B145B2"/>
    <w:rsid w:val="00B14C51"/>
    <w:rsid w:val="00B14FB6"/>
    <w:rsid w:val="00B16B49"/>
    <w:rsid w:val="00B17A96"/>
    <w:rsid w:val="00B20021"/>
    <w:rsid w:val="00B20BE7"/>
    <w:rsid w:val="00B20FDE"/>
    <w:rsid w:val="00B22321"/>
    <w:rsid w:val="00B22AB3"/>
    <w:rsid w:val="00B23814"/>
    <w:rsid w:val="00B248C0"/>
    <w:rsid w:val="00B252B3"/>
    <w:rsid w:val="00B25743"/>
    <w:rsid w:val="00B263BD"/>
    <w:rsid w:val="00B312B6"/>
    <w:rsid w:val="00B33C12"/>
    <w:rsid w:val="00B33FFD"/>
    <w:rsid w:val="00B342CC"/>
    <w:rsid w:val="00B35414"/>
    <w:rsid w:val="00B37A9F"/>
    <w:rsid w:val="00B42041"/>
    <w:rsid w:val="00B43FBF"/>
    <w:rsid w:val="00B43FCC"/>
    <w:rsid w:val="00B4413F"/>
    <w:rsid w:val="00B44F11"/>
    <w:rsid w:val="00B466FC"/>
    <w:rsid w:val="00B51846"/>
    <w:rsid w:val="00B5418A"/>
    <w:rsid w:val="00B54A66"/>
    <w:rsid w:val="00B54B51"/>
    <w:rsid w:val="00B60C91"/>
    <w:rsid w:val="00B615EF"/>
    <w:rsid w:val="00B61957"/>
    <w:rsid w:val="00B619D5"/>
    <w:rsid w:val="00B62979"/>
    <w:rsid w:val="00B631BA"/>
    <w:rsid w:val="00B65644"/>
    <w:rsid w:val="00B6586D"/>
    <w:rsid w:val="00B70056"/>
    <w:rsid w:val="00B70DE6"/>
    <w:rsid w:val="00B71FBA"/>
    <w:rsid w:val="00B72BEB"/>
    <w:rsid w:val="00B74343"/>
    <w:rsid w:val="00B74D75"/>
    <w:rsid w:val="00B75607"/>
    <w:rsid w:val="00B7714A"/>
    <w:rsid w:val="00B811D4"/>
    <w:rsid w:val="00B823A7"/>
    <w:rsid w:val="00B85262"/>
    <w:rsid w:val="00B90FA5"/>
    <w:rsid w:val="00B919F1"/>
    <w:rsid w:val="00B92D83"/>
    <w:rsid w:val="00BA2260"/>
    <w:rsid w:val="00BA46FA"/>
    <w:rsid w:val="00BA4CFE"/>
    <w:rsid w:val="00BA4E6B"/>
    <w:rsid w:val="00BB0E25"/>
    <w:rsid w:val="00BB1884"/>
    <w:rsid w:val="00BB3930"/>
    <w:rsid w:val="00BB468D"/>
    <w:rsid w:val="00BB4F35"/>
    <w:rsid w:val="00BB6373"/>
    <w:rsid w:val="00BB78BD"/>
    <w:rsid w:val="00BC0E8D"/>
    <w:rsid w:val="00BC4F18"/>
    <w:rsid w:val="00BC7325"/>
    <w:rsid w:val="00BC752F"/>
    <w:rsid w:val="00BC7A06"/>
    <w:rsid w:val="00BD1BE8"/>
    <w:rsid w:val="00BD35AB"/>
    <w:rsid w:val="00BD490D"/>
    <w:rsid w:val="00BD53D6"/>
    <w:rsid w:val="00BD6712"/>
    <w:rsid w:val="00BD733E"/>
    <w:rsid w:val="00BE0EBC"/>
    <w:rsid w:val="00BE2338"/>
    <w:rsid w:val="00BE4E06"/>
    <w:rsid w:val="00BE6551"/>
    <w:rsid w:val="00BF093B"/>
    <w:rsid w:val="00BF3679"/>
    <w:rsid w:val="00BF3A6A"/>
    <w:rsid w:val="00C0008D"/>
    <w:rsid w:val="00C00B88"/>
    <w:rsid w:val="00C01834"/>
    <w:rsid w:val="00C01A3A"/>
    <w:rsid w:val="00C02588"/>
    <w:rsid w:val="00C05A25"/>
    <w:rsid w:val="00C06B2A"/>
    <w:rsid w:val="00C12DB4"/>
    <w:rsid w:val="00C147E1"/>
    <w:rsid w:val="00C14B2B"/>
    <w:rsid w:val="00C15562"/>
    <w:rsid w:val="00C15775"/>
    <w:rsid w:val="00C16E5E"/>
    <w:rsid w:val="00C24FBD"/>
    <w:rsid w:val="00C30B55"/>
    <w:rsid w:val="00C30ED1"/>
    <w:rsid w:val="00C3507A"/>
    <w:rsid w:val="00C354AB"/>
    <w:rsid w:val="00C35E57"/>
    <w:rsid w:val="00C35E80"/>
    <w:rsid w:val="00C37F9B"/>
    <w:rsid w:val="00C40AA2"/>
    <w:rsid w:val="00C4244F"/>
    <w:rsid w:val="00C44586"/>
    <w:rsid w:val="00C452C2"/>
    <w:rsid w:val="00C458D3"/>
    <w:rsid w:val="00C45F68"/>
    <w:rsid w:val="00C47A51"/>
    <w:rsid w:val="00C50A6F"/>
    <w:rsid w:val="00C51756"/>
    <w:rsid w:val="00C56B12"/>
    <w:rsid w:val="00C5798B"/>
    <w:rsid w:val="00C60691"/>
    <w:rsid w:val="00C62655"/>
    <w:rsid w:val="00C62B70"/>
    <w:rsid w:val="00C632ED"/>
    <w:rsid w:val="00C636DB"/>
    <w:rsid w:val="00C6395F"/>
    <w:rsid w:val="00C648C8"/>
    <w:rsid w:val="00C66150"/>
    <w:rsid w:val="00C700C9"/>
    <w:rsid w:val="00C70BBE"/>
    <w:rsid w:val="00C70EF5"/>
    <w:rsid w:val="00C713C3"/>
    <w:rsid w:val="00C723A8"/>
    <w:rsid w:val="00C756C5"/>
    <w:rsid w:val="00C75DA8"/>
    <w:rsid w:val="00C80CF1"/>
    <w:rsid w:val="00C81D85"/>
    <w:rsid w:val="00C82195"/>
    <w:rsid w:val="00C82CAE"/>
    <w:rsid w:val="00C8442E"/>
    <w:rsid w:val="00C851C1"/>
    <w:rsid w:val="00C8715A"/>
    <w:rsid w:val="00C9150E"/>
    <w:rsid w:val="00C915A2"/>
    <w:rsid w:val="00C92DC2"/>
    <w:rsid w:val="00C930A8"/>
    <w:rsid w:val="00C93CB2"/>
    <w:rsid w:val="00C959EF"/>
    <w:rsid w:val="00C9601A"/>
    <w:rsid w:val="00C968DB"/>
    <w:rsid w:val="00C973A2"/>
    <w:rsid w:val="00CA108B"/>
    <w:rsid w:val="00CA2BBB"/>
    <w:rsid w:val="00CA44C7"/>
    <w:rsid w:val="00CA625B"/>
    <w:rsid w:val="00CA6CDB"/>
    <w:rsid w:val="00CB2D64"/>
    <w:rsid w:val="00CB2FF2"/>
    <w:rsid w:val="00CB50A3"/>
    <w:rsid w:val="00CB5619"/>
    <w:rsid w:val="00CB5E13"/>
    <w:rsid w:val="00CB5E4D"/>
    <w:rsid w:val="00CB7276"/>
    <w:rsid w:val="00CC037A"/>
    <w:rsid w:val="00CC09C2"/>
    <w:rsid w:val="00CC1245"/>
    <w:rsid w:val="00CC1761"/>
    <w:rsid w:val="00CC236D"/>
    <w:rsid w:val="00CC3524"/>
    <w:rsid w:val="00CC4349"/>
    <w:rsid w:val="00CC5B68"/>
    <w:rsid w:val="00CC723A"/>
    <w:rsid w:val="00CD27BE"/>
    <w:rsid w:val="00CD29E9"/>
    <w:rsid w:val="00CD4BBC"/>
    <w:rsid w:val="00CD6F0F"/>
    <w:rsid w:val="00CD72E1"/>
    <w:rsid w:val="00CE0BB7"/>
    <w:rsid w:val="00CE0F69"/>
    <w:rsid w:val="00CE32D9"/>
    <w:rsid w:val="00CE3E9A"/>
    <w:rsid w:val="00CE6B59"/>
    <w:rsid w:val="00CE708B"/>
    <w:rsid w:val="00CF26B7"/>
    <w:rsid w:val="00CF4173"/>
    <w:rsid w:val="00CF46AA"/>
    <w:rsid w:val="00CF56D4"/>
    <w:rsid w:val="00CF5CF4"/>
    <w:rsid w:val="00CF6485"/>
    <w:rsid w:val="00CF6E39"/>
    <w:rsid w:val="00CF72DA"/>
    <w:rsid w:val="00CF7587"/>
    <w:rsid w:val="00CF7CB5"/>
    <w:rsid w:val="00D00F65"/>
    <w:rsid w:val="00D01C98"/>
    <w:rsid w:val="00D020D0"/>
    <w:rsid w:val="00D030E5"/>
    <w:rsid w:val="00D03B57"/>
    <w:rsid w:val="00D0769A"/>
    <w:rsid w:val="00D10F61"/>
    <w:rsid w:val="00D11C35"/>
    <w:rsid w:val="00D12F56"/>
    <w:rsid w:val="00D15B4E"/>
    <w:rsid w:val="00D162F0"/>
    <w:rsid w:val="00D177E7"/>
    <w:rsid w:val="00D2079F"/>
    <w:rsid w:val="00D23B99"/>
    <w:rsid w:val="00D26739"/>
    <w:rsid w:val="00D27E26"/>
    <w:rsid w:val="00D32AB0"/>
    <w:rsid w:val="00D33D6D"/>
    <w:rsid w:val="00D3503C"/>
    <w:rsid w:val="00D41A85"/>
    <w:rsid w:val="00D438BC"/>
    <w:rsid w:val="00D447EF"/>
    <w:rsid w:val="00D45709"/>
    <w:rsid w:val="00D4671A"/>
    <w:rsid w:val="00D50073"/>
    <w:rsid w:val="00D505E2"/>
    <w:rsid w:val="00D5169E"/>
    <w:rsid w:val="00D51F20"/>
    <w:rsid w:val="00D5242B"/>
    <w:rsid w:val="00D526E5"/>
    <w:rsid w:val="00D547C1"/>
    <w:rsid w:val="00D54BDF"/>
    <w:rsid w:val="00D5677F"/>
    <w:rsid w:val="00D616E2"/>
    <w:rsid w:val="00D62BB5"/>
    <w:rsid w:val="00D635AE"/>
    <w:rsid w:val="00D64040"/>
    <w:rsid w:val="00D64629"/>
    <w:rsid w:val="00D6498F"/>
    <w:rsid w:val="00D66299"/>
    <w:rsid w:val="00D70662"/>
    <w:rsid w:val="00D7343F"/>
    <w:rsid w:val="00D7463D"/>
    <w:rsid w:val="00D750BD"/>
    <w:rsid w:val="00D752AD"/>
    <w:rsid w:val="00D753A9"/>
    <w:rsid w:val="00D7582C"/>
    <w:rsid w:val="00D764A3"/>
    <w:rsid w:val="00D765F9"/>
    <w:rsid w:val="00D80F5A"/>
    <w:rsid w:val="00D81EAB"/>
    <w:rsid w:val="00D82633"/>
    <w:rsid w:val="00D828F4"/>
    <w:rsid w:val="00D83DC4"/>
    <w:rsid w:val="00D83DE8"/>
    <w:rsid w:val="00D84943"/>
    <w:rsid w:val="00D91DB4"/>
    <w:rsid w:val="00D932D0"/>
    <w:rsid w:val="00D94059"/>
    <w:rsid w:val="00D94060"/>
    <w:rsid w:val="00D94AE7"/>
    <w:rsid w:val="00D95C02"/>
    <w:rsid w:val="00D966B3"/>
    <w:rsid w:val="00D970F0"/>
    <w:rsid w:val="00DA01DD"/>
    <w:rsid w:val="00DA1AB6"/>
    <w:rsid w:val="00DA1D76"/>
    <w:rsid w:val="00DA33C1"/>
    <w:rsid w:val="00DA4540"/>
    <w:rsid w:val="00DA4DB4"/>
    <w:rsid w:val="00DA587E"/>
    <w:rsid w:val="00DA60F4"/>
    <w:rsid w:val="00DA72D4"/>
    <w:rsid w:val="00DB0164"/>
    <w:rsid w:val="00DB036A"/>
    <w:rsid w:val="00DB0F8B"/>
    <w:rsid w:val="00DB2EA2"/>
    <w:rsid w:val="00DB3052"/>
    <w:rsid w:val="00DB4FBF"/>
    <w:rsid w:val="00DB63FF"/>
    <w:rsid w:val="00DB7B62"/>
    <w:rsid w:val="00DB7D03"/>
    <w:rsid w:val="00DC23EA"/>
    <w:rsid w:val="00DC2D17"/>
    <w:rsid w:val="00DC33A7"/>
    <w:rsid w:val="00DC4744"/>
    <w:rsid w:val="00DC5E63"/>
    <w:rsid w:val="00DD0BE9"/>
    <w:rsid w:val="00DD1F54"/>
    <w:rsid w:val="00DD2870"/>
    <w:rsid w:val="00DD3F96"/>
    <w:rsid w:val="00DD488F"/>
    <w:rsid w:val="00DD5F72"/>
    <w:rsid w:val="00DE030F"/>
    <w:rsid w:val="00DE23BF"/>
    <w:rsid w:val="00DE2D93"/>
    <w:rsid w:val="00DE3981"/>
    <w:rsid w:val="00DE40DD"/>
    <w:rsid w:val="00DE7112"/>
    <w:rsid w:val="00DE7755"/>
    <w:rsid w:val="00DE7C2E"/>
    <w:rsid w:val="00DF059A"/>
    <w:rsid w:val="00DF1328"/>
    <w:rsid w:val="00DF16F3"/>
    <w:rsid w:val="00DF232D"/>
    <w:rsid w:val="00DF3D56"/>
    <w:rsid w:val="00DF64E9"/>
    <w:rsid w:val="00DF6D19"/>
    <w:rsid w:val="00DF6ED2"/>
    <w:rsid w:val="00DF70F5"/>
    <w:rsid w:val="00E0022A"/>
    <w:rsid w:val="00E0341D"/>
    <w:rsid w:val="00E03DE7"/>
    <w:rsid w:val="00E03EB7"/>
    <w:rsid w:val="00E05970"/>
    <w:rsid w:val="00E11B24"/>
    <w:rsid w:val="00E121BD"/>
    <w:rsid w:val="00E124AC"/>
    <w:rsid w:val="00E16009"/>
    <w:rsid w:val="00E16D46"/>
    <w:rsid w:val="00E20643"/>
    <w:rsid w:val="00E21F07"/>
    <w:rsid w:val="00E2252C"/>
    <w:rsid w:val="00E25B62"/>
    <w:rsid w:val="00E270C0"/>
    <w:rsid w:val="00E27D64"/>
    <w:rsid w:val="00E27EC0"/>
    <w:rsid w:val="00E32C1A"/>
    <w:rsid w:val="00E36D82"/>
    <w:rsid w:val="00E377F0"/>
    <w:rsid w:val="00E37FAE"/>
    <w:rsid w:val="00E45F1D"/>
    <w:rsid w:val="00E460B9"/>
    <w:rsid w:val="00E46AAB"/>
    <w:rsid w:val="00E51601"/>
    <w:rsid w:val="00E51965"/>
    <w:rsid w:val="00E51A95"/>
    <w:rsid w:val="00E52B2E"/>
    <w:rsid w:val="00E54390"/>
    <w:rsid w:val="00E57806"/>
    <w:rsid w:val="00E60B5C"/>
    <w:rsid w:val="00E638A0"/>
    <w:rsid w:val="00E67121"/>
    <w:rsid w:val="00E71656"/>
    <w:rsid w:val="00E7198D"/>
    <w:rsid w:val="00E72BB4"/>
    <w:rsid w:val="00E735AF"/>
    <w:rsid w:val="00E7444D"/>
    <w:rsid w:val="00E74CA6"/>
    <w:rsid w:val="00E75E3D"/>
    <w:rsid w:val="00E7660D"/>
    <w:rsid w:val="00E77E29"/>
    <w:rsid w:val="00E804FF"/>
    <w:rsid w:val="00E82C42"/>
    <w:rsid w:val="00E83E53"/>
    <w:rsid w:val="00E84109"/>
    <w:rsid w:val="00E84491"/>
    <w:rsid w:val="00E860C3"/>
    <w:rsid w:val="00E90044"/>
    <w:rsid w:val="00E90B18"/>
    <w:rsid w:val="00E91447"/>
    <w:rsid w:val="00E92466"/>
    <w:rsid w:val="00E940A5"/>
    <w:rsid w:val="00E941AF"/>
    <w:rsid w:val="00E95BFC"/>
    <w:rsid w:val="00E9731C"/>
    <w:rsid w:val="00E9758F"/>
    <w:rsid w:val="00EA2DBF"/>
    <w:rsid w:val="00EA4E4C"/>
    <w:rsid w:val="00EB04B7"/>
    <w:rsid w:val="00EB384D"/>
    <w:rsid w:val="00EB4B8B"/>
    <w:rsid w:val="00EB63F8"/>
    <w:rsid w:val="00EB7992"/>
    <w:rsid w:val="00EB7CFC"/>
    <w:rsid w:val="00EC0104"/>
    <w:rsid w:val="00EC0184"/>
    <w:rsid w:val="00EC0231"/>
    <w:rsid w:val="00EC11BC"/>
    <w:rsid w:val="00EC2D7A"/>
    <w:rsid w:val="00EC3F7C"/>
    <w:rsid w:val="00EC4773"/>
    <w:rsid w:val="00EC60AE"/>
    <w:rsid w:val="00EC633A"/>
    <w:rsid w:val="00EC79CF"/>
    <w:rsid w:val="00ED1B9D"/>
    <w:rsid w:val="00ED1DF5"/>
    <w:rsid w:val="00ED1F67"/>
    <w:rsid w:val="00ED3B53"/>
    <w:rsid w:val="00ED4D8B"/>
    <w:rsid w:val="00EE056F"/>
    <w:rsid w:val="00EE0943"/>
    <w:rsid w:val="00EE1D3F"/>
    <w:rsid w:val="00EE24DD"/>
    <w:rsid w:val="00EE3EEC"/>
    <w:rsid w:val="00EF00F5"/>
    <w:rsid w:val="00EF22D0"/>
    <w:rsid w:val="00EF2A2E"/>
    <w:rsid w:val="00EF3F72"/>
    <w:rsid w:val="00EF43F5"/>
    <w:rsid w:val="00EF74D7"/>
    <w:rsid w:val="00EF78AC"/>
    <w:rsid w:val="00F0101B"/>
    <w:rsid w:val="00F017AF"/>
    <w:rsid w:val="00F0314A"/>
    <w:rsid w:val="00F03E38"/>
    <w:rsid w:val="00F041C4"/>
    <w:rsid w:val="00F050F5"/>
    <w:rsid w:val="00F06DA1"/>
    <w:rsid w:val="00F10FC1"/>
    <w:rsid w:val="00F1431E"/>
    <w:rsid w:val="00F14812"/>
    <w:rsid w:val="00F1598C"/>
    <w:rsid w:val="00F1750F"/>
    <w:rsid w:val="00F17B6B"/>
    <w:rsid w:val="00F20BC6"/>
    <w:rsid w:val="00F21403"/>
    <w:rsid w:val="00F216DE"/>
    <w:rsid w:val="00F22031"/>
    <w:rsid w:val="00F238BA"/>
    <w:rsid w:val="00F255FC"/>
    <w:rsid w:val="00F259B0"/>
    <w:rsid w:val="00F2616E"/>
    <w:rsid w:val="00F26A20"/>
    <w:rsid w:val="00F276C9"/>
    <w:rsid w:val="00F27C3B"/>
    <w:rsid w:val="00F31359"/>
    <w:rsid w:val="00F34094"/>
    <w:rsid w:val="00F34FCE"/>
    <w:rsid w:val="00F3649F"/>
    <w:rsid w:val="00F37F9A"/>
    <w:rsid w:val="00F40690"/>
    <w:rsid w:val="00F40A7E"/>
    <w:rsid w:val="00F43078"/>
    <w:rsid w:val="00F43B8F"/>
    <w:rsid w:val="00F440B9"/>
    <w:rsid w:val="00F44D65"/>
    <w:rsid w:val="00F461DD"/>
    <w:rsid w:val="00F4783B"/>
    <w:rsid w:val="00F51785"/>
    <w:rsid w:val="00F52D0B"/>
    <w:rsid w:val="00F530D7"/>
    <w:rsid w:val="00F536AB"/>
    <w:rsid w:val="00F541E6"/>
    <w:rsid w:val="00F62F49"/>
    <w:rsid w:val="00F640BF"/>
    <w:rsid w:val="00F645C3"/>
    <w:rsid w:val="00F70754"/>
    <w:rsid w:val="00F74857"/>
    <w:rsid w:val="00F776E1"/>
    <w:rsid w:val="00F77926"/>
    <w:rsid w:val="00F83A19"/>
    <w:rsid w:val="00F86287"/>
    <w:rsid w:val="00F879A1"/>
    <w:rsid w:val="00F92FC4"/>
    <w:rsid w:val="00F935D5"/>
    <w:rsid w:val="00F938F5"/>
    <w:rsid w:val="00F9513C"/>
    <w:rsid w:val="00F96D56"/>
    <w:rsid w:val="00F9793C"/>
    <w:rsid w:val="00FA0C14"/>
    <w:rsid w:val="00FA0DD7"/>
    <w:rsid w:val="00FA0F5F"/>
    <w:rsid w:val="00FA137A"/>
    <w:rsid w:val="00FA286E"/>
    <w:rsid w:val="00FA4FAD"/>
    <w:rsid w:val="00FA5504"/>
    <w:rsid w:val="00FA610F"/>
    <w:rsid w:val="00FA767C"/>
    <w:rsid w:val="00FB0BDE"/>
    <w:rsid w:val="00FB4B02"/>
    <w:rsid w:val="00FB4DB8"/>
    <w:rsid w:val="00FB5A84"/>
    <w:rsid w:val="00FB6441"/>
    <w:rsid w:val="00FB685A"/>
    <w:rsid w:val="00FB76A8"/>
    <w:rsid w:val="00FC1BAC"/>
    <w:rsid w:val="00FC2831"/>
    <w:rsid w:val="00FC2D40"/>
    <w:rsid w:val="00FC3600"/>
    <w:rsid w:val="00FC4A9F"/>
    <w:rsid w:val="00FC565B"/>
    <w:rsid w:val="00FC7E82"/>
    <w:rsid w:val="00FD051A"/>
    <w:rsid w:val="00FD0616"/>
    <w:rsid w:val="00FD2CEA"/>
    <w:rsid w:val="00FD61D8"/>
    <w:rsid w:val="00FD65D4"/>
    <w:rsid w:val="00FD6FE9"/>
    <w:rsid w:val="00FD7D43"/>
    <w:rsid w:val="00FE006E"/>
    <w:rsid w:val="00FE197E"/>
    <w:rsid w:val="00FE22A5"/>
    <w:rsid w:val="00FE2359"/>
    <w:rsid w:val="00FE76AE"/>
    <w:rsid w:val="00FF0DF1"/>
    <w:rsid w:val="00FF26AA"/>
    <w:rsid w:val="00FF2C7F"/>
    <w:rsid w:val="00FF2E64"/>
    <w:rsid w:val="00FF3DD6"/>
    <w:rsid w:val="00FF4261"/>
    <w:rsid w:val="00FF4B87"/>
    <w:rsid w:val="00FF5312"/>
    <w:rsid w:val="00FF6505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00064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000064"/>
    <w:pPr>
      <w:keepNext/>
      <w:keepLines/>
      <w:numPr>
        <w:ilvl w:val="1"/>
        <w:numId w:val="1"/>
      </w:numPr>
      <w:spacing w:before="120" w:after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294D80"/>
    <w:rPr>
      <w:color w:val="605E5C"/>
      <w:shd w:val="clear" w:color="auto" w:fill="E1DFDD"/>
    </w:rPr>
  </w:style>
  <w:style w:type="character" w:styleId="nfase">
    <w:name w:val="Emphasis"/>
    <w:uiPriority w:val="20"/>
    <w:qFormat/>
    <w:rsid w:val="00AA5CA6"/>
    <w:rPr>
      <w:i/>
      <w:iCs/>
    </w:rPr>
  </w:style>
  <w:style w:type="character" w:styleId="HiperlinkVisitado">
    <w:name w:val="FollowedHyperlink"/>
    <w:uiPriority w:val="99"/>
    <w:semiHidden/>
    <w:unhideWhenUsed/>
    <w:rsid w:val="00650C03"/>
    <w:rPr>
      <w:color w:val="954F72"/>
      <w:u w:val="single"/>
    </w:rPr>
  </w:style>
  <w:style w:type="paragraph" w:styleId="NormalWeb">
    <w:name w:val="Normal (Web)"/>
    <w:basedOn w:val="Normal"/>
    <w:uiPriority w:val="99"/>
    <w:semiHidden/>
    <w:unhideWhenUsed/>
    <w:rsid w:val="005A1BA1"/>
    <w:pPr>
      <w:keepNext w:val="0"/>
      <w:keepLines w:val="0"/>
      <w:spacing w:before="100" w:beforeAutospacing="1" w:after="100" w:afterAutospacing="1"/>
    </w:pPr>
  </w:style>
  <w:style w:type="character" w:styleId="Forte">
    <w:name w:val="Strong"/>
    <w:uiPriority w:val="22"/>
    <w:qFormat/>
    <w:rsid w:val="005A1B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5963</Words>
  <Characters>32205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Aurélio Faustino Hoppe</cp:lastModifiedBy>
  <cp:revision>3</cp:revision>
  <cp:lastPrinted>2015-03-26T13:00:00Z</cp:lastPrinted>
  <dcterms:created xsi:type="dcterms:W3CDTF">2021-07-01T19:01:00Z</dcterms:created>
  <dcterms:modified xsi:type="dcterms:W3CDTF">2021-07-01T19:30:00Z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