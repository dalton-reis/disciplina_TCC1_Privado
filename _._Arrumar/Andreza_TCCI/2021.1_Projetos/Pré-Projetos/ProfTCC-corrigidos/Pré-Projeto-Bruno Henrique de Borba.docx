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108DD" w14:textId="4A9D36A1" w:rsidR="002B0EDC" w:rsidRPr="00B00E04" w:rsidRDefault="00E53960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DC71C2">
        <w:t>APLICABILIDADE D</w:t>
      </w:r>
      <w:r w:rsidR="00CB594E" w:rsidRPr="00DC71C2">
        <w:t xml:space="preserve">O SENSOR LIDAR </w:t>
      </w:r>
      <w:r w:rsidRPr="00DC71C2">
        <w:t xml:space="preserve">NA </w:t>
      </w:r>
      <w:r w:rsidR="00DC71C2" w:rsidRPr="00DC71C2">
        <w:t xml:space="preserve">detecção de ambientes e objetos para </w:t>
      </w:r>
      <w:r w:rsidRPr="00DC71C2">
        <w:t>ORIENTAÇÃO DE</w:t>
      </w:r>
      <w:r w:rsidR="00CB594E" w:rsidRPr="00DC71C2">
        <w:t xml:space="preserve"> PESSOAS COM DEFICIÊNCIAS VISUAIS</w:t>
      </w:r>
    </w:p>
    <w:p w14:paraId="4F6DBB7C" w14:textId="27A463BB" w:rsidR="001E682E" w:rsidRDefault="00DB3D4D" w:rsidP="00752038">
      <w:pPr>
        <w:pStyle w:val="TF-AUTOR0"/>
      </w:pPr>
      <w:r>
        <w:t>Bruno Henrique de Borba</w:t>
      </w:r>
    </w:p>
    <w:p w14:paraId="3FBE5C8A" w14:textId="64352C16" w:rsidR="001E682E" w:rsidRDefault="00DB3D4D" w:rsidP="001E682E">
      <w:pPr>
        <w:pStyle w:val="TF-AUTOR0"/>
      </w:pPr>
      <w:r>
        <w:t>Dalton Solano dos Santos</w:t>
      </w:r>
      <w:r w:rsidR="003213E7">
        <w:t xml:space="preserve"> -</w:t>
      </w:r>
      <w:r w:rsidR="00812F28">
        <w:t xml:space="preserve"> Orientador</w:t>
      </w:r>
    </w:p>
    <w:p w14:paraId="28066913" w14:textId="1AF8E632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9343A90" w14:textId="77777777" w:rsidR="00EE4EA4" w:rsidRDefault="00E85D62" w:rsidP="00EE4EA4">
      <w:pPr>
        <w:pStyle w:val="TF-TEXTO"/>
        <w:rPr>
          <w:lang w:eastAsia="en-US"/>
        </w:rPr>
      </w:pPr>
      <w:r>
        <w:rPr>
          <w:lang w:eastAsia="en-US"/>
        </w:rPr>
        <w:t>De acordo com</w:t>
      </w:r>
      <w:r w:rsidR="00813EA4">
        <w:rPr>
          <w:lang w:eastAsia="en-US"/>
        </w:rPr>
        <w:t xml:space="preserve"> a Organização Mundial da Saúde, em 2021 </w:t>
      </w:r>
      <w:r w:rsidR="009B288D">
        <w:rPr>
          <w:lang w:eastAsia="en-US"/>
        </w:rPr>
        <w:t xml:space="preserve">pelo menos 2,2 bilhões de pessoas tem </w:t>
      </w:r>
      <w:r w:rsidR="006D639E">
        <w:rPr>
          <w:lang w:eastAsia="en-US"/>
        </w:rPr>
        <w:t>algum tipo de deficiência visual para perto ou para longe.</w:t>
      </w:r>
      <w:r w:rsidR="00C359CE" w:rsidRPr="00C359CE">
        <w:rPr>
          <w:lang w:eastAsia="en-US"/>
        </w:rPr>
        <w:t xml:space="preserve"> </w:t>
      </w:r>
      <w:r w:rsidR="00C359CE">
        <w:rPr>
          <w:lang w:eastAsia="en-US"/>
        </w:rPr>
        <w:t xml:space="preserve">De todas as 2,2 bilhões de pessoas citadas, pelo menos 1 bilhão de casos poderiam ter sido prevenidos, ou ainda não foram tratados. </w:t>
      </w:r>
      <w:r w:rsidR="00480061">
        <w:rPr>
          <w:lang w:eastAsia="en-US"/>
        </w:rPr>
        <w:t xml:space="preserve">Grande parte dos casos de deficiência visual </w:t>
      </w:r>
      <w:r w:rsidR="00273AE4">
        <w:rPr>
          <w:lang w:eastAsia="en-US"/>
        </w:rPr>
        <w:t>e cegueira atingem pessoas com idade acim</w:t>
      </w:r>
      <w:r w:rsidR="00A072E0">
        <w:rPr>
          <w:lang w:eastAsia="en-US"/>
        </w:rPr>
        <w:t>a</w:t>
      </w:r>
      <w:r w:rsidR="00273AE4">
        <w:rPr>
          <w:lang w:eastAsia="en-US"/>
        </w:rPr>
        <w:t xml:space="preserve"> dos 50 anos</w:t>
      </w:r>
      <w:r w:rsidR="005A68CB">
        <w:rPr>
          <w:lang w:eastAsia="en-US"/>
        </w:rPr>
        <w:t xml:space="preserve">, mas </w:t>
      </w:r>
      <w:r w:rsidR="004717A0">
        <w:rPr>
          <w:lang w:eastAsia="en-US"/>
        </w:rPr>
        <w:t>podem acontecer em todas as idades</w:t>
      </w:r>
      <w:r w:rsidR="00430CFD">
        <w:rPr>
          <w:lang w:eastAsia="en-US"/>
        </w:rPr>
        <w:t xml:space="preserve"> (</w:t>
      </w:r>
      <w:r w:rsidR="00571B26">
        <w:rPr>
          <w:lang w:eastAsia="en-US"/>
        </w:rPr>
        <w:t>WORLD HEALTH ORGANIZATION</w:t>
      </w:r>
      <w:r w:rsidR="001F5F86">
        <w:rPr>
          <w:lang w:eastAsia="en-US"/>
        </w:rPr>
        <w:t>, 2021</w:t>
      </w:r>
      <w:r w:rsidR="008764C1">
        <w:rPr>
          <w:lang w:eastAsia="en-US"/>
        </w:rPr>
        <w:t>)</w:t>
      </w:r>
      <w:r w:rsidR="003F3545">
        <w:rPr>
          <w:lang w:eastAsia="en-US"/>
        </w:rPr>
        <w:t>.</w:t>
      </w:r>
      <w:r w:rsidR="00EE4EA4">
        <w:rPr>
          <w:lang w:eastAsia="en-US"/>
        </w:rPr>
        <w:t xml:space="preserve"> </w:t>
      </w:r>
    </w:p>
    <w:p w14:paraId="790F7DE9" w14:textId="628A863B" w:rsidR="003350CF" w:rsidRDefault="00D85AF2" w:rsidP="00EE4EA4">
      <w:pPr>
        <w:pStyle w:val="TF-TEXTO"/>
        <w:rPr>
          <w:lang w:eastAsia="en-US"/>
        </w:rPr>
      </w:pPr>
      <w:r>
        <w:rPr>
          <w:lang w:eastAsia="en-US"/>
        </w:rPr>
        <w:t>A classificação internacional de doenças (IDC-11</w:t>
      </w:r>
      <w:r w:rsidR="00B137A0">
        <w:rPr>
          <w:lang w:eastAsia="en-US"/>
        </w:rPr>
        <w:t>, 2020) separa a deficiência visual em</w:t>
      </w:r>
      <w:ins w:id="9" w:author="Andreza Sartori" w:date="2021-04-23T20:09:00Z">
        <w:r w:rsidR="00126881">
          <w:rPr>
            <w:lang w:eastAsia="en-US"/>
          </w:rPr>
          <w:t>:</w:t>
        </w:r>
      </w:ins>
      <w:r w:rsidR="00B137A0">
        <w:rPr>
          <w:lang w:eastAsia="en-US"/>
        </w:rPr>
        <w:t xml:space="preserve"> para longe, sendo estas de níveis leve, moderada, severa e cegueira</w:t>
      </w:r>
      <w:ins w:id="10" w:author="Andreza Sartori" w:date="2021-04-23T20:09:00Z">
        <w:r w:rsidR="00126881">
          <w:rPr>
            <w:lang w:eastAsia="en-US"/>
          </w:rPr>
          <w:t>;</w:t>
        </w:r>
      </w:ins>
      <w:del w:id="11" w:author="Andreza Sartori" w:date="2021-04-23T20:09:00Z">
        <w:r w:rsidR="00B137A0" w:rsidDel="00126881">
          <w:rPr>
            <w:lang w:eastAsia="en-US"/>
          </w:rPr>
          <w:delText>,</w:delText>
        </w:r>
      </w:del>
      <w:r w:rsidR="00B137A0">
        <w:rPr>
          <w:lang w:eastAsia="en-US"/>
        </w:rPr>
        <w:t xml:space="preserve"> </w:t>
      </w:r>
      <w:r w:rsidR="00EE4EA4">
        <w:rPr>
          <w:lang w:eastAsia="en-US"/>
        </w:rPr>
        <w:t xml:space="preserve">e </w:t>
      </w:r>
      <w:commentRangeStart w:id="12"/>
      <w:r w:rsidR="00EE4EA4">
        <w:rPr>
          <w:lang w:eastAsia="en-US"/>
        </w:rPr>
        <w:t>para perto</w:t>
      </w:r>
      <w:commentRangeEnd w:id="12"/>
      <w:r w:rsidR="004B5C76">
        <w:rPr>
          <w:rStyle w:val="Refdecomentrio"/>
          <w:lang w:eastAsia="en-US"/>
        </w:rPr>
        <w:commentReference w:id="12"/>
      </w:r>
      <w:r w:rsidR="00EE4EA4">
        <w:rPr>
          <w:lang w:eastAsia="en-US"/>
        </w:rPr>
        <w:t xml:space="preserve">. </w:t>
      </w:r>
      <w:r w:rsidR="00BB5365">
        <w:t>A deficiência visual pode ocorrer devido a alguma doença</w:t>
      </w:r>
      <w:r w:rsidR="00704633">
        <w:t xml:space="preserve">, </w:t>
      </w:r>
      <w:r w:rsidR="008C4BBC">
        <w:t xml:space="preserve">como catarata, glaucoma, opacidade da córnea, </w:t>
      </w:r>
      <w:r w:rsidR="00CB12F2">
        <w:t xml:space="preserve">retinopatia diabética, tracoma e </w:t>
      </w:r>
      <w:r w:rsidR="00F4268F">
        <w:t>até erro refrativo não resolvido (</w:t>
      </w:r>
      <w:r w:rsidR="00005384">
        <w:t>BOURNE, 2021</w:t>
      </w:r>
      <w:r w:rsidR="00F4268F">
        <w:t xml:space="preserve">). </w:t>
      </w:r>
      <w:r w:rsidR="00EF39B9">
        <w:t xml:space="preserve">No geral, </w:t>
      </w:r>
      <w:r w:rsidR="00DB2ACC">
        <w:t xml:space="preserve">pessoas com deficiência visual </w:t>
      </w:r>
      <w:r w:rsidR="00F57AA6">
        <w:t>podem sofrer mais com outros problemas quando comparados com outras pessoas,</w:t>
      </w:r>
      <w:r w:rsidR="006233BA">
        <w:t xml:space="preserve"> como com a solidão (</w:t>
      </w:r>
      <w:r w:rsidR="00832F7C">
        <w:t>BRUNES</w:t>
      </w:r>
      <w:r w:rsidR="007E245D">
        <w:t>;</w:t>
      </w:r>
      <w:r w:rsidR="00832F7C">
        <w:t xml:space="preserve"> HANSEN</w:t>
      </w:r>
      <w:r w:rsidR="007E245D">
        <w:t>;</w:t>
      </w:r>
      <w:r w:rsidR="00832F7C">
        <w:t xml:space="preserve"> </w:t>
      </w:r>
      <w:r w:rsidR="007E245D">
        <w:t>HEIR, 2019</w:t>
      </w:r>
      <w:r w:rsidR="006233BA">
        <w:t>)</w:t>
      </w:r>
      <w:r w:rsidR="005B0E25">
        <w:t xml:space="preserve"> e</w:t>
      </w:r>
      <w:r w:rsidR="007E245D">
        <w:t xml:space="preserve"> </w:t>
      </w:r>
      <w:r w:rsidR="00CC6B1F">
        <w:t xml:space="preserve">depressão </w:t>
      </w:r>
      <w:r w:rsidR="002D7D89">
        <w:t xml:space="preserve">(RENAUD; </w:t>
      </w:r>
      <w:r w:rsidR="00C01659">
        <w:t>BÉDARD, 2013)</w:t>
      </w:r>
      <w:r w:rsidR="005B0E25">
        <w:t>.</w:t>
      </w:r>
    </w:p>
    <w:p w14:paraId="06C80215" w14:textId="4CFE0671" w:rsidR="00821583" w:rsidRDefault="008D5903" w:rsidP="00821583">
      <w:pPr>
        <w:pStyle w:val="TF-TEXTO"/>
        <w:rPr>
          <w:lang w:eastAsia="en-US"/>
        </w:rPr>
      </w:pPr>
      <w:r>
        <w:t>Outro aspecto importante a ser destacado são as dificuldades na execução de tarefas diária</w:t>
      </w:r>
      <w:r w:rsidR="00B468F6">
        <w:t>s</w:t>
      </w:r>
      <w:r w:rsidR="008A0E46">
        <w:t xml:space="preserve"> em ambientes fechados</w:t>
      </w:r>
      <w:r w:rsidR="00B468F6">
        <w:t xml:space="preserve">, </w:t>
      </w:r>
      <w:r w:rsidR="006A5302">
        <w:t>sendo as principais</w:t>
      </w:r>
      <w:r w:rsidR="008A0E46">
        <w:t>:</w:t>
      </w:r>
      <w:r w:rsidR="00B468F6">
        <w:t xml:space="preserve"> encontrar um quarto pelo número, encontrar um elevador, </w:t>
      </w:r>
      <w:r w:rsidR="006A5302">
        <w:t>ler números em um banco, encontrar escadas e reconhecimento</w:t>
      </w:r>
      <w:r w:rsidR="00FB0AA5">
        <w:t xml:space="preserve"> de objetos</w:t>
      </w:r>
      <w:r w:rsidR="008A0E46">
        <w:t xml:space="preserve"> (</w:t>
      </w:r>
      <w:r w:rsidR="00E15081" w:rsidRPr="00E15081">
        <w:t>PLIKYNAS</w:t>
      </w:r>
      <w:commentRangeStart w:id="13"/>
      <w:r w:rsidR="008C4FC3">
        <w:t xml:space="preserve">, D. </w:t>
      </w:r>
      <w:commentRangeEnd w:id="13"/>
      <w:r w:rsidR="005F5224">
        <w:rPr>
          <w:rStyle w:val="Refdecomentrio"/>
          <w:lang w:eastAsia="en-US"/>
        </w:rPr>
        <w:commentReference w:id="13"/>
      </w:r>
      <w:r w:rsidR="008C4FC3" w:rsidRPr="009D4574">
        <w:rPr>
          <w:i/>
          <w:iCs/>
        </w:rPr>
        <w:t>et al</w:t>
      </w:r>
      <w:r w:rsidR="00E222F1">
        <w:rPr>
          <w:i/>
          <w:iCs/>
        </w:rPr>
        <w:t>.</w:t>
      </w:r>
      <w:r w:rsidR="00E15081">
        <w:t>, 2020</w:t>
      </w:r>
      <w:r w:rsidR="008A0E46">
        <w:t>).</w:t>
      </w:r>
      <w:r w:rsidR="00996C6B">
        <w:t xml:space="preserve"> </w:t>
      </w:r>
      <w:r w:rsidR="007C6857">
        <w:t xml:space="preserve">Para a solução </w:t>
      </w:r>
      <w:r w:rsidR="006B2C32">
        <w:t>de problemas como estes</w:t>
      </w:r>
      <w:r w:rsidR="007C6857">
        <w:t xml:space="preserve">, existem </w:t>
      </w:r>
      <w:r w:rsidR="00E52E1C">
        <w:t>sistemas</w:t>
      </w:r>
      <w:r w:rsidR="007C6857">
        <w:t xml:space="preserve"> que se propõem a </w:t>
      </w:r>
      <w:r w:rsidR="009B0A21">
        <w:t>auxiliar na detecção de objetos</w:t>
      </w:r>
      <w:r w:rsidR="00041AA4">
        <w:t xml:space="preserve"> e ambientes</w:t>
      </w:r>
      <w:r w:rsidR="003B40B5">
        <w:t xml:space="preserve">, mas que contam com a </w:t>
      </w:r>
      <w:r w:rsidR="00041AA4">
        <w:t xml:space="preserve">necessidade de um servidor para processar o reconhecimento </w:t>
      </w:r>
      <w:r w:rsidR="00041AA4">
        <w:rPr>
          <w:lang w:eastAsia="en-US"/>
        </w:rPr>
        <w:t xml:space="preserve">(JIANG; LIN; OU, 2016), </w:t>
      </w:r>
      <w:r w:rsidR="00821583">
        <w:rPr>
          <w:lang w:eastAsia="en-US"/>
        </w:rPr>
        <w:t>de câmeras ou equipamentos acoplados no corpo do usuário (PHAM; LE; VUILLERME, 2015), ou que precisam ser vestíveis e utilizados em conjunto com outros equipamentos (BAI</w:t>
      </w:r>
      <w:del w:id="14" w:author="Andreza Sartori" w:date="2021-04-23T20:13:00Z">
        <w:r w:rsidR="00821583" w:rsidDel="00372081">
          <w:rPr>
            <w:lang w:eastAsia="en-US"/>
          </w:rPr>
          <w:delText xml:space="preserve">, </w:delText>
        </w:r>
      </w:del>
      <w:del w:id="15" w:author="Andreza Sartori" w:date="2021-04-23T20:12:00Z">
        <w:r w:rsidR="00821583" w:rsidDel="00372081">
          <w:rPr>
            <w:lang w:eastAsia="en-US"/>
          </w:rPr>
          <w:delText>J</w:delText>
        </w:r>
        <w:r w:rsidR="007D1630" w:rsidDel="00372081">
          <w:rPr>
            <w:lang w:eastAsia="en-US"/>
          </w:rPr>
          <w:delText xml:space="preserve">. </w:delText>
        </w:r>
      </w:del>
      <w:r w:rsidR="007D1630" w:rsidRPr="00524409">
        <w:rPr>
          <w:i/>
          <w:iCs/>
          <w:lang w:eastAsia="en-US"/>
        </w:rPr>
        <w:t>et al</w:t>
      </w:r>
      <w:r w:rsidR="00524409">
        <w:rPr>
          <w:i/>
          <w:iCs/>
          <w:lang w:eastAsia="en-US"/>
        </w:rPr>
        <w:t>.</w:t>
      </w:r>
      <w:r w:rsidR="007D1630">
        <w:rPr>
          <w:lang w:eastAsia="en-US"/>
        </w:rPr>
        <w:t>,</w:t>
      </w:r>
      <w:r w:rsidR="00821583">
        <w:rPr>
          <w:lang w:eastAsia="en-US"/>
        </w:rPr>
        <w:t xml:space="preserve"> 2019).</w:t>
      </w:r>
    </w:p>
    <w:p w14:paraId="3CA0066E" w14:textId="0BBE6115" w:rsidR="002471EE" w:rsidRDefault="00D70F5F" w:rsidP="00821583">
      <w:pPr>
        <w:pStyle w:val="TF-TEXTO"/>
        <w:rPr>
          <w:lang w:eastAsia="en-US"/>
        </w:rPr>
      </w:pPr>
      <w:r>
        <w:rPr>
          <w:lang w:eastAsia="en-US"/>
        </w:rPr>
        <w:t>Com o a</w:t>
      </w:r>
      <w:r w:rsidR="00772DD2">
        <w:rPr>
          <w:lang w:eastAsia="en-US"/>
        </w:rPr>
        <w:t>d</w:t>
      </w:r>
      <w:r>
        <w:rPr>
          <w:lang w:eastAsia="en-US"/>
        </w:rPr>
        <w:t>vento dos dispositivos móveis e o aumento da sua capacidade de processamento constante</w:t>
      </w:r>
      <w:r w:rsidR="00356A3E">
        <w:rPr>
          <w:lang w:eastAsia="en-US"/>
        </w:rPr>
        <w:t xml:space="preserve"> (</w:t>
      </w:r>
      <w:r w:rsidR="007E2BA8">
        <w:rPr>
          <w:lang w:eastAsia="en-US"/>
        </w:rPr>
        <w:t>APPLE</w:t>
      </w:r>
      <w:r w:rsidR="00356A3E">
        <w:rPr>
          <w:lang w:eastAsia="en-US"/>
        </w:rPr>
        <w:t>, 2021)</w:t>
      </w:r>
      <w:r w:rsidR="00642CF6">
        <w:rPr>
          <w:lang w:eastAsia="en-US"/>
        </w:rPr>
        <w:t xml:space="preserve">, </w:t>
      </w:r>
      <w:r w:rsidR="003E5BCE">
        <w:rPr>
          <w:lang w:eastAsia="en-US"/>
        </w:rPr>
        <w:t>novos hardwares são adicionados aos dispositivos. É o caso do sensor</w:t>
      </w:r>
      <w:r w:rsidR="004A670E">
        <w:rPr>
          <w:lang w:eastAsia="en-US"/>
        </w:rPr>
        <w:t xml:space="preserve"> </w:t>
      </w:r>
      <w:r w:rsidR="004A670E" w:rsidRPr="00E12BEC">
        <w:rPr>
          <w:lang w:eastAsia="en-US"/>
        </w:rPr>
        <w:t xml:space="preserve">Light Detection </w:t>
      </w:r>
      <w:del w:id="16" w:author="Andreza Sartori" w:date="2021-04-23T20:13:00Z">
        <w:r w:rsidR="00DA74BB" w:rsidRPr="00E12BEC" w:rsidDel="00AB169C">
          <w:rPr>
            <w:lang w:eastAsia="en-US"/>
          </w:rPr>
          <w:delText xml:space="preserve">And </w:delText>
        </w:r>
      </w:del>
      <w:ins w:id="17" w:author="Andreza Sartori" w:date="2021-04-23T20:13:00Z">
        <w:r w:rsidR="00AB169C">
          <w:rPr>
            <w:lang w:eastAsia="en-US"/>
          </w:rPr>
          <w:t>a</w:t>
        </w:r>
        <w:r w:rsidR="00AB169C" w:rsidRPr="00E12BEC">
          <w:rPr>
            <w:lang w:eastAsia="en-US"/>
          </w:rPr>
          <w:t xml:space="preserve">nd </w:t>
        </w:r>
      </w:ins>
      <w:r w:rsidR="00DA74BB" w:rsidRPr="00E12BEC">
        <w:rPr>
          <w:lang w:eastAsia="en-US"/>
        </w:rPr>
        <w:t>Ranging</w:t>
      </w:r>
      <w:r w:rsidR="003E5BCE" w:rsidRPr="00E12BEC">
        <w:rPr>
          <w:lang w:eastAsia="en-US"/>
        </w:rPr>
        <w:t xml:space="preserve"> </w:t>
      </w:r>
      <w:r w:rsidR="00DA74BB" w:rsidRPr="00E12BEC">
        <w:rPr>
          <w:lang w:eastAsia="en-US"/>
        </w:rPr>
        <w:t>(</w:t>
      </w:r>
      <w:r w:rsidR="003E5BCE" w:rsidRPr="00E12BEC">
        <w:rPr>
          <w:lang w:eastAsia="en-US"/>
        </w:rPr>
        <w:t>LiDAR</w:t>
      </w:r>
      <w:r w:rsidR="00DA74BB" w:rsidRPr="00E12BEC">
        <w:rPr>
          <w:lang w:eastAsia="en-US"/>
        </w:rPr>
        <w:t>)</w:t>
      </w:r>
      <w:r w:rsidR="003E5BCE">
        <w:rPr>
          <w:lang w:eastAsia="en-US"/>
        </w:rPr>
        <w:t xml:space="preserve">, </w:t>
      </w:r>
      <w:r w:rsidR="005C58E8">
        <w:rPr>
          <w:lang w:eastAsia="en-US"/>
        </w:rPr>
        <w:t>que é capaz de coletar uma n</w:t>
      </w:r>
      <w:r w:rsidR="009A219E">
        <w:rPr>
          <w:lang w:eastAsia="en-US"/>
        </w:rPr>
        <w:t>u</w:t>
      </w:r>
      <w:r w:rsidR="005C58E8">
        <w:rPr>
          <w:lang w:eastAsia="en-US"/>
        </w:rPr>
        <w:t xml:space="preserve">vem de pontos com coordenadas x, y e z de objetos ao redor do ambiente. </w:t>
      </w:r>
      <w:r w:rsidR="00314C56">
        <w:rPr>
          <w:lang w:eastAsia="en-US"/>
        </w:rPr>
        <w:t>Um dos grandes benefícios do sensor</w:t>
      </w:r>
      <w:del w:id="18" w:author="Andreza Sartori" w:date="2021-04-23T20:13:00Z">
        <w:r w:rsidR="00314C56" w:rsidDel="00AB169C">
          <w:rPr>
            <w:lang w:eastAsia="en-US"/>
          </w:rPr>
          <w:delText xml:space="preserve">, </w:delText>
        </w:r>
      </w:del>
      <w:ins w:id="19" w:author="Andreza Sartori" w:date="2021-04-23T20:13:00Z">
        <w:r w:rsidR="00AB169C">
          <w:rPr>
            <w:lang w:eastAsia="en-US"/>
          </w:rPr>
          <w:t xml:space="preserve"> </w:t>
        </w:r>
      </w:ins>
      <w:r w:rsidR="00314C56">
        <w:rPr>
          <w:lang w:eastAsia="en-US"/>
        </w:rPr>
        <w:t>é não ter influência da condição de luz, podendo trabalhar em dias e noites por exemplo (</w:t>
      </w:r>
      <w:r w:rsidR="005A2E0F">
        <w:rPr>
          <w:lang w:eastAsia="en-US"/>
        </w:rPr>
        <w:t>WU, 2018</w:t>
      </w:r>
      <w:r w:rsidR="00314C56">
        <w:rPr>
          <w:lang w:eastAsia="en-US"/>
        </w:rPr>
        <w:t>)</w:t>
      </w:r>
      <w:r w:rsidR="00896A05">
        <w:rPr>
          <w:lang w:eastAsia="en-US"/>
        </w:rPr>
        <w:t>.</w:t>
      </w:r>
      <w:r w:rsidR="008B4E37">
        <w:rPr>
          <w:lang w:eastAsia="en-US"/>
        </w:rPr>
        <w:t xml:space="preserve"> </w:t>
      </w:r>
    </w:p>
    <w:p w14:paraId="37870244" w14:textId="0554EE24" w:rsidR="00821583" w:rsidRDefault="00CD23CE" w:rsidP="00821583">
      <w:pPr>
        <w:pStyle w:val="TF-TEXTO"/>
        <w:rPr>
          <w:lang w:eastAsia="en-US"/>
        </w:rPr>
      </w:pPr>
      <w:r>
        <w:rPr>
          <w:lang w:eastAsia="en-US"/>
        </w:rPr>
        <w:t xml:space="preserve">Diante dessas informações, </w:t>
      </w:r>
      <w:r w:rsidR="0021555D">
        <w:rPr>
          <w:lang w:eastAsia="en-US"/>
        </w:rPr>
        <w:t xml:space="preserve">esse trabalho propõe a </w:t>
      </w:r>
      <w:r w:rsidR="002B2601">
        <w:rPr>
          <w:lang w:eastAsia="en-US"/>
        </w:rPr>
        <w:t>implementação de um aplicativo móvel</w:t>
      </w:r>
      <w:del w:id="20" w:author="Andreza Sartori" w:date="2021-04-23T20:14:00Z">
        <w:r w:rsidR="002B2601" w:rsidDel="00244526">
          <w:rPr>
            <w:lang w:eastAsia="en-US"/>
          </w:rPr>
          <w:delText xml:space="preserve">, </w:delText>
        </w:r>
      </w:del>
      <w:r w:rsidR="002B2601">
        <w:rPr>
          <w:lang w:eastAsia="en-US"/>
        </w:rPr>
        <w:t xml:space="preserve">que utilizará a tecnologia do </w:t>
      </w:r>
      <w:r w:rsidR="00904B6F">
        <w:rPr>
          <w:lang w:eastAsia="en-US"/>
        </w:rPr>
        <w:t>sensor LiDAR</w:t>
      </w:r>
      <w:r w:rsidR="00BD711B">
        <w:rPr>
          <w:lang w:eastAsia="en-US"/>
        </w:rPr>
        <w:t xml:space="preserve"> para efetuar a detecção de objetos e ambientes internos, </w:t>
      </w:r>
      <w:r w:rsidR="00DF3E88">
        <w:rPr>
          <w:lang w:eastAsia="en-US"/>
        </w:rPr>
        <w:t xml:space="preserve">e auxiliar pessoas com algum tipo de deficiência </w:t>
      </w:r>
      <w:r w:rsidR="00067573">
        <w:rPr>
          <w:lang w:eastAsia="en-US"/>
        </w:rPr>
        <w:t xml:space="preserve">visual a se locomoverem nestes locais. </w:t>
      </w:r>
      <w:r w:rsidR="002B2601">
        <w:rPr>
          <w:lang w:eastAsia="en-US"/>
        </w:rPr>
        <w:t xml:space="preserve"> </w:t>
      </w:r>
    </w:p>
    <w:p w14:paraId="6CEB92D7" w14:textId="77777777" w:rsidR="003350CF" w:rsidRDefault="003350CF" w:rsidP="003D398C">
      <w:pPr>
        <w:pStyle w:val="TF-TEXTO"/>
      </w:pPr>
    </w:p>
    <w:p w14:paraId="56EE24EE" w14:textId="6235A3F4" w:rsidR="00944B0D" w:rsidRPr="00944B0D" w:rsidRDefault="00F255FC" w:rsidP="00BD2D7B">
      <w:pPr>
        <w:pStyle w:val="Ttulo2"/>
      </w:pPr>
      <w:bookmarkStart w:id="21" w:name="_Toc419598576"/>
      <w:bookmarkStart w:id="22" w:name="_Toc420721317"/>
      <w:bookmarkStart w:id="23" w:name="_Toc420721467"/>
      <w:bookmarkStart w:id="24" w:name="_Toc420721562"/>
      <w:bookmarkStart w:id="25" w:name="_Toc420721768"/>
      <w:bookmarkStart w:id="26" w:name="_Toc420723209"/>
      <w:bookmarkStart w:id="27" w:name="_Toc482682370"/>
      <w:bookmarkStart w:id="28" w:name="_Toc54164904"/>
      <w:bookmarkStart w:id="29" w:name="_Toc54165664"/>
      <w:bookmarkStart w:id="30" w:name="_Toc54169316"/>
      <w:bookmarkStart w:id="31" w:name="_Toc96347426"/>
      <w:bookmarkStart w:id="32" w:name="_Toc96357710"/>
      <w:bookmarkStart w:id="33" w:name="_Toc96491850"/>
      <w:bookmarkStart w:id="34" w:name="_Toc411603090"/>
      <w:r w:rsidRPr="007D10F2">
        <w:t xml:space="preserve">OBJETIVOS 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73D9BFFA" w14:textId="5AE11486" w:rsidR="002E56A8" w:rsidRDefault="002E56A8" w:rsidP="00C35E57">
      <w:pPr>
        <w:pStyle w:val="TF-TEXTO"/>
      </w:pPr>
      <w:r>
        <w:t xml:space="preserve">Este trabalho possui como objetivo disponibilizar um aplicativo </w:t>
      </w:r>
      <w:r w:rsidR="00C94229">
        <w:t>móvel para auxiliar pessoas com deficiência visual a se orientarem em ambientes fechados</w:t>
      </w:r>
      <w:r w:rsidR="006266F5">
        <w:t xml:space="preserve"> utilizando o sensor LiDAR. </w:t>
      </w:r>
    </w:p>
    <w:p w14:paraId="770203D4" w14:textId="77777777" w:rsidR="00C35E57" w:rsidRDefault="00C35E57" w:rsidP="00C35E57">
      <w:pPr>
        <w:pStyle w:val="TF-TEXTO"/>
      </w:pPr>
      <w:r>
        <w:t>Os objetivos específicos são:</w:t>
      </w:r>
    </w:p>
    <w:p w14:paraId="2359D673" w14:textId="2B63D26A" w:rsidR="00C35E57" w:rsidRDefault="00896A05" w:rsidP="54AB8BE8">
      <w:pPr>
        <w:pStyle w:val="TF-ALNEA"/>
        <w:tabs>
          <w:tab w:val="clear" w:pos="1815"/>
          <w:tab w:val="num" w:pos="1276"/>
        </w:tabs>
        <w:ind w:left="1077"/>
      </w:pPr>
      <w:r>
        <w:t>u</w:t>
      </w:r>
      <w:r w:rsidR="00152F08">
        <w:t>tilizar o sensor LiDAR para efetuar o reconhecimento do ambiente e objetos</w:t>
      </w:r>
      <w:r>
        <w:t>;</w:t>
      </w:r>
    </w:p>
    <w:p w14:paraId="4884CC20" w14:textId="0964B487" w:rsidR="00C35E57" w:rsidRDefault="00896A05" w:rsidP="54AB8BE8">
      <w:pPr>
        <w:pStyle w:val="TF-ALNEA"/>
        <w:tabs>
          <w:tab w:val="clear" w:pos="1815"/>
          <w:tab w:val="num" w:pos="1276"/>
        </w:tabs>
        <w:ind w:left="1077"/>
      </w:pPr>
      <w:r>
        <w:t>u</w:t>
      </w:r>
      <w:r w:rsidR="006725C5">
        <w:t>tilizar recursos do próprio dispositivo móvel para orientar o usuário no deslocamento</w:t>
      </w:r>
      <w:r>
        <w:t>;</w:t>
      </w:r>
    </w:p>
    <w:p w14:paraId="30262947" w14:textId="51C17EE6" w:rsidR="003F3C65" w:rsidRDefault="00896A05" w:rsidP="54AB8BE8">
      <w:pPr>
        <w:pStyle w:val="TF-ALNEA"/>
        <w:tabs>
          <w:tab w:val="clear" w:pos="1815"/>
          <w:tab w:val="num" w:pos="1276"/>
        </w:tabs>
        <w:ind w:left="1077"/>
      </w:pPr>
      <w:r>
        <w:t>v</w:t>
      </w:r>
      <w:r w:rsidR="003241BC">
        <w:t>alidar se os resultados apresentados são satisfatórios para conduzir com segurança</w:t>
      </w:r>
      <w:r w:rsidR="00C35BBA">
        <w:t xml:space="preserve"> em ambientes fechados</w:t>
      </w:r>
      <w:del w:id="35" w:author="Andreza Sartori" w:date="2021-04-23T20:15:00Z">
        <w:r w:rsidR="00C35BBA" w:rsidDel="001A2B78">
          <w:delText>,</w:delText>
        </w:r>
      </w:del>
      <w:r w:rsidR="003241BC">
        <w:t xml:space="preserve"> uma pessoa que </w:t>
      </w:r>
      <w:r w:rsidR="00C35BBA">
        <w:t>seja portadora de alguma deficiência visual.</w:t>
      </w:r>
    </w:p>
    <w:p w14:paraId="60D2D374" w14:textId="0DD0A560" w:rsidR="00F22160" w:rsidRPr="00F22160" w:rsidRDefault="00F22160" w:rsidP="00F22160">
      <w:pPr>
        <w:pStyle w:val="TtuloIntroduo"/>
      </w:pPr>
      <w:bookmarkStart w:id="36" w:name="_Toc419598587"/>
      <w:r>
        <w:t>Trabalhos correlatos</w:t>
      </w:r>
    </w:p>
    <w:p w14:paraId="18650D7F" w14:textId="592AE288" w:rsidR="00F22160" w:rsidRPr="00F22160" w:rsidRDefault="00F22160" w:rsidP="00F22160">
      <w:pPr>
        <w:pStyle w:val="TF-TEXTO"/>
        <w:rPr>
          <w:lang w:eastAsia="en-US"/>
        </w:rPr>
      </w:pPr>
      <w:r>
        <w:rPr>
          <w:lang w:eastAsia="en-US"/>
        </w:rPr>
        <w:t xml:space="preserve">Nesta seção serão apresentados alguns trabalhos que apresentam semelhanças com os principais objetivos do trabalho proposto. O primeiro trabalho é um sistema para reconhecimento em tempo real de objetos, com seus resultados convertidos em um som </w:t>
      </w:r>
      <w:r w:rsidR="004405D6">
        <w:rPr>
          <w:lang w:eastAsia="en-US"/>
        </w:rPr>
        <w:t>tridimensional</w:t>
      </w:r>
      <w:r>
        <w:rPr>
          <w:lang w:eastAsia="en-US"/>
        </w:rPr>
        <w:t xml:space="preserve"> (JIANG; LIN; QU, 2016). O segundo trata da detecção em tempo real de objetos e obstáculos utilizando o Microsoft Kinect (PHAM; LE; VUILLERME, 2015). Por último, um dispositivo vestível capaz de detectar obstáculos e objetos, e orientar o usuário em ambientes internos e externos (BAI, J. </w:t>
      </w:r>
      <w:r w:rsidRPr="00524409">
        <w:rPr>
          <w:i/>
          <w:iCs/>
          <w:lang w:eastAsia="en-US"/>
        </w:rPr>
        <w:t>et al</w:t>
      </w:r>
      <w:r w:rsidR="00524409" w:rsidRPr="00524409">
        <w:rPr>
          <w:i/>
          <w:iCs/>
          <w:lang w:eastAsia="en-US"/>
        </w:rPr>
        <w:t>.</w:t>
      </w:r>
      <w:r>
        <w:rPr>
          <w:lang w:eastAsia="en-US"/>
        </w:rPr>
        <w:t>, 2019).</w:t>
      </w:r>
    </w:p>
    <w:p w14:paraId="4BC56702" w14:textId="5A1C8BE0" w:rsidR="00A44581" w:rsidRPr="00F22160" w:rsidRDefault="007B0FFA" w:rsidP="00E638A0">
      <w:pPr>
        <w:pStyle w:val="Ttulo2"/>
        <w:rPr>
          <w:lang w:val="en-US"/>
        </w:rPr>
      </w:pPr>
      <w:r w:rsidRPr="00F22160">
        <w:rPr>
          <w:lang w:val="en-US"/>
        </w:rPr>
        <w:lastRenderedPageBreak/>
        <w:t>Let Blind People See: Real-Time Visual Recognition with Results Converted to 3D Audio</w:t>
      </w:r>
    </w:p>
    <w:p w14:paraId="7CEF5B68" w14:textId="2F7131B8" w:rsidR="00654C98" w:rsidRDefault="006B3BF2" w:rsidP="00F53DD4">
      <w:pPr>
        <w:pStyle w:val="TF-TEXTO"/>
      </w:pPr>
      <w:r>
        <w:t xml:space="preserve">O trabalho </w:t>
      </w:r>
      <w:r w:rsidR="007670F0">
        <w:t xml:space="preserve">descrito por </w:t>
      </w:r>
      <w:r w:rsidR="00DF304C">
        <w:t>Jiang, Lin e Qu</w:t>
      </w:r>
      <w:r w:rsidR="0056752F">
        <w:t xml:space="preserve"> (</w:t>
      </w:r>
      <w:r w:rsidR="00ED7DB5">
        <w:t>2016</w:t>
      </w:r>
      <w:r w:rsidR="0056752F">
        <w:t xml:space="preserve">) consiste em </w:t>
      </w:r>
      <w:r w:rsidR="00FE7221">
        <w:t xml:space="preserve">permitir que pessoas cegas tenham a possibilidade de reconhecer o ambiente ao seu redor reconhecendo objetos em tempo </w:t>
      </w:r>
      <w:commentRangeStart w:id="37"/>
      <w:r w:rsidR="00FE7221">
        <w:t xml:space="preserve">real </w:t>
      </w:r>
      <w:r w:rsidR="00B3675F">
        <w:t>e os “falando” para o usuário</w:t>
      </w:r>
      <w:commentRangeEnd w:id="37"/>
      <w:r w:rsidR="006B34A3">
        <w:rPr>
          <w:rStyle w:val="Refdecomentrio"/>
          <w:lang w:eastAsia="en-US"/>
        </w:rPr>
        <w:commentReference w:id="37"/>
      </w:r>
      <w:r w:rsidR="00B3675F">
        <w:t xml:space="preserve">. </w:t>
      </w:r>
      <w:r w:rsidR="00B076AB">
        <w:t xml:space="preserve">A técnica utiliza a tecnologia denominada de </w:t>
      </w:r>
      <w:r w:rsidR="00195371">
        <w:t xml:space="preserve">simulação de som binaural, que facilita a identificação </w:t>
      </w:r>
      <w:r w:rsidR="00820C6B">
        <w:t>da direção onde o objeto se encontra.</w:t>
      </w:r>
      <w:r w:rsidR="00F53DD4">
        <w:t xml:space="preserve"> </w:t>
      </w:r>
      <w:r w:rsidR="00E63713">
        <w:t xml:space="preserve">O sistema foi composto pela captura de vídeo, feito por </w:t>
      </w:r>
      <w:r w:rsidR="00655485">
        <w:t xml:space="preserve">uma </w:t>
      </w:r>
      <w:r w:rsidR="00B87637">
        <w:t xml:space="preserve">câmera </w:t>
      </w:r>
      <w:r w:rsidR="00655485">
        <w:t>GoPro</w:t>
      </w:r>
      <w:r w:rsidR="00214155">
        <w:t>, e as imagens foram transmitidas para um servidor, com o objetivo de realizar o reconhecimento da imagem em tempo real</w:t>
      </w:r>
      <w:r w:rsidR="00BD3565">
        <w:t xml:space="preserve"> com modelos de detecção de objetos existentes, como o YOLO.</w:t>
      </w:r>
      <w:r w:rsidR="0013356B">
        <w:t xml:space="preserve"> Para o áudio</w:t>
      </w:r>
      <w:r w:rsidR="00D11E93">
        <w:t xml:space="preserve"> </w:t>
      </w:r>
      <w:r w:rsidR="004405D6">
        <w:t>tridimensional</w:t>
      </w:r>
      <w:r w:rsidR="00D11E93">
        <w:t>, utilizou-se o</w:t>
      </w:r>
      <w:r w:rsidR="00E87625">
        <w:t xml:space="preserve"> motor de jogos</w:t>
      </w:r>
      <w:r w:rsidR="00D11E93">
        <w:t xml:space="preserve"> Unity</w:t>
      </w:r>
      <w:r w:rsidR="00782C7D">
        <w:t>.</w:t>
      </w:r>
      <w:r w:rsidR="00BD3565">
        <w:t xml:space="preserve"> </w:t>
      </w:r>
      <w:r w:rsidR="009236FB">
        <w:t>O som foi transmitido p</w:t>
      </w:r>
      <w:r w:rsidR="00A87859">
        <w:t>ara o usuário por meio de fones de ouvido sem fio</w:t>
      </w:r>
      <w:r w:rsidR="00ED7DB5">
        <w:t>.</w:t>
      </w:r>
    </w:p>
    <w:p w14:paraId="264CEE39" w14:textId="53E8370F" w:rsidR="00161D0E" w:rsidRDefault="00636F3C" w:rsidP="009F31D3">
      <w:pPr>
        <w:pStyle w:val="TF-TEXTO"/>
      </w:pPr>
      <w:r>
        <w:t>Conforme demonstrado na</w:t>
      </w:r>
      <w:r w:rsidR="00FF790B">
        <w:t xml:space="preserve"> </w:t>
      </w:r>
      <w:r w:rsidR="00FC40F7" w:rsidRPr="00FC40F7">
        <w:fldChar w:fldCharType="begin"/>
      </w:r>
      <w:r w:rsidR="00FC40F7" w:rsidRPr="00FC40F7">
        <w:instrText xml:space="preserve"> REF _Ref68723393 \h  \* MERGEFORMAT </w:instrText>
      </w:r>
      <w:r w:rsidR="00FC40F7" w:rsidRPr="00FC40F7">
        <w:fldChar w:fldCharType="separate"/>
      </w:r>
      <w:r w:rsidR="00D271FC" w:rsidRPr="00A21F61">
        <w:t xml:space="preserve">Figura </w:t>
      </w:r>
      <w:r w:rsidR="00D271FC">
        <w:rPr>
          <w:noProof/>
        </w:rPr>
        <w:t>1</w:t>
      </w:r>
      <w:r w:rsidR="00FC40F7" w:rsidRPr="00FC40F7">
        <w:fldChar w:fldCharType="end"/>
      </w:r>
      <w:r>
        <w:t xml:space="preserve">, </w:t>
      </w:r>
      <w:r w:rsidR="002211AB">
        <w:t xml:space="preserve">no trabalho de Jiang, Lin e Qu (2016) </w:t>
      </w:r>
      <w:r>
        <w:t xml:space="preserve">as imagens são transmitidas para um servidor que realiza a detecção dos objetos. A transmissão do vídeo em </w:t>
      </w:r>
      <w:r w:rsidR="00624F7C">
        <w:t>alta definição</w:t>
      </w:r>
      <w:r>
        <w:t xml:space="preserve"> é feita em até 1 milissegundo, e o algoritmo do YOLO processa um único frame da imagem numa velocidade de 4 a 60 frames por segundo, dependendo do tamanho da imagem enviada.</w:t>
      </w:r>
      <w:r w:rsidR="009F31D3">
        <w:t xml:space="preserve"> Nos testes realizados, constatou-se que a utilização da descrição dos objetos por áudio </w:t>
      </w:r>
      <w:r w:rsidR="004405D6">
        <w:t>tridimensional</w:t>
      </w:r>
      <w:r w:rsidR="009F31D3">
        <w:t xml:space="preserve"> foi de grande auxílio para a localização e guia do usuário no ambiente, mas alguns ajustes precisariam ser feitos, como por exemplo diminuir a frequência da repetição de objetos já detectados no ambiente</w:t>
      </w:r>
      <w:r w:rsidR="00852BE4">
        <w:t>.</w:t>
      </w:r>
    </w:p>
    <w:p w14:paraId="3393DA82" w14:textId="77777777" w:rsidR="0021029A" w:rsidRDefault="000A11A9" w:rsidP="009F31D3">
      <w:pPr>
        <w:pStyle w:val="TF-TEXTO"/>
      </w:pPr>
      <w:commentRangeStart w:id="38"/>
      <w:commentRangeEnd w:id="38"/>
      <w:r>
        <w:rPr>
          <w:rStyle w:val="Refdecomentrio"/>
          <w:lang w:eastAsia="en-US"/>
        </w:rPr>
        <w:commentReference w:id="38"/>
      </w:r>
    </w:p>
    <w:p w14:paraId="2561E6A5" w14:textId="1289A0B2" w:rsidR="00FF790B" w:rsidRPr="00A21F61" w:rsidRDefault="00FF790B" w:rsidP="006217B8">
      <w:pPr>
        <w:pStyle w:val="TF-LEGENDA"/>
      </w:pPr>
      <w:bookmarkStart w:id="39" w:name="_Ref68723393"/>
      <w:r w:rsidRPr="00A21F61">
        <w:t xml:space="preserve">Figura </w:t>
      </w:r>
      <w:r w:rsidR="00892B4C">
        <w:fldChar w:fldCharType="begin"/>
      </w:r>
      <w:r w:rsidR="00892B4C" w:rsidRPr="00A21F61">
        <w:instrText xml:space="preserve"> SEQ Figura \* ARABIC </w:instrText>
      </w:r>
      <w:r w:rsidR="00892B4C">
        <w:fldChar w:fldCharType="separate"/>
      </w:r>
      <w:r w:rsidR="00D271FC">
        <w:rPr>
          <w:noProof/>
        </w:rPr>
        <w:t>1</w:t>
      </w:r>
      <w:r w:rsidR="00892B4C">
        <w:fldChar w:fldCharType="end"/>
      </w:r>
      <w:bookmarkEnd w:id="39"/>
      <w:r w:rsidRPr="00A21F61">
        <w:t xml:space="preserve"> - Fluxo de dados do sistema</w:t>
      </w:r>
    </w:p>
    <w:p w14:paraId="1117B9E6" w14:textId="02228357" w:rsidR="00FE5E02" w:rsidRDefault="00850A06" w:rsidP="000C1635">
      <w:pPr>
        <w:pStyle w:val="TF-FIGURA"/>
      </w:pPr>
      <w:r>
        <w:fldChar w:fldCharType="begin"/>
      </w:r>
      <w:r>
        <w:instrText xml:space="preserve"> INCLUDEPICTURE "/var/folders/4s/35vcqpsj66lfxzn6rlltlj3w0000gn/T/com.microsoft.Word/WebArchiveCopyPasteTempFiles/page4image6641968" \* MERGEFORMATINET </w:instrText>
      </w:r>
      <w:r>
        <w:fldChar w:fldCharType="separate"/>
      </w:r>
      <w:r w:rsidR="001B6CD2" w:rsidRPr="000C1635">
        <w:rPr>
          <w:noProof/>
        </w:rPr>
        <w:drawing>
          <wp:inline distT="0" distB="0" distL="0" distR="0" wp14:anchorId="5534468B" wp14:editId="722832F2">
            <wp:extent cx="3006237" cy="1945496"/>
            <wp:effectExtent l="12700" t="12700" r="11430" b="15240"/>
            <wp:docPr id="7" name="Picture 7" descr="page4image66419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4image6641968"/>
                    <pic:cNvPicPr>
                      <a:picLocks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237" cy="19454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B27F88C" w14:textId="764CF412" w:rsidR="000032BB" w:rsidRPr="00ED7DB5" w:rsidRDefault="007373A5" w:rsidP="00636F3C">
      <w:pPr>
        <w:pStyle w:val="TF-FONTE"/>
      </w:pPr>
      <w:r>
        <w:t>Fonte: Jiang, Lin e Qu (2016</w:t>
      </w:r>
      <w:r w:rsidR="00ED7DB5">
        <w:t>)</w:t>
      </w:r>
      <w:r w:rsidR="003915AE">
        <w:t>.</w:t>
      </w:r>
    </w:p>
    <w:p w14:paraId="773BAACF" w14:textId="77777777" w:rsidR="00237CBC" w:rsidRDefault="00237CBC" w:rsidP="00A44581">
      <w:pPr>
        <w:pStyle w:val="TF-TEXTO"/>
      </w:pPr>
    </w:p>
    <w:p w14:paraId="77BE4C06" w14:textId="422B0027" w:rsidR="00A44581" w:rsidRPr="00F22160" w:rsidRDefault="00237CBC" w:rsidP="00E638A0">
      <w:pPr>
        <w:pStyle w:val="Ttulo2"/>
        <w:rPr>
          <w:lang w:val="en-US"/>
        </w:rPr>
      </w:pPr>
      <w:r w:rsidRPr="00F22160">
        <w:rPr>
          <w:lang w:val="en-US"/>
        </w:rPr>
        <w:t>Real-Time Obstacle Detection System in Indoor Environment for the Visually Impaired Using Microsoft Kinect Sensor</w:t>
      </w:r>
    </w:p>
    <w:p w14:paraId="69A63434" w14:textId="2B57428A" w:rsidR="000C1635" w:rsidRDefault="00DD69C6" w:rsidP="009F31D3">
      <w:pPr>
        <w:pStyle w:val="TF-TEXTO"/>
      </w:pPr>
      <w:r>
        <w:t xml:space="preserve">O </w:t>
      </w:r>
      <w:r w:rsidR="00B2613C">
        <w:t>projeto</w:t>
      </w:r>
      <w:r>
        <w:t xml:space="preserve"> de Pham, Le e Vuillerme</w:t>
      </w:r>
      <w:r w:rsidR="00C217AE">
        <w:t xml:space="preserve"> (2015)</w:t>
      </w:r>
      <w:r w:rsidR="00F412A7">
        <w:t xml:space="preserve"> foca em utilizar um método baseado no Microsoft Kinect para detectar obstáculos em ambientes internos</w:t>
      </w:r>
      <w:r w:rsidR="0009583E">
        <w:t>.</w:t>
      </w:r>
      <w:r w:rsidR="00F412A7">
        <w:t xml:space="preserve"> </w:t>
      </w:r>
      <w:r w:rsidR="0009583E">
        <w:t xml:space="preserve">Este trabalho </w:t>
      </w:r>
      <w:r w:rsidR="002F54C9">
        <w:t>utiliza</w:t>
      </w:r>
      <w:r w:rsidR="00F412A7">
        <w:t xml:space="preserve"> uma imagem </w:t>
      </w:r>
      <w:r w:rsidR="004405D6">
        <w:t>tridimensional</w:t>
      </w:r>
      <w:r w:rsidR="00F412A7">
        <w:t xml:space="preserve"> processada com informações de </w:t>
      </w:r>
      <w:r w:rsidR="0009583E">
        <w:t>profundidade de cor</w:t>
      </w:r>
      <w:r w:rsidR="000F2595">
        <w:t xml:space="preserve">, </w:t>
      </w:r>
      <w:r w:rsidR="00273620">
        <w:t>contando com o auxílio de um</w:t>
      </w:r>
      <w:r w:rsidR="004470AA">
        <w:t xml:space="preserve"> sensor </w:t>
      </w:r>
      <w:r w:rsidR="004470AA" w:rsidRPr="00F73DD6">
        <w:t>Tongue Display Unit</w:t>
      </w:r>
      <w:r w:rsidR="00665684" w:rsidRPr="00665684">
        <w:t xml:space="preserve"> </w:t>
      </w:r>
      <w:r w:rsidR="00665684">
        <w:t>(TDU</w:t>
      </w:r>
      <w:r w:rsidR="004470AA">
        <w:t>) para alertar o usuário.</w:t>
      </w:r>
      <w:r w:rsidR="00F412A7">
        <w:t xml:space="preserve"> </w:t>
      </w:r>
      <w:r w:rsidR="000738B9">
        <w:t>Desta forma, é possível auxiliar pessoas com alguma deficiência visual, informando</w:t>
      </w:r>
      <w:r w:rsidR="004470AA">
        <w:t xml:space="preserve"> dos </w:t>
      </w:r>
      <w:r w:rsidR="009F448B">
        <w:t>obstáculos ao redor do usuário, como escadas,</w:t>
      </w:r>
      <w:r w:rsidR="00434254">
        <w:t xml:space="preserve"> paredes, portas e objetos indefinidos no chão. </w:t>
      </w:r>
      <w:r w:rsidR="00EB7E70">
        <w:t xml:space="preserve">Mais detalhes do protótipo </w:t>
      </w:r>
      <w:commentRangeStart w:id="40"/>
      <w:r w:rsidR="00EB7E70">
        <w:t xml:space="preserve">podem ser vistos </w:t>
      </w:r>
      <w:commentRangeEnd w:id="40"/>
      <w:r w:rsidR="000B3C17">
        <w:rPr>
          <w:rStyle w:val="Refdecomentrio"/>
          <w:lang w:eastAsia="en-US"/>
        </w:rPr>
        <w:commentReference w:id="40"/>
      </w:r>
      <w:r w:rsidR="00B84CC1">
        <w:t>na</w:t>
      </w:r>
      <w:r w:rsidR="000C1635">
        <w:t xml:space="preserve"> </w:t>
      </w:r>
      <w:r w:rsidR="000C1635">
        <w:fldChar w:fldCharType="begin"/>
      </w:r>
      <w:r w:rsidR="000C1635">
        <w:instrText xml:space="preserve"> REF _Ref68723492 \h </w:instrText>
      </w:r>
      <w:r w:rsidR="000C1635">
        <w:fldChar w:fldCharType="separate"/>
      </w:r>
      <w:r w:rsidR="00D271FC" w:rsidRPr="00A21F61">
        <w:t xml:space="preserve">Figura </w:t>
      </w:r>
      <w:r w:rsidR="00D271FC">
        <w:rPr>
          <w:noProof/>
        </w:rPr>
        <w:t>2</w:t>
      </w:r>
      <w:r w:rsidR="000C1635">
        <w:fldChar w:fldCharType="end"/>
      </w:r>
      <w:r w:rsidR="00B84CC1">
        <w:t>.</w:t>
      </w:r>
    </w:p>
    <w:p w14:paraId="567A28D2" w14:textId="794C3E8B" w:rsidR="000C1635" w:rsidRDefault="000C1635" w:rsidP="001C46BD">
      <w:pPr>
        <w:pStyle w:val="TF-TEXTO"/>
        <w:ind w:firstLine="0"/>
      </w:pPr>
    </w:p>
    <w:p w14:paraId="7D0840D8" w14:textId="40ACA377" w:rsidR="001C46BD" w:rsidRDefault="001C46BD" w:rsidP="001C46BD">
      <w:pPr>
        <w:pStyle w:val="TF-TEXTO"/>
        <w:ind w:firstLine="0"/>
      </w:pPr>
    </w:p>
    <w:p w14:paraId="3A07F5F4" w14:textId="5E7376CB" w:rsidR="001C46BD" w:rsidRDefault="001C46BD" w:rsidP="001C46BD">
      <w:pPr>
        <w:pStyle w:val="TF-TEXTO"/>
        <w:ind w:firstLine="0"/>
      </w:pPr>
    </w:p>
    <w:p w14:paraId="0EA12BD5" w14:textId="581B34F0" w:rsidR="001C46BD" w:rsidRDefault="001C46BD" w:rsidP="001C46BD">
      <w:pPr>
        <w:pStyle w:val="TF-TEXTO"/>
        <w:ind w:firstLine="0"/>
      </w:pPr>
    </w:p>
    <w:p w14:paraId="26CABB9F" w14:textId="4A8C93D5" w:rsidR="001C46BD" w:rsidRDefault="001C46BD" w:rsidP="001C46BD">
      <w:pPr>
        <w:pStyle w:val="TF-TEXTO"/>
        <w:ind w:firstLine="0"/>
      </w:pPr>
    </w:p>
    <w:p w14:paraId="0E1040C0" w14:textId="2090CE95" w:rsidR="001C46BD" w:rsidRDefault="001C46BD" w:rsidP="001C46BD">
      <w:pPr>
        <w:pStyle w:val="TF-TEXTO"/>
        <w:ind w:firstLine="0"/>
      </w:pPr>
    </w:p>
    <w:p w14:paraId="6E51F2E2" w14:textId="58DFB040" w:rsidR="001C46BD" w:rsidRDefault="001C46BD" w:rsidP="001C46BD">
      <w:pPr>
        <w:pStyle w:val="TF-TEXTO"/>
        <w:ind w:firstLine="0"/>
      </w:pPr>
    </w:p>
    <w:p w14:paraId="187973AD" w14:textId="77777777" w:rsidR="001C46BD" w:rsidRDefault="001C46BD" w:rsidP="001C46BD">
      <w:pPr>
        <w:pStyle w:val="TF-TEXTO"/>
        <w:ind w:firstLine="0"/>
      </w:pPr>
    </w:p>
    <w:p w14:paraId="5EA0AB92" w14:textId="77777777" w:rsidR="000C1635" w:rsidRDefault="000C1635" w:rsidP="000C1635">
      <w:pPr>
        <w:pStyle w:val="TF-TEXTO"/>
      </w:pPr>
    </w:p>
    <w:p w14:paraId="1D7F4D66" w14:textId="61C26ADF" w:rsidR="008B3229" w:rsidRPr="00003BBC" w:rsidRDefault="008B3229" w:rsidP="000C1635">
      <w:pPr>
        <w:pStyle w:val="TF-LEGENDA"/>
      </w:pPr>
      <w:bookmarkStart w:id="41" w:name="_Ref68723492"/>
      <w:r w:rsidRPr="00A21F61">
        <w:lastRenderedPageBreak/>
        <w:t xml:space="preserve">Figura </w:t>
      </w:r>
      <w:r w:rsidR="00892B4C">
        <w:fldChar w:fldCharType="begin"/>
      </w:r>
      <w:r w:rsidR="00892B4C" w:rsidRPr="00A21F61">
        <w:instrText xml:space="preserve"> SEQ Figura \* ARABIC </w:instrText>
      </w:r>
      <w:r w:rsidR="00892B4C">
        <w:fldChar w:fldCharType="separate"/>
      </w:r>
      <w:r w:rsidR="00D271FC">
        <w:rPr>
          <w:noProof/>
        </w:rPr>
        <w:t>2</w:t>
      </w:r>
      <w:r w:rsidR="00892B4C">
        <w:fldChar w:fldCharType="end"/>
      </w:r>
      <w:bookmarkEnd w:id="41"/>
      <w:r w:rsidRPr="00A21F61">
        <w:t xml:space="preserve"> - Protótipo proposto no </w:t>
      </w:r>
      <w:r w:rsidR="00003BBC">
        <w:t>projeto</w:t>
      </w:r>
    </w:p>
    <w:p w14:paraId="0B51396B" w14:textId="77777777" w:rsidR="008B3229" w:rsidRDefault="008B3229" w:rsidP="000C1635">
      <w:pPr>
        <w:pStyle w:val="TF-FIGURA"/>
      </w:pPr>
      <w:r w:rsidRPr="008B3229">
        <w:rPr>
          <w:noProof/>
        </w:rPr>
        <w:drawing>
          <wp:inline distT="0" distB="0" distL="0" distR="0" wp14:anchorId="204090FB" wp14:editId="048E31C4">
            <wp:extent cx="4847892" cy="3079630"/>
            <wp:effectExtent l="12700" t="12700" r="17145" b="1905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7892" cy="3079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9A71C" w14:textId="1D55D057" w:rsidR="008B3229" w:rsidRPr="005B506C" w:rsidRDefault="008B3229" w:rsidP="005B506C">
      <w:pPr>
        <w:pStyle w:val="TF-FONTE"/>
      </w:pPr>
      <w:r w:rsidRPr="005B506C">
        <w:t xml:space="preserve">Fonte: </w:t>
      </w:r>
      <w:r w:rsidR="00127B25" w:rsidRPr="005B506C">
        <w:t>Pham, Le e Vuillerme (2015)</w:t>
      </w:r>
      <w:r w:rsidR="00EE4DB3">
        <w:t>.</w:t>
      </w:r>
    </w:p>
    <w:p w14:paraId="22D8B2A9" w14:textId="00C32A84" w:rsidR="00FC42BC" w:rsidRDefault="00F60C52" w:rsidP="00E06069">
      <w:pPr>
        <w:pStyle w:val="TF-TEXTO"/>
      </w:pPr>
      <w:r>
        <w:t>O funcionamento do projeto de Pham, Le e Vuillerme (2015) foi separado em 5 etapas</w:t>
      </w:r>
      <w:r w:rsidR="000658AD">
        <w:t xml:space="preserve">: </w:t>
      </w:r>
    </w:p>
    <w:p w14:paraId="5A42B2DD" w14:textId="76136DB6" w:rsidR="00FB74D7" w:rsidRDefault="00FB74D7" w:rsidP="54AB8BE8">
      <w:pPr>
        <w:pStyle w:val="TF-SUBALNEAnvel1"/>
        <w:numPr>
          <w:ilvl w:val="1"/>
          <w:numId w:val="1"/>
        </w:numPr>
        <w:tabs>
          <w:tab w:val="num" w:pos="851"/>
        </w:tabs>
        <w:ind w:left="1077" w:hanging="397"/>
        <w:rPr>
          <w:rFonts w:eastAsia="Times" w:cs="Times"/>
        </w:rPr>
      </w:pPr>
      <w:commentRangeStart w:id="42"/>
      <w:r>
        <w:t>aquisição de dados: utilizando o Kinect;</w:t>
      </w:r>
    </w:p>
    <w:p w14:paraId="6B0D3E14" w14:textId="5C547DC3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>reconstrução: combinando cor e profundidade para criar uma nuvem de pontos;</w:t>
      </w:r>
    </w:p>
    <w:p w14:paraId="306995C1" w14:textId="4055425E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>filtragem: diminuir a amplitude da nuvem de pontos e ter uma resposta mais rápida do sistema;</w:t>
      </w:r>
    </w:p>
    <w:p w14:paraId="21DFED96" w14:textId="453E89D2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>segmentação: utilização do algoritmo RANdom Sample Consensus (RANSAC);</w:t>
      </w:r>
    </w:p>
    <w:p w14:paraId="0B3A17BB" w14:textId="60EE347E" w:rsidR="00FB74D7" w:rsidRDefault="00FB74D7" w:rsidP="54AB8BE8">
      <w:pPr>
        <w:pStyle w:val="TF-SUBALNEAnvel1"/>
        <w:tabs>
          <w:tab w:val="clear" w:pos="2111"/>
          <w:tab w:val="num" w:pos="851"/>
        </w:tabs>
        <w:ind w:left="1077" w:hanging="397"/>
      </w:pPr>
      <w:r>
        <w:t>detecção de obstáculos: considerando ambientes onde os obstáculos sejam objetos no chão,</w:t>
      </w:r>
      <w:r w:rsidR="00983EBE">
        <w:t xml:space="preserve"> escadas, portas ou paredes,</w:t>
      </w:r>
      <w:commentRangeEnd w:id="42"/>
      <w:r w:rsidR="00D96E28">
        <w:rPr>
          <w:rStyle w:val="Refdecomentrio"/>
          <w:rFonts w:ascii="Times New Roman" w:hAnsi="Times New Roman"/>
          <w:lang w:eastAsia="en-US"/>
        </w:rPr>
        <w:commentReference w:id="42"/>
      </w:r>
    </w:p>
    <w:p w14:paraId="4AB12221" w14:textId="1881E9A8" w:rsidR="00237CBC" w:rsidRPr="00237CBC" w:rsidRDefault="009E79A9" w:rsidP="00237CBC">
      <w:pPr>
        <w:pStyle w:val="TF-TEXTO"/>
      </w:pPr>
      <w:r>
        <w:t xml:space="preserve">O </w:t>
      </w:r>
      <w:r w:rsidR="00B2613C">
        <w:t>projeto</w:t>
      </w:r>
      <w:r>
        <w:t xml:space="preserve"> apresentou bons resultados</w:t>
      </w:r>
      <w:r w:rsidR="009E53BD">
        <w:t xml:space="preserve"> </w:t>
      </w:r>
      <w:r w:rsidR="00553DA2">
        <w:t>com a detecção de objetos. Porém, não se mostrou tão confiável em ambientes com muita luz</w:t>
      </w:r>
      <w:r w:rsidR="001323C1">
        <w:t xml:space="preserve">. Como o sistema se baseia na detecção do chão para então detectar os objetos, </w:t>
      </w:r>
      <w:r w:rsidR="00D01EDD">
        <w:t xml:space="preserve">caso não seja possível mapear ou detectar o chão, todo o sistema irá falhar. </w:t>
      </w:r>
      <w:r w:rsidR="00BC0F8E">
        <w:t>Por</w:t>
      </w:r>
      <w:r w:rsidR="000B362E">
        <w:t xml:space="preserve"> último, a performance na detecção de escadas </w:t>
      </w:r>
      <w:r w:rsidR="008F1D8E">
        <w:t>se mostrou baixa</w:t>
      </w:r>
      <w:r w:rsidR="002305CE">
        <w:t xml:space="preserve"> (Pham, Le e Vuillerme, 2015)</w:t>
      </w:r>
      <w:r w:rsidR="008F1D8E">
        <w:t xml:space="preserve">. </w:t>
      </w:r>
    </w:p>
    <w:p w14:paraId="35648044" w14:textId="2FFA3118" w:rsidR="00A44581" w:rsidRPr="00F22160" w:rsidRDefault="008C3EEE" w:rsidP="00E638A0">
      <w:pPr>
        <w:pStyle w:val="Ttulo2"/>
        <w:rPr>
          <w:lang w:val="en-US"/>
        </w:rPr>
      </w:pPr>
      <w:r w:rsidRPr="00F22160">
        <w:rPr>
          <w:lang w:val="en-US"/>
        </w:rPr>
        <w:t>Wearable Travel Aid for Environment Perception and Navigation of Visually Impaired People</w:t>
      </w:r>
    </w:p>
    <w:p w14:paraId="471AF5AA" w14:textId="0423E00D" w:rsidR="007A795B" w:rsidRDefault="00EB68C9" w:rsidP="00A44581">
      <w:pPr>
        <w:pStyle w:val="TF-TEXTO"/>
      </w:pPr>
      <w:r>
        <w:t>O trabalho de B</w:t>
      </w:r>
      <w:r w:rsidR="00666000">
        <w:t xml:space="preserve">AI, J. </w:t>
      </w:r>
      <w:r w:rsidR="00666000" w:rsidRPr="00524409">
        <w:rPr>
          <w:i/>
          <w:iCs/>
        </w:rPr>
        <w:t>et al</w:t>
      </w:r>
      <w:r w:rsidR="003B47FF">
        <w:rPr>
          <w:i/>
          <w:iCs/>
        </w:rPr>
        <w:t xml:space="preserve">. </w:t>
      </w:r>
      <w:r w:rsidR="003B47FF" w:rsidRPr="003B47FF">
        <w:t>(</w:t>
      </w:r>
      <w:r w:rsidR="003B47FF">
        <w:t>2019)</w:t>
      </w:r>
      <w:r w:rsidR="00162384">
        <w:t>, propõe a utilização de um</w:t>
      </w:r>
      <w:r w:rsidR="00666000">
        <w:t xml:space="preserve"> óculos</w:t>
      </w:r>
      <w:r w:rsidR="00A160EB">
        <w:t xml:space="preserve"> </w:t>
      </w:r>
      <w:r w:rsidR="00D24D4A">
        <w:t xml:space="preserve">com uma câmera </w:t>
      </w:r>
      <w:r w:rsidR="00D24D4A" w:rsidRPr="005E7E6C">
        <w:t>RGB-D</w:t>
      </w:r>
      <w:r w:rsidR="00D24D4A">
        <w:t>,</w:t>
      </w:r>
      <w:r w:rsidR="00980BC3">
        <w:t xml:space="preserve"> uma </w:t>
      </w:r>
      <w:r w:rsidR="002601ED">
        <w:t>U</w:t>
      </w:r>
      <w:r w:rsidR="00980BC3">
        <w:t xml:space="preserve">nidade de </w:t>
      </w:r>
      <w:r w:rsidR="002601ED">
        <w:t>M</w:t>
      </w:r>
      <w:r w:rsidR="00980BC3">
        <w:t xml:space="preserve">edição </w:t>
      </w:r>
      <w:r w:rsidR="002601ED">
        <w:t>I</w:t>
      </w:r>
      <w:r w:rsidR="00980BC3">
        <w:t xml:space="preserve">nercial </w:t>
      </w:r>
      <w:r w:rsidR="00DF0D4D">
        <w:t>(</w:t>
      </w:r>
      <w:r w:rsidR="0007003F" w:rsidRPr="006748C9">
        <w:t xml:space="preserve">Inertial </w:t>
      </w:r>
      <w:r w:rsidR="000F15BE" w:rsidRPr="006748C9">
        <w:t xml:space="preserve">Measurement Units - </w:t>
      </w:r>
      <w:r w:rsidR="00DF0D4D" w:rsidRPr="006748C9">
        <w:t>IMU</w:t>
      </w:r>
      <w:r w:rsidR="00DF0D4D">
        <w:t xml:space="preserve">) e um </w:t>
      </w:r>
      <w:commentRangeStart w:id="43"/>
      <w:r w:rsidR="00DF0D4D">
        <w:t>smartphone</w:t>
      </w:r>
      <w:commentRangeEnd w:id="43"/>
      <w:r w:rsidR="009236A8">
        <w:rPr>
          <w:rStyle w:val="Refdecomentrio"/>
          <w:lang w:eastAsia="en-US"/>
        </w:rPr>
        <w:commentReference w:id="43"/>
      </w:r>
      <w:r w:rsidR="00DF0D4D">
        <w:t xml:space="preserve">. </w:t>
      </w:r>
      <w:commentRangeStart w:id="44"/>
      <w:r w:rsidR="00CF1053">
        <w:t xml:space="preserve">O dispositivo em questão utiliza a continuidade da altura do solo com quadros de imagem adjacentes para segmentar o solo com precisão e rapidez, </w:t>
      </w:r>
      <w:r w:rsidR="005F5B79">
        <w:t xml:space="preserve">para pesquisar a direção do movimento em relação ao chão. </w:t>
      </w:r>
      <w:commentRangeEnd w:id="44"/>
      <w:r w:rsidR="00904F0A">
        <w:rPr>
          <w:rStyle w:val="Refdecomentrio"/>
          <w:lang w:eastAsia="en-US"/>
        </w:rPr>
        <w:commentReference w:id="44"/>
      </w:r>
    </w:p>
    <w:p w14:paraId="2BCB1192" w14:textId="103F92FA" w:rsidR="001C1F4B" w:rsidRDefault="00704382" w:rsidP="00BD2D7B">
      <w:pPr>
        <w:pStyle w:val="TF-TEXTO"/>
      </w:pPr>
      <w:r>
        <w:t>Um</w:t>
      </w:r>
      <w:r w:rsidR="00427628">
        <w:t xml:space="preserve"> sistema de reconhecimento de objetos baseados em uma</w:t>
      </w:r>
      <w:r w:rsidR="002601ED">
        <w:t xml:space="preserve"> Rede Neural Convolucional </w:t>
      </w:r>
      <w:r w:rsidR="004D7A18">
        <w:t>(</w:t>
      </w:r>
      <w:r w:rsidR="00427628">
        <w:t>Convolutional Neural Networ</w:t>
      </w:r>
      <w:r w:rsidR="000F15BE">
        <w:t xml:space="preserve">k </w:t>
      </w:r>
      <w:r w:rsidR="004D7A18">
        <w:t xml:space="preserve">- </w:t>
      </w:r>
      <w:r w:rsidR="000F15BE">
        <w:t>CNN</w:t>
      </w:r>
      <w:r w:rsidR="00427628">
        <w:t xml:space="preserve">) </w:t>
      </w:r>
      <w:r w:rsidR="00D65C9E">
        <w:t>executada no smartphone é utilizada para aumentar a habilidade de percepção do usuário</w:t>
      </w:r>
      <w:r w:rsidR="001D69FB">
        <w:t xml:space="preserve"> e promover o sistema de navegação, com informações semânticas dos arredores, como localizações e orientações dos objetos. </w:t>
      </w:r>
      <w:r w:rsidR="00343DDF">
        <w:t xml:space="preserve">Como interação humana para o alerta do usuário, é utilizado um som </w:t>
      </w:r>
      <w:r w:rsidR="009E4FAF">
        <w:t xml:space="preserve">de bipe para obstáculos, reconhecimento de voz para entender comandos do usuário, e </w:t>
      </w:r>
      <w:r w:rsidR="007A795B">
        <w:t>síntese de fala para dar informações semânticas dos objetos nos arredores do ambiente</w:t>
      </w:r>
      <w:r w:rsidR="00FA4D27">
        <w:t xml:space="preserve"> (BAI, J. </w:t>
      </w:r>
      <w:r w:rsidR="00FA4D27" w:rsidRPr="00524409">
        <w:rPr>
          <w:i/>
          <w:iCs/>
        </w:rPr>
        <w:t>et al</w:t>
      </w:r>
      <w:r w:rsidR="00FA4D27">
        <w:rPr>
          <w:i/>
          <w:iCs/>
        </w:rPr>
        <w:t xml:space="preserve">. </w:t>
      </w:r>
      <w:r w:rsidR="00FA4D27">
        <w:t>2019)</w:t>
      </w:r>
      <w:r w:rsidR="007A795B">
        <w:t xml:space="preserve">. </w:t>
      </w:r>
      <w:r w:rsidR="00A34BB6">
        <w:t xml:space="preserve">Mais detalhes do protótipo </w:t>
      </w:r>
      <w:r w:rsidR="00A34BB6" w:rsidRPr="003A112C">
        <w:rPr>
          <w:highlight w:val="yellow"/>
        </w:rPr>
        <w:t>podem ser vistos</w:t>
      </w:r>
      <w:r w:rsidR="00A34BB6">
        <w:t xml:space="preserve"> na</w:t>
      </w:r>
      <w:r w:rsidR="005B506C">
        <w:t xml:space="preserve"> </w:t>
      </w:r>
      <w:r w:rsidR="005B506C">
        <w:fldChar w:fldCharType="begin"/>
      </w:r>
      <w:r w:rsidR="005B506C">
        <w:instrText xml:space="preserve"> REF _Ref68723530 \h </w:instrText>
      </w:r>
      <w:r w:rsidR="005B506C">
        <w:fldChar w:fldCharType="separate"/>
      </w:r>
      <w:r w:rsidR="00D271FC" w:rsidRPr="00CD2D51">
        <w:t xml:space="preserve">Figura </w:t>
      </w:r>
      <w:r w:rsidR="00D271FC">
        <w:rPr>
          <w:noProof/>
        </w:rPr>
        <w:t>3</w:t>
      </w:r>
      <w:r w:rsidR="005B506C">
        <w:fldChar w:fldCharType="end"/>
      </w:r>
      <w:r w:rsidR="00A34BB6">
        <w:t>.</w:t>
      </w:r>
    </w:p>
    <w:p w14:paraId="20C0BEDA" w14:textId="1E79659B" w:rsidR="00CD2D51" w:rsidRPr="00CD2D51" w:rsidRDefault="00CD2D51" w:rsidP="00CD2D51">
      <w:pPr>
        <w:pStyle w:val="TF-FIGURA"/>
      </w:pPr>
      <w:bookmarkStart w:id="45" w:name="_Ref68723530"/>
      <w:r w:rsidRPr="00CD2D51">
        <w:lastRenderedPageBreak/>
        <w:t xml:space="preserve">Figura </w:t>
      </w:r>
      <w:fldSimple w:instr=" SEQ Figura \* ARABIC ">
        <w:r w:rsidR="00D271FC">
          <w:rPr>
            <w:noProof/>
          </w:rPr>
          <w:t>3</w:t>
        </w:r>
      </w:fldSimple>
      <w:bookmarkEnd w:id="45"/>
      <w:r w:rsidRPr="00CD2D51">
        <w:t xml:space="preserve"> - Protótipo proposto no trabalho</w:t>
      </w:r>
    </w:p>
    <w:p w14:paraId="41E1DE7B" w14:textId="77777777" w:rsidR="00CD2D51" w:rsidRDefault="00CD2D51" w:rsidP="005B506C">
      <w:pPr>
        <w:pStyle w:val="TF-FIGURA"/>
      </w:pPr>
      <w:r w:rsidRPr="00CD2D51">
        <w:rPr>
          <w:noProof/>
        </w:rPr>
        <w:drawing>
          <wp:inline distT="0" distB="0" distL="0" distR="0" wp14:anchorId="33CD76B0" wp14:editId="02AE4E7C">
            <wp:extent cx="5013482" cy="3525795"/>
            <wp:effectExtent l="12700" t="12700" r="15875" b="17780"/>
            <wp:docPr id="6" name="Picture 6" descr="A picture containing text, indoor, person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, person, pers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5550" cy="353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A993F1" w14:textId="10EEAE7F" w:rsidR="007A795B" w:rsidRDefault="00CD2D51" w:rsidP="00CD2D51">
      <w:pPr>
        <w:pStyle w:val="TF-FONTE"/>
      </w:pPr>
      <w:r>
        <w:t>Fonte:</w:t>
      </w:r>
      <w:r w:rsidR="00711DA5" w:rsidRPr="00711DA5">
        <w:rPr>
          <w:lang w:eastAsia="en-US"/>
        </w:rPr>
        <w:t xml:space="preserve"> </w:t>
      </w:r>
      <w:r w:rsidR="00711DA5">
        <w:rPr>
          <w:lang w:eastAsia="en-US"/>
        </w:rPr>
        <w:t>BAI</w:t>
      </w:r>
      <w:del w:id="46" w:author="Andreza Sartori" w:date="2021-04-23T20:27:00Z">
        <w:r w:rsidR="00711DA5" w:rsidDel="00191418">
          <w:rPr>
            <w:lang w:eastAsia="en-US"/>
          </w:rPr>
          <w:delText xml:space="preserve">, J. </w:delText>
        </w:r>
      </w:del>
      <w:ins w:id="47" w:author="Andreza Sartori" w:date="2021-04-23T20:27:00Z">
        <w:r w:rsidR="00191418">
          <w:rPr>
            <w:lang w:eastAsia="en-US"/>
          </w:rPr>
          <w:t xml:space="preserve"> </w:t>
        </w:r>
      </w:ins>
      <w:r w:rsidR="00711DA5" w:rsidRPr="00524409">
        <w:rPr>
          <w:i/>
          <w:iCs/>
          <w:lang w:eastAsia="en-US"/>
        </w:rPr>
        <w:t>et al</w:t>
      </w:r>
      <w:r w:rsidR="00524409">
        <w:rPr>
          <w:i/>
          <w:iCs/>
          <w:lang w:eastAsia="en-US"/>
        </w:rPr>
        <w:t>.</w:t>
      </w:r>
      <w:r w:rsidR="00711DA5">
        <w:rPr>
          <w:lang w:eastAsia="en-US"/>
        </w:rPr>
        <w:t xml:space="preserve"> (2019)</w:t>
      </w:r>
      <w:r w:rsidR="00372C8C">
        <w:rPr>
          <w:lang w:eastAsia="en-US"/>
        </w:rPr>
        <w:t>.</w:t>
      </w:r>
    </w:p>
    <w:p w14:paraId="5834BF32" w14:textId="77777777" w:rsidR="001C1F4B" w:rsidRPr="001C1F4B" w:rsidRDefault="001C1F4B" w:rsidP="001C1F4B">
      <w:pPr>
        <w:rPr>
          <w:lang w:eastAsia="pt-BR"/>
        </w:rPr>
      </w:pPr>
    </w:p>
    <w:p w14:paraId="6A1D95D3" w14:textId="638E11EE" w:rsidR="005B506C" w:rsidRDefault="003B47FF" w:rsidP="009A62E7">
      <w:pPr>
        <w:pStyle w:val="TF-TEXTO"/>
      </w:pPr>
      <w:r>
        <w:t>O trabalho de BAI</w:t>
      </w:r>
      <w:del w:id="48" w:author="Andreza Sartori" w:date="2021-04-23T20:27:00Z">
        <w:r w:rsidDel="00191418">
          <w:delText xml:space="preserve">, J. </w:delText>
        </w:r>
      </w:del>
      <w:r w:rsidRPr="00524409">
        <w:rPr>
          <w:i/>
          <w:iCs/>
        </w:rPr>
        <w:t>et al</w:t>
      </w:r>
      <w:r>
        <w:rPr>
          <w:i/>
          <w:iCs/>
        </w:rPr>
        <w:t xml:space="preserve">. </w:t>
      </w:r>
      <w:r w:rsidRPr="003B47FF">
        <w:t>(</w:t>
      </w:r>
      <w:r>
        <w:t>2019)</w:t>
      </w:r>
      <w:r w:rsidR="00555890">
        <w:t xml:space="preserve"> é separado em</w:t>
      </w:r>
      <w:r w:rsidR="00372C8C">
        <w:t xml:space="preserve"> a</w:t>
      </w:r>
      <w:r w:rsidR="00555890">
        <w:t>quisição de dados</w:t>
      </w:r>
      <w:r w:rsidR="00372C8C">
        <w:t>, l</w:t>
      </w:r>
      <w:r w:rsidR="00555890">
        <w:t>ocalização</w:t>
      </w:r>
      <w:r w:rsidR="00372C8C">
        <w:t xml:space="preserve">, </w:t>
      </w:r>
      <w:r w:rsidR="00372C8C" w:rsidRPr="00E02F17">
        <w:rPr>
          <w:i/>
          <w:iCs/>
        </w:rPr>
        <w:t>g</w:t>
      </w:r>
      <w:r w:rsidR="00500A0D" w:rsidRPr="00E02F17">
        <w:rPr>
          <w:i/>
          <w:iCs/>
        </w:rPr>
        <w:t>lobal path planning</w:t>
      </w:r>
      <w:r w:rsidR="009A62E7">
        <w:t>, e</w:t>
      </w:r>
      <w:r w:rsidR="00DA573C">
        <w:t>vitar obstáculos</w:t>
      </w:r>
      <w:r w:rsidR="009A62E7">
        <w:t>, d</w:t>
      </w:r>
      <w:r w:rsidR="00DA573C">
        <w:t>etecção de objetos</w:t>
      </w:r>
      <w:r w:rsidR="009A62E7">
        <w:t xml:space="preserve"> e </w:t>
      </w:r>
      <w:r w:rsidR="006748C9" w:rsidRPr="006748C9">
        <w:t>I</w:t>
      </w:r>
      <w:r w:rsidR="00DA573C" w:rsidRPr="006748C9">
        <w:t xml:space="preserve">nteração </w:t>
      </w:r>
      <w:r w:rsidR="006748C9" w:rsidRPr="00CC5A4E">
        <w:t>H</w:t>
      </w:r>
      <w:r w:rsidR="00DA573C" w:rsidRPr="00CC5A4E">
        <w:t>umano-</w:t>
      </w:r>
      <w:r w:rsidR="006748C9" w:rsidRPr="00CC5A4E">
        <w:t>M</w:t>
      </w:r>
      <w:r w:rsidR="00DA573C" w:rsidRPr="00CC5A4E">
        <w:t>áquina</w:t>
      </w:r>
      <w:r w:rsidR="00DA573C" w:rsidRPr="006748C9">
        <w:t xml:space="preserve"> (</w:t>
      </w:r>
      <w:r w:rsidR="00CD6E1D" w:rsidRPr="006748C9">
        <w:t xml:space="preserve">Human Machine Interaction - </w:t>
      </w:r>
      <w:r w:rsidR="00DA573C" w:rsidRPr="006748C9">
        <w:t>HMI)</w:t>
      </w:r>
      <w:r w:rsidR="009A62E7">
        <w:t xml:space="preserve">. </w:t>
      </w:r>
      <w:r w:rsidR="00AF3667">
        <w:t xml:space="preserve">As duas principais capacidades do </w:t>
      </w:r>
      <w:r w:rsidR="002C11AF">
        <w:t>projeto</w:t>
      </w:r>
      <w:r w:rsidR="00AF3667">
        <w:t xml:space="preserve"> são navegação e reconhecimento, sendo esse possível inclusive a utilização em ambientes externos. </w:t>
      </w:r>
      <w:r w:rsidR="008017EA">
        <w:t xml:space="preserve">A </w:t>
      </w:r>
      <w:r w:rsidR="005B506C">
        <w:fldChar w:fldCharType="begin"/>
      </w:r>
      <w:r w:rsidR="005B506C">
        <w:instrText xml:space="preserve"> REF _Ref68723559 \h </w:instrText>
      </w:r>
      <w:r w:rsidR="005B506C">
        <w:fldChar w:fldCharType="separate"/>
      </w:r>
      <w:r w:rsidR="00D271FC" w:rsidRPr="005B506C">
        <w:t xml:space="preserve">Figura </w:t>
      </w:r>
      <w:r w:rsidR="00D271FC">
        <w:rPr>
          <w:noProof/>
        </w:rPr>
        <w:t>4</w:t>
      </w:r>
      <w:r w:rsidR="005B506C">
        <w:fldChar w:fldCharType="end"/>
      </w:r>
      <w:r w:rsidR="005B506C">
        <w:t xml:space="preserve"> </w:t>
      </w:r>
      <w:r w:rsidR="008017EA">
        <w:t>demonstra mais detalhes sobre a arquitetura do projeto.</w:t>
      </w:r>
    </w:p>
    <w:p w14:paraId="4773AE9E" w14:textId="77777777" w:rsidR="005B506C" w:rsidRDefault="005B506C" w:rsidP="005B506C">
      <w:pPr>
        <w:pStyle w:val="TF-TEXTO"/>
      </w:pPr>
    </w:p>
    <w:p w14:paraId="0679F792" w14:textId="478640D5" w:rsidR="008017EA" w:rsidRPr="005B506C" w:rsidRDefault="008017EA" w:rsidP="005B506C">
      <w:pPr>
        <w:pStyle w:val="TF-LEGENDA"/>
      </w:pPr>
      <w:bookmarkStart w:id="49" w:name="_Ref68723559"/>
      <w:r w:rsidRPr="005B506C">
        <w:t xml:space="preserve">Figura </w:t>
      </w:r>
      <w:fldSimple w:instr=" SEQ Figura \* ARABIC ">
        <w:r w:rsidR="00D271FC">
          <w:rPr>
            <w:noProof/>
          </w:rPr>
          <w:t>4</w:t>
        </w:r>
      </w:fldSimple>
      <w:bookmarkEnd w:id="49"/>
      <w:r w:rsidRPr="005B506C">
        <w:t xml:space="preserve"> - Arquitetura do projeto</w:t>
      </w:r>
    </w:p>
    <w:p w14:paraId="020EA857" w14:textId="77777777" w:rsidR="008017EA" w:rsidRDefault="008017EA" w:rsidP="00D4051A">
      <w:pPr>
        <w:pStyle w:val="TF-FIGURA"/>
      </w:pPr>
      <w:r w:rsidRPr="008017EA">
        <w:rPr>
          <w:noProof/>
        </w:rPr>
        <w:drawing>
          <wp:inline distT="0" distB="0" distL="0" distR="0" wp14:anchorId="54CDE94E" wp14:editId="30277B9E">
            <wp:extent cx="5277764" cy="2136238"/>
            <wp:effectExtent l="12700" t="12700" r="18415" b="1016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764" cy="2136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D2673" w14:textId="28343034" w:rsidR="008017EA" w:rsidRDefault="008017EA" w:rsidP="008017EA">
      <w:pPr>
        <w:pStyle w:val="TF-FONTE"/>
      </w:pPr>
      <w:r>
        <w:t xml:space="preserve">Fonte: </w:t>
      </w:r>
      <w:r w:rsidR="00711DA5">
        <w:rPr>
          <w:lang w:eastAsia="en-US"/>
        </w:rPr>
        <w:t xml:space="preserve">BAI, J. </w:t>
      </w:r>
      <w:r w:rsidR="00711DA5" w:rsidRPr="00C57B0E">
        <w:rPr>
          <w:i/>
          <w:iCs/>
          <w:lang w:eastAsia="en-US"/>
        </w:rPr>
        <w:t>et al</w:t>
      </w:r>
      <w:r w:rsidR="00524409" w:rsidRPr="00524409">
        <w:rPr>
          <w:i/>
          <w:iCs/>
          <w:lang w:eastAsia="en-US"/>
        </w:rPr>
        <w:t>.</w:t>
      </w:r>
      <w:r w:rsidR="00711DA5">
        <w:rPr>
          <w:lang w:eastAsia="en-US"/>
        </w:rPr>
        <w:t xml:space="preserve"> (2019)</w:t>
      </w:r>
      <w:r w:rsidR="002C11AF">
        <w:rPr>
          <w:lang w:eastAsia="en-US"/>
        </w:rPr>
        <w:t>.</w:t>
      </w:r>
    </w:p>
    <w:p w14:paraId="3D03C204" w14:textId="77777777" w:rsidR="001C1F4B" w:rsidRPr="001C1F4B" w:rsidRDefault="001C1F4B" w:rsidP="001C1F4B">
      <w:pPr>
        <w:rPr>
          <w:lang w:eastAsia="pt-BR"/>
        </w:rPr>
      </w:pPr>
    </w:p>
    <w:p w14:paraId="2AD9F468" w14:textId="4E74BD86" w:rsidR="004800D4" w:rsidRDefault="003F6FA4" w:rsidP="0022467B">
      <w:pPr>
        <w:pStyle w:val="TF-TEXTO"/>
      </w:pPr>
      <w:r>
        <w:t>Para</w:t>
      </w:r>
      <w:r w:rsidR="0022467B">
        <w:t xml:space="preserve"> auxiliar </w:t>
      </w:r>
      <w:r w:rsidR="00D90AA6">
        <w:t>n</w:t>
      </w:r>
      <w:r w:rsidR="0022467B">
        <w:t>a navegação</w:t>
      </w:r>
      <w:r w:rsidR="00621DA4">
        <w:t xml:space="preserve"> do usuário</w:t>
      </w:r>
      <w:r w:rsidR="00B5216F">
        <w:t>,</w:t>
      </w:r>
      <w:r>
        <w:t xml:space="preserve"> o </w:t>
      </w:r>
      <w:r w:rsidR="00F01883">
        <w:t>trabalho</w:t>
      </w:r>
      <w:r>
        <w:t xml:space="preserve"> de</w:t>
      </w:r>
      <w:r w:rsidR="00B5216F">
        <w:t xml:space="preserve"> BAI, J. </w:t>
      </w:r>
      <w:r w:rsidR="00B5216F" w:rsidRPr="00524409">
        <w:rPr>
          <w:i/>
          <w:iCs/>
        </w:rPr>
        <w:t>et al</w:t>
      </w:r>
      <w:r w:rsidR="00B5216F">
        <w:rPr>
          <w:i/>
          <w:iCs/>
        </w:rPr>
        <w:t xml:space="preserve">. </w:t>
      </w:r>
      <w:r w:rsidR="00B5216F" w:rsidRPr="003B47FF">
        <w:t>(</w:t>
      </w:r>
      <w:r w:rsidR="00B5216F">
        <w:t xml:space="preserve">2019) também </w:t>
      </w:r>
      <w:r>
        <w:t>utiliza mapas</w:t>
      </w:r>
      <w:r w:rsidR="00621DA4">
        <w:t xml:space="preserve">, sendo de serviços como GoogleMaps, QQMap ou BaiduMap para </w:t>
      </w:r>
      <w:r w:rsidR="003E14E8">
        <w:t xml:space="preserve">ambientes externos, e a </w:t>
      </w:r>
      <w:r w:rsidR="00797792">
        <w:t>técnica de</w:t>
      </w:r>
      <w:r w:rsidR="003E14E8">
        <w:t xml:space="preserve"> </w:t>
      </w:r>
      <w:r w:rsidR="003E14E8" w:rsidRPr="006748C9">
        <w:t>Visual Simultaneo</w:t>
      </w:r>
      <w:r w:rsidR="008B637C" w:rsidRPr="006748C9">
        <w:t>u</w:t>
      </w:r>
      <w:r w:rsidR="003E14E8" w:rsidRPr="006748C9">
        <w:t>s Localization</w:t>
      </w:r>
      <w:r w:rsidR="008B637C">
        <w:t xml:space="preserve"> (VSLAM</w:t>
      </w:r>
      <w:r w:rsidR="003E14E8">
        <w:t xml:space="preserve">) para ambientes internos. </w:t>
      </w:r>
      <w:r w:rsidR="00172A48">
        <w:t xml:space="preserve">Desta forma, é possível utilizar o algoritmo de Global Path Planning para montar os caminhos desejados pelo usuário. </w:t>
      </w:r>
    </w:p>
    <w:p w14:paraId="4AC0CB3B" w14:textId="31825B6C" w:rsidR="00D9228C" w:rsidRPr="004800D4" w:rsidRDefault="0068465D" w:rsidP="00263397">
      <w:pPr>
        <w:pStyle w:val="TF-TEXTO"/>
      </w:pPr>
      <w:commentRangeStart w:id="50"/>
      <w:r>
        <w:t xml:space="preserve">Em conclusão, </w:t>
      </w:r>
      <w:r w:rsidR="00E27D96">
        <w:t xml:space="preserve">BAI, J. </w:t>
      </w:r>
      <w:r w:rsidR="00E27D96" w:rsidRPr="00524409">
        <w:rPr>
          <w:i/>
          <w:iCs/>
        </w:rPr>
        <w:t>et al</w:t>
      </w:r>
      <w:r w:rsidR="00E27D96">
        <w:rPr>
          <w:i/>
          <w:iCs/>
        </w:rPr>
        <w:t xml:space="preserve">. </w:t>
      </w:r>
      <w:r w:rsidR="00E27D96" w:rsidRPr="003B47FF">
        <w:t>(</w:t>
      </w:r>
      <w:r w:rsidR="00E27D96">
        <w:t xml:space="preserve">2019) </w:t>
      </w:r>
      <w:r>
        <w:t xml:space="preserve">afirmam terem atingido o objetivo de construir </w:t>
      </w:r>
      <w:r w:rsidR="00797792">
        <w:t>um dispositivo vestível que pode prover uma navegação em tempo real, juntamente com a assistência de reconhecimento de objetos para pessoas com algum tipo de deficiência visual, funcionando em ambientes internos e externos.</w:t>
      </w:r>
      <w:commentRangeEnd w:id="50"/>
      <w:r w:rsidR="00AF2DB5">
        <w:rPr>
          <w:rStyle w:val="Refdecomentrio"/>
          <w:lang w:eastAsia="en-US"/>
        </w:rPr>
        <w:commentReference w:id="50"/>
      </w:r>
    </w:p>
    <w:p w14:paraId="07BB28A1" w14:textId="267D316E" w:rsidR="00E50746" w:rsidRDefault="00E50746" w:rsidP="00E50746">
      <w:pPr>
        <w:pStyle w:val="TtuloIntroduo"/>
      </w:pPr>
      <w:bookmarkStart w:id="51" w:name="_Toc54164921"/>
      <w:bookmarkStart w:id="52" w:name="_Toc54165675"/>
      <w:bookmarkStart w:id="53" w:name="_Toc54169333"/>
      <w:bookmarkStart w:id="54" w:name="_Toc96347439"/>
      <w:bookmarkStart w:id="55" w:name="_Toc96357723"/>
      <w:bookmarkStart w:id="56" w:name="_Toc96491866"/>
      <w:bookmarkStart w:id="57" w:name="_Toc411603107"/>
      <w:bookmarkEnd w:id="36"/>
      <w:r w:rsidRPr="00E50746">
        <w:lastRenderedPageBreak/>
        <w:t>Proposta da aplicação</w:t>
      </w:r>
    </w:p>
    <w:p w14:paraId="460786F6" w14:textId="31CD0888" w:rsidR="00451B94" w:rsidRDefault="00AB7BFA" w:rsidP="00451B94">
      <w:pPr>
        <w:pStyle w:val="TF-TEXTO"/>
      </w:pPr>
      <w:r>
        <w:t xml:space="preserve">Nesta seção </w:t>
      </w:r>
      <w:r w:rsidR="00552596">
        <w:t xml:space="preserve">é descrita a proposta desta aplicação, definindo suas justificativas </w:t>
      </w:r>
      <w:r w:rsidR="00B841A4">
        <w:t xml:space="preserve">científicas e sociais, </w:t>
      </w:r>
      <w:r w:rsidR="00AB74C8">
        <w:t>requisitos funcionais e não funcionais, bem como a metodologia utilizada.</w:t>
      </w:r>
    </w:p>
    <w:p w14:paraId="29D16A9A" w14:textId="77777777" w:rsidR="00451B94" w:rsidRDefault="00451B94" w:rsidP="00E638A0">
      <w:pPr>
        <w:pStyle w:val="Ttulo2"/>
      </w:pPr>
      <w:bookmarkStart w:id="58" w:name="_Toc54164915"/>
      <w:bookmarkStart w:id="59" w:name="_Toc54165669"/>
      <w:bookmarkStart w:id="60" w:name="_Toc54169327"/>
      <w:bookmarkStart w:id="61" w:name="_Toc96347433"/>
      <w:bookmarkStart w:id="62" w:name="_Toc96357717"/>
      <w:bookmarkStart w:id="63" w:name="_Toc96491860"/>
      <w:bookmarkStart w:id="64" w:name="_Toc351015594"/>
      <w:r>
        <w:t>JUSTIFICATIVA</w:t>
      </w:r>
    </w:p>
    <w:p w14:paraId="1B3B119E" w14:textId="77777777" w:rsidR="009041CB" w:rsidRDefault="009041CB" w:rsidP="009041CB">
      <w:pPr>
        <w:pStyle w:val="TF-ALNEA"/>
        <w:numPr>
          <w:ilvl w:val="0"/>
          <w:numId w:val="0"/>
        </w:numPr>
        <w:ind w:left="1077"/>
      </w:pPr>
    </w:p>
    <w:p w14:paraId="374F9020" w14:textId="5F741162" w:rsidR="006B0760" w:rsidRPr="00624486" w:rsidRDefault="00150641" w:rsidP="00624486">
      <w:pPr>
        <w:pStyle w:val="TF-ALNEA"/>
        <w:numPr>
          <w:ilvl w:val="0"/>
          <w:numId w:val="0"/>
        </w:numPr>
        <w:ind w:left="1077" w:hanging="397"/>
      </w:pPr>
      <w:r w:rsidRPr="006748C9">
        <w:t>No</w:t>
      </w:r>
      <w:r w:rsidR="00ED52C9" w:rsidRPr="006748C9">
        <w:t xml:space="preserve"> </w:t>
      </w:r>
      <w:r w:rsidR="006178A9" w:rsidRPr="006748C9">
        <w:fldChar w:fldCharType="begin"/>
      </w:r>
      <w:r w:rsidR="006178A9" w:rsidRPr="006748C9">
        <w:instrText xml:space="preserve"> REF _Ref68723733 \h </w:instrText>
      </w:r>
      <w:r w:rsidR="0077324D" w:rsidRPr="006748C9">
        <w:instrText xml:space="preserve"> \* MERGEFORMAT </w:instrText>
      </w:r>
      <w:r w:rsidR="006178A9" w:rsidRPr="006748C9">
        <w:fldChar w:fldCharType="separate"/>
      </w:r>
      <w:r w:rsidR="00D271FC">
        <w:t xml:space="preserve">Quadro </w:t>
      </w:r>
      <w:r w:rsidR="00D271FC">
        <w:rPr>
          <w:noProof/>
        </w:rPr>
        <w:t>1</w:t>
      </w:r>
      <w:r w:rsidR="006178A9" w:rsidRPr="006748C9">
        <w:fldChar w:fldCharType="end"/>
      </w:r>
      <w:r w:rsidR="005B506C" w:rsidRPr="006748C9">
        <w:t xml:space="preserve"> </w:t>
      </w:r>
      <w:r w:rsidRPr="006748C9">
        <w:t xml:space="preserve">são apresentados comparativos </w:t>
      </w:r>
      <w:r w:rsidR="001D1831" w:rsidRPr="006748C9">
        <w:t>entre os trabalhos correlatos</w:t>
      </w:r>
      <w:r w:rsidR="00D17623">
        <w:t>.</w:t>
      </w:r>
    </w:p>
    <w:p w14:paraId="6D6CF866" w14:textId="6DFBFF44" w:rsidR="00624486" w:rsidRDefault="00624486" w:rsidP="00624486">
      <w:pPr>
        <w:pStyle w:val="TF-LEGENDA"/>
      </w:pPr>
      <w:bookmarkStart w:id="65" w:name="_Ref68723733"/>
      <w:r>
        <w:t xml:space="preserve">Quadro </w:t>
      </w:r>
      <w:fldSimple w:instr=" SEQ Quadro \* ARABIC ">
        <w:r w:rsidR="00D271FC">
          <w:rPr>
            <w:noProof/>
          </w:rPr>
          <w:t>1</w:t>
        </w:r>
      </w:fldSimple>
      <w:bookmarkEnd w:id="65"/>
      <w:r>
        <w:t xml:space="preserve"> - </w:t>
      </w:r>
      <w:r w:rsidRPr="00355D66">
        <w:t>Comparativo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802D0F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0258DA32" w14:textId="054D4B11" w:rsidR="006B0760" w:rsidRPr="007D4566" w:rsidRDefault="007B4827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7B6A6C29" wp14:editId="4C233CE1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A9DB94" w14:textId="334C19DB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B6A6C2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" filled="f" stroked="f">
                      <v:textbox>
                        <w:txbxContent>
                          <w:p w14:paraId="7DA9DB94" w14:textId="334C19DB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B0029A4" wp14:editId="7EE351BC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5D0BB9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029A4" id="_x0000_s1027" type="#_x0000_t202" style="position:absolute;margin-left:-5.15pt;margin-top:21.5pt;width:79.5pt;height:2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" filled="f" stroked="f">
                      <v:textbox>
                        <w:txbxContent>
                          <w:p w14:paraId="255D0BB9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7C597D56" w:rsidR="006B0760" w:rsidRDefault="00071093" w:rsidP="006178A9">
            <w:pPr>
              <w:pStyle w:val="TF-TEXTOQUADROCentralizado"/>
            </w:pPr>
            <w:r w:rsidRPr="00071093">
              <w:t>Jiang</w:t>
            </w:r>
            <w:r>
              <w:t>,</w:t>
            </w:r>
            <w:r w:rsidRPr="00071093">
              <w:t xml:space="preserve"> Lin</w:t>
            </w:r>
            <w:r>
              <w:t xml:space="preserve"> e</w:t>
            </w:r>
            <w:r w:rsidRPr="00071093">
              <w:t xml:space="preserve"> </w:t>
            </w:r>
            <w:r w:rsidR="00581933">
              <w:t>Q</w:t>
            </w:r>
            <w:r w:rsidRPr="00071093">
              <w:t>u</w:t>
            </w:r>
            <w:r>
              <w:t xml:space="preserve"> (</w:t>
            </w:r>
            <w:r w:rsidRPr="00071093">
              <w:t>2016</w:t>
            </w:r>
            <w:r>
              <w:t>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2E49234D" w:rsidR="006B0760" w:rsidRDefault="00E03CC9" w:rsidP="006178A9">
            <w:pPr>
              <w:pStyle w:val="TF-TEXTOQUADROCentralizado"/>
            </w:pPr>
            <w:r w:rsidRPr="00E03CC9">
              <w:t>Pham</w:t>
            </w:r>
            <w:r>
              <w:t>,</w:t>
            </w:r>
            <w:r w:rsidRPr="00E03CC9">
              <w:t xml:space="preserve"> Le</w:t>
            </w:r>
            <w:r w:rsidR="008E4E82">
              <w:t xml:space="preserve"> e </w:t>
            </w:r>
            <w:r w:rsidRPr="00E03CC9">
              <w:t>Vuillerme</w:t>
            </w:r>
            <w:r>
              <w:t xml:space="preserve"> (</w:t>
            </w:r>
            <w:r w:rsidRPr="00E03CC9">
              <w:t>2015</w:t>
            </w:r>
            <w:r>
              <w:t>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4BC8F2A9" w:rsidR="006B0760" w:rsidRPr="007D4566" w:rsidRDefault="00711DA5" w:rsidP="006178A9">
            <w:pPr>
              <w:pStyle w:val="TF-TEXTOQUADROCentralizado"/>
            </w:pPr>
            <w:r>
              <w:rPr>
                <w:lang w:eastAsia="en-US"/>
              </w:rPr>
              <w:t>BAI, J</w:t>
            </w:r>
            <w:r w:rsidRPr="00B0423F">
              <w:rPr>
                <w:lang w:eastAsia="en-US"/>
              </w:rPr>
              <w:t xml:space="preserve">. </w:t>
            </w:r>
            <w:r w:rsidRPr="00B0423F">
              <w:rPr>
                <w:i/>
                <w:iCs/>
                <w:lang w:eastAsia="en-US"/>
              </w:rPr>
              <w:t>et al</w:t>
            </w:r>
            <w:r w:rsidR="00B0423F">
              <w:rPr>
                <w:i/>
                <w:iCs/>
                <w:lang w:eastAsia="en-US"/>
              </w:rPr>
              <w:t>.,</w:t>
            </w:r>
            <w:r>
              <w:rPr>
                <w:lang w:eastAsia="en-US"/>
              </w:rPr>
              <w:t xml:space="preserve"> </w:t>
            </w:r>
            <w:r w:rsidR="00E03CC9">
              <w:t>(</w:t>
            </w:r>
            <w:r w:rsidR="00E03CC9" w:rsidRPr="00E03CC9">
              <w:t>2019</w:t>
            </w:r>
            <w:r w:rsidR="00E03CC9">
              <w:t>)</w:t>
            </w:r>
          </w:p>
        </w:tc>
      </w:tr>
      <w:tr w:rsidR="00802D0F" w14:paraId="6132AD2C" w14:textId="77777777" w:rsidTr="00802D0F">
        <w:tc>
          <w:tcPr>
            <w:tcW w:w="3828" w:type="dxa"/>
            <w:shd w:val="clear" w:color="auto" w:fill="auto"/>
          </w:tcPr>
          <w:p w14:paraId="7BC9A6F7" w14:textId="67C05447" w:rsidR="006B0760" w:rsidRPr="006178A9" w:rsidRDefault="00B40003" w:rsidP="006178A9">
            <w:pPr>
              <w:pStyle w:val="TF-TEXTOQUADROCentralizado"/>
            </w:pPr>
            <w:r>
              <w:t>Depende de um computador para o processamento</w:t>
            </w:r>
          </w:p>
        </w:tc>
        <w:tc>
          <w:tcPr>
            <w:tcW w:w="1746" w:type="dxa"/>
            <w:shd w:val="clear" w:color="auto" w:fill="auto"/>
          </w:tcPr>
          <w:p w14:paraId="02174F50" w14:textId="31E09934" w:rsidR="006B0760" w:rsidRDefault="00B40003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34A7406" w14:textId="125E2A78" w:rsidR="006B0760" w:rsidRDefault="00B40003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7EF1E97D" w:rsidR="006B0760" w:rsidRDefault="00B40003" w:rsidP="006178A9">
            <w:pPr>
              <w:pStyle w:val="TF-TEXTOQUADROCentralizado"/>
            </w:pPr>
            <w:r>
              <w:t>Não</w:t>
            </w:r>
          </w:p>
        </w:tc>
      </w:tr>
      <w:tr w:rsidR="00802D0F" w14:paraId="33699905" w14:textId="77777777" w:rsidTr="00802D0F">
        <w:tc>
          <w:tcPr>
            <w:tcW w:w="3828" w:type="dxa"/>
            <w:shd w:val="clear" w:color="auto" w:fill="auto"/>
          </w:tcPr>
          <w:p w14:paraId="702A6233" w14:textId="6C62F9F8" w:rsidR="006B0760" w:rsidRPr="006178A9" w:rsidRDefault="00E16AE8" w:rsidP="006178A9">
            <w:pPr>
              <w:pStyle w:val="TF-TEXTOQUADROCentralizado"/>
            </w:pPr>
            <w:r>
              <w:t>Utiliza apenas um equipamento para a detecção</w:t>
            </w:r>
          </w:p>
        </w:tc>
        <w:tc>
          <w:tcPr>
            <w:tcW w:w="1746" w:type="dxa"/>
            <w:shd w:val="clear" w:color="auto" w:fill="auto"/>
          </w:tcPr>
          <w:p w14:paraId="250629FA" w14:textId="4AE0A418" w:rsidR="006B0760" w:rsidRDefault="00576EE6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78852193" w14:textId="06FF6516" w:rsidR="006B0760" w:rsidRDefault="00576EE6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54AF76B6" w:rsidR="006B0760" w:rsidRDefault="00576EE6" w:rsidP="006178A9">
            <w:pPr>
              <w:pStyle w:val="TF-TEXTOQUADROCentralizado"/>
            </w:pPr>
            <w:r>
              <w:t>Não</w:t>
            </w:r>
          </w:p>
        </w:tc>
      </w:tr>
      <w:tr w:rsidR="00802D0F" w14:paraId="28998374" w14:textId="77777777" w:rsidTr="00802D0F">
        <w:tc>
          <w:tcPr>
            <w:tcW w:w="3828" w:type="dxa"/>
            <w:shd w:val="clear" w:color="auto" w:fill="auto"/>
          </w:tcPr>
          <w:p w14:paraId="7520194C" w14:textId="2E4AFC2B" w:rsidR="006B0760" w:rsidRDefault="00937EFC" w:rsidP="006178A9">
            <w:pPr>
              <w:pStyle w:val="TF-TEXTOQUADROCentralizado"/>
            </w:pPr>
            <w:r>
              <w:t xml:space="preserve">Funciona em </w:t>
            </w:r>
            <w:r w:rsidR="00B37AF9">
              <w:t xml:space="preserve">ambientes de </w:t>
            </w:r>
            <w:r>
              <w:t xml:space="preserve">baixa </w:t>
            </w:r>
            <w:r w:rsidR="00B37AF9">
              <w:t>iluminação</w:t>
            </w:r>
          </w:p>
        </w:tc>
        <w:tc>
          <w:tcPr>
            <w:tcW w:w="1746" w:type="dxa"/>
            <w:shd w:val="clear" w:color="auto" w:fill="auto"/>
          </w:tcPr>
          <w:p w14:paraId="6B77798F" w14:textId="2EF59695" w:rsidR="006B0760" w:rsidRDefault="00AE1F00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020197F9" w:rsidR="006B0760" w:rsidRDefault="00AE1F00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CC6FB09" w14:textId="60B1A65B" w:rsidR="006B0760" w:rsidRDefault="00AE1F00" w:rsidP="006178A9">
            <w:pPr>
              <w:pStyle w:val="TF-TEXTOQUADROCentralizado"/>
            </w:pPr>
            <w:r>
              <w:t>Sim</w:t>
            </w:r>
          </w:p>
        </w:tc>
      </w:tr>
      <w:tr w:rsidR="00AF662C" w14:paraId="63059716" w14:textId="77777777" w:rsidTr="00802D0F">
        <w:tc>
          <w:tcPr>
            <w:tcW w:w="3828" w:type="dxa"/>
            <w:shd w:val="clear" w:color="auto" w:fill="auto"/>
          </w:tcPr>
          <w:p w14:paraId="3F180EEE" w14:textId="3A4C924C" w:rsidR="00AF662C" w:rsidRDefault="00000076" w:rsidP="006178A9">
            <w:pPr>
              <w:pStyle w:val="TF-TEXTOQUADROCentralizado"/>
            </w:pPr>
            <w:r>
              <w:t>Possui e</w:t>
            </w:r>
            <w:r w:rsidR="00E34DB8">
              <w:t xml:space="preserve">quipamento </w:t>
            </w:r>
            <w:r>
              <w:t>capaz de</w:t>
            </w:r>
            <w:r w:rsidR="00E34DB8">
              <w:t xml:space="preserve"> </w:t>
            </w:r>
            <w:r w:rsidR="00A5213A">
              <w:t>reconhecer</w:t>
            </w:r>
            <w:r w:rsidR="00E34DB8">
              <w:t xml:space="preserve"> profundidade</w:t>
            </w:r>
          </w:p>
        </w:tc>
        <w:tc>
          <w:tcPr>
            <w:tcW w:w="1746" w:type="dxa"/>
            <w:shd w:val="clear" w:color="auto" w:fill="auto"/>
          </w:tcPr>
          <w:p w14:paraId="1901A611" w14:textId="046984BB" w:rsidR="00AF662C" w:rsidRDefault="00000076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F4C9956" w14:textId="4ED3CBDA" w:rsidR="00AF662C" w:rsidRDefault="004F01B4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8A37D2A" w14:textId="3437C8B0" w:rsidR="00AF662C" w:rsidRDefault="00475C8F" w:rsidP="006178A9">
            <w:pPr>
              <w:pStyle w:val="TF-TEXTOQUADROCentralizado"/>
            </w:pPr>
            <w:r>
              <w:t>Sim</w:t>
            </w:r>
          </w:p>
        </w:tc>
      </w:tr>
      <w:tr w:rsidR="00AF662C" w14:paraId="5A41F965" w14:textId="77777777" w:rsidTr="00802D0F">
        <w:tc>
          <w:tcPr>
            <w:tcW w:w="3828" w:type="dxa"/>
            <w:shd w:val="clear" w:color="auto" w:fill="auto"/>
          </w:tcPr>
          <w:p w14:paraId="7BC83AFE" w14:textId="50BEC477" w:rsidR="00AF662C" w:rsidRDefault="006E6FDB" w:rsidP="006178A9">
            <w:pPr>
              <w:pStyle w:val="TF-TEXTOQUADROCentralizado"/>
            </w:pPr>
            <w:commentRangeStart w:id="66"/>
            <w:r>
              <w:t>Faz o reconhecimento de objetos</w:t>
            </w:r>
            <w:commentRangeEnd w:id="66"/>
            <w:r w:rsidR="008E5580">
              <w:rPr>
                <w:rStyle w:val="Refdecomentrio"/>
                <w:lang w:eastAsia="en-US"/>
              </w:rPr>
              <w:commentReference w:id="66"/>
            </w:r>
          </w:p>
        </w:tc>
        <w:tc>
          <w:tcPr>
            <w:tcW w:w="1746" w:type="dxa"/>
            <w:shd w:val="clear" w:color="auto" w:fill="auto"/>
          </w:tcPr>
          <w:p w14:paraId="4B8C2B2B" w14:textId="6FB18EB3" w:rsidR="00AF662C" w:rsidRDefault="00993453" w:rsidP="006178A9">
            <w:pPr>
              <w:pStyle w:val="TF-TEXTOQUADROCentralizad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5B60E510" w14:textId="3D9B002F" w:rsidR="00AF662C" w:rsidRDefault="0096395B" w:rsidP="006178A9">
            <w:pPr>
              <w:pStyle w:val="TF-TEXTOQUADROCentralizad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F408BDA" w14:textId="045169D6" w:rsidR="00AF662C" w:rsidRDefault="003C4083" w:rsidP="006178A9">
            <w:pPr>
              <w:pStyle w:val="TF-TEXTOQUADROCentralizado"/>
            </w:pPr>
            <w:r>
              <w:t>Sim</w:t>
            </w:r>
          </w:p>
        </w:tc>
      </w:tr>
      <w:tr w:rsidR="00910B38" w14:paraId="0CC62E9F" w14:textId="77777777" w:rsidTr="00802D0F">
        <w:tc>
          <w:tcPr>
            <w:tcW w:w="3828" w:type="dxa"/>
            <w:shd w:val="clear" w:color="auto" w:fill="auto"/>
          </w:tcPr>
          <w:p w14:paraId="71FEC2F0" w14:textId="1B36F644" w:rsidR="00910B38" w:rsidRDefault="00C97D6E" w:rsidP="006178A9">
            <w:pPr>
              <w:pStyle w:val="TF-TEXTOQUADROCentralizado"/>
            </w:pPr>
            <w:r>
              <w:t>Dispositivo para captura de imagens</w:t>
            </w:r>
          </w:p>
        </w:tc>
        <w:tc>
          <w:tcPr>
            <w:tcW w:w="1746" w:type="dxa"/>
            <w:shd w:val="clear" w:color="auto" w:fill="auto"/>
          </w:tcPr>
          <w:p w14:paraId="55896074" w14:textId="5367322F" w:rsidR="00910B38" w:rsidRDefault="00581933" w:rsidP="006178A9">
            <w:pPr>
              <w:pStyle w:val="TF-TEXTOQUADROCentralizado"/>
            </w:pPr>
            <w:r>
              <w:t>GoPro</w:t>
            </w:r>
          </w:p>
        </w:tc>
        <w:tc>
          <w:tcPr>
            <w:tcW w:w="1746" w:type="dxa"/>
            <w:shd w:val="clear" w:color="auto" w:fill="auto"/>
          </w:tcPr>
          <w:p w14:paraId="1246384E" w14:textId="01B476A9" w:rsidR="00910B38" w:rsidRDefault="00877740" w:rsidP="006178A9">
            <w:pPr>
              <w:pStyle w:val="TF-TEXTOQUADROCentralizado"/>
            </w:pPr>
            <w:r>
              <w:t>M</w:t>
            </w:r>
            <w:r w:rsidR="00C6508D">
              <w:t xml:space="preserve">icrosoft </w:t>
            </w:r>
            <w:r>
              <w:t>Kinect</w:t>
            </w:r>
          </w:p>
        </w:tc>
        <w:tc>
          <w:tcPr>
            <w:tcW w:w="1747" w:type="dxa"/>
            <w:shd w:val="clear" w:color="auto" w:fill="auto"/>
          </w:tcPr>
          <w:p w14:paraId="2AEACCF9" w14:textId="6F84AE60" w:rsidR="00910B38" w:rsidRDefault="00C97D6E" w:rsidP="006178A9">
            <w:pPr>
              <w:pStyle w:val="TF-TEXTOQUADROCentralizado"/>
            </w:pPr>
            <w:r>
              <w:t xml:space="preserve">Câmera </w:t>
            </w:r>
            <w:r w:rsidR="00581933">
              <w:t>RGB-D</w:t>
            </w:r>
          </w:p>
        </w:tc>
      </w:tr>
    </w:tbl>
    <w:p w14:paraId="7C7B5EC3" w14:textId="50A14978" w:rsidR="006B0760" w:rsidRDefault="006B0760" w:rsidP="006B0760">
      <w:pPr>
        <w:pStyle w:val="TF-FONTE"/>
      </w:pPr>
      <w:r>
        <w:t>Fonte: elaborado pelo autor.</w:t>
      </w:r>
    </w:p>
    <w:p w14:paraId="568C5E8E" w14:textId="441F919F" w:rsidR="009041CB" w:rsidRDefault="009041CB" w:rsidP="009041CB">
      <w:pPr>
        <w:rPr>
          <w:lang w:eastAsia="pt-BR"/>
        </w:rPr>
      </w:pPr>
    </w:p>
    <w:p w14:paraId="0A225596" w14:textId="766D44C2" w:rsidR="009041CB" w:rsidRDefault="00820D41" w:rsidP="009041CB">
      <w:pPr>
        <w:pStyle w:val="TF-TEXTO"/>
      </w:pPr>
      <w:r w:rsidRPr="006748C9">
        <w:t>No</w:t>
      </w:r>
      <w:r w:rsidR="0077324D" w:rsidRPr="006748C9">
        <w:t xml:space="preserve"> </w:t>
      </w:r>
      <w:r w:rsidR="0077324D" w:rsidRPr="006748C9">
        <w:fldChar w:fldCharType="begin"/>
      </w:r>
      <w:r w:rsidR="0077324D" w:rsidRPr="006748C9">
        <w:instrText xml:space="preserve"> REF _Ref68723733 \h  \* MERGEFORMAT </w:instrText>
      </w:r>
      <w:r w:rsidR="0077324D" w:rsidRPr="006748C9">
        <w:fldChar w:fldCharType="separate"/>
      </w:r>
      <w:r w:rsidR="00D271FC">
        <w:t xml:space="preserve">Quadro </w:t>
      </w:r>
      <w:r w:rsidR="00D271FC">
        <w:rPr>
          <w:noProof/>
        </w:rPr>
        <w:t>1</w:t>
      </w:r>
      <w:r w:rsidR="0077324D" w:rsidRPr="006748C9">
        <w:fldChar w:fldCharType="end"/>
      </w:r>
      <w:r w:rsidR="00507467">
        <w:t xml:space="preserve">, </w:t>
      </w:r>
      <w:r w:rsidR="00F013DE">
        <w:t xml:space="preserve">é possível observar vários aspectos em comum dos trabalhos correlatos, </w:t>
      </w:r>
      <w:r w:rsidR="0054070A">
        <w:t xml:space="preserve">e que consequentemente justificam o desenvolvimento deste, a começar pela questão do processamento. </w:t>
      </w:r>
      <w:r w:rsidR="00CB44CB">
        <w:t xml:space="preserve">Apenas </w:t>
      </w:r>
      <w:r w:rsidR="00FC03FB">
        <w:t xml:space="preserve">o trabalho de BAI, J. </w:t>
      </w:r>
      <w:r w:rsidR="00FC03FB" w:rsidRPr="00B0423F">
        <w:rPr>
          <w:i/>
          <w:iCs/>
        </w:rPr>
        <w:t>et al</w:t>
      </w:r>
      <w:r w:rsidR="00B0423F" w:rsidRPr="00B0423F">
        <w:rPr>
          <w:i/>
          <w:iCs/>
        </w:rPr>
        <w:t>.</w:t>
      </w:r>
      <w:r w:rsidR="00B0423F">
        <w:t>,</w:t>
      </w:r>
      <w:r w:rsidR="00FC03FB">
        <w:t xml:space="preserve"> (2019)</w:t>
      </w:r>
      <w:r w:rsidR="00F41B7E">
        <w:t xml:space="preserve"> </w:t>
      </w:r>
      <w:r w:rsidR="00FC03FB">
        <w:t xml:space="preserve">é capaz de efetuar o processamento e reconhecimento dos objetos utilizando um aplicativo instalado em </w:t>
      </w:r>
      <w:commentRangeStart w:id="67"/>
      <w:r w:rsidR="00FC03FB">
        <w:t>um smartphone</w:t>
      </w:r>
      <w:r w:rsidR="00644D41">
        <w:t xml:space="preserve">. </w:t>
      </w:r>
    </w:p>
    <w:p w14:paraId="78670815" w14:textId="23C9345A" w:rsidR="00406A94" w:rsidRDefault="00BF72B1" w:rsidP="009041CB">
      <w:pPr>
        <w:pStyle w:val="TF-TEXTO"/>
      </w:pPr>
      <w:r w:rsidRPr="00B0269F">
        <w:rPr>
          <w:highlight w:val="yellow"/>
          <w:rPrChange w:id="68" w:author="Andreza Sartori" w:date="2021-04-23T20:33:00Z">
            <w:rPr/>
          </w:rPrChange>
        </w:rPr>
        <w:t>Também</w:t>
      </w:r>
      <w:r>
        <w:t xml:space="preserve"> é possív</w:t>
      </w:r>
      <w:commentRangeEnd w:id="67"/>
      <w:r w:rsidR="00304B0A">
        <w:rPr>
          <w:rStyle w:val="Refdecomentrio"/>
          <w:lang w:eastAsia="en-US"/>
        </w:rPr>
        <w:commentReference w:id="67"/>
      </w:r>
      <w:r>
        <w:t>el observar que</w:t>
      </w:r>
      <w:r w:rsidR="00F2189D">
        <w:t xml:space="preserve"> se faz necessário o uso de mais equipamentos para a detecçã</w:t>
      </w:r>
      <w:r w:rsidR="00F47B71">
        <w:t xml:space="preserve">o do ambiente e/ou dos </w:t>
      </w:r>
      <w:commentRangeStart w:id="69"/>
      <w:r w:rsidR="00F47B71">
        <w:t>objetos</w:t>
      </w:r>
      <w:r w:rsidR="00A81183">
        <w:t xml:space="preserve"> </w:t>
      </w:r>
      <w:r w:rsidR="00A81183" w:rsidRPr="00B0269F">
        <w:rPr>
          <w:highlight w:val="yellow"/>
          <w:rPrChange w:id="70" w:author="Andreza Sartori" w:date="2021-04-23T20:33:00Z">
            <w:rPr/>
          </w:rPrChange>
        </w:rPr>
        <w:t>também</w:t>
      </w:r>
      <w:r w:rsidR="00A81183">
        <w:t xml:space="preserve"> em todos os trabalhos</w:t>
      </w:r>
      <w:r w:rsidR="00F47B71">
        <w:t>.</w:t>
      </w:r>
      <w:r w:rsidR="00A81183">
        <w:t xml:space="preserve"> </w:t>
      </w:r>
      <w:commentRangeEnd w:id="69"/>
      <w:r w:rsidR="00B0269F">
        <w:rPr>
          <w:rStyle w:val="Refdecomentrio"/>
          <w:lang w:eastAsia="en-US"/>
        </w:rPr>
        <w:commentReference w:id="69"/>
      </w:r>
      <w:r w:rsidR="007C3CAE">
        <w:t xml:space="preserve">O trabalho de Jiang, Lin e </w:t>
      </w:r>
      <w:r w:rsidR="004539E5">
        <w:t>Q</w:t>
      </w:r>
      <w:r w:rsidR="007C3CAE">
        <w:t xml:space="preserve">u </w:t>
      </w:r>
      <w:r w:rsidR="00E47FAD">
        <w:t xml:space="preserve">(2016) </w:t>
      </w:r>
      <w:r w:rsidR="007C3CAE">
        <w:t>por exemplo</w:t>
      </w:r>
      <w:r w:rsidR="00E47FAD">
        <w:t>, utiliza</w:t>
      </w:r>
      <w:del w:id="71" w:author="Andreza Sartori" w:date="2021-04-23T20:34:00Z">
        <w:r w:rsidR="00E47FAD" w:rsidDel="001B5DD8">
          <w:delText>-se de</w:delText>
        </w:r>
      </w:del>
      <w:r w:rsidR="00E47FAD">
        <w:t xml:space="preserve"> uma câmera GoPro e </w:t>
      </w:r>
      <w:del w:id="72" w:author="Andreza Sartori" w:date="2021-04-23T20:34:00Z">
        <w:r w:rsidR="00E47FAD" w:rsidDel="001B5DD8">
          <w:delText xml:space="preserve">de </w:delText>
        </w:r>
      </w:del>
      <w:r w:rsidR="00E47FAD">
        <w:t xml:space="preserve">um dispositivo </w:t>
      </w:r>
      <w:del w:id="73" w:author="Andreza Sartori" w:date="2021-04-23T20:34:00Z">
        <w:r w:rsidR="00E47FAD" w:rsidDel="001B5DD8">
          <w:delText>que fará</w:delText>
        </w:r>
      </w:del>
      <w:ins w:id="74" w:author="Andreza Sartori" w:date="2021-04-23T20:34:00Z">
        <w:r w:rsidR="001B5DD8">
          <w:t>para fazer</w:t>
        </w:r>
      </w:ins>
      <w:r w:rsidR="00E47FAD">
        <w:t xml:space="preserve"> a transmissão das imagens para um </w:t>
      </w:r>
      <w:r w:rsidR="004D49A4">
        <w:t>computador, e por consequência, o usuário deve carregar consigo de alguma forma ambos os equipamentos.</w:t>
      </w:r>
      <w:r w:rsidR="004B4BFB">
        <w:t xml:space="preserve"> </w:t>
      </w:r>
    </w:p>
    <w:p w14:paraId="07254A01" w14:textId="728CE546" w:rsidR="009247F7" w:rsidRDefault="005D7318" w:rsidP="009041CB">
      <w:pPr>
        <w:pStyle w:val="TF-TEXTO"/>
      </w:pPr>
      <w:r>
        <w:t>O</w:t>
      </w:r>
      <w:r w:rsidR="004B4BFB" w:rsidRPr="00030950">
        <w:t xml:space="preserve"> trabalho de Jiang, Lin e </w:t>
      </w:r>
      <w:r w:rsidR="004539E5" w:rsidRPr="00030950">
        <w:t>Q</w:t>
      </w:r>
      <w:r w:rsidR="004B4BFB" w:rsidRPr="00030950">
        <w:t>u (2016) não funciona em ambientes que possuem baixa luminosidade por utilizar uma câmera simples GoPro</w:t>
      </w:r>
      <w:r w:rsidR="0098111D" w:rsidRPr="00030950">
        <w:t xml:space="preserve">. </w:t>
      </w:r>
      <w:commentRangeStart w:id="75"/>
      <w:r w:rsidR="00D556AD" w:rsidRPr="00030950">
        <w:t>Consequentemente</w:t>
      </w:r>
      <w:r w:rsidR="0098111D" w:rsidRPr="00030950">
        <w:t xml:space="preserve">, </w:t>
      </w:r>
      <w:r w:rsidR="00A40F37" w:rsidRPr="00030950">
        <w:t>este também não apresenta um equipamento capaz de reconhecer a profundidade ou a distância dos ambientes</w:t>
      </w:r>
      <w:r w:rsidR="00030950" w:rsidRPr="00030950">
        <w:t>, sendo necessário realizar uma estimativa via software</w:t>
      </w:r>
      <w:r w:rsidR="009247F7">
        <w:t>, o que pode ocasionar numa certa imprecisão</w:t>
      </w:r>
      <w:r w:rsidR="00030950" w:rsidRPr="00030950">
        <w:t>.</w:t>
      </w:r>
      <w:commentRangeEnd w:id="75"/>
      <w:r w:rsidR="00CA1DA8">
        <w:rPr>
          <w:rStyle w:val="Refdecomentrio"/>
          <w:lang w:eastAsia="en-US"/>
        </w:rPr>
        <w:commentReference w:id="75"/>
      </w:r>
    </w:p>
    <w:p w14:paraId="4B181B7F" w14:textId="1072E01A" w:rsidR="00F2189D" w:rsidRDefault="005D7318" w:rsidP="009041CB">
      <w:pPr>
        <w:pStyle w:val="TF-TEXTO"/>
      </w:pPr>
      <w:r>
        <w:t>Por fim, apenas o trabalho de Pham, Le e Vuillerme (2015)</w:t>
      </w:r>
      <w:r w:rsidR="00DD5300" w:rsidRPr="00030950">
        <w:t xml:space="preserve"> </w:t>
      </w:r>
      <w:r>
        <w:t xml:space="preserve">não faz o reconhecimento de objetos, podendo ser um impeditivo </w:t>
      </w:r>
      <w:commentRangeStart w:id="76"/>
      <w:r>
        <w:t>caso alcançar determinado objeto seja o objetivo do usuário</w:t>
      </w:r>
      <w:r w:rsidR="00F4103C">
        <w:t xml:space="preserve"> ao invés de </w:t>
      </w:r>
      <w:r w:rsidR="003055D9">
        <w:t>tratá-lo</w:t>
      </w:r>
      <w:r w:rsidR="00F4103C">
        <w:t xml:space="preserve"> como obstáculo</w:t>
      </w:r>
      <w:commentRangeEnd w:id="76"/>
      <w:r w:rsidR="00E64302">
        <w:rPr>
          <w:rStyle w:val="Refdecomentrio"/>
          <w:lang w:eastAsia="en-US"/>
        </w:rPr>
        <w:commentReference w:id="76"/>
      </w:r>
      <w:r w:rsidR="00F4103C">
        <w:t xml:space="preserve">. </w:t>
      </w:r>
      <w:r w:rsidR="003055D9">
        <w:t xml:space="preserve">O trabalho de </w:t>
      </w:r>
      <w:r w:rsidR="003055D9">
        <w:rPr>
          <w:lang w:eastAsia="en-US"/>
        </w:rPr>
        <w:t>BAI, J</w:t>
      </w:r>
      <w:r w:rsidR="003055D9" w:rsidRPr="00B0423F">
        <w:rPr>
          <w:lang w:eastAsia="en-US"/>
        </w:rPr>
        <w:t xml:space="preserve">. </w:t>
      </w:r>
      <w:r w:rsidR="003055D9" w:rsidRPr="00B0423F">
        <w:rPr>
          <w:i/>
          <w:iCs/>
          <w:lang w:eastAsia="en-US"/>
        </w:rPr>
        <w:t>et al</w:t>
      </w:r>
      <w:r w:rsidR="003055D9">
        <w:rPr>
          <w:i/>
          <w:iCs/>
          <w:lang w:eastAsia="en-US"/>
        </w:rPr>
        <w:t>.,</w:t>
      </w:r>
      <w:r w:rsidR="003055D9">
        <w:rPr>
          <w:lang w:eastAsia="en-US"/>
        </w:rPr>
        <w:t xml:space="preserve"> </w:t>
      </w:r>
      <w:r w:rsidR="003055D9">
        <w:t>(</w:t>
      </w:r>
      <w:r w:rsidR="003055D9" w:rsidRPr="00E03CC9">
        <w:t>2019</w:t>
      </w:r>
      <w:r w:rsidR="003055D9">
        <w:t xml:space="preserve">) por exemplo, </w:t>
      </w:r>
      <w:r w:rsidR="00F62141">
        <w:t xml:space="preserve">cita </w:t>
      </w:r>
      <w:r w:rsidR="00EB6E1E">
        <w:t>uma cadeira</w:t>
      </w:r>
      <w:r w:rsidR="00F62141">
        <w:t xml:space="preserve"> como um obstáculo que pode ser removido do caminho</w:t>
      </w:r>
      <w:r w:rsidR="00EB6E1E">
        <w:t xml:space="preserve"> para permitir a passagem, ao invés de direcionar o usuário por outro percurso para continuar </w:t>
      </w:r>
      <w:r w:rsidR="00CE3EE2">
        <w:t>a locomoção.</w:t>
      </w:r>
    </w:p>
    <w:p w14:paraId="59A42AE2" w14:textId="0EA3887A" w:rsidR="0012018D" w:rsidRDefault="00A648CA" w:rsidP="009041CB">
      <w:pPr>
        <w:pStyle w:val="TF-TEXTO"/>
      </w:pPr>
      <w:r>
        <w:t xml:space="preserve">Perante as informações apresentadas, este trabalho </w:t>
      </w:r>
      <w:r w:rsidR="00765A9E">
        <w:t xml:space="preserve">apresenta relevância </w:t>
      </w:r>
      <w:r w:rsidR="0053439E">
        <w:t xml:space="preserve">pela sua proposta mais voltada ao </w:t>
      </w:r>
      <w:r w:rsidR="001B5913">
        <w:t>segmento de dispositivos móveis</w:t>
      </w:r>
      <w:r w:rsidR="0053439E">
        <w:t xml:space="preserve">. </w:t>
      </w:r>
      <w:commentRangeStart w:id="77"/>
      <w:r w:rsidR="0053439E">
        <w:t xml:space="preserve">A aplicação exigiria </w:t>
      </w:r>
      <w:r w:rsidR="004F6DCA">
        <w:t>apenas o próprio smartphone do usuário</w:t>
      </w:r>
      <w:r w:rsidR="00BD605C">
        <w:t xml:space="preserve"> com o sensor </w:t>
      </w:r>
      <w:r w:rsidR="00FA7697">
        <w:t>LiDAR</w:t>
      </w:r>
      <w:r w:rsidR="004F6DCA">
        <w:t xml:space="preserve"> para executar todas as ações, sem a necessidade de ter mais algum dispositivo</w:t>
      </w:r>
      <w:r w:rsidR="00006566">
        <w:t xml:space="preserve"> de certa forma “invasivo”</w:t>
      </w:r>
      <w:r w:rsidR="004F6DCA">
        <w:t xml:space="preserve"> </w:t>
      </w:r>
      <w:r w:rsidR="00D40472">
        <w:t>ao corpo</w:t>
      </w:r>
      <w:r w:rsidR="00006566">
        <w:t xml:space="preserve">, </w:t>
      </w:r>
      <w:r w:rsidR="00D40472">
        <w:t>nem o uso de um servidor dedicado para executar todos os processamentos necessários na detecção de ambientes e objetos</w:t>
      </w:r>
      <w:r w:rsidR="003B5D40">
        <w:t>, trazendo de certa forma uma maior acessibilidade a este tipo de recurso</w:t>
      </w:r>
      <w:r w:rsidR="00770536">
        <w:t xml:space="preserve">. </w:t>
      </w:r>
      <w:commentRangeEnd w:id="77"/>
      <w:r w:rsidR="00D65439">
        <w:rPr>
          <w:rStyle w:val="Refdecomentrio"/>
          <w:lang w:eastAsia="en-US"/>
        </w:rPr>
        <w:commentReference w:id="77"/>
      </w:r>
      <w:r w:rsidR="00EA27F9">
        <w:t>Além do mais, por</w:t>
      </w:r>
      <w:r w:rsidR="00770536">
        <w:t xml:space="preserve"> consequência </w:t>
      </w:r>
      <w:r w:rsidR="00A11D52">
        <w:t xml:space="preserve">da utilização </w:t>
      </w:r>
      <w:r w:rsidR="00770536">
        <w:t xml:space="preserve">do sensor </w:t>
      </w:r>
      <w:r w:rsidR="00FA7697">
        <w:t>LiDAR</w:t>
      </w:r>
      <w:r w:rsidR="00770536">
        <w:t xml:space="preserve">, este também funcionaria </w:t>
      </w:r>
      <w:r w:rsidR="00EA27F9">
        <w:t>em ambientes com baixa iluminação</w:t>
      </w:r>
      <w:r w:rsidR="002A5AC0">
        <w:t>, podendo trazer desta forma</w:t>
      </w:r>
      <w:ins w:id="78" w:author="Andreza Sartori" w:date="2021-04-23T20:37:00Z">
        <w:r w:rsidR="00063B4E">
          <w:t>,</w:t>
        </w:r>
      </w:ins>
      <w:r w:rsidR="002A5AC0">
        <w:t xml:space="preserve"> uma maior flexibilidade nos cenários de uso da aplicação</w:t>
      </w:r>
      <w:r w:rsidR="00EA27F9">
        <w:t xml:space="preserve">. </w:t>
      </w:r>
      <w:r w:rsidR="00D40472">
        <w:t xml:space="preserve"> </w:t>
      </w:r>
      <w:r w:rsidR="00765A9E">
        <w:t xml:space="preserve"> </w:t>
      </w:r>
    </w:p>
    <w:p w14:paraId="485830CB" w14:textId="77777777" w:rsidR="00263397" w:rsidRPr="009041CB" w:rsidRDefault="00263397" w:rsidP="009041CB">
      <w:pPr>
        <w:rPr>
          <w:lang w:eastAsia="pt-BR"/>
        </w:rPr>
      </w:pPr>
    </w:p>
    <w:p w14:paraId="51E0058B" w14:textId="77777777" w:rsidR="00451B94" w:rsidRDefault="00451B94" w:rsidP="00E638A0">
      <w:pPr>
        <w:pStyle w:val="Ttulo2"/>
      </w:pPr>
      <w:r>
        <w:t>REQUISITOS PRINCIPAIS DO PROBLEMA A SER TRABALHADO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4A372EAE" w14:textId="77777777" w:rsidR="00761BA8" w:rsidRDefault="00761BA8" w:rsidP="00E8529F">
      <w:pPr>
        <w:pStyle w:val="TF-TEXTO"/>
      </w:pPr>
    </w:p>
    <w:p w14:paraId="1572AF20" w14:textId="6953AD95" w:rsidR="00E8529F" w:rsidRPr="007E0D87" w:rsidRDefault="00E8529F" w:rsidP="00E8529F">
      <w:pPr>
        <w:pStyle w:val="TF-TEXTO"/>
      </w:pPr>
      <w:r>
        <w:t>O aplicativo a ser desenvolvido deverá:</w:t>
      </w:r>
    </w:p>
    <w:p w14:paraId="71704909" w14:textId="4F640949" w:rsidR="007E58F2" w:rsidRDefault="00E0725F" w:rsidP="00E8529F">
      <w:pPr>
        <w:pStyle w:val="TF-TEXTO"/>
        <w:numPr>
          <w:ilvl w:val="0"/>
          <w:numId w:val="24"/>
        </w:numPr>
      </w:pPr>
      <w:r>
        <w:t>r</w:t>
      </w:r>
      <w:r w:rsidR="00895038">
        <w:t>ealizar a detecção de objetos</w:t>
      </w:r>
      <w:r w:rsidR="00131CE1">
        <w:t xml:space="preserve"> (RF – Requisito Funcional)</w:t>
      </w:r>
      <w:r w:rsidR="000E6977">
        <w:t>;</w:t>
      </w:r>
    </w:p>
    <w:p w14:paraId="257CF066" w14:textId="4BC524DD" w:rsidR="00895038" w:rsidRDefault="00E0725F" w:rsidP="00E8529F">
      <w:pPr>
        <w:pStyle w:val="TF-TEXTO"/>
        <w:numPr>
          <w:ilvl w:val="0"/>
          <w:numId w:val="24"/>
        </w:numPr>
      </w:pPr>
      <w:r>
        <w:t>r</w:t>
      </w:r>
      <w:r w:rsidR="00895038">
        <w:t>ealizar a detecção de ambientes</w:t>
      </w:r>
      <w:r w:rsidR="00751389">
        <w:t xml:space="preserve"> </w:t>
      </w:r>
      <w:r w:rsidR="00131CE1">
        <w:t>(RF)</w:t>
      </w:r>
      <w:r w:rsidR="000E6977">
        <w:t>;</w:t>
      </w:r>
    </w:p>
    <w:p w14:paraId="7E9A10C8" w14:textId="652408FA" w:rsidR="00E0725F" w:rsidRDefault="00751389" w:rsidP="00E8529F">
      <w:pPr>
        <w:pStyle w:val="TF-TEXTO"/>
        <w:numPr>
          <w:ilvl w:val="0"/>
          <w:numId w:val="24"/>
        </w:numPr>
      </w:pPr>
      <w:r>
        <w:lastRenderedPageBreak/>
        <w:t>o</w:t>
      </w:r>
      <w:r w:rsidR="00131CE1">
        <w:t>rientar o usuário</w:t>
      </w:r>
      <w:r>
        <w:t xml:space="preserve"> para evitar obstáculos</w:t>
      </w:r>
      <w:r w:rsidR="00E0725F">
        <w:t xml:space="preserve"> no deslocamento </w:t>
      </w:r>
      <w:r w:rsidR="0085788E">
        <w:t xml:space="preserve">em ambientes fechados </w:t>
      </w:r>
      <w:r w:rsidR="00E0725F">
        <w:t>(RF)</w:t>
      </w:r>
      <w:r w:rsidR="000E6977">
        <w:t>;</w:t>
      </w:r>
    </w:p>
    <w:p w14:paraId="2DEEF170" w14:textId="32793EBB" w:rsidR="00E0725F" w:rsidRDefault="00532BE3" w:rsidP="00E8529F">
      <w:pPr>
        <w:pStyle w:val="TF-TEXTO"/>
        <w:numPr>
          <w:ilvl w:val="0"/>
          <w:numId w:val="24"/>
        </w:numPr>
      </w:pPr>
      <w:commentRangeStart w:id="79"/>
      <w:r>
        <w:t>s</w:t>
      </w:r>
      <w:r w:rsidR="00E0725F">
        <w:t>er desenvolvido utilizando a linguagem Swift (RNF – Requisito Não Funcional)</w:t>
      </w:r>
      <w:r w:rsidR="000E6977">
        <w:t>;</w:t>
      </w:r>
    </w:p>
    <w:p w14:paraId="2A58DF43" w14:textId="313FBF7A" w:rsidR="00E0725F" w:rsidRDefault="00532BE3" w:rsidP="00E8529F">
      <w:pPr>
        <w:pStyle w:val="TF-TEXTO"/>
        <w:numPr>
          <w:ilvl w:val="0"/>
          <w:numId w:val="24"/>
        </w:numPr>
      </w:pPr>
      <w:r>
        <w:t xml:space="preserve">utilizar o sensor </w:t>
      </w:r>
      <w:r w:rsidR="002678E0">
        <w:t>LiDAR</w:t>
      </w:r>
      <w:r>
        <w:t xml:space="preserve"> para o </w:t>
      </w:r>
      <w:r w:rsidR="00D6050D">
        <w:t>processo</w:t>
      </w:r>
      <w:r>
        <w:t xml:space="preserve"> de detecção (RNF)</w:t>
      </w:r>
      <w:r w:rsidR="000E6977">
        <w:t>.</w:t>
      </w:r>
      <w:commentRangeEnd w:id="79"/>
      <w:r w:rsidR="00797F62">
        <w:rPr>
          <w:rStyle w:val="Refdecomentrio"/>
          <w:lang w:eastAsia="en-US"/>
        </w:rPr>
        <w:commentReference w:id="79"/>
      </w:r>
    </w:p>
    <w:p w14:paraId="26F046F7" w14:textId="77777777" w:rsidR="00323DC6" w:rsidRPr="00286FED" w:rsidRDefault="00323DC6" w:rsidP="00323DC6">
      <w:pPr>
        <w:pStyle w:val="TF-TEXTO"/>
        <w:ind w:left="1040" w:firstLine="0"/>
      </w:pPr>
    </w:p>
    <w:p w14:paraId="5CB0A412" w14:textId="77777777" w:rsidR="00451B94" w:rsidRDefault="00451B94" w:rsidP="00E638A0">
      <w:pPr>
        <w:pStyle w:val="Ttulo2"/>
      </w:pPr>
      <w:r>
        <w:t>METODOLOGIA</w:t>
      </w:r>
    </w:p>
    <w:p w14:paraId="5CD429FF" w14:textId="77777777" w:rsidR="00073E26" w:rsidRDefault="00073E26" w:rsidP="00451B94">
      <w:pPr>
        <w:pStyle w:val="TF-TEXTO"/>
      </w:pPr>
    </w:p>
    <w:p w14:paraId="4ACC7538" w14:textId="025A49F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7F50EFD2" w:rsidR="00451B94" w:rsidRPr="00424AD5" w:rsidRDefault="00E62A00" w:rsidP="00424AD5">
      <w:pPr>
        <w:pStyle w:val="TF-ALNEA"/>
        <w:numPr>
          <w:ilvl w:val="0"/>
          <w:numId w:val="11"/>
        </w:numPr>
      </w:pPr>
      <w:commentRangeStart w:id="80"/>
      <w:r>
        <w:t xml:space="preserve">Levantamento bibliográfico: </w:t>
      </w:r>
      <w:commentRangeEnd w:id="80"/>
      <w:r w:rsidR="002C6BAB">
        <w:rPr>
          <w:rStyle w:val="Refdecomentrio"/>
          <w:lang w:eastAsia="en-US"/>
        </w:rPr>
        <w:commentReference w:id="80"/>
      </w:r>
      <w:r w:rsidR="009B1BD2">
        <w:t>levantar fontes bibliográficas relacionadas a processamento de imagens</w:t>
      </w:r>
      <w:r w:rsidR="00F65010">
        <w:t>, cálculos de distância e profundidade</w:t>
      </w:r>
      <w:r w:rsidR="009E286E">
        <w:t>, bem como trabalhos correlatos</w:t>
      </w:r>
      <w:r w:rsidR="006B5B35">
        <w:t>;</w:t>
      </w:r>
      <w:r w:rsidR="00436B4E">
        <w:t xml:space="preserve"> </w:t>
      </w:r>
    </w:p>
    <w:p w14:paraId="4E4A9CE8" w14:textId="2BD232C3" w:rsidR="00451B94" w:rsidRPr="00424AD5" w:rsidRDefault="00B6333B" w:rsidP="00424AD5">
      <w:pPr>
        <w:pStyle w:val="TF-ALNEA"/>
      </w:pPr>
      <w:r>
        <w:t>Levantamento</w:t>
      </w:r>
      <w:r w:rsidR="00E835C4">
        <w:t xml:space="preserve"> de requisitos: </w:t>
      </w:r>
      <w:r w:rsidR="00A85EFB">
        <w:t>com base na etapa citada anteriormente, levantar os requisitos necessário para a aplicação</w:t>
      </w:r>
      <w:r w:rsidR="006B5B35">
        <w:t>;</w:t>
      </w:r>
    </w:p>
    <w:p w14:paraId="1F724B19" w14:textId="479FC702" w:rsidR="00451B94" w:rsidRDefault="004D2C00" w:rsidP="00424AD5">
      <w:pPr>
        <w:pStyle w:val="TF-ALNEA"/>
      </w:pPr>
      <w:r>
        <w:t xml:space="preserve">Definir </w:t>
      </w:r>
      <w:r w:rsidR="00793B4E">
        <w:t>técnicas</w:t>
      </w:r>
      <w:r>
        <w:t xml:space="preserve"> para detecção de ambientes</w:t>
      </w:r>
      <w:r w:rsidR="00862AB3">
        <w:t xml:space="preserve"> e objetos</w:t>
      </w:r>
      <w:r>
        <w:t xml:space="preserve">: </w:t>
      </w:r>
      <w:r w:rsidR="00185452">
        <w:t xml:space="preserve">avaliar </w:t>
      </w:r>
      <w:r w:rsidR="00862AB3">
        <w:t>algoritmos</w:t>
      </w:r>
      <w:r w:rsidR="00185452">
        <w:t xml:space="preserve"> disponibilizados pela linguagem de programação Swift </w:t>
      </w:r>
      <w:r w:rsidR="00862AB3">
        <w:t>para a detecção de ambientes e objetos, bem como a necessidade da construção do algoritmo</w:t>
      </w:r>
      <w:r w:rsidR="00793B4E">
        <w:t xml:space="preserve"> e técnicas</w:t>
      </w:r>
      <w:r w:rsidR="00862AB3">
        <w:t xml:space="preserve"> por conta própria</w:t>
      </w:r>
      <w:r w:rsidR="006B5B35">
        <w:t>;</w:t>
      </w:r>
    </w:p>
    <w:p w14:paraId="71D3AE1E" w14:textId="59630ABC" w:rsidR="00540630" w:rsidRDefault="000105E0" w:rsidP="00424AD5">
      <w:pPr>
        <w:pStyle w:val="TF-ALNEA"/>
      </w:pPr>
      <w:r>
        <w:t xml:space="preserve">Definir formas de alerta de obstáculos para o usuário: caso </w:t>
      </w:r>
      <w:r w:rsidR="00F06BD8">
        <w:t xml:space="preserve">exista a detecção de um objeto, o usuário deve ser alertado de alguma forma para qual direção seguir. Nesta etapa, serão avaliadas possibilidades </w:t>
      </w:r>
      <w:r w:rsidR="00AF176C">
        <w:t>de alertar o usuário através da aplicação</w:t>
      </w:r>
      <w:r w:rsidR="006B5B35">
        <w:t>;</w:t>
      </w:r>
      <w:r>
        <w:t xml:space="preserve"> </w:t>
      </w:r>
    </w:p>
    <w:p w14:paraId="3103CE18" w14:textId="5F0D444C" w:rsidR="00862AB3" w:rsidRDefault="00AF176C" w:rsidP="00424AD5">
      <w:pPr>
        <w:pStyle w:val="TF-ALNEA"/>
      </w:pPr>
      <w:r>
        <w:t xml:space="preserve">Implementação: </w:t>
      </w:r>
      <w:r w:rsidR="00793B4E">
        <w:t xml:space="preserve">implementar a aplicação para a plataforma iOS </w:t>
      </w:r>
      <w:r w:rsidR="00F754D9">
        <w:t>utilizando a linguagem de programação Swift e o ambiente Xcode</w:t>
      </w:r>
      <w:r w:rsidR="006B5B35">
        <w:t>;</w:t>
      </w:r>
    </w:p>
    <w:p w14:paraId="36BBEB50" w14:textId="75A1745F" w:rsidR="00CB4696" w:rsidRDefault="006B5B35" w:rsidP="00BD2D7B">
      <w:pPr>
        <w:pStyle w:val="TF-ALNEA"/>
      </w:pPr>
      <w:r>
        <w:t xml:space="preserve">Testes: validar os resultados obtidos juntamente </w:t>
      </w:r>
      <w:r w:rsidR="00E017FA">
        <w:t>com</w:t>
      </w:r>
      <w:r>
        <w:t xml:space="preserve"> possíveis usuários da aplicação</w:t>
      </w:r>
      <w:r w:rsidR="000E6977">
        <w:t>.</w:t>
      </w:r>
    </w:p>
    <w:p w14:paraId="43A59F26" w14:textId="77777777" w:rsidR="00BD2D7B" w:rsidRDefault="00BD2D7B" w:rsidP="00BD2D7B">
      <w:pPr>
        <w:pStyle w:val="TF-ALNEA"/>
        <w:numPr>
          <w:ilvl w:val="0"/>
          <w:numId w:val="0"/>
        </w:numPr>
        <w:ind w:left="1077"/>
      </w:pPr>
    </w:p>
    <w:p w14:paraId="68FE02CA" w14:textId="38F0CCC0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D271FC">
        <w:t>Quadro 2</w:t>
      </w:r>
      <w:r w:rsidR="0060060C">
        <w:fldChar w:fldCharType="end"/>
      </w:r>
      <w:r>
        <w:t>.</w:t>
      </w:r>
    </w:p>
    <w:p w14:paraId="73BDF8FD" w14:textId="6178BBDA" w:rsidR="00451B94" w:rsidRPr="007E0D87" w:rsidRDefault="0060060C" w:rsidP="005B2E12">
      <w:pPr>
        <w:pStyle w:val="TF-LEGENDA"/>
      </w:pPr>
      <w:bookmarkStart w:id="81" w:name="_Ref98650273"/>
      <w:r>
        <w:t xml:space="preserve">Quadro </w:t>
      </w:r>
      <w:r w:rsidR="00673C76">
        <w:t>2</w:t>
      </w:r>
      <w:bookmarkEnd w:id="81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2E90F4C5" w:rsidR="00451B94" w:rsidRPr="007E0D87" w:rsidRDefault="00B6333B" w:rsidP="00470C41">
            <w:pPr>
              <w:pStyle w:val="TF-TEXTOQUADROCentralizado"/>
            </w:pPr>
            <w:r>
              <w:t>2021</w:t>
            </w:r>
          </w:p>
        </w:tc>
      </w:tr>
      <w:tr w:rsidR="00451B94" w:rsidRPr="007E0D87" w14:paraId="649C049E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518D2FD6" w:rsidR="00451B94" w:rsidRPr="00062472" w:rsidRDefault="00600202" w:rsidP="00470C41">
            <w:pPr>
              <w:pStyle w:val="TF-TEXTOQUADROCentralizado"/>
            </w:pPr>
            <w:r w:rsidRPr="00062472">
              <w:t>ago</w:t>
            </w:r>
            <w:r w:rsidR="00451B94" w:rsidRPr="00062472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7376722E" w:rsidR="00451B94" w:rsidRPr="00062472" w:rsidRDefault="00443FE1" w:rsidP="00470C41">
            <w:pPr>
              <w:pStyle w:val="TF-TEXTOQUADROCentralizado"/>
            </w:pPr>
            <w:r w:rsidRPr="00062472">
              <w:t>set.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3B606BF2" w:rsidR="00451B94" w:rsidRPr="00062472" w:rsidRDefault="00443FE1" w:rsidP="00470C41">
            <w:pPr>
              <w:pStyle w:val="TF-TEXTOQUADROCentralizado"/>
            </w:pPr>
            <w:r w:rsidRPr="00062472">
              <w:t>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38524250" w:rsidR="00451B94" w:rsidRPr="00062472" w:rsidRDefault="00443FE1" w:rsidP="00470C41">
            <w:pPr>
              <w:pStyle w:val="TF-TEXTOQUADROCentralizado"/>
            </w:pPr>
            <w:r w:rsidRPr="00062472"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2ED44A6B" w:rsidR="00451B94" w:rsidRPr="00062472" w:rsidRDefault="00443FE1" w:rsidP="00470C41">
            <w:pPr>
              <w:pStyle w:val="TF-TEXTOQUADROCentralizado"/>
            </w:pPr>
            <w:r w:rsidRPr="00062472">
              <w:t>d</w:t>
            </w:r>
            <w:r w:rsidR="00600202" w:rsidRPr="00062472">
              <w:t>ez</w:t>
            </w:r>
            <w:r w:rsidRPr="00062472">
              <w:t>.</w:t>
            </w:r>
          </w:p>
        </w:tc>
      </w:tr>
      <w:tr w:rsidR="00451B94" w:rsidRPr="007E0D87" w14:paraId="2E3E58A0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0E6977" w:rsidRDefault="00451B94" w:rsidP="000E6977">
            <w:pPr>
              <w:pStyle w:val="TF-TEXTOQUADRO"/>
            </w:pPr>
            <w:r w:rsidRPr="000E697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E0001F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73C613A5" w:rsidR="00451B94" w:rsidRPr="000E6977" w:rsidRDefault="005D253C" w:rsidP="000E6977">
            <w:pPr>
              <w:pStyle w:val="TF-TEXTOQUADRO"/>
            </w:pPr>
            <w:r>
              <w:t>l</w:t>
            </w:r>
            <w:r w:rsidR="00E017FA" w:rsidRPr="000E6977">
              <w:t>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060D945C" w:rsidR="00451B94" w:rsidRPr="000E6977" w:rsidRDefault="005D253C" w:rsidP="000E6977">
            <w:pPr>
              <w:pStyle w:val="TF-TEXTOQUADRO"/>
            </w:pPr>
            <w:r>
              <w:t>l</w:t>
            </w:r>
            <w:r w:rsidR="00B6333B" w:rsidRPr="000E6977">
              <w:t>evantamento</w:t>
            </w:r>
            <w:r w:rsidR="00E017FA" w:rsidRPr="000E6977">
              <w:t xml:space="preserve"> de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 w:themeFill="background1" w:themeFillShade="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A21F61" w14:paraId="59D76CA5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15B622A2" w:rsidR="00451B94" w:rsidRPr="000E6977" w:rsidRDefault="005D253C" w:rsidP="000E6977">
            <w:pPr>
              <w:pStyle w:val="TF-TEXTOQUADRO"/>
            </w:pPr>
            <w:r>
              <w:t>d</w:t>
            </w:r>
            <w:r w:rsidR="00B6333B" w:rsidRPr="000E6977">
              <w:t>efinir técnicas para detecção de ambientes e objetos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F53B95" w:rsidRPr="00A21F61" w14:paraId="4706C499" w14:textId="77777777" w:rsidTr="003C1526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B5F7B2" w14:textId="58AD2A6F" w:rsidR="00F53B95" w:rsidRPr="000E6977" w:rsidRDefault="005D253C" w:rsidP="000E6977">
            <w:pPr>
              <w:pStyle w:val="TF-TEXTOQUADRO"/>
            </w:pPr>
            <w:r>
              <w:t>d</w:t>
            </w:r>
            <w:r w:rsidR="00F1479A" w:rsidRPr="000E6977">
              <w:t>efinir formas de alerta de obstáculos para o usuário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7FEC3510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3BC9901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15468E50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ECE4976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AE508C2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8DF2F7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3AEA435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DDE3AC0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180CC1D" w14:textId="77777777" w:rsidR="00F53B95" w:rsidRPr="007E0D87" w:rsidRDefault="00F53B9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52351D2" w14:textId="77777777" w:rsidR="00F53B95" w:rsidRPr="007E0D87" w:rsidRDefault="00F53B95" w:rsidP="00470C41">
            <w:pPr>
              <w:pStyle w:val="TF-TEXTOQUADROCentralizado"/>
            </w:pPr>
          </w:p>
        </w:tc>
      </w:tr>
      <w:tr w:rsidR="00451B94" w:rsidRPr="007E0D87" w14:paraId="02622124" w14:textId="77777777" w:rsidTr="00E0001F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86FD9AC" w14:textId="3430ED5A" w:rsidR="00451B94" w:rsidRPr="000E6977" w:rsidRDefault="005D253C" w:rsidP="000E6977">
            <w:pPr>
              <w:pStyle w:val="TF-TEXTOQUADRO"/>
            </w:pPr>
            <w:r>
              <w:t>i</w:t>
            </w:r>
            <w:r w:rsidR="00B6333B" w:rsidRPr="000E6977">
              <w:t>mplementação</w:t>
            </w:r>
          </w:p>
        </w:tc>
        <w:tc>
          <w:tcPr>
            <w:tcW w:w="273" w:type="dxa"/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6A6A6" w:themeFill="background1" w:themeFillShade="A6"/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FFFFFF" w:themeFill="background1"/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B6333B" w:rsidRPr="007E0D87" w14:paraId="3B67C7DB" w14:textId="77777777" w:rsidTr="00E0001F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1050FE7" w14:textId="486F513A" w:rsidR="00B6333B" w:rsidRPr="000E6977" w:rsidRDefault="005D253C" w:rsidP="000E6977">
            <w:pPr>
              <w:pStyle w:val="TF-TEXTOQUADRO"/>
            </w:pPr>
            <w:r>
              <w:t>t</w:t>
            </w:r>
            <w:r w:rsidR="00B6333B" w:rsidRPr="000E6977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A3FF194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237A62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61ABD3F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DAE3D8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6393AA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9248B18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79F8E33E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5C32C552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2C8C81D" w14:textId="77777777" w:rsidR="00B6333B" w:rsidRPr="007E0D87" w:rsidRDefault="00B6333B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0BB1B48A" w14:textId="77777777" w:rsidR="00B6333B" w:rsidRPr="007E0D87" w:rsidRDefault="00B6333B" w:rsidP="00470C41">
            <w:pPr>
              <w:pStyle w:val="TF-TEXTOQUADROCentralizado"/>
            </w:pPr>
          </w:p>
        </w:tc>
      </w:tr>
    </w:tbl>
    <w:p w14:paraId="52EB8B9F" w14:textId="77777777" w:rsidR="00484251" w:rsidRDefault="00FC4A9F" w:rsidP="00484251">
      <w:pPr>
        <w:pStyle w:val="TF-FONTE"/>
      </w:pPr>
      <w:r>
        <w:t>Fonte: elaborado pelo autor.</w:t>
      </w:r>
    </w:p>
    <w:p w14:paraId="1023C079" w14:textId="02BACA32" w:rsidR="00A307C7" w:rsidRPr="007A1883" w:rsidRDefault="0037046F" w:rsidP="00484251">
      <w:pPr>
        <w:pStyle w:val="TtuloIntroduo"/>
      </w:pPr>
      <w:r>
        <w:t>REVISÃO BIBLIOGRÁFICA</w:t>
      </w:r>
    </w:p>
    <w:p w14:paraId="3B4DDA20" w14:textId="7E5AFA96" w:rsidR="00893C4F" w:rsidRDefault="003562EF" w:rsidP="00DF64E9">
      <w:pPr>
        <w:pStyle w:val="TF-TEXTO"/>
      </w:pPr>
      <w:r>
        <w:t xml:space="preserve">Neste capítulo, é descrito brevemente os </w:t>
      </w:r>
      <w:r w:rsidR="005D2477">
        <w:t xml:space="preserve">seguintes assuntos que fundamentarão o estudo a ser realizado: </w:t>
      </w:r>
      <w:r w:rsidR="008E240C">
        <w:t>d</w:t>
      </w:r>
      <w:r w:rsidR="00EB74FE">
        <w:t>etecção de objetos</w:t>
      </w:r>
      <w:r w:rsidR="005A7F4F">
        <w:t>,</w:t>
      </w:r>
      <w:r w:rsidR="00893C4F">
        <w:t xml:space="preserve"> sensor </w:t>
      </w:r>
      <w:r w:rsidR="002678E0">
        <w:t>LiDAR</w:t>
      </w:r>
      <w:r w:rsidR="005A7F4F">
        <w:t xml:space="preserve"> e o ARKit</w:t>
      </w:r>
      <w:r w:rsidR="008E240C">
        <w:t>.</w:t>
      </w:r>
    </w:p>
    <w:p w14:paraId="431570E5" w14:textId="4E3782AF" w:rsidR="003562EF" w:rsidRDefault="00893C4F" w:rsidP="00DF64E9">
      <w:pPr>
        <w:pStyle w:val="TF-TEXTO"/>
      </w:pPr>
      <w:r>
        <w:t xml:space="preserve"> </w:t>
      </w:r>
      <w:r w:rsidR="00463DCA">
        <w:t>De acordo com</w:t>
      </w:r>
      <w:r w:rsidR="00186DB6">
        <w:t xml:space="preserve"> </w:t>
      </w:r>
      <w:r w:rsidR="00463DCA">
        <w:t xml:space="preserve">ZOU, Z. </w:t>
      </w:r>
      <w:r w:rsidR="00463DCA" w:rsidRPr="00B0423F">
        <w:rPr>
          <w:i/>
          <w:iCs/>
        </w:rPr>
        <w:t>et al</w:t>
      </w:r>
      <w:r w:rsidR="00B0423F" w:rsidRPr="00B0423F">
        <w:rPr>
          <w:i/>
          <w:iCs/>
        </w:rPr>
        <w:t>.</w:t>
      </w:r>
      <w:r w:rsidR="00B0423F" w:rsidRPr="00B0423F">
        <w:t>,</w:t>
      </w:r>
      <w:r w:rsidR="00463DCA" w:rsidRPr="00B0423F">
        <w:t xml:space="preserve"> </w:t>
      </w:r>
      <w:r w:rsidR="00463DCA">
        <w:t>(2019), a</w:t>
      </w:r>
      <w:r w:rsidR="00BF4FA2">
        <w:t xml:space="preserve"> detecção de objetos é uma </w:t>
      </w:r>
      <w:r w:rsidR="009231C2">
        <w:t>tarefa</w:t>
      </w:r>
      <w:r w:rsidR="009C2555">
        <w:t xml:space="preserve"> </w:t>
      </w:r>
      <w:r w:rsidR="009231C2">
        <w:t>da computação que lida com a detecção de instâncias de objetos visuais de certas classes, como humanos, animais ou carros, em imagens digitais</w:t>
      </w:r>
      <w:r w:rsidR="0046787A">
        <w:t>, tendo como objetivo</w:t>
      </w:r>
      <w:r w:rsidR="00894120">
        <w:t xml:space="preserve"> desenvolver modelos computacionais e técnicas que </w:t>
      </w:r>
      <w:r w:rsidR="00DE3658">
        <w:t>provenham</w:t>
      </w:r>
      <w:r w:rsidR="00894120">
        <w:t xml:space="preserve"> </w:t>
      </w:r>
      <w:r w:rsidR="00EC2574">
        <w:t xml:space="preserve">a informação necessária para </w:t>
      </w:r>
      <w:r w:rsidR="00DE3658">
        <w:t>detectar o objeto necessário.</w:t>
      </w:r>
      <w:r w:rsidR="00562789">
        <w:t xml:space="preserve"> </w:t>
      </w:r>
      <w:r w:rsidR="00BC4A83">
        <w:t xml:space="preserve">De uma forma geral, </w:t>
      </w:r>
      <w:r w:rsidR="00E83B09">
        <w:t xml:space="preserve">é possível dizer que a detecção de objetos pode ser dividida em técnicas de </w:t>
      </w:r>
      <w:commentRangeStart w:id="82"/>
      <w:r w:rsidR="00FA003E">
        <w:t>aprendizagem de máquina</w:t>
      </w:r>
      <w:r w:rsidR="00E83B09">
        <w:t xml:space="preserve"> </w:t>
      </w:r>
      <w:commentRangeEnd w:id="82"/>
      <w:r w:rsidR="0052713E">
        <w:rPr>
          <w:rStyle w:val="Refdecomentrio"/>
          <w:lang w:eastAsia="en-US"/>
        </w:rPr>
        <w:commentReference w:id="82"/>
      </w:r>
      <w:r w:rsidR="00682730">
        <w:t xml:space="preserve">utilizando </w:t>
      </w:r>
      <w:commentRangeStart w:id="83"/>
      <w:r w:rsidR="006862CB">
        <w:t>visão computacional</w:t>
      </w:r>
      <w:commentRangeEnd w:id="83"/>
      <w:r w:rsidR="00461886">
        <w:rPr>
          <w:rStyle w:val="Refdecomentrio"/>
          <w:lang w:eastAsia="en-US"/>
        </w:rPr>
        <w:commentReference w:id="83"/>
      </w:r>
      <w:r w:rsidR="006862CB">
        <w:t xml:space="preserve">, e </w:t>
      </w:r>
      <w:commentRangeStart w:id="84"/>
      <w:r w:rsidR="00682730">
        <w:t>aprendizagem profunda</w:t>
      </w:r>
      <w:r w:rsidR="005713F3">
        <w:t xml:space="preserve"> </w:t>
      </w:r>
      <w:commentRangeEnd w:id="84"/>
      <w:r w:rsidR="00461886">
        <w:rPr>
          <w:rStyle w:val="Refdecomentrio"/>
          <w:lang w:eastAsia="en-US"/>
        </w:rPr>
        <w:commentReference w:id="84"/>
      </w:r>
      <w:r w:rsidR="005713F3">
        <w:t xml:space="preserve">utilizando </w:t>
      </w:r>
      <w:commentRangeStart w:id="85"/>
      <w:r w:rsidR="005713F3">
        <w:t>redes neurais convolucionais</w:t>
      </w:r>
      <w:commentRangeEnd w:id="85"/>
      <w:r w:rsidR="00461886">
        <w:rPr>
          <w:rStyle w:val="Refdecomentrio"/>
          <w:lang w:eastAsia="en-US"/>
        </w:rPr>
        <w:commentReference w:id="85"/>
      </w:r>
      <w:r w:rsidR="00286E07">
        <w:t xml:space="preserve"> (FRITZ AI, 2021)</w:t>
      </w:r>
      <w:r w:rsidR="00E83B09">
        <w:t xml:space="preserve">. </w:t>
      </w:r>
    </w:p>
    <w:p w14:paraId="3495E644" w14:textId="308A0D92" w:rsidR="00AB25AC" w:rsidRDefault="00D86A54" w:rsidP="00DF64E9">
      <w:pPr>
        <w:pStyle w:val="TF-TEXTO"/>
      </w:pPr>
      <w:r>
        <w:t xml:space="preserve">A </w:t>
      </w:r>
      <w:r w:rsidRPr="00090548">
        <w:rPr>
          <w:highlight w:val="yellow"/>
        </w:rPr>
        <w:t>visão computacional</w:t>
      </w:r>
      <w:r>
        <w:t xml:space="preserve"> </w:t>
      </w:r>
      <w:r w:rsidR="00782A7F">
        <w:t xml:space="preserve">imita os processos naturais da visão do ser humano, </w:t>
      </w:r>
      <w:r w:rsidR="00150224">
        <w:t xml:space="preserve">recuperando as informações visuais, as manipulando e interpretando. </w:t>
      </w:r>
      <w:r w:rsidR="008F22C8">
        <w:t xml:space="preserve">Graças ao uso de </w:t>
      </w:r>
      <w:r w:rsidR="006B2B2C">
        <w:t>aprendizagem profunda no reconhecimento de imagens e classificação de objetos</w:t>
      </w:r>
      <w:r w:rsidR="00C6209C">
        <w:t xml:space="preserve">, computadores podem gerar e aprender </w:t>
      </w:r>
      <w:r w:rsidR="00484037">
        <w:t>recursos</w:t>
      </w:r>
      <w:r w:rsidR="00C6209C">
        <w:t xml:space="preserve">, características </w:t>
      </w:r>
      <w:r w:rsidR="00C7181C">
        <w:t xml:space="preserve">e propriedades </w:t>
      </w:r>
      <w:r w:rsidR="00D80BEA">
        <w:t xml:space="preserve">distintas </w:t>
      </w:r>
      <w:r w:rsidR="00C7181C">
        <w:t xml:space="preserve">para cada objeto. Baseado </w:t>
      </w:r>
      <w:r w:rsidR="00D80BEA">
        <w:t xml:space="preserve">em diversos recursos, </w:t>
      </w:r>
      <w:r w:rsidR="00E41B8F">
        <w:t>as máquinas preveem o que está na imagem e indicam o nível de probabilidade</w:t>
      </w:r>
      <w:r w:rsidR="007B7136">
        <w:t xml:space="preserve"> (INDATA</w:t>
      </w:r>
      <w:r w:rsidR="0028267B">
        <w:t xml:space="preserve"> LABS, 2021</w:t>
      </w:r>
      <w:r w:rsidR="007B7136">
        <w:t>)</w:t>
      </w:r>
      <w:r w:rsidR="00E41B8F">
        <w:t>.</w:t>
      </w:r>
    </w:p>
    <w:p w14:paraId="4783650C" w14:textId="7B85177A" w:rsidR="005E1121" w:rsidRDefault="001F1334" w:rsidP="005B7760">
      <w:pPr>
        <w:pStyle w:val="TF-TEXTO"/>
      </w:pPr>
      <w:r w:rsidRPr="00DA2E46">
        <w:rPr>
          <w:highlight w:val="yellow"/>
        </w:rPr>
        <w:t>Redes neurais convolucionais</w:t>
      </w:r>
      <w:r w:rsidR="007722B6">
        <w:t xml:space="preserve"> são</w:t>
      </w:r>
      <w:r w:rsidR="00505C21">
        <w:t xml:space="preserve"> compostas de neurônios que se </w:t>
      </w:r>
      <w:r w:rsidR="003A6C3D">
        <w:t>auto otimizam por meio do aprendizado</w:t>
      </w:r>
      <w:r w:rsidR="005A789C">
        <w:t>, sendo</w:t>
      </w:r>
      <w:r w:rsidR="00F03D8E">
        <w:t xml:space="preserve"> </w:t>
      </w:r>
      <w:r w:rsidR="005A789C">
        <w:t xml:space="preserve">primariamente utilizadas </w:t>
      </w:r>
      <w:r w:rsidR="00BE738A">
        <w:t xml:space="preserve">no reconhecimento de padrões em imagens. </w:t>
      </w:r>
      <w:r w:rsidR="00667658">
        <w:t xml:space="preserve">Desta forma, é possível </w:t>
      </w:r>
      <w:r w:rsidR="00986997">
        <w:t xml:space="preserve">codificar </w:t>
      </w:r>
      <w:r w:rsidR="00986997">
        <w:lastRenderedPageBreak/>
        <w:t>recursos específicos de imagem na arquitetura, tornando a rede</w:t>
      </w:r>
      <w:r w:rsidR="00603AC7">
        <w:t xml:space="preserve"> mais adequada para tarefas focadas em imag</w:t>
      </w:r>
      <w:r w:rsidR="00487836">
        <w:t>em, e reduzindo os parâmetros necessários para configurar o modelo</w:t>
      </w:r>
      <w:r w:rsidR="003F5015">
        <w:t xml:space="preserve"> </w:t>
      </w:r>
      <w:commentRangeStart w:id="86"/>
      <w:r w:rsidR="00434DB5">
        <w:t>(O’SHEA, Keiron; NASH, Ryan</w:t>
      </w:r>
      <w:r w:rsidR="008E3437">
        <w:t>, 2015</w:t>
      </w:r>
      <w:r w:rsidR="00434DB5">
        <w:t>)</w:t>
      </w:r>
      <w:r w:rsidR="00A86140">
        <w:t>.</w:t>
      </w:r>
      <w:r w:rsidR="003F5015">
        <w:t xml:space="preserve"> </w:t>
      </w:r>
      <w:commentRangeEnd w:id="86"/>
      <w:r w:rsidR="00DA2E46">
        <w:rPr>
          <w:rStyle w:val="Refdecomentrio"/>
          <w:lang w:eastAsia="en-US"/>
        </w:rPr>
        <w:commentReference w:id="86"/>
      </w:r>
    </w:p>
    <w:p w14:paraId="2E74325D" w14:textId="087581CA" w:rsidR="002678E0" w:rsidRDefault="002678E0" w:rsidP="00DF64E9">
      <w:pPr>
        <w:pStyle w:val="TF-TEXTO"/>
      </w:pPr>
      <w:r>
        <w:t xml:space="preserve">O sensor LiDAR </w:t>
      </w:r>
      <w:r w:rsidR="00866674">
        <w:t xml:space="preserve">é capaz de detectar uma nuvem de pontos com as coordenadas x, y e z de objetos ao seu redor (WU, 2018). </w:t>
      </w:r>
      <w:r w:rsidR="0013432C">
        <w:t xml:space="preserve">Utilizado </w:t>
      </w:r>
      <w:r w:rsidR="007E473A">
        <w:t>comumente</w:t>
      </w:r>
      <w:r w:rsidR="0013432C">
        <w:t xml:space="preserve"> em carros autônomos, o sensor </w:t>
      </w:r>
      <w:r w:rsidR="007B708A">
        <w:t xml:space="preserve">fornece informações valiosas em condições que outros sensores não são capazes de fornecer, sendo </w:t>
      </w:r>
      <w:r w:rsidR="00477836">
        <w:t xml:space="preserve">seu principal foco </w:t>
      </w:r>
      <w:r w:rsidR="00477836" w:rsidRPr="00650EC0">
        <w:rPr>
          <w:highlight w:val="yellow"/>
        </w:rPr>
        <w:t>o a</w:t>
      </w:r>
      <w:r w:rsidR="00477836">
        <w:t xml:space="preserve"> informação de distância, medindo o tempo de “viagem” </w:t>
      </w:r>
      <w:r w:rsidR="001A05AA">
        <w:t>da luz emitida</w:t>
      </w:r>
      <w:r w:rsidR="00436DDD">
        <w:t xml:space="preserve"> (</w:t>
      </w:r>
      <w:r w:rsidR="004B7494" w:rsidRPr="006E57AD">
        <w:rPr>
          <w:highlight w:val="yellow"/>
        </w:rPr>
        <w:t>MAKSYMOVA, Ievgeniia; STEGER, Christian; DRUML, Norbert</w:t>
      </w:r>
      <w:r w:rsidR="00073E26" w:rsidRPr="006E57AD">
        <w:rPr>
          <w:highlight w:val="yellow"/>
        </w:rPr>
        <w:t>, 2018</w:t>
      </w:r>
      <w:r w:rsidR="00436DDD" w:rsidRPr="006E57AD">
        <w:rPr>
          <w:highlight w:val="yellow"/>
        </w:rPr>
        <w:t>)</w:t>
      </w:r>
      <w:r w:rsidR="001A05AA" w:rsidRPr="006E57AD">
        <w:rPr>
          <w:highlight w:val="yellow"/>
        </w:rPr>
        <w:t>.</w:t>
      </w:r>
      <w:r w:rsidR="001A05AA">
        <w:t xml:space="preserve"> </w:t>
      </w:r>
    </w:p>
    <w:p w14:paraId="0FA31888" w14:textId="05A7AED4" w:rsidR="00580C0C" w:rsidRDefault="00430B85" w:rsidP="00DF64E9">
      <w:pPr>
        <w:pStyle w:val="TF-TEXTO"/>
      </w:pPr>
      <w:commentRangeStart w:id="87"/>
      <w:r>
        <w:t>Inicia</w:t>
      </w:r>
      <w:r w:rsidR="004801F2">
        <w:t xml:space="preserve">lmente o LiDAR foi desenvolvido com o objetivo de </w:t>
      </w:r>
      <w:r w:rsidR="006D2D98">
        <w:t xml:space="preserve">mapear áreas </w:t>
      </w:r>
      <w:r w:rsidR="00686BC3">
        <w:t>aeronáuticas</w:t>
      </w:r>
      <w:r w:rsidR="004A1344">
        <w:t xml:space="preserve">, </w:t>
      </w:r>
      <w:r w:rsidR="001F31F0">
        <w:t>como florestas, mantos de gelo, oceanos e atmosfera,</w:t>
      </w:r>
      <w:r w:rsidR="00686BC3">
        <w:t xml:space="preserve"> e</w:t>
      </w:r>
      <w:r w:rsidR="001F31F0">
        <w:t xml:space="preserve"> áreas</w:t>
      </w:r>
      <w:r w:rsidR="00686BC3">
        <w:t xml:space="preserve"> aeroespaciais</w:t>
      </w:r>
      <w:r w:rsidR="001F31F0">
        <w:t xml:space="preserve">, como </w:t>
      </w:r>
      <w:r w:rsidR="00827B9B">
        <w:t>a superfície</w:t>
      </w:r>
      <w:r w:rsidR="00FC09F7">
        <w:t xml:space="preserve"> da lua na missão Apollo 15</w:t>
      </w:r>
      <w:r w:rsidR="00593567">
        <w:t xml:space="preserve"> (BLICKFELD, 2021)</w:t>
      </w:r>
      <w:r>
        <w:t>.</w:t>
      </w:r>
      <w:r w:rsidR="00266213">
        <w:t xml:space="preserve"> </w:t>
      </w:r>
      <w:r w:rsidR="00593567">
        <w:t>Somente a</w:t>
      </w:r>
      <w:r w:rsidR="000C1CE7">
        <w:t xml:space="preserve">pós </w:t>
      </w:r>
      <w:r w:rsidR="008B1553">
        <w:t>a</w:t>
      </w:r>
      <w:r w:rsidR="00F828BC">
        <w:t xml:space="preserve"> disponibilidade do Sistema de Posicionamento Global (Global Positioning System – GPS)</w:t>
      </w:r>
      <w:r w:rsidR="005F5A5F">
        <w:t xml:space="preserve"> e das Unidades de Medição Inercia</w:t>
      </w:r>
      <w:r w:rsidR="00F90FCF">
        <w:t>is (Inertial Measurement Units – IMUs)</w:t>
      </w:r>
      <w:r w:rsidR="00856291">
        <w:t xml:space="preserve"> no final dos anos 1980, foi possível obter uma maior precisão dos dados do LiDAR</w:t>
      </w:r>
      <w:r w:rsidR="00C5064C">
        <w:t xml:space="preserve"> (</w:t>
      </w:r>
      <w:r w:rsidR="00E450F5">
        <w:t>BRITANNICA, 20</w:t>
      </w:r>
      <w:r w:rsidR="00A807A9">
        <w:t>21</w:t>
      </w:r>
      <w:r w:rsidR="00C5064C">
        <w:t>)</w:t>
      </w:r>
      <w:r w:rsidR="000265EA">
        <w:t xml:space="preserve">. </w:t>
      </w:r>
      <w:r w:rsidR="00856291">
        <w:t xml:space="preserve"> </w:t>
      </w:r>
      <w:commentRangeEnd w:id="87"/>
      <w:r w:rsidR="00FA0A9D">
        <w:rPr>
          <w:rStyle w:val="Refdecomentrio"/>
          <w:lang w:eastAsia="en-US"/>
        </w:rPr>
        <w:commentReference w:id="87"/>
      </w:r>
    </w:p>
    <w:p w14:paraId="2271D96C" w14:textId="0DCE72DC" w:rsidR="00457DDB" w:rsidRDefault="00242462" w:rsidP="00DF64E9">
      <w:pPr>
        <w:pStyle w:val="TF-TEXTO"/>
      </w:pPr>
      <w:r>
        <w:t>Atualmente o</w:t>
      </w:r>
      <w:r w:rsidR="006F2017">
        <w:t xml:space="preserve"> LiDAR é aplicado n</w:t>
      </w:r>
      <w:r w:rsidR="004B311A">
        <w:t>as mais diversas áreas</w:t>
      </w:r>
      <w:r w:rsidR="006F2017">
        <w:t xml:space="preserve">, como </w:t>
      </w:r>
      <w:r w:rsidR="007553C3">
        <w:t xml:space="preserve">por exemplo </w:t>
      </w:r>
      <w:r w:rsidR="00D538A9">
        <w:t>na</w:t>
      </w:r>
      <w:r w:rsidR="006F2017">
        <w:t xml:space="preserve"> </w:t>
      </w:r>
      <w:r w:rsidR="0044381B">
        <w:t>a</w:t>
      </w:r>
      <w:r w:rsidR="006F2017">
        <w:t xml:space="preserve">gricultura </w:t>
      </w:r>
      <w:r w:rsidR="00D538A9">
        <w:t>para análise da qualidade do solo</w:t>
      </w:r>
      <w:r w:rsidR="001E2C76">
        <w:t xml:space="preserve">, veículos autônomos para percepção do mundo ao redor, arqueologia </w:t>
      </w:r>
      <w:r w:rsidR="0044381B">
        <w:t>para definir variação topográfica</w:t>
      </w:r>
      <w:r w:rsidR="00682C39">
        <w:t xml:space="preserve">, e na legislação para </w:t>
      </w:r>
      <w:r w:rsidR="007553C3">
        <w:t>conduzir análises forenses</w:t>
      </w:r>
      <w:r w:rsidR="00662E4C">
        <w:t xml:space="preserve"> (EMERLINE, 2021)</w:t>
      </w:r>
      <w:r w:rsidR="007553C3">
        <w:t>.</w:t>
      </w:r>
      <w:r w:rsidR="00662E4C">
        <w:t xml:space="preserve"> </w:t>
      </w:r>
      <w:r w:rsidR="007553C3">
        <w:t xml:space="preserve"> </w:t>
      </w:r>
      <w:r w:rsidR="0010423C">
        <w:t xml:space="preserve">Áreas como infraestrutura, cidades inteligentes, internet das coisas, transportes, logísticas e aplicações industriais </w:t>
      </w:r>
      <w:r w:rsidR="006112A4">
        <w:t xml:space="preserve">certamente irão, ou já </w:t>
      </w:r>
      <w:r w:rsidR="005A120E">
        <w:t>estão sendo</w:t>
      </w:r>
      <w:r w:rsidR="006112A4">
        <w:t xml:space="preserve"> altamente beneficiadas com as tecnologias do LiDAR (BLICKFELD, 2021). </w:t>
      </w:r>
    </w:p>
    <w:p w14:paraId="441911A7" w14:textId="7F528C54" w:rsidR="0073578D" w:rsidRDefault="004344B8" w:rsidP="00DF64E9">
      <w:pPr>
        <w:pStyle w:val="TF-TEXTO"/>
      </w:pPr>
      <w:r>
        <w:t>ARK</w:t>
      </w:r>
      <w:r w:rsidR="00E4163A">
        <w:t>it</w:t>
      </w:r>
      <w:r w:rsidR="00192E30">
        <w:t xml:space="preserve"> é um framework desenvolvido pela </w:t>
      </w:r>
      <w:r w:rsidR="00007AA9">
        <w:t>Apple, focado em realidade aumentada.</w:t>
      </w:r>
      <w:r w:rsidR="00E4163A">
        <w:t xml:space="preserve"> </w:t>
      </w:r>
      <w:r w:rsidR="00241177">
        <w:t xml:space="preserve">O ARKit combina </w:t>
      </w:r>
      <w:r w:rsidR="00FF6AB0">
        <w:t xml:space="preserve">rastreamento de movimento do dispositivo, </w:t>
      </w:r>
      <w:r w:rsidR="00C0184E">
        <w:t xml:space="preserve">captura de cena de câmera, processamento avançado de cena </w:t>
      </w:r>
      <w:r w:rsidR="003C36D2">
        <w:t xml:space="preserve">e conveniências de exibição, facilitando </w:t>
      </w:r>
      <w:r w:rsidR="00C65C09">
        <w:t xml:space="preserve">a construção de uma experiência de realidade aumentada ao utilizar </w:t>
      </w:r>
      <w:r w:rsidR="00363EED">
        <w:t xml:space="preserve">a </w:t>
      </w:r>
      <w:r w:rsidR="00C65C09">
        <w:t>câmera</w:t>
      </w:r>
      <w:r w:rsidR="00363EED">
        <w:t xml:space="preserve"> frontal ou traseira </w:t>
      </w:r>
      <w:r w:rsidR="00C65C09">
        <w:t>de um dispositivo iOS</w:t>
      </w:r>
      <w:r w:rsidR="0028215B">
        <w:t xml:space="preserve"> (APPLE, 2021)</w:t>
      </w:r>
      <w:r w:rsidR="00C65C09">
        <w:t>.</w:t>
      </w:r>
    </w:p>
    <w:p w14:paraId="1CDE8108" w14:textId="57A2FE8C" w:rsidR="0028215B" w:rsidRDefault="008D3E5F" w:rsidP="00DF64E9">
      <w:pPr>
        <w:pStyle w:val="TF-TEXTO"/>
      </w:pPr>
      <w:r>
        <w:t xml:space="preserve">A versão 4 do ARKit introduziu </w:t>
      </w:r>
      <w:r w:rsidR="00186D87">
        <w:t>uma nova</w:t>
      </w:r>
      <w:r>
        <w:t xml:space="preserve"> Depth API</w:t>
      </w:r>
      <w:r w:rsidR="006A0A33">
        <w:t xml:space="preserve"> com foco no sensor LiDAR</w:t>
      </w:r>
      <w:r w:rsidR="00186D87">
        <w:t xml:space="preserve">, sendo dessa forma possível acessar informações detalhadas de profundidade geradas pelo sensor. </w:t>
      </w:r>
      <w:r w:rsidR="009F0A7B">
        <w:t>A geometria de cena</w:t>
      </w:r>
      <w:r w:rsidR="00565F2E">
        <w:t xml:space="preserve"> do ARKit permite criar um mapa topológico de algum espaço com rótulos, identificando pisos, paredes, tetos, janelas, portas e assentos</w:t>
      </w:r>
      <w:r w:rsidR="003A7C69">
        <w:t xml:space="preserve">, o que também contribui </w:t>
      </w:r>
      <w:r w:rsidR="007063CE">
        <w:t>para a coleta de mais informações necessárias em trabalhos de realidade aumentada (APPLE, 2021)</w:t>
      </w:r>
      <w:r w:rsidR="00565F2E">
        <w:t xml:space="preserve">. </w:t>
      </w:r>
    </w:p>
    <w:p w14:paraId="773016A0" w14:textId="0B83A1FC" w:rsidR="00897E3E" w:rsidRDefault="009E10C3" w:rsidP="00CA2CB7">
      <w:pPr>
        <w:pStyle w:val="TF-refernciasITEM"/>
        <w:jc w:val="both"/>
        <w:rPr>
          <w:lang w:eastAsia="en-US"/>
        </w:rPr>
      </w:pPr>
      <w:bookmarkStart w:id="88" w:name="_Toc351015602"/>
      <w:bookmarkEnd w:id="51"/>
      <w:bookmarkEnd w:id="52"/>
      <w:bookmarkEnd w:id="53"/>
      <w:bookmarkEnd w:id="54"/>
      <w:bookmarkEnd w:id="55"/>
      <w:bookmarkEnd w:id="56"/>
      <w:bookmarkEnd w:id="57"/>
      <w:r>
        <w:rPr>
          <w:lang w:eastAsia="en-US"/>
        </w:rPr>
        <w:tab/>
      </w:r>
      <w:r w:rsidR="00187718">
        <w:rPr>
          <w:lang w:eastAsia="en-US"/>
        </w:rPr>
        <w:t xml:space="preserve">Para visualizar e interagir com uma cena reconstruída, o ARKit usa o sensor LiDAR para criar um modelo poligonal do ambiente físico. Dessa forma, o sensor </w:t>
      </w:r>
      <w:r w:rsidR="00640A6C">
        <w:rPr>
          <w:lang w:eastAsia="en-US"/>
        </w:rPr>
        <w:t>obtém as informações de profundidade de uma grande área na frente do usuário</w:t>
      </w:r>
      <w:r w:rsidR="00EB5FD9">
        <w:rPr>
          <w:lang w:eastAsia="en-US"/>
        </w:rPr>
        <w:t>,</w:t>
      </w:r>
      <w:r w:rsidR="002B1452">
        <w:rPr>
          <w:lang w:eastAsia="en-US"/>
        </w:rPr>
        <w:t xml:space="preserve"> e o ARKit</w:t>
      </w:r>
      <w:r w:rsidR="008C6FD9">
        <w:rPr>
          <w:lang w:eastAsia="en-US"/>
        </w:rPr>
        <w:t xml:space="preserve"> </w:t>
      </w:r>
      <w:r w:rsidR="002B1452">
        <w:rPr>
          <w:lang w:eastAsia="en-US"/>
        </w:rPr>
        <w:t xml:space="preserve">a </w:t>
      </w:r>
      <w:r w:rsidR="008C6FD9">
        <w:rPr>
          <w:lang w:eastAsia="en-US"/>
        </w:rPr>
        <w:t>converte em uma série de vértices que se conectam para formar uma espécie de malha</w:t>
      </w:r>
      <w:r w:rsidR="005D2ED9">
        <w:rPr>
          <w:lang w:eastAsia="en-US"/>
        </w:rPr>
        <w:t xml:space="preserve"> (APPLE, 2021)</w:t>
      </w:r>
      <w:r w:rsidR="009115B4">
        <w:rPr>
          <w:lang w:eastAsia="en-US"/>
        </w:rPr>
        <w:t xml:space="preserve">. </w:t>
      </w:r>
      <w:r w:rsidR="00A939AF">
        <w:rPr>
          <w:lang w:eastAsia="en-US"/>
        </w:rPr>
        <w:t>A</w:t>
      </w:r>
      <w:r w:rsidR="00C50160">
        <w:rPr>
          <w:lang w:eastAsia="en-US"/>
        </w:rPr>
        <w:t xml:space="preserve"> </w:t>
      </w:r>
      <w:r w:rsidR="00A939AF">
        <w:rPr>
          <w:lang w:eastAsia="en-US"/>
        </w:rPr>
        <w:fldChar w:fldCharType="begin"/>
      </w:r>
      <w:r w:rsidR="00A939AF">
        <w:rPr>
          <w:lang w:eastAsia="en-US"/>
        </w:rPr>
        <w:instrText xml:space="preserve"> REF _Ref69150694 \h </w:instrText>
      </w:r>
      <w:r w:rsidR="00A939AF">
        <w:rPr>
          <w:lang w:eastAsia="en-US"/>
        </w:rPr>
      </w:r>
      <w:r w:rsidR="00A939AF">
        <w:rPr>
          <w:lang w:eastAsia="en-US"/>
        </w:rPr>
        <w:fldChar w:fldCharType="separate"/>
      </w:r>
      <w:r w:rsidR="00D271FC" w:rsidRPr="00A21F61">
        <w:t xml:space="preserve">Figura </w:t>
      </w:r>
      <w:r w:rsidR="00D271FC">
        <w:rPr>
          <w:noProof/>
        </w:rPr>
        <w:t>5</w:t>
      </w:r>
      <w:r w:rsidR="00A939AF">
        <w:rPr>
          <w:lang w:eastAsia="en-US"/>
        </w:rPr>
        <w:fldChar w:fldCharType="end"/>
      </w:r>
      <w:r w:rsidR="00A939AF">
        <w:rPr>
          <w:lang w:eastAsia="en-US"/>
        </w:rPr>
        <w:t xml:space="preserve"> demonstra a nuvem de pontos que o LiDAR </w:t>
      </w:r>
      <w:r w:rsidR="00F47A3F">
        <w:rPr>
          <w:lang w:eastAsia="en-US"/>
        </w:rPr>
        <w:t>captou</w:t>
      </w:r>
      <w:r w:rsidR="00FE3CF8">
        <w:rPr>
          <w:lang w:eastAsia="en-US"/>
        </w:rPr>
        <w:t xml:space="preserve"> em um ambiente interno</w:t>
      </w:r>
      <w:r w:rsidR="00A522DE">
        <w:rPr>
          <w:lang w:eastAsia="en-US"/>
        </w:rPr>
        <w:t xml:space="preserve"> com o auxílio do ARKit</w:t>
      </w:r>
      <w:r w:rsidR="00FE3CF8">
        <w:rPr>
          <w:lang w:eastAsia="en-US"/>
        </w:rPr>
        <w:t>.</w:t>
      </w:r>
    </w:p>
    <w:p w14:paraId="2BD03C3A" w14:textId="674425AD" w:rsidR="00892B4C" w:rsidRPr="00A21F61" w:rsidRDefault="00892B4C" w:rsidP="00892B4C">
      <w:pPr>
        <w:pStyle w:val="TF-LEGENDA"/>
      </w:pPr>
      <w:bookmarkStart w:id="89" w:name="_Ref69150694"/>
      <w:r w:rsidRPr="00A21F61">
        <w:t xml:space="preserve">Figura </w:t>
      </w:r>
      <w:r>
        <w:fldChar w:fldCharType="begin"/>
      </w:r>
      <w:r w:rsidRPr="00A21F61">
        <w:instrText xml:space="preserve"> SEQ Figura \* ARABIC </w:instrText>
      </w:r>
      <w:r>
        <w:fldChar w:fldCharType="separate"/>
      </w:r>
      <w:r w:rsidR="00D271FC">
        <w:rPr>
          <w:noProof/>
        </w:rPr>
        <w:t>5</w:t>
      </w:r>
      <w:r>
        <w:fldChar w:fldCharType="end"/>
      </w:r>
      <w:bookmarkEnd w:id="89"/>
      <w:r>
        <w:t xml:space="preserve"> - Nuvem de pontos captada pelo LiDAR</w:t>
      </w:r>
    </w:p>
    <w:p w14:paraId="6EE7862E" w14:textId="42AC5F52" w:rsidR="003F1227" w:rsidRDefault="003F1227" w:rsidP="00892B4C">
      <w:pPr>
        <w:pStyle w:val="TF-FIGURA"/>
      </w:pPr>
      <w:r>
        <w:fldChar w:fldCharType="begin"/>
      </w:r>
      <w:r>
        <w:instrText xml:space="preserve"> INCLUDEPICTURE "/var/folders/9b/mfmqc1sj4ml93_x4fs45r3wh0000gn/T/com.microsoft.Word/WebArchiveCopyPasteTempFiles/1*f98d5jM9759ETQMgFk-o1Q.jpeg"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46D4472" wp14:editId="5A8CF808">
            <wp:extent cx="4750975" cy="2648857"/>
            <wp:effectExtent l="12700" t="12700" r="1206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590" cy="2659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9D191F2" w14:textId="05764316" w:rsidR="00892B4C" w:rsidRDefault="00892B4C" w:rsidP="00E34053">
      <w:pPr>
        <w:pStyle w:val="TF-FONTE"/>
      </w:pPr>
      <w:r>
        <w:t xml:space="preserve">Fonte: </w:t>
      </w:r>
      <w:r w:rsidR="0090678F">
        <w:t xml:space="preserve">EVERYPOINT </w:t>
      </w:r>
      <w:r w:rsidR="00E34053">
        <w:t>(2021)</w:t>
      </w:r>
      <w:r w:rsidR="00D43555">
        <w:t>.</w:t>
      </w:r>
    </w:p>
    <w:p w14:paraId="3D84FA54" w14:textId="77777777" w:rsidR="003F1227" w:rsidRPr="00187718" w:rsidRDefault="003F1227" w:rsidP="00CA2CB7">
      <w:pPr>
        <w:pStyle w:val="TF-refernciasITEM"/>
        <w:jc w:val="both"/>
        <w:rPr>
          <w:lang w:eastAsia="en-US"/>
        </w:rPr>
      </w:pPr>
    </w:p>
    <w:p w14:paraId="33C2CC84" w14:textId="77777777" w:rsidR="00897E3E" w:rsidRPr="00897E3E" w:rsidRDefault="00897E3E" w:rsidP="00897E3E">
      <w:pPr>
        <w:pStyle w:val="TF-refernciasITEM"/>
        <w:rPr>
          <w:lang w:eastAsia="en-US"/>
        </w:rPr>
      </w:pPr>
    </w:p>
    <w:p w14:paraId="1ACBD3F3" w14:textId="77777777" w:rsidR="00E34053" w:rsidRPr="00A21F61" w:rsidRDefault="00E34053" w:rsidP="00A522DE">
      <w:pPr>
        <w:pStyle w:val="TF-refernciasbibliogrficasTTULO"/>
        <w:jc w:val="left"/>
      </w:pPr>
    </w:p>
    <w:p w14:paraId="6BD54095" w14:textId="5DCCF47A" w:rsidR="00451B94" w:rsidRPr="00A21F61" w:rsidRDefault="00451B94" w:rsidP="00F83A19">
      <w:pPr>
        <w:pStyle w:val="TF-refernciasbibliogrficasTTULO"/>
      </w:pPr>
      <w:r w:rsidRPr="00A21F61">
        <w:lastRenderedPageBreak/>
        <w:t>Referências</w:t>
      </w:r>
      <w:bookmarkEnd w:id="88"/>
    </w:p>
    <w:p w14:paraId="380E943A" w14:textId="77777777" w:rsidR="006913FD" w:rsidRPr="006913FD" w:rsidRDefault="006913FD" w:rsidP="006913FD">
      <w:pPr>
        <w:pStyle w:val="TF-refernciasITEM"/>
        <w:rPr>
          <w:lang w:eastAsia="en-US"/>
        </w:rPr>
      </w:pPr>
    </w:p>
    <w:p w14:paraId="79D4A9FE" w14:textId="77777777" w:rsidR="006913FD" w:rsidRPr="00D11358" w:rsidRDefault="006913FD" w:rsidP="006913FD">
      <w:pPr>
        <w:pStyle w:val="TF-REFERNCIASITEM0"/>
        <w:rPr>
          <w:lang w:val="en-US"/>
        </w:rPr>
      </w:pPr>
      <w:commentRangeStart w:id="90"/>
      <w:r>
        <w:rPr>
          <w:rFonts w:eastAsia="Arial"/>
        </w:rPr>
        <w:t xml:space="preserve">APPLE. </w:t>
      </w:r>
      <w:r>
        <w:rPr>
          <w:rFonts w:eastAsia="Arial"/>
          <w:b/>
        </w:rPr>
        <w:t>ARKit</w:t>
      </w:r>
      <w:r>
        <w:rPr>
          <w:rFonts w:eastAsia="Arial"/>
        </w:rPr>
        <w:t xml:space="preserve">. Disponível em: https://developer.apple.com/documentation/arkit. </w:t>
      </w:r>
      <w:r w:rsidRPr="00D11358">
        <w:rPr>
          <w:rFonts w:eastAsia="Arial"/>
          <w:lang w:val="en-US"/>
        </w:rPr>
        <w:t>Acesso em: 11 abr. 2021.</w:t>
      </w:r>
    </w:p>
    <w:p w14:paraId="6E8A8189" w14:textId="280BC8B0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>APPLE.</w:t>
      </w:r>
      <w:r w:rsidR="008B409B" w:rsidRPr="00D11358">
        <w:rPr>
          <w:lang w:val="en-US"/>
        </w:rPr>
        <w:t xml:space="preserve"> </w:t>
      </w:r>
      <w:r w:rsidR="008B409B" w:rsidRPr="00D11358">
        <w:rPr>
          <w:rFonts w:eastAsia="Arial"/>
          <w:b/>
          <w:bCs/>
          <w:lang w:val="en-US"/>
        </w:rPr>
        <w:t>Visualizing and Interacting with a Reconstructed Scene</w:t>
      </w:r>
      <w:r w:rsidR="008B409B" w:rsidRPr="00D11358">
        <w:rPr>
          <w:rFonts w:eastAsia="Arial"/>
          <w:lang w:val="en-US"/>
        </w:rPr>
        <w:t>.</w:t>
      </w:r>
      <w:r w:rsidRPr="00D11358">
        <w:rPr>
          <w:rFonts w:eastAsia="Arial"/>
          <w:lang w:val="en-US"/>
        </w:rPr>
        <w:t xml:space="preserve"> </w:t>
      </w:r>
      <w:r>
        <w:rPr>
          <w:rFonts w:eastAsia="Arial"/>
        </w:rPr>
        <w:t>Disponível em: https://developer.apple.com/documentation/arkit/content_anchors/visualizing_and_interacting_with_a_reconstructed_scene. Acesso em: 11 abr. 2021.</w:t>
      </w:r>
    </w:p>
    <w:p w14:paraId="5298662B" w14:textId="77777777" w:rsidR="006913FD" w:rsidRPr="006913FD" w:rsidRDefault="006913FD" w:rsidP="006913FD">
      <w:pPr>
        <w:pStyle w:val="TF-REFERNCIASITEM0"/>
      </w:pPr>
      <w:r w:rsidRPr="006913FD">
        <w:rPr>
          <w:rFonts w:eastAsia="Arial"/>
        </w:rPr>
        <w:t>APPLE. IPhone 12 Pro e iPhone 12 Pro Max. Disponível em: https://www.apple.com/br/iphone-12-pro/. Acesso em: 21 mar. 2021.</w:t>
      </w:r>
    </w:p>
    <w:p w14:paraId="3B947423" w14:textId="77777777" w:rsidR="006913FD" w:rsidRPr="00A21F61" w:rsidRDefault="006913FD" w:rsidP="006913FD">
      <w:pPr>
        <w:pStyle w:val="TF-REFERNCIASITEM0"/>
      </w:pPr>
      <w:r>
        <w:rPr>
          <w:rFonts w:eastAsia="Arial"/>
        </w:rPr>
        <w:t xml:space="preserve">APPLE. </w:t>
      </w:r>
      <w:r>
        <w:rPr>
          <w:rFonts w:eastAsia="Arial"/>
          <w:b/>
        </w:rPr>
        <w:t>Introducing ARKit 4</w:t>
      </w:r>
      <w:r>
        <w:rPr>
          <w:rFonts w:eastAsia="Arial"/>
        </w:rPr>
        <w:t xml:space="preserve">. Disponível em: https://developer.apple.com/augmented-reality/arkit/. </w:t>
      </w:r>
      <w:r w:rsidRPr="00A21F61">
        <w:rPr>
          <w:rFonts w:eastAsia="Arial"/>
        </w:rPr>
        <w:t>Acesso em: 11 abr. 2021.</w:t>
      </w:r>
      <w:commentRangeEnd w:id="90"/>
      <w:r w:rsidR="00F940D6">
        <w:rPr>
          <w:rStyle w:val="Refdecomentrio"/>
          <w:lang w:eastAsia="en-US"/>
        </w:rPr>
        <w:commentReference w:id="90"/>
      </w:r>
    </w:p>
    <w:p w14:paraId="49382780" w14:textId="567C5581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>BAI, J.</w:t>
      </w:r>
      <w:r w:rsidRPr="00D11358">
        <w:rPr>
          <w:rFonts w:eastAsia="Arial"/>
          <w:i/>
          <w:lang w:val="en-US"/>
        </w:rPr>
        <w:t xml:space="preserve"> et al</w:t>
      </w:r>
      <w:r w:rsidRPr="00D11358">
        <w:rPr>
          <w:rFonts w:eastAsia="Arial"/>
          <w:lang w:val="en-US"/>
        </w:rPr>
        <w:t xml:space="preserve">. Wearable Travel Aid for Environment Perception and Navigation of Visually Impaired People. </w:t>
      </w:r>
      <w:r>
        <w:rPr>
          <w:rFonts w:eastAsia="Arial"/>
          <w:b/>
        </w:rPr>
        <w:t>Electronics</w:t>
      </w:r>
      <w:r>
        <w:rPr>
          <w:rFonts w:eastAsia="Arial"/>
        </w:rPr>
        <w:t xml:space="preserve">, MDPI, v. </w:t>
      </w:r>
      <w:r w:rsidR="009212EA">
        <w:rPr>
          <w:rFonts w:eastAsia="Arial"/>
        </w:rPr>
        <w:t>8</w:t>
      </w:r>
      <w:r>
        <w:rPr>
          <w:rFonts w:eastAsia="Arial"/>
        </w:rPr>
        <w:t xml:space="preserve">, n. </w:t>
      </w:r>
      <w:r w:rsidR="009212EA">
        <w:rPr>
          <w:rFonts w:eastAsia="Arial"/>
        </w:rPr>
        <w:t>6</w:t>
      </w:r>
      <w:r>
        <w:rPr>
          <w:rFonts w:eastAsia="Arial"/>
        </w:rPr>
        <w:t xml:space="preserve">, p. </w:t>
      </w:r>
      <w:r w:rsidR="00017E07">
        <w:rPr>
          <w:rFonts w:eastAsia="Arial"/>
        </w:rPr>
        <w:t>697</w:t>
      </w:r>
      <w:r>
        <w:rPr>
          <w:rFonts w:eastAsia="Arial"/>
        </w:rPr>
        <w:t xml:space="preserve">, jun./2019. Disponível em: https://doi.org/10.3390/electronics8060697. </w:t>
      </w:r>
      <w:r w:rsidRPr="00D11358">
        <w:rPr>
          <w:rFonts w:eastAsia="Arial"/>
          <w:lang w:val="en-US"/>
        </w:rPr>
        <w:t>Acesso em: 13 mar. 2021.</w:t>
      </w:r>
    </w:p>
    <w:p w14:paraId="0A50299A" w14:textId="77777777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 xml:space="preserve">BLICKFELD. </w:t>
      </w:r>
      <w:r w:rsidRPr="00D11358">
        <w:rPr>
          <w:rFonts w:eastAsia="Arial"/>
          <w:b/>
          <w:lang w:val="en-US"/>
        </w:rPr>
        <w:t>THE BEGINNINGS OF LIDAR – A TIME TRAVEL BACK IN HISTORY</w:t>
      </w:r>
      <w:r w:rsidRPr="00D11358">
        <w:rPr>
          <w:rFonts w:eastAsia="Arial"/>
          <w:lang w:val="en-US"/>
        </w:rPr>
        <w:t xml:space="preserve">. </w:t>
      </w:r>
      <w:r>
        <w:rPr>
          <w:rFonts w:eastAsia="Arial"/>
        </w:rPr>
        <w:t xml:space="preserve">Disponível em: https://www.blickfeld.com/blog/the-beginnings-of-lidar/. </w:t>
      </w:r>
      <w:r w:rsidRPr="00D11358">
        <w:rPr>
          <w:rFonts w:eastAsia="Arial"/>
          <w:lang w:val="en-US"/>
        </w:rPr>
        <w:t>Acesso em: 11 abr. 2021.</w:t>
      </w:r>
    </w:p>
    <w:p w14:paraId="4058B317" w14:textId="77777777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BOURNE, </w:t>
      </w:r>
      <w:commentRangeStart w:id="91"/>
      <w:r w:rsidRPr="00D11358">
        <w:rPr>
          <w:rFonts w:eastAsia="Arial"/>
          <w:lang w:val="en-US"/>
        </w:rPr>
        <w:t>Professor</w:t>
      </w:r>
      <w:commentRangeEnd w:id="91"/>
      <w:r w:rsidR="00AC0E34">
        <w:rPr>
          <w:rStyle w:val="Refdecomentrio"/>
          <w:lang w:eastAsia="en-US"/>
        </w:rPr>
        <w:commentReference w:id="91"/>
      </w:r>
      <w:r w:rsidRPr="00D11358">
        <w:rPr>
          <w:rFonts w:eastAsia="Arial"/>
          <w:lang w:val="en-US"/>
        </w:rPr>
        <w:t xml:space="preserve"> Rupert. Causes of blindness and vision impairment in 2020 and trends over 30 years, and prevalence of avoidable blindness in relation to VISION 2020: the Right to Sight: an analysis for the Global Burden of Disease Study. </w:t>
      </w:r>
      <w:r w:rsidRPr="00D11358">
        <w:rPr>
          <w:rFonts w:eastAsia="Arial"/>
          <w:b/>
          <w:lang w:val="en-US"/>
        </w:rPr>
        <w:t>Lancet Global Health</w:t>
      </w:r>
      <w:r w:rsidRPr="00D11358">
        <w:rPr>
          <w:rFonts w:eastAsia="Arial"/>
          <w:lang w:val="en-US"/>
        </w:rPr>
        <w:t xml:space="preserve">, Anglia Ruskin University, v. 9, n. 2, p. 144-160, fev./2021. </w:t>
      </w:r>
      <w:r>
        <w:rPr>
          <w:rFonts w:eastAsia="Arial"/>
        </w:rPr>
        <w:t>Disponível em: https://www.thelancet.com/journals/langlo/article/PIIS2214-109X(20)30489-7/fulltext. Acesso em: 21 mar. 2021.</w:t>
      </w:r>
    </w:p>
    <w:p w14:paraId="25DB5166" w14:textId="77777777" w:rsidR="006913FD" w:rsidRPr="00D11358" w:rsidRDefault="006913FD" w:rsidP="006913FD">
      <w:pPr>
        <w:pStyle w:val="TF-REFERNCIASITEM0"/>
        <w:rPr>
          <w:lang w:val="en-US"/>
        </w:rPr>
      </w:pPr>
      <w:commentRangeStart w:id="92"/>
      <w:r>
        <w:rPr>
          <w:rFonts w:eastAsia="Arial"/>
        </w:rPr>
        <w:t xml:space="preserve">BRITANNICA. </w:t>
      </w:r>
      <w:r>
        <w:rPr>
          <w:rFonts w:eastAsia="Arial"/>
          <w:b/>
        </w:rPr>
        <w:t>Lidar</w:t>
      </w:r>
      <w:r>
        <w:rPr>
          <w:rFonts w:eastAsia="Arial"/>
        </w:rPr>
        <w:t xml:space="preserve">. </w:t>
      </w:r>
      <w:commentRangeEnd w:id="92"/>
      <w:r w:rsidR="00EE19DF">
        <w:rPr>
          <w:rStyle w:val="Refdecomentrio"/>
          <w:lang w:eastAsia="en-US"/>
        </w:rPr>
        <w:commentReference w:id="92"/>
      </w:r>
      <w:r>
        <w:rPr>
          <w:rFonts w:eastAsia="Arial"/>
        </w:rPr>
        <w:t xml:space="preserve">Disponível em: https://www.britannica.com/technology/lidar. </w:t>
      </w:r>
      <w:r w:rsidRPr="00D11358">
        <w:rPr>
          <w:rFonts w:eastAsia="Arial"/>
          <w:lang w:val="en-US"/>
        </w:rPr>
        <w:t>Acesso em: 11 abr. 2021.</w:t>
      </w:r>
    </w:p>
    <w:p w14:paraId="69CE79F0" w14:textId="01E07D13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BRUNES, Audun; HANSEN, Marianne B.; HEIR, Trond. Loneliness among adults with visual impairment: prevalence, associated factors, and relationship to life satisfaction. </w:t>
      </w:r>
      <w:r w:rsidRPr="00D11358">
        <w:rPr>
          <w:rFonts w:eastAsia="Arial"/>
          <w:b/>
          <w:lang w:val="en-US"/>
        </w:rPr>
        <w:t>BMC Public Health</w:t>
      </w:r>
      <w:r w:rsidRPr="00D11358">
        <w:rPr>
          <w:rFonts w:eastAsia="Arial"/>
          <w:lang w:val="en-US"/>
        </w:rPr>
        <w:t xml:space="preserve">, Health Qual Life Outcomes, </w:t>
      </w:r>
      <w:r w:rsidR="003153AA" w:rsidRPr="00D11358">
        <w:rPr>
          <w:rFonts w:eastAsia="Arial"/>
          <w:lang w:val="en-US"/>
        </w:rPr>
        <w:t>v.19</w:t>
      </w:r>
      <w:r w:rsidR="00925C1A" w:rsidRPr="00D11358">
        <w:rPr>
          <w:rFonts w:eastAsia="Arial"/>
          <w:lang w:val="en-US"/>
        </w:rPr>
        <w:t>, n.</w:t>
      </w:r>
      <w:r w:rsidRPr="00D11358">
        <w:rPr>
          <w:rFonts w:eastAsia="Arial"/>
          <w:lang w:val="en-US"/>
        </w:rPr>
        <w:t xml:space="preserve"> 17, fev./2019. </w:t>
      </w:r>
      <w:r>
        <w:rPr>
          <w:rFonts w:eastAsia="Arial"/>
        </w:rPr>
        <w:t>Disponível em: https://hqlo.biomedcentral.com/articles/10.1186/s12955-019-1096-y. Acesso em: 21 mar. 2021.</w:t>
      </w:r>
    </w:p>
    <w:p w14:paraId="3128DBC2" w14:textId="4369882A" w:rsidR="006913FD" w:rsidRPr="0015581B" w:rsidRDefault="006913FD" w:rsidP="006913FD">
      <w:pPr>
        <w:pStyle w:val="TF-REFERNCIASITEM0"/>
        <w:rPr>
          <w:rFonts w:eastAsia="Arial"/>
          <w:lang w:val="en-US"/>
        </w:rPr>
      </w:pPr>
      <w:commentRangeStart w:id="93"/>
      <w:r w:rsidRPr="00D11358">
        <w:rPr>
          <w:rFonts w:eastAsia="Arial"/>
          <w:lang w:val="en-US"/>
        </w:rPr>
        <w:t xml:space="preserve">EMERLINE. </w:t>
      </w:r>
      <w:r w:rsidRPr="00D11358">
        <w:rPr>
          <w:rFonts w:eastAsia="Arial"/>
          <w:b/>
          <w:lang w:val="en-US"/>
        </w:rPr>
        <w:t xml:space="preserve">Core Facts </w:t>
      </w:r>
      <w:commentRangeEnd w:id="93"/>
      <w:r w:rsidR="009F1295">
        <w:rPr>
          <w:rStyle w:val="Refdecomentrio"/>
          <w:lang w:eastAsia="en-US"/>
        </w:rPr>
        <w:commentReference w:id="93"/>
      </w:r>
      <w:r w:rsidRPr="00D11358">
        <w:rPr>
          <w:rFonts w:eastAsia="Arial"/>
          <w:b/>
          <w:lang w:val="en-US"/>
        </w:rPr>
        <w:t>about LiDAR You Should Know</w:t>
      </w:r>
      <w:r w:rsidRPr="00D11358">
        <w:rPr>
          <w:rFonts w:eastAsia="Arial"/>
          <w:lang w:val="en-US"/>
        </w:rPr>
        <w:t xml:space="preserve">. </w:t>
      </w:r>
      <w:r>
        <w:rPr>
          <w:rFonts w:eastAsia="Arial"/>
        </w:rPr>
        <w:t xml:space="preserve">Disponível em: https://emerline.com/blog/core-facts-about-lidar-you-should-know. </w:t>
      </w:r>
      <w:r w:rsidRPr="0015581B">
        <w:rPr>
          <w:rFonts w:eastAsia="Arial"/>
          <w:lang w:val="en-US"/>
        </w:rPr>
        <w:t>Acesso em: 11 abr. 2021.</w:t>
      </w:r>
    </w:p>
    <w:p w14:paraId="42998F58" w14:textId="4663156C" w:rsidR="00875AE8" w:rsidRPr="00000715" w:rsidRDefault="00260767" w:rsidP="006913FD">
      <w:pPr>
        <w:pStyle w:val="TF-REFERNCIASITEM0"/>
      </w:pPr>
      <w:commentRangeStart w:id="94"/>
      <w:r w:rsidRPr="00260767">
        <w:rPr>
          <w:lang w:val="en-US"/>
        </w:rPr>
        <w:t>EVERYPOINT</w:t>
      </w:r>
      <w:commentRangeEnd w:id="94"/>
      <w:r w:rsidR="00B45FB0">
        <w:rPr>
          <w:rStyle w:val="Refdecomentrio"/>
          <w:lang w:eastAsia="en-US"/>
        </w:rPr>
        <w:commentReference w:id="94"/>
      </w:r>
      <w:r w:rsidRPr="00260767">
        <w:rPr>
          <w:lang w:val="en-US"/>
        </w:rPr>
        <w:t xml:space="preserve">. </w:t>
      </w:r>
      <w:r w:rsidRPr="00A70CF7">
        <w:rPr>
          <w:b/>
          <w:bCs/>
          <w:lang w:val="en-US"/>
        </w:rPr>
        <w:t>EveryPoint Gets Hands-On with Apple</w:t>
      </w:r>
      <w:r w:rsidR="00A70CF7" w:rsidRPr="00A70CF7">
        <w:rPr>
          <w:b/>
          <w:bCs/>
          <w:lang w:val="en-US"/>
        </w:rPr>
        <w:t>’s New Lidar Sensor</w:t>
      </w:r>
      <w:r w:rsidR="00A70CF7">
        <w:rPr>
          <w:b/>
          <w:bCs/>
          <w:lang w:val="en-US"/>
        </w:rPr>
        <w:t xml:space="preserve">. </w:t>
      </w:r>
      <w:r w:rsidR="00A70CF7" w:rsidRPr="00000715">
        <w:t xml:space="preserve">Disponível em: </w:t>
      </w:r>
      <w:r w:rsidR="00000715" w:rsidRPr="00000715">
        <w:t>https://everypoint.medium.com/everypoint-gets-hands-on-with-apples-new-lidar-sensor-44eeb38db579</w:t>
      </w:r>
      <w:r w:rsidR="00000715">
        <w:t>. Acesso em: 12 abr. 2021.</w:t>
      </w:r>
    </w:p>
    <w:p w14:paraId="078366B7" w14:textId="77777777" w:rsidR="006913FD" w:rsidRPr="0015581B" w:rsidRDefault="006913FD" w:rsidP="006913FD">
      <w:pPr>
        <w:pStyle w:val="TF-REFERNCIASITEM0"/>
        <w:rPr>
          <w:lang w:val="en-US"/>
        </w:rPr>
      </w:pPr>
      <w:r w:rsidRPr="0015581B">
        <w:rPr>
          <w:rFonts w:eastAsia="Arial"/>
        </w:rPr>
        <w:t xml:space="preserve">FRITZ AI. </w:t>
      </w:r>
      <w:r>
        <w:rPr>
          <w:rFonts w:eastAsia="Arial"/>
          <w:b/>
        </w:rPr>
        <w:t>Object Detection Guide</w:t>
      </w:r>
      <w:r>
        <w:rPr>
          <w:rFonts w:eastAsia="Arial"/>
        </w:rPr>
        <w:t xml:space="preserve">. Disponível em: https://www.fritz.ai/object-detection/. </w:t>
      </w:r>
      <w:r w:rsidRPr="0015581B">
        <w:rPr>
          <w:rFonts w:eastAsia="Arial"/>
          <w:lang w:val="en-US"/>
        </w:rPr>
        <w:t>Acesso em: 27 mar. 2021.</w:t>
      </w:r>
    </w:p>
    <w:p w14:paraId="570827A9" w14:textId="77777777" w:rsidR="006913FD" w:rsidRPr="00D11358" w:rsidRDefault="006913FD" w:rsidP="006913FD">
      <w:pPr>
        <w:pStyle w:val="TF-REFERNCIASITEM0"/>
        <w:rPr>
          <w:lang w:val="en-US"/>
        </w:rPr>
      </w:pPr>
      <w:commentRangeStart w:id="95"/>
      <w:r w:rsidRPr="00D11358">
        <w:rPr>
          <w:rFonts w:eastAsia="Arial"/>
          <w:lang w:val="en-US"/>
        </w:rPr>
        <w:t xml:space="preserve">ICD-11 FOR MORTALITY AND MORBIDITY STATISTICS (VERSION : 09/2020). </w:t>
      </w:r>
      <w:r w:rsidRPr="00D11358">
        <w:rPr>
          <w:rFonts w:eastAsia="Arial"/>
          <w:b/>
          <w:lang w:val="en-US"/>
        </w:rPr>
        <w:t>9D90 Vision impairment including blindness</w:t>
      </w:r>
      <w:r w:rsidRPr="00D11358">
        <w:rPr>
          <w:rFonts w:eastAsia="Arial"/>
          <w:lang w:val="en-US"/>
        </w:rPr>
        <w:t>. Disponível em: https://icd.who.int/browse11/l-m/en#/http%3a%2f%2fid.who.int%2ficd%2fentity%2f1103667651. Acesso em: 21 mar. 2021.</w:t>
      </w:r>
      <w:commentRangeEnd w:id="95"/>
      <w:r w:rsidR="00634ADB">
        <w:rPr>
          <w:rStyle w:val="Refdecomentrio"/>
          <w:lang w:eastAsia="en-US"/>
        </w:rPr>
        <w:commentReference w:id="95"/>
      </w:r>
    </w:p>
    <w:p w14:paraId="6EE66C89" w14:textId="77777777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INDATA LABS. </w:t>
      </w:r>
      <w:r w:rsidRPr="00D11358">
        <w:rPr>
          <w:rFonts w:eastAsia="Arial"/>
          <w:b/>
          <w:lang w:val="en-US"/>
        </w:rPr>
        <w:t>How Does Computer Vision Work and What It Gives Technology-Led Industries</w:t>
      </w:r>
      <w:r w:rsidRPr="00D11358">
        <w:rPr>
          <w:rFonts w:eastAsia="Arial"/>
          <w:lang w:val="en-US"/>
        </w:rPr>
        <w:t xml:space="preserve">. </w:t>
      </w:r>
      <w:r>
        <w:rPr>
          <w:rFonts w:eastAsia="Arial"/>
        </w:rPr>
        <w:t>Disponível em: https://indatalabs.com/blog/how-does-computer-vision-work. Acesso em: 10 abr. 2021.</w:t>
      </w:r>
    </w:p>
    <w:p w14:paraId="18DEC46D" w14:textId="1310B0FB" w:rsidR="006913FD" w:rsidRDefault="006913FD" w:rsidP="006913FD">
      <w:pPr>
        <w:pStyle w:val="TF-REFERNCIASITEM0"/>
      </w:pPr>
      <w:r w:rsidRPr="00A21F61">
        <w:rPr>
          <w:rFonts w:eastAsia="Arial"/>
        </w:rPr>
        <w:t xml:space="preserve">JIANG, Rui (forest); LIN, Qian; QU, Shuhui. </w:t>
      </w:r>
      <w:r w:rsidRPr="00D11358">
        <w:rPr>
          <w:rFonts w:eastAsia="Arial"/>
          <w:lang w:val="en-US"/>
        </w:rPr>
        <w:t>Let Blind People See: Real-Time Visual Recognition with Results Converted to 3D Audio. mar./2016.</w:t>
      </w:r>
      <w:r w:rsidR="00AD57F7" w:rsidRPr="00D11358">
        <w:rPr>
          <w:rFonts w:eastAsia="Arial"/>
          <w:lang w:val="en-US"/>
        </w:rPr>
        <w:t xml:space="preserve"> </w:t>
      </w:r>
      <w:r w:rsidR="003979F6">
        <w:rPr>
          <w:rFonts w:eastAsia="Arial"/>
        </w:rPr>
        <w:t>7f.</w:t>
      </w:r>
      <w:r>
        <w:rPr>
          <w:rFonts w:eastAsia="Arial"/>
        </w:rPr>
        <w:t xml:space="preserve"> Disponível em: http://cs231n.stanford.edu/reports/2016/pdfs/218_Report.pdf. Acesso em: 13 mar. 2021.</w:t>
      </w:r>
    </w:p>
    <w:p w14:paraId="3522386E" w14:textId="7FADE583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 xml:space="preserve">MAKSYMOVA, Ievgeniia; STEGER, Christian; DRUML, Norbert. Review of LiDAR Sensor Data Acquisition and Compression for Automotive Applications. </w:t>
      </w:r>
      <w:r w:rsidR="00311801">
        <w:rPr>
          <w:rFonts w:eastAsia="Arial"/>
          <w:b/>
        </w:rPr>
        <w:t>Proceedings</w:t>
      </w:r>
      <w:r>
        <w:rPr>
          <w:rFonts w:eastAsia="Arial"/>
        </w:rPr>
        <w:t xml:space="preserve">, v. </w:t>
      </w:r>
      <w:r w:rsidR="00C675EC">
        <w:rPr>
          <w:rFonts w:eastAsia="Arial"/>
        </w:rPr>
        <w:t>2</w:t>
      </w:r>
      <w:r>
        <w:rPr>
          <w:rFonts w:eastAsia="Arial"/>
        </w:rPr>
        <w:t xml:space="preserve">, n. 13, p. 852, dez./2018. Disponível em: https://doi.org/10.3390/proceedings2130852. </w:t>
      </w:r>
      <w:r w:rsidRPr="00D11358">
        <w:rPr>
          <w:rFonts w:eastAsia="Arial"/>
          <w:lang w:val="en-US"/>
        </w:rPr>
        <w:t>Acesso em: 27 mar. 2021.</w:t>
      </w:r>
    </w:p>
    <w:p w14:paraId="7CDB9B97" w14:textId="76044F60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 xml:space="preserve">O’SHEA, Keiron; NASH, Ryan. An Introduction to Convolutional Neural Networks. </w:t>
      </w:r>
      <w:r w:rsidRPr="00D11358">
        <w:rPr>
          <w:rFonts w:eastAsia="Arial"/>
          <w:b/>
          <w:lang w:val="en-US"/>
        </w:rPr>
        <w:t>arXiv</w:t>
      </w:r>
      <w:r w:rsidRPr="00D11358">
        <w:rPr>
          <w:rFonts w:eastAsia="Arial"/>
          <w:lang w:val="en-US"/>
        </w:rPr>
        <w:t xml:space="preserve">, v. 2, n. 1511.08458, dez./2015. </w:t>
      </w:r>
      <w:r>
        <w:rPr>
          <w:rFonts w:eastAsia="Arial"/>
        </w:rPr>
        <w:t>Disponível em: https://arxiv.org/pdf/1511.08458.pdf. Acesso em: 10 abr. 2021.</w:t>
      </w:r>
    </w:p>
    <w:p w14:paraId="0FECE293" w14:textId="77777777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 xml:space="preserve">PHAM, Huy-hieu; LE, Thi-lan; VUILLERME, Nicolas. Real-Time Obstacle Detection System in Indoor Environment for the Visually Impaired Using Microsoft Kinect Sensor. </w:t>
      </w:r>
      <w:r>
        <w:rPr>
          <w:rFonts w:eastAsia="Arial"/>
          <w:b/>
        </w:rPr>
        <w:t>Journal of Sensors</w:t>
      </w:r>
      <w:r>
        <w:rPr>
          <w:rFonts w:eastAsia="Arial"/>
        </w:rPr>
        <w:t xml:space="preserve">, Hindawi, v. 2016, n. 2016, p. 1-13, dez./2015. Disponível em: https://doi.org/10.1155/2016/3754918. </w:t>
      </w:r>
      <w:r w:rsidRPr="00D11358">
        <w:rPr>
          <w:rFonts w:eastAsia="Arial"/>
          <w:lang w:val="en-US"/>
        </w:rPr>
        <w:t>Acesso em: 13 mar. 2021.</w:t>
      </w:r>
    </w:p>
    <w:p w14:paraId="0DBCD87A" w14:textId="7E9F8431" w:rsidR="006913FD" w:rsidRPr="00D11358" w:rsidRDefault="006913FD" w:rsidP="006913FD">
      <w:pPr>
        <w:pStyle w:val="TF-REFERNCIASITEM0"/>
        <w:rPr>
          <w:lang w:val="en-US"/>
        </w:rPr>
      </w:pPr>
      <w:commentRangeStart w:id="96"/>
      <w:r w:rsidRPr="00D11358">
        <w:rPr>
          <w:rFonts w:eastAsia="Arial"/>
          <w:lang w:val="en-US"/>
        </w:rPr>
        <w:t>PLIKYNAS, D.</w:t>
      </w:r>
      <w:r w:rsidRPr="00D11358">
        <w:rPr>
          <w:rFonts w:eastAsia="Arial"/>
          <w:i/>
          <w:lang w:val="en-US"/>
        </w:rPr>
        <w:t xml:space="preserve"> et al</w:t>
      </w:r>
      <w:r w:rsidRPr="00D11358">
        <w:rPr>
          <w:rFonts w:eastAsia="Arial"/>
          <w:lang w:val="en-US"/>
        </w:rPr>
        <w:t xml:space="preserve">. Indoor Navigation Systems for Visually Impaired Persons: Mapping the Features of Existing Technologies to User Needs. </w:t>
      </w:r>
      <w:r w:rsidR="001A24BE">
        <w:rPr>
          <w:rFonts w:eastAsia="Arial"/>
          <w:b/>
        </w:rPr>
        <w:t>Sensors</w:t>
      </w:r>
      <w:r>
        <w:rPr>
          <w:rFonts w:eastAsia="Arial"/>
        </w:rPr>
        <w:t xml:space="preserve">, v. 20, n. 3, p. 636-654, jan./2020. Disponível em: https://www.mdpi.com/1424-8220/20/3/636. </w:t>
      </w:r>
      <w:r w:rsidRPr="00D11358">
        <w:rPr>
          <w:rFonts w:eastAsia="Arial"/>
          <w:lang w:val="en-US"/>
        </w:rPr>
        <w:t>Acesso em: 21 mar. 2021.</w:t>
      </w:r>
    </w:p>
    <w:p w14:paraId="20C98734" w14:textId="77777777" w:rsidR="006913FD" w:rsidRPr="00D11358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>RENAUD, Judith; BÉDARD, Emmanuelle.</w:t>
      </w:r>
      <w:commentRangeEnd w:id="96"/>
      <w:r w:rsidR="00063717">
        <w:rPr>
          <w:rStyle w:val="Refdecomentrio"/>
          <w:lang w:eastAsia="en-US"/>
        </w:rPr>
        <w:commentReference w:id="96"/>
      </w:r>
      <w:r w:rsidRPr="00D11358">
        <w:rPr>
          <w:rFonts w:eastAsia="Arial"/>
          <w:lang w:val="en-US"/>
        </w:rPr>
        <w:t xml:space="preserve"> Depression in the elderly with visual impairment and its association with quality of life. </w:t>
      </w:r>
      <w:r w:rsidRPr="00D11358">
        <w:rPr>
          <w:rFonts w:eastAsia="Arial"/>
          <w:b/>
          <w:lang w:val="en-US"/>
        </w:rPr>
        <w:t>Clinical Interventions in Aging</w:t>
      </w:r>
      <w:r w:rsidRPr="00D11358">
        <w:rPr>
          <w:rFonts w:eastAsia="Arial"/>
          <w:lang w:val="en-US"/>
        </w:rPr>
        <w:t xml:space="preserve">, University of Montreal, v. 8, n. 2013, p. 931-943, jul./2013. </w:t>
      </w:r>
      <w:r>
        <w:rPr>
          <w:rFonts w:eastAsia="Arial"/>
        </w:rPr>
        <w:t xml:space="preserve">Disponível em: https://www.dovepress.com/depression-in-the-elderly-with-visual-impairment-and-its-association-w-peer-reviewed-article-CIA. </w:t>
      </w:r>
      <w:r w:rsidRPr="00D11358">
        <w:rPr>
          <w:rFonts w:eastAsia="Arial"/>
          <w:lang w:val="en-US"/>
        </w:rPr>
        <w:t>Acesso em: 21 mar. 2021.</w:t>
      </w:r>
    </w:p>
    <w:p w14:paraId="6E54A949" w14:textId="77777777" w:rsidR="006913FD" w:rsidRPr="0015581B" w:rsidRDefault="006913FD" w:rsidP="006913FD">
      <w:pPr>
        <w:pStyle w:val="TF-REFERNCIASITEM0"/>
        <w:rPr>
          <w:lang w:val="en-US"/>
        </w:rPr>
      </w:pPr>
      <w:r w:rsidRPr="00D11358">
        <w:rPr>
          <w:rFonts w:eastAsia="Arial"/>
          <w:lang w:val="en-US"/>
        </w:rPr>
        <w:t xml:space="preserve">WORLD HEALTH ORGANIZATION. </w:t>
      </w:r>
      <w:r w:rsidRPr="00D11358">
        <w:rPr>
          <w:rFonts w:eastAsia="Arial"/>
          <w:b/>
          <w:lang w:val="en-US"/>
        </w:rPr>
        <w:t>Blindness and vision impairment</w:t>
      </w:r>
      <w:r w:rsidRPr="00D11358">
        <w:rPr>
          <w:rFonts w:eastAsia="Arial"/>
          <w:lang w:val="en-US"/>
        </w:rPr>
        <w:t xml:space="preserve">. </w:t>
      </w:r>
      <w:r>
        <w:rPr>
          <w:rFonts w:eastAsia="Arial"/>
        </w:rPr>
        <w:t xml:space="preserve">Disponível em: https://www.who.int/news-room/fact-sheets/detail/blindness-and-visual-impairment. </w:t>
      </w:r>
      <w:r w:rsidRPr="0015581B">
        <w:rPr>
          <w:rFonts w:eastAsia="Arial"/>
          <w:lang w:val="en-US"/>
        </w:rPr>
        <w:t>Acesso em: 21 mar. 2021.</w:t>
      </w:r>
    </w:p>
    <w:p w14:paraId="40EF35BA" w14:textId="77777777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lastRenderedPageBreak/>
        <w:t xml:space="preserve">WU, Jianqing. An automatic procedure for vehicle tracking with a roadside LiDAR sensor. </w:t>
      </w:r>
      <w:r w:rsidRPr="00D11358">
        <w:rPr>
          <w:rFonts w:eastAsia="Arial"/>
          <w:b/>
          <w:lang w:val="en-US"/>
        </w:rPr>
        <w:t>ITE Journal</w:t>
      </w:r>
      <w:r w:rsidRPr="00D11358">
        <w:rPr>
          <w:rFonts w:eastAsia="Arial"/>
          <w:lang w:val="en-US"/>
        </w:rPr>
        <w:t xml:space="preserve">, Institute of Transportation Engineers, v. 88, n. 11, p. 32-37, nov./2018. </w:t>
      </w:r>
      <w:r>
        <w:rPr>
          <w:rFonts w:eastAsia="Arial"/>
        </w:rPr>
        <w:t>Disponível em: https://www.westernite.org/awards/vanwagoner/2019%20-%20Van%20Wagoner.pdf. Acesso em: 21 mar. 2021.</w:t>
      </w:r>
    </w:p>
    <w:p w14:paraId="33ED031A" w14:textId="6F5113DB" w:rsidR="006913FD" w:rsidRDefault="006913FD" w:rsidP="006913FD">
      <w:pPr>
        <w:pStyle w:val="TF-REFERNCIASITEM0"/>
      </w:pPr>
      <w:r w:rsidRPr="00D11358">
        <w:rPr>
          <w:rFonts w:eastAsia="Arial"/>
          <w:lang w:val="en-US"/>
        </w:rPr>
        <w:t>ZOU, Z.</w:t>
      </w:r>
      <w:r w:rsidRPr="00D11358">
        <w:rPr>
          <w:rFonts w:eastAsia="Arial"/>
          <w:i/>
          <w:lang w:val="en-US"/>
        </w:rPr>
        <w:t xml:space="preserve"> et al</w:t>
      </w:r>
      <w:r w:rsidRPr="00D11358">
        <w:rPr>
          <w:rFonts w:eastAsia="Arial"/>
          <w:lang w:val="en-US"/>
        </w:rPr>
        <w:t xml:space="preserve">. Object Detection in 20 Years: A Survey. </w:t>
      </w:r>
      <w:r>
        <w:rPr>
          <w:rFonts w:eastAsia="Arial"/>
          <w:b/>
        </w:rPr>
        <w:t>ArXiv</w:t>
      </w:r>
      <w:r>
        <w:rPr>
          <w:rFonts w:eastAsia="Arial"/>
        </w:rPr>
        <w:t>, v. 2, n. 1905.05055, mai./2019. Disponível em: https://arxiv.org/abs/1905.05055. Acesso em: 27 mar. 2021.</w:t>
      </w:r>
    </w:p>
    <w:p w14:paraId="24C2CFCB" w14:textId="77777777" w:rsidR="007E2BA8" w:rsidRPr="007E2BA8" w:rsidRDefault="007E2BA8" w:rsidP="007E2BA8">
      <w:pPr>
        <w:pStyle w:val="TF-refernciasITEM"/>
        <w:rPr>
          <w:lang w:eastAsia="en-US"/>
        </w:rPr>
      </w:pPr>
    </w:p>
    <w:p w14:paraId="4EF7B955" w14:textId="5F6A3915" w:rsidR="00F83A19" w:rsidRPr="00A21F61" w:rsidRDefault="00587002" w:rsidP="00587002">
      <w:pPr>
        <w:pStyle w:val="TF-refernciasbibliogrficasTTULO"/>
      </w:pPr>
      <w:r w:rsidRPr="00A21F61">
        <w:br w:type="page"/>
      </w:r>
      <w:r w:rsidR="00F83A19" w:rsidRPr="00A21F61">
        <w:lastRenderedPageBreak/>
        <w:t>ASSINATURAS</w:t>
      </w:r>
    </w:p>
    <w:p w14:paraId="108DDC5B" w14:textId="77777777" w:rsidR="00F83A19" w:rsidRPr="00A21F61" w:rsidRDefault="00F83A19" w:rsidP="00F83A19">
      <w:pPr>
        <w:pStyle w:val="TF-LEGENDA"/>
      </w:pPr>
      <w:r w:rsidRPr="00A21F61">
        <w:t>(Atenção: todas as folhas devem estar rubricadas)</w:t>
      </w:r>
    </w:p>
    <w:p w14:paraId="2D4B46CF" w14:textId="77777777" w:rsidR="00F83A19" w:rsidRPr="00A21F61" w:rsidRDefault="00F83A19" w:rsidP="00F83A19">
      <w:pPr>
        <w:pStyle w:val="TF-LEGENDA"/>
      </w:pPr>
    </w:p>
    <w:p w14:paraId="3BE82C12" w14:textId="77777777" w:rsidR="00F83A19" w:rsidRPr="00A21F61" w:rsidRDefault="00F83A19" w:rsidP="00F83A19">
      <w:pPr>
        <w:pStyle w:val="TF-LEGENDA"/>
      </w:pPr>
    </w:p>
    <w:p w14:paraId="54EF8335" w14:textId="77777777" w:rsidR="00F83A19" w:rsidRPr="00A21F61" w:rsidRDefault="00F83A19" w:rsidP="00F83A19">
      <w:pPr>
        <w:pStyle w:val="TF-LEGENDA"/>
      </w:pPr>
      <w:r w:rsidRPr="00A21F61">
        <w:t>Assinatura do(a) Aluno(a): _____________________________________________________</w:t>
      </w:r>
    </w:p>
    <w:p w14:paraId="03896BD6" w14:textId="77777777" w:rsidR="00F83A19" w:rsidRPr="00A21F61" w:rsidRDefault="00F83A19" w:rsidP="00F83A19">
      <w:pPr>
        <w:pStyle w:val="TF-LEGENDA"/>
      </w:pPr>
    </w:p>
    <w:p w14:paraId="49FAB394" w14:textId="77777777" w:rsidR="00F83A19" w:rsidRPr="00A21F61" w:rsidRDefault="00F83A19" w:rsidP="00F83A19">
      <w:pPr>
        <w:pStyle w:val="TF-LEGENDA"/>
      </w:pPr>
    </w:p>
    <w:p w14:paraId="31C80F81" w14:textId="77777777" w:rsidR="00F83A19" w:rsidRPr="00A21F61" w:rsidRDefault="00F83A19" w:rsidP="00F83A19">
      <w:pPr>
        <w:pStyle w:val="TF-LEGENDA"/>
      </w:pPr>
      <w:r w:rsidRPr="00A21F61">
        <w:t>Assinatura do(a) Orientador(a): _________________________________________________</w:t>
      </w:r>
    </w:p>
    <w:p w14:paraId="6307A06D" w14:textId="77777777" w:rsidR="00F83A19" w:rsidRPr="00A21F61" w:rsidRDefault="00F83A19" w:rsidP="00F83A19">
      <w:pPr>
        <w:pStyle w:val="TF-LEGENDA"/>
      </w:pPr>
    </w:p>
    <w:p w14:paraId="36A26A43" w14:textId="77777777" w:rsidR="00F83A19" w:rsidRPr="00A21F61" w:rsidRDefault="00F83A19" w:rsidP="00F83A19">
      <w:pPr>
        <w:pStyle w:val="TF-LEGENDA"/>
      </w:pPr>
    </w:p>
    <w:p w14:paraId="0FD35F10" w14:textId="77777777" w:rsidR="00F83A19" w:rsidRPr="00A21F61" w:rsidRDefault="00F83A19" w:rsidP="00F83A19">
      <w:pPr>
        <w:pStyle w:val="TF-LEGENDA"/>
      </w:pPr>
      <w:r w:rsidRPr="00A21F61"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:rsidRPr="00A21F61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  <w:r w:rsidRPr="004B15AC">
              <w:rPr>
                <w:lang w:eastAsia="pt-BR"/>
              </w:rPr>
              <w:t>Observações do orientador em relação a itens não atendidos do pré-projeto (se houver):</w:t>
            </w:r>
          </w:p>
          <w:p w14:paraId="51175032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66C817C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BB01411" w14:textId="091CC6E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30075174" w14:textId="23CC9833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7AF793D2" w14:textId="06EEE171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154B7329" w14:textId="0A8DADD6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78529838" w14:textId="13A6A65D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7B4907BC" w14:textId="3BBAC237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6B988D5" w14:textId="5D0ACFB8" w:rsidR="00587002" w:rsidRPr="004B15AC" w:rsidRDefault="00587002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Pr="004B15AC" w:rsidRDefault="007222F7" w:rsidP="004B15AC">
            <w:pPr>
              <w:pStyle w:val="TF-LEGENDA"/>
              <w:keepNext/>
              <w:keepLines/>
              <w:rPr>
                <w:lang w:eastAsia="pt-BR"/>
              </w:rPr>
            </w:pPr>
          </w:p>
        </w:tc>
      </w:tr>
    </w:tbl>
    <w:p w14:paraId="2F3EAE58" w14:textId="77777777" w:rsidR="00F255FC" w:rsidRPr="00A21F61" w:rsidRDefault="00F255FC" w:rsidP="00F83A19">
      <w:pPr>
        <w:pStyle w:val="TF-LEGENDA"/>
      </w:pPr>
    </w:p>
    <w:p w14:paraId="12B33851" w14:textId="77777777" w:rsidR="00320BFA" w:rsidRPr="00A21F61" w:rsidRDefault="00320BFA">
      <w:pPr>
        <w:pStyle w:val="TF-LEGENDA"/>
        <w:sectPr w:rsidR="00320BFA" w:rsidRPr="00A21F61" w:rsidSect="00F31359">
          <w:footerReference w:type="default" r:id="rId20"/>
          <w:headerReference w:type="first" r:id="rId21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A21F61" w:rsidRDefault="006E25D2" w:rsidP="00320BFA">
      <w:pPr>
        <w:pStyle w:val="TF-xAvalTTULO"/>
      </w:pPr>
      <w:r w:rsidRPr="00A21F61">
        <w:lastRenderedPageBreak/>
        <w:t>FORMULÁRIO  DE  avaliação</w:t>
      </w:r>
      <w:r w:rsidR="00320BFA" w:rsidRPr="00A21F61">
        <w:t xml:space="preserve"> – PROFESSOR TCC I</w:t>
      </w:r>
    </w:p>
    <w:p w14:paraId="6D9D1C55" w14:textId="71233CCE" w:rsidR="00320BFA" w:rsidRPr="00A21F61" w:rsidRDefault="00320BFA" w:rsidP="00320BFA">
      <w:pPr>
        <w:pStyle w:val="TF-xAvalLINHA"/>
      </w:pPr>
      <w:r w:rsidRPr="00A21F61">
        <w:t>Acadêmico(a):</w:t>
      </w:r>
      <w:r w:rsidR="006A6923">
        <w:t>Bruno Henrique de Borba</w:t>
      </w:r>
      <w:r w:rsidRPr="00A21F61">
        <w:tab/>
      </w:r>
    </w:p>
    <w:p w14:paraId="3F54DE5E" w14:textId="0F94E3D7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 w:rsidR="006A6923">
        <w:t>Andreza Sartori</w:t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613B57" w:rsidRPr="00320BFA" w14:paraId="0BFC7F9A" w14:textId="77777777" w:rsidTr="008413D2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  AVALIADOS</w:t>
            </w:r>
            <w:r w:rsidRPr="004B15AC">
              <w:rPr>
                <w:vertAlign w:val="superscript"/>
                <w:lang w:eastAsia="pt-BR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não atende</w:t>
            </w:r>
          </w:p>
        </w:tc>
      </w:tr>
      <w:tr w:rsidR="00613B57" w:rsidRPr="00A21F61" w14:paraId="3CEFC227" w14:textId="77777777" w:rsidTr="008413D2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INTRODUÇÃO</w:t>
            </w:r>
          </w:p>
          <w:p w14:paraId="074DF72C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24AC39E9" w:rsidR="00613B57" w:rsidRPr="00A21F61" w:rsidRDefault="007151BE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564F1BEA" w14:textId="77777777" w:rsidTr="008413D2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63DC21CE" w:rsidR="00613B57" w:rsidRPr="00A21F61" w:rsidRDefault="007151BE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19334CA1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OBJETIVOS</w:t>
            </w:r>
          </w:p>
          <w:p w14:paraId="7C03E18E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objetivo principal está claramente definido e é passível de ser alcançado?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2E016E16" w:rsidR="00613B57" w:rsidRPr="00A21F61" w:rsidRDefault="007151BE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5CC14F34" w14:textId="77777777" w:rsidTr="008413D2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444D33D9" w:rsidR="00613B57" w:rsidRPr="00A21F61" w:rsidRDefault="007151BE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63ADB0DA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JUSTIFICATIVA</w:t>
            </w:r>
          </w:p>
          <w:p w14:paraId="2DE813D4" w14:textId="77777777" w:rsidR="00613B57" w:rsidRPr="004B15AC" w:rsidRDefault="00613B57" w:rsidP="008413D2">
            <w:pPr>
              <w:pStyle w:val="TF-xAvalITEM"/>
              <w:numPr>
                <w:ilvl w:val="0"/>
                <w:numId w:val="0"/>
              </w:numPr>
              <w:ind w:left="360"/>
              <w:rPr>
                <w:lang w:eastAsia="pt-BR"/>
              </w:rPr>
            </w:pPr>
            <w:r w:rsidRPr="004B15AC">
              <w:rPr>
                <w:lang w:eastAsia="pt-BR"/>
              </w:rPr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6D2BE18B" w:rsidR="00613B57" w:rsidRPr="00A21F61" w:rsidRDefault="00E00F07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56118951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2F44AD4B" w:rsidR="00613B57" w:rsidRPr="00A21F61" w:rsidRDefault="00E00F07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0EFC56DE" w14:textId="77777777" w:rsidTr="008413D2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METODOLOGIA</w:t>
            </w:r>
          </w:p>
          <w:p w14:paraId="45108F53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3786B13" w:rsidR="00613B57" w:rsidRPr="00A21F61" w:rsidRDefault="009F0B90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37231744" w14:textId="77777777" w:rsidTr="008413D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4E2EB5E4" w:rsidR="00613B57" w:rsidRPr="00A21F61" w:rsidRDefault="00496D1F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1197AACE" w14:textId="77777777" w:rsidTr="008413D2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REVISÃO BIBLIOGRÁFICA (atenção para a diferença de conteúdo entre projeto e pré-projeto)</w:t>
            </w:r>
          </w:p>
          <w:p w14:paraId="23C5937C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0BA0C1EF" w:rsidR="00613B57" w:rsidRPr="00A21F61" w:rsidRDefault="00496D1F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5FE38AAB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47517713" w14:textId="77777777" w:rsidTr="008413D2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4B15AC" w:rsidRDefault="00613B57" w:rsidP="008413D2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LINGUAGEM USADA (redação)</w:t>
            </w:r>
          </w:p>
          <w:p w14:paraId="7661C8A9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2F577DFD" w:rsidR="00613B57" w:rsidRPr="00A21F61" w:rsidRDefault="00496D1F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69AC98E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A21F61" w14:paraId="44C99623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2D0310E9" w:rsidR="00613B57" w:rsidRPr="00A21F61" w:rsidRDefault="00496D1F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ORGANIZAÇÃO E APRESENTAÇÃO GRÁFICA DO TEXTO</w:t>
            </w:r>
          </w:p>
          <w:p w14:paraId="06489AB6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5BD3690F" w:rsidR="00613B57" w:rsidRPr="002A4377" w:rsidRDefault="00496D1F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ILUSTRAÇÕES (figuras, quadros, tabelas)</w:t>
            </w:r>
          </w:p>
          <w:p w14:paraId="29AD3E55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314DF43F" w:rsidR="00613B57" w:rsidRPr="002A4377" w:rsidRDefault="00496D1F" w:rsidP="008413D2">
            <w:pPr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8413D2">
            <w:pPr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8413D2">
            <w:pPr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8413D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4B15AC" w:rsidRDefault="00613B57" w:rsidP="00613B57">
            <w:pPr>
              <w:pStyle w:val="TF-xAvalITEM"/>
              <w:numPr>
                <w:ilvl w:val="0"/>
                <w:numId w:val="14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REFERÊNCIAS E CITAÇÕES</w:t>
            </w:r>
          </w:p>
          <w:p w14:paraId="1BCAA7ED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4161BC7B" w:rsidR="00613B57" w:rsidRPr="00DA3368" w:rsidRDefault="00496D1F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A21F61" w14:paraId="3E815096" w14:textId="77777777" w:rsidTr="008413D2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08869179" w:rsidR="00613B57" w:rsidRPr="00A21F61" w:rsidRDefault="00496D1F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</w:tr>
      <w:tr w:rsidR="00613B57" w:rsidRPr="00320BFA" w14:paraId="14348A76" w14:textId="77777777" w:rsidTr="008413D2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A21F61" w:rsidRDefault="00613B57" w:rsidP="008413D2">
            <w:pPr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4B15AC" w:rsidRDefault="00613B57" w:rsidP="008413D2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A21F61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167C9792" w:rsidR="00613B57" w:rsidRPr="007E4732" w:rsidRDefault="007E4732" w:rsidP="008413D2">
            <w:pPr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0D9E8C64" w:rsidR="00613B57" w:rsidRPr="00DA3368" w:rsidRDefault="00613B57" w:rsidP="008413D2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Pr="00A21F61" w:rsidRDefault="00320BFA" w:rsidP="00320BFA">
      <w:pPr>
        <w:pStyle w:val="TF-xAvalTTULO"/>
      </w:pPr>
      <w:r w:rsidRPr="00A21F61">
        <w:t>PARECER – PROFESSOR DE TCC I ou COORDENADOR DE TCC</w:t>
      </w:r>
      <w:r w:rsidR="006E25D2" w:rsidRPr="00A21F61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A21F61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A21F61" w:rsidRDefault="00320BFA" w:rsidP="00320BFA">
            <w:pPr>
              <w:spacing w:before="60"/>
              <w:jc w:val="both"/>
              <w:rPr>
                <w:sz w:val="18"/>
              </w:rPr>
            </w:pPr>
            <w:r w:rsidRPr="00A21F61">
              <w:rPr>
                <w:sz w:val="18"/>
              </w:rPr>
              <w:t>O projeto de TCC será reprovado se:</w:t>
            </w:r>
          </w:p>
          <w:p w14:paraId="50218FDD" w14:textId="77777777" w:rsidR="00320BFA" w:rsidRPr="00A21F61" w:rsidRDefault="00320BFA" w:rsidP="00320BFA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A21F61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A21F61" w:rsidRDefault="00320BFA" w:rsidP="00320BFA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A21F61">
              <w:rPr>
                <w:sz w:val="18"/>
              </w:rPr>
              <w:t xml:space="preserve">pelo menos </w:t>
            </w:r>
            <w:r w:rsidRPr="00A21F61">
              <w:rPr>
                <w:b/>
                <w:bCs/>
                <w:sz w:val="18"/>
              </w:rPr>
              <w:t>4 (quatro)</w:t>
            </w:r>
            <w:r w:rsidRPr="00A21F61">
              <w:rPr>
                <w:sz w:val="18"/>
              </w:rPr>
              <w:t xml:space="preserve"> itens dos </w:t>
            </w:r>
            <w:r w:rsidRPr="00A21F61">
              <w:rPr>
                <w:b/>
                <w:bCs/>
                <w:sz w:val="18"/>
              </w:rPr>
              <w:t>ASPECTOS TÉCNICOS</w:t>
            </w:r>
            <w:r w:rsidRPr="00A21F61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A21F61" w:rsidRDefault="00320BFA" w:rsidP="00320BFA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A21F61">
              <w:rPr>
                <w:sz w:val="18"/>
              </w:rPr>
              <w:t xml:space="preserve">pelo menos </w:t>
            </w:r>
            <w:r w:rsidRPr="00A21F61">
              <w:rPr>
                <w:b/>
                <w:bCs/>
                <w:sz w:val="18"/>
              </w:rPr>
              <w:t>4 (quatro)</w:t>
            </w:r>
            <w:r w:rsidRPr="00A21F61">
              <w:rPr>
                <w:sz w:val="18"/>
              </w:rPr>
              <w:t xml:space="preserve"> itens dos </w:t>
            </w:r>
            <w:r w:rsidRPr="00A21F61">
              <w:rPr>
                <w:b/>
                <w:bCs/>
                <w:sz w:val="18"/>
              </w:rPr>
              <w:t>ASPECTOS METODOLÓGICOS</w:t>
            </w:r>
            <w:r w:rsidRPr="00A21F61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EB692B8" w14:textId="155E469C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494DFB">
        <w:t>23/04/2021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4B15AC" w:rsidRDefault="0000224C" w:rsidP="0000224C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  AVALIADOS</w:t>
            </w:r>
            <w:r w:rsidRPr="004B15AC">
              <w:rPr>
                <w:vertAlign w:val="superscript"/>
                <w:lang w:eastAsia="pt-BR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não atende</w:t>
            </w:r>
          </w:p>
        </w:tc>
      </w:tr>
      <w:tr w:rsidR="0000224C" w:rsidRPr="00A21F61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4B15AC" w:rsidRDefault="0000224C" w:rsidP="0000224C">
            <w:pPr>
              <w:pStyle w:val="TF-xAvalITEM"/>
              <w:numPr>
                <w:ilvl w:val="0"/>
                <w:numId w:val="19"/>
              </w:numPr>
              <w:rPr>
                <w:lang w:eastAsia="pt-BR"/>
              </w:rPr>
            </w:pPr>
            <w:r w:rsidRPr="004B15AC">
              <w:rPr>
                <w:lang w:eastAsia="pt-BR"/>
              </w:rPr>
              <w:t>INTRODUÇÃO</w:t>
            </w:r>
          </w:p>
          <w:p w14:paraId="2139C072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OBJETIVOS</w:t>
            </w:r>
          </w:p>
          <w:p w14:paraId="19CBDF08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TRABALHOS CORRELATOS</w:t>
            </w:r>
          </w:p>
          <w:p w14:paraId="3909A3E5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JUSTIFICATIVA</w:t>
            </w:r>
          </w:p>
          <w:p w14:paraId="32C0D5E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REQUISITOS PRINCIPAIS DO PROBLEMA A SER TRABALHADO</w:t>
            </w:r>
          </w:p>
          <w:p w14:paraId="77272C92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METODOLOGIA</w:t>
            </w:r>
          </w:p>
          <w:p w14:paraId="360C4801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REVISÃO BIBLIOGRÁFICA</w:t>
            </w:r>
            <w:r w:rsidR="006E25D2" w:rsidRPr="004B15AC">
              <w:rPr>
                <w:lang w:eastAsia="pt-BR"/>
              </w:rPr>
              <w:t xml:space="preserve"> (atenção para a diferença de conteúdo entre projeto e pré-projeto)</w:t>
            </w:r>
          </w:p>
          <w:p w14:paraId="338FC10C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4B15AC" w:rsidRDefault="0000224C" w:rsidP="000A19DE">
            <w:pPr>
              <w:pStyle w:val="TF-xAvalITEMTABELA"/>
              <w:rPr>
                <w:lang w:eastAsia="pt-BR"/>
              </w:rPr>
            </w:pPr>
            <w:r w:rsidRPr="004B15AC">
              <w:rPr>
                <w:lang w:eastAsia="pt-BR"/>
              </w:rPr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4B15AC" w:rsidRDefault="0000224C" w:rsidP="000A19DE">
            <w:pPr>
              <w:pStyle w:val="TF-xAvalITEM"/>
              <w:rPr>
                <w:lang w:eastAsia="pt-BR"/>
              </w:rPr>
            </w:pPr>
            <w:r w:rsidRPr="004B15AC">
              <w:rPr>
                <w:lang w:eastAsia="pt-BR"/>
              </w:rPr>
              <w:t>LINGUAGEM USADA (redação)</w:t>
            </w:r>
          </w:p>
          <w:p w14:paraId="0910006A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A21F61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A21F61" w:rsidRDefault="0000224C" w:rsidP="000A19DE">
            <w:pPr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4B15AC" w:rsidRDefault="0000224C" w:rsidP="000A19DE">
            <w:pPr>
              <w:pStyle w:val="TF-xAvalITEMDETALHE"/>
              <w:rPr>
                <w:lang w:eastAsia="pt-BR"/>
              </w:rPr>
            </w:pPr>
            <w:r w:rsidRPr="004B15AC">
              <w:rPr>
                <w:lang w:eastAsia="pt-BR"/>
              </w:rPr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A21F61" w:rsidRDefault="0000224C" w:rsidP="000A19DE">
            <w:pPr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Pr="00A21F61" w:rsidRDefault="0000224C" w:rsidP="0000224C">
      <w:pPr>
        <w:pStyle w:val="TF-xAvalTTULO"/>
      </w:pPr>
    </w:p>
    <w:p w14:paraId="70066983" w14:textId="77777777" w:rsidR="0000224C" w:rsidRPr="00A21F61" w:rsidRDefault="0000224C" w:rsidP="0000224C">
      <w:pPr>
        <w:pStyle w:val="TF-xAvalTTULO"/>
      </w:pPr>
      <w:r w:rsidRPr="00A21F61">
        <w:t>PARECER – PROFESSOR AVALIADOR:</w:t>
      </w:r>
    </w:p>
    <w:p w14:paraId="410ABC87" w14:textId="77777777" w:rsidR="006E25D2" w:rsidRPr="00A21F61" w:rsidRDefault="006E25D2" w:rsidP="0000224C">
      <w:pPr>
        <w:pStyle w:val="TF-xAvalTTULO"/>
        <w:rPr>
          <w:b/>
        </w:rPr>
      </w:pPr>
      <w:r w:rsidRPr="00A21F61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A21F61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A21F61" w:rsidRDefault="0000224C" w:rsidP="0000224C">
            <w:pPr>
              <w:spacing w:before="60"/>
              <w:jc w:val="both"/>
              <w:rPr>
                <w:sz w:val="18"/>
              </w:rPr>
            </w:pPr>
            <w:r w:rsidRPr="00A21F61">
              <w:rPr>
                <w:sz w:val="18"/>
              </w:rPr>
              <w:t>O projeto de TCC ser</w:t>
            </w:r>
            <w:r w:rsidR="00A21708" w:rsidRPr="00A21F61">
              <w:rPr>
                <w:sz w:val="18"/>
              </w:rPr>
              <w:t xml:space="preserve"> </w:t>
            </w:r>
            <w:r w:rsidRPr="00A21F61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A21F61" w:rsidRDefault="0000224C" w:rsidP="0000224C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A21F61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A21F61" w:rsidRDefault="0000224C" w:rsidP="0000224C">
            <w:pPr>
              <w:numPr>
                <w:ilvl w:val="0"/>
                <w:numId w:val="16"/>
              </w:numPr>
              <w:ind w:left="357" w:hanging="357"/>
              <w:jc w:val="both"/>
              <w:rPr>
                <w:sz w:val="18"/>
              </w:rPr>
            </w:pPr>
            <w:r w:rsidRPr="00A21F61">
              <w:rPr>
                <w:sz w:val="18"/>
              </w:rPr>
              <w:t xml:space="preserve">pelo menos </w:t>
            </w:r>
            <w:r w:rsidRPr="00A21F61">
              <w:rPr>
                <w:b/>
                <w:sz w:val="18"/>
              </w:rPr>
              <w:t>5</w:t>
            </w:r>
            <w:r w:rsidRPr="00A21F61">
              <w:rPr>
                <w:b/>
                <w:bCs/>
                <w:sz w:val="18"/>
              </w:rPr>
              <w:t xml:space="preserve"> (cinco)</w:t>
            </w:r>
            <w:r w:rsidRPr="00A21F61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2"/>
      <w:footerReference w:type="default" r:id="rId23"/>
      <w:head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Andreza Sartori" w:date="2021-04-23T20:10:00Z" w:initials="AS">
    <w:p w14:paraId="5F90B25C" w14:textId="783B9552" w:rsidR="004B5C76" w:rsidRDefault="004B5C76">
      <w:pPr>
        <w:pStyle w:val="Textodecomentrio"/>
      </w:pPr>
      <w:r>
        <w:rPr>
          <w:rStyle w:val="Refdecomentrio"/>
        </w:rPr>
        <w:annotationRef/>
      </w:r>
      <w:r>
        <w:t>Para perto não tem a mesma classificação?</w:t>
      </w:r>
    </w:p>
  </w:comment>
  <w:comment w:id="13" w:author="Andreza Sartori" w:date="2021-04-23T20:12:00Z" w:initials="AS">
    <w:p w14:paraId="6F67720E" w14:textId="24D7E6A8" w:rsidR="005F5224" w:rsidRDefault="005F5224">
      <w:pPr>
        <w:pStyle w:val="Textodecomentrio"/>
      </w:pPr>
      <w:r>
        <w:rPr>
          <w:rStyle w:val="Refdecomentrio"/>
        </w:rPr>
        <w:annotationRef/>
      </w:r>
      <w:r>
        <w:t>Para chamar o autor</w:t>
      </w:r>
      <w:r w:rsidR="00146776">
        <w:t xml:space="preserve"> só se usa o sobrenome. Rever em todas as referências.</w:t>
      </w:r>
    </w:p>
  </w:comment>
  <w:comment w:id="37" w:author="Andreza Sartori" w:date="2021-04-23T20:16:00Z" w:initials="AS">
    <w:p w14:paraId="0C66992D" w14:textId="7ACBBDE1" w:rsidR="006B34A3" w:rsidRDefault="006B34A3">
      <w:pPr>
        <w:pStyle w:val="Textodecomentrio"/>
      </w:pPr>
      <w:r>
        <w:rPr>
          <w:rStyle w:val="Refdecomentrio"/>
        </w:rPr>
        <w:annotationRef/>
      </w:r>
      <w:r>
        <w:t>Rever redação.</w:t>
      </w:r>
    </w:p>
  </w:comment>
  <w:comment w:id="38" w:author="Andreza Sartori" w:date="2021-04-23T20:18:00Z" w:initials="AS">
    <w:p w14:paraId="453EE56E" w14:textId="3AAE5D1D" w:rsidR="000A11A9" w:rsidRDefault="000A11A9">
      <w:pPr>
        <w:pStyle w:val="Textodecomentrio"/>
      </w:pPr>
      <w:r>
        <w:rPr>
          <w:rStyle w:val="Refdecomentrio"/>
        </w:rPr>
        <w:annotationRef/>
      </w:r>
      <w:r>
        <w:t>Não tem este espaço</w:t>
      </w:r>
    </w:p>
  </w:comment>
  <w:comment w:id="40" w:author="Andreza Sartori" w:date="2021-04-23T20:23:00Z" w:initials="AS">
    <w:p w14:paraId="04B51BA4" w14:textId="1AB6B8AB" w:rsidR="000B3C17" w:rsidRDefault="000B3C17">
      <w:pPr>
        <w:pStyle w:val="Textodecomentrio"/>
      </w:pPr>
      <w:r>
        <w:rPr>
          <w:rStyle w:val="Refdecomentrio"/>
        </w:rPr>
        <w:annotationRef/>
      </w:r>
      <w:r>
        <w:t>Prefira colocar: são apresentados</w:t>
      </w:r>
    </w:p>
  </w:comment>
  <w:comment w:id="42" w:author="Andreza Sartori" w:date="2021-04-23T14:16:00Z" w:initials="AS">
    <w:p w14:paraId="70ADF118" w14:textId="6761654B" w:rsidR="00D96E28" w:rsidRPr="00D96E28" w:rsidRDefault="00D96E28">
      <w:pPr>
        <w:pStyle w:val="Textodecomentrio"/>
      </w:pPr>
      <w:r>
        <w:rPr>
          <w:rStyle w:val="Refdecomentrio"/>
        </w:rPr>
        <w:annotationRef/>
      </w:r>
      <w:r>
        <w:t>Coloca o estilo TF-Alínea</w:t>
      </w:r>
    </w:p>
  </w:comment>
  <w:comment w:id="43" w:author="Andreza Sartori" w:date="2021-04-23T20:24:00Z" w:initials="AS">
    <w:p w14:paraId="7C475275" w14:textId="73B0D761" w:rsidR="009236A8" w:rsidRDefault="009236A8">
      <w:pPr>
        <w:pStyle w:val="Textodecomentrio"/>
      </w:pPr>
      <w:r>
        <w:rPr>
          <w:rStyle w:val="Refdecomentrio"/>
        </w:rPr>
        <w:annotationRef/>
      </w:r>
      <w:r w:rsidR="00BB5E72" w:rsidRPr="00BB5E72">
        <w:t>Existe palavra em português para este termo.</w:t>
      </w:r>
    </w:p>
  </w:comment>
  <w:comment w:id="44" w:author="Andreza Sartori" w:date="2021-04-23T20:25:00Z" w:initials="AS">
    <w:p w14:paraId="08921E16" w14:textId="4BA02A19" w:rsidR="00904F0A" w:rsidRDefault="00904F0A">
      <w:pPr>
        <w:pStyle w:val="Textodecomentrio"/>
      </w:pPr>
      <w:r>
        <w:rPr>
          <w:rStyle w:val="Refdecomentrio"/>
        </w:rPr>
        <w:annotationRef/>
      </w:r>
      <w:r>
        <w:t>Rever redação.</w:t>
      </w:r>
    </w:p>
  </w:comment>
  <w:comment w:id="50" w:author="Andreza Sartori" w:date="2021-04-23T20:29:00Z" w:initials="AS">
    <w:p w14:paraId="57219D6E" w14:textId="77777777" w:rsidR="00E1628F" w:rsidRDefault="00AF2DB5" w:rsidP="00E1628F">
      <w:pPr>
        <w:pStyle w:val="Textodecomentrio"/>
      </w:pPr>
      <w:r>
        <w:rPr>
          <w:rStyle w:val="Refdecomentrio"/>
        </w:rPr>
        <w:annotationRef/>
      </w:r>
      <w:r w:rsidR="00E1628F">
        <w:t>Frase longa. Rever redação.</w:t>
      </w:r>
    </w:p>
    <w:p w14:paraId="3EF559D1" w14:textId="3FA164DF" w:rsidR="00AF2DB5" w:rsidRDefault="00E1628F" w:rsidP="00E1628F">
      <w:pPr>
        <w:pStyle w:val="Textodecomentrio"/>
      </w:pPr>
      <w:r>
        <w:t>Não se faz parágrafo com uma única frase.</w:t>
      </w:r>
    </w:p>
  </w:comment>
  <w:comment w:id="66" w:author="Andreza Sartori" w:date="2021-04-23T20:32:00Z" w:initials="AS">
    <w:p w14:paraId="56DA7C8B" w14:textId="67A7082A" w:rsidR="008E5580" w:rsidRDefault="008E5580">
      <w:pPr>
        <w:pStyle w:val="Textodecomentrio"/>
      </w:pPr>
      <w:r>
        <w:rPr>
          <w:rStyle w:val="Refdecomentrio"/>
        </w:rPr>
        <w:annotationRef/>
      </w:r>
      <w:r>
        <w:t>Poderias colocar qual técnica utiliza ao invés de sim</w:t>
      </w:r>
    </w:p>
  </w:comment>
  <w:comment w:id="67" w:author="Andreza Sartori" w:date="2021-04-23T20:33:00Z" w:initials="AS">
    <w:p w14:paraId="2FBD25DB" w14:textId="1477EA8A" w:rsidR="00304B0A" w:rsidRDefault="00304B0A">
      <w:pPr>
        <w:pStyle w:val="Textodecomentrio"/>
      </w:pPr>
      <w:r>
        <w:rPr>
          <w:rStyle w:val="Refdecomentrio"/>
        </w:rPr>
        <w:annotationRef/>
      </w:r>
      <w:r>
        <w:t>Reunir estes parágrafos.</w:t>
      </w:r>
    </w:p>
  </w:comment>
  <w:comment w:id="69" w:author="Andreza Sartori" w:date="2021-04-23T20:33:00Z" w:initials="AS">
    <w:p w14:paraId="6149E5F9" w14:textId="2C5574EE" w:rsidR="00B0269F" w:rsidRDefault="00B0269F">
      <w:pPr>
        <w:pStyle w:val="Textodecomentrio"/>
      </w:pPr>
      <w:r>
        <w:rPr>
          <w:rStyle w:val="Refdecomentrio"/>
        </w:rPr>
        <w:annotationRef/>
      </w:r>
      <w:r>
        <w:t>Rever.</w:t>
      </w:r>
    </w:p>
  </w:comment>
  <w:comment w:id="75" w:author="Andreza Sartori" w:date="2021-04-23T20:35:00Z" w:initials="AS">
    <w:p w14:paraId="63E1E4E4" w14:textId="177BDE39" w:rsidR="00CA1DA8" w:rsidRDefault="00CA1DA8">
      <w:pPr>
        <w:pStyle w:val="Textodecomentrio"/>
      </w:pPr>
      <w:r>
        <w:rPr>
          <w:rStyle w:val="Refdecomentrio"/>
        </w:rPr>
        <w:annotationRef/>
      </w:r>
      <w:r>
        <w:t>Rever redação</w:t>
      </w:r>
    </w:p>
  </w:comment>
  <w:comment w:id="76" w:author="Andreza Sartori" w:date="2021-04-23T20:36:00Z" w:initials="AS">
    <w:p w14:paraId="78AAAF1E" w14:textId="3E3A4EB4" w:rsidR="00E64302" w:rsidRDefault="00E64302">
      <w:pPr>
        <w:pStyle w:val="Textodecomentrio"/>
      </w:pPr>
      <w:r>
        <w:rPr>
          <w:rStyle w:val="Refdecomentrio"/>
        </w:rPr>
        <w:annotationRef/>
      </w:r>
      <w:r>
        <w:t>Rever redação</w:t>
      </w:r>
    </w:p>
  </w:comment>
  <w:comment w:id="77" w:author="Andreza Sartori" w:date="2021-04-23T20:37:00Z" w:initials="AS">
    <w:p w14:paraId="4D2A429F" w14:textId="5ED78F5B" w:rsidR="00D65439" w:rsidRDefault="00D65439">
      <w:pPr>
        <w:pStyle w:val="Textodecomentrio"/>
      </w:pPr>
      <w:r>
        <w:rPr>
          <w:rStyle w:val="Refdecomentrio"/>
        </w:rPr>
        <w:annotationRef/>
      </w:r>
      <w:r w:rsidR="00063B4E" w:rsidRPr="00063B4E">
        <w:t>Frase longa. Rever redação.</w:t>
      </w:r>
    </w:p>
  </w:comment>
  <w:comment w:id="79" w:author="Andreza Sartori" w:date="2021-04-23T20:38:00Z" w:initials="AS">
    <w:p w14:paraId="30B6511E" w14:textId="634A6AFB" w:rsidR="00797F62" w:rsidRDefault="00797F62">
      <w:pPr>
        <w:pStyle w:val="Textodecomentrio"/>
      </w:pPr>
      <w:r>
        <w:rPr>
          <w:rStyle w:val="Refdecomentrio"/>
        </w:rPr>
        <w:annotationRef/>
      </w:r>
      <w:r>
        <w:t>Só isso?</w:t>
      </w:r>
    </w:p>
  </w:comment>
  <w:comment w:id="80" w:author="Andreza Sartori" w:date="2021-04-23T14:17:00Z" w:initials="AS">
    <w:p w14:paraId="5CD461B9" w14:textId="77777777" w:rsidR="002C6BAB" w:rsidRPr="00A21F61" w:rsidRDefault="002C6BAB">
      <w:pPr>
        <w:pStyle w:val="Textodecomentrio"/>
      </w:pPr>
      <w:r>
        <w:rPr>
          <w:rStyle w:val="Refdecomentrio"/>
        </w:rPr>
        <w:annotationRef/>
      </w:r>
      <w:r w:rsidR="00F845B2" w:rsidRPr="00A21F61">
        <w:t>Enumeração inicia com letra minúscula.</w:t>
      </w:r>
    </w:p>
    <w:p w14:paraId="3F6BE95B" w14:textId="40D5AEB4" w:rsidR="00F845B2" w:rsidRPr="00F845B2" w:rsidRDefault="00F845B2">
      <w:pPr>
        <w:pStyle w:val="Textodecomentrio"/>
      </w:pPr>
      <w:r>
        <w:t>Reiniciar a numeração.</w:t>
      </w:r>
    </w:p>
  </w:comment>
  <w:comment w:id="82" w:author="Andreza Sartori" w:date="2021-04-23T20:40:00Z" w:initials="AS">
    <w:p w14:paraId="25BB808C" w14:textId="7739728B" w:rsidR="0052713E" w:rsidRDefault="0052713E">
      <w:pPr>
        <w:pStyle w:val="Textodecomentrio"/>
      </w:pPr>
      <w:r>
        <w:rPr>
          <w:rStyle w:val="Refdecomentrio"/>
        </w:rPr>
        <w:annotationRef/>
      </w:r>
      <w:r w:rsidR="00461886" w:rsidRPr="00461886">
        <w:t>a primeira letra deve ser em maiúsculo</w:t>
      </w:r>
    </w:p>
  </w:comment>
  <w:comment w:id="83" w:author="Andreza Sartori" w:date="2021-04-23T20:41:00Z" w:initials="AS">
    <w:p w14:paraId="71EC2B11" w14:textId="5043D340" w:rsidR="00461886" w:rsidRDefault="00461886">
      <w:pPr>
        <w:pStyle w:val="Textodecomentrio"/>
      </w:pPr>
      <w:r>
        <w:rPr>
          <w:rStyle w:val="Refdecomentrio"/>
        </w:rPr>
        <w:annotationRef/>
      </w:r>
      <w:r w:rsidRPr="00461886">
        <w:t>a primeira letra deve ser em maiúsculo</w:t>
      </w:r>
    </w:p>
  </w:comment>
  <w:comment w:id="84" w:author="Andreza Sartori" w:date="2021-04-23T20:41:00Z" w:initials="AS">
    <w:p w14:paraId="550C22CE" w14:textId="571D883E" w:rsidR="00461886" w:rsidRDefault="00461886">
      <w:pPr>
        <w:pStyle w:val="Textodecomentrio"/>
      </w:pPr>
      <w:r>
        <w:rPr>
          <w:rStyle w:val="Refdecomentrio"/>
        </w:rPr>
        <w:annotationRef/>
      </w:r>
      <w:r w:rsidRPr="00461886">
        <w:t>a primeira letra deve ser em maiúsculo</w:t>
      </w:r>
    </w:p>
  </w:comment>
  <w:comment w:id="85" w:author="Andreza Sartori" w:date="2021-04-23T20:42:00Z" w:initials="AS">
    <w:p w14:paraId="230085EC" w14:textId="2457F7E4" w:rsidR="00461886" w:rsidRDefault="00461886">
      <w:pPr>
        <w:pStyle w:val="Textodecomentrio"/>
      </w:pPr>
      <w:r>
        <w:rPr>
          <w:rStyle w:val="Refdecomentrio"/>
        </w:rPr>
        <w:annotationRef/>
      </w:r>
      <w:r w:rsidRPr="00461886">
        <w:t>a primeira letra deve ser em maiúsculo</w:t>
      </w:r>
    </w:p>
  </w:comment>
  <w:comment w:id="86" w:author="Andreza Sartori" w:date="2021-04-23T20:43:00Z" w:initials="AS">
    <w:p w14:paraId="5E5A0714" w14:textId="5BD3C05D" w:rsidR="00DA2E46" w:rsidRDefault="00DA2E46">
      <w:pPr>
        <w:pStyle w:val="Textodecomentrio"/>
      </w:pPr>
      <w:r>
        <w:rPr>
          <w:rStyle w:val="Refdecomentrio"/>
        </w:rPr>
        <w:annotationRef/>
      </w:r>
      <w:r w:rsidR="0063385C" w:rsidRPr="0063385C">
        <w:t>Não está de acordo com a norma.</w:t>
      </w:r>
    </w:p>
  </w:comment>
  <w:comment w:id="87" w:author="Andreza Sartori" w:date="2021-04-23T20:45:00Z" w:initials="AS">
    <w:p w14:paraId="57D14668" w14:textId="0F71CA9A" w:rsidR="00FA0A9D" w:rsidRDefault="00FA0A9D">
      <w:pPr>
        <w:pStyle w:val="Textodecomentrio"/>
      </w:pPr>
      <w:r>
        <w:rPr>
          <w:rStyle w:val="Refdecomentrio"/>
        </w:rPr>
        <w:annotationRef/>
      </w:r>
      <w:r>
        <w:t>Este parágrafo é realmente necessário?</w:t>
      </w:r>
      <w:r w:rsidR="009804A8">
        <w:t xml:space="preserve"> Visto que no Pré-projeto você deveria </w:t>
      </w:r>
      <w:r w:rsidR="008E3C27">
        <w:t>descrever “brevemente” os assuntos.</w:t>
      </w:r>
    </w:p>
  </w:comment>
  <w:comment w:id="90" w:author="Andreza Sartori" w:date="2021-04-23T14:34:00Z" w:initials="AS">
    <w:p w14:paraId="39B224E6" w14:textId="36B5385E" w:rsidR="00F940D6" w:rsidRPr="00F940D6" w:rsidRDefault="00F940D6">
      <w:pPr>
        <w:pStyle w:val="Textodecomentrio"/>
      </w:pPr>
      <w:r>
        <w:rPr>
          <w:rStyle w:val="Refdecomentrio"/>
        </w:rPr>
        <w:annotationRef/>
      </w:r>
      <w:r>
        <w:t>Faltou colocar o ano</w:t>
      </w:r>
    </w:p>
  </w:comment>
  <w:comment w:id="91" w:author="Andreza Sartori" w:date="2021-04-23T14:31:00Z" w:initials="AS">
    <w:p w14:paraId="51AAEAA7" w14:textId="5CCB9EA0" w:rsidR="00AC0E34" w:rsidRPr="00AC0E34" w:rsidRDefault="00AC0E34">
      <w:pPr>
        <w:pStyle w:val="Textodecomentrio"/>
      </w:pPr>
      <w:r>
        <w:rPr>
          <w:rStyle w:val="Refdecomentrio"/>
        </w:rPr>
        <w:annotationRef/>
      </w:r>
      <w:r>
        <w:t>É o nome dou autor?</w:t>
      </w:r>
    </w:p>
  </w:comment>
  <w:comment w:id="92" w:author="Andreza Sartori" w:date="2021-04-23T14:35:00Z" w:initials="AS">
    <w:p w14:paraId="1F45756C" w14:textId="31136DB4" w:rsidR="00EE19DF" w:rsidRPr="00EE19DF" w:rsidRDefault="00EE19DF">
      <w:pPr>
        <w:pStyle w:val="Textodecomentrio"/>
      </w:pPr>
      <w:r>
        <w:rPr>
          <w:rStyle w:val="Refdecomentrio"/>
        </w:rPr>
        <w:annotationRef/>
      </w:r>
      <w:r>
        <w:t>Faltou o ano</w:t>
      </w:r>
    </w:p>
  </w:comment>
  <w:comment w:id="93" w:author="Andreza Sartori" w:date="2021-04-23T14:36:00Z" w:initials="AS">
    <w:p w14:paraId="694B7FD3" w14:textId="6CFB27B6" w:rsidR="009F1295" w:rsidRPr="009F1295" w:rsidRDefault="009F1295">
      <w:pPr>
        <w:pStyle w:val="Textodecomentrio"/>
      </w:pPr>
      <w:r>
        <w:rPr>
          <w:rStyle w:val="Refdecomentrio"/>
        </w:rPr>
        <w:annotationRef/>
      </w:r>
      <w:r>
        <w:t>Ano?</w:t>
      </w:r>
    </w:p>
  </w:comment>
  <w:comment w:id="94" w:author="Andreza Sartori" w:date="2021-04-23T14:36:00Z" w:initials="AS">
    <w:p w14:paraId="419D7B3F" w14:textId="05491C0F" w:rsidR="00B45FB0" w:rsidRPr="00B45FB0" w:rsidRDefault="00B45FB0">
      <w:pPr>
        <w:pStyle w:val="Textodecomentrio"/>
      </w:pPr>
      <w:r>
        <w:rPr>
          <w:rStyle w:val="Refdecomentrio"/>
        </w:rPr>
        <w:annotationRef/>
      </w:r>
      <w:r>
        <w:t>Ano? Rever nos demais. Você precisa colocar o ano</w:t>
      </w:r>
      <w:r w:rsidR="007800DA">
        <w:t xml:space="preserve"> de publicação nas referências.</w:t>
      </w:r>
    </w:p>
  </w:comment>
  <w:comment w:id="95" w:author="Andreza Sartori" w:date="2021-04-23T14:38:00Z" w:initials="AS">
    <w:p w14:paraId="27000302" w14:textId="2FF4D3E2" w:rsidR="00634ADB" w:rsidRPr="00A21F61" w:rsidRDefault="00634ADB">
      <w:pPr>
        <w:pStyle w:val="Textodecomentrio"/>
      </w:pPr>
      <w:r>
        <w:rPr>
          <w:rStyle w:val="Refdecomentrio"/>
        </w:rPr>
        <w:annotationRef/>
      </w:r>
      <w:r w:rsidR="00C06C9A" w:rsidRPr="00A21F61">
        <w:t>Referência não encontrada no texto.</w:t>
      </w:r>
    </w:p>
  </w:comment>
  <w:comment w:id="96" w:author="Andreza Sartori" w:date="2021-04-23T14:33:00Z" w:initials="AS">
    <w:p w14:paraId="23BFE218" w14:textId="6B783027" w:rsidR="00063717" w:rsidRPr="00A21F61" w:rsidRDefault="00063717">
      <w:pPr>
        <w:pStyle w:val="Textodecomentrio"/>
      </w:pPr>
      <w:r>
        <w:rPr>
          <w:rStyle w:val="Refdecomentrio"/>
        </w:rPr>
        <w:annotationRef/>
      </w:r>
      <w:r w:rsidR="0075230D" w:rsidRPr="00A21F61">
        <w:t>Os prenomes e demais sobrenomes dos autores podem ser ou não abreviados, desde que seja seguido o mesmo padrão de abreviação.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90B25C" w15:done="0"/>
  <w15:commentEx w15:paraId="6F67720E" w15:done="0"/>
  <w15:commentEx w15:paraId="0C66992D" w15:done="0"/>
  <w15:commentEx w15:paraId="453EE56E" w15:done="0"/>
  <w15:commentEx w15:paraId="04B51BA4" w15:done="0"/>
  <w15:commentEx w15:paraId="70ADF118" w15:done="0"/>
  <w15:commentEx w15:paraId="7C475275" w15:done="0"/>
  <w15:commentEx w15:paraId="08921E16" w15:done="0"/>
  <w15:commentEx w15:paraId="3EF559D1" w15:done="0"/>
  <w15:commentEx w15:paraId="56DA7C8B" w15:done="0"/>
  <w15:commentEx w15:paraId="2FBD25DB" w15:done="0"/>
  <w15:commentEx w15:paraId="6149E5F9" w15:done="0"/>
  <w15:commentEx w15:paraId="63E1E4E4" w15:done="0"/>
  <w15:commentEx w15:paraId="78AAAF1E" w15:done="0"/>
  <w15:commentEx w15:paraId="4D2A429F" w15:done="0"/>
  <w15:commentEx w15:paraId="30B6511E" w15:done="0"/>
  <w15:commentEx w15:paraId="3F6BE95B" w15:done="0"/>
  <w15:commentEx w15:paraId="25BB808C" w15:done="0"/>
  <w15:commentEx w15:paraId="71EC2B11" w15:done="0"/>
  <w15:commentEx w15:paraId="550C22CE" w15:done="0"/>
  <w15:commentEx w15:paraId="230085EC" w15:done="0"/>
  <w15:commentEx w15:paraId="5E5A0714" w15:done="0"/>
  <w15:commentEx w15:paraId="57D14668" w15:done="0"/>
  <w15:commentEx w15:paraId="39B224E6" w15:done="0"/>
  <w15:commentEx w15:paraId="51AAEAA7" w15:done="0"/>
  <w15:commentEx w15:paraId="1F45756C" w15:done="0"/>
  <w15:commentEx w15:paraId="694B7FD3" w15:done="0"/>
  <w15:commentEx w15:paraId="419D7B3F" w15:done="0"/>
  <w15:commentEx w15:paraId="27000302" w15:done="0"/>
  <w15:commentEx w15:paraId="23BFE2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DA81A" w16cex:dateUtc="2021-04-23T23:10:00Z"/>
  <w16cex:commentExtensible w16cex:durableId="242DA8A1" w16cex:dateUtc="2021-04-23T23:12:00Z"/>
  <w16cex:commentExtensible w16cex:durableId="242DA9A8" w16cex:dateUtc="2021-04-23T23:16:00Z"/>
  <w16cex:commentExtensible w16cex:durableId="242DAA33" w16cex:dateUtc="2021-04-23T23:18:00Z"/>
  <w16cex:commentExtensible w16cex:durableId="242DAB3E" w16cex:dateUtc="2021-04-23T23:23:00Z"/>
  <w16cex:commentExtensible w16cex:durableId="242D5535" w16cex:dateUtc="2021-04-23T17:16:00Z"/>
  <w16cex:commentExtensible w16cex:durableId="242DAB9A" w16cex:dateUtc="2021-04-23T23:24:00Z"/>
  <w16cex:commentExtensible w16cex:durableId="242DABCF" w16cex:dateUtc="2021-04-23T23:25:00Z"/>
  <w16cex:commentExtensible w16cex:durableId="242DACB3" w16cex:dateUtc="2021-04-23T23:29:00Z"/>
  <w16cex:commentExtensible w16cex:durableId="242DAD54" w16cex:dateUtc="2021-04-23T23:32:00Z"/>
  <w16cex:commentExtensible w16cex:durableId="242DAD8A" w16cex:dateUtc="2021-04-23T23:33:00Z"/>
  <w16cex:commentExtensible w16cex:durableId="242DADAC" w16cex:dateUtc="2021-04-23T23:33:00Z"/>
  <w16cex:commentExtensible w16cex:durableId="242DAE1F" w16cex:dateUtc="2021-04-23T23:35:00Z"/>
  <w16cex:commentExtensible w16cex:durableId="242DAE3F" w16cex:dateUtc="2021-04-23T23:36:00Z"/>
  <w16cex:commentExtensible w16cex:durableId="242DAE93" w16cex:dateUtc="2021-04-23T23:37:00Z"/>
  <w16cex:commentExtensible w16cex:durableId="242DAED5" w16cex:dateUtc="2021-04-23T23:38:00Z"/>
  <w16cex:commentExtensible w16cex:durableId="242D5580" w16cex:dateUtc="2021-04-23T17:17:00Z"/>
  <w16cex:commentExtensible w16cex:durableId="242DAF59" w16cex:dateUtc="2021-04-23T23:40:00Z"/>
  <w16cex:commentExtensible w16cex:durableId="242DAF8F" w16cex:dateUtc="2021-04-23T23:41:00Z"/>
  <w16cex:commentExtensible w16cex:durableId="242DAF95" w16cex:dateUtc="2021-04-23T23:41:00Z"/>
  <w16cex:commentExtensible w16cex:durableId="242DAF9C" w16cex:dateUtc="2021-04-23T23:42:00Z"/>
  <w16cex:commentExtensible w16cex:durableId="242DAFE1" w16cex:dateUtc="2021-04-23T23:43:00Z"/>
  <w16cex:commentExtensible w16cex:durableId="242DB06C" w16cex:dateUtc="2021-04-23T23:45:00Z"/>
  <w16cex:commentExtensible w16cex:durableId="242D596E" w16cex:dateUtc="2021-04-23T17:34:00Z"/>
  <w16cex:commentExtensible w16cex:durableId="242D58C2" w16cex:dateUtc="2021-04-23T17:31:00Z"/>
  <w16cex:commentExtensible w16cex:durableId="242D59C2" w16cex:dateUtc="2021-04-23T17:35:00Z"/>
  <w16cex:commentExtensible w16cex:durableId="242D59E1" w16cex:dateUtc="2021-04-23T17:36:00Z"/>
  <w16cex:commentExtensible w16cex:durableId="242D5A00" w16cex:dateUtc="2021-04-23T17:36:00Z"/>
  <w16cex:commentExtensible w16cex:durableId="242D5A55" w16cex:dateUtc="2021-04-23T17:38:00Z"/>
  <w16cex:commentExtensible w16cex:durableId="242D592E" w16cex:dateUtc="2021-04-23T17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90B25C" w16cid:durableId="242DA81A"/>
  <w16cid:commentId w16cid:paraId="6F67720E" w16cid:durableId="242DA8A1"/>
  <w16cid:commentId w16cid:paraId="0C66992D" w16cid:durableId="242DA9A8"/>
  <w16cid:commentId w16cid:paraId="453EE56E" w16cid:durableId="242DAA33"/>
  <w16cid:commentId w16cid:paraId="04B51BA4" w16cid:durableId="242DAB3E"/>
  <w16cid:commentId w16cid:paraId="70ADF118" w16cid:durableId="242D5535"/>
  <w16cid:commentId w16cid:paraId="7C475275" w16cid:durableId="242DAB9A"/>
  <w16cid:commentId w16cid:paraId="08921E16" w16cid:durableId="242DABCF"/>
  <w16cid:commentId w16cid:paraId="3EF559D1" w16cid:durableId="242DACB3"/>
  <w16cid:commentId w16cid:paraId="56DA7C8B" w16cid:durableId="242DAD54"/>
  <w16cid:commentId w16cid:paraId="2FBD25DB" w16cid:durableId="242DAD8A"/>
  <w16cid:commentId w16cid:paraId="6149E5F9" w16cid:durableId="242DADAC"/>
  <w16cid:commentId w16cid:paraId="63E1E4E4" w16cid:durableId="242DAE1F"/>
  <w16cid:commentId w16cid:paraId="78AAAF1E" w16cid:durableId="242DAE3F"/>
  <w16cid:commentId w16cid:paraId="4D2A429F" w16cid:durableId="242DAE93"/>
  <w16cid:commentId w16cid:paraId="30B6511E" w16cid:durableId="242DAED5"/>
  <w16cid:commentId w16cid:paraId="3F6BE95B" w16cid:durableId="242D5580"/>
  <w16cid:commentId w16cid:paraId="25BB808C" w16cid:durableId="242DAF59"/>
  <w16cid:commentId w16cid:paraId="71EC2B11" w16cid:durableId="242DAF8F"/>
  <w16cid:commentId w16cid:paraId="550C22CE" w16cid:durableId="242DAF95"/>
  <w16cid:commentId w16cid:paraId="230085EC" w16cid:durableId="242DAF9C"/>
  <w16cid:commentId w16cid:paraId="5E5A0714" w16cid:durableId="242DAFE1"/>
  <w16cid:commentId w16cid:paraId="57D14668" w16cid:durableId="242DB06C"/>
  <w16cid:commentId w16cid:paraId="39B224E6" w16cid:durableId="242D596E"/>
  <w16cid:commentId w16cid:paraId="51AAEAA7" w16cid:durableId="242D58C2"/>
  <w16cid:commentId w16cid:paraId="1F45756C" w16cid:durableId="242D59C2"/>
  <w16cid:commentId w16cid:paraId="694B7FD3" w16cid:durableId="242D59E1"/>
  <w16cid:commentId w16cid:paraId="419D7B3F" w16cid:durableId="242D5A00"/>
  <w16cid:commentId w16cid:paraId="27000302" w16cid:durableId="242D5A55"/>
  <w16cid:commentId w16cid:paraId="23BFE218" w16cid:durableId="242D592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B2B59" w14:textId="77777777" w:rsidR="00BB7374" w:rsidRDefault="00BB7374">
      <w:r>
        <w:separator/>
      </w:r>
    </w:p>
  </w:endnote>
  <w:endnote w:type="continuationSeparator" w:id="0">
    <w:p w14:paraId="7C529460" w14:textId="77777777" w:rsidR="00BB7374" w:rsidRDefault="00BB7374">
      <w:r>
        <w:continuationSeparator/>
      </w:r>
    </w:p>
  </w:endnote>
  <w:endnote w:type="continuationNotice" w:id="1">
    <w:p w14:paraId="057B7442" w14:textId="77777777" w:rsidR="00BB7374" w:rsidRDefault="00BB73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455AED" w:rsidRDefault="00455AED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320BFA" w:rsidRPr="00A21F61" w:rsidRDefault="0000224C">
    <w:pPr>
      <w:pStyle w:val="Rodap"/>
      <w:rPr>
        <w:sz w:val="18"/>
      </w:rPr>
    </w:pPr>
    <w:r w:rsidRPr="00A21F61">
      <w:rPr>
        <w:sz w:val="18"/>
        <w:vertAlign w:val="superscript"/>
      </w:rPr>
      <w:t>1</w:t>
    </w:r>
    <w:r w:rsidRPr="00A21F61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3F7592" w14:textId="77777777" w:rsidR="00BB7374" w:rsidRDefault="00BB7374">
      <w:r>
        <w:separator/>
      </w:r>
    </w:p>
  </w:footnote>
  <w:footnote w:type="continuationSeparator" w:id="0">
    <w:p w14:paraId="311FDB71" w14:textId="77777777" w:rsidR="00BB7374" w:rsidRDefault="00BB7374">
      <w:r>
        <w:continuationSeparator/>
      </w:r>
    </w:p>
  </w:footnote>
  <w:footnote w:type="continuationNotice" w:id="1">
    <w:p w14:paraId="5BF55C6A" w14:textId="77777777" w:rsidR="00BB7374" w:rsidRDefault="00BB73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47"/>
      <w:gridCol w:w="3415"/>
    </w:tblGrid>
    <w:tr w:rsidR="003C5262" w:rsidRPr="00A21F61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3C5262" w:rsidRPr="004B15AC" w:rsidRDefault="003C5262" w:rsidP="004B15AC">
          <w:pPr>
            <w:pStyle w:val="Cabealho"/>
            <w:keepNext/>
            <w:keepLines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  <w:lang w:eastAsia="pt-BR"/>
            </w:rPr>
          </w:pPr>
          <w:r w:rsidRPr="004B15AC">
            <w:rPr>
              <w:rStyle w:val="Nmerodepgina"/>
              <w:lang w:eastAsia="pt-BR"/>
            </w:rPr>
            <w:t>CURSO DE CIÊNCIA DA COMPUTAÇÃO – TCC</w:t>
          </w:r>
        </w:p>
      </w:tc>
    </w:tr>
    <w:tr w:rsidR="003C5262" w14:paraId="668E8B00" w14:textId="77777777" w:rsidTr="008F2DC1">
      <w:tc>
        <w:tcPr>
          <w:tcW w:w="5778" w:type="dxa"/>
          <w:shd w:val="clear" w:color="auto" w:fill="auto"/>
        </w:tcPr>
        <w:p w14:paraId="79B53B8D" w14:textId="37705D2D" w:rsidR="003C5262" w:rsidRPr="004B15AC" w:rsidRDefault="003C5262" w:rsidP="004B15AC">
          <w:pPr>
            <w:pStyle w:val="Cabealho"/>
            <w:keepNext/>
            <w:keepLines/>
            <w:tabs>
              <w:tab w:val="clear" w:pos="8640"/>
              <w:tab w:val="right" w:pos="8931"/>
            </w:tabs>
            <w:ind w:right="141"/>
            <w:rPr>
              <w:lang w:eastAsia="pt-BR"/>
            </w:rPr>
          </w:pPr>
          <w:r w:rsidRPr="004B15AC">
            <w:rPr>
              <w:rStyle w:val="Nmerodepgina"/>
              <w:lang w:eastAsia="pt-BR"/>
            </w:rPr>
            <w:t>(  </w:t>
          </w:r>
          <w:r w:rsidR="005F4D7E" w:rsidRPr="004B15AC">
            <w:rPr>
              <w:rStyle w:val="Nmerodepgina"/>
              <w:lang w:eastAsia="pt-BR"/>
            </w:rPr>
            <w:t>x</w:t>
          </w:r>
          <w:r w:rsidRPr="004B15AC">
            <w:rPr>
              <w:rStyle w:val="Nmerodepgina"/>
              <w:lang w:eastAsia="pt-BR"/>
            </w:rPr>
            <w:t>  ) PRÉ-PROJETO     (</w:t>
          </w:r>
          <w:r w:rsidRPr="004B15AC">
            <w:rPr>
              <w:lang w:eastAsia="pt-BR"/>
            </w:rPr>
            <w:t xml:space="preserve">     ) </w:t>
          </w:r>
          <w:r w:rsidRPr="004B15AC">
            <w:rPr>
              <w:rStyle w:val="Nmerodepgina"/>
              <w:lang w:eastAsia="pt-BR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52AF44CA" w:rsidR="003C5262" w:rsidRPr="004B15AC" w:rsidRDefault="003C5262" w:rsidP="004B15AC">
          <w:pPr>
            <w:pStyle w:val="Cabealho"/>
            <w:keepNext/>
            <w:keepLines/>
            <w:tabs>
              <w:tab w:val="clear" w:pos="8640"/>
              <w:tab w:val="right" w:pos="8931"/>
            </w:tabs>
            <w:ind w:right="141"/>
            <w:rPr>
              <w:rStyle w:val="Nmerodepgina"/>
              <w:lang w:eastAsia="pt-BR"/>
            </w:rPr>
          </w:pPr>
          <w:r w:rsidRPr="004B15AC">
            <w:rPr>
              <w:rStyle w:val="Nmerodepgina"/>
              <w:lang w:eastAsia="pt-BR"/>
            </w:rPr>
            <w:t>ANO/SEMESTRE:</w:t>
          </w:r>
          <w:r w:rsidR="005F4D7E" w:rsidRPr="004B15AC">
            <w:rPr>
              <w:rStyle w:val="Nmerodepgina"/>
              <w:lang w:eastAsia="pt-BR"/>
            </w:rPr>
            <w:t>2021/1</w:t>
          </w:r>
        </w:p>
      </w:tc>
    </w:tr>
  </w:tbl>
  <w:p w14:paraId="05776BF3" w14:textId="77777777" w:rsidR="00F31359" w:rsidRDefault="00F3135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320BFA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502550D"/>
    <w:multiLevelType w:val="hybridMultilevel"/>
    <w:tmpl w:val="CA12C914"/>
    <w:lvl w:ilvl="0" w:tplc="5F5E0554">
      <w:numFmt w:val="bullet"/>
      <w:lvlText w:val=""/>
      <w:lvlJc w:val="left"/>
      <w:pPr>
        <w:ind w:left="2487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" w15:restartNumberingAfterBreak="0">
    <w:nsid w:val="0D7F68A2"/>
    <w:multiLevelType w:val="hybridMultilevel"/>
    <w:tmpl w:val="A73ACADC"/>
    <w:lvl w:ilvl="0" w:tplc="E19846E2">
      <w:start w:val="1"/>
      <w:numFmt w:val="lowerLetter"/>
      <w:pStyle w:val="TF-ALNEA"/>
      <w:lvlText w:val="%1)"/>
      <w:lvlJc w:val="left"/>
      <w:pPr>
        <w:tabs>
          <w:tab w:val="num" w:pos="1815"/>
        </w:tabs>
        <w:ind w:left="1815" w:hanging="397"/>
      </w:pPr>
    </w:lvl>
    <w:lvl w:ilvl="1" w:tplc="CCE4D8FA">
      <w:start w:val="1"/>
      <w:numFmt w:val="lowerLetter"/>
      <w:pStyle w:val="TF-SUBALNEAnvel1"/>
      <w:lvlText w:val="%2)"/>
      <w:lvlJc w:val="left"/>
      <w:pPr>
        <w:tabs>
          <w:tab w:val="num" w:pos="2111"/>
        </w:tabs>
        <w:ind w:left="2111" w:hanging="380"/>
      </w:pPr>
    </w:lvl>
    <w:lvl w:ilvl="2" w:tplc="9A0EAE94">
      <w:start w:val="1"/>
      <w:numFmt w:val="decimal"/>
      <w:pStyle w:val="TF-SUBALNEAnvel2"/>
      <w:lvlText w:val="%3-"/>
      <w:lvlJc w:val="left"/>
      <w:pPr>
        <w:tabs>
          <w:tab w:val="num" w:pos="2496"/>
        </w:tabs>
        <w:ind w:left="2496" w:hanging="397"/>
      </w:pPr>
    </w:lvl>
    <w:lvl w:ilvl="3" w:tplc="11204540">
      <w:start w:val="1"/>
      <w:numFmt w:val="decimal"/>
      <w:lvlText w:val="-"/>
      <w:lvlJc w:val="left"/>
      <w:pPr>
        <w:tabs>
          <w:tab w:val="num" w:pos="2178"/>
        </w:tabs>
        <w:ind w:left="2178" w:hanging="360"/>
      </w:pPr>
    </w:lvl>
    <w:lvl w:ilvl="4" w:tplc="378A30B4">
      <w:start w:val="1"/>
      <w:numFmt w:val="decimal"/>
      <w:lvlText w:val="-"/>
      <w:lvlJc w:val="left"/>
      <w:pPr>
        <w:tabs>
          <w:tab w:val="num" w:pos="2538"/>
        </w:tabs>
        <w:ind w:left="2538" w:hanging="360"/>
      </w:pPr>
    </w:lvl>
    <w:lvl w:ilvl="5" w:tplc="E7CC2AAA">
      <w:start w:val="1"/>
      <w:numFmt w:val="decimal"/>
      <w:lvlText w:val="-"/>
      <w:lvlJc w:val="left"/>
      <w:pPr>
        <w:tabs>
          <w:tab w:val="num" w:pos="2898"/>
        </w:tabs>
        <w:ind w:left="2898" w:hanging="360"/>
      </w:pPr>
    </w:lvl>
    <w:lvl w:ilvl="6" w:tplc="28A24AF6">
      <w:start w:val="1"/>
      <w:numFmt w:val="decimal"/>
      <w:lvlText w:val="%7-"/>
      <w:lvlJc w:val="left"/>
      <w:pPr>
        <w:tabs>
          <w:tab w:val="num" w:pos="3258"/>
        </w:tabs>
        <w:ind w:left="3258" w:hanging="360"/>
      </w:pPr>
    </w:lvl>
    <w:lvl w:ilvl="7" w:tplc="225479D2">
      <w:start w:val="1"/>
      <w:numFmt w:val="decimal"/>
      <w:lvlText w:val="%8-"/>
      <w:lvlJc w:val="left"/>
      <w:pPr>
        <w:tabs>
          <w:tab w:val="num" w:pos="3618"/>
        </w:tabs>
        <w:ind w:left="3618" w:hanging="360"/>
      </w:pPr>
    </w:lvl>
    <w:lvl w:ilvl="8" w:tplc="091E14CC">
      <w:start w:val="1"/>
      <w:numFmt w:val="decimal"/>
      <w:lvlText w:val="%9-"/>
      <w:lvlJc w:val="left"/>
      <w:pPr>
        <w:tabs>
          <w:tab w:val="num" w:pos="3978"/>
        </w:tabs>
        <w:ind w:left="3978" w:hanging="360"/>
      </w:p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240936FA"/>
    <w:multiLevelType w:val="hybridMultilevel"/>
    <w:tmpl w:val="A4BAF0BC"/>
    <w:lvl w:ilvl="0" w:tplc="D00CD128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433E728E"/>
    <w:multiLevelType w:val="hybridMultilevel"/>
    <w:tmpl w:val="EF9CB8FC"/>
    <w:lvl w:ilvl="0" w:tplc="41AA93B4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C2324EA"/>
    <w:multiLevelType w:val="hybridMultilevel"/>
    <w:tmpl w:val="9C342286"/>
    <w:lvl w:ilvl="0" w:tplc="CCE632FE">
      <w:numFmt w:val="bullet"/>
      <w:lvlText w:val=""/>
      <w:lvlJc w:val="left"/>
      <w:pPr>
        <w:ind w:left="104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6C110634"/>
    <w:multiLevelType w:val="hybridMultilevel"/>
    <w:tmpl w:val="4466828A"/>
    <w:lvl w:ilvl="0" w:tplc="8D047484">
      <w:start w:val="1"/>
      <w:numFmt w:val="decimal"/>
      <w:lvlText w:val="%1."/>
      <w:lvlJc w:val="left"/>
      <w:pPr>
        <w:ind w:left="1815" w:hanging="360"/>
      </w:pPr>
    </w:lvl>
    <w:lvl w:ilvl="1" w:tplc="6102E96E">
      <w:start w:val="1"/>
      <w:numFmt w:val="lowerLetter"/>
      <w:lvlText w:val="%2)"/>
      <w:lvlJc w:val="left"/>
      <w:pPr>
        <w:ind w:left="2111" w:hanging="360"/>
      </w:pPr>
    </w:lvl>
    <w:lvl w:ilvl="2" w:tplc="D250F350">
      <w:start w:val="1"/>
      <w:numFmt w:val="lowerRoman"/>
      <w:lvlText w:val="%3."/>
      <w:lvlJc w:val="right"/>
      <w:pPr>
        <w:ind w:left="2496" w:hanging="180"/>
      </w:pPr>
    </w:lvl>
    <w:lvl w:ilvl="3" w:tplc="E5CEA314">
      <w:start w:val="1"/>
      <w:numFmt w:val="decimal"/>
      <w:lvlText w:val="%4."/>
      <w:lvlJc w:val="left"/>
      <w:pPr>
        <w:ind w:left="2178" w:hanging="360"/>
      </w:pPr>
    </w:lvl>
    <w:lvl w:ilvl="4" w:tplc="E9563052">
      <w:start w:val="1"/>
      <w:numFmt w:val="lowerLetter"/>
      <w:lvlText w:val="%5."/>
      <w:lvlJc w:val="left"/>
      <w:pPr>
        <w:ind w:left="2538" w:hanging="360"/>
      </w:pPr>
    </w:lvl>
    <w:lvl w:ilvl="5" w:tplc="1862B352">
      <w:start w:val="1"/>
      <w:numFmt w:val="lowerRoman"/>
      <w:lvlText w:val="%6."/>
      <w:lvlJc w:val="right"/>
      <w:pPr>
        <w:ind w:left="2898" w:hanging="180"/>
      </w:pPr>
    </w:lvl>
    <w:lvl w:ilvl="6" w:tplc="EA10F844">
      <w:start w:val="1"/>
      <w:numFmt w:val="decimal"/>
      <w:lvlText w:val="%7."/>
      <w:lvlJc w:val="left"/>
      <w:pPr>
        <w:ind w:left="3258" w:hanging="360"/>
      </w:pPr>
    </w:lvl>
    <w:lvl w:ilvl="7" w:tplc="F5624192">
      <w:start w:val="1"/>
      <w:numFmt w:val="lowerLetter"/>
      <w:lvlText w:val="%8."/>
      <w:lvlJc w:val="left"/>
      <w:pPr>
        <w:ind w:left="3618" w:hanging="360"/>
      </w:pPr>
    </w:lvl>
    <w:lvl w:ilvl="8" w:tplc="FA1C8608">
      <w:start w:val="1"/>
      <w:numFmt w:val="lowerRoman"/>
      <w:lvlText w:val="%9."/>
      <w:lvlJc w:val="right"/>
      <w:pPr>
        <w:ind w:left="3978" w:hanging="18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3"/>
  </w:num>
  <w:num w:numId="5">
    <w:abstractNumId w:val="1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10"/>
  </w:num>
  <w:num w:numId="11">
    <w:abstractNumId w:val="3"/>
  </w:num>
  <w:num w:numId="12">
    <w:abstractNumId w:val="4"/>
  </w:num>
  <w:num w:numId="13">
    <w:abstractNumId w:val="8"/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6"/>
  </w:num>
  <w:num w:numId="23">
    <w:abstractNumId w:val="2"/>
  </w:num>
  <w:num w:numId="24">
    <w:abstractNumId w:val="5"/>
  </w:num>
  <w:num w:numId="25">
    <w:abstractNumId w:val="3"/>
  </w:num>
  <w:num w:numId="26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076"/>
    <w:rsid w:val="00000715"/>
    <w:rsid w:val="0000224C"/>
    <w:rsid w:val="000032BB"/>
    <w:rsid w:val="00003BBC"/>
    <w:rsid w:val="00005384"/>
    <w:rsid w:val="00006566"/>
    <w:rsid w:val="00007AA9"/>
    <w:rsid w:val="000105E0"/>
    <w:rsid w:val="00012922"/>
    <w:rsid w:val="00014BF4"/>
    <w:rsid w:val="0001575C"/>
    <w:rsid w:val="000179B5"/>
    <w:rsid w:val="00017B62"/>
    <w:rsid w:val="00017E07"/>
    <w:rsid w:val="000204E7"/>
    <w:rsid w:val="00021326"/>
    <w:rsid w:val="00023FA0"/>
    <w:rsid w:val="0002602F"/>
    <w:rsid w:val="000265EA"/>
    <w:rsid w:val="00030950"/>
    <w:rsid w:val="00030E4A"/>
    <w:rsid w:val="00031A27"/>
    <w:rsid w:val="00031EE0"/>
    <w:rsid w:val="00041AA4"/>
    <w:rsid w:val="00042A4F"/>
    <w:rsid w:val="0004605B"/>
    <w:rsid w:val="0004641A"/>
    <w:rsid w:val="00052A07"/>
    <w:rsid w:val="000533DA"/>
    <w:rsid w:val="0005457F"/>
    <w:rsid w:val="000608E9"/>
    <w:rsid w:val="00061FEB"/>
    <w:rsid w:val="00062472"/>
    <w:rsid w:val="000635DD"/>
    <w:rsid w:val="00063717"/>
    <w:rsid w:val="00063B4E"/>
    <w:rsid w:val="0006534C"/>
    <w:rsid w:val="000658AD"/>
    <w:rsid w:val="000667DF"/>
    <w:rsid w:val="00067573"/>
    <w:rsid w:val="0007003F"/>
    <w:rsid w:val="00071093"/>
    <w:rsid w:val="0007209B"/>
    <w:rsid w:val="000738B9"/>
    <w:rsid w:val="00073E26"/>
    <w:rsid w:val="00075792"/>
    <w:rsid w:val="00080F9C"/>
    <w:rsid w:val="000811EE"/>
    <w:rsid w:val="0008579A"/>
    <w:rsid w:val="00086AA8"/>
    <w:rsid w:val="0008712C"/>
    <w:rsid w:val="0008732D"/>
    <w:rsid w:val="00090548"/>
    <w:rsid w:val="0009583E"/>
    <w:rsid w:val="0009735C"/>
    <w:rsid w:val="000A104C"/>
    <w:rsid w:val="000A11A9"/>
    <w:rsid w:val="000A19DE"/>
    <w:rsid w:val="000A3EAB"/>
    <w:rsid w:val="000B12B2"/>
    <w:rsid w:val="000B362E"/>
    <w:rsid w:val="000B3868"/>
    <w:rsid w:val="000B3C17"/>
    <w:rsid w:val="000B4DA5"/>
    <w:rsid w:val="000B632A"/>
    <w:rsid w:val="000C1635"/>
    <w:rsid w:val="000C1926"/>
    <w:rsid w:val="000C1A18"/>
    <w:rsid w:val="000C1CE7"/>
    <w:rsid w:val="000C57D1"/>
    <w:rsid w:val="000C648D"/>
    <w:rsid w:val="000D1294"/>
    <w:rsid w:val="000D77C2"/>
    <w:rsid w:val="000E02DF"/>
    <w:rsid w:val="000E039E"/>
    <w:rsid w:val="000E27F9"/>
    <w:rsid w:val="000E2B1E"/>
    <w:rsid w:val="000E311F"/>
    <w:rsid w:val="000E3A68"/>
    <w:rsid w:val="000E4E0F"/>
    <w:rsid w:val="000E6977"/>
    <w:rsid w:val="000E6CE0"/>
    <w:rsid w:val="000E7988"/>
    <w:rsid w:val="000F15BE"/>
    <w:rsid w:val="000F2595"/>
    <w:rsid w:val="000F4EC0"/>
    <w:rsid w:val="000F77E3"/>
    <w:rsid w:val="0010238E"/>
    <w:rsid w:val="001029AC"/>
    <w:rsid w:val="0010423C"/>
    <w:rsid w:val="00107B02"/>
    <w:rsid w:val="0011363A"/>
    <w:rsid w:val="00113A3F"/>
    <w:rsid w:val="00114B88"/>
    <w:rsid w:val="001164FE"/>
    <w:rsid w:val="0012018D"/>
    <w:rsid w:val="00121A68"/>
    <w:rsid w:val="00124036"/>
    <w:rsid w:val="00125084"/>
    <w:rsid w:val="00125277"/>
    <w:rsid w:val="00126881"/>
    <w:rsid w:val="00127B25"/>
    <w:rsid w:val="00131CE1"/>
    <w:rsid w:val="001323C1"/>
    <w:rsid w:val="0013356B"/>
    <w:rsid w:val="0013432C"/>
    <w:rsid w:val="001375F7"/>
    <w:rsid w:val="00137751"/>
    <w:rsid w:val="001464B5"/>
    <w:rsid w:val="00146776"/>
    <w:rsid w:val="0014745C"/>
    <w:rsid w:val="00150224"/>
    <w:rsid w:val="00150641"/>
    <w:rsid w:val="00151801"/>
    <w:rsid w:val="00152F08"/>
    <w:rsid w:val="001554E9"/>
    <w:rsid w:val="0015581B"/>
    <w:rsid w:val="001558BE"/>
    <w:rsid w:val="00161D0E"/>
    <w:rsid w:val="00162384"/>
    <w:rsid w:val="00162BF1"/>
    <w:rsid w:val="0016560C"/>
    <w:rsid w:val="001719AA"/>
    <w:rsid w:val="00172A48"/>
    <w:rsid w:val="00182603"/>
    <w:rsid w:val="00185452"/>
    <w:rsid w:val="00186092"/>
    <w:rsid w:val="00186D87"/>
    <w:rsid w:val="00186DB6"/>
    <w:rsid w:val="00187718"/>
    <w:rsid w:val="00191418"/>
    <w:rsid w:val="00192E30"/>
    <w:rsid w:val="00193293"/>
    <w:rsid w:val="00193A97"/>
    <w:rsid w:val="001948BE"/>
    <w:rsid w:val="00195371"/>
    <w:rsid w:val="0019547B"/>
    <w:rsid w:val="001A05AA"/>
    <w:rsid w:val="001A12CE"/>
    <w:rsid w:val="001A24BE"/>
    <w:rsid w:val="001A2B78"/>
    <w:rsid w:val="001A6192"/>
    <w:rsid w:val="001A6292"/>
    <w:rsid w:val="001A7511"/>
    <w:rsid w:val="001B2F1E"/>
    <w:rsid w:val="001B5913"/>
    <w:rsid w:val="001B5DD8"/>
    <w:rsid w:val="001B6CD2"/>
    <w:rsid w:val="001C19D3"/>
    <w:rsid w:val="001C1F4B"/>
    <w:rsid w:val="001C33B0"/>
    <w:rsid w:val="001C46BD"/>
    <w:rsid w:val="001C57E6"/>
    <w:rsid w:val="001C5CBB"/>
    <w:rsid w:val="001D1364"/>
    <w:rsid w:val="001D1831"/>
    <w:rsid w:val="001D29AB"/>
    <w:rsid w:val="001D4167"/>
    <w:rsid w:val="001D465C"/>
    <w:rsid w:val="001D6234"/>
    <w:rsid w:val="001D69FB"/>
    <w:rsid w:val="001E2C76"/>
    <w:rsid w:val="001E646A"/>
    <w:rsid w:val="001E682E"/>
    <w:rsid w:val="001F0036"/>
    <w:rsid w:val="001F007F"/>
    <w:rsid w:val="001F0BB8"/>
    <w:rsid w:val="001F0D36"/>
    <w:rsid w:val="001F1334"/>
    <w:rsid w:val="001F31F0"/>
    <w:rsid w:val="001F5F86"/>
    <w:rsid w:val="00202F3F"/>
    <w:rsid w:val="002040A8"/>
    <w:rsid w:val="0021029A"/>
    <w:rsid w:val="002106C4"/>
    <w:rsid w:val="00214155"/>
    <w:rsid w:val="0021555D"/>
    <w:rsid w:val="0021622E"/>
    <w:rsid w:val="002211AB"/>
    <w:rsid w:val="0022467B"/>
    <w:rsid w:val="00224BB2"/>
    <w:rsid w:val="002305CE"/>
    <w:rsid w:val="00232B6D"/>
    <w:rsid w:val="00235240"/>
    <w:rsid w:val="002368FD"/>
    <w:rsid w:val="00237CBC"/>
    <w:rsid w:val="0024110F"/>
    <w:rsid w:val="00241177"/>
    <w:rsid w:val="0024220E"/>
    <w:rsid w:val="002423AB"/>
    <w:rsid w:val="00242462"/>
    <w:rsid w:val="002440B0"/>
    <w:rsid w:val="00244526"/>
    <w:rsid w:val="002471EE"/>
    <w:rsid w:val="002475E2"/>
    <w:rsid w:val="00250E87"/>
    <w:rsid w:val="002540C4"/>
    <w:rsid w:val="00255804"/>
    <w:rsid w:val="0025685C"/>
    <w:rsid w:val="002601ED"/>
    <w:rsid w:val="00260767"/>
    <w:rsid w:val="00263397"/>
    <w:rsid w:val="00266213"/>
    <w:rsid w:val="002678E0"/>
    <w:rsid w:val="00273620"/>
    <w:rsid w:val="00273AE4"/>
    <w:rsid w:val="00276E8F"/>
    <w:rsid w:val="0027792D"/>
    <w:rsid w:val="0028215B"/>
    <w:rsid w:val="0028267B"/>
    <w:rsid w:val="00282723"/>
    <w:rsid w:val="00282788"/>
    <w:rsid w:val="0028617A"/>
    <w:rsid w:val="00286E07"/>
    <w:rsid w:val="0029608A"/>
    <w:rsid w:val="002A4377"/>
    <w:rsid w:val="002A5AC0"/>
    <w:rsid w:val="002A6617"/>
    <w:rsid w:val="002A7E1B"/>
    <w:rsid w:val="002B0EDC"/>
    <w:rsid w:val="002B13FD"/>
    <w:rsid w:val="002B1452"/>
    <w:rsid w:val="002B2601"/>
    <w:rsid w:val="002B4718"/>
    <w:rsid w:val="002C11AF"/>
    <w:rsid w:val="002C6BAB"/>
    <w:rsid w:val="002C7B6A"/>
    <w:rsid w:val="002C7EE9"/>
    <w:rsid w:val="002D224D"/>
    <w:rsid w:val="002D5ABA"/>
    <w:rsid w:val="002D7D89"/>
    <w:rsid w:val="002E3FFB"/>
    <w:rsid w:val="002E56A8"/>
    <w:rsid w:val="002E68F5"/>
    <w:rsid w:val="002E6DD1"/>
    <w:rsid w:val="002F027E"/>
    <w:rsid w:val="002F54C9"/>
    <w:rsid w:val="002F6145"/>
    <w:rsid w:val="00304B0A"/>
    <w:rsid w:val="003055D9"/>
    <w:rsid w:val="003108DD"/>
    <w:rsid w:val="00311801"/>
    <w:rsid w:val="00312CEA"/>
    <w:rsid w:val="00314C56"/>
    <w:rsid w:val="003153AA"/>
    <w:rsid w:val="00320BFA"/>
    <w:rsid w:val="003213E7"/>
    <w:rsid w:val="0032378D"/>
    <w:rsid w:val="00323DC6"/>
    <w:rsid w:val="003241BC"/>
    <w:rsid w:val="00333EE7"/>
    <w:rsid w:val="00335048"/>
    <w:rsid w:val="003350CF"/>
    <w:rsid w:val="00340AD0"/>
    <w:rsid w:val="00340B6D"/>
    <w:rsid w:val="00340C8E"/>
    <w:rsid w:val="00343DDF"/>
    <w:rsid w:val="00344540"/>
    <w:rsid w:val="00346C98"/>
    <w:rsid w:val="00347DF4"/>
    <w:rsid w:val="003519A3"/>
    <w:rsid w:val="00352EF6"/>
    <w:rsid w:val="003562EF"/>
    <w:rsid w:val="00356A3E"/>
    <w:rsid w:val="00362443"/>
    <w:rsid w:val="00363EED"/>
    <w:rsid w:val="003642FF"/>
    <w:rsid w:val="0037046F"/>
    <w:rsid w:val="00372081"/>
    <w:rsid w:val="00372C8C"/>
    <w:rsid w:val="00377DA7"/>
    <w:rsid w:val="00383087"/>
    <w:rsid w:val="003915AE"/>
    <w:rsid w:val="003979F6"/>
    <w:rsid w:val="003A112C"/>
    <w:rsid w:val="003A2B7D"/>
    <w:rsid w:val="003A4A75"/>
    <w:rsid w:val="003A5366"/>
    <w:rsid w:val="003A6C3D"/>
    <w:rsid w:val="003A7888"/>
    <w:rsid w:val="003A7C69"/>
    <w:rsid w:val="003B023C"/>
    <w:rsid w:val="003B17CE"/>
    <w:rsid w:val="003B40B5"/>
    <w:rsid w:val="003B47FF"/>
    <w:rsid w:val="003B5D40"/>
    <w:rsid w:val="003B647A"/>
    <w:rsid w:val="003C1526"/>
    <w:rsid w:val="003C36D2"/>
    <w:rsid w:val="003C4083"/>
    <w:rsid w:val="003C5262"/>
    <w:rsid w:val="003C58AD"/>
    <w:rsid w:val="003D398C"/>
    <w:rsid w:val="003D473B"/>
    <w:rsid w:val="003D4B35"/>
    <w:rsid w:val="003E14E8"/>
    <w:rsid w:val="003E3F7D"/>
    <w:rsid w:val="003E4F19"/>
    <w:rsid w:val="003E5BCE"/>
    <w:rsid w:val="003F0E96"/>
    <w:rsid w:val="003F1227"/>
    <w:rsid w:val="003F3545"/>
    <w:rsid w:val="003F3C65"/>
    <w:rsid w:val="003F5015"/>
    <w:rsid w:val="003F5F25"/>
    <w:rsid w:val="003F6FA4"/>
    <w:rsid w:val="0040436D"/>
    <w:rsid w:val="00406A94"/>
    <w:rsid w:val="00410543"/>
    <w:rsid w:val="00410EAC"/>
    <w:rsid w:val="004173CC"/>
    <w:rsid w:val="0042356B"/>
    <w:rsid w:val="0042420A"/>
    <w:rsid w:val="004243D2"/>
    <w:rsid w:val="00424610"/>
    <w:rsid w:val="00424AD5"/>
    <w:rsid w:val="004271BD"/>
    <w:rsid w:val="00427628"/>
    <w:rsid w:val="00430B85"/>
    <w:rsid w:val="00430CFD"/>
    <w:rsid w:val="00431C8E"/>
    <w:rsid w:val="00433C1C"/>
    <w:rsid w:val="00434254"/>
    <w:rsid w:val="004344B8"/>
    <w:rsid w:val="00434DB5"/>
    <w:rsid w:val="00435424"/>
    <w:rsid w:val="00436B4E"/>
    <w:rsid w:val="00436DDD"/>
    <w:rsid w:val="004405D6"/>
    <w:rsid w:val="0044070F"/>
    <w:rsid w:val="00441301"/>
    <w:rsid w:val="0044381B"/>
    <w:rsid w:val="00443FE1"/>
    <w:rsid w:val="004470AA"/>
    <w:rsid w:val="00451B94"/>
    <w:rsid w:val="004539E5"/>
    <w:rsid w:val="00455AED"/>
    <w:rsid w:val="00457DDB"/>
    <w:rsid w:val="00461886"/>
    <w:rsid w:val="00463491"/>
    <w:rsid w:val="00463DCA"/>
    <w:rsid w:val="004661F2"/>
    <w:rsid w:val="0046787A"/>
    <w:rsid w:val="00470C41"/>
    <w:rsid w:val="004717A0"/>
    <w:rsid w:val="00475C8F"/>
    <w:rsid w:val="0047690F"/>
    <w:rsid w:val="00476C78"/>
    <w:rsid w:val="00477836"/>
    <w:rsid w:val="00480061"/>
    <w:rsid w:val="004800D4"/>
    <w:rsid w:val="004801F2"/>
    <w:rsid w:val="00482174"/>
    <w:rsid w:val="00482430"/>
    <w:rsid w:val="00484037"/>
    <w:rsid w:val="00484251"/>
    <w:rsid w:val="0048576D"/>
    <w:rsid w:val="00485D5A"/>
    <w:rsid w:val="00487836"/>
    <w:rsid w:val="00493B1A"/>
    <w:rsid w:val="00493EAD"/>
    <w:rsid w:val="0049495C"/>
    <w:rsid w:val="00494DFB"/>
    <w:rsid w:val="00496D1F"/>
    <w:rsid w:val="00497EF6"/>
    <w:rsid w:val="004A1344"/>
    <w:rsid w:val="004A670E"/>
    <w:rsid w:val="004B15AC"/>
    <w:rsid w:val="004B1670"/>
    <w:rsid w:val="004B311A"/>
    <w:rsid w:val="004B42D8"/>
    <w:rsid w:val="004B4BFB"/>
    <w:rsid w:val="004B5C76"/>
    <w:rsid w:val="004B655D"/>
    <w:rsid w:val="004B6B8F"/>
    <w:rsid w:val="004B7494"/>
    <w:rsid w:val="004B7511"/>
    <w:rsid w:val="004C0514"/>
    <w:rsid w:val="004C7932"/>
    <w:rsid w:val="004D2C00"/>
    <w:rsid w:val="004D49A4"/>
    <w:rsid w:val="004D551D"/>
    <w:rsid w:val="004D7A18"/>
    <w:rsid w:val="004E23CE"/>
    <w:rsid w:val="004E516B"/>
    <w:rsid w:val="004E6708"/>
    <w:rsid w:val="004F01B4"/>
    <w:rsid w:val="004F6DCA"/>
    <w:rsid w:val="00500539"/>
    <w:rsid w:val="00500A0D"/>
    <w:rsid w:val="00501310"/>
    <w:rsid w:val="00503373"/>
    <w:rsid w:val="00503F3F"/>
    <w:rsid w:val="00504693"/>
    <w:rsid w:val="00505C21"/>
    <w:rsid w:val="00505CFE"/>
    <w:rsid w:val="00505EFF"/>
    <w:rsid w:val="00507467"/>
    <w:rsid w:val="00520A79"/>
    <w:rsid w:val="00524409"/>
    <w:rsid w:val="0052713E"/>
    <w:rsid w:val="005312EB"/>
    <w:rsid w:val="00532BE3"/>
    <w:rsid w:val="0053439E"/>
    <w:rsid w:val="005345DB"/>
    <w:rsid w:val="00536336"/>
    <w:rsid w:val="0054044B"/>
    <w:rsid w:val="00540630"/>
    <w:rsid w:val="0054070A"/>
    <w:rsid w:val="00542ED7"/>
    <w:rsid w:val="00550D4A"/>
    <w:rsid w:val="00552596"/>
    <w:rsid w:val="00553DA2"/>
    <w:rsid w:val="00555890"/>
    <w:rsid w:val="00562789"/>
    <w:rsid w:val="00564A29"/>
    <w:rsid w:val="00564FBC"/>
    <w:rsid w:val="00565F2E"/>
    <w:rsid w:val="0056752F"/>
    <w:rsid w:val="005705A9"/>
    <w:rsid w:val="005713F3"/>
    <w:rsid w:val="00571B26"/>
    <w:rsid w:val="00572864"/>
    <w:rsid w:val="0057445D"/>
    <w:rsid w:val="005753A2"/>
    <w:rsid w:val="00576EE6"/>
    <w:rsid w:val="00580C0C"/>
    <w:rsid w:val="0058164C"/>
    <w:rsid w:val="00581933"/>
    <w:rsid w:val="00581BD6"/>
    <w:rsid w:val="0058482B"/>
    <w:rsid w:val="0058618A"/>
    <w:rsid w:val="00587002"/>
    <w:rsid w:val="00591611"/>
    <w:rsid w:val="00592BA8"/>
    <w:rsid w:val="00593567"/>
    <w:rsid w:val="005A120E"/>
    <w:rsid w:val="005A2AF2"/>
    <w:rsid w:val="005A2D58"/>
    <w:rsid w:val="005A2E0F"/>
    <w:rsid w:val="005A362B"/>
    <w:rsid w:val="005A4952"/>
    <w:rsid w:val="005A4CE8"/>
    <w:rsid w:val="005A68CB"/>
    <w:rsid w:val="005A789C"/>
    <w:rsid w:val="005A7F4F"/>
    <w:rsid w:val="005B0E25"/>
    <w:rsid w:val="005B20A1"/>
    <w:rsid w:val="005B2478"/>
    <w:rsid w:val="005B2E12"/>
    <w:rsid w:val="005B506C"/>
    <w:rsid w:val="005B563A"/>
    <w:rsid w:val="005B7760"/>
    <w:rsid w:val="005C21FC"/>
    <w:rsid w:val="005C30AE"/>
    <w:rsid w:val="005C4D94"/>
    <w:rsid w:val="005C58E8"/>
    <w:rsid w:val="005C6560"/>
    <w:rsid w:val="005D2477"/>
    <w:rsid w:val="005D253C"/>
    <w:rsid w:val="005D2ED9"/>
    <w:rsid w:val="005D624E"/>
    <w:rsid w:val="005D7318"/>
    <w:rsid w:val="005E1121"/>
    <w:rsid w:val="005E35F3"/>
    <w:rsid w:val="005E400D"/>
    <w:rsid w:val="005E698D"/>
    <w:rsid w:val="005E7D7F"/>
    <w:rsid w:val="005E7E6C"/>
    <w:rsid w:val="005F09F1"/>
    <w:rsid w:val="005F4D7E"/>
    <w:rsid w:val="005F5224"/>
    <w:rsid w:val="005F5A5F"/>
    <w:rsid w:val="005F5B79"/>
    <w:rsid w:val="005F645A"/>
    <w:rsid w:val="005F7EDE"/>
    <w:rsid w:val="00600202"/>
    <w:rsid w:val="0060060C"/>
    <w:rsid w:val="00603AC7"/>
    <w:rsid w:val="006112A4"/>
    <w:rsid w:val="006118D1"/>
    <w:rsid w:val="0061251F"/>
    <w:rsid w:val="00613B57"/>
    <w:rsid w:val="00614F87"/>
    <w:rsid w:val="006178A9"/>
    <w:rsid w:val="00620D93"/>
    <w:rsid w:val="00621161"/>
    <w:rsid w:val="006217B8"/>
    <w:rsid w:val="00621DA4"/>
    <w:rsid w:val="006233BA"/>
    <w:rsid w:val="0062386A"/>
    <w:rsid w:val="00624486"/>
    <w:rsid w:val="00624F7C"/>
    <w:rsid w:val="0062576D"/>
    <w:rsid w:val="00625788"/>
    <w:rsid w:val="006266F5"/>
    <w:rsid w:val="006305AA"/>
    <w:rsid w:val="0063277E"/>
    <w:rsid w:val="0063385C"/>
    <w:rsid w:val="00634ADB"/>
    <w:rsid w:val="006364F4"/>
    <w:rsid w:val="00636F3C"/>
    <w:rsid w:val="00640352"/>
    <w:rsid w:val="00640A6C"/>
    <w:rsid w:val="006426D5"/>
    <w:rsid w:val="00642924"/>
    <w:rsid w:val="00642CF6"/>
    <w:rsid w:val="00644D41"/>
    <w:rsid w:val="006466FF"/>
    <w:rsid w:val="00646A5F"/>
    <w:rsid w:val="006475C1"/>
    <w:rsid w:val="00650EC0"/>
    <w:rsid w:val="00653D39"/>
    <w:rsid w:val="00654C98"/>
    <w:rsid w:val="00655485"/>
    <w:rsid w:val="00656C00"/>
    <w:rsid w:val="00661967"/>
    <w:rsid w:val="00661F61"/>
    <w:rsid w:val="00662E4C"/>
    <w:rsid w:val="00665142"/>
    <w:rsid w:val="00665684"/>
    <w:rsid w:val="00666000"/>
    <w:rsid w:val="00667658"/>
    <w:rsid w:val="00671B49"/>
    <w:rsid w:val="006725C5"/>
    <w:rsid w:val="00673C76"/>
    <w:rsid w:val="00674155"/>
    <w:rsid w:val="006746CA"/>
    <w:rsid w:val="006748C9"/>
    <w:rsid w:val="00682730"/>
    <w:rsid w:val="00682C39"/>
    <w:rsid w:val="0068465D"/>
    <w:rsid w:val="006862CB"/>
    <w:rsid w:val="00686BC3"/>
    <w:rsid w:val="006913FD"/>
    <w:rsid w:val="00695745"/>
    <w:rsid w:val="0069600B"/>
    <w:rsid w:val="0069660F"/>
    <w:rsid w:val="006A0A1A"/>
    <w:rsid w:val="006A0A33"/>
    <w:rsid w:val="006A5302"/>
    <w:rsid w:val="006A6460"/>
    <w:rsid w:val="006A6923"/>
    <w:rsid w:val="006B0760"/>
    <w:rsid w:val="006B104E"/>
    <w:rsid w:val="006B2B2C"/>
    <w:rsid w:val="006B2C32"/>
    <w:rsid w:val="006B34A3"/>
    <w:rsid w:val="006B3BF2"/>
    <w:rsid w:val="006B5AEA"/>
    <w:rsid w:val="006B5B35"/>
    <w:rsid w:val="006B6383"/>
    <w:rsid w:val="006B640D"/>
    <w:rsid w:val="006B705B"/>
    <w:rsid w:val="006B7E81"/>
    <w:rsid w:val="006C61FA"/>
    <w:rsid w:val="006D0896"/>
    <w:rsid w:val="006D2D98"/>
    <w:rsid w:val="006D639E"/>
    <w:rsid w:val="006E25D2"/>
    <w:rsid w:val="006E57AD"/>
    <w:rsid w:val="006E6FDB"/>
    <w:rsid w:val="006F1E23"/>
    <w:rsid w:val="006F2017"/>
    <w:rsid w:val="0070391A"/>
    <w:rsid w:val="00704382"/>
    <w:rsid w:val="00704633"/>
    <w:rsid w:val="00705777"/>
    <w:rsid w:val="007063CE"/>
    <w:rsid w:val="00706486"/>
    <w:rsid w:val="00711DA5"/>
    <w:rsid w:val="007151BE"/>
    <w:rsid w:val="007214E3"/>
    <w:rsid w:val="007222F7"/>
    <w:rsid w:val="00724679"/>
    <w:rsid w:val="00725368"/>
    <w:rsid w:val="007304F3"/>
    <w:rsid w:val="00730839"/>
    <w:rsid w:val="00730F60"/>
    <w:rsid w:val="00733FF9"/>
    <w:rsid w:val="0073483C"/>
    <w:rsid w:val="0073578D"/>
    <w:rsid w:val="00735AA2"/>
    <w:rsid w:val="007373A5"/>
    <w:rsid w:val="00751389"/>
    <w:rsid w:val="00752038"/>
    <w:rsid w:val="0075230D"/>
    <w:rsid w:val="007553C3"/>
    <w:rsid w:val="007554DF"/>
    <w:rsid w:val="0075776D"/>
    <w:rsid w:val="007608A5"/>
    <w:rsid w:val="007613FB"/>
    <w:rsid w:val="00761BA8"/>
    <w:rsid w:val="00761E34"/>
    <w:rsid w:val="007627B6"/>
    <w:rsid w:val="00764727"/>
    <w:rsid w:val="00765A9E"/>
    <w:rsid w:val="007670F0"/>
    <w:rsid w:val="00770536"/>
    <w:rsid w:val="007722B6"/>
    <w:rsid w:val="007722BF"/>
    <w:rsid w:val="00772DD2"/>
    <w:rsid w:val="0077324D"/>
    <w:rsid w:val="0077580B"/>
    <w:rsid w:val="00776C15"/>
    <w:rsid w:val="007800DA"/>
    <w:rsid w:val="00781167"/>
    <w:rsid w:val="00782A7F"/>
    <w:rsid w:val="00782C7D"/>
    <w:rsid w:val="007854B3"/>
    <w:rsid w:val="0078787D"/>
    <w:rsid w:val="00787FA8"/>
    <w:rsid w:val="00793B4E"/>
    <w:rsid w:val="007944F8"/>
    <w:rsid w:val="007973E3"/>
    <w:rsid w:val="007975F4"/>
    <w:rsid w:val="00797792"/>
    <w:rsid w:val="00797AB5"/>
    <w:rsid w:val="00797F62"/>
    <w:rsid w:val="007A1883"/>
    <w:rsid w:val="007A795B"/>
    <w:rsid w:val="007B0FFA"/>
    <w:rsid w:val="007B2DF6"/>
    <w:rsid w:val="007B318F"/>
    <w:rsid w:val="007B4827"/>
    <w:rsid w:val="007B708A"/>
    <w:rsid w:val="007B7136"/>
    <w:rsid w:val="007C3CAE"/>
    <w:rsid w:val="007C480D"/>
    <w:rsid w:val="007C6857"/>
    <w:rsid w:val="007D06C0"/>
    <w:rsid w:val="007D0720"/>
    <w:rsid w:val="007D10F2"/>
    <w:rsid w:val="007D1630"/>
    <w:rsid w:val="007D207E"/>
    <w:rsid w:val="007D3859"/>
    <w:rsid w:val="007D6DEC"/>
    <w:rsid w:val="007E11CC"/>
    <w:rsid w:val="007E165A"/>
    <w:rsid w:val="007E245D"/>
    <w:rsid w:val="007E2BA8"/>
    <w:rsid w:val="007E46A1"/>
    <w:rsid w:val="007E4732"/>
    <w:rsid w:val="007E473A"/>
    <w:rsid w:val="007E58F2"/>
    <w:rsid w:val="007E730D"/>
    <w:rsid w:val="007E7311"/>
    <w:rsid w:val="007F20C0"/>
    <w:rsid w:val="007F3083"/>
    <w:rsid w:val="007F403E"/>
    <w:rsid w:val="008017EA"/>
    <w:rsid w:val="00802D0F"/>
    <w:rsid w:val="008072AC"/>
    <w:rsid w:val="00810CEA"/>
    <w:rsid w:val="00811245"/>
    <w:rsid w:val="00812F28"/>
    <w:rsid w:val="00813EA4"/>
    <w:rsid w:val="00820C6B"/>
    <w:rsid w:val="00820D41"/>
    <w:rsid w:val="00821583"/>
    <w:rsid w:val="008233E5"/>
    <w:rsid w:val="00827B9B"/>
    <w:rsid w:val="00832F7C"/>
    <w:rsid w:val="00833DE8"/>
    <w:rsid w:val="00833F47"/>
    <w:rsid w:val="008348C3"/>
    <w:rsid w:val="008373B4"/>
    <w:rsid w:val="008404C4"/>
    <w:rsid w:val="008451DB"/>
    <w:rsid w:val="00847D37"/>
    <w:rsid w:val="0085001D"/>
    <w:rsid w:val="00850A06"/>
    <w:rsid w:val="00852BE4"/>
    <w:rsid w:val="00856291"/>
    <w:rsid w:val="0085788E"/>
    <w:rsid w:val="00862AB3"/>
    <w:rsid w:val="00866674"/>
    <w:rsid w:val="00870802"/>
    <w:rsid w:val="00871691"/>
    <w:rsid w:val="00871A41"/>
    <w:rsid w:val="00875AE8"/>
    <w:rsid w:val="008764C1"/>
    <w:rsid w:val="00877740"/>
    <w:rsid w:val="00886D76"/>
    <w:rsid w:val="00892B4C"/>
    <w:rsid w:val="0089319E"/>
    <w:rsid w:val="00893C4F"/>
    <w:rsid w:val="00894120"/>
    <w:rsid w:val="00895038"/>
    <w:rsid w:val="00896A05"/>
    <w:rsid w:val="00896E0A"/>
    <w:rsid w:val="00897019"/>
    <w:rsid w:val="00897E3E"/>
    <w:rsid w:val="008A0E46"/>
    <w:rsid w:val="008A1062"/>
    <w:rsid w:val="008A3672"/>
    <w:rsid w:val="008B0A07"/>
    <w:rsid w:val="008B1553"/>
    <w:rsid w:val="008B3229"/>
    <w:rsid w:val="008B409B"/>
    <w:rsid w:val="008B4BDC"/>
    <w:rsid w:val="008B4E37"/>
    <w:rsid w:val="008B637C"/>
    <w:rsid w:val="008B781F"/>
    <w:rsid w:val="008C0069"/>
    <w:rsid w:val="008C0425"/>
    <w:rsid w:val="008C1495"/>
    <w:rsid w:val="008C3E54"/>
    <w:rsid w:val="008C3EEE"/>
    <w:rsid w:val="008C4BBC"/>
    <w:rsid w:val="008C4FC3"/>
    <w:rsid w:val="008C5E2A"/>
    <w:rsid w:val="008C6FD9"/>
    <w:rsid w:val="008D3E5F"/>
    <w:rsid w:val="008D4159"/>
    <w:rsid w:val="008D5522"/>
    <w:rsid w:val="008D5903"/>
    <w:rsid w:val="008D69C5"/>
    <w:rsid w:val="008D7404"/>
    <w:rsid w:val="008E0F86"/>
    <w:rsid w:val="008E1F1C"/>
    <w:rsid w:val="008E240C"/>
    <w:rsid w:val="008E3437"/>
    <w:rsid w:val="008E3C27"/>
    <w:rsid w:val="008E4E82"/>
    <w:rsid w:val="008E5580"/>
    <w:rsid w:val="008F028E"/>
    <w:rsid w:val="008F08B6"/>
    <w:rsid w:val="008F1D8E"/>
    <w:rsid w:val="008F22C8"/>
    <w:rsid w:val="008F2DC1"/>
    <w:rsid w:val="008F70AD"/>
    <w:rsid w:val="00900DB1"/>
    <w:rsid w:val="009022BF"/>
    <w:rsid w:val="00902586"/>
    <w:rsid w:val="009041CB"/>
    <w:rsid w:val="00904B6F"/>
    <w:rsid w:val="00904F0A"/>
    <w:rsid w:val="0090678F"/>
    <w:rsid w:val="00910B38"/>
    <w:rsid w:val="009115B4"/>
    <w:rsid w:val="00911CD9"/>
    <w:rsid w:val="00912B71"/>
    <w:rsid w:val="0091617D"/>
    <w:rsid w:val="00916B22"/>
    <w:rsid w:val="00920C0E"/>
    <w:rsid w:val="009212EA"/>
    <w:rsid w:val="009231C2"/>
    <w:rsid w:val="009236A8"/>
    <w:rsid w:val="009236FB"/>
    <w:rsid w:val="009247F7"/>
    <w:rsid w:val="00925C1A"/>
    <w:rsid w:val="00931632"/>
    <w:rsid w:val="00932C92"/>
    <w:rsid w:val="00932E5E"/>
    <w:rsid w:val="00937EFC"/>
    <w:rsid w:val="00944B0D"/>
    <w:rsid w:val="009454E4"/>
    <w:rsid w:val="00946836"/>
    <w:rsid w:val="00951F23"/>
    <w:rsid w:val="00957B20"/>
    <w:rsid w:val="00963959"/>
    <w:rsid w:val="0096395B"/>
    <w:rsid w:val="0096683A"/>
    <w:rsid w:val="00967611"/>
    <w:rsid w:val="009679E7"/>
    <w:rsid w:val="009804A8"/>
    <w:rsid w:val="00980BC3"/>
    <w:rsid w:val="0098111D"/>
    <w:rsid w:val="00983EBE"/>
    <w:rsid w:val="00984240"/>
    <w:rsid w:val="00986997"/>
    <w:rsid w:val="00987F2B"/>
    <w:rsid w:val="00993453"/>
    <w:rsid w:val="00995B07"/>
    <w:rsid w:val="00996C6B"/>
    <w:rsid w:val="009A06D6"/>
    <w:rsid w:val="009A219E"/>
    <w:rsid w:val="009A2619"/>
    <w:rsid w:val="009A5850"/>
    <w:rsid w:val="009A62E7"/>
    <w:rsid w:val="009B0A21"/>
    <w:rsid w:val="009B10D6"/>
    <w:rsid w:val="009B1BD2"/>
    <w:rsid w:val="009B288D"/>
    <w:rsid w:val="009B6F78"/>
    <w:rsid w:val="009C2555"/>
    <w:rsid w:val="009D4574"/>
    <w:rsid w:val="009D65D0"/>
    <w:rsid w:val="009D7E91"/>
    <w:rsid w:val="009E10C3"/>
    <w:rsid w:val="009E135E"/>
    <w:rsid w:val="009E286E"/>
    <w:rsid w:val="009E3C92"/>
    <w:rsid w:val="009E4FAF"/>
    <w:rsid w:val="009E53BD"/>
    <w:rsid w:val="009E54F4"/>
    <w:rsid w:val="009E71AD"/>
    <w:rsid w:val="009E79A9"/>
    <w:rsid w:val="009F0A7B"/>
    <w:rsid w:val="009F0B90"/>
    <w:rsid w:val="009F1295"/>
    <w:rsid w:val="009F2BFA"/>
    <w:rsid w:val="009F31D3"/>
    <w:rsid w:val="009F448B"/>
    <w:rsid w:val="00A03A3D"/>
    <w:rsid w:val="00A045C4"/>
    <w:rsid w:val="00A072E0"/>
    <w:rsid w:val="00A07FCD"/>
    <w:rsid w:val="00A10DFA"/>
    <w:rsid w:val="00A11D52"/>
    <w:rsid w:val="00A160EB"/>
    <w:rsid w:val="00A21708"/>
    <w:rsid w:val="00A21F61"/>
    <w:rsid w:val="00A22362"/>
    <w:rsid w:val="00A249BA"/>
    <w:rsid w:val="00A307C7"/>
    <w:rsid w:val="00A309E8"/>
    <w:rsid w:val="00A32E3F"/>
    <w:rsid w:val="00A34BB6"/>
    <w:rsid w:val="00A3635C"/>
    <w:rsid w:val="00A40F37"/>
    <w:rsid w:val="00A41026"/>
    <w:rsid w:val="00A441C8"/>
    <w:rsid w:val="00A44581"/>
    <w:rsid w:val="00A45093"/>
    <w:rsid w:val="00A46BBA"/>
    <w:rsid w:val="00A50EAF"/>
    <w:rsid w:val="00A5213A"/>
    <w:rsid w:val="00A522DE"/>
    <w:rsid w:val="00A52E0A"/>
    <w:rsid w:val="00A602F9"/>
    <w:rsid w:val="00A648CA"/>
    <w:rsid w:val="00A650EE"/>
    <w:rsid w:val="00A65818"/>
    <w:rsid w:val="00A662C8"/>
    <w:rsid w:val="00A70CF7"/>
    <w:rsid w:val="00A71157"/>
    <w:rsid w:val="00A71252"/>
    <w:rsid w:val="00A7397C"/>
    <w:rsid w:val="00A807A9"/>
    <w:rsid w:val="00A81183"/>
    <w:rsid w:val="00A825AB"/>
    <w:rsid w:val="00A85EFB"/>
    <w:rsid w:val="00A86140"/>
    <w:rsid w:val="00A8755D"/>
    <w:rsid w:val="00A87720"/>
    <w:rsid w:val="00A87859"/>
    <w:rsid w:val="00A939AF"/>
    <w:rsid w:val="00A966E6"/>
    <w:rsid w:val="00AA3217"/>
    <w:rsid w:val="00AA4D15"/>
    <w:rsid w:val="00AB169C"/>
    <w:rsid w:val="00AB229A"/>
    <w:rsid w:val="00AB25AC"/>
    <w:rsid w:val="00AB2BE3"/>
    <w:rsid w:val="00AB74C8"/>
    <w:rsid w:val="00AB7834"/>
    <w:rsid w:val="00AB7BFA"/>
    <w:rsid w:val="00AC0E34"/>
    <w:rsid w:val="00AC4D5F"/>
    <w:rsid w:val="00AD1D2C"/>
    <w:rsid w:val="00AD57F7"/>
    <w:rsid w:val="00AE0525"/>
    <w:rsid w:val="00AE08DB"/>
    <w:rsid w:val="00AE1F00"/>
    <w:rsid w:val="00AE2729"/>
    <w:rsid w:val="00AE3148"/>
    <w:rsid w:val="00AE4AA4"/>
    <w:rsid w:val="00AE55F4"/>
    <w:rsid w:val="00AE5AE2"/>
    <w:rsid w:val="00AE6F37"/>
    <w:rsid w:val="00AE7343"/>
    <w:rsid w:val="00AF176C"/>
    <w:rsid w:val="00AF2DB5"/>
    <w:rsid w:val="00AF3667"/>
    <w:rsid w:val="00AF5D14"/>
    <w:rsid w:val="00AF662C"/>
    <w:rsid w:val="00B00A13"/>
    <w:rsid w:val="00B00D69"/>
    <w:rsid w:val="00B00E04"/>
    <w:rsid w:val="00B0269F"/>
    <w:rsid w:val="00B0423F"/>
    <w:rsid w:val="00B05485"/>
    <w:rsid w:val="00B076AB"/>
    <w:rsid w:val="00B137A0"/>
    <w:rsid w:val="00B1458E"/>
    <w:rsid w:val="00B14C51"/>
    <w:rsid w:val="00B154CA"/>
    <w:rsid w:val="00B16872"/>
    <w:rsid w:val="00B20021"/>
    <w:rsid w:val="00B20FDE"/>
    <w:rsid w:val="00B2613C"/>
    <w:rsid w:val="00B3675F"/>
    <w:rsid w:val="00B37AF9"/>
    <w:rsid w:val="00B40003"/>
    <w:rsid w:val="00B42041"/>
    <w:rsid w:val="00B43FBF"/>
    <w:rsid w:val="00B44F11"/>
    <w:rsid w:val="00B45FB0"/>
    <w:rsid w:val="00B468F6"/>
    <w:rsid w:val="00B51846"/>
    <w:rsid w:val="00B5216F"/>
    <w:rsid w:val="00B62979"/>
    <w:rsid w:val="00B6333B"/>
    <w:rsid w:val="00B66BD9"/>
    <w:rsid w:val="00B70056"/>
    <w:rsid w:val="00B72C79"/>
    <w:rsid w:val="00B74D75"/>
    <w:rsid w:val="00B823A7"/>
    <w:rsid w:val="00B8400F"/>
    <w:rsid w:val="00B841A4"/>
    <w:rsid w:val="00B84CC1"/>
    <w:rsid w:val="00B86D99"/>
    <w:rsid w:val="00B87637"/>
    <w:rsid w:val="00B90FA5"/>
    <w:rsid w:val="00B919F1"/>
    <w:rsid w:val="00B94F12"/>
    <w:rsid w:val="00BA2260"/>
    <w:rsid w:val="00BA240B"/>
    <w:rsid w:val="00BA5CA6"/>
    <w:rsid w:val="00BA7A1A"/>
    <w:rsid w:val="00BB05CB"/>
    <w:rsid w:val="00BB22FA"/>
    <w:rsid w:val="00BB468D"/>
    <w:rsid w:val="00BB5365"/>
    <w:rsid w:val="00BB5E72"/>
    <w:rsid w:val="00BB7374"/>
    <w:rsid w:val="00BC0E8D"/>
    <w:rsid w:val="00BC0F8E"/>
    <w:rsid w:val="00BC4A83"/>
    <w:rsid w:val="00BC4F18"/>
    <w:rsid w:val="00BC5761"/>
    <w:rsid w:val="00BD2D7B"/>
    <w:rsid w:val="00BD31CB"/>
    <w:rsid w:val="00BD3565"/>
    <w:rsid w:val="00BD5AD8"/>
    <w:rsid w:val="00BD605C"/>
    <w:rsid w:val="00BD711B"/>
    <w:rsid w:val="00BE625D"/>
    <w:rsid w:val="00BE6551"/>
    <w:rsid w:val="00BE738A"/>
    <w:rsid w:val="00BF092A"/>
    <w:rsid w:val="00BF093B"/>
    <w:rsid w:val="00BF0ACE"/>
    <w:rsid w:val="00BF4FA2"/>
    <w:rsid w:val="00BF7257"/>
    <w:rsid w:val="00BF72B1"/>
    <w:rsid w:val="00C00B88"/>
    <w:rsid w:val="00C01659"/>
    <w:rsid w:val="00C0184E"/>
    <w:rsid w:val="00C05C0E"/>
    <w:rsid w:val="00C06B2A"/>
    <w:rsid w:val="00C06C9A"/>
    <w:rsid w:val="00C07D96"/>
    <w:rsid w:val="00C128A6"/>
    <w:rsid w:val="00C217AE"/>
    <w:rsid w:val="00C359CE"/>
    <w:rsid w:val="00C35BBA"/>
    <w:rsid w:val="00C35E57"/>
    <w:rsid w:val="00C35E80"/>
    <w:rsid w:val="00C40AA2"/>
    <w:rsid w:val="00C4244F"/>
    <w:rsid w:val="00C458D3"/>
    <w:rsid w:val="00C47948"/>
    <w:rsid w:val="00C50160"/>
    <w:rsid w:val="00C5064C"/>
    <w:rsid w:val="00C54692"/>
    <w:rsid w:val="00C563B6"/>
    <w:rsid w:val="00C57B0E"/>
    <w:rsid w:val="00C6209C"/>
    <w:rsid w:val="00C632ED"/>
    <w:rsid w:val="00C64D28"/>
    <w:rsid w:val="00C6508D"/>
    <w:rsid w:val="00C65C09"/>
    <w:rsid w:val="00C66150"/>
    <w:rsid w:val="00C675EC"/>
    <w:rsid w:val="00C70EF5"/>
    <w:rsid w:val="00C7181C"/>
    <w:rsid w:val="00C756C5"/>
    <w:rsid w:val="00C82195"/>
    <w:rsid w:val="00C82CAE"/>
    <w:rsid w:val="00C83C51"/>
    <w:rsid w:val="00C8442E"/>
    <w:rsid w:val="00C84C95"/>
    <w:rsid w:val="00C87286"/>
    <w:rsid w:val="00C930A8"/>
    <w:rsid w:val="00C94229"/>
    <w:rsid w:val="00C97D6E"/>
    <w:rsid w:val="00CA108B"/>
    <w:rsid w:val="00CA1DA8"/>
    <w:rsid w:val="00CA2CB7"/>
    <w:rsid w:val="00CA6CDB"/>
    <w:rsid w:val="00CB12F2"/>
    <w:rsid w:val="00CB13DC"/>
    <w:rsid w:val="00CB44CB"/>
    <w:rsid w:val="00CB4696"/>
    <w:rsid w:val="00CB594E"/>
    <w:rsid w:val="00CB5E13"/>
    <w:rsid w:val="00CC3338"/>
    <w:rsid w:val="00CC3524"/>
    <w:rsid w:val="00CC5A4E"/>
    <w:rsid w:val="00CC6B1F"/>
    <w:rsid w:val="00CC7478"/>
    <w:rsid w:val="00CD21B4"/>
    <w:rsid w:val="00CD23CE"/>
    <w:rsid w:val="00CD27BE"/>
    <w:rsid w:val="00CD29E9"/>
    <w:rsid w:val="00CD2D51"/>
    <w:rsid w:val="00CD4BBC"/>
    <w:rsid w:val="00CD6E1D"/>
    <w:rsid w:val="00CD6F0F"/>
    <w:rsid w:val="00CE0BB7"/>
    <w:rsid w:val="00CE3E9A"/>
    <w:rsid w:val="00CE3EE2"/>
    <w:rsid w:val="00CE59AA"/>
    <w:rsid w:val="00CE708B"/>
    <w:rsid w:val="00CF1053"/>
    <w:rsid w:val="00CF26B7"/>
    <w:rsid w:val="00CF6E39"/>
    <w:rsid w:val="00CF70C2"/>
    <w:rsid w:val="00CF72DA"/>
    <w:rsid w:val="00D01EDD"/>
    <w:rsid w:val="00D03B57"/>
    <w:rsid w:val="00D06921"/>
    <w:rsid w:val="00D0769A"/>
    <w:rsid w:val="00D11358"/>
    <w:rsid w:val="00D11E93"/>
    <w:rsid w:val="00D15916"/>
    <w:rsid w:val="00D15B4E"/>
    <w:rsid w:val="00D17623"/>
    <w:rsid w:val="00D177E7"/>
    <w:rsid w:val="00D2079F"/>
    <w:rsid w:val="00D238A8"/>
    <w:rsid w:val="00D24D4A"/>
    <w:rsid w:val="00D271FC"/>
    <w:rsid w:val="00D30784"/>
    <w:rsid w:val="00D40472"/>
    <w:rsid w:val="00D4051A"/>
    <w:rsid w:val="00D43555"/>
    <w:rsid w:val="00D447EF"/>
    <w:rsid w:val="00D505E2"/>
    <w:rsid w:val="00D538A9"/>
    <w:rsid w:val="00D556AD"/>
    <w:rsid w:val="00D567E9"/>
    <w:rsid w:val="00D6050D"/>
    <w:rsid w:val="00D61897"/>
    <w:rsid w:val="00D6498F"/>
    <w:rsid w:val="00D65439"/>
    <w:rsid w:val="00D65C9E"/>
    <w:rsid w:val="00D70F5F"/>
    <w:rsid w:val="00D71A62"/>
    <w:rsid w:val="00D72836"/>
    <w:rsid w:val="00D7463D"/>
    <w:rsid w:val="00D765F9"/>
    <w:rsid w:val="00D80BEA"/>
    <w:rsid w:val="00D80D0D"/>
    <w:rsid w:val="00D80F5A"/>
    <w:rsid w:val="00D82906"/>
    <w:rsid w:val="00D83123"/>
    <w:rsid w:val="00D83DE8"/>
    <w:rsid w:val="00D84943"/>
    <w:rsid w:val="00D85AF2"/>
    <w:rsid w:val="00D86A54"/>
    <w:rsid w:val="00D90AA6"/>
    <w:rsid w:val="00D9228C"/>
    <w:rsid w:val="00D94AE7"/>
    <w:rsid w:val="00D966B3"/>
    <w:rsid w:val="00D96E28"/>
    <w:rsid w:val="00D970F0"/>
    <w:rsid w:val="00DA2E46"/>
    <w:rsid w:val="00DA3368"/>
    <w:rsid w:val="00DA3C5E"/>
    <w:rsid w:val="00DA4540"/>
    <w:rsid w:val="00DA573C"/>
    <w:rsid w:val="00DA587E"/>
    <w:rsid w:val="00DA60F4"/>
    <w:rsid w:val="00DA72D4"/>
    <w:rsid w:val="00DA74BB"/>
    <w:rsid w:val="00DA77A2"/>
    <w:rsid w:val="00DB0F8B"/>
    <w:rsid w:val="00DB28CD"/>
    <w:rsid w:val="00DB2ACC"/>
    <w:rsid w:val="00DB3052"/>
    <w:rsid w:val="00DB3D4D"/>
    <w:rsid w:val="00DC2D17"/>
    <w:rsid w:val="00DC71C2"/>
    <w:rsid w:val="00DD5300"/>
    <w:rsid w:val="00DD69C6"/>
    <w:rsid w:val="00DE23BF"/>
    <w:rsid w:val="00DE3658"/>
    <w:rsid w:val="00DE3981"/>
    <w:rsid w:val="00DE40DD"/>
    <w:rsid w:val="00DE560E"/>
    <w:rsid w:val="00DE7755"/>
    <w:rsid w:val="00DF059A"/>
    <w:rsid w:val="00DF0D4D"/>
    <w:rsid w:val="00DF304C"/>
    <w:rsid w:val="00DF3D56"/>
    <w:rsid w:val="00DF3E88"/>
    <w:rsid w:val="00DF64E9"/>
    <w:rsid w:val="00DF6D19"/>
    <w:rsid w:val="00DF6ED2"/>
    <w:rsid w:val="00DF70F5"/>
    <w:rsid w:val="00E0001F"/>
    <w:rsid w:val="00E00F07"/>
    <w:rsid w:val="00E017FA"/>
    <w:rsid w:val="00E02F17"/>
    <w:rsid w:val="00E02F1E"/>
    <w:rsid w:val="00E03CC9"/>
    <w:rsid w:val="00E0505A"/>
    <w:rsid w:val="00E06069"/>
    <w:rsid w:val="00E0621C"/>
    <w:rsid w:val="00E0725F"/>
    <w:rsid w:val="00E07751"/>
    <w:rsid w:val="00E12BEC"/>
    <w:rsid w:val="00E15081"/>
    <w:rsid w:val="00E1628F"/>
    <w:rsid w:val="00E16AE8"/>
    <w:rsid w:val="00E20434"/>
    <w:rsid w:val="00E222F1"/>
    <w:rsid w:val="00E2252C"/>
    <w:rsid w:val="00E270C0"/>
    <w:rsid w:val="00E27D96"/>
    <w:rsid w:val="00E34053"/>
    <w:rsid w:val="00E34DB8"/>
    <w:rsid w:val="00E36D82"/>
    <w:rsid w:val="00E4163A"/>
    <w:rsid w:val="00E41B8F"/>
    <w:rsid w:val="00E450F5"/>
    <w:rsid w:val="00E460B9"/>
    <w:rsid w:val="00E47A90"/>
    <w:rsid w:val="00E47FAD"/>
    <w:rsid w:val="00E50746"/>
    <w:rsid w:val="00E51601"/>
    <w:rsid w:val="00E51965"/>
    <w:rsid w:val="00E52E1C"/>
    <w:rsid w:val="00E53960"/>
    <w:rsid w:val="00E62A00"/>
    <w:rsid w:val="00E63713"/>
    <w:rsid w:val="00E638A0"/>
    <w:rsid w:val="00E64302"/>
    <w:rsid w:val="00E67121"/>
    <w:rsid w:val="00E70A60"/>
    <w:rsid w:val="00E7198D"/>
    <w:rsid w:val="00E735AF"/>
    <w:rsid w:val="00E74CA6"/>
    <w:rsid w:val="00E75E3D"/>
    <w:rsid w:val="00E76303"/>
    <w:rsid w:val="00E76A04"/>
    <w:rsid w:val="00E835C4"/>
    <w:rsid w:val="00E83B09"/>
    <w:rsid w:val="00E84491"/>
    <w:rsid w:val="00E85182"/>
    <w:rsid w:val="00E8529F"/>
    <w:rsid w:val="00E85D62"/>
    <w:rsid w:val="00E87625"/>
    <w:rsid w:val="00E9731C"/>
    <w:rsid w:val="00EA27F9"/>
    <w:rsid w:val="00EA4E4C"/>
    <w:rsid w:val="00EB04B7"/>
    <w:rsid w:val="00EB5F3C"/>
    <w:rsid w:val="00EB5FD9"/>
    <w:rsid w:val="00EB68C9"/>
    <w:rsid w:val="00EB6E1E"/>
    <w:rsid w:val="00EB74FE"/>
    <w:rsid w:val="00EB7992"/>
    <w:rsid w:val="00EB7E70"/>
    <w:rsid w:val="00EC0104"/>
    <w:rsid w:val="00EC0184"/>
    <w:rsid w:val="00EC2574"/>
    <w:rsid w:val="00EC2D7A"/>
    <w:rsid w:val="00EC633A"/>
    <w:rsid w:val="00ED05A4"/>
    <w:rsid w:val="00ED1B9D"/>
    <w:rsid w:val="00ED2247"/>
    <w:rsid w:val="00ED52C9"/>
    <w:rsid w:val="00ED7DB5"/>
    <w:rsid w:val="00ED7E66"/>
    <w:rsid w:val="00EE056F"/>
    <w:rsid w:val="00EE19DF"/>
    <w:rsid w:val="00EE4DB3"/>
    <w:rsid w:val="00EE4EA4"/>
    <w:rsid w:val="00EE6B67"/>
    <w:rsid w:val="00EE75C0"/>
    <w:rsid w:val="00EF39B9"/>
    <w:rsid w:val="00EF43F5"/>
    <w:rsid w:val="00EF74D7"/>
    <w:rsid w:val="00F013DE"/>
    <w:rsid w:val="00F017AF"/>
    <w:rsid w:val="00F01883"/>
    <w:rsid w:val="00F03D8E"/>
    <w:rsid w:val="00F03FAB"/>
    <w:rsid w:val="00F041C4"/>
    <w:rsid w:val="00F06BD8"/>
    <w:rsid w:val="00F1479A"/>
    <w:rsid w:val="00F14812"/>
    <w:rsid w:val="00F1598C"/>
    <w:rsid w:val="00F20BC6"/>
    <w:rsid w:val="00F20E41"/>
    <w:rsid w:val="00F21403"/>
    <w:rsid w:val="00F2189D"/>
    <w:rsid w:val="00F22160"/>
    <w:rsid w:val="00F255FC"/>
    <w:rsid w:val="00F259B0"/>
    <w:rsid w:val="00F26A20"/>
    <w:rsid w:val="00F276C9"/>
    <w:rsid w:val="00F30477"/>
    <w:rsid w:val="00F31359"/>
    <w:rsid w:val="00F31F8F"/>
    <w:rsid w:val="00F3649F"/>
    <w:rsid w:val="00F40690"/>
    <w:rsid w:val="00F4103C"/>
    <w:rsid w:val="00F412A7"/>
    <w:rsid w:val="00F41B7E"/>
    <w:rsid w:val="00F4268F"/>
    <w:rsid w:val="00F43B8F"/>
    <w:rsid w:val="00F45BAD"/>
    <w:rsid w:val="00F464D4"/>
    <w:rsid w:val="00F47A3F"/>
    <w:rsid w:val="00F47B71"/>
    <w:rsid w:val="00F51785"/>
    <w:rsid w:val="00F530D7"/>
    <w:rsid w:val="00F53B95"/>
    <w:rsid w:val="00F53DD4"/>
    <w:rsid w:val="00F541E6"/>
    <w:rsid w:val="00F57AA6"/>
    <w:rsid w:val="00F60C52"/>
    <w:rsid w:val="00F6122A"/>
    <w:rsid w:val="00F62141"/>
    <w:rsid w:val="00F62F49"/>
    <w:rsid w:val="00F632BD"/>
    <w:rsid w:val="00F640BF"/>
    <w:rsid w:val="00F65010"/>
    <w:rsid w:val="00F70754"/>
    <w:rsid w:val="00F71779"/>
    <w:rsid w:val="00F73DD6"/>
    <w:rsid w:val="00F754D9"/>
    <w:rsid w:val="00F77926"/>
    <w:rsid w:val="00F828BC"/>
    <w:rsid w:val="00F83A19"/>
    <w:rsid w:val="00F845B2"/>
    <w:rsid w:val="00F879A1"/>
    <w:rsid w:val="00F90FCF"/>
    <w:rsid w:val="00F92FC4"/>
    <w:rsid w:val="00F940D6"/>
    <w:rsid w:val="00F958D8"/>
    <w:rsid w:val="00F96C58"/>
    <w:rsid w:val="00F9793C"/>
    <w:rsid w:val="00FA003E"/>
    <w:rsid w:val="00FA0A9D"/>
    <w:rsid w:val="00FA0C14"/>
    <w:rsid w:val="00FA137A"/>
    <w:rsid w:val="00FA4D27"/>
    <w:rsid w:val="00FA5504"/>
    <w:rsid w:val="00FA7697"/>
    <w:rsid w:val="00FB0263"/>
    <w:rsid w:val="00FB0AA5"/>
    <w:rsid w:val="00FB4B02"/>
    <w:rsid w:val="00FB74D7"/>
    <w:rsid w:val="00FC03FB"/>
    <w:rsid w:val="00FC09F7"/>
    <w:rsid w:val="00FC1512"/>
    <w:rsid w:val="00FC2831"/>
    <w:rsid w:val="00FC2A34"/>
    <w:rsid w:val="00FC2D40"/>
    <w:rsid w:val="00FC3600"/>
    <w:rsid w:val="00FC40F7"/>
    <w:rsid w:val="00FC42BC"/>
    <w:rsid w:val="00FC4A9F"/>
    <w:rsid w:val="00FC4CDD"/>
    <w:rsid w:val="00FC565B"/>
    <w:rsid w:val="00FE006E"/>
    <w:rsid w:val="00FE197E"/>
    <w:rsid w:val="00FE3CF8"/>
    <w:rsid w:val="00FE4953"/>
    <w:rsid w:val="00FE5E02"/>
    <w:rsid w:val="00FE7221"/>
    <w:rsid w:val="00FF0DF1"/>
    <w:rsid w:val="00FF26AA"/>
    <w:rsid w:val="00FF6AB0"/>
    <w:rsid w:val="00FF790B"/>
    <w:rsid w:val="00FF7EA2"/>
    <w:rsid w:val="1EDB9241"/>
    <w:rsid w:val="29B9FF79"/>
    <w:rsid w:val="3303F163"/>
    <w:rsid w:val="50444DBA"/>
    <w:rsid w:val="51832DBF"/>
    <w:rsid w:val="54AB8BE8"/>
    <w:rsid w:val="6428E4DD"/>
    <w:rsid w:val="7DD4B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227"/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2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E638A0"/>
    <w:pPr>
      <w:keepNext/>
      <w:keepLines/>
      <w:numPr>
        <w:ilvl w:val="1"/>
        <w:numId w:val="2"/>
      </w:numPr>
      <w:spacing w:before="120" w:after="120"/>
      <w:ind w:left="567" w:hanging="567"/>
      <w:jc w:val="both"/>
      <w:outlineLvl w:val="1"/>
    </w:pPr>
    <w:rPr>
      <w:caps/>
      <w:color w:val="000000"/>
      <w:lang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2"/>
      </w:numPr>
      <w:spacing w:before="240" w:line="360" w:lineRule="auto"/>
      <w:ind w:left="851" w:hanging="851"/>
      <w:jc w:val="both"/>
      <w:outlineLvl w:val="2"/>
    </w:pPr>
    <w:rPr>
      <w:color w:val="000000"/>
      <w:lang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2"/>
      </w:numPr>
      <w:spacing w:before="240" w:line="360" w:lineRule="auto"/>
      <w:ind w:left="992" w:hanging="992"/>
      <w:jc w:val="both"/>
      <w:outlineLvl w:val="3"/>
    </w:pPr>
    <w:rPr>
      <w:color w:val="000000"/>
      <w:lang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2"/>
      </w:numPr>
      <w:spacing w:before="240" w:line="360" w:lineRule="auto"/>
      <w:ind w:left="1134" w:hanging="1134"/>
      <w:jc w:val="both"/>
      <w:outlineLvl w:val="4"/>
    </w:pPr>
    <w:rPr>
      <w:color w:val="000000"/>
      <w:lang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2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2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2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eastAsia="pt-BR"/>
    </w:rPr>
  </w:style>
  <w:style w:type="paragraph" w:styleId="Ttulo9">
    <w:name w:val="heading 9"/>
    <w:next w:val="TF-TEXTO"/>
    <w:qFormat/>
    <w:pPr>
      <w:keepNext/>
      <w:numPr>
        <w:ilvl w:val="8"/>
        <w:numId w:val="2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eastAsia="pt-BR"/>
    </w:rPr>
  </w:style>
  <w:style w:type="paragraph" w:customStyle="1" w:styleId="TF-sumrioTTULO">
    <w:name w:val="TF-sumário TÍTULO"/>
    <w:basedOn w:val="Normal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4"/>
      </w:numPr>
      <w:spacing w:after="120"/>
      <w:contextualSpacing/>
      <w:jc w:val="both"/>
    </w:pPr>
    <w:rPr>
      <w:lang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5"/>
      </w:numPr>
      <w:spacing w:line="360" w:lineRule="auto"/>
      <w:jc w:val="both"/>
    </w:pPr>
    <w:rPr>
      <w:color w:val="000000"/>
      <w:sz w:val="24"/>
      <w:lang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</w:style>
  <w:style w:type="paragraph" w:customStyle="1" w:styleId="TF-avaliaoTTULOTCC">
    <w:name w:val="TF-avaliação TÍTULO TCC"/>
    <w:basedOn w:val="Normal"/>
    <w:semiHidden/>
    <w:rsid w:val="00B00A13"/>
    <w:pPr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2"/>
      </w:numPr>
      <w:tabs>
        <w:tab w:val="left" w:pos="284"/>
      </w:tabs>
      <w:spacing w:before="240"/>
    </w:pPr>
    <w:rPr>
      <w:b/>
      <w:caps/>
      <w:noProof/>
      <w:sz w:val="24"/>
      <w:lang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eastAsia="pt-BR"/>
    </w:rPr>
  </w:style>
  <w:style w:type="paragraph" w:customStyle="1" w:styleId="TF-xAvalITEM">
    <w:name w:val="TF-xAval ITEM"/>
    <w:basedOn w:val="Normal"/>
    <w:rsid w:val="00320BFA"/>
    <w:pPr>
      <w:numPr>
        <w:numId w:val="17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7D06C0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8764C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350C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3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4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5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8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50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2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15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4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microsoft.com/office/2011/relationships/people" Target="people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12</Pages>
  <Words>4607</Words>
  <Characters>24884</Characters>
  <Application>Microsoft Office Word</Application>
  <DocSecurity>0</DocSecurity>
  <Lines>207</Lines>
  <Paragraphs>58</Paragraphs>
  <ScaleCrop>false</ScaleCrop>
  <Company>Universidade Regional de Blumenau (FURB)</Company>
  <LinksUpToDate>false</LinksUpToDate>
  <CharactersWithSpaces>29433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831</cp:revision>
  <cp:lastPrinted>2021-04-23T23:51:00Z</cp:lastPrinted>
  <dcterms:created xsi:type="dcterms:W3CDTF">2021-02-23T21:30:00Z</dcterms:created>
  <dcterms:modified xsi:type="dcterms:W3CDTF">2021-04-23T23:51:00Z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