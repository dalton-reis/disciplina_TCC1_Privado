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108DD" w14:textId="511E8F64" w:rsidR="002B0EDC" w:rsidRPr="00B00E04" w:rsidRDefault="003B0D48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3B0D48">
        <w:t>IOT APLICADO NO MONITORAMENTO DO CONSUMO ELÉTRICO DE BAIXA POTÊNCIA</w:t>
      </w:r>
    </w:p>
    <w:p w14:paraId="4F6DBB7C" w14:textId="537E8E5B" w:rsidR="001E682E" w:rsidRDefault="003B0D48" w:rsidP="00752038">
      <w:pPr>
        <w:pStyle w:val="TF-AUTOR0"/>
      </w:pPr>
      <w:r>
        <w:t>Augusto Henrique da Conceição</w:t>
      </w:r>
    </w:p>
    <w:p w14:paraId="3FBE5C8A" w14:textId="55502100" w:rsidR="001E682E" w:rsidRDefault="001E682E" w:rsidP="001E682E">
      <w:pPr>
        <w:pStyle w:val="TF-AUTOR0"/>
      </w:pPr>
      <w:r>
        <w:t xml:space="preserve">Prof. </w:t>
      </w:r>
      <w:r w:rsidR="003B0D48" w:rsidRPr="003B0D48">
        <w:t>Miguel Alexandre Wisintainer</w:t>
      </w:r>
      <w:r w:rsidR="003B0D48">
        <w:t xml:space="preserve"> </w:t>
      </w:r>
      <w:r>
        <w:t>– Orientador(a)</w:t>
      </w:r>
    </w:p>
    <w:p w14:paraId="28066913" w14:textId="428F20CF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9075CCE" w14:textId="5F6DD248" w:rsidR="00EF1A21" w:rsidRDefault="00F71AD4" w:rsidP="00086888">
      <w:pPr>
        <w:pStyle w:val="TF-TEXTO"/>
      </w:pPr>
      <w:r>
        <w:t>É evidente a</w:t>
      </w:r>
      <w:r w:rsidR="008C2483">
        <w:t xml:space="preserve"> dependência</w:t>
      </w:r>
      <w:r w:rsidR="000C573F">
        <w:t xml:space="preserve"> </w:t>
      </w:r>
      <w:r w:rsidR="008C2483">
        <w:t xml:space="preserve">da </w:t>
      </w:r>
      <w:r w:rsidR="000C573F">
        <w:t>energia elétrica</w:t>
      </w:r>
      <w:r w:rsidR="00080FF8">
        <w:t xml:space="preserve"> para a humanidade</w:t>
      </w:r>
      <w:del w:id="9" w:author="Francisco Adell Péricas" w:date="2021-05-05T07:48:00Z">
        <w:r w:rsidR="00080FF8" w:rsidDel="00D266CC">
          <w:delText xml:space="preserve">, </w:delText>
        </w:r>
        <w:r w:rsidDel="00D266CC">
          <w:delText>s</w:delText>
        </w:r>
      </w:del>
      <w:ins w:id="10" w:author="Francisco Adell Péricas" w:date="2021-05-05T07:48:00Z">
        <w:r w:rsidR="00D266CC">
          <w:t>. S</w:t>
        </w:r>
      </w:ins>
      <w:r w:rsidR="00A96F63">
        <w:t xml:space="preserve">egundo </w:t>
      </w:r>
      <w:r w:rsidR="002B2739">
        <w:t>dados do</w:t>
      </w:r>
      <w:r w:rsidR="00A96F63">
        <w:t xml:space="preserve"> Banco de Informação de Geração</w:t>
      </w:r>
      <w:r w:rsidR="007B46BC">
        <w:t xml:space="preserve"> </w:t>
      </w:r>
      <w:r w:rsidR="002B2739">
        <w:t>presentes no relatório gerencial da</w:t>
      </w:r>
      <w:r w:rsidR="007B46BC">
        <w:t xml:space="preserve"> Associação Nacional de Energia Elétrica</w:t>
      </w:r>
      <w:r w:rsidR="002B2739">
        <w:t xml:space="preserve"> (ANEEL)</w:t>
      </w:r>
      <w:r w:rsidR="00A96F63">
        <w:t xml:space="preserve">, </w:t>
      </w:r>
      <w:r w:rsidR="003F1188">
        <w:t>no primeiro trimestre de</w:t>
      </w:r>
      <w:r w:rsidR="00A96F63">
        <w:t xml:space="preserve"> 201</w:t>
      </w:r>
      <w:r w:rsidR="003F1188">
        <w:t>9</w:t>
      </w:r>
      <w:r w:rsidR="00A96F63">
        <w:t xml:space="preserve"> o Brasil </w:t>
      </w:r>
      <w:r w:rsidR="003F1188">
        <w:t>contou com</w:t>
      </w:r>
      <w:r w:rsidR="00A96F63">
        <w:t xml:space="preserve"> uma </w:t>
      </w:r>
      <w:r w:rsidR="003F1188">
        <w:t>potência</w:t>
      </w:r>
      <w:r w:rsidR="00A96F63">
        <w:t xml:space="preserve"> instalada de </w:t>
      </w:r>
      <w:r w:rsidR="003F1188">
        <w:t>aproximadamente 16</w:t>
      </w:r>
      <w:r w:rsidR="005A6E8F">
        <w:t>5 mil</w:t>
      </w:r>
      <w:r w:rsidR="003F1188">
        <w:t xml:space="preserve"> </w:t>
      </w:r>
      <w:r w:rsidR="002B2739">
        <w:t>m</w:t>
      </w:r>
      <w:r w:rsidR="00971A71">
        <w:t>ega</w:t>
      </w:r>
      <w:r w:rsidR="003E57A2">
        <w:t>w</w:t>
      </w:r>
      <w:r w:rsidR="00971A71">
        <w:t>att</w:t>
      </w:r>
      <w:r w:rsidR="003E57A2">
        <w:t>s</w:t>
      </w:r>
      <w:r w:rsidR="007B46BC">
        <w:t xml:space="preserve"> (MW)</w:t>
      </w:r>
      <w:r w:rsidR="00086888">
        <w:t>.</w:t>
      </w:r>
      <w:r w:rsidR="00FE151F">
        <w:t xml:space="preserve"> Na figura 1 </w:t>
      </w:r>
      <w:r w:rsidR="001153B8">
        <w:t>é possível</w:t>
      </w:r>
      <w:r w:rsidR="00FE151F">
        <w:t xml:space="preserve"> visualizar a evolução da potência</w:t>
      </w:r>
      <w:r w:rsidR="007E6B87">
        <w:t xml:space="preserve"> elétrica</w:t>
      </w:r>
      <w:r w:rsidR="00FE151F">
        <w:t xml:space="preserve"> instalada no Brasil</w:t>
      </w:r>
      <w:r w:rsidR="000B0DC8">
        <w:t xml:space="preserve"> ao longo da última década</w:t>
      </w:r>
      <w:r w:rsidR="00FE151F">
        <w:t>.</w:t>
      </w:r>
      <w:r w:rsidR="00E87251">
        <w:t xml:space="preserve"> Como consequência </w:t>
      </w:r>
      <w:r w:rsidR="00B23C09">
        <w:t>desta crescente quantidade de energia elétrica gerada</w:t>
      </w:r>
      <w:r w:rsidR="00E87251">
        <w:t>, os desperdícios energéticos</w:t>
      </w:r>
      <w:r w:rsidR="00060B64">
        <w:t xml:space="preserve"> também</w:t>
      </w:r>
      <w:r w:rsidR="00E87251">
        <w:t xml:space="preserve"> aumentaram consideravelmente</w:t>
      </w:r>
      <w:r w:rsidR="00F97414">
        <w:t>. P</w:t>
      </w:r>
      <w:r w:rsidR="00060B64">
        <w:t>ara</w:t>
      </w:r>
      <w:r w:rsidR="00B23C09">
        <w:t xml:space="preserve"> atenuar </w:t>
      </w:r>
      <w:r w:rsidR="00060B64">
        <w:t>esse problema</w:t>
      </w:r>
      <w:r w:rsidR="008F7ED8">
        <w:t xml:space="preserve"> foi criado o</w:t>
      </w:r>
      <w:r w:rsidR="00DB788E">
        <w:t xml:space="preserve"> </w:t>
      </w:r>
      <w:r w:rsidR="00DB788E" w:rsidRPr="00DB788E">
        <w:t>Programa de Eficiência Energética</w:t>
      </w:r>
      <w:r w:rsidR="00DB788E">
        <w:t xml:space="preserve"> </w:t>
      </w:r>
      <w:r w:rsidR="007B704C">
        <w:t>e</w:t>
      </w:r>
      <w:r w:rsidR="008F2127">
        <w:t xml:space="preserve"> </w:t>
      </w:r>
      <w:r w:rsidR="002B2739">
        <w:t>conforme</w:t>
      </w:r>
      <w:r w:rsidR="008F2127">
        <w:t xml:space="preserve"> os relatórios da </w:t>
      </w:r>
      <w:r w:rsidR="002B2739">
        <w:t xml:space="preserve">ANEEL, </w:t>
      </w:r>
      <w:r w:rsidR="008F7ED8">
        <w:t>no período de 1998 a 2019</w:t>
      </w:r>
      <w:ins w:id="11" w:author="Francisco Adell Péricas" w:date="2021-05-05T07:49:00Z">
        <w:r w:rsidR="00D266CC">
          <w:t>,</w:t>
        </w:r>
      </w:ins>
      <w:r w:rsidR="008F7ED8">
        <w:t xml:space="preserve"> foram economizados</w:t>
      </w:r>
      <w:r w:rsidR="00DB788E">
        <w:t xml:space="preserve"> 63 </w:t>
      </w:r>
      <w:r w:rsidR="002B2739">
        <w:t>t</w:t>
      </w:r>
      <w:r w:rsidR="003E57A2">
        <w:t>erawatts-hora</w:t>
      </w:r>
      <w:r w:rsidR="002B2739">
        <w:t xml:space="preserve"> (TWh)</w:t>
      </w:r>
      <w:r w:rsidR="00DB788E">
        <w:t xml:space="preserve"> de energia (equivalentes ao consumo de 32,4 milhões de residências</w:t>
      </w:r>
      <w:r w:rsidR="00F97414">
        <w:t xml:space="preserve"> </w:t>
      </w:r>
      <w:r w:rsidR="003E57A2">
        <w:t>no período de u</w:t>
      </w:r>
      <w:r w:rsidR="00F97414">
        <w:t>m ano</w:t>
      </w:r>
      <w:r w:rsidR="00DB788E">
        <w:t>) por meio d</w:t>
      </w:r>
      <w:r w:rsidR="00F97414">
        <w:t>e</w:t>
      </w:r>
      <w:r w:rsidR="00DB788E">
        <w:t xml:space="preserve"> 4.850 projetos</w:t>
      </w:r>
      <w:r w:rsidR="003E57A2">
        <w:t xml:space="preserve"> já </w:t>
      </w:r>
      <w:r w:rsidR="007E6B87">
        <w:t>concluídos</w:t>
      </w:r>
      <w:r w:rsidR="00804D2B">
        <w:t>.</w:t>
      </w:r>
    </w:p>
    <w:p w14:paraId="3EFD6974" w14:textId="1114D0C2" w:rsidR="00ED299E" w:rsidRDefault="00ED299E" w:rsidP="00BA5F15">
      <w:pPr>
        <w:pStyle w:val="TF-LEGENDA"/>
      </w:pPr>
      <w:r>
        <w:t>Figura 1 – Evolução da potência</w:t>
      </w:r>
      <w:r w:rsidR="007E6B87">
        <w:t xml:space="preserve"> elétrica</w:t>
      </w:r>
      <w:r>
        <w:t xml:space="preserve"> instalada no Brasil</w:t>
      </w:r>
    </w:p>
    <w:p w14:paraId="1AA2339D" w14:textId="7EC80B7A" w:rsidR="00A12596" w:rsidRPr="00C117A7" w:rsidRDefault="0076591D" w:rsidP="00BA5F15">
      <w:pPr>
        <w:pStyle w:val="TF-FIGURA"/>
      </w:pPr>
      <w:r>
        <w:pict w14:anchorId="0FE630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pt;height:153pt;visibility:visible;mso-wrap-style:square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6144F01" w14:textId="28342042" w:rsidR="00A12596" w:rsidRPr="00C117A7" w:rsidRDefault="00A12596" w:rsidP="00BA5F15">
      <w:pPr>
        <w:pStyle w:val="TF-FONTE"/>
      </w:pPr>
      <w:r w:rsidRPr="00C117A7">
        <w:t xml:space="preserve">Fonte: Banco de Informações de Geração </w:t>
      </w:r>
      <w:r w:rsidR="00D45A8A">
        <w:t>(2019)</w:t>
      </w:r>
      <w:r w:rsidR="00BA5F15">
        <w:t>.</w:t>
      </w:r>
    </w:p>
    <w:p w14:paraId="629C5018" w14:textId="405F43C4" w:rsidR="00A12596" w:rsidRDefault="00A8784E" w:rsidP="00306531">
      <w:pPr>
        <w:pStyle w:val="TF-TEXTO"/>
      </w:pPr>
      <w:r>
        <w:t>Segundo</w:t>
      </w:r>
      <w:r w:rsidR="00903D80">
        <w:t xml:space="preserve"> </w:t>
      </w:r>
      <w:r w:rsidR="008F2127">
        <w:t xml:space="preserve">a </w:t>
      </w:r>
      <w:r w:rsidR="00903D80">
        <w:t xml:space="preserve">ANEEL, </w:t>
      </w:r>
      <w:r w:rsidR="00C35860">
        <w:t>o valor médio da tarifa</w:t>
      </w:r>
      <w:r w:rsidR="008527BF">
        <w:t xml:space="preserve"> elétrica</w:t>
      </w:r>
      <w:r w:rsidR="00C35860">
        <w:t xml:space="preserve"> </w:t>
      </w:r>
      <w:r w:rsidR="00306531">
        <w:t>residencial no Brasil</w:t>
      </w:r>
      <w:r>
        <w:t>,</w:t>
      </w:r>
      <w:r w:rsidR="00B95ECD">
        <w:t xml:space="preserve"> no primeiro trimestre de 2021</w:t>
      </w:r>
      <w:r>
        <w:t>,</w:t>
      </w:r>
      <w:r w:rsidR="00306531">
        <w:t xml:space="preserve"> </w:t>
      </w:r>
      <w:r w:rsidR="007B704C">
        <w:t>foi</w:t>
      </w:r>
      <w:r w:rsidR="00306531">
        <w:t xml:space="preserve"> de </w:t>
      </w:r>
      <w:r w:rsidR="00A12596">
        <w:t xml:space="preserve">R$ 0,575 por </w:t>
      </w:r>
      <w:r>
        <w:t>kilowatt-hora</w:t>
      </w:r>
      <w:r w:rsidR="007B704C">
        <w:t xml:space="preserve"> (kWh</w:t>
      </w:r>
      <w:r>
        <w:t>)</w:t>
      </w:r>
      <w:r w:rsidR="00C6046F">
        <w:t>, tendo a</w:t>
      </w:r>
      <w:r w:rsidR="0083684B">
        <w:t xml:space="preserve"> região </w:t>
      </w:r>
      <w:r w:rsidR="00C6046F">
        <w:t>n</w:t>
      </w:r>
      <w:r w:rsidR="0083684B">
        <w:t>orte</w:t>
      </w:r>
      <w:r w:rsidR="000B0DC8">
        <w:t xml:space="preserve"> </w:t>
      </w:r>
      <w:r w:rsidR="002B4DFB">
        <w:t xml:space="preserve">a </w:t>
      </w:r>
      <w:r w:rsidR="0083684B">
        <w:t xml:space="preserve">maior </w:t>
      </w:r>
      <w:r w:rsidR="00B95ECD">
        <w:t>média de tarifaçã</w:t>
      </w:r>
      <w:r w:rsidR="000B0DC8">
        <w:t>o</w:t>
      </w:r>
      <w:r w:rsidR="00C6046F">
        <w:t xml:space="preserve"> do país</w:t>
      </w:r>
      <w:r w:rsidR="00B95ECD">
        <w:t>.</w:t>
      </w:r>
      <w:r w:rsidR="00532242">
        <w:t xml:space="preserve"> A figura </w:t>
      </w:r>
      <w:r w:rsidR="00ED299E">
        <w:t>2</w:t>
      </w:r>
      <w:r w:rsidR="00F37480">
        <w:t xml:space="preserve"> </w:t>
      </w:r>
      <w:r w:rsidR="00855141">
        <w:t>traz</w:t>
      </w:r>
      <w:r w:rsidR="00B20C5A">
        <w:t xml:space="preserve"> os principais índices econômicos do Brasil</w:t>
      </w:r>
      <w:r w:rsidR="000B0DC8">
        <w:t xml:space="preserve"> (IPCA, IGPM e CUB)</w:t>
      </w:r>
      <w:r w:rsidR="00B20C5A">
        <w:t xml:space="preserve"> e os compara com a evolução do </w:t>
      </w:r>
      <w:del w:id="12" w:author="Francisco Adell Péricas" w:date="2021-05-05T07:49:00Z">
        <w:r w:rsidR="00B20C5A" w:rsidDel="00D266CC">
          <w:delText>salário</w:delText>
        </w:r>
        <w:r w:rsidR="00052EB0" w:rsidDel="00D266CC">
          <w:delText xml:space="preserve"> </w:delText>
        </w:r>
        <w:r w:rsidR="00B20C5A" w:rsidDel="00D266CC">
          <w:delText>mínimo</w:delText>
        </w:r>
      </w:del>
      <w:ins w:id="13" w:author="Francisco Adell Péricas" w:date="2021-05-05T07:49:00Z">
        <w:r w:rsidR="00D266CC">
          <w:t>salário-mínimo</w:t>
        </w:r>
      </w:ins>
      <w:r w:rsidR="00B20C5A">
        <w:t xml:space="preserve"> e </w:t>
      </w:r>
      <w:r w:rsidR="00105FF3">
        <w:t>com a variação da tarifa</w:t>
      </w:r>
      <w:r w:rsidR="008527BF">
        <w:t>ção</w:t>
      </w:r>
      <w:r w:rsidR="008D78F8">
        <w:t xml:space="preserve"> média</w:t>
      </w:r>
      <w:r w:rsidR="00105FF3">
        <w:t xml:space="preserve"> residencial de energia elétrica</w:t>
      </w:r>
      <w:r w:rsidR="007B704C">
        <w:t>.</w:t>
      </w:r>
      <w:r w:rsidR="00513C7C">
        <w:t xml:space="preserve"> </w:t>
      </w:r>
      <w:r w:rsidR="007B704C">
        <w:t>N</w:t>
      </w:r>
      <w:r w:rsidR="00513C7C">
        <w:t xml:space="preserve">um período mais recente (2013-2019) </w:t>
      </w:r>
      <w:r w:rsidR="008527BF">
        <w:t xml:space="preserve">houve </w:t>
      </w:r>
      <w:r w:rsidR="00513C7C">
        <w:t xml:space="preserve">um salto </w:t>
      </w:r>
      <w:r w:rsidR="005E5006">
        <w:t>na variação da tarifa</w:t>
      </w:r>
      <w:r w:rsidR="00855141">
        <w:t xml:space="preserve"> </w:t>
      </w:r>
      <w:r w:rsidR="000B0DC8">
        <w:t xml:space="preserve">de </w:t>
      </w:r>
      <w:r w:rsidR="00855141">
        <w:t>87,2%</w:t>
      </w:r>
      <w:r w:rsidR="000B0DC8">
        <w:t xml:space="preserve"> </w:t>
      </w:r>
      <w:r w:rsidR="008527BF" w:rsidRPr="008527BF">
        <w:rPr>
          <w:i/>
          <w:iCs/>
        </w:rPr>
        <w:t>versus</w:t>
      </w:r>
      <w:r w:rsidR="000B0DC8">
        <w:t xml:space="preserve"> uma variação de 47,2% do </w:t>
      </w:r>
      <w:del w:id="14" w:author="Francisco Adell Péricas" w:date="2021-05-05T07:50:00Z">
        <w:r w:rsidR="001F5B60" w:rsidDel="00D266CC">
          <w:delText>salário</w:delText>
        </w:r>
        <w:r w:rsidR="00B12D87" w:rsidDel="00D266CC">
          <w:delText xml:space="preserve"> </w:delText>
        </w:r>
        <w:r w:rsidR="001F5B60" w:rsidDel="00D266CC">
          <w:delText>mínimo</w:delText>
        </w:r>
      </w:del>
      <w:ins w:id="15" w:author="Francisco Adell Péricas" w:date="2021-05-05T07:50:00Z">
        <w:r w:rsidR="00D266CC">
          <w:t>salário-mínimo</w:t>
        </w:r>
      </w:ins>
      <w:r w:rsidR="005E5006">
        <w:t>.</w:t>
      </w:r>
    </w:p>
    <w:p w14:paraId="79136A98" w14:textId="5DD8843D" w:rsidR="001B5696" w:rsidRPr="00D34D1D" w:rsidRDefault="001B5696" w:rsidP="004628CC">
      <w:pPr>
        <w:pStyle w:val="TF-LEGENDA"/>
      </w:pPr>
      <w:r w:rsidRPr="00D34D1D">
        <w:t xml:space="preserve">Figura </w:t>
      </w:r>
      <w:r w:rsidR="00ED299E">
        <w:t>2</w:t>
      </w:r>
      <w:r w:rsidRPr="00D34D1D">
        <w:t xml:space="preserve"> – </w:t>
      </w:r>
      <w:r w:rsidR="0057266F">
        <w:t>Comparação</w:t>
      </w:r>
      <w:r w:rsidRPr="00D34D1D">
        <w:t xml:space="preserve"> dos índices </w:t>
      </w:r>
      <w:r w:rsidR="0057266F">
        <w:t>econômicos com a</w:t>
      </w:r>
      <w:r w:rsidRPr="00D34D1D">
        <w:t xml:space="preserve"> variação da tarifa</w:t>
      </w:r>
      <w:r w:rsidR="00D34D1D" w:rsidRPr="00D34D1D">
        <w:t xml:space="preserve"> residência de energia elétrica</w:t>
      </w:r>
    </w:p>
    <w:p w14:paraId="67E21BAD" w14:textId="0C82B8CE" w:rsidR="00A12596" w:rsidRPr="00D34D1D" w:rsidRDefault="00D266CC" w:rsidP="004628CC">
      <w:pPr>
        <w:pStyle w:val="TF-FIGURA"/>
      </w:pPr>
      <w:r>
        <w:pict w14:anchorId="4FC5AFA3">
          <v:shape id="_x0000_i1026" type="#_x0000_t75" style="width:438.75pt;height:124.5pt;visibility:visible;mso-wrap-style:square">
            <v:imagedata r:id="rId12" o:title=""/>
          </v:shape>
        </w:pict>
      </w:r>
    </w:p>
    <w:p w14:paraId="0CB5A740" w14:textId="5642769E" w:rsidR="00EF1A21" w:rsidRDefault="00A12596" w:rsidP="004628CC">
      <w:pPr>
        <w:pStyle w:val="TF-FONTE"/>
      </w:pPr>
      <w:r w:rsidRPr="00D34D1D">
        <w:t>Fontes: IBGE, FGV e Banco de Dados da ANEEL</w:t>
      </w:r>
      <w:r w:rsidR="00D45A8A">
        <w:t xml:space="preserve"> (2019)</w:t>
      </w:r>
      <w:r w:rsidR="007B704C">
        <w:t>.</w:t>
      </w:r>
    </w:p>
    <w:p w14:paraId="28405AFE" w14:textId="6CE2FF70" w:rsidR="000B0DC8" w:rsidRDefault="00CD599E" w:rsidP="003F2EC4">
      <w:pPr>
        <w:pStyle w:val="TF-TEXTO"/>
      </w:pPr>
      <w:r>
        <w:t>Conforme</w:t>
      </w:r>
      <w:r w:rsidR="003A1CBF">
        <w:t xml:space="preserve"> o Banco Nacional do Desenvolvimento (BND</w:t>
      </w:r>
      <w:r w:rsidR="005A6E8F">
        <w:t>E</w:t>
      </w:r>
      <w:r w:rsidR="003A1CBF">
        <w:t xml:space="preserve">S), o uso de </w:t>
      </w:r>
      <w:r w:rsidR="003A1CBF" w:rsidRPr="003A1CBF">
        <w:rPr>
          <w:i/>
          <w:iCs/>
        </w:rPr>
        <w:t>Internet of Things</w:t>
      </w:r>
      <w:r w:rsidR="003A1CBF">
        <w:t xml:space="preserve"> (IoT) vem sendo disseminado no Brasil</w:t>
      </w:r>
      <w:r w:rsidR="00311D19">
        <w:t xml:space="preserve"> e</w:t>
      </w:r>
      <w:r w:rsidR="003F2EC4">
        <w:t xml:space="preserve"> estima</w:t>
      </w:r>
      <w:r w:rsidR="00351292">
        <w:t>-</w:t>
      </w:r>
      <w:r w:rsidR="003F2EC4">
        <w:t xml:space="preserve">se que o </w:t>
      </w:r>
      <w:r w:rsidR="003F2EC4" w:rsidRPr="003F2EC4">
        <w:t>impacto econômico anual em 2025</w:t>
      </w:r>
      <w:r w:rsidR="003F2EC4">
        <w:t xml:space="preserve"> será de 50 a 200 bilhões de dólares e para isso existe um plano de ação no Brasil, o qual é responsável por impulsionar o desenvolvimento sustentável da sociedade brasileira, aumentando a competitividade econômica e fortalecendo as cadeias de valores produtivas, promovendo assim uma melhoria na qualidade de vida da população. S</w:t>
      </w:r>
      <w:r w:rsidR="003A1CBF">
        <w:t xml:space="preserve">egundo o professor Michael Porter da </w:t>
      </w:r>
      <w:r w:rsidR="003A1CBF" w:rsidRPr="003A1CBF">
        <w:rPr>
          <w:i/>
          <w:iCs/>
        </w:rPr>
        <w:t>Harvard Business School</w:t>
      </w:r>
      <w:r w:rsidR="003A1CBF">
        <w:t>, o IoT é considerado “a mudança mais substancial na produção de bens desde a Segunda Revolução Industrial”</w:t>
      </w:r>
      <w:r w:rsidR="003F2EC4">
        <w:t>.</w:t>
      </w:r>
    </w:p>
    <w:p w14:paraId="65C60F6C" w14:textId="4D1B8F5F" w:rsidR="00EF1A21" w:rsidRDefault="008D0004" w:rsidP="00FE151F">
      <w:pPr>
        <w:pStyle w:val="TF-TEXTO"/>
      </w:pPr>
      <w:r>
        <w:lastRenderedPageBreak/>
        <w:t>Diante des</w:t>
      </w:r>
      <w:r w:rsidR="00E76CBD">
        <w:t>t</w:t>
      </w:r>
      <w:r>
        <w:t xml:space="preserve">e cenário de </w:t>
      </w:r>
      <w:r w:rsidR="007418E8">
        <w:t>geração</w:t>
      </w:r>
      <w:r>
        <w:t xml:space="preserve"> </w:t>
      </w:r>
      <w:r w:rsidR="00DD4EDE">
        <w:t>e tarifa</w:t>
      </w:r>
      <w:r w:rsidR="00E76CBD">
        <w:t>ção</w:t>
      </w:r>
      <w:r w:rsidR="00DD4EDE">
        <w:t xml:space="preserve"> </w:t>
      </w:r>
      <w:r w:rsidR="007418E8">
        <w:t xml:space="preserve">elétrica </w:t>
      </w:r>
      <w:r>
        <w:t>crescente</w:t>
      </w:r>
      <w:r w:rsidR="00DD4EDE">
        <w:t xml:space="preserve">, o presente trabalho </w:t>
      </w:r>
      <w:r w:rsidR="00680721">
        <w:t>busca trazer um</w:t>
      </w:r>
      <w:r w:rsidR="00696B0C">
        <w:t xml:space="preserve"> protótipo </w:t>
      </w:r>
      <w:r w:rsidR="003F2EC4">
        <w:t>IoT</w:t>
      </w:r>
      <w:r w:rsidR="00680721">
        <w:t xml:space="preserve"> capaz de mensurar</w:t>
      </w:r>
      <w:r w:rsidR="003F2EC4">
        <w:t xml:space="preserve"> de forma automática</w:t>
      </w:r>
      <w:r w:rsidR="00680721">
        <w:t xml:space="preserve"> o consumo elétrico de baixa potência, ou seja, não industrial</w:t>
      </w:r>
      <w:r w:rsidR="00E76CBD">
        <w:t xml:space="preserve">, de modo </w:t>
      </w:r>
      <w:r w:rsidR="00F04D17">
        <w:t>a auxiliar o consumidor no controle do consumo elétrico de seus dispositivos e/ou de sua</w:t>
      </w:r>
      <w:r w:rsidR="00A40F19">
        <w:t>s</w:t>
      </w:r>
      <w:r w:rsidR="00F04D17">
        <w:t xml:space="preserve"> residência</w:t>
      </w:r>
      <w:r w:rsidR="00A40F19">
        <w:t>s</w:t>
      </w:r>
      <w:r w:rsidR="003378E8">
        <w:t xml:space="preserve"> de forma </w:t>
      </w:r>
      <w:r w:rsidR="00E15C9A">
        <w:t xml:space="preserve">prática e </w:t>
      </w:r>
      <w:r w:rsidR="003378E8">
        <w:t>transparente</w:t>
      </w:r>
      <w:r w:rsidR="00F04D17">
        <w:t>.</w:t>
      </w:r>
    </w:p>
    <w:p w14:paraId="152C20A3" w14:textId="4016B79F" w:rsidR="00F255FC" w:rsidRPr="007D10F2" w:rsidRDefault="00F255FC" w:rsidP="007A594D">
      <w:pPr>
        <w:pStyle w:val="Ttulo2"/>
      </w:pPr>
      <w:bookmarkStart w:id="16" w:name="_Toc419598576"/>
      <w:bookmarkStart w:id="17" w:name="_Toc420721317"/>
      <w:bookmarkStart w:id="18" w:name="_Toc420721467"/>
      <w:bookmarkStart w:id="19" w:name="_Toc420721562"/>
      <w:bookmarkStart w:id="20" w:name="_Toc420721768"/>
      <w:bookmarkStart w:id="21" w:name="_Toc420723209"/>
      <w:bookmarkStart w:id="22" w:name="_Toc482682370"/>
      <w:bookmarkStart w:id="23" w:name="_Toc54164904"/>
      <w:bookmarkStart w:id="24" w:name="_Toc54165664"/>
      <w:bookmarkStart w:id="25" w:name="_Toc54169316"/>
      <w:bookmarkStart w:id="26" w:name="_Toc96347426"/>
      <w:bookmarkStart w:id="27" w:name="_Toc96357710"/>
      <w:bookmarkStart w:id="28" w:name="_Toc96491850"/>
      <w:bookmarkStart w:id="29" w:name="_Toc411603090"/>
      <w:r w:rsidRPr="007D6CF4">
        <w:t>OBJETIVO</w:t>
      </w:r>
      <w:r w:rsidRPr="007D10F2">
        <w:t>S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19F8D7FA" w14:textId="21B783E8" w:rsidR="00EF1A21" w:rsidRDefault="00EF1A21" w:rsidP="00C35E57">
      <w:pPr>
        <w:pStyle w:val="TF-TEXTO"/>
      </w:pPr>
      <w:r>
        <w:t xml:space="preserve">O objetivo </w:t>
      </w:r>
      <w:r w:rsidR="009A425D">
        <w:t xml:space="preserve">deste trabalho é </w:t>
      </w:r>
      <w:r w:rsidR="007B46BC">
        <w:t xml:space="preserve">disponibilizar </w:t>
      </w:r>
      <w:r w:rsidR="009A425D">
        <w:t xml:space="preserve">um </w:t>
      </w:r>
      <w:r w:rsidR="00696B0C">
        <w:t xml:space="preserve">protótipo </w:t>
      </w:r>
      <w:r w:rsidR="003A1CBF">
        <w:t xml:space="preserve">Internet das Coisas </w:t>
      </w:r>
      <w:r w:rsidR="00696B0C">
        <w:t>c</w:t>
      </w:r>
      <w:r w:rsidR="009A425D">
        <w:t xml:space="preserve">apaz de mensurar </w:t>
      </w:r>
      <w:del w:id="30" w:author="Francisco Adell Péricas" w:date="2021-05-05T07:51:00Z">
        <w:r w:rsidR="009A425D" w:rsidDel="00D266CC">
          <w:delText xml:space="preserve">automaticamente </w:delText>
        </w:r>
      </w:del>
      <w:r w:rsidR="009A425D">
        <w:t>o consumo elétrico de equipamentos de baixa potência.</w:t>
      </w:r>
    </w:p>
    <w:p w14:paraId="2210BC96" w14:textId="77777777" w:rsidR="009A425D" w:rsidRDefault="009A425D" w:rsidP="009A425D">
      <w:pPr>
        <w:pStyle w:val="TF-TEXTO"/>
      </w:pPr>
      <w:r>
        <w:t>Os objetivos específicos são:</w:t>
      </w:r>
    </w:p>
    <w:p w14:paraId="3EC18B7B" w14:textId="01ACDC2F" w:rsidR="009A425D" w:rsidRDefault="009A425D" w:rsidP="009A425D">
      <w:pPr>
        <w:pStyle w:val="TF-ALNEA"/>
        <w:numPr>
          <w:ilvl w:val="0"/>
          <w:numId w:val="2"/>
        </w:numPr>
      </w:pPr>
      <w:r>
        <w:t>mensurar a potência</w:t>
      </w:r>
      <w:r w:rsidR="008B1B67">
        <w:t xml:space="preserve"> elétrica</w:t>
      </w:r>
      <w:r w:rsidR="00696B0C">
        <w:t xml:space="preserve"> ativa consumida por dispositivos elétricos;</w:t>
      </w:r>
    </w:p>
    <w:p w14:paraId="6F7F2D8B" w14:textId="184C1C9F" w:rsidR="009A425D" w:rsidRDefault="00696B0C" w:rsidP="009A425D">
      <w:pPr>
        <w:pStyle w:val="TF-ALNEA"/>
        <w:numPr>
          <w:ilvl w:val="0"/>
          <w:numId w:val="2"/>
        </w:numPr>
      </w:pPr>
      <w:r>
        <w:t>transmitir</w:t>
      </w:r>
      <w:r w:rsidR="009A425D">
        <w:t xml:space="preserve"> as leituras por meio de um barramento de comunicação</w:t>
      </w:r>
      <w:r w:rsidR="00E356E6">
        <w:t xml:space="preserve"> </w:t>
      </w:r>
      <w:r>
        <w:t xml:space="preserve">utilizando o protocolo </w:t>
      </w:r>
      <w:r w:rsidR="00E356E6" w:rsidRPr="00E356E6">
        <w:t>MQTT</w:t>
      </w:r>
      <w:r w:rsidR="00AB7999">
        <w:t xml:space="preserve"> via Wi</w:t>
      </w:r>
      <w:r w:rsidR="002A6A59">
        <w:t>-</w:t>
      </w:r>
      <w:r w:rsidR="00AB7999">
        <w:t xml:space="preserve">Fi </w:t>
      </w:r>
      <w:del w:id="31" w:author="Francisco Adell Péricas" w:date="2021-05-05T07:52:00Z">
        <w:r w:rsidR="00AB7999" w:rsidDel="00D266CC">
          <w:delText xml:space="preserve">no padrão </w:delText>
        </w:r>
      </w:del>
      <w:r w:rsidR="00AB7999">
        <w:t>IEEE 802.11</w:t>
      </w:r>
      <w:r w:rsidR="009A425D">
        <w:t>;</w:t>
      </w:r>
    </w:p>
    <w:p w14:paraId="7CCF2B6D" w14:textId="44956A01" w:rsidR="009A425D" w:rsidRDefault="009A425D" w:rsidP="000D1BC2">
      <w:pPr>
        <w:pStyle w:val="TF-ALNEA"/>
        <w:numPr>
          <w:ilvl w:val="0"/>
          <w:numId w:val="2"/>
        </w:numPr>
      </w:pPr>
      <w:r>
        <w:t>permitir por meio de um aplicativo móvel a exibição do histórico de consumo e o consumo em tempo real com base nas leituras</w:t>
      </w:r>
      <w:r w:rsidR="00696B0C">
        <w:t>;</w:t>
      </w:r>
    </w:p>
    <w:p w14:paraId="33107E75" w14:textId="625E3E84" w:rsidR="00696B0C" w:rsidRDefault="00696B0C" w:rsidP="000D1BC2">
      <w:pPr>
        <w:pStyle w:val="TF-ALNEA"/>
        <w:numPr>
          <w:ilvl w:val="0"/>
          <w:numId w:val="2"/>
        </w:numPr>
      </w:pPr>
      <w:r>
        <w:t xml:space="preserve">notificar o usuário quando houver consumo excessivo </w:t>
      </w:r>
      <w:r w:rsidR="00CB1E98">
        <w:t>e/</w:t>
      </w:r>
      <w:r>
        <w:t>ou consumo em bandeira amarela ou vermelha.</w:t>
      </w:r>
    </w:p>
    <w:p w14:paraId="5CB8C932" w14:textId="77777777" w:rsidR="009A425D" w:rsidRDefault="009A425D" w:rsidP="009A425D">
      <w:pPr>
        <w:pStyle w:val="TF-ALNEA"/>
        <w:numPr>
          <w:ilvl w:val="0"/>
          <w:numId w:val="0"/>
        </w:numPr>
        <w:ind w:left="1077" w:hanging="397"/>
      </w:pPr>
    </w:p>
    <w:p w14:paraId="0F83796A" w14:textId="77777777" w:rsidR="00A44581" w:rsidRDefault="00A44581" w:rsidP="00424AD5">
      <w:pPr>
        <w:pStyle w:val="Ttulo1"/>
      </w:pPr>
      <w:bookmarkStart w:id="32" w:name="_Toc419598587"/>
      <w:r>
        <w:t xml:space="preserve">trabalhos </w:t>
      </w:r>
      <w:r w:rsidRPr="00FC4A9F">
        <w:t>correlatos</w:t>
      </w:r>
    </w:p>
    <w:p w14:paraId="4C2B16C4" w14:textId="1E984D8E" w:rsidR="00870802" w:rsidRPr="004E1041" w:rsidRDefault="008F561C" w:rsidP="007F7B8C">
      <w:pPr>
        <w:pStyle w:val="TF-TEXTO"/>
      </w:pPr>
      <w:r>
        <w:t>Foram elencados três trabalhos correlatos</w:t>
      </w:r>
      <w:r w:rsidR="0044288F">
        <w:t xml:space="preserve"> que possuem um contexto parecido com o do trabalho proposto. O primeiro trata</w:t>
      </w:r>
      <w:r w:rsidR="00223665">
        <w:t>-se</w:t>
      </w:r>
      <w:r w:rsidR="0044288F">
        <w:t xml:space="preserve"> </w:t>
      </w:r>
      <w:r w:rsidR="00D523F8">
        <w:t xml:space="preserve">de um protótipo </w:t>
      </w:r>
      <w:r w:rsidR="00217C8D">
        <w:t>capaz de desligar um dispositivo</w:t>
      </w:r>
      <w:r w:rsidR="007D1BEA">
        <w:t xml:space="preserve"> elétrico de forma remota</w:t>
      </w:r>
      <w:r w:rsidR="00217C8D">
        <w:t xml:space="preserve"> por meio da </w:t>
      </w:r>
      <w:r w:rsidR="00CE53BB">
        <w:t xml:space="preserve">rede </w:t>
      </w:r>
      <w:r w:rsidR="00217C8D">
        <w:t>Wi</w:t>
      </w:r>
      <w:r w:rsidR="002A6A59">
        <w:t>-</w:t>
      </w:r>
      <w:r w:rsidR="00217C8D">
        <w:t>Fi</w:t>
      </w:r>
      <w:r w:rsidR="000075F1">
        <w:t xml:space="preserve"> 802.11</w:t>
      </w:r>
      <w:r w:rsidR="00451D21">
        <w:t xml:space="preserve"> (</w:t>
      </w:r>
      <w:r w:rsidR="00E56F88">
        <w:t xml:space="preserve">SABEL, </w:t>
      </w:r>
      <w:r w:rsidR="002B05CC">
        <w:t>2016</w:t>
      </w:r>
      <w:r w:rsidR="00451D21">
        <w:t>).</w:t>
      </w:r>
      <w:r w:rsidR="002B05CC">
        <w:t xml:space="preserve"> O segundo </w:t>
      </w:r>
      <w:r w:rsidR="00422B83">
        <w:t xml:space="preserve">trabalho </w:t>
      </w:r>
      <w:r w:rsidR="004C04E8">
        <w:t>propõe</w:t>
      </w:r>
      <w:r w:rsidR="00422B83">
        <w:t xml:space="preserve"> uma extensão do protótipo </w:t>
      </w:r>
      <w:r w:rsidR="00EC4743">
        <w:t xml:space="preserve">do primeiro </w:t>
      </w:r>
      <w:r w:rsidR="004C04E8">
        <w:t>correlato</w:t>
      </w:r>
      <w:r w:rsidR="00EC4743">
        <w:t xml:space="preserve">, </w:t>
      </w:r>
      <w:r w:rsidR="00B76164">
        <w:t xml:space="preserve">com </w:t>
      </w:r>
      <w:r w:rsidR="00A5263C">
        <w:t>o intuito</w:t>
      </w:r>
      <w:r w:rsidR="00B76164">
        <w:t xml:space="preserve"> de </w:t>
      </w:r>
      <w:del w:id="33" w:author="Francisco Adell Péricas" w:date="2021-05-05T07:53:00Z">
        <w:r w:rsidR="004C04E8" w:rsidDel="00D266CC">
          <w:delText xml:space="preserve">auxiliar </w:delText>
        </w:r>
        <w:r w:rsidR="005E4AA8" w:rsidDel="00D266CC">
          <w:delText>no</w:delText>
        </w:r>
      </w:del>
      <w:ins w:id="34" w:author="Francisco Adell Péricas" w:date="2021-05-05T07:53:00Z">
        <w:r w:rsidR="00D266CC">
          <w:t>monitorar o</w:t>
        </w:r>
      </w:ins>
      <w:r w:rsidR="005E4AA8">
        <w:t xml:space="preserve"> consumo de energia elétrica dos </w:t>
      </w:r>
      <w:r w:rsidR="009F2DE9">
        <w:t>ar</w:t>
      </w:r>
      <w:r w:rsidR="000B77EE">
        <w:t>es</w:t>
      </w:r>
      <w:r w:rsidR="009F2DE9">
        <w:t>-condicionado</w:t>
      </w:r>
      <w:r w:rsidR="000B77EE">
        <w:t>s</w:t>
      </w:r>
      <w:r w:rsidR="00B76164">
        <w:t xml:space="preserve"> e projetores</w:t>
      </w:r>
      <w:r w:rsidR="000B77EE">
        <w:t xml:space="preserve"> </w:t>
      </w:r>
      <w:r w:rsidR="005E4AA8">
        <w:t xml:space="preserve">da </w:t>
      </w:r>
      <w:r w:rsidR="009F2DE9" w:rsidRPr="009F2DE9">
        <w:t>Universidade Regional de Blumenau</w:t>
      </w:r>
      <w:r w:rsidR="009F2DE9">
        <w:t xml:space="preserve"> </w:t>
      </w:r>
      <w:r w:rsidR="00D45A8A">
        <w:t>(</w:t>
      </w:r>
      <w:r w:rsidR="005E4AA8">
        <w:t>FURB</w:t>
      </w:r>
      <w:r w:rsidR="00D45A8A">
        <w:t>)</w:t>
      </w:r>
      <w:r w:rsidR="009F2DE9">
        <w:t xml:space="preserve"> (</w:t>
      </w:r>
      <w:r w:rsidR="00172973">
        <w:t>RUTMANN</w:t>
      </w:r>
      <w:r w:rsidR="0021352A">
        <w:t>, 2018</w:t>
      </w:r>
      <w:r w:rsidR="009F2DE9">
        <w:t>).</w:t>
      </w:r>
      <w:r w:rsidR="00B23A56">
        <w:t xml:space="preserve"> </w:t>
      </w:r>
      <w:r w:rsidR="00385C8A">
        <w:t>O</w:t>
      </w:r>
      <w:r w:rsidR="00B23A56">
        <w:t xml:space="preserve"> terceiro </w:t>
      </w:r>
      <w:r w:rsidR="00385C8A">
        <w:t>correlato, por sua vez,</w:t>
      </w:r>
      <w:r w:rsidR="00B23A56">
        <w:t xml:space="preserve"> </w:t>
      </w:r>
      <w:r w:rsidR="00385C8A">
        <w:t>é</w:t>
      </w:r>
      <w:r w:rsidR="00CB7C9C">
        <w:t xml:space="preserve"> um</w:t>
      </w:r>
      <w:r w:rsidR="00CE53BB">
        <w:t xml:space="preserve"> protótipo </w:t>
      </w:r>
      <w:r w:rsidR="00385C8A">
        <w:t>que</w:t>
      </w:r>
      <w:r w:rsidR="00CB7C9C">
        <w:t xml:space="preserve"> </w:t>
      </w:r>
      <w:r w:rsidR="006200FB">
        <w:t>monitor</w:t>
      </w:r>
      <w:r w:rsidR="00385C8A">
        <w:t>a</w:t>
      </w:r>
      <w:r w:rsidR="006200FB">
        <w:t xml:space="preserve"> </w:t>
      </w:r>
      <w:r w:rsidR="00CB7C9C">
        <w:t xml:space="preserve">o consumo elétrico </w:t>
      </w:r>
      <w:r w:rsidR="00182888">
        <w:t>de maneira automatizada</w:t>
      </w:r>
      <w:r w:rsidR="00D049DD">
        <w:t xml:space="preserve"> (</w:t>
      </w:r>
      <w:r w:rsidR="00D049DD" w:rsidRPr="00D049DD">
        <w:t>SENA</w:t>
      </w:r>
      <w:r w:rsidR="00D049DD">
        <w:t xml:space="preserve">, </w:t>
      </w:r>
      <w:r w:rsidR="007F7B8C">
        <w:t>2018</w:t>
      </w:r>
      <w:r w:rsidR="00D049DD">
        <w:t>)</w:t>
      </w:r>
      <w:r w:rsidR="00182888">
        <w:t>.</w:t>
      </w:r>
    </w:p>
    <w:p w14:paraId="4BC56702" w14:textId="5DCBFD48" w:rsidR="00A44581" w:rsidRDefault="002B63FF" w:rsidP="007A594D">
      <w:pPr>
        <w:pStyle w:val="Ttulo2"/>
      </w:pPr>
      <w:r w:rsidRPr="002B63FF">
        <w:t>PROTOTIPO DE UM SISTEMA GERENCIADOR DE EQUIPAMENTOS ELETRÔNICOS VIA WI-FI PARA ECONOMIA DE ENERGIA</w:t>
      </w:r>
      <w:r w:rsidR="00A44581">
        <w:t xml:space="preserve"> </w:t>
      </w:r>
    </w:p>
    <w:p w14:paraId="1D2A8686" w14:textId="717B53B5" w:rsidR="007D1AFD" w:rsidRDefault="003A1DAD" w:rsidP="00917680">
      <w:pPr>
        <w:pStyle w:val="TF-TEXTO"/>
      </w:pPr>
      <w:r>
        <w:t>O protótipo</w:t>
      </w:r>
      <w:r w:rsidR="0032576B">
        <w:t xml:space="preserve"> (figura 3)</w:t>
      </w:r>
      <w:r>
        <w:t xml:space="preserve"> </w:t>
      </w:r>
      <w:r w:rsidR="00A93B49">
        <w:t>proposto por</w:t>
      </w:r>
      <w:r w:rsidR="00926F32">
        <w:t xml:space="preserve"> </w:t>
      </w:r>
      <w:r w:rsidR="00D35901">
        <w:t xml:space="preserve">Sabel </w:t>
      </w:r>
      <w:r w:rsidR="00A93B49">
        <w:t>(2016) tem como objetivo</w:t>
      </w:r>
      <w:r w:rsidR="00917680">
        <w:t xml:space="preserve"> desligar equipamentos</w:t>
      </w:r>
      <w:r w:rsidR="00092730">
        <w:t xml:space="preserve"> </w:t>
      </w:r>
      <w:r w:rsidR="00280397">
        <w:t>elétricos</w:t>
      </w:r>
      <w:r w:rsidR="007D1BEA">
        <w:t xml:space="preserve"> de forma remota</w:t>
      </w:r>
      <w:r w:rsidR="00917680">
        <w:t xml:space="preserve"> via</w:t>
      </w:r>
      <w:r w:rsidR="0065239E">
        <w:t xml:space="preserve"> rede</w:t>
      </w:r>
      <w:r w:rsidR="00917680">
        <w:t xml:space="preserve"> Wi-Fi</w:t>
      </w:r>
      <w:r w:rsidR="00E40F9A">
        <w:t xml:space="preserve"> </w:t>
      </w:r>
      <w:r w:rsidR="00280397">
        <w:t xml:space="preserve">no padrão IEEE </w:t>
      </w:r>
      <w:r w:rsidR="00E40F9A">
        <w:t>802.11</w:t>
      </w:r>
      <w:r w:rsidR="007D1AFD">
        <w:t>.</w:t>
      </w:r>
      <w:r w:rsidR="00AB7879">
        <w:t xml:space="preserve"> </w:t>
      </w:r>
      <w:r w:rsidR="007758BC">
        <w:t xml:space="preserve">Para alcançar </w:t>
      </w:r>
      <w:r w:rsidR="00280397">
        <w:t>tal</w:t>
      </w:r>
      <w:r w:rsidR="00176CA0">
        <w:t xml:space="preserve"> objetivo o autor utilizou</w:t>
      </w:r>
      <w:r w:rsidR="00280397">
        <w:t xml:space="preserve"> </w:t>
      </w:r>
      <w:r w:rsidR="00C67568">
        <w:t>transmissores</w:t>
      </w:r>
      <w:r w:rsidR="00280397">
        <w:t xml:space="preserve"> infravermelhos,</w:t>
      </w:r>
      <w:r w:rsidR="00176CA0">
        <w:t xml:space="preserve"> </w:t>
      </w:r>
      <w:r w:rsidR="00C67568">
        <w:t>um</w:t>
      </w:r>
      <w:r w:rsidR="005227E1">
        <w:t xml:space="preserve"> </w:t>
      </w:r>
      <w:r w:rsidR="00E40F9A">
        <w:t>microcontrolador</w:t>
      </w:r>
      <w:r w:rsidR="005227E1">
        <w:t xml:space="preserve"> </w:t>
      </w:r>
      <w:r w:rsidR="005227E1" w:rsidRPr="005227E1">
        <w:t>ESP8266</w:t>
      </w:r>
      <w:r w:rsidR="00C67568">
        <w:t>,</w:t>
      </w:r>
      <w:r w:rsidR="0025170F">
        <w:t xml:space="preserve"> </w:t>
      </w:r>
      <w:r w:rsidR="00C67568">
        <w:t xml:space="preserve">um microcontrolador </w:t>
      </w:r>
      <w:r w:rsidR="0025170F">
        <w:t>Arduino</w:t>
      </w:r>
      <w:r w:rsidR="00A6377A">
        <w:t xml:space="preserve"> Uno</w:t>
      </w:r>
      <w:r w:rsidR="00280397">
        <w:t xml:space="preserve"> </w:t>
      </w:r>
      <w:r w:rsidR="00682B13">
        <w:t>e um sensor de movimento</w:t>
      </w:r>
      <w:r w:rsidR="007D1AFD">
        <w:t>.</w:t>
      </w:r>
      <w:r w:rsidR="007D6CF4">
        <w:t xml:space="preserve"> O processo inicia-se no aprendizado dos comandos infravermelhos do dispositivo alvo por meio de</w:t>
      </w:r>
      <w:r w:rsidR="00280397">
        <w:t xml:space="preserve"> um</w:t>
      </w:r>
      <w:r w:rsidR="007D6CF4">
        <w:t xml:space="preserve"> </w:t>
      </w:r>
      <w:r w:rsidR="00280397">
        <w:t>receptor infravermelho</w:t>
      </w:r>
      <w:r w:rsidR="007D6CF4">
        <w:t xml:space="preserve"> </w:t>
      </w:r>
      <w:r w:rsidR="00280397">
        <w:t xml:space="preserve">interligado </w:t>
      </w:r>
      <w:r w:rsidR="00AF2135">
        <w:t>a</w:t>
      </w:r>
      <w:r w:rsidR="00280397">
        <w:t>o</w:t>
      </w:r>
      <w:r w:rsidR="007D6CF4">
        <w:t xml:space="preserve"> Arduino</w:t>
      </w:r>
      <w:r w:rsidR="00E40F9A">
        <w:t xml:space="preserve"> Uno</w:t>
      </w:r>
      <w:r w:rsidR="007D6CF4">
        <w:t xml:space="preserve">. Após tal mapeamento, o </w:t>
      </w:r>
      <w:r w:rsidR="00B0118A">
        <w:t>protótipo</w:t>
      </w:r>
      <w:r w:rsidR="007D6CF4">
        <w:t xml:space="preserve"> denominado de </w:t>
      </w:r>
      <w:r w:rsidR="00B0118A">
        <w:t xml:space="preserve">dispositivo </w:t>
      </w:r>
      <w:r w:rsidR="007D6CF4">
        <w:t>ESP já é capaz de desligar dispositivo</w:t>
      </w:r>
      <w:r w:rsidR="00B0118A">
        <w:t>s</w:t>
      </w:r>
      <w:r w:rsidR="007D6CF4">
        <w:t xml:space="preserve"> </w:t>
      </w:r>
      <w:r w:rsidR="00BD15B5">
        <w:t>de forma remota</w:t>
      </w:r>
      <w:r w:rsidR="007B46BC">
        <w:t xml:space="preserve"> (SABEL, 2016).</w:t>
      </w:r>
    </w:p>
    <w:p w14:paraId="20BD13F5" w14:textId="366AC70E" w:rsidR="00BF2ACB" w:rsidRPr="00D54905" w:rsidRDefault="00BF2ACB" w:rsidP="004628CC">
      <w:pPr>
        <w:pStyle w:val="TF-LEGENDA"/>
      </w:pPr>
      <w:r w:rsidRPr="00D54905">
        <w:t>Figura 3</w:t>
      </w:r>
      <w:r w:rsidR="00D36CD5" w:rsidRPr="00D54905">
        <w:t xml:space="preserve"> – Dispositivo ESP montado</w:t>
      </w:r>
    </w:p>
    <w:p w14:paraId="48442727" w14:textId="76AF2DED" w:rsidR="00BF2ACB" w:rsidRPr="00D54905" w:rsidRDefault="00D266CC" w:rsidP="004628CC">
      <w:pPr>
        <w:pStyle w:val="TF-FIGURA"/>
      </w:pPr>
      <w:r>
        <w:pict w14:anchorId="270C6825">
          <v:shape id="_x0000_i1027" type="#_x0000_t75" style="width:222.75pt;height:165pt;visibility:visible;mso-wrap-style:square" o:bordertopcolor="this" o:borderleftcolor="this" o:borderbottomcolor="this" o:borderrightcolor="this">
            <v:imagedata r:id="rId1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6C83B1C" w14:textId="663756CC" w:rsidR="002D01C3" w:rsidRDefault="00D36CD5" w:rsidP="007D6CF4">
      <w:pPr>
        <w:pStyle w:val="TF-FONTE"/>
      </w:pPr>
      <w:r w:rsidRPr="00D54905">
        <w:t xml:space="preserve">Fonte: </w:t>
      </w:r>
      <w:r w:rsidR="00D54905" w:rsidRPr="00D54905">
        <w:t>Gustavo Sabel (2016)</w:t>
      </w:r>
      <w:r w:rsidR="003419B6">
        <w:t>.</w:t>
      </w:r>
    </w:p>
    <w:p w14:paraId="53A3651A" w14:textId="6D36D9C6" w:rsidR="0041214E" w:rsidRDefault="0041214E" w:rsidP="00917680">
      <w:pPr>
        <w:pStyle w:val="TF-TEXTO"/>
      </w:pPr>
      <w:r>
        <w:t>O fluxo de funcionamento ocorre por meio de um sistema gerenciador, ao abrir uma página Web</w:t>
      </w:r>
      <w:r w:rsidR="007F1E64">
        <w:t xml:space="preserve"> ocorre a </w:t>
      </w:r>
      <w:r w:rsidR="0026330C">
        <w:t xml:space="preserve">busca </w:t>
      </w:r>
      <w:r w:rsidR="007F1E64">
        <w:t xml:space="preserve">de </w:t>
      </w:r>
      <w:r w:rsidR="0026330C">
        <w:t xml:space="preserve">todos os </w:t>
      </w:r>
      <w:r w:rsidR="00204D27">
        <w:t xml:space="preserve">protótipos </w:t>
      </w:r>
      <w:r w:rsidR="007D6CF4">
        <w:t>encontrados na</w:t>
      </w:r>
      <w:r w:rsidR="0026330C">
        <w:t xml:space="preserve"> </w:t>
      </w:r>
      <w:r w:rsidR="00511B13" w:rsidRPr="00511B13">
        <w:rPr>
          <w:i/>
          <w:iCs/>
        </w:rPr>
        <w:t>Loca</w:t>
      </w:r>
      <w:r w:rsidR="00511B13">
        <w:rPr>
          <w:i/>
          <w:iCs/>
        </w:rPr>
        <w:t>l</w:t>
      </w:r>
      <w:r w:rsidR="00511B13" w:rsidRPr="00511B13">
        <w:rPr>
          <w:i/>
          <w:iCs/>
        </w:rPr>
        <w:t xml:space="preserve"> Area Network</w:t>
      </w:r>
      <w:r w:rsidR="00511B13">
        <w:t xml:space="preserve"> (LAN)</w:t>
      </w:r>
      <w:r w:rsidR="0026330C">
        <w:t xml:space="preserve"> </w:t>
      </w:r>
      <w:r w:rsidR="005C603A">
        <w:t>e posteriormente a conexão em cada um deles</w:t>
      </w:r>
      <w:r w:rsidR="00511B13">
        <w:t xml:space="preserve"> via</w:t>
      </w:r>
      <w:r w:rsidR="000516EE">
        <w:t xml:space="preserve"> protocolo</w:t>
      </w:r>
      <w:r w:rsidR="00511B13">
        <w:t xml:space="preserve"> TCP/IP</w:t>
      </w:r>
      <w:r w:rsidR="005C603A">
        <w:t xml:space="preserve"> </w:t>
      </w:r>
      <w:r w:rsidR="007D2E17">
        <w:t>a fim</w:t>
      </w:r>
      <w:r w:rsidR="000516EE">
        <w:t xml:space="preserve"> de</w:t>
      </w:r>
      <w:r w:rsidR="005C603A">
        <w:t xml:space="preserve"> obter os parâmetros do sensor de movimento </w:t>
      </w:r>
      <w:r w:rsidR="00517CAF">
        <w:t>conectado ao Arduino</w:t>
      </w:r>
      <w:r w:rsidR="00511B13">
        <w:t xml:space="preserve"> Uno</w:t>
      </w:r>
      <w:r w:rsidR="00204D27">
        <w:t>.</w:t>
      </w:r>
      <w:r w:rsidR="00517CAF">
        <w:t xml:space="preserve"> </w:t>
      </w:r>
      <w:r w:rsidR="00204D27">
        <w:t>A</w:t>
      </w:r>
      <w:r w:rsidR="00517CAF">
        <w:t xml:space="preserve"> ideia é que ao </w:t>
      </w:r>
      <w:r w:rsidR="00B90BF1">
        <w:t>detectar um longo período sem movimentação no ressinto</w:t>
      </w:r>
      <w:r w:rsidR="007D6CF4">
        <w:t xml:space="preserve"> monitorado</w:t>
      </w:r>
      <w:r w:rsidR="00B90BF1">
        <w:t xml:space="preserve"> ocorra o desligamento do dispositivo alvo por meio de comandos infravermelho</w:t>
      </w:r>
      <w:r w:rsidR="007D2E17">
        <w:t>s</w:t>
      </w:r>
      <w:r w:rsidR="00B90BF1">
        <w:t xml:space="preserve"> previamente mapeados</w:t>
      </w:r>
      <w:r w:rsidR="005A7E0E">
        <w:t xml:space="preserve">, no entanto, </w:t>
      </w:r>
      <w:r w:rsidR="005A7E0E">
        <w:lastRenderedPageBreak/>
        <w:t xml:space="preserve">antes de realizar o desligamento do dispositivo alvo é necessário realizar uma validação se </w:t>
      </w:r>
      <w:r w:rsidR="00306245">
        <w:t>ele</w:t>
      </w:r>
      <w:r w:rsidR="005A7E0E">
        <w:t xml:space="preserve"> </w:t>
      </w:r>
      <w:r w:rsidR="007D6CF4">
        <w:t>ainda está ligado</w:t>
      </w:r>
      <w:r w:rsidR="00306245">
        <w:t xml:space="preserve"> de fato</w:t>
      </w:r>
      <w:r w:rsidR="0065239E">
        <w:t>,</w:t>
      </w:r>
      <w:r w:rsidR="001040C6">
        <w:t xml:space="preserve"> e para is</w:t>
      </w:r>
      <w:r w:rsidR="00511B13">
        <w:t>t</w:t>
      </w:r>
      <w:r w:rsidR="001040C6">
        <w:t>o é utilizado um sensor de corrente conforme</w:t>
      </w:r>
      <w:r w:rsidR="007D6CF4">
        <w:t xml:space="preserve"> a</w:t>
      </w:r>
      <w:r w:rsidR="001040C6">
        <w:t xml:space="preserve"> figura 4</w:t>
      </w:r>
      <w:r w:rsidR="005A7E0E">
        <w:t xml:space="preserve"> (SABEL, 2016)</w:t>
      </w:r>
      <w:r w:rsidR="007C0F3D">
        <w:t>.</w:t>
      </w:r>
    </w:p>
    <w:p w14:paraId="74AF098B" w14:textId="52D8F7B3" w:rsidR="002D01C3" w:rsidRPr="00DA4E5A" w:rsidRDefault="001040C6" w:rsidP="004628CC">
      <w:pPr>
        <w:pStyle w:val="TF-LEGENDA"/>
      </w:pPr>
      <w:r w:rsidRPr="00DA4E5A">
        <w:t>Figura 4 – Sensor de corrente</w:t>
      </w:r>
    </w:p>
    <w:p w14:paraId="68A379FF" w14:textId="42D7C9F7" w:rsidR="001040C6" w:rsidRPr="00DA4E5A" w:rsidRDefault="00D266CC" w:rsidP="004628CC">
      <w:pPr>
        <w:pStyle w:val="TF-FIGURA"/>
      </w:pPr>
      <w:r>
        <w:pict w14:anchorId="1275CF00">
          <v:shape id="_x0000_i1028" type="#_x0000_t75" style="width:175.5pt;height:122.25pt;visibility:visible;mso-wrap-style:square" o:bordertopcolor="this" o:borderleftcolor="this" o:borderbottomcolor="this" o:borderrightcolor="this">
            <v:imagedata r:id="rId14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639C0B04" w14:textId="4FEC73BD" w:rsidR="0008424D" w:rsidRDefault="00DA4E5A" w:rsidP="004628CC">
      <w:pPr>
        <w:pStyle w:val="TF-FONTE"/>
      </w:pPr>
      <w:r w:rsidRPr="00DA4E5A">
        <w:t xml:space="preserve">Fonte: </w:t>
      </w:r>
      <w:r w:rsidRPr="003419B6">
        <w:t>Gustavo Sabel (2016)</w:t>
      </w:r>
      <w:r w:rsidR="0073727A" w:rsidRPr="003419B6">
        <w:t>.</w:t>
      </w:r>
    </w:p>
    <w:p w14:paraId="6F0D9948" w14:textId="27476878" w:rsidR="00A44581" w:rsidRDefault="0008424D" w:rsidP="0008424D">
      <w:pPr>
        <w:pStyle w:val="TF-TEXTO"/>
      </w:pPr>
      <w:r>
        <w:t>Segundo o autor</w:t>
      </w:r>
      <w:r w:rsidR="005A6E8F">
        <w:t>,</w:t>
      </w:r>
      <w:r>
        <w:t xml:space="preserve"> o protótipo obteve êxito </w:t>
      </w:r>
      <w:r w:rsidR="00C56446">
        <w:t xml:space="preserve">ao desligar </w:t>
      </w:r>
      <w:r w:rsidR="00511B13">
        <w:t>dispositivos elétricos</w:t>
      </w:r>
      <w:r w:rsidR="00C56446">
        <w:t xml:space="preserve"> </w:t>
      </w:r>
      <w:r w:rsidR="00A604E9">
        <w:t>via comandos infravermelhos</w:t>
      </w:r>
      <w:r w:rsidR="007F7BBE">
        <w:t xml:space="preserve"> de forma remota</w:t>
      </w:r>
      <w:r w:rsidR="00C56446">
        <w:t xml:space="preserve"> através da</w:t>
      </w:r>
      <w:r w:rsidR="00696B0C">
        <w:t xml:space="preserve"> rede</w:t>
      </w:r>
      <w:r w:rsidR="00C56446">
        <w:t xml:space="preserve"> Wi</w:t>
      </w:r>
      <w:r w:rsidR="002A6A59">
        <w:t>-</w:t>
      </w:r>
      <w:r w:rsidR="00C56446">
        <w:t>Fi</w:t>
      </w:r>
      <w:r w:rsidR="000075F1">
        <w:t xml:space="preserve"> 802.11</w:t>
      </w:r>
      <w:r w:rsidR="00A53E18">
        <w:t xml:space="preserve">, além disso os testes segundo ele demonstraram </w:t>
      </w:r>
      <w:r w:rsidR="007F7BBE">
        <w:t xml:space="preserve">não só </w:t>
      </w:r>
      <w:r w:rsidR="00A53E18">
        <w:t>que o protótipo funciona</w:t>
      </w:r>
      <w:r w:rsidR="007F7BBE">
        <w:t xml:space="preserve">, mas também </w:t>
      </w:r>
      <w:r w:rsidR="00A53E18">
        <w:t>que</w:t>
      </w:r>
      <w:r w:rsidR="005263CF">
        <w:t xml:space="preserve"> ele</w:t>
      </w:r>
      <w:r w:rsidR="00A53E18">
        <w:t xml:space="preserve"> poderia ser utilizado para controlar </w:t>
      </w:r>
      <w:r w:rsidR="007D1BEA">
        <w:t xml:space="preserve">dispositivos elétricos em </w:t>
      </w:r>
      <w:r w:rsidR="00A53E18">
        <w:t>grandes espaços</w:t>
      </w:r>
      <w:r w:rsidR="007C0F3D">
        <w:t>.</w:t>
      </w:r>
      <w:r w:rsidR="003419B6">
        <w:t xml:space="preserve"> (SABEL, 2016).</w:t>
      </w:r>
    </w:p>
    <w:p w14:paraId="7AE741C5" w14:textId="77777777" w:rsidR="0008424D" w:rsidRDefault="0008424D" w:rsidP="0008424D">
      <w:pPr>
        <w:pStyle w:val="TF-TEXTO"/>
      </w:pPr>
    </w:p>
    <w:p w14:paraId="77BE4C06" w14:textId="39B5427F" w:rsidR="00A44581" w:rsidRDefault="006A5B49" w:rsidP="007A594D">
      <w:pPr>
        <w:pStyle w:val="Ttulo2"/>
      </w:pPr>
      <w:r w:rsidRPr="006A5B49">
        <w:t>PROTÓTIPO DE UM DISPOSITIVO GERENCIADOR DE EQUIPAMENTOS VIA ETHERNET PARA ECONOMIA DE ENERGIA</w:t>
      </w:r>
      <w:r w:rsidR="00A44581">
        <w:t xml:space="preserve"> </w:t>
      </w:r>
    </w:p>
    <w:p w14:paraId="10826C13" w14:textId="136C23B5" w:rsidR="008A728F" w:rsidRDefault="00092730" w:rsidP="007A594D">
      <w:pPr>
        <w:pStyle w:val="TF-TEXTO"/>
      </w:pPr>
      <w:r>
        <w:t>O protótipo</w:t>
      </w:r>
      <w:r w:rsidR="0032576B">
        <w:t xml:space="preserve"> (figura 5)</w:t>
      </w:r>
      <w:r>
        <w:t xml:space="preserve"> proposto por Ruttmann (2018) tem como objetivo </w:t>
      </w:r>
      <w:r w:rsidR="00310E83">
        <w:t>estender as funcionalidades do protótipo desenvolvido por Sabel (2016), alterando a comunicação de</w:t>
      </w:r>
      <w:r w:rsidR="0084575A">
        <w:t xml:space="preserve"> rede</w:t>
      </w:r>
      <w:r w:rsidR="00310E83">
        <w:t xml:space="preserve"> Wi-Fi</w:t>
      </w:r>
      <w:r w:rsidR="00697AD0">
        <w:t xml:space="preserve"> </w:t>
      </w:r>
      <w:r w:rsidR="00772744">
        <w:t xml:space="preserve">padrão IEEE </w:t>
      </w:r>
      <w:r w:rsidR="00697AD0">
        <w:t>802.11</w:t>
      </w:r>
      <w:r w:rsidR="00310E83">
        <w:t xml:space="preserve"> para</w:t>
      </w:r>
      <w:r w:rsidR="0084575A">
        <w:t xml:space="preserve"> </w:t>
      </w:r>
      <w:r w:rsidR="00A604E9">
        <w:t xml:space="preserve">a </w:t>
      </w:r>
      <w:r w:rsidR="00772744">
        <w:t xml:space="preserve">rede via cabo no padrão IEEE </w:t>
      </w:r>
      <w:r w:rsidR="0084575A" w:rsidRPr="0084575A">
        <w:t>802.3</w:t>
      </w:r>
      <w:r w:rsidR="00310E83">
        <w:t xml:space="preserve"> e</w:t>
      </w:r>
      <w:r w:rsidR="003809DD">
        <w:t xml:space="preserve"> </w:t>
      </w:r>
      <w:r w:rsidR="0084575A">
        <w:t>alterando</w:t>
      </w:r>
      <w:r w:rsidR="003809DD">
        <w:t xml:space="preserve"> o sensor de corrente po</w:t>
      </w:r>
      <w:r w:rsidR="00842209">
        <w:t>r um</w:t>
      </w:r>
      <w:r w:rsidR="003809DD">
        <w:t xml:space="preserve"> </w:t>
      </w:r>
      <w:r w:rsidR="009F0F25" w:rsidRPr="009F0F25">
        <w:rPr>
          <w:i/>
          <w:iCs/>
        </w:rPr>
        <w:t>Light Dependent Resistor</w:t>
      </w:r>
      <w:r w:rsidR="009F0F25">
        <w:t xml:space="preserve"> (</w:t>
      </w:r>
      <w:r w:rsidR="007D6CF4" w:rsidRPr="00842209">
        <w:t>LDR</w:t>
      </w:r>
      <w:r w:rsidR="009F0F25">
        <w:t>)</w:t>
      </w:r>
      <w:r w:rsidR="00BB3DCF" w:rsidRPr="00842209">
        <w:t>,</w:t>
      </w:r>
      <w:r w:rsidR="00BB3DCF">
        <w:t xml:space="preserve"> além disso neste protótipo foi utilizado </w:t>
      </w:r>
      <w:r w:rsidR="00A604E9">
        <w:t>o</w:t>
      </w:r>
      <w:r w:rsidR="00BB3DCF">
        <w:t xml:space="preserve"> Arduino Mega como microcontrolador</w:t>
      </w:r>
      <w:r w:rsidR="0041438E">
        <w:t xml:space="preserve">. </w:t>
      </w:r>
      <w:r w:rsidR="007137EC">
        <w:t xml:space="preserve">Segundo o autor, o </w:t>
      </w:r>
      <w:r w:rsidR="000C77DD">
        <w:t>público-alvo</w:t>
      </w:r>
      <w:r w:rsidR="007137EC">
        <w:t xml:space="preserve"> </w:t>
      </w:r>
      <w:r w:rsidR="008A728F">
        <w:t xml:space="preserve">do projeto seria a </w:t>
      </w:r>
      <w:r w:rsidR="008A728F" w:rsidRPr="008A728F">
        <w:t>Universidade Regional de Blumenau (FURB)</w:t>
      </w:r>
      <w:r w:rsidR="008A728F">
        <w:t xml:space="preserve">, a qual possui problemas de desperdício </w:t>
      </w:r>
      <w:r w:rsidR="0041438E">
        <w:t>energético</w:t>
      </w:r>
      <w:r w:rsidR="008A728F">
        <w:t xml:space="preserve"> </w:t>
      </w:r>
      <w:r w:rsidR="000C77DD">
        <w:t xml:space="preserve">por meio dos ares-condicionados </w:t>
      </w:r>
      <w:r w:rsidR="00D81172">
        <w:t>e projetores</w:t>
      </w:r>
      <w:r w:rsidR="00BD21A4">
        <w:t xml:space="preserve"> (figura 6)</w:t>
      </w:r>
      <w:r w:rsidR="00D81172">
        <w:t xml:space="preserve"> </w:t>
      </w:r>
      <w:r w:rsidR="000C77DD">
        <w:t>ligados em salas vazias</w:t>
      </w:r>
      <w:r w:rsidR="003419B6">
        <w:t xml:space="preserve"> (RUTTMANN, 2018).</w:t>
      </w:r>
    </w:p>
    <w:p w14:paraId="68659B70" w14:textId="108C6778" w:rsidR="00C77D6F" w:rsidRPr="009B31ED" w:rsidRDefault="00C77D6F" w:rsidP="004628CC">
      <w:pPr>
        <w:pStyle w:val="TF-LEGENDA"/>
      </w:pPr>
      <w:r w:rsidRPr="009B31ED">
        <w:t xml:space="preserve">Figura </w:t>
      </w:r>
      <w:r w:rsidR="00BD21A4">
        <w:t>5</w:t>
      </w:r>
      <w:r w:rsidRPr="009B31ED">
        <w:t xml:space="preserve"> – Sensor de corrente</w:t>
      </w:r>
    </w:p>
    <w:p w14:paraId="34A81E2D" w14:textId="0408D37A" w:rsidR="00C77D6F" w:rsidRPr="009B31ED" w:rsidRDefault="00D266CC" w:rsidP="009B31ED">
      <w:pPr>
        <w:pStyle w:val="TF-FIGURA"/>
      </w:pPr>
      <w:r>
        <w:pict w14:anchorId="091B896C">
          <v:shape id="_x0000_i1029" type="#_x0000_t75" style="width:218.25pt;height:198pt;visibility:visible;mso-wrap-style:square" o:bordertopcolor="this" o:borderleftcolor="this" o:borderbottomcolor="this" o:borderrightcolor="this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F951A99" w14:textId="122D5E90" w:rsidR="009B31ED" w:rsidRPr="009B31ED" w:rsidRDefault="00C77D6F" w:rsidP="004628CC">
      <w:pPr>
        <w:pStyle w:val="TF-FONTE"/>
      </w:pPr>
      <w:r w:rsidRPr="009B31ED">
        <w:t xml:space="preserve">Fonte: </w:t>
      </w:r>
      <w:r w:rsidR="009B31ED" w:rsidRPr="009B31ED">
        <w:t>Marlon Erich Ruttmann (2018)</w:t>
      </w:r>
      <w:r w:rsidR="003419B6">
        <w:t>.</w:t>
      </w:r>
    </w:p>
    <w:p w14:paraId="7F298C2D" w14:textId="52E177C6" w:rsidR="000C77DD" w:rsidRDefault="00D96CB6" w:rsidP="007A594D">
      <w:pPr>
        <w:pStyle w:val="TF-TEXTO"/>
      </w:pPr>
      <w:r>
        <w:t xml:space="preserve">Segundo Ruttmann, </w:t>
      </w:r>
      <w:r w:rsidR="00772744">
        <w:t xml:space="preserve">a mudança </w:t>
      </w:r>
      <w:r w:rsidR="005D4BEF">
        <w:t>d</w:t>
      </w:r>
      <w:r w:rsidR="00772744">
        <w:t xml:space="preserve">o meio de comunicação foi feita </w:t>
      </w:r>
      <w:r>
        <w:t xml:space="preserve">para facilitar a integração do </w:t>
      </w:r>
      <w:r w:rsidR="00575EF9">
        <w:t>protótipo na infraestrutura d</w:t>
      </w:r>
      <w:r w:rsidR="00772744">
        <w:t>o campus da</w:t>
      </w:r>
      <w:r w:rsidR="00575EF9">
        <w:t xml:space="preserve"> FURB</w:t>
      </w:r>
      <w:r w:rsidR="00C62CB2">
        <w:t xml:space="preserve">. O desligamento dos </w:t>
      </w:r>
      <w:r w:rsidR="00204D27">
        <w:t>ares-condicionados e projetores</w:t>
      </w:r>
      <w:r w:rsidR="00C62CB2">
        <w:t xml:space="preserve"> dá-se por meio de comandos infravermelho</w:t>
      </w:r>
      <w:r w:rsidR="005D4BEF">
        <w:t>s</w:t>
      </w:r>
      <w:r w:rsidR="004F280D">
        <w:t xml:space="preserve"> (os quais</w:t>
      </w:r>
      <w:r w:rsidR="007D6CF4">
        <w:t xml:space="preserve"> já</w:t>
      </w:r>
      <w:r w:rsidR="004F280D">
        <w:t xml:space="preserve"> foram mapeados no </w:t>
      </w:r>
      <w:r w:rsidR="007D6CF4">
        <w:t>início do processo</w:t>
      </w:r>
      <w:r w:rsidR="004F280D">
        <w:t>)</w:t>
      </w:r>
      <w:r w:rsidR="00C72660">
        <w:t>.</w:t>
      </w:r>
      <w:r w:rsidR="00AC2926">
        <w:t xml:space="preserve"> </w:t>
      </w:r>
      <w:r w:rsidR="00772744" w:rsidRPr="00772744">
        <w:t>Para detectar se os dispositivos ainda estão ligados foi utilizado um LDR, o qual varia a sua resistência elétrica de acordo com a quantidade de luz incidente sobre ele</w:t>
      </w:r>
      <w:r w:rsidR="00772744">
        <w:t xml:space="preserve">, </w:t>
      </w:r>
      <w:r w:rsidR="006258D1" w:rsidRPr="00772744">
        <w:t>per</w:t>
      </w:r>
      <w:r w:rsidR="006258D1">
        <w:t>mitindo saber se há ou não uma fonte de luz no local onde o sensor foi instalado</w:t>
      </w:r>
      <w:r w:rsidR="00FD0E5D">
        <w:t xml:space="preserve"> (conforme Figura 6)</w:t>
      </w:r>
      <w:r w:rsidR="006258D1">
        <w:t>.</w:t>
      </w:r>
    </w:p>
    <w:p w14:paraId="027CB5F5" w14:textId="244B4CC3" w:rsidR="00BD21A4" w:rsidRPr="00BD21A4" w:rsidRDefault="00BD21A4" w:rsidP="004628CC">
      <w:pPr>
        <w:pStyle w:val="TF-LEGENDA"/>
      </w:pPr>
      <w:r w:rsidRPr="00BD21A4">
        <w:lastRenderedPageBreak/>
        <w:t>Figura 6 – Sensor em um projetor</w:t>
      </w:r>
    </w:p>
    <w:p w14:paraId="1BEB3619" w14:textId="7CBBEA66" w:rsidR="00CC078F" w:rsidRPr="00BD21A4" w:rsidRDefault="00D266CC" w:rsidP="004628CC">
      <w:pPr>
        <w:pStyle w:val="TF-FIGURA"/>
      </w:pPr>
      <w:r>
        <w:pict w14:anchorId="3876AF26">
          <v:shape id="_x0000_i1030" type="#_x0000_t75" style="width:189.75pt;height:129pt;visibility:visible;mso-wrap-style:square" o:bordertopcolor="this" o:borderleftcolor="this" o:borderbottomcolor="this" o:borderrightcolor="this">
            <v:imagedata r:id="rId16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6AD7AA3E" w14:textId="09516968" w:rsidR="00BD21A4" w:rsidRPr="009B31ED" w:rsidRDefault="00BD21A4" w:rsidP="004628CC">
      <w:pPr>
        <w:pStyle w:val="TF-FONTE"/>
      </w:pPr>
      <w:r w:rsidRPr="00BD21A4">
        <w:t>Fonte: Marlon Erich Ruttmann (2018)</w:t>
      </w:r>
      <w:r w:rsidR="003419B6">
        <w:t>.</w:t>
      </w:r>
    </w:p>
    <w:p w14:paraId="2C9A542D" w14:textId="0C891564" w:rsidR="006A5B49" w:rsidRDefault="00BD21A4" w:rsidP="007A594D">
      <w:pPr>
        <w:pStyle w:val="TF-TEXTO"/>
      </w:pPr>
      <w:r>
        <w:t>Segundo o auto</w:t>
      </w:r>
      <w:r w:rsidR="00B01043">
        <w:t>r</w:t>
      </w:r>
      <w:r w:rsidR="00B33BC7">
        <w:t>,</w:t>
      </w:r>
      <w:r w:rsidR="00B01043">
        <w:t xml:space="preserve"> o objetivo do protótipo foi atendido adequadamente</w:t>
      </w:r>
      <w:r w:rsidR="00C32501">
        <w:t xml:space="preserve"> </w:t>
      </w:r>
      <w:r w:rsidR="00F644A1">
        <w:t>e o seu custo de implantação facilmente se justifica</w:t>
      </w:r>
      <w:r w:rsidR="00C60128">
        <w:t>ria</w:t>
      </w:r>
      <w:r w:rsidR="00F644A1">
        <w:t xml:space="preserve"> </w:t>
      </w:r>
      <w:r w:rsidR="003D5329">
        <w:t>com a redução do custo e</w:t>
      </w:r>
      <w:r w:rsidR="00C60128">
        <w:t>m</w:t>
      </w:r>
      <w:r w:rsidR="003D5329">
        <w:t xml:space="preserve"> vigias</w:t>
      </w:r>
      <w:r w:rsidR="002B404A">
        <w:t xml:space="preserve"> (os quais são responsáveis por visitar todas as salas para verificar se há algum dispositivo ainda ligado)</w:t>
      </w:r>
      <w:r w:rsidR="003D5329">
        <w:t xml:space="preserve"> e com potencial redução no custo de energia elétrica</w:t>
      </w:r>
      <w:r w:rsidR="00C60128">
        <w:t>, principalmente se for aplicado em todo o campus da FURB</w:t>
      </w:r>
      <w:r w:rsidR="003419B6">
        <w:t xml:space="preserve"> (RUTTMANN, 2018)</w:t>
      </w:r>
      <w:r w:rsidR="00C60128">
        <w:t>.</w:t>
      </w:r>
    </w:p>
    <w:p w14:paraId="18F34A5A" w14:textId="77777777" w:rsidR="00BD21A4" w:rsidRDefault="00BD21A4" w:rsidP="007A594D">
      <w:pPr>
        <w:pStyle w:val="TF-TEXTO"/>
      </w:pPr>
    </w:p>
    <w:p w14:paraId="35648044" w14:textId="379C14B2" w:rsidR="00A44581" w:rsidRDefault="006A5B49" w:rsidP="007A594D">
      <w:pPr>
        <w:pStyle w:val="Ttulo2"/>
      </w:pPr>
      <w:r>
        <w:t xml:space="preserve"> </w:t>
      </w:r>
      <w:r w:rsidRPr="006A5B49">
        <w:t xml:space="preserve">MEDIDOR DE </w:t>
      </w:r>
      <w:r w:rsidRPr="00616A0C">
        <w:t>CONSUMO DE ENERGIA ELÉTRICA COM ACESSO LOCAL E REMOTO USANDO PLATAFORMA ESP8266</w:t>
      </w:r>
      <w:r w:rsidR="00A44581">
        <w:t xml:space="preserve"> </w:t>
      </w:r>
    </w:p>
    <w:p w14:paraId="6B996DD8" w14:textId="797F7CB0" w:rsidR="00A44581" w:rsidRDefault="00AB7879" w:rsidP="00A44581">
      <w:pPr>
        <w:pStyle w:val="TF-TEXTO"/>
      </w:pPr>
      <w:r>
        <w:t xml:space="preserve">O </w:t>
      </w:r>
      <w:r w:rsidR="00716D97">
        <w:t xml:space="preserve">protótipo proposto por Sena (2018) tem como objetivo </w:t>
      </w:r>
      <w:r w:rsidR="00B46B00">
        <w:t xml:space="preserve">medir </w:t>
      </w:r>
      <w:r w:rsidR="006D64D4">
        <w:t xml:space="preserve">as </w:t>
      </w:r>
      <w:r w:rsidR="00786C17">
        <w:t>grandezas básicas</w:t>
      </w:r>
      <w:r w:rsidR="001B5B83">
        <w:t xml:space="preserve"> (tensão e corrente)</w:t>
      </w:r>
      <w:r w:rsidR="00267019">
        <w:t xml:space="preserve"> de sinais elétricos e disponibilizar tais informações</w:t>
      </w:r>
      <w:r w:rsidR="00662AAA" w:rsidRPr="00662AAA">
        <w:t xml:space="preserve"> ao usuário </w:t>
      </w:r>
      <w:r w:rsidR="00AB04B3">
        <w:t>pela internet</w:t>
      </w:r>
      <w:r w:rsidR="007D7DF4">
        <w:t>.</w:t>
      </w:r>
      <w:r w:rsidR="00095811">
        <w:t xml:space="preserve"> </w:t>
      </w:r>
      <w:r w:rsidR="00616A0C">
        <w:t xml:space="preserve">Para alcançar tal objetivo foi utilizado um </w:t>
      </w:r>
      <w:r w:rsidR="009F3912">
        <w:t>microcontrolador</w:t>
      </w:r>
      <w:r w:rsidR="00616A0C" w:rsidRPr="00616A0C">
        <w:t xml:space="preserve"> ESP8266 (NodeMCU v3, Lolin)</w:t>
      </w:r>
      <w:r w:rsidR="00616A0C">
        <w:t xml:space="preserve"> </w:t>
      </w:r>
      <w:r w:rsidR="009F3912">
        <w:t>com</w:t>
      </w:r>
      <w:r w:rsidR="00616A0C">
        <w:t xml:space="preserve"> comunicação Wi</w:t>
      </w:r>
      <w:r w:rsidR="002A6A59">
        <w:t>-</w:t>
      </w:r>
      <w:r w:rsidR="00616A0C">
        <w:t>Fi</w:t>
      </w:r>
      <w:r w:rsidR="000075F1">
        <w:t xml:space="preserve"> </w:t>
      </w:r>
      <w:r w:rsidR="009F3912">
        <w:t xml:space="preserve">no padrão IEEE </w:t>
      </w:r>
      <w:r w:rsidR="000075F1">
        <w:t>802.11</w:t>
      </w:r>
      <w:r w:rsidR="009F3912">
        <w:t xml:space="preserve"> </w:t>
      </w:r>
      <w:r w:rsidR="00616A0C">
        <w:t>e um módulo genérico fabricado pela Peacefair denominado PZEM-004T responsável por mensura</w:t>
      </w:r>
      <w:r w:rsidR="00696B0C">
        <w:t>r</w:t>
      </w:r>
      <w:r w:rsidR="00616A0C">
        <w:t xml:space="preserve"> as grandezas dos sinais elétricos</w:t>
      </w:r>
      <w:r w:rsidR="009C5729">
        <w:t>.</w:t>
      </w:r>
      <w:r w:rsidR="001B5B83">
        <w:t xml:space="preserve"> </w:t>
      </w:r>
      <w:r w:rsidR="009C5729">
        <w:t>O</w:t>
      </w:r>
      <w:r w:rsidR="001B5B83">
        <w:t xml:space="preserve"> projeto conta também com um display LCD </w:t>
      </w:r>
      <w:r w:rsidR="009C5729">
        <w:t>que exibe</w:t>
      </w:r>
      <w:r w:rsidR="001B5B83">
        <w:t xml:space="preserve"> as informações mensuradas</w:t>
      </w:r>
      <w:r w:rsidR="00335B44">
        <w:t xml:space="preserve"> em tempo real</w:t>
      </w:r>
      <w:r w:rsidR="00616A0C">
        <w:t>.</w:t>
      </w:r>
      <w:r w:rsidR="00616A0C" w:rsidRPr="00616A0C">
        <w:t xml:space="preserve"> </w:t>
      </w:r>
      <w:r w:rsidR="00095811">
        <w:t>(</w:t>
      </w:r>
      <w:r w:rsidR="00095811" w:rsidRPr="00D049DD">
        <w:t>SENA</w:t>
      </w:r>
      <w:r w:rsidR="00095811">
        <w:t>, 2018)</w:t>
      </w:r>
      <w:r w:rsidR="007D7DF4">
        <w:t>.</w:t>
      </w:r>
    </w:p>
    <w:p w14:paraId="5EF0CB5D" w14:textId="66029219" w:rsidR="00616A0C" w:rsidRPr="00BD21A4" w:rsidRDefault="00616A0C" w:rsidP="00616A0C">
      <w:pPr>
        <w:pStyle w:val="TF-LEGENDA"/>
      </w:pPr>
      <w:r w:rsidRPr="00BD21A4">
        <w:t xml:space="preserve">Figura </w:t>
      </w:r>
      <w:r>
        <w:t>7</w:t>
      </w:r>
      <w:r w:rsidRPr="00BD21A4">
        <w:t xml:space="preserve"> – </w:t>
      </w:r>
      <w:r w:rsidR="001B5B83" w:rsidRPr="001B5B83">
        <w:t>Diagrama de fiação do protótipo finalizado</w:t>
      </w:r>
    </w:p>
    <w:p w14:paraId="56B68A92" w14:textId="06B9F9FD" w:rsidR="00616A0C" w:rsidRPr="00BD21A4" w:rsidRDefault="00D266CC" w:rsidP="00616A0C">
      <w:pPr>
        <w:pStyle w:val="TF-FIGURA"/>
      </w:pPr>
      <w:r>
        <w:rPr>
          <w:noProof/>
        </w:rPr>
        <w:pict w14:anchorId="392E65FE">
          <v:shape id="_x0000_i1031" type="#_x0000_t75" style="width:297pt;height:207pt;visibility:visible;mso-wrap-style:square" o:bordertopcolor="this" o:borderleftcolor="this" o:borderbottomcolor="this" o:borderrightcolor="this">
            <v:imagedata r:id="rId17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3EEF06F" w14:textId="13456D36" w:rsidR="00616A0C" w:rsidRPr="009B31ED" w:rsidRDefault="00616A0C" w:rsidP="00616A0C">
      <w:pPr>
        <w:pStyle w:val="TF-FONTE"/>
      </w:pPr>
      <w:r w:rsidRPr="00BD21A4">
        <w:t xml:space="preserve">Fonte: </w:t>
      </w:r>
      <w:r w:rsidR="001B5B83" w:rsidRPr="001B5B83">
        <w:t>Gerson Evandro De Oliveira Sena</w:t>
      </w:r>
      <w:r w:rsidR="001B5B83" w:rsidRPr="00BD21A4">
        <w:t xml:space="preserve"> </w:t>
      </w:r>
      <w:r w:rsidRPr="00BD21A4">
        <w:t>(2018)</w:t>
      </w:r>
      <w:r w:rsidR="003419B6">
        <w:t>.</w:t>
      </w:r>
    </w:p>
    <w:p w14:paraId="54C548B2" w14:textId="6EDFD76A" w:rsidR="00616A0C" w:rsidRDefault="008D2DA4" w:rsidP="00A44581">
      <w:pPr>
        <w:pStyle w:val="TF-TEXTO"/>
      </w:pPr>
      <w:r>
        <w:t xml:space="preserve">Segundo o autor, </w:t>
      </w:r>
      <w:r w:rsidR="00B26BC7">
        <w:t>para evidenciar a precisão do módulo PZEM foi utilizado um equipamento homologado da marca Fluke</w:t>
      </w:r>
      <w:r w:rsidR="009C5729">
        <w:t>,</w:t>
      </w:r>
      <w:r w:rsidR="00B26BC7">
        <w:t xml:space="preserve"> denominado de </w:t>
      </w:r>
      <w:r w:rsidR="00B26BC7" w:rsidRPr="00B26BC7">
        <w:t>Analisador de Qualidade de Energia</w:t>
      </w:r>
      <w:r w:rsidR="00B26BC7">
        <w:t xml:space="preserve">, o qual apresentou valores muito semelhantes aos sinais </w:t>
      </w:r>
      <w:r w:rsidR="00CF0350">
        <w:t>mensurados</w:t>
      </w:r>
      <w:r w:rsidR="00B26BC7">
        <w:t xml:space="preserve"> pelo módulo</w:t>
      </w:r>
      <w:r w:rsidR="00E64974">
        <w:t xml:space="preserve"> PZEM</w:t>
      </w:r>
      <w:r w:rsidR="00B26BC7">
        <w:t xml:space="preserve"> (conforme Figura 8). </w:t>
      </w:r>
      <w:r w:rsidR="008013D5">
        <w:t>P</w:t>
      </w:r>
      <w:r w:rsidR="008013D5" w:rsidRPr="00F32BD0">
        <w:t>ara</w:t>
      </w:r>
      <w:r w:rsidR="004772FF">
        <w:t xml:space="preserve"> apresentar </w:t>
      </w:r>
      <w:r w:rsidR="00F32BD0">
        <w:t>os dados ao usuário foi utilizad</w:t>
      </w:r>
      <w:r w:rsidR="00696B0C">
        <w:t>o um painel digital com componentes (denominados</w:t>
      </w:r>
      <w:r w:rsidR="00696B0C" w:rsidRPr="00696B0C">
        <w:rPr>
          <w:i/>
          <w:iCs/>
        </w:rPr>
        <w:t xml:space="preserve"> </w:t>
      </w:r>
      <w:r w:rsidR="00696B0C" w:rsidRPr="00F32BD0">
        <w:rPr>
          <w:i/>
          <w:iCs/>
        </w:rPr>
        <w:t>widgets</w:t>
      </w:r>
      <w:r w:rsidR="00696B0C">
        <w:t>)</w:t>
      </w:r>
      <w:r w:rsidR="00F32BD0">
        <w:t xml:space="preserve"> </w:t>
      </w:r>
      <w:r w:rsidR="0028591D">
        <w:t>dentro d</w:t>
      </w:r>
      <w:r w:rsidR="00F32BD0">
        <w:t>a plataforma Blynk</w:t>
      </w:r>
      <w:r w:rsidR="002068DE">
        <w:t>, os quais exibem em tempo real as grandezas lidas pelo protótipo</w:t>
      </w:r>
      <w:r w:rsidR="003419B6">
        <w:t xml:space="preserve"> (</w:t>
      </w:r>
      <w:r w:rsidR="003419B6" w:rsidRPr="00D049DD">
        <w:t>SENA</w:t>
      </w:r>
      <w:r w:rsidR="003419B6">
        <w:t>, 2018).</w:t>
      </w:r>
    </w:p>
    <w:p w14:paraId="7E37E579" w14:textId="7FB39929" w:rsidR="00B26BC7" w:rsidRPr="00B26BC7" w:rsidRDefault="00B26BC7" w:rsidP="00B26BC7">
      <w:pPr>
        <w:pStyle w:val="TF-LEGENDA"/>
      </w:pPr>
      <w:r w:rsidRPr="00BD21A4">
        <w:lastRenderedPageBreak/>
        <w:t xml:space="preserve">Figura </w:t>
      </w:r>
      <w:r>
        <w:t>8</w:t>
      </w:r>
      <w:r w:rsidRPr="00BD21A4">
        <w:t xml:space="preserve"> – </w:t>
      </w:r>
      <w:r>
        <w:t>Comparação dos sinais do equipamento Fluke com o módulo PZEM</w:t>
      </w:r>
    </w:p>
    <w:p w14:paraId="37398C62" w14:textId="5D7ABC8E" w:rsidR="00B26BC7" w:rsidRPr="00BD21A4" w:rsidRDefault="00D266CC" w:rsidP="00B26BC7">
      <w:pPr>
        <w:pStyle w:val="TF-FIGURA"/>
      </w:pPr>
      <w:r>
        <w:rPr>
          <w:noProof/>
        </w:rPr>
        <w:pict w14:anchorId="42EF0BDC">
          <v:shape id="_x0000_i1032" type="#_x0000_t75" style="width:406.5pt;height:153pt;visibility:visible;mso-wrap-style:square" o:bordertopcolor="this" o:borderleftcolor="this" o:borderbottomcolor="this" o:borderrightcolor="this">
            <v:imagedata r:id="rId18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5A5A614" w14:textId="5DC24199" w:rsidR="00B26BC7" w:rsidRDefault="00B26BC7" w:rsidP="00B26BC7">
      <w:pPr>
        <w:pStyle w:val="TF-FONTE"/>
      </w:pPr>
      <w:r w:rsidRPr="00BD21A4">
        <w:t xml:space="preserve">Fonte: </w:t>
      </w:r>
      <w:r w:rsidRPr="001B5B83">
        <w:t>Gerson Evandro De Oliveira Sena</w:t>
      </w:r>
      <w:r w:rsidRPr="00BD21A4">
        <w:t xml:space="preserve"> (2018)</w:t>
      </w:r>
      <w:r w:rsidR="003419B6">
        <w:t>.</w:t>
      </w:r>
    </w:p>
    <w:p w14:paraId="65BF42C7" w14:textId="2F795BC4" w:rsidR="009756FB" w:rsidRPr="009756FB" w:rsidRDefault="00C67409" w:rsidP="009756FB">
      <w:pPr>
        <w:pStyle w:val="TF-TEXTO"/>
      </w:pPr>
      <w:r>
        <w:t xml:space="preserve">Conforme o autor, todos os ensaios foram </w:t>
      </w:r>
      <w:r w:rsidR="008D5ED1">
        <w:t xml:space="preserve">realizados </w:t>
      </w:r>
      <w:r>
        <w:t xml:space="preserve">também com o equipamento Fluke, os quais também demonstraram dados consistentes, inclusive Sena salienta que o protótipo </w:t>
      </w:r>
      <w:r w:rsidRPr="00C67409">
        <w:t xml:space="preserve">não </w:t>
      </w:r>
      <w:r>
        <w:t xml:space="preserve">tem </w:t>
      </w:r>
      <w:r w:rsidRPr="00C67409">
        <w:t xml:space="preserve">apenas fins didáticos e de aprendizado, mas </w:t>
      </w:r>
      <w:r w:rsidR="004772FF">
        <w:t xml:space="preserve">que </w:t>
      </w:r>
      <w:r w:rsidRPr="00C67409">
        <w:t>pode</w:t>
      </w:r>
      <w:r w:rsidR="004772FF">
        <w:t>ria</w:t>
      </w:r>
      <w:r w:rsidRPr="00C67409">
        <w:t xml:space="preserve"> </w:t>
      </w:r>
      <w:r>
        <w:t>s</w:t>
      </w:r>
      <w:r w:rsidRPr="00C67409">
        <w:t xml:space="preserve">er </w:t>
      </w:r>
      <w:r>
        <w:t>também aplicado em</w:t>
      </w:r>
      <w:r w:rsidRPr="00C67409">
        <w:t xml:space="preserve"> prática </w:t>
      </w:r>
      <w:r>
        <w:t xml:space="preserve">de forma </w:t>
      </w:r>
      <w:r w:rsidRPr="00C67409">
        <w:t xml:space="preserve">satisfatória </w:t>
      </w:r>
      <w:r>
        <w:t xml:space="preserve">e </w:t>
      </w:r>
      <w:r w:rsidRPr="00C67409">
        <w:t>de baixo custo</w:t>
      </w:r>
      <w:r w:rsidR="003419B6">
        <w:t xml:space="preserve"> (</w:t>
      </w:r>
      <w:r w:rsidR="003419B6" w:rsidRPr="00D049DD">
        <w:t>SENA</w:t>
      </w:r>
      <w:r w:rsidR="003419B6">
        <w:t>, 2018).</w:t>
      </w:r>
      <w:r>
        <w:t xml:space="preserve"> </w:t>
      </w:r>
    </w:p>
    <w:p w14:paraId="7817D9B2" w14:textId="57AC2687" w:rsidR="00451B94" w:rsidRDefault="00451B94" w:rsidP="00424AD5">
      <w:pPr>
        <w:pStyle w:val="Ttulo1"/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32"/>
      <w:r>
        <w:t>proposta</w:t>
      </w:r>
      <w:r w:rsidR="00B3468A">
        <w:t xml:space="preserve"> DO PROTÓTIPO</w:t>
      </w:r>
    </w:p>
    <w:p w14:paraId="460786F6" w14:textId="1DF82B14" w:rsidR="00451B94" w:rsidRDefault="006A6219" w:rsidP="00451B94">
      <w:pPr>
        <w:pStyle w:val="TF-TEXTO"/>
      </w:pPr>
      <w:r>
        <w:t xml:space="preserve">Nesta seção </w:t>
      </w:r>
      <w:r w:rsidR="002867CC">
        <w:t>é definido</w:t>
      </w:r>
      <w:r w:rsidR="0063112F">
        <w:t xml:space="preserve"> o </w:t>
      </w:r>
      <w:r w:rsidR="0080221B">
        <w:t>porquê</w:t>
      </w:r>
      <w:r w:rsidR="0063112F">
        <w:t xml:space="preserve"> </w:t>
      </w:r>
      <w:r w:rsidR="00760F71">
        <w:t>do projeto</w:t>
      </w:r>
      <w:r w:rsidR="00833DAE">
        <w:t>,</w:t>
      </w:r>
      <w:r w:rsidR="00760F71">
        <w:t xml:space="preserve"> quais os diferenciais que o projeto possui dos correlatos</w:t>
      </w:r>
      <w:r w:rsidR="009D1417">
        <w:t xml:space="preserve"> destacados na seção anterior</w:t>
      </w:r>
      <w:r w:rsidR="00507C8A">
        <w:t xml:space="preserve"> e</w:t>
      </w:r>
      <w:r w:rsidR="00D63AF5">
        <w:t xml:space="preserve"> </w:t>
      </w:r>
      <w:r w:rsidR="00077A7A">
        <w:t>quais</w:t>
      </w:r>
      <w:r w:rsidR="00833DAE">
        <w:t xml:space="preserve"> os requisitos</w:t>
      </w:r>
      <w:r w:rsidR="00D63AF5">
        <w:t xml:space="preserve"> previst</w:t>
      </w:r>
      <w:r w:rsidR="00833DAE">
        <w:t>o</w:t>
      </w:r>
      <w:r w:rsidR="00D63AF5">
        <w:t>s</w:t>
      </w:r>
      <w:r w:rsidR="00077A7A">
        <w:t>,</w:t>
      </w:r>
      <w:r w:rsidR="00D63AF5">
        <w:t xml:space="preserve"> </w:t>
      </w:r>
      <w:r w:rsidR="005439EC">
        <w:t xml:space="preserve">bem como a metodologia que será utilizada </w:t>
      </w:r>
      <w:r w:rsidR="00507C8A">
        <w:t>ao longo da construção do protótipo</w:t>
      </w:r>
      <w:r w:rsidR="005439EC">
        <w:t>.</w:t>
      </w:r>
    </w:p>
    <w:p w14:paraId="29D16A9A" w14:textId="77777777" w:rsidR="00451B94" w:rsidRPr="009756FB" w:rsidRDefault="00451B94" w:rsidP="007A594D">
      <w:pPr>
        <w:pStyle w:val="Ttulo2"/>
      </w:pPr>
      <w:bookmarkStart w:id="42" w:name="_Toc54164915"/>
      <w:bookmarkStart w:id="43" w:name="_Toc54165669"/>
      <w:bookmarkStart w:id="44" w:name="_Toc54169327"/>
      <w:bookmarkStart w:id="45" w:name="_Toc96347433"/>
      <w:bookmarkStart w:id="46" w:name="_Toc96357717"/>
      <w:bookmarkStart w:id="47" w:name="_Toc96491860"/>
      <w:bookmarkStart w:id="48" w:name="_Toc351015594"/>
      <w:r w:rsidRPr="009756FB">
        <w:t>JUSTIFICATIVA</w:t>
      </w:r>
    </w:p>
    <w:p w14:paraId="2E9B5969" w14:textId="6C4D682E" w:rsidR="00B14BB1" w:rsidRDefault="006C5F6A" w:rsidP="00B14BB1">
      <w:pPr>
        <w:pStyle w:val="TF-TEXTO"/>
      </w:pPr>
      <w:r>
        <w:t xml:space="preserve">Segundo </w:t>
      </w:r>
      <w:r w:rsidR="003A0834">
        <w:t xml:space="preserve">os </w:t>
      </w:r>
      <w:r>
        <w:t>relatórios da ANEEL, o</w:t>
      </w:r>
      <w:r w:rsidR="000F1ACD">
        <w:t xml:space="preserve"> consumo</w:t>
      </w:r>
      <w:r>
        <w:t xml:space="preserve"> energético vem crescendo ao longo das décadas e </w:t>
      </w:r>
      <w:r w:rsidR="002F124E">
        <w:t>por consequência dis</w:t>
      </w:r>
      <w:r w:rsidR="008D5ED1">
        <w:t>t</w:t>
      </w:r>
      <w:r w:rsidR="002F124E">
        <w:t xml:space="preserve">o o desperdício energético </w:t>
      </w:r>
      <w:r w:rsidR="003A0834">
        <w:t>também.</w:t>
      </w:r>
      <w:r w:rsidR="00D027B4">
        <w:t xml:space="preserve"> </w:t>
      </w:r>
      <w:r w:rsidR="003C0C4D">
        <w:t>O</w:t>
      </w:r>
      <w:r w:rsidR="00D027B4">
        <w:t>s consumidores</w:t>
      </w:r>
      <w:r w:rsidR="003C0C4D">
        <w:t xml:space="preserve"> </w:t>
      </w:r>
      <w:r w:rsidR="00D027B4">
        <w:t xml:space="preserve">ficam à mercê dos relatórios disponibilizados por suas concessionárias, sem saberem de fato o que mais está consumindo energia em suas residências ou até mesmo em quais momentos do dia ocorre o maior consumo (muitas </w:t>
      </w:r>
      <w:r w:rsidR="008D5A5A">
        <w:t xml:space="preserve">das </w:t>
      </w:r>
      <w:r w:rsidR="00D027B4">
        <w:t xml:space="preserve">vezes pode ocorrer em horários de bandeira </w:t>
      </w:r>
      <w:r w:rsidR="00351292">
        <w:t xml:space="preserve">amarela ou </w:t>
      </w:r>
      <w:r w:rsidR="00D027B4">
        <w:t>vermelha, prática que é prevista pela ANEEL).</w:t>
      </w:r>
      <w:r w:rsidR="003A0834">
        <w:t xml:space="preserve"> </w:t>
      </w:r>
      <w:r w:rsidR="00D027B4">
        <w:t>O presente projeto tem como objetivo</w:t>
      </w:r>
      <w:r w:rsidR="003A0834" w:rsidRPr="00D027B4">
        <w:t xml:space="preserve"> auxiliar</w:t>
      </w:r>
      <w:r w:rsidR="00D027B4">
        <w:t xml:space="preserve"> o consumidor a minimizar </w:t>
      </w:r>
      <w:r w:rsidR="00742C70">
        <w:t>tais</w:t>
      </w:r>
      <w:r w:rsidR="00D027B4">
        <w:t xml:space="preserve"> desperdícios</w:t>
      </w:r>
      <w:r w:rsidR="00742C70">
        <w:t xml:space="preserve"> energéticos,</w:t>
      </w:r>
      <w:r w:rsidR="00D027B4">
        <w:t xml:space="preserve"> monitora</w:t>
      </w:r>
      <w:r w:rsidR="00742C70">
        <w:t>ndo</w:t>
      </w:r>
      <w:r w:rsidR="00D027B4">
        <w:t xml:space="preserve"> o consumo</w:t>
      </w:r>
      <w:r w:rsidR="00742C70">
        <w:t xml:space="preserve"> elétrico</w:t>
      </w:r>
      <w:r w:rsidR="00D027B4">
        <w:t xml:space="preserve"> de seus dispositivos</w:t>
      </w:r>
      <w:r w:rsidR="00742C70">
        <w:t xml:space="preserve"> e/ou residenciais.</w:t>
      </w:r>
    </w:p>
    <w:p w14:paraId="6C79734A" w14:textId="13895EC1" w:rsidR="00D027B4" w:rsidRDefault="00283F7E" w:rsidP="00B14BB1">
      <w:pPr>
        <w:pStyle w:val="TF-TEXTO"/>
      </w:pPr>
      <w:r>
        <w:t xml:space="preserve">Os sensores encontrados no mercado costumam ser simples e muitas </w:t>
      </w:r>
      <w:del w:id="49" w:author="Francisco Adell Péricas" w:date="2021-05-05T07:54:00Z">
        <w:r w:rsidDel="00954B50">
          <w:delText xml:space="preserve">das </w:delText>
        </w:r>
      </w:del>
      <w:r>
        <w:t xml:space="preserve">vezes não armazenam e nem fornecem os dados, apenas exibem em tempo real por meio de um display. Existem ainda </w:t>
      </w:r>
      <w:r w:rsidR="00742C70">
        <w:t>protótipos</w:t>
      </w:r>
      <w:r>
        <w:t xml:space="preserve"> projetados para realizar</w:t>
      </w:r>
      <w:r w:rsidR="00742C70">
        <w:t>em</w:t>
      </w:r>
      <w:r>
        <w:t xml:space="preserve"> funções pré-determinadas, como por exemplo os trabalhos correlatos de Sabel e Ruttmann, que por meio de sensores (sensor de corrente e luminosidade, respectivamente) identificam se os dispositivos alvos ainda permanecem ativos mesmo</w:t>
      </w:r>
      <w:r w:rsidR="00ED399D">
        <w:t xml:space="preserve"> após</w:t>
      </w:r>
      <w:r>
        <w:t xml:space="preserve"> longos períodos </w:t>
      </w:r>
      <w:r w:rsidR="00ED399D">
        <w:t xml:space="preserve">sem </w:t>
      </w:r>
      <w:r>
        <w:t>nenhum uso (</w:t>
      </w:r>
      <w:r w:rsidR="00742C70">
        <w:t xml:space="preserve">por meio de um </w:t>
      </w:r>
      <w:r>
        <w:t>sensor de movimento) e comandam então seu desligamento por meio de comandos infravermelhos.</w:t>
      </w:r>
    </w:p>
    <w:p w14:paraId="374F9020" w14:textId="3F849E3E" w:rsidR="006B0760" w:rsidRDefault="006B0760" w:rsidP="006B0760">
      <w:pPr>
        <w:pStyle w:val="TF-LEGENDA"/>
      </w:pPr>
      <w:bookmarkStart w:id="50" w:name="_Ref52025161"/>
      <w:r>
        <w:t xml:space="preserve">Quadro </w:t>
      </w:r>
      <w:fldSimple w:instr=" SEQ Quadro \* ARABIC ">
        <w:r>
          <w:rPr>
            <w:noProof/>
          </w:rPr>
          <w:t>1</w:t>
        </w:r>
      </w:fldSimple>
      <w:bookmarkEnd w:id="50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802D0F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054D4B11" w:rsidR="006B0760" w:rsidRPr="007D4566" w:rsidRDefault="0076591D" w:rsidP="000D1BC2">
            <w:pPr>
              <w:pStyle w:val="TF-TEXTOQUADRO"/>
            </w:pPr>
            <w:r>
              <w:rPr>
                <w:noProof/>
              </w:rPr>
              <w:pict w14:anchorId="38EA084D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96.2pt;margin-top:4.2pt;width:104.55pt;height:23.5pt;z-index:2;visibility:visible;mso-height-percent:0;mso-wrap-distance-left:9pt;mso-wrap-distance-top:3.6pt;mso-wrap-distance-right:9pt;mso-wrap-distance-bottom:3.6pt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" filled="f" stroked="f">
                  <v:textbox style="mso-next-textbox:#_x0000_s1027">
                    <w:txbxContent>
                      <w:p w14:paraId="7DA9DB94" w14:textId="334C19DB" w:rsidR="007534C7" w:rsidRDefault="007534C7" w:rsidP="0054044B">
                        <w:pPr>
                          <w:pStyle w:val="TF-TEXTOQUADRO"/>
                          <w:jc w:val="center"/>
                        </w:pPr>
                        <w:r>
                          <w:t>Trabalhos Correlatos</w: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</w:rPr>
              <w:pict w14:anchorId="632AE778">
                <v:shape id="Caixa de Texto 2" o:spid="_x0000_s1026" type="#_x0000_t202" style="position:absolute;margin-left:-5.15pt;margin-top:21.5pt;width:79.5pt;height:20pt;z-index: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" filled="f" stroked="f">
                  <v:textbox style="mso-next-textbox:#Caixa de Texto 2">
                    <w:txbxContent>
                      <w:p w14:paraId="255D0BB9" w14:textId="77777777" w:rsidR="007534C7" w:rsidRDefault="007534C7" w:rsidP="006B0760">
                        <w:pPr>
                          <w:pStyle w:val="TF-TEXTO"/>
                          <w:ind w:firstLine="0"/>
                        </w:pPr>
                        <w:r>
                          <w:t>Características</w:t>
                        </w:r>
                      </w:p>
                    </w:txbxContent>
                  </v:textbox>
                  <w10:wrap type="square"/>
                </v:shape>
              </w:pic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263D2760" w:rsidR="006B0760" w:rsidRDefault="00B45253" w:rsidP="00802D0F">
            <w:pPr>
              <w:pStyle w:val="TF-TEXTOQUADRO"/>
              <w:jc w:val="center"/>
            </w:pPr>
            <w:r w:rsidRPr="003419B6">
              <w:t>Sabel</w:t>
            </w:r>
            <w:r w:rsidR="00EA0249" w:rsidRPr="003419B6">
              <w:t xml:space="preserve"> (</w:t>
            </w:r>
            <w:r w:rsidRPr="003419B6">
              <w:t>2016</w:t>
            </w:r>
            <w:r w:rsidR="00EA0249" w:rsidRPr="003419B6">
              <w:t>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49682867" w:rsidR="006B0760" w:rsidRDefault="00B45253" w:rsidP="00802D0F">
            <w:pPr>
              <w:pStyle w:val="TF-TEXTOQUADRO"/>
              <w:jc w:val="center"/>
            </w:pPr>
            <w:r>
              <w:t>Ruttmann</w:t>
            </w:r>
            <w:r w:rsidR="003419B6">
              <w:t xml:space="preserve"> (</w:t>
            </w:r>
            <w:r w:rsidR="00DF058C">
              <w:t>2018</w:t>
            </w:r>
            <w:r w:rsidR="003419B6">
              <w:t>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038D7F7B" w:rsidR="006B0760" w:rsidRPr="007D4566" w:rsidRDefault="00DF058C" w:rsidP="00802D0F">
            <w:pPr>
              <w:pStyle w:val="TF-TEXTOQUADRO"/>
              <w:jc w:val="center"/>
            </w:pPr>
            <w:r>
              <w:t>Sena</w:t>
            </w:r>
            <w:r w:rsidR="003419B6">
              <w:t xml:space="preserve"> (</w:t>
            </w:r>
            <w:r>
              <w:t>2018</w:t>
            </w:r>
            <w:r w:rsidR="003419B6">
              <w:t>)</w:t>
            </w:r>
          </w:p>
        </w:tc>
      </w:tr>
      <w:tr w:rsidR="00802D0F" w14:paraId="6132AD2C" w14:textId="77777777" w:rsidTr="00802D0F">
        <w:tc>
          <w:tcPr>
            <w:tcW w:w="3828" w:type="dxa"/>
            <w:shd w:val="clear" w:color="auto" w:fill="auto"/>
          </w:tcPr>
          <w:p w14:paraId="7BC9A6F7" w14:textId="0E8BD8F1" w:rsidR="006B0760" w:rsidRDefault="002671F4" w:rsidP="000D1BC2">
            <w:pPr>
              <w:pStyle w:val="TF-TEXTOQUADRO"/>
            </w:pPr>
            <w:r>
              <w:t>Comunicação infravermelho</w:t>
            </w:r>
          </w:p>
        </w:tc>
        <w:tc>
          <w:tcPr>
            <w:tcW w:w="1746" w:type="dxa"/>
            <w:shd w:val="clear" w:color="auto" w:fill="auto"/>
          </w:tcPr>
          <w:p w14:paraId="02174F50" w14:textId="50100FCD" w:rsidR="006B0760" w:rsidRDefault="00DA6954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534A7406" w14:textId="6226059E" w:rsidR="006B0760" w:rsidRDefault="00DA6954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A51DA5A" w14:textId="15A66A9F" w:rsidR="006B0760" w:rsidRDefault="00305690" w:rsidP="00DA6954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33699905" w14:textId="77777777" w:rsidTr="00802D0F">
        <w:tc>
          <w:tcPr>
            <w:tcW w:w="3828" w:type="dxa"/>
            <w:shd w:val="clear" w:color="auto" w:fill="auto"/>
          </w:tcPr>
          <w:p w14:paraId="702A6233" w14:textId="0B3DC7A8" w:rsidR="006B0760" w:rsidRDefault="00202EB7" w:rsidP="000D1BC2">
            <w:pPr>
              <w:pStyle w:val="TF-TEXTOQUADRO"/>
            </w:pPr>
            <w:r>
              <w:t>Padrão</w:t>
            </w:r>
            <w:r w:rsidR="002671F4">
              <w:t xml:space="preserve"> </w:t>
            </w:r>
            <w:r w:rsidRPr="00202EB7">
              <w:t>IEEE 802.11</w:t>
            </w:r>
          </w:p>
        </w:tc>
        <w:tc>
          <w:tcPr>
            <w:tcW w:w="1746" w:type="dxa"/>
            <w:shd w:val="clear" w:color="auto" w:fill="auto"/>
          </w:tcPr>
          <w:p w14:paraId="250629FA" w14:textId="2D0B4633" w:rsidR="006B0760" w:rsidRDefault="00DA6954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8852193" w14:textId="7C33A28A" w:rsidR="006B0760" w:rsidRDefault="00DA6954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266608BA" w14:textId="4C44A003" w:rsidR="006B0760" w:rsidRDefault="00305690" w:rsidP="00DA6954">
            <w:pPr>
              <w:pStyle w:val="TF-TEXTOQUADRO"/>
              <w:jc w:val="center"/>
            </w:pPr>
            <w:r>
              <w:t>Sim</w:t>
            </w:r>
          </w:p>
        </w:tc>
      </w:tr>
      <w:tr w:rsidR="00802D0F" w14:paraId="28998374" w14:textId="77777777" w:rsidTr="00802D0F">
        <w:tc>
          <w:tcPr>
            <w:tcW w:w="3828" w:type="dxa"/>
            <w:shd w:val="clear" w:color="auto" w:fill="auto"/>
          </w:tcPr>
          <w:p w14:paraId="7520194C" w14:textId="6808BB8A" w:rsidR="006B0760" w:rsidRDefault="00202EB7" w:rsidP="000D1BC2">
            <w:pPr>
              <w:pStyle w:val="TF-TEXTOQUADRO"/>
            </w:pPr>
            <w:r>
              <w:t>Padrão</w:t>
            </w:r>
            <w:r w:rsidR="002671F4">
              <w:t xml:space="preserve"> </w:t>
            </w:r>
            <w:r w:rsidRPr="00202EB7">
              <w:t>IEEE 802.3</w:t>
            </w:r>
          </w:p>
        </w:tc>
        <w:tc>
          <w:tcPr>
            <w:tcW w:w="1746" w:type="dxa"/>
            <w:shd w:val="clear" w:color="auto" w:fill="auto"/>
          </w:tcPr>
          <w:p w14:paraId="6B77798F" w14:textId="792CB09B" w:rsidR="006B0760" w:rsidRDefault="002A4E63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617F5404" w14:textId="5ACCEAFA" w:rsidR="006B0760" w:rsidRDefault="002A4E63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CC6FB09" w14:textId="00630B06" w:rsidR="006B0760" w:rsidRDefault="00305690" w:rsidP="00DA6954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3C32A64B" w14:textId="77777777" w:rsidTr="00802D0F">
        <w:tc>
          <w:tcPr>
            <w:tcW w:w="3828" w:type="dxa"/>
            <w:shd w:val="clear" w:color="auto" w:fill="auto"/>
          </w:tcPr>
          <w:p w14:paraId="2454C44C" w14:textId="50760D75" w:rsidR="006B0760" w:rsidRDefault="000D5E78" w:rsidP="000D1BC2">
            <w:pPr>
              <w:pStyle w:val="TF-TEXTOQUADRO"/>
            </w:pPr>
            <w:r>
              <w:t xml:space="preserve">Sensor </w:t>
            </w:r>
            <w:r w:rsidR="00864246">
              <w:t>LDR</w:t>
            </w:r>
          </w:p>
        </w:tc>
        <w:tc>
          <w:tcPr>
            <w:tcW w:w="1746" w:type="dxa"/>
            <w:shd w:val="clear" w:color="auto" w:fill="auto"/>
          </w:tcPr>
          <w:p w14:paraId="62FB5234" w14:textId="2B75D9A1" w:rsidR="006B0760" w:rsidRDefault="000D5E78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5E8D7060" w14:textId="46A78737" w:rsidR="006B0760" w:rsidRDefault="000D5E78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731D0AC2" w14:textId="2168E588" w:rsidR="006B0760" w:rsidRDefault="00305690" w:rsidP="00DA6954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67BC7F34" w14:textId="77777777" w:rsidTr="00802D0F">
        <w:tc>
          <w:tcPr>
            <w:tcW w:w="3828" w:type="dxa"/>
            <w:shd w:val="clear" w:color="auto" w:fill="auto"/>
          </w:tcPr>
          <w:p w14:paraId="7E2261C9" w14:textId="78318589" w:rsidR="006B0760" w:rsidRDefault="000D5E78" w:rsidP="000D1BC2">
            <w:pPr>
              <w:pStyle w:val="TF-TEXTOQUADRO"/>
            </w:pPr>
            <w:r>
              <w:t>Sensor de presença</w:t>
            </w:r>
          </w:p>
        </w:tc>
        <w:tc>
          <w:tcPr>
            <w:tcW w:w="1746" w:type="dxa"/>
            <w:shd w:val="clear" w:color="auto" w:fill="auto"/>
          </w:tcPr>
          <w:p w14:paraId="080E545C" w14:textId="3EF291A6" w:rsidR="006B0760" w:rsidRDefault="000D5E78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28C6F61C" w14:textId="6C1B5313" w:rsidR="006B0760" w:rsidRDefault="000D5E78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73DC5BD9" w14:textId="664ED0E4" w:rsidR="006B0760" w:rsidRDefault="00305690" w:rsidP="00DA6954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3259CCDE" w14:textId="77777777" w:rsidTr="00802D0F">
        <w:tc>
          <w:tcPr>
            <w:tcW w:w="3828" w:type="dxa"/>
            <w:shd w:val="clear" w:color="auto" w:fill="auto"/>
          </w:tcPr>
          <w:p w14:paraId="4568D2F8" w14:textId="2F7C1237" w:rsidR="006B0760" w:rsidRDefault="000B1689" w:rsidP="000D1BC2">
            <w:pPr>
              <w:pStyle w:val="TF-TEXTOQUADRO"/>
            </w:pPr>
            <w:r>
              <w:t>Sensor de corrente</w:t>
            </w:r>
          </w:p>
        </w:tc>
        <w:tc>
          <w:tcPr>
            <w:tcW w:w="1746" w:type="dxa"/>
            <w:shd w:val="clear" w:color="auto" w:fill="auto"/>
          </w:tcPr>
          <w:p w14:paraId="61724F34" w14:textId="78DFDF05" w:rsidR="006B0760" w:rsidRDefault="000B1689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955794B" w14:textId="401142E8" w:rsidR="006B0760" w:rsidRDefault="000B1689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5F1B38AA" w14:textId="581892FB" w:rsidR="006B0760" w:rsidRDefault="00305690" w:rsidP="00DA6954">
            <w:pPr>
              <w:pStyle w:val="TF-TEXTOQUADRO"/>
              <w:jc w:val="center"/>
            </w:pPr>
            <w:r>
              <w:t>Sim</w:t>
            </w:r>
          </w:p>
        </w:tc>
      </w:tr>
      <w:tr w:rsidR="00802D0F" w14:paraId="60BE381B" w14:textId="77777777" w:rsidTr="00802D0F">
        <w:tc>
          <w:tcPr>
            <w:tcW w:w="3828" w:type="dxa"/>
            <w:shd w:val="clear" w:color="auto" w:fill="auto"/>
          </w:tcPr>
          <w:p w14:paraId="3A1524D5" w14:textId="3C431F58" w:rsidR="006B0760" w:rsidRDefault="00305690" w:rsidP="000D1BC2">
            <w:pPr>
              <w:pStyle w:val="TF-TEXTOQUADRO"/>
            </w:pPr>
            <w:r>
              <w:t>Sensor de tensão</w:t>
            </w:r>
          </w:p>
        </w:tc>
        <w:tc>
          <w:tcPr>
            <w:tcW w:w="1746" w:type="dxa"/>
            <w:shd w:val="clear" w:color="auto" w:fill="auto"/>
          </w:tcPr>
          <w:p w14:paraId="5832E475" w14:textId="40844AE4" w:rsidR="006B0760" w:rsidRDefault="0017785B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3373379E" w14:textId="7054D7CC" w:rsidR="006B0760" w:rsidRDefault="0017785B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66297D71" w14:textId="7E0A9914" w:rsidR="006B0760" w:rsidRDefault="0017785B" w:rsidP="00DA6954">
            <w:pPr>
              <w:pStyle w:val="TF-TEXTOQUADRO"/>
              <w:jc w:val="center"/>
            </w:pPr>
            <w:r>
              <w:t>Sim</w:t>
            </w:r>
          </w:p>
        </w:tc>
      </w:tr>
      <w:tr w:rsidR="000D5E78" w14:paraId="366D1387" w14:textId="77777777" w:rsidTr="00802D0F">
        <w:tc>
          <w:tcPr>
            <w:tcW w:w="3828" w:type="dxa"/>
            <w:shd w:val="clear" w:color="auto" w:fill="auto"/>
          </w:tcPr>
          <w:p w14:paraId="46CCB95D" w14:textId="4279A651" w:rsidR="000D5E78" w:rsidRDefault="0017785B" w:rsidP="000D1BC2">
            <w:pPr>
              <w:pStyle w:val="TF-TEXTOQUADRO"/>
            </w:pPr>
            <w:r>
              <w:t>Informações na nuvem</w:t>
            </w:r>
          </w:p>
        </w:tc>
        <w:tc>
          <w:tcPr>
            <w:tcW w:w="1746" w:type="dxa"/>
            <w:shd w:val="clear" w:color="auto" w:fill="auto"/>
          </w:tcPr>
          <w:p w14:paraId="36F00418" w14:textId="06D0685A" w:rsidR="000D5E78" w:rsidRDefault="0017785B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30D9E85B" w14:textId="3590C9C6" w:rsidR="000D5E78" w:rsidRDefault="0017785B" w:rsidP="00DA695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32B3CA85" w14:textId="0F98C84B" w:rsidR="000D5E78" w:rsidRDefault="0017785B" w:rsidP="00DA6954">
            <w:pPr>
              <w:pStyle w:val="TF-TEXTOQUADRO"/>
              <w:jc w:val="center"/>
            </w:pPr>
            <w:r>
              <w:t>Sim</w:t>
            </w:r>
          </w:p>
        </w:tc>
      </w:tr>
      <w:tr w:rsidR="006B0987" w14:paraId="7FCB899D" w14:textId="77777777" w:rsidTr="00802D0F">
        <w:tc>
          <w:tcPr>
            <w:tcW w:w="3828" w:type="dxa"/>
            <w:shd w:val="clear" w:color="auto" w:fill="auto"/>
          </w:tcPr>
          <w:p w14:paraId="097F2180" w14:textId="2BE1745C" w:rsidR="006B0987" w:rsidRDefault="006B0987" w:rsidP="000D1BC2">
            <w:pPr>
              <w:pStyle w:val="TF-TEXTOQUADRO"/>
            </w:pPr>
            <w:r>
              <w:t>Protocolo MQTT</w:t>
            </w:r>
          </w:p>
        </w:tc>
        <w:tc>
          <w:tcPr>
            <w:tcW w:w="1746" w:type="dxa"/>
            <w:shd w:val="clear" w:color="auto" w:fill="auto"/>
          </w:tcPr>
          <w:p w14:paraId="6D34E617" w14:textId="28E93B7E" w:rsidR="006B0987" w:rsidRDefault="006B0987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216C0235" w14:textId="48480E1B" w:rsidR="006B0987" w:rsidRDefault="006B0987" w:rsidP="00DA695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479D7CDA" w14:textId="59543BE4" w:rsidR="006B0987" w:rsidRDefault="006B0987" w:rsidP="00DA6954">
            <w:pPr>
              <w:pStyle w:val="TF-TEXTOQUADRO"/>
              <w:jc w:val="center"/>
            </w:pPr>
            <w:r>
              <w:t>Sim</w:t>
            </w:r>
          </w:p>
        </w:tc>
      </w:tr>
      <w:tr w:rsidR="00514C0E" w14:paraId="2D60C139" w14:textId="77777777" w:rsidTr="00802D0F">
        <w:tc>
          <w:tcPr>
            <w:tcW w:w="3828" w:type="dxa"/>
            <w:shd w:val="clear" w:color="auto" w:fill="auto"/>
          </w:tcPr>
          <w:p w14:paraId="62B4BCF4" w14:textId="3C35BC54" w:rsidR="00514C0E" w:rsidRDefault="00514C0E" w:rsidP="000D1BC2">
            <w:pPr>
              <w:pStyle w:val="TF-TEXTOQUADRO"/>
            </w:pPr>
            <w:r>
              <w:t>Microcontrolador</w:t>
            </w:r>
          </w:p>
        </w:tc>
        <w:tc>
          <w:tcPr>
            <w:tcW w:w="1746" w:type="dxa"/>
            <w:shd w:val="clear" w:color="auto" w:fill="auto"/>
          </w:tcPr>
          <w:p w14:paraId="4AC1C730" w14:textId="6DE0F8A7" w:rsidR="00514C0E" w:rsidRDefault="005D1800" w:rsidP="00DA6954">
            <w:pPr>
              <w:pStyle w:val="TF-TEXTOQUADRO"/>
              <w:jc w:val="center"/>
            </w:pPr>
            <w:r>
              <w:t>ESP8266</w:t>
            </w:r>
          </w:p>
        </w:tc>
        <w:tc>
          <w:tcPr>
            <w:tcW w:w="1746" w:type="dxa"/>
            <w:shd w:val="clear" w:color="auto" w:fill="auto"/>
          </w:tcPr>
          <w:p w14:paraId="07036185" w14:textId="5C7965CC" w:rsidR="00514C0E" w:rsidRDefault="005D1800" w:rsidP="00DA6954">
            <w:pPr>
              <w:pStyle w:val="TF-TEXTOQUADRO"/>
              <w:jc w:val="center"/>
            </w:pPr>
            <w:r>
              <w:t>Arduino Mega</w:t>
            </w:r>
          </w:p>
        </w:tc>
        <w:tc>
          <w:tcPr>
            <w:tcW w:w="1747" w:type="dxa"/>
            <w:shd w:val="clear" w:color="auto" w:fill="auto"/>
          </w:tcPr>
          <w:p w14:paraId="27C0E011" w14:textId="066BF1E5" w:rsidR="00514C0E" w:rsidRDefault="005D1800" w:rsidP="00DA6954">
            <w:pPr>
              <w:pStyle w:val="TF-TEXTOQUADRO"/>
              <w:jc w:val="center"/>
            </w:pPr>
            <w:r>
              <w:t>ESP8266</w:t>
            </w:r>
          </w:p>
        </w:tc>
      </w:tr>
    </w:tbl>
    <w:p w14:paraId="606E594F" w14:textId="43732FBD" w:rsidR="00926D5D" w:rsidRDefault="006B0760" w:rsidP="00926D5D">
      <w:pPr>
        <w:pStyle w:val="TF-FONTE"/>
      </w:pPr>
      <w:r>
        <w:t>Fonte: elaborado pelo autor.</w:t>
      </w:r>
    </w:p>
    <w:p w14:paraId="345DADDC" w14:textId="668CB989" w:rsidR="00926D5D" w:rsidRPr="00926D5D" w:rsidRDefault="00926D5D" w:rsidP="00926D5D">
      <w:pPr>
        <w:pStyle w:val="TF-TEXTO"/>
      </w:pPr>
      <w:r>
        <w:t xml:space="preserve">A arquitetura proposta no projeto segue o modelo da figura </w:t>
      </w:r>
      <w:r w:rsidR="00944AF8">
        <w:t>9</w:t>
      </w:r>
      <w:r>
        <w:t xml:space="preserve">, </w:t>
      </w:r>
      <w:r w:rsidR="00944AF8">
        <w:t xml:space="preserve">que tem como diferencial </w:t>
      </w:r>
      <w:r w:rsidR="00351292">
        <w:t>um servidor próprio com persistência em banco de dados não relacional e um aplicativo móvel customizado</w:t>
      </w:r>
      <w:r w:rsidR="00351292" w:rsidRPr="00257378">
        <w:t>.</w:t>
      </w:r>
      <w:r w:rsidR="00257378">
        <w:t xml:space="preserve"> Os protótipos </w:t>
      </w:r>
      <w:r w:rsidR="00257378">
        <w:lastRenderedPageBreak/>
        <w:t>propostos por Sabel e Ruttmann propõem uma otimização do uso energético e permitem o controle de dispositivos</w:t>
      </w:r>
      <w:r w:rsidR="00C6235C">
        <w:t xml:space="preserve"> de forma remota</w:t>
      </w:r>
      <w:r w:rsidR="00257378">
        <w:t xml:space="preserve"> via Internet, </w:t>
      </w:r>
      <w:r w:rsidR="002C7259">
        <w:t>enquanto</w:t>
      </w:r>
      <w:r w:rsidR="00257378">
        <w:t xml:space="preserve"> o projeto proposto por Sena visa tal otimização por meio de leituras constantes do consumo de dispositivos</w:t>
      </w:r>
      <w:r w:rsidR="002C7259">
        <w:t xml:space="preserve"> elétricos</w:t>
      </w:r>
      <w:r w:rsidR="00C6235C">
        <w:t>.</w:t>
      </w:r>
      <w:r w:rsidR="00257378">
        <w:t xml:space="preserve"> </w:t>
      </w:r>
      <w:r w:rsidR="00C6235C">
        <w:t>O</w:t>
      </w:r>
      <w:r w:rsidR="00257378">
        <w:t xml:space="preserve"> grande diferencial deste terceiro protótipo para o presente trabalho é em relação à </w:t>
      </w:r>
      <w:r w:rsidR="00C6235C">
        <w:t>apresentação</w:t>
      </w:r>
      <w:r w:rsidR="00257378">
        <w:t xml:space="preserve"> dos dados, </w:t>
      </w:r>
      <w:ins w:id="51" w:author="Francisco Adell Péricas" w:date="2021-05-05T07:55:00Z">
        <w:r w:rsidR="00954B50">
          <w:t xml:space="preserve">pois </w:t>
        </w:r>
      </w:ins>
      <w:r w:rsidR="00257378">
        <w:t>ser</w:t>
      </w:r>
      <w:r w:rsidR="00E62801">
        <w:t>ão</w:t>
      </w:r>
      <w:r w:rsidR="00257378">
        <w:t xml:space="preserve"> utilizad</w:t>
      </w:r>
      <w:r w:rsidR="00E62801">
        <w:t>as</w:t>
      </w:r>
      <w:r w:rsidR="00257378">
        <w:t xml:space="preserve"> implementações próprias ao invés da plataforma Blynk (a qual segundo Sena possui </w:t>
      </w:r>
      <w:r w:rsidR="00C6235C">
        <w:t xml:space="preserve">certas </w:t>
      </w:r>
      <w:r w:rsidR="00257378">
        <w:t>limitações)</w:t>
      </w:r>
      <w:r w:rsidR="00E62801">
        <w:t>,</w:t>
      </w:r>
      <w:r w:rsidR="002C7259">
        <w:t xml:space="preserve"> além do uso do</w:t>
      </w:r>
      <w:r w:rsidR="005D1800">
        <w:t xml:space="preserve"> microcontrolador</w:t>
      </w:r>
      <w:r w:rsidR="002C7259">
        <w:t xml:space="preserve"> ESP32, sucessor do </w:t>
      </w:r>
      <w:r w:rsidR="005D1800">
        <w:t>microcontrolador</w:t>
      </w:r>
      <w:r w:rsidR="002C7259">
        <w:t xml:space="preserve"> ESP8266 utilizado </w:t>
      </w:r>
      <w:r w:rsidR="00C809F3">
        <w:t>nos</w:t>
      </w:r>
      <w:r w:rsidR="007534C7">
        <w:t xml:space="preserve"> </w:t>
      </w:r>
      <w:r w:rsidR="002C7259">
        <w:t>correlatos</w:t>
      </w:r>
      <w:r w:rsidR="00257378">
        <w:t>.</w:t>
      </w:r>
    </w:p>
    <w:p w14:paraId="22D5540E" w14:textId="7FB3BA59" w:rsidR="00926D5D" w:rsidRDefault="00926D5D" w:rsidP="00926D5D">
      <w:pPr>
        <w:pStyle w:val="TF-LEGENDA"/>
      </w:pPr>
      <w:r w:rsidRPr="00BD21A4">
        <w:t xml:space="preserve">Figura </w:t>
      </w:r>
      <w:r w:rsidR="00944AF8">
        <w:t>9</w:t>
      </w:r>
      <w:r w:rsidRPr="00BD21A4">
        <w:t xml:space="preserve"> – </w:t>
      </w:r>
      <w:r>
        <w:t>Arquitetura proposta</w:t>
      </w:r>
    </w:p>
    <w:p w14:paraId="28026254" w14:textId="5B614109" w:rsidR="00926D5D" w:rsidRDefault="0076591D" w:rsidP="00926D5D">
      <w:pPr>
        <w:pStyle w:val="TF-FIGURA"/>
        <w:rPr>
          <w:noProof/>
        </w:rPr>
      </w:pPr>
      <w:r>
        <w:rPr>
          <w:noProof/>
        </w:rPr>
        <w:pict w14:anchorId="1413B813">
          <v:shape id="Imagem 1" o:spid="_x0000_i1033" type="#_x0000_t75" style="width:377.25pt;height:301.5pt;visibility:visible;mso-wrap-style:square" o:bordertopcolor="this" o:borderleftcolor="this" o:borderbottomcolor="this" o:borderrightcolor="this">
            <v:imagedata r:id="rId19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242ACFB" w14:textId="744A32F9" w:rsidR="00926D5D" w:rsidRPr="00926D5D" w:rsidRDefault="00926D5D" w:rsidP="00926D5D">
      <w:pPr>
        <w:pStyle w:val="TF-FONTE"/>
      </w:pPr>
      <w:r>
        <w:t>Fonte: elaborado pelo autor.</w:t>
      </w:r>
    </w:p>
    <w:p w14:paraId="51E0058B" w14:textId="77777777" w:rsidR="00451B94" w:rsidRDefault="00451B94" w:rsidP="007A594D">
      <w:pPr>
        <w:pStyle w:val="Ttulo2"/>
      </w:pPr>
      <w:r>
        <w:t>REQUISITOS PRINCIPAIS DO PROBLEMA A SER TRABALHADO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5C74102D" w14:textId="77777777" w:rsidR="00A35CAE" w:rsidRPr="007E0D87" w:rsidRDefault="00073AA8" w:rsidP="00A35CAE">
      <w:pPr>
        <w:pStyle w:val="TF-TEXTO"/>
      </w:pPr>
      <w:r>
        <w:t>Os r</w:t>
      </w:r>
      <w:r w:rsidR="00451B94">
        <w:t xml:space="preserve">equisitos </w:t>
      </w:r>
      <w:r>
        <w:t>f</w:t>
      </w:r>
      <w:r w:rsidR="00451B94" w:rsidRPr="00286FED">
        <w:t xml:space="preserve">uncionais </w:t>
      </w:r>
      <w:r w:rsidR="00451B94" w:rsidRPr="004C7B97">
        <w:t>(RF)</w:t>
      </w:r>
      <w:r>
        <w:t xml:space="preserve"> são:</w:t>
      </w:r>
    </w:p>
    <w:p w14:paraId="6B9D69C2" w14:textId="35BF8DB2" w:rsidR="00A35CAE" w:rsidRDefault="002D7755" w:rsidP="00A35CAE">
      <w:pPr>
        <w:pStyle w:val="TF-ALNEA"/>
        <w:numPr>
          <w:ilvl w:val="0"/>
          <w:numId w:val="5"/>
        </w:numPr>
      </w:pPr>
      <w:r>
        <w:t>mensurar a corrente</w:t>
      </w:r>
      <w:r w:rsidR="00A22A26">
        <w:t xml:space="preserve"> elétrica</w:t>
      </w:r>
      <w:r w:rsidR="006F3CD2">
        <w:t>;</w:t>
      </w:r>
    </w:p>
    <w:p w14:paraId="3B6FE57F" w14:textId="2779EE10" w:rsidR="00A22A26" w:rsidRDefault="00A22A26" w:rsidP="00A35CAE">
      <w:pPr>
        <w:pStyle w:val="TF-ALNEA"/>
        <w:numPr>
          <w:ilvl w:val="0"/>
          <w:numId w:val="5"/>
        </w:numPr>
      </w:pPr>
      <w:r>
        <w:t>mensurar a tensão elétrica</w:t>
      </w:r>
      <w:r w:rsidR="006F3CD2">
        <w:t>;</w:t>
      </w:r>
    </w:p>
    <w:p w14:paraId="4C6721E4" w14:textId="03420E77" w:rsidR="002D7755" w:rsidRDefault="002D7755" w:rsidP="00A35CAE">
      <w:pPr>
        <w:pStyle w:val="TF-ALNEA"/>
        <w:numPr>
          <w:ilvl w:val="0"/>
          <w:numId w:val="5"/>
        </w:numPr>
      </w:pPr>
      <w:r>
        <w:t xml:space="preserve">calcular </w:t>
      </w:r>
      <w:r w:rsidRPr="00257FED">
        <w:t>a potência</w:t>
      </w:r>
      <w:r w:rsidR="004C7B97" w:rsidRPr="00257FED">
        <w:t xml:space="preserve"> elétrica</w:t>
      </w:r>
      <w:r w:rsidR="004C7B97">
        <w:t xml:space="preserve"> ativa por meio das duas grandezas mensuradas</w:t>
      </w:r>
      <w:r>
        <w:t>;</w:t>
      </w:r>
    </w:p>
    <w:p w14:paraId="4BAA7F77" w14:textId="19DB8E3F" w:rsidR="000D1BC2" w:rsidRDefault="000D1BC2" w:rsidP="00A35CAE">
      <w:pPr>
        <w:pStyle w:val="TF-ALNEA"/>
        <w:numPr>
          <w:ilvl w:val="0"/>
          <w:numId w:val="5"/>
        </w:numPr>
      </w:pPr>
      <w:r>
        <w:t xml:space="preserve">notificar o </w:t>
      </w:r>
      <w:r w:rsidR="004C7B97">
        <w:t>usuário</w:t>
      </w:r>
      <w:r>
        <w:t xml:space="preserve"> em caso de consumo elétrico excessivo;</w:t>
      </w:r>
    </w:p>
    <w:p w14:paraId="4C24F4BB" w14:textId="0D14A7E9" w:rsidR="000D1BC2" w:rsidRDefault="000D1BC2" w:rsidP="00A35CAE">
      <w:pPr>
        <w:pStyle w:val="TF-ALNEA"/>
        <w:numPr>
          <w:ilvl w:val="0"/>
          <w:numId w:val="5"/>
        </w:numPr>
      </w:pPr>
      <w:r>
        <w:t>gerar relatório</w:t>
      </w:r>
      <w:r w:rsidR="004C7B97">
        <w:t>s</w:t>
      </w:r>
      <w:r>
        <w:t xml:space="preserve"> de consumo por período;</w:t>
      </w:r>
    </w:p>
    <w:p w14:paraId="6C7A503C" w14:textId="6A2436DB" w:rsidR="00E50938" w:rsidRDefault="00E50938" w:rsidP="00DC2BE1">
      <w:pPr>
        <w:pStyle w:val="TF-ALNEA"/>
        <w:numPr>
          <w:ilvl w:val="0"/>
          <w:numId w:val="5"/>
        </w:numPr>
        <w:ind w:left="1418" w:hanging="738"/>
      </w:pPr>
      <w:r>
        <w:t>gerar projeções de consumo;</w:t>
      </w:r>
    </w:p>
    <w:p w14:paraId="27994F9E" w14:textId="7BD02C66" w:rsidR="000D1BC2" w:rsidRDefault="000D1BC2" w:rsidP="00A35CAE">
      <w:pPr>
        <w:pStyle w:val="TF-ALNEA"/>
        <w:numPr>
          <w:ilvl w:val="0"/>
          <w:numId w:val="5"/>
        </w:numPr>
      </w:pPr>
      <w:r>
        <w:t>permitir a gestão dos sensores.</w:t>
      </w:r>
    </w:p>
    <w:p w14:paraId="7C4432B5" w14:textId="70E2FF34" w:rsidR="00C90F2E" w:rsidRDefault="00C90F2E" w:rsidP="006F3CD2">
      <w:pPr>
        <w:pStyle w:val="TF-ALNEA"/>
        <w:numPr>
          <w:ilvl w:val="0"/>
          <w:numId w:val="0"/>
        </w:numPr>
        <w:ind w:left="1077"/>
      </w:pPr>
    </w:p>
    <w:p w14:paraId="1A41784B" w14:textId="65ABB054" w:rsidR="00451B94" w:rsidRDefault="00073AA8" w:rsidP="00451B94">
      <w:pPr>
        <w:pStyle w:val="TF-TEXTO"/>
      </w:pPr>
      <w:r>
        <w:t>Os</w:t>
      </w:r>
      <w:r w:rsidR="00451B94" w:rsidRPr="00286FED">
        <w:t xml:space="preserve"> </w:t>
      </w:r>
      <w:r>
        <w:t>r</w:t>
      </w:r>
      <w:r w:rsidR="00451B94">
        <w:t xml:space="preserve">equisitos </w:t>
      </w:r>
      <w:r>
        <w:t>n</w:t>
      </w:r>
      <w:r w:rsidR="00451B94" w:rsidRPr="00286FED">
        <w:t xml:space="preserve">ão </w:t>
      </w:r>
      <w:r w:rsidRPr="004C7B97">
        <w:t>f</w:t>
      </w:r>
      <w:r w:rsidR="00451B94" w:rsidRPr="004C7B97">
        <w:t>uncionais</w:t>
      </w:r>
      <w:r w:rsidR="00A70849" w:rsidRPr="004C7B97">
        <w:t xml:space="preserve"> (RNF)</w:t>
      </w:r>
      <w:r w:rsidR="00451B94" w:rsidRPr="004C7B97">
        <w:t xml:space="preserve"> </w:t>
      </w:r>
      <w:r w:rsidRPr="004C7B97">
        <w:t>são:</w:t>
      </w:r>
    </w:p>
    <w:p w14:paraId="14348261" w14:textId="7281AEA7" w:rsidR="002D7755" w:rsidRDefault="000D1BC2" w:rsidP="00954B50">
      <w:pPr>
        <w:pStyle w:val="TF-ALNEA"/>
        <w:numPr>
          <w:ilvl w:val="0"/>
          <w:numId w:val="23"/>
        </w:numPr>
        <w:pPrChange w:id="52" w:author="Francisco Adell Péricas" w:date="2021-05-05T07:56:00Z">
          <w:pPr>
            <w:pStyle w:val="TF-ALNEA"/>
            <w:numPr>
              <w:numId w:val="5"/>
            </w:numPr>
          </w:pPr>
        </w:pPrChange>
      </w:pPr>
      <w:r>
        <w:t xml:space="preserve">a </w:t>
      </w:r>
      <w:r w:rsidR="006F3CD2">
        <w:t>apresentação</w:t>
      </w:r>
      <w:r>
        <w:t xml:space="preserve"> dos dados será feita por meio de um </w:t>
      </w:r>
      <w:r w:rsidR="002D7755">
        <w:t xml:space="preserve">aplicativo </w:t>
      </w:r>
      <w:r w:rsidR="006F3CD2">
        <w:t>móvel</w:t>
      </w:r>
      <w:r w:rsidR="002D7755">
        <w:t xml:space="preserve"> </w:t>
      </w:r>
      <w:r w:rsidR="006F3CD2">
        <w:t xml:space="preserve">desenvolvido na plataforma </w:t>
      </w:r>
      <w:r w:rsidR="002D7755">
        <w:t>Ionic;</w:t>
      </w:r>
    </w:p>
    <w:p w14:paraId="00BAAABB" w14:textId="3E1D2CF0" w:rsidR="002D7755" w:rsidRDefault="000D1BC2" w:rsidP="00954B50">
      <w:pPr>
        <w:pStyle w:val="TF-ALNEA"/>
        <w:numPr>
          <w:ilvl w:val="0"/>
          <w:numId w:val="23"/>
        </w:numPr>
        <w:pPrChange w:id="53" w:author="Francisco Adell Péricas" w:date="2021-05-05T07:56:00Z">
          <w:pPr>
            <w:pStyle w:val="TF-ALNEA"/>
            <w:numPr>
              <w:numId w:val="5"/>
            </w:numPr>
          </w:pPr>
        </w:pPrChange>
      </w:pPr>
      <w:r>
        <w:t>o microcontrolador utilizará a plataforma nanoFramework;</w:t>
      </w:r>
    </w:p>
    <w:p w14:paraId="417E89E4" w14:textId="78331F3F" w:rsidR="00D80175" w:rsidRDefault="000D1BC2" w:rsidP="00954B50">
      <w:pPr>
        <w:pStyle w:val="TF-ALNEA"/>
        <w:numPr>
          <w:ilvl w:val="0"/>
          <w:numId w:val="23"/>
        </w:numPr>
        <w:pPrChange w:id="54" w:author="Francisco Adell Péricas" w:date="2021-05-05T07:56:00Z">
          <w:pPr>
            <w:pStyle w:val="TF-ALNEA"/>
            <w:numPr>
              <w:numId w:val="5"/>
            </w:numPr>
          </w:pPr>
        </w:pPrChange>
      </w:pPr>
      <w:r>
        <w:t xml:space="preserve">os dados extraídos serão persistidos em uma </w:t>
      </w:r>
      <w:r w:rsidR="00D80175">
        <w:t xml:space="preserve">base de dados </w:t>
      </w:r>
      <w:r w:rsidR="003B7CB0">
        <w:t>não relacional</w:t>
      </w:r>
      <w:r w:rsidR="00D80175">
        <w:t>;</w:t>
      </w:r>
    </w:p>
    <w:p w14:paraId="1A66B2F9" w14:textId="225ABFB6" w:rsidR="000D1BC2" w:rsidRDefault="000D1BC2" w:rsidP="00954B50">
      <w:pPr>
        <w:pStyle w:val="TF-ALNEA"/>
        <w:numPr>
          <w:ilvl w:val="0"/>
          <w:numId w:val="23"/>
        </w:numPr>
        <w:pPrChange w:id="55" w:author="Francisco Adell Péricas" w:date="2021-05-05T07:56:00Z">
          <w:pPr>
            <w:pStyle w:val="TF-ALNEA"/>
            <w:numPr>
              <w:numId w:val="5"/>
            </w:numPr>
          </w:pPr>
        </w:pPrChange>
      </w:pPr>
      <w:r>
        <w:t xml:space="preserve">o </w:t>
      </w:r>
      <w:r w:rsidR="003C0C4D">
        <w:t>módulo responsável por mensurar a</w:t>
      </w:r>
      <w:r w:rsidR="006F3CD2">
        <w:t>s</w:t>
      </w:r>
      <w:r w:rsidR="003C0C4D">
        <w:t xml:space="preserve"> </w:t>
      </w:r>
      <w:r w:rsidR="006F3CD2">
        <w:t>grandezas elétricas</w:t>
      </w:r>
      <w:r>
        <w:t xml:space="preserve"> será o P</w:t>
      </w:r>
      <w:r w:rsidRPr="000D1BC2">
        <w:t>zem-004t-100</w:t>
      </w:r>
      <w:r>
        <w:t>;</w:t>
      </w:r>
    </w:p>
    <w:p w14:paraId="3641BFAF" w14:textId="5AC2E214" w:rsidR="000D1BC2" w:rsidRPr="00286FED" w:rsidRDefault="003C0C4D" w:rsidP="00954B50">
      <w:pPr>
        <w:pStyle w:val="TF-ALNEA"/>
        <w:numPr>
          <w:ilvl w:val="0"/>
          <w:numId w:val="23"/>
        </w:numPr>
        <w:pPrChange w:id="56" w:author="Francisco Adell Péricas" w:date="2021-05-05T07:56:00Z">
          <w:pPr>
            <w:pStyle w:val="TF-ALNEA"/>
            <w:numPr>
              <w:numId w:val="5"/>
            </w:numPr>
          </w:pPr>
        </w:pPrChange>
      </w:pPr>
      <w:r>
        <w:t>o</w:t>
      </w:r>
      <w:r w:rsidR="000D1BC2">
        <w:t xml:space="preserve"> microcontrolador </w:t>
      </w:r>
      <w:r>
        <w:t xml:space="preserve">será o </w:t>
      </w:r>
      <w:r w:rsidR="000D1BC2" w:rsidRPr="000D1BC2">
        <w:t>ESP32</w:t>
      </w:r>
      <w:r w:rsidR="000D1BC2">
        <w:t>.</w:t>
      </w:r>
    </w:p>
    <w:p w14:paraId="5CB0A412" w14:textId="77777777" w:rsidR="00451B94" w:rsidRDefault="00451B94" w:rsidP="007A594D">
      <w:pPr>
        <w:pStyle w:val="Ttulo2"/>
      </w:pPr>
      <w:r>
        <w:t>METODO</w:t>
      </w:r>
      <w:r w:rsidRPr="00262206">
        <w:t>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0B9C960" w14:textId="4030E824" w:rsidR="00451B94" w:rsidRPr="00424AD5" w:rsidRDefault="004F0840" w:rsidP="00424AD5">
      <w:pPr>
        <w:pStyle w:val="TF-ALNEA"/>
        <w:numPr>
          <w:ilvl w:val="0"/>
          <w:numId w:val="10"/>
        </w:numPr>
      </w:pPr>
      <w:r>
        <w:rPr>
          <w:bCs/>
        </w:rPr>
        <w:t>l</w:t>
      </w:r>
      <w:r w:rsidRPr="005900BC">
        <w:rPr>
          <w:bCs/>
        </w:rPr>
        <w:t>evantamento bibliográfico</w:t>
      </w:r>
      <w:r w:rsidR="00451B94" w:rsidRPr="00424AD5">
        <w:t xml:space="preserve">: </w:t>
      </w:r>
      <w:r w:rsidR="00B14BB1">
        <w:t xml:space="preserve">realizar o levantamento bibliográfico dos </w:t>
      </w:r>
      <w:r w:rsidR="004017B9">
        <w:t>módulos</w:t>
      </w:r>
      <w:r w:rsidR="00B14BB1">
        <w:t xml:space="preserve"> eletrônicos </w:t>
      </w:r>
      <w:r w:rsidR="00B14BB1">
        <w:lastRenderedPageBreak/>
        <w:t>envolvidos no projeto</w:t>
      </w:r>
      <w:r w:rsidR="004017B9">
        <w:t xml:space="preserve"> bem como da plataforma Ionic</w:t>
      </w:r>
      <w:r w:rsidR="00451B94" w:rsidRPr="00424AD5">
        <w:t>;</w:t>
      </w:r>
    </w:p>
    <w:p w14:paraId="126F2E29" w14:textId="2C71D11B" w:rsidR="00451B94" w:rsidRDefault="00883BC1" w:rsidP="00424AD5">
      <w:pPr>
        <w:pStyle w:val="TF-ALNEA"/>
      </w:pPr>
      <w:r>
        <w:t>refinamento</w:t>
      </w:r>
      <w:r w:rsidR="004F0840" w:rsidRPr="003849D4">
        <w:t xml:space="preserve"> dos requisitos</w:t>
      </w:r>
      <w:r w:rsidR="00451B94" w:rsidRPr="00424AD5">
        <w:t xml:space="preserve">: </w:t>
      </w:r>
      <w:r w:rsidR="00B14BB1">
        <w:t xml:space="preserve">refinar os requisitos de modo a avaliar se existem outras </w:t>
      </w:r>
      <w:r w:rsidR="004017B9">
        <w:t>funcionalidades essenciais</w:t>
      </w:r>
      <w:r w:rsidR="00B14BB1">
        <w:t xml:space="preserve"> a serem </w:t>
      </w:r>
      <w:r w:rsidR="004017B9">
        <w:t>desenvolvidas</w:t>
      </w:r>
      <w:r w:rsidR="00451B94" w:rsidRPr="00424AD5">
        <w:t>;</w:t>
      </w:r>
    </w:p>
    <w:p w14:paraId="56415147" w14:textId="4A19EAAC" w:rsidR="00C90F2E" w:rsidRDefault="00265BDC" w:rsidP="00424AD5">
      <w:pPr>
        <w:pStyle w:val="TF-ALNEA"/>
      </w:pPr>
      <w:r w:rsidRPr="00265BDC">
        <w:t xml:space="preserve">especificação do projeto: elaborar os protótipos de tela do aplicativo </w:t>
      </w:r>
      <w:r w:rsidR="00521C30">
        <w:t xml:space="preserve">móvel </w:t>
      </w:r>
      <w:r w:rsidRPr="00265BDC">
        <w:t xml:space="preserve">com o software Balsamiq Mockups, modelar </w:t>
      </w:r>
      <w:r w:rsidR="00521C30">
        <w:t>os</w:t>
      </w:r>
      <w:r w:rsidRPr="00265BDC">
        <w:t xml:space="preserve"> </w:t>
      </w:r>
      <w:r w:rsidR="00521C30">
        <w:t>bancos</w:t>
      </w:r>
      <w:r w:rsidRPr="00265BDC">
        <w:t xml:space="preserve"> de dados, os fluxogramas e os casos de uso na plataforma </w:t>
      </w:r>
      <w:r w:rsidR="00521C30">
        <w:t>D</w:t>
      </w:r>
      <w:r w:rsidRPr="00265BDC">
        <w:t>raw.io e desenhar o esquema elétrico no software</w:t>
      </w:r>
      <w:r w:rsidR="00235D1B" w:rsidRPr="00235D1B">
        <w:t xml:space="preserve"> Fritzing</w:t>
      </w:r>
      <w:r w:rsidR="006C5FFA">
        <w:t>;</w:t>
      </w:r>
    </w:p>
    <w:p w14:paraId="7F0E08C8" w14:textId="2274FEDF" w:rsidR="00A33E03" w:rsidRPr="00A33E03" w:rsidRDefault="00A33E03" w:rsidP="00424AD5">
      <w:pPr>
        <w:pStyle w:val="TF-ALNEA"/>
      </w:pPr>
      <w:r w:rsidRPr="00883BC1">
        <w:t>implementação dos serviços expostos</w:t>
      </w:r>
      <w:r>
        <w:t>: desenvolver os serviços responsáveis por manter/expor as informações no banco de dados;</w:t>
      </w:r>
    </w:p>
    <w:p w14:paraId="1F724B19" w14:textId="68EEB068" w:rsidR="00451B94" w:rsidRDefault="00883BC1" w:rsidP="00424AD5">
      <w:pPr>
        <w:pStyle w:val="TF-ALNEA"/>
      </w:pPr>
      <w:r w:rsidRPr="00883BC1">
        <w:t>implementação d</w:t>
      </w:r>
      <w:r w:rsidR="006F3CD2">
        <w:t>a</w:t>
      </w:r>
      <w:r w:rsidRPr="00883BC1">
        <w:t xml:space="preserve"> </w:t>
      </w:r>
      <w:r w:rsidR="006F3CD2">
        <w:t>camada de extração</w:t>
      </w:r>
      <w:r w:rsidR="004F0840">
        <w:t xml:space="preserve">: </w:t>
      </w:r>
      <w:r w:rsidR="00B14BB1">
        <w:t xml:space="preserve">desenvolver o sistema responsável por </w:t>
      </w:r>
      <w:r w:rsidR="006F3CD2">
        <w:t>mensurar</w:t>
      </w:r>
      <w:r w:rsidR="00A33E03">
        <w:t xml:space="preserve"> e transmitir</w:t>
      </w:r>
      <w:r w:rsidR="00B14BB1">
        <w:t xml:space="preserve"> os dados do </w:t>
      </w:r>
      <w:r w:rsidR="00094ACD">
        <w:t>dispositivo</w:t>
      </w:r>
      <w:r w:rsidR="00521C30">
        <w:t xml:space="preserve"> elétrico</w:t>
      </w:r>
      <w:r w:rsidR="00094ACD">
        <w:t xml:space="preserve"> a ser monitorado;</w:t>
      </w:r>
    </w:p>
    <w:p w14:paraId="0C52CF6F" w14:textId="1CEE5306" w:rsidR="00883BC1" w:rsidRDefault="00A33E03" w:rsidP="00A33E03">
      <w:pPr>
        <w:pStyle w:val="TF-ALNEA"/>
      </w:pPr>
      <w:r w:rsidRPr="00883BC1">
        <w:t>implementação do aplicativo móvel</w:t>
      </w:r>
      <w:r>
        <w:t xml:space="preserve">: desenvolver um aplicativo móvel capaz de consumir os serviços expostos e apresentar os dados ao usuário; </w:t>
      </w:r>
    </w:p>
    <w:p w14:paraId="69F5C2B8" w14:textId="31C61437" w:rsidR="00883BC1" w:rsidRPr="00424AD5" w:rsidRDefault="00883BC1" w:rsidP="00424AD5">
      <w:pPr>
        <w:pStyle w:val="TF-ALNEA"/>
      </w:pPr>
      <w:r w:rsidRPr="00883BC1">
        <w:t>testes integrados</w:t>
      </w:r>
      <w:r>
        <w:t xml:space="preserve">: </w:t>
      </w:r>
      <w:r w:rsidR="00B53DE6">
        <w:t>realizar o teste d</w:t>
      </w:r>
      <w:r w:rsidR="006F3CD2">
        <w:t>o protótipo desde a camada de extração à camada de exibição.</w:t>
      </w:r>
    </w:p>
    <w:p w14:paraId="68FE02CA" w14:textId="586B8DCF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E50938">
        <w:t>Quadro 2</w:t>
      </w:r>
      <w:r w:rsidR="0060060C">
        <w:fldChar w:fldCharType="end"/>
      </w:r>
      <w:r>
        <w:t>.</w:t>
      </w:r>
    </w:p>
    <w:p w14:paraId="73BDF8FD" w14:textId="1FC8EF90" w:rsidR="00451B94" w:rsidRPr="007E0D87" w:rsidRDefault="0060060C" w:rsidP="005B2E12">
      <w:pPr>
        <w:pStyle w:val="TF-LEGENDA"/>
      </w:pPr>
      <w:bookmarkStart w:id="57" w:name="_Ref98650273"/>
      <w:r>
        <w:t xml:space="preserve">Quadro </w:t>
      </w:r>
      <w:r w:rsidR="00E50938">
        <w:t>2</w:t>
      </w:r>
      <w:bookmarkEnd w:id="57"/>
      <w:r w:rsidR="00451B94" w:rsidRPr="007E0D87">
        <w:t xml:space="preserve"> - </w:t>
      </w:r>
      <w:r w:rsidR="00451B94" w:rsidRPr="00883BC1">
        <w:t>Cronograma</w:t>
      </w:r>
    </w:p>
    <w:tbl>
      <w:tblPr>
        <w:tblW w:w="99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572"/>
        <w:gridCol w:w="5976"/>
        <w:gridCol w:w="305"/>
        <w:gridCol w:w="267"/>
        <w:gridCol w:w="17"/>
        <w:gridCol w:w="284"/>
        <w:gridCol w:w="284"/>
        <w:gridCol w:w="284"/>
        <w:gridCol w:w="284"/>
        <w:gridCol w:w="284"/>
        <w:gridCol w:w="284"/>
        <w:gridCol w:w="284"/>
        <w:gridCol w:w="284"/>
        <w:gridCol w:w="573"/>
      </w:tblGrid>
      <w:tr w:rsidR="004628CC" w:rsidRPr="007E0D87" w14:paraId="16FC976E" w14:textId="77777777" w:rsidTr="00CC6086">
        <w:trPr>
          <w:gridBefore w:val="1"/>
          <w:wBefore w:w="572" w:type="dxa"/>
          <w:cantSplit/>
          <w:jc w:val="center"/>
        </w:trPr>
        <w:tc>
          <w:tcPr>
            <w:tcW w:w="6548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628CC" w:rsidRPr="007E0D87" w:rsidRDefault="004628CC" w:rsidP="00470C41">
            <w:pPr>
              <w:pStyle w:val="TF-TEXTOQUADRO"/>
            </w:pPr>
          </w:p>
        </w:tc>
        <w:tc>
          <w:tcPr>
            <w:tcW w:w="286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38F95A87" w:rsidR="004628CC" w:rsidRPr="007E0D87" w:rsidRDefault="004628CC" w:rsidP="00470C41">
            <w:pPr>
              <w:pStyle w:val="TF-TEXTOQUADROCentralizado"/>
            </w:pPr>
            <w:r>
              <w:t>2021</w:t>
            </w:r>
          </w:p>
        </w:tc>
      </w:tr>
      <w:tr w:rsidR="004628CC" w:rsidRPr="007E0D87" w14:paraId="649C049E" w14:textId="77777777" w:rsidTr="004628CC">
        <w:trPr>
          <w:gridAfter w:val="1"/>
          <w:wAfter w:w="573" w:type="dxa"/>
          <w:cantSplit/>
          <w:jc w:val="center"/>
        </w:trPr>
        <w:tc>
          <w:tcPr>
            <w:tcW w:w="6548" w:type="dxa"/>
            <w:gridSpan w:val="2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628CC" w:rsidRPr="007E0D87" w:rsidRDefault="004628CC" w:rsidP="00470C41">
            <w:pPr>
              <w:pStyle w:val="TF-TEXTOQUADRO"/>
            </w:pPr>
          </w:p>
        </w:tc>
        <w:tc>
          <w:tcPr>
            <w:tcW w:w="589" w:type="dxa"/>
            <w:gridSpan w:val="3"/>
            <w:shd w:val="clear" w:color="auto" w:fill="A6A6A6"/>
          </w:tcPr>
          <w:p w14:paraId="7D595B82" w14:textId="526BD3C6" w:rsidR="004628CC" w:rsidRPr="007E0D87" w:rsidRDefault="004628CC" w:rsidP="00470C41">
            <w:pPr>
              <w:pStyle w:val="TF-TEXTOQUADROCentralizado"/>
            </w:pPr>
            <w:r>
              <w:t>jul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168A4AC0" w:rsidR="004628CC" w:rsidRPr="007E0D87" w:rsidRDefault="004628CC" w:rsidP="00470C41">
            <w:pPr>
              <w:pStyle w:val="TF-TEXTOQUADROCentralizado"/>
            </w:pPr>
            <w:r>
              <w:t>ago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5C40F5CC" w:rsidR="004628CC" w:rsidRPr="007E0D87" w:rsidRDefault="004628CC" w:rsidP="00470C41">
            <w:pPr>
              <w:pStyle w:val="TF-TEXTOQUADROCentralizado"/>
            </w:pPr>
            <w:r>
              <w:t>set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7D61417A" w14:textId="1F720A3F" w:rsidR="004628CC" w:rsidRDefault="004628CC" w:rsidP="00470C41">
            <w:pPr>
              <w:pStyle w:val="TF-TEXTOQUADROCentralizado"/>
            </w:pPr>
            <w:r>
              <w:t>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6F9A8BB4" w:rsidR="004628CC" w:rsidRPr="007E0D87" w:rsidRDefault="004628CC" w:rsidP="00470C41">
            <w:pPr>
              <w:pStyle w:val="TF-TEXTOQUADROCentralizado"/>
            </w:pPr>
            <w:r>
              <w:t>nov</w:t>
            </w:r>
            <w:r w:rsidRPr="007E0D87">
              <w:t>.</w:t>
            </w:r>
          </w:p>
        </w:tc>
      </w:tr>
      <w:tr w:rsidR="004628CC" w:rsidRPr="007E0D87" w14:paraId="2E3E58A0" w14:textId="77777777" w:rsidTr="00CC6086">
        <w:trPr>
          <w:gridAfter w:val="1"/>
          <w:wAfter w:w="573" w:type="dxa"/>
          <w:cantSplit/>
          <w:jc w:val="center"/>
        </w:trPr>
        <w:tc>
          <w:tcPr>
            <w:tcW w:w="6548" w:type="dxa"/>
            <w:gridSpan w:val="2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628CC" w:rsidRPr="007E0D87" w:rsidRDefault="004628CC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305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628CC" w:rsidRPr="007E0D87" w:rsidRDefault="004628CC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628CC" w:rsidRPr="007E0D87" w:rsidRDefault="004628CC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628CC" w:rsidRPr="007E0D87" w:rsidRDefault="004628CC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628CC" w:rsidRPr="007E0D87" w:rsidRDefault="004628CC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628CC" w:rsidRPr="007E0D87" w:rsidRDefault="004628CC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628CC" w:rsidRPr="007E0D87" w:rsidRDefault="004628CC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843E885" w14:textId="16EE7D64" w:rsidR="004628CC" w:rsidRPr="007E0D87" w:rsidRDefault="004628CC" w:rsidP="00470C41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8AF2A2E" w14:textId="564D28B0" w:rsidR="004628CC" w:rsidRPr="007E0D87" w:rsidRDefault="004628CC" w:rsidP="00470C41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1719ED3E" w:rsidR="004628CC" w:rsidRPr="007E0D87" w:rsidRDefault="004628CC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628CC" w:rsidRPr="007E0D87" w:rsidRDefault="004628CC" w:rsidP="00470C41">
            <w:pPr>
              <w:pStyle w:val="TF-TEXTOQUADROCentralizado"/>
            </w:pPr>
            <w:r w:rsidRPr="007E0D87">
              <w:t>2</w:t>
            </w:r>
          </w:p>
        </w:tc>
      </w:tr>
      <w:tr w:rsidR="00382583" w:rsidRPr="007E0D87" w14:paraId="76EB4853" w14:textId="77777777" w:rsidTr="00CC6086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</w:tcBorders>
          </w:tcPr>
          <w:p w14:paraId="28DACA78" w14:textId="565E61F5" w:rsidR="00382583" w:rsidRPr="007E0D87" w:rsidRDefault="00382583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</w:t>
            </w:r>
            <w:r w:rsidRPr="005900BC">
              <w:rPr>
                <w:bCs/>
              </w:rPr>
              <w:t>evantamento bibliográfico</w:t>
            </w:r>
          </w:p>
        </w:tc>
        <w:tc>
          <w:tcPr>
            <w:tcW w:w="305" w:type="dxa"/>
            <w:tcBorders>
              <w:bottom w:val="single" w:sz="4" w:space="0" w:color="auto"/>
            </w:tcBorders>
            <w:shd w:val="clear" w:color="auto" w:fill="A6A6A6"/>
          </w:tcPr>
          <w:p w14:paraId="6C9616FD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6AEB73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FA3299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AB27FE3" w14:textId="2C3F3363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52F20B90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382583" w:rsidRPr="007E0D87" w:rsidRDefault="00382583" w:rsidP="00470C41">
            <w:pPr>
              <w:pStyle w:val="TF-TEXTOQUADROCentralizado"/>
            </w:pPr>
          </w:p>
        </w:tc>
      </w:tr>
      <w:tr w:rsidR="00382583" w:rsidRPr="007E0D87" w14:paraId="24B8EFA0" w14:textId="77777777" w:rsidTr="00CC6086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</w:tcBorders>
          </w:tcPr>
          <w:p w14:paraId="3B427EBB" w14:textId="00AC889A" w:rsidR="00382583" w:rsidRPr="007E0D87" w:rsidRDefault="00382583" w:rsidP="00470C41">
            <w:pPr>
              <w:pStyle w:val="TF-TEXTOQUADRO"/>
            </w:pPr>
            <w:r>
              <w:t>refinamento</w:t>
            </w:r>
            <w:r w:rsidRPr="003849D4">
              <w:t xml:space="preserve"> dos requisitos</w:t>
            </w:r>
          </w:p>
        </w:tc>
        <w:tc>
          <w:tcPr>
            <w:tcW w:w="305" w:type="dxa"/>
            <w:tcBorders>
              <w:top w:val="single" w:sz="4" w:space="0" w:color="auto"/>
            </w:tcBorders>
          </w:tcPr>
          <w:p w14:paraId="0104990A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6A6A6"/>
          </w:tcPr>
          <w:p w14:paraId="286FC497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62D591EC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A21F073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5E7428" w14:textId="7D22C664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1CE0E283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382583" w:rsidRPr="007E0D87" w:rsidRDefault="00382583" w:rsidP="00470C41">
            <w:pPr>
              <w:pStyle w:val="TF-TEXTOQUADROCentralizado"/>
            </w:pPr>
          </w:p>
        </w:tc>
      </w:tr>
      <w:tr w:rsidR="006C5FFA" w:rsidRPr="007E0D87" w14:paraId="58F6928B" w14:textId="77777777" w:rsidTr="00F12467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</w:tcBorders>
          </w:tcPr>
          <w:p w14:paraId="7FE24AA1" w14:textId="55C158BD" w:rsidR="006C5FFA" w:rsidRDefault="006C5FFA" w:rsidP="00470C41">
            <w:pPr>
              <w:pStyle w:val="TF-TEXTOQUADRO"/>
            </w:pPr>
            <w:r>
              <w:t>especificação do projeto</w:t>
            </w:r>
          </w:p>
        </w:tc>
        <w:tc>
          <w:tcPr>
            <w:tcW w:w="305" w:type="dxa"/>
            <w:tcBorders>
              <w:top w:val="single" w:sz="4" w:space="0" w:color="auto"/>
            </w:tcBorders>
          </w:tcPr>
          <w:p w14:paraId="2756029E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9AF3241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4127ACB3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A1914A3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F39813E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C1FDAB2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D15E130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B6CD875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9B9019C" w14:textId="77777777" w:rsidR="006C5FFA" w:rsidRPr="007E0D87" w:rsidRDefault="006C5FF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97F6FF2" w14:textId="77777777" w:rsidR="006C5FFA" w:rsidRPr="007E0D87" w:rsidRDefault="006C5FFA" w:rsidP="00470C41">
            <w:pPr>
              <w:pStyle w:val="TF-TEXTOQUADROCentralizado"/>
            </w:pPr>
          </w:p>
        </w:tc>
      </w:tr>
      <w:tr w:rsidR="00382583" w:rsidRPr="007E0D87" w14:paraId="59D76CA5" w14:textId="77777777" w:rsidTr="00F12467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</w:tcBorders>
          </w:tcPr>
          <w:p w14:paraId="65CD8E89" w14:textId="1535F8F8" w:rsidR="00382583" w:rsidRPr="007E0D87" w:rsidRDefault="00F12467" w:rsidP="00470C41">
            <w:pPr>
              <w:pStyle w:val="TF-TEXTOQUADRO"/>
            </w:pPr>
            <w:r>
              <w:t>implementação dos serviços expostos</w:t>
            </w:r>
          </w:p>
        </w:tc>
        <w:tc>
          <w:tcPr>
            <w:tcW w:w="305" w:type="dxa"/>
            <w:tcBorders>
              <w:bottom w:val="single" w:sz="4" w:space="0" w:color="auto"/>
            </w:tcBorders>
          </w:tcPr>
          <w:p w14:paraId="19E20D91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02F2774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095452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CF4BD10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405B840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A7A33E3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8D418B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5C6EF0" w14:textId="6C3E4941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149B280E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382583" w:rsidRPr="007E0D87" w:rsidRDefault="00382583" w:rsidP="00470C41">
            <w:pPr>
              <w:pStyle w:val="TF-TEXTOQUADROCentralizado"/>
            </w:pPr>
          </w:p>
        </w:tc>
      </w:tr>
      <w:tr w:rsidR="00382583" w:rsidRPr="007E0D87" w14:paraId="73AED337" w14:textId="77777777" w:rsidTr="009528A8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</w:tcBorders>
          </w:tcPr>
          <w:p w14:paraId="5546A2E8" w14:textId="007C1FB4" w:rsidR="00382583" w:rsidRDefault="00382583" w:rsidP="00470C41">
            <w:pPr>
              <w:pStyle w:val="TF-TEXTOQUADRO"/>
            </w:pPr>
            <w:r>
              <w:t>implementação d</w:t>
            </w:r>
            <w:r w:rsidR="006F3CD2">
              <w:t>a camada de extração</w:t>
            </w:r>
          </w:p>
        </w:tc>
        <w:tc>
          <w:tcPr>
            <w:tcW w:w="305" w:type="dxa"/>
            <w:tcBorders>
              <w:bottom w:val="single" w:sz="4" w:space="0" w:color="auto"/>
            </w:tcBorders>
          </w:tcPr>
          <w:p w14:paraId="11E4896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07791110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A904CF5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CE52B0C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EB12F3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E6E4D18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2E921D7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802DB74" w14:textId="12B989D3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9056F4" w14:textId="3818BC76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464A230" w14:textId="77777777" w:rsidR="00382583" w:rsidRPr="007E0D87" w:rsidRDefault="00382583" w:rsidP="00470C41">
            <w:pPr>
              <w:pStyle w:val="TF-TEXTOQUADROCentralizado"/>
            </w:pPr>
          </w:p>
        </w:tc>
      </w:tr>
      <w:tr w:rsidR="00382583" w:rsidRPr="007E0D87" w14:paraId="3D779D4E" w14:textId="77777777" w:rsidTr="009528A8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</w:tcBorders>
          </w:tcPr>
          <w:p w14:paraId="06FCCDA3" w14:textId="556AF70E" w:rsidR="00382583" w:rsidRDefault="00F12467" w:rsidP="00470C41">
            <w:pPr>
              <w:pStyle w:val="TF-TEXTOQUADRO"/>
            </w:pPr>
            <w:r>
              <w:t>implementação do aplicativo móvel</w:t>
            </w:r>
          </w:p>
        </w:tc>
        <w:tc>
          <w:tcPr>
            <w:tcW w:w="305" w:type="dxa"/>
            <w:tcBorders>
              <w:bottom w:val="single" w:sz="4" w:space="0" w:color="auto"/>
            </w:tcBorders>
          </w:tcPr>
          <w:p w14:paraId="2B698BFB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0B2BE4A5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EF33DB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A52EF3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070AAC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13165FD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20A9820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227E58" w14:textId="6842B445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955AAD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688E9A1" w14:textId="77777777" w:rsidR="00382583" w:rsidRPr="007E0D87" w:rsidRDefault="00382583" w:rsidP="00470C41">
            <w:pPr>
              <w:pStyle w:val="TF-TEXTOQUADROCentralizado"/>
            </w:pPr>
          </w:p>
        </w:tc>
      </w:tr>
      <w:tr w:rsidR="00382583" w:rsidRPr="007E0D87" w14:paraId="5D27B1E4" w14:textId="77777777" w:rsidTr="0039184B">
        <w:trPr>
          <w:gridAfter w:val="1"/>
          <w:wAfter w:w="573" w:type="dxa"/>
          <w:jc w:val="center"/>
        </w:trPr>
        <w:tc>
          <w:tcPr>
            <w:tcW w:w="6548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36A31A75" w14:textId="5505A88B" w:rsidR="00382583" w:rsidRDefault="00382583" w:rsidP="00470C41">
            <w:pPr>
              <w:pStyle w:val="TF-TEXTOQUADRO"/>
            </w:pPr>
            <w:r>
              <w:t>testes integrados</w:t>
            </w:r>
          </w:p>
        </w:tc>
        <w:tc>
          <w:tcPr>
            <w:tcW w:w="305" w:type="dxa"/>
            <w:tcBorders>
              <w:bottom w:val="single" w:sz="4" w:space="0" w:color="auto"/>
            </w:tcBorders>
          </w:tcPr>
          <w:p w14:paraId="2A3AC6EF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2BEE7CCB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7363389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640D05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A547B92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615422B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89832F3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1E7917C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BC50988" w14:textId="77777777" w:rsidR="00382583" w:rsidRPr="007E0D87" w:rsidRDefault="0038258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10B64D2" w14:textId="77777777" w:rsidR="00382583" w:rsidRPr="007E0D87" w:rsidRDefault="00382583" w:rsidP="00470C41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77777777" w:rsidR="00A307C7" w:rsidRPr="007A1883" w:rsidRDefault="0037046F" w:rsidP="00424AD5">
      <w:pPr>
        <w:pStyle w:val="Ttulo1"/>
      </w:pPr>
      <w:r>
        <w:t>REVISÃO BI</w:t>
      </w:r>
      <w:r w:rsidRPr="00FB3401">
        <w:t>BLIOGRÁFIC</w:t>
      </w:r>
      <w:r>
        <w:t>A</w:t>
      </w:r>
    </w:p>
    <w:p w14:paraId="267A7536" w14:textId="028C1911" w:rsidR="00EA0249" w:rsidRDefault="00EA0249" w:rsidP="0037046F">
      <w:pPr>
        <w:pStyle w:val="TF-TEXTO"/>
      </w:pPr>
      <w:r>
        <w:t xml:space="preserve">Nesta seção </w:t>
      </w:r>
      <w:r w:rsidR="00146564">
        <w:t>é feita uma introdução a respeito d</w:t>
      </w:r>
      <w:r>
        <w:t>a s</w:t>
      </w:r>
      <w:r w:rsidR="00146564">
        <w:t>é</w:t>
      </w:r>
      <w:r>
        <w:t>rie de micro</w:t>
      </w:r>
      <w:r w:rsidR="00146564">
        <w:t xml:space="preserve">controladores ESP32, do módulo genérico de leitura de grandezas elétricas PZEM-004 e do </w:t>
      </w:r>
      <w:r w:rsidR="00146564" w:rsidRPr="00146564">
        <w:rPr>
          <w:i/>
          <w:iCs/>
        </w:rPr>
        <w:t>framework</w:t>
      </w:r>
      <w:r w:rsidR="00146564">
        <w:t xml:space="preserve"> de desenvolvimento de aplicativos móveis Ionic.</w:t>
      </w:r>
    </w:p>
    <w:p w14:paraId="463A9C48" w14:textId="098AD155" w:rsidR="00C67409" w:rsidRDefault="00C67409" w:rsidP="0037046F">
      <w:pPr>
        <w:pStyle w:val="TF-TEXTO"/>
      </w:pPr>
      <w:r>
        <w:t xml:space="preserve">A </w:t>
      </w:r>
      <w:r w:rsidR="00FB3401">
        <w:t>série</w:t>
      </w:r>
      <w:r>
        <w:t xml:space="preserve"> de</w:t>
      </w:r>
      <w:r w:rsidR="00F163BE">
        <w:t xml:space="preserve"> microcontrolador</w:t>
      </w:r>
      <w:r w:rsidR="00FB3401">
        <w:t>es</w:t>
      </w:r>
      <w:r w:rsidR="00EC0747">
        <w:t xml:space="preserve"> de baixo custo </w:t>
      </w:r>
      <w:r w:rsidR="00F163BE">
        <w:t>ESP32</w:t>
      </w:r>
      <w:r w:rsidR="00EC0747">
        <w:t xml:space="preserve"> é essencial para projetos IoT, </w:t>
      </w:r>
      <w:ins w:id="58" w:author="Francisco Adell Péricas" w:date="2021-05-05T07:57:00Z">
        <w:r w:rsidR="00954B50">
          <w:t xml:space="preserve">pois </w:t>
        </w:r>
      </w:ins>
      <w:r w:rsidR="00EC0747">
        <w:t>ela conta com um sistema integrado de Wi</w:t>
      </w:r>
      <w:r w:rsidR="002A6A59">
        <w:t>-</w:t>
      </w:r>
      <w:r w:rsidR="00EC0747">
        <w:t xml:space="preserve">Fi </w:t>
      </w:r>
      <w:r w:rsidR="00F70543">
        <w:t xml:space="preserve">no padrão IEEE </w:t>
      </w:r>
      <w:r w:rsidR="00EC0747">
        <w:t>802.11 (com antena</w:t>
      </w:r>
      <w:r w:rsidR="00F70543">
        <w:t>,</w:t>
      </w:r>
      <w:r w:rsidR="00EC0747">
        <w:t xml:space="preserve"> sistema de amplificação e filtragem), </w:t>
      </w:r>
      <w:r w:rsidR="00DC2BE1">
        <w:rPr>
          <w:i/>
          <w:iCs/>
        </w:rPr>
        <w:t>B</w:t>
      </w:r>
      <w:r w:rsidR="00EC0747" w:rsidRPr="00DC2BE1">
        <w:rPr>
          <w:i/>
          <w:iCs/>
        </w:rPr>
        <w:t>luetooth</w:t>
      </w:r>
      <w:r w:rsidR="00EC0747">
        <w:t xml:space="preserve"> e um CPU dual core com arquitetura de 32 bits</w:t>
      </w:r>
      <w:r w:rsidR="00BA556C">
        <w:t xml:space="preserve"> e </w:t>
      </w:r>
      <w:r w:rsidR="00BA556C" w:rsidRPr="00BA556C">
        <w:t>240MHz</w:t>
      </w:r>
      <w:r w:rsidR="00BA556C">
        <w:t xml:space="preserve"> de </w:t>
      </w:r>
      <w:r w:rsidR="00BA556C" w:rsidRPr="00954B50">
        <w:rPr>
          <w:i/>
          <w:iCs/>
          <w:rPrChange w:id="59" w:author="Francisco Adell Péricas" w:date="2021-05-05T07:57:00Z">
            <w:rPr/>
          </w:rPrChange>
        </w:rPr>
        <w:t>clock</w:t>
      </w:r>
      <w:r w:rsidR="00EC0747">
        <w:t xml:space="preserve"> aliados à 520 KB de SRAM.</w:t>
      </w:r>
      <w:r w:rsidR="00445AFC">
        <w:t xml:space="preserve"> O primeiro ESP32 foi desenvolvido em Xangai em 2016 pela empresa Espressif Sistemas</w:t>
      </w:r>
      <w:r w:rsidR="006329E0">
        <w:t xml:space="preserve"> (</w:t>
      </w:r>
      <w:r w:rsidR="006329E0" w:rsidRPr="00D43EB9">
        <w:t>ESPRESSIF</w:t>
      </w:r>
      <w:r w:rsidR="006329E0">
        <w:t>, 2016).</w:t>
      </w:r>
    </w:p>
    <w:p w14:paraId="2761BE7B" w14:textId="0350C7EB" w:rsidR="000B12B2" w:rsidRDefault="00C67409" w:rsidP="0037046F">
      <w:pPr>
        <w:pStyle w:val="TF-TEXTO"/>
      </w:pPr>
      <w:r>
        <w:t xml:space="preserve">O módulo genérico </w:t>
      </w:r>
      <w:r w:rsidR="00F163BE">
        <w:t>PZEM</w:t>
      </w:r>
      <w:r w:rsidR="00985AFB">
        <w:t>-004</w:t>
      </w:r>
      <w:r>
        <w:t xml:space="preserve"> da fabricante</w:t>
      </w:r>
      <w:r w:rsidR="0063425D">
        <w:t xml:space="preserve"> chinesa</w:t>
      </w:r>
      <w:r>
        <w:t xml:space="preserve"> </w:t>
      </w:r>
      <w:r w:rsidRPr="00C67409">
        <w:t>Peacefair</w:t>
      </w:r>
      <w:r w:rsidR="0063425D">
        <w:t xml:space="preserve"> é um</w:t>
      </w:r>
      <w:r w:rsidR="00FB3401">
        <w:t xml:space="preserve"> </w:t>
      </w:r>
      <w:r w:rsidR="00FB3401" w:rsidRPr="00FB3401">
        <w:rPr>
          <w:i/>
          <w:iCs/>
        </w:rPr>
        <w:t>System-on-a-Chip</w:t>
      </w:r>
      <w:r w:rsidR="00FB3401">
        <w:t xml:space="preserve"> (SoC)</w:t>
      </w:r>
      <w:r w:rsidR="0063425D">
        <w:t>, ou em tradução literal: sistema em um chip, ou seja, em um único módulo é possível mensurar a tensão</w:t>
      </w:r>
      <w:r w:rsidR="00F70543">
        <w:t>,</w:t>
      </w:r>
      <w:r w:rsidR="0063425D">
        <w:t xml:space="preserve"> a corrente </w:t>
      </w:r>
      <w:r w:rsidR="00F70543">
        <w:t>e</w:t>
      </w:r>
      <w:r w:rsidR="0063425D">
        <w:t xml:space="preserve"> a potência </w:t>
      </w:r>
      <w:r w:rsidR="008B1B67">
        <w:t xml:space="preserve">elétrica </w:t>
      </w:r>
      <w:r w:rsidR="0063425D">
        <w:t xml:space="preserve">ativa consumida pelo dispositivo </w:t>
      </w:r>
      <w:r w:rsidR="00F70543">
        <w:t>elétrico monitorado</w:t>
      </w:r>
      <w:r w:rsidR="0063425D">
        <w:t>. A corrente é mensurada de forma não invasiva</w:t>
      </w:r>
      <w:r w:rsidR="00DF17AA">
        <w:t xml:space="preserve"> por meio de um sensor de campos magnéticos presente no módulo, já a tensão é obtida ligando-se diretamente o módulo à fonte de energia </w:t>
      </w:r>
      <w:r w:rsidR="006329E0">
        <w:t>(</w:t>
      </w:r>
      <w:r w:rsidR="00256573" w:rsidRPr="00C67409">
        <w:t>PEACEFAIR</w:t>
      </w:r>
      <w:r w:rsidR="00D537B7">
        <w:t>, 2019</w:t>
      </w:r>
      <w:r w:rsidR="006329E0">
        <w:t>).</w:t>
      </w:r>
    </w:p>
    <w:p w14:paraId="4651733C" w14:textId="3E6FB7BB" w:rsidR="006C38B8" w:rsidRPr="000A66BA" w:rsidRDefault="00493C4D" w:rsidP="00493C4D">
      <w:pPr>
        <w:pStyle w:val="TF-TEXTO"/>
      </w:pPr>
      <w:r w:rsidRPr="000A66BA">
        <w:t>O Ionic</w:t>
      </w:r>
      <w:r w:rsidR="000A66BA">
        <w:t xml:space="preserve"> é um </w:t>
      </w:r>
      <w:r w:rsidR="000A66BA" w:rsidRPr="000A66BA">
        <w:rPr>
          <w:i/>
          <w:iCs/>
        </w:rPr>
        <w:t>framework</w:t>
      </w:r>
      <w:r w:rsidR="000A66BA" w:rsidRPr="000A66BA">
        <w:t xml:space="preserve"> </w:t>
      </w:r>
      <w:r w:rsidR="003F4117" w:rsidRPr="00146564">
        <w:rPr>
          <w:i/>
          <w:iCs/>
        </w:rPr>
        <w:t>JavaScript</w:t>
      </w:r>
      <w:r w:rsidR="003F4117">
        <w:t xml:space="preserve"> </w:t>
      </w:r>
      <w:r w:rsidR="00101589">
        <w:t>de código livre</w:t>
      </w:r>
      <w:r w:rsidR="00AF1E11">
        <w:t xml:space="preserve"> lançado em 201</w:t>
      </w:r>
      <w:r w:rsidR="006754DB">
        <w:t>2</w:t>
      </w:r>
      <w:r w:rsidR="00101589">
        <w:t xml:space="preserve"> </w:t>
      </w:r>
      <w:r w:rsidR="000A66BA">
        <w:t xml:space="preserve">que possibilita a criação de aplicativos móveis </w:t>
      </w:r>
      <w:r w:rsidR="000A66BA" w:rsidRPr="000A66BA">
        <w:rPr>
          <w:i/>
          <w:iCs/>
        </w:rPr>
        <w:t>cross-platform</w:t>
      </w:r>
      <w:r w:rsidR="000A66BA">
        <w:t xml:space="preserve"> </w:t>
      </w:r>
      <w:r w:rsidR="00101589">
        <w:t xml:space="preserve">(Android e iOS) </w:t>
      </w:r>
      <w:r w:rsidR="000A66BA">
        <w:t>com um</w:t>
      </w:r>
      <w:r w:rsidR="00101589">
        <w:t>a</w:t>
      </w:r>
      <w:r w:rsidR="000A66BA">
        <w:t xml:space="preserve"> </w:t>
      </w:r>
      <w:r w:rsidR="00101589">
        <w:t xml:space="preserve">aparência e </w:t>
      </w:r>
      <w:del w:id="60" w:author="Francisco Adell Péricas" w:date="2021-05-05T07:58:00Z">
        <w:r w:rsidR="00101589" w:rsidDel="00954B50">
          <w:delText>experiencia</w:delText>
        </w:r>
        <w:r w:rsidR="000A66BA" w:rsidDel="00954B50">
          <w:rPr>
            <w:i/>
            <w:iCs/>
          </w:rPr>
          <w:delText xml:space="preserve"> </w:delText>
        </w:r>
      </w:del>
      <w:ins w:id="61" w:author="Francisco Adell Péricas" w:date="2021-05-05T07:58:00Z">
        <w:r w:rsidR="00954B50">
          <w:t>experi</w:t>
        </w:r>
        <w:r w:rsidR="00954B50">
          <w:t>ê</w:t>
        </w:r>
        <w:r w:rsidR="00954B50">
          <w:t>ncia</w:t>
        </w:r>
        <w:r w:rsidR="00954B50">
          <w:rPr>
            <w:i/>
            <w:iCs/>
          </w:rPr>
          <w:t xml:space="preserve"> </w:t>
        </w:r>
      </w:ins>
      <w:r w:rsidR="000A66BA">
        <w:t>semelhante</w:t>
      </w:r>
      <w:r w:rsidR="00101589">
        <w:t>s</w:t>
      </w:r>
      <w:r w:rsidR="000A66BA">
        <w:t xml:space="preserve"> ao</w:t>
      </w:r>
      <w:r w:rsidR="00101589">
        <w:t>s aplicativos</w:t>
      </w:r>
      <w:r w:rsidR="000A66BA">
        <w:t xml:space="preserve"> nativo</w:t>
      </w:r>
      <w:r w:rsidR="00101589">
        <w:t>s</w:t>
      </w:r>
      <w:r w:rsidR="000A66BA">
        <w:t>.</w:t>
      </w:r>
      <w:r w:rsidR="00101589">
        <w:t xml:space="preserve"> O </w:t>
      </w:r>
      <w:r w:rsidR="00101589" w:rsidRPr="00101589">
        <w:rPr>
          <w:i/>
          <w:iCs/>
        </w:rPr>
        <w:t>framework</w:t>
      </w:r>
      <w:r w:rsidR="00101589">
        <w:t xml:space="preserve"> </w:t>
      </w:r>
      <w:r w:rsidR="00FE1BCF">
        <w:t>conta com</w:t>
      </w:r>
      <w:r w:rsidR="00101589">
        <w:t xml:space="preserve"> um conjunto de componentes</w:t>
      </w:r>
      <w:r w:rsidR="003F4117">
        <w:t xml:space="preserve"> visuais</w:t>
      </w:r>
      <w:r w:rsidR="00FE1BCF">
        <w:t xml:space="preserve"> (</w:t>
      </w:r>
      <w:r w:rsidR="00101589">
        <w:t>exemplo</w:t>
      </w:r>
      <w:r w:rsidR="00FE1BCF">
        <w:t>:</w:t>
      </w:r>
      <w:r w:rsidR="00101589">
        <w:t xml:space="preserve"> botões, </w:t>
      </w:r>
      <w:r w:rsidR="00FE1BCF" w:rsidRPr="00954B50">
        <w:rPr>
          <w:i/>
          <w:iCs/>
          <w:rPrChange w:id="62" w:author="Francisco Adell Péricas" w:date="2021-05-05T07:58:00Z">
            <w:rPr/>
          </w:rPrChange>
        </w:rPr>
        <w:t>cards</w:t>
      </w:r>
      <w:r w:rsidR="00FE1BCF">
        <w:t xml:space="preserve">, </w:t>
      </w:r>
      <w:r w:rsidR="00FE1BCF" w:rsidRPr="00954B50">
        <w:rPr>
          <w:i/>
          <w:iCs/>
          <w:rPrChange w:id="63" w:author="Francisco Adell Péricas" w:date="2021-05-05T07:58:00Z">
            <w:rPr/>
          </w:rPrChange>
        </w:rPr>
        <w:t>grids</w:t>
      </w:r>
      <w:r w:rsidR="00FE1BCF">
        <w:t>...)</w:t>
      </w:r>
      <w:r w:rsidR="00B67E30">
        <w:t xml:space="preserve"> e</w:t>
      </w:r>
      <w:r w:rsidR="00FE1BCF">
        <w:t xml:space="preserve"> um conjunto de </w:t>
      </w:r>
      <w:r w:rsidR="00FE1BCF" w:rsidRPr="00954B50">
        <w:rPr>
          <w:i/>
          <w:iCs/>
          <w:rPrChange w:id="64" w:author="Francisco Adell Péricas" w:date="2021-05-05T07:58:00Z">
            <w:rPr/>
          </w:rPrChange>
        </w:rPr>
        <w:t>plugins</w:t>
      </w:r>
      <w:r w:rsidR="00FE1BCF">
        <w:t xml:space="preserve"> </w:t>
      </w:r>
      <w:r w:rsidR="00B67E30">
        <w:t>que utilizam as</w:t>
      </w:r>
      <w:r w:rsidR="00FE1BCF">
        <w:t xml:space="preserve"> APIs </w:t>
      </w:r>
      <w:r w:rsidR="003F4117">
        <w:t>para</w:t>
      </w:r>
      <w:r w:rsidR="00FE1BCF">
        <w:t xml:space="preserve"> acessa</w:t>
      </w:r>
      <w:r w:rsidR="003F4117">
        <w:t>rem</w:t>
      </w:r>
      <w:r w:rsidR="00FE1BCF">
        <w:t xml:space="preserve"> os recursos nativos do </w:t>
      </w:r>
      <w:r w:rsidR="00FE1BCF" w:rsidRPr="00410DBB">
        <w:rPr>
          <w:i/>
          <w:iCs/>
        </w:rPr>
        <w:t>smarphone</w:t>
      </w:r>
      <w:r w:rsidR="00FE1BCF">
        <w:t xml:space="preserve"> (exemplo: câmera, localização...)</w:t>
      </w:r>
      <w:r w:rsidR="007163D2">
        <w:t xml:space="preserve"> (IONICFRAMEWORK, 2020)</w:t>
      </w:r>
      <w:r w:rsidR="00FE1BCF">
        <w:t>.</w:t>
      </w:r>
    </w:p>
    <w:p w14:paraId="6BD54095" w14:textId="77777777" w:rsidR="00451B94" w:rsidRDefault="00451B94" w:rsidP="00F83A19">
      <w:pPr>
        <w:pStyle w:val="TF-refernciasbibliogrficasTTULO"/>
      </w:pPr>
      <w:bookmarkStart w:id="65" w:name="_Toc351015602"/>
      <w:bookmarkEnd w:id="35"/>
      <w:bookmarkEnd w:id="36"/>
      <w:bookmarkEnd w:id="37"/>
      <w:bookmarkEnd w:id="38"/>
      <w:bookmarkEnd w:id="39"/>
      <w:bookmarkEnd w:id="40"/>
      <w:bookmarkEnd w:id="41"/>
      <w:r>
        <w:t>Referências</w:t>
      </w:r>
      <w:bookmarkEnd w:id="65"/>
    </w:p>
    <w:p w14:paraId="583D66C2" w14:textId="1306F2C4" w:rsidR="00B97288" w:rsidRDefault="001E5E0C" w:rsidP="00875BE6">
      <w:pPr>
        <w:pStyle w:val="TF-REFERNCIASITEM0"/>
      </w:pPr>
      <w:r>
        <w:t>AGÊNCIA NACIONAL DE ENERGIA ELÉTRICA</w:t>
      </w:r>
      <w:r w:rsidR="00B97288">
        <w:t xml:space="preserve">. </w:t>
      </w:r>
      <w:r w:rsidR="00B97288">
        <w:rPr>
          <w:b/>
        </w:rPr>
        <w:t>Informações Gerenciais</w:t>
      </w:r>
      <w:r w:rsidR="00B97288">
        <w:t>. Boletim de Informações Gerenciais arquivado no diretório de informações gerenciais.</w:t>
      </w:r>
      <w:r w:rsidR="003D6352">
        <w:t xml:space="preserve"> [S.l.], 2019.</w:t>
      </w:r>
    </w:p>
    <w:p w14:paraId="4DAA3465" w14:textId="4D8B136B" w:rsidR="00B97288" w:rsidRDefault="001E5E0C" w:rsidP="00B97288">
      <w:pPr>
        <w:pStyle w:val="TF-REFERNCIASITEM0"/>
      </w:pPr>
      <w:r>
        <w:t>BANCO NACIONAL DO DESENVOLVIMENTO</w:t>
      </w:r>
      <w:r w:rsidR="00B97288">
        <w:t xml:space="preserve">. </w:t>
      </w:r>
      <w:r w:rsidR="00B97288">
        <w:rPr>
          <w:b/>
        </w:rPr>
        <w:t>Relatório do Plano de Ação</w:t>
      </w:r>
      <w:r w:rsidR="00B97288">
        <w:t>.</w:t>
      </w:r>
      <w:r w:rsidR="003D6352">
        <w:t xml:space="preserve"> </w:t>
      </w:r>
      <w:r w:rsidR="00B97288">
        <w:t>Relatório Final do Plano de Ação arquivado no diretório de relatórios do BNDES.</w:t>
      </w:r>
      <w:r w:rsidR="003D6352">
        <w:t xml:space="preserve"> [S.l.], 2017.</w:t>
      </w:r>
    </w:p>
    <w:p w14:paraId="38DD89C5" w14:textId="7C633C34" w:rsidR="00E31F91" w:rsidRDefault="00E31F91" w:rsidP="00B97288">
      <w:pPr>
        <w:pStyle w:val="TF-REFERNCIASITEM0"/>
      </w:pPr>
      <w:r w:rsidRPr="00D43EB9">
        <w:t xml:space="preserve">ESPRESSIF. </w:t>
      </w:r>
      <w:r w:rsidRPr="00D43EB9">
        <w:rPr>
          <w:b/>
          <w:bCs/>
        </w:rPr>
        <w:t>ESP32 Datasheet</w:t>
      </w:r>
      <w:r w:rsidRPr="00D43EB9">
        <w:t xml:space="preserve">. </w:t>
      </w:r>
      <w:r w:rsidR="004E5FD2">
        <w:t>[S.l.]</w:t>
      </w:r>
      <w:r w:rsidR="004E5FD2" w:rsidRPr="00D43EB9">
        <w:t xml:space="preserve"> </w:t>
      </w:r>
      <w:r w:rsidRPr="00D43EB9">
        <w:t>[201</w:t>
      </w:r>
      <w:r>
        <w:t>6</w:t>
      </w:r>
      <w:r w:rsidRPr="00D43EB9">
        <w:t xml:space="preserve">?]. Disponível em: &lt;https://athoselectronics.com/wp-content/uploads/2019/09/Datasheet_ESP8266_esp32_en.pdf&gt;. Acesso em: </w:t>
      </w:r>
      <w:r>
        <w:t>20</w:t>
      </w:r>
      <w:r w:rsidRPr="00D43EB9">
        <w:t xml:space="preserve"> </w:t>
      </w:r>
      <w:r>
        <w:t>março</w:t>
      </w:r>
      <w:r w:rsidRPr="00D43EB9">
        <w:t xml:space="preserve"> 20</w:t>
      </w:r>
      <w:r>
        <w:t>21</w:t>
      </w:r>
      <w:r w:rsidRPr="00D43EB9">
        <w:t>.</w:t>
      </w:r>
    </w:p>
    <w:p w14:paraId="15F692E2" w14:textId="7DEFBA7F" w:rsidR="00E31F91" w:rsidRDefault="00E31F91" w:rsidP="00E31F91">
      <w:pPr>
        <w:pStyle w:val="TF-REFERNCIASITEM0"/>
      </w:pPr>
      <w:r w:rsidRPr="006329E0">
        <w:lastRenderedPageBreak/>
        <w:t>INNOVATORSGURU</w:t>
      </w:r>
      <w:r w:rsidRPr="00D43EB9">
        <w:t xml:space="preserve">. </w:t>
      </w:r>
      <w:r w:rsidRPr="006329E0">
        <w:rPr>
          <w:b/>
          <w:bCs/>
        </w:rPr>
        <w:t>PZEM-004T V3.0 User Manual PZEM004T</w:t>
      </w:r>
      <w:r w:rsidRPr="00D43EB9">
        <w:t xml:space="preserve">. </w:t>
      </w:r>
      <w:r w:rsidR="004E5FD2">
        <w:t>[S.l.]</w:t>
      </w:r>
      <w:r w:rsidR="004E5FD2" w:rsidRPr="00D43EB9">
        <w:t xml:space="preserve"> </w:t>
      </w:r>
      <w:r w:rsidRPr="00D43EB9">
        <w:t>[201</w:t>
      </w:r>
      <w:r>
        <w:t>9</w:t>
      </w:r>
      <w:r w:rsidRPr="00D43EB9">
        <w:t>?]. Disponível em: &lt;</w:t>
      </w:r>
      <w:r w:rsidRPr="006329E0">
        <w:t>https://innovatorsguru.com/wp-content/uploads/2019/06/PZEM-004T-V3.0-Datasheet-User-Manual.pdf</w:t>
      </w:r>
      <w:r w:rsidRPr="00D43EB9">
        <w:t xml:space="preserve"> &gt;. Acesso em: </w:t>
      </w:r>
      <w:r>
        <w:t>25</w:t>
      </w:r>
      <w:r w:rsidRPr="00D43EB9">
        <w:t xml:space="preserve"> </w:t>
      </w:r>
      <w:r>
        <w:t>março</w:t>
      </w:r>
      <w:r w:rsidRPr="00D43EB9">
        <w:t xml:space="preserve"> 20</w:t>
      </w:r>
      <w:r>
        <w:t>21</w:t>
      </w:r>
      <w:r w:rsidRPr="00D43EB9">
        <w:t>.</w:t>
      </w:r>
    </w:p>
    <w:p w14:paraId="323AD47D" w14:textId="1B89CA81" w:rsidR="00E31F91" w:rsidRDefault="00E31F91" w:rsidP="00B97288">
      <w:pPr>
        <w:pStyle w:val="TF-REFERNCIASITEM0"/>
      </w:pPr>
      <w:r>
        <w:t>IONICFRAMEWORK</w:t>
      </w:r>
      <w:r w:rsidRPr="00D43EB9">
        <w:t xml:space="preserve">. </w:t>
      </w:r>
      <w:r w:rsidRPr="00DD7E13">
        <w:rPr>
          <w:b/>
          <w:bCs/>
        </w:rPr>
        <w:t>The dev-friendly app platform for building cross-platform apps with one codebase, for any device, with the web</w:t>
      </w:r>
      <w:r w:rsidRPr="00D43EB9">
        <w:t xml:space="preserve">. </w:t>
      </w:r>
      <w:r w:rsidR="004E5FD2">
        <w:t>[S.l.]</w:t>
      </w:r>
      <w:r w:rsidR="004E5FD2" w:rsidRPr="00D43EB9">
        <w:t xml:space="preserve"> </w:t>
      </w:r>
      <w:r w:rsidRPr="00D43EB9">
        <w:t>[</w:t>
      </w:r>
      <w:r>
        <w:t>2020</w:t>
      </w:r>
      <w:r w:rsidRPr="00D43EB9">
        <w:t>?]. Disponível em: &lt;</w:t>
      </w:r>
      <w:r w:rsidRPr="00DD7E13">
        <w:t>https://ionicframework.com/what-is-ionic</w:t>
      </w:r>
      <w:r w:rsidRPr="00D43EB9">
        <w:t xml:space="preserve">&gt;. Acesso em: </w:t>
      </w:r>
      <w:r>
        <w:t>07</w:t>
      </w:r>
      <w:r w:rsidRPr="00D43EB9">
        <w:t xml:space="preserve"> </w:t>
      </w:r>
      <w:r>
        <w:t>abril</w:t>
      </w:r>
      <w:r w:rsidRPr="00D43EB9">
        <w:t xml:space="preserve"> 20</w:t>
      </w:r>
      <w:r>
        <w:t>21</w:t>
      </w:r>
      <w:r w:rsidRPr="00D43EB9">
        <w:t>.</w:t>
      </w:r>
    </w:p>
    <w:p w14:paraId="2A4036E6" w14:textId="19663B67" w:rsidR="00E31F91" w:rsidRDefault="00E31F91" w:rsidP="00803529">
      <w:pPr>
        <w:pStyle w:val="TF-REFERNCIASITEM0"/>
      </w:pPr>
      <w:r>
        <w:t xml:space="preserve">JÚNIOR, José </w:t>
      </w:r>
      <w:r w:rsidRPr="00671219">
        <w:rPr>
          <w:i/>
          <w:iCs/>
        </w:rPr>
        <w:t>et al</w:t>
      </w:r>
      <w:r>
        <w:t xml:space="preserve">. </w:t>
      </w:r>
      <w:r>
        <w:rPr>
          <w:b/>
        </w:rPr>
        <w:t>LDR E Sensores De Luz Ambiente: Funcionamento E Aplicações</w:t>
      </w:r>
      <w:r>
        <w:t>. 2013. Documento de pesquisa, Universidade Tecnológica Federal do Paraná, Ponta Grossa.</w:t>
      </w:r>
    </w:p>
    <w:p w14:paraId="0F0D2C79" w14:textId="68FCEB83" w:rsidR="00E31F91" w:rsidRDefault="00E31F91" w:rsidP="00803529">
      <w:pPr>
        <w:pStyle w:val="TF-REFERNCIASITEM0"/>
      </w:pPr>
      <w:r>
        <w:t xml:space="preserve">RUTTMANN, Marlon. </w:t>
      </w:r>
      <w:r w:rsidRPr="00803529">
        <w:rPr>
          <w:b/>
        </w:rPr>
        <w:t>Protótipo De Um Dispositivo Gerenciador De Equipamentos Via Ethernet Para Economia De Energia</w:t>
      </w:r>
      <w:r>
        <w:t>. 2018. 63 f. Trabalho de Conclusão de Curso (Bacharelado em Ciência da Computação) - Centro de Ciências Exatas e Naturais, Universidade Regional de Blumenau, Blumenau.</w:t>
      </w:r>
    </w:p>
    <w:p w14:paraId="1436CA3A" w14:textId="3478882E" w:rsidR="00803529" w:rsidRDefault="00B97288" w:rsidP="00803529">
      <w:pPr>
        <w:pStyle w:val="TF-REFERNCIASITEM0"/>
      </w:pPr>
      <w:r>
        <w:t>SABEL</w:t>
      </w:r>
      <w:r w:rsidR="008013D5">
        <w:t xml:space="preserve">, Gustavo. </w:t>
      </w:r>
      <w:r w:rsidR="008013D5" w:rsidRPr="008013D5">
        <w:rPr>
          <w:b/>
        </w:rPr>
        <w:t>Prototipo De Um Sistema Gerenciador De Equipamentos Eletrônicos Via Wi-Fi Para Economia De Energia</w:t>
      </w:r>
      <w:r w:rsidR="008013D5">
        <w:t>. 2016. 58 f. Trabalho de Conclusão de Curso (Bacharelado em Ciência da Computação) - Centro de Ciências Exatas e Naturais, Universidade Regional de Blumenau, Blumenau.</w:t>
      </w:r>
    </w:p>
    <w:p w14:paraId="7E090034" w14:textId="7D9930E0" w:rsidR="00803529" w:rsidRPr="00803529" w:rsidRDefault="00803529" w:rsidP="00803529">
      <w:pPr>
        <w:pStyle w:val="TF-REFERNCIASITEM0"/>
        <w:rPr>
          <w:b/>
        </w:rPr>
      </w:pPr>
      <w:r>
        <w:t>S</w:t>
      </w:r>
      <w:r w:rsidR="00B97288">
        <w:t>ENA</w:t>
      </w:r>
      <w:r>
        <w:t xml:space="preserve">, Gerson. </w:t>
      </w:r>
      <w:r w:rsidRPr="00803529">
        <w:rPr>
          <w:b/>
          <w:bCs/>
        </w:rPr>
        <w:t>Medidor De Consumo De Energia Elétrica Com Acesso Local E Remoto Usando Plataforma Esp8266</w:t>
      </w:r>
      <w:r>
        <w:t xml:space="preserve">. 2018. 133 f. Trabalho de Conclusão de Curso (Bacharelado </w:t>
      </w:r>
      <w:r w:rsidRPr="00803529">
        <w:t>e</w:t>
      </w:r>
      <w:r>
        <w:t>m</w:t>
      </w:r>
      <w:r w:rsidRPr="00803529">
        <w:t xml:space="preserve"> Engenharia Elétrica</w:t>
      </w:r>
      <w:r>
        <w:t xml:space="preserve">) - Centro de Ciências Exatas e Naturais, </w:t>
      </w:r>
      <w:r w:rsidRPr="00803529">
        <w:t>Universidade Federal do Pampa</w:t>
      </w:r>
      <w:r>
        <w:t>, Alegrete.</w:t>
      </w:r>
    </w:p>
    <w:p w14:paraId="4EF7B955" w14:textId="38EC6057" w:rsidR="00F83A19" w:rsidRDefault="00587002" w:rsidP="003069F9">
      <w:pPr>
        <w:pStyle w:val="TF-refernciasbibliogrficasTTULO"/>
        <w:jc w:val="left"/>
      </w:pPr>
      <w:r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0"/>
          <w:headerReference w:type="first" r:id="rId21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3F54DE5E" w14:textId="0EC3F86D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362"/>
        <w:gridCol w:w="486"/>
        <w:gridCol w:w="490"/>
        <w:gridCol w:w="483"/>
      </w:tblGrid>
      <w:tr w:rsidR="00613B57" w:rsidRPr="00320BFA" w14:paraId="0BFC7F9A" w14:textId="77777777" w:rsidTr="000D1BC2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320BFA" w:rsidRDefault="00613B57" w:rsidP="000D1BC2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320BFA" w:rsidRDefault="00613B57" w:rsidP="000D1BC2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320BFA" w:rsidRDefault="00613B57" w:rsidP="000D1BC2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320BFA" w:rsidRDefault="00613B57" w:rsidP="000D1BC2">
            <w:pPr>
              <w:pStyle w:val="TF-xAvalITEMTABELA"/>
            </w:pPr>
            <w:r w:rsidRPr="00320BFA">
              <w:t>não atende</w:t>
            </w:r>
          </w:p>
        </w:tc>
      </w:tr>
      <w:tr w:rsidR="00613B57" w:rsidRPr="00320BFA" w14:paraId="3CEFC227" w14:textId="77777777" w:rsidTr="000D1BC2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320BFA" w:rsidRDefault="00613B57" w:rsidP="000D1BC2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821EE8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074DF72C" w14:textId="77777777" w:rsidR="00613B57" w:rsidRPr="00821EE8" w:rsidRDefault="00613B57" w:rsidP="000D1BC2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4F1BEA" w14:textId="77777777" w:rsidTr="000D1BC2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821EE8" w:rsidRDefault="00613B57" w:rsidP="000D1BC2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9334CA1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7C03E18E" w14:textId="77777777" w:rsidR="00613B57" w:rsidRPr="00320BFA" w:rsidRDefault="00613B57" w:rsidP="000D1BC2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CC14F34" w14:textId="77777777" w:rsidTr="000D1BC2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320BFA" w:rsidRDefault="00613B57" w:rsidP="000D1BC2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3ADB0DA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EE20C1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2DE813D4" w14:textId="77777777" w:rsidR="00613B57" w:rsidRPr="00EE20C1" w:rsidRDefault="00613B57" w:rsidP="000D1BC2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118951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EE20C1" w:rsidRDefault="00613B57" w:rsidP="000D1BC2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0EFC56DE" w14:textId="77777777" w:rsidTr="000D1BC2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45108F53" w14:textId="77777777" w:rsidR="00613B57" w:rsidRPr="00320BFA" w:rsidRDefault="00613B57" w:rsidP="000D1BC2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7231744" w14:textId="77777777" w:rsidTr="000D1BC2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320BFA" w:rsidRDefault="00613B57" w:rsidP="000D1BC2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197AACE" w14:textId="77777777" w:rsidTr="000D1BC2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801036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23C5937C" w14:textId="77777777" w:rsidR="00613B57" w:rsidRPr="00801036" w:rsidRDefault="00613B57" w:rsidP="000D1BC2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77777777" w:rsidR="00613B57" w:rsidRPr="00801036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77777777" w:rsidR="00613B57" w:rsidRPr="00801036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7517713" w14:textId="77777777" w:rsidTr="000D1BC2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320BFA" w:rsidRDefault="00613B57" w:rsidP="000D1BC2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7661C8A9" w14:textId="77777777" w:rsidR="00613B57" w:rsidRPr="00320BFA" w:rsidRDefault="00613B57" w:rsidP="000D1BC2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4C99623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320BFA" w:rsidRDefault="00613B57" w:rsidP="000D1BC2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5709327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06489AB6" w14:textId="77777777" w:rsidR="00613B57" w:rsidRPr="00320BFA" w:rsidRDefault="00613B57" w:rsidP="000D1BC2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29AD3E55" w14:textId="77777777" w:rsidR="00613B57" w:rsidRPr="00320BFA" w:rsidRDefault="00613B57" w:rsidP="000D1BC2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77777777" w:rsidR="00613B57" w:rsidRPr="00320BFA" w:rsidRDefault="00613B57" w:rsidP="000D1BC2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77777777" w:rsidR="00613B57" w:rsidRPr="00320BFA" w:rsidRDefault="00613B57" w:rsidP="000D1BC2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0D1BC2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0D1BC2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1BCAA7ED" w14:textId="77777777" w:rsidR="00613B57" w:rsidRPr="00320BFA" w:rsidRDefault="00613B57" w:rsidP="000D1BC2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E815096" w14:textId="77777777" w:rsidTr="000D1BC2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320BFA" w:rsidRDefault="00613B57" w:rsidP="000D1BC2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4348A76" w14:textId="77777777" w:rsidTr="000D1BC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320BFA" w:rsidRDefault="00613B57" w:rsidP="000D1BC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320BFA" w:rsidRDefault="00613B57" w:rsidP="000D1BC2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77777777" w:rsidR="00613B57" w:rsidRPr="00320BFA" w:rsidRDefault="00613B57" w:rsidP="000D1BC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3"/>
        <w:gridCol w:w="3453"/>
        <w:gridCol w:w="3456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5EB692B8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38712777" w:rsidR="0000224C" w:rsidRPr="00320BFA" w:rsidRDefault="0000224C" w:rsidP="0000224C">
      <w:pPr>
        <w:pStyle w:val="TF-xAvalLINHA"/>
      </w:pPr>
      <w:r w:rsidRPr="00320BFA">
        <w:t>Acadêmico(a):</w:t>
      </w:r>
      <w:r w:rsidR="00954B50" w:rsidRPr="00954B50">
        <w:t xml:space="preserve"> </w:t>
      </w:r>
      <w:r w:rsidR="00954B50" w:rsidRPr="00954B50">
        <w:t>Augusto Henrique da Conceição</w:t>
      </w:r>
      <w:r w:rsidRPr="00320BFA">
        <w:tab/>
      </w:r>
    </w:p>
    <w:p w14:paraId="6D17DB6D" w14:textId="46FD0CBE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 w:rsidR="00954B50">
        <w:t>Francisco Adell Péricas</w:t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4DEBFDE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2073A89A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1017E6A7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FF84BD0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3815EC6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451DC7A4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2280C635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54DD82B8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41409ABF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667D73C4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5CF12FF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217306ED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2418B6F3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632F5AEC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2ABFF6FD" w:rsidR="0000224C" w:rsidRPr="00320BFA" w:rsidRDefault="00954B50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4510ED4F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 </w:t>
            </w:r>
            <w:r w:rsidR="00983112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557E670F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 w:rsidR="00983112">
        <w:t>Francisco Adell Péricas</w:t>
      </w:r>
      <w:r>
        <w:tab/>
        <w:t xml:space="preserve"> Data: </w:t>
      </w:r>
      <w:r w:rsidR="00983112">
        <w:t>05/05/2021</w:t>
      </w:r>
      <w:r>
        <w:tab/>
      </w:r>
    </w:p>
    <w:sectPr w:rsidR="0000224C" w:rsidSect="00EC2D7A">
      <w:headerReference w:type="default" r:id="rId22"/>
      <w:footerReference w:type="default" r:id="rId23"/>
      <w:headerReference w:type="first" r:id="rId24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F3BDA" w14:textId="77777777" w:rsidR="0076591D" w:rsidRDefault="0076591D">
      <w:r>
        <w:separator/>
      </w:r>
    </w:p>
  </w:endnote>
  <w:endnote w:type="continuationSeparator" w:id="0">
    <w:p w14:paraId="191A0B02" w14:textId="77777777" w:rsidR="0076591D" w:rsidRDefault="007659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1E20" w14:textId="77777777" w:rsidR="007534C7" w:rsidRDefault="007534C7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DE51" w14:textId="77777777" w:rsidR="007534C7" w:rsidRPr="0000224C" w:rsidRDefault="007534C7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B9574" w14:textId="77777777" w:rsidR="0076591D" w:rsidRDefault="0076591D">
      <w:r>
        <w:separator/>
      </w:r>
    </w:p>
  </w:footnote>
  <w:footnote w:type="continuationSeparator" w:id="0">
    <w:p w14:paraId="7302E986" w14:textId="77777777" w:rsidR="0076591D" w:rsidRDefault="007659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7534C7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7534C7" w:rsidRDefault="007534C7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7534C7" w14:paraId="668E8B00" w14:textId="77777777" w:rsidTr="008F2DC1">
      <w:tc>
        <w:tcPr>
          <w:tcW w:w="5778" w:type="dxa"/>
          <w:shd w:val="clear" w:color="auto" w:fill="auto"/>
        </w:tcPr>
        <w:p w14:paraId="79B53B8D" w14:textId="6F17A6A5" w:rsidR="007534C7" w:rsidRPr="003C5262" w:rsidRDefault="007534C7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X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11AD3895" w:rsidR="007534C7" w:rsidRDefault="007534C7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2021/01</w:t>
          </w:r>
        </w:p>
      </w:tc>
    </w:tr>
  </w:tbl>
  <w:p w14:paraId="05776BF3" w14:textId="77777777" w:rsidR="007534C7" w:rsidRDefault="007534C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7534C7" w:rsidRDefault="007534C7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7534C7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7534C7" w:rsidRDefault="007534C7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7534C7" w:rsidRDefault="007534C7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7534C7" w:rsidRDefault="007534C7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7534C7" w:rsidRDefault="007534C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AF5605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7347DA"/>
    <w:multiLevelType w:val="hybridMultilevel"/>
    <w:tmpl w:val="8262631C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56A11876"/>
    <w:multiLevelType w:val="multilevel"/>
    <w:tmpl w:val="51963B1E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7" w15:restartNumberingAfterBreak="0">
    <w:nsid w:val="6DD42343"/>
    <w:multiLevelType w:val="multilevel"/>
    <w:tmpl w:val="5DE6CA0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2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6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</w:num>
  <w:num w:numId="22">
    <w:abstractNumId w:val="7"/>
  </w:num>
  <w:num w:numId="23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ancisco Adell Péricas">
    <w15:presenceInfo w15:providerId="AD" w15:userId="S::pericas@furb.br::ec6a4948-05f2-4851-94a8-6015477c82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TrackMove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224C"/>
    <w:rsid w:val="000075F1"/>
    <w:rsid w:val="00011B5E"/>
    <w:rsid w:val="00011E16"/>
    <w:rsid w:val="00012922"/>
    <w:rsid w:val="0001575C"/>
    <w:rsid w:val="00015EA8"/>
    <w:rsid w:val="000176E9"/>
    <w:rsid w:val="000179B5"/>
    <w:rsid w:val="00017B62"/>
    <w:rsid w:val="000204E7"/>
    <w:rsid w:val="00023FA0"/>
    <w:rsid w:val="0002602F"/>
    <w:rsid w:val="00030E4A"/>
    <w:rsid w:val="00031A27"/>
    <w:rsid w:val="00031EE0"/>
    <w:rsid w:val="00032C29"/>
    <w:rsid w:val="0004641A"/>
    <w:rsid w:val="000516EE"/>
    <w:rsid w:val="00052A07"/>
    <w:rsid w:val="00052EB0"/>
    <w:rsid w:val="000533DA"/>
    <w:rsid w:val="0005457F"/>
    <w:rsid w:val="000608E9"/>
    <w:rsid w:val="00060B64"/>
    <w:rsid w:val="00061FEB"/>
    <w:rsid w:val="00065730"/>
    <w:rsid w:val="000667DF"/>
    <w:rsid w:val="00070CA9"/>
    <w:rsid w:val="0007209B"/>
    <w:rsid w:val="00073AA8"/>
    <w:rsid w:val="00075792"/>
    <w:rsid w:val="00077A7A"/>
    <w:rsid w:val="00080F9C"/>
    <w:rsid w:val="00080FF8"/>
    <w:rsid w:val="00082915"/>
    <w:rsid w:val="0008424D"/>
    <w:rsid w:val="0008579A"/>
    <w:rsid w:val="00086888"/>
    <w:rsid w:val="00086AA8"/>
    <w:rsid w:val="0008732D"/>
    <w:rsid w:val="00087AA0"/>
    <w:rsid w:val="00092730"/>
    <w:rsid w:val="00094ACD"/>
    <w:rsid w:val="00095811"/>
    <w:rsid w:val="0009735C"/>
    <w:rsid w:val="000A104C"/>
    <w:rsid w:val="000A19DE"/>
    <w:rsid w:val="000A3EAB"/>
    <w:rsid w:val="000A66BA"/>
    <w:rsid w:val="000B0DC8"/>
    <w:rsid w:val="000B12B2"/>
    <w:rsid w:val="000B1689"/>
    <w:rsid w:val="000B3868"/>
    <w:rsid w:val="000B4F9F"/>
    <w:rsid w:val="000B77EE"/>
    <w:rsid w:val="000B7EB2"/>
    <w:rsid w:val="000C1926"/>
    <w:rsid w:val="000C1A18"/>
    <w:rsid w:val="000C40D7"/>
    <w:rsid w:val="000C41AA"/>
    <w:rsid w:val="000C573F"/>
    <w:rsid w:val="000C648D"/>
    <w:rsid w:val="000C77DD"/>
    <w:rsid w:val="000C78D0"/>
    <w:rsid w:val="000C7CEE"/>
    <w:rsid w:val="000D11EC"/>
    <w:rsid w:val="000D1294"/>
    <w:rsid w:val="000D1BC2"/>
    <w:rsid w:val="000D5E78"/>
    <w:rsid w:val="000D77C2"/>
    <w:rsid w:val="000E039E"/>
    <w:rsid w:val="000E27F9"/>
    <w:rsid w:val="000E2B1E"/>
    <w:rsid w:val="000E311F"/>
    <w:rsid w:val="000E3A68"/>
    <w:rsid w:val="000E6CE0"/>
    <w:rsid w:val="000F1ACD"/>
    <w:rsid w:val="000F6E0B"/>
    <w:rsid w:val="000F77E3"/>
    <w:rsid w:val="00101589"/>
    <w:rsid w:val="001040C6"/>
    <w:rsid w:val="00105FF3"/>
    <w:rsid w:val="00107B02"/>
    <w:rsid w:val="0011363A"/>
    <w:rsid w:val="00113A3F"/>
    <w:rsid w:val="001153B8"/>
    <w:rsid w:val="001164FE"/>
    <w:rsid w:val="00120F05"/>
    <w:rsid w:val="00125084"/>
    <w:rsid w:val="00125277"/>
    <w:rsid w:val="001375F7"/>
    <w:rsid w:val="0014107A"/>
    <w:rsid w:val="00146564"/>
    <w:rsid w:val="001554E9"/>
    <w:rsid w:val="00161BA8"/>
    <w:rsid w:val="00161F59"/>
    <w:rsid w:val="00162BF1"/>
    <w:rsid w:val="00162E78"/>
    <w:rsid w:val="0016560C"/>
    <w:rsid w:val="00167086"/>
    <w:rsid w:val="00172973"/>
    <w:rsid w:val="00176CA0"/>
    <w:rsid w:val="001776DB"/>
    <w:rsid w:val="0017785B"/>
    <w:rsid w:val="00182888"/>
    <w:rsid w:val="00186092"/>
    <w:rsid w:val="00193A97"/>
    <w:rsid w:val="001948BE"/>
    <w:rsid w:val="0019547B"/>
    <w:rsid w:val="001A12CE"/>
    <w:rsid w:val="001A14C9"/>
    <w:rsid w:val="001A6292"/>
    <w:rsid w:val="001A7511"/>
    <w:rsid w:val="001B2F1E"/>
    <w:rsid w:val="001B39B5"/>
    <w:rsid w:val="001B5696"/>
    <w:rsid w:val="001B5B83"/>
    <w:rsid w:val="001C33B0"/>
    <w:rsid w:val="001C57E6"/>
    <w:rsid w:val="001C5CBB"/>
    <w:rsid w:val="001C7EBA"/>
    <w:rsid w:val="001D465C"/>
    <w:rsid w:val="001D6234"/>
    <w:rsid w:val="001D7664"/>
    <w:rsid w:val="001E3AE0"/>
    <w:rsid w:val="001E404C"/>
    <w:rsid w:val="001E5E0C"/>
    <w:rsid w:val="001E646A"/>
    <w:rsid w:val="001E682E"/>
    <w:rsid w:val="001F007F"/>
    <w:rsid w:val="001F0D36"/>
    <w:rsid w:val="001F4FFF"/>
    <w:rsid w:val="001F5A1D"/>
    <w:rsid w:val="001F5B60"/>
    <w:rsid w:val="00202EB7"/>
    <w:rsid w:val="00202F3F"/>
    <w:rsid w:val="002036F5"/>
    <w:rsid w:val="0020481B"/>
    <w:rsid w:val="00204D27"/>
    <w:rsid w:val="002068DE"/>
    <w:rsid w:val="00206D1B"/>
    <w:rsid w:val="0021352A"/>
    <w:rsid w:val="0021703E"/>
    <w:rsid w:val="00217C8D"/>
    <w:rsid w:val="00223665"/>
    <w:rsid w:val="00224BB2"/>
    <w:rsid w:val="0022545C"/>
    <w:rsid w:val="0022720A"/>
    <w:rsid w:val="00230C18"/>
    <w:rsid w:val="00235240"/>
    <w:rsid w:val="0023588B"/>
    <w:rsid w:val="00235D1B"/>
    <w:rsid w:val="002368FD"/>
    <w:rsid w:val="0024110F"/>
    <w:rsid w:val="002423AB"/>
    <w:rsid w:val="002440B0"/>
    <w:rsid w:val="0025098B"/>
    <w:rsid w:val="0025170F"/>
    <w:rsid w:val="00256573"/>
    <w:rsid w:val="0025685C"/>
    <w:rsid w:val="00257378"/>
    <w:rsid w:val="00257FED"/>
    <w:rsid w:val="00262206"/>
    <w:rsid w:val="0026330C"/>
    <w:rsid w:val="002649D0"/>
    <w:rsid w:val="00265BDC"/>
    <w:rsid w:val="00267019"/>
    <w:rsid w:val="002671F4"/>
    <w:rsid w:val="00276E8F"/>
    <w:rsid w:val="0027792D"/>
    <w:rsid w:val="00280397"/>
    <w:rsid w:val="00282723"/>
    <w:rsid w:val="00282788"/>
    <w:rsid w:val="00283F7E"/>
    <w:rsid w:val="002840F0"/>
    <w:rsid w:val="0028591D"/>
    <w:rsid w:val="0028617A"/>
    <w:rsid w:val="002867CC"/>
    <w:rsid w:val="00295D3A"/>
    <w:rsid w:val="0029608A"/>
    <w:rsid w:val="002971C1"/>
    <w:rsid w:val="002A3293"/>
    <w:rsid w:val="002A47A4"/>
    <w:rsid w:val="002A4E63"/>
    <w:rsid w:val="002A6617"/>
    <w:rsid w:val="002A6A59"/>
    <w:rsid w:val="002A7314"/>
    <w:rsid w:val="002A7E1B"/>
    <w:rsid w:val="002B05CC"/>
    <w:rsid w:val="002B0EDC"/>
    <w:rsid w:val="002B2739"/>
    <w:rsid w:val="002B404A"/>
    <w:rsid w:val="002B4718"/>
    <w:rsid w:val="002B4DFB"/>
    <w:rsid w:val="002B5B36"/>
    <w:rsid w:val="002B63FF"/>
    <w:rsid w:val="002C3361"/>
    <w:rsid w:val="002C7259"/>
    <w:rsid w:val="002D01C3"/>
    <w:rsid w:val="002D7755"/>
    <w:rsid w:val="002E47DB"/>
    <w:rsid w:val="002E6DD1"/>
    <w:rsid w:val="002F027E"/>
    <w:rsid w:val="002F124E"/>
    <w:rsid w:val="00302E46"/>
    <w:rsid w:val="00305690"/>
    <w:rsid w:val="00306245"/>
    <w:rsid w:val="00306531"/>
    <w:rsid w:val="003069F9"/>
    <w:rsid w:val="00310E83"/>
    <w:rsid w:val="00311D19"/>
    <w:rsid w:val="00312CEA"/>
    <w:rsid w:val="00320BFA"/>
    <w:rsid w:val="0032378D"/>
    <w:rsid w:val="0032576B"/>
    <w:rsid w:val="00335048"/>
    <w:rsid w:val="00335A39"/>
    <w:rsid w:val="00335B44"/>
    <w:rsid w:val="00337214"/>
    <w:rsid w:val="003378E8"/>
    <w:rsid w:val="00340AD0"/>
    <w:rsid w:val="00340B6D"/>
    <w:rsid w:val="00340C8E"/>
    <w:rsid w:val="003419B6"/>
    <w:rsid w:val="00344540"/>
    <w:rsid w:val="00351292"/>
    <w:rsid w:val="003519A3"/>
    <w:rsid w:val="00362443"/>
    <w:rsid w:val="0037046F"/>
    <w:rsid w:val="00374026"/>
    <w:rsid w:val="00377DA7"/>
    <w:rsid w:val="003809DD"/>
    <w:rsid w:val="00382583"/>
    <w:rsid w:val="00383087"/>
    <w:rsid w:val="00383A2C"/>
    <w:rsid w:val="003849D4"/>
    <w:rsid w:val="00385C8A"/>
    <w:rsid w:val="0039184B"/>
    <w:rsid w:val="00392467"/>
    <w:rsid w:val="003A0834"/>
    <w:rsid w:val="003A1CBF"/>
    <w:rsid w:val="003A1DAD"/>
    <w:rsid w:val="003A2B7D"/>
    <w:rsid w:val="003A4A75"/>
    <w:rsid w:val="003A5366"/>
    <w:rsid w:val="003B0D48"/>
    <w:rsid w:val="003B647A"/>
    <w:rsid w:val="003B7CB0"/>
    <w:rsid w:val="003C0C4D"/>
    <w:rsid w:val="003C5262"/>
    <w:rsid w:val="003D398C"/>
    <w:rsid w:val="003D473B"/>
    <w:rsid w:val="003D4B35"/>
    <w:rsid w:val="003D5329"/>
    <w:rsid w:val="003D6352"/>
    <w:rsid w:val="003E3E54"/>
    <w:rsid w:val="003E4F19"/>
    <w:rsid w:val="003E57A2"/>
    <w:rsid w:val="003F1188"/>
    <w:rsid w:val="003F2440"/>
    <w:rsid w:val="003F2EC4"/>
    <w:rsid w:val="003F4117"/>
    <w:rsid w:val="003F5DC0"/>
    <w:rsid w:val="003F5F25"/>
    <w:rsid w:val="004017B9"/>
    <w:rsid w:val="0040436D"/>
    <w:rsid w:val="0040458B"/>
    <w:rsid w:val="00410543"/>
    <w:rsid w:val="00410DBB"/>
    <w:rsid w:val="0041214E"/>
    <w:rsid w:val="0041438E"/>
    <w:rsid w:val="0041455B"/>
    <w:rsid w:val="004173CC"/>
    <w:rsid w:val="00422B83"/>
    <w:rsid w:val="0042356B"/>
    <w:rsid w:val="0042420A"/>
    <w:rsid w:val="004243D2"/>
    <w:rsid w:val="00424610"/>
    <w:rsid w:val="00424AD5"/>
    <w:rsid w:val="00431C8E"/>
    <w:rsid w:val="00435424"/>
    <w:rsid w:val="0044288F"/>
    <w:rsid w:val="00442985"/>
    <w:rsid w:val="00445AFC"/>
    <w:rsid w:val="00451B94"/>
    <w:rsid w:val="00451D21"/>
    <w:rsid w:val="004557E5"/>
    <w:rsid w:val="00455AED"/>
    <w:rsid w:val="004628CC"/>
    <w:rsid w:val="004650BB"/>
    <w:rsid w:val="004661F2"/>
    <w:rsid w:val="00470C41"/>
    <w:rsid w:val="00470FE6"/>
    <w:rsid w:val="004757AF"/>
    <w:rsid w:val="0047690F"/>
    <w:rsid w:val="00476C78"/>
    <w:rsid w:val="004772FF"/>
    <w:rsid w:val="00482174"/>
    <w:rsid w:val="00484461"/>
    <w:rsid w:val="0048576D"/>
    <w:rsid w:val="00493B1A"/>
    <w:rsid w:val="00493C4D"/>
    <w:rsid w:val="0049495C"/>
    <w:rsid w:val="00497EF6"/>
    <w:rsid w:val="004A4486"/>
    <w:rsid w:val="004B42D8"/>
    <w:rsid w:val="004B6B8F"/>
    <w:rsid w:val="004B7511"/>
    <w:rsid w:val="004C04E8"/>
    <w:rsid w:val="004C7B97"/>
    <w:rsid w:val="004D1309"/>
    <w:rsid w:val="004E23CE"/>
    <w:rsid w:val="004E516B"/>
    <w:rsid w:val="004E5FD2"/>
    <w:rsid w:val="004F0840"/>
    <w:rsid w:val="004F280D"/>
    <w:rsid w:val="00500539"/>
    <w:rsid w:val="00503373"/>
    <w:rsid w:val="00503F3F"/>
    <w:rsid w:val="00504693"/>
    <w:rsid w:val="00507C8A"/>
    <w:rsid w:val="00511B13"/>
    <w:rsid w:val="00513C7C"/>
    <w:rsid w:val="00514C0E"/>
    <w:rsid w:val="00517CAF"/>
    <w:rsid w:val="00521C30"/>
    <w:rsid w:val="005227E1"/>
    <w:rsid w:val="005263CF"/>
    <w:rsid w:val="00527769"/>
    <w:rsid w:val="005312EB"/>
    <w:rsid w:val="00532242"/>
    <w:rsid w:val="00536336"/>
    <w:rsid w:val="0054044B"/>
    <w:rsid w:val="00540CEB"/>
    <w:rsid w:val="00542ED7"/>
    <w:rsid w:val="005439EC"/>
    <w:rsid w:val="00550D4A"/>
    <w:rsid w:val="00562893"/>
    <w:rsid w:val="00564A29"/>
    <w:rsid w:val="00564FBC"/>
    <w:rsid w:val="005656F9"/>
    <w:rsid w:val="005705A9"/>
    <w:rsid w:val="0057114B"/>
    <w:rsid w:val="0057266F"/>
    <w:rsid w:val="00572864"/>
    <w:rsid w:val="00575EF9"/>
    <w:rsid w:val="00581BD6"/>
    <w:rsid w:val="0058482B"/>
    <w:rsid w:val="0058618A"/>
    <w:rsid w:val="00587002"/>
    <w:rsid w:val="005900BC"/>
    <w:rsid w:val="00591611"/>
    <w:rsid w:val="00592BA8"/>
    <w:rsid w:val="005A362B"/>
    <w:rsid w:val="005A4952"/>
    <w:rsid w:val="005A4CE8"/>
    <w:rsid w:val="005A652B"/>
    <w:rsid w:val="005A6E8F"/>
    <w:rsid w:val="005A7E0E"/>
    <w:rsid w:val="005B20A1"/>
    <w:rsid w:val="005B2478"/>
    <w:rsid w:val="005B2E12"/>
    <w:rsid w:val="005C21FC"/>
    <w:rsid w:val="005C30AE"/>
    <w:rsid w:val="005C603A"/>
    <w:rsid w:val="005D1800"/>
    <w:rsid w:val="005D4BEF"/>
    <w:rsid w:val="005E35F3"/>
    <w:rsid w:val="005E400D"/>
    <w:rsid w:val="005E4AA8"/>
    <w:rsid w:val="005E5006"/>
    <w:rsid w:val="005E698D"/>
    <w:rsid w:val="005E7FCD"/>
    <w:rsid w:val="005F09F1"/>
    <w:rsid w:val="005F645A"/>
    <w:rsid w:val="005F7EDE"/>
    <w:rsid w:val="0060060C"/>
    <w:rsid w:val="00603FD5"/>
    <w:rsid w:val="006118D1"/>
    <w:rsid w:val="0061251F"/>
    <w:rsid w:val="00613B57"/>
    <w:rsid w:val="006162D7"/>
    <w:rsid w:val="00616A0C"/>
    <w:rsid w:val="006200FB"/>
    <w:rsid w:val="00620D93"/>
    <w:rsid w:val="0062386A"/>
    <w:rsid w:val="006250B9"/>
    <w:rsid w:val="0062576D"/>
    <w:rsid w:val="00625788"/>
    <w:rsid w:val="006258D1"/>
    <w:rsid w:val="006305AA"/>
    <w:rsid w:val="0063112F"/>
    <w:rsid w:val="0063277E"/>
    <w:rsid w:val="006329E0"/>
    <w:rsid w:val="0063425D"/>
    <w:rsid w:val="00634DC0"/>
    <w:rsid w:val="006364F4"/>
    <w:rsid w:val="00640352"/>
    <w:rsid w:val="006426D5"/>
    <w:rsid w:val="00642924"/>
    <w:rsid w:val="006466FF"/>
    <w:rsid w:val="00646A5F"/>
    <w:rsid w:val="006475C1"/>
    <w:rsid w:val="0065239E"/>
    <w:rsid w:val="00655581"/>
    <w:rsid w:val="006560FF"/>
    <w:rsid w:val="00656C00"/>
    <w:rsid w:val="00661967"/>
    <w:rsid w:val="00661F61"/>
    <w:rsid w:val="00662995"/>
    <w:rsid w:val="00662AAA"/>
    <w:rsid w:val="00671219"/>
    <w:rsid w:val="00671B49"/>
    <w:rsid w:val="00674155"/>
    <w:rsid w:val="006746CA"/>
    <w:rsid w:val="006754DB"/>
    <w:rsid w:val="0067753B"/>
    <w:rsid w:val="00680234"/>
    <w:rsid w:val="00680721"/>
    <w:rsid w:val="00682B13"/>
    <w:rsid w:val="00695745"/>
    <w:rsid w:val="0069600B"/>
    <w:rsid w:val="00696B0C"/>
    <w:rsid w:val="00697AD0"/>
    <w:rsid w:val="00697FEC"/>
    <w:rsid w:val="006A0A1A"/>
    <w:rsid w:val="006A5B49"/>
    <w:rsid w:val="006A6219"/>
    <w:rsid w:val="006A6460"/>
    <w:rsid w:val="006B0760"/>
    <w:rsid w:val="006B0987"/>
    <w:rsid w:val="006B104E"/>
    <w:rsid w:val="006B5AEA"/>
    <w:rsid w:val="006B6383"/>
    <w:rsid w:val="006B640D"/>
    <w:rsid w:val="006C38B8"/>
    <w:rsid w:val="006C5F6A"/>
    <w:rsid w:val="006C5FFA"/>
    <w:rsid w:val="006C61FA"/>
    <w:rsid w:val="006D0896"/>
    <w:rsid w:val="006D64D4"/>
    <w:rsid w:val="006D7477"/>
    <w:rsid w:val="006E081F"/>
    <w:rsid w:val="006E25D2"/>
    <w:rsid w:val="006E3C85"/>
    <w:rsid w:val="006F3CD2"/>
    <w:rsid w:val="007018DA"/>
    <w:rsid w:val="0070391A"/>
    <w:rsid w:val="00706486"/>
    <w:rsid w:val="007137EC"/>
    <w:rsid w:val="007163D2"/>
    <w:rsid w:val="00716D97"/>
    <w:rsid w:val="00716F76"/>
    <w:rsid w:val="007214E3"/>
    <w:rsid w:val="007222F7"/>
    <w:rsid w:val="00724679"/>
    <w:rsid w:val="00725368"/>
    <w:rsid w:val="007304F3"/>
    <w:rsid w:val="00730839"/>
    <w:rsid w:val="00730F60"/>
    <w:rsid w:val="00733FF9"/>
    <w:rsid w:val="0073727A"/>
    <w:rsid w:val="007418E8"/>
    <w:rsid w:val="00742C70"/>
    <w:rsid w:val="00752038"/>
    <w:rsid w:val="007534C7"/>
    <w:rsid w:val="007554DF"/>
    <w:rsid w:val="0075776D"/>
    <w:rsid w:val="00760F71"/>
    <w:rsid w:val="007613FB"/>
    <w:rsid w:val="00761E34"/>
    <w:rsid w:val="0076591D"/>
    <w:rsid w:val="00766650"/>
    <w:rsid w:val="007722BF"/>
    <w:rsid w:val="00772744"/>
    <w:rsid w:val="0077580B"/>
    <w:rsid w:val="007758BC"/>
    <w:rsid w:val="00781167"/>
    <w:rsid w:val="007815FA"/>
    <w:rsid w:val="00781D46"/>
    <w:rsid w:val="007848FD"/>
    <w:rsid w:val="007854B3"/>
    <w:rsid w:val="00786C17"/>
    <w:rsid w:val="0078764B"/>
    <w:rsid w:val="0078787D"/>
    <w:rsid w:val="00787FA8"/>
    <w:rsid w:val="007944F8"/>
    <w:rsid w:val="007973E3"/>
    <w:rsid w:val="007A1883"/>
    <w:rsid w:val="007A3702"/>
    <w:rsid w:val="007A594D"/>
    <w:rsid w:val="007B46BC"/>
    <w:rsid w:val="007B704C"/>
    <w:rsid w:val="007C0037"/>
    <w:rsid w:val="007C0F3D"/>
    <w:rsid w:val="007C4A7C"/>
    <w:rsid w:val="007D0720"/>
    <w:rsid w:val="007D10F2"/>
    <w:rsid w:val="007D1AFD"/>
    <w:rsid w:val="007D1BEA"/>
    <w:rsid w:val="007D207E"/>
    <w:rsid w:val="007D2E17"/>
    <w:rsid w:val="007D6CF4"/>
    <w:rsid w:val="007D6DEC"/>
    <w:rsid w:val="007D7ABD"/>
    <w:rsid w:val="007D7DF4"/>
    <w:rsid w:val="007E028B"/>
    <w:rsid w:val="007E46A1"/>
    <w:rsid w:val="007E6B87"/>
    <w:rsid w:val="007E730D"/>
    <w:rsid w:val="007E7311"/>
    <w:rsid w:val="007F1E64"/>
    <w:rsid w:val="007F20C0"/>
    <w:rsid w:val="007F403E"/>
    <w:rsid w:val="007F7B8C"/>
    <w:rsid w:val="007F7BBE"/>
    <w:rsid w:val="008013D5"/>
    <w:rsid w:val="0080221B"/>
    <w:rsid w:val="008025EC"/>
    <w:rsid w:val="00802D0F"/>
    <w:rsid w:val="00803529"/>
    <w:rsid w:val="00804D2B"/>
    <w:rsid w:val="008064FD"/>
    <w:rsid w:val="008072AC"/>
    <w:rsid w:val="00807E98"/>
    <w:rsid w:val="00810CEA"/>
    <w:rsid w:val="00812270"/>
    <w:rsid w:val="0082129D"/>
    <w:rsid w:val="008233E5"/>
    <w:rsid w:val="00825F45"/>
    <w:rsid w:val="00827957"/>
    <w:rsid w:val="00833DAE"/>
    <w:rsid w:val="00833DE8"/>
    <w:rsid w:val="00833F47"/>
    <w:rsid w:val="008348C3"/>
    <w:rsid w:val="00835014"/>
    <w:rsid w:val="0083684B"/>
    <w:rsid w:val="008373B4"/>
    <w:rsid w:val="008404C4"/>
    <w:rsid w:val="00842209"/>
    <w:rsid w:val="0084575A"/>
    <w:rsid w:val="0084686B"/>
    <w:rsid w:val="00847D37"/>
    <w:rsid w:val="0085001D"/>
    <w:rsid w:val="008527BF"/>
    <w:rsid w:val="00855141"/>
    <w:rsid w:val="00864246"/>
    <w:rsid w:val="00870802"/>
    <w:rsid w:val="00871A41"/>
    <w:rsid w:val="00875BE6"/>
    <w:rsid w:val="00883BC1"/>
    <w:rsid w:val="00886D76"/>
    <w:rsid w:val="00897019"/>
    <w:rsid w:val="008A398C"/>
    <w:rsid w:val="008A728F"/>
    <w:rsid w:val="008B0A07"/>
    <w:rsid w:val="008B1B67"/>
    <w:rsid w:val="008B31B6"/>
    <w:rsid w:val="008B781F"/>
    <w:rsid w:val="008C0069"/>
    <w:rsid w:val="008C1009"/>
    <w:rsid w:val="008C1495"/>
    <w:rsid w:val="008C2483"/>
    <w:rsid w:val="008C5E2A"/>
    <w:rsid w:val="008C76F1"/>
    <w:rsid w:val="008D0004"/>
    <w:rsid w:val="008D2DA4"/>
    <w:rsid w:val="008D4159"/>
    <w:rsid w:val="008D5522"/>
    <w:rsid w:val="008D5A5A"/>
    <w:rsid w:val="008D5ED1"/>
    <w:rsid w:val="008D69C5"/>
    <w:rsid w:val="008D7404"/>
    <w:rsid w:val="008D78F8"/>
    <w:rsid w:val="008E0F86"/>
    <w:rsid w:val="008F058B"/>
    <w:rsid w:val="008F17BD"/>
    <w:rsid w:val="008F2127"/>
    <w:rsid w:val="008F2DC1"/>
    <w:rsid w:val="008F561C"/>
    <w:rsid w:val="008F70AD"/>
    <w:rsid w:val="008F7ED8"/>
    <w:rsid w:val="00900DB1"/>
    <w:rsid w:val="009022BF"/>
    <w:rsid w:val="00903D80"/>
    <w:rsid w:val="0090572C"/>
    <w:rsid w:val="00906BF6"/>
    <w:rsid w:val="00911CD9"/>
    <w:rsid w:val="00912591"/>
    <w:rsid w:val="00912B71"/>
    <w:rsid w:val="009148F5"/>
    <w:rsid w:val="00917680"/>
    <w:rsid w:val="00926D5D"/>
    <w:rsid w:val="00926F32"/>
    <w:rsid w:val="00931632"/>
    <w:rsid w:val="00931B8C"/>
    <w:rsid w:val="00932C92"/>
    <w:rsid w:val="009416AB"/>
    <w:rsid w:val="00944AF8"/>
    <w:rsid w:val="009454E4"/>
    <w:rsid w:val="00946836"/>
    <w:rsid w:val="009528A8"/>
    <w:rsid w:val="00954B50"/>
    <w:rsid w:val="00962A67"/>
    <w:rsid w:val="0096683A"/>
    <w:rsid w:val="00967611"/>
    <w:rsid w:val="00971A71"/>
    <w:rsid w:val="009756FB"/>
    <w:rsid w:val="00983112"/>
    <w:rsid w:val="00984240"/>
    <w:rsid w:val="00985AFB"/>
    <w:rsid w:val="00987F2B"/>
    <w:rsid w:val="00995B07"/>
    <w:rsid w:val="00995B49"/>
    <w:rsid w:val="00997442"/>
    <w:rsid w:val="009A0B5C"/>
    <w:rsid w:val="009A2619"/>
    <w:rsid w:val="009A425D"/>
    <w:rsid w:val="009A5492"/>
    <w:rsid w:val="009A5850"/>
    <w:rsid w:val="009B10D6"/>
    <w:rsid w:val="009B1575"/>
    <w:rsid w:val="009B31ED"/>
    <w:rsid w:val="009B3B33"/>
    <w:rsid w:val="009C3012"/>
    <w:rsid w:val="009C5729"/>
    <w:rsid w:val="009D1417"/>
    <w:rsid w:val="009D64BB"/>
    <w:rsid w:val="009D65D0"/>
    <w:rsid w:val="009D7E91"/>
    <w:rsid w:val="009E135E"/>
    <w:rsid w:val="009E2E60"/>
    <w:rsid w:val="009E3C92"/>
    <w:rsid w:val="009E54F4"/>
    <w:rsid w:val="009E71AD"/>
    <w:rsid w:val="009F0F25"/>
    <w:rsid w:val="009F2BFA"/>
    <w:rsid w:val="009F2DE9"/>
    <w:rsid w:val="009F3912"/>
    <w:rsid w:val="00A03A3D"/>
    <w:rsid w:val="00A045C4"/>
    <w:rsid w:val="00A10DFA"/>
    <w:rsid w:val="00A12596"/>
    <w:rsid w:val="00A21708"/>
    <w:rsid w:val="00A22362"/>
    <w:rsid w:val="00A22A26"/>
    <w:rsid w:val="00A249BA"/>
    <w:rsid w:val="00A307C7"/>
    <w:rsid w:val="00A33E03"/>
    <w:rsid w:val="00A35CAE"/>
    <w:rsid w:val="00A40F19"/>
    <w:rsid w:val="00A42EA9"/>
    <w:rsid w:val="00A44581"/>
    <w:rsid w:val="00A45093"/>
    <w:rsid w:val="00A50EAF"/>
    <w:rsid w:val="00A5263C"/>
    <w:rsid w:val="00A53E18"/>
    <w:rsid w:val="00A602F9"/>
    <w:rsid w:val="00A604E9"/>
    <w:rsid w:val="00A6377A"/>
    <w:rsid w:val="00A650EE"/>
    <w:rsid w:val="00A662C8"/>
    <w:rsid w:val="00A67209"/>
    <w:rsid w:val="00A70849"/>
    <w:rsid w:val="00A71155"/>
    <w:rsid w:val="00A71157"/>
    <w:rsid w:val="00A87340"/>
    <w:rsid w:val="00A8784E"/>
    <w:rsid w:val="00A9100E"/>
    <w:rsid w:val="00A93B49"/>
    <w:rsid w:val="00A966E6"/>
    <w:rsid w:val="00A96F63"/>
    <w:rsid w:val="00AB04B3"/>
    <w:rsid w:val="00AB2BE3"/>
    <w:rsid w:val="00AB7834"/>
    <w:rsid w:val="00AB7879"/>
    <w:rsid w:val="00AB7999"/>
    <w:rsid w:val="00AC2926"/>
    <w:rsid w:val="00AC4D5F"/>
    <w:rsid w:val="00AC4FD2"/>
    <w:rsid w:val="00AD1D2C"/>
    <w:rsid w:val="00AE0525"/>
    <w:rsid w:val="00AE08DB"/>
    <w:rsid w:val="00AE2729"/>
    <w:rsid w:val="00AE3148"/>
    <w:rsid w:val="00AE5AE2"/>
    <w:rsid w:val="00AE7343"/>
    <w:rsid w:val="00AF1E11"/>
    <w:rsid w:val="00AF1F66"/>
    <w:rsid w:val="00AF2135"/>
    <w:rsid w:val="00B00A13"/>
    <w:rsid w:val="00B00D69"/>
    <w:rsid w:val="00B00E04"/>
    <w:rsid w:val="00B01043"/>
    <w:rsid w:val="00B0118A"/>
    <w:rsid w:val="00B04F0A"/>
    <w:rsid w:val="00B05485"/>
    <w:rsid w:val="00B12D87"/>
    <w:rsid w:val="00B1458E"/>
    <w:rsid w:val="00B14BB1"/>
    <w:rsid w:val="00B14C51"/>
    <w:rsid w:val="00B15D88"/>
    <w:rsid w:val="00B176F0"/>
    <w:rsid w:val="00B20021"/>
    <w:rsid w:val="00B20248"/>
    <w:rsid w:val="00B20C5A"/>
    <w:rsid w:val="00B20FDE"/>
    <w:rsid w:val="00B23A56"/>
    <w:rsid w:val="00B23C09"/>
    <w:rsid w:val="00B26BC7"/>
    <w:rsid w:val="00B331BD"/>
    <w:rsid w:val="00B33BC7"/>
    <w:rsid w:val="00B3468A"/>
    <w:rsid w:val="00B42041"/>
    <w:rsid w:val="00B43FBF"/>
    <w:rsid w:val="00B44F11"/>
    <w:rsid w:val="00B45253"/>
    <w:rsid w:val="00B46260"/>
    <w:rsid w:val="00B46B00"/>
    <w:rsid w:val="00B51846"/>
    <w:rsid w:val="00B53DE6"/>
    <w:rsid w:val="00B62979"/>
    <w:rsid w:val="00B65FDF"/>
    <w:rsid w:val="00B67E30"/>
    <w:rsid w:val="00B70056"/>
    <w:rsid w:val="00B7039B"/>
    <w:rsid w:val="00B74D75"/>
    <w:rsid w:val="00B76164"/>
    <w:rsid w:val="00B823A7"/>
    <w:rsid w:val="00B855F0"/>
    <w:rsid w:val="00B90BF1"/>
    <w:rsid w:val="00B90FA5"/>
    <w:rsid w:val="00B919F1"/>
    <w:rsid w:val="00B95ECD"/>
    <w:rsid w:val="00B97288"/>
    <w:rsid w:val="00BA2260"/>
    <w:rsid w:val="00BA556C"/>
    <w:rsid w:val="00BA5F15"/>
    <w:rsid w:val="00BA64E8"/>
    <w:rsid w:val="00BB125C"/>
    <w:rsid w:val="00BB3DCF"/>
    <w:rsid w:val="00BB468D"/>
    <w:rsid w:val="00BC0E8D"/>
    <w:rsid w:val="00BC4F18"/>
    <w:rsid w:val="00BD15B5"/>
    <w:rsid w:val="00BD21A4"/>
    <w:rsid w:val="00BE2A11"/>
    <w:rsid w:val="00BE6551"/>
    <w:rsid w:val="00BF093B"/>
    <w:rsid w:val="00BF2ACB"/>
    <w:rsid w:val="00C00B88"/>
    <w:rsid w:val="00C06B2A"/>
    <w:rsid w:val="00C117A7"/>
    <w:rsid w:val="00C16F88"/>
    <w:rsid w:val="00C32501"/>
    <w:rsid w:val="00C35860"/>
    <w:rsid w:val="00C35E57"/>
    <w:rsid w:val="00C35E80"/>
    <w:rsid w:val="00C40AA2"/>
    <w:rsid w:val="00C4244F"/>
    <w:rsid w:val="00C42FD7"/>
    <w:rsid w:val="00C4352E"/>
    <w:rsid w:val="00C458D3"/>
    <w:rsid w:val="00C53BF6"/>
    <w:rsid w:val="00C56446"/>
    <w:rsid w:val="00C60128"/>
    <w:rsid w:val="00C6046F"/>
    <w:rsid w:val="00C6235C"/>
    <w:rsid w:val="00C62CB2"/>
    <w:rsid w:val="00C632ED"/>
    <w:rsid w:val="00C66150"/>
    <w:rsid w:val="00C67409"/>
    <w:rsid w:val="00C67568"/>
    <w:rsid w:val="00C70EF5"/>
    <w:rsid w:val="00C71008"/>
    <w:rsid w:val="00C71B0F"/>
    <w:rsid w:val="00C72660"/>
    <w:rsid w:val="00C756C5"/>
    <w:rsid w:val="00C77D6F"/>
    <w:rsid w:val="00C809F3"/>
    <w:rsid w:val="00C82195"/>
    <w:rsid w:val="00C82CAE"/>
    <w:rsid w:val="00C83373"/>
    <w:rsid w:val="00C8442E"/>
    <w:rsid w:val="00C90F2E"/>
    <w:rsid w:val="00C930A8"/>
    <w:rsid w:val="00C977CD"/>
    <w:rsid w:val="00CA108B"/>
    <w:rsid w:val="00CA540A"/>
    <w:rsid w:val="00CA6CDB"/>
    <w:rsid w:val="00CB1E98"/>
    <w:rsid w:val="00CB25AB"/>
    <w:rsid w:val="00CB5E13"/>
    <w:rsid w:val="00CB7C9C"/>
    <w:rsid w:val="00CC078F"/>
    <w:rsid w:val="00CC113B"/>
    <w:rsid w:val="00CC2318"/>
    <w:rsid w:val="00CC3524"/>
    <w:rsid w:val="00CC6086"/>
    <w:rsid w:val="00CD27BE"/>
    <w:rsid w:val="00CD29E9"/>
    <w:rsid w:val="00CD4BBC"/>
    <w:rsid w:val="00CD599E"/>
    <w:rsid w:val="00CD6F0F"/>
    <w:rsid w:val="00CE0BB7"/>
    <w:rsid w:val="00CE2D79"/>
    <w:rsid w:val="00CE3E9A"/>
    <w:rsid w:val="00CE53BB"/>
    <w:rsid w:val="00CE708B"/>
    <w:rsid w:val="00CF0108"/>
    <w:rsid w:val="00CF0350"/>
    <w:rsid w:val="00CF2567"/>
    <w:rsid w:val="00CF26B7"/>
    <w:rsid w:val="00CF6E39"/>
    <w:rsid w:val="00CF72DA"/>
    <w:rsid w:val="00D027B4"/>
    <w:rsid w:val="00D03B57"/>
    <w:rsid w:val="00D049DD"/>
    <w:rsid w:val="00D0769A"/>
    <w:rsid w:val="00D15B4E"/>
    <w:rsid w:val="00D177E7"/>
    <w:rsid w:val="00D2079F"/>
    <w:rsid w:val="00D266CC"/>
    <w:rsid w:val="00D34D1D"/>
    <w:rsid w:val="00D35901"/>
    <w:rsid w:val="00D36CD5"/>
    <w:rsid w:val="00D37388"/>
    <w:rsid w:val="00D43EB9"/>
    <w:rsid w:val="00D447EF"/>
    <w:rsid w:val="00D45A8A"/>
    <w:rsid w:val="00D505E2"/>
    <w:rsid w:val="00D523F8"/>
    <w:rsid w:val="00D537B7"/>
    <w:rsid w:val="00D54905"/>
    <w:rsid w:val="00D56A4E"/>
    <w:rsid w:val="00D63AF5"/>
    <w:rsid w:val="00D6498F"/>
    <w:rsid w:val="00D742E6"/>
    <w:rsid w:val="00D7463D"/>
    <w:rsid w:val="00D74CD5"/>
    <w:rsid w:val="00D765F9"/>
    <w:rsid w:val="00D80175"/>
    <w:rsid w:val="00D80F5A"/>
    <w:rsid w:val="00D81172"/>
    <w:rsid w:val="00D83DE8"/>
    <w:rsid w:val="00D84943"/>
    <w:rsid w:val="00D9035A"/>
    <w:rsid w:val="00D94AE7"/>
    <w:rsid w:val="00D966B3"/>
    <w:rsid w:val="00D96CB6"/>
    <w:rsid w:val="00D970F0"/>
    <w:rsid w:val="00D97203"/>
    <w:rsid w:val="00DA4540"/>
    <w:rsid w:val="00DA4E5A"/>
    <w:rsid w:val="00DA587E"/>
    <w:rsid w:val="00DA60F4"/>
    <w:rsid w:val="00DA6954"/>
    <w:rsid w:val="00DA72D4"/>
    <w:rsid w:val="00DA7C68"/>
    <w:rsid w:val="00DB0F8B"/>
    <w:rsid w:val="00DB3052"/>
    <w:rsid w:val="00DB42EE"/>
    <w:rsid w:val="00DB788E"/>
    <w:rsid w:val="00DC2BE1"/>
    <w:rsid w:val="00DC2D17"/>
    <w:rsid w:val="00DD1B55"/>
    <w:rsid w:val="00DD4EDE"/>
    <w:rsid w:val="00DD7E13"/>
    <w:rsid w:val="00DE23BF"/>
    <w:rsid w:val="00DE3981"/>
    <w:rsid w:val="00DE40DD"/>
    <w:rsid w:val="00DE7755"/>
    <w:rsid w:val="00DF058C"/>
    <w:rsid w:val="00DF059A"/>
    <w:rsid w:val="00DF17AA"/>
    <w:rsid w:val="00DF3D56"/>
    <w:rsid w:val="00DF64E9"/>
    <w:rsid w:val="00DF6D19"/>
    <w:rsid w:val="00DF6ED2"/>
    <w:rsid w:val="00DF70F5"/>
    <w:rsid w:val="00E15C9A"/>
    <w:rsid w:val="00E2252C"/>
    <w:rsid w:val="00E270C0"/>
    <w:rsid w:val="00E31F91"/>
    <w:rsid w:val="00E3471E"/>
    <w:rsid w:val="00E356E6"/>
    <w:rsid w:val="00E36D82"/>
    <w:rsid w:val="00E40F9A"/>
    <w:rsid w:val="00E44C21"/>
    <w:rsid w:val="00E460B9"/>
    <w:rsid w:val="00E50938"/>
    <w:rsid w:val="00E51601"/>
    <w:rsid w:val="00E51965"/>
    <w:rsid w:val="00E56F88"/>
    <w:rsid w:val="00E62801"/>
    <w:rsid w:val="00E638A0"/>
    <w:rsid w:val="00E64974"/>
    <w:rsid w:val="00E67121"/>
    <w:rsid w:val="00E70695"/>
    <w:rsid w:val="00E7198D"/>
    <w:rsid w:val="00E735AF"/>
    <w:rsid w:val="00E74CA6"/>
    <w:rsid w:val="00E75E3D"/>
    <w:rsid w:val="00E76CBD"/>
    <w:rsid w:val="00E84491"/>
    <w:rsid w:val="00E84E42"/>
    <w:rsid w:val="00E87251"/>
    <w:rsid w:val="00E913FE"/>
    <w:rsid w:val="00E9731C"/>
    <w:rsid w:val="00EA0249"/>
    <w:rsid w:val="00EA4E4C"/>
    <w:rsid w:val="00EA5480"/>
    <w:rsid w:val="00EB04B7"/>
    <w:rsid w:val="00EB7992"/>
    <w:rsid w:val="00EC0104"/>
    <w:rsid w:val="00EC0184"/>
    <w:rsid w:val="00EC0747"/>
    <w:rsid w:val="00EC2D7A"/>
    <w:rsid w:val="00EC4743"/>
    <w:rsid w:val="00EC5538"/>
    <w:rsid w:val="00EC633A"/>
    <w:rsid w:val="00ED0C59"/>
    <w:rsid w:val="00ED1B9D"/>
    <w:rsid w:val="00ED299E"/>
    <w:rsid w:val="00ED399D"/>
    <w:rsid w:val="00EE056F"/>
    <w:rsid w:val="00EF1A21"/>
    <w:rsid w:val="00EF2914"/>
    <w:rsid w:val="00EF43F5"/>
    <w:rsid w:val="00EF74D7"/>
    <w:rsid w:val="00EF74E7"/>
    <w:rsid w:val="00EF76A3"/>
    <w:rsid w:val="00F017AF"/>
    <w:rsid w:val="00F01E7E"/>
    <w:rsid w:val="00F041C4"/>
    <w:rsid w:val="00F042C1"/>
    <w:rsid w:val="00F04D17"/>
    <w:rsid w:val="00F12467"/>
    <w:rsid w:val="00F14812"/>
    <w:rsid w:val="00F1598C"/>
    <w:rsid w:val="00F163BE"/>
    <w:rsid w:val="00F16E35"/>
    <w:rsid w:val="00F20BC6"/>
    <w:rsid w:val="00F21403"/>
    <w:rsid w:val="00F255FC"/>
    <w:rsid w:val="00F259B0"/>
    <w:rsid w:val="00F26A20"/>
    <w:rsid w:val="00F276C9"/>
    <w:rsid w:val="00F31359"/>
    <w:rsid w:val="00F32BD0"/>
    <w:rsid w:val="00F3649F"/>
    <w:rsid w:val="00F37480"/>
    <w:rsid w:val="00F40690"/>
    <w:rsid w:val="00F423F7"/>
    <w:rsid w:val="00F43B8F"/>
    <w:rsid w:val="00F45446"/>
    <w:rsid w:val="00F51785"/>
    <w:rsid w:val="00F530D7"/>
    <w:rsid w:val="00F53A0E"/>
    <w:rsid w:val="00F541E6"/>
    <w:rsid w:val="00F6274E"/>
    <w:rsid w:val="00F62F49"/>
    <w:rsid w:val="00F640BF"/>
    <w:rsid w:val="00F644A1"/>
    <w:rsid w:val="00F70543"/>
    <w:rsid w:val="00F70754"/>
    <w:rsid w:val="00F71759"/>
    <w:rsid w:val="00F71AD4"/>
    <w:rsid w:val="00F77121"/>
    <w:rsid w:val="00F77926"/>
    <w:rsid w:val="00F83A19"/>
    <w:rsid w:val="00F879A1"/>
    <w:rsid w:val="00F92FC4"/>
    <w:rsid w:val="00F97414"/>
    <w:rsid w:val="00F9793C"/>
    <w:rsid w:val="00FA0C14"/>
    <w:rsid w:val="00FA137A"/>
    <w:rsid w:val="00FA5504"/>
    <w:rsid w:val="00FB3401"/>
    <w:rsid w:val="00FB4B02"/>
    <w:rsid w:val="00FB6F4A"/>
    <w:rsid w:val="00FC2831"/>
    <w:rsid w:val="00FC2D40"/>
    <w:rsid w:val="00FC3600"/>
    <w:rsid w:val="00FC3F7B"/>
    <w:rsid w:val="00FC4A9F"/>
    <w:rsid w:val="00FC565B"/>
    <w:rsid w:val="00FD0E5D"/>
    <w:rsid w:val="00FD3D6C"/>
    <w:rsid w:val="00FE006E"/>
    <w:rsid w:val="00FE151F"/>
    <w:rsid w:val="00FE197E"/>
    <w:rsid w:val="00FE1BCF"/>
    <w:rsid w:val="00FF0DF1"/>
    <w:rsid w:val="00FF1313"/>
    <w:rsid w:val="00FF26AA"/>
    <w:rsid w:val="00FF4554"/>
    <w:rsid w:val="00FF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7A594D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A12596"/>
    <w:rPr>
      <w:color w:val="605E5C"/>
      <w:shd w:val="clear" w:color="auto" w:fill="E1DFDD"/>
    </w:rPr>
  </w:style>
  <w:style w:type="paragraph" w:customStyle="1" w:styleId="Default">
    <w:name w:val="Default"/>
    <w:rsid w:val="006A5B49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HiperlinkVisitado">
    <w:name w:val="FollowedHyperlink"/>
    <w:uiPriority w:val="99"/>
    <w:semiHidden/>
    <w:unhideWhenUsed/>
    <w:rsid w:val="00875BE6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93ED4A3B3B9B44FB3106A680F8D8E2B" ma:contentTypeVersion="12" ma:contentTypeDescription="Crie um novo documento." ma:contentTypeScope="" ma:versionID="6c104e3bde9a4f6737ca8c4b81989fbf">
  <xsd:schema xmlns:xsd="http://www.w3.org/2001/XMLSchema" xmlns:xs="http://www.w3.org/2001/XMLSchema" xmlns:p="http://schemas.microsoft.com/office/2006/metadata/properties" xmlns:ns3="1f405661-6717-4d58-943b-aed0025af3b8" xmlns:ns4="3cb27cac-1f07-4abb-a439-544a2a8a1189" targetNamespace="http://schemas.microsoft.com/office/2006/metadata/properties" ma:root="true" ma:fieldsID="6fbd312fdb74882f3efdbe7535930fb1" ns3:_="" ns4:_="">
    <xsd:import namespace="1f405661-6717-4d58-943b-aed0025af3b8"/>
    <xsd:import namespace="3cb27cac-1f07-4abb-a439-544a2a8a118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405661-6717-4d58-943b-aed0025af3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b27cac-1f07-4abb-a439-544a2a8a118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64C13B6-BDF7-4748-BAC0-513CE26C1A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405661-6717-4d58-943b-aed0025af3b8"/>
    <ds:schemaRef ds:uri="3cb27cac-1f07-4abb-a439-544a2a8a11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9658</TotalTime>
  <Pages>1</Pages>
  <Words>3616</Words>
  <Characters>19531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Francisco Adell Péricas</cp:lastModifiedBy>
  <cp:revision>218</cp:revision>
  <cp:lastPrinted>2015-03-26T13:00:00Z</cp:lastPrinted>
  <dcterms:created xsi:type="dcterms:W3CDTF">2021-03-23T16:25:00Z</dcterms:created>
  <dcterms:modified xsi:type="dcterms:W3CDTF">2021-05-05T11:04:00Z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0x010100F93ED4A3B3B9B44FB3106A680F8D8E2B</vt:lpwstr>
  </property>
</Properties>
</file>