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718DF5B0" w:rsidR="0002017B" w:rsidRDefault="001C1143" w:rsidP="00393B11">
      <w:pPr>
        <w:pStyle w:val="TF-TEXTO"/>
      </w:pPr>
      <w:r>
        <w:t>A</w:t>
      </w:r>
      <w:r w:rsidRPr="7C9F7D0A">
        <w:t xml:space="preserve"> realidade aumentada</w:t>
      </w:r>
      <w:r>
        <w:t>, c</w:t>
      </w:r>
      <w:r w:rsidR="00E74CBC" w:rsidRPr="7C9F7D0A">
        <w:t>omo explicado por Kirner e Tori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4A364E">
        <w:t>(</w:t>
      </w:r>
      <w:r w:rsidR="004A364E" w:rsidRPr="7C9F7D0A">
        <w:t>K</w:t>
      </w:r>
      <w:r w:rsidR="004A364E">
        <w:t xml:space="preserve">IRNER; </w:t>
      </w:r>
      <w:r w:rsidR="004A364E" w:rsidRPr="7C9F7D0A">
        <w:t>T</w:t>
      </w:r>
      <w:r w:rsidR="004A364E">
        <w:t xml:space="preserve">ORI; </w:t>
      </w:r>
      <w:r w:rsidR="004A364E" w:rsidRPr="7C9F7D0A">
        <w:t>2006</w:t>
      </w:r>
      <w:r w:rsidR="004A364E">
        <w:t>, 25). 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AE2ABD7"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Bevilaqua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r w:rsidR="00B0100F" w:rsidRPr="00B0100F">
        <w:t xml:space="preserve">Iavorski e Saito (2014) </w:t>
      </w:r>
      <w:r w:rsidR="002B747C">
        <w:t>ao descrever que os estudantes ficaram impressionados e que começaram a interagir com a imagem na qual foi aplicada a anamorfose.</w:t>
      </w:r>
    </w:p>
    <w:p w14:paraId="41162561" w14:textId="1C2C6338"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ilusão de ótica</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09AB80C7"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w:t>
      </w:r>
      <w:commentRangeStart w:id="26"/>
      <w:r w:rsidR="002D1E99">
        <w:rPr>
          <w:sz w:val="20"/>
          <w:szCs w:val="20"/>
        </w:rPr>
        <w:t>anamorfose</w:t>
      </w:r>
      <w:r>
        <w:rPr>
          <w:sz w:val="20"/>
          <w:szCs w:val="20"/>
        </w:rPr>
        <w:t xml:space="preserve"> </w:t>
      </w:r>
      <w:commentRangeEnd w:id="26"/>
      <w:r w:rsidR="008E6139">
        <w:rPr>
          <w:rStyle w:val="Refdecomentrio"/>
        </w:rPr>
        <w:commentReference w:id="26"/>
      </w:r>
      <w:r>
        <w:rPr>
          <w:sz w:val="20"/>
          <w:szCs w:val="20"/>
        </w:rPr>
        <w:t xml:space="preserve">para apresentar os </w:t>
      </w:r>
      <w:r w:rsidRPr="00BE4928">
        <w:rPr>
          <w:sz w:val="20"/>
          <w:szCs w:val="20"/>
        </w:rPr>
        <w:t>exercícios</w:t>
      </w:r>
      <w:r>
        <w:rPr>
          <w:sz w:val="20"/>
          <w:szCs w:val="20"/>
        </w:rPr>
        <w:t>;</w:t>
      </w:r>
    </w:p>
    <w:p w14:paraId="50336020" w14:textId="44B15285"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commentRangeStart w:id="27"/>
      <w:r>
        <w:rPr>
          <w:sz w:val="20"/>
          <w:szCs w:val="20"/>
        </w:rPr>
        <w:t>analisar</w:t>
      </w:r>
      <w:r w:rsidR="00AE5379">
        <w:rPr>
          <w:sz w:val="20"/>
          <w:szCs w:val="20"/>
        </w:rPr>
        <w:t xml:space="preserve"> a quantidade de acertos destes exercícios</w:t>
      </w:r>
      <w:r>
        <w:rPr>
          <w:sz w:val="20"/>
          <w:szCs w:val="20"/>
        </w:rPr>
        <w:t xml:space="preserve"> verificando se houve aprendizado</w:t>
      </w:r>
      <w:commentRangeEnd w:id="27"/>
      <w:r w:rsidR="00C00BF9">
        <w:rPr>
          <w:rStyle w:val="Refdecomentrio"/>
        </w:rPr>
        <w:commentReference w:id="27"/>
      </w:r>
      <w:ins w:id="28" w:author="Marcel Hugo" w:date="2020-12-01T11:46:00Z">
        <w:r w:rsidR="0077330C">
          <w:rPr>
            <w:sz w:val="20"/>
            <w:szCs w:val="20"/>
          </w:rPr>
          <w:t>.</w:t>
        </w:r>
      </w:ins>
      <w:del w:id="29" w:author="Marcel Hugo" w:date="2020-12-01T11:46:00Z">
        <w:r w:rsidR="00AE5379" w:rsidDel="0077330C">
          <w:rPr>
            <w:sz w:val="20"/>
            <w:szCs w:val="20"/>
          </w:rPr>
          <w:delText>;</w:delText>
        </w:r>
      </w:del>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E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42DEED7C" w:rsidR="000F231D" w:rsidRDefault="002344CA" w:rsidP="002344CA">
      <w:pPr>
        <w:pStyle w:val="TF-TEXTO"/>
      </w:pPr>
      <w:r w:rsidRPr="7C9F7D0A">
        <w:t>Pinto, Pilan e Almeida (2018) criaram um aplicativo que utiliza a realidade aumentada para demonstrar as ligações das moléculas. Utilizando o Vuforia para cuidar da parte de realidade aumentada e o Unity para a modelagem das moléculas químicas foram capazes de fazer com que quando as moléculas se colidissem fosse criado as ligações entre elas.</w:t>
      </w:r>
      <w:r>
        <w:t xml:space="preserve"> </w:t>
      </w:r>
    </w:p>
    <w:p w14:paraId="69FA1CE8" w14:textId="61E6F51B" w:rsidR="002344CA" w:rsidRPr="004F1A0A" w:rsidRDefault="000F231D" w:rsidP="004F1A0A">
      <w:pPr>
        <w:pStyle w:val="TF-TEXTO"/>
      </w:pPr>
      <w:r w:rsidRPr="004F1A0A">
        <w:lastRenderedPageBreak/>
        <w:t xml:space="preserve">Iniciaram sua implementação fazendo a modelagem de algumas moléculas químicas em um ambiente </w:t>
      </w:r>
      <w:r w:rsidR="00E64124">
        <w:t xml:space="preserve">virtual </w:t>
      </w:r>
      <w:r w:rsidRPr="004F1A0A">
        <w:t xml:space="preserve">sem a utilização da realidade aumentada. Após isso adicionaram 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1AE23506" w:rsidR="002344CA" w:rsidRDefault="00DA24B3" w:rsidP="002344CA">
      <w:pPr>
        <w:pStyle w:val="TF-LEGENDA"/>
      </w:pPr>
      <w:bookmarkStart w:id="30" w:name="_Ref55579139"/>
      <w:bookmarkStart w:id="31"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251651584;visibility:visible;mso-wrap-style:square;mso-position-horizontal-relative:text;mso-position-vertical-relative:text;mso-width-relative:page;mso-height-relative:page" o:bordertopcolor="black" o:borderleftcolor="black" o:borderbottomcolor="black" o:borderrightcolor="black" stroked="t" strokeweight="1pt">
            <v:imagedata r:id="rId15" o:title=""/>
            <w10:wrap type="topAndBottom"/>
          </v:shape>
        </w:pict>
      </w:r>
      <w:r w:rsidR="002344CA">
        <w:t xml:space="preserve">Figura </w:t>
      </w:r>
      <w:r>
        <w:fldChar w:fldCharType="begin"/>
      </w:r>
      <w:r>
        <w:instrText xml:space="preserve"> SEQ Figura \* ARABIC </w:instrText>
      </w:r>
      <w:r>
        <w:fldChar w:fldCharType="separate"/>
      </w:r>
      <w:r w:rsidR="00DB461C">
        <w:rPr>
          <w:noProof/>
        </w:rPr>
        <w:t>1</w:t>
      </w:r>
      <w:r>
        <w:rPr>
          <w:noProof/>
        </w:rPr>
        <w:fldChar w:fldCharType="end"/>
      </w:r>
      <w:bookmarkEnd w:id="30"/>
      <w:r w:rsidR="002344CA">
        <w:t xml:space="preserve"> </w:t>
      </w:r>
      <w:r w:rsidR="00925F01">
        <w:t>–</w:t>
      </w:r>
      <w:r w:rsidR="002344CA">
        <w:t xml:space="preserve"> </w:t>
      </w:r>
      <w:r w:rsidR="00925F01">
        <w:t>Molécula de água.</w:t>
      </w:r>
      <w:bookmarkEnd w:id="31"/>
      <w:r w:rsidR="00925F01">
        <w:t xml:space="preserve"> </w:t>
      </w:r>
    </w:p>
    <w:p w14:paraId="14286F83" w14:textId="13E8D795" w:rsidR="002344CA" w:rsidRDefault="002344CA" w:rsidP="00696891">
      <w:pPr>
        <w:pStyle w:val="TF-FONTE"/>
      </w:pPr>
      <w:r w:rsidRPr="002344CA">
        <w:t>Fonte: Pinto, Pilan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Pilan e Almeida (2018) </w:t>
      </w:r>
      <w:r w:rsidR="00BD0214" w:rsidRPr="00BD0214">
        <w:t>comentam</w:t>
      </w:r>
      <w:r w:rsidRPr="00BD0214">
        <w:t xml:space="preserve"> que o Unity e o Vuforia</w:t>
      </w:r>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CF06A90" w:rsidR="002344CA" w:rsidRDefault="002344CA" w:rsidP="00BD0214">
      <w:pPr>
        <w:pStyle w:val="TF-TEXTO"/>
      </w:pPr>
      <w:r w:rsidRPr="7C9F7D0A">
        <w:t>Guimarães et al. (2018) desenvolveram o aplicativo “Elements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Unity, o Vuforia, o SketchUp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3DB6F219" w:rsidR="002344CA" w:rsidRDefault="0068135B" w:rsidP="0068135B">
      <w:pPr>
        <w:pStyle w:val="TF-LEGENDA"/>
      </w:pPr>
      <w:bookmarkStart w:id="32" w:name="_Ref55579390"/>
      <w:r>
        <w:t xml:space="preserve">Figura </w:t>
      </w:r>
      <w:r w:rsidR="00DA24B3">
        <w:fldChar w:fldCharType="begin"/>
      </w:r>
      <w:r w:rsidR="00DA24B3">
        <w:instrText xml:space="preserve"> SEQ Figura \* ARABIC </w:instrText>
      </w:r>
      <w:r w:rsidR="00DA24B3">
        <w:fldChar w:fldCharType="separate"/>
      </w:r>
      <w:r w:rsidR="00DB461C">
        <w:rPr>
          <w:noProof/>
        </w:rPr>
        <w:t>2</w:t>
      </w:r>
      <w:r w:rsidR="00DA24B3">
        <w:rPr>
          <w:noProof/>
        </w:rPr>
        <w:fldChar w:fldCharType="end"/>
      </w:r>
      <w:bookmarkEnd w:id="32"/>
      <w:r>
        <w:t xml:space="preserve"> </w:t>
      </w:r>
      <w:r w:rsidRPr="7C9F7D0A">
        <w:t>- Leitura dos marcadores e apresentação dos elementos</w:t>
      </w:r>
      <w:r w:rsidR="00DA24B3">
        <w:rPr>
          <w:noProof/>
        </w:rPr>
        <w:pict w14:anchorId="6D04FAAD">
          <v:shape id="image1.png" o:spid="_x0000_s1027" type="#_x0000_t75" style="position:absolute;left:0;text-align:left;margin-left:149.5pt;margin-top:18.05pt;width:324pt;height:186.85pt;z-index:251652608;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6"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r w:rsidRPr="000401AD">
        <w:t>ARToolKit</w:t>
      </w:r>
      <w:r>
        <w:t xml:space="preserve"> na linguagem C</w:t>
      </w:r>
      <w:r w:rsidR="001274F2">
        <w:t>, e</w:t>
      </w:r>
      <w:r>
        <w:t xml:space="preserve"> para seu funcionamento exige as bibliotecas DSVideo</w:t>
      </w:r>
      <w:r w:rsidRPr="00FC25B2">
        <w:t>,</w:t>
      </w:r>
      <w:r>
        <w:t xml:space="preserve"> </w:t>
      </w:r>
      <w:r w:rsidRPr="00FC25B2">
        <w:t>Glut e OpenGL</w:t>
      </w:r>
      <w:r w:rsidR="001274F2">
        <w:t>.</w:t>
      </w:r>
      <w:r>
        <w:t xml:space="preserve"> </w:t>
      </w:r>
      <w:r w:rsidR="001274F2">
        <w:t>Estas bibliotecas</w:t>
      </w:r>
      <w:r>
        <w:t xml:space="preserve"> podem ser obtidas do site do ARToolKit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 xml:space="preserve">Figura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4E314C50" w:rsidR="00C91BA4" w:rsidRDefault="00DA24B3" w:rsidP="00C91BA4">
      <w:pPr>
        <w:pStyle w:val="TF-LEGENDA"/>
      </w:pPr>
      <w:bookmarkStart w:id="33" w:name="_Ref55579551"/>
      <w:r>
        <w:rPr>
          <w:noProof/>
        </w:rPr>
        <w:pict w14:anchorId="59AB9790">
          <v:shape id="Imagem 7" o:spid="_x0000_s1033" type="#_x0000_t75" style="position:absolute;left:0;text-align:left;margin-left:3.75pt;margin-top:18.2pt;width:441.75pt;height:256.5pt;z-index:251653632;visibility:visible;mso-wrap-style:square;mso-wrap-distance-left:9pt;mso-wrap-distance-top:0;mso-wrap-distance-right:9pt;mso-wrap-distance-bottom:0;mso-position-horizontal-relative:margin;mso-position-vertical-relative:text" stroked="t">
            <v:imagedata r:id="rId17" o:title=""/>
            <w10:wrap type="topAndBottom" anchorx="margin"/>
          </v:shape>
        </w:pict>
      </w:r>
      <w:r w:rsidR="00C91BA4">
        <w:t xml:space="preserve">Figura </w:t>
      </w:r>
      <w:r>
        <w:fldChar w:fldCharType="begin"/>
      </w:r>
      <w:r>
        <w:instrText xml:space="preserve"> SEQ Figura \* ARABIC </w:instrText>
      </w:r>
      <w:r>
        <w:fldChar w:fldCharType="separate"/>
      </w:r>
      <w:r w:rsidR="00DB461C">
        <w:rPr>
          <w:noProof/>
        </w:rPr>
        <w:t>3</w:t>
      </w:r>
      <w:r>
        <w:rPr>
          <w:noProof/>
        </w:rPr>
        <w:fldChar w:fldCharType="end"/>
      </w:r>
      <w:bookmarkEnd w:id="33"/>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3C634327"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pós 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4" w:name="_Toc54164921"/>
      <w:bookmarkStart w:id="35" w:name="_Toc54165675"/>
      <w:bookmarkStart w:id="36" w:name="_Toc54169333"/>
      <w:bookmarkStart w:id="37" w:name="_Toc96347439"/>
      <w:bookmarkStart w:id="38" w:name="_Toc96357723"/>
      <w:bookmarkStart w:id="39" w:name="_Toc96491866"/>
      <w:bookmarkStart w:id="40"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41" w:name="_Toc54164915"/>
      <w:bookmarkStart w:id="42" w:name="_Toc54165669"/>
      <w:bookmarkStart w:id="43" w:name="_Toc54169327"/>
      <w:bookmarkStart w:id="44" w:name="_Toc96347433"/>
      <w:bookmarkStart w:id="45" w:name="_Toc96357717"/>
      <w:bookmarkStart w:id="46" w:name="_Toc96491860"/>
      <w:bookmarkStart w:id="47"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8"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8"/>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Pinto, Pilan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Ao colidir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7AE4FFAC"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 as informações de forma diferente, por</w:t>
      </w:r>
      <w:r w:rsidR="001274F2">
        <w:t>é</w:t>
      </w:r>
      <w:r>
        <w:t xml:space="preserve">m apenas o trabalho de </w:t>
      </w:r>
      <w:r w:rsidRPr="7C9F7D0A">
        <w:t>Pinto, Pilan e Almeida (2018)</w:t>
      </w:r>
      <w:r>
        <w:t xml:space="preserve"> demonstra as ligações entre os elementos químicos e </w:t>
      </w:r>
      <w:r w:rsidR="00AC7208">
        <w:t>possui</w:t>
      </w:r>
      <w:r>
        <w:t xml:space="preserve">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w:t>
      </w:r>
      <w:r w:rsidR="00AC7208">
        <w:t>mostram</w:t>
      </w:r>
      <w:r>
        <w:t xml:space="preserve"> mais sobre o próprio elemento. Nenhum dos correlatos possui uma forma de avaliar o aprendizado do usuário nem utiliza nenhuma forma de ilusão de ótica. </w:t>
      </w:r>
    </w:p>
    <w:p w14:paraId="1D351326" w14:textId="46DBF418"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w:t>
      </w:r>
      <w:commentRangeStart w:id="49"/>
      <w:r w:rsidR="00587595">
        <w:t xml:space="preserve">a anamorfose </w:t>
      </w:r>
      <w:commentRangeEnd w:id="49"/>
      <w:r w:rsidR="007A263B">
        <w:rPr>
          <w:rStyle w:val="Refdecomentrio"/>
        </w:rPr>
        <w:commentReference w:id="49"/>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commentRangeStart w:id="50"/>
      <w:r w:rsidR="00172364">
        <w:t>grava</w:t>
      </w:r>
      <w:r w:rsidR="00DD2F9D">
        <w:t>da</w:t>
      </w:r>
      <w:r w:rsidR="00172364">
        <w:t xml:space="preserve"> sua pontuação para que ele tenha um histórico</w:t>
      </w:r>
      <w:r w:rsidR="00D73A57">
        <w:t xml:space="preserve"> de seus acertos</w:t>
      </w:r>
      <w:commentRangeEnd w:id="50"/>
      <w:r w:rsidR="00C22ADA">
        <w:rPr>
          <w:rStyle w:val="Refdecomentrio"/>
        </w:rPr>
        <w:commentReference w:id="50"/>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p>
    <w:p w14:paraId="51E0058B" w14:textId="4646B940" w:rsidR="00451B94" w:rsidRDefault="00451B94" w:rsidP="00451B94">
      <w:pPr>
        <w:pStyle w:val="Ttulo2"/>
        <w:spacing w:after="120" w:line="240" w:lineRule="auto"/>
      </w:pPr>
      <w:r>
        <w:rPr>
          <w:caps w:val="0"/>
        </w:rPr>
        <w:t>REQUISITOS PRINCIPAIS DO PROBLEMA A SER TRABALHADO</w:t>
      </w:r>
      <w:bookmarkEnd w:id="41"/>
      <w:bookmarkEnd w:id="42"/>
      <w:bookmarkEnd w:id="43"/>
      <w:bookmarkEnd w:id="44"/>
      <w:bookmarkEnd w:id="45"/>
      <w:bookmarkEnd w:id="46"/>
      <w:bookmarkEnd w:id="47"/>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commentRangeStart w:id="51"/>
      <w:r w:rsidRPr="7C9F7D0A">
        <w:rPr>
          <w:sz w:val="20"/>
          <w:szCs w:val="20"/>
        </w:rPr>
        <w:t>O aplicativo proposto deve possuir os seguintes requisitos:</w:t>
      </w:r>
      <w:commentRangeEnd w:id="51"/>
      <w:r w:rsidR="00064776">
        <w:rPr>
          <w:rStyle w:val="Refdecomentrio"/>
        </w:rPr>
        <w:commentReference w:id="51"/>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Unity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Vuforia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6CDC471" w:rsidR="00D95A8C" w:rsidRPr="008D19EA" w:rsidRDefault="00D95A8C" w:rsidP="002344CA">
      <w:pPr>
        <w:pStyle w:val="TF-ALNEA"/>
      </w:pPr>
      <w:r>
        <w:t xml:space="preserve">projeto: </w:t>
      </w:r>
      <w:r w:rsidR="005D076D">
        <w:t>etapa de modelagem da solução proposta</w:t>
      </w:r>
      <w:ins w:id="52" w:author="Marcel Hugo" w:date="2020-12-01T12:03:00Z">
        <w:r w:rsidR="00220E63">
          <w:t>;</w:t>
        </w:r>
      </w:ins>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desenvolvimento: utilização do Unity junto com a linguagem C# e o Vuforia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53" w:name="_Ref55579744"/>
      <w:r>
        <w:t xml:space="preserve">Quadro </w:t>
      </w:r>
      <w:r w:rsidR="00DA24B3">
        <w:fldChar w:fldCharType="begin"/>
      </w:r>
      <w:r w:rsidR="00DA24B3">
        <w:instrText xml:space="preserve"> SEQ Tabela \* ARABIC </w:instrText>
      </w:r>
      <w:r w:rsidR="00DA24B3">
        <w:fldChar w:fldCharType="separate"/>
      </w:r>
      <w:r>
        <w:rPr>
          <w:noProof/>
        </w:rPr>
        <w:t>2</w:t>
      </w:r>
      <w:r w:rsidR="00DA24B3">
        <w:rPr>
          <w:noProof/>
        </w:rPr>
        <w:fldChar w:fldCharType="end"/>
      </w:r>
      <w:bookmarkEnd w:id="53"/>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BA1742E"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 já o segunda trata sobre a realidade aumenta 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6237A445" w:rsidR="0065703A" w:rsidRDefault="0065703A" w:rsidP="0065703A">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2A1C91FF" w:rsidR="00282473" w:rsidRDefault="00DA24B3" w:rsidP="0065703A">
      <w:pPr>
        <w:pStyle w:val="TF-TEXTO"/>
      </w:pPr>
      <w:r>
        <w:rPr>
          <w:noProof/>
        </w:rPr>
        <w:lastRenderedPageBreak/>
        <w:pict w14:anchorId="6D9F9FE6">
          <v:shape id="_x0000_s1034" type="#_x0000_t75" alt="" style="position:absolute;left:0;text-align:left;margin-left:33.15pt;margin-top:21.5pt;width:414.35pt;height:291.35pt;z-index:251654656;mso-position-horizontal-relative:text;mso-position-vertical-relative:text;mso-width-relative:page;mso-height-relative:page" stroked="t">
            <v:imagedata r:id="rId18"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251655680;mso-position-horizontal-relative:text;mso-position-vertical-relative:text" stroked="f">
            <v:textbox inset="0,0,0,0">
              <w:txbxContent>
                <w:p w14:paraId="64252D6E" w14:textId="3A45A792" w:rsidR="00BA0710" w:rsidRDefault="00BA0710" w:rsidP="00C84B93">
                  <w:pPr>
                    <w:pStyle w:val="TF-LEGENDA"/>
                  </w:pPr>
                  <w:bookmarkStart w:id="54" w:name="_Ref55939138"/>
                  <w:r>
                    <w:t xml:space="preserve">Figura </w:t>
                  </w:r>
                  <w:r w:rsidR="00DA24B3">
                    <w:fldChar w:fldCharType="begin"/>
                  </w:r>
                  <w:r w:rsidR="00DA24B3">
                    <w:instrText xml:space="preserve"> SEQ Figura \* ARABIC </w:instrText>
                  </w:r>
                  <w:r w:rsidR="00DA24B3">
                    <w:fldChar w:fldCharType="separate"/>
                  </w:r>
                  <w:r w:rsidR="00DB461C">
                    <w:rPr>
                      <w:noProof/>
                    </w:rPr>
                    <w:t>4</w:t>
                  </w:r>
                  <w:r w:rsidR="00DA24B3">
                    <w:rPr>
                      <w:noProof/>
                    </w:rPr>
                    <w:fldChar w:fldCharType="end"/>
                  </w:r>
                  <w:bookmarkEnd w:id="54"/>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573DDEEE" w:rsidR="0079415A" w:rsidRPr="009E321C" w:rsidRDefault="00BA0710" w:rsidP="00E60487">
      <w:pPr>
        <w:pStyle w:val="TF-FONTE"/>
        <w:rPr>
          <w:lang w:val="en-US"/>
        </w:rPr>
      </w:pPr>
      <w:r w:rsidRPr="00E60487">
        <w:t xml:space="preserve"> </w:t>
      </w:r>
      <w:r w:rsidR="00D814CA" w:rsidRPr="009E321C">
        <w:rPr>
          <w:lang w:val="en-US"/>
        </w:rPr>
        <w:t>Fonte: (</w:t>
      </w:r>
      <w:r w:rsidR="00C84B93" w:rsidRPr="009E321C">
        <w:rPr>
          <w:lang w:val="en-US"/>
        </w:rPr>
        <w:t>INTERNATIONAL UNION OF PURE AND APPLIED CHEMISTRY, 2018)</w:t>
      </w:r>
    </w:p>
    <w:p w14:paraId="2E318541" w14:textId="429B38C0" w:rsidR="00BE7339" w:rsidRDefault="00DA24B3" w:rsidP="00B70166">
      <w:pPr>
        <w:pStyle w:val="TF-TEXTO"/>
      </w:pPr>
      <w:r>
        <w:pict w14:anchorId="5A3CFD72">
          <v:shape id="_x0000_s1038" type="#_x0000_t202" style="position:absolute;left:0;text-align:left;margin-left:142.55pt;margin-top:65.65pt;width:168.5pt;height:15.6pt;z-index:251657728;mso-position-horizontal-relative:text;mso-position-vertical-relative:text" stroked="f">
            <v:textbox style="mso-next-textbox:#_x0000_s1038" inset="0,0,0,0">
              <w:txbxContent>
                <w:p w14:paraId="70D3F0D4" w14:textId="21BCC35B" w:rsidR="00B70166" w:rsidRPr="001C516F" w:rsidRDefault="00B70166" w:rsidP="00B70166">
                  <w:pPr>
                    <w:pStyle w:val="TF-LEGENDA"/>
                    <w:rPr>
                      <w:noProof/>
                    </w:rPr>
                  </w:pPr>
                  <w:bookmarkStart w:id="55" w:name="_Ref56015308"/>
                  <w:r>
                    <w:t xml:space="preserve">Figura </w:t>
                  </w:r>
                  <w:r w:rsidR="00DA24B3">
                    <w:fldChar w:fldCharType="begin"/>
                  </w:r>
                  <w:r w:rsidR="00DA24B3">
                    <w:instrText xml:space="preserve"> SEQ Figura \* ARABIC </w:instrText>
                  </w:r>
                  <w:r w:rsidR="00DA24B3">
                    <w:fldChar w:fldCharType="separate"/>
                  </w:r>
                  <w:r w:rsidR="00DB461C">
                    <w:rPr>
                      <w:noProof/>
                    </w:rPr>
                    <w:t>5</w:t>
                  </w:r>
                  <w:r w:rsidR="00DA24B3">
                    <w:rPr>
                      <w:noProof/>
                    </w:rPr>
                    <w:fldChar w:fldCharType="end"/>
                  </w:r>
                  <w:bookmarkEnd w:id="55"/>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251656704;mso-position-horizontal-relative:text;mso-position-vertical-relative:text;mso-width-relative:page;mso-height-relative:page" stroked="t">
            <v:imagedata r:id="rId19"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522F5534" w:rsidR="00BB7B4A" w:rsidRDefault="00DB322B" w:rsidP="00D158DE">
      <w:pPr>
        <w:pStyle w:val="TF-FONTE"/>
      </w:pPr>
      <w:r w:rsidRPr="00DB322B">
        <w:t>Fonte: (PUBCHEM, 2020)</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B858D69"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w:t>
      </w:r>
      <w:r w:rsidR="004928CC">
        <w:t>,</w:t>
      </w:r>
      <w:r w:rsidR="006C7673">
        <w:t xml:space="preserve">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DA24B3" w:rsidP="00C24D82">
      <w:pPr>
        <w:pStyle w:val="TF-TEXTO"/>
        <w:tabs>
          <w:tab w:val="left" w:pos="4130"/>
        </w:tabs>
      </w:pPr>
      <w:r>
        <w:rPr>
          <w:noProof/>
        </w:rPr>
        <w:lastRenderedPageBreak/>
        <w:pict w14:anchorId="4C3F0F4C">
          <v:shape id="_x0000_s1041" type="#_x0000_t202" style="position:absolute;left:0;text-align:left;margin-left:135.05pt;margin-top:6.5pt;width:183.35pt;height:17.6pt;z-index:251658752;mso-position-horizontal-relative:text;mso-position-vertical-relative:text" stroked="f">
            <v:textbox inset="0,0,0,0">
              <w:txbxContent>
                <w:p w14:paraId="2A3AB279" w14:textId="1C0D9F3E" w:rsidR="003043C3" w:rsidRPr="00C9376C" w:rsidRDefault="003043C3" w:rsidP="00A375BD">
                  <w:pPr>
                    <w:pStyle w:val="TF-LEGENDA"/>
                    <w:rPr>
                      <w:noProof/>
                    </w:rPr>
                  </w:pPr>
                  <w:bookmarkStart w:id="56" w:name="_Ref56186732"/>
                  <w:bookmarkStart w:id="57" w:name="_Ref56186728"/>
                  <w:r>
                    <w:t xml:space="preserve">Figura </w:t>
                  </w:r>
                  <w:r w:rsidR="00DA24B3">
                    <w:fldChar w:fldCharType="begin"/>
                  </w:r>
                  <w:r w:rsidR="00DA24B3">
                    <w:instrText xml:space="preserve"> SEQ Figura \* ARABIC </w:instrText>
                  </w:r>
                  <w:r w:rsidR="00DA24B3">
                    <w:fldChar w:fldCharType="separate"/>
                  </w:r>
                  <w:r w:rsidR="00DB461C">
                    <w:rPr>
                      <w:noProof/>
                    </w:rPr>
                    <w:t>6</w:t>
                  </w:r>
                  <w:r w:rsidR="00DA24B3">
                    <w:rPr>
                      <w:noProof/>
                    </w:rPr>
                    <w:fldChar w:fldCharType="end"/>
                  </w:r>
                  <w:bookmarkEnd w:id="56"/>
                  <w:r>
                    <w:t xml:space="preserve"> - Ligação de dois átomos de flúor</w:t>
                  </w:r>
                  <w:bookmarkEnd w:id="57"/>
                </w:p>
              </w:txbxContent>
            </v:textbox>
            <w10:wrap type="square"/>
          </v:shape>
        </w:pict>
      </w:r>
    </w:p>
    <w:p w14:paraId="4A8FE3DF" w14:textId="2F3AABE3" w:rsidR="00C24D82" w:rsidRDefault="00DA24B3" w:rsidP="00B97367">
      <w:pPr>
        <w:pStyle w:val="TF-FONTE"/>
      </w:pPr>
      <w:r>
        <w:rPr>
          <w:noProof/>
        </w:rPr>
        <w:pict w14:anchorId="48844536">
          <v:shape id="Imagem 1" o:spid="_x0000_s1044" type="#_x0000_t75" style="position:absolute;left:0;text-align:left;margin-left:96.95pt;margin-top:6.6pt;width:258.8pt;height:41.45pt;z-index:251659776;visibility:visible;mso-wrap-style:square;mso-position-horizontal-relative:text;mso-position-vertical-relative:text;mso-width-relative:page;mso-height-relative:page" stroked="t">
            <v:imagedata r:id="rId20" o:title="" croptop="5833f" cropleft="14133f" cropright="14031f"/>
            <w10:wrap type="topAndBottom"/>
          </v:shape>
        </w:pict>
      </w:r>
      <w:r w:rsidR="00C24D82">
        <w:t>Fonte: (</w:t>
      </w:r>
      <w:r w:rsidR="00C24D82" w:rsidRPr="004A2376">
        <w:t>A</w:t>
      </w:r>
      <w:r w:rsidR="00C24D82">
        <w:t>TKINS</w:t>
      </w:r>
      <w:r w:rsidR="00C24D82" w:rsidRPr="004A2376">
        <w:t>,</w:t>
      </w:r>
      <w:r w:rsidR="00C24D82">
        <w:t xml:space="preserve"> 2018)</w:t>
      </w:r>
    </w:p>
    <w:p w14:paraId="3B2C0940" w14:textId="6D9D1161"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w:t>
      </w:r>
      <w:ins w:id="58" w:author="Marcel Hugo" w:date="2020-12-01T12:05:00Z">
        <w:r w:rsidR="00157F97">
          <w:t>é</w:t>
        </w:r>
      </w:ins>
      <w:del w:id="59" w:author="Marcel Hugo" w:date="2020-12-01T12:05:00Z">
        <w:r w:rsidR="00B97367" w:rsidDel="00157F97">
          <w:delText>e</w:delText>
        </w:r>
      </w:del>
      <w:r w:rsidR="00B97367">
        <w:t xml:space="preserv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2A8165C3"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 xml:space="preserve"> </w:t>
      </w:r>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 </w:t>
      </w:r>
      <w:r w:rsidR="00C11A8F">
        <w:rPr>
          <w:sz w:val="20"/>
          <w:szCs w:val="20"/>
        </w:rPr>
        <w:t>mantendo a</w:t>
      </w:r>
      <w:r w:rsidR="00207383">
        <w:rPr>
          <w:sz w:val="20"/>
          <w:szCs w:val="20"/>
        </w:rPr>
        <w:t xml:space="preserve"> </w:t>
      </w:r>
      <w:r w:rsidR="00C11A8F">
        <w:rPr>
          <w:sz w:val="20"/>
          <w:szCs w:val="20"/>
        </w:rPr>
        <w:t>mesma 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25221E10"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1D729F7F" w:rsidR="00CD7B81" w:rsidRDefault="00CD7B81" w:rsidP="00CD7B81">
      <w:pPr>
        <w:pStyle w:val="TF-LEGENDA"/>
      </w:pPr>
      <w:bookmarkStart w:id="60" w:name="_Ref56197391"/>
      <w:r>
        <w:t xml:space="preserve">Figura </w:t>
      </w:r>
      <w:r w:rsidR="00DA24B3">
        <w:fldChar w:fldCharType="begin"/>
      </w:r>
      <w:r w:rsidR="00DA24B3">
        <w:instrText xml:space="preserve"> SEQ Figura \* ARABIC </w:instrText>
      </w:r>
      <w:r w:rsidR="00DA24B3">
        <w:fldChar w:fldCharType="separate"/>
      </w:r>
      <w:r w:rsidR="00DB461C">
        <w:rPr>
          <w:noProof/>
        </w:rPr>
        <w:t>7</w:t>
      </w:r>
      <w:r w:rsidR="00DA24B3">
        <w:rPr>
          <w:noProof/>
        </w:rPr>
        <w:fldChar w:fldCharType="end"/>
      </w:r>
      <w:bookmarkEnd w:id="60"/>
      <w:r>
        <w:t xml:space="preserve"> - Nomes das formas de moléculas simples e seus ângulos</w:t>
      </w:r>
      <w:r w:rsidR="00DA24B3">
        <w:rPr>
          <w:noProof/>
        </w:rPr>
        <w:pict w14:anchorId="06953192">
          <v:shape id="_x0000_s1045" type="#_x0000_t75" style="position:absolute;left:0;text-align:left;margin-left:13.4pt;margin-top:15.05pt;width:425.9pt;height:190.2pt;z-index:251660800;visibility:visible;mso-wrap-style:square;mso-position-horizontal-relative:text;mso-position-vertical-relative:text;mso-width-relative:page;mso-height-relative:page" stroked="t">
            <v:imagedata r:id="rId21" o:title="" croptop="2470f" cropleft="2155f" cropright="1765f"/>
            <w10:wrap type="topAndBottom"/>
          </v:shape>
        </w:pict>
      </w:r>
      <w:r w:rsidR="00527946">
        <w:t xml:space="preserve"> de ligação</w:t>
      </w:r>
    </w:p>
    <w:p w14:paraId="4D3B2F9B" w14:textId="13EFF07B" w:rsidR="00CD7B81" w:rsidRPr="00BB7B4A" w:rsidRDefault="00CD7B81" w:rsidP="004928CC">
      <w:pPr>
        <w:pStyle w:val="TF-FONTE"/>
      </w:pPr>
      <w:r w:rsidRPr="00CD7B81">
        <w:t>Fonte: (ATKINS, 2018)</w:t>
      </w:r>
    </w:p>
    <w:p w14:paraId="4171B0CF" w14:textId="68226D3D" w:rsidR="00CE0D28" w:rsidRDefault="00F13D3A" w:rsidP="00B0157E">
      <w:pPr>
        <w:pStyle w:val="Ttulo2"/>
      </w:pPr>
      <w:r>
        <w:t>Realidade aumentada</w:t>
      </w:r>
    </w:p>
    <w:p w14:paraId="5A5CE6DA" w14:textId="77777777" w:rsidR="00B779E9" w:rsidRPr="00B779E9" w:rsidRDefault="00904B05" w:rsidP="00B779E9">
      <w:pPr>
        <w:pStyle w:val="TF-TEXTO"/>
      </w:pPr>
      <w:r>
        <w:t>A r</w:t>
      </w:r>
      <w:r w:rsidR="00B0157E" w:rsidRPr="00B0157E">
        <w:t>ealidade virtual é um</w:t>
      </w:r>
      <w:r w:rsidR="0023268F">
        <w:t xml:space="preserve">a </w:t>
      </w:r>
      <w:r w:rsidR="00B0157E" w:rsidRPr="00B0157E">
        <w:t xml:space="preserve">interface para acessar aplicações que permitem a visualização e movimentação em </w:t>
      </w:r>
      <w:r w:rsidR="00B0157E" w:rsidRPr="00B779E9">
        <w:t>ambientes tridimensionais em tempo real. A realidade virtual permite ao usuário interagir com situações imaginárias ou com ambientes próximos aos ambientes da vida real.</w:t>
      </w:r>
      <w:r w:rsidR="004930DC" w:rsidRPr="00B779E9">
        <w:t xml:space="preserve"> </w:t>
      </w:r>
      <w:r w:rsidR="004E0C70" w:rsidRPr="00B779E9">
        <w:t xml:space="preserve">Ao entrar em um ambiente virtual é importante que o usuário </w:t>
      </w:r>
      <w:r w:rsidR="00E56975" w:rsidRPr="00B779E9">
        <w:t>sinta que está atuando</w:t>
      </w:r>
      <w:r w:rsidR="00853521" w:rsidRPr="00B779E9">
        <w:t xml:space="preserve"> em tempo real</w:t>
      </w:r>
      <w:r w:rsidR="00E56975" w:rsidRPr="00B779E9">
        <w:t xml:space="preserve"> dentro </w:t>
      </w:r>
      <w:r w:rsidR="00853521" w:rsidRPr="00B779E9">
        <w:t>do ambiente</w:t>
      </w:r>
      <w:r w:rsidR="00C97F0A" w:rsidRPr="00B779E9">
        <w:t xml:space="preserve">. Para que essa sensação seja possível </w:t>
      </w:r>
      <w:r w:rsidR="00784FAF" w:rsidRPr="00B779E9">
        <w:t>não deve haver atrasos maiores que</w:t>
      </w:r>
      <w:r w:rsidR="00B1628C" w:rsidRPr="00B779E9">
        <w:t>,</w:t>
      </w:r>
      <w:r w:rsidR="000B1F1E" w:rsidRPr="00B779E9">
        <w:t xml:space="preserve"> aproximadamente</w:t>
      </w:r>
      <w:r w:rsidR="00B1628C" w:rsidRPr="00B779E9">
        <w:t>,</w:t>
      </w:r>
      <w:r w:rsidR="00784FAF" w:rsidRPr="00B779E9">
        <w:t xml:space="preserve"> 100 milissegundos</w:t>
      </w:r>
      <w:r w:rsidR="006968ED" w:rsidRPr="00B779E9">
        <w:t xml:space="preserve"> (KIRNER; TORI; 2006, p.6).</w:t>
      </w:r>
    </w:p>
    <w:p w14:paraId="09F7CBF7" w14:textId="1CE5DCA6" w:rsidR="00087236" w:rsidRDefault="0023268F" w:rsidP="00B779E9">
      <w:pPr>
        <w:pStyle w:val="TF-TEXTO"/>
      </w:pPr>
      <w:r w:rsidRPr="00B779E9">
        <w:t>A realidade aumentada</w:t>
      </w:r>
      <w:r w:rsidR="00B779E9">
        <w:t xml:space="preserve"> </w:t>
      </w:r>
      <w:r w:rsidRPr="00B779E9">
        <w:t xml:space="preserve">utiliza o mesmo conceito de interação com </w:t>
      </w:r>
      <w:r w:rsidR="00E04A0E" w:rsidRPr="00B779E9">
        <w:t>o virtual em tempo real</w:t>
      </w:r>
      <w:r w:rsidR="001E4C8E" w:rsidRPr="00B779E9">
        <w:t xml:space="preserve"> da realidade virtual.</w:t>
      </w:r>
      <w:r w:rsidR="00E04A0E">
        <w:t xml:space="preserve"> </w:t>
      </w:r>
      <w:r w:rsidR="001E4C8E">
        <w:t>P</w:t>
      </w:r>
      <w:r w:rsidR="00E04A0E">
        <w:t>or</w:t>
      </w:r>
      <w:ins w:id="61" w:author="Marcel Hugo" w:date="2020-12-01T12:07:00Z">
        <w:r w:rsidR="001B695B">
          <w:t>é</w:t>
        </w:r>
      </w:ins>
      <w:del w:id="62" w:author="Marcel Hugo" w:date="2020-12-01T12:07:00Z">
        <w:r w:rsidR="00E04A0E" w:rsidDel="001B695B">
          <w:delText>e</w:delText>
        </w:r>
      </w:del>
      <w:r w:rsidR="00E04A0E">
        <w:t xml:space="preserve">m </w:t>
      </w:r>
      <w:r w:rsidR="001E4C8E">
        <w:t>a realidade aumentada</w:t>
      </w:r>
      <w:del w:id="63" w:author="Marcel Hugo" w:date="2020-12-01T12:07:00Z">
        <w:r w:rsidR="001E4C8E" w:rsidDel="001B695B">
          <w:delText>,</w:delText>
        </w:r>
      </w:del>
      <w:r w:rsidR="001E4C8E">
        <w:t xml:space="preserve"> mantém o usuário em seu ambiente</w:t>
      </w:r>
      <w:r w:rsidR="0090332B">
        <w:t xml:space="preserve"> real</w:t>
      </w:r>
      <w:r w:rsidR="001E4C8E">
        <w:t xml:space="preserve"> e traz os objetos do mundo virtual para o mundo real</w:t>
      </w:r>
      <w:r w:rsidR="00DF772F">
        <w:t>.</w:t>
      </w:r>
      <w:r w:rsidR="00526C16">
        <w:t xml:space="preserve"> </w:t>
      </w:r>
      <w:r w:rsidR="00114A1F">
        <w:t>A realidade aumentada faz parte de um contexto mais amplo que seria a realidade misturada</w:t>
      </w:r>
      <w:r w:rsidR="00DF772F">
        <w:t xml:space="preserve"> (</w:t>
      </w:r>
      <w:r w:rsidR="00DF772F" w:rsidRPr="7C9F7D0A">
        <w:t>K</w:t>
      </w:r>
      <w:r w:rsidR="00DF772F">
        <w:t xml:space="preserve">IRNER; </w:t>
      </w:r>
      <w:r w:rsidR="00DF772F" w:rsidRPr="7C9F7D0A">
        <w:t>T</w:t>
      </w:r>
      <w:r w:rsidR="00DF772F">
        <w:t xml:space="preserve">ORI; </w:t>
      </w:r>
      <w:r w:rsidR="00DF772F" w:rsidRPr="7C9F7D0A">
        <w:t>2006</w:t>
      </w:r>
      <w:r w:rsidR="00DF772F">
        <w:t>).</w:t>
      </w:r>
    </w:p>
    <w:p w14:paraId="07507828" w14:textId="3ED91F7A" w:rsidR="0040578D" w:rsidRDefault="00B051C4" w:rsidP="0040578D">
      <w:pPr>
        <w:pStyle w:val="TF-TEXTO"/>
      </w:pPr>
      <w:r>
        <w:t xml:space="preserve">A realidade misturada foca em trabalhar com a </w:t>
      </w:r>
      <w:r w:rsidR="00EC6557">
        <w:t xml:space="preserve">sobreposição </w:t>
      </w:r>
      <w:r w:rsidR="00022330">
        <w:t>do virtual e do real</w:t>
      </w:r>
      <w:ins w:id="64" w:author="Marcel Hugo" w:date="2020-12-01T12:07:00Z">
        <w:r w:rsidR="00302FB9">
          <w:t>, c</w:t>
        </w:r>
      </w:ins>
      <w:del w:id="65" w:author="Marcel Hugo" w:date="2020-12-01T12:07:00Z">
        <w:r w:rsidR="00022330" w:rsidDel="00302FB9">
          <w:delText>.</w:delText>
        </w:r>
        <w:r w:rsidR="00A55B10" w:rsidDel="00302FB9">
          <w:delText xml:space="preserve"> C</w:delText>
        </w:r>
      </w:del>
      <w:r w:rsidR="00A55B10">
        <w:t>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particularização da realidade misturada que foca em enriquecer o ambiente real com </w:t>
      </w:r>
      <w:r w:rsidR="009B54A4">
        <w:t>objetos do mundo virtual</w:t>
      </w:r>
      <w:r w:rsidR="00AE60BA">
        <w:t xml:space="preserve">. Um exemplo de realidade aumentada é demonstrado na </w:t>
      </w:r>
      <w:r w:rsidR="005719B6">
        <w:fldChar w:fldCharType="begin"/>
      </w:r>
      <w:r w:rsidR="005719B6">
        <w:instrText xml:space="preserve"> REF _Ref56365031 \h </w:instrText>
      </w:r>
      <w:r w:rsidR="005719B6">
        <w:fldChar w:fldCharType="separate"/>
      </w:r>
      <w:r w:rsidR="005719B6">
        <w:t xml:space="preserve">Figura </w:t>
      </w:r>
      <w:r w:rsidR="005719B6">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p>
    <w:p w14:paraId="7384DA0B" w14:textId="66C6EB41" w:rsidR="0040578D" w:rsidRDefault="00DA24B3" w:rsidP="004928CC">
      <w:pPr>
        <w:pStyle w:val="TF-FONTE"/>
      </w:pPr>
      <w:r>
        <w:rPr>
          <w:noProof/>
        </w:rPr>
        <w:lastRenderedPageBreak/>
        <w:pict w14:anchorId="44B311E5">
          <v:shape id="_x0000_s1047" type="#_x0000_t75" style="position:absolute;left:0;text-align:left;margin-left:46.6pt;margin-top:-6.65pt;width:5in;height:128.4pt;z-index:251661824;visibility:visible;mso-wrap-style:square;mso-position-horizontal-relative:text;mso-position-vertical-relative:text;mso-width-relative:page;mso-height-relative:page" stroked="t">
            <v:imagedata r:id="rId22" o:title="" croptop="1350f"/>
            <w10:wrap type="topAndBottom"/>
          </v:shape>
        </w:pict>
      </w:r>
      <w:r>
        <w:rPr>
          <w:noProof/>
        </w:rPr>
        <w:pict w14:anchorId="3460A047">
          <v:shape id="_x0000_s1048" type="#_x0000_t202" style="position:absolute;left:0;text-align:left;margin-left:130.25pt;margin-top:-24.6pt;width:193.6pt;height:15.6pt;z-index:251662848;mso-position-horizontal-relative:text;mso-position-vertical-relative:text" stroked="f">
            <v:textbox inset="0,0,0,0">
              <w:txbxContent>
                <w:p w14:paraId="79F1A186" w14:textId="5DC88616" w:rsidR="0040578D" w:rsidRPr="00742366" w:rsidRDefault="0040578D" w:rsidP="0040578D">
                  <w:pPr>
                    <w:pStyle w:val="TF-LEGENDA"/>
                    <w:rPr>
                      <w:noProof/>
                    </w:rPr>
                  </w:pPr>
                  <w:bookmarkStart w:id="66" w:name="_Ref56365031"/>
                  <w:bookmarkStart w:id="67" w:name="_Ref56365027"/>
                  <w:r>
                    <w:t xml:space="preserve">Figura </w:t>
                  </w:r>
                  <w:r w:rsidR="00DA24B3">
                    <w:fldChar w:fldCharType="begin"/>
                  </w:r>
                  <w:r w:rsidR="00DA24B3">
                    <w:instrText xml:space="preserve"> SEQ Figura \* ARABIC </w:instrText>
                  </w:r>
                  <w:r w:rsidR="00DA24B3">
                    <w:fldChar w:fldCharType="separate"/>
                  </w:r>
                  <w:r w:rsidR="00DB461C">
                    <w:rPr>
                      <w:noProof/>
                    </w:rPr>
                    <w:t>8</w:t>
                  </w:r>
                  <w:r w:rsidR="00DA24B3">
                    <w:rPr>
                      <w:noProof/>
                    </w:rPr>
                    <w:fldChar w:fldCharType="end"/>
                  </w:r>
                  <w:bookmarkEnd w:id="66"/>
                  <w:r>
                    <w:t xml:space="preserve"> - Vaso e carro virtuais sobre uma mesa</w:t>
                  </w:r>
                  <w:bookmarkEnd w:id="67"/>
                </w:p>
              </w:txbxContent>
            </v:textbox>
            <w10:wrap type="topAndBottom"/>
          </v:shape>
        </w:pict>
      </w:r>
      <w:r w:rsidR="0040578D">
        <w:t>Fonte:</w:t>
      </w:r>
      <w:r w:rsidR="0040578D" w:rsidRPr="0040578D">
        <w:t xml:space="preserve"> </w:t>
      </w:r>
      <w:r w:rsidR="0040578D">
        <w:t>(</w:t>
      </w:r>
      <w:r w:rsidR="0040578D" w:rsidRPr="7C9F7D0A">
        <w:t>K</w:t>
      </w:r>
      <w:r w:rsidR="0040578D">
        <w:t xml:space="preserve">IRNER; </w:t>
      </w:r>
      <w:r w:rsidR="0040578D" w:rsidRPr="7C9F7D0A">
        <w:t>T</w:t>
      </w:r>
      <w:r w:rsidR="0040578D">
        <w:t xml:space="preserve">ORI; </w:t>
      </w:r>
      <w:r w:rsidR="0040578D" w:rsidRPr="7C9F7D0A">
        <w:t>2006</w:t>
      </w:r>
      <w:r w:rsidR="0040578D">
        <w:t>)</w:t>
      </w:r>
    </w:p>
    <w:p w14:paraId="18962B4B" w14:textId="783C062F" w:rsidR="00F13D3A" w:rsidRDefault="00762808" w:rsidP="004928CC">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 xml:space="preserve">de equipamentos especiais que a realidade virtual. Assim é importante aplicar técnicas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2B513343" w14:textId="0D346DCA" w:rsidR="00F13D3A" w:rsidRDefault="00F13D3A" w:rsidP="00F13D3A">
      <w:pPr>
        <w:pStyle w:val="Ttulo2"/>
      </w:pPr>
      <w:r>
        <w:t>Ilusão de ótica</w:t>
      </w:r>
    </w:p>
    <w:p w14:paraId="2290D542" w14:textId="3E93821B" w:rsidR="00A6467B" w:rsidRDefault="00A6467B" w:rsidP="00A6467B">
      <w:pPr>
        <w:pStyle w:val="TF-TEXTO"/>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3ED3A4C9" w14:textId="5FBD196F" w:rsidR="00A6467B" w:rsidRDefault="00A6467B" w:rsidP="00C34591">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rsidR="00B779E9">
        <w:t>.</w:t>
      </w:r>
    </w:p>
    <w:p w14:paraId="777A6011" w14:textId="11552E9D" w:rsidR="0020117D" w:rsidRDefault="00C34591" w:rsidP="00F43F16">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w:t>
      </w:r>
      <w:r w:rsidR="009470E7">
        <w:t xml:space="preserve">gerar uma ilusão de ótica existe a anamorfose. </w:t>
      </w:r>
      <w:r w:rsidR="007213FE" w:rsidRPr="007213FE">
        <w:t xml:space="preserve">A anamorfose pode ser considerada uma técnica utilizada para deformar a imagem para que o observador consiga </w:t>
      </w:r>
      <w:del w:id="68" w:author="Marcel Hugo" w:date="2020-12-01T12:08:00Z">
        <w:r w:rsidR="00917E77" w:rsidDel="00FB53D6">
          <w:delText>ver ela</w:delText>
        </w:r>
      </w:del>
      <w:ins w:id="69" w:author="Marcel Hugo" w:date="2020-12-01T12:08:00Z">
        <w:r w:rsidR="00FB53D6">
          <w:t>vê-la</w:t>
        </w:r>
      </w:ins>
      <w:r w:rsidR="00917E77">
        <w:t xml:space="preserve"> </w:t>
      </w:r>
      <w:r w:rsidR="007213FE" w:rsidRPr="007213FE">
        <w:t>da forma correta apenas de um determinado ponto de vista</w:t>
      </w:r>
      <w:r w:rsidR="00917E77">
        <w:t xml:space="preserve"> </w:t>
      </w:r>
      <w:r w:rsidR="00917E77" w:rsidRPr="00917E77">
        <w:t>(IAVORSKI, 2014)</w:t>
      </w:r>
      <w:r w:rsidR="00917E77">
        <w:t>.</w:t>
      </w:r>
      <w:r w:rsidR="0020117D">
        <w:t xml:space="preserve"> Um exemplo de anamorfose pode ser observado na</w:t>
      </w:r>
      <w:r w:rsidR="00DB461C">
        <w:t xml:space="preserve"> </w:t>
      </w:r>
      <w:r w:rsidR="00DB461C">
        <w:fldChar w:fldCharType="begin"/>
      </w:r>
      <w:r w:rsidR="00DB461C">
        <w:instrText xml:space="preserve"> REF _Ref56458877 \h </w:instrText>
      </w:r>
      <w:r w:rsidR="00DB461C">
        <w:fldChar w:fldCharType="separate"/>
      </w:r>
      <w:r w:rsidR="00DB461C">
        <w:t xml:space="preserve">Figura </w:t>
      </w:r>
      <w:r w:rsidR="00DB461C">
        <w:rPr>
          <w:noProof/>
        </w:rPr>
        <w:t>9</w:t>
      </w:r>
      <w:r w:rsidR="00DB461C">
        <w:fldChar w:fldCharType="end"/>
      </w:r>
      <w:r w:rsidR="00DB461C">
        <w:t xml:space="preserve">, na </w:t>
      </w:r>
      <w:r w:rsidR="0020117D">
        <w:t xml:space="preserve">parte esquerda da imagem pode ser observado um globo em 3d e na parte da direita pode ser observado o globo </w:t>
      </w:r>
      <w:r w:rsidR="00DB461C">
        <w:t>em sua forma deformada</w:t>
      </w:r>
    </w:p>
    <w:p w14:paraId="055C4420" w14:textId="2231C652" w:rsidR="0020117D" w:rsidRDefault="00DB461C" w:rsidP="00DB461C">
      <w:pPr>
        <w:pStyle w:val="TF-LEGENDA"/>
      </w:pPr>
      <w:bookmarkStart w:id="70" w:name="_Ref56458877"/>
      <w:r>
        <w:t xml:space="preserve">Figura </w:t>
      </w:r>
      <w:fldSimple w:instr=" SEQ Figura \* ARABIC ">
        <w:r>
          <w:rPr>
            <w:noProof/>
          </w:rPr>
          <w:t>9</w:t>
        </w:r>
      </w:fldSimple>
      <w:bookmarkEnd w:id="70"/>
      <w:r>
        <w:t xml:space="preserve"> - Anamorfose aplicada em um globo</w:t>
      </w:r>
    </w:p>
    <w:p w14:paraId="1A1350CD" w14:textId="1335FA03" w:rsidR="0020117D" w:rsidRDefault="00DA24B3" w:rsidP="00DB461C">
      <w:pPr>
        <w:pStyle w:val="TF-FONTE"/>
      </w:pPr>
      <w:r>
        <w:rPr>
          <w:noProof/>
        </w:rPr>
        <w:pict w14:anchorId="3839EC25">
          <v:shape id="_x0000_s1051" type="#_x0000_t75" style="position:absolute;left:0;text-align:left;margin-left:22.1pt;margin-top:2.6pt;width:409.5pt;height:132.35pt;z-index:251663872;mso-position-horizontal-relative:text;mso-position-vertical-relative:text;mso-width-relative:page;mso-height-relative:page" stroked="t">
            <v:imagedata r:id="rId23" o:title=""/>
            <w10:wrap type="topAndBottom"/>
          </v:shape>
        </w:pict>
      </w:r>
      <w:r w:rsidR="00DB461C">
        <w:t>Fonte: (BEEVER, 2020)</w:t>
      </w:r>
    </w:p>
    <w:p w14:paraId="507EA469" w14:textId="77777777" w:rsidR="00355F9C" w:rsidRDefault="00355F9C" w:rsidP="00355F9C">
      <w:pPr>
        <w:pStyle w:val="TF-refernciasbibliogrficasTTULO"/>
      </w:pPr>
      <w:bookmarkStart w:id="71" w:name="_Toc351015602"/>
      <w:r>
        <w:lastRenderedPageBreak/>
        <w:t>Referências</w:t>
      </w:r>
      <w:bookmarkEnd w:id="71"/>
    </w:p>
    <w:p w14:paraId="6A9AE1C2" w14:textId="69174108" w:rsidR="0020117D" w:rsidRDefault="00355F9C" w:rsidP="00355F9C">
      <w:pPr>
        <w:pStyle w:val="Normal0"/>
        <w:keepLines w:val="0"/>
        <w:spacing w:before="120"/>
        <w:rPr>
          <w:sz w:val="18"/>
          <w:szCs w:val="18"/>
        </w:rPr>
      </w:pPr>
      <w:r w:rsidRPr="004A2376">
        <w:rPr>
          <w:sz w:val="18"/>
          <w:szCs w:val="18"/>
        </w:rPr>
        <w:t>ATKINS, Peter; JONES, Loretta Co-autor; LAVERMAN, Leroy Co-autor. </w:t>
      </w:r>
      <w:r w:rsidRPr="00FE4642">
        <w:rPr>
          <w:b/>
          <w:bCs/>
          <w:sz w:val="18"/>
          <w:szCs w:val="18"/>
        </w:rPr>
        <w:t>Princípios de química: questionando a vida moderna e o meio ambiente</w:t>
      </w:r>
      <w:r w:rsidRPr="004A2376">
        <w:rPr>
          <w:sz w:val="18"/>
          <w:szCs w:val="18"/>
        </w:rPr>
        <w:t>.7. Porto Alegre : ArtMed, 2018. E-book. Disponível em: https://integrada.minhabiblioteca.com.br/books/9788582604625. Acesso em: 1 out. 2020.</w:t>
      </w:r>
    </w:p>
    <w:p w14:paraId="66A17452" w14:textId="3C26C193" w:rsidR="0020117D" w:rsidRDefault="0020117D" w:rsidP="00355F9C">
      <w:pPr>
        <w:pStyle w:val="Normal0"/>
        <w:keepLines w:val="0"/>
        <w:spacing w:before="120"/>
        <w:rPr>
          <w:sz w:val="18"/>
          <w:szCs w:val="18"/>
        </w:rPr>
      </w:pPr>
      <w:r w:rsidRPr="0020117D">
        <w:rPr>
          <w:sz w:val="18"/>
          <w:szCs w:val="18"/>
        </w:rPr>
        <w:t>BEEVER, Julian</w:t>
      </w:r>
      <w:r w:rsidRPr="0020117D">
        <w:rPr>
          <w:b/>
          <w:bCs/>
          <w:sz w:val="18"/>
          <w:szCs w:val="18"/>
        </w:rPr>
        <w:t>. Pavement drawings - 3D Illusions</w:t>
      </w:r>
      <w:r w:rsidRPr="0020117D">
        <w:rPr>
          <w:sz w:val="18"/>
          <w:szCs w:val="18"/>
        </w:rPr>
        <w:t>. Disponível em: http://www.julianbeever.net/index.php/phoca-gallery-3d. Acesso em: 16 nov.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http://www2.fc.unesp.br/wrva/artigos/50464.pdf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3244FCCA"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(Cbie 2018)</w:t>
      </w:r>
      <w:r w:rsidRPr="7C9F7D0A">
        <w:rPr>
          <w:sz w:val="18"/>
          <w:szCs w:val="18"/>
        </w:rPr>
        <w:t>, [S.L.], v. 7, n. 1, p. 187-190, 28 out. 2018. Disponível em: https://br-ie.org/pub/index.php/wcbie/article/view/8229. Acesso em: 20 set. 2020.</w:t>
      </w:r>
    </w:p>
    <w:p w14:paraId="79BAAE58" w14:textId="77777777" w:rsidR="00917E77" w:rsidRPr="00917E77" w:rsidRDefault="00917E77" w:rsidP="00355F9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090B9043" w14:textId="5163B8F0"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Harumi. Ensinando Conteúdos Matemáticos Usando Anamorfose. </w:t>
      </w:r>
      <w:r w:rsidRPr="009E321C">
        <w:rPr>
          <w:b/>
          <w:bCs/>
          <w:sz w:val="18"/>
          <w:szCs w:val="18"/>
          <w:lang w:val="en-US"/>
        </w:rPr>
        <w:t>Proceeding Series Of The Brazilian Society Of Computational And Applied Mathematics</w:t>
      </w:r>
      <w:r w:rsidRPr="009E321C">
        <w:rPr>
          <w:sz w:val="18"/>
          <w:szCs w:val="18"/>
          <w:lang w:val="en-US"/>
        </w:rPr>
        <w:t xml:space="preserve">, [S.L.], v. 2, n. 1, 19 dez. 2014. </w:t>
      </w:r>
      <w:r w:rsidRPr="00632822">
        <w:rPr>
          <w:sz w:val="18"/>
          <w:szCs w:val="18"/>
        </w:rPr>
        <w:t xml:space="preserve">SBMAC. http://dx.doi.org/10.5540/03.2014.002.01.0131. Disponível em: https://proceedings.sbmac.emnuvens.com.br/sbmac/article/view/256/258. </w:t>
      </w:r>
      <w:r w:rsidRPr="009E321C">
        <w:rPr>
          <w:sz w:val="18"/>
          <w:szCs w:val="18"/>
          <w:lang w:val="en-US"/>
        </w:rPr>
        <w:t>Acesso em: 10 nov.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r w:rsidRPr="008E77DC">
        <w:rPr>
          <w:b/>
          <w:bCs/>
          <w:sz w:val="18"/>
          <w:szCs w:val="18"/>
        </w:rPr>
        <w:t>Periodic Table of Elements</w:t>
      </w:r>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In: SYMPOSIUM ON VIRTUAL REALITY, 8., 2006, Belém. Livro do Pré-Simpósio. [S. L.]: Sbc, 2006. p. 22-38. Disponível em: https://pcs.usp.br/interlab/wp-content/uploads/sites/21/2018/01/Fundamentos_e_Tecnologia_de_Realidade_Virtual_e_Aumentada-v22-11-06.pdf.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Luis Thiago Gallerani;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72" w:name="_Hlk53160444"/>
      <w:r w:rsidRPr="009E321C">
        <w:rPr>
          <w:sz w:val="18"/>
          <w:szCs w:val="18"/>
          <w:lang w:val="en-US"/>
        </w:rPr>
        <w:t xml:space="preserve">Acesso em: </w:t>
      </w:r>
      <w:bookmarkEnd w:id="72"/>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Of Health (Nih). </w:t>
      </w:r>
      <w:r w:rsidRPr="00DC3EC8">
        <w:rPr>
          <w:b/>
          <w:bCs/>
          <w:sz w:val="18"/>
          <w:szCs w:val="18"/>
        </w:rPr>
        <w:t>Water</w:t>
      </w:r>
      <w:r w:rsidRPr="00DC3EC8">
        <w:rPr>
          <w:sz w:val="18"/>
          <w:szCs w:val="18"/>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xml:space="preserve">. Revista Eletrônica Argentina-Brasil de Tecnologias da Informação e da Comunicação, [S.l.], v. 1, n. 2, mar. 2015. ISSN 2446-7634. Disponível em: </w:t>
      </w:r>
      <w:hyperlink r:id="rId24">
        <w:r w:rsidRPr="7C9F7D0A">
          <w:rPr>
            <w:sz w:val="18"/>
            <w:szCs w:val="18"/>
          </w:rPr>
          <w:t>https://revistas.setrem.com.br/index.php/reabtic/article/view/44</w:t>
        </w:r>
      </w:hyperlink>
      <w:r w:rsidRPr="7C9F7D0A">
        <w:rPr>
          <w:sz w:val="18"/>
          <w:szCs w:val="18"/>
        </w:rPr>
        <w:t xml:space="preserve">. Acesso em: 28 set. 2020. doi: </w:t>
      </w:r>
      <w:hyperlink r:id="rId25">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 . [S. L.]: Associação Sergipana de Ciência, 2013. p. 1-6. Disponível em: </w:t>
      </w:r>
      <w:r w:rsidRPr="0060020B">
        <w:rPr>
          <w:sz w:val="18"/>
          <w:szCs w:val="18"/>
        </w:rPr>
        <w:t>https://scientiaplena.org.br/sp/article/view/1517/812</w:t>
      </w:r>
      <w:r w:rsidRPr="7C9F7D0A">
        <w:rPr>
          <w:sz w:val="18"/>
          <w:szCs w:val="18"/>
        </w:rPr>
        <w:t>. Acesso em: 11 set.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Analecta - Centro Universitário Uniacademia,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4"/>
    <w:bookmarkEnd w:id="35"/>
    <w:bookmarkEnd w:id="36"/>
    <w:bookmarkEnd w:id="37"/>
    <w:bookmarkEnd w:id="38"/>
    <w:bookmarkEnd w:id="39"/>
    <w:bookmarkEnd w:id="40"/>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6"/>
          <w:headerReference w:type="first" r:id="rId27"/>
          <w:pgSz w:w="11907" w:h="16840" w:code="9"/>
          <w:pgMar w:top="1701" w:right="1134" w:bottom="1134" w:left="1701" w:header="720" w:footer="720" w:gutter="0"/>
          <w:pgNumType w:start="1"/>
          <w:cols w:space="708"/>
          <w:titlePg/>
          <w:docGrid w:linePitch="360"/>
        </w:sectPr>
      </w:pPr>
    </w:p>
    <w:p w14:paraId="1D278B24" w14:textId="5ACFEB4B" w:rsidR="0000224C" w:rsidRPr="00320BFA" w:rsidRDefault="0000224C" w:rsidP="0000224C">
      <w:pPr>
        <w:pStyle w:val="TF-xAvalTTULO"/>
      </w:pPr>
      <w:r w:rsidRPr="00320BFA">
        <w:lastRenderedPageBreak/>
        <w:t>FORMULÁRIO  DE  avaliação</w:t>
      </w:r>
      <w:r w:rsidR="006E25D2">
        <w:t xml:space="preserve"> </w:t>
      </w:r>
      <w:r w:rsidRPr="00320BFA">
        <w:t xml:space="preserve">– PROFESSOR </w:t>
      </w:r>
      <w:r>
        <w:t>AVALIADOR</w:t>
      </w:r>
    </w:p>
    <w:p w14:paraId="1111A5F1" w14:textId="4DEE9FEF" w:rsidR="0000224C" w:rsidRPr="00320BFA" w:rsidRDefault="0000224C" w:rsidP="0000224C">
      <w:pPr>
        <w:pStyle w:val="TF-xAvalLINHA"/>
      </w:pPr>
      <w:r w:rsidRPr="00320BFA">
        <w:t>Acadêmico(a):</w:t>
      </w:r>
      <w:ins w:id="73" w:author="Marcel Hugo" w:date="2020-12-01T12:09:00Z">
        <w:r w:rsidR="00204A37" w:rsidRPr="00204A37">
          <w:t xml:space="preserve"> </w:t>
        </w:r>
        <w:r w:rsidR="00204A37">
          <w:t>Leonardo Rovigo</w:t>
        </w:r>
      </w:ins>
      <w:del w:id="74" w:author="Marcel Hugo" w:date="2020-12-01T12:09:00Z">
        <w:r w:rsidRPr="00320BFA" w:rsidDel="00204A37">
          <w:tab/>
        </w:r>
      </w:del>
    </w:p>
    <w:p w14:paraId="6D17DB6D" w14:textId="4832BCE4" w:rsidR="0000224C" w:rsidRPr="00320BFA" w:rsidRDefault="0000224C" w:rsidP="0000224C">
      <w:pPr>
        <w:pStyle w:val="TF-xAvalLINHA"/>
      </w:pPr>
      <w:r w:rsidRPr="00320BFA">
        <w:t>Avaliador(a):</w:t>
      </w:r>
      <w:r w:rsidRPr="00320BFA">
        <w:tab/>
      </w:r>
      <w:del w:id="75" w:author="Marcel Hugo" w:date="2020-12-01T12:09:00Z">
        <w:r w:rsidDel="00204A37">
          <w:tab/>
        </w:r>
      </w:del>
      <w:ins w:id="76" w:author="Marcel Hugo" w:date="2020-12-01T12:09:00Z">
        <w:r w:rsidR="00204A37">
          <w:t>Marcel Hugo</w:t>
        </w:r>
      </w:ins>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973D8F"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973D8F" w:rsidRPr="0000224C" w:rsidRDefault="00973D8F" w:rsidP="00973D8F">
            <w:pPr>
              <w:pStyle w:val="TF-xAvalITEMTABELA"/>
            </w:pPr>
            <w:r w:rsidRPr="00973D8F">
              <w:rPr>
                <w:rPrChange w:id="77" w:author="Marcel Hugo" w:date="2020-12-01T12:10:00Z">
                  <w:rPr/>
                </w:rPrChange>
              </w:rPr>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973D8F" w:rsidRPr="00320BFA" w:rsidRDefault="00973D8F" w:rsidP="00973D8F">
            <w:pPr>
              <w:pStyle w:val="TF-xAvalITEM"/>
              <w:numPr>
                <w:ilvl w:val="0"/>
                <w:numId w:val="18"/>
              </w:numPr>
            </w:pPr>
            <w:r w:rsidRPr="00320BFA">
              <w:t>INTRODUÇÃO</w:t>
            </w:r>
          </w:p>
          <w:p w14:paraId="2139C072" w14:textId="77777777" w:rsidR="00973D8F" w:rsidRPr="00320BFA" w:rsidRDefault="00973D8F" w:rsidP="00973D8F">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2BC3D198" w:rsidR="00973D8F" w:rsidRPr="00320BFA" w:rsidRDefault="002E1AF4" w:rsidP="00973D8F">
            <w:pPr>
              <w:keepNext w:val="0"/>
              <w:keepLines w:val="0"/>
              <w:ind w:left="709" w:hanging="709"/>
              <w:jc w:val="both"/>
              <w:rPr>
                <w:sz w:val="18"/>
              </w:rPr>
            </w:pPr>
            <w:ins w:id="78" w:author="Marcel Hugo" w:date="2020-12-01T12:11: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5F152775" w14:textId="124C8A2A" w:rsidR="00973D8F" w:rsidRPr="00320BFA" w:rsidRDefault="00973D8F" w:rsidP="00973D8F">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973D8F" w:rsidRPr="00320BFA" w:rsidRDefault="00973D8F" w:rsidP="00973D8F">
            <w:pPr>
              <w:keepNext w:val="0"/>
              <w:keepLines w:val="0"/>
              <w:ind w:left="709" w:hanging="709"/>
              <w:jc w:val="both"/>
              <w:rPr>
                <w:sz w:val="18"/>
              </w:rPr>
            </w:pPr>
          </w:p>
        </w:tc>
      </w:tr>
      <w:tr w:rsidR="00973D8F"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973D8F" w:rsidRPr="00320BFA" w:rsidRDefault="00973D8F" w:rsidP="00973D8F">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1D5D2DD9" w:rsidR="00973D8F" w:rsidRPr="00320BFA" w:rsidRDefault="002E1AF4" w:rsidP="00973D8F">
            <w:pPr>
              <w:keepNext w:val="0"/>
              <w:keepLines w:val="0"/>
              <w:ind w:left="709" w:hanging="709"/>
              <w:jc w:val="both"/>
              <w:rPr>
                <w:sz w:val="18"/>
              </w:rPr>
            </w:pPr>
            <w:ins w:id="79" w:author="Marcel Hugo" w:date="2020-12-01T12:1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E9897CF" w14:textId="1AB4A757"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973D8F" w:rsidRPr="00320BFA" w:rsidRDefault="00973D8F" w:rsidP="00973D8F">
            <w:pPr>
              <w:keepNext w:val="0"/>
              <w:keepLines w:val="0"/>
              <w:ind w:left="709" w:hanging="709"/>
              <w:jc w:val="both"/>
              <w:rPr>
                <w:sz w:val="18"/>
              </w:rPr>
            </w:pPr>
          </w:p>
        </w:tc>
      </w:tr>
      <w:tr w:rsidR="00973D8F"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973D8F" w:rsidRPr="00320BFA" w:rsidRDefault="00973D8F" w:rsidP="00973D8F">
            <w:pPr>
              <w:pStyle w:val="TF-xAvalITEM"/>
            </w:pPr>
            <w:r w:rsidRPr="00320BFA">
              <w:t>OBJETIVOS</w:t>
            </w:r>
          </w:p>
          <w:p w14:paraId="19CBDF08" w14:textId="77777777" w:rsidR="00973D8F" w:rsidRPr="00320BFA" w:rsidRDefault="00973D8F" w:rsidP="00973D8F">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5271D95F" w:rsidR="00973D8F" w:rsidRPr="00320BFA" w:rsidRDefault="00265F86" w:rsidP="00973D8F">
            <w:pPr>
              <w:keepNext w:val="0"/>
              <w:keepLines w:val="0"/>
              <w:ind w:left="709" w:hanging="709"/>
              <w:jc w:val="both"/>
              <w:rPr>
                <w:sz w:val="18"/>
              </w:rPr>
            </w:pPr>
            <w:ins w:id="80" w:author="Marcel Hugo" w:date="2020-12-01T12:1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881FDED" w14:textId="74AD0473"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973D8F" w:rsidRPr="00320BFA" w:rsidRDefault="00973D8F" w:rsidP="00973D8F">
            <w:pPr>
              <w:keepNext w:val="0"/>
              <w:keepLines w:val="0"/>
              <w:ind w:left="709" w:hanging="709"/>
              <w:jc w:val="both"/>
              <w:rPr>
                <w:sz w:val="18"/>
              </w:rPr>
            </w:pPr>
          </w:p>
        </w:tc>
      </w:tr>
      <w:tr w:rsidR="00973D8F"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973D8F" w:rsidRPr="00320BFA" w:rsidRDefault="00973D8F" w:rsidP="00973D8F">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973D8F" w:rsidRPr="00320BFA" w:rsidRDefault="00973D8F" w:rsidP="00973D8F">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38D1411E" w:rsidR="00973D8F" w:rsidRPr="00320BFA" w:rsidRDefault="00973D8F" w:rsidP="00973D8F">
            <w:pPr>
              <w:keepNext w:val="0"/>
              <w:keepLines w:val="0"/>
              <w:ind w:left="709" w:hanging="709"/>
              <w:jc w:val="both"/>
              <w:rPr>
                <w:sz w:val="18"/>
              </w:rPr>
            </w:pPr>
            <w:ins w:id="81" w:author="Marcel Hugo" w:date="2020-12-01T12:1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973D8F" w:rsidRPr="00320BFA" w:rsidRDefault="00973D8F" w:rsidP="00973D8F">
            <w:pPr>
              <w:keepNext w:val="0"/>
              <w:keepLines w:val="0"/>
              <w:ind w:left="709" w:hanging="709"/>
              <w:jc w:val="both"/>
              <w:rPr>
                <w:sz w:val="18"/>
              </w:rPr>
            </w:pPr>
          </w:p>
        </w:tc>
      </w:tr>
      <w:tr w:rsidR="00973D8F"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973D8F" w:rsidRPr="00320BFA" w:rsidRDefault="00973D8F" w:rsidP="00973D8F">
            <w:pPr>
              <w:pStyle w:val="TF-xAvalITEM"/>
            </w:pPr>
            <w:r w:rsidRPr="00320BFA">
              <w:t>TRABALHOS CORRELATOS</w:t>
            </w:r>
          </w:p>
          <w:p w14:paraId="3909A3E5" w14:textId="77777777" w:rsidR="00973D8F" w:rsidRPr="00320BFA" w:rsidRDefault="00973D8F" w:rsidP="00973D8F">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4EBBE5C7" w:rsidR="00973D8F" w:rsidRPr="00320BFA" w:rsidRDefault="00973D8F" w:rsidP="00973D8F">
            <w:pPr>
              <w:keepNext w:val="0"/>
              <w:keepLines w:val="0"/>
              <w:ind w:left="709" w:hanging="709"/>
              <w:jc w:val="both"/>
              <w:rPr>
                <w:sz w:val="18"/>
              </w:rPr>
            </w:pPr>
            <w:ins w:id="82" w:author="Marcel Hugo" w:date="2020-12-01T12:1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CEDF06C" w14:textId="77777777"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973D8F" w:rsidRPr="00320BFA" w:rsidRDefault="00973D8F" w:rsidP="00973D8F">
            <w:pPr>
              <w:keepNext w:val="0"/>
              <w:keepLines w:val="0"/>
              <w:ind w:left="709" w:hanging="709"/>
              <w:jc w:val="both"/>
              <w:rPr>
                <w:sz w:val="18"/>
              </w:rPr>
            </w:pPr>
          </w:p>
        </w:tc>
      </w:tr>
      <w:tr w:rsidR="00973D8F"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973D8F" w:rsidRPr="00320BFA" w:rsidRDefault="00973D8F" w:rsidP="00973D8F">
            <w:pPr>
              <w:pStyle w:val="TF-xAvalITEM"/>
            </w:pPr>
            <w:r w:rsidRPr="00320BFA">
              <w:t>JUSTIFICATIVA</w:t>
            </w:r>
          </w:p>
          <w:p w14:paraId="32C0D5EA" w14:textId="77777777" w:rsidR="00973D8F" w:rsidRPr="00320BFA" w:rsidRDefault="00973D8F" w:rsidP="00973D8F">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196AE0E2" w:rsidR="00973D8F" w:rsidRPr="00320BFA" w:rsidRDefault="00973D8F" w:rsidP="00973D8F">
            <w:pPr>
              <w:keepNext w:val="0"/>
              <w:keepLines w:val="0"/>
              <w:ind w:left="709" w:hanging="709"/>
              <w:jc w:val="both"/>
              <w:rPr>
                <w:sz w:val="18"/>
              </w:rPr>
            </w:pPr>
            <w:ins w:id="83" w:author="Marcel Hugo" w:date="2020-12-01T12:1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A9A8E43" w14:textId="77777777"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973D8F" w:rsidRPr="00320BFA" w:rsidRDefault="00973D8F" w:rsidP="00973D8F">
            <w:pPr>
              <w:keepNext w:val="0"/>
              <w:keepLines w:val="0"/>
              <w:ind w:left="709" w:hanging="709"/>
              <w:jc w:val="both"/>
              <w:rPr>
                <w:sz w:val="18"/>
              </w:rPr>
            </w:pPr>
          </w:p>
        </w:tc>
      </w:tr>
      <w:tr w:rsidR="00973D8F"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973D8F" w:rsidRPr="00320BFA" w:rsidRDefault="00973D8F" w:rsidP="00973D8F">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3979F828" w:rsidR="00973D8F" w:rsidRPr="00320BFA" w:rsidRDefault="00973D8F" w:rsidP="00973D8F">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1731E7AE" w:rsidR="00973D8F" w:rsidRPr="00320BFA" w:rsidRDefault="00265F86" w:rsidP="00973D8F">
            <w:pPr>
              <w:keepNext w:val="0"/>
              <w:keepLines w:val="0"/>
              <w:ind w:left="709" w:hanging="709"/>
              <w:jc w:val="both"/>
              <w:rPr>
                <w:sz w:val="18"/>
              </w:rPr>
            </w:pPr>
            <w:ins w:id="84" w:author="Marcel Hugo" w:date="2020-12-01T12: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973D8F" w:rsidRPr="00320BFA" w:rsidRDefault="00973D8F" w:rsidP="00973D8F">
            <w:pPr>
              <w:keepNext w:val="0"/>
              <w:keepLines w:val="0"/>
              <w:ind w:left="709" w:hanging="709"/>
              <w:jc w:val="both"/>
              <w:rPr>
                <w:sz w:val="18"/>
              </w:rPr>
            </w:pPr>
          </w:p>
        </w:tc>
      </w:tr>
      <w:tr w:rsidR="00973D8F"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973D8F" w:rsidRPr="00320BFA" w:rsidRDefault="00973D8F" w:rsidP="00973D8F">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24796F26" w:rsidR="00973D8F" w:rsidRPr="00320BFA" w:rsidRDefault="00265F86" w:rsidP="00973D8F">
            <w:pPr>
              <w:keepNext w:val="0"/>
              <w:keepLines w:val="0"/>
              <w:ind w:left="709" w:hanging="709"/>
              <w:jc w:val="both"/>
              <w:rPr>
                <w:sz w:val="18"/>
              </w:rPr>
            </w:pPr>
            <w:ins w:id="85" w:author="Marcel Hugo" w:date="2020-12-01T12:12: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E69138F" w14:textId="7091CD2F"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973D8F" w:rsidRPr="00320BFA" w:rsidRDefault="00973D8F" w:rsidP="00973D8F">
            <w:pPr>
              <w:keepNext w:val="0"/>
              <w:keepLines w:val="0"/>
              <w:ind w:left="709" w:hanging="709"/>
              <w:jc w:val="both"/>
              <w:rPr>
                <w:sz w:val="18"/>
              </w:rPr>
            </w:pPr>
          </w:p>
        </w:tc>
      </w:tr>
      <w:tr w:rsidR="00973D8F"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973D8F" w:rsidRPr="00320BFA" w:rsidRDefault="00973D8F" w:rsidP="00973D8F">
            <w:pPr>
              <w:pStyle w:val="TF-xAvalITEM"/>
            </w:pPr>
            <w:r w:rsidRPr="00320BFA">
              <w:t>REQUISITOS PRINCIPAIS DO PROBLEMA A SER TRABALHADO</w:t>
            </w:r>
          </w:p>
          <w:p w14:paraId="77272C92" w14:textId="77777777" w:rsidR="00973D8F" w:rsidRPr="00320BFA" w:rsidRDefault="00973D8F" w:rsidP="00973D8F">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51F3C767" w:rsidR="00973D8F" w:rsidRPr="00320BFA" w:rsidRDefault="00973D8F" w:rsidP="00973D8F">
            <w:pPr>
              <w:keepNext w:val="0"/>
              <w:keepLines w:val="0"/>
              <w:ind w:left="709" w:hanging="709"/>
              <w:jc w:val="both"/>
              <w:rPr>
                <w:sz w:val="18"/>
              </w:rPr>
            </w:pPr>
            <w:ins w:id="86" w:author="Marcel Hugo" w:date="2020-12-01T12:1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EF5A168" w14:textId="77777777"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973D8F" w:rsidRPr="00320BFA" w:rsidRDefault="00973D8F" w:rsidP="00973D8F">
            <w:pPr>
              <w:keepNext w:val="0"/>
              <w:keepLines w:val="0"/>
              <w:ind w:left="709" w:hanging="709"/>
              <w:jc w:val="both"/>
              <w:rPr>
                <w:sz w:val="18"/>
              </w:rPr>
            </w:pPr>
          </w:p>
        </w:tc>
      </w:tr>
      <w:tr w:rsidR="00973D8F"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973D8F" w:rsidRPr="00320BFA" w:rsidRDefault="00973D8F" w:rsidP="00973D8F">
            <w:pPr>
              <w:pStyle w:val="TF-xAvalITEM"/>
            </w:pPr>
            <w:r w:rsidRPr="00320BFA">
              <w:t>METODOLOGIA</w:t>
            </w:r>
          </w:p>
          <w:p w14:paraId="360C4801" w14:textId="77777777" w:rsidR="00973D8F" w:rsidRPr="00320BFA" w:rsidRDefault="00973D8F" w:rsidP="00973D8F">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2262DF93" w:rsidR="00973D8F" w:rsidRPr="00320BFA" w:rsidRDefault="00DA24B3" w:rsidP="00973D8F">
            <w:pPr>
              <w:keepNext w:val="0"/>
              <w:keepLines w:val="0"/>
              <w:ind w:left="709" w:hanging="709"/>
              <w:jc w:val="both"/>
              <w:rPr>
                <w:sz w:val="18"/>
              </w:rPr>
            </w:pPr>
            <w:ins w:id="87" w:author="Marcel Hugo" w:date="2020-12-01T12:12: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2024DF3" w14:textId="4627DFD2"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973D8F" w:rsidRPr="00320BFA" w:rsidRDefault="00973D8F" w:rsidP="00973D8F">
            <w:pPr>
              <w:keepNext w:val="0"/>
              <w:keepLines w:val="0"/>
              <w:ind w:left="709" w:hanging="709"/>
              <w:jc w:val="both"/>
              <w:rPr>
                <w:sz w:val="18"/>
              </w:rPr>
            </w:pPr>
          </w:p>
        </w:tc>
      </w:tr>
      <w:tr w:rsidR="00973D8F"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973D8F" w:rsidRPr="00320BFA" w:rsidRDefault="00973D8F" w:rsidP="00973D8F">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02C257D4" w:rsidR="00973D8F" w:rsidRPr="00320BFA" w:rsidRDefault="00DA24B3" w:rsidP="00973D8F">
            <w:pPr>
              <w:keepNext w:val="0"/>
              <w:keepLines w:val="0"/>
              <w:ind w:left="709" w:hanging="709"/>
              <w:jc w:val="both"/>
              <w:rPr>
                <w:sz w:val="18"/>
              </w:rPr>
            </w:pPr>
            <w:ins w:id="88" w:author="Marcel Hugo" w:date="2020-12-01T12:12: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1F25E5B" w14:textId="74B02000"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973D8F" w:rsidRPr="00320BFA" w:rsidRDefault="00973D8F" w:rsidP="00973D8F">
            <w:pPr>
              <w:keepNext w:val="0"/>
              <w:keepLines w:val="0"/>
              <w:ind w:left="709" w:hanging="709"/>
              <w:jc w:val="both"/>
              <w:rPr>
                <w:sz w:val="18"/>
              </w:rPr>
            </w:pPr>
          </w:p>
        </w:tc>
      </w:tr>
      <w:tr w:rsidR="00973D8F"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973D8F" w:rsidRPr="00320BFA" w:rsidRDefault="00973D8F" w:rsidP="00973D8F">
            <w:pPr>
              <w:pStyle w:val="TF-xAvalITEM"/>
            </w:pPr>
            <w:r w:rsidRPr="00320BFA">
              <w:t>REVISÃO BIBLIOGRÁFICA</w:t>
            </w:r>
            <w:r>
              <w:t xml:space="preserve"> (atenção para a diferença de conteúdo entre projeto e pré-projeto)</w:t>
            </w:r>
          </w:p>
          <w:p w14:paraId="338FC10C" w14:textId="77777777" w:rsidR="00973D8F" w:rsidRPr="00320BFA" w:rsidRDefault="00973D8F" w:rsidP="00973D8F">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FA5C849" w:rsidR="00973D8F" w:rsidRPr="00320BFA" w:rsidRDefault="00973D8F" w:rsidP="00973D8F">
            <w:pPr>
              <w:keepNext w:val="0"/>
              <w:keepLines w:val="0"/>
              <w:ind w:left="709" w:hanging="709"/>
              <w:jc w:val="both"/>
              <w:rPr>
                <w:sz w:val="18"/>
              </w:rPr>
            </w:pPr>
            <w:ins w:id="89" w:author="Marcel Hugo" w:date="2020-12-01T12:1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65564FF" w14:textId="77777777"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973D8F" w:rsidRPr="00320BFA" w:rsidRDefault="00973D8F" w:rsidP="00973D8F">
            <w:pPr>
              <w:keepNext w:val="0"/>
              <w:keepLines w:val="0"/>
              <w:ind w:left="709" w:hanging="709"/>
              <w:jc w:val="both"/>
              <w:rPr>
                <w:sz w:val="18"/>
              </w:rPr>
            </w:pPr>
          </w:p>
        </w:tc>
      </w:tr>
      <w:tr w:rsidR="00973D8F"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973D8F" w:rsidRPr="00320BFA" w:rsidRDefault="00973D8F" w:rsidP="00973D8F">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23C8A4DA" w:rsidR="00973D8F" w:rsidRPr="00320BFA" w:rsidRDefault="00DA24B3" w:rsidP="00973D8F">
            <w:pPr>
              <w:keepNext w:val="0"/>
              <w:keepLines w:val="0"/>
              <w:ind w:left="709" w:hanging="709"/>
              <w:jc w:val="both"/>
              <w:rPr>
                <w:sz w:val="18"/>
              </w:rPr>
            </w:pPr>
            <w:ins w:id="90" w:author="Marcel Hugo" w:date="2020-12-01T12:12: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39EF637B" w14:textId="63690B8C" w:rsidR="00973D8F" w:rsidRPr="00320BFA" w:rsidRDefault="00973D8F" w:rsidP="00973D8F">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973D8F" w:rsidRPr="00320BFA" w:rsidRDefault="00973D8F" w:rsidP="00973D8F">
            <w:pPr>
              <w:keepNext w:val="0"/>
              <w:keepLines w:val="0"/>
              <w:ind w:left="709" w:hanging="709"/>
              <w:jc w:val="both"/>
              <w:rPr>
                <w:sz w:val="18"/>
              </w:rPr>
            </w:pPr>
          </w:p>
        </w:tc>
      </w:tr>
      <w:tr w:rsidR="00973D8F"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973D8F" w:rsidRPr="0000224C" w:rsidRDefault="00973D8F" w:rsidP="00973D8F">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973D8F" w:rsidRPr="00320BFA" w:rsidRDefault="00973D8F" w:rsidP="00973D8F">
            <w:pPr>
              <w:pStyle w:val="TF-xAvalITEM"/>
            </w:pPr>
            <w:r w:rsidRPr="00320BFA">
              <w:t>LINGUAGEM USADA (redação)</w:t>
            </w:r>
          </w:p>
          <w:p w14:paraId="0910006A" w14:textId="77777777" w:rsidR="00973D8F" w:rsidRPr="00320BFA" w:rsidRDefault="00973D8F" w:rsidP="00973D8F">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4FECD738" w:rsidR="00973D8F" w:rsidRPr="00320BFA" w:rsidRDefault="00DA24B3" w:rsidP="00973D8F">
            <w:pPr>
              <w:keepNext w:val="0"/>
              <w:keepLines w:val="0"/>
              <w:ind w:left="709" w:hanging="709"/>
              <w:jc w:val="both"/>
              <w:rPr>
                <w:sz w:val="18"/>
              </w:rPr>
            </w:pPr>
            <w:ins w:id="91" w:author="Marcel Hugo" w:date="2020-12-01T12:12: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20FD8DD1" w14:textId="4C09659F" w:rsidR="00973D8F" w:rsidRPr="00320BFA" w:rsidRDefault="00973D8F" w:rsidP="00973D8F">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973D8F" w:rsidRPr="00320BFA" w:rsidRDefault="00973D8F" w:rsidP="00973D8F">
            <w:pPr>
              <w:keepNext w:val="0"/>
              <w:keepLines w:val="0"/>
              <w:ind w:left="709" w:hanging="709"/>
              <w:jc w:val="both"/>
              <w:rPr>
                <w:sz w:val="18"/>
              </w:rPr>
            </w:pPr>
          </w:p>
        </w:tc>
      </w:tr>
      <w:tr w:rsidR="00973D8F"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973D8F" w:rsidRPr="00320BFA" w:rsidRDefault="00973D8F" w:rsidP="00973D8F">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973D8F" w:rsidRPr="00320BFA" w:rsidRDefault="00973D8F" w:rsidP="00973D8F">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973D8F" w:rsidRPr="00320BFA" w:rsidRDefault="00973D8F" w:rsidP="00973D8F">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65C5B7CF" w:rsidR="00973D8F" w:rsidRPr="00320BFA" w:rsidRDefault="00973D8F" w:rsidP="00973D8F">
            <w:pPr>
              <w:keepNext w:val="0"/>
              <w:keepLines w:val="0"/>
              <w:ind w:left="709" w:hanging="709"/>
              <w:jc w:val="both"/>
              <w:rPr>
                <w:sz w:val="18"/>
              </w:rPr>
            </w:pPr>
            <w:ins w:id="92" w:author="Marcel Hugo" w:date="2020-12-01T12:10: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973D8F" w:rsidRPr="00320BFA" w:rsidRDefault="00973D8F" w:rsidP="00973D8F">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6883AE52" w:rsidR="0000224C" w:rsidRPr="0000224C" w:rsidRDefault="0000224C" w:rsidP="0000224C">
            <w:pPr>
              <w:keepNext w:val="0"/>
              <w:keepLines w:val="0"/>
              <w:spacing w:before="60" w:after="60"/>
              <w:jc w:val="center"/>
              <w:rPr>
                <w:sz w:val="18"/>
              </w:rPr>
            </w:pPr>
            <w:r w:rsidRPr="0000224C">
              <w:rPr>
                <w:sz w:val="20"/>
              </w:rPr>
              <w:t xml:space="preserve">(  </w:t>
            </w:r>
            <w:ins w:id="93" w:author="Marcel Hugo" w:date="2020-12-01T12:12:00Z">
              <w:r w:rsidR="00DA24B3">
                <w:rPr>
                  <w:sz w:val="20"/>
                </w:rPr>
                <w:t>X</w:t>
              </w:r>
            </w:ins>
            <w:del w:id="94" w:author="Marcel Hugo" w:date="2020-12-01T12:12:00Z">
              <w:r w:rsidRPr="0000224C" w:rsidDel="00DA24B3">
                <w:rPr>
                  <w:sz w:val="20"/>
                </w:rPr>
                <w:delText xml:space="preserve"> </w:delText>
              </w:r>
            </w:del>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6F2150CA" w:rsidR="0000224C" w:rsidRDefault="0000224C" w:rsidP="0000224C">
      <w:pPr>
        <w:pStyle w:val="TF-xAvalLINHA"/>
        <w:tabs>
          <w:tab w:val="left" w:leader="underscore" w:pos="6237"/>
        </w:tabs>
      </w:pPr>
      <w:r>
        <w:t xml:space="preserve">Assinatura: </w:t>
      </w:r>
      <w:r>
        <w:tab/>
      </w:r>
      <w:r>
        <w:tab/>
        <w:t xml:space="preserve"> Data: </w:t>
      </w:r>
      <w:del w:id="95" w:author="Marcel Hugo" w:date="2020-12-01T12:12:00Z">
        <w:r w:rsidDel="00DA24B3">
          <w:tab/>
        </w:r>
      </w:del>
      <w:ins w:id="96" w:author="Marcel Hugo" w:date="2020-12-01T12:12:00Z">
        <w:r w:rsidR="00DA24B3">
          <w:t>Bl</w:t>
        </w:r>
      </w:ins>
      <w:ins w:id="97" w:author="Marcel Hugo" w:date="2020-12-01T12:13:00Z">
        <w:r w:rsidR="00DA24B3">
          <w:t>umenau, 01/12/2020</w:t>
        </w:r>
      </w:ins>
    </w:p>
    <w:sectPr w:rsidR="0000224C" w:rsidSect="00EC2D7A">
      <w:headerReference w:type="default" r:id="rId28"/>
      <w:footerReference w:type="default" r:id="rId29"/>
      <w:headerReference w:type="first" r:id="rId30"/>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Marcel Hugo" w:date="2020-12-01T11:55:00Z" w:initials="MH">
    <w:p w14:paraId="12C6B559" w14:textId="63A6E1E1" w:rsidR="008E6139" w:rsidRDefault="008E6139">
      <w:pPr>
        <w:pStyle w:val="Textodecomentrio"/>
      </w:pPr>
      <w:r>
        <w:rPr>
          <w:rStyle w:val="Refdecomentrio"/>
        </w:rPr>
        <w:annotationRef/>
      </w:r>
      <w:r>
        <w:t xml:space="preserve">Caiu de paraquedas, pois até agora não falou </w:t>
      </w:r>
      <w:r w:rsidR="00D86C20">
        <w:t>disso e não citou que é uma forma de ilusão de ótica.</w:t>
      </w:r>
    </w:p>
  </w:comment>
  <w:comment w:id="27" w:author="Marcel Hugo" w:date="2020-12-01T11:51:00Z" w:initials="MH">
    <w:p w14:paraId="45485842" w14:textId="77777777" w:rsidR="00C00BF9" w:rsidRDefault="00C00BF9">
      <w:pPr>
        <w:pStyle w:val="Textodecomentrio"/>
      </w:pPr>
      <w:r>
        <w:rPr>
          <w:rStyle w:val="Refdecomentrio"/>
        </w:rPr>
        <w:annotationRef/>
      </w:r>
      <w:r>
        <w:t xml:space="preserve">Quem irá fazer essa análise? </w:t>
      </w:r>
      <w:r w:rsidR="00617580">
        <w:t xml:space="preserve">A ferramenta vai recolher dados de diferentes usuários para conseguir </w:t>
      </w:r>
      <w:r w:rsidR="00F30E65">
        <w:t>averiguar sua efetividade no aprendizado?</w:t>
      </w:r>
    </w:p>
    <w:p w14:paraId="121F457A" w14:textId="62E0A94A" w:rsidR="00F30E65" w:rsidRDefault="00F30E65">
      <w:pPr>
        <w:pStyle w:val="Textodecomentrio"/>
      </w:pPr>
      <w:r>
        <w:t xml:space="preserve">Ainda me parece que </w:t>
      </w:r>
      <w:r w:rsidR="00AC1743">
        <w:t>“guardar a quantidade de acertos” é apenas um requisito funcional.</w:t>
      </w:r>
    </w:p>
  </w:comment>
  <w:comment w:id="49" w:author="Marcel Hugo" w:date="2020-12-01T11:54:00Z" w:initials="MH">
    <w:p w14:paraId="50714016" w14:textId="65709C3A" w:rsidR="007A263B" w:rsidRDefault="007A263B">
      <w:pPr>
        <w:pStyle w:val="Textodecomentrio"/>
      </w:pPr>
      <w:r>
        <w:rPr>
          <w:rStyle w:val="Refdecomentrio"/>
        </w:rPr>
        <w:annotationRef/>
      </w:r>
      <w:r>
        <w:t xml:space="preserve">Ainda persiste o problema de </w:t>
      </w:r>
      <w:r w:rsidR="00D86C20">
        <w:t>não explicar o que pretende com a ilusão de ótica</w:t>
      </w:r>
      <w:r w:rsidR="00170F00">
        <w:t>. Por que a ilusão de ótica</w:t>
      </w:r>
      <w:r w:rsidR="000D311A">
        <w:t>, que engana o observador, pode ajudar a compreender melhor o conteúdo de química?</w:t>
      </w:r>
    </w:p>
  </w:comment>
  <w:comment w:id="50" w:author="Marcel Hugo" w:date="2020-12-01T11:53:00Z" w:initials="MH">
    <w:p w14:paraId="386EC2FF" w14:textId="74A54BE5" w:rsidR="00C22ADA" w:rsidRDefault="00C22ADA">
      <w:pPr>
        <w:pStyle w:val="Textodecomentrio"/>
      </w:pPr>
      <w:r>
        <w:rPr>
          <w:rStyle w:val="Refdecomentrio"/>
        </w:rPr>
        <w:annotationRef/>
      </w:r>
      <w:r>
        <w:t xml:space="preserve">Observe que essa afirmação está longe de analisar </w:t>
      </w:r>
      <w:r w:rsidR="002135EB">
        <w:t>a quantidade de acertos para verificar se houve aprendizado.</w:t>
      </w:r>
    </w:p>
  </w:comment>
  <w:comment w:id="51" w:author="Marcel Hugo" w:date="2020-12-01T11:58:00Z" w:initials="MH">
    <w:p w14:paraId="0EB89ECE" w14:textId="39861829" w:rsidR="00064776" w:rsidRDefault="00064776">
      <w:pPr>
        <w:pStyle w:val="Textodecomentrio"/>
      </w:pPr>
      <w:r>
        <w:rPr>
          <w:rStyle w:val="Refdecomentrio"/>
        </w:rPr>
        <w:annotationRef/>
      </w:r>
      <w:r>
        <w:t>Os enumeradores/itens estão em outro tamanho de fonte.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6B559" w15:done="0"/>
  <w15:commentEx w15:paraId="121F457A" w15:done="0"/>
  <w15:commentEx w15:paraId="50714016" w15:done="0"/>
  <w15:commentEx w15:paraId="386EC2FF" w15:done="0"/>
  <w15:commentEx w15:paraId="0EB89E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0ADC2" w16cex:dateUtc="2020-12-01T14:55:00Z"/>
  <w16cex:commentExtensible w16cex:durableId="2370ACB7" w16cex:dateUtc="2020-12-01T14:51:00Z"/>
  <w16cex:commentExtensible w16cex:durableId="2370AD91" w16cex:dateUtc="2020-12-01T14:54:00Z"/>
  <w16cex:commentExtensible w16cex:durableId="2370AD38" w16cex:dateUtc="2020-12-01T14:53:00Z"/>
  <w16cex:commentExtensible w16cex:durableId="2370AE72" w16cex:dateUtc="2020-12-01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6B559" w16cid:durableId="2370ADC2"/>
  <w16cid:commentId w16cid:paraId="121F457A" w16cid:durableId="2370ACB7"/>
  <w16cid:commentId w16cid:paraId="50714016" w16cid:durableId="2370AD91"/>
  <w16cid:commentId w16cid:paraId="386EC2FF" w16cid:durableId="2370AD38"/>
  <w16cid:commentId w16cid:paraId="0EB89ECE" w16cid:durableId="2370AE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FC0CC" w14:textId="77777777" w:rsidR="00391441" w:rsidRDefault="00391441">
      <w:r>
        <w:separator/>
      </w:r>
    </w:p>
  </w:endnote>
  <w:endnote w:type="continuationSeparator" w:id="0">
    <w:p w14:paraId="3330D912" w14:textId="77777777" w:rsidR="00391441" w:rsidRDefault="0039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5C07F" w14:textId="77777777" w:rsidR="00391441" w:rsidRDefault="00391441">
      <w:r>
        <w:separator/>
      </w:r>
    </w:p>
  </w:footnote>
  <w:footnote w:type="continuationSeparator" w:id="0">
    <w:p w14:paraId="4AEB92AF" w14:textId="77777777" w:rsidR="00391441" w:rsidRDefault="00391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el Hugo">
    <w15:presenceInfo w15:providerId="None" w15:userId="Marcel Hu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oNotTrackMoves/>
  <w:defaultTabStop w:val="709"/>
  <w:hyphenationZone w:val="425"/>
  <w:noPunctuationKerning/>
  <w:characterSpacingControl w:val="doNotCompress"/>
  <w:hdrShapeDefaults>
    <o:shapedefaults v:ext="edit" spidmax="6145"/>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641A"/>
    <w:rsid w:val="00052A07"/>
    <w:rsid w:val="000533DA"/>
    <w:rsid w:val="0005457F"/>
    <w:rsid w:val="000608E9"/>
    <w:rsid w:val="00061FEB"/>
    <w:rsid w:val="00064776"/>
    <w:rsid w:val="000667DF"/>
    <w:rsid w:val="00067BFB"/>
    <w:rsid w:val="0007209B"/>
    <w:rsid w:val="00073B90"/>
    <w:rsid w:val="00075792"/>
    <w:rsid w:val="00080E55"/>
    <w:rsid w:val="00080F9C"/>
    <w:rsid w:val="00083629"/>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648D"/>
    <w:rsid w:val="000D1294"/>
    <w:rsid w:val="000D212A"/>
    <w:rsid w:val="000D311A"/>
    <w:rsid w:val="000D77C2"/>
    <w:rsid w:val="000E039E"/>
    <w:rsid w:val="000E1DC7"/>
    <w:rsid w:val="000E27F9"/>
    <w:rsid w:val="000E2B1E"/>
    <w:rsid w:val="000E311F"/>
    <w:rsid w:val="000E3A68"/>
    <w:rsid w:val="000E6CE0"/>
    <w:rsid w:val="000F231D"/>
    <w:rsid w:val="000F7485"/>
    <w:rsid w:val="000F77E3"/>
    <w:rsid w:val="00104613"/>
    <w:rsid w:val="00106AD3"/>
    <w:rsid w:val="00107B02"/>
    <w:rsid w:val="001109FF"/>
    <w:rsid w:val="00111756"/>
    <w:rsid w:val="0011363A"/>
    <w:rsid w:val="00113A3F"/>
    <w:rsid w:val="00114A1F"/>
    <w:rsid w:val="001164FE"/>
    <w:rsid w:val="00116D26"/>
    <w:rsid w:val="00125084"/>
    <w:rsid w:val="00125277"/>
    <w:rsid w:val="001274F2"/>
    <w:rsid w:val="00135FFC"/>
    <w:rsid w:val="001375F7"/>
    <w:rsid w:val="001428F7"/>
    <w:rsid w:val="001554E9"/>
    <w:rsid w:val="00157F97"/>
    <w:rsid w:val="0016189F"/>
    <w:rsid w:val="00162BF1"/>
    <w:rsid w:val="0016560C"/>
    <w:rsid w:val="00167FBB"/>
    <w:rsid w:val="00170F00"/>
    <w:rsid w:val="00172364"/>
    <w:rsid w:val="001733C1"/>
    <w:rsid w:val="00175BC9"/>
    <w:rsid w:val="0018056A"/>
    <w:rsid w:val="0018129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B695B"/>
    <w:rsid w:val="001C0AA7"/>
    <w:rsid w:val="001C1143"/>
    <w:rsid w:val="001C12BC"/>
    <w:rsid w:val="001C33B0"/>
    <w:rsid w:val="001C57E6"/>
    <w:rsid w:val="001C5CBB"/>
    <w:rsid w:val="001D6234"/>
    <w:rsid w:val="001E004B"/>
    <w:rsid w:val="001E054D"/>
    <w:rsid w:val="001E2518"/>
    <w:rsid w:val="001E4C8E"/>
    <w:rsid w:val="001E5BC2"/>
    <w:rsid w:val="001E646A"/>
    <w:rsid w:val="001E682E"/>
    <w:rsid w:val="001F007F"/>
    <w:rsid w:val="001F0D36"/>
    <w:rsid w:val="001F6AA8"/>
    <w:rsid w:val="0020117D"/>
    <w:rsid w:val="00202F3F"/>
    <w:rsid w:val="00204A37"/>
    <w:rsid w:val="00204B22"/>
    <w:rsid w:val="00207383"/>
    <w:rsid w:val="00210BEC"/>
    <w:rsid w:val="002135EB"/>
    <w:rsid w:val="00215174"/>
    <w:rsid w:val="00220E63"/>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65F86"/>
    <w:rsid w:val="0027217F"/>
    <w:rsid w:val="00273C47"/>
    <w:rsid w:val="002741C1"/>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D1E99"/>
    <w:rsid w:val="002E020D"/>
    <w:rsid w:val="002E1840"/>
    <w:rsid w:val="002E1AF4"/>
    <w:rsid w:val="002E6DD1"/>
    <w:rsid w:val="002F027E"/>
    <w:rsid w:val="00302FB9"/>
    <w:rsid w:val="003043C3"/>
    <w:rsid w:val="003043E6"/>
    <w:rsid w:val="00305970"/>
    <w:rsid w:val="00310702"/>
    <w:rsid w:val="00310B5B"/>
    <w:rsid w:val="00312CEA"/>
    <w:rsid w:val="0031525C"/>
    <w:rsid w:val="00320BFA"/>
    <w:rsid w:val="0032378D"/>
    <w:rsid w:val="003241D3"/>
    <w:rsid w:val="00334AD1"/>
    <w:rsid w:val="00335048"/>
    <w:rsid w:val="00335677"/>
    <w:rsid w:val="00340AD0"/>
    <w:rsid w:val="00340B6D"/>
    <w:rsid w:val="00340C8E"/>
    <w:rsid w:val="00341171"/>
    <w:rsid w:val="00344540"/>
    <w:rsid w:val="003519A3"/>
    <w:rsid w:val="00353AA3"/>
    <w:rsid w:val="003558FD"/>
    <w:rsid w:val="00355F9C"/>
    <w:rsid w:val="003567A8"/>
    <w:rsid w:val="00362443"/>
    <w:rsid w:val="003651F5"/>
    <w:rsid w:val="0037046F"/>
    <w:rsid w:val="00377DA7"/>
    <w:rsid w:val="00383087"/>
    <w:rsid w:val="0038751C"/>
    <w:rsid w:val="00391441"/>
    <w:rsid w:val="00391B69"/>
    <w:rsid w:val="00393B11"/>
    <w:rsid w:val="00393B8B"/>
    <w:rsid w:val="00397345"/>
    <w:rsid w:val="003A2B7D"/>
    <w:rsid w:val="003A4A75"/>
    <w:rsid w:val="003A5366"/>
    <w:rsid w:val="003A5965"/>
    <w:rsid w:val="003A7CDD"/>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7F8"/>
    <w:rsid w:val="0042420A"/>
    <w:rsid w:val="004243D2"/>
    <w:rsid w:val="00424610"/>
    <w:rsid w:val="00424AD5"/>
    <w:rsid w:val="00435424"/>
    <w:rsid w:val="0043576D"/>
    <w:rsid w:val="0043667F"/>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28CC"/>
    <w:rsid w:val="004930DC"/>
    <w:rsid w:val="004939B2"/>
    <w:rsid w:val="00493B1A"/>
    <w:rsid w:val="0049495C"/>
    <w:rsid w:val="00497EF6"/>
    <w:rsid w:val="004A1F8A"/>
    <w:rsid w:val="004A364E"/>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3714"/>
    <w:rsid w:val="005240B3"/>
    <w:rsid w:val="00526C16"/>
    <w:rsid w:val="00527946"/>
    <w:rsid w:val="0053422B"/>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2AAA"/>
    <w:rsid w:val="00615B6E"/>
    <w:rsid w:val="00617580"/>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61FA"/>
    <w:rsid w:val="006C708A"/>
    <w:rsid w:val="006C7673"/>
    <w:rsid w:val="006C7CE8"/>
    <w:rsid w:val="006D0896"/>
    <w:rsid w:val="006D0F30"/>
    <w:rsid w:val="006D3BFC"/>
    <w:rsid w:val="006E2512"/>
    <w:rsid w:val="006E25D2"/>
    <w:rsid w:val="006F1226"/>
    <w:rsid w:val="0070391A"/>
    <w:rsid w:val="0070625E"/>
    <w:rsid w:val="00706334"/>
    <w:rsid w:val="00706486"/>
    <w:rsid w:val="00711A45"/>
    <w:rsid w:val="007142B0"/>
    <w:rsid w:val="007213FE"/>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62808"/>
    <w:rsid w:val="007722BF"/>
    <w:rsid w:val="007730D8"/>
    <w:rsid w:val="0077330C"/>
    <w:rsid w:val="007753E7"/>
    <w:rsid w:val="0077580B"/>
    <w:rsid w:val="00780F7A"/>
    <w:rsid w:val="00781167"/>
    <w:rsid w:val="00784727"/>
    <w:rsid w:val="00784FAF"/>
    <w:rsid w:val="007854B3"/>
    <w:rsid w:val="0078787D"/>
    <w:rsid w:val="00787FA8"/>
    <w:rsid w:val="007918D2"/>
    <w:rsid w:val="00792A60"/>
    <w:rsid w:val="0079415A"/>
    <w:rsid w:val="007944F8"/>
    <w:rsid w:val="007973E3"/>
    <w:rsid w:val="007A1883"/>
    <w:rsid w:val="007A263B"/>
    <w:rsid w:val="007B5918"/>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278A4"/>
    <w:rsid w:val="008301F9"/>
    <w:rsid w:val="008337DD"/>
    <w:rsid w:val="00833DE8"/>
    <w:rsid w:val="00833F47"/>
    <w:rsid w:val="008348C3"/>
    <w:rsid w:val="00835D62"/>
    <w:rsid w:val="008373B4"/>
    <w:rsid w:val="00837F80"/>
    <w:rsid w:val="008404C4"/>
    <w:rsid w:val="00844739"/>
    <w:rsid w:val="00846238"/>
    <w:rsid w:val="00847D37"/>
    <w:rsid w:val="0085001D"/>
    <w:rsid w:val="00853521"/>
    <w:rsid w:val="008543E7"/>
    <w:rsid w:val="0085781D"/>
    <w:rsid w:val="00862854"/>
    <w:rsid w:val="00871A41"/>
    <w:rsid w:val="008740D6"/>
    <w:rsid w:val="00874114"/>
    <w:rsid w:val="00874746"/>
    <w:rsid w:val="00880202"/>
    <w:rsid w:val="00886D76"/>
    <w:rsid w:val="008934B0"/>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F86"/>
    <w:rsid w:val="008E6139"/>
    <w:rsid w:val="008E77DC"/>
    <w:rsid w:val="008F2B1D"/>
    <w:rsid w:val="008F2DC1"/>
    <w:rsid w:val="008F70AD"/>
    <w:rsid w:val="00900DB1"/>
    <w:rsid w:val="009022BF"/>
    <w:rsid w:val="0090332B"/>
    <w:rsid w:val="00904B05"/>
    <w:rsid w:val="00911CD9"/>
    <w:rsid w:val="00912B71"/>
    <w:rsid w:val="009177FC"/>
    <w:rsid w:val="00917E77"/>
    <w:rsid w:val="00921157"/>
    <w:rsid w:val="00925F01"/>
    <w:rsid w:val="00931632"/>
    <w:rsid w:val="00932C92"/>
    <w:rsid w:val="00934C3B"/>
    <w:rsid w:val="009355CF"/>
    <w:rsid w:val="00940D4E"/>
    <w:rsid w:val="009420F5"/>
    <w:rsid w:val="009454E4"/>
    <w:rsid w:val="009470E7"/>
    <w:rsid w:val="009500A6"/>
    <w:rsid w:val="00962E22"/>
    <w:rsid w:val="00962E3A"/>
    <w:rsid w:val="0096683A"/>
    <w:rsid w:val="00967611"/>
    <w:rsid w:val="00973D8F"/>
    <w:rsid w:val="00981600"/>
    <w:rsid w:val="009839BD"/>
    <w:rsid w:val="00984240"/>
    <w:rsid w:val="00987F2B"/>
    <w:rsid w:val="00995B07"/>
    <w:rsid w:val="009A21BC"/>
    <w:rsid w:val="009A2619"/>
    <w:rsid w:val="009A5850"/>
    <w:rsid w:val="009A7D27"/>
    <w:rsid w:val="009B10D6"/>
    <w:rsid w:val="009B54A4"/>
    <w:rsid w:val="009B6E28"/>
    <w:rsid w:val="009D0976"/>
    <w:rsid w:val="009D4077"/>
    <w:rsid w:val="009D609F"/>
    <w:rsid w:val="009D65D0"/>
    <w:rsid w:val="009D7E91"/>
    <w:rsid w:val="009E135E"/>
    <w:rsid w:val="009E321C"/>
    <w:rsid w:val="009E3C92"/>
    <w:rsid w:val="009E44B3"/>
    <w:rsid w:val="009E4B91"/>
    <w:rsid w:val="009E54F4"/>
    <w:rsid w:val="009E71AD"/>
    <w:rsid w:val="009F1DF2"/>
    <w:rsid w:val="009F2BFA"/>
    <w:rsid w:val="009F2DF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467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1743"/>
    <w:rsid w:val="00AC4D5F"/>
    <w:rsid w:val="00AC7208"/>
    <w:rsid w:val="00AC7F83"/>
    <w:rsid w:val="00AD1D2C"/>
    <w:rsid w:val="00AD3B5D"/>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30554"/>
    <w:rsid w:val="00B30DEB"/>
    <w:rsid w:val="00B42041"/>
    <w:rsid w:val="00B43FBF"/>
    <w:rsid w:val="00B44F11"/>
    <w:rsid w:val="00B50505"/>
    <w:rsid w:val="00B51846"/>
    <w:rsid w:val="00B51CF6"/>
    <w:rsid w:val="00B52507"/>
    <w:rsid w:val="00B62979"/>
    <w:rsid w:val="00B70056"/>
    <w:rsid w:val="00B70166"/>
    <w:rsid w:val="00B75A5C"/>
    <w:rsid w:val="00B76786"/>
    <w:rsid w:val="00B779E9"/>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377"/>
    <w:rsid w:val="00C00B88"/>
    <w:rsid w:val="00C00BF9"/>
    <w:rsid w:val="00C06B2A"/>
    <w:rsid w:val="00C072B5"/>
    <w:rsid w:val="00C11A8F"/>
    <w:rsid w:val="00C1230D"/>
    <w:rsid w:val="00C211F3"/>
    <w:rsid w:val="00C22ADA"/>
    <w:rsid w:val="00C24D82"/>
    <w:rsid w:val="00C34591"/>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49B1"/>
    <w:rsid w:val="00C970CA"/>
    <w:rsid w:val="00C97F0A"/>
    <w:rsid w:val="00CA0DE0"/>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6E39"/>
    <w:rsid w:val="00CF72DA"/>
    <w:rsid w:val="00D04EF9"/>
    <w:rsid w:val="00D0769A"/>
    <w:rsid w:val="00D106B5"/>
    <w:rsid w:val="00D158DE"/>
    <w:rsid w:val="00D15B4E"/>
    <w:rsid w:val="00D177E7"/>
    <w:rsid w:val="00D2079F"/>
    <w:rsid w:val="00D25A47"/>
    <w:rsid w:val="00D447EF"/>
    <w:rsid w:val="00D476D4"/>
    <w:rsid w:val="00D505E2"/>
    <w:rsid w:val="00D56E27"/>
    <w:rsid w:val="00D62340"/>
    <w:rsid w:val="00D6498F"/>
    <w:rsid w:val="00D722C3"/>
    <w:rsid w:val="00D73A57"/>
    <w:rsid w:val="00D7463D"/>
    <w:rsid w:val="00D80F5A"/>
    <w:rsid w:val="00D814CA"/>
    <w:rsid w:val="00D83DE8"/>
    <w:rsid w:val="00D84943"/>
    <w:rsid w:val="00D85B03"/>
    <w:rsid w:val="00D86C20"/>
    <w:rsid w:val="00D90197"/>
    <w:rsid w:val="00D90E4A"/>
    <w:rsid w:val="00D91673"/>
    <w:rsid w:val="00D94AE7"/>
    <w:rsid w:val="00D95128"/>
    <w:rsid w:val="00D95A8C"/>
    <w:rsid w:val="00D966B3"/>
    <w:rsid w:val="00D970F0"/>
    <w:rsid w:val="00DA0D83"/>
    <w:rsid w:val="00DA1696"/>
    <w:rsid w:val="00DA2084"/>
    <w:rsid w:val="00DA24B3"/>
    <w:rsid w:val="00DA4540"/>
    <w:rsid w:val="00DA587E"/>
    <w:rsid w:val="00DA60F4"/>
    <w:rsid w:val="00DA72D4"/>
    <w:rsid w:val="00DB0F8B"/>
    <w:rsid w:val="00DB3052"/>
    <w:rsid w:val="00DB322B"/>
    <w:rsid w:val="00DB461C"/>
    <w:rsid w:val="00DB50C7"/>
    <w:rsid w:val="00DB6E0F"/>
    <w:rsid w:val="00DC2D17"/>
    <w:rsid w:val="00DC3EC8"/>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2252C"/>
    <w:rsid w:val="00E270C0"/>
    <w:rsid w:val="00E36D82"/>
    <w:rsid w:val="00E460B9"/>
    <w:rsid w:val="00E50A38"/>
    <w:rsid w:val="00E51601"/>
    <w:rsid w:val="00E51965"/>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0E65"/>
    <w:rsid w:val="00F31359"/>
    <w:rsid w:val="00F40690"/>
    <w:rsid w:val="00F43B8F"/>
    <w:rsid w:val="00F43F16"/>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B53D6"/>
    <w:rsid w:val="00FC2831"/>
    <w:rsid w:val="00FC2D40"/>
    <w:rsid w:val="00FC3600"/>
    <w:rsid w:val="00FC38CB"/>
    <w:rsid w:val="00FC4A9F"/>
    <w:rsid w:val="00FC5421"/>
    <w:rsid w:val="00FC565B"/>
    <w:rsid w:val="00FE006E"/>
    <w:rsid w:val="00FE197E"/>
    <w:rsid w:val="00FE36B9"/>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82206529">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1918828976">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dx.doi.org/10.5281/zenodo.59446"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revistas.setrem.com.br/index.php/reabtic/article/view/44"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11</Pages>
  <Words>4649</Words>
  <Characters>25108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Marcel Hugo</cp:lastModifiedBy>
  <cp:revision>29</cp:revision>
  <cp:lastPrinted>2015-03-26T13:00:00Z</cp:lastPrinted>
  <dcterms:created xsi:type="dcterms:W3CDTF">2020-11-17T22:16:00Z</dcterms:created>
  <dcterms:modified xsi:type="dcterms:W3CDTF">2020-12-01T15:13:00Z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