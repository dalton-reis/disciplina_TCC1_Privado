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9CB63B" w14:textId="1324C58B" w:rsidR="002B0EDC" w:rsidRPr="00B00E04" w:rsidRDefault="00AA60F5" w:rsidP="001E682E">
      <w:pPr>
        <w:pStyle w:val="TF-TTULO"/>
      </w:pPr>
      <w:bookmarkStart w:id="0" w:name="_Toc420723208"/>
      <w:bookmarkStart w:id="1" w:name="_Toc482682369"/>
      <w:bookmarkStart w:id="2" w:name="_Toc54164903"/>
      <w:bookmarkStart w:id="3" w:name="_Toc54165663"/>
      <w:bookmarkStart w:id="4" w:name="_Toc54169315"/>
      <w:bookmarkStart w:id="5" w:name="_Toc96347419"/>
      <w:bookmarkStart w:id="6" w:name="_Toc96357709"/>
      <w:bookmarkStart w:id="7" w:name="_Toc96491849"/>
      <w:bookmarkStart w:id="8" w:name="_Toc411603089"/>
      <w:r>
        <w:t>YOUBORDE</w:t>
      </w:r>
      <w:r w:rsidR="001F1F1C">
        <w:t>R</w:t>
      </w:r>
      <w:r>
        <w:t>LESS: UNINDO LINGUAGENS E CULTURAS</w:t>
      </w:r>
    </w:p>
    <w:p w14:paraId="6607C7C7" w14:textId="48C529F8" w:rsidR="001E682E" w:rsidRDefault="00941ECE" w:rsidP="001E682E">
      <w:pPr>
        <w:pStyle w:val="TF-AUTOR0"/>
      </w:pPr>
      <w:r>
        <w:t>Hugo Marcel Larsen</w:t>
      </w:r>
    </w:p>
    <w:p w14:paraId="25B59BC5" w14:textId="6380C539" w:rsidR="001E682E" w:rsidRDefault="00941ECE" w:rsidP="00941ECE">
      <w:pPr>
        <w:pStyle w:val="TF-AUTOR0"/>
      </w:pPr>
      <w:r w:rsidRPr="00941ECE">
        <w:t>Prof.ª Simone Erbs da Costa – Orientadora</w:t>
      </w:r>
    </w:p>
    <w:p w14:paraId="4325A3B1" w14:textId="768263B8" w:rsidR="00F255FC" w:rsidRPr="007D10F2" w:rsidRDefault="00F255FC" w:rsidP="00FC4A9F">
      <w:pPr>
        <w:pStyle w:val="Ttulo1"/>
      </w:pPr>
      <w:r w:rsidRPr="007D10F2">
        <w:t xml:space="preserve">Introdução 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5E4216A2" w14:textId="29FF51EB" w:rsidR="003D398C" w:rsidRPr="00D91BE8" w:rsidRDefault="00BC46F2" w:rsidP="00B47EF8">
      <w:pPr>
        <w:pStyle w:val="TF-TEXTO"/>
      </w:pPr>
      <w:r>
        <w:t>Em 11 de março de 2020</w:t>
      </w:r>
      <w:r w:rsidR="000B7D0F">
        <w:t>,</w:t>
      </w:r>
      <w:r>
        <w:t xml:space="preserve"> a Organização Mundial da Saúde</w:t>
      </w:r>
      <w:r w:rsidR="00112A0A">
        <w:t xml:space="preserve"> (OMS)</w:t>
      </w:r>
      <w:r w:rsidR="000B7D0F">
        <w:t xml:space="preserve"> declarou que o novo </w:t>
      </w:r>
      <w:r w:rsidR="009F5B29">
        <w:t>C</w:t>
      </w:r>
      <w:r w:rsidR="000B7D0F">
        <w:t xml:space="preserve">orona </w:t>
      </w:r>
      <w:r w:rsidR="009F5B29">
        <w:t>V</w:t>
      </w:r>
      <w:r w:rsidR="000B7D0F">
        <w:t>írus (</w:t>
      </w:r>
      <w:r w:rsidR="009F5B29" w:rsidRPr="000B7D0F">
        <w:t>nCoV-2019</w:t>
      </w:r>
      <w:r w:rsidR="009F5B29">
        <w:t xml:space="preserve"> ou </w:t>
      </w:r>
      <w:r w:rsidR="000B7D0F">
        <w:t xml:space="preserve">Sars-cov-2), causador da doença </w:t>
      </w:r>
      <w:r w:rsidR="001846D1" w:rsidRPr="00A50D59">
        <w:t>COrona V</w:t>
      </w:r>
      <w:r w:rsidR="001846D1">
        <w:t>Í</w:t>
      </w:r>
      <w:r w:rsidR="001846D1" w:rsidRPr="00A50D59">
        <w:t xml:space="preserve">rus Disease </w:t>
      </w:r>
      <w:r w:rsidR="001846D1">
        <w:t>2019 (COVID</w:t>
      </w:r>
      <w:r w:rsidR="000B7D0F">
        <w:t>-19</w:t>
      </w:r>
      <w:r w:rsidR="001846D1">
        <w:t>)</w:t>
      </w:r>
      <w:r w:rsidR="000B7D0F">
        <w:t xml:space="preserve">, </w:t>
      </w:r>
      <w:r w:rsidR="00386D16">
        <w:t>se tornou</w:t>
      </w:r>
      <w:r w:rsidR="000B7D0F">
        <w:t xml:space="preserve"> uma pandemia</w:t>
      </w:r>
      <w:r w:rsidR="00386D16">
        <w:t xml:space="preserve"> (BARROZO </w:t>
      </w:r>
      <w:r w:rsidR="00386D16">
        <w:rPr>
          <w:i/>
          <w:iCs/>
        </w:rPr>
        <w:t xml:space="preserve">et al. </w:t>
      </w:r>
      <w:r w:rsidR="00386D16">
        <w:t>2020)</w:t>
      </w:r>
      <w:r w:rsidR="000B7D0F">
        <w:t xml:space="preserve">. </w:t>
      </w:r>
      <w:r w:rsidR="00D91BE8">
        <w:t xml:space="preserve">Para monitorar o surto atual, medidas robustas foram tomadas em todo o mundo para reduzir a transmissão do </w:t>
      </w:r>
      <w:r w:rsidR="001846D1">
        <w:t>COVID-19</w:t>
      </w:r>
      <w:r w:rsidR="00D91BE8">
        <w:t xml:space="preserve">, especialmente proibindo voos internacionais, </w:t>
      </w:r>
      <w:r w:rsidR="00B55953">
        <w:t>criando</w:t>
      </w:r>
      <w:r w:rsidR="00D91BE8">
        <w:t xml:space="preserve"> </w:t>
      </w:r>
      <w:r w:rsidR="00205976">
        <w:t xml:space="preserve">protocolos </w:t>
      </w:r>
      <w:r w:rsidR="001941A8">
        <w:t>para</w:t>
      </w:r>
      <w:r w:rsidR="00205976">
        <w:t xml:space="preserve"> </w:t>
      </w:r>
      <w:r w:rsidR="00D91BE8" w:rsidRPr="00D91BE8">
        <w:rPr>
          <w:i/>
          <w:iCs/>
        </w:rPr>
        <w:t>lockdown</w:t>
      </w:r>
      <w:r w:rsidR="00574025">
        <w:rPr>
          <w:i/>
          <w:iCs/>
        </w:rPr>
        <w:t>s</w:t>
      </w:r>
      <w:r w:rsidR="00D91BE8">
        <w:rPr>
          <w:i/>
          <w:iCs/>
        </w:rPr>
        <w:t xml:space="preserve"> </w:t>
      </w:r>
      <w:r w:rsidR="00D91BE8">
        <w:t xml:space="preserve">em áreas vulneráveis </w:t>
      </w:r>
      <w:r w:rsidR="00C2305D">
        <w:t xml:space="preserve">e aplicando o </w:t>
      </w:r>
      <w:r w:rsidR="00D91BE8">
        <w:t xml:space="preserve">distanciamento social. </w:t>
      </w:r>
      <w:r w:rsidR="00D91BE8" w:rsidRPr="00D91BE8">
        <w:t xml:space="preserve">(HAMID </w:t>
      </w:r>
      <w:r w:rsidR="00D91BE8" w:rsidRPr="00AE1D87">
        <w:rPr>
          <w:i/>
          <w:iCs/>
        </w:rPr>
        <w:t>et al.</w:t>
      </w:r>
      <w:r w:rsidR="00D91BE8" w:rsidRPr="00D91BE8">
        <w:t>, 2020)</w:t>
      </w:r>
      <w:r w:rsidR="00D91BE8">
        <w:t>.</w:t>
      </w:r>
    </w:p>
    <w:p w14:paraId="16EA34A9" w14:textId="6E314955" w:rsidR="00AE76E3" w:rsidRDefault="00AE76E3" w:rsidP="00B47EF8">
      <w:pPr>
        <w:pStyle w:val="TF-TEXTO"/>
      </w:pPr>
      <w:r>
        <w:t xml:space="preserve">Segundo Deslandes e Coutinho (2020), durante o isolamento social, o acesso à internet foi crescendo exponencialmente, sendo o </w:t>
      </w:r>
      <w:r w:rsidR="00AD7609">
        <w:t>principal</w:t>
      </w:r>
      <w:r>
        <w:t xml:space="preserve"> meio de interatividade entre as pessoas.</w:t>
      </w:r>
      <w:r w:rsidR="00AD7609">
        <w:t xml:space="preserve"> Com base na diminuição social entre as pessoas e suas drásticas mudanças de cotidiano, espera-se que o uso da internet sirva de normalizador de situações que antes não eram possíveis </w:t>
      </w:r>
      <w:r w:rsidR="00AD7609" w:rsidRPr="00F66557">
        <w:t>off</w:t>
      </w:r>
      <w:r w:rsidR="00F66557">
        <w:t>-</w:t>
      </w:r>
      <w:r w:rsidR="00AD7609" w:rsidRPr="00F66557">
        <w:t>line</w:t>
      </w:r>
      <w:r w:rsidR="00AD7609">
        <w:rPr>
          <w:i/>
          <w:iCs/>
        </w:rPr>
        <w:t xml:space="preserve"> </w:t>
      </w:r>
      <w:r w:rsidR="00AD7609">
        <w:t>e não agravem os efeitos colaterais que o isolamento social pode causar, como: depressão, ansiedade, solidão, violências familiares e suicídios (DESLANDES; COUTINHO, 2020).</w:t>
      </w:r>
    </w:p>
    <w:p w14:paraId="73D73018" w14:textId="42F667E2" w:rsidR="007F3347" w:rsidRDefault="00B705B0" w:rsidP="00B47EF8">
      <w:pPr>
        <w:pStyle w:val="TF-TEXTO"/>
      </w:pPr>
      <w:r>
        <w:t>Nesse sentido, o</w:t>
      </w:r>
      <w:r w:rsidR="007F3347">
        <w:t xml:space="preserve"> Youtube é amplamente utilizado como suporte pedagógico por uma quantidade significativa de internautas brasileiros conforme pesquisas, sendo a plataforma mais acessada para fins de conhecimento (18%), seguida da TV Globo (17%) e do Facebook (8%) (NAGUMO; TELES; SILVA, 2020).</w:t>
      </w:r>
      <w:r w:rsidR="00AE1D87">
        <w:t xml:space="preserve"> Xavier </w:t>
      </w:r>
      <w:r w:rsidR="00AE1D87" w:rsidRPr="00AE1D87">
        <w:rPr>
          <w:i/>
          <w:iCs/>
        </w:rPr>
        <w:t>et al.</w:t>
      </w:r>
      <w:r w:rsidR="00AE1D87">
        <w:t xml:space="preserve"> (2019) também </w:t>
      </w:r>
      <w:r w:rsidR="004B0E39">
        <w:t>colocam</w:t>
      </w:r>
      <w:r w:rsidR="00AE1D87">
        <w:t xml:space="preserve"> o quanto o aparecimento de mídias e tecnologias, como o Youtube, ajudam tanto pessoas ouvintes como surdas, superando assim limites impostos no processo tradicional de ensino. </w:t>
      </w:r>
      <w:r w:rsidR="004B0E39">
        <w:t xml:space="preserve">Xavier </w:t>
      </w:r>
      <w:r w:rsidR="004B0E39" w:rsidRPr="00AE1D87">
        <w:rPr>
          <w:i/>
          <w:iCs/>
        </w:rPr>
        <w:t>et al.</w:t>
      </w:r>
      <w:r w:rsidR="004B0E39">
        <w:t xml:space="preserve"> (2019) ainda destacam a importância do uso do Youtube neste momento, devido a possibilidade de </w:t>
      </w:r>
      <w:r w:rsidR="00AE1D87">
        <w:t xml:space="preserve">professores e educadores </w:t>
      </w:r>
      <w:r w:rsidR="004B0E39">
        <w:t>o usarem visando uma maior inclusão social</w:t>
      </w:r>
      <w:r w:rsidR="00AE1D87">
        <w:t xml:space="preserve"> </w:t>
      </w:r>
      <w:r w:rsidR="004B0E39">
        <w:t>quando comparadas</w:t>
      </w:r>
      <w:r w:rsidR="00AE1D87">
        <w:t xml:space="preserve"> as ferramentas tradicionais de educação.</w:t>
      </w:r>
    </w:p>
    <w:p w14:paraId="0CB9B665" w14:textId="01FC15D5" w:rsidR="00AD7609" w:rsidRPr="00AD7609" w:rsidRDefault="00AD7609" w:rsidP="00B47EF8">
      <w:pPr>
        <w:pStyle w:val="TF-TEXTO"/>
      </w:pPr>
      <w:r>
        <w:t xml:space="preserve">Diante deste cenário, este trabalho propõe o desenvolvimento de um protótipo que </w:t>
      </w:r>
      <w:r w:rsidR="001846D1">
        <w:t xml:space="preserve">apoiará </w:t>
      </w:r>
      <w:r w:rsidR="00B630AE">
        <w:t>pessoas a entenderem transmissões ao vivo no Youtube, com auxílio de legendas. Conjectura-se que a construção deste protótipo quebre a barreira linguística entre conteúdos de interesse pessoal e auxilie em engajamentos interculturais e estudantis</w:t>
      </w:r>
      <w:r w:rsidR="00E06291">
        <w:t xml:space="preserve">. Assim, </w:t>
      </w:r>
      <w:r w:rsidR="009C6D0D">
        <w:t>objetivando também amenizar</w:t>
      </w:r>
      <w:r w:rsidR="002509DE">
        <w:t xml:space="preserve"> </w:t>
      </w:r>
      <w:r w:rsidR="00E06291">
        <w:t xml:space="preserve">os efeitos colaterais </w:t>
      </w:r>
      <w:r w:rsidR="002509DE">
        <w:t xml:space="preserve">citados </w:t>
      </w:r>
      <w:r w:rsidR="00E06291">
        <w:t>causados durante o período da pandemia</w:t>
      </w:r>
      <w:r w:rsidR="009C6D0D">
        <w:t xml:space="preserve"> do COVID-19.</w:t>
      </w:r>
    </w:p>
    <w:p w14:paraId="286B3BEA" w14:textId="494B7B93" w:rsidR="00F255FC" w:rsidRPr="007D10F2" w:rsidRDefault="00F255FC" w:rsidP="007D10F2">
      <w:pPr>
        <w:pStyle w:val="Ttulo2"/>
      </w:pPr>
      <w:bookmarkStart w:id="9" w:name="_Toc419598576"/>
      <w:bookmarkStart w:id="10" w:name="_Toc420721317"/>
      <w:bookmarkStart w:id="11" w:name="_Toc420721467"/>
      <w:bookmarkStart w:id="12" w:name="_Toc420721562"/>
      <w:bookmarkStart w:id="13" w:name="_Toc420721768"/>
      <w:bookmarkStart w:id="14" w:name="_Toc420723209"/>
      <w:bookmarkStart w:id="15" w:name="_Toc482682370"/>
      <w:bookmarkStart w:id="16" w:name="_Toc54164904"/>
      <w:bookmarkStart w:id="17" w:name="_Toc54165664"/>
      <w:bookmarkStart w:id="18" w:name="_Toc54169316"/>
      <w:bookmarkStart w:id="19" w:name="_Toc96347426"/>
      <w:bookmarkStart w:id="20" w:name="_Toc96357710"/>
      <w:bookmarkStart w:id="21" w:name="_Toc96491850"/>
      <w:bookmarkStart w:id="22" w:name="_Toc411603090"/>
      <w:r w:rsidRPr="007D10F2">
        <w:lastRenderedPageBreak/>
        <w:t>OBJETIVOS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14:paraId="67E1AD24" w14:textId="6A1EC8ED" w:rsidR="00C35E57" w:rsidRDefault="00B630AE" w:rsidP="00B47EF8">
      <w:pPr>
        <w:pStyle w:val="TF-TEXTO"/>
      </w:pPr>
      <w:r>
        <w:t xml:space="preserve">O objetivo geral do trabalho é </w:t>
      </w:r>
      <w:r w:rsidR="000117B6">
        <w:t>disponibilizar</w:t>
      </w:r>
      <w:r>
        <w:t xml:space="preserve"> um protótipo </w:t>
      </w:r>
      <w:r w:rsidR="004B0E39">
        <w:t>para auxiliar</w:t>
      </w:r>
      <w:r>
        <w:t xml:space="preserve"> pessoas a entenderem transmissões ao vivo pelo Youtube com a ajuda de legendas em seu idioma. Sendo os objetivos específicos:</w:t>
      </w:r>
    </w:p>
    <w:p w14:paraId="1931B8B8" w14:textId="2C3AE51F" w:rsidR="00B630AE" w:rsidRDefault="00821656" w:rsidP="00B630AE">
      <w:pPr>
        <w:pStyle w:val="TF-ALNEA"/>
      </w:pPr>
      <w:bookmarkStart w:id="23" w:name="_Hlk529278716"/>
      <w:r>
        <w:t>disponibilizar uma aplicação em ambiente web e móvel;</w:t>
      </w:r>
    </w:p>
    <w:p w14:paraId="33836021" w14:textId="5106D045" w:rsidR="00821D6D" w:rsidRDefault="00821D6D" w:rsidP="00A71E4C">
      <w:pPr>
        <w:pStyle w:val="TF-ALNEA"/>
      </w:pPr>
      <w:r>
        <w:t>promover a aprendizagem por meio de transcrições de transmissão ao vivo pelo Youtube</w:t>
      </w:r>
      <w:r w:rsidR="0046268C">
        <w:t>, assim como possibilitar a interação entre diferentes culturas</w:t>
      </w:r>
      <w:r>
        <w:t xml:space="preserve">, amenizando </w:t>
      </w:r>
      <w:r w:rsidR="004B0E39" w:rsidRPr="004B0E39">
        <w:t>os efeitos colaterais causados durante o período da pandemia do COVID-19</w:t>
      </w:r>
      <w:r>
        <w:t>;</w:t>
      </w:r>
    </w:p>
    <w:p w14:paraId="765E6D10" w14:textId="13649E3F" w:rsidR="00B630AE" w:rsidRDefault="00B630AE" w:rsidP="00B630AE">
      <w:pPr>
        <w:pStyle w:val="TF-ALNEA"/>
      </w:pPr>
      <w:r w:rsidRPr="00D26438">
        <w:t xml:space="preserve">modelar a relação entre </w:t>
      </w:r>
      <w:r>
        <w:t xml:space="preserve">os requisitos </w:t>
      </w:r>
      <w:r w:rsidR="00FA3FA4">
        <w:t>da aplicação</w:t>
      </w:r>
      <w:r>
        <w:t xml:space="preserve"> </w:t>
      </w:r>
      <w:r w:rsidRPr="00D26438">
        <w:t xml:space="preserve">e práticas consolidadas no </w:t>
      </w:r>
      <w:r>
        <w:t>design de interface c</w:t>
      </w:r>
      <w:r w:rsidRPr="00D26438">
        <w:t>omo a</w:t>
      </w:r>
      <w:r>
        <w:t xml:space="preserve">s heurísticas de Nielsen, </w:t>
      </w:r>
      <w:r w:rsidRPr="0024363E">
        <w:t>pelo método Relationship of M3C with User Requirements and Usability and Communicability Assessment in groupware (RURUCAg)</w:t>
      </w:r>
      <w:r>
        <w:t xml:space="preserve">, </w:t>
      </w:r>
      <w:r w:rsidRPr="00D26438">
        <w:t xml:space="preserve">possibilitando </w:t>
      </w:r>
      <w:r>
        <w:t>avaliar</w:t>
      </w:r>
      <w:r w:rsidRPr="00D26438">
        <w:t xml:space="preserve"> de maneira simples </w:t>
      </w:r>
      <w:r>
        <w:t>a usabilidade das aplicações disponibilizadas.</w:t>
      </w:r>
      <w:bookmarkEnd w:id="23"/>
    </w:p>
    <w:p w14:paraId="57BC30CB" w14:textId="77777777" w:rsidR="00A44581" w:rsidRDefault="00A44581" w:rsidP="00FC4A9F">
      <w:pPr>
        <w:pStyle w:val="Ttulo1"/>
      </w:pPr>
      <w:bookmarkStart w:id="24" w:name="_Toc419598587"/>
      <w:r>
        <w:t xml:space="preserve">trabalhos </w:t>
      </w:r>
      <w:r w:rsidRPr="00FC4A9F">
        <w:t>correlatos</w:t>
      </w:r>
    </w:p>
    <w:p w14:paraId="63FE7946" w14:textId="194AF437" w:rsidR="00FB3040" w:rsidRDefault="00FB3040" w:rsidP="00A44581">
      <w:pPr>
        <w:pStyle w:val="TF-TEXTO"/>
      </w:pPr>
      <w:r>
        <w:t>Nest</w:t>
      </w:r>
      <w:r w:rsidR="00C71A99">
        <w:t xml:space="preserve">a seção </w:t>
      </w:r>
      <w:r>
        <w:t xml:space="preserve">serão descritos três projetos correlatos que apresentam características diretamente relacionadas ao trabalho proposto. A </w:t>
      </w:r>
      <w:r w:rsidR="00C71A99">
        <w:t>sub</w:t>
      </w:r>
      <w:r>
        <w:t>seção 2.1 detalha</w:t>
      </w:r>
      <w:r w:rsidR="00CE5DFD">
        <w:t xml:space="preserve"> </w:t>
      </w:r>
      <w:r w:rsidR="00014A75">
        <w:t>o</w:t>
      </w:r>
      <w:r w:rsidR="00276AE5">
        <w:t xml:space="preserve"> uso de um microcontrolador para transcrever </w:t>
      </w:r>
      <w:r w:rsidR="00E977E6">
        <w:t xml:space="preserve">a </w:t>
      </w:r>
      <w:r w:rsidR="00276AE5">
        <w:t xml:space="preserve">voz </w:t>
      </w:r>
      <w:r w:rsidR="00E977E6">
        <w:t xml:space="preserve">humana </w:t>
      </w:r>
      <w:r w:rsidR="005C43A4">
        <w:t xml:space="preserve">por meio </w:t>
      </w:r>
      <w:r w:rsidR="00276AE5">
        <w:t>de um</w:t>
      </w:r>
      <w:r w:rsidR="00E977E6">
        <w:t xml:space="preserve"> </w:t>
      </w:r>
      <w:r w:rsidR="00E143BE">
        <w:t xml:space="preserve">hardware criado e um </w:t>
      </w:r>
      <w:r w:rsidR="00E977E6">
        <w:t>dispositivo Android</w:t>
      </w:r>
      <w:r w:rsidR="00E143BE">
        <w:t xml:space="preserve"> </w:t>
      </w:r>
      <w:r w:rsidR="00276AE5">
        <w:t>(</w:t>
      </w:r>
      <w:r w:rsidR="001C1A1C">
        <w:t>UKO</w:t>
      </w:r>
      <w:r w:rsidR="00276AE5">
        <w:t xml:space="preserve">; DUBUKUMAH; AYOSUBOMI, 2019). A </w:t>
      </w:r>
      <w:r w:rsidR="00C71A99">
        <w:t>sub</w:t>
      </w:r>
      <w:r w:rsidR="00276AE5">
        <w:t xml:space="preserve">seção 2.2 apresenta </w:t>
      </w:r>
      <w:r w:rsidR="00294CEE">
        <w:t>o desenvolvimento de um</w:t>
      </w:r>
      <w:r w:rsidR="00CD5821">
        <w:t>a</w:t>
      </w:r>
      <w:r w:rsidR="00294CEE">
        <w:t xml:space="preserve"> </w:t>
      </w:r>
      <w:r w:rsidR="00965BC2">
        <w:t xml:space="preserve">aplicação </w:t>
      </w:r>
      <w:r w:rsidR="00294CEE">
        <w:t>de computador para traduzir</w:t>
      </w:r>
      <w:r w:rsidR="007B352B">
        <w:t xml:space="preserve"> e</w:t>
      </w:r>
      <w:r w:rsidR="00640811">
        <w:t xml:space="preserve"> transcrever</w:t>
      </w:r>
      <w:r w:rsidR="00294CEE">
        <w:t xml:space="preserve"> o idioma </w:t>
      </w:r>
      <w:r w:rsidR="00640811">
        <w:t>f</w:t>
      </w:r>
      <w:r w:rsidR="00294CEE">
        <w:t xml:space="preserve">ilipino para </w:t>
      </w:r>
      <w:r w:rsidR="00AD6587">
        <w:t xml:space="preserve">o idioma </w:t>
      </w:r>
      <w:r w:rsidR="00640811">
        <w:t>c</w:t>
      </w:r>
      <w:r w:rsidR="00294CEE">
        <w:t>hinês (BAILON</w:t>
      </w:r>
      <w:r w:rsidR="00711459">
        <w:t xml:space="preserve"> </w:t>
      </w:r>
      <w:r w:rsidR="00711459" w:rsidRPr="00CD5821">
        <w:rPr>
          <w:i/>
          <w:iCs/>
        </w:rPr>
        <w:t>et al.</w:t>
      </w:r>
      <w:r w:rsidR="00616868" w:rsidRPr="00CD5821">
        <w:t>,</w:t>
      </w:r>
      <w:r w:rsidR="00616868">
        <w:t xml:space="preserve"> 2019</w:t>
      </w:r>
      <w:r w:rsidR="00294CEE">
        <w:t xml:space="preserve">). Por fim, a </w:t>
      </w:r>
      <w:r w:rsidR="00C71A99">
        <w:t>sub</w:t>
      </w:r>
      <w:r w:rsidR="00294CEE">
        <w:t xml:space="preserve">seção 2.3 descreve </w:t>
      </w:r>
      <w:r w:rsidR="00CD5821">
        <w:t>a</w:t>
      </w:r>
      <w:r w:rsidR="00294CEE">
        <w:t xml:space="preserve"> </w:t>
      </w:r>
      <w:r w:rsidR="00965BC2">
        <w:t>aplicação</w:t>
      </w:r>
      <w:r w:rsidR="00294CEE">
        <w:t xml:space="preserve"> de computador </w:t>
      </w:r>
      <w:r w:rsidR="00294CEE" w:rsidRPr="00965BC2">
        <w:t>KT-Speech-Crawler</w:t>
      </w:r>
      <w:r w:rsidR="00A50D59">
        <w:t>, na</w:t>
      </w:r>
      <w:r w:rsidR="00A96AC0">
        <w:t xml:space="preserve"> qual obtém dados de vídeos do Youtube </w:t>
      </w:r>
      <w:r w:rsidR="00CD5821">
        <w:t>para</w:t>
      </w:r>
      <w:r w:rsidR="00A96AC0">
        <w:t xml:space="preserve"> treina</w:t>
      </w:r>
      <w:r w:rsidR="00CD5821">
        <w:t xml:space="preserve">mento de </w:t>
      </w:r>
      <w:r w:rsidR="00F55C54">
        <w:t>Redes Neurais Artificiais (RNA)</w:t>
      </w:r>
      <w:r w:rsidR="00A96AC0">
        <w:t xml:space="preserve"> (LAKOMKIN</w:t>
      </w:r>
      <w:r w:rsidR="00711459">
        <w:t xml:space="preserve"> </w:t>
      </w:r>
      <w:r w:rsidR="00711459" w:rsidRPr="00CD5821">
        <w:rPr>
          <w:i/>
          <w:iCs/>
        </w:rPr>
        <w:t>et al.</w:t>
      </w:r>
      <w:r w:rsidR="00A96AC0">
        <w:t>, 201</w:t>
      </w:r>
      <w:r w:rsidR="00887C60">
        <w:t>8</w:t>
      </w:r>
      <w:r w:rsidR="00A96AC0">
        <w:t>).</w:t>
      </w:r>
    </w:p>
    <w:p w14:paraId="7C49B8C8" w14:textId="14D1D880" w:rsidR="00A44581" w:rsidRPr="00762FAD" w:rsidRDefault="00762FAD" w:rsidP="00A44581">
      <w:pPr>
        <w:pStyle w:val="Ttulo2"/>
        <w:spacing w:after="120" w:line="240" w:lineRule="auto"/>
        <w:rPr>
          <w:lang w:val="en-US"/>
        </w:rPr>
      </w:pPr>
      <w:r w:rsidRPr="00762FAD">
        <w:rPr>
          <w:lang w:val="en-US"/>
        </w:rPr>
        <w:t>Microcontroller Based Speech to Text Translation System</w:t>
      </w:r>
    </w:p>
    <w:p w14:paraId="3342BDD4" w14:textId="7D1F0782" w:rsidR="00A44581" w:rsidRDefault="001C1A1C" w:rsidP="00833914">
      <w:pPr>
        <w:pStyle w:val="TF-TEXTO"/>
        <w:ind w:firstLine="567"/>
      </w:pPr>
      <w:bookmarkStart w:id="25" w:name="_Hlk50480173"/>
      <w:r>
        <w:t>Uko</w:t>
      </w:r>
      <w:r w:rsidR="00A96AC0">
        <w:t>, Dubukumah e Ayosubomi (2019)</w:t>
      </w:r>
      <w:bookmarkEnd w:id="25"/>
      <w:r w:rsidR="00762FAD">
        <w:t xml:space="preserve"> propuseram uma solução para resolver os problemas de uma comunicação efetiva em tempo real entre pessoas. No desenvolvimento do projeto foi utilizado o microcontrolador ATMEGA328p como recurso principal</w:t>
      </w:r>
      <w:r w:rsidR="00582E09">
        <w:t xml:space="preserve"> e </w:t>
      </w:r>
      <w:r w:rsidR="002829A1">
        <w:t>“</w:t>
      </w:r>
      <w:r w:rsidR="00582E09">
        <w:t>cérebro</w:t>
      </w:r>
      <w:r w:rsidR="002829A1">
        <w:t>”</w:t>
      </w:r>
      <w:r w:rsidR="00582E09">
        <w:t xml:space="preserve"> do projeto; uma aplicação Android para captar a voz por um </w:t>
      </w:r>
      <w:r w:rsidR="00965BC2">
        <w:t>dispositivo móvel</w:t>
      </w:r>
      <w:r w:rsidR="00582E09">
        <w:t xml:space="preserve">; </w:t>
      </w:r>
      <w:r w:rsidR="000D7D26">
        <w:t>um visor</w:t>
      </w:r>
      <w:r w:rsidR="00582E09">
        <w:t xml:space="preserve"> </w:t>
      </w:r>
      <w:r w:rsidR="00CD5821" w:rsidRPr="00CD5821">
        <w:t>Liquid Crystal Display</w:t>
      </w:r>
      <w:r w:rsidR="00CD5821">
        <w:t xml:space="preserve"> (</w:t>
      </w:r>
      <w:r w:rsidR="00582E09">
        <w:t>LCD</w:t>
      </w:r>
      <w:r w:rsidR="00CD5821">
        <w:t>)</w:t>
      </w:r>
      <w:r w:rsidR="00582E09">
        <w:t xml:space="preserve"> para exibir o texto traduzido como a saída final para o usuário; </w:t>
      </w:r>
      <w:r w:rsidR="00CD5821">
        <w:t xml:space="preserve">um </w:t>
      </w:r>
      <w:r w:rsidR="00582E09">
        <w:t xml:space="preserve">módulo Bluetooth para transmitir os dados da voz da aplicação Android; e outros componentes </w:t>
      </w:r>
      <w:r w:rsidR="00681A4D">
        <w:t>como provedores de energia</w:t>
      </w:r>
      <w:r w:rsidR="005C43A4">
        <w:t xml:space="preserve"> (UKO; </w:t>
      </w:r>
      <w:r w:rsidR="005C43A4" w:rsidRPr="00965BC2">
        <w:t>DUBUKUMAH</w:t>
      </w:r>
      <w:r w:rsidR="005C43A4">
        <w:t xml:space="preserve">; </w:t>
      </w:r>
      <w:r w:rsidR="005C43A4" w:rsidRPr="00965BC2">
        <w:t>AYOSUBOMI</w:t>
      </w:r>
      <w:r w:rsidR="005C43A4">
        <w:t xml:space="preserve">, </w:t>
      </w:r>
      <w:r w:rsidR="005C43A4" w:rsidRPr="00965BC2">
        <w:t>2019)</w:t>
      </w:r>
      <w:r w:rsidR="005C43A4">
        <w:t>.</w:t>
      </w:r>
    </w:p>
    <w:p w14:paraId="46009753" w14:textId="588B99FC" w:rsidR="00833914" w:rsidRDefault="00582E09" w:rsidP="00833914">
      <w:pPr>
        <w:pStyle w:val="TF-TEXTO"/>
      </w:pPr>
      <w:r>
        <w:t xml:space="preserve">Segundo </w:t>
      </w:r>
      <w:r w:rsidR="001C1A1C">
        <w:t>Uko</w:t>
      </w:r>
      <w:r>
        <w:t>, Dubukumah e Ayosubomi (2019)</w:t>
      </w:r>
      <w:r w:rsidR="00531F06">
        <w:t>,</w:t>
      </w:r>
      <w:r>
        <w:t xml:space="preserve"> </w:t>
      </w:r>
      <w:r w:rsidR="008E4B88">
        <w:t xml:space="preserve">o trabalho </w:t>
      </w:r>
      <w:r w:rsidR="0027160A">
        <w:t xml:space="preserve">teve </w:t>
      </w:r>
      <w:r w:rsidR="008E4B88">
        <w:t xml:space="preserve">como objetivo </w:t>
      </w:r>
      <w:r w:rsidR="00372385">
        <w:t>transcrever a fala humana em texto</w:t>
      </w:r>
      <w:r w:rsidR="00A664FE">
        <w:t xml:space="preserve"> com um projeto de baixo custo</w:t>
      </w:r>
      <w:r w:rsidR="005C43A4">
        <w:t xml:space="preserve">. O intuito foi </w:t>
      </w:r>
      <w:r w:rsidR="00A664FE">
        <w:t xml:space="preserve">apresentar a </w:t>
      </w:r>
      <w:r w:rsidR="00A664FE">
        <w:lastRenderedPageBreak/>
        <w:t>metodologia, limitações, recomendações e aplicações para melhorar a comunicação humana com a integração de dispositivos eletrônico</w:t>
      </w:r>
      <w:r w:rsidR="00CD5821">
        <w:t xml:space="preserve">s, no qual </w:t>
      </w:r>
      <w:r w:rsidR="00965BC2">
        <w:t>não foi bem explorada</w:t>
      </w:r>
      <w:r w:rsidR="00A664FE">
        <w:t xml:space="preserve"> devido</w:t>
      </w:r>
      <w:r w:rsidR="00CD5821">
        <w:t xml:space="preserve"> </w:t>
      </w:r>
      <w:r w:rsidR="00A664FE">
        <w:t>complexidade</w:t>
      </w:r>
      <w:r w:rsidR="00CD5821">
        <w:t>s</w:t>
      </w:r>
      <w:r w:rsidR="00A664FE">
        <w:t xml:space="preserve"> como a captação de variações de sons para reconhecimento</w:t>
      </w:r>
      <w:r w:rsidR="00965BC2">
        <w:t xml:space="preserve"> (</w:t>
      </w:r>
      <w:r w:rsidR="001C1A1C">
        <w:t>UKO</w:t>
      </w:r>
      <w:r w:rsidR="00965BC2">
        <w:t>;</w:t>
      </w:r>
      <w:r w:rsidR="00965BC2" w:rsidRPr="00965BC2">
        <w:t xml:space="preserve"> DUBUKUMAH</w:t>
      </w:r>
      <w:r w:rsidR="00965BC2">
        <w:t xml:space="preserve">; </w:t>
      </w:r>
      <w:r w:rsidR="00965BC2" w:rsidRPr="00965BC2">
        <w:t>AYOSUBOMI</w:t>
      </w:r>
      <w:r w:rsidR="00965BC2">
        <w:t xml:space="preserve">, </w:t>
      </w:r>
      <w:r w:rsidR="00965BC2" w:rsidRPr="00965BC2">
        <w:t>2019)</w:t>
      </w:r>
      <w:r w:rsidR="00965BC2">
        <w:t>.</w:t>
      </w:r>
      <w:r w:rsidR="00531F06">
        <w:t xml:space="preserve"> Cabe destacar</w:t>
      </w:r>
      <w:r w:rsidR="00CD5821">
        <w:t>,</w:t>
      </w:r>
      <w:r w:rsidR="00531F06">
        <w:t xml:space="preserve"> algumas das características de </w:t>
      </w:r>
      <w:r w:rsidR="001C1A1C">
        <w:t>Uko</w:t>
      </w:r>
      <w:r w:rsidR="00531F06">
        <w:t xml:space="preserve">, Dubukumah e Ayosubomi (2019), como: reconhecimento de voz, transcrição de voz e </w:t>
      </w:r>
      <w:r w:rsidR="00CD5821">
        <w:t>disponibilização</w:t>
      </w:r>
      <w:r w:rsidR="00531F06">
        <w:t xml:space="preserve"> tanto na plataforma Android como por meio d</w:t>
      </w:r>
      <w:r w:rsidR="001941A8">
        <w:t>o hardware criado</w:t>
      </w:r>
      <w:r w:rsidR="00531F06">
        <w:t>.</w:t>
      </w:r>
    </w:p>
    <w:p w14:paraId="1721AF7F" w14:textId="716C182C" w:rsidR="005C43A4" w:rsidRDefault="00AC6A2B" w:rsidP="00531F06">
      <w:pPr>
        <w:pStyle w:val="TF-TEXTO"/>
      </w:pPr>
      <w:r>
        <w:t xml:space="preserve">O processo da transcrição de voz se inicia com a entrada da fala humana </w:t>
      </w:r>
      <w:r w:rsidR="00965BC2">
        <w:t xml:space="preserve">por meio </w:t>
      </w:r>
      <w:r>
        <w:t xml:space="preserve">do microfone no dispositivo Android. Duas aplicações são necessárias no dispositivo: </w:t>
      </w:r>
      <w:r w:rsidR="00CD5821">
        <w:t>o</w:t>
      </w:r>
      <w:r>
        <w:t xml:space="preserve"> </w:t>
      </w:r>
      <w:r w:rsidRPr="00965BC2">
        <w:t>Adaptive Multi-Rate</w:t>
      </w:r>
      <w:r>
        <w:t xml:space="preserve"> (AMR), um esquema de compressão de </w:t>
      </w:r>
      <w:r w:rsidR="00E977E6">
        <w:t>áudio</w:t>
      </w:r>
      <w:r>
        <w:t xml:space="preserve"> usado para a codificação da voz</w:t>
      </w:r>
      <w:r w:rsidR="00E977E6">
        <w:t xml:space="preserve">; e o </w:t>
      </w:r>
      <w:r w:rsidR="00E977E6" w:rsidRPr="00965BC2">
        <w:t>Google Voice Search</w:t>
      </w:r>
      <w:r w:rsidR="00E977E6">
        <w:t xml:space="preserve"> </w:t>
      </w:r>
      <w:r w:rsidR="000F4D74">
        <w:t xml:space="preserve">utilizado </w:t>
      </w:r>
      <w:r w:rsidR="00E977E6">
        <w:t xml:space="preserve">como suporte para obter o vocabulário da linguagem a ser transcrita. Assim, os caracteres da linguagem reconhecida pelas aplicações são transferidos </w:t>
      </w:r>
      <w:r w:rsidR="00014A75">
        <w:t xml:space="preserve">por comunicação serial </w:t>
      </w:r>
      <w:r w:rsidR="005C43A4">
        <w:t xml:space="preserve">por meio </w:t>
      </w:r>
      <w:r w:rsidR="00E977E6">
        <w:t>do módulo Bluetooth para o microcontrolador.</w:t>
      </w:r>
      <w:r w:rsidR="00014A75">
        <w:t xml:space="preserve"> Os dados dos caracteres precisam por fim serem convertidos de analógicos para digitais para serem exibidos nos visores</w:t>
      </w:r>
      <w:r w:rsidR="00965BC2">
        <w:t xml:space="preserve"> (</w:t>
      </w:r>
      <w:r w:rsidR="001C1A1C">
        <w:t>UKO</w:t>
      </w:r>
      <w:r w:rsidR="00965BC2">
        <w:t xml:space="preserve">; </w:t>
      </w:r>
      <w:r w:rsidR="00965BC2" w:rsidRPr="00965BC2">
        <w:t>DUBUKUMAH</w:t>
      </w:r>
      <w:r w:rsidR="00965BC2">
        <w:t xml:space="preserve">; </w:t>
      </w:r>
      <w:r w:rsidR="00965BC2" w:rsidRPr="00965BC2">
        <w:t>AYOSUBOMI</w:t>
      </w:r>
      <w:r w:rsidR="00965BC2">
        <w:t xml:space="preserve">, </w:t>
      </w:r>
      <w:r w:rsidR="00965BC2" w:rsidRPr="00965BC2">
        <w:t>2019)</w:t>
      </w:r>
      <w:r w:rsidR="00965BC2">
        <w:t>.</w:t>
      </w:r>
      <w:r w:rsidR="005C43A4">
        <w:t xml:space="preserve"> </w:t>
      </w:r>
    </w:p>
    <w:p w14:paraId="7F0C718A" w14:textId="20352F4E" w:rsidR="00531F06" w:rsidRDefault="00014A75" w:rsidP="00531F06">
      <w:pPr>
        <w:pStyle w:val="TF-TEXTO"/>
      </w:pPr>
      <w:r>
        <w:t>O diagrama do circuito do projeto</w:t>
      </w:r>
      <w:r w:rsidR="00692139">
        <w:t xml:space="preserve"> (</w:t>
      </w:r>
      <w:r w:rsidR="00692139">
        <w:fldChar w:fldCharType="begin"/>
      </w:r>
      <w:r w:rsidR="00692139">
        <w:instrText xml:space="preserve"> REF _Ref51415975 \h </w:instrText>
      </w:r>
      <w:r w:rsidR="00692139">
        <w:fldChar w:fldCharType="separate"/>
      </w:r>
      <w:r w:rsidR="00692139">
        <w:t xml:space="preserve">Figura </w:t>
      </w:r>
      <w:r w:rsidR="00692139">
        <w:rPr>
          <w:noProof/>
        </w:rPr>
        <w:t>1</w:t>
      </w:r>
      <w:r w:rsidR="00692139">
        <w:fldChar w:fldCharType="end"/>
      </w:r>
      <w:r w:rsidR="00EC1D37">
        <w:t xml:space="preserve">) demonstra como o aparelho desenvolvido tem seus módulos organizados. Na letra A </w:t>
      </w:r>
      <w:r w:rsidR="00965BC2">
        <w:t>pode ser visto</w:t>
      </w:r>
      <w:r w:rsidR="00EC1D37">
        <w:t xml:space="preserve"> o módulo de rádio Bluetooth que recebe as informações transferidas do dispositivo Android. A partir daí, o </w:t>
      </w:r>
      <w:r w:rsidR="00EE5B3C">
        <w:t xml:space="preserve">microcontrolador </w:t>
      </w:r>
      <w:r w:rsidR="00EC1D37">
        <w:t>ATMEGA328p</w:t>
      </w:r>
      <w:r w:rsidR="00F95308">
        <w:t xml:space="preserve"> (letra B)</w:t>
      </w:r>
      <w:r w:rsidR="00EE5B3C">
        <w:t>, “cérebro” do projeto</w:t>
      </w:r>
      <w:r w:rsidR="00EC1D37">
        <w:t>, processa toda</w:t>
      </w:r>
      <w:r w:rsidR="00681A4D">
        <w:t>s</w:t>
      </w:r>
      <w:r w:rsidR="00EC1D37">
        <w:t xml:space="preserve"> a</w:t>
      </w:r>
      <w:r w:rsidR="00EE5B3C">
        <w:t xml:space="preserve">s funções </w:t>
      </w:r>
      <w:r w:rsidR="00EC1D37">
        <w:t>programada</w:t>
      </w:r>
      <w:r w:rsidR="00C202B6">
        <w:t>s</w:t>
      </w:r>
      <w:r w:rsidR="00EC1D37">
        <w:t xml:space="preserve"> no ambiente Arduino e compartilha suas informações com os outros módulos. Após cálculos e funções executadas, as letras C e D </w:t>
      </w:r>
      <w:r w:rsidR="00531F06">
        <w:t xml:space="preserve">exibem </w:t>
      </w:r>
      <w:r w:rsidR="00EC1D37">
        <w:t>o texto transcrito ao usuário</w:t>
      </w:r>
      <w:r w:rsidR="00681A4D">
        <w:t>, ou seja, a informação final</w:t>
      </w:r>
      <w:r w:rsidR="00EC1D37">
        <w:t xml:space="preserve">. </w:t>
      </w:r>
      <w:r w:rsidR="00531F06">
        <w:t>A letra C destaca</w:t>
      </w:r>
      <w:r w:rsidR="00EC1D37">
        <w:t xml:space="preserve"> o</w:t>
      </w:r>
      <w:r w:rsidR="00EE5B3C">
        <w:t xml:space="preserve"> visor</w:t>
      </w:r>
      <w:r w:rsidR="00EC1D37">
        <w:t xml:space="preserve"> LCD incorporado no próprio </w:t>
      </w:r>
      <w:r w:rsidR="00681A4D">
        <w:t>dispositivo</w:t>
      </w:r>
      <w:r w:rsidR="00EE5B3C">
        <w:t xml:space="preserve"> e </w:t>
      </w:r>
      <w:r w:rsidR="00531F06">
        <w:t xml:space="preserve">a letra </w:t>
      </w:r>
      <w:r w:rsidR="00EE5B3C">
        <w:t xml:space="preserve">D </w:t>
      </w:r>
      <w:r w:rsidR="00531F06">
        <w:t xml:space="preserve">a </w:t>
      </w:r>
      <w:r w:rsidR="00EE5B3C">
        <w:t>utilização do cabo RS 232 para exibi</w:t>
      </w:r>
      <w:r w:rsidR="00681A4D">
        <w:t>ção em visores maiores por exemplo</w:t>
      </w:r>
      <w:r w:rsidR="00531F06">
        <w:t xml:space="preserve"> (</w:t>
      </w:r>
      <w:r w:rsidR="001C1A1C">
        <w:t>UKO</w:t>
      </w:r>
      <w:r w:rsidR="00531F06">
        <w:t xml:space="preserve">; </w:t>
      </w:r>
      <w:r w:rsidR="00531F06" w:rsidRPr="00965BC2">
        <w:t>DUBUKUMAH</w:t>
      </w:r>
      <w:r w:rsidR="00531F06">
        <w:t xml:space="preserve">; </w:t>
      </w:r>
      <w:r w:rsidR="00531F06" w:rsidRPr="00965BC2">
        <w:t>AYOSUBOMI</w:t>
      </w:r>
      <w:r w:rsidR="00531F06">
        <w:t xml:space="preserve">, </w:t>
      </w:r>
      <w:r w:rsidR="00531F06" w:rsidRPr="00965BC2">
        <w:t>2019)</w:t>
      </w:r>
      <w:r w:rsidR="00531F06">
        <w:t>.</w:t>
      </w:r>
    </w:p>
    <w:p w14:paraId="2AD8B79D" w14:textId="1A49EB73" w:rsidR="00EC1D37" w:rsidRDefault="00EC1D37" w:rsidP="00EC1D37">
      <w:pPr>
        <w:pStyle w:val="TF-LEGENDA"/>
      </w:pPr>
      <w:bookmarkStart w:id="26" w:name="_Ref51415975"/>
      <w:r>
        <w:t xml:space="preserve">Figura </w:t>
      </w:r>
      <w:r w:rsidR="00E76518">
        <w:fldChar w:fldCharType="begin"/>
      </w:r>
      <w:r w:rsidR="00E76518">
        <w:instrText xml:space="preserve"> SEQ Figura \* ARABIC </w:instrText>
      </w:r>
      <w:r w:rsidR="00E76518">
        <w:fldChar w:fldCharType="separate"/>
      </w:r>
      <w:r w:rsidR="00B14D26">
        <w:rPr>
          <w:noProof/>
        </w:rPr>
        <w:t>1</w:t>
      </w:r>
      <w:r w:rsidR="00E76518">
        <w:rPr>
          <w:noProof/>
        </w:rPr>
        <w:fldChar w:fldCharType="end"/>
      </w:r>
      <w:bookmarkEnd w:id="26"/>
      <w:r>
        <w:t xml:space="preserve"> - </w:t>
      </w:r>
      <w:r w:rsidRPr="00C8639D">
        <w:t xml:space="preserve">Diagrama do circuito </w:t>
      </w:r>
      <w:r>
        <w:t>para a construção do projeto</w:t>
      </w:r>
    </w:p>
    <w:p w14:paraId="46801C8D" w14:textId="61B1746F" w:rsidR="00324CE7" w:rsidRDefault="00D16BF5" w:rsidP="001850BE">
      <w:pPr>
        <w:pStyle w:val="TF-FIGURA"/>
      </w:pPr>
      <w:r>
        <w:pict w14:anchorId="21F65B0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3.7pt;height:189.1pt" o:bordertopcolor="this" o:borderleftcolor="this" o:borderbottomcolor="this" o:borderrightcolor="this">
            <v:imagedata r:id="rId11" o:title="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14:paraId="44B72DE0" w14:textId="5AE83CA1" w:rsidR="00EC1D37" w:rsidRDefault="00EC1D37" w:rsidP="00EC1D37">
      <w:pPr>
        <w:pStyle w:val="TF-FONTE"/>
      </w:pPr>
      <w:r w:rsidRPr="00887F64">
        <w:t xml:space="preserve">Fonte: </w:t>
      </w:r>
      <w:r w:rsidR="009F5B29">
        <w:t>a</w:t>
      </w:r>
      <w:r w:rsidR="00681A4D">
        <w:t>daptad</w:t>
      </w:r>
      <w:r w:rsidR="003D6BD2">
        <w:t xml:space="preserve">a </w:t>
      </w:r>
      <w:r w:rsidR="00681A4D">
        <w:t xml:space="preserve">de </w:t>
      </w:r>
      <w:r w:rsidR="001C1A1C">
        <w:t>Uko</w:t>
      </w:r>
      <w:r w:rsidRPr="00844570">
        <w:t>, Dubukumah e Ayosubomi (2019)</w:t>
      </w:r>
      <w:r>
        <w:t>.</w:t>
      </w:r>
    </w:p>
    <w:p w14:paraId="56F0897F" w14:textId="3EDE3FDB" w:rsidR="00681A4D" w:rsidRDefault="001C1A1C" w:rsidP="00B63035">
      <w:pPr>
        <w:pStyle w:val="TF-TEXTO"/>
      </w:pPr>
      <w:r>
        <w:lastRenderedPageBreak/>
        <w:t>Uko</w:t>
      </w:r>
      <w:r w:rsidR="00531F06">
        <w:t>, Dubukumah e Ayosubomi (2019</w:t>
      </w:r>
      <w:r w:rsidR="0027160A">
        <w:t xml:space="preserve">) observam as </w:t>
      </w:r>
      <w:r w:rsidR="00354B99">
        <w:t xml:space="preserve">limitações quanto ao uso do </w:t>
      </w:r>
      <w:r w:rsidR="00681A4D">
        <w:t>dispositivo</w:t>
      </w:r>
      <w:r w:rsidR="00354B99">
        <w:t xml:space="preserve"> desenvolvido, </w:t>
      </w:r>
      <w:r w:rsidR="0027160A">
        <w:t>como</w:t>
      </w:r>
      <w:r w:rsidR="00354B99">
        <w:t xml:space="preserve">: alcance da área de Bluetooth, tanto do dispositivo Android quanto do módulo Bluetooth; ruídos e barulhos que podem atrapalhar a captação genuína da voz; falta de mais telas para armazenamento do texto que já foi exibido </w:t>
      </w:r>
      <w:r w:rsidR="002829A1">
        <w:t>transcrito</w:t>
      </w:r>
      <w:r w:rsidR="00354B99">
        <w:t xml:space="preserve">; </w:t>
      </w:r>
      <w:r w:rsidR="002829A1">
        <w:t>somente</w:t>
      </w:r>
      <w:r w:rsidR="00354B99">
        <w:t xml:space="preserve"> falas com um bom sotaque </w:t>
      </w:r>
      <w:r w:rsidR="00B63035">
        <w:t>i</w:t>
      </w:r>
      <w:r w:rsidR="00354B99">
        <w:t>nglês eram traduzidas para texto</w:t>
      </w:r>
      <w:r w:rsidR="002829A1">
        <w:t>;</w:t>
      </w:r>
      <w:r w:rsidR="00B63035">
        <w:t xml:space="preserve"> e o projeto foi limitado apenas com a língua inglesa</w:t>
      </w:r>
      <w:r w:rsidR="00531F06">
        <w:t xml:space="preserve">. Ainda é possível </w:t>
      </w:r>
      <w:r w:rsidR="00681A4D">
        <w:t>observar a transcrição da voz humana sendo exibida de duas formas: no ambiente Ardui</w:t>
      </w:r>
      <w:r w:rsidR="004758F8">
        <w:t>no (</w:t>
      </w:r>
      <w:r w:rsidR="004758F8">
        <w:fldChar w:fldCharType="begin"/>
      </w:r>
      <w:r w:rsidR="004758F8">
        <w:instrText xml:space="preserve"> REF _Ref50904582 \h </w:instrText>
      </w:r>
      <w:r w:rsidR="004758F8">
        <w:fldChar w:fldCharType="separate"/>
      </w:r>
      <w:r w:rsidR="004758F8">
        <w:t xml:space="preserve">Figura </w:t>
      </w:r>
      <w:r w:rsidR="004758F8">
        <w:rPr>
          <w:noProof/>
        </w:rPr>
        <w:t>2</w:t>
      </w:r>
      <w:r w:rsidR="004758F8">
        <w:fldChar w:fldCharType="end"/>
      </w:r>
      <w:r w:rsidR="009F5B29">
        <w:t xml:space="preserve"> (a)</w:t>
      </w:r>
      <w:r w:rsidR="004758F8">
        <w:t xml:space="preserve">); </w:t>
      </w:r>
      <w:r w:rsidR="002829A1">
        <w:t xml:space="preserve">e </w:t>
      </w:r>
      <w:r w:rsidR="004758F8">
        <w:t xml:space="preserve">no próprio visor LCD incorporado no </w:t>
      </w:r>
      <w:r w:rsidR="00227093">
        <w:t>hardware</w:t>
      </w:r>
      <w:r w:rsidR="004758F8">
        <w:t xml:space="preserve"> (</w:t>
      </w:r>
      <w:r w:rsidR="009F5B29">
        <w:fldChar w:fldCharType="begin"/>
      </w:r>
      <w:r w:rsidR="009F5B29">
        <w:instrText xml:space="preserve"> REF _Ref50904582 \h </w:instrText>
      </w:r>
      <w:r w:rsidR="009F5B29">
        <w:fldChar w:fldCharType="separate"/>
      </w:r>
      <w:r w:rsidR="009F5B29">
        <w:t xml:space="preserve">Figura </w:t>
      </w:r>
      <w:r w:rsidR="009F5B29">
        <w:rPr>
          <w:noProof/>
        </w:rPr>
        <w:t>2</w:t>
      </w:r>
      <w:r w:rsidR="009F5B29">
        <w:fldChar w:fldCharType="end"/>
      </w:r>
      <w:r w:rsidR="009F5B29">
        <w:t xml:space="preserve"> (b)</w:t>
      </w:r>
      <w:r w:rsidR="004758F8">
        <w:t>)</w:t>
      </w:r>
      <w:r w:rsidR="002829A1">
        <w:t xml:space="preserve"> </w:t>
      </w:r>
      <w:r w:rsidR="00531F06">
        <w:t>(</w:t>
      </w:r>
      <w:r>
        <w:t>UKO</w:t>
      </w:r>
      <w:r w:rsidR="00531F06">
        <w:t>; DUBUKUMAH; AYOSUBOMI, 2019).</w:t>
      </w:r>
    </w:p>
    <w:p w14:paraId="2A04E705" w14:textId="7B5C987D" w:rsidR="00681A4D" w:rsidRDefault="00681A4D" w:rsidP="00681A4D">
      <w:pPr>
        <w:pStyle w:val="TF-LEGENDA"/>
      </w:pPr>
      <w:bookmarkStart w:id="27" w:name="_Ref50904582"/>
      <w:bookmarkStart w:id="28" w:name="_Ref50904577"/>
      <w:r>
        <w:t xml:space="preserve">Figura </w:t>
      </w:r>
      <w:r w:rsidR="00E76518">
        <w:fldChar w:fldCharType="begin"/>
      </w:r>
      <w:r w:rsidR="00E76518">
        <w:instrText xml:space="preserve"> SEQ Figura \* ARABIC </w:instrText>
      </w:r>
      <w:r w:rsidR="00E76518">
        <w:fldChar w:fldCharType="separate"/>
      </w:r>
      <w:r w:rsidR="00B14D26">
        <w:rPr>
          <w:noProof/>
        </w:rPr>
        <w:t>2</w:t>
      </w:r>
      <w:r w:rsidR="00E76518">
        <w:rPr>
          <w:noProof/>
        </w:rPr>
        <w:fldChar w:fldCharType="end"/>
      </w:r>
      <w:bookmarkEnd w:id="27"/>
      <w:r>
        <w:t xml:space="preserve"> </w:t>
      </w:r>
      <w:r w:rsidR="009F5B29">
        <w:t>–</w:t>
      </w:r>
      <w:r>
        <w:t xml:space="preserve"> </w:t>
      </w:r>
      <w:r w:rsidR="009F5B29">
        <w:t xml:space="preserve">(a) </w:t>
      </w:r>
      <w:r>
        <w:t>Voz humana transcrita no ambiente Arduino</w:t>
      </w:r>
      <w:bookmarkEnd w:id="28"/>
      <w:r w:rsidR="009F5B29">
        <w:t xml:space="preserve"> e (b) </w:t>
      </w:r>
      <w:r w:rsidR="009F5B29" w:rsidRPr="00667CAC">
        <w:t xml:space="preserve">Voz humana transcrita no visor LCD incorporado </w:t>
      </w:r>
      <w:r w:rsidR="00C61672">
        <w:t>ao hardware</w:t>
      </w:r>
    </w:p>
    <w:p w14:paraId="49142CA5" w14:textId="6D793C12" w:rsidR="00E17334" w:rsidRDefault="00D16BF5" w:rsidP="00CE5492">
      <w:pPr>
        <w:pStyle w:val="TF-FIGURA"/>
        <w:jc w:val="left"/>
      </w:pPr>
      <w:r>
        <w:pict w14:anchorId="56C4475B">
          <v:shape id="_x0000_i1026" type="#_x0000_t75" style="width:234.15pt;height:139pt;mso-position-vertical:absolute" o:bordertopcolor="this" o:borderleftcolor="this" o:borderbottomcolor="this" o:borderrightcolor="this">
            <v:imagedata r:id="rId12" o:title=""/>
            <w10:bordertop type="single" width="8"/>
            <w10:borderleft type="single" width="8"/>
            <w10:borderbottom type="single" width="8"/>
            <w10:borderright type="single" width="8"/>
          </v:shape>
        </w:pict>
      </w:r>
      <w:r>
        <w:pict w14:anchorId="27EF3B7C">
          <v:shape id="_x0000_i1027" type="#_x0000_t75" style="width:212.25pt;height:138.35pt" o:bordertopcolor="this" o:borderleftcolor="this" o:borderbottomcolor="this" o:borderrightcolor="this">
            <v:imagedata r:id="rId13" o:title="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14:paraId="32F479DB" w14:textId="6A196A1A" w:rsidR="00681A4D" w:rsidRPr="009F5B29" w:rsidRDefault="00681A4D">
      <w:pPr>
        <w:pStyle w:val="TF-FONTE"/>
      </w:pPr>
      <w:r w:rsidRPr="009F5B29">
        <w:t xml:space="preserve">Fonte: </w:t>
      </w:r>
      <w:r w:rsidR="009F5B29" w:rsidRPr="009F5B29">
        <w:t xml:space="preserve">adaptada de </w:t>
      </w:r>
      <w:r w:rsidR="001C1A1C" w:rsidRPr="009F5B29">
        <w:t>Uko</w:t>
      </w:r>
      <w:r w:rsidRPr="009F5B29">
        <w:t>, Dubukumah e Ayosubomi (2019).</w:t>
      </w:r>
    </w:p>
    <w:p w14:paraId="764B7C9A" w14:textId="204661E8" w:rsidR="004758F8" w:rsidRPr="009F5B29" w:rsidRDefault="001C1A1C" w:rsidP="00CE5492">
      <w:pPr>
        <w:pStyle w:val="TF-TEXTO"/>
      </w:pPr>
      <w:r w:rsidRPr="009F5B29">
        <w:t>Uko</w:t>
      </w:r>
      <w:r w:rsidR="004758F8" w:rsidRPr="009F5B29">
        <w:t xml:space="preserve">, Dubukumah e Ayosubomi (2019) colocam que por meio da realização desse projeto novas possibilidades e avanços na pesquisa de transcrição de texto são abordadas, como: fornecimento de um método renovado para ser aplicado na comunicação de dispositivos eletrônicos, como caixas eletrônicos, dispositivos multimídia ou robôs; aplicação em automação residencial e </w:t>
      </w:r>
      <w:r w:rsidR="00FA3FA4">
        <w:t xml:space="preserve">aplicações </w:t>
      </w:r>
      <w:r w:rsidR="004758F8" w:rsidRPr="009F5B29">
        <w:t>de segurança.</w:t>
      </w:r>
    </w:p>
    <w:p w14:paraId="1FC6C541" w14:textId="02D70641" w:rsidR="00A44581" w:rsidRDefault="00833914" w:rsidP="00833914">
      <w:pPr>
        <w:pStyle w:val="Ttulo2"/>
        <w:spacing w:after="120" w:line="240" w:lineRule="auto"/>
        <w:rPr>
          <w:lang w:val="en-US"/>
        </w:rPr>
      </w:pPr>
      <w:bookmarkStart w:id="29" w:name="_Ref50978193"/>
      <w:r w:rsidRPr="00833914">
        <w:rPr>
          <w:lang w:val="en-US"/>
        </w:rPr>
        <w:t>Filipino to Chinese Speech-to-speech Translator Using Neural Network with Database System</w:t>
      </w:r>
      <w:bookmarkEnd w:id="29"/>
    </w:p>
    <w:p w14:paraId="46D8E82D" w14:textId="5486E115" w:rsidR="0064243A" w:rsidRDefault="00ED31BF" w:rsidP="0064243A">
      <w:pPr>
        <w:pStyle w:val="TF-TEXTO"/>
      </w:pPr>
      <w:r w:rsidRPr="00ED31BF">
        <w:t>Bailon</w:t>
      </w:r>
      <w:r w:rsidR="00730349">
        <w:t xml:space="preserve"> </w:t>
      </w:r>
      <w:r w:rsidR="00730349" w:rsidRPr="00531F06">
        <w:rPr>
          <w:i/>
          <w:iCs/>
        </w:rPr>
        <w:t>et al.</w:t>
      </w:r>
      <w:r w:rsidR="00616868">
        <w:t xml:space="preserve"> (2019)</w:t>
      </w:r>
      <w:r>
        <w:t xml:space="preserve"> tiveram como objetivo desenvolver </w:t>
      </w:r>
      <w:r w:rsidR="000F4D74">
        <w:t>uma aplicação</w:t>
      </w:r>
      <w:r w:rsidR="00C21C4F">
        <w:t xml:space="preserve"> que usa um algoritmo para traduzir a fala do idioma filipino para a fala no idioma chinês</w:t>
      </w:r>
      <w:r w:rsidR="002C449E">
        <w:t xml:space="preserve">. </w:t>
      </w:r>
      <w:r w:rsidR="005A00D8">
        <w:t xml:space="preserve">O controlador principal </w:t>
      </w:r>
      <w:r w:rsidR="00075002">
        <w:t>da aplicação</w:t>
      </w:r>
      <w:r w:rsidR="005A00D8">
        <w:t xml:space="preserve"> é uma </w:t>
      </w:r>
      <w:r w:rsidR="00075002">
        <w:t>I</w:t>
      </w:r>
      <w:r w:rsidR="005A00D8">
        <w:t xml:space="preserve">nteligência </w:t>
      </w:r>
      <w:r w:rsidR="00075002">
        <w:t>A</w:t>
      </w:r>
      <w:r w:rsidR="005A00D8">
        <w:t xml:space="preserve">rtificial </w:t>
      </w:r>
      <w:r w:rsidR="00075002">
        <w:t xml:space="preserve">(IA) </w:t>
      </w:r>
      <w:r w:rsidR="005A00D8">
        <w:t>baseada em</w:t>
      </w:r>
      <w:r w:rsidR="002C449E">
        <w:t xml:space="preserve"> uma </w:t>
      </w:r>
      <w:r w:rsidR="00F55C54">
        <w:t xml:space="preserve">RNA, </w:t>
      </w:r>
      <w:r w:rsidR="002C449E">
        <w:t>auxiliada pela LabVIEW</w:t>
      </w:r>
      <w:r w:rsidR="00C21C4F">
        <w:t xml:space="preserve">. </w:t>
      </w:r>
      <w:r w:rsidR="005A00D8">
        <w:t>As</w:t>
      </w:r>
      <w:r w:rsidR="00C21C4F">
        <w:t xml:space="preserve"> três etapas principais</w:t>
      </w:r>
      <w:r w:rsidR="005A00D8">
        <w:t xml:space="preserve"> </w:t>
      </w:r>
      <w:r w:rsidR="000F4D74">
        <w:t>da aplicação</w:t>
      </w:r>
      <w:r w:rsidR="005A00D8">
        <w:t xml:space="preserve"> são</w:t>
      </w:r>
      <w:r w:rsidR="00C21C4F">
        <w:t xml:space="preserve">: reconhecimento da fala filipina para </w:t>
      </w:r>
      <w:r w:rsidR="006B395D">
        <w:t>transcrição</w:t>
      </w:r>
      <w:r w:rsidR="00C21C4F">
        <w:t xml:space="preserve">; tradução de texto filipino para chinês; </w:t>
      </w:r>
      <w:r w:rsidR="006B395D">
        <w:t>reprodução</w:t>
      </w:r>
      <w:r w:rsidR="00C21C4F">
        <w:t xml:space="preserve"> fala</w:t>
      </w:r>
      <w:r w:rsidR="006B395D">
        <w:t>da</w:t>
      </w:r>
      <w:r w:rsidR="00C21C4F">
        <w:t xml:space="preserve"> do texto chinês</w:t>
      </w:r>
      <w:r w:rsidR="00531F06">
        <w:t xml:space="preserve"> (</w:t>
      </w:r>
      <w:r w:rsidR="00531F06" w:rsidRPr="00531F06">
        <w:t xml:space="preserve">BAILON </w:t>
      </w:r>
      <w:r w:rsidR="00531F06" w:rsidRPr="00531F06">
        <w:rPr>
          <w:i/>
          <w:iCs/>
        </w:rPr>
        <w:t>et al.</w:t>
      </w:r>
      <w:r w:rsidR="00531F06" w:rsidRPr="0064403F">
        <w:t>,</w:t>
      </w:r>
      <w:r w:rsidR="00531F06">
        <w:t xml:space="preserve"> </w:t>
      </w:r>
      <w:r w:rsidR="00531F06" w:rsidRPr="00531F06">
        <w:t>2019)</w:t>
      </w:r>
      <w:r w:rsidR="00531F06">
        <w:t>.</w:t>
      </w:r>
      <w:r w:rsidR="0064243A">
        <w:t xml:space="preserve"> Cabe destacar, algumas das características de </w:t>
      </w:r>
      <w:r w:rsidR="0064243A" w:rsidRPr="00ED31BF">
        <w:t>Bailon</w:t>
      </w:r>
      <w:r w:rsidR="0064243A">
        <w:t xml:space="preserve"> </w:t>
      </w:r>
      <w:r w:rsidR="0064243A" w:rsidRPr="00531F06">
        <w:rPr>
          <w:i/>
          <w:iCs/>
        </w:rPr>
        <w:t>et al.</w:t>
      </w:r>
      <w:r w:rsidR="0064243A">
        <w:t xml:space="preserve"> (2019) como: reconhecimento de voz, transcrição de voz, tradução de texto</w:t>
      </w:r>
      <w:r w:rsidR="0064403F">
        <w:t xml:space="preserve"> e disponibilização</w:t>
      </w:r>
      <w:r w:rsidR="0064243A">
        <w:t xml:space="preserve"> </w:t>
      </w:r>
      <w:r w:rsidR="003D6BD2">
        <w:t>para</w:t>
      </w:r>
      <w:r w:rsidR="0064243A">
        <w:t xml:space="preserve"> </w:t>
      </w:r>
      <w:r w:rsidR="0064403F">
        <w:t xml:space="preserve">a </w:t>
      </w:r>
      <w:r w:rsidR="0064243A">
        <w:t>plataforma desktop.</w:t>
      </w:r>
    </w:p>
    <w:p w14:paraId="658B5B0E" w14:textId="3D417E0E" w:rsidR="005A00D8" w:rsidRDefault="00064BF1" w:rsidP="00C21C4F">
      <w:pPr>
        <w:pStyle w:val="TF-TEXTO"/>
        <w:ind w:firstLine="567"/>
      </w:pPr>
      <w:r>
        <w:lastRenderedPageBreak/>
        <w:t>O fluxo do processo de estudo é separado em três estágios</w:t>
      </w:r>
      <w:r w:rsidR="0064243A">
        <w:t>, sendo eles</w:t>
      </w:r>
      <w:r>
        <w:t>: de gravação; de recolhimento; e</w:t>
      </w:r>
      <w:r w:rsidR="0064243A">
        <w:t xml:space="preserve"> </w:t>
      </w:r>
      <w:r>
        <w:t xml:space="preserve">de testagem. No estágio de gravação </w:t>
      </w:r>
      <w:r w:rsidR="00075002">
        <w:t xml:space="preserve">são </w:t>
      </w:r>
      <w:r>
        <w:t xml:space="preserve">armazenadas 25 variações de fala de uma palavra. Isso </w:t>
      </w:r>
      <w:r w:rsidR="00075002">
        <w:t>é</w:t>
      </w:r>
      <w:r>
        <w:t xml:space="preserve"> feito para 500 palavras frequentemente usadas no idioma</w:t>
      </w:r>
      <w:r w:rsidR="0064403F">
        <w:t xml:space="preserve"> filipino</w:t>
      </w:r>
      <w:r>
        <w:t>. Para o estágio de coleta</w:t>
      </w:r>
      <w:r w:rsidR="0064403F">
        <w:t>,</w:t>
      </w:r>
      <w:r>
        <w:t xml:space="preserve"> 500 palavras em filipino terão de corresponder a 500 palavras em chinês. Esse estágio também pode ser </w:t>
      </w:r>
      <w:r w:rsidR="00616868">
        <w:t>chamado</w:t>
      </w:r>
      <w:r>
        <w:t xml:space="preserve"> de treinamento porque as variações de fala serão armazenadas na </w:t>
      </w:r>
      <w:r w:rsidR="00075002">
        <w:t>RNA</w:t>
      </w:r>
      <w:r>
        <w:t xml:space="preserve"> e ela vai ser treinada para que reconheça as palavras específicas, independente do padrão de fala e ruídos externos (BAILON</w:t>
      </w:r>
      <w:r w:rsidR="00730349">
        <w:t xml:space="preserve"> </w:t>
      </w:r>
      <w:r w:rsidR="00730349" w:rsidRPr="00BA4074">
        <w:rPr>
          <w:i/>
          <w:iCs/>
        </w:rPr>
        <w:t>et al.</w:t>
      </w:r>
      <w:r w:rsidR="00616868">
        <w:t>, 2019</w:t>
      </w:r>
      <w:r>
        <w:t>).</w:t>
      </w:r>
    </w:p>
    <w:p w14:paraId="72402A1C" w14:textId="2F242D20" w:rsidR="00616868" w:rsidRDefault="00616868" w:rsidP="00BA4074">
      <w:pPr>
        <w:pStyle w:val="TF-TEXTO"/>
        <w:ind w:firstLine="567"/>
      </w:pPr>
      <w:r>
        <w:t xml:space="preserve">Para ajudar no treinamento da </w:t>
      </w:r>
      <w:r w:rsidR="00075002">
        <w:t>RNA</w:t>
      </w:r>
      <w:r>
        <w:t xml:space="preserve">, </w:t>
      </w:r>
      <w:r w:rsidR="0064243A">
        <w:t>a aplicação</w:t>
      </w:r>
      <w:r>
        <w:t xml:space="preserve"> e a interface foram desenvolvid</w:t>
      </w:r>
      <w:r w:rsidR="00BA4074">
        <w:t>a</w:t>
      </w:r>
      <w:r>
        <w:t>s para ter</w:t>
      </w:r>
      <w:r w:rsidR="00BA4074">
        <w:t>em</w:t>
      </w:r>
      <w:r>
        <w:t xml:space="preserve"> as seguintes funcionalidades (</w:t>
      </w:r>
      <w:r w:rsidR="006B069D">
        <w:fldChar w:fldCharType="begin"/>
      </w:r>
      <w:r w:rsidR="006B069D">
        <w:instrText xml:space="preserve"> REF _Ref50910720 \h </w:instrText>
      </w:r>
      <w:r w:rsidR="006B069D">
        <w:fldChar w:fldCharType="separate"/>
      </w:r>
      <w:r w:rsidR="009F5B29">
        <w:t xml:space="preserve">Figura </w:t>
      </w:r>
      <w:r w:rsidR="009F5B29">
        <w:rPr>
          <w:noProof/>
        </w:rPr>
        <w:t>3</w:t>
      </w:r>
      <w:r w:rsidR="006B069D">
        <w:fldChar w:fldCharType="end"/>
      </w:r>
      <w:r>
        <w:t>): adicionar</w:t>
      </w:r>
      <w:r w:rsidR="006B069D">
        <w:t xml:space="preserve"> a palavra ao dicionário (letra A); </w:t>
      </w:r>
      <w:r w:rsidR="00C76C82">
        <w:t xml:space="preserve">inserir a tradução da palavra em filipino para chinês (letra B); </w:t>
      </w:r>
      <w:r w:rsidR="00730349">
        <w:t>utilizar</w:t>
      </w:r>
      <w:r w:rsidR="00C76C82">
        <w:t xml:space="preserve"> um microfone para gravar a fala do usuário para a palavra correspondente (letra C). Nessa etapa</w:t>
      </w:r>
      <w:r w:rsidR="007B352B">
        <w:t>,</w:t>
      </w:r>
      <w:r w:rsidR="00C76C82">
        <w:t xml:space="preserve"> o papel do </w:t>
      </w:r>
      <w:r w:rsidR="00C76C82" w:rsidRPr="00531F06">
        <w:t>Windows Speech Recognition</w:t>
      </w:r>
      <w:r w:rsidR="00C76C82">
        <w:t xml:space="preserve"> foi fundamental para deixar o reconhecimento da voz mais preciso, assim aumentando a acurácia em relação ao treinamento </w:t>
      </w:r>
      <w:r w:rsidR="00DC5A5E">
        <w:t>das palavras</w:t>
      </w:r>
      <w:r w:rsidR="00C76C82">
        <w:t xml:space="preserve"> armazenada</w:t>
      </w:r>
      <w:r w:rsidR="00DC5A5E">
        <w:t>s</w:t>
      </w:r>
      <w:r w:rsidR="00C76C82">
        <w:t xml:space="preserve"> na </w:t>
      </w:r>
      <w:r w:rsidR="00FA3FA4">
        <w:t>RNA</w:t>
      </w:r>
      <w:r w:rsidR="0064243A">
        <w:t xml:space="preserve"> (BAILON </w:t>
      </w:r>
      <w:r w:rsidR="0064243A" w:rsidRPr="00531F06">
        <w:rPr>
          <w:i/>
          <w:iCs/>
        </w:rPr>
        <w:t>et al</w:t>
      </w:r>
      <w:r w:rsidR="0064243A" w:rsidRPr="00BA4074">
        <w:rPr>
          <w:i/>
          <w:iCs/>
        </w:rPr>
        <w:t>.</w:t>
      </w:r>
      <w:r w:rsidR="0064243A">
        <w:t>, 2019).</w:t>
      </w:r>
    </w:p>
    <w:p w14:paraId="4447ECDC" w14:textId="6A366D2C" w:rsidR="00616868" w:rsidRDefault="00616868" w:rsidP="00616868">
      <w:pPr>
        <w:pStyle w:val="TF-LEGENDA"/>
      </w:pPr>
      <w:bookmarkStart w:id="30" w:name="_Ref50910720"/>
      <w:r>
        <w:t xml:space="preserve">Figura </w:t>
      </w:r>
      <w:r w:rsidR="00E76518">
        <w:fldChar w:fldCharType="begin"/>
      </w:r>
      <w:r w:rsidR="00E76518">
        <w:instrText xml:space="preserve"> SEQ Figura \* ARABIC </w:instrText>
      </w:r>
      <w:r w:rsidR="00E76518">
        <w:fldChar w:fldCharType="separate"/>
      </w:r>
      <w:r w:rsidR="009F5B29">
        <w:rPr>
          <w:noProof/>
        </w:rPr>
        <w:t>3</w:t>
      </w:r>
      <w:r w:rsidR="00E76518">
        <w:rPr>
          <w:noProof/>
        </w:rPr>
        <w:fldChar w:fldCharType="end"/>
      </w:r>
      <w:bookmarkEnd w:id="30"/>
      <w:r>
        <w:t xml:space="preserve"> - Interface de treinamento das palavras em filipino para chinês</w:t>
      </w:r>
    </w:p>
    <w:p w14:paraId="10B249C4" w14:textId="7151DD97" w:rsidR="00616868" w:rsidRDefault="00D16BF5" w:rsidP="001850BE">
      <w:pPr>
        <w:pStyle w:val="TF-FIGURA"/>
      </w:pPr>
      <w:r>
        <w:pict w14:anchorId="168C47FA">
          <v:shape id="_x0000_i1028" type="#_x0000_t75" style="width:311.15pt;height:190.35pt" o:bordertopcolor="this" o:borderleftcolor="this" o:borderbottomcolor="this" o:borderrightcolor="this">
            <v:imagedata r:id="rId14" o:title="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14:paraId="70465AEB" w14:textId="450730D0" w:rsidR="00616868" w:rsidRDefault="00616868" w:rsidP="00616868">
      <w:pPr>
        <w:pStyle w:val="TF-FONTE"/>
      </w:pPr>
      <w:r w:rsidRPr="00887F64">
        <w:t xml:space="preserve">Fonte: </w:t>
      </w:r>
      <w:r w:rsidR="00924F81">
        <w:t>a</w:t>
      </w:r>
      <w:r>
        <w:t>daptad</w:t>
      </w:r>
      <w:r w:rsidR="0064243A">
        <w:t>a</w:t>
      </w:r>
      <w:r>
        <w:t xml:space="preserve"> de </w:t>
      </w:r>
      <w:r w:rsidRPr="00ED31BF">
        <w:t>Bailon</w:t>
      </w:r>
      <w:r w:rsidR="00730349">
        <w:t xml:space="preserve"> </w:t>
      </w:r>
      <w:r w:rsidR="00730349" w:rsidRPr="00537605">
        <w:rPr>
          <w:i/>
          <w:iCs/>
        </w:rPr>
        <w:t>et al</w:t>
      </w:r>
      <w:r w:rsidR="00730349" w:rsidRPr="00C63B23">
        <w:t>.</w:t>
      </w:r>
      <w:r>
        <w:t xml:space="preserve"> (2019).</w:t>
      </w:r>
    </w:p>
    <w:p w14:paraId="0D5AF46C" w14:textId="39105464" w:rsidR="0064243A" w:rsidRDefault="00310469" w:rsidP="0064243A">
      <w:pPr>
        <w:pStyle w:val="TF-TEXTO"/>
        <w:ind w:firstLine="567"/>
      </w:pPr>
      <w:r>
        <w:tab/>
        <w:t xml:space="preserve">Os resultados apresentados por </w:t>
      </w:r>
      <w:r w:rsidRPr="00ED31BF">
        <w:t>Bailon</w:t>
      </w:r>
      <w:r>
        <w:t xml:space="preserve"> </w:t>
      </w:r>
      <w:r w:rsidRPr="0064243A">
        <w:rPr>
          <w:i/>
          <w:iCs/>
        </w:rPr>
        <w:t>et al.</w:t>
      </w:r>
      <w:r>
        <w:t xml:space="preserve"> (2019) mostram </w:t>
      </w:r>
      <w:r w:rsidR="00956D86">
        <w:t xml:space="preserve">lacunas em algumas palavras que </w:t>
      </w:r>
      <w:r w:rsidR="00EA69AC">
        <w:t>não obtiveram uma taxa de sucesso alta na tradução porque possuem pronúncias parecidas</w:t>
      </w:r>
      <w:r w:rsidR="00956D86">
        <w:t>. Entretanto</w:t>
      </w:r>
      <w:r w:rsidR="00BA4074">
        <w:t>,</w:t>
      </w:r>
      <w:r w:rsidR="00956D86">
        <w:t xml:space="preserve"> </w:t>
      </w:r>
      <w:r w:rsidR="00075002" w:rsidRPr="00ED31BF">
        <w:t>Bailon</w:t>
      </w:r>
      <w:r w:rsidR="00075002">
        <w:t xml:space="preserve"> </w:t>
      </w:r>
      <w:r w:rsidR="00075002" w:rsidRPr="0064243A">
        <w:rPr>
          <w:i/>
          <w:iCs/>
        </w:rPr>
        <w:t>et al.</w:t>
      </w:r>
      <w:r w:rsidR="00075002">
        <w:t xml:space="preserve"> (2019) </w:t>
      </w:r>
      <w:r w:rsidR="00956D86">
        <w:t>observ</w:t>
      </w:r>
      <w:r w:rsidR="00075002">
        <w:t xml:space="preserve">aram </w:t>
      </w:r>
      <w:r w:rsidR="00956D86">
        <w:t>que a maioria das palavras teve baixo índice de rejeição, algumas possuindo a pontuação perfeita.</w:t>
      </w:r>
      <w:r w:rsidR="0064243A">
        <w:t xml:space="preserve"> </w:t>
      </w:r>
      <w:r w:rsidR="0064243A" w:rsidRPr="00ED31BF">
        <w:t>Bailon</w:t>
      </w:r>
      <w:r w:rsidR="0064243A">
        <w:t xml:space="preserve"> </w:t>
      </w:r>
      <w:r w:rsidR="0064243A" w:rsidRPr="0064243A">
        <w:rPr>
          <w:i/>
          <w:iCs/>
        </w:rPr>
        <w:t>et al.</w:t>
      </w:r>
      <w:r w:rsidR="0064243A">
        <w:t xml:space="preserve"> (2019) ainda colocam que para </w:t>
      </w:r>
      <w:r w:rsidR="00956D86">
        <w:t xml:space="preserve">melhorar a taxa de sucesso das traduções, principalmente nas palavras com pontuação baixa, treinamentos </w:t>
      </w:r>
      <w:r w:rsidR="009C7DD3">
        <w:t xml:space="preserve">com </w:t>
      </w:r>
      <w:r w:rsidR="00421629">
        <w:t>inúmeras</w:t>
      </w:r>
      <w:r w:rsidR="009C7DD3">
        <w:t xml:space="preserve"> iterações foram realizados. Com isso</w:t>
      </w:r>
      <w:r w:rsidR="00751190">
        <w:t>,</w:t>
      </w:r>
      <w:r w:rsidR="009C7DD3">
        <w:t xml:space="preserve"> a taxa de sucesso</w:t>
      </w:r>
      <w:r w:rsidR="00283C10">
        <w:t>, durante a etapa de treinamento,</w:t>
      </w:r>
      <w:r w:rsidR="009C7DD3">
        <w:t xml:space="preserve"> foi aumentada </w:t>
      </w:r>
      <w:r w:rsidR="001850BE">
        <w:t>significativamente conforme</w:t>
      </w:r>
      <w:r w:rsidR="00421629">
        <w:t xml:space="preserve"> os dados</w:t>
      </w:r>
      <w:r w:rsidR="001850BE">
        <w:t xml:space="preserve"> </w:t>
      </w:r>
      <w:r w:rsidR="00421629">
        <w:t>d</w:t>
      </w:r>
      <w:r w:rsidR="00BA4074">
        <w:t xml:space="preserve">a </w:t>
      </w:r>
      <w:r w:rsidR="0064243A">
        <w:fldChar w:fldCharType="begin"/>
      </w:r>
      <w:r w:rsidR="0064243A">
        <w:instrText xml:space="preserve"> REF _Ref51085375 \h </w:instrText>
      </w:r>
      <w:r w:rsidR="0064243A">
        <w:fldChar w:fldCharType="separate"/>
      </w:r>
      <w:r w:rsidR="0064243A">
        <w:t xml:space="preserve">Tabela </w:t>
      </w:r>
      <w:r w:rsidR="0064243A">
        <w:rPr>
          <w:noProof/>
        </w:rPr>
        <w:t>1</w:t>
      </w:r>
      <w:r w:rsidR="0064243A">
        <w:fldChar w:fldCharType="end"/>
      </w:r>
      <w:r w:rsidR="001850BE">
        <w:t>.</w:t>
      </w:r>
      <w:r w:rsidR="00DE3403">
        <w:t xml:space="preserve"> Entretanto, durante a fase de teste</w:t>
      </w:r>
      <w:r w:rsidR="00BA4074">
        <w:t>,</w:t>
      </w:r>
      <w:r w:rsidR="00DE3403">
        <w:t xml:space="preserve"> realizada com 25 pessoas, </w:t>
      </w:r>
      <w:r w:rsidR="000F4D74">
        <w:t>a aplicação</w:t>
      </w:r>
      <w:r w:rsidR="00DE3403">
        <w:t xml:space="preserve"> </w:t>
      </w:r>
      <w:r w:rsidR="00421629">
        <w:t>teve uma taxa de sucesso</w:t>
      </w:r>
      <w:r w:rsidR="00DE3403">
        <w:t xml:space="preserve"> de 91,59% com uma </w:t>
      </w:r>
      <w:r w:rsidR="00421629">
        <w:t xml:space="preserve">taxa de </w:t>
      </w:r>
      <w:r w:rsidR="00DE3403">
        <w:t>rejeição de 8,41%</w:t>
      </w:r>
      <w:r w:rsidR="0064243A">
        <w:t xml:space="preserve"> (BAILON </w:t>
      </w:r>
      <w:r w:rsidR="0064243A" w:rsidRPr="00531F06">
        <w:rPr>
          <w:i/>
          <w:iCs/>
        </w:rPr>
        <w:t>et al</w:t>
      </w:r>
      <w:r w:rsidR="0064243A" w:rsidRPr="00BA4074">
        <w:rPr>
          <w:i/>
          <w:iCs/>
        </w:rPr>
        <w:t>.</w:t>
      </w:r>
      <w:r w:rsidR="0064243A" w:rsidRPr="00BA4074">
        <w:t>,</w:t>
      </w:r>
      <w:r w:rsidR="0064243A">
        <w:t xml:space="preserve"> 2019).</w:t>
      </w:r>
    </w:p>
    <w:p w14:paraId="2851CF3A" w14:textId="4EF5B413" w:rsidR="00421629" w:rsidRDefault="00421629" w:rsidP="00421629">
      <w:pPr>
        <w:pStyle w:val="TF-LEGENDA"/>
      </w:pPr>
      <w:bookmarkStart w:id="31" w:name="_Ref51085375"/>
      <w:r>
        <w:lastRenderedPageBreak/>
        <w:t xml:space="preserve">Tabela </w:t>
      </w:r>
      <w:r w:rsidR="00E76518">
        <w:fldChar w:fldCharType="begin"/>
      </w:r>
      <w:r w:rsidR="00E76518">
        <w:instrText xml:space="preserve"> SEQ Tabela \* ARABIC </w:instrText>
      </w:r>
      <w:r w:rsidR="00E76518">
        <w:fldChar w:fldCharType="separate"/>
      </w:r>
      <w:r w:rsidR="00E34640">
        <w:rPr>
          <w:noProof/>
        </w:rPr>
        <w:t>1</w:t>
      </w:r>
      <w:r w:rsidR="00E76518">
        <w:rPr>
          <w:noProof/>
        </w:rPr>
        <w:fldChar w:fldCharType="end"/>
      </w:r>
      <w:bookmarkEnd w:id="31"/>
      <w:r>
        <w:t xml:space="preserve"> - T</w:t>
      </w:r>
      <w:r w:rsidRPr="00DE113D">
        <w:t xml:space="preserve">axa de sucesso </w:t>
      </w:r>
      <w:r>
        <w:t>das palavras</w:t>
      </w:r>
    </w:p>
    <w:tbl>
      <w:tblPr>
        <w:tblW w:w="0" w:type="auto"/>
        <w:jc w:val="center"/>
        <w:tblBorders>
          <w:top w:val="single" w:sz="4" w:space="0" w:color="000000"/>
          <w:bottom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614"/>
        <w:gridCol w:w="1614"/>
      </w:tblGrid>
      <w:tr w:rsidR="00421629" w14:paraId="04D80650" w14:textId="77777777" w:rsidTr="005D510F">
        <w:trPr>
          <w:jc w:val="center"/>
        </w:trPr>
        <w:tc>
          <w:tcPr>
            <w:tcW w:w="1614" w:type="dxa"/>
            <w:shd w:val="clear" w:color="auto" w:fill="auto"/>
            <w:vAlign w:val="center"/>
          </w:tcPr>
          <w:p w14:paraId="6587AD20" w14:textId="164AB781" w:rsidR="00421629" w:rsidRPr="00CE5492" w:rsidRDefault="00424FF4" w:rsidP="008E0426">
            <w:pPr>
              <w:pStyle w:val="TF-TEXTOQUADRO"/>
              <w:jc w:val="center"/>
              <w:rPr>
                <w:b/>
                <w:bCs/>
                <w:sz w:val="20"/>
              </w:rPr>
            </w:pPr>
            <w:r>
              <w:rPr>
                <w:b/>
                <w:bCs/>
                <w:sz w:val="20"/>
              </w:rPr>
              <w:t>Número de iterações</w:t>
            </w:r>
          </w:p>
        </w:tc>
        <w:tc>
          <w:tcPr>
            <w:tcW w:w="1614" w:type="dxa"/>
            <w:shd w:val="clear" w:color="auto" w:fill="auto"/>
            <w:vAlign w:val="center"/>
          </w:tcPr>
          <w:p w14:paraId="2109824A" w14:textId="4528F2C1" w:rsidR="00421629" w:rsidRPr="00CE5492" w:rsidRDefault="00424FF4" w:rsidP="008E0426">
            <w:pPr>
              <w:pStyle w:val="TF-TEXTOQUADRO"/>
              <w:jc w:val="center"/>
              <w:rPr>
                <w:b/>
                <w:bCs/>
                <w:sz w:val="20"/>
              </w:rPr>
            </w:pPr>
            <w:r>
              <w:rPr>
                <w:b/>
                <w:bCs/>
                <w:sz w:val="20"/>
              </w:rPr>
              <w:t>Percentual de sucesso</w:t>
            </w:r>
          </w:p>
        </w:tc>
      </w:tr>
      <w:tr w:rsidR="00421629" w14:paraId="6F6156BE" w14:textId="77777777" w:rsidTr="00CE5492">
        <w:trPr>
          <w:trHeight w:val="70"/>
          <w:jc w:val="center"/>
        </w:trPr>
        <w:tc>
          <w:tcPr>
            <w:tcW w:w="1614" w:type="dxa"/>
            <w:shd w:val="clear" w:color="auto" w:fill="auto"/>
            <w:vAlign w:val="center"/>
          </w:tcPr>
          <w:p w14:paraId="6E76CBBB" w14:textId="77777777" w:rsidR="00421629" w:rsidRPr="00CE5492" w:rsidRDefault="00421629" w:rsidP="008E0426">
            <w:pPr>
              <w:pStyle w:val="TF-TEXTOQUADRO"/>
              <w:jc w:val="center"/>
              <w:rPr>
                <w:sz w:val="20"/>
              </w:rPr>
            </w:pPr>
            <w:r w:rsidRPr="00CE5492">
              <w:rPr>
                <w:sz w:val="20"/>
              </w:rPr>
              <w:t>25</w:t>
            </w:r>
          </w:p>
        </w:tc>
        <w:tc>
          <w:tcPr>
            <w:tcW w:w="1614" w:type="dxa"/>
            <w:shd w:val="clear" w:color="auto" w:fill="auto"/>
            <w:vAlign w:val="center"/>
          </w:tcPr>
          <w:p w14:paraId="5E72A644" w14:textId="77777777" w:rsidR="00421629" w:rsidRPr="00CE5492" w:rsidRDefault="00421629" w:rsidP="008E0426">
            <w:pPr>
              <w:pStyle w:val="TF-TEXTOQUADRO"/>
              <w:jc w:val="center"/>
              <w:rPr>
                <w:sz w:val="20"/>
              </w:rPr>
            </w:pPr>
            <w:r w:rsidRPr="00CE5492">
              <w:rPr>
                <w:sz w:val="20"/>
              </w:rPr>
              <w:t>86.8</w:t>
            </w:r>
          </w:p>
        </w:tc>
      </w:tr>
      <w:tr w:rsidR="00421629" w14:paraId="3FAFC931" w14:textId="77777777" w:rsidTr="00CE5492">
        <w:trPr>
          <w:trHeight w:val="72"/>
          <w:jc w:val="center"/>
        </w:trPr>
        <w:tc>
          <w:tcPr>
            <w:tcW w:w="1614" w:type="dxa"/>
            <w:shd w:val="clear" w:color="auto" w:fill="auto"/>
            <w:vAlign w:val="center"/>
          </w:tcPr>
          <w:p w14:paraId="0449A147" w14:textId="77777777" w:rsidR="00421629" w:rsidRPr="00CE5492" w:rsidRDefault="00421629" w:rsidP="008E0426">
            <w:pPr>
              <w:pStyle w:val="TF-TEXTOQUADRO"/>
              <w:jc w:val="center"/>
              <w:rPr>
                <w:sz w:val="20"/>
              </w:rPr>
            </w:pPr>
            <w:r w:rsidRPr="00CE5492">
              <w:rPr>
                <w:sz w:val="20"/>
              </w:rPr>
              <w:t>37</w:t>
            </w:r>
          </w:p>
        </w:tc>
        <w:tc>
          <w:tcPr>
            <w:tcW w:w="1614" w:type="dxa"/>
            <w:shd w:val="clear" w:color="auto" w:fill="auto"/>
            <w:vAlign w:val="center"/>
          </w:tcPr>
          <w:p w14:paraId="17BCC3CA" w14:textId="77777777" w:rsidR="00421629" w:rsidRPr="00CE5492" w:rsidRDefault="00421629" w:rsidP="008E0426">
            <w:pPr>
              <w:pStyle w:val="TF-TEXTOQUADRO"/>
              <w:jc w:val="center"/>
              <w:rPr>
                <w:sz w:val="20"/>
              </w:rPr>
            </w:pPr>
            <w:r w:rsidRPr="00CE5492">
              <w:rPr>
                <w:sz w:val="20"/>
              </w:rPr>
              <w:t>88.2</w:t>
            </w:r>
          </w:p>
        </w:tc>
      </w:tr>
      <w:tr w:rsidR="00421629" w14:paraId="6BCC48D9" w14:textId="77777777" w:rsidTr="005D510F">
        <w:trPr>
          <w:jc w:val="center"/>
        </w:trPr>
        <w:tc>
          <w:tcPr>
            <w:tcW w:w="1614" w:type="dxa"/>
            <w:shd w:val="clear" w:color="auto" w:fill="auto"/>
            <w:vAlign w:val="center"/>
          </w:tcPr>
          <w:p w14:paraId="55C6281A" w14:textId="77777777" w:rsidR="00421629" w:rsidRPr="00CE5492" w:rsidRDefault="00421629" w:rsidP="008E0426">
            <w:pPr>
              <w:pStyle w:val="TF-TEXTOQUADRO"/>
              <w:jc w:val="center"/>
              <w:rPr>
                <w:sz w:val="20"/>
              </w:rPr>
            </w:pPr>
            <w:r w:rsidRPr="00CE5492">
              <w:rPr>
                <w:sz w:val="20"/>
              </w:rPr>
              <w:t>49</w:t>
            </w:r>
          </w:p>
        </w:tc>
        <w:tc>
          <w:tcPr>
            <w:tcW w:w="1614" w:type="dxa"/>
            <w:shd w:val="clear" w:color="auto" w:fill="auto"/>
            <w:vAlign w:val="center"/>
          </w:tcPr>
          <w:p w14:paraId="2DFD5C57" w14:textId="77777777" w:rsidR="00421629" w:rsidRPr="00CE5492" w:rsidRDefault="00421629" w:rsidP="008E0426">
            <w:pPr>
              <w:pStyle w:val="TF-TEXTOQUADRO"/>
              <w:jc w:val="center"/>
              <w:rPr>
                <w:sz w:val="20"/>
              </w:rPr>
            </w:pPr>
            <w:r w:rsidRPr="00CE5492">
              <w:rPr>
                <w:sz w:val="20"/>
              </w:rPr>
              <w:t>89.6</w:t>
            </w:r>
          </w:p>
        </w:tc>
      </w:tr>
      <w:tr w:rsidR="00421629" w14:paraId="3FFC06BA" w14:textId="77777777" w:rsidTr="005D510F">
        <w:trPr>
          <w:jc w:val="center"/>
        </w:trPr>
        <w:tc>
          <w:tcPr>
            <w:tcW w:w="1614" w:type="dxa"/>
            <w:shd w:val="clear" w:color="auto" w:fill="auto"/>
            <w:vAlign w:val="center"/>
          </w:tcPr>
          <w:p w14:paraId="1713A578" w14:textId="77777777" w:rsidR="00421629" w:rsidRPr="00CE5492" w:rsidRDefault="00421629" w:rsidP="008E0426">
            <w:pPr>
              <w:pStyle w:val="TF-TEXTOQUADRO"/>
              <w:jc w:val="center"/>
              <w:rPr>
                <w:sz w:val="20"/>
              </w:rPr>
            </w:pPr>
            <w:r w:rsidRPr="00CE5492">
              <w:rPr>
                <w:sz w:val="20"/>
              </w:rPr>
              <w:t>61</w:t>
            </w:r>
          </w:p>
        </w:tc>
        <w:tc>
          <w:tcPr>
            <w:tcW w:w="1614" w:type="dxa"/>
            <w:shd w:val="clear" w:color="auto" w:fill="auto"/>
            <w:vAlign w:val="center"/>
          </w:tcPr>
          <w:p w14:paraId="67BFB127" w14:textId="77777777" w:rsidR="00421629" w:rsidRPr="00CE5492" w:rsidRDefault="00421629" w:rsidP="008E0426">
            <w:pPr>
              <w:pStyle w:val="TF-TEXTOQUADRO"/>
              <w:jc w:val="center"/>
              <w:rPr>
                <w:sz w:val="20"/>
              </w:rPr>
            </w:pPr>
            <w:r w:rsidRPr="00CE5492">
              <w:rPr>
                <w:sz w:val="20"/>
              </w:rPr>
              <w:t>91.8</w:t>
            </w:r>
          </w:p>
        </w:tc>
      </w:tr>
      <w:tr w:rsidR="00421629" w14:paraId="0FAD0B87" w14:textId="77777777" w:rsidTr="005D510F">
        <w:trPr>
          <w:jc w:val="center"/>
        </w:trPr>
        <w:tc>
          <w:tcPr>
            <w:tcW w:w="1614" w:type="dxa"/>
            <w:shd w:val="clear" w:color="auto" w:fill="auto"/>
            <w:vAlign w:val="center"/>
          </w:tcPr>
          <w:p w14:paraId="429AD414" w14:textId="77777777" w:rsidR="00421629" w:rsidRPr="00CE5492" w:rsidRDefault="00421629" w:rsidP="008E0426">
            <w:pPr>
              <w:pStyle w:val="TF-TEXTOQUADRO"/>
              <w:jc w:val="center"/>
              <w:rPr>
                <w:sz w:val="20"/>
              </w:rPr>
            </w:pPr>
            <w:r w:rsidRPr="00CE5492">
              <w:rPr>
                <w:sz w:val="20"/>
              </w:rPr>
              <w:t>73</w:t>
            </w:r>
          </w:p>
        </w:tc>
        <w:tc>
          <w:tcPr>
            <w:tcW w:w="1614" w:type="dxa"/>
            <w:shd w:val="clear" w:color="auto" w:fill="auto"/>
            <w:vAlign w:val="center"/>
          </w:tcPr>
          <w:p w14:paraId="48C6DA2F" w14:textId="77777777" w:rsidR="00421629" w:rsidRPr="00CE5492" w:rsidRDefault="00421629" w:rsidP="008E0426">
            <w:pPr>
              <w:pStyle w:val="TF-TEXTOQUADRO"/>
              <w:jc w:val="center"/>
              <w:rPr>
                <w:sz w:val="20"/>
              </w:rPr>
            </w:pPr>
            <w:r w:rsidRPr="00CE5492">
              <w:rPr>
                <w:sz w:val="20"/>
              </w:rPr>
              <w:t>92.0</w:t>
            </w:r>
          </w:p>
        </w:tc>
      </w:tr>
      <w:tr w:rsidR="00421629" w14:paraId="4403DF6D" w14:textId="77777777" w:rsidTr="005D510F">
        <w:trPr>
          <w:jc w:val="center"/>
        </w:trPr>
        <w:tc>
          <w:tcPr>
            <w:tcW w:w="1614" w:type="dxa"/>
            <w:shd w:val="clear" w:color="auto" w:fill="auto"/>
            <w:vAlign w:val="center"/>
          </w:tcPr>
          <w:p w14:paraId="7C9FF455" w14:textId="77777777" w:rsidR="00421629" w:rsidRPr="00CE5492" w:rsidRDefault="00421629" w:rsidP="008E0426">
            <w:pPr>
              <w:pStyle w:val="TF-TEXTOQUADRO"/>
              <w:jc w:val="center"/>
              <w:rPr>
                <w:sz w:val="20"/>
              </w:rPr>
            </w:pPr>
            <w:r w:rsidRPr="00CE5492">
              <w:rPr>
                <w:sz w:val="20"/>
              </w:rPr>
              <w:t>85</w:t>
            </w:r>
          </w:p>
        </w:tc>
        <w:tc>
          <w:tcPr>
            <w:tcW w:w="1614" w:type="dxa"/>
            <w:shd w:val="clear" w:color="auto" w:fill="auto"/>
            <w:vAlign w:val="center"/>
          </w:tcPr>
          <w:p w14:paraId="1F6D6D39" w14:textId="77777777" w:rsidR="00421629" w:rsidRPr="00CE5492" w:rsidRDefault="00421629" w:rsidP="008E0426">
            <w:pPr>
              <w:pStyle w:val="TF-TEXTOQUADRO"/>
              <w:jc w:val="center"/>
              <w:rPr>
                <w:sz w:val="20"/>
              </w:rPr>
            </w:pPr>
            <w:r w:rsidRPr="00CE5492">
              <w:rPr>
                <w:sz w:val="20"/>
              </w:rPr>
              <w:t>93.4</w:t>
            </w:r>
          </w:p>
        </w:tc>
      </w:tr>
    </w:tbl>
    <w:p w14:paraId="6DAD3186" w14:textId="07D12087" w:rsidR="00421629" w:rsidRDefault="00421629" w:rsidP="00421629">
      <w:pPr>
        <w:pStyle w:val="TF-FONTE"/>
      </w:pPr>
      <w:r w:rsidRPr="0064243A">
        <w:t xml:space="preserve">Fonte: </w:t>
      </w:r>
      <w:r w:rsidR="00924F81">
        <w:t>a</w:t>
      </w:r>
      <w:r w:rsidRPr="0064243A">
        <w:t xml:space="preserve">daptada de Bailon </w:t>
      </w:r>
      <w:r w:rsidRPr="00537605">
        <w:rPr>
          <w:i/>
          <w:iCs/>
        </w:rPr>
        <w:t>et al.</w:t>
      </w:r>
      <w:r w:rsidRPr="0064243A">
        <w:t xml:space="preserve"> (2019).</w:t>
      </w:r>
    </w:p>
    <w:p w14:paraId="7B1FFCAD" w14:textId="7661521C" w:rsidR="00DC5A5E" w:rsidRDefault="00DC5A5E" w:rsidP="00421629">
      <w:pPr>
        <w:pStyle w:val="TF-TEXTO"/>
        <w:ind w:firstLine="567"/>
      </w:pPr>
      <w:r w:rsidRPr="00ED31BF">
        <w:t>Bailon</w:t>
      </w:r>
      <w:r>
        <w:t xml:space="preserve"> </w:t>
      </w:r>
      <w:r w:rsidRPr="0064243A">
        <w:rPr>
          <w:i/>
          <w:iCs/>
        </w:rPr>
        <w:t>et al.</w:t>
      </w:r>
      <w:r>
        <w:t xml:space="preserve"> (2019) </w:t>
      </w:r>
      <w:r w:rsidR="00FA3FA4">
        <w:t>trazem</w:t>
      </w:r>
      <w:r>
        <w:t xml:space="preserve"> recomendações propostas pelos pesquisadores </w:t>
      </w:r>
      <w:r w:rsidR="00FA3FA4">
        <w:t>da pesquisa</w:t>
      </w:r>
      <w:r>
        <w:t xml:space="preserve">, </w:t>
      </w:r>
      <w:r w:rsidR="00BE34A8">
        <w:t>sendo</w:t>
      </w:r>
      <w:r>
        <w:t xml:space="preserve"> elas: </w:t>
      </w:r>
      <w:r w:rsidR="00BD4BD6">
        <w:t>mais variações de voz por palavra, que conforme comprovado, aumentam a eficácia de reconhecimento de palavras, juntamente com o número de iterações de treinamento; aumentar a eficiência do reconhecimento da palavra de entrada para torn</w:t>
      </w:r>
      <w:r w:rsidR="00421629">
        <w:t>á</w:t>
      </w:r>
      <w:r w:rsidR="00BD4BD6">
        <w:t>-la em torno de 97 a 99 por cento</w:t>
      </w:r>
      <w:r w:rsidR="005F0B76">
        <w:t xml:space="preserve"> e</w:t>
      </w:r>
      <w:r w:rsidR="00BD4BD6">
        <w:t xml:space="preserve"> </w:t>
      </w:r>
      <w:r w:rsidR="005F0B76">
        <w:t>u</w:t>
      </w:r>
      <w:r w:rsidR="00BD4BD6">
        <w:t xml:space="preserve">m por cento destinado </w:t>
      </w:r>
      <w:r w:rsidR="00421629">
        <w:t>a</w:t>
      </w:r>
      <w:r w:rsidR="00BD4BD6">
        <w:t xml:space="preserve"> variáveis externas incontroláveis; aumento </w:t>
      </w:r>
      <w:r w:rsidR="00421629">
        <w:t>de duas a três mil palavras, englobando mais do vocabulário, gírias e expressões</w:t>
      </w:r>
      <w:r w:rsidR="00BD4BD6">
        <w:t xml:space="preserve">; e, ao longo prazo, uma aplicação expandida da </w:t>
      </w:r>
      <w:r w:rsidR="00FA3FA4">
        <w:t>RNA</w:t>
      </w:r>
      <w:r w:rsidR="00BD4BD6">
        <w:t xml:space="preserve"> para reconhecimento de frases e sentenças</w:t>
      </w:r>
      <w:r w:rsidR="00421629">
        <w:t>,</w:t>
      </w:r>
      <w:r w:rsidR="00BD4BD6">
        <w:t xml:space="preserve"> </w:t>
      </w:r>
      <w:r w:rsidR="00421629">
        <w:t>c</w:t>
      </w:r>
      <w:r w:rsidR="00BD4BD6">
        <w:t xml:space="preserve">hegando assim a uma gramática correta e </w:t>
      </w:r>
      <w:r w:rsidR="00421629">
        <w:t>mais próximo d</w:t>
      </w:r>
      <w:r w:rsidR="00BD4BD6">
        <w:t>o objetivo de ter um tradutor totalmente controlado por</w:t>
      </w:r>
      <w:r w:rsidR="00421629">
        <w:t xml:space="preserve"> computador (BAILON </w:t>
      </w:r>
      <w:r w:rsidR="00421629" w:rsidRPr="00531F06">
        <w:rPr>
          <w:i/>
          <w:iCs/>
        </w:rPr>
        <w:t>et al</w:t>
      </w:r>
      <w:r w:rsidR="00421629" w:rsidRPr="00BA4074">
        <w:rPr>
          <w:i/>
          <w:iCs/>
        </w:rPr>
        <w:t>.</w:t>
      </w:r>
      <w:r w:rsidR="00421629" w:rsidRPr="00BA4074">
        <w:t>,</w:t>
      </w:r>
      <w:r w:rsidR="00421629">
        <w:t xml:space="preserve"> 2019)</w:t>
      </w:r>
      <w:r w:rsidR="00BD4BD6">
        <w:t>.</w:t>
      </w:r>
    </w:p>
    <w:p w14:paraId="751FF6C8" w14:textId="291B4A67" w:rsidR="00A44581" w:rsidRDefault="00730349" w:rsidP="00C17971">
      <w:pPr>
        <w:pStyle w:val="Ttulo2"/>
        <w:spacing w:after="120" w:line="240" w:lineRule="auto"/>
        <w:rPr>
          <w:lang w:val="en-US"/>
        </w:rPr>
      </w:pPr>
      <w:r w:rsidRPr="00730349">
        <w:rPr>
          <w:lang w:val="en-US"/>
        </w:rPr>
        <w:t>KT-Speech-Crawler: Automatic Dataset Construction for Speech Recognition from YouTube Videos</w:t>
      </w:r>
    </w:p>
    <w:p w14:paraId="5E75D551" w14:textId="35A0324D" w:rsidR="003D6BD2" w:rsidRDefault="00C17971" w:rsidP="003D6BD2">
      <w:pPr>
        <w:pStyle w:val="TF-TEXTO"/>
      </w:pPr>
      <w:r w:rsidRPr="00C17971">
        <w:t xml:space="preserve">Para melhorar </w:t>
      </w:r>
      <w:r w:rsidR="000F4D74">
        <w:t xml:space="preserve">aplicações </w:t>
      </w:r>
      <w:r w:rsidRPr="00C17971">
        <w:t>de reconhecimento de voz</w:t>
      </w:r>
      <w:r w:rsidR="0064243A">
        <w:t>,</w:t>
      </w:r>
      <w:r w:rsidRPr="00C17971">
        <w:t xml:space="preserve"> Lakomkin </w:t>
      </w:r>
      <w:r w:rsidRPr="0064243A">
        <w:rPr>
          <w:i/>
          <w:iCs/>
        </w:rPr>
        <w:t>et al</w:t>
      </w:r>
      <w:r w:rsidR="0064243A" w:rsidRPr="0064243A">
        <w:rPr>
          <w:i/>
          <w:iCs/>
        </w:rPr>
        <w:t>.</w:t>
      </w:r>
      <w:r w:rsidRPr="00C17971">
        <w:t xml:space="preserve"> (201</w:t>
      </w:r>
      <w:r w:rsidR="00887C60">
        <w:t>8</w:t>
      </w:r>
      <w:r w:rsidRPr="00C17971">
        <w:t>)</w:t>
      </w:r>
      <w:r>
        <w:t xml:space="preserve"> </w:t>
      </w:r>
      <w:r w:rsidR="009A3C84">
        <w:t>criaram</w:t>
      </w:r>
      <w:r>
        <w:t xml:space="preserve"> o </w:t>
      </w:r>
      <w:r w:rsidRPr="0064243A">
        <w:t>KT-Speech-Crawler</w:t>
      </w:r>
      <w:r w:rsidR="0064243A">
        <w:t xml:space="preserve">, </w:t>
      </w:r>
      <w:r w:rsidR="00DA6174">
        <w:t xml:space="preserve">desenvolvido </w:t>
      </w:r>
      <w:r w:rsidR="000F4D74">
        <w:t xml:space="preserve">na linguagem </w:t>
      </w:r>
      <w:r w:rsidR="00DA6174" w:rsidRPr="0064243A">
        <w:t>Python</w:t>
      </w:r>
      <w:r w:rsidR="000F4D74">
        <w:t>,</w:t>
      </w:r>
      <w:r w:rsidR="00DA6174" w:rsidRPr="0064243A">
        <w:t xml:space="preserve"> </w:t>
      </w:r>
      <w:r w:rsidR="00BE45F1">
        <w:t xml:space="preserve">que </w:t>
      </w:r>
      <w:r>
        <w:t xml:space="preserve">tem o objetivo de recuperar </w:t>
      </w:r>
      <w:r w:rsidR="00BE45F1">
        <w:t xml:space="preserve">informações </w:t>
      </w:r>
      <w:r>
        <w:t>de vídeos do Youtube</w:t>
      </w:r>
      <w:r w:rsidR="00B14D26">
        <w:t>.</w:t>
      </w:r>
      <w:r>
        <w:t xml:space="preserve"> </w:t>
      </w:r>
      <w:r w:rsidR="00B14D26">
        <w:t>Essas informações são usadas</w:t>
      </w:r>
      <w:r w:rsidR="00BE45F1">
        <w:t xml:space="preserve"> para </w:t>
      </w:r>
      <w:r w:rsidR="00844C95">
        <w:t>treinamento de</w:t>
      </w:r>
      <w:r w:rsidR="00BE45F1">
        <w:t xml:space="preserve"> </w:t>
      </w:r>
      <w:r w:rsidR="00F57840">
        <w:t>RNA</w:t>
      </w:r>
      <w:r>
        <w:t>.</w:t>
      </w:r>
      <w:r w:rsidR="00BE45F1">
        <w:t xml:space="preserve"> A </w:t>
      </w:r>
      <w:r w:rsidR="00BE45F1" w:rsidRPr="0064243A">
        <w:t xml:space="preserve">YouTube Search </w:t>
      </w:r>
      <w:r w:rsidR="00075002">
        <w:t xml:space="preserve">Application Programming Interface (API) </w:t>
      </w:r>
      <w:r w:rsidR="00BE45F1">
        <w:t>foi a principal tecnologia utilizada para recuperar os vídeos do Youtube e suas legendas ocultas</w:t>
      </w:r>
      <w:r w:rsidR="003D6BD2">
        <w:t xml:space="preserve"> </w:t>
      </w:r>
      <w:r w:rsidR="0064243A">
        <w:t xml:space="preserve">(LAKOMKIN </w:t>
      </w:r>
      <w:r w:rsidR="0064243A" w:rsidRPr="0064243A">
        <w:rPr>
          <w:i/>
          <w:iCs/>
        </w:rPr>
        <w:t>et al</w:t>
      </w:r>
      <w:r w:rsidR="0064243A">
        <w:t>., 201</w:t>
      </w:r>
      <w:r w:rsidR="00887C60">
        <w:t>8</w:t>
      </w:r>
      <w:r w:rsidR="0064243A">
        <w:t>).</w:t>
      </w:r>
      <w:r w:rsidR="003D6BD2">
        <w:t xml:space="preserve"> Cabe destacar, algumas das características de </w:t>
      </w:r>
      <w:r w:rsidR="003D6BD2" w:rsidRPr="00C17971">
        <w:t xml:space="preserve">Lakomkin </w:t>
      </w:r>
      <w:r w:rsidR="003D6BD2" w:rsidRPr="0064243A">
        <w:rPr>
          <w:i/>
          <w:iCs/>
        </w:rPr>
        <w:t>et al.</w:t>
      </w:r>
      <w:r w:rsidR="003D6BD2">
        <w:rPr>
          <w:i/>
          <w:iCs/>
        </w:rPr>
        <w:t xml:space="preserve"> </w:t>
      </w:r>
      <w:r w:rsidR="003D6BD2">
        <w:t>(</w:t>
      </w:r>
      <w:r w:rsidR="00887C60" w:rsidRPr="00B14D26">
        <w:t>201</w:t>
      </w:r>
      <w:r w:rsidR="00887C60">
        <w:t>8</w:t>
      </w:r>
      <w:r w:rsidR="003D6BD2">
        <w:t xml:space="preserve">), como: recuperar informações, reconhecimento de voz, transcrição de voz e </w:t>
      </w:r>
      <w:r w:rsidR="009A3C84">
        <w:t>disponibilização</w:t>
      </w:r>
      <w:r w:rsidR="003D6BD2">
        <w:t xml:space="preserve"> para </w:t>
      </w:r>
      <w:r w:rsidR="009A3C84">
        <w:t xml:space="preserve">a </w:t>
      </w:r>
      <w:r w:rsidR="003D6BD2">
        <w:t>plataforma desktop.</w:t>
      </w:r>
    </w:p>
    <w:p w14:paraId="4A2298C0" w14:textId="625F923E" w:rsidR="002E1CEA" w:rsidRDefault="002E1CEA" w:rsidP="00C17971">
      <w:pPr>
        <w:pStyle w:val="TF-TEXTO"/>
        <w:ind w:firstLine="567"/>
      </w:pPr>
      <w:r>
        <w:t xml:space="preserve">O </w:t>
      </w:r>
      <w:r>
        <w:rPr>
          <w:i/>
          <w:iCs/>
        </w:rPr>
        <w:t>crawler</w:t>
      </w:r>
      <w:r>
        <w:t xml:space="preserve"> pode obter cerca de 150 horas de fala transcrita em um dia, contendo uma taxa de erro de 3,5% n</w:t>
      </w:r>
      <w:r w:rsidR="009A3C84">
        <w:t>o reconhecimento</w:t>
      </w:r>
      <w:r>
        <w:t xml:space="preserve">. As falas coletadas são gravadas em </w:t>
      </w:r>
      <w:r w:rsidR="00F95308">
        <w:t>diversas</w:t>
      </w:r>
      <w:r>
        <w:t xml:space="preserve"> condições, incluindo ruídos, músicas, má qualidade da voz por estar longe do microfone e </w:t>
      </w:r>
      <w:r w:rsidR="009A3C84">
        <w:t>diferentes</w:t>
      </w:r>
      <w:r>
        <w:t xml:space="preserve"> sotaques e entonações. Foi observado uma redução de 40% na taxa de erros de palavras do conjunto de dados do </w:t>
      </w:r>
      <w:r w:rsidR="00E927E6" w:rsidRPr="0064243A">
        <w:t>Wall Street Journal</w:t>
      </w:r>
      <w:r w:rsidR="00E927E6">
        <w:t xml:space="preserve"> apenas integrando 200 horas de amostras coletadas pelos vídeos no conjunto de treinamento </w:t>
      </w:r>
      <w:r w:rsidR="00A96CA2">
        <w:t xml:space="preserve">(LAKOMKIN </w:t>
      </w:r>
      <w:r w:rsidR="00A96CA2" w:rsidRPr="00F95308">
        <w:rPr>
          <w:i/>
          <w:iCs/>
        </w:rPr>
        <w:t>et al.</w:t>
      </w:r>
      <w:r w:rsidR="00A96CA2">
        <w:t>, 201</w:t>
      </w:r>
      <w:r w:rsidR="00887C60">
        <w:t>8</w:t>
      </w:r>
      <w:r w:rsidR="00A96CA2">
        <w:t>)</w:t>
      </w:r>
      <w:r w:rsidR="00E927E6">
        <w:t>.</w:t>
      </w:r>
    </w:p>
    <w:p w14:paraId="001EF46C" w14:textId="5A2013A2" w:rsidR="00D90720" w:rsidRPr="00D90720" w:rsidRDefault="00D90720" w:rsidP="00C17971">
      <w:pPr>
        <w:pStyle w:val="TF-TEXTO"/>
        <w:ind w:firstLine="567"/>
      </w:pPr>
      <w:r>
        <w:t xml:space="preserve">As etapas principais executadas pelo </w:t>
      </w:r>
      <w:r w:rsidRPr="009A3C84">
        <w:t>KT-Speech-Crawler</w:t>
      </w:r>
      <w:r>
        <w:rPr>
          <w:i/>
          <w:iCs/>
        </w:rPr>
        <w:t xml:space="preserve"> </w:t>
      </w:r>
      <w:r>
        <w:t xml:space="preserve">estão demonstradas na </w:t>
      </w:r>
      <w:r>
        <w:fldChar w:fldCharType="begin"/>
      </w:r>
      <w:r>
        <w:instrText xml:space="preserve"> REF _Ref50979634 \h </w:instrText>
      </w:r>
      <w:r>
        <w:fldChar w:fldCharType="separate"/>
      </w:r>
      <w:r w:rsidR="000F4D74">
        <w:t xml:space="preserve">Figura </w:t>
      </w:r>
      <w:r w:rsidR="000F4D74">
        <w:rPr>
          <w:noProof/>
        </w:rPr>
        <w:t>4</w:t>
      </w:r>
      <w:r>
        <w:fldChar w:fldCharType="end"/>
      </w:r>
      <w:r w:rsidR="00C510CB">
        <w:t xml:space="preserve"> (a)</w:t>
      </w:r>
      <w:r w:rsidR="009A3C84">
        <w:t>:</w:t>
      </w:r>
      <w:r>
        <w:t xml:space="preserve"> processo de pesquisa dos vídeos pela API do Youtube, com palavras chaves da língua </w:t>
      </w:r>
      <w:r>
        <w:lastRenderedPageBreak/>
        <w:t xml:space="preserve">inglesa; </w:t>
      </w:r>
      <w:r w:rsidR="003D6BD2">
        <w:t>na letra B</w:t>
      </w:r>
      <w:r w:rsidR="001941A8">
        <w:t xml:space="preserve"> são removidos, por exemplo,</w:t>
      </w:r>
      <w:r w:rsidR="003D6BD2">
        <w:t xml:space="preserve"> </w:t>
      </w:r>
      <w:r w:rsidR="001941A8">
        <w:t xml:space="preserve">textos indesejados e músicas de fundo para </w:t>
      </w:r>
      <w:r w:rsidR="003D6BD2">
        <w:t xml:space="preserve">os </w:t>
      </w:r>
      <w:r>
        <w:t xml:space="preserve">filtros </w:t>
      </w:r>
      <w:r w:rsidR="001941A8">
        <w:t>de</w:t>
      </w:r>
      <w:r>
        <w:t xml:space="preserve"> aplicação</w:t>
      </w:r>
      <w:r w:rsidR="001941A8">
        <w:t>,</w:t>
      </w:r>
      <w:r>
        <w:t xml:space="preserve"> tanto no áudio quanto nas legendas ocultas; </w:t>
      </w:r>
      <w:r w:rsidR="00712A08">
        <w:t xml:space="preserve">na etapa de pós processamento (letra C) o programa tenta corrigir desalinhamentos imprecisos entre o áudio e as legendas do vídeo; a penúltima etapa (letra D) </w:t>
      </w:r>
      <w:r w:rsidR="008E52DF">
        <w:t>traz</w:t>
      </w:r>
      <w:r w:rsidR="00712A08">
        <w:t xml:space="preserve"> a transcrição do vídeo; e por fim, na letra E, a transcrição é enviada para a </w:t>
      </w:r>
      <w:r w:rsidR="00FA3FA4">
        <w:t xml:space="preserve">RNA ser </w:t>
      </w:r>
      <w:r w:rsidR="00712A08">
        <w:t>treinada</w:t>
      </w:r>
      <w:r w:rsidR="0064243A">
        <w:t xml:space="preserve"> (LAKOMKIN </w:t>
      </w:r>
      <w:r w:rsidR="0064243A" w:rsidRPr="0064243A">
        <w:rPr>
          <w:i/>
          <w:iCs/>
        </w:rPr>
        <w:t>et al</w:t>
      </w:r>
      <w:r w:rsidR="0064243A">
        <w:t>., 201</w:t>
      </w:r>
      <w:r w:rsidR="00887C60">
        <w:t>8</w:t>
      </w:r>
      <w:r w:rsidR="0064243A">
        <w:t>).</w:t>
      </w:r>
      <w:r w:rsidR="006E1759">
        <w:t xml:space="preserve"> Já a </w:t>
      </w:r>
      <w:r w:rsidR="006E1759">
        <w:fldChar w:fldCharType="begin"/>
      </w:r>
      <w:r w:rsidR="006E1759">
        <w:instrText xml:space="preserve"> REF _Ref50979634 \h </w:instrText>
      </w:r>
      <w:r w:rsidR="006E1759">
        <w:fldChar w:fldCharType="separate"/>
      </w:r>
      <w:r w:rsidR="006E1759">
        <w:t xml:space="preserve">Figura </w:t>
      </w:r>
      <w:r w:rsidR="006E1759">
        <w:rPr>
          <w:noProof/>
        </w:rPr>
        <w:t>4</w:t>
      </w:r>
      <w:r w:rsidR="006E1759">
        <w:fldChar w:fldCharType="end"/>
      </w:r>
      <w:r w:rsidR="006E1759">
        <w:t xml:space="preserve"> (b) traz a interface web desenvolvida por </w:t>
      </w:r>
      <w:r w:rsidR="006E1759" w:rsidRPr="00B14D26">
        <w:t xml:space="preserve">Lakomkin </w:t>
      </w:r>
      <w:r w:rsidR="006E1759" w:rsidRPr="003D6BD2">
        <w:rPr>
          <w:i/>
          <w:iCs/>
        </w:rPr>
        <w:t>e</w:t>
      </w:r>
      <w:r w:rsidR="006E1759">
        <w:rPr>
          <w:i/>
          <w:iCs/>
        </w:rPr>
        <w:t>t</w:t>
      </w:r>
      <w:r w:rsidR="006E1759" w:rsidRPr="003D6BD2">
        <w:rPr>
          <w:i/>
          <w:iCs/>
        </w:rPr>
        <w:t xml:space="preserve"> al</w:t>
      </w:r>
      <w:r w:rsidR="006E1759">
        <w:rPr>
          <w:i/>
          <w:iCs/>
        </w:rPr>
        <w:t>.</w:t>
      </w:r>
      <w:r w:rsidR="006E1759" w:rsidRPr="00B14D26">
        <w:t xml:space="preserve"> (201</w:t>
      </w:r>
      <w:r w:rsidR="00887C60">
        <w:t>8</w:t>
      </w:r>
      <w:r w:rsidR="006E1759" w:rsidRPr="00B14D26">
        <w:t xml:space="preserve">) </w:t>
      </w:r>
      <w:r w:rsidR="006E1759">
        <w:t xml:space="preserve">para analisar as amostras retiradas e suas transcrições. O </w:t>
      </w:r>
      <w:r w:rsidR="006E1759" w:rsidRPr="005815EE">
        <w:rPr>
          <w:i/>
          <w:iCs/>
        </w:rPr>
        <w:t>web</w:t>
      </w:r>
      <w:r w:rsidR="003341A6">
        <w:rPr>
          <w:i/>
          <w:iCs/>
        </w:rPr>
        <w:t xml:space="preserve"> </w:t>
      </w:r>
      <w:r w:rsidR="006E1759" w:rsidRPr="005815EE">
        <w:rPr>
          <w:i/>
          <w:iCs/>
        </w:rPr>
        <w:t>service</w:t>
      </w:r>
      <w:r w:rsidR="006E1759">
        <w:t xml:space="preserve"> desenvolvido exibe oito exemplos aleatórios e sua correspondente transcrição, permitindo carregar mais se necessário. Também foi integrada uma funcionalidade para que o usuário confirme se a transcrição está correta ou se não corresponde ao que foi falado no áudio. </w:t>
      </w:r>
      <w:r w:rsidR="006E1759" w:rsidRPr="00B14D26">
        <w:t xml:space="preserve">Lakomkin </w:t>
      </w:r>
      <w:r w:rsidR="006E1759" w:rsidRPr="003D6BD2">
        <w:rPr>
          <w:i/>
          <w:iCs/>
        </w:rPr>
        <w:t>e</w:t>
      </w:r>
      <w:r w:rsidR="006E1759">
        <w:rPr>
          <w:i/>
          <w:iCs/>
        </w:rPr>
        <w:t>t</w:t>
      </w:r>
      <w:r w:rsidR="006E1759" w:rsidRPr="003D6BD2">
        <w:rPr>
          <w:i/>
          <w:iCs/>
        </w:rPr>
        <w:t xml:space="preserve"> al</w:t>
      </w:r>
      <w:r w:rsidR="006E1759">
        <w:rPr>
          <w:i/>
          <w:iCs/>
        </w:rPr>
        <w:t>.</w:t>
      </w:r>
      <w:r w:rsidR="006E1759" w:rsidRPr="00B14D26">
        <w:t xml:space="preserve"> (</w:t>
      </w:r>
      <w:r w:rsidR="00887C60" w:rsidRPr="00B14D26">
        <w:t>201</w:t>
      </w:r>
      <w:r w:rsidR="00887C60">
        <w:t>8</w:t>
      </w:r>
      <w:r w:rsidR="006E1759" w:rsidRPr="00B14D26">
        <w:t>)</w:t>
      </w:r>
      <w:r w:rsidR="006E1759">
        <w:t xml:space="preserve"> estimam uma taxa de erro de 3,5% para um total de 600 amostras aleatórias.</w:t>
      </w:r>
    </w:p>
    <w:p w14:paraId="29E09AFC" w14:textId="5CC8FAD3" w:rsidR="006E1759" w:rsidRDefault="00DA6174" w:rsidP="006E1759">
      <w:pPr>
        <w:pStyle w:val="TF-LEGENDA"/>
      </w:pPr>
      <w:bookmarkStart w:id="32" w:name="_Ref50979634"/>
      <w:r>
        <w:t xml:space="preserve">Figura </w:t>
      </w:r>
      <w:r w:rsidR="00E76518">
        <w:fldChar w:fldCharType="begin"/>
      </w:r>
      <w:r w:rsidR="00E76518">
        <w:instrText xml:space="preserve"> SEQ Figura \* ARABIC </w:instrText>
      </w:r>
      <w:r w:rsidR="00E76518">
        <w:fldChar w:fldCharType="separate"/>
      </w:r>
      <w:r w:rsidR="000F4D74">
        <w:rPr>
          <w:noProof/>
        </w:rPr>
        <w:t>4</w:t>
      </w:r>
      <w:r w:rsidR="00E76518">
        <w:rPr>
          <w:noProof/>
        </w:rPr>
        <w:fldChar w:fldCharType="end"/>
      </w:r>
      <w:bookmarkEnd w:id="32"/>
      <w:r w:rsidRPr="00A8647E">
        <w:t xml:space="preserve"> </w:t>
      </w:r>
      <w:r w:rsidR="00D23372">
        <w:t>–</w:t>
      </w:r>
      <w:r w:rsidRPr="00A8647E">
        <w:t xml:space="preserve"> </w:t>
      </w:r>
      <w:r w:rsidR="00D23372">
        <w:t xml:space="preserve">(a) </w:t>
      </w:r>
      <w:r w:rsidRPr="00A8647E">
        <w:t>Etapas do processo executado pelo KT-Speech-Crawler</w:t>
      </w:r>
      <w:r w:rsidR="006E1759">
        <w:t xml:space="preserve"> e (b) Interface web para análise das amostras e suas transcrições</w:t>
      </w:r>
    </w:p>
    <w:p w14:paraId="60190F6A" w14:textId="254B5236" w:rsidR="00DA6174" w:rsidRDefault="00D16BF5" w:rsidP="00D23372">
      <w:pPr>
        <w:pStyle w:val="TF-FIGURA"/>
        <w:jc w:val="left"/>
      </w:pPr>
      <w:r>
        <w:rPr>
          <w:noProof/>
        </w:rPr>
        <w:pict w14:anchorId="604026D8">
          <v:shape id="Imagem 1" o:spid="_x0000_i1029" type="#_x0000_t75" style="width:454.55pt;height:159.65pt;visibility:visible;mso-wrap-style:square" o:bordertopcolor="this" o:borderleftcolor="this" o:borderbottomcolor="this" o:borderrightcolor="this">
            <v:imagedata r:id="rId15" o:title="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14:paraId="27FB9523" w14:textId="07CE9850" w:rsidR="00DA6174" w:rsidRPr="006E1759" w:rsidRDefault="00DA6174">
      <w:pPr>
        <w:pStyle w:val="TF-FONTE"/>
      </w:pPr>
      <w:r w:rsidRPr="006E1759">
        <w:t xml:space="preserve">Fonte: </w:t>
      </w:r>
      <w:r w:rsidR="00924F81" w:rsidRPr="006E1759">
        <w:t>a</w:t>
      </w:r>
      <w:r w:rsidRPr="006E1759">
        <w:t>daptad</w:t>
      </w:r>
      <w:r w:rsidR="003D6BD2" w:rsidRPr="006E1759">
        <w:t>a</w:t>
      </w:r>
      <w:r w:rsidRPr="006E1759">
        <w:t xml:space="preserve"> de Lakomkin </w:t>
      </w:r>
      <w:r w:rsidR="003D6BD2" w:rsidRPr="00537605">
        <w:rPr>
          <w:i/>
          <w:iCs/>
        </w:rPr>
        <w:t>et al</w:t>
      </w:r>
      <w:r w:rsidR="003D6BD2" w:rsidRPr="00163B38">
        <w:t>.</w:t>
      </w:r>
      <w:r w:rsidRPr="006E1759">
        <w:t xml:space="preserve"> (</w:t>
      </w:r>
      <w:r w:rsidR="00887C60" w:rsidRPr="00887C60">
        <w:t>2018</w:t>
      </w:r>
      <w:r w:rsidRPr="006E1759">
        <w:t>).</w:t>
      </w:r>
    </w:p>
    <w:p w14:paraId="56733E1D" w14:textId="424E8EE0" w:rsidR="003D6BD2" w:rsidRDefault="003D6BD2">
      <w:pPr>
        <w:pStyle w:val="TF-TEXTO"/>
      </w:pPr>
      <w:r>
        <w:t xml:space="preserve">Na demonstração de resultados, </w:t>
      </w:r>
      <w:r w:rsidRPr="00B14D26">
        <w:t xml:space="preserve">Lakomkin </w:t>
      </w:r>
      <w:r w:rsidRPr="003D6BD2">
        <w:rPr>
          <w:i/>
          <w:iCs/>
        </w:rPr>
        <w:t>e</w:t>
      </w:r>
      <w:r>
        <w:rPr>
          <w:i/>
          <w:iCs/>
        </w:rPr>
        <w:t>t</w:t>
      </w:r>
      <w:r w:rsidRPr="003D6BD2">
        <w:rPr>
          <w:i/>
          <w:iCs/>
        </w:rPr>
        <w:t xml:space="preserve"> al</w:t>
      </w:r>
      <w:r>
        <w:rPr>
          <w:i/>
          <w:iCs/>
        </w:rPr>
        <w:t>.</w:t>
      </w:r>
      <w:r w:rsidRPr="00B14D26">
        <w:t xml:space="preserve"> (201</w:t>
      </w:r>
      <w:r w:rsidR="00887C60">
        <w:t>8</w:t>
      </w:r>
      <w:r w:rsidRPr="00B14D26">
        <w:t>)</w:t>
      </w:r>
      <w:r>
        <w:t xml:space="preserve"> provaram que adicionando amostras capturadas do Youtube aumentaram positivamente a performance do reconhecimento de voz dos dois conjuntos de dados, </w:t>
      </w:r>
      <w:r w:rsidRPr="003D6BD2">
        <w:t xml:space="preserve">Wall Street Journal e TED-LIUM v2. </w:t>
      </w:r>
      <w:r>
        <w:t>Foram adicionadas 200 horas de amostras do Youtube (108</w:t>
      </w:r>
      <w:r w:rsidR="005815EE">
        <w:t>.</w:t>
      </w:r>
      <w:r>
        <w:t xml:space="preserve">617 dicções) no conjunto de treinamento do </w:t>
      </w:r>
      <w:r w:rsidRPr="005815EE">
        <w:t>Wall Street Journal</w:t>
      </w:r>
      <w:r>
        <w:t xml:space="preserve"> e a taxa de erro de palavras foi melhorada de 34,2% para 15,8%. Um resultado sim</w:t>
      </w:r>
      <w:r w:rsidR="00B47FB1">
        <w:t>i</w:t>
      </w:r>
      <w:r>
        <w:t xml:space="preserve">lar foi visto no conjunto de dados </w:t>
      </w:r>
      <w:r w:rsidRPr="005815EE">
        <w:t>TED-LIUM v2</w:t>
      </w:r>
      <w:r>
        <w:t xml:space="preserve"> ao adicionar 300 horas de amostras do Youtube, melhorando a taxa de erro de caracteres de 10,4% para 8,2% (LAKOMKIN </w:t>
      </w:r>
      <w:r w:rsidRPr="0064243A">
        <w:rPr>
          <w:i/>
          <w:iCs/>
        </w:rPr>
        <w:t>et al</w:t>
      </w:r>
      <w:r>
        <w:t xml:space="preserve">., </w:t>
      </w:r>
      <w:r w:rsidR="00887C60" w:rsidRPr="00B14D26">
        <w:t>201</w:t>
      </w:r>
      <w:r w:rsidR="00887C60">
        <w:t>8</w:t>
      </w:r>
      <w:r>
        <w:t>).</w:t>
      </w:r>
    </w:p>
    <w:p w14:paraId="664B55CF" w14:textId="019BDDA9" w:rsidR="00451B94" w:rsidRDefault="00451B94" w:rsidP="00FC4A9F">
      <w:pPr>
        <w:pStyle w:val="Ttulo1"/>
      </w:pPr>
      <w:bookmarkStart w:id="33" w:name="_Toc54164921"/>
      <w:bookmarkStart w:id="34" w:name="_Toc54165675"/>
      <w:bookmarkStart w:id="35" w:name="_Toc54169333"/>
      <w:bookmarkStart w:id="36" w:name="_Toc96347439"/>
      <w:bookmarkStart w:id="37" w:name="_Toc96357723"/>
      <w:bookmarkStart w:id="38" w:name="_Toc96491866"/>
      <w:bookmarkStart w:id="39" w:name="_Toc411603107"/>
      <w:bookmarkEnd w:id="24"/>
      <w:r>
        <w:t>proposta</w:t>
      </w:r>
      <w:r w:rsidR="00667E59">
        <w:t xml:space="preserve"> DO PROTÓTIPO</w:t>
      </w:r>
    </w:p>
    <w:p w14:paraId="7327C97A" w14:textId="774242AC" w:rsidR="00451B94" w:rsidRDefault="00201417" w:rsidP="009345FB">
      <w:pPr>
        <w:pStyle w:val="TF-TEXTO"/>
        <w:ind w:firstLine="567"/>
      </w:pPr>
      <w:r>
        <w:t>Nesta seção serão apresentadas as justificativas para a realização do trabalho proposto (</w:t>
      </w:r>
      <w:r w:rsidR="000F4D74">
        <w:t>sub</w:t>
      </w:r>
      <w:r>
        <w:t>seção 3.1)</w:t>
      </w:r>
      <w:r w:rsidR="003341A6">
        <w:t>. Na subseção</w:t>
      </w:r>
      <w:r>
        <w:t xml:space="preserve"> </w:t>
      </w:r>
      <w:r w:rsidR="003341A6">
        <w:t xml:space="preserve">3.2 serão descritos </w:t>
      </w:r>
      <w:r>
        <w:t>os requisitos principais</w:t>
      </w:r>
      <w:r w:rsidR="003341A6">
        <w:t>.</w:t>
      </w:r>
      <w:r>
        <w:t xml:space="preserve"> </w:t>
      </w:r>
      <w:r w:rsidR="003341A6">
        <w:t>F</w:t>
      </w:r>
      <w:r>
        <w:t xml:space="preserve">inalizando com a </w:t>
      </w:r>
      <w:r w:rsidR="009E40C4">
        <w:lastRenderedPageBreak/>
        <w:t>sub</w:t>
      </w:r>
      <w:r w:rsidR="003341A6">
        <w:t xml:space="preserve">seção 3.3, serão descritos </w:t>
      </w:r>
      <w:r>
        <w:t xml:space="preserve">o cronograma </w:t>
      </w:r>
      <w:r w:rsidR="003341A6">
        <w:t xml:space="preserve">e a metodologia </w:t>
      </w:r>
      <w:r>
        <w:t>planejado</w:t>
      </w:r>
      <w:r w:rsidR="003341A6">
        <w:t>s</w:t>
      </w:r>
      <w:r>
        <w:t xml:space="preserve"> para o desenvolvimento do trabalho.</w:t>
      </w:r>
    </w:p>
    <w:p w14:paraId="58694102" w14:textId="77777777" w:rsidR="00451B94" w:rsidRDefault="00451B94" w:rsidP="00451B94">
      <w:pPr>
        <w:pStyle w:val="Ttulo2"/>
        <w:spacing w:after="120" w:line="240" w:lineRule="auto"/>
      </w:pPr>
      <w:bookmarkStart w:id="40" w:name="_Toc54164915"/>
      <w:bookmarkStart w:id="41" w:name="_Toc54165669"/>
      <w:bookmarkStart w:id="42" w:name="_Toc54169327"/>
      <w:bookmarkStart w:id="43" w:name="_Toc96347433"/>
      <w:bookmarkStart w:id="44" w:name="_Toc96357717"/>
      <w:bookmarkStart w:id="45" w:name="_Toc96491860"/>
      <w:bookmarkStart w:id="46" w:name="_Toc351015594"/>
      <w:r>
        <w:t>JUSTIFICATIVA</w:t>
      </w:r>
    </w:p>
    <w:p w14:paraId="0892D549" w14:textId="05CFCE7E" w:rsidR="00E34640" w:rsidRDefault="00E34640" w:rsidP="00BD61C2">
      <w:pPr>
        <w:pStyle w:val="TF-TEXTO"/>
        <w:ind w:firstLine="567"/>
      </w:pPr>
      <w:r>
        <w:t xml:space="preserve">Nas seções 1 e 2 foram evidenciadas a relevância do tema proposto. </w:t>
      </w:r>
      <w:r w:rsidRPr="0089152B">
        <w:t>N</w:t>
      </w:r>
      <w:r w:rsidR="00F3648A">
        <w:t xml:space="preserve">o </w:t>
      </w:r>
      <w:r w:rsidR="00F3648A">
        <w:fldChar w:fldCharType="begin"/>
      </w:r>
      <w:r w:rsidR="00F3648A">
        <w:instrText xml:space="preserve"> REF _Ref51955536 \h </w:instrText>
      </w:r>
      <w:r w:rsidR="00F3648A">
        <w:fldChar w:fldCharType="separate"/>
      </w:r>
      <w:r w:rsidR="00F3648A">
        <w:t xml:space="preserve">Quadro </w:t>
      </w:r>
      <w:r w:rsidR="00F3648A">
        <w:rPr>
          <w:noProof/>
        </w:rPr>
        <w:t>1</w:t>
      </w:r>
      <w:r w:rsidR="00F3648A">
        <w:fldChar w:fldCharType="end"/>
      </w:r>
      <w:r w:rsidR="00F3648A">
        <w:t xml:space="preserve"> </w:t>
      </w:r>
      <w:r w:rsidRPr="0089152B">
        <w:t>é</w:t>
      </w:r>
      <w:r w:rsidR="009345FB">
        <w:t xml:space="preserve"> </w:t>
      </w:r>
      <w:r w:rsidRPr="0089152B">
        <w:t xml:space="preserve">apresentado um comparativo entre os trabalhos correlatos, </w:t>
      </w:r>
      <w:r>
        <w:t xml:space="preserve">de modo que </w:t>
      </w:r>
      <w:r w:rsidRPr="0089152B">
        <w:t>as linhas representa</w:t>
      </w:r>
      <w:r>
        <w:t>m</w:t>
      </w:r>
      <w:r w:rsidRPr="0089152B">
        <w:t xml:space="preserve"> as características e as colunas os trabalhos relacionados.</w:t>
      </w:r>
    </w:p>
    <w:p w14:paraId="0DCFD930" w14:textId="5CB9691B" w:rsidR="00BD61C2" w:rsidRDefault="00BD61C2" w:rsidP="00BD61C2">
      <w:pPr>
        <w:pStyle w:val="TF-LEGENDA"/>
      </w:pPr>
      <w:bookmarkStart w:id="47" w:name="_Ref51955536"/>
      <w:r>
        <w:t xml:space="preserve">Quadro </w:t>
      </w:r>
      <w:r w:rsidR="00E76518">
        <w:fldChar w:fldCharType="begin"/>
      </w:r>
      <w:r w:rsidR="00E76518">
        <w:instrText xml:space="preserve"> SEQ Quadro \* ARABIC </w:instrText>
      </w:r>
      <w:r w:rsidR="00E76518">
        <w:fldChar w:fldCharType="separate"/>
      </w:r>
      <w:r>
        <w:rPr>
          <w:noProof/>
        </w:rPr>
        <w:t>1</w:t>
      </w:r>
      <w:r w:rsidR="00E76518">
        <w:rPr>
          <w:noProof/>
        </w:rPr>
        <w:fldChar w:fldCharType="end"/>
      </w:r>
      <w:bookmarkEnd w:id="47"/>
      <w:r>
        <w:t xml:space="preserve"> - Comparativo entre os correlatos</w:t>
      </w:r>
    </w:p>
    <w:tbl>
      <w:tblPr>
        <w:tblW w:w="90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4225"/>
        <w:gridCol w:w="1984"/>
        <w:gridCol w:w="1560"/>
        <w:gridCol w:w="1246"/>
      </w:tblGrid>
      <w:tr w:rsidR="0047250D" w:rsidRPr="007E0D87" w14:paraId="2CDF2784" w14:textId="77777777" w:rsidTr="00CE5492">
        <w:trPr>
          <w:cantSplit/>
          <w:trHeight w:val="282"/>
          <w:jc w:val="center"/>
        </w:trPr>
        <w:tc>
          <w:tcPr>
            <w:tcW w:w="422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A6A6A6"/>
          </w:tcPr>
          <w:p w14:paraId="0940B6D8" w14:textId="77777777" w:rsidR="0047250D" w:rsidRPr="00CE5492" w:rsidRDefault="0047250D" w:rsidP="008E0426">
            <w:pPr>
              <w:pStyle w:val="TF-TEXTOQUADRO"/>
              <w:jc w:val="right"/>
              <w:rPr>
                <w:b/>
                <w:bCs/>
                <w:sz w:val="20"/>
              </w:rPr>
            </w:pPr>
            <w:r w:rsidRPr="00CE5492">
              <w:rPr>
                <w:b/>
                <w:bCs/>
                <w:sz w:val="20"/>
              </w:rPr>
              <w:t>Correlatos</w:t>
            </w:r>
          </w:p>
          <w:p w14:paraId="12B338DD" w14:textId="77777777" w:rsidR="0047250D" w:rsidRPr="00CE5492" w:rsidRDefault="0047250D" w:rsidP="008E0426">
            <w:pPr>
              <w:pStyle w:val="TF-TEXTOQUADRO"/>
              <w:rPr>
                <w:b/>
                <w:bCs/>
                <w:sz w:val="20"/>
              </w:rPr>
            </w:pPr>
            <w:r w:rsidRPr="00CE5492">
              <w:rPr>
                <w:b/>
                <w:bCs/>
                <w:sz w:val="20"/>
              </w:rPr>
              <w:t>Características</w:t>
            </w:r>
          </w:p>
        </w:tc>
        <w:tc>
          <w:tcPr>
            <w:tcW w:w="1984" w:type="dxa"/>
            <w:tcBorders>
              <w:left w:val="single" w:sz="4" w:space="0" w:color="auto"/>
            </w:tcBorders>
            <w:shd w:val="clear" w:color="auto" w:fill="A6A6A6"/>
            <w:vAlign w:val="center"/>
          </w:tcPr>
          <w:p w14:paraId="113414E0" w14:textId="7F817FCF" w:rsidR="0047250D" w:rsidRPr="00CE5492" w:rsidRDefault="001C1A1C" w:rsidP="0047250D">
            <w:pPr>
              <w:pStyle w:val="TF-TEXTOQUADROCentralizado"/>
              <w:rPr>
                <w:b/>
                <w:bCs/>
                <w:sz w:val="20"/>
              </w:rPr>
            </w:pPr>
            <w:r w:rsidRPr="00CE5492">
              <w:rPr>
                <w:b/>
                <w:bCs/>
                <w:sz w:val="20"/>
              </w:rPr>
              <w:t>Uko</w:t>
            </w:r>
            <w:r w:rsidR="0047250D" w:rsidRPr="00CE5492">
              <w:rPr>
                <w:b/>
                <w:bCs/>
                <w:sz w:val="20"/>
              </w:rPr>
              <w:t>, Dubukumah e Ayosubomi (2019)</w:t>
            </w:r>
          </w:p>
        </w:tc>
        <w:tc>
          <w:tcPr>
            <w:tcW w:w="1560" w:type="dxa"/>
            <w:tcBorders>
              <w:left w:val="single" w:sz="4" w:space="0" w:color="auto"/>
            </w:tcBorders>
            <w:shd w:val="clear" w:color="auto" w:fill="A6A6A6"/>
            <w:vAlign w:val="center"/>
          </w:tcPr>
          <w:p w14:paraId="16118376" w14:textId="7FD449C8" w:rsidR="0047250D" w:rsidRPr="00CE5492" w:rsidRDefault="0047250D" w:rsidP="008E0426">
            <w:pPr>
              <w:pStyle w:val="TF-TEXTOQUADROCentralizado"/>
              <w:rPr>
                <w:b/>
                <w:bCs/>
                <w:sz w:val="20"/>
              </w:rPr>
            </w:pPr>
            <w:r w:rsidRPr="00CE5492">
              <w:rPr>
                <w:b/>
                <w:bCs/>
                <w:sz w:val="20"/>
              </w:rPr>
              <w:t xml:space="preserve">Bailon </w:t>
            </w:r>
            <w:r w:rsidRPr="00CE5492">
              <w:rPr>
                <w:b/>
                <w:bCs/>
                <w:i/>
                <w:iCs/>
                <w:sz w:val="20"/>
              </w:rPr>
              <w:t>et al.</w:t>
            </w:r>
            <w:r w:rsidRPr="00CE5492">
              <w:rPr>
                <w:b/>
                <w:bCs/>
                <w:sz w:val="20"/>
              </w:rPr>
              <w:t xml:space="preserve"> (2019)</w:t>
            </w:r>
          </w:p>
        </w:tc>
        <w:tc>
          <w:tcPr>
            <w:tcW w:w="1246" w:type="dxa"/>
            <w:tcBorders>
              <w:left w:val="single" w:sz="4" w:space="0" w:color="auto"/>
            </w:tcBorders>
            <w:shd w:val="clear" w:color="auto" w:fill="A6A6A6"/>
            <w:vAlign w:val="center"/>
          </w:tcPr>
          <w:p w14:paraId="7633660E" w14:textId="23C152F7" w:rsidR="0047250D" w:rsidRPr="00CE5492" w:rsidRDefault="0047250D" w:rsidP="008E0426">
            <w:pPr>
              <w:pStyle w:val="TF-TEXTOQUADROCentralizado"/>
              <w:rPr>
                <w:b/>
                <w:bCs/>
                <w:sz w:val="20"/>
              </w:rPr>
            </w:pPr>
            <w:r w:rsidRPr="00CE5492">
              <w:rPr>
                <w:b/>
                <w:bCs/>
                <w:sz w:val="20"/>
              </w:rPr>
              <w:t xml:space="preserve">Lakomkin </w:t>
            </w:r>
            <w:r w:rsidRPr="00CE5492">
              <w:rPr>
                <w:b/>
                <w:bCs/>
                <w:i/>
                <w:iCs/>
                <w:sz w:val="20"/>
              </w:rPr>
              <w:t>et al.</w:t>
            </w:r>
            <w:r w:rsidRPr="00CE5492">
              <w:rPr>
                <w:b/>
                <w:bCs/>
                <w:sz w:val="20"/>
              </w:rPr>
              <w:t xml:space="preserve"> (</w:t>
            </w:r>
            <w:r w:rsidR="00887C60" w:rsidRPr="00887C60">
              <w:rPr>
                <w:b/>
                <w:bCs/>
                <w:sz w:val="20"/>
              </w:rPr>
              <w:t>2018</w:t>
            </w:r>
            <w:r w:rsidRPr="00CE5492">
              <w:rPr>
                <w:b/>
                <w:bCs/>
                <w:sz w:val="20"/>
              </w:rPr>
              <w:t>)</w:t>
            </w:r>
          </w:p>
        </w:tc>
      </w:tr>
      <w:tr w:rsidR="0047250D" w:rsidRPr="007E0D87" w14:paraId="2D8E23F9" w14:textId="77777777" w:rsidTr="00CE5492">
        <w:trPr>
          <w:trHeight w:val="70"/>
          <w:jc w:val="center"/>
        </w:trPr>
        <w:tc>
          <w:tcPr>
            <w:tcW w:w="4225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07FBB352" w14:textId="1911B686" w:rsidR="0047250D" w:rsidRPr="00CE5492" w:rsidRDefault="0047250D">
            <w:pPr>
              <w:pStyle w:val="TF-TEXTOQUADRO"/>
              <w:rPr>
                <w:bCs/>
                <w:sz w:val="20"/>
              </w:rPr>
            </w:pPr>
            <w:r w:rsidRPr="00CE5492">
              <w:rPr>
                <w:bCs/>
                <w:sz w:val="20"/>
              </w:rPr>
              <w:t>Recuperar informações de vídeos do Youtube</w:t>
            </w:r>
          </w:p>
        </w:tc>
        <w:tc>
          <w:tcPr>
            <w:tcW w:w="1984" w:type="dxa"/>
            <w:tcBorders>
              <w:bottom w:val="single" w:sz="4" w:space="0" w:color="auto"/>
            </w:tcBorders>
            <w:vAlign w:val="center"/>
          </w:tcPr>
          <w:p w14:paraId="5E1B0563" w14:textId="6481E77C" w:rsidR="0047250D" w:rsidRPr="00CE5492" w:rsidRDefault="0047250D">
            <w:pPr>
              <w:pStyle w:val="TF-TEXTOQUADROCentralizado"/>
              <w:rPr>
                <w:sz w:val="20"/>
              </w:rPr>
            </w:pPr>
            <w:r w:rsidRPr="00CE5492">
              <w:rPr>
                <w:color w:val="FF0000"/>
                <w:sz w:val="20"/>
              </w:rPr>
              <w:t>X</w:t>
            </w:r>
          </w:p>
        </w:tc>
        <w:tc>
          <w:tcPr>
            <w:tcW w:w="1560" w:type="dxa"/>
            <w:tcBorders>
              <w:bottom w:val="single" w:sz="4" w:space="0" w:color="auto"/>
            </w:tcBorders>
            <w:vAlign w:val="center"/>
          </w:tcPr>
          <w:p w14:paraId="4DAA946F" w14:textId="4E53FEA6" w:rsidR="0047250D" w:rsidRPr="00CE5492" w:rsidRDefault="0047250D">
            <w:pPr>
              <w:pStyle w:val="TF-TEXTOQUADROCentralizado"/>
              <w:rPr>
                <w:sz w:val="20"/>
              </w:rPr>
            </w:pPr>
            <w:r w:rsidRPr="00CE5492">
              <w:rPr>
                <w:color w:val="FF0000"/>
                <w:sz w:val="20"/>
              </w:rPr>
              <w:t>X</w:t>
            </w:r>
          </w:p>
        </w:tc>
        <w:tc>
          <w:tcPr>
            <w:tcW w:w="1246" w:type="dxa"/>
            <w:tcBorders>
              <w:bottom w:val="single" w:sz="4" w:space="0" w:color="auto"/>
            </w:tcBorders>
            <w:vAlign w:val="center"/>
          </w:tcPr>
          <w:p w14:paraId="240D4EA0" w14:textId="77777777" w:rsidR="0047250D" w:rsidRPr="00CE5492" w:rsidRDefault="0047250D">
            <w:pPr>
              <w:pStyle w:val="TF-TEXTOQUADROCentralizado"/>
              <w:rPr>
                <w:sz w:val="20"/>
              </w:rPr>
            </w:pPr>
            <w:r w:rsidRPr="00CE5492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</w:tr>
      <w:tr w:rsidR="0047250D" w14:paraId="0DB74A3C" w14:textId="77777777" w:rsidTr="00CE5492">
        <w:trPr>
          <w:trHeight w:val="150"/>
          <w:jc w:val="center"/>
        </w:trPr>
        <w:tc>
          <w:tcPr>
            <w:tcW w:w="4225" w:type="dxa"/>
            <w:tcBorders>
              <w:left w:val="single" w:sz="4" w:space="0" w:color="auto"/>
            </w:tcBorders>
            <w:vAlign w:val="center"/>
          </w:tcPr>
          <w:p w14:paraId="4106C4C0" w14:textId="30196AEA" w:rsidR="0047250D" w:rsidRPr="00CE5492" w:rsidRDefault="0047250D">
            <w:pPr>
              <w:pStyle w:val="TF-TEXTOQUADRO"/>
              <w:rPr>
                <w:sz w:val="20"/>
              </w:rPr>
            </w:pPr>
            <w:r w:rsidRPr="00CE5492">
              <w:rPr>
                <w:sz w:val="20"/>
              </w:rPr>
              <w:t>Reconhecimento de voz</w:t>
            </w:r>
          </w:p>
        </w:tc>
        <w:tc>
          <w:tcPr>
            <w:tcW w:w="1984" w:type="dxa"/>
            <w:tcBorders>
              <w:top w:val="single" w:sz="4" w:space="0" w:color="auto"/>
            </w:tcBorders>
            <w:vAlign w:val="center"/>
          </w:tcPr>
          <w:p w14:paraId="3BB6C38E" w14:textId="77777777" w:rsidR="0047250D" w:rsidRPr="00CE5492" w:rsidRDefault="0047250D">
            <w:pPr>
              <w:pStyle w:val="TF-TEXTOQUADROCentralizado"/>
              <w:rPr>
                <w:sz w:val="20"/>
              </w:rPr>
            </w:pPr>
            <w:r w:rsidRPr="00CE5492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560" w:type="dxa"/>
            <w:tcBorders>
              <w:top w:val="single" w:sz="4" w:space="0" w:color="auto"/>
            </w:tcBorders>
            <w:vAlign w:val="center"/>
          </w:tcPr>
          <w:p w14:paraId="6D78F533" w14:textId="77777777" w:rsidR="0047250D" w:rsidRPr="00CE5492" w:rsidRDefault="0047250D">
            <w:pPr>
              <w:pStyle w:val="TF-TEXTOQUADROCentralizado"/>
              <w:rPr>
                <w:sz w:val="20"/>
              </w:rPr>
            </w:pPr>
            <w:r w:rsidRPr="00CE5492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246" w:type="dxa"/>
            <w:tcBorders>
              <w:top w:val="single" w:sz="4" w:space="0" w:color="auto"/>
            </w:tcBorders>
            <w:vAlign w:val="center"/>
          </w:tcPr>
          <w:p w14:paraId="5463A4D4" w14:textId="77777777" w:rsidR="0047250D" w:rsidRPr="00CE5492" w:rsidRDefault="0047250D">
            <w:pPr>
              <w:pStyle w:val="TF-TEXTOQUADROCentralizado"/>
              <w:rPr>
                <w:sz w:val="20"/>
              </w:rPr>
            </w:pPr>
            <w:r w:rsidRPr="00CE5492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</w:tr>
      <w:tr w:rsidR="0047250D" w:rsidRPr="007E0D87" w14:paraId="01CA68A4" w14:textId="77777777" w:rsidTr="00CE5492">
        <w:trPr>
          <w:trHeight w:val="70"/>
          <w:jc w:val="center"/>
        </w:trPr>
        <w:tc>
          <w:tcPr>
            <w:tcW w:w="4225" w:type="dxa"/>
            <w:tcBorders>
              <w:left w:val="single" w:sz="4" w:space="0" w:color="auto"/>
            </w:tcBorders>
            <w:vAlign w:val="center"/>
          </w:tcPr>
          <w:p w14:paraId="4BA7A4E1" w14:textId="3980E8D3" w:rsidR="0047250D" w:rsidRPr="00CE5492" w:rsidRDefault="0047250D">
            <w:pPr>
              <w:pStyle w:val="TF-TEXTOQUADRO"/>
              <w:rPr>
                <w:sz w:val="20"/>
              </w:rPr>
            </w:pPr>
            <w:r w:rsidRPr="00CE5492">
              <w:rPr>
                <w:sz w:val="20"/>
              </w:rPr>
              <w:t>Transcrição de voz</w:t>
            </w:r>
          </w:p>
        </w:tc>
        <w:tc>
          <w:tcPr>
            <w:tcW w:w="1984" w:type="dxa"/>
            <w:tcBorders>
              <w:top w:val="single" w:sz="4" w:space="0" w:color="auto"/>
            </w:tcBorders>
            <w:vAlign w:val="center"/>
          </w:tcPr>
          <w:p w14:paraId="796D37B5" w14:textId="77777777" w:rsidR="0047250D" w:rsidRPr="00CE5492" w:rsidRDefault="0047250D">
            <w:pPr>
              <w:pStyle w:val="TF-TEXTOQUADROCentralizado"/>
              <w:rPr>
                <w:sz w:val="20"/>
              </w:rPr>
            </w:pPr>
            <w:r w:rsidRPr="00CE5492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560" w:type="dxa"/>
            <w:tcBorders>
              <w:top w:val="single" w:sz="4" w:space="0" w:color="auto"/>
            </w:tcBorders>
            <w:vAlign w:val="center"/>
          </w:tcPr>
          <w:p w14:paraId="6DFF1123" w14:textId="38F7C7F9" w:rsidR="0047250D" w:rsidRPr="00CE5492" w:rsidRDefault="0047250D">
            <w:pPr>
              <w:pStyle w:val="TF-TEXTOQUADROCentralizado"/>
              <w:rPr>
                <w:sz w:val="20"/>
              </w:rPr>
            </w:pPr>
            <w:r w:rsidRPr="00CE5492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246" w:type="dxa"/>
            <w:tcBorders>
              <w:top w:val="single" w:sz="4" w:space="0" w:color="auto"/>
            </w:tcBorders>
            <w:vAlign w:val="center"/>
          </w:tcPr>
          <w:p w14:paraId="6D416B9D" w14:textId="0FE6F794" w:rsidR="0047250D" w:rsidRPr="00CE5492" w:rsidRDefault="0047250D">
            <w:pPr>
              <w:pStyle w:val="TF-TEXTOQUADROCentralizado"/>
              <w:rPr>
                <w:sz w:val="20"/>
              </w:rPr>
            </w:pPr>
            <w:r w:rsidRPr="00CE5492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</w:tr>
      <w:tr w:rsidR="0047250D" w:rsidRPr="007E0D87" w14:paraId="7521985C" w14:textId="77777777" w:rsidTr="00CE5492">
        <w:trPr>
          <w:trHeight w:val="70"/>
          <w:jc w:val="center"/>
        </w:trPr>
        <w:tc>
          <w:tcPr>
            <w:tcW w:w="4225" w:type="dxa"/>
            <w:tcBorders>
              <w:left w:val="single" w:sz="4" w:space="0" w:color="auto"/>
            </w:tcBorders>
            <w:vAlign w:val="center"/>
          </w:tcPr>
          <w:p w14:paraId="4D1CFFC5" w14:textId="589392D0" w:rsidR="0047250D" w:rsidRPr="00CE5492" w:rsidRDefault="0047250D">
            <w:pPr>
              <w:pStyle w:val="TF-TEXTOQUADRO"/>
              <w:rPr>
                <w:sz w:val="20"/>
              </w:rPr>
            </w:pPr>
            <w:r w:rsidRPr="00CE5492">
              <w:rPr>
                <w:sz w:val="20"/>
              </w:rPr>
              <w:t>Tradução de texto</w:t>
            </w:r>
          </w:p>
        </w:tc>
        <w:tc>
          <w:tcPr>
            <w:tcW w:w="1984" w:type="dxa"/>
            <w:tcBorders>
              <w:bottom w:val="single" w:sz="4" w:space="0" w:color="auto"/>
            </w:tcBorders>
            <w:vAlign w:val="center"/>
          </w:tcPr>
          <w:p w14:paraId="6C8CF824" w14:textId="0C917559" w:rsidR="0047250D" w:rsidRPr="00CE5492" w:rsidRDefault="0047250D">
            <w:pPr>
              <w:pStyle w:val="TF-TEXTOQUADROCentralizado"/>
              <w:rPr>
                <w:color w:val="FF0000"/>
                <w:sz w:val="20"/>
              </w:rPr>
            </w:pPr>
            <w:r w:rsidRPr="00CE5492">
              <w:rPr>
                <w:color w:val="FF0000"/>
                <w:sz w:val="20"/>
              </w:rPr>
              <w:t>X</w:t>
            </w:r>
          </w:p>
        </w:tc>
        <w:tc>
          <w:tcPr>
            <w:tcW w:w="1560" w:type="dxa"/>
            <w:tcBorders>
              <w:bottom w:val="single" w:sz="4" w:space="0" w:color="auto"/>
            </w:tcBorders>
            <w:vAlign w:val="center"/>
          </w:tcPr>
          <w:p w14:paraId="77186A2C" w14:textId="740F0480" w:rsidR="0047250D" w:rsidRPr="00CE5492" w:rsidRDefault="0047250D">
            <w:pPr>
              <w:pStyle w:val="TF-TEXTOQUADROCentralizado"/>
              <w:rPr>
                <w:sz w:val="20"/>
              </w:rPr>
            </w:pPr>
            <w:r w:rsidRPr="00CE5492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246" w:type="dxa"/>
            <w:tcBorders>
              <w:bottom w:val="single" w:sz="4" w:space="0" w:color="auto"/>
            </w:tcBorders>
            <w:vAlign w:val="center"/>
          </w:tcPr>
          <w:p w14:paraId="7EAE05CD" w14:textId="7480E94C" w:rsidR="0047250D" w:rsidRPr="00CE5492" w:rsidRDefault="0047250D">
            <w:pPr>
              <w:pStyle w:val="TF-TEXTOQUADROCentralizado"/>
              <w:rPr>
                <w:sz w:val="20"/>
              </w:rPr>
            </w:pPr>
            <w:r w:rsidRPr="00CE5492">
              <w:rPr>
                <w:color w:val="FF0000"/>
                <w:sz w:val="20"/>
              </w:rPr>
              <w:t>X</w:t>
            </w:r>
          </w:p>
        </w:tc>
      </w:tr>
      <w:tr w:rsidR="0047250D" w14:paraId="76C3A3FE" w14:textId="77777777" w:rsidTr="00CE5492">
        <w:trPr>
          <w:trHeight w:val="70"/>
          <w:jc w:val="center"/>
        </w:trPr>
        <w:tc>
          <w:tcPr>
            <w:tcW w:w="4225" w:type="dxa"/>
            <w:tcBorders>
              <w:left w:val="single" w:sz="4" w:space="0" w:color="auto"/>
            </w:tcBorders>
            <w:vAlign w:val="center"/>
          </w:tcPr>
          <w:p w14:paraId="5EED2805" w14:textId="77777777" w:rsidR="0047250D" w:rsidRPr="00CE5492" w:rsidRDefault="0047250D">
            <w:pPr>
              <w:pStyle w:val="TF-TEXTOQUADRO"/>
              <w:rPr>
                <w:sz w:val="20"/>
              </w:rPr>
            </w:pPr>
            <w:r w:rsidRPr="00CE5492">
              <w:rPr>
                <w:sz w:val="20"/>
              </w:rPr>
              <w:t>Plataforma</w:t>
            </w:r>
          </w:p>
        </w:tc>
        <w:tc>
          <w:tcPr>
            <w:tcW w:w="1984" w:type="dxa"/>
            <w:vAlign w:val="center"/>
          </w:tcPr>
          <w:p w14:paraId="4B252D7E" w14:textId="50AB5B8E" w:rsidR="0047250D" w:rsidRPr="00CE5492" w:rsidRDefault="004F40F5">
            <w:pPr>
              <w:pStyle w:val="TF-TEXTOQUADROCentralizado"/>
              <w:rPr>
                <w:sz w:val="20"/>
              </w:rPr>
            </w:pPr>
            <w:r>
              <w:rPr>
                <w:sz w:val="20"/>
              </w:rPr>
              <w:t>Hardware</w:t>
            </w:r>
          </w:p>
        </w:tc>
        <w:tc>
          <w:tcPr>
            <w:tcW w:w="1560" w:type="dxa"/>
            <w:vAlign w:val="center"/>
          </w:tcPr>
          <w:p w14:paraId="6C4F2744" w14:textId="5E4B6948" w:rsidR="0047250D" w:rsidRPr="00CE5492" w:rsidRDefault="0047250D">
            <w:pPr>
              <w:pStyle w:val="TF-TEXTOQUADROCentralizado"/>
              <w:rPr>
                <w:sz w:val="20"/>
              </w:rPr>
            </w:pPr>
            <w:r w:rsidRPr="00CE5492">
              <w:rPr>
                <w:sz w:val="20"/>
              </w:rPr>
              <w:t>Desktop</w:t>
            </w:r>
          </w:p>
        </w:tc>
        <w:tc>
          <w:tcPr>
            <w:tcW w:w="1246" w:type="dxa"/>
            <w:vAlign w:val="center"/>
          </w:tcPr>
          <w:p w14:paraId="33A25C82" w14:textId="5CD7F5E2" w:rsidR="0047250D" w:rsidRPr="00CE5492" w:rsidRDefault="0047250D">
            <w:pPr>
              <w:pStyle w:val="TF-TEXTOQUADROCentralizado"/>
              <w:rPr>
                <w:sz w:val="20"/>
              </w:rPr>
            </w:pPr>
            <w:r w:rsidRPr="00CE5492">
              <w:rPr>
                <w:sz w:val="20"/>
              </w:rPr>
              <w:t>Desktop</w:t>
            </w:r>
          </w:p>
        </w:tc>
      </w:tr>
    </w:tbl>
    <w:p w14:paraId="7A15F62C" w14:textId="64688E87" w:rsidR="00E34640" w:rsidRDefault="00E34640" w:rsidP="00E34640">
      <w:pPr>
        <w:pStyle w:val="TF-FONTE"/>
      </w:pPr>
      <w:r>
        <w:t>Fonte: elaborado pelo autor.</w:t>
      </w:r>
    </w:p>
    <w:p w14:paraId="759DFBE9" w14:textId="5AAC9CE1" w:rsidR="00A161D8" w:rsidRDefault="00F754A9" w:rsidP="00F754A9">
      <w:pPr>
        <w:pStyle w:val="TF-TEXTO"/>
      </w:pPr>
      <w:r>
        <w:t xml:space="preserve">Conforme demonstrado no </w:t>
      </w:r>
      <w:r>
        <w:fldChar w:fldCharType="begin"/>
      </w:r>
      <w:r>
        <w:instrText xml:space="preserve"> REF _Ref51955536 \h </w:instrText>
      </w:r>
      <w:r>
        <w:fldChar w:fldCharType="separate"/>
      </w:r>
      <w:r>
        <w:t xml:space="preserve">Quadro </w:t>
      </w:r>
      <w:r>
        <w:rPr>
          <w:noProof/>
        </w:rPr>
        <w:t>1</w:t>
      </w:r>
      <w:r>
        <w:fldChar w:fldCharType="end"/>
      </w:r>
      <w:r>
        <w:t xml:space="preserve">, percebe-se que </w:t>
      </w:r>
      <w:r w:rsidR="001C1A1C">
        <w:t>Uko</w:t>
      </w:r>
      <w:r w:rsidRPr="00F754A9">
        <w:t>, Dubukumah e Ayosubomi (2019)</w:t>
      </w:r>
      <w:r>
        <w:t xml:space="preserve">, </w:t>
      </w:r>
      <w:r w:rsidRPr="00F754A9">
        <w:t xml:space="preserve">Bailon </w:t>
      </w:r>
      <w:r w:rsidRPr="00523A8E">
        <w:rPr>
          <w:i/>
          <w:iCs/>
        </w:rPr>
        <w:t>et al.</w:t>
      </w:r>
      <w:r w:rsidRPr="00F754A9">
        <w:t xml:space="preserve"> (2019)</w:t>
      </w:r>
      <w:r>
        <w:t xml:space="preserve"> e </w:t>
      </w:r>
      <w:r w:rsidRPr="00F754A9">
        <w:t xml:space="preserve">Lakomkin </w:t>
      </w:r>
      <w:r w:rsidRPr="00523A8E">
        <w:rPr>
          <w:i/>
          <w:iCs/>
        </w:rPr>
        <w:t>et al.</w:t>
      </w:r>
      <w:r w:rsidRPr="00F754A9">
        <w:t xml:space="preserve"> (</w:t>
      </w:r>
      <w:r w:rsidR="00887C60" w:rsidRPr="00B14D26">
        <w:t>201</w:t>
      </w:r>
      <w:r w:rsidR="00887C60">
        <w:t>8</w:t>
      </w:r>
      <w:r w:rsidRPr="00F754A9">
        <w:t>)</w:t>
      </w:r>
      <w:r>
        <w:t xml:space="preserve"> têm finali</w:t>
      </w:r>
      <w:r w:rsidR="0019198E">
        <w:t xml:space="preserve">dades semelhantes no que se diz respeito a reconhecimento e transcrição de voz. </w:t>
      </w:r>
      <w:r w:rsidR="00595952">
        <w:t xml:space="preserve">Ambas </w:t>
      </w:r>
      <w:r w:rsidR="00595952" w:rsidRPr="0019198E">
        <w:t>as características</w:t>
      </w:r>
      <w:r w:rsidR="0019198E" w:rsidRPr="0019198E">
        <w:t xml:space="preserve"> foram identificadas nos três correlatos como essenciais para alcançar seus objetivos, uma vez que são importantes para a operacionalização das demais características</w:t>
      </w:r>
      <w:r w:rsidR="0019198E">
        <w:t>.</w:t>
      </w:r>
      <w:r w:rsidR="000E6BBA">
        <w:t xml:space="preserve"> </w:t>
      </w:r>
      <w:r w:rsidR="00534D3E" w:rsidRPr="00F754A9">
        <w:t xml:space="preserve">Lakomkin </w:t>
      </w:r>
      <w:r w:rsidR="00534D3E" w:rsidRPr="00523A8E">
        <w:rPr>
          <w:i/>
          <w:iCs/>
        </w:rPr>
        <w:t>et al.</w:t>
      </w:r>
      <w:r w:rsidR="00534D3E" w:rsidRPr="00F754A9">
        <w:t xml:space="preserve"> (</w:t>
      </w:r>
      <w:r w:rsidR="00887C60" w:rsidRPr="00B14D26">
        <w:t>201</w:t>
      </w:r>
      <w:r w:rsidR="00887C60">
        <w:t>8</w:t>
      </w:r>
      <w:r w:rsidR="00534D3E" w:rsidRPr="00F754A9">
        <w:t>)</w:t>
      </w:r>
      <w:r w:rsidR="00534D3E">
        <w:t xml:space="preserve"> se destacam por apresentarem a característica</w:t>
      </w:r>
      <w:r w:rsidR="00A161D8">
        <w:t xml:space="preserve"> relacionada a recuperar informações de vídeos do Youtube</w:t>
      </w:r>
      <w:r w:rsidR="00534D3E">
        <w:t>, dizendo respeito a recuperar dados da voz e outras informações.</w:t>
      </w:r>
    </w:p>
    <w:p w14:paraId="7B2245F9" w14:textId="19F21F04" w:rsidR="00534D3E" w:rsidRDefault="00A161D8" w:rsidP="00F754A9">
      <w:pPr>
        <w:pStyle w:val="TF-TEXTO"/>
      </w:pPr>
      <w:r>
        <w:t>O reconhecimento de voz é uma característica que foi vista em todos os trabalhos correlatos.</w:t>
      </w:r>
      <w:r w:rsidR="00CA6EF1">
        <w:t xml:space="preserve"> Em </w:t>
      </w:r>
      <w:r w:rsidR="001C1A1C">
        <w:t>Uko</w:t>
      </w:r>
      <w:r w:rsidR="00CA6EF1" w:rsidRPr="00F754A9">
        <w:t>, Dubukumah e Ayosubomi (2019)</w:t>
      </w:r>
      <w:r w:rsidR="00CA6EF1">
        <w:t xml:space="preserve"> a voz era recuperada por um dispositivo Android e transmitida pelo módulo Bluetooth para o </w:t>
      </w:r>
      <w:r w:rsidR="00B06E3C">
        <w:t>hardware</w:t>
      </w:r>
      <w:r w:rsidR="00CA6EF1">
        <w:t xml:space="preserve"> </w:t>
      </w:r>
      <w:r w:rsidR="00B06E3C">
        <w:t>criado</w:t>
      </w:r>
      <w:r w:rsidR="00CA6EF1">
        <w:t xml:space="preserve">. </w:t>
      </w:r>
      <w:r w:rsidR="00F57840">
        <w:t xml:space="preserve">Para treinarem a RNA, </w:t>
      </w:r>
      <w:r w:rsidR="00CA6EF1" w:rsidRPr="00F754A9">
        <w:t xml:space="preserve">Bailon </w:t>
      </w:r>
      <w:r w:rsidR="00CA6EF1" w:rsidRPr="004A6CFD">
        <w:rPr>
          <w:i/>
          <w:iCs/>
        </w:rPr>
        <w:t>et al.</w:t>
      </w:r>
      <w:r w:rsidR="00CA6EF1" w:rsidRPr="00F754A9">
        <w:t xml:space="preserve"> (2019)</w:t>
      </w:r>
      <w:r w:rsidR="00CA6EF1">
        <w:t xml:space="preserve"> utiliza</w:t>
      </w:r>
      <w:r w:rsidR="00F57840">
        <w:t xml:space="preserve">ram </w:t>
      </w:r>
      <w:r w:rsidR="00CA6EF1">
        <w:t xml:space="preserve">o Windows Speech Recognition </w:t>
      </w:r>
      <w:r w:rsidR="00F57840">
        <w:t xml:space="preserve">a fim de </w:t>
      </w:r>
      <w:r w:rsidR="00CA6EF1">
        <w:t xml:space="preserve">reconhecer e melhorar o reconhecimento de voz por parte dos participantes. </w:t>
      </w:r>
      <w:r w:rsidR="00534D3E">
        <w:t xml:space="preserve">Já </w:t>
      </w:r>
      <w:r w:rsidR="00534D3E" w:rsidRPr="00F754A9">
        <w:t>Lakomkin</w:t>
      </w:r>
      <w:r w:rsidR="00534D3E" w:rsidRPr="00F754A9" w:rsidDel="00534D3E">
        <w:t xml:space="preserve"> </w:t>
      </w:r>
      <w:r w:rsidR="00CA6EF1" w:rsidRPr="004A6CFD">
        <w:rPr>
          <w:i/>
          <w:iCs/>
        </w:rPr>
        <w:t>et al.</w:t>
      </w:r>
      <w:r w:rsidR="00CA6EF1" w:rsidRPr="00F754A9">
        <w:t xml:space="preserve"> (</w:t>
      </w:r>
      <w:r w:rsidR="00887C60" w:rsidRPr="00B14D26">
        <w:t>201</w:t>
      </w:r>
      <w:r w:rsidR="00887C60">
        <w:t>8</w:t>
      </w:r>
      <w:r w:rsidR="00CA6EF1" w:rsidRPr="00F754A9">
        <w:t>)</w:t>
      </w:r>
      <w:r w:rsidR="00CA6EF1">
        <w:t xml:space="preserve"> </w:t>
      </w:r>
      <w:r w:rsidR="00534D3E">
        <w:t>fizeram uso</w:t>
      </w:r>
      <w:r w:rsidR="00CA6EF1">
        <w:t xml:space="preserve"> das informações de vídeos do Youtube para obter a voz e treinar </w:t>
      </w:r>
      <w:r w:rsidR="00F57840">
        <w:t>RNA</w:t>
      </w:r>
      <w:r w:rsidR="00CA6EF1">
        <w:t>.</w:t>
      </w:r>
      <w:r w:rsidR="000E6BBA">
        <w:t xml:space="preserve"> </w:t>
      </w:r>
    </w:p>
    <w:p w14:paraId="3C5D3C94" w14:textId="642D27B3" w:rsidR="00A161D8" w:rsidRDefault="00CA6EF1" w:rsidP="00F754A9">
      <w:pPr>
        <w:pStyle w:val="TF-TEXTO"/>
      </w:pPr>
      <w:r>
        <w:t xml:space="preserve">Assim como a característica </w:t>
      </w:r>
      <w:r w:rsidR="00687497">
        <w:t xml:space="preserve">de reconhecimento de voz, a transcrição de voz também é fundamental nos três correlatos. </w:t>
      </w:r>
      <w:r w:rsidR="001C1A1C">
        <w:t>Uko</w:t>
      </w:r>
      <w:r w:rsidR="00687497" w:rsidRPr="00F754A9">
        <w:t>, Dubukumah e Ayosubomi (2019)</w:t>
      </w:r>
      <w:r w:rsidR="00687497">
        <w:t xml:space="preserve"> precisam dessa característica para que o usuário saiba o que foi dito por outra pessoa. </w:t>
      </w:r>
      <w:r w:rsidR="00687497" w:rsidRPr="00F754A9">
        <w:t xml:space="preserve">Bailon </w:t>
      </w:r>
      <w:r w:rsidR="00687497" w:rsidRPr="004A6CFD">
        <w:rPr>
          <w:i/>
          <w:iCs/>
        </w:rPr>
        <w:t>et al.</w:t>
      </w:r>
      <w:r w:rsidR="00687497" w:rsidRPr="00F754A9">
        <w:t xml:space="preserve"> (2019)</w:t>
      </w:r>
      <w:r w:rsidR="00687497">
        <w:t xml:space="preserve"> necessita</w:t>
      </w:r>
      <w:r w:rsidR="00534D3E">
        <w:t>m</w:t>
      </w:r>
      <w:r w:rsidR="00687497">
        <w:t xml:space="preserve"> transcrever a voz filipina para que seja possível traduzir o texto para chinês e manter a comunicação desses dois idiomas. </w:t>
      </w:r>
      <w:r w:rsidR="00687497" w:rsidRPr="00F754A9">
        <w:t xml:space="preserve">Lakomkin </w:t>
      </w:r>
      <w:r w:rsidR="00687497" w:rsidRPr="00523A8E">
        <w:rPr>
          <w:i/>
          <w:iCs/>
        </w:rPr>
        <w:t>et al.</w:t>
      </w:r>
      <w:r w:rsidR="00687497" w:rsidRPr="00F754A9">
        <w:t xml:space="preserve"> (</w:t>
      </w:r>
      <w:r w:rsidR="00887C60" w:rsidRPr="00B14D26">
        <w:t>201</w:t>
      </w:r>
      <w:r w:rsidR="00887C60">
        <w:t>8</w:t>
      </w:r>
      <w:r w:rsidR="00687497" w:rsidRPr="00F754A9">
        <w:t>)</w:t>
      </w:r>
      <w:r w:rsidR="00687497">
        <w:t xml:space="preserve"> </w:t>
      </w:r>
      <w:r w:rsidR="00534D3E">
        <w:t>fizeram uso</w:t>
      </w:r>
      <w:r w:rsidR="00687497">
        <w:t xml:space="preserve"> dessa característica para treinar </w:t>
      </w:r>
      <w:r w:rsidR="00F57840">
        <w:t>RNA</w:t>
      </w:r>
      <w:r w:rsidR="00687497">
        <w:t xml:space="preserve"> e conferir os resultados obtidos das amostras.</w:t>
      </w:r>
    </w:p>
    <w:p w14:paraId="2B237F93" w14:textId="131FFC43" w:rsidR="00687497" w:rsidRDefault="00687497" w:rsidP="00F754A9">
      <w:pPr>
        <w:pStyle w:val="TF-TEXTO"/>
      </w:pPr>
      <w:r>
        <w:t xml:space="preserve">A característica de tradução de texto foi vista somente em </w:t>
      </w:r>
      <w:r w:rsidRPr="00F754A9">
        <w:t xml:space="preserve">Bailon </w:t>
      </w:r>
      <w:r w:rsidR="004A6CFD" w:rsidRPr="004A6CFD">
        <w:rPr>
          <w:i/>
          <w:iCs/>
        </w:rPr>
        <w:t>et al.</w:t>
      </w:r>
      <w:r w:rsidRPr="00F754A9">
        <w:t xml:space="preserve"> (2019)</w:t>
      </w:r>
      <w:r>
        <w:t xml:space="preserve">. Ela se assemelha a este protótipo porque a pessoas que não falam o mesmo idioma possam entender </w:t>
      </w:r>
      <w:r>
        <w:lastRenderedPageBreak/>
        <w:t xml:space="preserve">o conteúdo da transmissão ao vivo. </w:t>
      </w:r>
      <w:r w:rsidRPr="00F754A9">
        <w:t xml:space="preserve">Bailon </w:t>
      </w:r>
      <w:r w:rsidR="004A6CFD" w:rsidRPr="004A6CFD">
        <w:rPr>
          <w:i/>
          <w:iCs/>
        </w:rPr>
        <w:t>et al.</w:t>
      </w:r>
      <w:r w:rsidRPr="00F754A9">
        <w:t xml:space="preserve"> (2019)</w:t>
      </w:r>
      <w:r w:rsidR="006C1249">
        <w:t xml:space="preserve"> t</w:t>
      </w:r>
      <w:r w:rsidR="00534D3E">
        <w:t>ê</w:t>
      </w:r>
      <w:r w:rsidR="006C1249">
        <w:t xml:space="preserve">m seu principal objetivo voltado para essa característica, </w:t>
      </w:r>
      <w:r w:rsidR="005C43A4">
        <w:t xml:space="preserve">na qual </w:t>
      </w:r>
      <w:r w:rsidR="006C1249">
        <w:t>a comunicação entre filipino e chinês possa ser compreendida com resultados satisfatórios.</w:t>
      </w:r>
    </w:p>
    <w:p w14:paraId="45EA4D87" w14:textId="7D211D54" w:rsidR="00CA6EF1" w:rsidRPr="00CA6EF1" w:rsidRDefault="006C1249" w:rsidP="006C6737">
      <w:pPr>
        <w:pStyle w:val="TF-TEXTO"/>
      </w:pPr>
      <w:r w:rsidRPr="006C1249">
        <w:t>Com base nestas características</w:t>
      </w:r>
      <w:r w:rsidR="006E1759">
        <w:t xml:space="preserve"> e</w:t>
      </w:r>
      <w:r w:rsidRPr="006C1249">
        <w:t xml:space="preserve"> no</w:t>
      </w:r>
      <w:r>
        <w:t xml:space="preserve"> </w:t>
      </w:r>
      <w:r>
        <w:fldChar w:fldCharType="begin"/>
      </w:r>
      <w:r>
        <w:instrText xml:space="preserve"> REF _Ref51955536 \h </w:instrText>
      </w:r>
      <w:r>
        <w:fldChar w:fldCharType="separate"/>
      </w:r>
      <w:r>
        <w:t xml:space="preserve">Quadro </w:t>
      </w:r>
      <w:r>
        <w:rPr>
          <w:noProof/>
        </w:rPr>
        <w:t>1</w:t>
      </w:r>
      <w:r>
        <w:fldChar w:fldCharType="end"/>
      </w:r>
      <w:r w:rsidR="006E1759">
        <w:t xml:space="preserve"> apresentado</w:t>
      </w:r>
      <w:r w:rsidRPr="006C1249">
        <w:t>, nota-se que o trabalho proposto se torna relevante</w:t>
      </w:r>
      <w:r>
        <w:t xml:space="preserve"> ao buscar </w:t>
      </w:r>
      <w:r w:rsidR="00CA6A6C">
        <w:t>ajudar pessoas a entenderem transmissões ao vivo que não são de seu idioma. Além disso, a proposta visa auxiliar em outros aspectos como a integração de novos conteúdos na vida das pessoas para que possam aprofundar estudos e até mesmo se divertir</w:t>
      </w:r>
      <w:r w:rsidR="00D04AD7">
        <w:t>em</w:t>
      </w:r>
      <w:r w:rsidR="00CA6A6C">
        <w:t xml:space="preserve"> ao entenderem o que está acontecendo em transmissões ao vivo</w:t>
      </w:r>
      <w:r w:rsidR="00E27BD0">
        <w:t xml:space="preserve"> no Youtube</w:t>
      </w:r>
      <w:r w:rsidR="00CA6A6C">
        <w:t>.</w:t>
      </w:r>
      <w:r w:rsidR="006C6737">
        <w:t xml:space="preserve"> </w:t>
      </w:r>
      <w:r w:rsidR="00523A8E">
        <w:t>Já como contribuição acadêmica</w:t>
      </w:r>
      <w:r w:rsidR="006C6737">
        <w:t>,</w:t>
      </w:r>
      <w:r w:rsidR="00523A8E">
        <w:t xml:space="preserve"> </w:t>
      </w:r>
      <w:r w:rsidR="006C6737">
        <w:t>serão criadas interfaces amigáveis para serem aplicadas ao protótipo e validadas com a utilização do</w:t>
      </w:r>
      <w:r w:rsidR="00CA6A6C" w:rsidRPr="00CA6A6C">
        <w:t xml:space="preserve"> Método RURUCAg</w:t>
      </w:r>
      <w:r w:rsidR="006C6737">
        <w:t>.</w:t>
      </w:r>
      <w:r w:rsidR="00CA6A6C" w:rsidRPr="00CA6A6C">
        <w:t xml:space="preserve"> </w:t>
      </w:r>
      <w:r w:rsidR="006C6737">
        <w:t xml:space="preserve">Deverá ser </w:t>
      </w:r>
      <w:r w:rsidR="00C47258">
        <w:t>avalia</w:t>
      </w:r>
      <w:r w:rsidR="006C6737">
        <w:t>da</w:t>
      </w:r>
      <w:r w:rsidR="00C47258">
        <w:t xml:space="preserve"> a experiência e usabilidade de usuários </w:t>
      </w:r>
      <w:r w:rsidR="006C6737">
        <w:t>na aplicação</w:t>
      </w:r>
      <w:r w:rsidR="00C47258">
        <w:t xml:space="preserve"> e </w:t>
      </w:r>
      <w:r w:rsidR="006C6737">
        <w:t>relaciona</w:t>
      </w:r>
      <w:r w:rsidR="009A4854">
        <w:t>dos</w:t>
      </w:r>
      <w:r w:rsidR="00C47258">
        <w:t xml:space="preserve"> guias consolidados de </w:t>
      </w:r>
      <w:r w:rsidR="004F3CC5">
        <w:t xml:space="preserve">criação de </w:t>
      </w:r>
      <w:r w:rsidR="00C47258">
        <w:t>interfaces como as heurísticas de Nielsen.</w:t>
      </w:r>
      <w:r w:rsidR="006C6737">
        <w:t xml:space="preserve"> </w:t>
      </w:r>
      <w:r w:rsidR="00BB5CF2" w:rsidRPr="0076076D">
        <w:t>Como contribuição tecnológica pode-se destacar</w:t>
      </w:r>
      <w:r w:rsidR="00BB5CF2">
        <w:t xml:space="preserve"> o desenvolvimento de uma aplicação web e </w:t>
      </w:r>
      <w:r w:rsidR="009C6D60">
        <w:t xml:space="preserve">uma aplicação </w:t>
      </w:r>
      <w:r w:rsidR="00BB5CF2">
        <w:t>móvel</w:t>
      </w:r>
      <w:r w:rsidR="00735036">
        <w:t xml:space="preserve"> que facilitarão o entendimento de vídeos ao vivo no Youtube com auxílio de legendas. Serão utilizadas tecnologias em nuvem para transcrição e tradução de informações,</w:t>
      </w:r>
      <w:r w:rsidR="002548A5">
        <w:t xml:space="preserve"> </w:t>
      </w:r>
      <w:r w:rsidR="00735036">
        <w:t xml:space="preserve">juntamente com a </w:t>
      </w:r>
      <w:r w:rsidR="006E1759">
        <w:t xml:space="preserve">tecnologia </w:t>
      </w:r>
      <w:r w:rsidR="006E1759" w:rsidRPr="006E1759">
        <w:t xml:space="preserve">Progressive Web </w:t>
      </w:r>
      <w:r w:rsidR="00591393">
        <w:t>Apps</w:t>
      </w:r>
      <w:r w:rsidR="006E1759" w:rsidRPr="006E1759">
        <w:t xml:space="preserve"> (PWA)</w:t>
      </w:r>
      <w:r w:rsidR="00735036">
        <w:t xml:space="preserve"> para flexibilização e escalabilidade</w:t>
      </w:r>
      <w:r w:rsidR="006E1759">
        <w:t xml:space="preserve">, </w:t>
      </w:r>
      <w:r w:rsidR="00DD08D8">
        <w:t>além d</w:t>
      </w:r>
      <w:r w:rsidR="002548A5">
        <w:t xml:space="preserve">e fazer uso de </w:t>
      </w:r>
      <w:r w:rsidR="006E1759">
        <w:t xml:space="preserve">um Sistema Gerenciador de Banco de Dados (SGBD) </w:t>
      </w:r>
      <w:r w:rsidR="002548A5" w:rsidRPr="002548A5">
        <w:t xml:space="preserve">Not Only Structured Query Language </w:t>
      </w:r>
      <w:r w:rsidR="002548A5">
        <w:t>(</w:t>
      </w:r>
      <w:r w:rsidR="006E1759">
        <w:t>NoSQL</w:t>
      </w:r>
      <w:r w:rsidR="002548A5">
        <w:t>)</w:t>
      </w:r>
      <w:r w:rsidR="006E1759">
        <w:t>.</w:t>
      </w:r>
    </w:p>
    <w:p w14:paraId="212D208A" w14:textId="77777777" w:rsidR="00451B94" w:rsidRDefault="00451B94" w:rsidP="00451B94">
      <w:pPr>
        <w:pStyle w:val="Ttulo2"/>
        <w:spacing w:after="120" w:line="240" w:lineRule="auto"/>
      </w:pPr>
      <w:r>
        <w:rPr>
          <w:caps w:val="0"/>
        </w:rPr>
        <w:t>REQUISITOS PRINCIPAIS DO PROBLEMA A SER TRABALHADO</w:t>
      </w:r>
      <w:bookmarkEnd w:id="40"/>
      <w:bookmarkEnd w:id="41"/>
      <w:bookmarkEnd w:id="42"/>
      <w:bookmarkEnd w:id="43"/>
      <w:bookmarkEnd w:id="44"/>
      <w:bookmarkEnd w:id="45"/>
      <w:bookmarkEnd w:id="46"/>
    </w:p>
    <w:p w14:paraId="575394A5" w14:textId="06ACD5BD" w:rsidR="00DC4D31" w:rsidRDefault="00DC4D31" w:rsidP="00CE5492">
      <w:pPr>
        <w:pStyle w:val="TF-TEXTO"/>
      </w:pPr>
      <w:r w:rsidRPr="00EE38F6">
        <w:t xml:space="preserve">Nesta </w:t>
      </w:r>
      <w:r w:rsidR="00E513E7">
        <w:t>sub</w:t>
      </w:r>
      <w:r w:rsidRPr="00EE38F6">
        <w:t>seção serão abordados os principais Requisitos Funcionais (RF), assim como os principais Requisitos Não</w:t>
      </w:r>
      <w:r>
        <w:t xml:space="preserve"> </w:t>
      </w:r>
      <w:r w:rsidRPr="00EE38F6">
        <w:t>Funcionais (RNF)</w:t>
      </w:r>
      <w:r w:rsidR="00D61853">
        <w:t xml:space="preserve">, conforme </w:t>
      </w:r>
      <w:r w:rsidR="00D61853">
        <w:fldChar w:fldCharType="begin"/>
      </w:r>
      <w:r w:rsidR="00D61853">
        <w:instrText xml:space="preserve"> REF _Ref53216977 \h </w:instrText>
      </w:r>
      <w:r w:rsidR="00D61853">
        <w:fldChar w:fldCharType="separate"/>
      </w:r>
      <w:r w:rsidR="00D61853">
        <w:t xml:space="preserve">Quadro </w:t>
      </w:r>
      <w:r w:rsidR="00D61853">
        <w:rPr>
          <w:noProof/>
        </w:rPr>
        <w:t>2</w:t>
      </w:r>
      <w:r w:rsidR="00D61853">
        <w:fldChar w:fldCharType="end"/>
      </w:r>
      <w:r w:rsidR="00D61853">
        <w:t>.</w:t>
      </w:r>
    </w:p>
    <w:p w14:paraId="2B84C7BC" w14:textId="4CE0E395" w:rsidR="00B75B86" w:rsidRPr="007E0D87" w:rsidRDefault="00B75B86" w:rsidP="00CE5492">
      <w:pPr>
        <w:pStyle w:val="TF-LEGENDA"/>
      </w:pPr>
      <w:bookmarkStart w:id="48" w:name="_Ref53216977"/>
      <w:r>
        <w:t xml:space="preserve">Quadro </w:t>
      </w:r>
      <w:r w:rsidR="00E76518">
        <w:fldChar w:fldCharType="begin"/>
      </w:r>
      <w:r w:rsidR="00E76518">
        <w:instrText xml:space="preserve"> SEQ Quadro \* ARABIC </w:instrText>
      </w:r>
      <w:r w:rsidR="00E76518">
        <w:fldChar w:fldCharType="separate"/>
      </w:r>
      <w:r>
        <w:rPr>
          <w:noProof/>
        </w:rPr>
        <w:t>2</w:t>
      </w:r>
      <w:r w:rsidR="00E76518">
        <w:rPr>
          <w:noProof/>
        </w:rPr>
        <w:fldChar w:fldCharType="end"/>
      </w:r>
      <w:bookmarkEnd w:id="48"/>
      <w:r w:rsidRPr="007E0D87">
        <w:t xml:space="preserve"> </w:t>
      </w:r>
      <w:r>
        <w:t>–</w:t>
      </w:r>
      <w:r w:rsidRPr="007E0D87">
        <w:t xml:space="preserve"> </w:t>
      </w:r>
      <w:r>
        <w:t>Principais Requisitos Funcionais e Não Funcionais</w:t>
      </w:r>
    </w:p>
    <w:tbl>
      <w:tblPr>
        <w:tblW w:w="904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8490"/>
        <w:gridCol w:w="552"/>
      </w:tblGrid>
      <w:tr w:rsidR="00B75B86" w:rsidRPr="00CF2334" w14:paraId="21848E4D" w14:textId="48C9927C" w:rsidTr="00CE5492">
        <w:trPr>
          <w:cantSplit/>
          <w:trHeight w:val="220"/>
          <w:jc w:val="center"/>
        </w:trPr>
        <w:tc>
          <w:tcPr>
            <w:tcW w:w="8490" w:type="dxa"/>
            <w:tcBorders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03700247" w14:textId="1D9CF12E" w:rsidR="00B75B86" w:rsidRPr="00CF2334" w:rsidRDefault="00D61853" w:rsidP="00B75B86">
            <w:pPr>
              <w:pStyle w:val="TF-TEXTOQUADRO"/>
              <w:rPr>
                <w:b/>
                <w:bCs/>
                <w:sz w:val="20"/>
              </w:rPr>
            </w:pPr>
            <w:r>
              <w:rPr>
                <w:b/>
                <w:bCs/>
                <w:sz w:val="20"/>
              </w:rPr>
              <w:t>A aplicação deverá:</w:t>
            </w:r>
          </w:p>
        </w:tc>
        <w:tc>
          <w:tcPr>
            <w:tcW w:w="552" w:type="dxa"/>
            <w:tcBorders>
              <w:left w:val="single" w:sz="4" w:space="0" w:color="auto"/>
              <w:right w:val="single" w:sz="4" w:space="0" w:color="auto"/>
            </w:tcBorders>
            <w:shd w:val="clear" w:color="auto" w:fill="A6A6A6"/>
            <w:vAlign w:val="center"/>
          </w:tcPr>
          <w:p w14:paraId="78056E2B" w14:textId="73791EEB" w:rsidR="00B75B86" w:rsidRPr="00CF2334" w:rsidRDefault="00D61853" w:rsidP="00CE5492">
            <w:pPr>
              <w:pStyle w:val="TF-TEXTOQUADRO"/>
              <w:jc w:val="center"/>
              <w:rPr>
                <w:b/>
                <w:bCs/>
                <w:sz w:val="20"/>
              </w:rPr>
            </w:pPr>
            <w:r>
              <w:rPr>
                <w:b/>
                <w:bCs/>
                <w:sz w:val="20"/>
              </w:rPr>
              <w:t>Tipo</w:t>
            </w:r>
          </w:p>
        </w:tc>
      </w:tr>
      <w:tr w:rsidR="00B75B86" w:rsidRPr="00CF2334" w14:paraId="227EC6A2" w14:textId="036060A2" w:rsidTr="00CE5492">
        <w:trPr>
          <w:trHeight w:val="67"/>
          <w:jc w:val="center"/>
        </w:trPr>
        <w:tc>
          <w:tcPr>
            <w:tcW w:w="8490" w:type="dxa"/>
            <w:tcBorders>
              <w:left w:val="single" w:sz="4" w:space="0" w:color="auto"/>
            </w:tcBorders>
          </w:tcPr>
          <w:p w14:paraId="7553E068" w14:textId="47B984B4" w:rsidR="00B75B86" w:rsidRPr="00D61853" w:rsidRDefault="00D61853" w:rsidP="00B75B86">
            <w:pPr>
              <w:pStyle w:val="TF-TEXTOQUADRO"/>
              <w:jc w:val="both"/>
              <w:rPr>
                <w:bCs/>
                <w:sz w:val="20"/>
              </w:rPr>
            </w:pPr>
            <w:r w:rsidRPr="00D61853">
              <w:rPr>
                <w:bCs/>
                <w:sz w:val="20"/>
              </w:rPr>
              <w:t xml:space="preserve">permitir </w:t>
            </w:r>
            <w:r w:rsidR="002548A5">
              <w:rPr>
                <w:bCs/>
                <w:sz w:val="20"/>
              </w:rPr>
              <w:t xml:space="preserve">ao usuário </w:t>
            </w:r>
            <w:r w:rsidRPr="00D61853">
              <w:rPr>
                <w:bCs/>
                <w:sz w:val="20"/>
              </w:rPr>
              <w:t>acesso por meio de uma conta Google</w:t>
            </w:r>
          </w:p>
        </w:tc>
        <w:tc>
          <w:tcPr>
            <w:tcW w:w="552" w:type="dxa"/>
            <w:tcBorders>
              <w:left w:val="single" w:sz="4" w:space="0" w:color="auto"/>
            </w:tcBorders>
            <w:vAlign w:val="center"/>
          </w:tcPr>
          <w:p w14:paraId="2367E7D1" w14:textId="75A1DFDA" w:rsidR="00B75B86" w:rsidRPr="00CF2334" w:rsidRDefault="00D61853" w:rsidP="00CE5492">
            <w:pPr>
              <w:pStyle w:val="TF-TEXTOQUADRO"/>
              <w:jc w:val="center"/>
              <w:rPr>
                <w:b/>
                <w:sz w:val="20"/>
              </w:rPr>
            </w:pPr>
            <w:r w:rsidRPr="00CF2334">
              <w:rPr>
                <w:sz w:val="20"/>
              </w:rPr>
              <w:t>R</w:t>
            </w:r>
            <w:r w:rsidR="00DD08D8">
              <w:rPr>
                <w:sz w:val="20"/>
              </w:rPr>
              <w:t>N</w:t>
            </w:r>
            <w:r w:rsidRPr="00CF2334">
              <w:rPr>
                <w:sz w:val="20"/>
              </w:rPr>
              <w:t>F</w:t>
            </w:r>
          </w:p>
        </w:tc>
      </w:tr>
      <w:tr w:rsidR="00D61853" w:rsidRPr="00CF2334" w14:paraId="0933C1CA" w14:textId="77777777" w:rsidTr="00CE5492">
        <w:trPr>
          <w:trHeight w:val="20"/>
          <w:jc w:val="center"/>
        </w:trPr>
        <w:tc>
          <w:tcPr>
            <w:tcW w:w="8490" w:type="dxa"/>
            <w:tcBorders>
              <w:left w:val="single" w:sz="4" w:space="0" w:color="auto"/>
            </w:tcBorders>
          </w:tcPr>
          <w:p w14:paraId="63B6D07A" w14:textId="3324D099" w:rsidR="00D61853" w:rsidRPr="00D61853" w:rsidRDefault="002548A5" w:rsidP="00B75B86">
            <w:pPr>
              <w:pStyle w:val="TF-TEXTOQUADRO"/>
              <w:jc w:val="both"/>
              <w:rPr>
                <w:bCs/>
                <w:sz w:val="20"/>
              </w:rPr>
            </w:pPr>
            <w:r>
              <w:rPr>
                <w:bCs/>
                <w:sz w:val="20"/>
              </w:rPr>
              <w:t xml:space="preserve">permitir ao usuário </w:t>
            </w:r>
            <w:r w:rsidR="00D61853" w:rsidRPr="00D61853">
              <w:rPr>
                <w:bCs/>
                <w:sz w:val="20"/>
              </w:rPr>
              <w:t>consultar uma lista de vídeos ao vivo do Youtube conforme as inscrições do usuário autenticado com a conta Google</w:t>
            </w:r>
          </w:p>
        </w:tc>
        <w:tc>
          <w:tcPr>
            <w:tcW w:w="552" w:type="dxa"/>
            <w:tcBorders>
              <w:left w:val="single" w:sz="4" w:space="0" w:color="auto"/>
            </w:tcBorders>
            <w:vAlign w:val="center"/>
          </w:tcPr>
          <w:p w14:paraId="7768C3FD" w14:textId="2F3ED3C6" w:rsidR="00D61853" w:rsidRPr="00CF2334" w:rsidRDefault="00D61853" w:rsidP="00D61853">
            <w:pPr>
              <w:pStyle w:val="TF-TEXTOQUADRO"/>
              <w:jc w:val="center"/>
              <w:rPr>
                <w:sz w:val="20"/>
              </w:rPr>
            </w:pPr>
            <w:r w:rsidRPr="00CF2334">
              <w:rPr>
                <w:sz w:val="20"/>
              </w:rPr>
              <w:t>RF</w:t>
            </w:r>
          </w:p>
        </w:tc>
      </w:tr>
      <w:tr w:rsidR="00D61853" w:rsidRPr="00CF2334" w14:paraId="084A701F" w14:textId="77777777" w:rsidTr="00CE5492">
        <w:trPr>
          <w:trHeight w:val="67"/>
          <w:jc w:val="center"/>
        </w:trPr>
        <w:tc>
          <w:tcPr>
            <w:tcW w:w="8490" w:type="dxa"/>
            <w:tcBorders>
              <w:left w:val="single" w:sz="4" w:space="0" w:color="auto"/>
            </w:tcBorders>
          </w:tcPr>
          <w:p w14:paraId="502B3B7D" w14:textId="69E49264" w:rsidR="00D61853" w:rsidRPr="00D61853" w:rsidRDefault="00D61853" w:rsidP="00B75B86">
            <w:pPr>
              <w:pStyle w:val="TF-TEXTOQUADRO"/>
              <w:jc w:val="both"/>
              <w:rPr>
                <w:bCs/>
                <w:sz w:val="20"/>
              </w:rPr>
            </w:pPr>
            <w:r w:rsidRPr="00D61853">
              <w:rPr>
                <w:bCs/>
                <w:sz w:val="20"/>
              </w:rPr>
              <w:t xml:space="preserve">permitir </w:t>
            </w:r>
            <w:r w:rsidR="002548A5">
              <w:rPr>
                <w:bCs/>
                <w:sz w:val="20"/>
              </w:rPr>
              <w:t>a</w:t>
            </w:r>
            <w:r w:rsidRPr="00D61853">
              <w:rPr>
                <w:bCs/>
                <w:sz w:val="20"/>
              </w:rPr>
              <w:t>o usuário visualizar um vídeo ao vivo</w:t>
            </w:r>
          </w:p>
        </w:tc>
        <w:tc>
          <w:tcPr>
            <w:tcW w:w="552" w:type="dxa"/>
            <w:tcBorders>
              <w:left w:val="single" w:sz="4" w:space="0" w:color="auto"/>
            </w:tcBorders>
            <w:vAlign w:val="center"/>
          </w:tcPr>
          <w:p w14:paraId="25960BAB" w14:textId="6B802CAD" w:rsidR="00D61853" w:rsidRPr="00CF2334" w:rsidRDefault="00D61853" w:rsidP="00D61853">
            <w:pPr>
              <w:pStyle w:val="TF-TEXTOQUADRO"/>
              <w:jc w:val="center"/>
              <w:rPr>
                <w:sz w:val="20"/>
              </w:rPr>
            </w:pPr>
            <w:r w:rsidRPr="00CF2334">
              <w:rPr>
                <w:sz w:val="20"/>
              </w:rPr>
              <w:t>RF</w:t>
            </w:r>
          </w:p>
        </w:tc>
      </w:tr>
      <w:tr w:rsidR="00D61853" w:rsidRPr="00CF2334" w14:paraId="11705D49" w14:textId="77777777" w:rsidTr="00CE5492">
        <w:trPr>
          <w:trHeight w:val="67"/>
          <w:jc w:val="center"/>
        </w:trPr>
        <w:tc>
          <w:tcPr>
            <w:tcW w:w="8490" w:type="dxa"/>
            <w:tcBorders>
              <w:left w:val="single" w:sz="4" w:space="0" w:color="auto"/>
            </w:tcBorders>
          </w:tcPr>
          <w:p w14:paraId="23E31BD4" w14:textId="49323D88" w:rsidR="00D61853" w:rsidRPr="00D61853" w:rsidRDefault="00D61853" w:rsidP="00B75B86">
            <w:pPr>
              <w:pStyle w:val="TF-TEXTOQUADRO"/>
              <w:jc w:val="both"/>
              <w:rPr>
                <w:bCs/>
                <w:sz w:val="20"/>
              </w:rPr>
            </w:pPr>
            <w:r w:rsidRPr="00D61853">
              <w:rPr>
                <w:bCs/>
                <w:sz w:val="20"/>
              </w:rPr>
              <w:t xml:space="preserve">permitir </w:t>
            </w:r>
            <w:r w:rsidR="002548A5">
              <w:rPr>
                <w:bCs/>
                <w:sz w:val="20"/>
              </w:rPr>
              <w:t>a</w:t>
            </w:r>
            <w:r w:rsidRPr="00D61853">
              <w:rPr>
                <w:bCs/>
                <w:sz w:val="20"/>
              </w:rPr>
              <w:t>o usuário configurar a transcrição para o vídeo ao vivo sendo visualizado</w:t>
            </w:r>
          </w:p>
        </w:tc>
        <w:tc>
          <w:tcPr>
            <w:tcW w:w="552" w:type="dxa"/>
            <w:tcBorders>
              <w:left w:val="single" w:sz="4" w:space="0" w:color="auto"/>
            </w:tcBorders>
            <w:vAlign w:val="center"/>
          </w:tcPr>
          <w:p w14:paraId="5AAF482A" w14:textId="67520788" w:rsidR="00D61853" w:rsidRPr="00CF2334" w:rsidRDefault="00D61853" w:rsidP="00D61853">
            <w:pPr>
              <w:pStyle w:val="TF-TEXTOQUADRO"/>
              <w:jc w:val="center"/>
              <w:rPr>
                <w:sz w:val="20"/>
              </w:rPr>
            </w:pPr>
            <w:r w:rsidRPr="00CF2334">
              <w:rPr>
                <w:sz w:val="20"/>
              </w:rPr>
              <w:t>RF</w:t>
            </w:r>
          </w:p>
        </w:tc>
      </w:tr>
      <w:tr w:rsidR="00D61853" w:rsidRPr="00CF2334" w14:paraId="679DBC49" w14:textId="77777777" w:rsidTr="00CE5492">
        <w:trPr>
          <w:trHeight w:val="67"/>
          <w:jc w:val="center"/>
        </w:trPr>
        <w:tc>
          <w:tcPr>
            <w:tcW w:w="8490" w:type="dxa"/>
            <w:tcBorders>
              <w:left w:val="single" w:sz="4" w:space="0" w:color="auto"/>
            </w:tcBorders>
          </w:tcPr>
          <w:p w14:paraId="6CD92360" w14:textId="276F611A" w:rsidR="00D61853" w:rsidRPr="00D61853" w:rsidRDefault="00D61853" w:rsidP="00B75B86">
            <w:pPr>
              <w:pStyle w:val="TF-TEXTOQUADRO"/>
              <w:jc w:val="both"/>
              <w:rPr>
                <w:bCs/>
                <w:sz w:val="20"/>
              </w:rPr>
            </w:pPr>
            <w:r w:rsidRPr="00D61853">
              <w:rPr>
                <w:bCs/>
                <w:sz w:val="20"/>
              </w:rPr>
              <w:t>utilizar serviços Google Cloud para transcrever áudio e traduzir essa transcrição</w:t>
            </w:r>
          </w:p>
        </w:tc>
        <w:tc>
          <w:tcPr>
            <w:tcW w:w="552" w:type="dxa"/>
            <w:tcBorders>
              <w:left w:val="single" w:sz="4" w:space="0" w:color="auto"/>
            </w:tcBorders>
            <w:vAlign w:val="center"/>
          </w:tcPr>
          <w:p w14:paraId="612F1DF9" w14:textId="4D087FDE" w:rsidR="00D61853" w:rsidRPr="00CF2334" w:rsidRDefault="00D61853" w:rsidP="00D61853">
            <w:pPr>
              <w:pStyle w:val="TF-TEXTOQUADRO"/>
              <w:jc w:val="center"/>
              <w:rPr>
                <w:sz w:val="20"/>
              </w:rPr>
            </w:pPr>
            <w:r w:rsidRPr="00CF2334">
              <w:rPr>
                <w:sz w:val="20"/>
              </w:rPr>
              <w:t>RNF</w:t>
            </w:r>
          </w:p>
        </w:tc>
      </w:tr>
      <w:tr w:rsidR="00D61853" w:rsidRPr="00CF2334" w14:paraId="5DC29999" w14:textId="77777777" w:rsidTr="00CE5492">
        <w:trPr>
          <w:trHeight w:val="67"/>
          <w:jc w:val="center"/>
        </w:trPr>
        <w:tc>
          <w:tcPr>
            <w:tcW w:w="8490" w:type="dxa"/>
            <w:tcBorders>
              <w:left w:val="single" w:sz="4" w:space="0" w:color="auto"/>
            </w:tcBorders>
          </w:tcPr>
          <w:p w14:paraId="14CDE6B6" w14:textId="76ECDBFD" w:rsidR="00D61853" w:rsidRPr="00D61853" w:rsidRDefault="00D61853" w:rsidP="00D61853">
            <w:pPr>
              <w:pStyle w:val="TF-TEXTOQUADRO"/>
              <w:jc w:val="both"/>
              <w:rPr>
                <w:bCs/>
                <w:sz w:val="20"/>
              </w:rPr>
            </w:pPr>
            <w:r w:rsidRPr="00D61853">
              <w:rPr>
                <w:bCs/>
                <w:sz w:val="20"/>
              </w:rPr>
              <w:t>utilizar APIs para recuperar informações de vídeos ao vivo do Youtube</w:t>
            </w:r>
          </w:p>
        </w:tc>
        <w:tc>
          <w:tcPr>
            <w:tcW w:w="552" w:type="dxa"/>
            <w:tcBorders>
              <w:left w:val="single" w:sz="4" w:space="0" w:color="auto"/>
            </w:tcBorders>
            <w:vAlign w:val="center"/>
          </w:tcPr>
          <w:p w14:paraId="3A18A018" w14:textId="33F4A9B9" w:rsidR="00D61853" w:rsidRPr="00CF2334" w:rsidRDefault="00D61853" w:rsidP="00D61853">
            <w:pPr>
              <w:pStyle w:val="TF-TEXTOQUADRO"/>
              <w:jc w:val="center"/>
              <w:rPr>
                <w:sz w:val="20"/>
              </w:rPr>
            </w:pPr>
            <w:r w:rsidRPr="00CF2334">
              <w:rPr>
                <w:sz w:val="20"/>
              </w:rPr>
              <w:t>RNF</w:t>
            </w:r>
          </w:p>
        </w:tc>
      </w:tr>
      <w:tr w:rsidR="00D61853" w:rsidRPr="00CF2334" w14:paraId="2BF9C8F1" w14:textId="77777777" w:rsidTr="00CE5492">
        <w:trPr>
          <w:trHeight w:val="67"/>
          <w:jc w:val="center"/>
        </w:trPr>
        <w:tc>
          <w:tcPr>
            <w:tcW w:w="8490" w:type="dxa"/>
            <w:tcBorders>
              <w:left w:val="single" w:sz="4" w:space="0" w:color="auto"/>
            </w:tcBorders>
          </w:tcPr>
          <w:p w14:paraId="7B247A61" w14:textId="77C065EE" w:rsidR="00D61853" w:rsidRPr="00D61853" w:rsidRDefault="00776800" w:rsidP="00D61853">
            <w:pPr>
              <w:pStyle w:val="TF-TEXTOQUADRO"/>
              <w:jc w:val="both"/>
              <w:rPr>
                <w:bCs/>
                <w:sz w:val="20"/>
              </w:rPr>
            </w:pPr>
            <w:r>
              <w:rPr>
                <w:bCs/>
                <w:sz w:val="20"/>
              </w:rPr>
              <w:t xml:space="preserve">implementar a aplicação web </w:t>
            </w:r>
            <w:r w:rsidR="00D61853" w:rsidRPr="00D61853">
              <w:rPr>
                <w:bCs/>
                <w:sz w:val="20"/>
              </w:rPr>
              <w:t xml:space="preserve">utilizando o </w:t>
            </w:r>
            <w:r w:rsidR="00D61853" w:rsidRPr="00CE5492">
              <w:rPr>
                <w:bCs/>
                <w:i/>
                <w:iCs/>
                <w:sz w:val="20"/>
              </w:rPr>
              <w:t xml:space="preserve">framework </w:t>
            </w:r>
            <w:r w:rsidR="00D61853" w:rsidRPr="00D61853">
              <w:rPr>
                <w:bCs/>
                <w:sz w:val="20"/>
              </w:rPr>
              <w:t>Angular</w:t>
            </w:r>
          </w:p>
        </w:tc>
        <w:tc>
          <w:tcPr>
            <w:tcW w:w="552" w:type="dxa"/>
            <w:tcBorders>
              <w:left w:val="single" w:sz="4" w:space="0" w:color="auto"/>
            </w:tcBorders>
            <w:vAlign w:val="center"/>
          </w:tcPr>
          <w:p w14:paraId="4177CCD4" w14:textId="2590D813" w:rsidR="00D61853" w:rsidRPr="00CF2334" w:rsidRDefault="00D61853" w:rsidP="00D61853">
            <w:pPr>
              <w:pStyle w:val="TF-TEXTOQUADRO"/>
              <w:jc w:val="center"/>
              <w:rPr>
                <w:sz w:val="20"/>
              </w:rPr>
            </w:pPr>
            <w:r w:rsidRPr="00CF2334">
              <w:rPr>
                <w:sz w:val="20"/>
              </w:rPr>
              <w:t>RNF</w:t>
            </w:r>
          </w:p>
        </w:tc>
      </w:tr>
      <w:tr w:rsidR="00D61853" w:rsidRPr="00CF2334" w14:paraId="535358B6" w14:textId="77777777" w:rsidTr="00CE5492">
        <w:trPr>
          <w:trHeight w:val="67"/>
          <w:jc w:val="center"/>
        </w:trPr>
        <w:tc>
          <w:tcPr>
            <w:tcW w:w="8490" w:type="dxa"/>
            <w:tcBorders>
              <w:left w:val="single" w:sz="4" w:space="0" w:color="auto"/>
            </w:tcBorders>
          </w:tcPr>
          <w:p w14:paraId="7B144311" w14:textId="4E73778A" w:rsidR="00D61853" w:rsidRPr="00D61853" w:rsidRDefault="00776800" w:rsidP="00D61853">
            <w:pPr>
              <w:pStyle w:val="TF-TEXTOQUADRO"/>
              <w:jc w:val="both"/>
              <w:rPr>
                <w:bCs/>
                <w:sz w:val="20"/>
              </w:rPr>
            </w:pPr>
            <w:r>
              <w:rPr>
                <w:bCs/>
                <w:sz w:val="20"/>
              </w:rPr>
              <w:t>implementar a aplicação web</w:t>
            </w:r>
            <w:r w:rsidRPr="00D61853">
              <w:rPr>
                <w:bCs/>
                <w:sz w:val="20"/>
              </w:rPr>
              <w:t xml:space="preserve"> </w:t>
            </w:r>
            <w:r w:rsidR="00D61853" w:rsidRPr="00D61853">
              <w:rPr>
                <w:bCs/>
                <w:sz w:val="20"/>
              </w:rPr>
              <w:t>seguindo as diretrizes do Material Design</w:t>
            </w:r>
          </w:p>
        </w:tc>
        <w:tc>
          <w:tcPr>
            <w:tcW w:w="552" w:type="dxa"/>
            <w:tcBorders>
              <w:left w:val="single" w:sz="4" w:space="0" w:color="auto"/>
            </w:tcBorders>
            <w:vAlign w:val="center"/>
          </w:tcPr>
          <w:p w14:paraId="535DDF7B" w14:textId="0F680B94" w:rsidR="00D61853" w:rsidRPr="00CF2334" w:rsidRDefault="00D61853" w:rsidP="00D61853">
            <w:pPr>
              <w:pStyle w:val="TF-TEXTOQUADRO"/>
              <w:jc w:val="center"/>
              <w:rPr>
                <w:sz w:val="20"/>
              </w:rPr>
            </w:pPr>
            <w:r w:rsidRPr="00CF2334">
              <w:rPr>
                <w:sz w:val="20"/>
              </w:rPr>
              <w:t>RNF</w:t>
            </w:r>
          </w:p>
        </w:tc>
      </w:tr>
      <w:tr w:rsidR="00D61853" w:rsidRPr="00CF2334" w14:paraId="17C987F8" w14:textId="643502E8" w:rsidTr="00CE5492">
        <w:trPr>
          <w:trHeight w:val="67"/>
          <w:jc w:val="center"/>
        </w:trPr>
        <w:tc>
          <w:tcPr>
            <w:tcW w:w="8490" w:type="dxa"/>
            <w:tcBorders>
              <w:left w:val="single" w:sz="4" w:space="0" w:color="auto"/>
            </w:tcBorders>
          </w:tcPr>
          <w:p w14:paraId="7496FAFB" w14:textId="1C9A0995" w:rsidR="00D61853" w:rsidRPr="00CE5492" w:rsidRDefault="00D61853" w:rsidP="00D61853">
            <w:pPr>
              <w:pStyle w:val="TF-TEXTOQUADRO"/>
              <w:jc w:val="both"/>
              <w:rPr>
                <w:bCs/>
                <w:sz w:val="20"/>
              </w:rPr>
            </w:pPr>
            <w:r w:rsidRPr="00D61853">
              <w:rPr>
                <w:bCs/>
                <w:sz w:val="20"/>
              </w:rPr>
              <w:t>consultar serviços na parte do servidor desenvolvido em NodeJS</w:t>
            </w:r>
          </w:p>
        </w:tc>
        <w:tc>
          <w:tcPr>
            <w:tcW w:w="552" w:type="dxa"/>
            <w:tcBorders>
              <w:left w:val="single" w:sz="4" w:space="0" w:color="auto"/>
            </w:tcBorders>
            <w:vAlign w:val="center"/>
          </w:tcPr>
          <w:p w14:paraId="60BD7125" w14:textId="25A242F3" w:rsidR="00D61853" w:rsidRDefault="00D61853" w:rsidP="00CE5492">
            <w:pPr>
              <w:pStyle w:val="TF-TEXTOQUADRO"/>
              <w:jc w:val="center"/>
              <w:rPr>
                <w:b/>
                <w:bCs/>
                <w:sz w:val="20"/>
              </w:rPr>
            </w:pPr>
            <w:r w:rsidRPr="00CF2334">
              <w:rPr>
                <w:sz w:val="20"/>
              </w:rPr>
              <w:t>RNF</w:t>
            </w:r>
          </w:p>
        </w:tc>
      </w:tr>
      <w:tr w:rsidR="00AC5A50" w:rsidRPr="00CF2334" w14:paraId="4B01D9C1" w14:textId="77777777" w:rsidTr="00AC5A50">
        <w:trPr>
          <w:trHeight w:val="67"/>
          <w:jc w:val="center"/>
        </w:trPr>
        <w:tc>
          <w:tcPr>
            <w:tcW w:w="8490" w:type="dxa"/>
            <w:tcBorders>
              <w:left w:val="single" w:sz="4" w:space="0" w:color="auto"/>
            </w:tcBorders>
          </w:tcPr>
          <w:p w14:paraId="4BCC5229" w14:textId="5C6E5705" w:rsidR="00776800" w:rsidRPr="00D61853" w:rsidRDefault="00AC5A50" w:rsidP="00AC5A50">
            <w:pPr>
              <w:pStyle w:val="TF-TEXTOQUADRO"/>
              <w:jc w:val="both"/>
              <w:rPr>
                <w:bCs/>
                <w:sz w:val="20"/>
              </w:rPr>
            </w:pPr>
            <w:r>
              <w:rPr>
                <w:bCs/>
                <w:sz w:val="20"/>
              </w:rPr>
              <w:t>i</w:t>
            </w:r>
            <w:r w:rsidRPr="00AC5A50">
              <w:rPr>
                <w:bCs/>
                <w:sz w:val="20"/>
              </w:rPr>
              <w:t>mplementar uma aplicação móvel com a tecnologia PWA</w:t>
            </w:r>
          </w:p>
        </w:tc>
        <w:tc>
          <w:tcPr>
            <w:tcW w:w="552" w:type="dxa"/>
            <w:tcBorders>
              <w:left w:val="single" w:sz="4" w:space="0" w:color="auto"/>
            </w:tcBorders>
            <w:vAlign w:val="center"/>
          </w:tcPr>
          <w:p w14:paraId="7878BD44" w14:textId="0D7E4726" w:rsidR="00AC5A50" w:rsidRPr="00CF2334" w:rsidRDefault="00AC5A50" w:rsidP="00AC5A50">
            <w:pPr>
              <w:pStyle w:val="TF-TEXTOQUADRO"/>
              <w:jc w:val="center"/>
              <w:rPr>
                <w:sz w:val="20"/>
              </w:rPr>
            </w:pPr>
            <w:r w:rsidRPr="00CF2334">
              <w:rPr>
                <w:sz w:val="20"/>
              </w:rPr>
              <w:t>RNF</w:t>
            </w:r>
          </w:p>
        </w:tc>
      </w:tr>
      <w:tr w:rsidR="00776800" w:rsidRPr="00CF2334" w14:paraId="5902EFC9" w14:textId="77777777" w:rsidTr="00AC5A50">
        <w:trPr>
          <w:trHeight w:val="67"/>
          <w:jc w:val="center"/>
        </w:trPr>
        <w:tc>
          <w:tcPr>
            <w:tcW w:w="8490" w:type="dxa"/>
            <w:tcBorders>
              <w:left w:val="single" w:sz="4" w:space="0" w:color="auto"/>
            </w:tcBorders>
          </w:tcPr>
          <w:p w14:paraId="1AA8A542" w14:textId="100D3602" w:rsidR="00776800" w:rsidRDefault="00776800" w:rsidP="00AC5A50">
            <w:pPr>
              <w:pStyle w:val="TF-TEXTOQUADRO"/>
              <w:jc w:val="both"/>
              <w:rPr>
                <w:bCs/>
                <w:sz w:val="20"/>
              </w:rPr>
            </w:pPr>
            <w:r>
              <w:rPr>
                <w:bCs/>
                <w:sz w:val="20"/>
              </w:rPr>
              <w:t xml:space="preserve">implementar uma aplicação móvel com a ajuda do </w:t>
            </w:r>
            <w:r w:rsidR="006C520A">
              <w:rPr>
                <w:bCs/>
                <w:sz w:val="20"/>
              </w:rPr>
              <w:t xml:space="preserve">ambiente de desenvolvimento </w:t>
            </w:r>
            <w:r>
              <w:rPr>
                <w:bCs/>
                <w:sz w:val="20"/>
              </w:rPr>
              <w:t>Visual Studio Code</w:t>
            </w:r>
          </w:p>
        </w:tc>
        <w:tc>
          <w:tcPr>
            <w:tcW w:w="552" w:type="dxa"/>
            <w:tcBorders>
              <w:left w:val="single" w:sz="4" w:space="0" w:color="auto"/>
            </w:tcBorders>
            <w:vAlign w:val="center"/>
          </w:tcPr>
          <w:p w14:paraId="52D88F6B" w14:textId="7328C1E3" w:rsidR="00776800" w:rsidRPr="00CF2334" w:rsidRDefault="00776800" w:rsidP="00AC5A50">
            <w:pPr>
              <w:pStyle w:val="TF-TEXTOQUADRO"/>
              <w:jc w:val="center"/>
              <w:rPr>
                <w:sz w:val="20"/>
              </w:rPr>
            </w:pPr>
            <w:r>
              <w:rPr>
                <w:sz w:val="20"/>
              </w:rPr>
              <w:t>RNF</w:t>
            </w:r>
          </w:p>
        </w:tc>
      </w:tr>
      <w:tr w:rsidR="00AC5A50" w:rsidRPr="00CF2334" w14:paraId="527284BB" w14:textId="5EAA83BD" w:rsidTr="00CE5492">
        <w:trPr>
          <w:trHeight w:val="67"/>
          <w:jc w:val="center"/>
        </w:trPr>
        <w:tc>
          <w:tcPr>
            <w:tcW w:w="8490" w:type="dxa"/>
            <w:tcBorders>
              <w:left w:val="single" w:sz="4" w:space="0" w:color="auto"/>
            </w:tcBorders>
          </w:tcPr>
          <w:p w14:paraId="2971F935" w14:textId="65DDA060" w:rsidR="00AC5A50" w:rsidRPr="00CE5492" w:rsidRDefault="00AC5A50" w:rsidP="00AC5A50">
            <w:pPr>
              <w:pStyle w:val="TF-TEXTOQUADRO"/>
              <w:jc w:val="both"/>
              <w:rPr>
                <w:bCs/>
                <w:sz w:val="20"/>
              </w:rPr>
            </w:pPr>
            <w:r w:rsidRPr="00D61853">
              <w:rPr>
                <w:bCs/>
                <w:sz w:val="20"/>
              </w:rPr>
              <w:t>utilizar a plataforma Firebase (Google) para usar serviços de hospedagem e validar acessos de contas do Google</w:t>
            </w:r>
          </w:p>
        </w:tc>
        <w:tc>
          <w:tcPr>
            <w:tcW w:w="552" w:type="dxa"/>
            <w:tcBorders>
              <w:left w:val="single" w:sz="4" w:space="0" w:color="auto"/>
            </w:tcBorders>
            <w:vAlign w:val="center"/>
          </w:tcPr>
          <w:p w14:paraId="4E8CC7B2" w14:textId="55F4A672" w:rsidR="00AC5A50" w:rsidRPr="00CF2334" w:rsidRDefault="00AC5A50" w:rsidP="00CE5492">
            <w:pPr>
              <w:pStyle w:val="TF-TEXTOQUADRO"/>
              <w:jc w:val="center"/>
              <w:rPr>
                <w:b/>
                <w:bCs/>
                <w:sz w:val="20"/>
              </w:rPr>
            </w:pPr>
            <w:r w:rsidRPr="00CF2334">
              <w:rPr>
                <w:sz w:val="20"/>
              </w:rPr>
              <w:t>RNF</w:t>
            </w:r>
          </w:p>
        </w:tc>
      </w:tr>
      <w:tr w:rsidR="00AC5A50" w:rsidRPr="00CF2334" w14:paraId="3598F795" w14:textId="09D5CFEF" w:rsidTr="00163B38">
        <w:trPr>
          <w:trHeight w:val="196"/>
          <w:jc w:val="center"/>
        </w:trPr>
        <w:tc>
          <w:tcPr>
            <w:tcW w:w="8490" w:type="dxa"/>
            <w:tcBorders>
              <w:left w:val="single" w:sz="4" w:space="0" w:color="auto"/>
            </w:tcBorders>
          </w:tcPr>
          <w:p w14:paraId="0E5AE310" w14:textId="025E5ED1" w:rsidR="00AC5A50" w:rsidRPr="00CE5492" w:rsidRDefault="00AC5A50" w:rsidP="00AC5A50">
            <w:pPr>
              <w:pStyle w:val="TF-TEXTOQUADRO"/>
              <w:jc w:val="both"/>
              <w:rPr>
                <w:bCs/>
                <w:sz w:val="20"/>
              </w:rPr>
            </w:pPr>
            <w:r w:rsidRPr="00D61853">
              <w:rPr>
                <w:bCs/>
                <w:sz w:val="20"/>
              </w:rPr>
              <w:t>utilizar a plataforma Firebase como SGBD NoSQL para armazenar informações dos usuários</w:t>
            </w:r>
          </w:p>
        </w:tc>
        <w:tc>
          <w:tcPr>
            <w:tcW w:w="552" w:type="dxa"/>
            <w:tcBorders>
              <w:left w:val="single" w:sz="4" w:space="0" w:color="auto"/>
            </w:tcBorders>
            <w:vAlign w:val="center"/>
          </w:tcPr>
          <w:p w14:paraId="6A96B640" w14:textId="7A02BC09" w:rsidR="00AC5A50" w:rsidRPr="00CF2334" w:rsidRDefault="00AC5A50" w:rsidP="00CE5492">
            <w:pPr>
              <w:pStyle w:val="TF-TEXTOQUADRO"/>
              <w:jc w:val="center"/>
              <w:rPr>
                <w:b/>
                <w:bCs/>
                <w:sz w:val="20"/>
              </w:rPr>
            </w:pPr>
            <w:r w:rsidRPr="00CF2334">
              <w:rPr>
                <w:sz w:val="20"/>
              </w:rPr>
              <w:t>RNF</w:t>
            </w:r>
          </w:p>
        </w:tc>
      </w:tr>
      <w:tr w:rsidR="00AC5A50" w:rsidRPr="00CF2334" w14:paraId="69E8B766" w14:textId="32DA9875" w:rsidTr="00CE5492">
        <w:trPr>
          <w:trHeight w:val="106"/>
          <w:jc w:val="center"/>
        </w:trPr>
        <w:tc>
          <w:tcPr>
            <w:tcW w:w="8490" w:type="dxa"/>
            <w:tcBorders>
              <w:left w:val="single" w:sz="4" w:space="0" w:color="auto"/>
            </w:tcBorders>
          </w:tcPr>
          <w:p w14:paraId="485EE1A0" w14:textId="79682687" w:rsidR="00AC5A50" w:rsidRPr="00CE5492" w:rsidDel="00EE38F6" w:rsidRDefault="00AC5A50" w:rsidP="00AC5A50">
            <w:pPr>
              <w:pStyle w:val="TF-TEXTOQUADRO"/>
              <w:jc w:val="both"/>
              <w:rPr>
                <w:bCs/>
                <w:sz w:val="20"/>
              </w:rPr>
            </w:pPr>
            <w:r w:rsidRPr="00D61853">
              <w:rPr>
                <w:bCs/>
                <w:sz w:val="20"/>
              </w:rPr>
              <w:t>utilizar o Método RURUCAg para modelar os requisitos da aplicação com as heurísticas de Nielsen</w:t>
            </w:r>
          </w:p>
        </w:tc>
        <w:tc>
          <w:tcPr>
            <w:tcW w:w="552" w:type="dxa"/>
            <w:tcBorders>
              <w:left w:val="single" w:sz="4" w:space="0" w:color="auto"/>
            </w:tcBorders>
            <w:vAlign w:val="center"/>
          </w:tcPr>
          <w:p w14:paraId="071786DE" w14:textId="3F6753B2" w:rsidR="00AC5A50" w:rsidRPr="00CF2334" w:rsidRDefault="00AC5A50" w:rsidP="00CE5492">
            <w:pPr>
              <w:pStyle w:val="TF-TEXTOQUADRO"/>
              <w:jc w:val="center"/>
              <w:rPr>
                <w:b/>
                <w:bCs/>
                <w:sz w:val="20"/>
              </w:rPr>
            </w:pPr>
            <w:r w:rsidRPr="00CF2334">
              <w:rPr>
                <w:sz w:val="20"/>
              </w:rPr>
              <w:t>RNF</w:t>
            </w:r>
          </w:p>
        </w:tc>
      </w:tr>
      <w:tr w:rsidR="00AC5A50" w:rsidRPr="00CF2334" w14:paraId="54A0D7C3" w14:textId="2C9D9544" w:rsidTr="00CE5492">
        <w:trPr>
          <w:trHeight w:val="67"/>
          <w:jc w:val="center"/>
        </w:trPr>
        <w:tc>
          <w:tcPr>
            <w:tcW w:w="8490" w:type="dxa"/>
            <w:tcBorders>
              <w:left w:val="single" w:sz="4" w:space="0" w:color="auto"/>
              <w:bottom w:val="single" w:sz="4" w:space="0" w:color="auto"/>
            </w:tcBorders>
          </w:tcPr>
          <w:p w14:paraId="1FD0BB75" w14:textId="2B9B0880" w:rsidR="00AC5A50" w:rsidRPr="00CE5492" w:rsidRDefault="00AC5A50" w:rsidP="00AC5A50">
            <w:pPr>
              <w:pStyle w:val="TF-TEXTOQUADRO"/>
              <w:jc w:val="both"/>
              <w:rPr>
                <w:bCs/>
                <w:sz w:val="20"/>
              </w:rPr>
            </w:pPr>
            <w:r w:rsidRPr="00D61853">
              <w:rPr>
                <w:bCs/>
                <w:sz w:val="20"/>
              </w:rPr>
              <w:t>utilizar o Método RURUCAg para avaliar a usabilidade e a experiência de uso da aplicação</w:t>
            </w:r>
          </w:p>
        </w:tc>
        <w:tc>
          <w:tcPr>
            <w:tcW w:w="552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34742865" w14:textId="34465A6B" w:rsidR="00AC5A50" w:rsidRPr="00CE5492" w:rsidRDefault="00AC5A50" w:rsidP="00CE5492">
            <w:pPr>
              <w:pStyle w:val="TF-TEXTOQUADRO"/>
              <w:jc w:val="center"/>
              <w:rPr>
                <w:sz w:val="20"/>
              </w:rPr>
            </w:pPr>
            <w:r w:rsidRPr="00CE5492">
              <w:rPr>
                <w:sz w:val="20"/>
              </w:rPr>
              <w:t>RNF</w:t>
            </w:r>
          </w:p>
        </w:tc>
      </w:tr>
    </w:tbl>
    <w:p w14:paraId="3982315A" w14:textId="77777777" w:rsidR="00B75B86" w:rsidRDefault="00B75B86" w:rsidP="00CE5492">
      <w:pPr>
        <w:pStyle w:val="TF-FONTE"/>
      </w:pPr>
      <w:r>
        <w:t>Fonte: elaborado pelo autor.</w:t>
      </w:r>
    </w:p>
    <w:p w14:paraId="2AA9AD76" w14:textId="77777777" w:rsidR="00451B94" w:rsidRDefault="00451B94" w:rsidP="00451B94">
      <w:pPr>
        <w:pStyle w:val="Ttulo2"/>
        <w:spacing w:after="120" w:line="240" w:lineRule="auto"/>
      </w:pPr>
      <w:r>
        <w:lastRenderedPageBreak/>
        <w:t>METODOLOGIA</w:t>
      </w:r>
    </w:p>
    <w:p w14:paraId="127F04DF" w14:textId="73F1852C" w:rsidR="00B75B86" w:rsidRDefault="00BD61C2" w:rsidP="00B75B86">
      <w:pPr>
        <w:pStyle w:val="TF-TEXTO"/>
      </w:pPr>
      <w:r>
        <w:t xml:space="preserve">A metodologia desta proposta </w:t>
      </w:r>
      <w:r w:rsidR="00B75B86">
        <w:t xml:space="preserve">está elaborada em seis etapas e </w:t>
      </w:r>
      <w:r>
        <w:t>composta pelos instrumentos metodológicos</w:t>
      </w:r>
      <w:r w:rsidR="00222873">
        <w:t>:</w:t>
      </w:r>
    </w:p>
    <w:p w14:paraId="138ECCB8" w14:textId="626B7AC4" w:rsidR="00222873" w:rsidRPr="0058435D" w:rsidRDefault="00222873" w:rsidP="00222873">
      <w:pPr>
        <w:pStyle w:val="TF-ALNEA"/>
        <w:numPr>
          <w:ilvl w:val="0"/>
          <w:numId w:val="24"/>
        </w:numPr>
        <w:rPr>
          <w:sz w:val="32"/>
          <w:szCs w:val="24"/>
        </w:rPr>
      </w:pPr>
      <w:r w:rsidRPr="0058435D">
        <w:rPr>
          <w:bCs/>
          <w:szCs w:val="24"/>
        </w:rPr>
        <w:t>pesquisa na literatura: realizar uma revisão mais aprofundada da literatura sobre os assuntos citados na revisão bibliográfica e trabalhos correlatos.</w:t>
      </w:r>
    </w:p>
    <w:p w14:paraId="3A959689" w14:textId="6310B983" w:rsidR="00222873" w:rsidRPr="0058435D" w:rsidRDefault="00222873" w:rsidP="00222873">
      <w:pPr>
        <w:pStyle w:val="TF-ALNEA"/>
        <w:numPr>
          <w:ilvl w:val="0"/>
          <w:numId w:val="24"/>
        </w:numPr>
        <w:rPr>
          <w:sz w:val="32"/>
          <w:szCs w:val="24"/>
        </w:rPr>
      </w:pPr>
      <w:r w:rsidRPr="0058435D">
        <w:rPr>
          <w:szCs w:val="24"/>
        </w:rPr>
        <w:t>refinamento dos requisitos: reavaliar os requisitos funcionais e não funcionais já definidos e, se necessário.</w:t>
      </w:r>
    </w:p>
    <w:p w14:paraId="66551D69" w14:textId="71E7A65A" w:rsidR="00222873" w:rsidRPr="0058435D" w:rsidRDefault="00222873" w:rsidP="00222873">
      <w:pPr>
        <w:pStyle w:val="TF-ALNEA"/>
        <w:numPr>
          <w:ilvl w:val="0"/>
          <w:numId w:val="24"/>
        </w:numPr>
        <w:rPr>
          <w:sz w:val="32"/>
          <w:szCs w:val="24"/>
        </w:rPr>
      </w:pPr>
      <w:r w:rsidRPr="0058435D">
        <w:rPr>
          <w:szCs w:val="24"/>
        </w:rPr>
        <w:t>especificação e análise: formalizar as funcionalidades da ferramenta por meio de casos de uso e diagramas de atividade da Unified Modeling Language (UML), utilizando a ferramenta Astah Community.</w:t>
      </w:r>
    </w:p>
    <w:p w14:paraId="05D849CE" w14:textId="2EA60253" w:rsidR="00222873" w:rsidRPr="0058435D" w:rsidRDefault="00222873" w:rsidP="00222873">
      <w:pPr>
        <w:pStyle w:val="TF-ALNEA"/>
        <w:numPr>
          <w:ilvl w:val="0"/>
          <w:numId w:val="24"/>
        </w:numPr>
        <w:rPr>
          <w:sz w:val="32"/>
          <w:szCs w:val="24"/>
        </w:rPr>
      </w:pPr>
      <w:r w:rsidRPr="0058435D">
        <w:rPr>
          <w:szCs w:val="24"/>
        </w:rPr>
        <w:t>implementação da aplicação web: implementar uma aplicação web para os usuários finais utilizando como base a linguagem de programação JavaScript e Visual Studio Code como ambiente de desenvolvimento.</w:t>
      </w:r>
    </w:p>
    <w:p w14:paraId="1A0F0594" w14:textId="5DF687E4" w:rsidR="00222873" w:rsidRPr="0058435D" w:rsidRDefault="00222873" w:rsidP="00222873">
      <w:pPr>
        <w:pStyle w:val="TF-ALNEA"/>
        <w:numPr>
          <w:ilvl w:val="0"/>
          <w:numId w:val="24"/>
        </w:numPr>
        <w:rPr>
          <w:sz w:val="32"/>
          <w:szCs w:val="24"/>
        </w:rPr>
      </w:pPr>
      <w:r w:rsidRPr="0058435D">
        <w:rPr>
          <w:szCs w:val="24"/>
        </w:rPr>
        <w:t>implementação da aplicação móvel: implementar uma aplicação móvel com a tecnologia PWA para exibir o conteúdo da aplicação web e Visual Studio Code como ambiente de desenvolvimento.</w:t>
      </w:r>
    </w:p>
    <w:p w14:paraId="5279B9F8" w14:textId="53EEA7F7" w:rsidR="00222873" w:rsidRPr="0058435D" w:rsidRDefault="00222873" w:rsidP="00222873">
      <w:pPr>
        <w:pStyle w:val="TF-ALNEA"/>
        <w:numPr>
          <w:ilvl w:val="0"/>
          <w:numId w:val="24"/>
        </w:numPr>
        <w:rPr>
          <w:sz w:val="32"/>
          <w:szCs w:val="24"/>
        </w:rPr>
      </w:pPr>
      <w:r w:rsidRPr="0058435D">
        <w:rPr>
          <w:szCs w:val="24"/>
        </w:rPr>
        <w:t>verificação e validação: validar a usabilidade da solução pelo Método RURUCAg.</w:t>
      </w:r>
    </w:p>
    <w:p w14:paraId="05AE83DA" w14:textId="78803D55" w:rsidR="0058435D" w:rsidRDefault="0058435D" w:rsidP="0058435D">
      <w:pPr>
        <w:pStyle w:val="TF-TEXTO"/>
      </w:pPr>
      <w:r>
        <w:t xml:space="preserve">As etapas serão realizadas nos períodos relacionados no </w:t>
      </w:r>
      <w:r>
        <w:fldChar w:fldCharType="begin"/>
      </w:r>
      <w:r>
        <w:instrText xml:space="preserve"> REF _Ref56878061 \h </w:instrText>
      </w:r>
      <w:r>
        <w:fldChar w:fldCharType="separate"/>
      </w:r>
      <w:r>
        <w:t xml:space="preserve">Quadro </w:t>
      </w:r>
      <w:r>
        <w:rPr>
          <w:noProof/>
        </w:rPr>
        <w:t>3</w:t>
      </w:r>
      <w:r>
        <w:fldChar w:fldCharType="end"/>
      </w:r>
      <w:r>
        <w:t>.</w:t>
      </w:r>
    </w:p>
    <w:p w14:paraId="7CFC3CE6" w14:textId="27851F32" w:rsidR="00647294" w:rsidRPr="007E0D87" w:rsidRDefault="00647294" w:rsidP="00647294">
      <w:pPr>
        <w:pStyle w:val="TF-LEGENDA"/>
      </w:pPr>
      <w:bookmarkStart w:id="49" w:name="_Ref56878061"/>
      <w:r>
        <w:t xml:space="preserve">Quadro </w:t>
      </w:r>
      <w:r w:rsidR="00E76518">
        <w:fldChar w:fldCharType="begin"/>
      </w:r>
      <w:r w:rsidR="00E76518">
        <w:instrText xml:space="preserve"> SEQ Quadro \* ARABIC </w:instrText>
      </w:r>
      <w:r w:rsidR="00E76518">
        <w:fldChar w:fldCharType="separate"/>
      </w:r>
      <w:r w:rsidR="00222873">
        <w:rPr>
          <w:noProof/>
        </w:rPr>
        <w:t>3</w:t>
      </w:r>
      <w:r w:rsidR="00E76518">
        <w:rPr>
          <w:noProof/>
        </w:rPr>
        <w:fldChar w:fldCharType="end"/>
      </w:r>
      <w:bookmarkEnd w:id="49"/>
      <w:r w:rsidRPr="007E0D87">
        <w:t xml:space="preserve"> </w:t>
      </w:r>
      <w:r>
        <w:t xml:space="preserve">– </w:t>
      </w:r>
      <w:r w:rsidRPr="007E0D87">
        <w:t>Cronograma</w:t>
      </w:r>
    </w:p>
    <w:tbl>
      <w:tblPr>
        <w:tblW w:w="892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6325"/>
        <w:gridCol w:w="258"/>
        <w:gridCol w:w="259"/>
        <w:gridCol w:w="259"/>
        <w:gridCol w:w="259"/>
        <w:gridCol w:w="259"/>
        <w:gridCol w:w="240"/>
        <w:gridCol w:w="8"/>
        <w:gridCol w:w="271"/>
        <w:gridCol w:w="259"/>
        <w:gridCol w:w="259"/>
        <w:gridCol w:w="258"/>
        <w:gridCol w:w="15"/>
      </w:tblGrid>
      <w:tr w:rsidR="00647294" w:rsidRPr="00924F81" w14:paraId="34BB5B9E" w14:textId="77777777" w:rsidTr="00B84217">
        <w:trPr>
          <w:cantSplit/>
          <w:jc w:val="center"/>
        </w:trPr>
        <w:tc>
          <w:tcPr>
            <w:tcW w:w="632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A6A6A6"/>
          </w:tcPr>
          <w:p w14:paraId="73B939DD" w14:textId="77777777" w:rsidR="00647294" w:rsidRPr="00CE5492" w:rsidRDefault="00647294" w:rsidP="00B84217">
            <w:pPr>
              <w:pStyle w:val="TF-TEXTOQUADRO"/>
              <w:jc w:val="right"/>
              <w:rPr>
                <w:b/>
                <w:bCs/>
                <w:sz w:val="20"/>
              </w:rPr>
            </w:pPr>
            <w:r w:rsidRPr="00CE5492">
              <w:rPr>
                <w:b/>
                <w:bCs/>
                <w:sz w:val="20"/>
              </w:rPr>
              <w:t>Quinzenas</w:t>
            </w:r>
          </w:p>
          <w:p w14:paraId="23EDCC4C" w14:textId="77777777" w:rsidR="00647294" w:rsidRPr="00CE5492" w:rsidRDefault="00647294" w:rsidP="00B84217">
            <w:pPr>
              <w:pStyle w:val="TF-TEXTOQUADRO"/>
              <w:rPr>
                <w:b/>
                <w:bCs/>
                <w:sz w:val="20"/>
              </w:rPr>
            </w:pPr>
          </w:p>
          <w:p w14:paraId="74C34092" w14:textId="77777777" w:rsidR="00647294" w:rsidRPr="00CE5492" w:rsidRDefault="00647294" w:rsidP="00B84217">
            <w:pPr>
              <w:pStyle w:val="TF-TEXTOQUADRO"/>
              <w:rPr>
                <w:b/>
                <w:bCs/>
                <w:sz w:val="20"/>
              </w:rPr>
            </w:pPr>
            <w:r w:rsidRPr="00CE5492">
              <w:rPr>
                <w:b/>
                <w:bCs/>
                <w:sz w:val="20"/>
              </w:rPr>
              <w:t>Etapas</w:t>
            </w:r>
          </w:p>
        </w:tc>
        <w:tc>
          <w:tcPr>
            <w:tcW w:w="2604" w:type="dxa"/>
            <w:gridSpan w:val="1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01910D64" w14:textId="77777777" w:rsidR="00647294" w:rsidRPr="00CE5492" w:rsidRDefault="00647294" w:rsidP="00B84217">
            <w:pPr>
              <w:pStyle w:val="TF-TEXTOQUADROCentralizado"/>
              <w:rPr>
                <w:b/>
                <w:bCs/>
                <w:sz w:val="20"/>
              </w:rPr>
            </w:pPr>
            <w:r w:rsidRPr="00CE5492">
              <w:rPr>
                <w:b/>
                <w:bCs/>
                <w:sz w:val="20"/>
              </w:rPr>
              <w:t>202</w:t>
            </w:r>
            <w:r>
              <w:rPr>
                <w:b/>
                <w:bCs/>
                <w:sz w:val="20"/>
              </w:rPr>
              <w:t>1</w:t>
            </w:r>
          </w:p>
        </w:tc>
      </w:tr>
      <w:tr w:rsidR="00647294" w:rsidRPr="00924F81" w14:paraId="556CF210" w14:textId="77777777" w:rsidTr="00B84217">
        <w:trPr>
          <w:cantSplit/>
          <w:jc w:val="center"/>
        </w:trPr>
        <w:tc>
          <w:tcPr>
            <w:tcW w:w="632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12B68F46" w14:textId="77777777" w:rsidR="00647294" w:rsidRPr="00CE5492" w:rsidRDefault="00647294" w:rsidP="00B84217">
            <w:pPr>
              <w:pStyle w:val="TF-TEXTOQUADRO"/>
              <w:rPr>
                <w:b/>
                <w:bCs/>
                <w:sz w:val="20"/>
              </w:rPr>
            </w:pPr>
          </w:p>
        </w:tc>
        <w:tc>
          <w:tcPr>
            <w:tcW w:w="517" w:type="dxa"/>
            <w:gridSpan w:val="2"/>
            <w:tcBorders>
              <w:left w:val="single" w:sz="4" w:space="0" w:color="auto"/>
            </w:tcBorders>
            <w:shd w:val="clear" w:color="auto" w:fill="A6A6A6"/>
          </w:tcPr>
          <w:p w14:paraId="00A32B5D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  <w:r w:rsidRPr="00CE5492">
              <w:rPr>
                <w:sz w:val="20"/>
              </w:rPr>
              <w:t>fev.</w:t>
            </w:r>
          </w:p>
        </w:tc>
        <w:tc>
          <w:tcPr>
            <w:tcW w:w="518" w:type="dxa"/>
            <w:gridSpan w:val="2"/>
            <w:shd w:val="clear" w:color="auto" w:fill="A6A6A6"/>
          </w:tcPr>
          <w:p w14:paraId="0EC35017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  <w:r w:rsidRPr="00CE5492">
              <w:rPr>
                <w:sz w:val="20"/>
              </w:rPr>
              <w:t>mar.</w:t>
            </w:r>
          </w:p>
        </w:tc>
        <w:tc>
          <w:tcPr>
            <w:tcW w:w="507" w:type="dxa"/>
            <w:gridSpan w:val="3"/>
            <w:shd w:val="clear" w:color="auto" w:fill="A6A6A6"/>
          </w:tcPr>
          <w:p w14:paraId="75E42E26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  <w:r w:rsidRPr="00CE5492">
              <w:rPr>
                <w:sz w:val="20"/>
              </w:rPr>
              <w:t>abr.</w:t>
            </w:r>
          </w:p>
        </w:tc>
        <w:tc>
          <w:tcPr>
            <w:tcW w:w="530" w:type="dxa"/>
            <w:gridSpan w:val="2"/>
            <w:shd w:val="clear" w:color="auto" w:fill="A6A6A6"/>
          </w:tcPr>
          <w:p w14:paraId="4DCB66CF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  <w:r w:rsidRPr="00CE5492">
              <w:rPr>
                <w:sz w:val="20"/>
              </w:rPr>
              <w:t>maio</w:t>
            </w:r>
          </w:p>
        </w:tc>
        <w:tc>
          <w:tcPr>
            <w:tcW w:w="532" w:type="dxa"/>
            <w:gridSpan w:val="3"/>
            <w:shd w:val="clear" w:color="auto" w:fill="A6A6A6"/>
          </w:tcPr>
          <w:p w14:paraId="0F33E88C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  <w:r w:rsidRPr="00CE5492">
              <w:rPr>
                <w:sz w:val="20"/>
              </w:rPr>
              <w:t>jun.</w:t>
            </w:r>
          </w:p>
        </w:tc>
      </w:tr>
      <w:tr w:rsidR="00647294" w:rsidRPr="00924F81" w14:paraId="4B0A2BC4" w14:textId="77777777" w:rsidTr="00B84217">
        <w:trPr>
          <w:cantSplit/>
          <w:trHeight w:val="70"/>
          <w:jc w:val="center"/>
        </w:trPr>
        <w:tc>
          <w:tcPr>
            <w:tcW w:w="632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4F8F3A49" w14:textId="77777777" w:rsidR="00647294" w:rsidRPr="00CE5492" w:rsidRDefault="00647294" w:rsidP="00B84217">
            <w:pPr>
              <w:pStyle w:val="TF-TEXTOQUADRO"/>
              <w:rPr>
                <w:b/>
                <w:bCs/>
                <w:sz w:val="20"/>
              </w:rPr>
            </w:pPr>
          </w:p>
        </w:tc>
        <w:tc>
          <w:tcPr>
            <w:tcW w:w="258" w:type="dxa"/>
            <w:tcBorders>
              <w:left w:val="single" w:sz="4" w:space="0" w:color="auto"/>
              <w:bottom w:val="single" w:sz="4" w:space="0" w:color="auto"/>
            </w:tcBorders>
            <w:shd w:val="clear" w:color="auto" w:fill="A6A6A6"/>
          </w:tcPr>
          <w:p w14:paraId="44BBE0A1" w14:textId="77777777" w:rsidR="00647294" w:rsidRPr="00CE5492" w:rsidRDefault="00647294" w:rsidP="00B84217">
            <w:pPr>
              <w:pStyle w:val="TF-TEXTOQUADROCentralizado"/>
              <w:rPr>
                <w:b/>
                <w:bCs/>
                <w:sz w:val="20"/>
              </w:rPr>
            </w:pPr>
            <w:r w:rsidRPr="00CE5492">
              <w:rPr>
                <w:b/>
                <w:bCs/>
                <w:sz w:val="20"/>
              </w:rPr>
              <w:t>1</w:t>
            </w:r>
          </w:p>
        </w:tc>
        <w:tc>
          <w:tcPr>
            <w:tcW w:w="259" w:type="dxa"/>
            <w:tcBorders>
              <w:bottom w:val="single" w:sz="4" w:space="0" w:color="auto"/>
            </w:tcBorders>
            <w:shd w:val="clear" w:color="auto" w:fill="A6A6A6"/>
          </w:tcPr>
          <w:p w14:paraId="76A55FB8" w14:textId="77777777" w:rsidR="00647294" w:rsidRPr="00CE5492" w:rsidRDefault="00647294" w:rsidP="00B84217">
            <w:pPr>
              <w:pStyle w:val="TF-TEXTOQUADROCentralizado"/>
              <w:rPr>
                <w:b/>
                <w:bCs/>
                <w:sz w:val="20"/>
              </w:rPr>
            </w:pPr>
            <w:r w:rsidRPr="00CE5492">
              <w:rPr>
                <w:b/>
                <w:bCs/>
                <w:sz w:val="20"/>
              </w:rPr>
              <w:t>2</w:t>
            </w:r>
          </w:p>
        </w:tc>
        <w:tc>
          <w:tcPr>
            <w:tcW w:w="259" w:type="dxa"/>
            <w:tcBorders>
              <w:bottom w:val="single" w:sz="4" w:space="0" w:color="auto"/>
            </w:tcBorders>
            <w:shd w:val="clear" w:color="auto" w:fill="A6A6A6"/>
          </w:tcPr>
          <w:p w14:paraId="415610E0" w14:textId="77777777" w:rsidR="00647294" w:rsidRPr="00CE5492" w:rsidRDefault="00647294" w:rsidP="00B84217">
            <w:pPr>
              <w:pStyle w:val="TF-TEXTOQUADROCentralizado"/>
              <w:rPr>
                <w:b/>
                <w:bCs/>
                <w:sz w:val="20"/>
              </w:rPr>
            </w:pPr>
            <w:r w:rsidRPr="00CE5492">
              <w:rPr>
                <w:b/>
                <w:bCs/>
                <w:sz w:val="20"/>
              </w:rPr>
              <w:t>1</w:t>
            </w:r>
          </w:p>
        </w:tc>
        <w:tc>
          <w:tcPr>
            <w:tcW w:w="259" w:type="dxa"/>
            <w:tcBorders>
              <w:bottom w:val="single" w:sz="4" w:space="0" w:color="auto"/>
            </w:tcBorders>
            <w:shd w:val="clear" w:color="auto" w:fill="A6A6A6"/>
          </w:tcPr>
          <w:p w14:paraId="1DD2451B" w14:textId="77777777" w:rsidR="00647294" w:rsidRPr="00CE5492" w:rsidRDefault="00647294" w:rsidP="00B84217">
            <w:pPr>
              <w:pStyle w:val="TF-TEXTOQUADROCentralizado"/>
              <w:rPr>
                <w:b/>
                <w:bCs/>
                <w:sz w:val="20"/>
              </w:rPr>
            </w:pPr>
            <w:r w:rsidRPr="00CE5492">
              <w:rPr>
                <w:b/>
                <w:bCs/>
                <w:sz w:val="20"/>
              </w:rPr>
              <w:t>2</w:t>
            </w:r>
          </w:p>
        </w:tc>
        <w:tc>
          <w:tcPr>
            <w:tcW w:w="259" w:type="dxa"/>
            <w:tcBorders>
              <w:bottom w:val="single" w:sz="4" w:space="0" w:color="auto"/>
            </w:tcBorders>
            <w:shd w:val="clear" w:color="auto" w:fill="A6A6A6"/>
          </w:tcPr>
          <w:p w14:paraId="26B1ED95" w14:textId="77777777" w:rsidR="00647294" w:rsidRPr="00CE5492" w:rsidRDefault="00647294" w:rsidP="00B84217">
            <w:pPr>
              <w:pStyle w:val="TF-TEXTOQUADROCentralizado"/>
              <w:rPr>
                <w:b/>
                <w:bCs/>
                <w:sz w:val="20"/>
              </w:rPr>
            </w:pPr>
            <w:r w:rsidRPr="00CE5492">
              <w:rPr>
                <w:b/>
                <w:bCs/>
                <w:sz w:val="20"/>
              </w:rPr>
              <w:t>1</w:t>
            </w:r>
          </w:p>
        </w:tc>
        <w:tc>
          <w:tcPr>
            <w:tcW w:w="248" w:type="dxa"/>
            <w:gridSpan w:val="2"/>
            <w:tcBorders>
              <w:bottom w:val="single" w:sz="4" w:space="0" w:color="auto"/>
            </w:tcBorders>
            <w:shd w:val="clear" w:color="auto" w:fill="A6A6A6"/>
          </w:tcPr>
          <w:p w14:paraId="12F43FA1" w14:textId="77777777" w:rsidR="00647294" w:rsidRPr="00CE5492" w:rsidRDefault="00647294" w:rsidP="00B84217">
            <w:pPr>
              <w:pStyle w:val="TF-TEXTOQUADROCentralizado"/>
              <w:rPr>
                <w:b/>
                <w:bCs/>
                <w:sz w:val="20"/>
              </w:rPr>
            </w:pPr>
            <w:r w:rsidRPr="00CE5492">
              <w:rPr>
                <w:b/>
                <w:bCs/>
                <w:sz w:val="20"/>
              </w:rPr>
              <w:t>2</w:t>
            </w:r>
          </w:p>
        </w:tc>
        <w:tc>
          <w:tcPr>
            <w:tcW w:w="271" w:type="dxa"/>
            <w:tcBorders>
              <w:bottom w:val="single" w:sz="4" w:space="0" w:color="auto"/>
            </w:tcBorders>
            <w:shd w:val="clear" w:color="auto" w:fill="A6A6A6"/>
          </w:tcPr>
          <w:p w14:paraId="3F39B671" w14:textId="77777777" w:rsidR="00647294" w:rsidRPr="00CE5492" w:rsidRDefault="00647294" w:rsidP="00B84217">
            <w:pPr>
              <w:pStyle w:val="TF-TEXTOQUADROCentralizado"/>
              <w:rPr>
                <w:b/>
                <w:bCs/>
                <w:sz w:val="20"/>
              </w:rPr>
            </w:pPr>
            <w:r w:rsidRPr="00CE5492">
              <w:rPr>
                <w:b/>
                <w:bCs/>
                <w:sz w:val="20"/>
              </w:rPr>
              <w:t>1</w:t>
            </w:r>
          </w:p>
        </w:tc>
        <w:tc>
          <w:tcPr>
            <w:tcW w:w="259" w:type="dxa"/>
            <w:tcBorders>
              <w:bottom w:val="single" w:sz="4" w:space="0" w:color="auto"/>
            </w:tcBorders>
            <w:shd w:val="clear" w:color="auto" w:fill="A6A6A6"/>
          </w:tcPr>
          <w:p w14:paraId="2418D44F" w14:textId="77777777" w:rsidR="00647294" w:rsidRPr="00CE5492" w:rsidRDefault="00647294" w:rsidP="00B84217">
            <w:pPr>
              <w:pStyle w:val="TF-TEXTOQUADROCentralizado"/>
              <w:rPr>
                <w:b/>
                <w:bCs/>
                <w:sz w:val="20"/>
              </w:rPr>
            </w:pPr>
            <w:r w:rsidRPr="00CE5492">
              <w:rPr>
                <w:b/>
                <w:bCs/>
                <w:sz w:val="20"/>
              </w:rPr>
              <w:t>2</w:t>
            </w:r>
          </w:p>
        </w:tc>
        <w:tc>
          <w:tcPr>
            <w:tcW w:w="259" w:type="dxa"/>
            <w:tcBorders>
              <w:bottom w:val="single" w:sz="4" w:space="0" w:color="auto"/>
            </w:tcBorders>
            <w:shd w:val="clear" w:color="auto" w:fill="A6A6A6"/>
          </w:tcPr>
          <w:p w14:paraId="6795AA92" w14:textId="77777777" w:rsidR="00647294" w:rsidRPr="00CE5492" w:rsidRDefault="00647294" w:rsidP="00B84217">
            <w:pPr>
              <w:pStyle w:val="TF-TEXTOQUADROCentralizado"/>
              <w:rPr>
                <w:b/>
                <w:bCs/>
                <w:sz w:val="20"/>
              </w:rPr>
            </w:pPr>
            <w:r w:rsidRPr="00CE5492">
              <w:rPr>
                <w:b/>
                <w:bCs/>
                <w:sz w:val="20"/>
              </w:rPr>
              <w:t>1</w:t>
            </w:r>
          </w:p>
        </w:tc>
        <w:tc>
          <w:tcPr>
            <w:tcW w:w="273" w:type="dxa"/>
            <w:gridSpan w:val="2"/>
            <w:tcBorders>
              <w:bottom w:val="single" w:sz="4" w:space="0" w:color="auto"/>
            </w:tcBorders>
            <w:shd w:val="clear" w:color="auto" w:fill="A6A6A6"/>
          </w:tcPr>
          <w:p w14:paraId="73BD9501" w14:textId="77777777" w:rsidR="00647294" w:rsidRPr="00CE5492" w:rsidRDefault="00647294" w:rsidP="00B84217">
            <w:pPr>
              <w:pStyle w:val="TF-TEXTOQUADROCentralizado"/>
              <w:rPr>
                <w:b/>
                <w:bCs/>
                <w:sz w:val="20"/>
              </w:rPr>
            </w:pPr>
            <w:r w:rsidRPr="00CE5492">
              <w:rPr>
                <w:b/>
                <w:bCs/>
                <w:sz w:val="20"/>
              </w:rPr>
              <w:t>2</w:t>
            </w:r>
          </w:p>
        </w:tc>
      </w:tr>
      <w:tr w:rsidR="00647294" w:rsidRPr="00924F81" w14:paraId="3B3BEA5E" w14:textId="77777777" w:rsidTr="00647294">
        <w:trPr>
          <w:gridAfter w:val="1"/>
          <w:wAfter w:w="15" w:type="dxa"/>
          <w:trHeight w:val="70"/>
          <w:jc w:val="center"/>
        </w:trPr>
        <w:tc>
          <w:tcPr>
            <w:tcW w:w="6325" w:type="dxa"/>
            <w:tcBorders>
              <w:left w:val="single" w:sz="4" w:space="0" w:color="auto"/>
            </w:tcBorders>
          </w:tcPr>
          <w:p w14:paraId="603DE753" w14:textId="2D0D5F4D" w:rsidR="00647294" w:rsidRPr="00647294" w:rsidRDefault="00647294" w:rsidP="00B84217">
            <w:pPr>
              <w:pStyle w:val="TF-TEXTOQUADRO"/>
              <w:jc w:val="both"/>
              <w:rPr>
                <w:bCs/>
                <w:sz w:val="20"/>
              </w:rPr>
            </w:pPr>
            <w:r w:rsidRPr="00647294">
              <w:rPr>
                <w:bCs/>
                <w:sz w:val="20"/>
              </w:rPr>
              <w:t>Pesquisa na literatura</w:t>
            </w:r>
          </w:p>
        </w:tc>
        <w:tc>
          <w:tcPr>
            <w:tcW w:w="258" w:type="dxa"/>
            <w:tcBorders>
              <w:bottom w:val="single" w:sz="4" w:space="0" w:color="auto"/>
            </w:tcBorders>
            <w:shd w:val="clear" w:color="auto" w:fill="auto"/>
          </w:tcPr>
          <w:p w14:paraId="41E05549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bottom w:val="single" w:sz="4" w:space="0" w:color="auto"/>
            </w:tcBorders>
            <w:shd w:val="clear" w:color="auto" w:fill="A6A6A6"/>
          </w:tcPr>
          <w:p w14:paraId="5634AE34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bottom w:val="single" w:sz="4" w:space="0" w:color="auto"/>
            </w:tcBorders>
          </w:tcPr>
          <w:p w14:paraId="3E0BF52E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bottom w:val="single" w:sz="4" w:space="0" w:color="auto"/>
            </w:tcBorders>
          </w:tcPr>
          <w:p w14:paraId="6BC9BBF3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bottom w:val="single" w:sz="4" w:space="0" w:color="auto"/>
            </w:tcBorders>
          </w:tcPr>
          <w:p w14:paraId="353C5C1A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40" w:type="dxa"/>
            <w:tcBorders>
              <w:bottom w:val="single" w:sz="4" w:space="0" w:color="auto"/>
            </w:tcBorders>
          </w:tcPr>
          <w:p w14:paraId="67A630FA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79" w:type="dxa"/>
            <w:gridSpan w:val="2"/>
            <w:tcBorders>
              <w:bottom w:val="single" w:sz="4" w:space="0" w:color="auto"/>
            </w:tcBorders>
          </w:tcPr>
          <w:p w14:paraId="6DB1D75C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bottom w:val="single" w:sz="4" w:space="0" w:color="auto"/>
            </w:tcBorders>
          </w:tcPr>
          <w:p w14:paraId="5A9FDDE1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bottom w:val="single" w:sz="4" w:space="0" w:color="auto"/>
            </w:tcBorders>
          </w:tcPr>
          <w:p w14:paraId="420FEB83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8" w:type="dxa"/>
          </w:tcPr>
          <w:p w14:paraId="77CAD435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</w:tr>
      <w:tr w:rsidR="00647294" w:rsidRPr="00924F81" w14:paraId="20277465" w14:textId="77777777" w:rsidTr="00B84217">
        <w:trPr>
          <w:gridAfter w:val="1"/>
          <w:wAfter w:w="15" w:type="dxa"/>
          <w:trHeight w:val="70"/>
          <w:jc w:val="center"/>
        </w:trPr>
        <w:tc>
          <w:tcPr>
            <w:tcW w:w="6325" w:type="dxa"/>
            <w:tcBorders>
              <w:left w:val="single" w:sz="4" w:space="0" w:color="auto"/>
            </w:tcBorders>
          </w:tcPr>
          <w:p w14:paraId="049AEE65" w14:textId="4D86B713" w:rsidR="00647294" w:rsidRPr="00B9584A" w:rsidRDefault="00647294" w:rsidP="00B84217">
            <w:pPr>
              <w:pStyle w:val="TF-TEXTOQUADRO"/>
              <w:jc w:val="both"/>
              <w:rPr>
                <w:sz w:val="20"/>
              </w:rPr>
            </w:pPr>
            <w:r w:rsidRPr="00B9584A">
              <w:rPr>
                <w:sz w:val="20"/>
              </w:rPr>
              <w:t>Refinamento dos requisitos</w:t>
            </w:r>
          </w:p>
        </w:tc>
        <w:tc>
          <w:tcPr>
            <w:tcW w:w="258" w:type="dxa"/>
            <w:tcBorders>
              <w:top w:val="single" w:sz="4" w:space="0" w:color="auto"/>
            </w:tcBorders>
          </w:tcPr>
          <w:p w14:paraId="46B84ECA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top w:val="single" w:sz="4" w:space="0" w:color="auto"/>
            </w:tcBorders>
            <w:shd w:val="clear" w:color="auto" w:fill="AEAAAA"/>
          </w:tcPr>
          <w:p w14:paraId="27B37AC5" w14:textId="77777777" w:rsidR="00647294" w:rsidRPr="00DC0341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top w:val="single" w:sz="4" w:space="0" w:color="auto"/>
            </w:tcBorders>
            <w:shd w:val="clear" w:color="auto" w:fill="A6A6A6"/>
          </w:tcPr>
          <w:p w14:paraId="2B7993CF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top w:val="single" w:sz="4" w:space="0" w:color="auto"/>
            </w:tcBorders>
          </w:tcPr>
          <w:p w14:paraId="72284789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top w:val="single" w:sz="4" w:space="0" w:color="auto"/>
            </w:tcBorders>
          </w:tcPr>
          <w:p w14:paraId="0E4D3CB9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40" w:type="dxa"/>
            <w:tcBorders>
              <w:top w:val="single" w:sz="4" w:space="0" w:color="auto"/>
            </w:tcBorders>
          </w:tcPr>
          <w:p w14:paraId="441F32B0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79" w:type="dxa"/>
            <w:gridSpan w:val="2"/>
            <w:tcBorders>
              <w:top w:val="single" w:sz="4" w:space="0" w:color="auto"/>
            </w:tcBorders>
          </w:tcPr>
          <w:p w14:paraId="7BE86D97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top w:val="single" w:sz="4" w:space="0" w:color="auto"/>
            </w:tcBorders>
          </w:tcPr>
          <w:p w14:paraId="1EC12A07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top w:val="single" w:sz="4" w:space="0" w:color="auto"/>
            </w:tcBorders>
          </w:tcPr>
          <w:p w14:paraId="7375FEDE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8" w:type="dxa"/>
          </w:tcPr>
          <w:p w14:paraId="10BF90EC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</w:tr>
      <w:tr w:rsidR="00647294" w:rsidRPr="00924F81" w14:paraId="386324F7" w14:textId="77777777" w:rsidTr="00B84217">
        <w:trPr>
          <w:gridAfter w:val="1"/>
          <w:wAfter w:w="15" w:type="dxa"/>
          <w:trHeight w:val="70"/>
          <w:jc w:val="center"/>
        </w:trPr>
        <w:tc>
          <w:tcPr>
            <w:tcW w:w="6325" w:type="dxa"/>
            <w:tcBorders>
              <w:left w:val="single" w:sz="4" w:space="0" w:color="auto"/>
            </w:tcBorders>
          </w:tcPr>
          <w:p w14:paraId="24A9052F" w14:textId="442A3A68" w:rsidR="00647294" w:rsidRPr="00B9584A" w:rsidRDefault="00647294" w:rsidP="00B84217">
            <w:pPr>
              <w:pStyle w:val="TF-TEXTOQUADRO"/>
              <w:jc w:val="both"/>
              <w:rPr>
                <w:sz w:val="20"/>
              </w:rPr>
            </w:pPr>
            <w:r w:rsidRPr="00B9584A">
              <w:rPr>
                <w:sz w:val="20"/>
              </w:rPr>
              <w:t>Especificação e análise</w:t>
            </w:r>
          </w:p>
        </w:tc>
        <w:tc>
          <w:tcPr>
            <w:tcW w:w="258" w:type="dxa"/>
            <w:tcBorders>
              <w:bottom w:val="single" w:sz="4" w:space="0" w:color="auto"/>
            </w:tcBorders>
          </w:tcPr>
          <w:p w14:paraId="0338A249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bottom w:val="single" w:sz="4" w:space="0" w:color="auto"/>
            </w:tcBorders>
          </w:tcPr>
          <w:p w14:paraId="2EB68590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bottom w:val="single" w:sz="4" w:space="0" w:color="auto"/>
            </w:tcBorders>
            <w:shd w:val="clear" w:color="auto" w:fill="A6A6A6"/>
          </w:tcPr>
          <w:p w14:paraId="2B2EC440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bottom w:val="single" w:sz="4" w:space="0" w:color="auto"/>
            </w:tcBorders>
          </w:tcPr>
          <w:p w14:paraId="3C2B9B0D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bottom w:val="single" w:sz="4" w:space="0" w:color="auto"/>
            </w:tcBorders>
          </w:tcPr>
          <w:p w14:paraId="6FE8065B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40" w:type="dxa"/>
            <w:tcBorders>
              <w:bottom w:val="single" w:sz="4" w:space="0" w:color="auto"/>
            </w:tcBorders>
          </w:tcPr>
          <w:p w14:paraId="3348B996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79" w:type="dxa"/>
            <w:gridSpan w:val="2"/>
            <w:tcBorders>
              <w:bottom w:val="single" w:sz="4" w:space="0" w:color="auto"/>
            </w:tcBorders>
          </w:tcPr>
          <w:p w14:paraId="080471F5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bottom w:val="single" w:sz="4" w:space="0" w:color="auto"/>
            </w:tcBorders>
          </w:tcPr>
          <w:p w14:paraId="2D947BE7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bottom w:val="single" w:sz="4" w:space="0" w:color="auto"/>
            </w:tcBorders>
          </w:tcPr>
          <w:p w14:paraId="346213BA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8" w:type="dxa"/>
          </w:tcPr>
          <w:p w14:paraId="319B9300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</w:tr>
      <w:tr w:rsidR="00647294" w:rsidRPr="00924F81" w14:paraId="6B6975AB" w14:textId="77777777" w:rsidTr="00B84217">
        <w:trPr>
          <w:gridAfter w:val="1"/>
          <w:wAfter w:w="15" w:type="dxa"/>
          <w:jc w:val="center"/>
        </w:trPr>
        <w:tc>
          <w:tcPr>
            <w:tcW w:w="6325" w:type="dxa"/>
            <w:tcBorders>
              <w:left w:val="single" w:sz="4" w:space="0" w:color="auto"/>
            </w:tcBorders>
          </w:tcPr>
          <w:p w14:paraId="4E8DF9E3" w14:textId="230F6DD7" w:rsidR="00647294" w:rsidRPr="00B9584A" w:rsidRDefault="00647294" w:rsidP="00B84217">
            <w:pPr>
              <w:pStyle w:val="TF-TEXTOQUADRO"/>
              <w:jc w:val="both"/>
              <w:rPr>
                <w:sz w:val="20"/>
              </w:rPr>
            </w:pPr>
            <w:r w:rsidRPr="00B9584A">
              <w:rPr>
                <w:sz w:val="20"/>
              </w:rPr>
              <w:t>Implementação da aplicação web</w:t>
            </w:r>
          </w:p>
        </w:tc>
        <w:tc>
          <w:tcPr>
            <w:tcW w:w="258" w:type="dxa"/>
          </w:tcPr>
          <w:p w14:paraId="37B8515B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</w:tcPr>
          <w:p w14:paraId="3515EC5F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</w:tcPr>
          <w:p w14:paraId="2519C9F6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shd w:val="clear" w:color="auto" w:fill="A6A6A6"/>
          </w:tcPr>
          <w:p w14:paraId="6965A6D9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shd w:val="clear" w:color="auto" w:fill="A6A6A6"/>
          </w:tcPr>
          <w:p w14:paraId="7BBED3C8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40" w:type="dxa"/>
            <w:shd w:val="clear" w:color="auto" w:fill="A6A6A6"/>
          </w:tcPr>
          <w:p w14:paraId="62CF90A5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79" w:type="dxa"/>
            <w:gridSpan w:val="2"/>
            <w:shd w:val="clear" w:color="auto" w:fill="A6A6A6"/>
          </w:tcPr>
          <w:p w14:paraId="4FED06D9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shd w:val="clear" w:color="auto" w:fill="auto"/>
          </w:tcPr>
          <w:p w14:paraId="532C84CE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</w:tcPr>
          <w:p w14:paraId="6DEFA1BC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8" w:type="dxa"/>
          </w:tcPr>
          <w:p w14:paraId="1D1C8D67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</w:tr>
      <w:tr w:rsidR="00647294" w:rsidRPr="00924F81" w14:paraId="281142C2" w14:textId="77777777" w:rsidTr="00B84217">
        <w:trPr>
          <w:gridAfter w:val="1"/>
          <w:wAfter w:w="15" w:type="dxa"/>
          <w:jc w:val="center"/>
        </w:trPr>
        <w:tc>
          <w:tcPr>
            <w:tcW w:w="6325" w:type="dxa"/>
            <w:tcBorders>
              <w:left w:val="single" w:sz="4" w:space="0" w:color="auto"/>
            </w:tcBorders>
          </w:tcPr>
          <w:p w14:paraId="47D40560" w14:textId="21F5A494" w:rsidR="00647294" w:rsidRPr="00B9584A" w:rsidDel="00EE38F6" w:rsidRDefault="00647294" w:rsidP="00B84217">
            <w:pPr>
              <w:pStyle w:val="TF-TEXTOQUADRO"/>
              <w:jc w:val="both"/>
              <w:rPr>
                <w:sz w:val="20"/>
              </w:rPr>
            </w:pPr>
            <w:r w:rsidRPr="00B9584A">
              <w:rPr>
                <w:sz w:val="20"/>
              </w:rPr>
              <w:t>Implementação da aplicação móvel</w:t>
            </w:r>
          </w:p>
        </w:tc>
        <w:tc>
          <w:tcPr>
            <w:tcW w:w="258" w:type="dxa"/>
          </w:tcPr>
          <w:p w14:paraId="2BDF0F37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</w:tcPr>
          <w:p w14:paraId="27577491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</w:tcPr>
          <w:p w14:paraId="611FB25E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</w:tcPr>
          <w:p w14:paraId="180ABC3C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</w:tcPr>
          <w:p w14:paraId="6EE3F57A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40" w:type="dxa"/>
            <w:shd w:val="clear" w:color="auto" w:fill="auto"/>
          </w:tcPr>
          <w:p w14:paraId="3A4D458D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79" w:type="dxa"/>
            <w:gridSpan w:val="2"/>
            <w:shd w:val="clear" w:color="auto" w:fill="A6A6A6"/>
          </w:tcPr>
          <w:p w14:paraId="4172125B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shd w:val="clear" w:color="auto" w:fill="A6A6A6"/>
          </w:tcPr>
          <w:p w14:paraId="5037089F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</w:tcPr>
          <w:p w14:paraId="6A529440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8" w:type="dxa"/>
          </w:tcPr>
          <w:p w14:paraId="7D0E48F1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</w:tr>
      <w:tr w:rsidR="00647294" w:rsidRPr="00924F81" w14:paraId="165A4B3C" w14:textId="77777777" w:rsidTr="00B84217">
        <w:trPr>
          <w:gridAfter w:val="1"/>
          <w:wAfter w:w="15" w:type="dxa"/>
          <w:trHeight w:val="70"/>
          <w:jc w:val="center"/>
        </w:trPr>
        <w:tc>
          <w:tcPr>
            <w:tcW w:w="6325" w:type="dxa"/>
            <w:tcBorders>
              <w:left w:val="single" w:sz="4" w:space="0" w:color="auto"/>
              <w:bottom w:val="single" w:sz="4" w:space="0" w:color="auto"/>
            </w:tcBorders>
          </w:tcPr>
          <w:p w14:paraId="393AD409" w14:textId="67B78294" w:rsidR="00647294" w:rsidRPr="00B9584A" w:rsidRDefault="00647294" w:rsidP="00B84217">
            <w:pPr>
              <w:pStyle w:val="TF-TEXTOQUADRO"/>
              <w:jc w:val="both"/>
              <w:rPr>
                <w:sz w:val="20"/>
              </w:rPr>
            </w:pPr>
            <w:r w:rsidRPr="00B9584A">
              <w:rPr>
                <w:sz w:val="20"/>
              </w:rPr>
              <w:t>Verificação e validação</w:t>
            </w:r>
          </w:p>
        </w:tc>
        <w:tc>
          <w:tcPr>
            <w:tcW w:w="258" w:type="dxa"/>
            <w:tcBorders>
              <w:bottom w:val="single" w:sz="4" w:space="0" w:color="auto"/>
            </w:tcBorders>
          </w:tcPr>
          <w:p w14:paraId="20E522A8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bottom w:val="single" w:sz="4" w:space="0" w:color="auto"/>
            </w:tcBorders>
          </w:tcPr>
          <w:p w14:paraId="116F4227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bottom w:val="single" w:sz="4" w:space="0" w:color="auto"/>
            </w:tcBorders>
          </w:tcPr>
          <w:p w14:paraId="744991B4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bottom w:val="single" w:sz="4" w:space="0" w:color="auto"/>
            </w:tcBorders>
          </w:tcPr>
          <w:p w14:paraId="4567A7CB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bottom w:val="single" w:sz="4" w:space="0" w:color="auto"/>
            </w:tcBorders>
          </w:tcPr>
          <w:p w14:paraId="349CE4E6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40" w:type="dxa"/>
            <w:tcBorders>
              <w:bottom w:val="single" w:sz="4" w:space="0" w:color="auto"/>
            </w:tcBorders>
          </w:tcPr>
          <w:p w14:paraId="02061058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79" w:type="dxa"/>
            <w:gridSpan w:val="2"/>
            <w:tcBorders>
              <w:bottom w:val="single" w:sz="4" w:space="0" w:color="auto"/>
            </w:tcBorders>
          </w:tcPr>
          <w:p w14:paraId="3DADA9B4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bottom w:val="single" w:sz="4" w:space="0" w:color="auto"/>
            </w:tcBorders>
          </w:tcPr>
          <w:p w14:paraId="4A543EE6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bottom w:val="single" w:sz="4" w:space="0" w:color="auto"/>
            </w:tcBorders>
            <w:shd w:val="clear" w:color="auto" w:fill="A6A6A6"/>
          </w:tcPr>
          <w:p w14:paraId="1CFDEC9A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8" w:type="dxa"/>
            <w:tcBorders>
              <w:bottom w:val="single" w:sz="4" w:space="0" w:color="auto"/>
            </w:tcBorders>
            <w:shd w:val="clear" w:color="auto" w:fill="A6A6A6"/>
          </w:tcPr>
          <w:p w14:paraId="546A8AC3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</w:tr>
    </w:tbl>
    <w:p w14:paraId="7AE9F8D7" w14:textId="5828E094" w:rsidR="00647294" w:rsidRPr="00647294" w:rsidRDefault="00647294" w:rsidP="00647294">
      <w:pPr>
        <w:pStyle w:val="TF-FONTE"/>
      </w:pPr>
      <w:r>
        <w:t>Fonte: elaborado pelo autor.</w:t>
      </w:r>
    </w:p>
    <w:p w14:paraId="0A824359" w14:textId="77777777" w:rsidR="00A307C7" w:rsidRPr="007A1883" w:rsidRDefault="0037046F" w:rsidP="00FC4A9F">
      <w:pPr>
        <w:pStyle w:val="Ttulo1"/>
      </w:pPr>
      <w:r>
        <w:t>REVISÃO BIBLIOGRÁFICA</w:t>
      </w:r>
    </w:p>
    <w:p w14:paraId="6C40FFE7" w14:textId="7C6916D8" w:rsidR="006E1455" w:rsidRDefault="006E1455" w:rsidP="004B0E39">
      <w:pPr>
        <w:pStyle w:val="TF-TEXTO"/>
      </w:pPr>
      <w:r>
        <w:t xml:space="preserve">Nesta seção são apresentados os conceitos </w:t>
      </w:r>
      <w:r w:rsidR="002B78F5">
        <w:t xml:space="preserve">e fundamentos mais importantes para a pesquisa em questão. A </w:t>
      </w:r>
      <w:r w:rsidR="00B82EE8">
        <w:t>sub</w:t>
      </w:r>
      <w:r w:rsidR="002B78F5">
        <w:t xml:space="preserve">seção </w:t>
      </w:r>
      <w:r w:rsidR="00B82EE8">
        <w:fldChar w:fldCharType="begin"/>
      </w:r>
      <w:r w:rsidR="00B82EE8">
        <w:instrText xml:space="preserve"> REF _Ref56879397 \r \h </w:instrText>
      </w:r>
      <w:r w:rsidR="00B82EE8">
        <w:fldChar w:fldCharType="separate"/>
      </w:r>
      <w:r w:rsidR="00B82EE8">
        <w:t>4.1</w:t>
      </w:r>
      <w:r w:rsidR="00B82EE8">
        <w:fldChar w:fldCharType="end"/>
      </w:r>
      <w:r w:rsidR="00B82EE8">
        <w:t xml:space="preserve"> </w:t>
      </w:r>
      <w:r w:rsidR="002B78F5">
        <w:t xml:space="preserve">contextualiza a utilização do Youtube e recuperação de suas informações. A </w:t>
      </w:r>
      <w:r w:rsidR="00B82EE8">
        <w:t>sub</w:t>
      </w:r>
      <w:r w:rsidR="002B78F5">
        <w:t xml:space="preserve">seção </w:t>
      </w:r>
      <w:r w:rsidR="00B82EE8">
        <w:fldChar w:fldCharType="begin"/>
      </w:r>
      <w:r w:rsidR="00B82EE8">
        <w:instrText xml:space="preserve"> REF _Ref56879459 \r \h </w:instrText>
      </w:r>
      <w:r w:rsidR="00B82EE8">
        <w:fldChar w:fldCharType="separate"/>
      </w:r>
      <w:r w:rsidR="00B82EE8">
        <w:t>4.2</w:t>
      </w:r>
      <w:r w:rsidR="00B82EE8">
        <w:fldChar w:fldCharType="end"/>
      </w:r>
      <w:r w:rsidR="00B82EE8">
        <w:t xml:space="preserve"> aborda temas de </w:t>
      </w:r>
      <w:r w:rsidR="002B78F5">
        <w:t xml:space="preserve">reconhecimento </w:t>
      </w:r>
      <w:r w:rsidR="00B82EE8">
        <w:t xml:space="preserve">e tradução </w:t>
      </w:r>
      <w:r w:rsidR="002B78F5">
        <w:t xml:space="preserve">de fala. A </w:t>
      </w:r>
      <w:r w:rsidR="00B82EE8">
        <w:t>sub</w:t>
      </w:r>
      <w:r w:rsidR="002B78F5">
        <w:t>seção</w:t>
      </w:r>
      <w:r w:rsidR="0021709D">
        <w:t xml:space="preserve"> </w:t>
      </w:r>
      <w:r w:rsidR="0021709D">
        <w:fldChar w:fldCharType="begin"/>
      </w:r>
      <w:r w:rsidR="0021709D">
        <w:instrText xml:space="preserve"> REF _Ref56879675 \r \h </w:instrText>
      </w:r>
      <w:r w:rsidR="0021709D">
        <w:fldChar w:fldCharType="separate"/>
      </w:r>
      <w:r w:rsidR="0021709D">
        <w:t>4.3</w:t>
      </w:r>
      <w:r w:rsidR="0021709D">
        <w:fldChar w:fldCharType="end"/>
      </w:r>
      <w:r w:rsidR="002B78F5">
        <w:t xml:space="preserve"> </w:t>
      </w:r>
      <w:r w:rsidR="00B82EE8">
        <w:t>contextualiza o conceito de usabilidade</w:t>
      </w:r>
      <w:r w:rsidR="002B78F5">
        <w:t xml:space="preserve">. Por fim, a </w:t>
      </w:r>
      <w:r w:rsidR="00B82EE8">
        <w:t>sub</w:t>
      </w:r>
      <w:r w:rsidR="002B78F5">
        <w:t xml:space="preserve">seção </w:t>
      </w:r>
      <w:r w:rsidR="0021709D">
        <w:fldChar w:fldCharType="begin"/>
      </w:r>
      <w:r w:rsidR="0021709D">
        <w:instrText xml:space="preserve"> REF _Ref56879687 \r \h </w:instrText>
      </w:r>
      <w:r w:rsidR="0021709D">
        <w:fldChar w:fldCharType="separate"/>
      </w:r>
      <w:r w:rsidR="0021709D">
        <w:t>4.4</w:t>
      </w:r>
      <w:r w:rsidR="0021709D">
        <w:fldChar w:fldCharType="end"/>
      </w:r>
      <w:r w:rsidR="002B78F5">
        <w:t xml:space="preserve"> </w:t>
      </w:r>
      <w:r w:rsidR="0021709D">
        <w:t>d</w:t>
      </w:r>
      <w:r w:rsidR="00B82EE8">
        <w:t>escreve a metodologia de desenvolvimento PWA.</w:t>
      </w:r>
    </w:p>
    <w:p w14:paraId="2CBC06BB" w14:textId="7EBD1B63" w:rsidR="00B82EE8" w:rsidRDefault="00B82EE8" w:rsidP="00B82EE8">
      <w:pPr>
        <w:pStyle w:val="Ttulo2"/>
      </w:pPr>
      <w:bookmarkStart w:id="50" w:name="_Ref56879397"/>
      <w:r>
        <w:lastRenderedPageBreak/>
        <w:t>YOUTUBE E APRENDIZADO</w:t>
      </w:r>
      <w:bookmarkEnd w:id="50"/>
    </w:p>
    <w:p w14:paraId="5F16DB5F" w14:textId="5FA1DE87" w:rsidR="00391E9F" w:rsidRDefault="00391E9F" w:rsidP="004B0E39">
      <w:pPr>
        <w:pStyle w:val="TF-TEXTO"/>
      </w:pPr>
      <w:r>
        <w:t xml:space="preserve">Segundo </w:t>
      </w:r>
      <w:r w:rsidR="00D420E5">
        <w:t xml:space="preserve">Bardakci (2019), o Youtube é uma das mídias sociais mais prevalentes e um dos recursos digitais mais comuns na práxis educacional no mundo todo. </w:t>
      </w:r>
      <w:r w:rsidR="004B0E39">
        <w:t xml:space="preserve">Conforme os dados da </w:t>
      </w:r>
      <w:r w:rsidR="004B0E39" w:rsidRPr="00273C5A">
        <w:t xml:space="preserve">Pesquisa Nacional por Amostra de Domicílios Contínua </w:t>
      </w:r>
      <w:r w:rsidR="004B0E39">
        <w:t>(PNAD</w:t>
      </w:r>
      <w:r w:rsidR="007D4AC1">
        <w:t>C</w:t>
      </w:r>
      <w:r w:rsidR="004B0E39">
        <w:t xml:space="preserve">) </w:t>
      </w:r>
      <w:r w:rsidR="00E513E7">
        <w:t xml:space="preserve">realizada no ano de </w:t>
      </w:r>
      <w:r w:rsidR="004B0E39">
        <w:t>201</w:t>
      </w:r>
      <w:r w:rsidR="006448F2">
        <w:t>6</w:t>
      </w:r>
      <w:r w:rsidR="004B0E39">
        <w:t xml:space="preserve">, uma das </w:t>
      </w:r>
      <w:r>
        <w:t xml:space="preserve">principais </w:t>
      </w:r>
      <w:r w:rsidR="004B0E39">
        <w:t>atividades do brasileiro na internet é assistir vídeos on-line no celular (</w:t>
      </w:r>
      <w:r w:rsidR="006448F2">
        <w:t>IBGE</w:t>
      </w:r>
      <w:r w:rsidR="004B0E39">
        <w:t>, 20</w:t>
      </w:r>
      <w:r w:rsidR="006448F2">
        <w:t>18</w:t>
      </w:r>
      <w:r w:rsidR="004B0E39">
        <w:t>). Segundo Nagumo, Teles e Silva (2020), a pesquisa Video Viewers realizada com três mil pessoas pelo Instituto Provokers, em 2018, mostrou que nove em cada dez brasileiros usam o Youtube para aprendizado.</w:t>
      </w:r>
    </w:p>
    <w:p w14:paraId="6AC51F26" w14:textId="22ADBD68" w:rsidR="00D420E5" w:rsidRPr="004656D2" w:rsidRDefault="00D420E5" w:rsidP="004B0E39">
      <w:pPr>
        <w:pStyle w:val="TF-TEXTO"/>
      </w:pPr>
      <w:r>
        <w:t xml:space="preserve">Os resultados comprovados da pesquisa de Bardakci (2019), sobre a utilização do Youtube como aprendizado por estudantes do ensino médio, </w:t>
      </w:r>
      <w:r w:rsidR="001C2093">
        <w:t>mostram que</w:t>
      </w:r>
      <w:r w:rsidR="00141B5E">
        <w:t xml:space="preserve"> </w:t>
      </w:r>
      <w:r w:rsidR="00FA5162">
        <w:t>o</w:t>
      </w:r>
      <w:r w:rsidR="001C2093">
        <w:t xml:space="preserve"> fator mais significativo </w:t>
      </w:r>
      <w:r w:rsidR="00FA5162">
        <w:t>para tal não foram as condições facilitadoras</w:t>
      </w:r>
      <w:r w:rsidR="00141B5E">
        <w:t xml:space="preserve"> e sim a intenção comportamental</w:t>
      </w:r>
      <w:r w:rsidR="004C2B64">
        <w:t xml:space="preserve"> juntamente com a expectativa de desempenho, contrariando o que foi previsto no estudo.</w:t>
      </w:r>
      <w:r w:rsidR="002E59CF">
        <w:t xml:space="preserve"> </w:t>
      </w:r>
      <w:r w:rsidR="00F842E4">
        <w:t>Similar ao que foi</w:t>
      </w:r>
      <w:r w:rsidR="004656D2">
        <w:t xml:space="preserve"> comprovado por Bardakci (2019), a pesquisa de Khechine e Lakhal (2018) mostrou que a intenção comportamental e a expectativa de desempenho também são fatores significantes na utilização da tecnologia para aprendizado</w:t>
      </w:r>
      <w:r w:rsidR="00622EC4">
        <w:t xml:space="preserve"> por estudantes universitários</w:t>
      </w:r>
      <w:r w:rsidR="004656D2">
        <w:t xml:space="preserve">. Foi investigado a aceitação da tecnologia de </w:t>
      </w:r>
      <w:r w:rsidR="004656D2" w:rsidRPr="004656D2">
        <w:rPr>
          <w:i/>
          <w:iCs/>
        </w:rPr>
        <w:t>webinar</w:t>
      </w:r>
      <w:r w:rsidR="004656D2">
        <w:rPr>
          <w:i/>
          <w:iCs/>
        </w:rPr>
        <w:t xml:space="preserve"> </w:t>
      </w:r>
      <w:r w:rsidR="004656D2">
        <w:t>por estudantes universitários e os resultados do estudo demonstraram que as condições facilitadoras não foram um fator significativo (KHECHINE; LAKHAL, 2018).</w:t>
      </w:r>
    </w:p>
    <w:p w14:paraId="555E6D36" w14:textId="286F4B05" w:rsidR="00E23ED2" w:rsidRDefault="009131E1" w:rsidP="004B0E39">
      <w:pPr>
        <w:pStyle w:val="TF-TEXTO"/>
      </w:pPr>
      <w:r>
        <w:t xml:space="preserve">Conforme Malik e Tian (2017), o Youtube </w:t>
      </w:r>
      <w:r w:rsidR="002A45B9">
        <w:t>é</w:t>
      </w:r>
      <w:r>
        <w:t xml:space="preserve"> o site de compartilhamento de vídeo mais popular e </w:t>
      </w:r>
      <w:r w:rsidR="00D16BF5">
        <w:t>bem-sucedido</w:t>
      </w:r>
      <w:r>
        <w:t xml:space="preserve">, os vídeos da plataforma se tornaram um tesouro de informações que podem ser usados em vários campos de pesquisa, desde educação </w:t>
      </w:r>
      <w:r w:rsidR="00537605" w:rsidRPr="00DC4F0E">
        <w:rPr>
          <w:i/>
          <w:iCs/>
          <w:rPrChange w:id="51" w:author="Luciana Pereira de Araújo Kohler" w:date="2020-12-07T20:32:00Z">
            <w:rPr/>
          </w:rPrChange>
        </w:rPr>
        <w:t>Science</w:t>
      </w:r>
      <w:r w:rsidR="00537605" w:rsidRPr="00537605">
        <w:t xml:space="preserve">, </w:t>
      </w:r>
      <w:r w:rsidR="00537605" w:rsidRPr="00DC4F0E">
        <w:rPr>
          <w:i/>
          <w:iCs/>
          <w:rPrChange w:id="52" w:author="Luciana Pereira de Araújo Kohler" w:date="2020-12-07T20:32:00Z">
            <w:rPr/>
          </w:rPrChange>
        </w:rPr>
        <w:t>Technology</w:t>
      </w:r>
      <w:r w:rsidR="00537605" w:rsidRPr="00537605">
        <w:t xml:space="preserve">, </w:t>
      </w:r>
      <w:r w:rsidR="00537605" w:rsidRPr="00DC4F0E">
        <w:rPr>
          <w:i/>
          <w:iCs/>
          <w:rPrChange w:id="53" w:author="Luciana Pereira de Araújo Kohler" w:date="2020-12-07T20:32:00Z">
            <w:rPr/>
          </w:rPrChange>
        </w:rPr>
        <w:t>Engineering and Math</w:t>
      </w:r>
      <w:r w:rsidR="005616A4" w:rsidRPr="00DC4F0E">
        <w:rPr>
          <w:i/>
          <w:iCs/>
          <w:rPrChange w:id="54" w:author="Luciana Pereira de Araújo Kohler" w:date="2020-12-07T20:32:00Z">
            <w:rPr/>
          </w:rPrChange>
        </w:rPr>
        <w:t>ematics</w:t>
      </w:r>
      <w:r w:rsidR="00537605">
        <w:t xml:space="preserve"> (</w:t>
      </w:r>
      <w:r>
        <w:t>STEM</w:t>
      </w:r>
      <w:r w:rsidR="00537605">
        <w:t>)</w:t>
      </w:r>
      <w:r>
        <w:t xml:space="preserve"> </w:t>
      </w:r>
      <w:del w:id="55" w:author="Luciana Pereira de Araújo Kohler" w:date="2020-12-07T20:32:00Z">
        <w:r w:rsidDel="00DC4F0E">
          <w:delText xml:space="preserve">a </w:delText>
        </w:r>
      </w:del>
      <w:ins w:id="56" w:author="Luciana Pereira de Araújo Kohler" w:date="2020-12-07T20:32:00Z">
        <w:r w:rsidR="00DC4F0E">
          <w:t>à</w:t>
        </w:r>
        <w:r w:rsidR="00DC4F0E">
          <w:t xml:space="preserve"> </w:t>
        </w:r>
      </w:ins>
      <w:r>
        <w:t>ciências médicas.</w:t>
      </w:r>
      <w:r w:rsidR="000F2E98">
        <w:t xml:space="preserve"> A </w:t>
      </w:r>
      <w:r w:rsidR="003F050F">
        <w:t>Youtube Data API (YDA)</w:t>
      </w:r>
      <w:r w:rsidR="000F2E98">
        <w:t xml:space="preserve"> permite que os usuários realizem diversas operações como: procurar vídeos; visualizar canais; fazer upload de seus vídeos fora do Youtube; e até personalizar uma aplicação com base nas informações de vídeos do usuário </w:t>
      </w:r>
      <w:r w:rsidR="003F050F" w:rsidRPr="003F050F">
        <w:t>(ADAM; AIMAN SULAIMAN; SOH, 2019)</w:t>
      </w:r>
      <w:r w:rsidR="000F2E98">
        <w:t xml:space="preserve">. </w:t>
      </w:r>
      <w:r w:rsidR="00E23ED2">
        <w:t xml:space="preserve">Com a ajuda da </w:t>
      </w:r>
      <w:r w:rsidR="003F050F">
        <w:t>YDA</w:t>
      </w:r>
      <w:r w:rsidR="00B05493">
        <w:t>, que é fornecida pelo Youtube para desenvolvedores</w:t>
      </w:r>
      <w:commentRangeStart w:id="57"/>
      <w:r w:rsidR="00B05493">
        <w:t>, durante um período de dois meses aplicando a metodologia criada, foram descobertos 16 milhões de vídeos e extraídas informações completas de mais de 42 mil vídeos</w:t>
      </w:r>
      <w:commentRangeEnd w:id="57"/>
      <w:r w:rsidR="007F27AF">
        <w:rPr>
          <w:rStyle w:val="Refdecomentrio"/>
        </w:rPr>
        <w:commentReference w:id="57"/>
      </w:r>
      <w:r w:rsidR="00B05493">
        <w:t xml:space="preserve"> (MALIK; TIAN, 2017).</w:t>
      </w:r>
    </w:p>
    <w:p w14:paraId="74DA585F" w14:textId="58252BD6" w:rsidR="00B82EE8" w:rsidRDefault="00B82EE8" w:rsidP="00B82EE8">
      <w:pPr>
        <w:pStyle w:val="Ttulo2"/>
      </w:pPr>
      <w:bookmarkStart w:id="58" w:name="_Ref56879459"/>
      <w:r>
        <w:t>RECONHECIMENTO E TRADUÇÃO DE FALA</w:t>
      </w:r>
      <w:bookmarkEnd w:id="58"/>
    </w:p>
    <w:p w14:paraId="79328D85" w14:textId="0F11F6A6" w:rsidR="004B0E39" w:rsidRDefault="004B0E39" w:rsidP="004B0E39">
      <w:pPr>
        <w:pStyle w:val="TF-TEXTO"/>
      </w:pPr>
      <w:r>
        <w:t>O Google Tradutor é possivelmente o serviço de tradução mais</w:t>
      </w:r>
      <w:r w:rsidR="000C6F80">
        <w:t xml:space="preserve"> utilizado e em</w:t>
      </w:r>
      <w:r>
        <w:t xml:space="preserve"> 2016</w:t>
      </w:r>
      <w:r w:rsidR="000C6F80">
        <w:t>,</w:t>
      </w:r>
      <w:r>
        <w:t xml:space="preserve"> mais de 500 milhões de pessoas estava</w:t>
      </w:r>
      <w:r w:rsidR="00145D27">
        <w:t>m</w:t>
      </w:r>
      <w:r>
        <w:t xml:space="preserve"> traduzindo 100 bilhões de palavras por dia em 103 idiomas, sendo o Brasil com maior número</w:t>
      </w:r>
      <w:r w:rsidR="000C6F80">
        <w:t xml:space="preserve"> de usuários</w:t>
      </w:r>
      <w:r>
        <w:t xml:space="preserve"> (</w:t>
      </w:r>
      <w:r w:rsidR="000C6F80">
        <w:t>BROOKS</w:t>
      </w:r>
      <w:r>
        <w:t>, 201</w:t>
      </w:r>
      <w:r w:rsidR="000C6F80">
        <w:t>6</w:t>
      </w:r>
      <w:r>
        <w:t xml:space="preserve">). </w:t>
      </w:r>
      <w:r w:rsidR="00945D13">
        <w:t xml:space="preserve">O Google AssistantAPI é um serviço de assistente virtual, criado pela Google, para ajudar os usuários </w:t>
      </w:r>
      <w:r w:rsidR="00945D13">
        <w:lastRenderedPageBreak/>
        <w:t>em suas atividades diárias utilizando uma RNA para fazer perguntas, recomendações e executar comandos enviando solicitações a serviços web (ALBERTUS; MULIADY, 2020</w:t>
      </w:r>
      <w:commentRangeStart w:id="59"/>
      <w:r w:rsidR="00945D13">
        <w:t>).</w:t>
      </w:r>
    </w:p>
    <w:p w14:paraId="11B276B8" w14:textId="35C2A8BC" w:rsidR="00BC2397" w:rsidRDefault="002D1207" w:rsidP="004B0E39">
      <w:pPr>
        <w:pStyle w:val="TF-TEXTO"/>
      </w:pPr>
      <w:r>
        <w:t>Albertus e Muliady (2020)</w:t>
      </w:r>
      <w:r w:rsidR="002A45B9">
        <w:t xml:space="preserve"> percebem </w:t>
      </w:r>
      <w:r>
        <w:t>a importância do reconhecimento de fala</w:t>
      </w:r>
      <w:commentRangeEnd w:id="59"/>
      <w:r w:rsidR="00E60E9C">
        <w:rPr>
          <w:rStyle w:val="Refdecomentrio"/>
        </w:rPr>
        <w:commentReference w:id="59"/>
      </w:r>
      <w:r>
        <w:t xml:space="preserve"> para enviar comandos a um ar-condicionado por pessoas com deficiência que não conseguem operar um controle remoto de forma física.</w:t>
      </w:r>
      <w:r w:rsidR="00945D13">
        <w:t xml:space="preserve"> </w:t>
      </w:r>
      <w:r w:rsidR="00BC2397">
        <w:t>O reconhecimento de fala é amplamente utilizado para ajudar pessoas com deficiências, como por exemplo, controlar interruptores de luz ou até mesmo controlar movimentos de uma cadeira de rodas (ALBERTUS; MULIADY, 2020). Para automatizar mais esses processos e aproveitar a conveniência da transmissão de informação entre dispositivos eletrônicos, e</w:t>
      </w:r>
      <w:r w:rsidR="00945D13">
        <w:t xml:space="preserve">xistem diferentes tecnologias que podem </w:t>
      </w:r>
      <w:r w:rsidR="00BC2397">
        <w:t>auxiliar</w:t>
      </w:r>
      <w:r w:rsidR="00945D13">
        <w:t xml:space="preserve"> a implementação de fala e uma delas é a de Sistemas de Redes Neurais Artificiais (SRNA) (</w:t>
      </w:r>
      <w:r w:rsidR="00945D13" w:rsidRPr="00531F06">
        <w:t xml:space="preserve">BAILON </w:t>
      </w:r>
      <w:r w:rsidR="00945D13" w:rsidRPr="00531F06">
        <w:rPr>
          <w:i/>
          <w:iCs/>
        </w:rPr>
        <w:t>et al.</w:t>
      </w:r>
      <w:r w:rsidR="00945D13" w:rsidRPr="0064403F">
        <w:t>,</w:t>
      </w:r>
      <w:r w:rsidR="00945D13">
        <w:t xml:space="preserve"> </w:t>
      </w:r>
      <w:r w:rsidR="00945D13" w:rsidRPr="00531F06">
        <w:t>2019)</w:t>
      </w:r>
      <w:r w:rsidR="00945D13">
        <w:t>.</w:t>
      </w:r>
    </w:p>
    <w:p w14:paraId="1747187D" w14:textId="31C4465C" w:rsidR="00066FEF" w:rsidRDefault="00227093" w:rsidP="004B0E39">
      <w:pPr>
        <w:pStyle w:val="TF-TEXTO"/>
      </w:pPr>
      <w:r>
        <w:t>Ao se tratar</w:t>
      </w:r>
      <w:r w:rsidR="00100CDC">
        <w:t xml:space="preserve"> do reconhecimento de fala, também </w:t>
      </w:r>
      <w:r w:rsidR="002A45B9">
        <w:t xml:space="preserve">é possível </w:t>
      </w:r>
      <w:r w:rsidR="00100CDC">
        <w:t xml:space="preserve">abordar a tradução de fala. </w:t>
      </w:r>
      <w:r w:rsidR="00A71E4C">
        <w:t>Como uma constante no desenvolvimento da humanidade, a tradução sempre desempenhou um papel crucial na comunicação de diversos idiomas, permitindo o compartilhamento de conhecimento e cultura entre diferentes línguas (</w:t>
      </w:r>
      <w:r w:rsidR="00A71E4C" w:rsidRPr="00A71E4C">
        <w:t>DOHERTY</w:t>
      </w:r>
      <w:r w:rsidR="00A71E4C">
        <w:t xml:space="preserve">, 2016). </w:t>
      </w:r>
      <w:r w:rsidR="00A67619">
        <w:t>Silva e Fernandes (2020)</w:t>
      </w:r>
      <w:r w:rsidR="009C4E0B">
        <w:t xml:space="preserve">, por exemplo, </w:t>
      </w:r>
      <w:r w:rsidR="00A67619">
        <w:t xml:space="preserve">desenvolveram </w:t>
      </w:r>
      <w:r w:rsidR="002A45B9">
        <w:t>uma aplicação</w:t>
      </w:r>
      <w:r w:rsidR="00A67619">
        <w:t xml:space="preserve"> </w:t>
      </w:r>
      <w:r w:rsidR="002E3BDF">
        <w:t>com base em corpus paralelo para aperfeiçoar a pesquisa, ensino e prática da tradução</w:t>
      </w:r>
      <w:r w:rsidR="00A67619">
        <w:t xml:space="preserve">. </w:t>
      </w:r>
      <w:r w:rsidR="002A45B9">
        <w:t>A aplicação</w:t>
      </w:r>
      <w:r w:rsidR="002E3BDF">
        <w:t xml:space="preserve"> permite a comparação da tradução automática, fornecida por serviços amplamente globalizados como Google Translate e Microsoft Translator, com a tradução humana captada pel</w:t>
      </w:r>
      <w:r>
        <w:t xml:space="preserve">a aplicação </w:t>
      </w:r>
      <w:r w:rsidR="002E3BDF">
        <w:t>para tradução dos corpus (SILVA; FERNANDES, 2020).</w:t>
      </w:r>
      <w:r w:rsidR="009C4E0B">
        <w:t xml:space="preserve"> Doherty (2016) ainda mostra que ao explorar o impacto das tecnologias de tradução na comunicação internacional, de uma perspectiva interacionista, </w:t>
      </w:r>
      <w:r w:rsidR="009A5E67">
        <w:t xml:space="preserve">os efeitos sobre o processo de tradução, seus resultados e seu lugar na sociedade são notavelmente </w:t>
      </w:r>
      <w:r w:rsidR="00FD2172">
        <w:t>efetivos</w:t>
      </w:r>
      <w:r w:rsidR="009A5E67">
        <w:t>.</w:t>
      </w:r>
    </w:p>
    <w:p w14:paraId="048203C3" w14:textId="6325F4A4" w:rsidR="00B82EE8" w:rsidRDefault="00B82EE8" w:rsidP="00B82EE8">
      <w:pPr>
        <w:pStyle w:val="Ttulo2"/>
      </w:pPr>
      <w:bookmarkStart w:id="60" w:name="_Ref56879675"/>
      <w:commentRangeStart w:id="61"/>
      <w:r>
        <w:t xml:space="preserve">USABILIDADE E </w:t>
      </w:r>
      <w:bookmarkEnd w:id="60"/>
      <w:r w:rsidR="00CA6619">
        <w:t>EXPERIÊNCIA DO USUÁRIO</w:t>
      </w:r>
      <w:commentRangeEnd w:id="61"/>
      <w:r w:rsidR="001F457F">
        <w:rPr>
          <w:rStyle w:val="Refdecomentrio"/>
          <w:caps w:val="0"/>
          <w:color w:val="auto"/>
        </w:rPr>
        <w:commentReference w:id="61"/>
      </w:r>
    </w:p>
    <w:p w14:paraId="1160AA28" w14:textId="598F4318" w:rsidR="00DD3C8B" w:rsidRDefault="0024316B" w:rsidP="0037046F">
      <w:pPr>
        <w:pStyle w:val="TF-TEXTO"/>
      </w:pPr>
      <w:r>
        <w:t>Para se ter uma maior interação e feedback com o usuário</w:t>
      </w:r>
      <w:r w:rsidR="00567A7C">
        <w:t>,</w:t>
      </w:r>
      <w:r>
        <w:t xml:space="preserve"> o uso de interfaces amigáveis é indispensável </w:t>
      </w:r>
      <w:r w:rsidR="00E513E7">
        <w:t>em uma aplicação desenvolvida, independente da tecnologia utilizada (COSTA, 2018)</w:t>
      </w:r>
      <w:r>
        <w:t>.</w:t>
      </w:r>
      <w:r w:rsidR="0033633C">
        <w:t xml:space="preserve"> Ao encontro dessa vertente, </w:t>
      </w:r>
      <w:r w:rsidR="00227093">
        <w:t xml:space="preserve">está </w:t>
      </w:r>
      <w:r w:rsidR="0033633C">
        <w:t>o Material Design (MD) criado pela Google para melhor</w:t>
      </w:r>
      <w:ins w:id="62" w:author="Luciana Pereira de Araújo Kohler" w:date="2020-12-07T20:45:00Z">
        <w:r w:rsidR="000C6931">
          <w:t>ar</w:t>
        </w:r>
      </w:ins>
      <w:r w:rsidR="0033633C">
        <w:t xml:space="preserve"> a experiência dos usuários. De acordo com Google (2019), o MD é um sistema de design criado para ajudar equipes a criar experiências digitais de alta qualidade para </w:t>
      </w:r>
      <w:r w:rsidR="00DD3C8B">
        <w:t>aplicações móveis e web.</w:t>
      </w:r>
    </w:p>
    <w:p w14:paraId="4C0E09A2" w14:textId="0227E291" w:rsidR="0033633C" w:rsidRDefault="00DD3C8B" w:rsidP="0037046F">
      <w:pPr>
        <w:pStyle w:val="TF-TEXTO"/>
      </w:pPr>
      <w:r>
        <w:t xml:space="preserve">O MD é um sistema adaptável de diretrizes, componentes e ferramentas que oferecem suporte às melhores práticas de design de interface do usuário, ajudando equipes a criarem produtos bonitos rapidamente (GOOGLE, 2019). O MD </w:t>
      </w:r>
      <w:r w:rsidR="00AA0365">
        <w:t xml:space="preserve">foi criado para ser referência em </w:t>
      </w:r>
      <w:r w:rsidR="00AA0365">
        <w:lastRenderedPageBreak/>
        <w:t xml:space="preserve">interação com usuário e os desenvolvedores que procuram adequar a identidade visual de seus produtos em diferentes plataformas (TORRES </w:t>
      </w:r>
      <w:r w:rsidR="00AA0365" w:rsidRPr="00531F06">
        <w:rPr>
          <w:i/>
          <w:iCs/>
        </w:rPr>
        <w:t>et al.</w:t>
      </w:r>
      <w:r w:rsidR="00AA0365" w:rsidRPr="0064403F">
        <w:t>,</w:t>
      </w:r>
      <w:r w:rsidR="00AA0365">
        <w:t xml:space="preserve"> </w:t>
      </w:r>
      <w:r w:rsidR="00AA0365" w:rsidRPr="00531F06">
        <w:t>201</w:t>
      </w:r>
      <w:r w:rsidR="00AA0365">
        <w:t xml:space="preserve">8). </w:t>
      </w:r>
      <w:r>
        <w:t xml:space="preserve">Torres </w:t>
      </w:r>
      <w:r w:rsidRPr="003D05DA">
        <w:rPr>
          <w:i/>
          <w:iCs/>
        </w:rPr>
        <w:t>et al.</w:t>
      </w:r>
      <w:r>
        <w:t xml:space="preserve"> (2018) ainda ressaltam a utilização do MD em seu trabalho como guia específico para acessibilidade, utilizando boas práticas de design voltadas para o público com deficiência.</w:t>
      </w:r>
      <w:r w:rsidR="008E0146">
        <w:t xml:space="preserve"> Adotando princípios da vida real, o MD oferece recursos ricos em gestos naturais que tendem a imitar objetos do mundo real, concentrando esse design em aplicativos móveis baseados em toque, embora seja possível interpretar a mesma ideia no design web (</w:t>
      </w:r>
      <w:r w:rsidR="008E0146" w:rsidRPr="008E0146">
        <w:t>AZKYA, ARDIANSAH e PUJIANTO</w:t>
      </w:r>
      <w:r w:rsidR="008E0146">
        <w:t>, 2020).</w:t>
      </w:r>
    </w:p>
    <w:p w14:paraId="17014363" w14:textId="358EA2C5" w:rsidR="0037046F" w:rsidRDefault="00027C22" w:rsidP="0037046F">
      <w:pPr>
        <w:pStyle w:val="TF-TEXTO"/>
      </w:pPr>
      <w:r>
        <w:t>No processo de desenvolvimento de interfaces digitais, a experiência e usabilidade do usuário de sistemas de informação são de grande relevância</w:t>
      </w:r>
      <w:r w:rsidR="00977445">
        <w:t xml:space="preserve"> (MAIA; BARBOSA; WILLIAMS, 2020)</w:t>
      </w:r>
      <w:r>
        <w:t xml:space="preserve">. </w:t>
      </w:r>
      <w:r w:rsidR="00977445">
        <w:t>De acordo com Maia, Barbosa e Williams (2020), o conceito de experiência do usuário tem uma maior amplitude quando relacionado à usabilidade, na qual está fortemente ligada aos fatores maioritariamente instrumentais, relacionados à eficiência da tarefa ou do trabalho. Para avaliar a interface de aplicações</w:t>
      </w:r>
      <w:r w:rsidR="00227093">
        <w:t xml:space="preserve"> e as suas funcionalidades</w:t>
      </w:r>
      <w:r w:rsidR="00977445">
        <w:t xml:space="preserve">, com base nas heurísticas de Nielsen, </w:t>
      </w:r>
      <w:r w:rsidR="00F43811">
        <w:t>e assim reconhecer incidentes com relação a usabilidade</w:t>
      </w:r>
      <w:r w:rsidR="00227093">
        <w:t xml:space="preserve"> e o uso da aplicação</w:t>
      </w:r>
      <w:r w:rsidR="00712E8D">
        <w:t xml:space="preserve">, </w:t>
      </w:r>
      <w:r w:rsidR="00A0760B">
        <w:t xml:space="preserve">foi criado o Método RURUCAg (COSTA, 2018). </w:t>
      </w:r>
      <w:r w:rsidR="00C44499">
        <w:t xml:space="preserve">De acordo com Costa (2018), o Método RURUCAg </w:t>
      </w:r>
      <w:r w:rsidR="00712E8D">
        <w:t>v</w:t>
      </w:r>
      <w:r w:rsidR="00F43811">
        <w:t>isa</w:t>
      </w:r>
      <w:r w:rsidR="00C44499">
        <w:t xml:space="preserve"> </w:t>
      </w:r>
      <w:r w:rsidR="00F43811">
        <w:t xml:space="preserve">melhorar a interface e </w:t>
      </w:r>
      <w:r w:rsidR="00227093">
        <w:t xml:space="preserve">as </w:t>
      </w:r>
      <w:r w:rsidR="00F43811">
        <w:t xml:space="preserve">funcionalidades </w:t>
      </w:r>
      <w:r w:rsidR="00FA3FA4">
        <w:t xml:space="preserve">da aplicação </w:t>
      </w:r>
      <w:r w:rsidR="00F43811">
        <w:t>para o usuário final</w:t>
      </w:r>
      <w:r w:rsidR="00C44499">
        <w:t xml:space="preserve"> coletando seus feedbacks e comentários, além de avaliar a qualidade da interface referente a comunicação do designer com os usuários de uma característica específica.</w:t>
      </w:r>
    </w:p>
    <w:p w14:paraId="31BB09D4" w14:textId="055B97F8" w:rsidR="00591393" w:rsidRDefault="00591393" w:rsidP="00591393">
      <w:pPr>
        <w:pStyle w:val="Ttulo2"/>
      </w:pPr>
      <w:bookmarkStart w:id="63" w:name="_Ref56879687"/>
      <w:r w:rsidRPr="00591393">
        <w:t xml:space="preserve">Progressive Web </w:t>
      </w:r>
      <w:r>
        <w:t>APPS</w:t>
      </w:r>
      <w:bookmarkEnd w:id="63"/>
      <w:r w:rsidR="0033633C">
        <w:t xml:space="preserve"> (PWA)</w:t>
      </w:r>
    </w:p>
    <w:p w14:paraId="448C1241" w14:textId="1DFEB5F8" w:rsidR="00227093" w:rsidRDefault="008D41C9" w:rsidP="0037046F">
      <w:pPr>
        <w:pStyle w:val="TF-TEXTO"/>
      </w:pPr>
      <w:r>
        <w:t xml:space="preserve">Para superar os problemas existentes entre </w:t>
      </w:r>
      <w:r w:rsidR="00227093">
        <w:t xml:space="preserve">aplicações </w:t>
      </w:r>
      <w:r w:rsidR="006973AB">
        <w:t>web</w:t>
      </w:r>
      <w:r>
        <w:t>, que</w:t>
      </w:r>
      <w:r w:rsidR="006973AB">
        <w:t xml:space="preserve"> exigem um navegador e uma boa conexão para abrir </w:t>
      </w:r>
      <w:r w:rsidR="00227093">
        <w:t>as aplicações</w:t>
      </w:r>
      <w:r w:rsidR="006973AB">
        <w:t xml:space="preserve"> </w:t>
      </w:r>
      <w:r>
        <w:t xml:space="preserve">e </w:t>
      </w:r>
      <w:r w:rsidR="006973AB">
        <w:t>aplicativos nativos</w:t>
      </w:r>
      <w:r>
        <w:t>, que</w:t>
      </w:r>
      <w:r w:rsidR="006973AB">
        <w:t xml:space="preserve"> necessitam de um provedor de aplicativos como a Google PlayStore</w:t>
      </w:r>
      <w:r>
        <w:t>, foi criado o método de desenvolvimento PWA pela Google</w:t>
      </w:r>
      <w:r w:rsidR="006973AB">
        <w:t xml:space="preserve"> (</w:t>
      </w:r>
      <w:r w:rsidRPr="008D41C9">
        <w:t>KURNIAWAN</w:t>
      </w:r>
      <w:r>
        <w:t>, 2020</w:t>
      </w:r>
      <w:r w:rsidR="006973AB">
        <w:t>).</w:t>
      </w:r>
      <w:r w:rsidR="00140689">
        <w:t xml:space="preserve"> </w:t>
      </w:r>
      <w:r w:rsidR="00100D1B">
        <w:t xml:space="preserve">Para Sharma </w:t>
      </w:r>
      <w:r w:rsidR="00100D1B">
        <w:rPr>
          <w:i/>
          <w:iCs/>
        </w:rPr>
        <w:t>et al.</w:t>
      </w:r>
      <w:r w:rsidR="00100D1B">
        <w:t xml:space="preserve"> (2019), utilizar o PWA implica </w:t>
      </w:r>
      <w:r w:rsidR="00FA3FA4">
        <w:t xml:space="preserve">em um </w:t>
      </w:r>
      <w:r w:rsidR="00100D1B">
        <w:t xml:space="preserve">baixo tempo de desenvolvimento e de implantação </w:t>
      </w:r>
      <w:r w:rsidR="00FA3FA4">
        <w:t>da aplicação</w:t>
      </w:r>
      <w:r w:rsidR="00100D1B">
        <w:t xml:space="preserve">, além de permitir que a empresa </w:t>
      </w:r>
      <w:r w:rsidR="0028603F">
        <w:t xml:space="preserve">não </w:t>
      </w:r>
      <w:r w:rsidR="00100D1B">
        <w:t>contrat</w:t>
      </w:r>
      <w:r w:rsidR="0028603F">
        <w:t>e</w:t>
      </w:r>
      <w:r w:rsidR="00100D1B">
        <w:t xml:space="preserve"> funcionários especializados em diferentes plataformas.</w:t>
      </w:r>
    </w:p>
    <w:p w14:paraId="72345755" w14:textId="74514BE4" w:rsidR="00C872D7" w:rsidRDefault="00A96130" w:rsidP="0037046F">
      <w:pPr>
        <w:pStyle w:val="TF-TEXTO"/>
      </w:pPr>
      <w:r>
        <w:t xml:space="preserve">O PWA pode ser uma possível solução no problema descrito por Phuong (2019), no qual detalha que 90% </w:t>
      </w:r>
      <w:r w:rsidR="00227093">
        <w:t>das aplicações móveis</w:t>
      </w:r>
      <w:r>
        <w:t xml:space="preserve"> baixad</w:t>
      </w:r>
      <w:r w:rsidR="003B7388">
        <w:t>a</w:t>
      </w:r>
      <w:r>
        <w:t>s em dispositivos móveis são excluíd</w:t>
      </w:r>
      <w:r w:rsidR="00350126">
        <w:t>a</w:t>
      </w:r>
      <w:r>
        <w:t xml:space="preserve">s após o uso. A taxa de usuários que visitam um site ultrapassa o pequeno número de </w:t>
      </w:r>
      <w:r w:rsidR="00227093">
        <w:t xml:space="preserve">aplicações móveis </w:t>
      </w:r>
      <w:r>
        <w:t xml:space="preserve">que os usuários instalam em seus dispositivos móveis, gerando assim uma perda financeira para a empresa se </w:t>
      </w:r>
      <w:r w:rsidR="00227093">
        <w:t>suas aplicações móveis</w:t>
      </w:r>
      <w:r>
        <w:t xml:space="preserve"> </w:t>
      </w:r>
      <w:r w:rsidR="00316DA5">
        <w:t>são considerad</w:t>
      </w:r>
      <w:r w:rsidR="00227093">
        <w:t>a</w:t>
      </w:r>
      <w:r w:rsidR="00316DA5">
        <w:t>s de uso único</w:t>
      </w:r>
      <w:r>
        <w:t xml:space="preserve"> (PHUONG, 2019).</w:t>
      </w:r>
    </w:p>
    <w:p w14:paraId="09221B9C" w14:textId="6DD96921" w:rsidR="000B12B2" w:rsidRDefault="007D4AC1" w:rsidP="0037046F">
      <w:pPr>
        <w:pStyle w:val="TF-TEXTO"/>
      </w:pPr>
      <w:r>
        <w:lastRenderedPageBreak/>
        <w:t xml:space="preserve">No contexto do desenvolvimento de aplicações móveis, há a necessidade de aprendizado em ambientes totalmente diferentes, resultando </w:t>
      </w:r>
      <w:r w:rsidR="00227093">
        <w:t>em u</w:t>
      </w:r>
      <w:r>
        <w:t xml:space="preserve">m trabalho desafiador e pouco produtivo para atender diversas plataformas e versões de sistemas operacionais (SILVA; TIOSSO, 2020). </w:t>
      </w:r>
      <w:r w:rsidR="004F3CC5">
        <w:t>O conjunto de</w:t>
      </w:r>
      <w:r w:rsidR="00B129FC" w:rsidRPr="00B129FC">
        <w:t xml:space="preserve"> padrões</w:t>
      </w:r>
      <w:r w:rsidR="004F3CC5">
        <w:t xml:space="preserve"> que o PWA proporciona</w:t>
      </w:r>
      <w:r w:rsidR="00B129FC">
        <w:t>,</w:t>
      </w:r>
      <w:r w:rsidR="00B129FC" w:rsidRPr="00B129FC">
        <w:t xml:space="preserve"> defendido pelo grupo Google Web Fundamentals</w:t>
      </w:r>
      <w:r w:rsidR="00B129FC">
        <w:t>,</w:t>
      </w:r>
      <w:r w:rsidR="00B129FC" w:rsidRPr="00B129FC">
        <w:t xml:space="preserve"> busca </w:t>
      </w:r>
      <w:r w:rsidR="00B129FC">
        <w:t>preencher as lacunas encontradas entre aplicações web e móveis</w:t>
      </w:r>
      <w:r w:rsidR="00B129FC" w:rsidRPr="00B129FC">
        <w:t xml:space="preserve"> introduzindo recursos como</w:t>
      </w:r>
      <w:r w:rsidR="00B129FC">
        <w:t>:</w:t>
      </w:r>
      <w:r w:rsidR="00B129FC" w:rsidRPr="00B129FC">
        <w:t xml:space="preserve"> suporte off</w:t>
      </w:r>
      <w:r w:rsidR="00227093">
        <w:t>-</w:t>
      </w:r>
      <w:r w:rsidR="00B129FC" w:rsidRPr="00B129FC">
        <w:t xml:space="preserve">line, sincronização em segundo plano e instalação </w:t>
      </w:r>
      <w:r w:rsidR="00B129FC">
        <w:t xml:space="preserve">da aplicação web na </w:t>
      </w:r>
      <w:r w:rsidR="00B129FC" w:rsidRPr="00B129FC">
        <w:t xml:space="preserve">tela inicial </w:t>
      </w:r>
      <w:r w:rsidR="00B129FC">
        <w:t>do dispositivo móvel</w:t>
      </w:r>
      <w:r w:rsidR="00D716DF" w:rsidRPr="00D716DF">
        <w:t xml:space="preserve"> </w:t>
      </w:r>
      <w:r w:rsidR="00D716DF">
        <w:t>(</w:t>
      </w:r>
      <w:r w:rsidR="00D716DF" w:rsidRPr="00D716DF">
        <w:t xml:space="preserve">BIØRN-HANSEN </w:t>
      </w:r>
      <w:r w:rsidR="00D716DF" w:rsidRPr="00D716DF">
        <w:rPr>
          <w:i/>
          <w:iCs/>
        </w:rPr>
        <w:t>et al.</w:t>
      </w:r>
      <w:r w:rsidR="00D716DF" w:rsidRPr="00D716DF">
        <w:t>, 2017</w:t>
      </w:r>
      <w:r w:rsidR="00D716DF">
        <w:t>).</w:t>
      </w:r>
    </w:p>
    <w:p w14:paraId="2EA79EF4" w14:textId="6AC0EAF8" w:rsidR="00C1654C" w:rsidRDefault="00451B94" w:rsidP="009215A4">
      <w:pPr>
        <w:pStyle w:val="TF-refernciasbibliogrficasTTULO"/>
      </w:pPr>
      <w:bookmarkStart w:id="64" w:name="_Toc351015602"/>
      <w:bookmarkEnd w:id="33"/>
      <w:bookmarkEnd w:id="34"/>
      <w:bookmarkEnd w:id="35"/>
      <w:bookmarkEnd w:id="36"/>
      <w:bookmarkEnd w:id="37"/>
      <w:bookmarkEnd w:id="38"/>
      <w:bookmarkEnd w:id="39"/>
      <w:r>
        <w:t>Referências</w:t>
      </w:r>
      <w:bookmarkStart w:id="65" w:name="_Toc54169336"/>
      <w:bookmarkEnd w:id="64"/>
    </w:p>
    <w:p w14:paraId="707BA944" w14:textId="56D25BD8" w:rsidR="000F2E98" w:rsidRDefault="000F2E98" w:rsidP="00163B38">
      <w:pPr>
        <w:pStyle w:val="TF-TEXTO"/>
        <w:spacing w:before="0" w:line="240" w:lineRule="auto"/>
        <w:ind w:firstLine="0"/>
        <w:jc w:val="left"/>
      </w:pPr>
      <w:r w:rsidRPr="000F2E98">
        <w:t xml:space="preserve">ADAM, Noor </w:t>
      </w:r>
      <w:r>
        <w:t>L.</w:t>
      </w:r>
      <w:r w:rsidRPr="000F2E98">
        <w:t xml:space="preserve">; AIMAN SULAIMAN, Muhamad </w:t>
      </w:r>
      <w:r w:rsidR="003F050F">
        <w:t>S.</w:t>
      </w:r>
      <w:r w:rsidRPr="000F2E98">
        <w:t xml:space="preserve">; SOH, Shaharuddin C. </w:t>
      </w:r>
      <w:r w:rsidRPr="003F050F">
        <w:rPr>
          <w:b/>
          <w:bCs/>
        </w:rPr>
        <w:t>Calculus video recommender system</w:t>
      </w:r>
      <w:r w:rsidRPr="000F2E98">
        <w:t>. In: Journal of Physics: Conference Series 2019.</w:t>
      </w:r>
    </w:p>
    <w:p w14:paraId="18594E71" w14:textId="77777777" w:rsidR="000F2E98" w:rsidRDefault="000F2E98" w:rsidP="00163B38">
      <w:pPr>
        <w:pStyle w:val="TF-TEXTO"/>
        <w:spacing w:before="0" w:line="240" w:lineRule="auto"/>
        <w:ind w:firstLine="0"/>
        <w:jc w:val="left"/>
      </w:pPr>
    </w:p>
    <w:p w14:paraId="35C74C4C" w14:textId="53199AED" w:rsidR="001275C6" w:rsidRDefault="001275C6" w:rsidP="00163B38">
      <w:pPr>
        <w:pStyle w:val="TF-TEXTO"/>
        <w:spacing w:before="0" w:line="240" w:lineRule="auto"/>
        <w:ind w:firstLine="0"/>
        <w:jc w:val="left"/>
      </w:pPr>
      <w:r w:rsidRPr="001275C6">
        <w:t xml:space="preserve">ALBERTUS, Michael; MULIADY, Muliady. </w:t>
      </w:r>
      <w:r w:rsidRPr="001275C6">
        <w:rPr>
          <w:b/>
          <w:bCs/>
        </w:rPr>
        <w:t>Pengaturan Fan Speed dan Suhu Air Conditioner Melalui Ucapan Dengan Layanan Google Assistant API</w:t>
      </w:r>
      <w:r w:rsidRPr="001275C6">
        <w:t>. TESLA: Jurnal Teknik Elektro, [S. l.], v. 21, n. 2, p. 170, 2020.</w:t>
      </w:r>
    </w:p>
    <w:p w14:paraId="18525356" w14:textId="45BF5B53" w:rsidR="001275C6" w:rsidRDefault="001275C6" w:rsidP="00163B38">
      <w:pPr>
        <w:pStyle w:val="TF-TEXTO"/>
        <w:spacing w:before="0" w:line="240" w:lineRule="auto"/>
        <w:ind w:firstLine="0"/>
        <w:jc w:val="left"/>
      </w:pPr>
    </w:p>
    <w:p w14:paraId="591F614F" w14:textId="5A266A32" w:rsidR="008E0146" w:rsidRDefault="008E0146" w:rsidP="00163B38">
      <w:pPr>
        <w:pStyle w:val="TF-TEXTO"/>
        <w:spacing w:before="0" w:line="240" w:lineRule="auto"/>
        <w:ind w:firstLine="0"/>
        <w:jc w:val="left"/>
      </w:pPr>
      <w:r w:rsidRPr="008E0146">
        <w:t>AZKYA, Zahra S</w:t>
      </w:r>
      <w:r>
        <w:t>.</w:t>
      </w:r>
      <w:r w:rsidRPr="008E0146">
        <w:t xml:space="preserve">; ARDIANSAH, Irfan; PUJIANTO, Totok. </w:t>
      </w:r>
      <w:r w:rsidRPr="008E0146">
        <w:rPr>
          <w:b/>
          <w:bCs/>
        </w:rPr>
        <w:t>Analisis User Experience pada Warehouse Marketplace dengan Metode Heuristic Evaluation</w:t>
      </w:r>
      <w:r w:rsidRPr="008E0146">
        <w:t>. Jurnal Teknik Informatika dan Sistem Informasi, [S. l.], v. 6, n. 1, 2020.</w:t>
      </w:r>
    </w:p>
    <w:p w14:paraId="202EDC2B" w14:textId="77777777" w:rsidR="008E0146" w:rsidRDefault="008E0146" w:rsidP="00163B38">
      <w:pPr>
        <w:pStyle w:val="TF-TEXTO"/>
        <w:spacing w:before="0" w:line="240" w:lineRule="auto"/>
        <w:ind w:firstLine="0"/>
        <w:jc w:val="left"/>
      </w:pPr>
    </w:p>
    <w:p w14:paraId="736A0584" w14:textId="39C6BD20" w:rsidR="00057E6F" w:rsidRDefault="00057E6F" w:rsidP="00163B38">
      <w:pPr>
        <w:pStyle w:val="TF-TEXTO"/>
        <w:spacing w:before="0" w:line="240" w:lineRule="auto"/>
        <w:ind w:firstLine="0"/>
        <w:jc w:val="left"/>
      </w:pPr>
      <w:r w:rsidRPr="00057E6F">
        <w:t xml:space="preserve">BAILON, Mark </w:t>
      </w:r>
      <w:r>
        <w:t>R.</w:t>
      </w:r>
      <w:r w:rsidRPr="00057E6F">
        <w:t xml:space="preserve"> M.</w:t>
      </w:r>
      <w:r w:rsidR="0000102B">
        <w:t xml:space="preserve"> et al.</w:t>
      </w:r>
      <w:r w:rsidRPr="00057E6F">
        <w:t xml:space="preserve"> </w:t>
      </w:r>
      <w:r w:rsidRPr="00057E6F">
        <w:rPr>
          <w:b/>
          <w:bCs/>
        </w:rPr>
        <w:t>Filipino to chinese speech-to-speech translator using neural network with database system</w:t>
      </w:r>
      <w:r w:rsidRPr="00057E6F">
        <w:t>. International Journal of Emerging Trends in Engineering Research, [S. l.], v. 7, n. 9, p. 276–282, 2019.</w:t>
      </w:r>
    </w:p>
    <w:p w14:paraId="0061017C" w14:textId="248298DD" w:rsidR="00391E9F" w:rsidRDefault="00391E9F" w:rsidP="00163B38">
      <w:pPr>
        <w:pStyle w:val="TF-TEXTO"/>
        <w:spacing w:before="0" w:line="240" w:lineRule="auto"/>
        <w:ind w:firstLine="0"/>
        <w:jc w:val="left"/>
      </w:pPr>
    </w:p>
    <w:p w14:paraId="412F0D36" w14:textId="31EDF7FF" w:rsidR="00391E9F" w:rsidRPr="00057E6F" w:rsidRDefault="00391E9F" w:rsidP="00163B38">
      <w:pPr>
        <w:pStyle w:val="TF-TEXTO"/>
        <w:spacing w:before="0" w:line="240" w:lineRule="auto"/>
        <w:ind w:firstLine="0"/>
        <w:jc w:val="left"/>
      </w:pPr>
      <w:r w:rsidRPr="00391E9F">
        <w:t xml:space="preserve">BARDAKCI, Salih. </w:t>
      </w:r>
      <w:r w:rsidRPr="00391E9F">
        <w:rPr>
          <w:b/>
          <w:bCs/>
        </w:rPr>
        <w:t xml:space="preserve">Exploring </w:t>
      </w:r>
      <w:r>
        <w:rPr>
          <w:b/>
          <w:bCs/>
        </w:rPr>
        <w:t>H</w:t>
      </w:r>
      <w:r w:rsidRPr="00391E9F">
        <w:rPr>
          <w:b/>
          <w:bCs/>
        </w:rPr>
        <w:t xml:space="preserve">igh </w:t>
      </w:r>
      <w:r>
        <w:rPr>
          <w:b/>
          <w:bCs/>
        </w:rPr>
        <w:t>S</w:t>
      </w:r>
      <w:r w:rsidRPr="00391E9F">
        <w:rPr>
          <w:b/>
          <w:bCs/>
        </w:rPr>
        <w:t xml:space="preserve">chool </w:t>
      </w:r>
      <w:r>
        <w:rPr>
          <w:b/>
          <w:bCs/>
        </w:rPr>
        <w:t>S</w:t>
      </w:r>
      <w:r w:rsidRPr="00391E9F">
        <w:rPr>
          <w:b/>
          <w:bCs/>
        </w:rPr>
        <w:t xml:space="preserve">tudents’ </w:t>
      </w:r>
      <w:r>
        <w:rPr>
          <w:b/>
          <w:bCs/>
        </w:rPr>
        <w:t>E</w:t>
      </w:r>
      <w:r w:rsidRPr="00391E9F">
        <w:rPr>
          <w:b/>
          <w:bCs/>
        </w:rPr>
        <w:t xml:space="preserve">ducational use of </w:t>
      </w:r>
      <w:r>
        <w:rPr>
          <w:b/>
          <w:bCs/>
        </w:rPr>
        <w:t>Y</w:t>
      </w:r>
      <w:r w:rsidRPr="00391E9F">
        <w:rPr>
          <w:b/>
          <w:bCs/>
        </w:rPr>
        <w:t>outube</w:t>
      </w:r>
      <w:r w:rsidRPr="00391E9F">
        <w:t>. International Review of Research in Open and Distance Learning, [S. l.], v. 20, n. 2, p. 260–278, 2019.</w:t>
      </w:r>
    </w:p>
    <w:p w14:paraId="6FDA2509" w14:textId="77777777" w:rsidR="00057E6F" w:rsidRDefault="00057E6F" w:rsidP="00163B38">
      <w:pPr>
        <w:pStyle w:val="TF-TEXTO"/>
        <w:spacing w:before="0" w:line="240" w:lineRule="auto"/>
        <w:ind w:firstLine="0"/>
        <w:jc w:val="left"/>
        <w:rPr>
          <w:b/>
          <w:bCs/>
        </w:rPr>
      </w:pPr>
    </w:p>
    <w:p w14:paraId="43D7B625" w14:textId="646FE3FF" w:rsidR="00667F5B" w:rsidRDefault="00057E6F" w:rsidP="00163B38">
      <w:pPr>
        <w:pStyle w:val="TF-TEXTO"/>
        <w:spacing w:before="0" w:line="240" w:lineRule="auto"/>
        <w:ind w:firstLine="0"/>
        <w:jc w:val="left"/>
      </w:pPr>
      <w:r w:rsidRPr="00057E6F">
        <w:t xml:space="preserve">BARROZO, Ligia </w:t>
      </w:r>
      <w:r>
        <w:t>V.</w:t>
      </w:r>
      <w:r w:rsidRPr="00057E6F">
        <w:t>; SERAFIM, Mirela B</w:t>
      </w:r>
      <w:r>
        <w:t>.</w:t>
      </w:r>
      <w:r w:rsidRPr="00057E6F">
        <w:t>; MORAES, Sara L</w:t>
      </w:r>
      <w:r>
        <w:t>.</w:t>
      </w:r>
      <w:r w:rsidRPr="00057E6F">
        <w:t xml:space="preserve"> </w:t>
      </w:r>
      <w:r>
        <w:t>d</w:t>
      </w:r>
      <w:r w:rsidRPr="00057E6F">
        <w:t xml:space="preserve">e; MANSUR, Giselle. </w:t>
      </w:r>
      <w:r w:rsidR="0000102B">
        <w:rPr>
          <w:b/>
          <w:bCs/>
        </w:rPr>
        <w:t xml:space="preserve">Monitoramento Espaço-Temporal das </w:t>
      </w:r>
      <w:r w:rsidR="00CD0287">
        <w:rPr>
          <w:b/>
          <w:bCs/>
        </w:rPr>
        <w:t>Á</w:t>
      </w:r>
      <w:r w:rsidR="0000102B">
        <w:rPr>
          <w:b/>
          <w:bCs/>
        </w:rPr>
        <w:t xml:space="preserve">rea de </w:t>
      </w:r>
      <w:r w:rsidR="00CD0287">
        <w:rPr>
          <w:b/>
          <w:bCs/>
        </w:rPr>
        <w:t>A</w:t>
      </w:r>
      <w:r w:rsidR="0000102B">
        <w:rPr>
          <w:b/>
          <w:bCs/>
        </w:rPr>
        <w:t xml:space="preserve">lto </w:t>
      </w:r>
      <w:r w:rsidR="00CD0287">
        <w:rPr>
          <w:b/>
          <w:bCs/>
        </w:rPr>
        <w:t>R</w:t>
      </w:r>
      <w:r w:rsidR="0000102B">
        <w:rPr>
          <w:b/>
          <w:bCs/>
        </w:rPr>
        <w:t xml:space="preserve">isco de COVID-19 nos </w:t>
      </w:r>
      <w:r w:rsidR="00CD0287">
        <w:rPr>
          <w:b/>
          <w:bCs/>
        </w:rPr>
        <w:t>M</w:t>
      </w:r>
      <w:r w:rsidR="0000102B">
        <w:rPr>
          <w:b/>
          <w:bCs/>
        </w:rPr>
        <w:t>unicípios do Brasil</w:t>
      </w:r>
      <w:r w:rsidR="0000102B">
        <w:t>.</w:t>
      </w:r>
      <w:r w:rsidRPr="00057E6F">
        <w:t xml:space="preserve"> Hygeia - Revista Brasileira de Geografia Médica e da Saúde, [S. l.], p. 417–425, 2020.</w:t>
      </w:r>
    </w:p>
    <w:p w14:paraId="6B8E1EFC" w14:textId="35FC0531" w:rsidR="00057E6F" w:rsidRDefault="00057E6F" w:rsidP="00163B38">
      <w:pPr>
        <w:pStyle w:val="TF-TEXTO"/>
        <w:spacing w:before="0" w:line="240" w:lineRule="auto"/>
        <w:ind w:firstLine="0"/>
        <w:jc w:val="left"/>
      </w:pPr>
    </w:p>
    <w:p w14:paraId="205FF0CF" w14:textId="037D7D8E" w:rsidR="00057E6F" w:rsidRDefault="00057E6F" w:rsidP="00163B38">
      <w:pPr>
        <w:pStyle w:val="TF-TEXTO"/>
        <w:spacing w:before="0" w:line="240" w:lineRule="auto"/>
        <w:ind w:firstLine="0"/>
        <w:jc w:val="left"/>
      </w:pPr>
      <w:r w:rsidRPr="00057E6F">
        <w:t xml:space="preserve">BIØRN-HANSEN, Andreas; MAJCHRZAK, Tim A.; GRØNLI, Tor </w:t>
      </w:r>
      <w:r>
        <w:t>M</w:t>
      </w:r>
      <w:r w:rsidRPr="00057E6F">
        <w:t xml:space="preserve">. </w:t>
      </w:r>
      <w:r w:rsidRPr="00057E6F">
        <w:rPr>
          <w:b/>
          <w:bCs/>
        </w:rPr>
        <w:t>Progressive web apps: The possibleweb-native unifier for mobile development</w:t>
      </w:r>
      <w:r w:rsidRPr="00057E6F">
        <w:t>. In: WEBIST 2017</w:t>
      </w:r>
      <w:r w:rsidR="00556473">
        <w:t xml:space="preserve"> - </w:t>
      </w:r>
      <w:r w:rsidR="00556473" w:rsidRPr="00556473">
        <w:t>Proceedings of the 13th International Conference on Web Information Systems and Technologies</w:t>
      </w:r>
      <w:r w:rsidRPr="00057E6F">
        <w:t xml:space="preserve"> 2017, Anais [...]. [s.l: s.n.]</w:t>
      </w:r>
      <w:r>
        <w:t>.</w:t>
      </w:r>
    </w:p>
    <w:p w14:paraId="4A0F41A9" w14:textId="292D69B1" w:rsidR="00057E6F" w:rsidRDefault="00057E6F" w:rsidP="00163B38">
      <w:pPr>
        <w:pStyle w:val="TF-TEXTO"/>
        <w:spacing w:before="0" w:line="240" w:lineRule="auto"/>
        <w:ind w:firstLine="0"/>
        <w:jc w:val="left"/>
      </w:pPr>
    </w:p>
    <w:p w14:paraId="4E3C7B40" w14:textId="27BFA5F0" w:rsidR="000C6F80" w:rsidRDefault="000C6F80" w:rsidP="00163B38">
      <w:pPr>
        <w:pStyle w:val="TF-TEXTO"/>
        <w:spacing w:before="0" w:line="240" w:lineRule="auto"/>
        <w:ind w:firstLine="0"/>
        <w:jc w:val="left"/>
      </w:pPr>
      <w:r>
        <w:t xml:space="preserve">BROOKS, Richard. </w:t>
      </w:r>
      <w:r w:rsidRPr="000C6F80">
        <w:rPr>
          <w:b/>
          <w:bCs/>
        </w:rPr>
        <w:t>11 Google Translate Facts You Should Know</w:t>
      </w:r>
      <w:r>
        <w:t xml:space="preserve">. </w:t>
      </w:r>
      <w:r w:rsidR="00DD4B36">
        <w:t xml:space="preserve">K International, 02 mai. 2016. Disponível em: </w:t>
      </w:r>
      <w:r w:rsidR="00DD4B36" w:rsidRPr="00DD4B36">
        <w:t>https://k-international.com/blog/google-translate-facts/</w:t>
      </w:r>
      <w:r w:rsidR="00DD4B36">
        <w:t>. Acesso em: 14 out. 2020.</w:t>
      </w:r>
    </w:p>
    <w:p w14:paraId="1F321093" w14:textId="77777777" w:rsidR="000C6F80" w:rsidRPr="00667F5B" w:rsidRDefault="000C6F80" w:rsidP="00163B38">
      <w:pPr>
        <w:pStyle w:val="TF-TEXTO"/>
        <w:spacing w:before="0" w:line="240" w:lineRule="auto"/>
        <w:ind w:firstLine="0"/>
        <w:jc w:val="left"/>
      </w:pPr>
    </w:p>
    <w:p w14:paraId="06032675" w14:textId="5E45B3AD" w:rsidR="00F040FF" w:rsidRDefault="00F040FF" w:rsidP="00163B38">
      <w:pPr>
        <w:pStyle w:val="TF-TEXTO"/>
        <w:spacing w:before="0" w:line="240" w:lineRule="auto"/>
        <w:ind w:firstLine="0"/>
        <w:jc w:val="left"/>
      </w:pPr>
      <w:r w:rsidRPr="00F040FF">
        <w:t xml:space="preserve">COSTA, Simone </w:t>
      </w:r>
      <w:r w:rsidR="00D701AA">
        <w:t>E.</w:t>
      </w:r>
      <w:r w:rsidRPr="00F040FF">
        <w:t xml:space="preserve"> </w:t>
      </w:r>
      <w:r w:rsidR="00667F5B">
        <w:t>d</w:t>
      </w:r>
      <w:r w:rsidRPr="00F040FF">
        <w:t xml:space="preserve">a. </w:t>
      </w:r>
      <w:r w:rsidRPr="004068BB">
        <w:rPr>
          <w:b/>
          <w:bCs/>
        </w:rPr>
        <w:t>iLibras como facilitador na comunicação do surdo</w:t>
      </w:r>
      <w:r w:rsidRPr="00F040FF">
        <w:t>:</w:t>
      </w:r>
      <w:r w:rsidR="004068BB">
        <w:t xml:space="preserve"> </w:t>
      </w:r>
      <w:r w:rsidRPr="00F040FF">
        <w:t>Desenvolvimento de um recurso colaborativo de tecnologia assistiva. 2018. 263 f.</w:t>
      </w:r>
      <w:r w:rsidR="004068BB">
        <w:t xml:space="preserve"> </w:t>
      </w:r>
      <w:r w:rsidR="002B0167">
        <w:t>Dissertação (Mestrado) – Centro de Ciências Tecnológicas, Universidade do Estado de Santa Catarina, 2018.</w:t>
      </w:r>
    </w:p>
    <w:p w14:paraId="438C45FD" w14:textId="0D44D80A" w:rsidR="00E539F4" w:rsidRDefault="00E539F4" w:rsidP="00163B38">
      <w:pPr>
        <w:pStyle w:val="TF-TEXTO"/>
        <w:spacing w:before="0" w:line="240" w:lineRule="auto"/>
        <w:ind w:firstLine="0"/>
        <w:jc w:val="left"/>
      </w:pPr>
    </w:p>
    <w:p w14:paraId="2520B1B4" w14:textId="343AD664" w:rsidR="00057E6F" w:rsidRDefault="00057E6F" w:rsidP="00163B38">
      <w:pPr>
        <w:pStyle w:val="TF-TEXTO"/>
        <w:spacing w:before="0" w:line="240" w:lineRule="auto"/>
        <w:ind w:firstLine="0"/>
        <w:jc w:val="left"/>
      </w:pPr>
      <w:r w:rsidRPr="00057E6F">
        <w:t xml:space="preserve">DESLANDES, Suely </w:t>
      </w:r>
      <w:r>
        <w:t>F.</w:t>
      </w:r>
      <w:r w:rsidRPr="00057E6F">
        <w:t xml:space="preserve">; COUTINHO, Tiago. </w:t>
      </w:r>
      <w:r w:rsidRPr="00057E6F">
        <w:rPr>
          <w:b/>
          <w:bCs/>
        </w:rPr>
        <w:t>The intensive use of the internet by children and adolescents in the context of COVID-19 and the risks for self-inflicted violence</w:t>
      </w:r>
      <w:r w:rsidRPr="00057E6F">
        <w:t>. Ci</w:t>
      </w:r>
      <w:r>
        <w:t>ê</w:t>
      </w:r>
      <w:r w:rsidRPr="00057E6F">
        <w:t>ncia e Sa</w:t>
      </w:r>
      <w:r>
        <w:t>ú</w:t>
      </w:r>
      <w:r w:rsidRPr="00057E6F">
        <w:t>de Coletiva, [S. l.], v. 25, p. 2479–2486, 2020.</w:t>
      </w:r>
    </w:p>
    <w:p w14:paraId="686BBEFF" w14:textId="34A62092" w:rsidR="0075268F" w:rsidRDefault="0075268F" w:rsidP="00163B38">
      <w:pPr>
        <w:pStyle w:val="TF-TEXTO"/>
        <w:spacing w:before="0" w:line="240" w:lineRule="auto"/>
        <w:ind w:firstLine="0"/>
        <w:jc w:val="left"/>
      </w:pPr>
    </w:p>
    <w:p w14:paraId="643C5DF3" w14:textId="2DA868B8" w:rsidR="00100CDC" w:rsidRDefault="00100CDC" w:rsidP="00163B38">
      <w:pPr>
        <w:pStyle w:val="TF-TEXTO"/>
        <w:spacing w:before="0" w:line="240" w:lineRule="auto"/>
        <w:ind w:firstLine="0"/>
        <w:jc w:val="left"/>
      </w:pPr>
      <w:r w:rsidRPr="00100CDC">
        <w:t xml:space="preserve">DOHERTY, Stephen. </w:t>
      </w:r>
      <w:r w:rsidRPr="00100CDC">
        <w:rPr>
          <w:b/>
          <w:bCs/>
        </w:rPr>
        <w:t>The impact of translation technologies on the process and product of translation</w:t>
      </w:r>
      <w:r w:rsidRPr="00100CDC">
        <w:t>. International Journal of Communication, [S. l.], v. 10, 2016.</w:t>
      </w:r>
    </w:p>
    <w:p w14:paraId="7475FA0C" w14:textId="77777777" w:rsidR="00100CDC" w:rsidRDefault="00100CDC" w:rsidP="00163B38">
      <w:pPr>
        <w:pStyle w:val="TF-TEXTO"/>
        <w:spacing w:before="0" w:line="240" w:lineRule="auto"/>
        <w:ind w:firstLine="0"/>
        <w:jc w:val="left"/>
      </w:pPr>
    </w:p>
    <w:p w14:paraId="6EC0067E" w14:textId="6CDA1B32" w:rsidR="0033633C" w:rsidRDefault="0033633C" w:rsidP="00163B38">
      <w:pPr>
        <w:pStyle w:val="TF-TEXTO"/>
        <w:spacing w:before="0" w:line="240" w:lineRule="auto"/>
        <w:ind w:firstLine="0"/>
        <w:jc w:val="left"/>
      </w:pPr>
      <w:r w:rsidRPr="0033633C">
        <w:t xml:space="preserve">GOOGLE. Material Design. </w:t>
      </w:r>
      <w:r w:rsidRPr="0033633C">
        <w:rPr>
          <w:b/>
          <w:bCs/>
        </w:rPr>
        <w:t>Introduction</w:t>
      </w:r>
      <w:r w:rsidRPr="0033633C">
        <w:t>. [S.l.], 2019. Disponível em: https://material.io/design/introduction/. Acesso em: 22 nov. 2020.</w:t>
      </w:r>
    </w:p>
    <w:p w14:paraId="6209D677" w14:textId="77777777" w:rsidR="0033633C" w:rsidRDefault="0033633C" w:rsidP="00163B38">
      <w:pPr>
        <w:pStyle w:val="TF-TEXTO"/>
        <w:spacing w:before="0" w:line="240" w:lineRule="auto"/>
        <w:ind w:firstLine="0"/>
        <w:jc w:val="left"/>
      </w:pPr>
    </w:p>
    <w:p w14:paraId="49861F0A" w14:textId="558EFD07" w:rsidR="00576429" w:rsidRDefault="00576429" w:rsidP="00163B38">
      <w:pPr>
        <w:pStyle w:val="TF-TEXTO"/>
        <w:spacing w:before="0" w:line="240" w:lineRule="auto"/>
        <w:ind w:firstLine="0"/>
        <w:jc w:val="left"/>
      </w:pPr>
      <w:r w:rsidRPr="00576429">
        <w:t xml:space="preserve">HAMID, Saima; MIR, Mohammad </w:t>
      </w:r>
      <w:r>
        <w:t>Y.</w:t>
      </w:r>
      <w:r w:rsidRPr="00576429">
        <w:t xml:space="preserve">; ROHELA, Gulab K. </w:t>
      </w:r>
      <w:r w:rsidRPr="00576429">
        <w:rPr>
          <w:b/>
          <w:bCs/>
        </w:rPr>
        <w:t>Novel coronavirus disease (COVID-19): a pandemic (epidemiology, pathogenesis and potential therapeutics)</w:t>
      </w:r>
      <w:r>
        <w:t xml:space="preserve">. </w:t>
      </w:r>
      <w:r w:rsidRPr="00576429">
        <w:t>New Microbes and New Infections, 2020.</w:t>
      </w:r>
    </w:p>
    <w:p w14:paraId="446A024D" w14:textId="633C17B5" w:rsidR="00576429" w:rsidRDefault="00576429" w:rsidP="00163B38">
      <w:pPr>
        <w:pStyle w:val="TF-TEXTO"/>
        <w:spacing w:before="0" w:line="240" w:lineRule="auto"/>
        <w:ind w:firstLine="0"/>
        <w:jc w:val="left"/>
      </w:pPr>
    </w:p>
    <w:p w14:paraId="51F0A968" w14:textId="76A27AD4" w:rsidR="006448F2" w:rsidRDefault="00151333" w:rsidP="00163B38">
      <w:pPr>
        <w:pStyle w:val="TF-TEXTO"/>
        <w:spacing w:before="0" w:line="240" w:lineRule="auto"/>
        <w:ind w:firstLine="0"/>
        <w:jc w:val="left"/>
      </w:pPr>
      <w:r>
        <w:t xml:space="preserve">IBGE. </w:t>
      </w:r>
      <w:r w:rsidRPr="00151333">
        <w:rPr>
          <w:b/>
          <w:bCs/>
        </w:rPr>
        <w:t>Acesso à internet e à televisão e posse de telefone móvel celular para uso pessoal: 2016</w:t>
      </w:r>
      <w:r>
        <w:t>. Rio de Janeiro: IBGE, 2018.</w:t>
      </w:r>
    </w:p>
    <w:p w14:paraId="754DB233" w14:textId="12A78E28" w:rsidR="00151333" w:rsidRDefault="00151333" w:rsidP="00163B38">
      <w:pPr>
        <w:pStyle w:val="TF-TEXTO"/>
        <w:spacing w:before="0" w:line="240" w:lineRule="auto"/>
        <w:ind w:firstLine="0"/>
        <w:jc w:val="left"/>
      </w:pPr>
    </w:p>
    <w:p w14:paraId="41054456" w14:textId="4213C441" w:rsidR="004C2B64" w:rsidRDefault="004C2B64" w:rsidP="00163B38">
      <w:pPr>
        <w:pStyle w:val="TF-TEXTO"/>
        <w:spacing w:before="0" w:line="240" w:lineRule="auto"/>
        <w:ind w:firstLine="0"/>
        <w:jc w:val="left"/>
      </w:pPr>
      <w:r w:rsidRPr="004C2B64">
        <w:t xml:space="preserve">KHECHINE, Hager; LAKHAL, Sawsen. </w:t>
      </w:r>
      <w:r w:rsidRPr="004C2B64">
        <w:rPr>
          <w:b/>
          <w:bCs/>
        </w:rPr>
        <w:t>Technology as a double-edged sword: From behavior prediction with UTAUT to students’ outcomes considering personal characteristics</w:t>
      </w:r>
      <w:r w:rsidRPr="004C2B64">
        <w:t>. Journal of Information Technology Education: Research, [S. l.], v. 17, p. 63–102, 2018.</w:t>
      </w:r>
    </w:p>
    <w:p w14:paraId="71274BCD" w14:textId="6B2EB68B" w:rsidR="004C2B64" w:rsidRDefault="004C2B64" w:rsidP="00163B38">
      <w:pPr>
        <w:pStyle w:val="TF-TEXTO"/>
        <w:spacing w:before="0" w:line="240" w:lineRule="auto"/>
        <w:ind w:firstLine="0"/>
        <w:jc w:val="left"/>
      </w:pPr>
    </w:p>
    <w:p w14:paraId="7A1DE8BB" w14:textId="4568551B" w:rsidR="006973AB" w:rsidRDefault="006973AB" w:rsidP="00163B38">
      <w:pPr>
        <w:pStyle w:val="TF-TEXTO"/>
        <w:spacing w:before="0" w:line="240" w:lineRule="auto"/>
        <w:ind w:firstLine="0"/>
        <w:jc w:val="left"/>
      </w:pPr>
      <w:r w:rsidRPr="006973AB">
        <w:t xml:space="preserve">KURNIAWAN, Antonius A. </w:t>
      </w:r>
      <w:r w:rsidRPr="006973AB">
        <w:rPr>
          <w:b/>
          <w:bCs/>
        </w:rPr>
        <w:t>Analisis Performa Progressive Web Application (PWA) Pada Perangkat Mobile</w:t>
      </w:r>
      <w:r w:rsidRPr="006973AB">
        <w:t>. Jurnal Ilmiah Informatika Komputer, [S. l.], v. 25, n. 1, 2020.</w:t>
      </w:r>
    </w:p>
    <w:p w14:paraId="1B83FEC7" w14:textId="77777777" w:rsidR="006973AB" w:rsidRDefault="006973AB" w:rsidP="00163B38">
      <w:pPr>
        <w:pStyle w:val="TF-TEXTO"/>
        <w:spacing w:before="0" w:line="240" w:lineRule="auto"/>
        <w:ind w:firstLine="0"/>
        <w:jc w:val="left"/>
      </w:pPr>
    </w:p>
    <w:p w14:paraId="020BC0C0" w14:textId="4927430B" w:rsidR="00576429" w:rsidRDefault="00576429" w:rsidP="00163B38">
      <w:pPr>
        <w:pStyle w:val="TF-TEXTO"/>
        <w:spacing w:before="0" w:line="240" w:lineRule="auto"/>
        <w:ind w:firstLine="0"/>
        <w:jc w:val="left"/>
      </w:pPr>
      <w:r w:rsidRPr="00576429">
        <w:t xml:space="preserve">LAKOMKIN, Egor; MAGG, Sven; WEBER, Cornelius; WERMTER, Stefan. </w:t>
      </w:r>
      <w:r w:rsidRPr="00576429">
        <w:rPr>
          <w:b/>
          <w:bCs/>
        </w:rPr>
        <w:t>KT-Speech-Crawler: Automatic dataset construction for speech recognition from YouTube videos</w:t>
      </w:r>
      <w:r w:rsidRPr="00576429">
        <w:t>.</w:t>
      </w:r>
      <w:r>
        <w:t xml:space="preserve"> </w:t>
      </w:r>
      <w:r w:rsidRPr="00576429">
        <w:t xml:space="preserve">EMNLP 2018 - </w:t>
      </w:r>
      <w:r w:rsidR="00E143CE" w:rsidRPr="00E143CE">
        <w:t>Conference on Empirical Methods in Natural Language Processing: System Demonstrations, Proceedings</w:t>
      </w:r>
      <w:r w:rsidRPr="00576429">
        <w:t xml:space="preserve"> 2018</w:t>
      </w:r>
      <w:r>
        <w:t>.</w:t>
      </w:r>
    </w:p>
    <w:p w14:paraId="27C02723" w14:textId="21920058" w:rsidR="00576429" w:rsidRDefault="00576429" w:rsidP="00163B38">
      <w:pPr>
        <w:pStyle w:val="TF-TEXTO"/>
        <w:spacing w:before="0" w:line="240" w:lineRule="auto"/>
        <w:ind w:firstLine="0"/>
        <w:jc w:val="left"/>
      </w:pPr>
    </w:p>
    <w:p w14:paraId="7923EEE8" w14:textId="7206745E" w:rsidR="00027C22" w:rsidRDefault="00027C22" w:rsidP="00163B38">
      <w:pPr>
        <w:pStyle w:val="TF-TEXTO"/>
        <w:spacing w:before="0" w:line="240" w:lineRule="auto"/>
        <w:ind w:firstLine="0"/>
        <w:jc w:val="left"/>
      </w:pPr>
      <w:r w:rsidRPr="00027C22">
        <w:t xml:space="preserve">MAIA, Maria </w:t>
      </w:r>
      <w:r>
        <w:t>A.</w:t>
      </w:r>
      <w:r w:rsidRPr="00027C22">
        <w:t xml:space="preserve"> </w:t>
      </w:r>
      <w:r>
        <w:t>Q.</w:t>
      </w:r>
      <w:r w:rsidRPr="00027C22">
        <w:t>; BARBOSA, Ricardo</w:t>
      </w:r>
      <w:r>
        <w:t xml:space="preserve"> R.</w:t>
      </w:r>
      <w:r w:rsidRPr="00027C22">
        <w:t xml:space="preserve">; WILLIAMS, Peter. </w:t>
      </w:r>
      <w:r w:rsidRPr="00027C22">
        <w:rPr>
          <w:b/>
          <w:bCs/>
        </w:rPr>
        <w:t>Usabilidade e experiência do usuário de sistemas de informação: em busca de limites e relações</w:t>
      </w:r>
      <w:r w:rsidRPr="00027C22">
        <w:t>. Ciência da Informação em Revista, [S. l.], v. 6, n. 3, 2020.</w:t>
      </w:r>
    </w:p>
    <w:p w14:paraId="49830D1A" w14:textId="77777777" w:rsidR="00027C22" w:rsidRDefault="00027C22" w:rsidP="00163B38">
      <w:pPr>
        <w:pStyle w:val="TF-TEXTO"/>
        <w:spacing w:before="0" w:line="240" w:lineRule="auto"/>
        <w:ind w:firstLine="0"/>
        <w:jc w:val="left"/>
      </w:pPr>
    </w:p>
    <w:p w14:paraId="2139BE27" w14:textId="3CEDCE1D" w:rsidR="001D2FC9" w:rsidRDefault="00622EC4" w:rsidP="00DB59EC">
      <w:pPr>
        <w:pStyle w:val="TF-TEXTO"/>
        <w:spacing w:before="0" w:line="240" w:lineRule="auto"/>
        <w:ind w:firstLine="0"/>
        <w:jc w:val="left"/>
      </w:pPr>
      <w:r w:rsidRPr="00622EC4">
        <w:t xml:space="preserve">MALIK, Haroon; TIAN, Zifeng. </w:t>
      </w:r>
      <w:r w:rsidRPr="005602F8">
        <w:rPr>
          <w:b/>
          <w:bCs/>
        </w:rPr>
        <w:t>A Framework for Collecting YouTube Meta-Data</w:t>
      </w:r>
      <w:r w:rsidRPr="00622EC4">
        <w:t xml:space="preserve">. In: </w:t>
      </w:r>
      <w:r w:rsidR="005602F8">
        <w:t>Procedia Computer Science</w:t>
      </w:r>
      <w:r w:rsidRPr="00622EC4">
        <w:t xml:space="preserve"> 2017, Anais [...]. : Elsevier B.V., 2017. p. 194–201.</w:t>
      </w:r>
    </w:p>
    <w:p w14:paraId="2FA3C4A0" w14:textId="77777777" w:rsidR="001D2FC9" w:rsidRDefault="001D2FC9" w:rsidP="00163B38">
      <w:pPr>
        <w:pStyle w:val="TF-TEXTO"/>
        <w:spacing w:before="0" w:line="240" w:lineRule="auto"/>
        <w:ind w:firstLine="0"/>
        <w:jc w:val="left"/>
      </w:pPr>
    </w:p>
    <w:p w14:paraId="219312D6" w14:textId="7E5AD54A" w:rsidR="00576429" w:rsidRDefault="00576429" w:rsidP="00163B38">
      <w:pPr>
        <w:pStyle w:val="TF-TEXTO"/>
        <w:spacing w:before="0" w:line="240" w:lineRule="auto"/>
        <w:ind w:firstLine="0"/>
        <w:jc w:val="left"/>
      </w:pPr>
      <w:r w:rsidRPr="00576429">
        <w:t xml:space="preserve">NAGUMO, Estevon; TELES, Lúcio </w:t>
      </w:r>
      <w:r>
        <w:t>F.</w:t>
      </w:r>
      <w:r w:rsidRPr="00576429">
        <w:t xml:space="preserve">; SILVA, Lucélia </w:t>
      </w:r>
      <w:r>
        <w:t>d</w:t>
      </w:r>
      <w:r w:rsidRPr="00576429">
        <w:t xml:space="preserve">e A. </w:t>
      </w:r>
      <w:r w:rsidRPr="00576429">
        <w:rPr>
          <w:b/>
          <w:bCs/>
        </w:rPr>
        <w:t>A utilização de vídeos do Youtube como suporte ao processo de aprendizagem (Using Youtube videos to support the learning process)</w:t>
      </w:r>
      <w:r w:rsidRPr="00576429">
        <w:t>. Revista Eletrônica de Educação, [S. l.], v. 14, p. 3757008, 2020.</w:t>
      </w:r>
    </w:p>
    <w:p w14:paraId="0208BE9A" w14:textId="716BEA41" w:rsidR="00576429" w:rsidRDefault="00576429" w:rsidP="00163B38">
      <w:pPr>
        <w:pStyle w:val="TF-TEXTO"/>
        <w:spacing w:before="0" w:line="240" w:lineRule="auto"/>
        <w:ind w:firstLine="0"/>
        <w:jc w:val="left"/>
      </w:pPr>
    </w:p>
    <w:p w14:paraId="5406C150" w14:textId="15879639" w:rsidR="00B129FC" w:rsidRDefault="00B129FC" w:rsidP="00163B38">
      <w:pPr>
        <w:pStyle w:val="TF-TEXTO"/>
        <w:spacing w:before="0" w:line="240" w:lineRule="auto"/>
        <w:ind w:firstLine="0"/>
        <w:jc w:val="left"/>
      </w:pPr>
      <w:r w:rsidRPr="00B129FC">
        <w:t xml:space="preserve">PHUONG, Nguyen </w:t>
      </w:r>
      <w:r>
        <w:t>H</w:t>
      </w:r>
      <w:r w:rsidRPr="00B129FC">
        <w:t xml:space="preserve">. </w:t>
      </w:r>
      <w:r w:rsidRPr="00B129FC">
        <w:rPr>
          <w:b/>
          <w:bCs/>
        </w:rPr>
        <w:t>Progressive Web App in Enhancing App Experience: life care insurance claim application</w:t>
      </w:r>
      <w:r w:rsidRPr="00B129FC">
        <w:t>. 2019. 82 f. TCC (Graduação) - Information Technology, Vaasan Ammattikorkeakoulu University Of Applied Sciences, Vaasa, 2019.</w:t>
      </w:r>
    </w:p>
    <w:p w14:paraId="1A309AA8" w14:textId="77777777" w:rsidR="00B129FC" w:rsidRDefault="00B129FC" w:rsidP="00163B38">
      <w:pPr>
        <w:pStyle w:val="TF-TEXTO"/>
        <w:spacing w:before="0" w:line="240" w:lineRule="auto"/>
        <w:ind w:firstLine="0"/>
        <w:jc w:val="left"/>
      </w:pPr>
    </w:p>
    <w:p w14:paraId="35C6F600" w14:textId="4B39CFCB" w:rsidR="00576429" w:rsidRDefault="00576429" w:rsidP="00163B38">
      <w:pPr>
        <w:pStyle w:val="TF-TEXTO"/>
        <w:spacing w:before="0" w:line="240" w:lineRule="auto"/>
        <w:ind w:firstLine="0"/>
        <w:jc w:val="left"/>
      </w:pPr>
      <w:r w:rsidRPr="00576429">
        <w:t>SHARMA, Varsha</w:t>
      </w:r>
      <w:r w:rsidR="009E2E7D">
        <w:t xml:space="preserve"> et al</w:t>
      </w:r>
      <w:r w:rsidRPr="00576429">
        <w:t xml:space="preserve">. </w:t>
      </w:r>
      <w:r w:rsidRPr="00130671">
        <w:rPr>
          <w:b/>
          <w:bCs/>
        </w:rPr>
        <w:t>Progressive Web App (PWA) - One Stop Solution for All Application Development Across All Platforms</w:t>
      </w:r>
      <w:r w:rsidRPr="00576429">
        <w:t>. International Journal of Scientific Research in Computer Science, Engineering and Information Technology, [S. l.], p. 1120–1122, 2019.</w:t>
      </w:r>
    </w:p>
    <w:p w14:paraId="7A5C6D62" w14:textId="5AC094D2" w:rsidR="00576429" w:rsidRDefault="00576429" w:rsidP="00163B38">
      <w:pPr>
        <w:pStyle w:val="TF-TEXTO"/>
        <w:spacing w:before="0" w:line="240" w:lineRule="auto"/>
        <w:ind w:firstLine="0"/>
        <w:jc w:val="left"/>
      </w:pPr>
    </w:p>
    <w:p w14:paraId="6EDA75B7" w14:textId="6CF751CF" w:rsidR="00D701AA" w:rsidRDefault="00D701AA" w:rsidP="00163B38">
      <w:pPr>
        <w:pStyle w:val="TF-TEXTO"/>
        <w:spacing w:before="0" w:line="240" w:lineRule="auto"/>
        <w:ind w:firstLine="0"/>
        <w:jc w:val="left"/>
      </w:pPr>
      <w:r>
        <w:t xml:space="preserve">SILVA, Carlos E. da; FERNANDES, Lincoln P. </w:t>
      </w:r>
      <w:r w:rsidRPr="00F34941">
        <w:rPr>
          <w:b/>
          <w:bCs/>
        </w:rPr>
        <w:t>Introducing COPA-Trad version 2.0 a parallel corpus-based system for translation research, teaching and practice</w:t>
      </w:r>
      <w:r>
        <w:t xml:space="preserve">. </w:t>
      </w:r>
      <w:r w:rsidRPr="00F34941">
        <w:t>Ilha do Desterro</w:t>
      </w:r>
      <w:r>
        <w:t xml:space="preserve">, </w:t>
      </w:r>
      <w:r>
        <w:rPr>
          <w:i/>
          <w:iCs/>
        </w:rPr>
        <w:t>[S. l.]</w:t>
      </w:r>
      <w:r>
        <w:t>, v. 73, n. 1, 2020.</w:t>
      </w:r>
    </w:p>
    <w:p w14:paraId="128BCD81" w14:textId="77777777" w:rsidR="00D701AA" w:rsidRDefault="00D701AA" w:rsidP="00163B38">
      <w:pPr>
        <w:pStyle w:val="TF-TEXTO"/>
        <w:spacing w:before="0" w:line="240" w:lineRule="auto"/>
        <w:ind w:firstLine="0"/>
        <w:jc w:val="left"/>
      </w:pPr>
    </w:p>
    <w:p w14:paraId="05D544A0" w14:textId="34C5CEE2" w:rsidR="00316DA5" w:rsidRDefault="00316DA5" w:rsidP="00163B38">
      <w:pPr>
        <w:pStyle w:val="TF-TEXTO"/>
        <w:spacing w:before="0" w:line="240" w:lineRule="auto"/>
        <w:ind w:firstLine="0"/>
        <w:jc w:val="left"/>
      </w:pPr>
      <w:r w:rsidRPr="00316DA5">
        <w:t xml:space="preserve">SILVA, Jonathas </w:t>
      </w:r>
      <w:r>
        <w:t>K.</w:t>
      </w:r>
      <w:r w:rsidRPr="00316DA5">
        <w:t xml:space="preserve">; TIOSSO, Fernando. </w:t>
      </w:r>
      <w:r w:rsidRPr="00316DA5">
        <w:rPr>
          <w:b/>
          <w:bCs/>
        </w:rPr>
        <w:t>Revisão Bibliográfica sobre Conceito de Progressive Web Applications (PWA)</w:t>
      </w:r>
      <w:r w:rsidRPr="00316DA5">
        <w:t>. Revista Interface Tecnológica, [S. l.], v. 17, n. 1, p. 53–64, 2020.</w:t>
      </w:r>
    </w:p>
    <w:p w14:paraId="2BA5EFCF" w14:textId="77777777" w:rsidR="00316DA5" w:rsidRDefault="00316DA5" w:rsidP="00163B38">
      <w:pPr>
        <w:pStyle w:val="TF-TEXTO"/>
        <w:spacing w:before="0" w:line="240" w:lineRule="auto"/>
        <w:ind w:firstLine="0"/>
        <w:jc w:val="left"/>
      </w:pPr>
    </w:p>
    <w:p w14:paraId="5EB3F9A9" w14:textId="56784C5E" w:rsidR="00130671" w:rsidRDefault="00130671" w:rsidP="00163B38">
      <w:pPr>
        <w:pStyle w:val="TF-TEXTO"/>
        <w:spacing w:before="0" w:line="240" w:lineRule="auto"/>
        <w:ind w:firstLine="0"/>
        <w:jc w:val="left"/>
      </w:pPr>
      <w:r w:rsidRPr="00130671">
        <w:t xml:space="preserve">TORRES, Cecília </w:t>
      </w:r>
      <w:r>
        <w:t>V.</w:t>
      </w:r>
      <w:r w:rsidRPr="00130671">
        <w:t xml:space="preserve"> et al. </w:t>
      </w:r>
      <w:r w:rsidRPr="00130671">
        <w:rPr>
          <w:b/>
          <w:bCs/>
        </w:rPr>
        <w:t>DESENVOLVIMENTO MOBILE COM ENFOQUE ACESSÍVEL: O DESIGN NA MEDIAÇÃO DA INCLUSÃO</w:t>
      </w:r>
      <w:r w:rsidRPr="00130671">
        <w:t>. Human Factors in Design, [S. l.], v. 7, n. 13, p. 85–101, 2018.</w:t>
      </w:r>
    </w:p>
    <w:p w14:paraId="2338CFCF" w14:textId="77777777" w:rsidR="00130671" w:rsidRDefault="00130671" w:rsidP="00163B38">
      <w:pPr>
        <w:pStyle w:val="TF-TEXTO"/>
        <w:spacing w:before="0" w:line="240" w:lineRule="auto"/>
        <w:ind w:firstLine="0"/>
        <w:jc w:val="left"/>
      </w:pPr>
    </w:p>
    <w:p w14:paraId="067B0266" w14:textId="6016A0D1" w:rsidR="00130671" w:rsidRDefault="00130671" w:rsidP="00163B38">
      <w:pPr>
        <w:pStyle w:val="TF-TEXTO"/>
        <w:spacing w:before="0" w:line="240" w:lineRule="auto"/>
        <w:ind w:firstLine="0"/>
        <w:jc w:val="left"/>
      </w:pPr>
      <w:r w:rsidRPr="00130671">
        <w:t xml:space="preserve">UKO, Victor </w:t>
      </w:r>
      <w:r>
        <w:t>S.</w:t>
      </w:r>
      <w:r w:rsidRPr="00130671">
        <w:t xml:space="preserve">; DUBUKUMAH, Gachada </w:t>
      </w:r>
      <w:r>
        <w:t>B.</w:t>
      </w:r>
      <w:r w:rsidRPr="00130671">
        <w:t xml:space="preserve">; AYOSUBOMI, Ibrahim K. </w:t>
      </w:r>
      <w:r w:rsidRPr="00130671">
        <w:rPr>
          <w:b/>
          <w:bCs/>
        </w:rPr>
        <w:t>Microcontroller Based Speech to Text Translation System</w:t>
      </w:r>
      <w:r w:rsidRPr="00130671">
        <w:t>. European Journal of Engineering Research and Science, [S. l.], v. 4, n. 12, p. 149–154, 2019.</w:t>
      </w:r>
    </w:p>
    <w:p w14:paraId="5F2456A1" w14:textId="630C0237" w:rsidR="00130671" w:rsidRDefault="00130671" w:rsidP="00163B38">
      <w:pPr>
        <w:pStyle w:val="TF-TEXTO"/>
        <w:spacing w:before="0" w:line="240" w:lineRule="auto"/>
        <w:ind w:firstLine="0"/>
        <w:jc w:val="left"/>
      </w:pPr>
    </w:p>
    <w:p w14:paraId="14E9EFEF" w14:textId="4CD9B43B" w:rsidR="00667FD6" w:rsidRDefault="00130671" w:rsidP="00163B38">
      <w:pPr>
        <w:pStyle w:val="TF-TEXTO"/>
        <w:spacing w:before="0" w:line="240" w:lineRule="auto"/>
        <w:ind w:firstLine="0"/>
        <w:jc w:val="left"/>
      </w:pPr>
      <w:r w:rsidRPr="00130671">
        <w:t xml:space="preserve">XAVIER, Marcelle </w:t>
      </w:r>
      <w:r>
        <w:t>B.</w:t>
      </w:r>
      <w:r w:rsidRPr="00130671">
        <w:t xml:space="preserve">; CARVALHO, Francisco </w:t>
      </w:r>
      <w:r>
        <w:t>d</w:t>
      </w:r>
      <w:r w:rsidRPr="00130671">
        <w:t>os S</w:t>
      </w:r>
      <w:r>
        <w:t>.</w:t>
      </w:r>
      <w:r w:rsidRPr="00130671">
        <w:t xml:space="preserve">; CARVALHO, Mauro </w:t>
      </w:r>
      <w:r>
        <w:t>d</w:t>
      </w:r>
      <w:r w:rsidRPr="00130671">
        <w:t>os</w:t>
      </w:r>
      <w:r>
        <w:t xml:space="preserve"> S.</w:t>
      </w:r>
      <w:r w:rsidRPr="00130671">
        <w:t xml:space="preserve">; MORAES, Juliana </w:t>
      </w:r>
      <w:r>
        <w:t>M.</w:t>
      </w:r>
      <w:r w:rsidRPr="00130671">
        <w:t xml:space="preserve"> </w:t>
      </w:r>
      <w:r>
        <w:t>d</w:t>
      </w:r>
      <w:r w:rsidRPr="00130671">
        <w:t xml:space="preserve">e. </w:t>
      </w:r>
      <w:r w:rsidRPr="00130671">
        <w:rPr>
          <w:b/>
          <w:bCs/>
        </w:rPr>
        <w:t>Identidade Surda: Uma Análise dos Discursos de Professores Surdos e Ouvintes no Youtube / Deaf Identity: An Analysis of the Discourses of Deaf Teachers and Listeners on Youtube</w:t>
      </w:r>
      <w:r w:rsidRPr="00130671">
        <w:t>. ID on line REVISTA DE PSICOLOGIA, [S. l.], v. 13, n. 45, 2019.</w:t>
      </w:r>
    </w:p>
    <w:bookmarkEnd w:id="65"/>
    <w:p w14:paraId="56359980" w14:textId="12012B5F" w:rsidR="00F83A19" w:rsidRDefault="00451B94" w:rsidP="00F83A19">
      <w:pPr>
        <w:pStyle w:val="TF-refernciasbibliogrficasTTULO"/>
      </w:pPr>
      <w:r>
        <w:t xml:space="preserve"> </w:t>
      </w:r>
      <w:r w:rsidR="00F83A19">
        <w:t>ASSINATURAS</w:t>
      </w:r>
    </w:p>
    <w:p w14:paraId="614EA2CF" w14:textId="77777777" w:rsidR="00F83A19" w:rsidRDefault="00F83A19" w:rsidP="00F83A19">
      <w:pPr>
        <w:pStyle w:val="TF-LEGENDA"/>
      </w:pPr>
      <w:r>
        <w:t>(Atenção: todas as folhas devem estar rubricadas)</w:t>
      </w:r>
    </w:p>
    <w:p w14:paraId="125E3F91" w14:textId="77777777" w:rsidR="00712E8D" w:rsidRPr="00CE5492" w:rsidRDefault="00712E8D" w:rsidP="00CE5492">
      <w:pPr>
        <w:pStyle w:val="TF-TEXTOQUADRO"/>
      </w:pPr>
    </w:p>
    <w:p w14:paraId="4FB48333" w14:textId="77777777" w:rsidR="00F83A19" w:rsidRDefault="00F83A19" w:rsidP="00F83A19">
      <w:pPr>
        <w:pStyle w:val="TF-LEGENDA"/>
      </w:pPr>
    </w:p>
    <w:p w14:paraId="5B1A251A" w14:textId="77777777" w:rsidR="00F83A19" w:rsidRDefault="00F83A19" w:rsidP="00F83A19">
      <w:pPr>
        <w:pStyle w:val="TF-LEGENDA"/>
      </w:pPr>
      <w:r>
        <w:t>Assinatura do(a) Aluno(a): _____________________________________________________</w:t>
      </w:r>
    </w:p>
    <w:p w14:paraId="150E2DAA" w14:textId="44B95499" w:rsidR="00F83A19" w:rsidRDefault="00F83A19" w:rsidP="00F83A19">
      <w:pPr>
        <w:pStyle w:val="TF-LEGENDA"/>
      </w:pPr>
    </w:p>
    <w:p w14:paraId="14EF50E5" w14:textId="77777777" w:rsidR="00712E8D" w:rsidRPr="00CE5492" w:rsidRDefault="00712E8D" w:rsidP="00CE5492">
      <w:pPr>
        <w:pStyle w:val="TF-TEXTOQUADRO"/>
      </w:pPr>
    </w:p>
    <w:p w14:paraId="3774E105" w14:textId="51E99B80" w:rsidR="00F83A19" w:rsidRDefault="00F83A19" w:rsidP="00CE5492">
      <w:pPr>
        <w:pStyle w:val="TF-LEGENDA"/>
        <w:jc w:val="left"/>
      </w:pPr>
      <w:r>
        <w:t>Assinatura do(a) Orientador(a): ________________________________________________</w:t>
      </w:r>
    </w:p>
    <w:p w14:paraId="440DB2B0" w14:textId="77777777" w:rsidR="00712E8D" w:rsidRPr="00CE5492" w:rsidRDefault="00712E8D" w:rsidP="00CE5492">
      <w:pPr>
        <w:pStyle w:val="TF-TEXTOQUADRO"/>
      </w:pPr>
    </w:p>
    <w:p w14:paraId="23F9A762" w14:textId="77777777" w:rsidR="00F83A19" w:rsidRDefault="00F83A19" w:rsidP="00F83A19">
      <w:pPr>
        <w:pStyle w:val="TF-LEGENDA"/>
      </w:pPr>
    </w:p>
    <w:p w14:paraId="3B971EDD" w14:textId="77777777" w:rsidR="00F83A19" w:rsidRDefault="00F83A19" w:rsidP="00F83A19">
      <w:pPr>
        <w:pStyle w:val="TF-LEGENDA"/>
      </w:pPr>
      <w:r>
        <w:t>Assinatura do(a) Coorientador(a) (se houver): ______________________________________</w:t>
      </w:r>
    </w:p>
    <w:p w14:paraId="075C0617" w14:textId="77777777" w:rsidR="007222F7" w:rsidRPr="007222F7" w:rsidRDefault="007222F7" w:rsidP="007222F7">
      <w:pPr>
        <w:pStyle w:val="TF-TEXTOQUADRO"/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212"/>
      </w:tblGrid>
      <w:tr w:rsidR="007222F7" w14:paraId="017AA1AA" w14:textId="77777777" w:rsidTr="00DF6ED2">
        <w:tc>
          <w:tcPr>
            <w:tcW w:w="9212" w:type="dxa"/>
            <w:shd w:val="clear" w:color="auto" w:fill="auto"/>
          </w:tcPr>
          <w:p w14:paraId="70624F68" w14:textId="77777777" w:rsidR="007222F7" w:rsidRDefault="007222F7" w:rsidP="00DF6ED2">
            <w:pPr>
              <w:jc w:val="center"/>
            </w:pPr>
            <w:r>
              <w:t>Observações do orientador em relação a itens não atendidos do pré-projeto (se houver):</w:t>
            </w:r>
          </w:p>
          <w:p w14:paraId="2F6B8979" w14:textId="77777777" w:rsidR="00712E8D" w:rsidRDefault="00712E8D" w:rsidP="00AC5A50"/>
          <w:p w14:paraId="2666BFCF" w14:textId="4ED92C29" w:rsidR="00712E8D" w:rsidRDefault="00712E8D" w:rsidP="00AC5A50"/>
          <w:p w14:paraId="7C7FF110" w14:textId="535000A7" w:rsidR="00712E8D" w:rsidRDefault="00712E8D" w:rsidP="00AC5A50"/>
          <w:p w14:paraId="3F35DAAA" w14:textId="77777777" w:rsidR="00712E8D" w:rsidRDefault="00712E8D" w:rsidP="00CE5492"/>
          <w:p w14:paraId="34AA39DD" w14:textId="77777777" w:rsidR="007222F7" w:rsidRDefault="007222F7" w:rsidP="00CE5492"/>
        </w:tc>
      </w:tr>
    </w:tbl>
    <w:p w14:paraId="70BA9A94" w14:textId="77777777" w:rsidR="00F255FC" w:rsidRDefault="00F255FC" w:rsidP="006448F2">
      <w:pPr>
        <w:pStyle w:val="TF-LEGENDA"/>
        <w:jc w:val="left"/>
      </w:pPr>
    </w:p>
    <w:p w14:paraId="41C9084A" w14:textId="77777777" w:rsidR="00320BFA" w:rsidRDefault="00320BFA" w:rsidP="006448F2">
      <w:pPr>
        <w:pStyle w:val="TF-LEGENDA"/>
        <w:jc w:val="left"/>
        <w:sectPr w:rsidR="00320BFA" w:rsidSect="00F31359">
          <w:headerReference w:type="default" r:id="rId19"/>
          <w:headerReference w:type="first" r:id="rId20"/>
          <w:pgSz w:w="11907" w:h="16840" w:code="9"/>
          <w:pgMar w:top="1701" w:right="1134" w:bottom="1134" w:left="1701" w:header="720" w:footer="720" w:gutter="0"/>
          <w:pgNumType w:start="1"/>
          <w:cols w:space="708"/>
          <w:titlePg/>
          <w:docGrid w:linePitch="360"/>
        </w:sectPr>
      </w:pPr>
    </w:p>
    <w:p w14:paraId="7BBFD06F" w14:textId="391D55EB" w:rsidR="0000224C" w:rsidRPr="00320BFA" w:rsidRDefault="0000224C" w:rsidP="0000224C">
      <w:pPr>
        <w:pStyle w:val="TF-xAvalTTULO"/>
      </w:pPr>
      <w:r w:rsidRPr="00320BFA">
        <w:lastRenderedPageBreak/>
        <w:t>FORMULÁRIO  DE  avaliação</w:t>
      </w:r>
      <w:r w:rsidR="006E25D2">
        <w:t xml:space="preserve"> </w:t>
      </w:r>
      <w:r w:rsidRPr="00320BFA">
        <w:t xml:space="preserve">– PROFESSOR </w:t>
      </w:r>
      <w:r>
        <w:t>AVALIADOR</w:t>
      </w:r>
    </w:p>
    <w:p w14:paraId="08AC34EE" w14:textId="77777777" w:rsidR="0000224C" w:rsidRPr="00320BFA" w:rsidRDefault="0000224C" w:rsidP="0000224C">
      <w:pPr>
        <w:pStyle w:val="TF-xAvalLINHA"/>
      </w:pPr>
      <w:r w:rsidRPr="00320BFA">
        <w:t>Acadêmico(a):</w:t>
      </w:r>
      <w:r w:rsidRPr="00320BFA">
        <w:tab/>
      </w:r>
    </w:p>
    <w:p w14:paraId="517732A7" w14:textId="22E17170" w:rsidR="0000224C" w:rsidRPr="00320BFA" w:rsidRDefault="0000224C" w:rsidP="0000224C">
      <w:pPr>
        <w:pStyle w:val="TF-xAvalLINHA"/>
      </w:pPr>
      <w:r w:rsidRPr="00320BFA">
        <w:t>Avaliador(a):</w:t>
      </w:r>
      <w:r w:rsidRPr="00320BFA">
        <w:tab/>
      </w:r>
      <w:r w:rsidR="00E76518">
        <w:t>Luciana Pereira de Araújo Kohler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38"/>
        <w:gridCol w:w="7087"/>
        <w:gridCol w:w="444"/>
        <w:gridCol w:w="551"/>
        <w:gridCol w:w="492"/>
      </w:tblGrid>
      <w:tr w:rsidR="0000224C" w:rsidRPr="00320BFA" w14:paraId="6CD2EF47" w14:textId="77777777" w:rsidTr="0000224C">
        <w:trPr>
          <w:cantSplit/>
          <w:trHeight w:val="1071"/>
          <w:jc w:val="center"/>
        </w:trPr>
        <w:tc>
          <w:tcPr>
            <w:tcW w:w="4193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4DF003D" w14:textId="77777777" w:rsidR="0000224C" w:rsidRPr="00320BFA" w:rsidRDefault="0000224C" w:rsidP="0000224C">
            <w:pPr>
              <w:pStyle w:val="TF-xAvalITEMTABELA"/>
            </w:pPr>
            <w:r w:rsidRPr="00320BFA">
              <w:t>ASPECTOS   AVALIADOS</w:t>
            </w:r>
            <w:r>
              <w:rPr>
                <w:vertAlign w:val="superscript"/>
              </w:rPr>
              <w:t>1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5A19209D" w14:textId="77777777" w:rsidR="0000224C" w:rsidRPr="00320BFA" w:rsidRDefault="0000224C" w:rsidP="000A19DE">
            <w:pPr>
              <w:pStyle w:val="TF-xAvalITEMTABELA"/>
            </w:pPr>
            <w:r w:rsidRPr="00320BFA">
              <w:t>atende</w:t>
            </w: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11051BED" w14:textId="77777777" w:rsidR="0000224C" w:rsidRPr="00320BFA" w:rsidRDefault="0000224C" w:rsidP="000A19DE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0C0D145D" w14:textId="77777777" w:rsidR="0000224C" w:rsidRPr="00320BFA" w:rsidRDefault="0000224C" w:rsidP="000A19DE">
            <w:pPr>
              <w:pStyle w:val="TF-xAvalITEMTABELA"/>
            </w:pPr>
            <w:r w:rsidRPr="00320BFA">
              <w:t>não atende</w:t>
            </w:r>
          </w:p>
        </w:tc>
      </w:tr>
      <w:tr w:rsidR="0000224C" w:rsidRPr="00320BFA" w14:paraId="6AFB8426" w14:textId="77777777" w:rsidTr="0000224C">
        <w:trPr>
          <w:cantSplit/>
          <w:trHeight w:val="319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7332592C" w14:textId="77777777" w:rsidR="0000224C" w:rsidRPr="0000224C" w:rsidRDefault="0000224C" w:rsidP="000A19DE">
            <w:pPr>
              <w:pStyle w:val="TF-xAvalITEMTABELA"/>
            </w:pPr>
            <w:r w:rsidRPr="00530350">
              <w:t>ASPECTOS TÉCNICOS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93D9DA" w14:textId="77777777" w:rsidR="0000224C" w:rsidRPr="00320BFA" w:rsidRDefault="0000224C" w:rsidP="0000224C">
            <w:pPr>
              <w:pStyle w:val="TF-xAvalITEM"/>
              <w:numPr>
                <w:ilvl w:val="0"/>
                <w:numId w:val="18"/>
              </w:numPr>
            </w:pPr>
            <w:r w:rsidRPr="00320BFA">
              <w:t>INTRODUÇÃO</w:t>
            </w:r>
          </w:p>
          <w:p w14:paraId="5C197D8D" w14:textId="77777777" w:rsidR="0000224C" w:rsidRPr="00320BFA" w:rsidRDefault="0000224C" w:rsidP="000A19DE">
            <w:pPr>
              <w:pStyle w:val="TF-xAvalITEMDETALHE"/>
            </w:pPr>
            <w:r w:rsidRPr="00320BFA">
              <w:t>O tema de pesquisa está devidamente contextualizado/delimitado?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F25FB7" w14:textId="3DC9A423" w:rsidR="0000224C" w:rsidRPr="00320BFA" w:rsidRDefault="00E76518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4ED2FC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C00EFC8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5767346F" w14:textId="77777777" w:rsidTr="0000224C">
        <w:trPr>
          <w:cantSplit/>
          <w:trHeight w:val="245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E09A45C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F32F51" w14:textId="77777777" w:rsidR="0000224C" w:rsidRPr="00320BFA" w:rsidRDefault="0000224C" w:rsidP="000A19DE">
            <w:pPr>
              <w:pStyle w:val="TF-xAvalITEMDETALHE"/>
            </w:pPr>
            <w:r w:rsidRPr="00320BFA">
              <w:t>O problema está claramente formulado?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6B24B9" w14:textId="7BAAB35E" w:rsidR="0000224C" w:rsidRPr="00320BFA" w:rsidRDefault="00E76518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6C8F11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AB9726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673EC73F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D535DB1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3E2132" w14:textId="77777777" w:rsidR="0000224C" w:rsidRPr="00320BFA" w:rsidRDefault="0000224C" w:rsidP="000A19DE">
            <w:pPr>
              <w:pStyle w:val="TF-xAvalITEM"/>
            </w:pPr>
            <w:r w:rsidRPr="00320BFA">
              <w:t>OBJETIVOS</w:t>
            </w:r>
          </w:p>
          <w:p w14:paraId="548C6975" w14:textId="77777777" w:rsidR="0000224C" w:rsidRPr="00320BFA" w:rsidRDefault="0000224C" w:rsidP="000A19DE">
            <w:pPr>
              <w:pStyle w:val="TF-xAvalITEMDETALHE"/>
            </w:pPr>
            <w:r w:rsidRPr="00320BFA">
              <w:t>O objetivo principal está claramente definido e é passível de ser alcançado?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B695BB" w14:textId="5EB0297D" w:rsidR="0000224C" w:rsidRPr="00320BFA" w:rsidRDefault="00E76518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9AF3CF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F8833FA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42D4A654" w14:textId="77777777" w:rsidTr="0000224C">
        <w:trPr>
          <w:cantSplit/>
          <w:trHeight w:val="130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E6EBC63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3E0F83" w14:textId="77777777" w:rsidR="0000224C" w:rsidRPr="00320BFA" w:rsidRDefault="0000224C" w:rsidP="000A19DE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5DDA5" w14:textId="2734827E" w:rsidR="0000224C" w:rsidRPr="00320BFA" w:rsidRDefault="00E76518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74E09A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3D94FBD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1BE84D52" w14:textId="77777777" w:rsidTr="0000224C">
        <w:trPr>
          <w:cantSplit/>
          <w:trHeight w:val="413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2FDC5D8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9BEDCD" w14:textId="77777777" w:rsidR="0000224C" w:rsidRPr="00320BFA" w:rsidRDefault="0000224C" w:rsidP="000A19DE">
            <w:pPr>
              <w:pStyle w:val="TF-xAvalITEM"/>
            </w:pPr>
            <w:r w:rsidRPr="00320BFA">
              <w:t>TRABALHOS CORRELATOS</w:t>
            </w:r>
          </w:p>
          <w:p w14:paraId="54FE8E8A" w14:textId="77777777" w:rsidR="0000224C" w:rsidRPr="00320BFA" w:rsidRDefault="0000224C" w:rsidP="000A19DE">
            <w:pPr>
              <w:pStyle w:val="TF-xAvalITEMDETALHE"/>
            </w:pPr>
            <w:r w:rsidRPr="00320BFA">
              <w:t>São apresentados trabalhos correlatos, bem como descritas as principais funcionalidades e os pontos fortes e fracos?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AF1F65" w14:textId="247EECB3" w:rsidR="0000224C" w:rsidRPr="00320BFA" w:rsidRDefault="00E76518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5448AD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574C64C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70A92C1B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9EAF212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55679F" w14:textId="77777777" w:rsidR="0000224C" w:rsidRPr="00320BFA" w:rsidRDefault="0000224C" w:rsidP="000A19DE">
            <w:pPr>
              <w:pStyle w:val="TF-xAvalITEM"/>
            </w:pPr>
            <w:r w:rsidRPr="00320BFA">
              <w:t>JUSTIFICATIVA</w:t>
            </w:r>
          </w:p>
          <w:p w14:paraId="3874F263" w14:textId="77777777" w:rsidR="0000224C" w:rsidRPr="00320BFA" w:rsidRDefault="0000224C" w:rsidP="000A19DE">
            <w:pPr>
              <w:pStyle w:val="TF-xAvalITEMDETALHE"/>
            </w:pPr>
            <w:r w:rsidRPr="00320BFA">
              <w:t>Foi apresentado e discutido um quadro relacionando os trabalhos correlatos e suas principais funcionalidades com a proposta apresentada?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839F92" w14:textId="47401528" w:rsidR="0000224C" w:rsidRPr="00320BFA" w:rsidRDefault="00E76518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8D9B8D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8953F45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15D9C32A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50DF32F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3710CB" w14:textId="77777777" w:rsidR="0000224C" w:rsidRPr="00320BFA" w:rsidRDefault="0000224C" w:rsidP="000A19DE">
            <w:pPr>
              <w:pStyle w:val="TF-xAvalITEMDETALHE"/>
            </w:pPr>
            <w:r w:rsidRPr="00320BFA">
              <w:t>São apresentados argumentos científicos, técnicos ou metodológicos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8BF080" w14:textId="344B4919" w:rsidR="0000224C" w:rsidRPr="00320BFA" w:rsidRDefault="00E76518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960D2F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0847DC5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17478F98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E20D881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1EBA2F" w14:textId="77777777" w:rsidR="0000224C" w:rsidRPr="00320BFA" w:rsidRDefault="0000224C" w:rsidP="000A19DE">
            <w:pPr>
              <w:pStyle w:val="TF-xAvalITEMDETALHE"/>
            </w:pPr>
            <w:r w:rsidRPr="00320BFA">
              <w:t>São apresentadas as contribuições teóricas, práticas ou sociais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D97771" w14:textId="0078678B" w:rsidR="0000224C" w:rsidRPr="00320BFA" w:rsidRDefault="00E76518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C7DFC6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9E091D5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415307BF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F5C6D52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DAB7FC" w14:textId="77777777" w:rsidR="0000224C" w:rsidRPr="00320BFA" w:rsidRDefault="0000224C" w:rsidP="000A19DE">
            <w:pPr>
              <w:pStyle w:val="TF-xAvalITEM"/>
            </w:pPr>
            <w:r w:rsidRPr="00320BFA">
              <w:t>REQUISITOS PRINCIPAIS DO PROBLEMA A SER TRABALHADO</w:t>
            </w:r>
          </w:p>
          <w:p w14:paraId="6CD1062D" w14:textId="77777777" w:rsidR="0000224C" w:rsidRPr="00320BFA" w:rsidRDefault="0000224C" w:rsidP="000A19DE">
            <w:pPr>
              <w:pStyle w:val="TF-xAvalITEMDETALHE"/>
            </w:pPr>
            <w:r w:rsidRPr="00320BFA">
              <w:t xml:space="preserve">Os requisitos funcionais e não funcionais foram claramente descritos? 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E6DF11" w14:textId="2987F4D3" w:rsidR="0000224C" w:rsidRPr="00320BFA" w:rsidRDefault="00E76518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084640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D7BCC21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0FBE6F66" w14:textId="77777777" w:rsidTr="0000224C">
        <w:trPr>
          <w:cantSplit/>
          <w:trHeight w:val="447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95D0AAC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6F2B9E" w14:textId="77777777" w:rsidR="0000224C" w:rsidRPr="00320BFA" w:rsidRDefault="0000224C" w:rsidP="000A19DE">
            <w:pPr>
              <w:pStyle w:val="TF-xAvalITEM"/>
            </w:pPr>
            <w:r w:rsidRPr="00320BFA">
              <w:t>METODOLOGIA</w:t>
            </w:r>
          </w:p>
          <w:p w14:paraId="50E94302" w14:textId="77777777" w:rsidR="0000224C" w:rsidRPr="00320BFA" w:rsidRDefault="0000224C" w:rsidP="000A19DE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BC9240" w14:textId="5FC80796" w:rsidR="0000224C" w:rsidRPr="00320BFA" w:rsidRDefault="00E76518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4351A8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1A05A8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1BA92FB1" w14:textId="77777777" w:rsidTr="0000224C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7C45AEC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E0D26B" w14:textId="77777777" w:rsidR="0000224C" w:rsidRPr="00320BFA" w:rsidRDefault="0000224C" w:rsidP="000A19DE">
            <w:pPr>
              <w:pStyle w:val="TF-xAvalITEMDETALHE"/>
            </w:pPr>
            <w:r w:rsidRPr="00320BFA">
              <w:t>Os métodos, recursos e o cronograma estão devidamente apresentados e são compatíveis com a metodologia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F54609" w14:textId="33BE607A" w:rsidR="0000224C" w:rsidRPr="00320BFA" w:rsidRDefault="00E76518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8CA815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818D4D0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52D0F781" w14:textId="77777777" w:rsidTr="0000224C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4976401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E457DF" w14:textId="77777777" w:rsidR="0000224C" w:rsidRPr="00320BFA" w:rsidRDefault="0000224C" w:rsidP="000A19DE">
            <w:pPr>
              <w:pStyle w:val="TF-xAvalITEM"/>
            </w:pPr>
            <w:r w:rsidRPr="00320BFA">
              <w:t>REVISÃO BIBLIOGRÁFICA</w:t>
            </w:r>
            <w:r w:rsidR="006E25D2">
              <w:t xml:space="preserve"> (atenção para a diferença de conteúdo entre projeto e pré-projeto)</w:t>
            </w:r>
          </w:p>
          <w:p w14:paraId="190BFA3A" w14:textId="77777777" w:rsidR="0000224C" w:rsidRPr="00320BFA" w:rsidRDefault="0000224C" w:rsidP="000A19DE">
            <w:pPr>
              <w:pStyle w:val="TF-xAvalITEMDETALHE"/>
            </w:pPr>
            <w:r w:rsidRPr="00320BFA">
              <w:t>Os assuntos apresentados são suficientes e têm relação com o tema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8B526B" w14:textId="1715A096" w:rsidR="0000224C" w:rsidRPr="00320BFA" w:rsidRDefault="00E76518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E5BA6C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A2D9C46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480391BC" w14:textId="77777777" w:rsidTr="0000224C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5B3F40B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53A61E37" w14:textId="77777777" w:rsidR="0000224C" w:rsidRPr="00320BFA" w:rsidRDefault="0000224C" w:rsidP="000A19DE">
            <w:pPr>
              <w:pStyle w:val="TF-xAvalITEMDETALHE"/>
            </w:pPr>
            <w:r w:rsidRPr="00320BFA">
              <w:t>As referências contemplam adequadamente os assuntos abordados (são indicadas obras atualizadas e as mais importantes da área)?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26E2041E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47C4A819" w14:textId="63B44DB2" w:rsidR="0000224C" w:rsidRPr="00320BFA" w:rsidRDefault="00E76518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5E719F92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061840B1" w14:textId="77777777" w:rsidTr="0000224C">
        <w:trPr>
          <w:cantSplit/>
          <w:trHeight w:val="451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4BFAB023" w14:textId="77777777" w:rsidR="0000224C" w:rsidRPr="0000224C" w:rsidRDefault="0000224C" w:rsidP="000A19DE">
            <w:pPr>
              <w:pStyle w:val="TF-xAvalITEMTABELA"/>
            </w:pPr>
            <w:r w:rsidRPr="0000224C">
              <w:t>ASPECTOS METODOLÓGICOS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441C8F" w14:textId="77777777" w:rsidR="0000224C" w:rsidRPr="00320BFA" w:rsidRDefault="0000224C" w:rsidP="000A19DE">
            <w:pPr>
              <w:pStyle w:val="TF-xAvalITEM"/>
            </w:pPr>
            <w:r w:rsidRPr="00320BFA">
              <w:t>LINGUAGEM USADA (redação)</w:t>
            </w:r>
          </w:p>
          <w:p w14:paraId="2F087EBB" w14:textId="77777777" w:rsidR="0000224C" w:rsidRPr="00320BFA" w:rsidRDefault="0000224C" w:rsidP="000A19DE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F28B3F" w14:textId="0971897E" w:rsidR="0000224C" w:rsidRPr="00320BFA" w:rsidRDefault="00E76518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D4DC62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317760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5218160F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B767EB8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3BE8506E" w14:textId="77777777" w:rsidR="0000224C" w:rsidRPr="00320BFA" w:rsidRDefault="0000224C" w:rsidP="000A19DE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5A6261E7" w14:textId="2628E1F7" w:rsidR="0000224C" w:rsidRPr="00320BFA" w:rsidRDefault="00E76518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0B52C1DF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00E45185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</w:tbl>
    <w:p w14:paraId="011326E1" w14:textId="77777777" w:rsidR="0000224C" w:rsidRDefault="0000224C" w:rsidP="0000224C">
      <w:pPr>
        <w:pStyle w:val="TF-xAvalTTULO"/>
      </w:pPr>
    </w:p>
    <w:p w14:paraId="56C7341E" w14:textId="77777777" w:rsidR="0000224C" w:rsidRDefault="0000224C" w:rsidP="0000224C">
      <w:pPr>
        <w:pStyle w:val="TF-xAvalTTULO"/>
      </w:pPr>
      <w:r w:rsidRPr="00320BFA">
        <w:t xml:space="preserve">PARECER – PROFESSOR </w:t>
      </w:r>
      <w:r>
        <w:t>AVALIADOR</w:t>
      </w:r>
      <w:r w:rsidRPr="00320BFA">
        <w:t>:</w:t>
      </w:r>
    </w:p>
    <w:p w14:paraId="33274D73" w14:textId="77777777" w:rsidR="006E25D2" w:rsidRPr="003F5F25" w:rsidRDefault="006E25D2" w:rsidP="0000224C">
      <w:pPr>
        <w:pStyle w:val="TF-xAvalTTULO"/>
        <w:rPr>
          <w:b/>
        </w:rPr>
      </w:pPr>
      <w:r w:rsidRPr="003F5F25">
        <w:rPr>
          <w:b/>
        </w:rPr>
        <w:t>(preencher apenas no projeto)</w:t>
      </w:r>
    </w:p>
    <w:tbl>
      <w:tblPr>
        <w:tblW w:w="916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23"/>
        <w:gridCol w:w="3646"/>
        <w:gridCol w:w="4199"/>
      </w:tblGrid>
      <w:tr w:rsidR="0000224C" w:rsidRPr="0000224C" w14:paraId="19A47A50" w14:textId="77777777" w:rsidTr="0000224C">
        <w:trPr>
          <w:cantSplit/>
          <w:jc w:val="center"/>
        </w:trPr>
        <w:tc>
          <w:tcPr>
            <w:tcW w:w="9163" w:type="dxa"/>
            <w:gridSpan w:val="3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hideMark/>
          </w:tcPr>
          <w:p w14:paraId="05D2FEF6" w14:textId="77777777" w:rsidR="0000224C" w:rsidRPr="0000224C" w:rsidRDefault="0000224C" w:rsidP="0000224C">
            <w:pPr>
              <w:keepNext w:val="0"/>
              <w:keepLines w:val="0"/>
              <w:spacing w:before="60"/>
              <w:jc w:val="both"/>
              <w:rPr>
                <w:sz w:val="18"/>
              </w:rPr>
            </w:pPr>
            <w:r w:rsidRPr="0000224C">
              <w:rPr>
                <w:sz w:val="18"/>
              </w:rPr>
              <w:t>O projeto de TCC ser</w:t>
            </w:r>
            <w:r w:rsidR="00A21708">
              <w:rPr>
                <w:sz w:val="18"/>
              </w:rPr>
              <w:t xml:space="preserve"> </w:t>
            </w:r>
            <w:r w:rsidRPr="0000224C">
              <w:rPr>
                <w:sz w:val="18"/>
              </w:rPr>
              <w:t>deverá ser revisado, isto é, necessita de complementação, se:</w:t>
            </w:r>
          </w:p>
          <w:p w14:paraId="0A8BD01A" w14:textId="77777777" w:rsidR="0000224C" w:rsidRPr="0000224C" w:rsidRDefault="0000224C" w:rsidP="0000224C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00224C">
              <w:rPr>
                <w:sz w:val="18"/>
              </w:rPr>
              <w:t>qualquer um dos itens tiver resposta NÃO ATENDE;</w:t>
            </w:r>
          </w:p>
          <w:p w14:paraId="30BB39C8" w14:textId="77777777" w:rsidR="0000224C" w:rsidRPr="0000224C" w:rsidRDefault="0000224C" w:rsidP="0000224C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00224C">
              <w:rPr>
                <w:sz w:val="18"/>
              </w:rPr>
              <w:t xml:space="preserve">pelo menos </w:t>
            </w:r>
            <w:r w:rsidRPr="0000224C">
              <w:rPr>
                <w:b/>
                <w:sz w:val="18"/>
              </w:rPr>
              <w:t>5</w:t>
            </w:r>
            <w:r w:rsidRPr="0000224C">
              <w:rPr>
                <w:b/>
                <w:bCs/>
                <w:sz w:val="18"/>
              </w:rPr>
              <w:t xml:space="preserve"> (cinco)</w:t>
            </w:r>
            <w:r w:rsidRPr="0000224C">
              <w:rPr>
                <w:sz w:val="18"/>
              </w:rPr>
              <w:t xml:space="preserve"> tiverem resposta ATENDE PARCIALMENTE.</w:t>
            </w:r>
          </w:p>
        </w:tc>
      </w:tr>
      <w:tr w:rsidR="0000224C" w:rsidRPr="0000224C" w14:paraId="4AF6F570" w14:textId="77777777" w:rsidTr="0000224C">
        <w:trPr>
          <w:cantSplit/>
          <w:jc w:val="center"/>
        </w:trPr>
        <w:tc>
          <w:tcPr>
            <w:tcW w:w="1322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hideMark/>
          </w:tcPr>
          <w:p w14:paraId="55F4FB92" w14:textId="77777777" w:rsidR="0000224C" w:rsidRPr="0000224C" w:rsidRDefault="0000224C" w:rsidP="0000224C">
            <w:pPr>
              <w:keepNext w:val="0"/>
              <w:keepLines w:val="0"/>
              <w:spacing w:before="60" w:after="60"/>
              <w:rPr>
                <w:sz w:val="18"/>
              </w:rPr>
            </w:pPr>
            <w:r w:rsidRPr="0000224C">
              <w:rPr>
                <w:b/>
                <w:bCs/>
                <w:sz w:val="20"/>
              </w:rPr>
              <w:t>PARECER</w:t>
            </w:r>
            <w:r w:rsidRPr="0000224C">
              <w:rPr>
                <w:sz w:val="18"/>
              </w:rPr>
              <w:t>:</w:t>
            </w:r>
          </w:p>
        </w:tc>
        <w:tc>
          <w:tcPr>
            <w:tcW w:w="3644" w:type="dxa"/>
            <w:tcBorders>
              <w:top w:val="nil"/>
              <w:left w:val="nil"/>
              <w:bottom w:val="single" w:sz="12" w:space="0" w:color="auto"/>
              <w:right w:val="nil"/>
            </w:tcBorders>
            <w:hideMark/>
          </w:tcPr>
          <w:p w14:paraId="3263E5D5" w14:textId="17D7E388" w:rsidR="0000224C" w:rsidRPr="0000224C" w:rsidRDefault="0000224C" w:rsidP="0000224C">
            <w:pPr>
              <w:keepNext w:val="0"/>
              <w:keepLines w:val="0"/>
              <w:spacing w:before="60" w:after="60"/>
              <w:jc w:val="center"/>
              <w:rPr>
                <w:sz w:val="18"/>
              </w:rPr>
            </w:pPr>
            <w:r w:rsidRPr="0000224C">
              <w:rPr>
                <w:sz w:val="20"/>
              </w:rPr>
              <w:t xml:space="preserve">(  </w:t>
            </w:r>
            <w:r w:rsidR="00E76518">
              <w:rPr>
                <w:sz w:val="20"/>
              </w:rPr>
              <w:t>X</w:t>
            </w:r>
            <w:r w:rsidRPr="0000224C">
              <w:rPr>
                <w:sz w:val="20"/>
              </w:rPr>
              <w:t xml:space="preserve">    ) APROVADO</w:t>
            </w:r>
          </w:p>
        </w:tc>
        <w:tc>
          <w:tcPr>
            <w:tcW w:w="4197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hideMark/>
          </w:tcPr>
          <w:p w14:paraId="3D74F565" w14:textId="77777777" w:rsidR="0000224C" w:rsidRPr="0000224C" w:rsidRDefault="0000224C" w:rsidP="0000224C">
            <w:pPr>
              <w:keepNext w:val="0"/>
              <w:keepLines w:val="0"/>
              <w:spacing w:before="60" w:after="60"/>
              <w:jc w:val="center"/>
              <w:rPr>
                <w:sz w:val="20"/>
              </w:rPr>
            </w:pPr>
            <w:r w:rsidRPr="0000224C">
              <w:rPr>
                <w:sz w:val="20"/>
              </w:rPr>
              <w:t>(      ) REPROVADO</w:t>
            </w:r>
          </w:p>
        </w:tc>
      </w:tr>
    </w:tbl>
    <w:p w14:paraId="7F32AA0B" w14:textId="77777777" w:rsidR="0000224C" w:rsidRDefault="0000224C" w:rsidP="0000224C">
      <w:pPr>
        <w:pStyle w:val="TF-xAvalLINHA"/>
        <w:tabs>
          <w:tab w:val="left" w:leader="underscore" w:pos="6237"/>
        </w:tabs>
      </w:pPr>
    </w:p>
    <w:p w14:paraId="55B25876" w14:textId="467F0338" w:rsidR="0000224C" w:rsidRDefault="0000224C" w:rsidP="0000224C">
      <w:pPr>
        <w:pStyle w:val="TF-xAvalLINHA"/>
        <w:tabs>
          <w:tab w:val="left" w:leader="underscore" w:pos="6237"/>
        </w:tabs>
      </w:pPr>
      <w:r>
        <w:t xml:space="preserve">Assinatura: </w:t>
      </w:r>
      <w:r>
        <w:tab/>
      </w:r>
      <w:r w:rsidR="00E76518">
        <w:t>Luciana P. de Araújo Kohler</w:t>
      </w:r>
      <w:r>
        <w:t xml:space="preserve"> Data: </w:t>
      </w:r>
      <w:r w:rsidR="00E76518">
        <w:t>07/12/2020</w:t>
      </w:r>
      <w:bookmarkStart w:id="66" w:name="_GoBack"/>
      <w:bookmarkEnd w:id="66"/>
    </w:p>
    <w:sectPr w:rsidR="0000224C" w:rsidSect="00EC2D7A">
      <w:headerReference w:type="default" r:id="rId21"/>
      <w:footerReference w:type="default" r:id="rId22"/>
      <w:headerReference w:type="first" r:id="rId23"/>
      <w:pgSz w:w="11907" w:h="16840" w:code="9"/>
      <w:pgMar w:top="1701" w:right="1134" w:bottom="1134" w:left="1701" w:header="720" w:footer="720" w:gutter="0"/>
      <w:pgNumType w:start="1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57" w:author="Luciana Pereira de Araújo Kohler" w:date="2020-12-07T20:33:00Z" w:initials="LPdAK">
    <w:p w14:paraId="46CBEECC" w14:textId="77777777" w:rsidR="007F27AF" w:rsidRDefault="007F27AF">
      <w:pPr>
        <w:pStyle w:val="Textodecomentrio"/>
      </w:pPr>
      <w:r>
        <w:rPr>
          <w:rStyle w:val="Refdecomentrio"/>
        </w:rPr>
        <w:annotationRef/>
      </w:r>
      <w:r>
        <w:t>Acho que essa parte não é relevante ou ficou “no ar”.</w:t>
      </w:r>
    </w:p>
    <w:p w14:paraId="08DD5BA4" w14:textId="6FDE4668" w:rsidR="007F27AF" w:rsidRDefault="00EA4F52">
      <w:pPr>
        <w:pStyle w:val="Textodecomentrio"/>
      </w:pPr>
      <w:r>
        <w:t>Qual metodologia criada? Quem criou? Qual o motivo dessa descoberta.. não ficou claro para mim.</w:t>
      </w:r>
    </w:p>
  </w:comment>
  <w:comment w:id="59" w:author="Luciana Pereira de Araújo Kohler" w:date="2020-12-07T20:40:00Z" w:initials="LPdAK">
    <w:p w14:paraId="244EC0B5" w14:textId="78AF6247" w:rsidR="00E60E9C" w:rsidRDefault="00E60E9C">
      <w:pPr>
        <w:pStyle w:val="Textodecomentrio"/>
      </w:pPr>
      <w:r>
        <w:rPr>
          <w:rStyle w:val="Refdecomentrio"/>
        </w:rPr>
        <w:annotationRef/>
      </w:r>
      <w:r>
        <w:t>Fazer um link entre os dois parágrafos, de modo que esse segundo parágrafo é um exemplo de uso.</w:t>
      </w:r>
    </w:p>
  </w:comment>
  <w:comment w:id="61" w:author="Luciana Pereira de Araújo Kohler" w:date="2020-12-07T20:48:00Z" w:initials="LPdAK">
    <w:p w14:paraId="67F73E59" w14:textId="4427995B" w:rsidR="001F457F" w:rsidRDefault="001F457F">
      <w:pPr>
        <w:pStyle w:val="Textodecomentrio"/>
      </w:pPr>
      <w:r>
        <w:rPr>
          <w:rStyle w:val="Refdecomentrio"/>
        </w:rPr>
        <w:annotationRef/>
      </w:r>
      <w:r>
        <w:t xml:space="preserve">Sugiro alterar o título para algo </w:t>
      </w:r>
      <w:r w:rsidR="00171142">
        <w:t>que remeta Material Design e a avaliação... porque com esse titulo eu espeava algo mais amplo, como o conjunto de métricas de experiência do usuário de preece, que é uma das referências mais relevantes desse tema.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08DD5BA4" w15:done="0"/>
  <w15:commentEx w15:paraId="244EC0B5" w15:done="0"/>
  <w15:commentEx w15:paraId="67F73E59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08DD5BA4" w16cid:durableId="23791020"/>
  <w16cid:commentId w16cid:paraId="244EC0B5" w16cid:durableId="237911AD"/>
  <w16cid:commentId w16cid:paraId="67F73E59" w16cid:durableId="2379138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0189D02" w14:textId="77777777" w:rsidR="00EC589C" w:rsidRDefault="00EC589C">
      <w:r>
        <w:separator/>
      </w:r>
    </w:p>
  </w:endnote>
  <w:endnote w:type="continuationSeparator" w:id="0">
    <w:p w14:paraId="15B554BF" w14:textId="77777777" w:rsidR="00EC589C" w:rsidRDefault="00EC58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B64275" w14:textId="77777777" w:rsidR="00993B66" w:rsidRPr="0000224C" w:rsidRDefault="00993B66">
    <w:pPr>
      <w:pStyle w:val="Rodap"/>
      <w:rPr>
        <w:sz w:val="18"/>
      </w:rPr>
    </w:pPr>
    <w:r w:rsidRPr="0000224C">
      <w:rPr>
        <w:sz w:val="18"/>
        <w:vertAlign w:val="superscript"/>
      </w:rPr>
      <w:t>1</w:t>
    </w:r>
    <w:r w:rsidRPr="0000224C">
      <w:rPr>
        <w:sz w:val="18"/>
      </w:rPr>
      <w:t xml:space="preserve"> Quando o avaliador marcar algum item como atende parcialmente ou não atende, deve obrigatoriamente indicar os motivos no texto, para que o aluno saiba o porquê da avaliação.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4E36F6" w14:textId="77777777" w:rsidR="00EC589C" w:rsidRDefault="00EC589C">
      <w:r>
        <w:separator/>
      </w:r>
    </w:p>
  </w:footnote>
  <w:footnote w:type="continuationSeparator" w:id="0">
    <w:p w14:paraId="2EA8EE88" w14:textId="77777777" w:rsidR="00EC589C" w:rsidRDefault="00EC589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BD39F1" w14:textId="77777777" w:rsidR="00993B66" w:rsidRDefault="00993B66" w:rsidP="007E46A1">
    <w:pPr>
      <w:pStyle w:val="Cabealho"/>
      <w:jc w:val="right"/>
    </w:pPr>
  </w:p>
  <w:p w14:paraId="3864A01A" w14:textId="77777777" w:rsidR="00993B66" w:rsidRDefault="00993B66" w:rsidP="007E46A1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>
      <w:rPr>
        <w:noProof/>
      </w:rPr>
      <w:t>5</w:t>
    </w:r>
    <w:r>
      <w:fldChar w:fldCharType="end"/>
    </w:r>
  </w:p>
  <w:p w14:paraId="075EDF37" w14:textId="77777777" w:rsidR="00993B66" w:rsidRDefault="00993B66">
    <w:pPr>
      <w:pStyle w:val="Cabealho"/>
      <w:tabs>
        <w:tab w:val="clear" w:pos="8640"/>
        <w:tab w:val="right" w:pos="8931"/>
      </w:tabs>
      <w:ind w:right="141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5778"/>
      <w:gridCol w:w="3434"/>
    </w:tblGrid>
    <w:tr w:rsidR="00993B66" w14:paraId="0B574FD4" w14:textId="77777777" w:rsidTr="008F2DC1">
      <w:tc>
        <w:tcPr>
          <w:tcW w:w="9212" w:type="dxa"/>
          <w:gridSpan w:val="2"/>
          <w:shd w:val="clear" w:color="auto" w:fill="auto"/>
        </w:tcPr>
        <w:p w14:paraId="405B584D" w14:textId="77777777" w:rsidR="00993B66" w:rsidRDefault="00993B66" w:rsidP="00144FAB">
          <w:pPr>
            <w:pStyle w:val="Cabealho"/>
            <w:tabs>
              <w:tab w:val="clear" w:pos="8640"/>
              <w:tab w:val="right" w:pos="8931"/>
            </w:tabs>
            <w:ind w:right="141"/>
            <w:jc w:val="center"/>
            <w:rPr>
              <w:rStyle w:val="Nmerodepgina"/>
            </w:rPr>
          </w:pPr>
          <w:r>
            <w:rPr>
              <w:rStyle w:val="Nmerodepgina"/>
            </w:rPr>
            <w:t>CURSO DE SISTEMAS DE INFORMAÇÃO – TCC ACADÊMICO</w:t>
          </w:r>
        </w:p>
      </w:tc>
    </w:tr>
    <w:tr w:rsidR="00993B66" w14:paraId="2B5A6639" w14:textId="77777777" w:rsidTr="008F2DC1">
      <w:tc>
        <w:tcPr>
          <w:tcW w:w="5778" w:type="dxa"/>
          <w:shd w:val="clear" w:color="auto" w:fill="auto"/>
        </w:tcPr>
        <w:p w14:paraId="2F9E20EE" w14:textId="15C9DED1" w:rsidR="00993B66" w:rsidRPr="003C5262" w:rsidRDefault="00993B66" w:rsidP="003C5262">
          <w:pPr>
            <w:pStyle w:val="Cabealho"/>
            <w:tabs>
              <w:tab w:val="clear" w:pos="8640"/>
              <w:tab w:val="right" w:pos="8931"/>
            </w:tabs>
            <w:ind w:right="141"/>
          </w:pPr>
          <w:r>
            <w:rPr>
              <w:rStyle w:val="Nmerodepgina"/>
            </w:rPr>
            <w:t>( </w:t>
          </w:r>
          <w:r w:rsidR="00766125">
            <w:rPr>
              <w:rStyle w:val="Nmerodepgina"/>
            </w:rPr>
            <w:t xml:space="preserve"> </w:t>
          </w:r>
          <w:r>
            <w:rPr>
              <w:rStyle w:val="Nmerodepgina"/>
            </w:rPr>
            <w:t xml:space="preserve">   ) PRÉ-PROJETO     (</w:t>
          </w:r>
          <w:r>
            <w:t>  </w:t>
          </w:r>
          <w:r w:rsidR="00766125">
            <w:t xml:space="preserve">X  </w:t>
          </w:r>
          <w:r>
            <w:t xml:space="preserve">) </w:t>
          </w:r>
          <w:r>
            <w:rPr>
              <w:rStyle w:val="Nmerodepgina"/>
            </w:rPr>
            <w:t xml:space="preserve">PROJETO </w:t>
          </w:r>
        </w:p>
      </w:tc>
      <w:tc>
        <w:tcPr>
          <w:tcW w:w="3434" w:type="dxa"/>
          <w:shd w:val="clear" w:color="auto" w:fill="auto"/>
        </w:tcPr>
        <w:p w14:paraId="606204AE" w14:textId="17D0BD2E" w:rsidR="00993B66" w:rsidRDefault="00993B66" w:rsidP="003C5262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ANO/SEMESTRE: 2020/2</w:t>
          </w:r>
        </w:p>
      </w:tc>
    </w:tr>
  </w:tbl>
  <w:p w14:paraId="46105879" w14:textId="77777777" w:rsidR="00993B66" w:rsidRDefault="00993B66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0BE6D8" w14:textId="77777777" w:rsidR="00993B66" w:rsidRDefault="00993B66">
    <w:pPr>
      <w:pStyle w:val="Cabealho"/>
      <w:tabs>
        <w:tab w:val="clear" w:pos="8640"/>
        <w:tab w:val="right" w:pos="8931"/>
      </w:tabs>
      <w:ind w:right="141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227"/>
      <w:gridCol w:w="4819"/>
      <w:gridCol w:w="1166"/>
    </w:tblGrid>
    <w:tr w:rsidR="00993B66" w14:paraId="65782DBF" w14:textId="77777777" w:rsidTr="006746CA">
      <w:tc>
        <w:tcPr>
          <w:tcW w:w="3227" w:type="dxa"/>
          <w:shd w:val="clear" w:color="auto" w:fill="auto"/>
        </w:tcPr>
        <w:p w14:paraId="2653125F" w14:textId="77777777" w:rsidR="00993B66" w:rsidRDefault="00993B66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5BF48D05" w14:textId="77777777" w:rsidR="00993B66" w:rsidRDefault="00993B66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4FD2CFBC" w14:textId="77777777" w:rsidR="00993B66" w:rsidRDefault="00993B66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4E7FD90B" w14:textId="77777777" w:rsidR="00993B66" w:rsidRDefault="00993B66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01FEB6E2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D7F68A2"/>
    <w:multiLevelType w:val="multilevel"/>
    <w:tmpl w:val="575A8B1E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  <w:sz w:val="24"/>
        <w:szCs w:val="20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4" w15:restartNumberingAfterBreak="0">
    <w:nsid w:val="594E498C"/>
    <w:multiLevelType w:val="hybridMultilevel"/>
    <w:tmpl w:val="2396999E"/>
    <w:lvl w:ilvl="0" w:tplc="E8768EC2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6" w15:restartNumberingAfterBreak="0">
    <w:nsid w:val="722C567F"/>
    <w:multiLevelType w:val="hybridMultilevel"/>
    <w:tmpl w:val="0F408C80"/>
    <w:lvl w:ilvl="0" w:tplc="04160017">
      <w:start w:val="1"/>
      <w:numFmt w:val="lowerLetter"/>
      <w:lvlText w:val="%1)"/>
      <w:lvlJc w:val="left"/>
      <w:pPr>
        <w:ind w:left="1400" w:hanging="360"/>
      </w:pPr>
    </w:lvl>
    <w:lvl w:ilvl="1" w:tplc="04160019" w:tentative="1">
      <w:start w:val="1"/>
      <w:numFmt w:val="lowerLetter"/>
      <w:lvlText w:val="%2."/>
      <w:lvlJc w:val="left"/>
      <w:pPr>
        <w:ind w:left="2120" w:hanging="360"/>
      </w:pPr>
    </w:lvl>
    <w:lvl w:ilvl="2" w:tplc="0416001B" w:tentative="1">
      <w:start w:val="1"/>
      <w:numFmt w:val="lowerRoman"/>
      <w:lvlText w:val="%3."/>
      <w:lvlJc w:val="right"/>
      <w:pPr>
        <w:ind w:left="2840" w:hanging="180"/>
      </w:pPr>
    </w:lvl>
    <w:lvl w:ilvl="3" w:tplc="0416000F" w:tentative="1">
      <w:start w:val="1"/>
      <w:numFmt w:val="decimal"/>
      <w:lvlText w:val="%4."/>
      <w:lvlJc w:val="left"/>
      <w:pPr>
        <w:ind w:left="3560" w:hanging="360"/>
      </w:pPr>
    </w:lvl>
    <w:lvl w:ilvl="4" w:tplc="04160019" w:tentative="1">
      <w:start w:val="1"/>
      <w:numFmt w:val="lowerLetter"/>
      <w:lvlText w:val="%5."/>
      <w:lvlJc w:val="left"/>
      <w:pPr>
        <w:ind w:left="4280" w:hanging="360"/>
      </w:pPr>
    </w:lvl>
    <w:lvl w:ilvl="5" w:tplc="0416001B" w:tentative="1">
      <w:start w:val="1"/>
      <w:numFmt w:val="lowerRoman"/>
      <w:lvlText w:val="%6."/>
      <w:lvlJc w:val="right"/>
      <w:pPr>
        <w:ind w:left="5000" w:hanging="180"/>
      </w:pPr>
    </w:lvl>
    <w:lvl w:ilvl="6" w:tplc="0416000F" w:tentative="1">
      <w:start w:val="1"/>
      <w:numFmt w:val="decimal"/>
      <w:lvlText w:val="%7."/>
      <w:lvlJc w:val="left"/>
      <w:pPr>
        <w:ind w:left="5720" w:hanging="360"/>
      </w:pPr>
    </w:lvl>
    <w:lvl w:ilvl="7" w:tplc="04160019" w:tentative="1">
      <w:start w:val="1"/>
      <w:numFmt w:val="lowerLetter"/>
      <w:lvlText w:val="%8."/>
      <w:lvlJc w:val="left"/>
      <w:pPr>
        <w:ind w:left="6440" w:hanging="360"/>
      </w:pPr>
    </w:lvl>
    <w:lvl w:ilvl="8" w:tplc="0416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7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8" w15:restartNumberingAfterBreak="0">
    <w:nsid w:val="7A1965D7"/>
    <w:multiLevelType w:val="hybridMultilevel"/>
    <w:tmpl w:val="8FAC3D74"/>
    <w:lvl w:ilvl="0" w:tplc="CBA0346C">
      <w:start w:val="1"/>
      <w:numFmt w:val="lowerLetter"/>
      <w:lvlText w:val="(%1)"/>
      <w:lvlJc w:val="left"/>
      <w:pPr>
        <w:ind w:left="248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3207" w:hanging="360"/>
      </w:pPr>
    </w:lvl>
    <w:lvl w:ilvl="2" w:tplc="0416001B" w:tentative="1">
      <w:start w:val="1"/>
      <w:numFmt w:val="lowerRoman"/>
      <w:lvlText w:val="%3."/>
      <w:lvlJc w:val="right"/>
      <w:pPr>
        <w:ind w:left="3927" w:hanging="180"/>
      </w:pPr>
    </w:lvl>
    <w:lvl w:ilvl="3" w:tplc="0416000F" w:tentative="1">
      <w:start w:val="1"/>
      <w:numFmt w:val="decimal"/>
      <w:lvlText w:val="%4."/>
      <w:lvlJc w:val="left"/>
      <w:pPr>
        <w:ind w:left="4647" w:hanging="360"/>
      </w:pPr>
    </w:lvl>
    <w:lvl w:ilvl="4" w:tplc="04160019" w:tentative="1">
      <w:start w:val="1"/>
      <w:numFmt w:val="lowerLetter"/>
      <w:lvlText w:val="%5."/>
      <w:lvlJc w:val="left"/>
      <w:pPr>
        <w:ind w:left="5367" w:hanging="360"/>
      </w:pPr>
    </w:lvl>
    <w:lvl w:ilvl="5" w:tplc="0416001B" w:tentative="1">
      <w:start w:val="1"/>
      <w:numFmt w:val="lowerRoman"/>
      <w:lvlText w:val="%6."/>
      <w:lvlJc w:val="right"/>
      <w:pPr>
        <w:ind w:left="6087" w:hanging="180"/>
      </w:pPr>
    </w:lvl>
    <w:lvl w:ilvl="6" w:tplc="0416000F" w:tentative="1">
      <w:start w:val="1"/>
      <w:numFmt w:val="decimal"/>
      <w:lvlText w:val="%7."/>
      <w:lvlJc w:val="left"/>
      <w:pPr>
        <w:ind w:left="6807" w:hanging="360"/>
      </w:pPr>
    </w:lvl>
    <w:lvl w:ilvl="7" w:tplc="04160019" w:tentative="1">
      <w:start w:val="1"/>
      <w:numFmt w:val="lowerLetter"/>
      <w:lvlText w:val="%8."/>
      <w:lvlJc w:val="left"/>
      <w:pPr>
        <w:ind w:left="7527" w:hanging="360"/>
      </w:pPr>
    </w:lvl>
    <w:lvl w:ilvl="8" w:tplc="0416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9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2"/>
  </w:num>
  <w:num w:numId="4">
    <w:abstractNumId w:val="1"/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7"/>
  </w:num>
  <w:num w:numId="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"/>
  </w:num>
  <w:num w:numId="12">
    <w:abstractNumId w:val="5"/>
  </w:num>
  <w:num w:numId="1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9"/>
  </w:num>
  <w:num w:numId="1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9"/>
  </w:num>
  <w:num w:numId="1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6"/>
  </w:num>
  <w:num w:numId="2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4"/>
  </w:num>
  <w:num w:numId="23">
    <w:abstractNumId w:val="8"/>
  </w:num>
  <w:num w:numId="2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Luciana Pereira de Araújo Kohler">
    <w15:presenceInfo w15:providerId="AD" w15:userId="S::lpa@furb.br::c258f459-251d-4334-81d6-85cd6d51471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oNotTrackMoves/>
  <w:defaultTabStop w:val="709"/>
  <w:hyphenationZone w:val="425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84240"/>
    <w:rsid w:val="00000AAC"/>
    <w:rsid w:val="0000102B"/>
    <w:rsid w:val="0000224C"/>
    <w:rsid w:val="000117B6"/>
    <w:rsid w:val="00012922"/>
    <w:rsid w:val="00014A75"/>
    <w:rsid w:val="0001575C"/>
    <w:rsid w:val="000179B5"/>
    <w:rsid w:val="00017B62"/>
    <w:rsid w:val="000204E7"/>
    <w:rsid w:val="00023FA0"/>
    <w:rsid w:val="0002602F"/>
    <w:rsid w:val="00027C22"/>
    <w:rsid w:val="00030E4A"/>
    <w:rsid w:val="00031A27"/>
    <w:rsid w:val="00031EE0"/>
    <w:rsid w:val="00032399"/>
    <w:rsid w:val="0004641A"/>
    <w:rsid w:val="00052A07"/>
    <w:rsid w:val="000533DA"/>
    <w:rsid w:val="0005457F"/>
    <w:rsid w:val="00057E6F"/>
    <w:rsid w:val="000608E9"/>
    <w:rsid w:val="00061FEB"/>
    <w:rsid w:val="00064BF1"/>
    <w:rsid w:val="00066736"/>
    <w:rsid w:val="000667DF"/>
    <w:rsid w:val="00066FEF"/>
    <w:rsid w:val="0007209B"/>
    <w:rsid w:val="00073467"/>
    <w:rsid w:val="00075002"/>
    <w:rsid w:val="00075792"/>
    <w:rsid w:val="00080F9C"/>
    <w:rsid w:val="0008579A"/>
    <w:rsid w:val="00086AA8"/>
    <w:rsid w:val="0008732D"/>
    <w:rsid w:val="0009735C"/>
    <w:rsid w:val="000A104C"/>
    <w:rsid w:val="000A147F"/>
    <w:rsid w:val="000A19DE"/>
    <w:rsid w:val="000A3EAB"/>
    <w:rsid w:val="000B12B2"/>
    <w:rsid w:val="000B3868"/>
    <w:rsid w:val="000B7D0F"/>
    <w:rsid w:val="000C0D8E"/>
    <w:rsid w:val="000C1926"/>
    <w:rsid w:val="000C1A18"/>
    <w:rsid w:val="000C21EC"/>
    <w:rsid w:val="000C648D"/>
    <w:rsid w:val="000C6931"/>
    <w:rsid w:val="000C6F80"/>
    <w:rsid w:val="000D0434"/>
    <w:rsid w:val="000D1294"/>
    <w:rsid w:val="000D77C2"/>
    <w:rsid w:val="000D7D26"/>
    <w:rsid w:val="000E039E"/>
    <w:rsid w:val="000E27F9"/>
    <w:rsid w:val="000E2B1E"/>
    <w:rsid w:val="000E311F"/>
    <w:rsid w:val="000E3A68"/>
    <w:rsid w:val="000E5EBB"/>
    <w:rsid w:val="000E6BBA"/>
    <w:rsid w:val="000E6CE0"/>
    <w:rsid w:val="000F25EC"/>
    <w:rsid w:val="000F2E98"/>
    <w:rsid w:val="000F3737"/>
    <w:rsid w:val="000F4D74"/>
    <w:rsid w:val="000F77E3"/>
    <w:rsid w:val="00100CDC"/>
    <w:rsid w:val="00100D1B"/>
    <w:rsid w:val="001025E4"/>
    <w:rsid w:val="00107B02"/>
    <w:rsid w:val="00112A0A"/>
    <w:rsid w:val="0011363A"/>
    <w:rsid w:val="00113A3F"/>
    <w:rsid w:val="001164FE"/>
    <w:rsid w:val="001206AA"/>
    <w:rsid w:val="00125084"/>
    <w:rsid w:val="00125277"/>
    <w:rsid w:val="001275C6"/>
    <w:rsid w:val="00130671"/>
    <w:rsid w:val="001375F7"/>
    <w:rsid w:val="00140689"/>
    <w:rsid w:val="00141B5E"/>
    <w:rsid w:val="00144FAB"/>
    <w:rsid w:val="00145D27"/>
    <w:rsid w:val="00151333"/>
    <w:rsid w:val="001554E9"/>
    <w:rsid w:val="00160708"/>
    <w:rsid w:val="00162BF1"/>
    <w:rsid w:val="00163B38"/>
    <w:rsid w:val="0016560C"/>
    <w:rsid w:val="0016656B"/>
    <w:rsid w:val="00171142"/>
    <w:rsid w:val="001846D1"/>
    <w:rsid w:val="001850BE"/>
    <w:rsid w:val="00186092"/>
    <w:rsid w:val="0019198E"/>
    <w:rsid w:val="00193A97"/>
    <w:rsid w:val="001941A8"/>
    <w:rsid w:val="001948BE"/>
    <w:rsid w:val="0019547B"/>
    <w:rsid w:val="001A12CE"/>
    <w:rsid w:val="001A6292"/>
    <w:rsid w:val="001A7511"/>
    <w:rsid w:val="001B2F1E"/>
    <w:rsid w:val="001C1A1C"/>
    <w:rsid w:val="001C2093"/>
    <w:rsid w:val="001C33B0"/>
    <w:rsid w:val="001C57E6"/>
    <w:rsid w:val="001C5CBB"/>
    <w:rsid w:val="001D2FC9"/>
    <w:rsid w:val="001D5BD0"/>
    <w:rsid w:val="001D6234"/>
    <w:rsid w:val="001E646A"/>
    <w:rsid w:val="001E682E"/>
    <w:rsid w:val="001F007F"/>
    <w:rsid w:val="001F0D36"/>
    <w:rsid w:val="001F1F1C"/>
    <w:rsid w:val="001F457F"/>
    <w:rsid w:val="001F6D3D"/>
    <w:rsid w:val="00201417"/>
    <w:rsid w:val="00202F3F"/>
    <w:rsid w:val="00205976"/>
    <w:rsid w:val="0021709D"/>
    <w:rsid w:val="002218DB"/>
    <w:rsid w:val="00222873"/>
    <w:rsid w:val="00224BB2"/>
    <w:rsid w:val="00227093"/>
    <w:rsid w:val="00235240"/>
    <w:rsid w:val="002368FD"/>
    <w:rsid w:val="0024110F"/>
    <w:rsid w:val="002423AB"/>
    <w:rsid w:val="0024316B"/>
    <w:rsid w:val="002440B0"/>
    <w:rsid w:val="00246657"/>
    <w:rsid w:val="002509DE"/>
    <w:rsid w:val="002548A5"/>
    <w:rsid w:val="0027160A"/>
    <w:rsid w:val="00272F36"/>
    <w:rsid w:val="00273C5A"/>
    <w:rsid w:val="00276AE5"/>
    <w:rsid w:val="0027792D"/>
    <w:rsid w:val="00280CC3"/>
    <w:rsid w:val="00282723"/>
    <w:rsid w:val="00282788"/>
    <w:rsid w:val="002829A1"/>
    <w:rsid w:val="00283C10"/>
    <w:rsid w:val="0028603F"/>
    <w:rsid w:val="0028617A"/>
    <w:rsid w:val="002916BA"/>
    <w:rsid w:val="00294CEE"/>
    <w:rsid w:val="0029608A"/>
    <w:rsid w:val="002A0335"/>
    <w:rsid w:val="002A45B9"/>
    <w:rsid w:val="002A6617"/>
    <w:rsid w:val="002A7E1B"/>
    <w:rsid w:val="002B0167"/>
    <w:rsid w:val="002B0EDC"/>
    <w:rsid w:val="002B336F"/>
    <w:rsid w:val="002B4718"/>
    <w:rsid w:val="002B78F5"/>
    <w:rsid w:val="002C449E"/>
    <w:rsid w:val="002D1207"/>
    <w:rsid w:val="002E1CEA"/>
    <w:rsid w:val="002E3BDF"/>
    <w:rsid w:val="002E424B"/>
    <w:rsid w:val="002E4BFD"/>
    <w:rsid w:val="002E59CF"/>
    <w:rsid w:val="002E6DD1"/>
    <w:rsid w:val="002F027E"/>
    <w:rsid w:val="00310469"/>
    <w:rsid w:val="00312CEA"/>
    <w:rsid w:val="00316DA5"/>
    <w:rsid w:val="00317AAD"/>
    <w:rsid w:val="00320BFA"/>
    <w:rsid w:val="0032378D"/>
    <w:rsid w:val="00324CE7"/>
    <w:rsid w:val="003341A6"/>
    <w:rsid w:val="00335048"/>
    <w:rsid w:val="0033633C"/>
    <w:rsid w:val="00340AD0"/>
    <w:rsid w:val="00340B6D"/>
    <w:rsid w:val="00340C8E"/>
    <w:rsid w:val="00342911"/>
    <w:rsid w:val="00344540"/>
    <w:rsid w:val="00350126"/>
    <w:rsid w:val="003519A3"/>
    <w:rsid w:val="00354B99"/>
    <w:rsid w:val="00362443"/>
    <w:rsid w:val="0037046F"/>
    <w:rsid w:val="003722CF"/>
    <w:rsid w:val="00372385"/>
    <w:rsid w:val="00377DA7"/>
    <w:rsid w:val="00381493"/>
    <w:rsid w:val="00383087"/>
    <w:rsid w:val="00386D16"/>
    <w:rsid w:val="00391E9F"/>
    <w:rsid w:val="003A2B7D"/>
    <w:rsid w:val="003A4A75"/>
    <w:rsid w:val="003A5366"/>
    <w:rsid w:val="003B647A"/>
    <w:rsid w:val="003B7388"/>
    <w:rsid w:val="003C5262"/>
    <w:rsid w:val="003D05DA"/>
    <w:rsid w:val="003D398C"/>
    <w:rsid w:val="003D473B"/>
    <w:rsid w:val="003D4B35"/>
    <w:rsid w:val="003D5009"/>
    <w:rsid w:val="003D6BD2"/>
    <w:rsid w:val="003E0F13"/>
    <w:rsid w:val="003E4F19"/>
    <w:rsid w:val="003F050F"/>
    <w:rsid w:val="003F1B5C"/>
    <w:rsid w:val="003F242A"/>
    <w:rsid w:val="003F2A16"/>
    <w:rsid w:val="003F5F25"/>
    <w:rsid w:val="0040436D"/>
    <w:rsid w:val="004068BB"/>
    <w:rsid w:val="00410543"/>
    <w:rsid w:val="004173CC"/>
    <w:rsid w:val="00421629"/>
    <w:rsid w:val="00421915"/>
    <w:rsid w:val="00421FC9"/>
    <w:rsid w:val="0042356B"/>
    <w:rsid w:val="0042420A"/>
    <w:rsid w:val="004243D2"/>
    <w:rsid w:val="00424610"/>
    <w:rsid w:val="00424FF4"/>
    <w:rsid w:val="0042782C"/>
    <w:rsid w:val="00451B94"/>
    <w:rsid w:val="00454E05"/>
    <w:rsid w:val="0046268C"/>
    <w:rsid w:val="00462CE5"/>
    <w:rsid w:val="004656D2"/>
    <w:rsid w:val="00470C41"/>
    <w:rsid w:val="0047250D"/>
    <w:rsid w:val="004758F8"/>
    <w:rsid w:val="0047690F"/>
    <w:rsid w:val="00476C78"/>
    <w:rsid w:val="004773BD"/>
    <w:rsid w:val="0048576D"/>
    <w:rsid w:val="00487475"/>
    <w:rsid w:val="00491E49"/>
    <w:rsid w:val="00493B1A"/>
    <w:rsid w:val="0049495C"/>
    <w:rsid w:val="00497EF6"/>
    <w:rsid w:val="004A6CFD"/>
    <w:rsid w:val="004B0E39"/>
    <w:rsid w:val="004B42D8"/>
    <w:rsid w:val="004B6B8F"/>
    <w:rsid w:val="004B7511"/>
    <w:rsid w:val="004C2B64"/>
    <w:rsid w:val="004D21A1"/>
    <w:rsid w:val="004D515C"/>
    <w:rsid w:val="004D66EF"/>
    <w:rsid w:val="004E23CE"/>
    <w:rsid w:val="004E516B"/>
    <w:rsid w:val="004F3CC5"/>
    <w:rsid w:val="004F40F5"/>
    <w:rsid w:val="00500539"/>
    <w:rsid w:val="00503373"/>
    <w:rsid w:val="00503F3F"/>
    <w:rsid w:val="00523A8E"/>
    <w:rsid w:val="00530350"/>
    <w:rsid w:val="00531F06"/>
    <w:rsid w:val="00534D3E"/>
    <w:rsid w:val="00536336"/>
    <w:rsid w:val="00537605"/>
    <w:rsid w:val="00542ED7"/>
    <w:rsid w:val="00550D4A"/>
    <w:rsid w:val="00556473"/>
    <w:rsid w:val="005602F8"/>
    <w:rsid w:val="005616A4"/>
    <w:rsid w:val="00564A29"/>
    <w:rsid w:val="00564FBC"/>
    <w:rsid w:val="00567A7C"/>
    <w:rsid w:val="005705A9"/>
    <w:rsid w:val="00572864"/>
    <w:rsid w:val="00574025"/>
    <w:rsid w:val="00576429"/>
    <w:rsid w:val="005774B6"/>
    <w:rsid w:val="005815EE"/>
    <w:rsid w:val="00582E09"/>
    <w:rsid w:val="0058433D"/>
    <w:rsid w:val="0058435D"/>
    <w:rsid w:val="0058482B"/>
    <w:rsid w:val="0058618A"/>
    <w:rsid w:val="0059066B"/>
    <w:rsid w:val="00591393"/>
    <w:rsid w:val="00591611"/>
    <w:rsid w:val="00595952"/>
    <w:rsid w:val="005A00D8"/>
    <w:rsid w:val="005A1304"/>
    <w:rsid w:val="005A362B"/>
    <w:rsid w:val="005A4952"/>
    <w:rsid w:val="005A7719"/>
    <w:rsid w:val="005B20A1"/>
    <w:rsid w:val="005B2478"/>
    <w:rsid w:val="005B2AC3"/>
    <w:rsid w:val="005C21FC"/>
    <w:rsid w:val="005C30AE"/>
    <w:rsid w:val="005C43A4"/>
    <w:rsid w:val="005D510F"/>
    <w:rsid w:val="005E35F3"/>
    <w:rsid w:val="005E400D"/>
    <w:rsid w:val="005E698D"/>
    <w:rsid w:val="005F09F1"/>
    <w:rsid w:val="005F0B76"/>
    <w:rsid w:val="005F23A9"/>
    <w:rsid w:val="005F4694"/>
    <w:rsid w:val="005F49D7"/>
    <w:rsid w:val="005F645A"/>
    <w:rsid w:val="0060060C"/>
    <w:rsid w:val="00600FCD"/>
    <w:rsid w:val="00604735"/>
    <w:rsid w:val="006118D1"/>
    <w:rsid w:val="0061251F"/>
    <w:rsid w:val="006153B3"/>
    <w:rsid w:val="00616868"/>
    <w:rsid w:val="00620D93"/>
    <w:rsid w:val="00622EC4"/>
    <w:rsid w:val="0062386A"/>
    <w:rsid w:val="0062576D"/>
    <w:rsid w:val="00625788"/>
    <w:rsid w:val="006305AA"/>
    <w:rsid w:val="0063277E"/>
    <w:rsid w:val="006364F4"/>
    <w:rsid w:val="00640811"/>
    <w:rsid w:val="0064243A"/>
    <w:rsid w:val="006426D5"/>
    <w:rsid w:val="00642924"/>
    <w:rsid w:val="0064403F"/>
    <w:rsid w:val="006448F2"/>
    <w:rsid w:val="006466FF"/>
    <w:rsid w:val="00646A5F"/>
    <w:rsid w:val="00647294"/>
    <w:rsid w:val="006475C1"/>
    <w:rsid w:val="00656C00"/>
    <w:rsid w:val="00661967"/>
    <w:rsid w:val="00661F61"/>
    <w:rsid w:val="00667E59"/>
    <w:rsid w:val="00667F5B"/>
    <w:rsid w:val="00667FD6"/>
    <w:rsid w:val="00671B49"/>
    <w:rsid w:val="00674155"/>
    <w:rsid w:val="006746CA"/>
    <w:rsid w:val="00681A4D"/>
    <w:rsid w:val="00687497"/>
    <w:rsid w:val="00692139"/>
    <w:rsid w:val="00695745"/>
    <w:rsid w:val="0069600B"/>
    <w:rsid w:val="006973AB"/>
    <w:rsid w:val="00697F57"/>
    <w:rsid w:val="006A0A1A"/>
    <w:rsid w:val="006A6460"/>
    <w:rsid w:val="006B069D"/>
    <w:rsid w:val="006B104E"/>
    <w:rsid w:val="006B395D"/>
    <w:rsid w:val="006B5AEA"/>
    <w:rsid w:val="006B6383"/>
    <w:rsid w:val="006B640D"/>
    <w:rsid w:val="006C1249"/>
    <w:rsid w:val="006C520A"/>
    <w:rsid w:val="006C5D48"/>
    <w:rsid w:val="006C61FA"/>
    <w:rsid w:val="006C6737"/>
    <w:rsid w:val="006C7023"/>
    <w:rsid w:val="006D0896"/>
    <w:rsid w:val="006E0874"/>
    <w:rsid w:val="006E1455"/>
    <w:rsid w:val="006E1759"/>
    <w:rsid w:val="006E25D2"/>
    <w:rsid w:val="0070391A"/>
    <w:rsid w:val="00706486"/>
    <w:rsid w:val="00711459"/>
    <w:rsid w:val="00712A08"/>
    <w:rsid w:val="00712E8D"/>
    <w:rsid w:val="007214E3"/>
    <w:rsid w:val="007222F7"/>
    <w:rsid w:val="00724679"/>
    <w:rsid w:val="00725368"/>
    <w:rsid w:val="0072621E"/>
    <w:rsid w:val="00727491"/>
    <w:rsid w:val="00730349"/>
    <w:rsid w:val="007304F3"/>
    <w:rsid w:val="00730839"/>
    <w:rsid w:val="00730F60"/>
    <w:rsid w:val="00730F6F"/>
    <w:rsid w:val="00733FF9"/>
    <w:rsid w:val="00735036"/>
    <w:rsid w:val="00743D9B"/>
    <w:rsid w:val="00751190"/>
    <w:rsid w:val="0075268F"/>
    <w:rsid w:val="007554DF"/>
    <w:rsid w:val="0075776D"/>
    <w:rsid w:val="00760A55"/>
    <w:rsid w:val="007613FB"/>
    <w:rsid w:val="00761E34"/>
    <w:rsid w:val="00762FAD"/>
    <w:rsid w:val="007648C5"/>
    <w:rsid w:val="00766125"/>
    <w:rsid w:val="007722BF"/>
    <w:rsid w:val="0077580B"/>
    <w:rsid w:val="00776800"/>
    <w:rsid w:val="00780E04"/>
    <w:rsid w:val="00781167"/>
    <w:rsid w:val="007854B3"/>
    <w:rsid w:val="0078787D"/>
    <w:rsid w:val="00787FA8"/>
    <w:rsid w:val="00791E9D"/>
    <w:rsid w:val="007944F8"/>
    <w:rsid w:val="007973E3"/>
    <w:rsid w:val="007A1883"/>
    <w:rsid w:val="007A645C"/>
    <w:rsid w:val="007B352B"/>
    <w:rsid w:val="007D0720"/>
    <w:rsid w:val="007D10F2"/>
    <w:rsid w:val="007D207E"/>
    <w:rsid w:val="007D3FCE"/>
    <w:rsid w:val="007D4AC1"/>
    <w:rsid w:val="007D6DEC"/>
    <w:rsid w:val="007D6F5D"/>
    <w:rsid w:val="007E356B"/>
    <w:rsid w:val="007E45B6"/>
    <w:rsid w:val="007E46A1"/>
    <w:rsid w:val="007E730D"/>
    <w:rsid w:val="007E7311"/>
    <w:rsid w:val="007F27AF"/>
    <w:rsid w:val="007F3347"/>
    <w:rsid w:val="007F403E"/>
    <w:rsid w:val="008072AC"/>
    <w:rsid w:val="00810CEA"/>
    <w:rsid w:val="00821656"/>
    <w:rsid w:val="00821D6D"/>
    <w:rsid w:val="008233E5"/>
    <w:rsid w:val="008266AC"/>
    <w:rsid w:val="00833914"/>
    <w:rsid w:val="00833DE8"/>
    <w:rsid w:val="00833F47"/>
    <w:rsid w:val="008348C3"/>
    <w:rsid w:val="008373B4"/>
    <w:rsid w:val="008404C4"/>
    <w:rsid w:val="00844570"/>
    <w:rsid w:val="00844C95"/>
    <w:rsid w:val="00847D37"/>
    <w:rsid w:val="0085001D"/>
    <w:rsid w:val="008678D8"/>
    <w:rsid w:val="00871A41"/>
    <w:rsid w:val="00886D76"/>
    <w:rsid w:val="00887C60"/>
    <w:rsid w:val="00897019"/>
    <w:rsid w:val="008A38E3"/>
    <w:rsid w:val="008B0A07"/>
    <w:rsid w:val="008B781F"/>
    <w:rsid w:val="008C0069"/>
    <w:rsid w:val="008C1495"/>
    <w:rsid w:val="008C4679"/>
    <w:rsid w:val="008C5E2A"/>
    <w:rsid w:val="008D41C9"/>
    <w:rsid w:val="008D5522"/>
    <w:rsid w:val="008D69C5"/>
    <w:rsid w:val="008D7404"/>
    <w:rsid w:val="008E0146"/>
    <w:rsid w:val="008E0426"/>
    <w:rsid w:val="008E0F86"/>
    <w:rsid w:val="008E4046"/>
    <w:rsid w:val="008E4B88"/>
    <w:rsid w:val="008E52DF"/>
    <w:rsid w:val="008F2DC1"/>
    <w:rsid w:val="008F70AD"/>
    <w:rsid w:val="00900A68"/>
    <w:rsid w:val="00900DB1"/>
    <w:rsid w:val="009022BF"/>
    <w:rsid w:val="00911CD9"/>
    <w:rsid w:val="00912B71"/>
    <w:rsid w:val="009131E1"/>
    <w:rsid w:val="009215A4"/>
    <w:rsid w:val="00922BDA"/>
    <w:rsid w:val="00924F81"/>
    <w:rsid w:val="00931632"/>
    <w:rsid w:val="00932C92"/>
    <w:rsid w:val="009345FB"/>
    <w:rsid w:val="00941ECE"/>
    <w:rsid w:val="009454E4"/>
    <w:rsid w:val="00945D13"/>
    <w:rsid w:val="00955A27"/>
    <w:rsid w:val="00956D86"/>
    <w:rsid w:val="00965BC2"/>
    <w:rsid w:val="0096683A"/>
    <w:rsid w:val="00967611"/>
    <w:rsid w:val="00973B33"/>
    <w:rsid w:val="00977445"/>
    <w:rsid w:val="00984240"/>
    <w:rsid w:val="00987F2B"/>
    <w:rsid w:val="00993B66"/>
    <w:rsid w:val="00995B07"/>
    <w:rsid w:val="009A2619"/>
    <w:rsid w:val="009A3C84"/>
    <w:rsid w:val="009A4854"/>
    <w:rsid w:val="009A5850"/>
    <w:rsid w:val="009A5E67"/>
    <w:rsid w:val="009B10D6"/>
    <w:rsid w:val="009C4E0B"/>
    <w:rsid w:val="009C6D0D"/>
    <w:rsid w:val="009C6D60"/>
    <w:rsid w:val="009C7DD3"/>
    <w:rsid w:val="009D65D0"/>
    <w:rsid w:val="009D7E91"/>
    <w:rsid w:val="009E10E0"/>
    <w:rsid w:val="009E135E"/>
    <w:rsid w:val="009E2E7D"/>
    <w:rsid w:val="009E3C92"/>
    <w:rsid w:val="009E40C4"/>
    <w:rsid w:val="009E54F4"/>
    <w:rsid w:val="009F2BFA"/>
    <w:rsid w:val="009F5B29"/>
    <w:rsid w:val="00A03A3D"/>
    <w:rsid w:val="00A045C4"/>
    <w:rsid w:val="00A0760B"/>
    <w:rsid w:val="00A10DFA"/>
    <w:rsid w:val="00A161D8"/>
    <w:rsid w:val="00A21172"/>
    <w:rsid w:val="00A21708"/>
    <w:rsid w:val="00A22362"/>
    <w:rsid w:val="00A249BA"/>
    <w:rsid w:val="00A307C7"/>
    <w:rsid w:val="00A44581"/>
    <w:rsid w:val="00A45093"/>
    <w:rsid w:val="00A50D59"/>
    <w:rsid w:val="00A50EAF"/>
    <w:rsid w:val="00A602F9"/>
    <w:rsid w:val="00A650EE"/>
    <w:rsid w:val="00A662C8"/>
    <w:rsid w:val="00A664FE"/>
    <w:rsid w:val="00A67619"/>
    <w:rsid w:val="00A71157"/>
    <w:rsid w:val="00A71E4C"/>
    <w:rsid w:val="00A908A4"/>
    <w:rsid w:val="00A908E5"/>
    <w:rsid w:val="00A96130"/>
    <w:rsid w:val="00A966E6"/>
    <w:rsid w:val="00A96AC0"/>
    <w:rsid w:val="00A96CA2"/>
    <w:rsid w:val="00A97529"/>
    <w:rsid w:val="00AA0365"/>
    <w:rsid w:val="00AA60F5"/>
    <w:rsid w:val="00AB2BE3"/>
    <w:rsid w:val="00AB7834"/>
    <w:rsid w:val="00AC4D5F"/>
    <w:rsid w:val="00AC55FE"/>
    <w:rsid w:val="00AC571D"/>
    <w:rsid w:val="00AC5A50"/>
    <w:rsid w:val="00AC6A2B"/>
    <w:rsid w:val="00AD19B6"/>
    <w:rsid w:val="00AD1D2C"/>
    <w:rsid w:val="00AD6587"/>
    <w:rsid w:val="00AD7609"/>
    <w:rsid w:val="00AE0525"/>
    <w:rsid w:val="00AE08DB"/>
    <w:rsid w:val="00AE1D87"/>
    <w:rsid w:val="00AE2729"/>
    <w:rsid w:val="00AE3148"/>
    <w:rsid w:val="00AE5AE2"/>
    <w:rsid w:val="00AE7343"/>
    <w:rsid w:val="00AE76E3"/>
    <w:rsid w:val="00B00A13"/>
    <w:rsid w:val="00B00D69"/>
    <w:rsid w:val="00B00E04"/>
    <w:rsid w:val="00B05485"/>
    <w:rsid w:val="00B05493"/>
    <w:rsid w:val="00B06E3C"/>
    <w:rsid w:val="00B1007B"/>
    <w:rsid w:val="00B129FC"/>
    <w:rsid w:val="00B1458E"/>
    <w:rsid w:val="00B14C51"/>
    <w:rsid w:val="00B14D26"/>
    <w:rsid w:val="00B20021"/>
    <w:rsid w:val="00B20FDE"/>
    <w:rsid w:val="00B3043E"/>
    <w:rsid w:val="00B348DD"/>
    <w:rsid w:val="00B42041"/>
    <w:rsid w:val="00B43FBF"/>
    <w:rsid w:val="00B44F11"/>
    <w:rsid w:val="00B467B9"/>
    <w:rsid w:val="00B47EF8"/>
    <w:rsid w:val="00B47FB1"/>
    <w:rsid w:val="00B51846"/>
    <w:rsid w:val="00B55953"/>
    <w:rsid w:val="00B60453"/>
    <w:rsid w:val="00B62979"/>
    <w:rsid w:val="00B63035"/>
    <w:rsid w:val="00B630AE"/>
    <w:rsid w:val="00B63FEF"/>
    <w:rsid w:val="00B70056"/>
    <w:rsid w:val="00B705B0"/>
    <w:rsid w:val="00B71C86"/>
    <w:rsid w:val="00B75B86"/>
    <w:rsid w:val="00B823A7"/>
    <w:rsid w:val="00B82EE8"/>
    <w:rsid w:val="00B84217"/>
    <w:rsid w:val="00B8578E"/>
    <w:rsid w:val="00B90FA5"/>
    <w:rsid w:val="00B919F1"/>
    <w:rsid w:val="00B9584A"/>
    <w:rsid w:val="00BA2260"/>
    <w:rsid w:val="00BA4074"/>
    <w:rsid w:val="00BA7709"/>
    <w:rsid w:val="00BB468D"/>
    <w:rsid w:val="00BB5CF2"/>
    <w:rsid w:val="00BC0E8D"/>
    <w:rsid w:val="00BC2397"/>
    <w:rsid w:val="00BC2E40"/>
    <w:rsid w:val="00BC4665"/>
    <w:rsid w:val="00BC46F2"/>
    <w:rsid w:val="00BC4F18"/>
    <w:rsid w:val="00BD4BD6"/>
    <w:rsid w:val="00BD61C2"/>
    <w:rsid w:val="00BE34A8"/>
    <w:rsid w:val="00BE45F1"/>
    <w:rsid w:val="00BE6551"/>
    <w:rsid w:val="00BF093B"/>
    <w:rsid w:val="00BF48E9"/>
    <w:rsid w:val="00C00B88"/>
    <w:rsid w:val="00C05E2E"/>
    <w:rsid w:val="00C06B2A"/>
    <w:rsid w:val="00C10CFC"/>
    <w:rsid w:val="00C12D41"/>
    <w:rsid w:val="00C1654C"/>
    <w:rsid w:val="00C17971"/>
    <w:rsid w:val="00C202B6"/>
    <w:rsid w:val="00C21C4F"/>
    <w:rsid w:val="00C2305D"/>
    <w:rsid w:val="00C26F80"/>
    <w:rsid w:val="00C35E57"/>
    <w:rsid w:val="00C35E80"/>
    <w:rsid w:val="00C40AA2"/>
    <w:rsid w:val="00C4244F"/>
    <w:rsid w:val="00C44499"/>
    <w:rsid w:val="00C47258"/>
    <w:rsid w:val="00C510CB"/>
    <w:rsid w:val="00C61672"/>
    <w:rsid w:val="00C61D15"/>
    <w:rsid w:val="00C632ED"/>
    <w:rsid w:val="00C6386E"/>
    <w:rsid w:val="00C63B23"/>
    <w:rsid w:val="00C66150"/>
    <w:rsid w:val="00C70EF5"/>
    <w:rsid w:val="00C71A99"/>
    <w:rsid w:val="00C756C5"/>
    <w:rsid w:val="00C76C82"/>
    <w:rsid w:val="00C813A7"/>
    <w:rsid w:val="00C82195"/>
    <w:rsid w:val="00C82CAE"/>
    <w:rsid w:val="00C8442E"/>
    <w:rsid w:val="00C872D7"/>
    <w:rsid w:val="00C930A8"/>
    <w:rsid w:val="00CA108B"/>
    <w:rsid w:val="00CA6619"/>
    <w:rsid w:val="00CA6A6C"/>
    <w:rsid w:val="00CA6CDB"/>
    <w:rsid w:val="00CA6EF1"/>
    <w:rsid w:val="00CB5E13"/>
    <w:rsid w:val="00CC3524"/>
    <w:rsid w:val="00CD0287"/>
    <w:rsid w:val="00CD27BE"/>
    <w:rsid w:val="00CD29E9"/>
    <w:rsid w:val="00CD4BBC"/>
    <w:rsid w:val="00CD5821"/>
    <w:rsid w:val="00CD6F0F"/>
    <w:rsid w:val="00CE0BB7"/>
    <w:rsid w:val="00CE2E36"/>
    <w:rsid w:val="00CE3E9A"/>
    <w:rsid w:val="00CE5492"/>
    <w:rsid w:val="00CE5DFD"/>
    <w:rsid w:val="00CE677C"/>
    <w:rsid w:val="00CE708B"/>
    <w:rsid w:val="00CF26B7"/>
    <w:rsid w:val="00CF6E39"/>
    <w:rsid w:val="00CF72DA"/>
    <w:rsid w:val="00D04AD7"/>
    <w:rsid w:val="00D074AF"/>
    <w:rsid w:val="00D0769A"/>
    <w:rsid w:val="00D11E84"/>
    <w:rsid w:val="00D15B4E"/>
    <w:rsid w:val="00D16BF5"/>
    <w:rsid w:val="00D177E7"/>
    <w:rsid w:val="00D2079F"/>
    <w:rsid w:val="00D23372"/>
    <w:rsid w:val="00D420E5"/>
    <w:rsid w:val="00D447EF"/>
    <w:rsid w:val="00D45CE2"/>
    <w:rsid w:val="00D45F3B"/>
    <w:rsid w:val="00D464BB"/>
    <w:rsid w:val="00D505E2"/>
    <w:rsid w:val="00D53367"/>
    <w:rsid w:val="00D5407C"/>
    <w:rsid w:val="00D551B2"/>
    <w:rsid w:val="00D61853"/>
    <w:rsid w:val="00D6498F"/>
    <w:rsid w:val="00D701AA"/>
    <w:rsid w:val="00D716DF"/>
    <w:rsid w:val="00D7463D"/>
    <w:rsid w:val="00D80F5A"/>
    <w:rsid w:val="00D83DE8"/>
    <w:rsid w:val="00D84943"/>
    <w:rsid w:val="00D90720"/>
    <w:rsid w:val="00D91BE8"/>
    <w:rsid w:val="00D91F89"/>
    <w:rsid w:val="00D94AE7"/>
    <w:rsid w:val="00D966B3"/>
    <w:rsid w:val="00D970F0"/>
    <w:rsid w:val="00DA34EF"/>
    <w:rsid w:val="00DA4540"/>
    <w:rsid w:val="00DA587E"/>
    <w:rsid w:val="00DA60F4"/>
    <w:rsid w:val="00DA6174"/>
    <w:rsid w:val="00DA72D4"/>
    <w:rsid w:val="00DB0F8B"/>
    <w:rsid w:val="00DB3052"/>
    <w:rsid w:val="00DB59EC"/>
    <w:rsid w:val="00DB5CFA"/>
    <w:rsid w:val="00DC0341"/>
    <w:rsid w:val="00DC2D17"/>
    <w:rsid w:val="00DC4D31"/>
    <w:rsid w:val="00DC4F0E"/>
    <w:rsid w:val="00DC5A5E"/>
    <w:rsid w:val="00DD08D8"/>
    <w:rsid w:val="00DD3C8B"/>
    <w:rsid w:val="00DD4079"/>
    <w:rsid w:val="00DD4B36"/>
    <w:rsid w:val="00DE23BF"/>
    <w:rsid w:val="00DE33C1"/>
    <w:rsid w:val="00DE3403"/>
    <w:rsid w:val="00DE3981"/>
    <w:rsid w:val="00DE40DD"/>
    <w:rsid w:val="00DE6AFD"/>
    <w:rsid w:val="00DE7755"/>
    <w:rsid w:val="00DF059A"/>
    <w:rsid w:val="00DF3D56"/>
    <w:rsid w:val="00DF4BB6"/>
    <w:rsid w:val="00DF64E9"/>
    <w:rsid w:val="00DF6D19"/>
    <w:rsid w:val="00DF6ED2"/>
    <w:rsid w:val="00DF70F5"/>
    <w:rsid w:val="00E00AB3"/>
    <w:rsid w:val="00E06291"/>
    <w:rsid w:val="00E143BE"/>
    <w:rsid w:val="00E143CE"/>
    <w:rsid w:val="00E14594"/>
    <w:rsid w:val="00E17334"/>
    <w:rsid w:val="00E2252C"/>
    <w:rsid w:val="00E23ED2"/>
    <w:rsid w:val="00E270C0"/>
    <w:rsid w:val="00E27BD0"/>
    <w:rsid w:val="00E3353C"/>
    <w:rsid w:val="00E34640"/>
    <w:rsid w:val="00E36D82"/>
    <w:rsid w:val="00E41670"/>
    <w:rsid w:val="00E42F5C"/>
    <w:rsid w:val="00E460B9"/>
    <w:rsid w:val="00E477F7"/>
    <w:rsid w:val="00E513E7"/>
    <w:rsid w:val="00E51601"/>
    <w:rsid w:val="00E51965"/>
    <w:rsid w:val="00E539F4"/>
    <w:rsid w:val="00E60E9C"/>
    <w:rsid w:val="00E65661"/>
    <w:rsid w:val="00E67121"/>
    <w:rsid w:val="00E7198D"/>
    <w:rsid w:val="00E735AF"/>
    <w:rsid w:val="00E74CA6"/>
    <w:rsid w:val="00E75E3D"/>
    <w:rsid w:val="00E75ECB"/>
    <w:rsid w:val="00E76518"/>
    <w:rsid w:val="00E84491"/>
    <w:rsid w:val="00E86DDF"/>
    <w:rsid w:val="00E927E6"/>
    <w:rsid w:val="00E9301E"/>
    <w:rsid w:val="00E9731C"/>
    <w:rsid w:val="00E977E6"/>
    <w:rsid w:val="00EA04ED"/>
    <w:rsid w:val="00EA4E4C"/>
    <w:rsid w:val="00EA4F52"/>
    <w:rsid w:val="00EA69AC"/>
    <w:rsid w:val="00EB04B7"/>
    <w:rsid w:val="00EB7992"/>
    <w:rsid w:val="00EC0104"/>
    <w:rsid w:val="00EC0184"/>
    <w:rsid w:val="00EC04C6"/>
    <w:rsid w:val="00EC1D37"/>
    <w:rsid w:val="00EC2D7A"/>
    <w:rsid w:val="00EC589C"/>
    <w:rsid w:val="00EC633A"/>
    <w:rsid w:val="00ED1B9D"/>
    <w:rsid w:val="00ED31BF"/>
    <w:rsid w:val="00EE056F"/>
    <w:rsid w:val="00EE3B6D"/>
    <w:rsid w:val="00EE5B3C"/>
    <w:rsid w:val="00EF1C44"/>
    <w:rsid w:val="00EF3341"/>
    <w:rsid w:val="00EF33B3"/>
    <w:rsid w:val="00EF43F5"/>
    <w:rsid w:val="00EF7486"/>
    <w:rsid w:val="00F017AF"/>
    <w:rsid w:val="00F040FF"/>
    <w:rsid w:val="00F041C4"/>
    <w:rsid w:val="00F11B64"/>
    <w:rsid w:val="00F14812"/>
    <w:rsid w:val="00F1598C"/>
    <w:rsid w:val="00F20BC6"/>
    <w:rsid w:val="00F21403"/>
    <w:rsid w:val="00F255FC"/>
    <w:rsid w:val="00F259B0"/>
    <w:rsid w:val="00F26A20"/>
    <w:rsid w:val="00F26C93"/>
    <w:rsid w:val="00F276C9"/>
    <w:rsid w:val="00F31359"/>
    <w:rsid w:val="00F34941"/>
    <w:rsid w:val="00F3648A"/>
    <w:rsid w:val="00F40690"/>
    <w:rsid w:val="00F43811"/>
    <w:rsid w:val="00F43B8F"/>
    <w:rsid w:val="00F515A6"/>
    <w:rsid w:val="00F51785"/>
    <w:rsid w:val="00F530D7"/>
    <w:rsid w:val="00F541E6"/>
    <w:rsid w:val="00F55C54"/>
    <w:rsid w:val="00F57840"/>
    <w:rsid w:val="00F62F49"/>
    <w:rsid w:val="00F640BF"/>
    <w:rsid w:val="00F66557"/>
    <w:rsid w:val="00F70754"/>
    <w:rsid w:val="00F754A9"/>
    <w:rsid w:val="00F7648A"/>
    <w:rsid w:val="00F77926"/>
    <w:rsid w:val="00F83A19"/>
    <w:rsid w:val="00F842E4"/>
    <w:rsid w:val="00F879A1"/>
    <w:rsid w:val="00F92FC4"/>
    <w:rsid w:val="00F95308"/>
    <w:rsid w:val="00F9793C"/>
    <w:rsid w:val="00FA0C14"/>
    <w:rsid w:val="00FA137A"/>
    <w:rsid w:val="00FA3FA4"/>
    <w:rsid w:val="00FA5162"/>
    <w:rsid w:val="00FA5504"/>
    <w:rsid w:val="00FB2C18"/>
    <w:rsid w:val="00FB3040"/>
    <w:rsid w:val="00FB4B02"/>
    <w:rsid w:val="00FB52FD"/>
    <w:rsid w:val="00FC2831"/>
    <w:rsid w:val="00FC2D40"/>
    <w:rsid w:val="00FC3600"/>
    <w:rsid w:val="00FC4A9F"/>
    <w:rsid w:val="00FC565B"/>
    <w:rsid w:val="00FD2172"/>
    <w:rsid w:val="00FE006E"/>
    <w:rsid w:val="00FE197E"/>
    <w:rsid w:val="00FE79AF"/>
    <w:rsid w:val="00FF0DF1"/>
    <w:rsid w:val="00FF2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,"/>
  <w:listSeparator w:val=";"/>
  <w14:docId w14:val="53B0D4A1"/>
  <w15:chartTrackingRefBased/>
  <w15:docId w15:val="{9A5BBFBB-CD8D-470C-85EB-57BF0C4ECB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rsid w:val="001E682E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FC4A9F"/>
    <w:pPr>
      <w:numPr>
        <w:numId w:val="1"/>
      </w:numPr>
      <w:tabs>
        <w:tab w:val="left" w:pos="284"/>
      </w:tabs>
      <w:spacing w:before="240" w:line="360" w:lineRule="auto"/>
      <w:ind w:left="284" w:hanging="284"/>
      <w:jc w:val="both"/>
      <w:outlineLvl w:val="0"/>
    </w:pPr>
    <w:rPr>
      <w:b/>
      <w:caps/>
    </w:rPr>
  </w:style>
  <w:style w:type="paragraph" w:styleId="Ttulo2">
    <w:name w:val="heading 2"/>
    <w:aliases w:val="TF-TÍTULO 2"/>
    <w:next w:val="TF-TEXTO"/>
    <w:autoRedefine/>
    <w:qFormat/>
    <w:rsid w:val="007D10F2"/>
    <w:pPr>
      <w:keepNext/>
      <w:keepLines/>
      <w:numPr>
        <w:ilvl w:val="1"/>
        <w:numId w:val="1"/>
      </w:numPr>
      <w:spacing w:before="240" w:line="360" w:lineRule="auto"/>
      <w:ind w:left="567" w:hanging="567"/>
      <w:jc w:val="both"/>
      <w:outlineLvl w:val="1"/>
    </w:pPr>
    <w:rPr>
      <w:caps/>
      <w:color w:val="000000"/>
      <w:sz w:val="24"/>
    </w:rPr>
  </w:style>
  <w:style w:type="paragraph" w:styleId="Ttulo3">
    <w:name w:val="heading 3"/>
    <w:aliases w:val="TF-TÍTULO 3"/>
    <w:next w:val="TF-TEXTO"/>
    <w:autoRedefine/>
    <w:qFormat/>
    <w:rsid w:val="009D7E91"/>
    <w:pPr>
      <w:keepNext/>
      <w:keepLines/>
      <w:numPr>
        <w:ilvl w:val="2"/>
        <w:numId w:val="1"/>
      </w:numPr>
      <w:spacing w:before="240" w:line="360" w:lineRule="auto"/>
      <w:ind w:left="851" w:hanging="851"/>
      <w:jc w:val="both"/>
      <w:outlineLvl w:val="2"/>
    </w:pPr>
    <w:rPr>
      <w:color w:val="000000"/>
      <w:sz w:val="24"/>
    </w:rPr>
  </w:style>
  <w:style w:type="paragraph" w:styleId="Ttulo4">
    <w:name w:val="heading 4"/>
    <w:aliases w:val="TF-TÍTULO 4"/>
    <w:next w:val="TF-TEXTO"/>
    <w:autoRedefine/>
    <w:qFormat/>
    <w:rsid w:val="009D7E91"/>
    <w:pPr>
      <w:keepNext/>
      <w:keepLines/>
      <w:numPr>
        <w:ilvl w:val="3"/>
        <w:numId w:val="1"/>
      </w:numPr>
      <w:spacing w:before="240" w:line="360" w:lineRule="auto"/>
      <w:ind w:left="992" w:hanging="992"/>
      <w:jc w:val="both"/>
      <w:outlineLvl w:val="3"/>
    </w:pPr>
    <w:rPr>
      <w:color w:val="000000"/>
      <w:sz w:val="24"/>
    </w:rPr>
  </w:style>
  <w:style w:type="paragraph" w:styleId="Ttulo5">
    <w:name w:val="heading 5"/>
    <w:aliases w:val="TF-TÍTULO 5"/>
    <w:next w:val="TF-TEXTO"/>
    <w:autoRedefine/>
    <w:qFormat/>
    <w:rsid w:val="009D7E91"/>
    <w:pPr>
      <w:keepNext/>
      <w:keepLines/>
      <w:numPr>
        <w:ilvl w:val="4"/>
        <w:numId w:val="1"/>
      </w:numPr>
      <w:spacing w:before="240" w:line="360" w:lineRule="auto"/>
      <w:ind w:left="1134" w:hanging="1134"/>
      <w:jc w:val="both"/>
      <w:outlineLvl w:val="4"/>
    </w:pPr>
    <w:rPr>
      <w:color w:val="000000"/>
      <w:sz w:val="24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8233E5"/>
    <w:pPr>
      <w:spacing w:before="120" w:line="360" w:lineRule="auto"/>
      <w:ind w:firstLine="680"/>
      <w:contextualSpacing/>
      <w:jc w:val="both"/>
    </w:pPr>
    <w:rPr>
      <w:sz w:val="24"/>
    </w:r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</w:rPr>
  </w:style>
  <w:style w:type="paragraph" w:customStyle="1" w:styleId="TF-capaID">
    <w:name w:val="TF-capa ID"/>
    <w:semiHidden/>
    <w:pPr>
      <w:jc w:val="right"/>
    </w:pPr>
    <w:rPr>
      <w:b/>
      <w:caps/>
      <w:sz w:val="24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Lines w:val="0"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2368FD"/>
    <w:pPr>
      <w:keepNext/>
      <w:keepLines/>
    </w:pPr>
    <w:rPr>
      <w:sz w:val="22"/>
    </w:r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keepNext w:val="0"/>
      <w:keepLines w:val="0"/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</w:rPr>
  </w:style>
  <w:style w:type="paragraph" w:customStyle="1" w:styleId="TF-sumrioTTULO">
    <w:name w:val="TF-sumário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FC4A9F"/>
    <w:pPr>
      <w:keepLines w:val="0"/>
      <w:spacing w:line="360" w:lineRule="auto"/>
      <w:jc w:val="center"/>
    </w:pPr>
    <w:rPr>
      <w:rFonts w:ascii="Times" w:hAnsi="Times"/>
      <w:b/>
      <w:caps/>
      <w:szCs w:val="20"/>
    </w:rPr>
  </w:style>
  <w:style w:type="paragraph" w:customStyle="1" w:styleId="TF-refernciasITEM">
    <w:name w:val="TF-referências ITEM"/>
    <w:rsid w:val="00F276C9"/>
    <w:pPr>
      <w:keepLines/>
      <w:spacing w:after="120"/>
    </w:pPr>
    <w:rPr>
      <w:sz w:val="24"/>
    </w:rPr>
  </w:style>
  <w:style w:type="paragraph" w:customStyle="1" w:styleId="TF-SUBALNEAnvel1">
    <w:name w:val="TF-SUBALÍNEA nível 1"/>
    <w:basedOn w:val="TF-ALNEA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C66150"/>
    <w:pPr>
      <w:widowControl w:val="0"/>
      <w:numPr>
        <w:numId w:val="3"/>
      </w:numPr>
      <w:spacing w:line="360" w:lineRule="auto"/>
      <w:contextualSpacing/>
      <w:jc w:val="both"/>
    </w:pPr>
    <w:rPr>
      <w:sz w:val="24"/>
    </w:rPr>
  </w:style>
  <w:style w:type="paragraph" w:customStyle="1" w:styleId="TF-resumoTTULO">
    <w:name w:val="TF-resumo TÍTULO"/>
    <w:basedOn w:val="Normal"/>
    <w:next w:val="TF-resumo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pPr>
      <w:tabs>
        <w:tab w:val="center" w:pos="4320"/>
        <w:tab w:val="right" w:pos="8640"/>
      </w:tabs>
    </w:pPr>
  </w:style>
  <w:style w:type="character" w:customStyle="1" w:styleId="RodapChar">
    <w:name w:val="Rodapé Char"/>
    <w:link w:val="Rodap"/>
    <w:uiPriority w:val="99"/>
    <w:rsid w:val="00052A07"/>
    <w:rPr>
      <w:sz w:val="24"/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</w:rPr>
  </w:style>
  <w:style w:type="paragraph" w:customStyle="1" w:styleId="TF-ilustraoFONTE">
    <w:name w:val="TF-ilustração FONTE"/>
    <w:next w:val="Normal"/>
    <w:semiHidden/>
    <w:rsid w:val="002440B0"/>
    <w:pPr>
      <w:keepNext/>
    </w:p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keepNext w:val="0"/>
      <w:keepLines w:val="0"/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qFormat/>
    <w:rsid w:val="00FC4A9F"/>
    <w:pPr>
      <w:spacing w:before="60"/>
      <w:jc w:val="center"/>
      <w:outlineLvl w:val="0"/>
    </w:pPr>
    <w:rPr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1E682E"/>
    <w:pPr>
      <w:spacing w:after="240"/>
      <w:jc w:val="center"/>
    </w:pPr>
    <w:rPr>
      <w:b/>
      <w:caps/>
      <w:sz w:val="24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4"/>
      </w:numPr>
      <w:spacing w:line="360" w:lineRule="auto"/>
      <w:jc w:val="both"/>
    </w:pPr>
    <w:rPr>
      <w:color w:val="000000"/>
      <w:sz w:val="24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FC4A9F"/>
    <w:pPr>
      <w:keepNext/>
      <w:spacing w:before="0" w:line="240" w:lineRule="auto"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D398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  <w:pPr>
      <w:keepNext w:val="0"/>
      <w:keepLines w:val="0"/>
    </w:pPr>
  </w:style>
  <w:style w:type="paragraph" w:customStyle="1" w:styleId="TF-avaliaoTTULOTCC">
    <w:name w:val="TF-avaliação TÍTULO TCC"/>
    <w:basedOn w:val="Normal"/>
    <w:semiHidden/>
    <w:rsid w:val="00B00A13"/>
    <w:pPr>
      <w:keepNext w:val="0"/>
      <w:keepLines w:val="0"/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11"/>
      </w:numPr>
      <w:tabs>
        <w:tab w:val="left" w:pos="284"/>
      </w:tabs>
      <w:spacing w:before="240"/>
    </w:pPr>
    <w:rPr>
      <w:b/>
      <w:caps/>
      <w:noProof/>
      <w:sz w:val="24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keepNext w:val="0"/>
      <w:keepLines w:val="0"/>
      <w:spacing w:before="60" w:after="60"/>
    </w:pPr>
    <w:rPr>
      <w:sz w:val="20"/>
    </w:rPr>
  </w:style>
  <w:style w:type="paragraph" w:customStyle="1" w:styleId="TF-AUTOR0">
    <w:name w:val="TF-AUTOR"/>
    <w:basedOn w:val="Normal"/>
    <w:rsid w:val="00DE6AFD"/>
    <w:pPr>
      <w:spacing w:before="120"/>
      <w:jc w:val="center"/>
    </w:pPr>
    <w:rPr>
      <w:color w:val="00000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/>
    </w:rPr>
  </w:style>
  <w:style w:type="paragraph" w:customStyle="1" w:styleId="TF-FONTE">
    <w:name w:val="TF-FONTE"/>
    <w:next w:val="Normal"/>
    <w:qFormat/>
    <w:rsid w:val="00B8578E"/>
    <w:pPr>
      <w:jc w:val="center"/>
    </w:pPr>
  </w:style>
  <w:style w:type="paragraph" w:customStyle="1" w:styleId="TF-xAvalITEM">
    <w:name w:val="TF-xAval ITEM"/>
    <w:basedOn w:val="Normal"/>
    <w:rsid w:val="00320BFA"/>
    <w:pPr>
      <w:keepNext w:val="0"/>
      <w:keepLines w:val="0"/>
      <w:numPr>
        <w:numId w:val="16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keepNext w:val="0"/>
      <w:keepLines w:val="0"/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keepNext w:val="0"/>
      <w:keepLines w:val="0"/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320BFA"/>
    <w:pPr>
      <w:keepNext w:val="0"/>
      <w:keepLines w:val="0"/>
      <w:tabs>
        <w:tab w:val="left" w:pos="708"/>
      </w:tabs>
      <w:ind w:left="720" w:hanging="720"/>
      <w:jc w:val="center"/>
    </w:pPr>
    <w:rPr>
      <w:caps/>
      <w:noProof/>
      <w:szCs w:val="20"/>
    </w:rPr>
  </w:style>
  <w:style w:type="paragraph" w:styleId="Legenda">
    <w:name w:val="caption"/>
    <w:basedOn w:val="Normal"/>
    <w:next w:val="Normal"/>
    <w:uiPriority w:val="35"/>
    <w:qFormat/>
    <w:rsid w:val="00014A75"/>
    <w:rPr>
      <w:b/>
      <w:bCs/>
      <w:sz w:val="20"/>
      <w:szCs w:val="20"/>
    </w:rPr>
  </w:style>
  <w:style w:type="character" w:styleId="Forte">
    <w:name w:val="Strong"/>
    <w:uiPriority w:val="22"/>
    <w:qFormat/>
    <w:rsid w:val="00014A75"/>
    <w:rPr>
      <w:b/>
      <w:bCs/>
    </w:rPr>
  </w:style>
  <w:style w:type="character" w:styleId="MenoPendente">
    <w:name w:val="Unresolved Mention"/>
    <w:uiPriority w:val="99"/>
    <w:semiHidden/>
    <w:unhideWhenUsed/>
    <w:rsid w:val="00DD4B3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8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microsoft.com/office/2016/09/relationships/commentsIds" Target="commentsIds.xml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header" Target="header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microsoft.com/office/2011/relationships/commentsExtended" Target="commentsExtended.xml"/><Relationship Id="rId25" Type="http://schemas.microsoft.com/office/2011/relationships/people" Target="people.xml"/><Relationship Id="rId2" Type="http://schemas.openxmlformats.org/officeDocument/2006/relationships/customXml" Target="../customXml/item2.xml"/><Relationship Id="rId16" Type="http://schemas.openxmlformats.org/officeDocument/2006/relationships/comments" Target="comments.xml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eader" Target="header4.xml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13453D0801D5E45B1745A09551F1C32" ma:contentTypeVersion="28" ma:contentTypeDescription="Crie um novo documento." ma:contentTypeScope="" ma:versionID="fa9ef3803bb4ef638f344296fd7d9170">
  <xsd:schema xmlns:xsd="http://www.w3.org/2001/XMLSchema" xmlns:xs="http://www.w3.org/2001/XMLSchema" xmlns:p="http://schemas.microsoft.com/office/2006/metadata/properties" xmlns:ns3="f8440490-6d1a-488a-8abf-48b89d0123a0" xmlns:ns4="22206413-f776-4b11-bcb2-0b935dc83731" targetNamespace="http://schemas.microsoft.com/office/2006/metadata/properties" ma:root="true" ma:fieldsID="5a7e583b53460e8ff4480ccd12c418cb" ns3:_="" ns4:_="">
    <xsd:import namespace="f8440490-6d1a-488a-8abf-48b89d0123a0"/>
    <xsd:import namespace="22206413-f776-4b11-bcb2-0b935dc83731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TeamsChannelId" minOccurs="0"/>
                <xsd:element ref="ns3:IsNotebookLocked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440490-6d1a-488a-8abf-48b89d0123a0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29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3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31" nillable="true" ma:displayName="MediaServiceLocation" ma:internalName="MediaServiceLocation" ma:readOnly="true">
      <xsd:simpleType>
        <xsd:restriction base="dms:Text"/>
      </xsd:simpleType>
    </xsd:element>
    <xsd:element name="TeamsChannelId" ma:index="32" nillable="true" ma:displayName="Teams Channel Id" ma:internalName="TeamsChannelId">
      <xsd:simpleType>
        <xsd:restriction base="dms:Text"/>
      </xsd:simpleType>
    </xsd:element>
    <xsd:element name="IsNotebookLocked" ma:index="33" nillable="true" ma:displayName="Is Notebook Locked" ma:internalName="IsNotebookLocked">
      <xsd:simpleType>
        <xsd:restriction base="dms:Boolean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35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206413-f776-4b11-bcb2-0b935dc83731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Hash de Dica de Compartilhamento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Has_Teacher_Only_SectionGroup xmlns="f8440490-6d1a-488a-8abf-48b89d0123a0" xsi:nil="true"/>
    <NotebookType xmlns="f8440490-6d1a-488a-8abf-48b89d0123a0" xsi:nil="true"/>
    <DefaultSectionNames xmlns="f8440490-6d1a-488a-8abf-48b89d0123a0" xsi:nil="true"/>
    <Self_Registration_Enabled xmlns="f8440490-6d1a-488a-8abf-48b89d0123a0" xsi:nil="true"/>
    <FolderType xmlns="f8440490-6d1a-488a-8abf-48b89d0123a0" xsi:nil="true"/>
    <AppVersion xmlns="f8440490-6d1a-488a-8abf-48b89d0123a0" xsi:nil="true"/>
    <TeamsChannelId xmlns="f8440490-6d1a-488a-8abf-48b89d0123a0" xsi:nil="true"/>
    <IsNotebookLocked xmlns="f8440490-6d1a-488a-8abf-48b89d0123a0" xsi:nil="true"/>
    <Students xmlns="f8440490-6d1a-488a-8abf-48b89d0123a0">
      <UserInfo>
        <DisplayName/>
        <AccountId xsi:nil="true"/>
        <AccountType/>
      </UserInfo>
    </Students>
    <Templates xmlns="f8440490-6d1a-488a-8abf-48b89d0123a0" xsi:nil="true"/>
    <CultureName xmlns="f8440490-6d1a-488a-8abf-48b89d0123a0" xsi:nil="true"/>
    <Invited_Students xmlns="f8440490-6d1a-488a-8abf-48b89d0123a0" xsi:nil="true"/>
    <Owner xmlns="f8440490-6d1a-488a-8abf-48b89d0123a0">
      <UserInfo>
        <DisplayName/>
        <AccountId xsi:nil="true"/>
        <AccountType/>
      </UserInfo>
    </Owner>
    <Teachers xmlns="f8440490-6d1a-488a-8abf-48b89d0123a0">
      <UserInfo>
        <DisplayName/>
        <AccountId xsi:nil="true"/>
        <AccountType/>
      </UserInfo>
    </Teachers>
    <Student_Groups xmlns="f8440490-6d1a-488a-8abf-48b89d0123a0">
      <UserInfo>
        <DisplayName/>
        <AccountId xsi:nil="true"/>
        <AccountType/>
      </UserInfo>
    </Student_Groups>
    <Invited_Teachers xmlns="f8440490-6d1a-488a-8abf-48b89d0123a0" xsi:nil="true"/>
    <Is_Collaboration_Space_Locked xmlns="f8440490-6d1a-488a-8abf-48b89d0123a0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BD6001B7-DA9F-4B65-BC19-CF31DE11455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509BA13-A767-465E-8B68-C3C034C035C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440490-6d1a-488a-8abf-48b89d0123a0"/>
    <ds:schemaRef ds:uri="22206413-f776-4b11-bcb2-0b935dc837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72CAF51-4C4B-4D6B-B6E3-64C6CFA182EF}">
  <ds:schemaRefs>
    <ds:schemaRef ds:uri="http://www.w3.org/XML/1998/namespace"/>
    <ds:schemaRef ds:uri="f8440490-6d1a-488a-8abf-48b89d0123a0"/>
    <ds:schemaRef ds:uri="http://schemas.microsoft.com/office/2006/documentManagement/types"/>
    <ds:schemaRef ds:uri="http://purl.org/dc/dcmitype/"/>
    <ds:schemaRef ds:uri="22206413-f776-4b11-bcb2-0b935dc83731"/>
    <ds:schemaRef ds:uri="http://purl.org/dc/elements/1.1/"/>
    <ds:schemaRef ds:uri="http://schemas.microsoft.com/office/2006/metadata/properties"/>
    <ds:schemaRef ds:uri="http://schemas.microsoft.com/office/infopath/2007/PartnerControls"/>
    <ds:schemaRef ds:uri="http://schemas.openxmlformats.org/package/2006/metadata/core-properties"/>
    <ds:schemaRef ds:uri="http://purl.org/dc/terms/"/>
  </ds:schemaRefs>
</ds:datastoreItem>
</file>

<file path=customXml/itemProps4.xml><?xml version="1.0" encoding="utf-8"?>
<ds:datastoreItem xmlns:ds="http://schemas.openxmlformats.org/officeDocument/2006/customXml" ds:itemID="{A0B9FFD2-B57B-4E76-A782-CBC58463CF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2180</TotalTime>
  <Pages>17</Pages>
  <Words>6233</Words>
  <Characters>33661</Characters>
  <Application>Microsoft Office Word</Application>
  <DocSecurity>0</DocSecurity>
  <Lines>280</Lines>
  <Paragraphs>79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39815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cp:lastModifiedBy>Luciana Pereira de Araújo Kohler</cp:lastModifiedBy>
  <cp:revision>201</cp:revision>
  <cp:lastPrinted>2015-03-26T13:00:00Z</cp:lastPrinted>
  <dcterms:created xsi:type="dcterms:W3CDTF">2020-09-15T21:13:00Z</dcterms:created>
  <dcterms:modified xsi:type="dcterms:W3CDTF">2020-12-07T23:52:00Z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0x010100F13453D0801D5E45B1745A09551F1C32</vt:lpwstr>
  </property>
</Properties>
</file>