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7108DD" w14:textId="7877C6BD" w:rsidR="002B0EDC" w:rsidRPr="00B00E04" w:rsidRDefault="0027407A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 w:rsidRPr="0027407A">
        <w:t>JOGO DE DOMINÓ AUTOMATIZADO</w:t>
      </w:r>
    </w:p>
    <w:p w14:paraId="4F6DBB7C" w14:textId="224326C6" w:rsidR="001E682E" w:rsidRDefault="00B300EB" w:rsidP="00752038">
      <w:pPr>
        <w:pStyle w:val="TF-AUTOR0"/>
      </w:pPr>
      <w:r>
        <w:t>Francisco Lucas Sens</w:t>
      </w:r>
    </w:p>
    <w:p w14:paraId="3FBE5C8A" w14:textId="2990938A" w:rsidR="001E682E" w:rsidRDefault="001E682E" w:rsidP="001E682E">
      <w:pPr>
        <w:pStyle w:val="TF-AUTOR0"/>
      </w:pPr>
      <w:r>
        <w:t xml:space="preserve">Prof. </w:t>
      </w:r>
      <w:r w:rsidR="000F3BCA" w:rsidRPr="000F3BCA">
        <w:t xml:space="preserve">Aurélio Faustino </w:t>
      </w:r>
      <w:proofErr w:type="spellStart"/>
      <w:r w:rsidR="000F3BCA" w:rsidRPr="000F3BCA">
        <w:t>Hoppe</w:t>
      </w:r>
      <w:proofErr w:type="spellEnd"/>
      <w:r>
        <w:t xml:space="preserve"> – Orientador</w:t>
      </w:r>
    </w:p>
    <w:p w14:paraId="28066913" w14:textId="6BDB2528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291413F" w14:textId="6084107F" w:rsidR="00AD2A35" w:rsidRPr="000A2F43" w:rsidRDefault="00AD2A35" w:rsidP="00AD2A35">
      <w:pPr>
        <w:pStyle w:val="TF-TEXTO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0A2F43">
        <w:t xml:space="preserve">A humanidade desde a criação dos primeiros computadores tenta desenvolver sistemas que </w:t>
      </w:r>
      <w:commentRangeStart w:id="23"/>
      <w:r w:rsidRPr="000A2F43">
        <w:t>igualem</w:t>
      </w:r>
      <w:commentRangeEnd w:id="23"/>
      <w:r w:rsidR="006C763F">
        <w:rPr>
          <w:rStyle w:val="Refdecomentrio"/>
        </w:rPr>
        <w:commentReference w:id="23"/>
      </w:r>
      <w:r w:rsidRPr="000A2F43">
        <w:t xml:space="preserve"> a sua inteligência, ou a superem, solucionando problemas que para nós podem demorar décadas, algumas vezes sendo inalcançável para a inteligência hu</w:t>
      </w:r>
      <w:commentRangeStart w:id="24"/>
      <w:r w:rsidRPr="000A2F43">
        <w:t xml:space="preserve">mana. </w:t>
      </w:r>
      <w:commentRangeEnd w:id="24"/>
      <w:r w:rsidR="00F9685F">
        <w:rPr>
          <w:rStyle w:val="Refdecomentrio"/>
        </w:rPr>
        <w:commentReference w:id="24"/>
      </w:r>
      <w:del w:id="25" w:author="Andreza Sartori" w:date="2020-10-30T14:51:00Z">
        <w:r w:rsidRPr="000A2F43" w:rsidDel="00415AD6">
          <w:delText>E i</w:delText>
        </w:r>
      </w:del>
      <w:ins w:id="26" w:author="Andreza Sartori" w:date="2020-10-30T14:51:00Z">
        <w:r w:rsidR="00415AD6">
          <w:t>I</w:t>
        </w:r>
      </w:ins>
      <w:r w:rsidRPr="000A2F43">
        <w:t>sto também é aplicado no âmbito dos jogos</w:t>
      </w:r>
      <w:ins w:id="27" w:author="Andreza Sartori" w:date="2020-10-30T14:51:00Z">
        <w:r w:rsidR="00415AD6">
          <w:t>.</w:t>
        </w:r>
      </w:ins>
      <w:del w:id="28" w:author="Andreza Sartori" w:date="2020-10-30T14:51:00Z">
        <w:r w:rsidRPr="000A2F43" w:rsidDel="00415AD6">
          <w:delText>,</w:delText>
        </w:r>
      </w:del>
      <w:r w:rsidRPr="000A2F43">
        <w:t xml:space="preserve"> Alan Turing que é considerado o pai da computação, </w:t>
      </w:r>
      <w:r w:rsidR="009B5A25">
        <w:t xml:space="preserve">criou </w:t>
      </w:r>
      <w:r w:rsidRPr="000A2F43">
        <w:t>em 1940 o primeiro algoritmo de xadrez</w:t>
      </w:r>
      <w:commentRangeStart w:id="29"/>
      <w:r w:rsidRPr="000A2F43">
        <w:t xml:space="preserve">, decorrente a limitação </w:t>
      </w:r>
      <w:commentRangeEnd w:id="29"/>
      <w:r w:rsidR="005B5A73">
        <w:rPr>
          <w:rStyle w:val="Refdecomentrio"/>
        </w:rPr>
        <w:commentReference w:id="29"/>
      </w:r>
      <w:r w:rsidRPr="000A2F43">
        <w:t>da tecnologia existente da época, ele escreveu o algoritmo em papel, não conseguindo executar em computadores</w:t>
      </w:r>
      <w:r w:rsidR="004F1FBA">
        <w:t xml:space="preserve"> (</w:t>
      </w:r>
      <w:r w:rsidR="006F1D69">
        <w:t>TURING,</w:t>
      </w:r>
      <w:r w:rsidR="00B652DE">
        <w:t>1988</w:t>
      </w:r>
      <w:r w:rsidR="006F1D69">
        <w:t>, tradução nossa</w:t>
      </w:r>
      <w:r w:rsidR="004F1FBA">
        <w:t>)</w:t>
      </w:r>
      <w:r w:rsidRPr="000A2F43">
        <w:t>.</w:t>
      </w:r>
    </w:p>
    <w:p w14:paraId="2571C2AD" w14:textId="04624DE7" w:rsidR="00146D56" w:rsidRPr="00146D56" w:rsidRDefault="00554685" w:rsidP="003367DD">
      <w:pPr>
        <w:pStyle w:val="TF-TEXTO"/>
      </w:pPr>
      <w:r w:rsidRPr="00146D56">
        <w:t>N</w:t>
      </w:r>
      <w:r w:rsidR="00AD2A35" w:rsidRPr="00146D56">
        <w:t>o ano de 1997</w:t>
      </w:r>
      <w:del w:id="30" w:author="Andreza Sartori" w:date="2020-10-30T14:56:00Z">
        <w:r w:rsidR="00D24E4B" w:rsidDel="00023189">
          <w:delText>,</w:delText>
        </w:r>
      </w:del>
      <w:r w:rsidR="00AD2A35" w:rsidRPr="00146D56">
        <w:t xml:space="preserve"> o computador </w:t>
      </w:r>
      <w:proofErr w:type="spellStart"/>
      <w:r w:rsidR="00AD2A35" w:rsidRPr="00146D56">
        <w:t>Deep</w:t>
      </w:r>
      <w:proofErr w:type="spellEnd"/>
      <w:r w:rsidR="00AD2A35" w:rsidRPr="00146D56">
        <w:t xml:space="preserve"> Blue da empresa IBM derrotou </w:t>
      </w:r>
      <w:proofErr w:type="spellStart"/>
      <w:r w:rsidR="00AD2A35" w:rsidRPr="00146D56">
        <w:t>Garry</w:t>
      </w:r>
      <w:proofErr w:type="spellEnd"/>
      <w:r w:rsidR="00AD2A35" w:rsidRPr="00146D56">
        <w:t xml:space="preserve"> Kasparov que era o campeão mundial de xadrez, após cinco partidas jogando contra o computador</w:t>
      </w:r>
      <w:del w:id="31" w:author="Andreza Sartori" w:date="2020-10-30T14:57:00Z">
        <w:r w:rsidR="00AD2A35" w:rsidRPr="00146D56" w:rsidDel="000E5B55">
          <w:delText>,</w:delText>
        </w:r>
      </w:del>
      <w:r w:rsidR="00AD2A35" w:rsidRPr="00146D56">
        <w:t xml:space="preserve"> </w:t>
      </w:r>
      <w:proofErr w:type="spellStart"/>
      <w:r w:rsidR="00AD2A35" w:rsidRPr="00146D56">
        <w:t>Garry</w:t>
      </w:r>
      <w:proofErr w:type="spellEnd"/>
      <w:r w:rsidR="00AD2A35" w:rsidRPr="00146D56">
        <w:t xml:space="preserve"> renunciou, dando a vitória para a máquina da IBM</w:t>
      </w:r>
      <w:r w:rsidRPr="00146D56">
        <w:t xml:space="preserve"> (HSU, 1999</w:t>
      </w:r>
      <w:r w:rsidR="00510EEB" w:rsidRPr="00146D56">
        <w:t>, tradução nossa</w:t>
      </w:r>
      <w:r w:rsidRPr="00146D56">
        <w:t>)</w:t>
      </w:r>
      <w:r w:rsidR="00AD2A35" w:rsidRPr="00146D56">
        <w:t xml:space="preserve">. </w:t>
      </w:r>
      <w:ins w:id="32" w:author="Andreza Sartori" w:date="2020-10-30T15:05:00Z">
        <w:r w:rsidR="00216A38">
          <w:t xml:space="preserve">O jogo </w:t>
        </w:r>
      </w:ins>
      <w:r w:rsidR="003367DD" w:rsidRPr="000A2F43">
        <w:t>Go</w:t>
      </w:r>
      <w:ins w:id="33" w:author="Andreza Sartori" w:date="2020-10-30T15:05:00Z">
        <w:r w:rsidR="00216A38">
          <w:t>,</w:t>
        </w:r>
      </w:ins>
      <w:r w:rsidR="003367DD" w:rsidRPr="000A2F43">
        <w:t xml:space="preserve"> </w:t>
      </w:r>
      <w:del w:id="34" w:author="Andreza Sartori" w:date="2020-10-30T15:05:00Z">
        <w:r w:rsidR="003367DD" w:rsidRPr="000A2F43" w:rsidDel="00216A38">
          <w:delText xml:space="preserve">é um jogo </w:delText>
        </w:r>
        <w:r w:rsidR="003367DD" w:rsidDel="009213F7">
          <w:delText xml:space="preserve">que é </w:delText>
        </w:r>
      </w:del>
      <w:r w:rsidR="003367DD">
        <w:t>considerado um</w:t>
      </w:r>
      <w:r w:rsidR="003367DD" w:rsidRPr="000A2F43">
        <w:t xml:space="preserve"> </w:t>
      </w:r>
      <w:r w:rsidR="003367DD">
        <w:t xml:space="preserve">dos </w:t>
      </w:r>
      <w:r w:rsidR="003367DD" w:rsidRPr="000A2F43">
        <w:t xml:space="preserve">mais difíceis </w:t>
      </w:r>
      <w:commentRangeStart w:id="35"/>
      <w:r w:rsidR="003367DD" w:rsidRPr="000A2F43">
        <w:t xml:space="preserve">do mundo e em 2017 o </w:t>
      </w:r>
      <w:proofErr w:type="spellStart"/>
      <w:r w:rsidR="003367DD" w:rsidRPr="000A2F43">
        <w:t>AlphaGo</w:t>
      </w:r>
      <w:proofErr w:type="spellEnd"/>
      <w:ins w:id="36" w:author="Andreza Sartori" w:date="2020-10-30T14:57:00Z">
        <w:r w:rsidR="000E5B55">
          <w:t>,</w:t>
        </w:r>
      </w:ins>
      <w:r w:rsidR="003367DD" w:rsidRPr="000A2F43">
        <w:t xml:space="preserve"> </w:t>
      </w:r>
      <w:del w:id="37" w:author="Andreza Sartori" w:date="2020-10-30T14:57:00Z">
        <w:r w:rsidR="003367DD" w:rsidDel="000E5B55">
          <w:delText xml:space="preserve">que foi </w:delText>
        </w:r>
      </w:del>
      <w:r w:rsidR="003367DD">
        <w:t xml:space="preserve">desenvolvido pelo </w:t>
      </w:r>
      <w:proofErr w:type="spellStart"/>
      <w:r w:rsidR="003367DD">
        <w:t>DeepMind</w:t>
      </w:r>
      <w:commentRangeEnd w:id="35"/>
      <w:proofErr w:type="spellEnd"/>
      <w:r w:rsidR="00084B30">
        <w:rPr>
          <w:rStyle w:val="Refdecomentrio"/>
        </w:rPr>
        <w:commentReference w:id="35"/>
      </w:r>
      <w:ins w:id="38" w:author="Andreza Sartori" w:date="2020-10-30T14:57:00Z">
        <w:r w:rsidR="000E5B55">
          <w:t>,</w:t>
        </w:r>
      </w:ins>
      <w:r w:rsidR="003367DD">
        <w:t xml:space="preserve"> </w:t>
      </w:r>
      <w:r w:rsidR="003367DD" w:rsidRPr="000A2F43">
        <w:t>foi capaz de derrotar o campeão mundial</w:t>
      </w:r>
      <w:r w:rsidR="003367DD">
        <w:t xml:space="preserve"> Lee </w:t>
      </w:r>
      <w:proofErr w:type="spellStart"/>
      <w:r w:rsidR="003367DD">
        <w:t>Sedol</w:t>
      </w:r>
      <w:proofErr w:type="spellEnd"/>
      <w:r w:rsidR="003367DD">
        <w:t xml:space="preserve"> (</w:t>
      </w:r>
      <w:r w:rsidR="00C8680D">
        <w:t xml:space="preserve">YANNAKAKIS </w:t>
      </w:r>
      <w:r w:rsidR="003C17A9" w:rsidRPr="00F87B6F">
        <w:rPr>
          <w:i/>
          <w:iCs/>
        </w:rPr>
        <w:t>et al.</w:t>
      </w:r>
      <w:r w:rsidR="003367DD" w:rsidRPr="00A57A9B">
        <w:t>,</w:t>
      </w:r>
      <w:r w:rsidR="003367DD">
        <w:t xml:space="preserve"> 2017</w:t>
      </w:r>
      <w:r w:rsidR="00101E76">
        <w:t>, tradução nossa</w:t>
      </w:r>
      <w:r w:rsidR="003367DD">
        <w:t xml:space="preserve">). </w:t>
      </w:r>
      <w:r w:rsidR="00146D56" w:rsidRPr="00146D56">
        <w:t>Em 2019</w:t>
      </w:r>
      <w:r w:rsidR="008736FF">
        <w:t>,</w:t>
      </w:r>
      <w:r w:rsidR="00146D56" w:rsidRPr="00146D56">
        <w:t xml:space="preserve"> a </w:t>
      </w:r>
      <w:proofErr w:type="spellStart"/>
      <w:r w:rsidR="00146D56" w:rsidRPr="00146D56">
        <w:t>OpenAI</w:t>
      </w:r>
      <w:proofErr w:type="spellEnd"/>
      <w:r w:rsidR="00146D56" w:rsidRPr="00146D56">
        <w:t xml:space="preserve"> Five conseguiu derrotar o time campeão </w:t>
      </w:r>
      <w:proofErr w:type="gramStart"/>
      <w:r w:rsidR="00146D56" w:rsidRPr="00146D56">
        <w:t>de Dota</w:t>
      </w:r>
      <w:proofErr w:type="gramEnd"/>
      <w:r w:rsidR="00146D56" w:rsidRPr="00146D56">
        <w:t xml:space="preserve"> 2, vencendo 99.4% </w:t>
      </w:r>
      <w:r w:rsidR="003367DD">
        <w:t>d</w:t>
      </w:r>
      <w:r w:rsidR="00146D56" w:rsidRPr="00146D56">
        <w:t>o total de 7000 partidas</w:t>
      </w:r>
      <w:r w:rsidR="00101E76">
        <w:t xml:space="preserve">. A </w:t>
      </w:r>
      <w:commentRangeStart w:id="39"/>
      <w:proofErr w:type="spellStart"/>
      <w:r w:rsidR="00101E76">
        <w:t>OpenAi</w:t>
      </w:r>
      <w:proofErr w:type="spellEnd"/>
      <w:r w:rsidR="00101E76">
        <w:t xml:space="preserve"> Five </w:t>
      </w:r>
      <w:commentRangeEnd w:id="39"/>
      <w:r w:rsidR="00B97161">
        <w:rPr>
          <w:rStyle w:val="Refdecomentrio"/>
        </w:rPr>
        <w:commentReference w:id="39"/>
      </w:r>
      <w:r w:rsidR="00101E76">
        <w:t>consegu</w:t>
      </w:r>
      <w:ins w:id="40" w:author="Andreza Sartori" w:date="2020-10-30T15:07:00Z">
        <w:r w:rsidR="00B97161">
          <w:t>iu</w:t>
        </w:r>
      </w:ins>
      <w:del w:id="41" w:author="Andreza Sartori" w:date="2020-10-30T15:07:00Z">
        <w:r w:rsidR="00101E76" w:rsidDel="00B97161">
          <w:delText>e</w:delText>
        </w:r>
      </w:del>
      <w:r w:rsidR="00146D56" w:rsidRPr="00146D56">
        <w:t xml:space="preserve"> reagi</w:t>
      </w:r>
      <w:r w:rsidR="00101E76">
        <w:t>r</w:t>
      </w:r>
      <w:r w:rsidR="00146D56" w:rsidRPr="00146D56">
        <w:t xml:space="preserve"> a um evento do game em 217ms em média, </w:t>
      </w:r>
      <w:r w:rsidR="00693626" w:rsidRPr="00146D56">
        <w:t>enquanto</w:t>
      </w:r>
      <w:r w:rsidR="00146D56" w:rsidRPr="00146D56">
        <w:t xml:space="preserve"> a média visual das reações humanas é de aproximadamente de 250ms (</w:t>
      </w:r>
      <w:r w:rsidR="00E801EA" w:rsidRPr="00B04137">
        <w:t>BERNER</w:t>
      </w:r>
      <w:r w:rsidR="00E801EA">
        <w:t xml:space="preserve"> </w:t>
      </w:r>
      <w:r w:rsidR="00190DD3" w:rsidRPr="00190DD3">
        <w:rPr>
          <w:i/>
        </w:rPr>
        <w:t>et al.</w:t>
      </w:r>
      <w:r w:rsidR="00146D56" w:rsidRPr="00146D56">
        <w:t>, 2019, tradução nossa).</w:t>
      </w:r>
    </w:p>
    <w:p w14:paraId="0E8A7009" w14:textId="26DE9563" w:rsidR="00E55B71" w:rsidRDefault="00693626" w:rsidP="00E55B71">
      <w:pPr>
        <w:pStyle w:val="TF-TEXTO"/>
      </w:pPr>
      <w:r>
        <w:t>Russel</w:t>
      </w:r>
      <w:r w:rsidR="00E70F03">
        <w:t>l</w:t>
      </w:r>
      <w:r>
        <w:t xml:space="preserve"> e </w:t>
      </w:r>
      <w:proofErr w:type="spellStart"/>
      <w:r>
        <w:t>Norvig</w:t>
      </w:r>
      <w:proofErr w:type="spellEnd"/>
      <w:r>
        <w:t xml:space="preserve"> (2013</w:t>
      </w:r>
      <w:r w:rsidR="000273F2">
        <w:t>) afirmam que s</w:t>
      </w:r>
      <w:r w:rsidR="00E76035">
        <w:t xml:space="preserve">em dúvida o uso da </w:t>
      </w:r>
      <w:r w:rsidR="000273F2">
        <w:t>I</w:t>
      </w:r>
      <w:r w:rsidR="00E76035">
        <w:t xml:space="preserve">nteligência </w:t>
      </w:r>
      <w:r w:rsidR="000273F2">
        <w:t>A</w:t>
      </w:r>
      <w:r w:rsidR="00E76035">
        <w:t xml:space="preserve">rtificial </w:t>
      </w:r>
      <w:r w:rsidR="0044592D">
        <w:t xml:space="preserve">(IA) </w:t>
      </w:r>
      <w:r w:rsidR="007A0542">
        <w:t xml:space="preserve">é constantemente </w:t>
      </w:r>
      <w:r w:rsidR="00C21028">
        <w:t>utilizado</w:t>
      </w:r>
      <w:r w:rsidR="007A0542">
        <w:t xml:space="preserve"> no dia a dia, seja para tarefas espec</w:t>
      </w:r>
      <w:r w:rsidR="00646190">
        <w:t>í</w:t>
      </w:r>
      <w:r w:rsidR="007A0542">
        <w:t>ficas como jogos de xadrez, demonstração de teoremas matemáticos</w:t>
      </w:r>
      <w:r w:rsidR="00723AF4">
        <w:t xml:space="preserve">, </w:t>
      </w:r>
      <w:commentRangeStart w:id="42"/>
      <w:r w:rsidR="00723AF4">
        <w:t>criação de poesia</w:t>
      </w:r>
      <w:commentRangeEnd w:id="42"/>
      <w:r w:rsidR="00D2751D">
        <w:rPr>
          <w:rStyle w:val="Refdecomentrio"/>
        </w:rPr>
        <w:commentReference w:id="42"/>
      </w:r>
      <w:r w:rsidR="00723AF4">
        <w:t>, direção de carros autônomos, diagnóstico de doenças,</w:t>
      </w:r>
      <w:r w:rsidR="00C21028">
        <w:t xml:space="preserve"> </w:t>
      </w:r>
      <w:r w:rsidR="006E131E">
        <w:t>tradução automática, reconhecimento de voz,</w:t>
      </w:r>
      <w:r w:rsidR="00723AF4">
        <w:t xml:space="preserve"> entre outros.</w:t>
      </w:r>
      <w:r w:rsidR="00E55B71" w:rsidRPr="00E55B71">
        <w:t xml:space="preserve"> </w:t>
      </w:r>
      <w:r w:rsidR="00646190">
        <w:t>Além disso, o</w:t>
      </w:r>
      <w:r w:rsidR="00E55B71" w:rsidRPr="000A2F43">
        <w:t xml:space="preserve"> avanço do hardware e software proporciona uma grande evolução na área de jogos, sendo eles físicos com tabuleiros </w:t>
      </w:r>
      <w:del w:id="43" w:author="Andreza Sartori" w:date="2020-10-30T15:10:00Z">
        <w:r w:rsidR="00E55B71" w:rsidRPr="000A2F43" w:rsidDel="0035402C">
          <w:delText xml:space="preserve"> </w:delText>
        </w:r>
      </w:del>
      <w:r w:rsidR="00E55B71" w:rsidRPr="000A2F43">
        <w:t xml:space="preserve">ou digitais, </w:t>
      </w:r>
      <w:r w:rsidR="00E55B71">
        <w:t xml:space="preserve">o uso de IA em jogos contribuiu de várias formas, seja para testes automatizados em jogos, personagens não jogáveis chamados de </w:t>
      </w:r>
      <w:r w:rsidR="00A9365F" w:rsidRPr="00A9365F">
        <w:rPr>
          <w:i/>
          <w:iCs/>
        </w:rPr>
        <w:t xml:space="preserve">Non-Player </w:t>
      </w:r>
      <w:proofErr w:type="spellStart"/>
      <w:r w:rsidR="00A9365F" w:rsidRPr="00A9365F">
        <w:rPr>
          <w:i/>
          <w:iCs/>
        </w:rPr>
        <w:t>Character</w:t>
      </w:r>
      <w:proofErr w:type="spellEnd"/>
      <w:r w:rsidR="00A9365F" w:rsidRPr="00A9365F">
        <w:t xml:space="preserve"> </w:t>
      </w:r>
      <w:r w:rsidR="00A9365F">
        <w:t>(</w:t>
      </w:r>
      <w:r w:rsidR="00E55B71">
        <w:t>NPC</w:t>
      </w:r>
      <w:r w:rsidR="00A9365F">
        <w:t>)</w:t>
      </w:r>
      <w:r w:rsidR="00E55B71">
        <w:t>, geração procedural de mapas, modelagem de jogadores (</w:t>
      </w:r>
      <w:r w:rsidR="00E55B71" w:rsidRPr="00C512D5">
        <w:t>Y</w:t>
      </w:r>
      <w:r w:rsidR="00E55B71">
        <w:t>ANNAKAKIS</w:t>
      </w:r>
      <w:r w:rsidR="00A9365F">
        <w:t xml:space="preserve">; </w:t>
      </w:r>
      <w:r w:rsidR="00E55B71" w:rsidRPr="00C512D5">
        <w:t>T</w:t>
      </w:r>
      <w:r w:rsidR="00E55B71">
        <w:t>OGELIUS, 2018, tradução nossa).</w:t>
      </w:r>
    </w:p>
    <w:p w14:paraId="31A0439D" w14:textId="5CB2D3EA" w:rsidR="0096302A" w:rsidRDefault="005B224D" w:rsidP="00AA24BB">
      <w:pPr>
        <w:pStyle w:val="TF-TEXTO"/>
      </w:pPr>
      <w:r>
        <w:t xml:space="preserve">De acordo com </w:t>
      </w:r>
      <w:proofErr w:type="spellStart"/>
      <w:r>
        <w:t>Yannakakis</w:t>
      </w:r>
      <w:proofErr w:type="spellEnd"/>
      <w:r>
        <w:t xml:space="preserve"> e </w:t>
      </w:r>
      <w:proofErr w:type="spellStart"/>
      <w:r>
        <w:t>Togelius</w:t>
      </w:r>
      <w:proofErr w:type="spellEnd"/>
      <w:r>
        <w:t xml:space="preserve"> (2018)</w:t>
      </w:r>
      <w:ins w:id="44" w:author="Andreza Sartori" w:date="2020-10-29T23:07:00Z">
        <w:r w:rsidR="00386295">
          <w:t>,</w:t>
        </w:r>
      </w:ins>
      <w:r>
        <w:t xml:space="preserve"> </w:t>
      </w:r>
      <w:r w:rsidR="00241259">
        <w:t>o</w:t>
      </w:r>
      <w:r w:rsidR="0069113C" w:rsidRPr="000A2F43">
        <w:t>utro avanço notável é a utilização de inteligência artificial para aprimorar a imersão dos jogadores através de cenários e personagens mais realistas</w:t>
      </w:r>
      <w:r w:rsidR="00241259">
        <w:t xml:space="preserve">. </w:t>
      </w:r>
      <w:r w:rsidR="0069113C" w:rsidRPr="000A2F43">
        <w:t xml:space="preserve">Os jogos trazem benefícios como melhorar a agilidade, raciocínio lógico, coordenação motora, entre outros. </w:t>
      </w:r>
      <w:r w:rsidR="009742F9">
        <w:t>Já a</w:t>
      </w:r>
      <w:r w:rsidR="00E55B71" w:rsidRPr="000A2F43">
        <w:t xml:space="preserve"> robótica é constantemente utilizada nos dias de hoje, seja para realizar cirurgias, desativar bombas, produção automatizada de produtos comestíveis, carros, entre outros. Conclui-se então, que a utilização da robótica atrelada ao uso de inteligência artificial </w:t>
      </w:r>
      <w:r w:rsidR="00DD4242">
        <w:t>surge a ideia de</w:t>
      </w:r>
      <w:r w:rsidR="00AA24BB">
        <w:t xml:space="preserve"> sistemas autônomos</w:t>
      </w:r>
      <w:r w:rsidR="00E55B71" w:rsidRPr="000A2F43">
        <w:t>.</w:t>
      </w:r>
      <w:r w:rsidR="00667AB7">
        <w:t xml:space="preserve"> </w:t>
      </w:r>
    </w:p>
    <w:p w14:paraId="36925CD9" w14:textId="39D2E674" w:rsidR="009742F9" w:rsidRDefault="00667AB7" w:rsidP="00AA24BB">
      <w:pPr>
        <w:pStyle w:val="TF-TEXTO"/>
      </w:pPr>
      <w:r>
        <w:t xml:space="preserve">Segundo </w:t>
      </w:r>
      <w:proofErr w:type="spellStart"/>
      <w:r w:rsidR="00D82FE1" w:rsidRPr="009A48DB">
        <w:t>Selenguini</w:t>
      </w:r>
      <w:proofErr w:type="spellEnd"/>
      <w:r w:rsidR="00D82FE1" w:rsidRPr="009A48DB">
        <w:t>, Amaral e Silva (</w:t>
      </w:r>
      <w:r w:rsidR="009A48DB" w:rsidRPr="009A48DB">
        <w:t>2016)</w:t>
      </w:r>
      <w:commentRangeStart w:id="45"/>
      <w:ins w:id="46" w:author="Andreza Sartori" w:date="2020-10-29T23:08:00Z">
        <w:r w:rsidR="00E23558">
          <w:t>,</w:t>
        </w:r>
      </w:ins>
      <w:commentRangeEnd w:id="45"/>
      <w:ins w:id="47" w:author="Andreza Sartori" w:date="2020-10-29T23:13:00Z">
        <w:r w:rsidR="00A32401">
          <w:rPr>
            <w:rStyle w:val="Refdecomentrio"/>
          </w:rPr>
          <w:commentReference w:id="45"/>
        </w:r>
      </w:ins>
      <w:r w:rsidR="00D82FE1" w:rsidRPr="009A48DB">
        <w:t xml:space="preserve"> </w:t>
      </w:r>
      <w:r w:rsidR="00691AEC">
        <w:t xml:space="preserve">os </w:t>
      </w:r>
      <w:r w:rsidR="0096302A">
        <w:t>sistemas autônomos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são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capazes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de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realizar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uma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tarefa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de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forma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adequada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sem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uma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interferência</w:t>
      </w:r>
      <w:r w:rsidR="007C74C8">
        <w:rPr>
          <w:rStyle w:val="fontstyle01"/>
        </w:rPr>
        <w:t xml:space="preserve"> </w:t>
      </w:r>
      <w:r w:rsidR="009742F9">
        <w:rPr>
          <w:rStyle w:val="fontstyle01"/>
        </w:rPr>
        <w:t>externa, ou seja, eles</w:t>
      </w:r>
      <w:r w:rsidR="007C74C8">
        <w:rPr>
          <w:rStyle w:val="fontstyle01"/>
        </w:rPr>
        <w:t xml:space="preserve"> </w:t>
      </w:r>
      <w:r w:rsidR="009742F9">
        <w:rPr>
          <w:rStyle w:val="fontstyle01"/>
        </w:rPr>
        <w:t>são capazes de aprender com o ambiente</w:t>
      </w:r>
      <w:r w:rsidR="007C74C8">
        <w:rPr>
          <w:rStyle w:val="fontstyle01"/>
        </w:rPr>
        <w:t xml:space="preserve"> </w:t>
      </w:r>
      <w:r w:rsidR="009742F9">
        <w:rPr>
          <w:rStyle w:val="fontstyle01"/>
        </w:rPr>
        <w:t>para gerar suas ações.</w:t>
      </w:r>
      <w:r w:rsidR="007C74C8">
        <w:rPr>
          <w:rStyle w:val="fontstyle01"/>
        </w:rPr>
        <w:t xml:space="preserve"> </w:t>
      </w:r>
      <w:r w:rsidR="007B6160">
        <w:rPr>
          <w:rStyle w:val="fontstyle01"/>
        </w:rPr>
        <w:t>Além disso, u</w:t>
      </w:r>
      <w:r w:rsidR="00EC0839">
        <w:rPr>
          <w:rStyle w:val="fontstyle01"/>
        </w:rPr>
        <w:t>tilizam</w:t>
      </w:r>
      <w:r w:rsidR="009742F9">
        <w:rPr>
          <w:rStyle w:val="fontstyle01"/>
        </w:rPr>
        <w:t xml:space="preserve"> essas ações para planejar e construir uma</w:t>
      </w:r>
      <w:r w:rsidR="007C74C8">
        <w:rPr>
          <w:rStyle w:val="fontstyle01"/>
        </w:rPr>
        <w:t xml:space="preserve"> </w:t>
      </w:r>
      <w:r w:rsidR="009742F9">
        <w:rPr>
          <w:rStyle w:val="fontstyle01"/>
        </w:rPr>
        <w:t xml:space="preserve">sequência de ações com o intuito de atingir seu objetivo. </w:t>
      </w:r>
      <w:r w:rsidR="00C4799C">
        <w:rPr>
          <w:rStyle w:val="fontstyle01"/>
        </w:rPr>
        <w:t xml:space="preserve">Neste contexto, são </w:t>
      </w:r>
      <w:r w:rsidR="009742F9">
        <w:rPr>
          <w:rStyle w:val="fontstyle01"/>
        </w:rPr>
        <w:t>capaz</w:t>
      </w:r>
      <w:r w:rsidR="00C4799C">
        <w:rPr>
          <w:rStyle w:val="fontstyle01"/>
        </w:rPr>
        <w:t>es</w:t>
      </w:r>
      <w:r w:rsidR="009742F9">
        <w:rPr>
          <w:rStyle w:val="fontstyle01"/>
        </w:rPr>
        <w:t xml:space="preserve"> de realizar tarefas </w:t>
      </w:r>
      <w:r w:rsidR="007C74C8">
        <w:rPr>
          <w:rStyle w:val="fontstyle01"/>
        </w:rPr>
        <w:t>e</w:t>
      </w:r>
      <w:r w:rsidR="009742F9">
        <w:rPr>
          <w:rStyle w:val="fontstyle01"/>
        </w:rPr>
        <w:t>specíficas com a finalidade de</w:t>
      </w:r>
      <w:r w:rsidR="007C74C8">
        <w:rPr>
          <w:rStyle w:val="fontstyle01"/>
        </w:rPr>
        <w:t xml:space="preserve"> </w:t>
      </w:r>
      <w:r w:rsidR="009742F9">
        <w:rPr>
          <w:rStyle w:val="fontstyle01"/>
        </w:rPr>
        <w:t xml:space="preserve">jogar uma partida de </w:t>
      </w:r>
      <w:r w:rsidR="00537459">
        <w:rPr>
          <w:rStyle w:val="fontstyle01"/>
        </w:rPr>
        <w:t>dominó</w:t>
      </w:r>
      <w:r w:rsidR="009742F9">
        <w:rPr>
          <w:rStyle w:val="fontstyle01"/>
        </w:rPr>
        <w:t>, capacidade de enxergar o jogo,</w:t>
      </w:r>
      <w:r w:rsidR="007C74C8">
        <w:rPr>
          <w:rStyle w:val="fontstyle01"/>
        </w:rPr>
        <w:t xml:space="preserve"> </w:t>
      </w:r>
      <w:r w:rsidR="009742F9">
        <w:rPr>
          <w:rStyle w:val="fontstyle01"/>
        </w:rPr>
        <w:t xml:space="preserve">movimentar as </w:t>
      </w:r>
      <w:r w:rsidR="007C74C8">
        <w:rPr>
          <w:rStyle w:val="fontstyle01"/>
        </w:rPr>
        <w:t>p</w:t>
      </w:r>
      <w:r w:rsidR="009742F9">
        <w:rPr>
          <w:rStyle w:val="fontstyle01"/>
        </w:rPr>
        <w:t>eças e ainda pensar em como criar estratégias</w:t>
      </w:r>
      <w:r w:rsidR="006B5395">
        <w:rPr>
          <w:rStyle w:val="fontstyle01"/>
        </w:rPr>
        <w:t xml:space="preserve"> de jogo.</w:t>
      </w:r>
    </w:p>
    <w:p w14:paraId="49224341" w14:textId="4D7BDFE4" w:rsidR="00AD2A35" w:rsidRPr="000A2F43" w:rsidRDefault="00AD2A35" w:rsidP="00AD2A35">
      <w:pPr>
        <w:pStyle w:val="TF-TEXTO"/>
      </w:pPr>
      <w:r w:rsidRPr="000A2F43">
        <w:t xml:space="preserve">Diante deste cenário, este trabalho propõe-se </w:t>
      </w:r>
      <w:del w:id="48" w:author="Andreza Sartori" w:date="2020-10-30T15:25:00Z">
        <w:r w:rsidRPr="000A2F43" w:rsidDel="00044657">
          <w:delText xml:space="preserve">a </w:delText>
        </w:r>
      </w:del>
      <w:r w:rsidRPr="000A2F43">
        <w:t>desenvolver um dispositivo que seja capaz de jogar dominó de forma autônoma, utilizando técnicas de processamento de imagens</w:t>
      </w:r>
      <w:r w:rsidR="00C014B1">
        <w:t xml:space="preserve">, </w:t>
      </w:r>
      <w:commentRangeStart w:id="49"/>
      <w:proofErr w:type="spellStart"/>
      <w:r w:rsidR="00C014B1" w:rsidRPr="00C014B1">
        <w:rPr>
          <w:i/>
          <w:iCs/>
        </w:rPr>
        <w:t>machine</w:t>
      </w:r>
      <w:proofErr w:type="spellEnd"/>
      <w:r w:rsidR="00C014B1" w:rsidRPr="00C014B1">
        <w:rPr>
          <w:i/>
          <w:iCs/>
        </w:rPr>
        <w:t xml:space="preserve"> </w:t>
      </w:r>
      <w:proofErr w:type="spellStart"/>
      <w:r w:rsidR="00C014B1" w:rsidRPr="00C014B1">
        <w:rPr>
          <w:i/>
          <w:iCs/>
        </w:rPr>
        <w:t>learning</w:t>
      </w:r>
      <w:proofErr w:type="spellEnd"/>
      <w:r w:rsidRPr="000A2F43">
        <w:t xml:space="preserve"> </w:t>
      </w:r>
      <w:commentRangeEnd w:id="49"/>
      <w:r w:rsidR="001E13A6">
        <w:rPr>
          <w:rStyle w:val="Refdecomentrio"/>
        </w:rPr>
        <w:commentReference w:id="49"/>
      </w:r>
      <w:r w:rsidRPr="000A2F43">
        <w:t>e robótica.</w:t>
      </w:r>
    </w:p>
    <w:p w14:paraId="152C20A3" w14:textId="239DA68B" w:rsidR="00F255FC" w:rsidRPr="007D10F2" w:rsidRDefault="00F255FC" w:rsidP="007D10F2">
      <w:pPr>
        <w:pStyle w:val="Ttulo2"/>
      </w:pPr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27CAB34D" w14:textId="0134BEF5" w:rsidR="004F0092" w:rsidRDefault="004F0092" w:rsidP="004F0092">
      <w:pPr>
        <w:pStyle w:val="TF-TEXTO"/>
      </w:pPr>
      <w:r>
        <w:t xml:space="preserve">O objetivo deste trabalho é </w:t>
      </w:r>
      <w:commentRangeStart w:id="50"/>
      <w:r w:rsidR="00D33E9C">
        <w:t>desenvolver</w:t>
      </w:r>
      <w:commentRangeEnd w:id="50"/>
      <w:r w:rsidR="00315B77">
        <w:rPr>
          <w:rStyle w:val="Refdecomentrio"/>
        </w:rPr>
        <w:commentReference w:id="50"/>
      </w:r>
      <w:r>
        <w:t xml:space="preserve"> um dispositivo </w:t>
      </w:r>
      <w:del w:id="51" w:author="Andreza Sartori" w:date="2020-10-30T15:27:00Z">
        <w:r w:rsidDel="008A5800">
          <w:delText>que consiga</w:delText>
        </w:r>
      </w:del>
      <w:ins w:id="52" w:author="Andreza Sartori" w:date="2020-10-30T15:27:00Z">
        <w:r w:rsidR="008A5800">
          <w:t>para?</w:t>
        </w:r>
      </w:ins>
      <w:r>
        <w:t xml:space="preserve"> jogar </w:t>
      </w:r>
      <w:r w:rsidR="007C489A">
        <w:t xml:space="preserve">de </w:t>
      </w:r>
      <w:r w:rsidR="007C489A" w:rsidRPr="000A2F43">
        <w:t>forma autônoma</w:t>
      </w:r>
      <w:r w:rsidRPr="000B7492">
        <w:t xml:space="preserve"> </w:t>
      </w:r>
      <w:r>
        <w:t>partidas de dominó</w:t>
      </w:r>
      <w:r w:rsidR="004C53E3">
        <w:t xml:space="preserve"> contra adversários humanos.</w:t>
      </w:r>
    </w:p>
    <w:p w14:paraId="2A48C738" w14:textId="51729BA8" w:rsidR="004F0092" w:rsidRPr="00B56294" w:rsidRDefault="004F0092" w:rsidP="00862274">
      <w:pPr>
        <w:pStyle w:val="TF-TEXTO"/>
      </w:pPr>
      <w:r>
        <w:t>Os objetivos específicos são:</w:t>
      </w:r>
    </w:p>
    <w:p w14:paraId="0C010E53" w14:textId="3E497285" w:rsidR="006E12D2" w:rsidRDefault="006E12D2" w:rsidP="001C1367">
      <w:pPr>
        <w:pStyle w:val="TF-ALNEA"/>
      </w:pPr>
      <w:r>
        <w:t>analisar a usabilidade do projeto desenvolvido</w:t>
      </w:r>
      <w:r w:rsidR="002A7D1C">
        <w:t xml:space="preserve"> </w:t>
      </w:r>
      <w:r w:rsidR="001E181D">
        <w:t>assim como o</w:t>
      </w:r>
      <w:r>
        <w:t xml:space="preserve"> sentimento em relação a humano-computador dos usuários;</w:t>
      </w:r>
    </w:p>
    <w:p w14:paraId="4B3F5247" w14:textId="635AAE26" w:rsidR="006E12D2" w:rsidRDefault="00B47718" w:rsidP="001C1367">
      <w:pPr>
        <w:pStyle w:val="TF-ALNEA"/>
      </w:pPr>
      <w:r>
        <w:t xml:space="preserve">validar e analisar </w:t>
      </w:r>
      <w:r w:rsidR="00510089">
        <w:t xml:space="preserve">o </w:t>
      </w:r>
      <w:r>
        <w:t xml:space="preserve">tempo de resposta da </w:t>
      </w:r>
      <w:r w:rsidR="001E181D">
        <w:t xml:space="preserve">segmentação e </w:t>
      </w:r>
      <w:r>
        <w:t>classificação</w:t>
      </w:r>
      <w:r w:rsidR="001E181D">
        <w:t xml:space="preserve">, </w:t>
      </w:r>
      <w:r w:rsidR="00D757BF">
        <w:t xml:space="preserve">a decisão da melhor jogada, a precisão da locomoção e </w:t>
      </w:r>
      <w:r w:rsidR="006B3163">
        <w:t xml:space="preserve">a </w:t>
      </w:r>
      <w:r w:rsidR="00D757BF">
        <w:t>disposição das peças</w:t>
      </w:r>
      <w:r w:rsidR="00211CFE">
        <w:t xml:space="preserve"> assim como </w:t>
      </w:r>
      <w:r w:rsidR="006E12D2">
        <w:t>a assertividade das jogadas realizadas</w:t>
      </w:r>
      <w:r w:rsidR="00861D9F">
        <w:t>;</w:t>
      </w:r>
    </w:p>
    <w:p w14:paraId="28D7D08E" w14:textId="15DF0D27" w:rsidR="00861D9F" w:rsidRDefault="005569E8" w:rsidP="001C1367">
      <w:pPr>
        <w:pStyle w:val="TF-ALNEA"/>
      </w:pPr>
      <w:r>
        <w:t xml:space="preserve">disponibilizar um </w:t>
      </w:r>
      <w:r w:rsidR="00554FD5">
        <w:t>dispositivo</w:t>
      </w:r>
      <w:r w:rsidR="00861D9F">
        <w:t xml:space="preserve"> de baixo custo e de fácil montagem.</w:t>
      </w:r>
    </w:p>
    <w:p w14:paraId="0F83796A" w14:textId="77777777" w:rsidR="00A44581" w:rsidRDefault="00A44581" w:rsidP="00424AD5">
      <w:pPr>
        <w:pStyle w:val="Ttulo1"/>
      </w:pPr>
      <w:bookmarkStart w:id="53" w:name="_Toc419598587"/>
      <w:r>
        <w:lastRenderedPageBreak/>
        <w:t xml:space="preserve">trabalhos </w:t>
      </w:r>
      <w:r w:rsidRPr="00FC4A9F">
        <w:t>correlatos</w:t>
      </w:r>
    </w:p>
    <w:p w14:paraId="64E3BDEE" w14:textId="5E56B408" w:rsidR="000B4A09" w:rsidRPr="004E1041" w:rsidRDefault="007F1B9A" w:rsidP="007F4CEF">
      <w:pPr>
        <w:pStyle w:val="TF-TEXTO"/>
      </w:pPr>
      <w:r>
        <w:t>Neste capítulo s</w:t>
      </w:r>
      <w:r w:rsidR="0077233C">
        <w:t xml:space="preserve">ão apresentados trabalhos com características semelhantes aos principais objetivos do estudo proposto. </w:t>
      </w:r>
      <w:r w:rsidR="00C57D37">
        <w:t xml:space="preserve">A seção </w:t>
      </w:r>
      <w:r w:rsidR="00D81485">
        <w:t xml:space="preserve">2.1 apresenta </w:t>
      </w:r>
      <w:r w:rsidR="00C14E14">
        <w:t xml:space="preserve">um </w:t>
      </w:r>
      <w:r w:rsidR="0017262A">
        <w:t>dispositivo</w:t>
      </w:r>
      <w:r w:rsidR="00C14E14">
        <w:t xml:space="preserve"> que joga de forma </w:t>
      </w:r>
      <w:r w:rsidR="0017262A">
        <w:t>aut</w:t>
      </w:r>
      <w:r w:rsidR="00102DF1">
        <w:t>ônoma</w:t>
      </w:r>
      <w:r w:rsidR="00C14E14">
        <w:t xml:space="preserve"> xadrez</w:t>
      </w:r>
      <w:r w:rsidR="001546DC">
        <w:t xml:space="preserve"> (</w:t>
      </w:r>
      <w:r w:rsidR="00B20DD9" w:rsidRPr="00B20DD9">
        <w:t>TORO; ROBLES-ALGARÍN; RODRÍGUEZ-ÁLVAREZ</w:t>
      </w:r>
      <w:r w:rsidR="009B3616">
        <w:t xml:space="preserve">, </w:t>
      </w:r>
      <w:r w:rsidR="00F71FCE">
        <w:t>2019</w:t>
      </w:r>
      <w:r w:rsidR="001546DC">
        <w:t>)</w:t>
      </w:r>
      <w:r w:rsidR="00D81485">
        <w:t>.</w:t>
      </w:r>
      <w:r w:rsidR="007F4CEF">
        <w:t xml:space="preserve"> </w:t>
      </w:r>
      <w:r w:rsidR="00DC1C0F">
        <w:t>A</w:t>
      </w:r>
      <w:r w:rsidR="00424323">
        <w:t xml:space="preserve"> seção 2.2 discorre sobre um </w:t>
      </w:r>
      <w:r w:rsidR="00DB66CA">
        <w:t>dispositivo que joga de forma autônoma o jogo da velha</w:t>
      </w:r>
      <w:r w:rsidR="007F4CEF" w:rsidRPr="007F4CEF">
        <w:t xml:space="preserve"> </w:t>
      </w:r>
      <w:r w:rsidR="007F4CEF">
        <w:t>(</w:t>
      </w:r>
      <w:r w:rsidR="00DB66CA">
        <w:t>JAIN</w:t>
      </w:r>
      <w:r w:rsidR="007F4CEF" w:rsidRPr="00401EC8">
        <w:t>, 20</w:t>
      </w:r>
      <w:r w:rsidR="0039216E">
        <w:t>15</w:t>
      </w:r>
      <w:r w:rsidR="007F4CEF">
        <w:t>)</w:t>
      </w:r>
      <w:r w:rsidR="004057FE">
        <w:t xml:space="preserve">. Por fim, a seção 2.3 </w:t>
      </w:r>
      <w:r w:rsidR="00347810">
        <w:t>apresenta</w:t>
      </w:r>
      <w:r w:rsidR="00B72AB6">
        <w:t xml:space="preserve"> um dispositivo capaz de jogar de forma autônoma o jogo </w:t>
      </w:r>
      <w:r w:rsidR="00AD2A35">
        <w:t xml:space="preserve">de </w:t>
      </w:r>
      <w:r w:rsidR="00900259">
        <w:t>damas (</w:t>
      </w:r>
      <w:r w:rsidR="00CD2773">
        <w:t>ALIANE</w:t>
      </w:r>
      <w:r w:rsidR="00BC77DB">
        <w:t>; BEMPOSTA, 2011</w:t>
      </w:r>
      <w:r w:rsidR="00900259">
        <w:t>).</w:t>
      </w:r>
    </w:p>
    <w:p w14:paraId="3BEEE5D4" w14:textId="77777777" w:rsidR="00936973" w:rsidRPr="00ED59DA" w:rsidRDefault="00936973" w:rsidP="00936973">
      <w:pPr>
        <w:pStyle w:val="Ttulo2"/>
        <w:spacing w:after="120" w:line="240" w:lineRule="auto"/>
      </w:pPr>
      <w:bookmarkStart w:id="54" w:name="_Ref52632961"/>
      <w:r w:rsidRPr="00C14E14">
        <w:t>Design and Construction of a Cost-Effective Didactic Robotic Arm for Playing Chess, Using an Artificial Vision System</w:t>
      </w:r>
    </w:p>
    <w:p w14:paraId="56F3D626" w14:textId="75CA697A" w:rsidR="00936973" w:rsidRDefault="00936973" w:rsidP="00936973">
      <w:pPr>
        <w:pStyle w:val="TF-TEXTO"/>
      </w:pPr>
      <w:r w:rsidRPr="00D53AA0">
        <w:t>Toro</w:t>
      </w:r>
      <w:r w:rsidR="00347810">
        <w:t>,</w:t>
      </w:r>
      <w:r w:rsidRPr="00D53AA0">
        <w:t xml:space="preserve"> Robles-</w:t>
      </w:r>
      <w:proofErr w:type="spellStart"/>
      <w:r w:rsidRPr="00D53AA0">
        <w:t>Algarín</w:t>
      </w:r>
      <w:proofErr w:type="spellEnd"/>
      <w:r w:rsidR="003B3B77">
        <w:t xml:space="preserve"> e</w:t>
      </w:r>
      <w:r w:rsidRPr="00D53AA0">
        <w:t xml:space="preserve"> Rodríguez-Álvarez</w:t>
      </w:r>
      <w:r w:rsidR="00347810">
        <w:t xml:space="preserve"> (</w:t>
      </w:r>
      <w:r>
        <w:t xml:space="preserve">2019) </w:t>
      </w:r>
      <w:r w:rsidR="00D31664">
        <w:t xml:space="preserve">desenvolveram um </w:t>
      </w:r>
      <w:r>
        <w:t xml:space="preserve">dispositivo </w:t>
      </w:r>
      <w:del w:id="55" w:author="Andreza Sartori" w:date="2020-10-30T15:42:00Z">
        <w:r w:rsidR="00412919" w:rsidDel="004345D6">
          <w:delText xml:space="preserve">que é </w:delText>
        </w:r>
      </w:del>
      <w:r w:rsidR="00412919">
        <w:t xml:space="preserve">capaz de </w:t>
      </w:r>
      <w:r>
        <w:t>jogar xadrez de forma autônoma</w:t>
      </w:r>
      <w:r w:rsidR="00412919">
        <w:t>.</w:t>
      </w:r>
      <w:r>
        <w:t xml:space="preserve"> Para</w:t>
      </w:r>
      <w:r w:rsidR="00412919">
        <w:t xml:space="preserve"> isso, os autores</w:t>
      </w:r>
      <w:r>
        <w:t xml:space="preserve"> utiliza</w:t>
      </w:r>
      <w:r w:rsidR="00412919">
        <w:t>ram</w:t>
      </w:r>
      <w:r>
        <w:t xml:space="preserve"> um Arduino Mega, uma câmera com abertura de 170</w:t>
      </w:r>
      <w:r w:rsidRPr="003021C3">
        <w:t>°</w:t>
      </w:r>
      <w:r>
        <w:t xml:space="preserve"> graus, dois motor</w:t>
      </w:r>
      <w:r w:rsidR="00FB4A92">
        <w:t>es</w:t>
      </w:r>
      <w:r>
        <w:t xml:space="preserve"> de paços </w:t>
      </w:r>
      <w:r w:rsidRPr="00917340">
        <w:t>TB6560</w:t>
      </w:r>
      <w:r>
        <w:t xml:space="preserve"> e quatro pegadores chamados de </w:t>
      </w:r>
      <w:proofErr w:type="spellStart"/>
      <w:r>
        <w:t>grippers</w:t>
      </w:r>
      <w:proofErr w:type="spellEnd"/>
      <w:r>
        <w:t xml:space="preserve">. </w:t>
      </w:r>
      <w:r w:rsidR="009038BC">
        <w:t>A câmera fo</w:t>
      </w:r>
      <w:r w:rsidR="00FC4348">
        <w:t>i acoplada aos pegadores que foram desenhados uti</w:t>
      </w:r>
      <w:r>
        <w:t xml:space="preserve">lizando o software </w:t>
      </w:r>
      <w:proofErr w:type="spellStart"/>
      <w:r>
        <w:t>SolidWorks</w:t>
      </w:r>
      <w:proofErr w:type="spellEnd"/>
      <w:r w:rsidR="00CE2F33">
        <w:t>, conforme mostra a</w:t>
      </w:r>
      <w:r w:rsidR="00551CD2">
        <w:t xml:space="preserve"> </w:t>
      </w:r>
      <w:commentRangeStart w:id="56"/>
      <w:r w:rsidR="00551CD2">
        <w:t>Figura 1</w:t>
      </w:r>
      <w:commentRangeEnd w:id="56"/>
      <w:r w:rsidR="00727AD0">
        <w:rPr>
          <w:rStyle w:val="Refdecomentrio"/>
        </w:rPr>
        <w:commentReference w:id="56"/>
      </w:r>
      <w:r w:rsidR="00CE2F33">
        <w:t>.</w:t>
      </w:r>
      <w:r w:rsidR="00551CD2">
        <w:t xml:space="preserve"> </w:t>
      </w:r>
    </w:p>
    <w:p w14:paraId="557E8443" w14:textId="2A54BED4" w:rsidR="00B60534" w:rsidRDefault="00B60534" w:rsidP="00B60534">
      <w:pPr>
        <w:pStyle w:val="TF-LEGENDA"/>
      </w:pPr>
      <w:r>
        <w:t xml:space="preserve">Figura </w:t>
      </w:r>
      <w:r w:rsidR="002E18F1">
        <w:fldChar w:fldCharType="begin"/>
      </w:r>
      <w:r w:rsidR="002E18F1">
        <w:instrText xml:space="preserve"> SEQ Figura \* ARABIC </w:instrText>
      </w:r>
      <w:r w:rsidR="002E18F1">
        <w:fldChar w:fldCharType="separate"/>
      </w:r>
      <w:r w:rsidR="00090357">
        <w:rPr>
          <w:noProof/>
        </w:rPr>
        <w:t>1</w:t>
      </w:r>
      <w:r w:rsidR="002E18F1">
        <w:rPr>
          <w:noProof/>
        </w:rPr>
        <w:fldChar w:fldCharType="end"/>
      </w:r>
      <w:bookmarkEnd w:id="54"/>
      <w:r>
        <w:t xml:space="preserve"> - Braço robótico jogando xadrez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4A0" w:firstRow="1" w:lastRow="0" w:firstColumn="1" w:lastColumn="0" w:noHBand="0" w:noVBand="1"/>
      </w:tblPr>
      <w:tblGrid>
        <w:gridCol w:w="3107"/>
        <w:gridCol w:w="5584"/>
      </w:tblGrid>
      <w:tr w:rsidR="00536E2F" w14:paraId="05D302E7" w14:textId="77777777" w:rsidTr="00536E2F">
        <w:trPr>
          <w:trHeight w:val="2867"/>
          <w:jc w:val="center"/>
        </w:trPr>
        <w:tc>
          <w:tcPr>
            <w:tcW w:w="160" w:type="dxa"/>
            <w:shd w:val="clear" w:color="auto" w:fill="auto"/>
            <w:vAlign w:val="center"/>
          </w:tcPr>
          <w:p w14:paraId="34390FCD" w14:textId="3CB15127" w:rsidR="00215C65" w:rsidRDefault="006C763F" w:rsidP="00536E2F">
            <w:pPr>
              <w:pStyle w:val="TF-TEXTOQUADRO"/>
              <w:ind w:right="-142"/>
              <w:jc w:val="center"/>
            </w:pPr>
            <w:r>
              <w:pict w14:anchorId="6414F1B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0.75pt;height:138.05pt" o:bordertopcolor="this" o:borderleftcolor="this" o:borderbottomcolor="this" o:borderrightcolor="this">
                  <v:imagedata r:id="rId15" o:title="Robotic arm" cropbottom="1179f" cropleft="9489f" cropright="3289f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</w:pict>
            </w:r>
          </w:p>
        </w:tc>
        <w:tc>
          <w:tcPr>
            <w:tcW w:w="160" w:type="dxa"/>
            <w:shd w:val="clear" w:color="auto" w:fill="auto"/>
            <w:vAlign w:val="center"/>
          </w:tcPr>
          <w:p w14:paraId="4202F08C" w14:textId="4280995D" w:rsidR="00215C65" w:rsidRDefault="006C763F" w:rsidP="00536E2F">
            <w:pPr>
              <w:pStyle w:val="TF-TEXTOQUADRO"/>
              <w:ind w:left="-78"/>
              <w:jc w:val="center"/>
            </w:pPr>
            <w:r>
              <w:pict w14:anchorId="3C4BDC2D">
                <v:shape id="_x0000_i1026" type="#_x0000_t75" style="width:271.4pt;height:138.05pt" o:bordertopcolor="this" o:borderleftcolor="this" o:borderbottomcolor="this" o:borderrightcolor="this">
                  <v:imagedata r:id="rId16" o:title="Screenshot_1" cropright="4232f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</w:pict>
            </w:r>
          </w:p>
        </w:tc>
      </w:tr>
    </w:tbl>
    <w:p w14:paraId="43E8F24E" w14:textId="14D25871" w:rsidR="00544912" w:rsidRPr="00CA0A42" w:rsidRDefault="00544912" w:rsidP="00CA0A42">
      <w:pPr>
        <w:pStyle w:val="TF-FONTE"/>
      </w:pPr>
      <w:bookmarkStart w:id="57" w:name="_Ref52631319"/>
      <w:r w:rsidRPr="00CA0A42">
        <w:t>Fonte: Toro</w:t>
      </w:r>
      <w:r w:rsidR="0087183E" w:rsidRPr="00CA0A42">
        <w:t>,</w:t>
      </w:r>
      <w:r w:rsidRPr="00CA0A42">
        <w:t xml:space="preserve"> Robles-</w:t>
      </w:r>
      <w:proofErr w:type="spellStart"/>
      <w:r w:rsidRPr="00CA0A42">
        <w:t>Algarín</w:t>
      </w:r>
      <w:proofErr w:type="spellEnd"/>
      <w:r w:rsidR="0087183E" w:rsidRPr="00CA0A42">
        <w:t xml:space="preserve"> e</w:t>
      </w:r>
      <w:r w:rsidRPr="00CA0A42">
        <w:t xml:space="preserve"> Rodríguez-Álvarez</w:t>
      </w:r>
      <w:r w:rsidR="00215C65" w:rsidRPr="00CA0A42">
        <w:t xml:space="preserve"> (</w:t>
      </w:r>
      <w:r w:rsidRPr="00CA0A42">
        <w:t>2019</w:t>
      </w:r>
      <w:r w:rsidR="00215C65" w:rsidRPr="00CA0A42">
        <w:t>)</w:t>
      </w:r>
      <w:r w:rsidR="00D168DF">
        <w:t>.</w:t>
      </w:r>
    </w:p>
    <w:bookmarkEnd w:id="57"/>
    <w:p w14:paraId="03970618" w14:textId="381A3CB0" w:rsidR="003454DA" w:rsidRDefault="003454DA" w:rsidP="003454DA">
      <w:pPr>
        <w:pStyle w:val="TF-TEXTO"/>
      </w:pPr>
      <w:r>
        <w:t xml:space="preserve">Para realizar a segmentação do tabuleiro, </w:t>
      </w:r>
      <w:r w:rsidR="00A37C38" w:rsidRPr="00D53AA0">
        <w:t>Toro</w:t>
      </w:r>
      <w:r w:rsidR="00A37C38">
        <w:t>,</w:t>
      </w:r>
      <w:r w:rsidR="00A37C38" w:rsidRPr="00D53AA0">
        <w:t xml:space="preserve"> Robles-</w:t>
      </w:r>
      <w:proofErr w:type="spellStart"/>
      <w:r w:rsidR="00A37C38" w:rsidRPr="00D53AA0">
        <w:t>Algarín</w:t>
      </w:r>
      <w:proofErr w:type="spellEnd"/>
      <w:r w:rsidR="00A37C38">
        <w:t xml:space="preserve"> e</w:t>
      </w:r>
      <w:r w:rsidR="00A37C38" w:rsidRPr="00D53AA0">
        <w:t xml:space="preserve"> Rodríguez-Álvarez</w:t>
      </w:r>
      <w:r w:rsidR="00A37C38">
        <w:t xml:space="preserve"> (2019)</w:t>
      </w:r>
      <w:r w:rsidR="00047B4F">
        <w:t xml:space="preserve"> utilizaram</w:t>
      </w:r>
      <w:r>
        <w:t xml:space="preserve"> o detector de bordas de </w:t>
      </w:r>
      <w:proofErr w:type="spellStart"/>
      <w:r>
        <w:t>Canny</w:t>
      </w:r>
      <w:proofErr w:type="spellEnd"/>
      <w:r>
        <w:t xml:space="preserve">, </w:t>
      </w:r>
      <w:r w:rsidR="002228F0">
        <w:t xml:space="preserve">a </w:t>
      </w:r>
      <w:r>
        <w:t xml:space="preserve">transformada de </w:t>
      </w:r>
      <w:proofErr w:type="spellStart"/>
      <w:r>
        <w:t>Hough</w:t>
      </w:r>
      <w:proofErr w:type="spellEnd"/>
      <w:r>
        <w:t xml:space="preserve"> e </w:t>
      </w:r>
      <w:r w:rsidR="00401B41">
        <w:t xml:space="preserve">a </w:t>
      </w:r>
      <w:r w:rsidR="00746A4E" w:rsidRPr="00746A4E">
        <w:t xml:space="preserve">Kernel </w:t>
      </w:r>
      <w:proofErr w:type="spellStart"/>
      <w:r w:rsidR="00746A4E" w:rsidRPr="00746A4E">
        <w:t>Density</w:t>
      </w:r>
      <w:proofErr w:type="spellEnd"/>
      <w:r w:rsidR="00746A4E" w:rsidRPr="00746A4E">
        <w:t xml:space="preserve"> </w:t>
      </w:r>
      <w:proofErr w:type="spellStart"/>
      <w:r w:rsidR="00746A4E" w:rsidRPr="00746A4E">
        <w:t>Estimation</w:t>
      </w:r>
      <w:proofErr w:type="spellEnd"/>
      <w:r w:rsidR="00746A4E" w:rsidRPr="00746A4E">
        <w:t xml:space="preserve"> </w:t>
      </w:r>
      <w:r>
        <w:t>(KDE). O KDE foi utilizado para encontrar dois grupos</w:t>
      </w:r>
      <w:r w:rsidR="006D78E6">
        <w:t xml:space="preserve"> de linhas</w:t>
      </w:r>
      <w:r>
        <w:t xml:space="preserve"> que possuem o ângulo </w:t>
      </w:r>
      <w:ins w:id="58" w:author="Andreza Sartori" w:date="2020-10-30T15:45:00Z">
        <w:r w:rsidR="00654E7D">
          <w:t xml:space="preserve">de </w:t>
        </w:r>
      </w:ins>
      <w:r>
        <w:t>0</w:t>
      </w:r>
      <w:r w:rsidRPr="0060495E">
        <w:t>°</w:t>
      </w:r>
      <w:r>
        <w:t xml:space="preserve"> com uma diferença de 90</w:t>
      </w:r>
      <w:r w:rsidRPr="0060495E">
        <w:t>°</w:t>
      </w:r>
      <w:r>
        <w:t xml:space="preserve"> graus</w:t>
      </w:r>
      <w:r w:rsidR="00E3680C">
        <w:t>.</w:t>
      </w:r>
      <w:r>
        <w:t xml:space="preserve"> </w:t>
      </w:r>
      <w:r w:rsidR="00E3680C">
        <w:t>E</w:t>
      </w:r>
      <w:r>
        <w:t>stes grupos corresponde</w:t>
      </w:r>
      <w:r w:rsidR="00B361CE">
        <w:t>m</w:t>
      </w:r>
      <w:r>
        <w:t xml:space="preserve"> as linhas verticais e horizontais, </w:t>
      </w:r>
      <w:r w:rsidR="002228F0">
        <w:t xml:space="preserve">pois </w:t>
      </w:r>
      <w:r w:rsidR="00257E55">
        <w:t>a transfor</w:t>
      </w:r>
      <w:r w:rsidR="00346D4D">
        <w:t xml:space="preserve">mada de </w:t>
      </w:r>
      <w:proofErr w:type="spellStart"/>
      <w:r w:rsidR="00346D4D">
        <w:t>Hough</w:t>
      </w:r>
      <w:proofErr w:type="spellEnd"/>
      <w:r w:rsidR="00346D4D">
        <w:t xml:space="preserve"> encontrava </w:t>
      </w:r>
      <w:r w:rsidR="00AC3853">
        <w:t>várias linhas redundantes para cada linha do tabuleiro</w:t>
      </w:r>
      <w:r w:rsidR="00DE71C6">
        <w:t xml:space="preserve">, conforme mostra a </w:t>
      </w:r>
      <w:r w:rsidR="00DE71C6">
        <w:fldChar w:fldCharType="begin"/>
      </w:r>
      <w:r w:rsidR="00DE71C6">
        <w:instrText xml:space="preserve"> REF _Ref52640606 \h </w:instrText>
      </w:r>
      <w:r w:rsidR="00DE71C6">
        <w:fldChar w:fldCharType="separate"/>
      </w:r>
      <w:r w:rsidR="00090357">
        <w:t xml:space="preserve">Figura </w:t>
      </w:r>
      <w:r w:rsidR="00090357">
        <w:rPr>
          <w:noProof/>
        </w:rPr>
        <w:t>2</w:t>
      </w:r>
      <w:r w:rsidR="00DE71C6">
        <w:fldChar w:fldCharType="end"/>
      </w:r>
      <w:r w:rsidR="00DE71C6">
        <w:t>.</w:t>
      </w:r>
    </w:p>
    <w:p w14:paraId="46941DC8" w14:textId="0F06F79F" w:rsidR="00056440" w:rsidRDefault="00056440" w:rsidP="00056440">
      <w:pPr>
        <w:pStyle w:val="TF-LEGENDA"/>
      </w:pPr>
      <w:bookmarkStart w:id="59" w:name="_Ref52640606"/>
      <w:r>
        <w:t xml:space="preserve">Figura </w:t>
      </w:r>
      <w:r w:rsidR="002E18F1">
        <w:fldChar w:fldCharType="begin"/>
      </w:r>
      <w:r w:rsidR="002E18F1">
        <w:instrText xml:space="preserve"> SEQ Figura \* ARABIC </w:instrText>
      </w:r>
      <w:r w:rsidR="002E18F1">
        <w:fldChar w:fldCharType="separate"/>
      </w:r>
      <w:r w:rsidR="00090357">
        <w:rPr>
          <w:noProof/>
        </w:rPr>
        <w:t>2</w:t>
      </w:r>
      <w:r w:rsidR="002E18F1">
        <w:rPr>
          <w:noProof/>
        </w:rPr>
        <w:fldChar w:fldCharType="end"/>
      </w:r>
      <w:bookmarkEnd w:id="59"/>
      <w:r>
        <w:t xml:space="preserve"> - Image</w:t>
      </w:r>
      <w:r w:rsidR="00122754">
        <w:t>m com linhas verticais e horizontais encontradas</w:t>
      </w:r>
    </w:p>
    <w:p w14:paraId="3F037B1E" w14:textId="3332A723" w:rsidR="003454DA" w:rsidRDefault="006C763F" w:rsidP="00D168DF">
      <w:pPr>
        <w:pStyle w:val="TF-FIGURA"/>
        <w:spacing w:after="0"/>
      </w:pPr>
      <w:r>
        <w:pict w14:anchorId="25160FAD">
          <v:shape id="_x0000_i1027" type="#_x0000_t75" style="width:339.45pt;height:127.4pt" o:bordertopcolor="this" o:borderleftcolor="this" o:borderbottomcolor="this" o:borderrightcolor="this">
            <v:imagedata r:id="rId17" o:title="Resultados obtidos Transformada Hough e filtro de Canny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489E64E6" w14:textId="512BB52D" w:rsidR="00056440" w:rsidRDefault="00056440" w:rsidP="00734AC8">
      <w:pPr>
        <w:pStyle w:val="TF-FONTE"/>
      </w:pPr>
      <w:r>
        <w:t>Fonte:</w:t>
      </w:r>
      <w:r w:rsidRPr="00056440">
        <w:t xml:space="preserve"> </w:t>
      </w:r>
      <w:r w:rsidRPr="00D53AA0">
        <w:t>Toro</w:t>
      </w:r>
      <w:r w:rsidR="00314038">
        <w:t>,</w:t>
      </w:r>
      <w:r w:rsidRPr="00D53AA0">
        <w:t xml:space="preserve"> Robles-</w:t>
      </w:r>
      <w:proofErr w:type="spellStart"/>
      <w:r w:rsidRPr="00D53AA0">
        <w:t>Algarín</w:t>
      </w:r>
      <w:proofErr w:type="spellEnd"/>
      <w:r w:rsidR="00314038">
        <w:t xml:space="preserve"> e </w:t>
      </w:r>
      <w:r w:rsidRPr="00D53AA0">
        <w:t>Rodríguez-Álvarez</w:t>
      </w:r>
      <w:r w:rsidR="00314038">
        <w:t xml:space="preserve"> (</w:t>
      </w:r>
      <w:r>
        <w:t>2019</w:t>
      </w:r>
      <w:r w:rsidR="00314038">
        <w:t>)</w:t>
      </w:r>
      <w:r w:rsidR="00D168DF">
        <w:t>.</w:t>
      </w:r>
    </w:p>
    <w:p w14:paraId="5AA04B60" w14:textId="1FE1FD70" w:rsidR="00C45D3E" w:rsidRDefault="00123262" w:rsidP="00565265">
      <w:pPr>
        <w:pStyle w:val="TF-TEXTO"/>
      </w:pPr>
      <w:r>
        <w:t xml:space="preserve">Segundo </w:t>
      </w:r>
      <w:r w:rsidRPr="00D53AA0">
        <w:t>Toro</w:t>
      </w:r>
      <w:r>
        <w:t>,</w:t>
      </w:r>
      <w:r w:rsidRPr="00D53AA0">
        <w:t xml:space="preserve"> Robles-</w:t>
      </w:r>
      <w:proofErr w:type="spellStart"/>
      <w:r w:rsidRPr="00D53AA0">
        <w:t>Algarín</w:t>
      </w:r>
      <w:proofErr w:type="spellEnd"/>
      <w:r>
        <w:t xml:space="preserve"> e</w:t>
      </w:r>
      <w:r w:rsidRPr="00D53AA0">
        <w:t xml:space="preserve"> Rodríguez-Álvarez</w:t>
      </w:r>
      <w:r>
        <w:t xml:space="preserve"> (2019) o</w:t>
      </w:r>
      <w:r w:rsidR="00080710" w:rsidRPr="00080710">
        <w:t xml:space="preserve"> sistema acompanha as peças durante o jogo, utilizando a detecção de mudanças para rastrear seus movimentos desde as posições iniciais.</w:t>
      </w:r>
      <w:r w:rsidR="00080710">
        <w:t xml:space="preserve"> </w:t>
      </w:r>
      <w:r w:rsidR="00EC0479">
        <w:t>Para a classificação das peças</w:t>
      </w:r>
      <w:r w:rsidR="00DA6854">
        <w:t xml:space="preserve"> e detecção de movimentação das peças</w:t>
      </w:r>
      <w:r w:rsidR="00454AE2">
        <w:t>, os autores utilizaram</w:t>
      </w:r>
      <w:r w:rsidR="00EC0479">
        <w:t xml:space="preserve"> uma </w:t>
      </w:r>
      <w:commentRangeStart w:id="60"/>
      <w:proofErr w:type="spellStart"/>
      <w:r w:rsidR="008B26D2">
        <w:t>Convolutional</w:t>
      </w:r>
      <w:proofErr w:type="spellEnd"/>
      <w:r w:rsidR="008B26D2">
        <w:t xml:space="preserve"> Neural Network</w:t>
      </w:r>
      <w:r w:rsidR="005E54A9">
        <w:t xml:space="preserve"> (CNN</w:t>
      </w:r>
      <w:r w:rsidR="008B26D2">
        <w:t>)</w:t>
      </w:r>
      <w:commentRangeEnd w:id="60"/>
      <w:r w:rsidR="00605E04">
        <w:rPr>
          <w:rStyle w:val="Refdecomentrio"/>
        </w:rPr>
        <w:commentReference w:id="60"/>
      </w:r>
      <w:r w:rsidR="00AC3853">
        <w:t>. O</w:t>
      </w:r>
      <w:r w:rsidR="00934A10">
        <w:t xml:space="preserve"> </w:t>
      </w:r>
      <w:r w:rsidR="00AC3853">
        <w:t xml:space="preserve">modelo foi </w:t>
      </w:r>
      <w:r w:rsidR="00D03634">
        <w:t xml:space="preserve">desenvolvido </w:t>
      </w:r>
      <w:r w:rsidR="00934A10">
        <w:t xml:space="preserve">utilizando </w:t>
      </w:r>
      <w:proofErr w:type="spellStart"/>
      <w:r w:rsidR="00934A10">
        <w:t>Keras</w:t>
      </w:r>
      <w:proofErr w:type="spellEnd"/>
      <w:r w:rsidR="00934A10">
        <w:t>,</w:t>
      </w:r>
      <w:r w:rsidR="00CC1762">
        <w:t xml:space="preserve"> com duas camadas, a primeira </w:t>
      </w:r>
      <w:r w:rsidR="002773D4">
        <w:t>contendo</w:t>
      </w:r>
      <w:r w:rsidR="00CC1762">
        <w:t xml:space="preserve"> 32 filtros e a segunda </w:t>
      </w:r>
      <w:r w:rsidR="00206860">
        <w:t xml:space="preserve">64 filtros com </w:t>
      </w:r>
      <w:r w:rsidR="001F411E">
        <w:t xml:space="preserve">um </w:t>
      </w:r>
      <w:proofErr w:type="spellStart"/>
      <w:r w:rsidR="00206860">
        <w:t>dropout</w:t>
      </w:r>
      <w:proofErr w:type="spellEnd"/>
      <w:r w:rsidR="00206860">
        <w:t xml:space="preserve"> de 20%</w:t>
      </w:r>
      <w:r w:rsidR="001D742A">
        <w:t>, conforme</w:t>
      </w:r>
      <w:r w:rsidR="00F77519">
        <w:t xml:space="preserve"> apresenta a</w:t>
      </w:r>
      <w:r w:rsidR="001D742A">
        <w:t xml:space="preserve"> </w:t>
      </w:r>
      <w:r w:rsidR="001D742A">
        <w:fldChar w:fldCharType="begin"/>
      </w:r>
      <w:r w:rsidR="001D742A">
        <w:instrText xml:space="preserve"> REF _Ref52642752 \h </w:instrText>
      </w:r>
      <w:r w:rsidR="001D742A">
        <w:fldChar w:fldCharType="separate"/>
      </w:r>
      <w:r w:rsidR="00090357">
        <w:t xml:space="preserve">Figura </w:t>
      </w:r>
      <w:r w:rsidR="00090357">
        <w:rPr>
          <w:noProof/>
        </w:rPr>
        <w:t>3</w:t>
      </w:r>
      <w:r w:rsidR="001D742A">
        <w:fldChar w:fldCharType="end"/>
      </w:r>
      <w:r w:rsidR="005D6C91">
        <w:t>.</w:t>
      </w:r>
      <w:r w:rsidR="00206860">
        <w:t xml:space="preserve"> </w:t>
      </w:r>
      <w:r w:rsidR="00B37969">
        <w:t>A primeira camada é responsável pela segmentação das peças</w:t>
      </w:r>
      <w:r w:rsidR="007957F2">
        <w:t>, enquanto a segunda é responsável pela</w:t>
      </w:r>
      <w:r w:rsidR="000061D4" w:rsidRPr="000061D4">
        <w:t xml:space="preserve"> detecção</w:t>
      </w:r>
      <w:r w:rsidR="007957F2">
        <w:t xml:space="preserve"> de movimentação de peças</w:t>
      </w:r>
      <w:r w:rsidR="00B37A77">
        <w:t xml:space="preserve">, porém quando </w:t>
      </w:r>
      <w:r w:rsidR="005C395E">
        <w:t xml:space="preserve">as </w:t>
      </w:r>
      <w:r w:rsidR="000061D4" w:rsidRPr="000061D4">
        <w:t xml:space="preserve">peças </w:t>
      </w:r>
      <w:r w:rsidR="005C395E">
        <w:t>possuem</w:t>
      </w:r>
      <w:r w:rsidR="000061D4" w:rsidRPr="000061D4">
        <w:t xml:space="preserve"> a mesma cor do fundo, onde o contrate d</w:t>
      </w:r>
      <w:r w:rsidR="008A213D">
        <w:t>as</w:t>
      </w:r>
      <w:r w:rsidR="000061D4" w:rsidRPr="000061D4">
        <w:t xml:space="preserve"> cores é sutil,</w:t>
      </w:r>
      <w:r w:rsidR="008A213D">
        <w:t xml:space="preserve"> </w:t>
      </w:r>
      <w:r w:rsidR="00472F6E">
        <w:t>utilizou-se</w:t>
      </w:r>
      <w:r w:rsidR="000061D4" w:rsidRPr="000061D4">
        <w:t xml:space="preserve"> </w:t>
      </w:r>
      <w:r w:rsidR="00472F6E">
        <w:t>um</w:t>
      </w:r>
      <w:r w:rsidR="000061D4" w:rsidRPr="000061D4">
        <w:t xml:space="preserve">a </w:t>
      </w:r>
      <w:proofErr w:type="spellStart"/>
      <w:r w:rsidR="000061D4" w:rsidRPr="000061D4">
        <w:t>Siamese</w:t>
      </w:r>
      <w:proofErr w:type="spellEnd"/>
      <w:r w:rsidR="000061D4" w:rsidRPr="000061D4">
        <w:t xml:space="preserve"> Network</w:t>
      </w:r>
      <w:r w:rsidR="008E2E2C">
        <w:t>,</w:t>
      </w:r>
      <w:r w:rsidR="008E2E2C" w:rsidRPr="008E2E2C">
        <w:t xml:space="preserve"> </w:t>
      </w:r>
      <w:r w:rsidR="008E2E2C">
        <w:t>que compara a imagem atual com a imagem anterior.</w:t>
      </w:r>
      <w:r w:rsidR="000061D4">
        <w:t xml:space="preserve"> </w:t>
      </w:r>
    </w:p>
    <w:p w14:paraId="1BF8D78E" w14:textId="151859EA" w:rsidR="0045160A" w:rsidRDefault="0045160A" w:rsidP="0045160A">
      <w:pPr>
        <w:pStyle w:val="TF-LEGENDA"/>
      </w:pPr>
      <w:bookmarkStart w:id="61" w:name="_Ref52642752"/>
      <w:r>
        <w:lastRenderedPageBreak/>
        <w:t xml:space="preserve">Figura </w:t>
      </w:r>
      <w:r w:rsidR="002E18F1">
        <w:fldChar w:fldCharType="begin"/>
      </w:r>
      <w:r w:rsidR="002E18F1">
        <w:instrText xml:space="preserve"> SEQ Figura \* ARABIC </w:instrText>
      </w:r>
      <w:r w:rsidR="002E18F1">
        <w:fldChar w:fldCharType="separate"/>
      </w:r>
      <w:r w:rsidR="00090357">
        <w:rPr>
          <w:noProof/>
        </w:rPr>
        <w:t>3</w:t>
      </w:r>
      <w:r w:rsidR="002E18F1">
        <w:rPr>
          <w:noProof/>
        </w:rPr>
        <w:fldChar w:fldCharType="end"/>
      </w:r>
      <w:bookmarkEnd w:id="61"/>
      <w:r>
        <w:t xml:space="preserve"> - Camadas da </w:t>
      </w:r>
      <w:del w:id="62" w:author="Andreza Sartori" w:date="2020-10-29T23:15:00Z">
        <w:r w:rsidDel="00091455">
          <w:delText xml:space="preserve">rede </w:delText>
        </w:r>
      </w:del>
      <w:ins w:id="63" w:author="Andreza Sartori" w:date="2020-10-29T23:15:00Z">
        <w:r w:rsidR="00091455">
          <w:t xml:space="preserve">Rede </w:t>
        </w:r>
      </w:ins>
      <w:del w:id="64" w:author="Andreza Sartori" w:date="2020-10-29T23:15:00Z">
        <w:r w:rsidDel="00091455">
          <w:delText xml:space="preserve">neural </w:delText>
        </w:r>
      </w:del>
      <w:ins w:id="65" w:author="Andreza Sartori" w:date="2020-10-29T23:15:00Z">
        <w:r w:rsidR="00091455">
          <w:t xml:space="preserve">Neural </w:t>
        </w:r>
      </w:ins>
      <w:del w:id="66" w:author="Andreza Sartori" w:date="2020-10-29T23:15:00Z">
        <w:r w:rsidDel="00091455">
          <w:delText>convolucional</w:delText>
        </w:r>
      </w:del>
      <w:ins w:id="67" w:author="Andreza Sartori" w:date="2020-10-29T23:15:00Z">
        <w:r w:rsidR="00091455">
          <w:t>Convolucional</w:t>
        </w:r>
      </w:ins>
    </w:p>
    <w:p w14:paraId="354D111E" w14:textId="516ECF18" w:rsidR="0045160A" w:rsidRDefault="006C763F" w:rsidP="00D168DF">
      <w:pPr>
        <w:pStyle w:val="TF-FIGURA"/>
        <w:spacing w:after="0"/>
      </w:pPr>
      <w:r>
        <w:pict w14:anchorId="57AEF503">
          <v:shape id="_x0000_i1028" type="#_x0000_t75" style="width:308.2pt;height:153.5pt" o:bordertopcolor="this" o:borderleftcolor="this" o:borderbottomcolor="this" o:borderrightcolor="this">
            <v:imagedata r:id="rId18" o:title="Siamese Network Fully Conntected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27033BE4" w14:textId="4042645C" w:rsidR="00070523" w:rsidRDefault="0045160A" w:rsidP="00734AC8">
      <w:pPr>
        <w:pStyle w:val="TF-FONTE"/>
      </w:pPr>
      <w:r w:rsidRPr="0045160A">
        <w:t>Fonte: Toro</w:t>
      </w:r>
      <w:r w:rsidR="0087183E">
        <w:t>,</w:t>
      </w:r>
      <w:r w:rsidRPr="0045160A">
        <w:t xml:space="preserve"> Robles-</w:t>
      </w:r>
      <w:proofErr w:type="spellStart"/>
      <w:r w:rsidRPr="0045160A">
        <w:t>Algarín</w:t>
      </w:r>
      <w:proofErr w:type="spellEnd"/>
      <w:r w:rsidR="008F20CE">
        <w:t xml:space="preserve"> e </w:t>
      </w:r>
      <w:r w:rsidRPr="0045160A">
        <w:t xml:space="preserve">Rodríguez-Álvarez </w:t>
      </w:r>
      <w:r w:rsidR="00314038">
        <w:t>(</w:t>
      </w:r>
      <w:r w:rsidRPr="0045160A">
        <w:t>2019</w:t>
      </w:r>
      <w:r w:rsidR="00314038">
        <w:t>)</w:t>
      </w:r>
      <w:r w:rsidR="00D168DF">
        <w:t>.</w:t>
      </w:r>
    </w:p>
    <w:p w14:paraId="4F60E776" w14:textId="2F3D17AD" w:rsidR="000C7B84" w:rsidRDefault="00A60679" w:rsidP="000C7B84">
      <w:pPr>
        <w:pStyle w:val="TF-TEXTO"/>
      </w:pPr>
      <w:r w:rsidRPr="00D53AA0">
        <w:t>Toro</w:t>
      </w:r>
      <w:r>
        <w:t>,</w:t>
      </w:r>
      <w:r w:rsidRPr="00D53AA0">
        <w:t xml:space="preserve"> Robles-</w:t>
      </w:r>
      <w:proofErr w:type="spellStart"/>
      <w:r w:rsidRPr="00D53AA0">
        <w:t>Algarín</w:t>
      </w:r>
      <w:proofErr w:type="spellEnd"/>
      <w:r>
        <w:t xml:space="preserve"> e</w:t>
      </w:r>
      <w:r w:rsidRPr="00D53AA0">
        <w:t xml:space="preserve"> Rodríguez-Álvarez</w:t>
      </w:r>
      <w:r>
        <w:t xml:space="preserve"> (2019)</w:t>
      </w:r>
      <w:r w:rsidR="000C7B84">
        <w:t xml:space="preserve"> utiliza</w:t>
      </w:r>
      <w:r w:rsidR="00CB314C">
        <w:t>ram</w:t>
      </w:r>
      <w:r w:rsidR="000C7B84">
        <w:t xml:space="preserve"> uma camada densa com seis saídas para classificação e uma camada densa com uma saída para detecção de movimentação da peça. As classes utilizadas na primeira camada são: fundo verde, fundo branco, peça branca sobre fundo branco, peça preta sobre fundo branco, peça branca sobre fundo preto e peça preta sobre fundo preto. O resultado gerado pela segunda camada é um valor entre 0 e 1, no qual v</w:t>
      </w:r>
      <w:r w:rsidR="000C7B84" w:rsidRPr="00405FDC">
        <w:t xml:space="preserve">alores próximos a </w:t>
      </w:r>
      <w:r w:rsidR="00AC3130">
        <w:t>1</w:t>
      </w:r>
      <w:r w:rsidR="000C7B84" w:rsidRPr="00405FDC">
        <w:t xml:space="preserve"> representam uma mudança significativa</w:t>
      </w:r>
      <w:r w:rsidR="000C7B84">
        <w:t xml:space="preserve"> de posição da peça</w:t>
      </w:r>
      <w:r w:rsidR="000C7B84" w:rsidRPr="00405FDC">
        <w:t xml:space="preserve">, enquanto valores próximos de </w:t>
      </w:r>
      <w:r w:rsidR="00AC3130">
        <w:t>0</w:t>
      </w:r>
      <w:r w:rsidR="000C7B84" w:rsidRPr="00405FDC">
        <w:t xml:space="preserve"> representam pouca mudança.</w:t>
      </w:r>
    </w:p>
    <w:p w14:paraId="47818890" w14:textId="40A0AE36" w:rsidR="000C7B84" w:rsidRPr="000C7B84" w:rsidRDefault="000C7B84" w:rsidP="000C7B84">
      <w:pPr>
        <w:pStyle w:val="TF-TEXTO"/>
      </w:pPr>
      <w:commentRangeStart w:id="68"/>
      <w:r>
        <w:t>Para a</w:t>
      </w:r>
      <w:commentRangeEnd w:id="68"/>
      <w:r w:rsidR="005C63E8">
        <w:rPr>
          <w:rStyle w:val="Refdecomentrio"/>
        </w:rPr>
        <w:commentReference w:id="68"/>
      </w:r>
      <w:r>
        <w:t xml:space="preserve"> criação do </w:t>
      </w:r>
      <w:commentRangeStart w:id="69"/>
      <w:proofErr w:type="spellStart"/>
      <w:r w:rsidRPr="00607AB6">
        <w:rPr>
          <w:i/>
          <w:iCs/>
        </w:rPr>
        <w:t>dataset</w:t>
      </w:r>
      <w:proofErr w:type="spellEnd"/>
      <w:r>
        <w:t>,</w:t>
      </w:r>
      <w:commentRangeEnd w:id="69"/>
      <w:r w:rsidR="00CB20B8">
        <w:rPr>
          <w:rStyle w:val="Refdecomentrio"/>
        </w:rPr>
        <w:commentReference w:id="69"/>
      </w:r>
      <w:r w:rsidR="000E033C">
        <w:t xml:space="preserve"> </w:t>
      </w:r>
      <w:r w:rsidR="000E033C" w:rsidRPr="00D53AA0">
        <w:t>Toro</w:t>
      </w:r>
      <w:r w:rsidR="000E033C">
        <w:t>,</w:t>
      </w:r>
      <w:r w:rsidR="000E033C" w:rsidRPr="00D53AA0">
        <w:t xml:space="preserve"> Robles-</w:t>
      </w:r>
      <w:proofErr w:type="spellStart"/>
      <w:r w:rsidR="000E033C" w:rsidRPr="00D53AA0">
        <w:t>Algarín</w:t>
      </w:r>
      <w:proofErr w:type="spellEnd"/>
      <w:r w:rsidR="000E033C">
        <w:t xml:space="preserve"> e</w:t>
      </w:r>
      <w:r w:rsidR="000E033C" w:rsidRPr="00D53AA0">
        <w:t xml:space="preserve"> Rodríguez-Álvarez</w:t>
      </w:r>
      <w:r w:rsidR="000E033C">
        <w:t xml:space="preserve"> (2019)</w:t>
      </w:r>
      <w:r>
        <w:t xml:space="preserve"> </w:t>
      </w:r>
      <w:r w:rsidR="00DC23C4">
        <w:t>utilizaram um</w:t>
      </w:r>
      <w:r>
        <w:t xml:space="preserve"> software </w:t>
      </w:r>
      <w:r w:rsidR="00DC23C4">
        <w:t xml:space="preserve">com </w:t>
      </w:r>
      <w:r>
        <w:t xml:space="preserve">a opção </w:t>
      </w:r>
      <w:r w:rsidR="004C46B0">
        <w:t>para</w:t>
      </w:r>
      <w:r>
        <w:t xml:space="preserve"> realizar a auto segmentação da imagem</w:t>
      </w:r>
      <w:r w:rsidR="004C409C">
        <w:t xml:space="preserve">, </w:t>
      </w:r>
      <w:r>
        <w:t xml:space="preserve">permitindo </w:t>
      </w:r>
      <w:r w:rsidR="004C409C">
        <w:t>a</w:t>
      </w:r>
      <w:r>
        <w:t xml:space="preserve">o usuário </w:t>
      </w:r>
      <w:r w:rsidR="009F2642">
        <w:t>apontar o</w:t>
      </w:r>
      <w:r>
        <w:t xml:space="preserve"> </w:t>
      </w:r>
      <w:proofErr w:type="spellStart"/>
      <w:r w:rsidRPr="00607AB6">
        <w:rPr>
          <w:i/>
          <w:iCs/>
        </w:rPr>
        <w:t>label</w:t>
      </w:r>
      <w:proofErr w:type="spellEnd"/>
      <w:r>
        <w:t xml:space="preserve"> de cada parte que foi segmentada. Após o</w:t>
      </w:r>
      <w:r w:rsidR="00F70498">
        <w:t xml:space="preserve"> processo de</w:t>
      </w:r>
      <w:r>
        <w:t xml:space="preserve"> </w:t>
      </w:r>
      <w:proofErr w:type="spellStart"/>
      <w:r w:rsidRPr="00607AB6">
        <w:rPr>
          <w:i/>
          <w:iCs/>
        </w:rPr>
        <w:t>labelling</w:t>
      </w:r>
      <w:proofErr w:type="spellEnd"/>
      <w:r>
        <w:t xml:space="preserve"> </w:t>
      </w:r>
      <w:r w:rsidR="00F70498">
        <w:t>foi</w:t>
      </w:r>
      <w:r>
        <w:t xml:space="preserve"> gerado um arquivo </w:t>
      </w:r>
      <w:proofErr w:type="spellStart"/>
      <w:r w:rsidRPr="00607AB6">
        <w:rPr>
          <w:rFonts w:ascii="Courier New" w:hAnsi="Courier New" w:cs="Courier New"/>
          <w:sz w:val="18"/>
          <w:szCs w:val="18"/>
        </w:rPr>
        <w:t>npz</w:t>
      </w:r>
      <w:proofErr w:type="spellEnd"/>
      <w:r w:rsidRPr="00607AB6">
        <w:rPr>
          <w:sz w:val="18"/>
          <w:szCs w:val="18"/>
        </w:rPr>
        <w:t xml:space="preserve"> </w:t>
      </w:r>
      <w:r w:rsidR="00F70498">
        <w:t>contendo</w:t>
      </w:r>
      <w:r>
        <w:t xml:space="preserve"> a imagem, cantos e as </w:t>
      </w:r>
      <w:proofErr w:type="spellStart"/>
      <w:r w:rsidRPr="00607AB6">
        <w:rPr>
          <w:i/>
          <w:iCs/>
        </w:rPr>
        <w:t>labels</w:t>
      </w:r>
      <w:proofErr w:type="spellEnd"/>
      <w:r>
        <w:t>.</w:t>
      </w:r>
    </w:p>
    <w:p w14:paraId="70F47C92" w14:textId="712CF826" w:rsidR="0045160A" w:rsidRDefault="003779B9" w:rsidP="00EC0479">
      <w:pPr>
        <w:pStyle w:val="TF-TEXTO"/>
      </w:pPr>
      <w:r>
        <w:t xml:space="preserve">De acordo com </w:t>
      </w:r>
      <w:r w:rsidRPr="00D53AA0">
        <w:t>Toro</w:t>
      </w:r>
      <w:r>
        <w:t>,</w:t>
      </w:r>
      <w:r w:rsidRPr="00D53AA0">
        <w:t xml:space="preserve"> Robles-</w:t>
      </w:r>
      <w:proofErr w:type="spellStart"/>
      <w:r w:rsidRPr="00D53AA0">
        <w:t>Algarín</w:t>
      </w:r>
      <w:proofErr w:type="spellEnd"/>
      <w:r>
        <w:t xml:space="preserve"> e</w:t>
      </w:r>
      <w:r w:rsidRPr="00D53AA0">
        <w:t xml:space="preserve"> Rodríguez-Álvarez</w:t>
      </w:r>
      <w:r>
        <w:t xml:space="preserve"> (2019) </w:t>
      </w:r>
      <w:r w:rsidR="003B0E5C">
        <w:t xml:space="preserve">para </w:t>
      </w:r>
      <w:r w:rsidR="00C94825">
        <w:t>realizar o</w:t>
      </w:r>
      <w:r w:rsidR="00C77554">
        <w:t xml:space="preserve"> treinamento fo</w:t>
      </w:r>
      <w:r w:rsidR="000C7B38">
        <w:t>ram</w:t>
      </w:r>
      <w:r w:rsidR="00C77554">
        <w:t xml:space="preserve"> preparad</w:t>
      </w:r>
      <w:r w:rsidR="000C7B38">
        <w:t>as</w:t>
      </w:r>
      <w:r w:rsidR="00C77554">
        <w:t xml:space="preserve"> cinco imagens </w:t>
      </w:r>
      <w:r w:rsidR="00943D15">
        <w:t xml:space="preserve">com o </w:t>
      </w:r>
      <w:proofErr w:type="spellStart"/>
      <w:r w:rsidR="00943D15" w:rsidRPr="009053EF">
        <w:rPr>
          <w:i/>
          <w:iCs/>
        </w:rPr>
        <w:t>labelling</w:t>
      </w:r>
      <w:proofErr w:type="spellEnd"/>
      <w:r w:rsidR="00943D15">
        <w:t xml:space="preserve">, </w:t>
      </w:r>
      <w:r w:rsidR="004B0267">
        <w:t>alterando</w:t>
      </w:r>
      <w:r w:rsidR="001A618E">
        <w:t xml:space="preserve"> as</w:t>
      </w:r>
      <w:r w:rsidR="000D221E">
        <w:t xml:space="preserve"> condições</w:t>
      </w:r>
      <w:r w:rsidR="001A618E">
        <w:t xml:space="preserve"> de iluminação,</w:t>
      </w:r>
      <w:r w:rsidR="000D221E">
        <w:t xml:space="preserve"> movimentação da </w:t>
      </w:r>
      <w:r w:rsidR="001A618E">
        <w:t>câmera d</w:t>
      </w:r>
      <w:r w:rsidR="000D221E">
        <w:t>o robô</w:t>
      </w:r>
      <w:r w:rsidR="001E5213">
        <w:t xml:space="preserve"> </w:t>
      </w:r>
      <w:r w:rsidR="00C4787B">
        <w:t xml:space="preserve">em </w:t>
      </w:r>
      <w:r w:rsidR="001E5213">
        <w:t>alguns</w:t>
      </w:r>
      <w:r w:rsidR="000D221E">
        <w:t xml:space="preserve"> centímetros</w:t>
      </w:r>
      <w:r w:rsidR="00B26413">
        <w:t>, ficando</w:t>
      </w:r>
      <w:r w:rsidR="00C4787B">
        <w:t xml:space="preserve"> as peças</w:t>
      </w:r>
      <w:r w:rsidR="00B26413">
        <w:t xml:space="preserve"> levemente deslocadas, gerando um </w:t>
      </w:r>
      <w:r w:rsidR="004449B6">
        <w:t>cenário mais realista.</w:t>
      </w:r>
      <w:r w:rsidR="000D221E">
        <w:t xml:space="preserve"> </w:t>
      </w:r>
      <w:r w:rsidR="00CF6E81">
        <w:t xml:space="preserve">O </w:t>
      </w:r>
      <w:r w:rsidR="001770C7">
        <w:t>t</w:t>
      </w:r>
      <w:r w:rsidR="00CF6E81">
        <w:t xml:space="preserve">reinamento </w:t>
      </w:r>
      <w:r w:rsidR="00FD396E">
        <w:t xml:space="preserve">foi realizado importando as imagens, cantos e </w:t>
      </w:r>
      <w:proofErr w:type="spellStart"/>
      <w:r w:rsidR="00FD396E" w:rsidRPr="009053EF">
        <w:rPr>
          <w:i/>
          <w:iCs/>
        </w:rPr>
        <w:t>labels</w:t>
      </w:r>
      <w:proofErr w:type="spellEnd"/>
      <w:r w:rsidR="00FD396E">
        <w:t>,</w:t>
      </w:r>
      <w:r w:rsidR="00EE3341">
        <w:t xml:space="preserve"> realiza</w:t>
      </w:r>
      <w:r w:rsidR="00721EC2">
        <w:t>n</w:t>
      </w:r>
      <w:r w:rsidR="00EE3341">
        <w:t xml:space="preserve">do o redimensionamento das imagens para 30x30 </w:t>
      </w:r>
      <w:r w:rsidR="00AC4167">
        <w:t>com trê</w:t>
      </w:r>
      <w:r w:rsidR="00070523">
        <w:t>s</w:t>
      </w:r>
      <w:r w:rsidR="00AC4167">
        <w:t xml:space="preserve"> </w:t>
      </w:r>
      <w:r w:rsidR="00465DAA">
        <w:t xml:space="preserve">camadas de </w:t>
      </w:r>
      <w:r w:rsidR="00AC4167">
        <w:t>cores</w:t>
      </w:r>
      <w:r w:rsidR="00465DAA">
        <w:t>.</w:t>
      </w:r>
      <w:r w:rsidR="00026926">
        <w:t xml:space="preserve"> </w:t>
      </w:r>
      <w:r w:rsidR="00EE59BA">
        <w:t xml:space="preserve">As imagens de </w:t>
      </w:r>
      <w:r w:rsidR="00EE59BA" w:rsidRPr="006D4949">
        <w:t xml:space="preserve">treinamento e validação </w:t>
      </w:r>
      <w:r w:rsidR="006D4949" w:rsidRPr="006D4949">
        <w:t xml:space="preserve">foram </w:t>
      </w:r>
      <w:r w:rsidR="00EE59BA" w:rsidRPr="006D4949">
        <w:t>separadas</w:t>
      </w:r>
      <w:r w:rsidR="006D4949" w:rsidRPr="006D4949">
        <w:t xml:space="preserve"> de forma randômica </w:t>
      </w:r>
      <w:r w:rsidR="00EE59BA">
        <w:t>utilizando</w:t>
      </w:r>
      <w:r w:rsidR="00EE59BA" w:rsidRPr="006D4949">
        <w:t xml:space="preserve"> </w:t>
      </w:r>
      <w:r w:rsidR="00EE59BA">
        <w:t>a razão</w:t>
      </w:r>
      <w:r w:rsidR="00EE59BA" w:rsidRPr="006D4949">
        <w:t xml:space="preserve"> de 8:2</w:t>
      </w:r>
      <w:ins w:id="70" w:author="Andreza Sartori" w:date="2020-10-30T15:49:00Z">
        <w:r w:rsidR="003A48C1">
          <w:t>;</w:t>
        </w:r>
      </w:ins>
      <w:del w:id="71" w:author="Andreza Sartori" w:date="2020-10-30T15:49:00Z">
        <w:r w:rsidR="006D4949" w:rsidRPr="006D4949" w:rsidDel="003A48C1">
          <w:delText>,</w:delText>
        </w:r>
      </w:del>
      <w:r w:rsidR="005215FF">
        <w:t xml:space="preserve"> </w:t>
      </w:r>
      <w:del w:id="72" w:author="Andreza Sartori" w:date="2020-10-30T15:49:00Z">
        <w:r w:rsidR="00FF308F" w:rsidDel="003A48C1">
          <w:delText>p</w:delText>
        </w:r>
      </w:del>
      <w:ins w:id="73" w:author="Andreza Sartori" w:date="2020-10-30T15:49:00Z">
        <w:r w:rsidR="003A48C1">
          <w:t>P</w:t>
        </w:r>
      </w:ins>
      <w:r w:rsidR="00FF308F">
        <w:t>osteriormente aplicou-se</w:t>
      </w:r>
      <w:r w:rsidR="005215FF">
        <w:t xml:space="preserve"> a técnica de </w:t>
      </w:r>
      <w:r w:rsidR="004249D6" w:rsidRPr="009053EF">
        <w:rPr>
          <w:i/>
          <w:iCs/>
        </w:rPr>
        <w:t xml:space="preserve">data </w:t>
      </w:r>
      <w:proofErr w:type="spellStart"/>
      <w:r w:rsidR="004249D6" w:rsidRPr="009053EF">
        <w:rPr>
          <w:i/>
          <w:iCs/>
        </w:rPr>
        <w:t>augmentation</w:t>
      </w:r>
      <w:proofErr w:type="spellEnd"/>
      <w:r w:rsidR="0098691D">
        <w:t>,</w:t>
      </w:r>
      <w:r w:rsidR="000D221E">
        <w:t xml:space="preserve"> </w:t>
      </w:r>
      <w:r w:rsidR="006D4949" w:rsidRPr="006D4949">
        <w:t>rota</w:t>
      </w:r>
      <w:r w:rsidR="0098691D">
        <w:t>cionando</w:t>
      </w:r>
      <w:r w:rsidR="006D4949" w:rsidRPr="006D4949">
        <w:t xml:space="preserve"> e</w:t>
      </w:r>
      <w:r w:rsidR="004249D6">
        <w:t xml:space="preserve"> inver</w:t>
      </w:r>
      <w:r w:rsidR="0098691D">
        <w:t>tendo</w:t>
      </w:r>
      <w:r w:rsidR="006D4949" w:rsidRPr="006D4949">
        <w:t xml:space="preserve"> as imagens para obter melhores resultados,</w:t>
      </w:r>
      <w:r w:rsidR="00EE59BA">
        <w:t xml:space="preserve"> </w:t>
      </w:r>
      <w:r w:rsidR="00A64DA0">
        <w:t>totalizando</w:t>
      </w:r>
      <w:r w:rsidR="006D4949" w:rsidRPr="006D4949">
        <w:t xml:space="preserve"> 8 </w:t>
      </w:r>
      <w:r w:rsidR="00FA7E60">
        <w:t>amostras</w:t>
      </w:r>
      <w:r w:rsidR="006D4949" w:rsidRPr="006D4949">
        <w:t xml:space="preserve"> </w:t>
      </w:r>
      <w:r w:rsidR="00E872C1">
        <w:t>para</w:t>
      </w:r>
      <w:r w:rsidR="006D4949" w:rsidRPr="006D4949">
        <w:t xml:space="preserve"> cada imagem</w:t>
      </w:r>
      <w:r w:rsidR="004249D6">
        <w:t>.</w:t>
      </w:r>
    </w:p>
    <w:p w14:paraId="1D5C5E3C" w14:textId="2BFF34B4" w:rsidR="00866187" w:rsidRDefault="00745F46" w:rsidP="00565265">
      <w:pPr>
        <w:pStyle w:val="TF-TEXTO"/>
      </w:pPr>
      <w:r w:rsidRPr="009968A7">
        <w:t xml:space="preserve">O software </w:t>
      </w:r>
      <w:r w:rsidR="00734AC8">
        <w:t xml:space="preserve">desenvolvido </w:t>
      </w:r>
      <w:r w:rsidRPr="009968A7">
        <w:t xml:space="preserve">utiliza o </w:t>
      </w:r>
      <w:proofErr w:type="spellStart"/>
      <w:r w:rsidR="000A43D9" w:rsidRPr="009968A7">
        <w:t>Stockfish</w:t>
      </w:r>
      <w:proofErr w:type="spellEnd"/>
      <w:r w:rsidR="000A43D9" w:rsidRPr="009968A7">
        <w:t xml:space="preserve"> </w:t>
      </w:r>
      <w:proofErr w:type="spellStart"/>
      <w:r w:rsidR="00734AC8">
        <w:t>C</w:t>
      </w:r>
      <w:r w:rsidR="000A43D9" w:rsidRPr="009968A7">
        <w:t>hess</w:t>
      </w:r>
      <w:proofErr w:type="spellEnd"/>
      <w:r w:rsidR="000A43D9" w:rsidRPr="009968A7">
        <w:t xml:space="preserve"> </w:t>
      </w:r>
      <w:proofErr w:type="spellStart"/>
      <w:r w:rsidR="00734AC8">
        <w:t>E</w:t>
      </w:r>
      <w:r w:rsidR="000A43D9" w:rsidRPr="009968A7">
        <w:t>ngine</w:t>
      </w:r>
      <w:proofErr w:type="spellEnd"/>
      <w:r w:rsidR="009968A7" w:rsidRPr="009968A7">
        <w:t xml:space="preserve"> </w:t>
      </w:r>
      <w:r w:rsidR="00734AC8">
        <w:t>p</w:t>
      </w:r>
      <w:r w:rsidR="009968A7" w:rsidRPr="009968A7">
        <w:t>ara</w:t>
      </w:r>
      <w:ins w:id="74" w:author="Andreza Sartori" w:date="2020-10-30T15:50:00Z">
        <w:r w:rsidR="008504A8">
          <w:t xml:space="preserve"> a</w:t>
        </w:r>
      </w:ins>
      <w:r w:rsidR="009968A7" w:rsidRPr="009968A7">
        <w:t xml:space="preserve"> tomada de</w:t>
      </w:r>
      <w:r w:rsidR="009968A7">
        <w:t xml:space="preserve"> decisão de qual peça</w:t>
      </w:r>
      <w:r w:rsidR="00D649C3">
        <w:t xml:space="preserve"> será</w:t>
      </w:r>
      <w:r w:rsidR="009968A7">
        <w:t xml:space="preserve"> joga</w:t>
      </w:r>
      <w:r w:rsidR="00D649C3">
        <w:t>da</w:t>
      </w:r>
      <w:r w:rsidR="009968A7">
        <w:t xml:space="preserve">, assim como </w:t>
      </w:r>
      <w:r w:rsidR="000B6955">
        <w:t xml:space="preserve">para fazer </w:t>
      </w:r>
      <w:r w:rsidR="00992EF9">
        <w:t xml:space="preserve">a </w:t>
      </w:r>
      <w:r w:rsidR="009968A7">
        <w:t>validação</w:t>
      </w:r>
      <w:r w:rsidR="00992EF9">
        <w:t xml:space="preserve"> </w:t>
      </w:r>
      <w:r w:rsidR="009968A7">
        <w:t>de</w:t>
      </w:r>
      <w:r w:rsidR="00AE4767">
        <w:t xml:space="preserve"> movimentação</w:t>
      </w:r>
      <w:r w:rsidR="009968A7">
        <w:t>.</w:t>
      </w:r>
      <w:r w:rsidR="00866187">
        <w:t xml:space="preserve"> </w:t>
      </w:r>
      <w:r w:rsidR="007E48FF">
        <w:t>Posteriormente, se estabelece o</w:t>
      </w:r>
      <w:r w:rsidR="00560457">
        <w:t xml:space="preserve"> ponto-alvo utilizando os cantos e o centro de onde a peça está situada</w:t>
      </w:r>
      <w:r w:rsidR="00DF5232">
        <w:t>.</w:t>
      </w:r>
      <w:r w:rsidR="00560457">
        <w:t xml:space="preserve"> </w:t>
      </w:r>
      <w:r w:rsidR="00DF5232">
        <w:t>N</w:t>
      </w:r>
      <w:r w:rsidR="00303490">
        <w:t xml:space="preserve">este </w:t>
      </w:r>
      <w:r w:rsidR="00593093">
        <w:t>instante</w:t>
      </w:r>
      <w:r w:rsidR="00DF5232">
        <w:t>,</w:t>
      </w:r>
      <w:r w:rsidR="00593093">
        <w:t xml:space="preserve"> </w:t>
      </w:r>
      <w:r w:rsidR="00303490">
        <w:t xml:space="preserve">o robô está </w:t>
      </w:r>
      <w:r w:rsidR="00593093">
        <w:t>em sua</w:t>
      </w:r>
      <w:r w:rsidR="00303490">
        <w:t xml:space="preserve"> </w:t>
      </w:r>
      <w:r w:rsidR="000B7C1F">
        <w:t xml:space="preserve">posição de repouso, </w:t>
      </w:r>
      <w:r w:rsidR="00303490">
        <w:t xml:space="preserve">no qual </w:t>
      </w:r>
      <w:r w:rsidR="000B7C1F">
        <w:t xml:space="preserve">a câmera consegue </w:t>
      </w:r>
      <w:r w:rsidR="00423408">
        <w:t>ver todo o tabuleiro</w:t>
      </w:r>
      <w:r w:rsidR="00303490">
        <w:t>.</w:t>
      </w:r>
      <w:r w:rsidR="00D13E5F">
        <w:t xml:space="preserve"> Porém</w:t>
      </w:r>
      <w:r w:rsidR="007F0516">
        <w:t>, quando</w:t>
      </w:r>
      <w:r w:rsidR="00D13E5F">
        <w:t xml:space="preserve"> ocorre a movimentação do braço a câmera perde </w:t>
      </w:r>
      <w:r w:rsidR="0072708D">
        <w:t>os cantos do tabuleiro,</w:t>
      </w:r>
      <w:r w:rsidR="00764549">
        <w:t xml:space="preserve"> impossibilitando o </w:t>
      </w:r>
      <w:r w:rsidR="0042650B">
        <w:t>rastrea</w:t>
      </w:r>
      <w:r w:rsidR="00764549">
        <w:t>mento</w:t>
      </w:r>
      <w:r w:rsidR="0042650B">
        <w:t xml:space="preserve"> </w:t>
      </w:r>
      <w:r w:rsidR="00764549">
        <w:t>d</w:t>
      </w:r>
      <w:r w:rsidR="0042650B">
        <w:t>a posição onde a peça será colocada. Por este motivo</w:t>
      </w:r>
      <w:r w:rsidR="00C01EAC">
        <w:t xml:space="preserve">, </w:t>
      </w:r>
      <w:r w:rsidR="00C01EAC" w:rsidRPr="00D53AA0">
        <w:t>Toro</w:t>
      </w:r>
      <w:r w:rsidR="00C01EAC">
        <w:t>,</w:t>
      </w:r>
      <w:r w:rsidR="00C01EAC" w:rsidRPr="00D53AA0">
        <w:t xml:space="preserve"> Robles-</w:t>
      </w:r>
      <w:proofErr w:type="spellStart"/>
      <w:r w:rsidR="00C01EAC" w:rsidRPr="00D53AA0">
        <w:t>Algarín</w:t>
      </w:r>
      <w:proofErr w:type="spellEnd"/>
      <w:r w:rsidR="00C01EAC">
        <w:t xml:space="preserve"> e</w:t>
      </w:r>
      <w:r w:rsidR="00C01EAC" w:rsidRPr="00D53AA0">
        <w:t xml:space="preserve"> Rodríguez-Álvarez</w:t>
      </w:r>
      <w:r w:rsidR="00C01EAC">
        <w:t xml:space="preserve"> (2019)</w:t>
      </w:r>
      <w:r w:rsidR="0042650B">
        <w:t xml:space="preserve"> utiliza</w:t>
      </w:r>
      <w:r w:rsidR="00C01EAC">
        <w:t>ram</w:t>
      </w:r>
      <w:r w:rsidR="0042650B">
        <w:t xml:space="preserve"> o algoritmo </w:t>
      </w:r>
      <w:proofErr w:type="spellStart"/>
      <w:r w:rsidR="00DA792C" w:rsidRPr="00DA792C">
        <w:t>Kanade</w:t>
      </w:r>
      <w:proofErr w:type="spellEnd"/>
      <w:r w:rsidR="00DA792C" w:rsidRPr="00DA792C">
        <w:t>-Lucas-Tomas</w:t>
      </w:r>
      <w:r w:rsidR="00DA792C">
        <w:t>i</w:t>
      </w:r>
      <w:r w:rsidR="00CB7D8E">
        <w:t xml:space="preserve"> para rastrear a peça.</w:t>
      </w:r>
      <w:r w:rsidR="006D4EEE">
        <w:t xml:space="preserve"> </w:t>
      </w:r>
      <w:r w:rsidR="00E104F9">
        <w:t>Já a</w:t>
      </w:r>
      <w:r w:rsidR="002E0783">
        <w:t xml:space="preserve"> profundidade do braço </w:t>
      </w:r>
      <w:r w:rsidR="0061278F">
        <w:t xml:space="preserve">em relação ao tabuleiro </w:t>
      </w:r>
      <w:r w:rsidR="002E0783">
        <w:t>é obtida através da cinemática do robô.</w:t>
      </w:r>
      <w:r w:rsidR="00E104F9">
        <w:t xml:space="preserve"> No qual f</w:t>
      </w:r>
      <w:r w:rsidR="005F4768">
        <w:t>oi implementado uma máscara em torno do ponto de destino</w:t>
      </w:r>
      <w:r w:rsidR="00927C22">
        <w:t xml:space="preserve">, pois rastrear somente </w:t>
      </w:r>
      <w:r w:rsidR="00565265">
        <w:t xml:space="preserve">onde </w:t>
      </w:r>
      <w:r w:rsidR="00927C22">
        <w:t xml:space="preserve">a peça deveria estar </w:t>
      </w:r>
      <w:r w:rsidR="00363AA9">
        <w:t xml:space="preserve">não </w:t>
      </w:r>
      <w:del w:id="75" w:author="Andreza Sartori" w:date="2020-10-30T15:54:00Z">
        <w:r w:rsidR="00927C22" w:rsidDel="00CD34CB">
          <w:delText>mostrou-se</w:delText>
        </w:r>
      </w:del>
      <w:ins w:id="76" w:author="Andreza Sartori" w:date="2020-10-30T15:54:00Z">
        <w:r w:rsidR="00CD34CB">
          <w:t>se mostrou</w:t>
        </w:r>
      </w:ins>
      <w:r w:rsidR="00927C22">
        <w:t xml:space="preserve"> confiável.</w:t>
      </w:r>
    </w:p>
    <w:p w14:paraId="5CC82B98" w14:textId="5CA623E9" w:rsidR="00B721F1" w:rsidRDefault="00B51D3F" w:rsidP="00565265">
      <w:pPr>
        <w:pStyle w:val="TF-TEXTO"/>
      </w:pPr>
      <w:r w:rsidRPr="00D53AA0">
        <w:t>Toro</w:t>
      </w:r>
      <w:r>
        <w:t>,</w:t>
      </w:r>
      <w:r w:rsidRPr="00D53AA0">
        <w:t xml:space="preserve"> Robles-</w:t>
      </w:r>
      <w:proofErr w:type="spellStart"/>
      <w:r w:rsidRPr="00D53AA0">
        <w:t>Algarín</w:t>
      </w:r>
      <w:proofErr w:type="spellEnd"/>
      <w:r>
        <w:t xml:space="preserve"> e</w:t>
      </w:r>
      <w:r w:rsidRPr="00D53AA0">
        <w:t xml:space="preserve"> Rodríguez-Álvarez</w:t>
      </w:r>
      <w:r>
        <w:t xml:space="preserve"> (2019)</w:t>
      </w:r>
      <w:r w:rsidR="00F4732F">
        <w:t xml:space="preserve"> relatam que n</w:t>
      </w:r>
      <w:r w:rsidR="002C70C7">
        <w:t xml:space="preserve">os testes </w:t>
      </w:r>
      <w:r w:rsidR="00FE1FC6">
        <w:t>foram</w:t>
      </w:r>
      <w:r w:rsidR="002C70C7">
        <w:t xml:space="preserve"> </w:t>
      </w:r>
      <w:r w:rsidR="00FE1FC6">
        <w:t>possíveis</w:t>
      </w:r>
      <w:r w:rsidR="0056445A">
        <w:t xml:space="preserve"> </w:t>
      </w:r>
      <w:r w:rsidR="002C70C7">
        <w:t xml:space="preserve">realizar </w:t>
      </w:r>
      <w:r w:rsidR="00504C1F">
        <w:t>partidas de xadrez</w:t>
      </w:r>
      <w:r w:rsidR="002F4349">
        <w:t xml:space="preserve"> de forma autônoma</w:t>
      </w:r>
      <w:r w:rsidR="00504C1F">
        <w:t>,</w:t>
      </w:r>
      <w:r w:rsidR="00D508CC">
        <w:t xml:space="preserve"> utilizando o braço robótico desenvolvido.</w:t>
      </w:r>
      <w:r w:rsidR="00504C1F">
        <w:t xml:space="preserve"> </w:t>
      </w:r>
      <w:r w:rsidR="00B23B78" w:rsidRPr="00B23B78">
        <w:t>A primeira cama</w:t>
      </w:r>
      <w:r w:rsidR="00B23B78">
        <w:t>da</w:t>
      </w:r>
      <w:r w:rsidR="00B23B78" w:rsidRPr="00B23B78">
        <w:t xml:space="preserve"> da rede neural responsável pela segmentação das imagens resultou em uma precisão de 98,6%, </w:t>
      </w:r>
      <w:r w:rsidR="00D508CC">
        <w:t xml:space="preserve">enquanto a </w:t>
      </w:r>
      <w:r w:rsidR="00B23B78" w:rsidRPr="00B23B78">
        <w:t>segunda camada responsável pela detecção de movimentação das peças resultou em uma precisão de 99.4%.</w:t>
      </w:r>
      <w:r w:rsidR="00AE6DB4">
        <w:t xml:space="preserve"> </w:t>
      </w:r>
      <w:del w:id="77" w:author="Andreza Sartori" w:date="2020-10-30T15:54:00Z">
        <w:r w:rsidR="00AE6DB4" w:rsidDel="00601D30">
          <w:delText>Já</w:delText>
        </w:r>
        <w:r w:rsidR="00F81F7D" w:rsidDel="00601D30">
          <w:delText xml:space="preserve"> </w:delText>
        </w:r>
        <w:r w:rsidR="00AE6DB4" w:rsidDel="00601D30">
          <w:delText>q</w:delText>
        </w:r>
      </w:del>
      <w:ins w:id="78" w:author="Andreza Sartori" w:date="2020-10-30T15:54:00Z">
        <w:r w:rsidR="00601D30">
          <w:t>Q</w:t>
        </w:r>
      </w:ins>
      <w:r w:rsidR="00F81F7D">
        <w:t xml:space="preserve">uando </w:t>
      </w:r>
      <w:r w:rsidR="00BA5F4E">
        <w:t>as condições de iluminação são ruins</w:t>
      </w:r>
      <w:r w:rsidR="00AE6DB4">
        <w:t>,</w:t>
      </w:r>
      <w:r w:rsidR="00BA5F4E">
        <w:t xml:space="preserve"> </w:t>
      </w:r>
      <w:r w:rsidR="00FC25E3">
        <w:t xml:space="preserve">o filtro de </w:t>
      </w:r>
      <w:proofErr w:type="spellStart"/>
      <w:r w:rsidR="00FC25E3">
        <w:t>Canny</w:t>
      </w:r>
      <w:proofErr w:type="spellEnd"/>
      <w:r w:rsidR="00FC25E3">
        <w:t xml:space="preserve"> falha</w:t>
      </w:r>
      <w:r w:rsidR="00523BAB">
        <w:t xml:space="preserve"> e quando as peças projetam sombras a transformada de </w:t>
      </w:r>
      <w:proofErr w:type="spellStart"/>
      <w:r w:rsidR="00523BAB">
        <w:t>Hough</w:t>
      </w:r>
      <w:proofErr w:type="spellEnd"/>
      <w:r w:rsidR="00523BAB">
        <w:t xml:space="preserve"> </w:t>
      </w:r>
      <w:r w:rsidR="004E7E12">
        <w:t xml:space="preserve">também </w:t>
      </w:r>
      <w:r w:rsidR="00523BAB">
        <w:t>falha</w:t>
      </w:r>
      <w:r w:rsidR="000249E5">
        <w:t>, dificultando a extração das informações do tabuleiro.</w:t>
      </w:r>
      <w:r w:rsidR="0087507B">
        <w:t xml:space="preserve"> </w:t>
      </w:r>
      <w:r w:rsidR="003B0E97">
        <w:t xml:space="preserve">Conclui-se que foi possível </w:t>
      </w:r>
      <w:r w:rsidR="00474BD8">
        <w:t>jogar de forma automatiza o jogo de xadrez.</w:t>
      </w:r>
    </w:p>
    <w:p w14:paraId="1601FEE2" w14:textId="6AAAB973" w:rsidR="00AB78E5" w:rsidRPr="00AB78E5" w:rsidRDefault="00AB78E5" w:rsidP="00DB12A9">
      <w:pPr>
        <w:pStyle w:val="Ttulo2"/>
      </w:pPr>
      <w:r w:rsidRPr="00AB78E5">
        <w:t xml:space="preserve">AN INTELLIGENT METHOD </w:t>
      </w:r>
      <w:r w:rsidRPr="00DB12A9">
        <w:t>FORSOLVING</w:t>
      </w:r>
      <w:r w:rsidRPr="00AB78E5">
        <w:t xml:space="preserve"> TIC-TAC-TOE PROBLEM</w:t>
      </w:r>
    </w:p>
    <w:p w14:paraId="6DB27A33" w14:textId="4599742E" w:rsidR="00D53AA0" w:rsidRDefault="005C0E95" w:rsidP="00D53AA0">
      <w:pPr>
        <w:pStyle w:val="TF-TEXTO"/>
      </w:pPr>
      <w:commentRangeStart w:id="79"/>
      <w:r>
        <w:t xml:space="preserve">Jain </w:t>
      </w:r>
      <w:r w:rsidR="00EE2839">
        <w:t>(</w:t>
      </w:r>
      <w:r>
        <w:t xml:space="preserve">2015) </w:t>
      </w:r>
      <w:commentRangeEnd w:id="79"/>
      <w:r w:rsidR="004165E9">
        <w:rPr>
          <w:rStyle w:val="Refdecomentrio"/>
        </w:rPr>
        <w:commentReference w:id="79"/>
      </w:r>
      <w:r w:rsidR="00533E65">
        <w:t>desenvolveram</w:t>
      </w:r>
      <w:r w:rsidR="00F97777">
        <w:t xml:space="preserve"> um dispositivo </w:t>
      </w:r>
      <w:r w:rsidR="00533E65">
        <w:t xml:space="preserve">capaz de </w:t>
      </w:r>
      <w:r w:rsidR="00F97777">
        <w:t>jogar o jogo da velha de forma autônoma</w:t>
      </w:r>
      <w:r w:rsidR="00C45517">
        <w:t xml:space="preserve">. Para </w:t>
      </w:r>
      <w:r w:rsidR="00EF2281">
        <w:t>isso, utilizou-se</w:t>
      </w:r>
      <w:r w:rsidR="00E56179">
        <w:t xml:space="preserve"> um Kit Lego composto por</w:t>
      </w:r>
      <w:r w:rsidR="00C45517">
        <w:t xml:space="preserve"> </w:t>
      </w:r>
      <w:r w:rsidR="00E56179">
        <w:t>um</w:t>
      </w:r>
      <w:r w:rsidR="00ED3C75">
        <w:t xml:space="preserve"> </w:t>
      </w:r>
      <w:proofErr w:type="spellStart"/>
      <w:r w:rsidR="00ED3C75">
        <w:t>Bricks</w:t>
      </w:r>
      <w:proofErr w:type="spellEnd"/>
      <w:r w:rsidR="00E56179">
        <w:t xml:space="preserve"> NXT</w:t>
      </w:r>
      <w:r w:rsidR="00ED3C75">
        <w:t xml:space="preserve"> que é </w:t>
      </w:r>
      <w:r w:rsidR="00C45517">
        <w:t xml:space="preserve">um </w:t>
      </w:r>
      <w:r w:rsidR="00B404BC">
        <w:t>microprocessador de 32 bits</w:t>
      </w:r>
      <w:r w:rsidR="00CE58D3">
        <w:t>, que possuí um</w:t>
      </w:r>
      <w:r w:rsidR="009141B5">
        <w:t xml:space="preserve"> display de </w:t>
      </w:r>
      <w:r w:rsidR="008A0827">
        <w:t xml:space="preserve">LCD </w:t>
      </w:r>
      <w:r w:rsidR="00B142E5">
        <w:t xml:space="preserve">monocromático </w:t>
      </w:r>
      <w:r w:rsidR="00C71C81">
        <w:t xml:space="preserve">com uma resolução </w:t>
      </w:r>
      <w:r w:rsidR="001B65B1">
        <w:t xml:space="preserve">de 100 </w:t>
      </w:r>
      <w:r w:rsidR="003D0296">
        <w:t>x 60 pixels</w:t>
      </w:r>
      <w:r w:rsidR="0038165D">
        <w:t xml:space="preserve">, assim como um </w:t>
      </w:r>
      <w:proofErr w:type="spellStart"/>
      <w:r w:rsidR="0038165D">
        <w:t>fototrans</w:t>
      </w:r>
      <w:r w:rsidR="00D73C9D">
        <w:t>istor</w:t>
      </w:r>
      <w:proofErr w:type="spellEnd"/>
      <w:r w:rsidR="00D73C9D">
        <w:t xml:space="preserve"> SFH 309-4,</w:t>
      </w:r>
      <w:r w:rsidR="00F908D7">
        <w:t xml:space="preserve"> </w:t>
      </w:r>
      <w:r w:rsidR="0034122C">
        <w:t xml:space="preserve">quatro sensores </w:t>
      </w:r>
      <w:r w:rsidR="00A20618">
        <w:t xml:space="preserve">e </w:t>
      </w:r>
      <w:r w:rsidR="005A0027">
        <w:t>três motores</w:t>
      </w:r>
      <w:r w:rsidR="00512A40">
        <w:t>, no qual o</w:t>
      </w:r>
      <w:r w:rsidR="005D0EFD">
        <w:t xml:space="preserve"> motor A controla a posição vertical, </w:t>
      </w:r>
      <w:r w:rsidR="00347C9E">
        <w:t>o motor b controla a posição horizontal e o motor c movimenta a caneta de cima para baixo</w:t>
      </w:r>
      <w:r w:rsidR="0045644B">
        <w:t>, conforme</w:t>
      </w:r>
      <w:r w:rsidR="00512A40">
        <w:t xml:space="preserve"> mostra a</w:t>
      </w:r>
      <w:r w:rsidR="0045644B">
        <w:t xml:space="preserve"> </w:t>
      </w:r>
      <w:r w:rsidR="00FA2346">
        <w:fldChar w:fldCharType="begin"/>
      </w:r>
      <w:r w:rsidR="00FA2346">
        <w:instrText xml:space="preserve"> REF _Ref52665135 \h </w:instrText>
      </w:r>
      <w:r w:rsidR="00FA2346">
        <w:fldChar w:fldCharType="separate"/>
      </w:r>
      <w:r w:rsidR="00090357">
        <w:t xml:space="preserve">Figura </w:t>
      </w:r>
      <w:r w:rsidR="00090357">
        <w:rPr>
          <w:noProof/>
        </w:rPr>
        <w:t>4</w:t>
      </w:r>
      <w:r w:rsidR="00FA2346">
        <w:fldChar w:fldCharType="end"/>
      </w:r>
      <w:r w:rsidR="00FA2346">
        <w:t>.</w:t>
      </w:r>
    </w:p>
    <w:p w14:paraId="017C3871" w14:textId="630BCB2B" w:rsidR="0045644B" w:rsidRDefault="0045644B" w:rsidP="0045644B">
      <w:pPr>
        <w:pStyle w:val="TF-LEGENDA"/>
      </w:pPr>
      <w:bookmarkStart w:id="80" w:name="_Ref52665135"/>
      <w:r>
        <w:lastRenderedPageBreak/>
        <w:t xml:space="preserve">Figura </w:t>
      </w:r>
      <w:r w:rsidR="002E18F1">
        <w:fldChar w:fldCharType="begin"/>
      </w:r>
      <w:r w:rsidR="002E18F1">
        <w:instrText xml:space="preserve"> SEQ Figura \* ARABIC </w:instrText>
      </w:r>
      <w:r w:rsidR="002E18F1">
        <w:fldChar w:fldCharType="separate"/>
      </w:r>
      <w:r w:rsidR="00090357">
        <w:rPr>
          <w:noProof/>
        </w:rPr>
        <w:t>4</w:t>
      </w:r>
      <w:r w:rsidR="002E18F1">
        <w:rPr>
          <w:noProof/>
        </w:rPr>
        <w:fldChar w:fldCharType="end"/>
      </w:r>
      <w:bookmarkEnd w:id="80"/>
      <w:r w:rsidR="00CB5AE9">
        <w:rPr>
          <w:noProof/>
        </w:rPr>
        <w:t xml:space="preserve"> </w:t>
      </w:r>
      <w:r>
        <w:t xml:space="preserve">- </w:t>
      </w:r>
      <w:r w:rsidRPr="00BA3CBD">
        <w:t>Imagem do hardware utilizado</w:t>
      </w:r>
    </w:p>
    <w:p w14:paraId="7447EABC" w14:textId="16A5E2F4" w:rsidR="0045644B" w:rsidRDefault="006C763F" w:rsidP="00D168DF">
      <w:pPr>
        <w:pStyle w:val="TF-FIGURA"/>
        <w:spacing w:after="0"/>
      </w:pPr>
      <w:r>
        <w:pict w14:anchorId="53AA8F93">
          <v:shape id="_x0000_i1029" type="#_x0000_t75" style="width:3in;height:194.25pt" o:bordertopcolor="this" o:borderleftcolor="this" o:borderbottomcolor="this" o:borderrightcolor="this">
            <v:imagedata r:id="rId19" o:title="Robo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0E2689A6" w14:textId="678AEA48" w:rsidR="0045644B" w:rsidRDefault="0045644B" w:rsidP="00FA2346">
      <w:pPr>
        <w:pStyle w:val="TF-FONTE"/>
      </w:pPr>
      <w:r>
        <w:t xml:space="preserve">Fonte: Jain </w:t>
      </w:r>
      <w:r w:rsidR="001B621E">
        <w:t>(</w:t>
      </w:r>
      <w:r>
        <w:t>2015</w:t>
      </w:r>
      <w:r w:rsidR="001B621E">
        <w:t>)</w:t>
      </w:r>
      <w:r w:rsidR="00D168DF">
        <w:t>.</w:t>
      </w:r>
    </w:p>
    <w:p w14:paraId="79D6444C" w14:textId="3E91F909" w:rsidR="00353AFD" w:rsidRDefault="00B51B23" w:rsidP="00FF283B">
      <w:pPr>
        <w:pStyle w:val="TF-TEXTO"/>
      </w:pPr>
      <w:r>
        <w:t>Segundo Jain (2015) o</w:t>
      </w:r>
      <w:r w:rsidR="004E5756">
        <w:t xml:space="preserve"> robô se movimenta por uma matriz de 3x3</w:t>
      </w:r>
      <w:r w:rsidR="003F7A5D">
        <w:t>, analisando cada um</w:t>
      </w:r>
      <w:r w:rsidR="005953BD">
        <w:t>a das células</w:t>
      </w:r>
      <w:r w:rsidR="002C78B4">
        <w:t xml:space="preserve">, utilizando o </w:t>
      </w:r>
      <w:proofErr w:type="spellStart"/>
      <w:r w:rsidR="002C78B4">
        <w:t>fototransistor</w:t>
      </w:r>
      <w:proofErr w:type="spellEnd"/>
      <w:r w:rsidR="005953BD">
        <w:t>.</w:t>
      </w:r>
      <w:r w:rsidR="00893FF6">
        <w:t xml:space="preserve"> </w:t>
      </w:r>
      <w:r w:rsidR="008532EB">
        <w:t xml:space="preserve">Já a </w:t>
      </w:r>
      <w:r w:rsidR="00893FF6" w:rsidRPr="00893FF6">
        <w:t>classificação da imagem é constituída em quatro etapas. Primeir</w:t>
      </w:r>
      <w:r w:rsidR="00E638D3">
        <w:t>amente aplicou-se</w:t>
      </w:r>
      <w:r w:rsidR="00893FF6" w:rsidRPr="00893FF6">
        <w:t xml:space="preserve"> </w:t>
      </w:r>
      <w:r w:rsidR="00E638D3">
        <w:t>um</w:t>
      </w:r>
      <w:r w:rsidR="00893FF6" w:rsidRPr="00893FF6">
        <w:t xml:space="preserve"> </w:t>
      </w:r>
      <w:commentRangeStart w:id="81"/>
      <w:proofErr w:type="spellStart"/>
      <w:r w:rsidR="002C78B4">
        <w:t>T</w:t>
      </w:r>
      <w:r w:rsidR="00893FF6" w:rsidRPr="00893FF6">
        <w:t>hresholding</w:t>
      </w:r>
      <w:commentRangeEnd w:id="81"/>
      <w:proofErr w:type="spellEnd"/>
      <w:r w:rsidR="00B659A8">
        <w:rPr>
          <w:rStyle w:val="Refdecomentrio"/>
        </w:rPr>
        <w:commentReference w:id="81"/>
      </w:r>
      <w:r w:rsidR="00893FF6" w:rsidRPr="00893FF6">
        <w:t>, convert</w:t>
      </w:r>
      <w:r w:rsidR="009D6B45">
        <w:t>endo</w:t>
      </w:r>
      <w:r w:rsidR="00893FF6" w:rsidRPr="00893FF6">
        <w:t xml:space="preserve"> </w:t>
      </w:r>
      <w:r w:rsidR="009D6B45">
        <w:t xml:space="preserve">a imagem para </w:t>
      </w:r>
      <w:r w:rsidR="00893FF6" w:rsidRPr="00893FF6">
        <w:t>preto e branco</w:t>
      </w:r>
      <w:r w:rsidR="000C3BA0">
        <w:t xml:space="preserve">. </w:t>
      </w:r>
      <w:r w:rsidR="001A2650">
        <w:t>Posteriormente</w:t>
      </w:r>
      <w:r w:rsidR="00EB6A45">
        <w:t xml:space="preserve">, </w:t>
      </w:r>
      <w:r w:rsidR="00BC682E">
        <w:t xml:space="preserve">segmentou-se a imagem, </w:t>
      </w:r>
      <w:r w:rsidR="00F16364">
        <w:t xml:space="preserve">aplicando na sequência </w:t>
      </w:r>
      <w:r w:rsidR="001A2650">
        <w:t xml:space="preserve">o </w:t>
      </w:r>
      <w:r w:rsidR="00893FF6" w:rsidRPr="00893FF6">
        <w:t xml:space="preserve">algoritmo de afinamento </w:t>
      </w:r>
      <w:r w:rsidR="00827827">
        <w:t xml:space="preserve">chamado de </w:t>
      </w:r>
      <w:proofErr w:type="spellStart"/>
      <w:r w:rsidR="00827827">
        <w:t>Thinning</w:t>
      </w:r>
      <w:proofErr w:type="spellEnd"/>
      <w:r w:rsidR="00056C4D">
        <w:t>,</w:t>
      </w:r>
      <w:r w:rsidR="00827827">
        <w:t xml:space="preserve"> </w:t>
      </w:r>
      <w:r w:rsidR="00893FF6" w:rsidRPr="00893FF6">
        <w:t>deixando a imagem com 1 pixel.</w:t>
      </w:r>
      <w:r w:rsidR="00056C4D">
        <w:t xml:space="preserve"> Por fim,</w:t>
      </w:r>
      <w:r w:rsidR="00893FF6" w:rsidRPr="00893FF6">
        <w:t xml:space="preserve"> </w:t>
      </w:r>
      <w:r w:rsidR="00E10DA2">
        <w:t>comparou-se</w:t>
      </w:r>
      <w:r w:rsidR="00893FF6" w:rsidRPr="00893FF6">
        <w:t xml:space="preserve"> a largura, posição, direção</w:t>
      </w:r>
      <w:r w:rsidR="00E10DA2">
        <w:t xml:space="preserve"> e número</w:t>
      </w:r>
      <w:r w:rsidR="00E10F9F">
        <w:t xml:space="preserve"> de</w:t>
      </w:r>
      <w:r w:rsidR="00893FF6" w:rsidRPr="00893FF6">
        <w:t xml:space="preserve"> pontos, caso alguma destas verificações </w:t>
      </w:r>
      <w:r w:rsidR="00681957">
        <w:t>estivesse</w:t>
      </w:r>
      <w:r w:rsidR="00893FF6" w:rsidRPr="00893FF6">
        <w:t xml:space="preserve"> correta</w:t>
      </w:r>
      <w:r w:rsidR="00681957">
        <w:t>,</w:t>
      </w:r>
      <w:r w:rsidR="00893FF6" w:rsidRPr="00893FF6">
        <w:t xml:space="preserve"> o símbolo é considerado como reconhecido.</w:t>
      </w:r>
      <w:r w:rsidR="00D5692C">
        <w:t xml:space="preserve"> Cada símbolo reconhecido é armazenado e apresentado no display</w:t>
      </w:r>
      <w:r w:rsidR="002C78B4">
        <w:t>, conforme</w:t>
      </w:r>
      <w:r w:rsidR="00D50E9F">
        <w:t xml:space="preserve"> mostra a</w:t>
      </w:r>
      <w:r w:rsidR="002C78B4">
        <w:t xml:space="preserve"> </w:t>
      </w:r>
      <w:r w:rsidR="002C78B4">
        <w:fldChar w:fldCharType="begin"/>
      </w:r>
      <w:r w:rsidR="002C78B4">
        <w:instrText xml:space="preserve"> REF _Ref52665435 \h </w:instrText>
      </w:r>
      <w:r w:rsidR="002C78B4">
        <w:fldChar w:fldCharType="separate"/>
      </w:r>
      <w:r w:rsidR="00090357">
        <w:t xml:space="preserve">Figura </w:t>
      </w:r>
      <w:r w:rsidR="00090357">
        <w:rPr>
          <w:noProof/>
        </w:rPr>
        <w:t>5</w:t>
      </w:r>
      <w:r w:rsidR="002C78B4">
        <w:fldChar w:fldCharType="end"/>
      </w:r>
      <w:r w:rsidR="002C78B4">
        <w:t xml:space="preserve">. </w:t>
      </w:r>
    </w:p>
    <w:p w14:paraId="3779EB52" w14:textId="27543178" w:rsidR="002C78B4" w:rsidRDefault="002C78B4" w:rsidP="002C78B4">
      <w:pPr>
        <w:pStyle w:val="TF-LEGENDA"/>
      </w:pPr>
      <w:bookmarkStart w:id="82" w:name="_Ref52665435"/>
      <w:r>
        <w:t xml:space="preserve">Figura </w:t>
      </w:r>
      <w:r w:rsidR="002E18F1">
        <w:fldChar w:fldCharType="begin"/>
      </w:r>
      <w:r w:rsidR="002E18F1">
        <w:instrText xml:space="preserve"> SEQ Figura \* ARABIC </w:instrText>
      </w:r>
      <w:r w:rsidR="002E18F1">
        <w:fldChar w:fldCharType="separate"/>
      </w:r>
      <w:r w:rsidR="00090357">
        <w:rPr>
          <w:noProof/>
        </w:rPr>
        <w:t>5</w:t>
      </w:r>
      <w:r w:rsidR="002E18F1">
        <w:rPr>
          <w:noProof/>
        </w:rPr>
        <w:fldChar w:fldCharType="end"/>
      </w:r>
      <w:bookmarkEnd w:id="82"/>
      <w:r>
        <w:t xml:space="preserve"> </w:t>
      </w:r>
      <w:r w:rsidR="00CB5AE9">
        <w:t>-</w:t>
      </w:r>
      <w:r>
        <w:t xml:space="preserve"> </w:t>
      </w:r>
      <w:r w:rsidR="000C694D">
        <w:t>Estágios</w:t>
      </w:r>
      <w:r w:rsidR="000906CF">
        <w:t xml:space="preserve"> do jogo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3402"/>
        <w:gridCol w:w="2551"/>
      </w:tblGrid>
      <w:tr w:rsidR="00536E2F" w14:paraId="0611DEBA" w14:textId="77777777" w:rsidTr="00536E2F">
        <w:trPr>
          <w:trHeight w:val="2324"/>
          <w:jc w:val="center"/>
        </w:trPr>
        <w:tc>
          <w:tcPr>
            <w:tcW w:w="2660" w:type="dxa"/>
            <w:shd w:val="clear" w:color="auto" w:fill="auto"/>
            <w:vAlign w:val="center"/>
          </w:tcPr>
          <w:p w14:paraId="52C332F6" w14:textId="2F6FCC61" w:rsidR="0057235A" w:rsidRDefault="006C763F" w:rsidP="00536E2F">
            <w:pPr>
              <w:pStyle w:val="TF-TEXTOQUADRO"/>
              <w:jc w:val="center"/>
            </w:pPr>
            <w:r>
              <w:pict w14:anchorId="5FD38305">
                <v:shape id="_x0000_i1030" type="#_x0000_t75" style="width:126.2pt;height:113.95pt" o:bordertopcolor="this" o:borderleftcolor="this" o:borderbottomcolor="this" o:borderrightcolor="this">
                  <v:imagedata r:id="rId20" o:title="jogo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</w:pic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2586E687" w14:textId="6F08B284" w:rsidR="0057235A" w:rsidRDefault="006C763F" w:rsidP="00536E2F">
            <w:pPr>
              <w:pStyle w:val="TF-TEXTOQUADRO"/>
              <w:jc w:val="center"/>
            </w:pPr>
            <w:r>
              <w:pict w14:anchorId="544F0664">
                <v:shape id="_x0000_i1031" type="#_x0000_t75" style="width:163.4pt;height:113.95pt" o:bordertopcolor="this" o:borderleftcolor="this" o:borderbottomcolor="this" o:borderrightcolor="this">
                  <v:imagedata r:id="rId21" o:title="Display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</w:pic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434696BE" w14:textId="35C77449" w:rsidR="0057235A" w:rsidRDefault="006C763F" w:rsidP="00536E2F">
            <w:pPr>
              <w:pStyle w:val="TF-TEXTOQUADRO"/>
              <w:jc w:val="center"/>
            </w:pPr>
            <w:r>
              <w:pict w14:anchorId="02947693">
                <v:shape id="_x0000_i1032" type="#_x0000_t75" style="width:120.25pt;height:113.95pt" o:bordertopcolor="this" o:borderleftcolor="this" o:borderbottomcolor="this" o:borderrightcolor="this">
                  <v:imagedata r:id="rId22" o:title="jogo-winner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</w:pict>
            </w:r>
          </w:p>
        </w:tc>
      </w:tr>
      <w:tr w:rsidR="00536E2F" w:rsidRPr="00536E2F" w14:paraId="327FB241" w14:textId="77777777" w:rsidTr="00536E2F">
        <w:trPr>
          <w:trHeight w:val="135"/>
          <w:jc w:val="center"/>
        </w:trPr>
        <w:tc>
          <w:tcPr>
            <w:tcW w:w="2660" w:type="dxa"/>
            <w:shd w:val="clear" w:color="auto" w:fill="auto"/>
          </w:tcPr>
          <w:p w14:paraId="1ED752A1" w14:textId="0802AA51" w:rsidR="00B63B55" w:rsidRPr="00536E2F" w:rsidRDefault="00B63B55" w:rsidP="00536E2F">
            <w:pPr>
              <w:pStyle w:val="TF-TEXTOQUADRO"/>
              <w:jc w:val="center"/>
              <w:rPr>
                <w:sz w:val="18"/>
                <w:szCs w:val="18"/>
              </w:rPr>
            </w:pPr>
            <w:r w:rsidRPr="00536E2F">
              <w:rPr>
                <w:sz w:val="18"/>
                <w:szCs w:val="18"/>
              </w:rPr>
              <w:t>(a) Escrita do símbolo</w:t>
            </w:r>
          </w:p>
        </w:tc>
        <w:tc>
          <w:tcPr>
            <w:tcW w:w="3402" w:type="dxa"/>
            <w:shd w:val="clear" w:color="auto" w:fill="auto"/>
          </w:tcPr>
          <w:p w14:paraId="4589AC0D" w14:textId="2AFEEEEA" w:rsidR="00B63B55" w:rsidRPr="00536E2F" w:rsidRDefault="00B63B55" w:rsidP="00536E2F">
            <w:pPr>
              <w:pStyle w:val="TF-TEXTOQUADRO"/>
              <w:jc w:val="center"/>
              <w:rPr>
                <w:sz w:val="18"/>
                <w:szCs w:val="18"/>
              </w:rPr>
            </w:pPr>
            <w:r w:rsidRPr="00536E2F">
              <w:rPr>
                <w:sz w:val="18"/>
                <w:szCs w:val="18"/>
              </w:rPr>
              <w:t xml:space="preserve">(b) </w:t>
            </w:r>
            <w:r w:rsidR="00CD4271" w:rsidRPr="00536E2F">
              <w:rPr>
                <w:sz w:val="18"/>
                <w:szCs w:val="18"/>
              </w:rPr>
              <w:t>Determinando jogada</w:t>
            </w:r>
          </w:p>
        </w:tc>
        <w:tc>
          <w:tcPr>
            <w:tcW w:w="2551" w:type="dxa"/>
            <w:shd w:val="clear" w:color="auto" w:fill="auto"/>
          </w:tcPr>
          <w:p w14:paraId="4D9A4617" w14:textId="557E47E5" w:rsidR="00B63B55" w:rsidRPr="00536E2F" w:rsidRDefault="00CD4271" w:rsidP="00536E2F">
            <w:pPr>
              <w:pStyle w:val="TF-TEXTOQUADRO"/>
              <w:jc w:val="center"/>
              <w:rPr>
                <w:sz w:val="18"/>
                <w:szCs w:val="18"/>
              </w:rPr>
            </w:pPr>
            <w:r w:rsidRPr="00536E2F">
              <w:rPr>
                <w:sz w:val="18"/>
                <w:szCs w:val="18"/>
              </w:rPr>
              <w:t>(</w:t>
            </w:r>
            <w:r w:rsidR="000906CF" w:rsidRPr="00536E2F">
              <w:rPr>
                <w:sz w:val="18"/>
                <w:szCs w:val="18"/>
              </w:rPr>
              <w:t>c</w:t>
            </w:r>
            <w:r w:rsidRPr="00536E2F">
              <w:rPr>
                <w:sz w:val="18"/>
                <w:szCs w:val="18"/>
              </w:rPr>
              <w:t xml:space="preserve">) </w:t>
            </w:r>
            <w:proofErr w:type="gramStart"/>
            <w:r w:rsidR="000906CF" w:rsidRPr="00536E2F">
              <w:rPr>
                <w:sz w:val="18"/>
                <w:szCs w:val="18"/>
              </w:rPr>
              <w:t>Resultado final</w:t>
            </w:r>
            <w:proofErr w:type="gramEnd"/>
          </w:p>
        </w:tc>
      </w:tr>
    </w:tbl>
    <w:p w14:paraId="722BAC18" w14:textId="1262AF32" w:rsidR="002C78B4" w:rsidRDefault="002C78B4" w:rsidP="00D168DF">
      <w:pPr>
        <w:pStyle w:val="TF-FONTE"/>
      </w:pPr>
      <w:r>
        <w:t xml:space="preserve">Fonte: </w:t>
      </w:r>
      <w:r w:rsidR="000C694D">
        <w:t xml:space="preserve">adaptado de </w:t>
      </w:r>
      <w:r>
        <w:t xml:space="preserve">Jain </w:t>
      </w:r>
      <w:r w:rsidR="0057235A">
        <w:t>(</w:t>
      </w:r>
      <w:r>
        <w:t>2015</w:t>
      </w:r>
      <w:r w:rsidR="0057235A">
        <w:t>)</w:t>
      </w:r>
      <w:r w:rsidR="00D168DF">
        <w:t>.</w:t>
      </w:r>
    </w:p>
    <w:p w14:paraId="1940CA7B" w14:textId="6CF1001B" w:rsidR="00E87F47" w:rsidRDefault="00E87F47" w:rsidP="00FF283B">
      <w:pPr>
        <w:pStyle w:val="TF-TEXTO"/>
      </w:pPr>
      <w:r>
        <w:t xml:space="preserve">Para determinar qual seria </w:t>
      </w:r>
      <w:r w:rsidR="008C1C96">
        <w:t xml:space="preserve">a melhor </w:t>
      </w:r>
      <w:r>
        <w:t xml:space="preserve">jogada foi utilizado o algoritmo de </w:t>
      </w:r>
      <w:proofErr w:type="spellStart"/>
      <w:r>
        <w:t>Min</w:t>
      </w:r>
      <w:r w:rsidR="001D4FEF">
        <w:t>i</w:t>
      </w:r>
      <w:r>
        <w:t>max</w:t>
      </w:r>
      <w:proofErr w:type="spellEnd"/>
      <w:r w:rsidR="00BB0274">
        <w:t xml:space="preserve">. </w:t>
      </w:r>
      <w:r w:rsidR="00556BB6">
        <w:t xml:space="preserve">O algoritmo </w:t>
      </w:r>
      <w:proofErr w:type="spellStart"/>
      <w:r w:rsidR="00556BB6">
        <w:t>Minimax</w:t>
      </w:r>
      <w:proofErr w:type="spellEnd"/>
      <w:r w:rsidR="00556BB6">
        <w:t xml:space="preserve"> s</w:t>
      </w:r>
      <w:r w:rsidR="00965DC7">
        <w:t>egundo</w:t>
      </w:r>
      <w:r w:rsidR="00D941CF" w:rsidRPr="00D941CF">
        <w:t xml:space="preserve"> </w:t>
      </w:r>
      <w:r w:rsidR="00F80634" w:rsidRPr="00D941CF">
        <w:t>Russell</w:t>
      </w:r>
      <w:r w:rsidR="00CF3714">
        <w:t>,</w:t>
      </w:r>
      <w:r w:rsidR="00F80634">
        <w:t xml:space="preserve"> </w:t>
      </w:r>
      <w:proofErr w:type="spellStart"/>
      <w:r w:rsidR="00D941CF" w:rsidRPr="00D941CF">
        <w:t>Nor</w:t>
      </w:r>
      <w:r w:rsidR="00556BB6">
        <w:t>v</w:t>
      </w:r>
      <w:r w:rsidR="00D941CF" w:rsidRPr="00D941CF">
        <w:t>ig</w:t>
      </w:r>
      <w:proofErr w:type="spellEnd"/>
      <w:r w:rsidR="00D941CF" w:rsidRPr="00D941CF">
        <w:t xml:space="preserve"> (2013</w:t>
      </w:r>
      <w:r w:rsidR="003001A6">
        <w:t>, p</w:t>
      </w:r>
      <w:r w:rsidR="00447366">
        <w:t>.</w:t>
      </w:r>
      <w:r w:rsidR="003001A6">
        <w:t xml:space="preserve"> </w:t>
      </w:r>
      <w:r w:rsidR="000613B0">
        <w:t>143</w:t>
      </w:r>
      <w:r w:rsidR="00D941CF" w:rsidRPr="00D941CF">
        <w:t>)</w:t>
      </w:r>
      <w:r w:rsidR="00E579D6">
        <w:t>,</w:t>
      </w:r>
      <w:r w:rsidR="004123F8">
        <w:t xml:space="preserve"> </w:t>
      </w:r>
      <w:r w:rsidR="00BC7560">
        <w:t>“</w:t>
      </w:r>
      <w:r w:rsidR="00BC7560" w:rsidRPr="00BC7560">
        <w:t>retorna à ação correspondente ao melhor movimento possível, isto é, o movimento que leva ao resultado com a melhor utilidade, sob a suposição de que o oponente joga para minimizar a utilidade.</w:t>
      </w:r>
      <w:r w:rsidR="00BC7560">
        <w:t>”</w:t>
      </w:r>
      <w:r w:rsidR="00556BB6">
        <w:t>.</w:t>
      </w:r>
    </w:p>
    <w:p w14:paraId="7DAE5C1F" w14:textId="5BB8E3E9" w:rsidR="005B209D" w:rsidRDefault="0094201E" w:rsidP="00447366">
      <w:pPr>
        <w:pStyle w:val="TF-TEXTO"/>
      </w:pPr>
      <w:r>
        <w:t>Segundo Jain (2015) n</w:t>
      </w:r>
      <w:r w:rsidR="00F25AC0">
        <w:t>os testes realizado</w:t>
      </w:r>
      <w:r>
        <w:t>s</w:t>
      </w:r>
      <w:r w:rsidR="00F25AC0">
        <w:t xml:space="preserve">, foi possível </w:t>
      </w:r>
      <w:r w:rsidR="00284E03">
        <w:t>jogar o jogo da velha de forma autônoma</w:t>
      </w:r>
      <w:r w:rsidR="00FA7B54">
        <w:t xml:space="preserve">, </w:t>
      </w:r>
      <w:r w:rsidR="00102F90">
        <w:t xml:space="preserve">o robô </w:t>
      </w:r>
      <w:r w:rsidR="00B53C0D">
        <w:t xml:space="preserve">projetado </w:t>
      </w:r>
      <w:r w:rsidR="001E0C8D">
        <w:t xml:space="preserve">escaneia, resolve </w:t>
      </w:r>
      <w:r w:rsidR="005E2EC4">
        <w:t>e escreve com sucesso</w:t>
      </w:r>
      <w:r w:rsidR="00081520">
        <w:t xml:space="preserve"> </w:t>
      </w:r>
      <w:r w:rsidR="00292476">
        <w:t>no papel e no display</w:t>
      </w:r>
      <w:r w:rsidR="00892F1C">
        <w:t>, concentrando</w:t>
      </w:r>
      <w:r w:rsidR="00292476">
        <w:t>-se</w:t>
      </w:r>
      <w:r w:rsidR="00892F1C">
        <w:t xml:space="preserve"> </w:t>
      </w:r>
      <w:r w:rsidR="00FA2346">
        <w:t>somente em vencer a partida</w:t>
      </w:r>
      <w:r w:rsidR="009072FB">
        <w:t xml:space="preserve"> ou</w:t>
      </w:r>
      <w:r w:rsidR="00CA5302">
        <w:t xml:space="preserve"> empat</w:t>
      </w:r>
      <w:r w:rsidR="009072FB">
        <w:t>ar</w:t>
      </w:r>
      <w:r w:rsidR="00FA2346">
        <w:t>.</w:t>
      </w:r>
      <w:r w:rsidR="00BA60A2">
        <w:t xml:space="preserve"> </w:t>
      </w:r>
      <w:r w:rsidR="002F1270">
        <w:t>Segundo Jain (2015)</w:t>
      </w:r>
      <w:r w:rsidR="00872B88">
        <w:t xml:space="preserve"> uma das possíveis</w:t>
      </w:r>
      <w:r w:rsidR="002F1270">
        <w:t xml:space="preserve"> extens</w:t>
      </w:r>
      <w:r w:rsidR="00872B88">
        <w:t>ões</w:t>
      </w:r>
      <w:r w:rsidR="002F1270">
        <w:t xml:space="preserve"> deste trabalho ser</w:t>
      </w:r>
      <w:r w:rsidR="00872B88">
        <w:t xml:space="preserve">ia </w:t>
      </w:r>
      <w:r w:rsidR="00873938">
        <w:t>a utilização</w:t>
      </w:r>
      <w:r w:rsidR="00872B88">
        <w:t xml:space="preserve"> de</w:t>
      </w:r>
      <w:r w:rsidR="002F1270">
        <w:t xml:space="preserve"> uma câmera para leitura </w:t>
      </w:r>
      <w:r w:rsidR="00491E01">
        <w:t>dos movimentos ao invés do sensor de luz utilizado</w:t>
      </w:r>
      <w:r w:rsidR="00872B88">
        <w:t xml:space="preserve">, o que tornaria o </w:t>
      </w:r>
      <w:r w:rsidR="00076215">
        <w:t>tempo necessário para realização das jogadas menor</w:t>
      </w:r>
      <w:r w:rsidR="00491E01">
        <w:t xml:space="preserve">. Outra extensão </w:t>
      </w:r>
      <w:r w:rsidR="00076215">
        <w:t xml:space="preserve">citada foi a utilização de algoritmos </w:t>
      </w:r>
      <w:r w:rsidR="00873938">
        <w:t>que consomem menos tempo e conseguem melhores resultados, porém não foi citado nenhum algoritmo em específico.</w:t>
      </w:r>
    </w:p>
    <w:p w14:paraId="291E651F" w14:textId="4DC257A5" w:rsidR="00D53AA0" w:rsidRPr="00BC77DB" w:rsidRDefault="00BC77DB" w:rsidP="00D53AA0">
      <w:pPr>
        <w:pStyle w:val="Ttulo2"/>
      </w:pPr>
      <w:r w:rsidRPr="00BC77DB">
        <w:t>A Checkers Playing Robot:</w:t>
      </w:r>
      <w:r>
        <w:t xml:space="preserve"> </w:t>
      </w:r>
      <w:r w:rsidRPr="00BC77DB">
        <w:t>A Didactic Project</w:t>
      </w:r>
    </w:p>
    <w:p w14:paraId="278F1B25" w14:textId="03217B7B" w:rsidR="00750363" w:rsidRDefault="00D73026" w:rsidP="00750363">
      <w:pPr>
        <w:pStyle w:val="TF-TEXTO"/>
      </w:pPr>
      <w:proofErr w:type="spellStart"/>
      <w:r>
        <w:t>Aliane</w:t>
      </w:r>
      <w:proofErr w:type="spellEnd"/>
      <w:r w:rsidR="008C518A">
        <w:t xml:space="preserve"> e </w:t>
      </w:r>
      <w:proofErr w:type="spellStart"/>
      <w:r>
        <w:t>Bemposta</w:t>
      </w:r>
      <w:proofErr w:type="spellEnd"/>
      <w:r w:rsidR="008C518A">
        <w:t xml:space="preserve"> (</w:t>
      </w:r>
      <w:r>
        <w:t>2011)</w:t>
      </w:r>
      <w:r w:rsidR="00425BEA">
        <w:t xml:space="preserve"> desenvolver</w:t>
      </w:r>
      <w:r w:rsidR="008C518A">
        <w:t>am</w:t>
      </w:r>
      <w:r w:rsidR="00423147">
        <w:t xml:space="preserve"> um robô autônomo para jogar dama</w:t>
      </w:r>
      <w:r w:rsidR="00582F4D">
        <w:t>.</w:t>
      </w:r>
      <w:r w:rsidR="00AC3A31">
        <w:t xml:space="preserve"> Para</w:t>
      </w:r>
      <w:r w:rsidR="00582F4D">
        <w:t xml:space="preserve"> isso, utilizou-se</w:t>
      </w:r>
      <w:r w:rsidR="00AC3A31">
        <w:t xml:space="preserve"> </w:t>
      </w:r>
      <w:r w:rsidR="00AC4660">
        <w:t xml:space="preserve">um braço articulado </w:t>
      </w:r>
      <w:r w:rsidR="00AC3A31" w:rsidRPr="00AC3A31">
        <w:t xml:space="preserve">SCORBOT-ER IX, com uma </w:t>
      </w:r>
      <w:r w:rsidR="0036611C" w:rsidRPr="00AC3A31">
        <w:t>câmera</w:t>
      </w:r>
      <w:r w:rsidR="00AC3A31" w:rsidRPr="00AC3A31">
        <w:t xml:space="preserve"> monocromática.</w:t>
      </w:r>
      <w:r w:rsidR="00750363" w:rsidRPr="00750363">
        <w:t xml:space="preserve"> </w:t>
      </w:r>
      <w:r w:rsidR="00750363">
        <w:t>O sistema é divido em três módulos, sistema de visão, motor do jogo e controle do robô. O sistema de visão é responsável pelo processamento das imagens e extração das peças. O motor do jogo é responsável por definir qual é a melhor peça a ser jogada, criando um comando que será executado. O sistema de controle do robô é responsável por interpretar o comando e repassar através de instruções que o robô consiga executar.</w:t>
      </w:r>
    </w:p>
    <w:p w14:paraId="0CEDB33B" w14:textId="67A2C693" w:rsidR="009609F9" w:rsidRDefault="009609F9" w:rsidP="001A73D4">
      <w:pPr>
        <w:pStyle w:val="TF-LEGENDA"/>
      </w:pPr>
      <w:bookmarkStart w:id="83" w:name="_Ref52673949"/>
      <w:r>
        <w:lastRenderedPageBreak/>
        <w:t xml:space="preserve">Figura </w:t>
      </w:r>
      <w:r w:rsidR="002E18F1">
        <w:fldChar w:fldCharType="begin"/>
      </w:r>
      <w:r w:rsidR="002E18F1">
        <w:instrText xml:space="preserve"> SEQ Figura \* ARABIC </w:instrText>
      </w:r>
      <w:r w:rsidR="002E18F1">
        <w:fldChar w:fldCharType="separate"/>
      </w:r>
      <w:r w:rsidR="00090357">
        <w:rPr>
          <w:noProof/>
        </w:rPr>
        <w:t>6</w:t>
      </w:r>
      <w:r w:rsidR="002E18F1">
        <w:rPr>
          <w:noProof/>
        </w:rPr>
        <w:fldChar w:fldCharType="end"/>
      </w:r>
      <w:bookmarkEnd w:id="83"/>
      <w:r>
        <w:t xml:space="preserve"> - Robô </w:t>
      </w:r>
      <w:r w:rsidRPr="00217AF4">
        <w:t>realizando</w:t>
      </w:r>
      <w:r>
        <w:t xml:space="preserve"> jogada</w:t>
      </w:r>
    </w:p>
    <w:p w14:paraId="20112B72" w14:textId="375B6ACC" w:rsidR="00D53AA0" w:rsidRDefault="006C763F" w:rsidP="00D168DF">
      <w:pPr>
        <w:pStyle w:val="TF-FIGURA"/>
        <w:spacing w:after="0"/>
      </w:pPr>
      <w:r>
        <w:pict w14:anchorId="29319B73">
          <v:shape id="_x0000_i1033" type="#_x0000_t75" style="width:230.25pt;height:157.45pt" o:bordertopcolor="this" o:borderleftcolor="this" o:borderbottomcolor="this" o:borderrightcolor="this">
            <v:imagedata r:id="rId23" o:title="Jogando damas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42B4950C" w14:textId="4E68FF51" w:rsidR="009609F9" w:rsidRDefault="009609F9" w:rsidP="00612621">
      <w:pPr>
        <w:pStyle w:val="TF-FONTE"/>
      </w:pPr>
      <w:r>
        <w:t xml:space="preserve">Fonte: </w:t>
      </w:r>
      <w:proofErr w:type="spellStart"/>
      <w:r>
        <w:t>Aliane</w:t>
      </w:r>
      <w:proofErr w:type="spellEnd"/>
      <w:r w:rsidR="00BB4B4F">
        <w:t xml:space="preserve"> e</w:t>
      </w:r>
      <w:r>
        <w:t xml:space="preserve"> </w:t>
      </w:r>
      <w:proofErr w:type="spellStart"/>
      <w:r>
        <w:t>Bemposta</w:t>
      </w:r>
      <w:proofErr w:type="spellEnd"/>
      <w:r w:rsidR="00361485">
        <w:t xml:space="preserve"> (</w:t>
      </w:r>
      <w:r>
        <w:t>2011</w:t>
      </w:r>
      <w:r w:rsidR="00361485">
        <w:t>)</w:t>
      </w:r>
      <w:r w:rsidR="00D168DF">
        <w:t>.</w:t>
      </w:r>
    </w:p>
    <w:p w14:paraId="35624099" w14:textId="4C9333CD" w:rsidR="0018150E" w:rsidRPr="006E3BFC" w:rsidRDefault="003D6415" w:rsidP="007F6001">
      <w:pPr>
        <w:pStyle w:val="TF-TEXTO"/>
        <w:rPr>
          <w:sz w:val="16"/>
          <w:szCs w:val="16"/>
        </w:rPr>
      </w:pPr>
      <w:r w:rsidRPr="003D6415">
        <w:t xml:space="preserve">Para facilitar o processo de extração do tabuleiro da imagem, </w:t>
      </w:r>
      <w:r w:rsidR="0003239E">
        <w:t>alinhou-se</w:t>
      </w:r>
      <w:r w:rsidRPr="003D6415">
        <w:t xml:space="preserve"> o sistema de </w:t>
      </w:r>
      <w:r w:rsidR="0048139B" w:rsidRPr="003D6415">
        <w:t>refe</w:t>
      </w:r>
      <w:r w:rsidR="0048139B">
        <w:t>rê</w:t>
      </w:r>
      <w:r w:rsidR="0048139B" w:rsidRPr="003D6415">
        <w:t>ncia</w:t>
      </w:r>
      <w:r w:rsidRPr="003D6415">
        <w:t xml:space="preserve"> do robô com o tabuleiro, conforme</w:t>
      </w:r>
      <w:r w:rsidR="00E71AA9">
        <w:t xml:space="preserve"> mostra</w:t>
      </w:r>
      <w:r w:rsidR="0003239E">
        <w:t xml:space="preserve"> a</w:t>
      </w:r>
      <w:r w:rsidR="009A5856">
        <w:t xml:space="preserve"> </w:t>
      </w:r>
      <w:r w:rsidR="009A5856">
        <w:fldChar w:fldCharType="begin"/>
      </w:r>
      <w:r w:rsidR="009A5856">
        <w:instrText xml:space="preserve"> REF _Ref52701012 \h </w:instrText>
      </w:r>
      <w:r w:rsidR="009A5856">
        <w:fldChar w:fldCharType="separate"/>
      </w:r>
      <w:r w:rsidR="00090357">
        <w:t xml:space="preserve">Figura </w:t>
      </w:r>
      <w:r w:rsidR="00090357">
        <w:rPr>
          <w:noProof/>
        </w:rPr>
        <w:t>7</w:t>
      </w:r>
      <w:r w:rsidR="009A5856">
        <w:fldChar w:fldCharType="end"/>
      </w:r>
      <w:r w:rsidRPr="003D6415">
        <w:t>. Após</w:t>
      </w:r>
      <w:r w:rsidR="008E12B8">
        <w:t xml:space="preserve"> a</w:t>
      </w:r>
      <w:r w:rsidRPr="003D6415">
        <w:t xml:space="preserve"> captura </w:t>
      </w:r>
      <w:r w:rsidR="008E12B8">
        <w:t>d</w:t>
      </w:r>
      <w:r w:rsidRPr="003D6415">
        <w:t>a imagem</w:t>
      </w:r>
      <w:r w:rsidR="00154107">
        <w:t>,</w:t>
      </w:r>
      <w:r w:rsidRPr="003D6415">
        <w:t xml:space="preserve"> extra</w:t>
      </w:r>
      <w:r w:rsidR="008E12B8">
        <w:t>iu-se</w:t>
      </w:r>
      <w:r w:rsidR="009A5856">
        <w:t xml:space="preserve"> o</w:t>
      </w:r>
      <w:r w:rsidRPr="003D6415">
        <w:t xml:space="preserve"> tabuleiro, </w:t>
      </w:r>
      <w:r w:rsidR="00FB6FAB">
        <w:t xml:space="preserve">aplicando </w:t>
      </w:r>
      <w:r w:rsidRPr="003D6415">
        <w:t xml:space="preserve">várias </w:t>
      </w:r>
      <w:r w:rsidR="00694CE2">
        <w:t xml:space="preserve">técnicas </w:t>
      </w:r>
      <w:r w:rsidRPr="003D6415">
        <w:t xml:space="preserve">de processamento de imagens, uma delas é o </w:t>
      </w:r>
      <w:commentRangeStart w:id="84"/>
      <w:proofErr w:type="spellStart"/>
      <w:r w:rsidR="00C8671B" w:rsidRPr="003D6415">
        <w:t>Thresholding</w:t>
      </w:r>
      <w:commentRangeEnd w:id="84"/>
      <w:proofErr w:type="spellEnd"/>
      <w:r w:rsidR="008E44D9">
        <w:rPr>
          <w:rStyle w:val="Refdecomentrio"/>
        </w:rPr>
        <w:commentReference w:id="84"/>
      </w:r>
      <w:r w:rsidR="009A4319">
        <w:t>,</w:t>
      </w:r>
      <w:r w:rsidR="00DA77A3">
        <w:t xml:space="preserve"> que converte</w:t>
      </w:r>
      <w:r w:rsidR="009A4319">
        <w:t xml:space="preserve"> uma imagem </w:t>
      </w:r>
      <w:r w:rsidR="000A3617">
        <w:t xml:space="preserve">para as cores branco e preto dependendo de um limiar, ou seja, </w:t>
      </w:r>
      <w:r w:rsidR="007E5099">
        <w:t>para valores acima do limiar se atribui branco</w:t>
      </w:r>
      <w:r w:rsidR="00C126C1">
        <w:t>, caso contrário</w:t>
      </w:r>
      <w:r w:rsidR="00276370">
        <w:t>,</w:t>
      </w:r>
      <w:r w:rsidR="00C126C1">
        <w:t xml:space="preserve"> </w:t>
      </w:r>
      <w:r w:rsidR="007F6001">
        <w:t>entende-se que o valor do pixel é preto.</w:t>
      </w:r>
      <w:r w:rsidR="00750363">
        <w:t xml:space="preserve"> As demais técnicas não foram explicadas.</w:t>
      </w:r>
    </w:p>
    <w:p w14:paraId="413CA509" w14:textId="0927DBFF" w:rsidR="00612621" w:rsidRDefault="00276370" w:rsidP="00612621">
      <w:pPr>
        <w:pStyle w:val="TF-TEXTO"/>
      </w:pPr>
      <w:r>
        <w:t xml:space="preserve">Segundo </w:t>
      </w:r>
      <w:proofErr w:type="spellStart"/>
      <w:r>
        <w:t>Aliane</w:t>
      </w:r>
      <w:proofErr w:type="spellEnd"/>
      <w:r>
        <w:t xml:space="preserve"> e </w:t>
      </w:r>
      <w:proofErr w:type="spellStart"/>
      <w:r>
        <w:t>Bemposta</w:t>
      </w:r>
      <w:proofErr w:type="spellEnd"/>
      <w:r>
        <w:t xml:space="preserve"> (2011)</w:t>
      </w:r>
      <w:ins w:id="85" w:author="Andreza Sartori" w:date="2020-10-29T23:16:00Z">
        <w:r w:rsidR="0035327A">
          <w:t>,</w:t>
        </w:r>
      </w:ins>
      <w:r>
        <w:t xml:space="preserve"> a</w:t>
      </w:r>
      <w:r w:rsidR="003D6415" w:rsidRPr="003D6415">
        <w:t xml:space="preserve"> classificação das rainhas e peões </w:t>
      </w:r>
      <w:r w:rsidR="00D62CE8">
        <w:t>foi</w:t>
      </w:r>
      <w:r w:rsidR="003D6415" w:rsidRPr="003D6415">
        <w:t xml:space="preserve"> realizada pela análise do contorno, isolando os objetos que atendem a critérios de área e perímetro. Estes objetos são utilizados para obter a posição das peças no tabuleiro.</w:t>
      </w:r>
      <w:r w:rsidR="00212160">
        <w:t xml:space="preserve"> Para isso, utilizou-se a</w:t>
      </w:r>
      <w:r w:rsidR="003D6415">
        <w:t xml:space="preserve"> linguagem C++ para </w:t>
      </w:r>
      <w:r w:rsidR="003D6415" w:rsidRPr="003D6415">
        <w:t>técnicas de processamento de imagens.</w:t>
      </w:r>
      <w:r w:rsidR="00E55C2F">
        <w:t xml:space="preserve"> A </w:t>
      </w:r>
      <w:r w:rsidR="00E55C2F">
        <w:fldChar w:fldCharType="begin"/>
      </w:r>
      <w:r w:rsidR="00E55C2F">
        <w:instrText xml:space="preserve"> REF _Ref52701012 \h </w:instrText>
      </w:r>
      <w:r w:rsidR="00E55C2F">
        <w:fldChar w:fldCharType="separate"/>
      </w:r>
      <w:r w:rsidR="00090357">
        <w:t xml:space="preserve">Figura </w:t>
      </w:r>
      <w:r w:rsidR="00090357">
        <w:rPr>
          <w:noProof/>
        </w:rPr>
        <w:t>7</w:t>
      </w:r>
      <w:r w:rsidR="00E55C2F">
        <w:fldChar w:fldCharType="end"/>
      </w:r>
      <w:r w:rsidR="00E55C2F">
        <w:t xml:space="preserve"> exibe a relação entre </w:t>
      </w:r>
      <w:r w:rsidR="00111303">
        <w:t>sistemas de referência.</w:t>
      </w:r>
    </w:p>
    <w:p w14:paraId="714DF98E" w14:textId="66803820" w:rsidR="00D37090" w:rsidRDefault="00D37090" w:rsidP="00D37090">
      <w:pPr>
        <w:pStyle w:val="TF-LEGENDA"/>
      </w:pPr>
      <w:bookmarkStart w:id="86" w:name="_Ref52701012"/>
      <w:r>
        <w:t xml:space="preserve">Figura </w:t>
      </w:r>
      <w:r w:rsidR="002E18F1">
        <w:fldChar w:fldCharType="begin"/>
      </w:r>
      <w:r w:rsidR="002E18F1">
        <w:instrText xml:space="preserve"> SEQ Figura \* ARABIC </w:instrText>
      </w:r>
      <w:r w:rsidR="002E18F1">
        <w:fldChar w:fldCharType="separate"/>
      </w:r>
      <w:r w:rsidR="00090357">
        <w:rPr>
          <w:noProof/>
        </w:rPr>
        <w:t>7</w:t>
      </w:r>
      <w:r w:rsidR="002E18F1">
        <w:rPr>
          <w:noProof/>
        </w:rPr>
        <w:fldChar w:fldCharType="end"/>
      </w:r>
      <w:bookmarkEnd w:id="86"/>
      <w:r>
        <w:t xml:space="preserve"> - </w:t>
      </w:r>
      <w:r w:rsidRPr="00E4316D">
        <w:t>Relação entre sistemas de referência</w:t>
      </w:r>
    </w:p>
    <w:p w14:paraId="162B0C81" w14:textId="1D6DC37E" w:rsidR="0048139B" w:rsidRDefault="006C763F" w:rsidP="00D168DF">
      <w:pPr>
        <w:pStyle w:val="TF-FIGURA"/>
        <w:spacing w:after="0"/>
      </w:pPr>
      <w:r>
        <w:pict w14:anchorId="7B85FF17">
          <v:shape id="_x0000_i1034" type="#_x0000_t75" style="width:200.95pt;height:174.05pt" o:bordertopcolor="this" o:borderleftcolor="this" o:borderbottomcolor="this" o:borderrightcolor="this">
            <v:imagedata r:id="rId24" o:title="Referencia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5C8DAF63" w14:textId="53160FAB" w:rsidR="00D37090" w:rsidRDefault="00D37090" w:rsidP="00D37090">
      <w:pPr>
        <w:pStyle w:val="TF-FONTE"/>
      </w:pPr>
      <w:r>
        <w:t xml:space="preserve">Fonte: </w:t>
      </w:r>
      <w:proofErr w:type="spellStart"/>
      <w:r w:rsidRPr="00D37090">
        <w:t>Aliane</w:t>
      </w:r>
      <w:proofErr w:type="spellEnd"/>
      <w:r w:rsidR="00111303">
        <w:t xml:space="preserve"> e</w:t>
      </w:r>
      <w:r>
        <w:t xml:space="preserve"> </w:t>
      </w:r>
      <w:proofErr w:type="spellStart"/>
      <w:r>
        <w:t>Bemposta</w:t>
      </w:r>
      <w:proofErr w:type="spellEnd"/>
      <w:r>
        <w:t xml:space="preserve"> </w:t>
      </w:r>
      <w:r w:rsidR="00111303">
        <w:t>(</w:t>
      </w:r>
      <w:r>
        <w:t>2011</w:t>
      </w:r>
      <w:r w:rsidR="00111303">
        <w:t>)</w:t>
      </w:r>
      <w:r w:rsidR="00D168DF">
        <w:t>.</w:t>
      </w:r>
    </w:p>
    <w:p w14:paraId="66328CB4" w14:textId="5782C18B" w:rsidR="00612621" w:rsidRDefault="00111303" w:rsidP="004D7BE5">
      <w:pPr>
        <w:pStyle w:val="TF-TEXTO"/>
      </w:pPr>
      <w:r>
        <w:t>De acordo com</w:t>
      </w:r>
      <w:r w:rsidR="00B925B3">
        <w:t xml:space="preserve"> </w:t>
      </w:r>
      <w:proofErr w:type="spellStart"/>
      <w:r w:rsidR="009240C8">
        <w:t>Aliane</w:t>
      </w:r>
      <w:proofErr w:type="spellEnd"/>
      <w:r w:rsidR="009240C8">
        <w:t xml:space="preserve"> e </w:t>
      </w:r>
      <w:proofErr w:type="spellStart"/>
      <w:r w:rsidR="009240C8">
        <w:t>Bemposta</w:t>
      </w:r>
      <w:proofErr w:type="spellEnd"/>
      <w:r w:rsidR="009240C8">
        <w:t xml:space="preserve"> (2011)</w:t>
      </w:r>
      <w:ins w:id="87" w:author="Andreza Sartori" w:date="2020-10-29T23:16:00Z">
        <w:r w:rsidR="0035327A">
          <w:t>,</w:t>
        </w:r>
      </w:ins>
      <w:r w:rsidR="00B925B3">
        <w:t xml:space="preserve"> </w:t>
      </w:r>
      <w:r w:rsidR="0049390F">
        <w:t>a partir d</w:t>
      </w:r>
      <w:r w:rsidR="00331C97" w:rsidRPr="00331C97">
        <w:t>o processamento</w:t>
      </w:r>
      <w:r w:rsidR="0049390F">
        <w:t xml:space="preserve"> de imagens</w:t>
      </w:r>
      <w:r w:rsidR="00331C97" w:rsidRPr="00331C97">
        <w:t xml:space="preserve"> </w:t>
      </w:r>
      <w:r w:rsidR="000F7801" w:rsidRPr="00331C97">
        <w:t>obtém-se</w:t>
      </w:r>
      <w:r w:rsidR="00331C97" w:rsidRPr="00331C97">
        <w:t xml:space="preserve"> uma matriz de oito colunas por oito linhas, com os seguintes valores: 0 para </w:t>
      </w:r>
      <w:r w:rsidR="000F7801" w:rsidRPr="00331C97">
        <w:t>ausência</w:t>
      </w:r>
      <w:r w:rsidR="00331C97" w:rsidRPr="00331C97">
        <w:t xml:space="preserve"> de </w:t>
      </w:r>
      <w:r w:rsidR="00A440CE">
        <w:t>f</w:t>
      </w:r>
      <w:r w:rsidR="00331C97" w:rsidRPr="00331C97">
        <w:t>undo, 1 para fundo preto, 2 para dama preta, 3 para fundo branco e 4 para dama branca. Esta matriz é passada para o motor do jogo</w:t>
      </w:r>
      <w:r w:rsidR="004D7BE5">
        <w:t xml:space="preserve"> que </w:t>
      </w:r>
      <w:r w:rsidR="000F7801" w:rsidRPr="000F7801">
        <w:t xml:space="preserve">é encarregado </w:t>
      </w:r>
      <w:r w:rsidR="004D7BE5">
        <w:t>por</w:t>
      </w:r>
      <w:r w:rsidR="000F7801" w:rsidRPr="000F7801">
        <w:t xml:space="preserve"> determinar as jogadas que o robô deve fazer</w:t>
      </w:r>
      <w:r w:rsidR="00397477">
        <w:t>.</w:t>
      </w:r>
      <w:r w:rsidR="000F7801" w:rsidRPr="000F7801">
        <w:t xml:space="preserve"> </w:t>
      </w:r>
      <w:r w:rsidR="00397477">
        <w:t>P</w:t>
      </w:r>
      <w:r w:rsidR="000F7801" w:rsidRPr="000F7801">
        <w:t xml:space="preserve">ara </w:t>
      </w:r>
      <w:r w:rsidR="00397477">
        <w:t xml:space="preserve">isso, </w:t>
      </w:r>
      <w:r w:rsidR="000F7801" w:rsidRPr="000F7801">
        <w:t xml:space="preserve">foi utilizado o algoritmo </w:t>
      </w:r>
      <w:proofErr w:type="spellStart"/>
      <w:r w:rsidR="000F7801" w:rsidRPr="000F7801">
        <w:t>Min</w:t>
      </w:r>
      <w:r w:rsidR="000935C2">
        <w:t>i</w:t>
      </w:r>
      <w:r w:rsidR="000F7801" w:rsidRPr="000F7801">
        <w:t>max</w:t>
      </w:r>
      <w:proofErr w:type="spellEnd"/>
      <w:r w:rsidR="000F7801" w:rsidRPr="000F7801">
        <w:t xml:space="preserve"> com Poda, que consiste em escolher a jogada com a melhor pontuação. Após realiza</w:t>
      </w:r>
      <w:r w:rsidR="00372FA8">
        <w:t>r</w:t>
      </w:r>
      <w:r w:rsidR="000F7801" w:rsidRPr="000F7801">
        <w:t xml:space="preserve"> a escolha de qual peça será jogada, é realizado o procedimento </w:t>
      </w:r>
      <w:r w:rsidR="00372FA8">
        <w:t>para</w:t>
      </w:r>
      <w:r w:rsidR="000F7801" w:rsidRPr="000F7801">
        <w:t xml:space="preserve"> persistir a jogada em um arquivo para que o usuário possa visualizar. </w:t>
      </w:r>
      <w:r w:rsidR="00B2129A">
        <w:t>Os autores destacam que o</w:t>
      </w:r>
      <w:r w:rsidR="000F7801">
        <w:t xml:space="preserve"> motor </w:t>
      </w:r>
      <w:r w:rsidR="00B2129A">
        <w:t>de jogo foi</w:t>
      </w:r>
      <w:r w:rsidR="000F7801" w:rsidRPr="000F7801">
        <w:t xml:space="preserve"> implementado utilizando a linguagem JAVA.</w:t>
      </w:r>
    </w:p>
    <w:p w14:paraId="76BBA336" w14:textId="1E6C472D" w:rsidR="000F7801" w:rsidRDefault="000F7801" w:rsidP="000F7801">
      <w:pPr>
        <w:pStyle w:val="TF-TEXTO"/>
      </w:pPr>
      <w:r>
        <w:t xml:space="preserve">O módulo principal é </w:t>
      </w:r>
      <w:r w:rsidR="00476A8B">
        <w:t>composto por</w:t>
      </w:r>
      <w:r>
        <w:t xml:space="preserve"> </w:t>
      </w:r>
      <w:r w:rsidR="00476A8B">
        <w:t xml:space="preserve">vários </w:t>
      </w:r>
      <w:r>
        <w:t>programas desenvolvidos em ACL utilizando a linguagem SCORBOT, que são responsáveis pela realização dos movimentos do robô. Para realizar todas as jogadas possíve</w:t>
      </w:r>
      <w:r w:rsidR="00996FBE">
        <w:t>is</w:t>
      </w:r>
      <w:r>
        <w:t xml:space="preserve"> fo</w:t>
      </w:r>
      <w:ins w:id="88" w:author="Andreza Sartori" w:date="2020-10-30T16:01:00Z">
        <w:r w:rsidR="00CC262E">
          <w:t>ram</w:t>
        </w:r>
      </w:ins>
      <w:del w:id="89" w:author="Andreza Sartori" w:date="2020-10-30T16:01:00Z">
        <w:r w:rsidDel="00CC262E">
          <w:delText>i</w:delText>
        </w:r>
      </w:del>
      <w:r>
        <w:t xml:space="preserve"> criado</w:t>
      </w:r>
      <w:ins w:id="90" w:author="Andreza Sartori" w:date="2020-10-30T16:01:00Z">
        <w:r w:rsidR="00CC262E">
          <w:t>s</w:t>
        </w:r>
      </w:ins>
      <w:r>
        <w:t xml:space="preserve"> dez comandos. Após </w:t>
      </w:r>
      <w:r w:rsidR="006E0429">
        <w:t>a</w:t>
      </w:r>
      <w:r>
        <w:t xml:space="preserve"> defini</w:t>
      </w:r>
      <w:r w:rsidR="006E0429">
        <w:t>ção</w:t>
      </w:r>
      <w:r>
        <w:t xml:space="preserve"> </w:t>
      </w:r>
      <w:r w:rsidR="00F34651">
        <w:t>d</w:t>
      </w:r>
      <w:r>
        <w:t xml:space="preserve">a jogada, o módulo principal interpreta e gera uma lista dos comandos que deverão ser executados, cada comando irá executar um outro programa. </w:t>
      </w:r>
      <w:r w:rsidR="002955AE">
        <w:t>Já a</w:t>
      </w:r>
      <w:r>
        <w:t xml:space="preserve"> comunicação com o braço é realizada através de uma porta serial</w:t>
      </w:r>
      <w:r w:rsidR="00FA6277">
        <w:t xml:space="preserve"> RS-232</w:t>
      </w:r>
      <w:r>
        <w:t>.</w:t>
      </w:r>
    </w:p>
    <w:p w14:paraId="70DB40C1" w14:textId="4E47D3CD" w:rsidR="000F7801" w:rsidRDefault="00C34F03" w:rsidP="000F7801">
      <w:pPr>
        <w:pStyle w:val="TF-TEXTO"/>
      </w:pPr>
      <w:r>
        <w:t xml:space="preserve">De acordo </w:t>
      </w:r>
      <w:proofErr w:type="spellStart"/>
      <w:r>
        <w:t>Aliane</w:t>
      </w:r>
      <w:proofErr w:type="spellEnd"/>
      <w:r>
        <w:t xml:space="preserve"> e </w:t>
      </w:r>
      <w:proofErr w:type="spellStart"/>
      <w:r>
        <w:t>Bemposta</w:t>
      </w:r>
      <w:proofErr w:type="spellEnd"/>
      <w:r>
        <w:t xml:space="preserve"> (2011)</w:t>
      </w:r>
      <w:ins w:id="91" w:author="Andreza Sartori" w:date="2020-10-29T23:16:00Z">
        <w:r w:rsidR="0035327A">
          <w:t>,</w:t>
        </w:r>
      </w:ins>
      <w:r>
        <w:t xml:space="preserve"> q</w:t>
      </w:r>
      <w:r w:rsidR="000F7801">
        <w:t xml:space="preserve">uando ocorre uma movimentação do tabuleiro, </w:t>
      </w:r>
      <w:r w:rsidR="00C87F71">
        <w:t xml:space="preserve">ou movimentação </w:t>
      </w:r>
      <w:r w:rsidR="000F7801">
        <w:t>da câmera ou quando ocorre uma mudança de iluminação se faz necessário realizar calibrações</w:t>
      </w:r>
      <w:r w:rsidR="00D132B2">
        <w:t xml:space="preserve"> que demoram</w:t>
      </w:r>
      <w:r w:rsidR="000F7801">
        <w:t xml:space="preserve"> aproximadamente 10 minutos. Dentre as calibrações </w:t>
      </w:r>
      <w:r w:rsidR="00740E84">
        <w:t xml:space="preserve">realizadas </w:t>
      </w:r>
      <w:r w:rsidR="000F7801">
        <w:t xml:space="preserve">estão: </w:t>
      </w:r>
      <w:r w:rsidR="00C87F71">
        <w:t>a</w:t>
      </w:r>
      <w:r w:rsidR="000F7801">
        <w:t xml:space="preserve">linhamento inicial dos eixos do robô com </w:t>
      </w:r>
      <w:r w:rsidR="000F7801">
        <w:lastRenderedPageBreak/>
        <w:t>os eixos do tabuleiro, extração da imagem do tabuleiro obtendo a origem, largura e altura, encontrar o valor utilizado no limiar para conseguir diferenciar damas pretas e damas brancas.</w:t>
      </w:r>
    </w:p>
    <w:p w14:paraId="0BC02B75" w14:textId="22072C67" w:rsidR="000F7801" w:rsidRDefault="00964CAC" w:rsidP="000F7801">
      <w:pPr>
        <w:pStyle w:val="TF-TEXTO"/>
      </w:pPr>
      <w:proofErr w:type="spellStart"/>
      <w:r>
        <w:t>Aliane</w:t>
      </w:r>
      <w:proofErr w:type="spellEnd"/>
      <w:r>
        <w:t xml:space="preserve"> e </w:t>
      </w:r>
      <w:proofErr w:type="spellStart"/>
      <w:r>
        <w:t>Bemposta</w:t>
      </w:r>
      <w:proofErr w:type="spellEnd"/>
      <w:r>
        <w:t xml:space="preserve"> (2011)</w:t>
      </w:r>
      <w:r w:rsidR="006A6A58">
        <w:t xml:space="preserve"> relatam que </w:t>
      </w:r>
      <w:r w:rsidR="00041B63">
        <w:t>a partir d</w:t>
      </w:r>
      <w:r w:rsidR="006A6A58">
        <w:t xml:space="preserve">os </w:t>
      </w:r>
      <w:r w:rsidR="000F7801">
        <w:t>testes realizados foi possível jogar damas de forma autônoma</w:t>
      </w:r>
      <w:r w:rsidR="00253DC9">
        <w:t xml:space="preserve"> e</w:t>
      </w:r>
      <w:r w:rsidR="004010D8">
        <w:t xml:space="preserve"> que</w:t>
      </w:r>
      <w:r w:rsidR="000F7801">
        <w:t xml:space="preserve"> </w:t>
      </w:r>
      <w:r w:rsidR="00C61068">
        <w:t>para realizar o processamento da imagem,</w:t>
      </w:r>
      <w:r w:rsidR="00DB7784">
        <w:t xml:space="preserve"> decidir qual peça será jogada</w:t>
      </w:r>
      <w:r w:rsidR="000317F5">
        <w:t xml:space="preserve"> e realizar a movimentação </w:t>
      </w:r>
      <w:r w:rsidR="000F7801">
        <w:t xml:space="preserve">o tempo de resposta </w:t>
      </w:r>
      <w:r w:rsidR="00B57428">
        <w:t xml:space="preserve">foi </w:t>
      </w:r>
      <w:r w:rsidR="000F7801">
        <w:t>de 1 minuto quando o jogo</w:t>
      </w:r>
      <w:r w:rsidR="00827772">
        <w:t xml:space="preserve"> é iniciado</w:t>
      </w:r>
      <w:r w:rsidR="000F7801">
        <w:t xml:space="preserve"> e no final de 10 segundos</w:t>
      </w:r>
      <w:r w:rsidR="001818D6">
        <w:t>. Segundo os autores</w:t>
      </w:r>
      <w:r w:rsidR="000F7801">
        <w:t xml:space="preserve"> este tempo dá-se </w:t>
      </w:r>
      <w:r w:rsidR="001818D6">
        <w:t>por</w:t>
      </w:r>
      <w:r w:rsidR="000F7801">
        <w:t xml:space="preserve"> dois fatores: o número de peças no tabuleiro e profundidade do algoritmo de </w:t>
      </w:r>
      <w:proofErr w:type="spellStart"/>
      <w:r w:rsidR="000F7801">
        <w:t>Min</w:t>
      </w:r>
      <w:r w:rsidR="000935C2">
        <w:t>i</w:t>
      </w:r>
      <w:r w:rsidR="000F7801">
        <w:t>max</w:t>
      </w:r>
      <w:proofErr w:type="spellEnd"/>
      <w:r w:rsidR="000F7801">
        <w:t xml:space="preserve"> com poda, que nos testes foi utilizado o nível sete de profundidade.</w:t>
      </w:r>
    </w:p>
    <w:p w14:paraId="49713B4D" w14:textId="5ACC8D31" w:rsidR="00182D7A" w:rsidRPr="00D53AA0" w:rsidRDefault="00182D7A" w:rsidP="000F7801">
      <w:pPr>
        <w:pStyle w:val="TF-TEXTO"/>
      </w:pPr>
      <w:commentRangeStart w:id="92"/>
      <w:r>
        <w:t>Conforme</w:t>
      </w:r>
      <w:commentRangeEnd w:id="92"/>
      <w:r w:rsidR="000256DB">
        <w:rPr>
          <w:rStyle w:val="Refdecomentrio"/>
        </w:rPr>
        <w:commentReference w:id="92"/>
      </w:r>
      <w:r>
        <w:t xml:space="preserve"> </w:t>
      </w:r>
      <w:proofErr w:type="spellStart"/>
      <w:r>
        <w:t>Aliane</w:t>
      </w:r>
      <w:proofErr w:type="spellEnd"/>
      <w:r>
        <w:t xml:space="preserve"> e </w:t>
      </w:r>
      <w:proofErr w:type="spellStart"/>
      <w:r>
        <w:t>Bemposta</w:t>
      </w:r>
      <w:proofErr w:type="spellEnd"/>
      <w:r>
        <w:t xml:space="preserve"> (2011) relatam q</w:t>
      </w:r>
      <w:r w:rsidR="00F9000D">
        <w:t>ue a limitação encontrada foi a necessidade de calibração</w:t>
      </w:r>
      <w:r w:rsidR="001B26ED">
        <w:t xml:space="preserve"> e o tempo necessário para execução</w:t>
      </w:r>
      <w:r w:rsidR="00E045B2">
        <w:t xml:space="preserve">, </w:t>
      </w:r>
      <w:r w:rsidR="001B26ED">
        <w:t xml:space="preserve">algumas vezes </w:t>
      </w:r>
      <w:r w:rsidR="00E045B2">
        <w:t>sendo necessário utiliza</w:t>
      </w:r>
      <w:r w:rsidR="00BF297A">
        <w:t>r</w:t>
      </w:r>
      <w:r w:rsidR="00E045B2">
        <w:t xml:space="preserve"> </w:t>
      </w:r>
      <w:r w:rsidR="001E0ABE">
        <w:t xml:space="preserve">uma ferramenta como </w:t>
      </w:r>
      <w:r w:rsidR="00FE4C7E" w:rsidRPr="00FE4C7E">
        <w:t xml:space="preserve">Inspector </w:t>
      </w:r>
      <w:proofErr w:type="spellStart"/>
      <w:r w:rsidR="00FE4C7E" w:rsidRPr="00FE4C7E">
        <w:t>Matro</w:t>
      </w:r>
      <w:r w:rsidR="001B26ED">
        <w:t>x</w:t>
      </w:r>
      <w:proofErr w:type="spellEnd"/>
      <w:r w:rsidR="009B589E">
        <w:t>.</w:t>
      </w:r>
    </w:p>
    <w:p w14:paraId="7817D9B2" w14:textId="77777777" w:rsidR="00451B94" w:rsidRDefault="00451B94" w:rsidP="00424AD5">
      <w:pPr>
        <w:pStyle w:val="Ttulo1"/>
      </w:pPr>
      <w:bookmarkStart w:id="93" w:name="_Toc54164921"/>
      <w:bookmarkStart w:id="94" w:name="_Toc54165675"/>
      <w:bookmarkStart w:id="95" w:name="_Toc54169333"/>
      <w:bookmarkStart w:id="96" w:name="_Toc96347439"/>
      <w:bookmarkStart w:id="97" w:name="_Toc96357723"/>
      <w:bookmarkStart w:id="98" w:name="_Toc96491866"/>
      <w:bookmarkStart w:id="99" w:name="_Toc411603107"/>
      <w:bookmarkEnd w:id="53"/>
      <w:r>
        <w:t>proposta</w:t>
      </w:r>
    </w:p>
    <w:p w14:paraId="460786F6" w14:textId="7CC3C845" w:rsidR="00451B94" w:rsidRDefault="000F2B39" w:rsidP="006118A1">
      <w:pPr>
        <w:pStyle w:val="TF-TEXTO"/>
      </w:pPr>
      <w:r>
        <w:t>Esse capítulo tem como objetivo apresentar a justificativa para a elaboração deste trabalho, assim como os requisitos e metodologias que serão adotadas. Também serão apresentadas breves revisões bibliográficas das principais áreas de estudo que serão exploradas.</w:t>
      </w:r>
    </w:p>
    <w:p w14:paraId="29D16A9A" w14:textId="2ED3BD2C" w:rsidR="00451B94" w:rsidRDefault="00451B94" w:rsidP="00451B94">
      <w:pPr>
        <w:pStyle w:val="Ttulo2"/>
        <w:spacing w:after="120" w:line="240" w:lineRule="auto"/>
      </w:pPr>
      <w:bookmarkStart w:id="100" w:name="_Toc54164915"/>
      <w:bookmarkStart w:id="101" w:name="_Toc54165669"/>
      <w:bookmarkStart w:id="102" w:name="_Toc54169327"/>
      <w:bookmarkStart w:id="103" w:name="_Toc96347433"/>
      <w:bookmarkStart w:id="104" w:name="_Toc96357717"/>
      <w:bookmarkStart w:id="105" w:name="_Toc96491860"/>
      <w:bookmarkStart w:id="106" w:name="_Toc351015594"/>
      <w:r>
        <w:t>JUSTIFICATIVA</w:t>
      </w:r>
    </w:p>
    <w:p w14:paraId="6C7D7153" w14:textId="49E9CE77" w:rsidR="00B90627" w:rsidRPr="001E5665" w:rsidRDefault="00B90627" w:rsidP="00B90627">
      <w:pPr>
        <w:pStyle w:val="TF-TEXTO"/>
      </w:pPr>
      <w:r>
        <w:t xml:space="preserve">No </w:t>
      </w:r>
      <w:r w:rsidR="006118A1">
        <w:fldChar w:fldCharType="begin"/>
      </w:r>
      <w:r w:rsidR="006118A1">
        <w:instrText xml:space="preserve"> REF _Ref53168065 \h </w:instrText>
      </w:r>
      <w:r w:rsidR="006118A1">
        <w:fldChar w:fldCharType="separate"/>
      </w:r>
      <w:r w:rsidR="00090357">
        <w:t xml:space="preserve">Quadro </w:t>
      </w:r>
      <w:r w:rsidR="00090357">
        <w:rPr>
          <w:noProof/>
        </w:rPr>
        <w:t>1</w:t>
      </w:r>
      <w:r w:rsidR="006118A1">
        <w:fldChar w:fldCharType="end"/>
      </w:r>
      <w:r>
        <w:t xml:space="preserve"> é possível observar um comparativo </w:t>
      </w:r>
      <w:r w:rsidR="00C87F71">
        <w:t xml:space="preserve">dos </w:t>
      </w:r>
      <w:r>
        <w:t>métodos escolhidos para a resolução dos problemas propostos pelos respectivos trabalhos, onde as linhas representam as características destacadas e as colunas representam os trabalhos.</w:t>
      </w:r>
    </w:p>
    <w:p w14:paraId="63723712" w14:textId="34C350D8" w:rsidR="00C21AB5" w:rsidRDefault="00C21AB5" w:rsidP="006118A1">
      <w:pPr>
        <w:pStyle w:val="TF-LEGENDA"/>
      </w:pPr>
      <w:bookmarkStart w:id="107" w:name="_Ref53168065"/>
      <w:r>
        <w:t xml:space="preserve">Quadro </w:t>
      </w:r>
      <w:r w:rsidR="002E18F1">
        <w:fldChar w:fldCharType="begin"/>
      </w:r>
      <w:r w:rsidR="002E18F1">
        <w:instrText xml:space="preserve"> SEQ Quadro \* ARABIC </w:instrText>
      </w:r>
      <w:r w:rsidR="002E18F1">
        <w:fldChar w:fldCharType="separate"/>
      </w:r>
      <w:r w:rsidR="00090357">
        <w:rPr>
          <w:noProof/>
        </w:rPr>
        <w:t>1</w:t>
      </w:r>
      <w:r w:rsidR="002E18F1">
        <w:rPr>
          <w:noProof/>
        </w:rPr>
        <w:fldChar w:fldCharType="end"/>
      </w:r>
      <w:bookmarkEnd w:id="107"/>
      <w:r>
        <w:t xml:space="preserve"> - </w:t>
      </w:r>
      <w:r w:rsidRPr="001C6B94">
        <w:t>Comparativo entre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2410"/>
        <w:gridCol w:w="2126"/>
        <w:gridCol w:w="2125"/>
      </w:tblGrid>
      <w:tr w:rsidR="004A4970" w14:paraId="0595D4C2" w14:textId="77777777" w:rsidTr="00197B1A">
        <w:trPr>
          <w:trHeight w:val="580"/>
        </w:trPr>
        <w:tc>
          <w:tcPr>
            <w:tcW w:w="2410" w:type="dxa"/>
            <w:tcBorders>
              <w:tl2br w:val="single" w:sz="4" w:space="0" w:color="auto"/>
            </w:tcBorders>
            <w:shd w:val="clear" w:color="auto" w:fill="AEAAAA"/>
            <w:vAlign w:val="center"/>
          </w:tcPr>
          <w:p w14:paraId="3E07D73A" w14:textId="1D80ADE3" w:rsidR="00197B1A" w:rsidRDefault="00197B1A" w:rsidP="00197B1A">
            <w:pPr>
              <w:pStyle w:val="TF-ALNEA"/>
              <w:numPr>
                <w:ilvl w:val="0"/>
                <w:numId w:val="0"/>
              </w:numPr>
              <w:spacing w:after="0"/>
              <w:jc w:val="right"/>
            </w:pPr>
            <w:r>
              <w:t xml:space="preserve">Trabalhos </w:t>
            </w:r>
          </w:p>
          <w:p w14:paraId="66A4A8EC" w14:textId="794A9A21" w:rsidR="000A44C2" w:rsidRDefault="009804C7" w:rsidP="00197B1A">
            <w:pPr>
              <w:pStyle w:val="TF-ALNEA"/>
              <w:numPr>
                <w:ilvl w:val="0"/>
                <w:numId w:val="0"/>
              </w:numPr>
              <w:spacing w:after="0"/>
              <w:jc w:val="left"/>
            </w:pPr>
            <w:r>
              <w:t>Características</w:t>
            </w:r>
          </w:p>
        </w:tc>
        <w:tc>
          <w:tcPr>
            <w:tcW w:w="2410" w:type="dxa"/>
            <w:shd w:val="clear" w:color="auto" w:fill="AEAAAA"/>
          </w:tcPr>
          <w:p w14:paraId="55F14C9C" w14:textId="7096D0DE" w:rsidR="000A44C2" w:rsidRDefault="00787515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787515">
              <w:t>Toro, Robles-</w:t>
            </w:r>
            <w:proofErr w:type="spellStart"/>
            <w:r w:rsidRPr="00787515">
              <w:t>Algarín</w:t>
            </w:r>
            <w:proofErr w:type="spellEnd"/>
            <w:r w:rsidRPr="00787515">
              <w:t xml:space="preserve"> e Rodríguez-Álvarez (2019)</w:t>
            </w:r>
          </w:p>
        </w:tc>
        <w:tc>
          <w:tcPr>
            <w:tcW w:w="2126" w:type="dxa"/>
            <w:shd w:val="clear" w:color="auto" w:fill="AEAAAA"/>
          </w:tcPr>
          <w:p w14:paraId="45FD0762" w14:textId="77777777" w:rsidR="00B2402E" w:rsidRDefault="009D6BB7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C80610">
              <w:t xml:space="preserve">Jain </w:t>
            </w:r>
          </w:p>
          <w:p w14:paraId="2514E593" w14:textId="2A6A2AE9" w:rsidR="000A44C2" w:rsidRPr="00C80610" w:rsidRDefault="009D6BB7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C80610">
              <w:t>(2015)</w:t>
            </w:r>
          </w:p>
        </w:tc>
        <w:tc>
          <w:tcPr>
            <w:tcW w:w="2125" w:type="dxa"/>
            <w:shd w:val="clear" w:color="auto" w:fill="AEAAAA"/>
          </w:tcPr>
          <w:p w14:paraId="2DB7F745" w14:textId="4D28416E" w:rsidR="000A44C2" w:rsidRDefault="009D6BB7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proofErr w:type="spellStart"/>
            <w:r w:rsidRPr="009D6BB7">
              <w:t>Aliane</w:t>
            </w:r>
            <w:proofErr w:type="spellEnd"/>
            <w:r w:rsidRPr="009D6BB7">
              <w:t xml:space="preserve"> e </w:t>
            </w:r>
            <w:proofErr w:type="spellStart"/>
            <w:r w:rsidRPr="009D6BB7">
              <w:t>Bemposta</w:t>
            </w:r>
            <w:proofErr w:type="spellEnd"/>
            <w:r w:rsidRPr="009D6BB7">
              <w:t xml:space="preserve"> (2011)</w:t>
            </w:r>
          </w:p>
        </w:tc>
      </w:tr>
      <w:tr w:rsidR="00662AF0" w14:paraId="5DD53557" w14:textId="77777777" w:rsidTr="00197B1A">
        <w:trPr>
          <w:trHeight w:val="344"/>
        </w:trPr>
        <w:tc>
          <w:tcPr>
            <w:tcW w:w="2410" w:type="dxa"/>
            <w:shd w:val="clear" w:color="auto" w:fill="auto"/>
            <w:vAlign w:val="center"/>
          </w:tcPr>
          <w:p w14:paraId="27880BD7" w14:textId="71698EFE" w:rsidR="00662AF0" w:rsidRDefault="00662AF0" w:rsidP="00197B1A">
            <w:pPr>
              <w:pStyle w:val="TF-ALNEA"/>
              <w:numPr>
                <w:ilvl w:val="0"/>
                <w:numId w:val="0"/>
              </w:numPr>
              <w:spacing w:after="0"/>
              <w:jc w:val="left"/>
            </w:pPr>
            <w:r>
              <w:t>Cenário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293B0110" w14:textId="6D2879CF" w:rsidR="00662AF0" w:rsidRDefault="009513E5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Jogo de Xadrez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7A48100" w14:textId="30AB2FE2" w:rsidR="00662AF0" w:rsidRDefault="009513E5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Jogo da velha</w:t>
            </w:r>
          </w:p>
        </w:tc>
        <w:tc>
          <w:tcPr>
            <w:tcW w:w="2125" w:type="dxa"/>
            <w:shd w:val="clear" w:color="auto" w:fill="auto"/>
            <w:vAlign w:val="center"/>
          </w:tcPr>
          <w:p w14:paraId="5CF5D40F" w14:textId="58DFCE88" w:rsidR="00662AF0" w:rsidRDefault="009513E5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Jogo de dama</w:t>
            </w:r>
          </w:p>
        </w:tc>
      </w:tr>
      <w:tr w:rsidR="004A4970" w14:paraId="7EA6F8B1" w14:textId="77777777" w:rsidTr="00197B1A">
        <w:trPr>
          <w:trHeight w:val="580"/>
        </w:trPr>
        <w:tc>
          <w:tcPr>
            <w:tcW w:w="2410" w:type="dxa"/>
            <w:shd w:val="clear" w:color="auto" w:fill="auto"/>
            <w:vAlign w:val="center"/>
          </w:tcPr>
          <w:p w14:paraId="600FBCEA" w14:textId="6DA208E9" w:rsidR="000A44C2" w:rsidRDefault="001D7FA0" w:rsidP="00197B1A">
            <w:pPr>
              <w:pStyle w:val="TF-ALNEA"/>
              <w:numPr>
                <w:ilvl w:val="0"/>
                <w:numId w:val="0"/>
              </w:numPr>
              <w:spacing w:after="0"/>
              <w:jc w:val="left"/>
            </w:pPr>
            <w:r>
              <w:t>Dispositivo</w:t>
            </w:r>
            <w:r w:rsidR="006A36A5">
              <w:t xml:space="preserve"> </w:t>
            </w:r>
            <w:r w:rsidR="00C34B29">
              <w:t xml:space="preserve">de </w:t>
            </w:r>
            <w:r w:rsidR="0069083D">
              <w:t>captura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56CF3DD0" w14:textId="388796A8" w:rsidR="000A44C2" w:rsidRDefault="006A36A5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 xml:space="preserve">Câmera </w:t>
            </w:r>
            <w:r w:rsidR="00C14E1F">
              <w:t>com abertura de 170</w:t>
            </w:r>
            <w:r w:rsidR="006C42D3" w:rsidRPr="006C42D3">
              <w:t>°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67834879" w14:textId="078B4032" w:rsidR="000A44C2" w:rsidRDefault="006C42D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proofErr w:type="spellStart"/>
            <w:r>
              <w:t>Fototransistor</w:t>
            </w:r>
            <w:proofErr w:type="spellEnd"/>
          </w:p>
        </w:tc>
        <w:tc>
          <w:tcPr>
            <w:tcW w:w="2125" w:type="dxa"/>
            <w:shd w:val="clear" w:color="auto" w:fill="auto"/>
            <w:vAlign w:val="center"/>
          </w:tcPr>
          <w:p w14:paraId="32804A16" w14:textId="53C2D064" w:rsidR="000A44C2" w:rsidRDefault="006C42D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Câmera monocromática</w:t>
            </w:r>
          </w:p>
        </w:tc>
      </w:tr>
      <w:tr w:rsidR="004A4970" w14:paraId="0ED3D619" w14:textId="77777777" w:rsidTr="00197B1A">
        <w:trPr>
          <w:trHeight w:val="580"/>
        </w:trPr>
        <w:tc>
          <w:tcPr>
            <w:tcW w:w="2410" w:type="dxa"/>
            <w:shd w:val="clear" w:color="auto" w:fill="auto"/>
            <w:vAlign w:val="center"/>
          </w:tcPr>
          <w:p w14:paraId="669FA22C" w14:textId="13E30559" w:rsidR="004A4970" w:rsidRDefault="0069083D" w:rsidP="00197B1A">
            <w:pPr>
              <w:pStyle w:val="TF-ALNEA"/>
              <w:numPr>
                <w:ilvl w:val="0"/>
                <w:numId w:val="0"/>
              </w:numPr>
              <w:spacing w:after="0"/>
              <w:jc w:val="left"/>
            </w:pPr>
            <w:r>
              <w:t>Definição da melhor</w:t>
            </w:r>
            <w:r w:rsidR="004A4970">
              <w:t xml:space="preserve"> jogada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151D6633" w14:textId="097B0B34" w:rsidR="000A44C2" w:rsidRPr="006A2CF3" w:rsidRDefault="001D7FA0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  <w:rPr>
                <w:lang w:val="en-US"/>
              </w:rPr>
            </w:pPr>
            <w:r w:rsidRPr="006A2CF3">
              <w:rPr>
                <w:lang w:val="en-US"/>
              </w:rPr>
              <w:t>Stockfish</w:t>
            </w:r>
            <w:r w:rsidR="006A2CF3" w:rsidRPr="006A2CF3">
              <w:rPr>
                <w:lang w:val="en-US"/>
              </w:rPr>
              <w:t xml:space="preserve"> Chess Engin</w:t>
            </w:r>
            <w:r w:rsidR="006A2CF3">
              <w:rPr>
                <w:lang w:val="en-US"/>
              </w:rPr>
              <w:t>e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3E681CE" w14:textId="083F1EBF" w:rsidR="000A44C2" w:rsidRDefault="006A2CF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proofErr w:type="spellStart"/>
            <w:r>
              <w:t>Min</w:t>
            </w:r>
            <w:r w:rsidR="000935C2">
              <w:t>i</w:t>
            </w:r>
            <w:r>
              <w:t>max</w:t>
            </w:r>
            <w:proofErr w:type="spellEnd"/>
          </w:p>
        </w:tc>
        <w:tc>
          <w:tcPr>
            <w:tcW w:w="2125" w:type="dxa"/>
            <w:shd w:val="clear" w:color="auto" w:fill="auto"/>
            <w:vAlign w:val="center"/>
          </w:tcPr>
          <w:p w14:paraId="5D0E760E" w14:textId="788B491E" w:rsidR="000A44C2" w:rsidRDefault="00526646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proofErr w:type="spellStart"/>
            <w:r>
              <w:t>Min</w:t>
            </w:r>
            <w:r w:rsidR="000935C2">
              <w:t>i</w:t>
            </w:r>
            <w:r>
              <w:t>max</w:t>
            </w:r>
            <w:proofErr w:type="spellEnd"/>
            <w:r>
              <w:t xml:space="preserve"> com poda</w:t>
            </w:r>
          </w:p>
        </w:tc>
      </w:tr>
      <w:tr w:rsidR="00E44A03" w14:paraId="331548BE" w14:textId="77777777" w:rsidTr="00197B1A">
        <w:trPr>
          <w:trHeight w:val="1042"/>
        </w:trPr>
        <w:tc>
          <w:tcPr>
            <w:tcW w:w="2410" w:type="dxa"/>
            <w:shd w:val="clear" w:color="auto" w:fill="auto"/>
            <w:vAlign w:val="center"/>
          </w:tcPr>
          <w:p w14:paraId="6FC93CD8" w14:textId="445AEED6" w:rsidR="00E44A03" w:rsidRDefault="0093213F" w:rsidP="00197B1A">
            <w:pPr>
              <w:pStyle w:val="TF-ALNEA"/>
              <w:numPr>
                <w:ilvl w:val="0"/>
                <w:numId w:val="0"/>
              </w:numPr>
              <w:spacing w:after="0"/>
              <w:jc w:val="left"/>
            </w:pPr>
            <w:r>
              <w:t xml:space="preserve">Identificação e </w:t>
            </w:r>
            <w:r w:rsidR="00E44A03">
              <w:t>classificação do objeto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16301A6A" w14:textId="061CECF5" w:rsidR="00E44A03" w:rsidRDefault="00E44A0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proofErr w:type="spellStart"/>
            <w:r w:rsidRPr="00882AF8">
              <w:t>Canny</w:t>
            </w:r>
            <w:proofErr w:type="spellEnd"/>
            <w:r w:rsidRPr="00882AF8">
              <w:t xml:space="preserve">, Transformada de </w:t>
            </w:r>
            <w:proofErr w:type="spellStart"/>
            <w:r w:rsidRPr="00882AF8">
              <w:t>Hough</w:t>
            </w:r>
            <w:proofErr w:type="spellEnd"/>
            <w:r w:rsidRPr="00882AF8">
              <w:t>, KDE</w:t>
            </w:r>
            <w:r>
              <w:t xml:space="preserve"> e uma rede</w:t>
            </w:r>
            <w:r w:rsidRPr="00882AF8">
              <w:t xml:space="preserve"> CNN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E72165F" w14:textId="34459717" w:rsidR="00E44A03" w:rsidRDefault="00E42497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Limiar</w:t>
            </w:r>
            <w:r w:rsidR="00E44A03" w:rsidRPr="00A961A8">
              <w:t xml:space="preserve">, Segmentação, </w:t>
            </w:r>
            <w:proofErr w:type="spellStart"/>
            <w:r w:rsidR="00E44A03">
              <w:t>Thinning</w:t>
            </w:r>
            <w:proofErr w:type="spellEnd"/>
            <w:r w:rsidR="00E44A03">
              <w:t xml:space="preserve"> algoritmo</w:t>
            </w:r>
            <w:r w:rsidR="009B3272">
              <w:t>, realizando comparações</w:t>
            </w:r>
            <w:r w:rsidR="00F110EE">
              <w:t>.</w:t>
            </w:r>
          </w:p>
        </w:tc>
        <w:tc>
          <w:tcPr>
            <w:tcW w:w="2125" w:type="dxa"/>
            <w:shd w:val="clear" w:color="auto" w:fill="auto"/>
            <w:vAlign w:val="center"/>
          </w:tcPr>
          <w:p w14:paraId="09D10764" w14:textId="1EBB1DCA" w:rsidR="00E44A03" w:rsidRDefault="00E44A0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4D0EDF">
              <w:t>Não explicado profundamente</w:t>
            </w:r>
          </w:p>
        </w:tc>
      </w:tr>
      <w:tr w:rsidR="00E44A03" w14:paraId="0A9588A9" w14:textId="77777777" w:rsidTr="00197B1A">
        <w:trPr>
          <w:trHeight w:val="519"/>
        </w:trPr>
        <w:tc>
          <w:tcPr>
            <w:tcW w:w="2410" w:type="dxa"/>
            <w:shd w:val="clear" w:color="auto" w:fill="auto"/>
            <w:vAlign w:val="center"/>
          </w:tcPr>
          <w:p w14:paraId="6C754B7D" w14:textId="306EDBD2" w:rsidR="00E44A03" w:rsidRDefault="00803585" w:rsidP="00197B1A">
            <w:pPr>
              <w:pStyle w:val="TF-ALNEA"/>
              <w:numPr>
                <w:ilvl w:val="0"/>
                <w:numId w:val="0"/>
              </w:numPr>
              <w:spacing w:after="0"/>
              <w:jc w:val="left"/>
            </w:pPr>
            <w:r>
              <w:t xml:space="preserve">Dispositivo </w:t>
            </w:r>
            <w:r w:rsidR="007B4DA3">
              <w:t xml:space="preserve">de </w:t>
            </w:r>
            <w:r>
              <w:t>movimentação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6ADDEB2D" w14:textId="73C17680" w:rsidR="00E44A03" w:rsidRDefault="00E44A0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Criação própria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E94056C" w14:textId="689C19F3" w:rsidR="00E44A03" w:rsidRDefault="00422FB9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Kit</w:t>
            </w:r>
            <w:r w:rsidR="00E44A03">
              <w:t xml:space="preserve"> Lego </w:t>
            </w:r>
            <w:proofErr w:type="spellStart"/>
            <w:r w:rsidR="00E44A03">
              <w:t>Mindstorms</w:t>
            </w:r>
            <w:proofErr w:type="spellEnd"/>
            <w:r>
              <w:t xml:space="preserve"> composto por um </w:t>
            </w:r>
            <w:proofErr w:type="spellStart"/>
            <w:r>
              <w:t>Bricks</w:t>
            </w:r>
            <w:proofErr w:type="spellEnd"/>
            <w:r>
              <w:t xml:space="preserve"> NXT</w:t>
            </w:r>
          </w:p>
        </w:tc>
        <w:tc>
          <w:tcPr>
            <w:tcW w:w="2125" w:type="dxa"/>
            <w:shd w:val="clear" w:color="auto" w:fill="auto"/>
            <w:vAlign w:val="center"/>
          </w:tcPr>
          <w:p w14:paraId="6FA0E59C" w14:textId="75CF691B" w:rsidR="00E44A03" w:rsidRDefault="00E44A0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C348A2">
              <w:t>SCORBOT-ER IX</w:t>
            </w:r>
            <w:r>
              <w:t xml:space="preserve"> de 5 graus</w:t>
            </w:r>
          </w:p>
        </w:tc>
      </w:tr>
    </w:tbl>
    <w:p w14:paraId="1B044A45" w14:textId="3D0E5B66" w:rsidR="000A44C2" w:rsidRDefault="00E45815" w:rsidP="00DC7D46">
      <w:pPr>
        <w:pStyle w:val="TF-FONTE"/>
      </w:pPr>
      <w:r>
        <w:t>Fonte:</w:t>
      </w:r>
      <w:r w:rsidR="00DC7D46">
        <w:t xml:space="preserve"> elaborado pelo autor.</w:t>
      </w:r>
    </w:p>
    <w:p w14:paraId="313FE53F" w14:textId="124B69BB" w:rsidR="00FC1721" w:rsidRDefault="00DF2BD5" w:rsidP="007D4D8A">
      <w:pPr>
        <w:pStyle w:val="TF-TEXTO"/>
      </w:pPr>
      <w:r>
        <w:t>Conforme</w:t>
      </w:r>
      <w:r w:rsidR="00F84E88">
        <w:t xml:space="preserve"> pode ser visto no</w:t>
      </w:r>
      <w:r>
        <w:t xml:space="preserve"> </w:t>
      </w:r>
      <w:r w:rsidR="00D504FC">
        <w:fldChar w:fldCharType="begin"/>
      </w:r>
      <w:r w:rsidR="00D504FC">
        <w:instrText xml:space="preserve"> REF _Ref53168065 \h </w:instrText>
      </w:r>
      <w:r w:rsidR="00D504FC">
        <w:fldChar w:fldCharType="separate"/>
      </w:r>
      <w:r w:rsidR="00090357">
        <w:t xml:space="preserve">Quadro </w:t>
      </w:r>
      <w:r w:rsidR="00090357">
        <w:rPr>
          <w:noProof/>
        </w:rPr>
        <w:t>1</w:t>
      </w:r>
      <w:r w:rsidR="00D504FC">
        <w:fldChar w:fldCharType="end"/>
      </w:r>
      <w:r w:rsidR="0006453B">
        <w:t>,</w:t>
      </w:r>
      <w:r w:rsidR="00D504FC">
        <w:t xml:space="preserve"> </w:t>
      </w:r>
      <w:r w:rsidR="00C43C70">
        <w:t xml:space="preserve">os trabalhos </w:t>
      </w:r>
      <w:r w:rsidR="00AD0FF8">
        <w:t>apresentam</w:t>
      </w:r>
      <w:r w:rsidR="00F40586">
        <w:t xml:space="preserve"> </w:t>
      </w:r>
      <w:r w:rsidR="00C43C70">
        <w:t>cenários diferentes</w:t>
      </w:r>
      <w:r w:rsidR="006B6510">
        <w:t>.</w:t>
      </w:r>
      <w:r w:rsidR="00C43C70">
        <w:t xml:space="preserve"> </w:t>
      </w:r>
      <w:r w:rsidR="00127DF3" w:rsidRPr="00787515">
        <w:t>Toro, Robles-</w:t>
      </w:r>
      <w:proofErr w:type="spellStart"/>
      <w:r w:rsidR="00127DF3" w:rsidRPr="00787515">
        <w:t>Algarín</w:t>
      </w:r>
      <w:proofErr w:type="spellEnd"/>
      <w:r w:rsidR="00127DF3" w:rsidRPr="00787515">
        <w:t xml:space="preserve"> e Rodríguez-Álvarez (2019)</w:t>
      </w:r>
      <w:r w:rsidR="00D72D09">
        <w:t xml:space="preserve"> </w:t>
      </w:r>
      <w:r w:rsidR="00F84E88" w:rsidRPr="00155EDF">
        <w:rPr>
          <w:highlight w:val="yellow"/>
          <w:rPrChange w:id="108" w:author="Andreza Sartori" w:date="2020-10-30T16:06:00Z">
            <w:rPr/>
          </w:rPrChange>
        </w:rPr>
        <w:t>propuseram</w:t>
      </w:r>
      <w:r w:rsidR="00F84E88">
        <w:t xml:space="preserve"> </w:t>
      </w:r>
      <w:r w:rsidR="00127DF3">
        <w:t xml:space="preserve">um </w:t>
      </w:r>
      <w:r w:rsidR="00DD6A54">
        <w:t>robô capaz de jogar xadrez de forma</w:t>
      </w:r>
      <w:r w:rsidR="00127DF3">
        <w:t xml:space="preserve"> aut</w:t>
      </w:r>
      <w:r w:rsidR="00B630D8">
        <w:t>ô</w:t>
      </w:r>
      <w:r w:rsidR="00127DF3">
        <w:t>nom</w:t>
      </w:r>
      <w:r w:rsidR="00DD6A54">
        <w:t>a</w:t>
      </w:r>
      <w:r w:rsidR="002A3CF5">
        <w:t>.</w:t>
      </w:r>
      <w:r w:rsidR="006634E2">
        <w:t xml:space="preserve"> </w:t>
      </w:r>
      <w:r w:rsidR="006634E2" w:rsidRPr="009D6BB7">
        <w:t>Jain (2015)</w:t>
      </w:r>
      <w:r w:rsidR="006634E2">
        <w:t xml:space="preserve"> </w:t>
      </w:r>
      <w:r w:rsidR="006634E2" w:rsidRPr="00155EDF">
        <w:rPr>
          <w:highlight w:val="yellow"/>
          <w:rPrChange w:id="109" w:author="Andreza Sartori" w:date="2020-10-30T16:06:00Z">
            <w:rPr/>
          </w:rPrChange>
        </w:rPr>
        <w:t>propôs</w:t>
      </w:r>
      <w:r w:rsidR="006634E2">
        <w:t xml:space="preserve"> </w:t>
      </w:r>
      <w:r w:rsidR="009B2D06">
        <w:t xml:space="preserve">um </w:t>
      </w:r>
      <w:r w:rsidR="00B65814">
        <w:t>robô</w:t>
      </w:r>
      <w:r w:rsidR="009B2D06">
        <w:t xml:space="preserve"> aut</w:t>
      </w:r>
      <w:r w:rsidR="00DD6A54">
        <w:t>ô</w:t>
      </w:r>
      <w:r w:rsidR="009B2D06">
        <w:t xml:space="preserve">nomo para o jogo da velha e </w:t>
      </w:r>
      <w:proofErr w:type="spellStart"/>
      <w:r w:rsidR="009B2D06" w:rsidRPr="009D6BB7">
        <w:t>Aliane</w:t>
      </w:r>
      <w:proofErr w:type="spellEnd"/>
      <w:r w:rsidR="009B2D06" w:rsidRPr="009D6BB7">
        <w:t xml:space="preserve"> e </w:t>
      </w:r>
      <w:proofErr w:type="spellStart"/>
      <w:r w:rsidR="009B2D06" w:rsidRPr="009D6BB7">
        <w:t>Bemposta</w:t>
      </w:r>
      <w:proofErr w:type="spellEnd"/>
      <w:r w:rsidR="009B2D06" w:rsidRPr="009D6BB7">
        <w:t xml:space="preserve"> (2011)</w:t>
      </w:r>
      <w:r w:rsidR="009B2D06">
        <w:t xml:space="preserve"> </w:t>
      </w:r>
      <w:commentRangeStart w:id="110"/>
      <w:r w:rsidR="00F53EDC" w:rsidRPr="00155EDF">
        <w:rPr>
          <w:highlight w:val="yellow"/>
          <w:rPrChange w:id="111" w:author="Andreza Sartori" w:date="2020-10-30T16:06:00Z">
            <w:rPr/>
          </w:rPrChange>
        </w:rPr>
        <w:t>prop</w:t>
      </w:r>
      <w:r w:rsidR="009B0814" w:rsidRPr="00155EDF">
        <w:rPr>
          <w:highlight w:val="yellow"/>
          <w:rPrChange w:id="112" w:author="Andreza Sartori" w:date="2020-10-30T16:06:00Z">
            <w:rPr/>
          </w:rPrChange>
        </w:rPr>
        <w:t>u</w:t>
      </w:r>
      <w:r w:rsidR="00F53EDC" w:rsidRPr="00155EDF">
        <w:rPr>
          <w:highlight w:val="yellow"/>
          <w:rPrChange w:id="113" w:author="Andreza Sartori" w:date="2020-10-30T16:06:00Z">
            <w:rPr/>
          </w:rPrChange>
        </w:rPr>
        <w:t>s</w:t>
      </w:r>
      <w:r w:rsidR="009B0814" w:rsidRPr="00155EDF">
        <w:rPr>
          <w:highlight w:val="yellow"/>
          <w:rPrChange w:id="114" w:author="Andreza Sartori" w:date="2020-10-30T16:06:00Z">
            <w:rPr/>
          </w:rPrChange>
        </w:rPr>
        <w:t>eram</w:t>
      </w:r>
      <w:commentRangeEnd w:id="110"/>
      <w:r w:rsidR="00155EDF">
        <w:rPr>
          <w:rStyle w:val="Refdecomentrio"/>
        </w:rPr>
        <w:commentReference w:id="110"/>
      </w:r>
      <w:r w:rsidR="009B0814">
        <w:t xml:space="preserve"> um</w:t>
      </w:r>
      <w:r w:rsidR="00F53EDC">
        <w:t xml:space="preserve"> </w:t>
      </w:r>
      <w:r w:rsidR="002A3CF5">
        <w:t>robô aut</w:t>
      </w:r>
      <w:r w:rsidR="00B630D8">
        <w:t>ô</w:t>
      </w:r>
      <w:r w:rsidR="002A3CF5">
        <w:t xml:space="preserve">nomo </w:t>
      </w:r>
      <w:r w:rsidR="00AF6A43">
        <w:t xml:space="preserve">para o </w:t>
      </w:r>
      <w:r w:rsidR="00F53EDC">
        <w:t xml:space="preserve">jogo de dama. </w:t>
      </w:r>
      <w:del w:id="115" w:author="Andreza Sartori" w:date="2020-10-30T16:06:00Z">
        <w:r w:rsidR="001D27A0" w:rsidDel="00137691">
          <w:delText>Percebe-se que</w:delText>
        </w:r>
        <w:r w:rsidR="009071F9" w:rsidDel="00137691">
          <w:delText xml:space="preserve"> </w:delText>
        </w:r>
      </w:del>
      <w:r w:rsidR="00265275" w:rsidRPr="00787515">
        <w:t>Toro, Robles-</w:t>
      </w:r>
      <w:proofErr w:type="spellStart"/>
      <w:r w:rsidR="00265275" w:rsidRPr="00787515">
        <w:t>Algarín</w:t>
      </w:r>
      <w:proofErr w:type="spellEnd"/>
      <w:r w:rsidR="00265275" w:rsidRPr="00787515">
        <w:t xml:space="preserve"> e Rodríguez-Álvarez</w:t>
      </w:r>
      <w:r w:rsidR="008E0408">
        <w:t xml:space="preserve"> </w:t>
      </w:r>
      <w:r w:rsidR="008E0408" w:rsidRPr="00787515">
        <w:t>(2019)</w:t>
      </w:r>
      <w:r w:rsidR="00265275" w:rsidRPr="00787515">
        <w:t xml:space="preserve"> </w:t>
      </w:r>
      <w:r w:rsidR="009071F9">
        <w:t>utiliz</w:t>
      </w:r>
      <w:r w:rsidR="009B0814">
        <w:t>aram</w:t>
      </w:r>
      <w:r w:rsidR="009071F9">
        <w:t xml:space="preserve"> </w:t>
      </w:r>
      <w:r w:rsidR="008E0408">
        <w:t>uma câmera</w:t>
      </w:r>
      <w:r w:rsidR="009071F9">
        <w:t xml:space="preserve"> com abertura de 170º</w:t>
      </w:r>
      <w:r w:rsidR="00007E26">
        <w:t>,</w:t>
      </w:r>
      <w:r w:rsidR="00FD5EEC">
        <w:t xml:space="preserve"> sendo posicionada no braço articulado</w:t>
      </w:r>
      <w:r w:rsidR="00AF6A43">
        <w:t>.</w:t>
      </w:r>
      <w:r w:rsidR="00FD5EEC">
        <w:t xml:space="preserve"> </w:t>
      </w:r>
      <w:r w:rsidR="00AF6A43">
        <w:t>D</w:t>
      </w:r>
      <w:r w:rsidR="00FD5EEC">
        <w:t xml:space="preserve">ependendo da altura em que o braço </w:t>
      </w:r>
      <w:r w:rsidR="00AF0B31">
        <w:t>se encontra</w:t>
      </w:r>
      <w:r w:rsidR="00FD5EEC">
        <w:t xml:space="preserve"> </w:t>
      </w:r>
      <w:r w:rsidR="00007E26">
        <w:t xml:space="preserve">é possível visualizar todo o tabuleiro ou parte </w:t>
      </w:r>
      <w:r w:rsidR="00AF0B31">
        <w:t>dele</w:t>
      </w:r>
      <w:r w:rsidR="00007E26">
        <w:t xml:space="preserve">. </w:t>
      </w:r>
      <w:r w:rsidR="00A80B12">
        <w:t xml:space="preserve">Observa-se </w:t>
      </w:r>
      <w:r w:rsidR="00836C49">
        <w:t xml:space="preserve">também </w:t>
      </w:r>
      <w:r w:rsidR="00A80B12">
        <w:t>que</w:t>
      </w:r>
      <w:r w:rsidR="00AF0B31">
        <w:t xml:space="preserve"> o trabalho de Jain (2015) </w:t>
      </w:r>
      <w:r w:rsidR="00444CF3">
        <w:t xml:space="preserve">utilizou um </w:t>
      </w:r>
      <w:proofErr w:type="spellStart"/>
      <w:r w:rsidR="00444CF3">
        <w:t>fototransistor</w:t>
      </w:r>
      <w:proofErr w:type="spellEnd"/>
      <w:r w:rsidR="00994122">
        <w:t>,</w:t>
      </w:r>
      <w:r w:rsidR="00444CF3">
        <w:t xml:space="preserve"> </w:t>
      </w:r>
      <w:r w:rsidR="0086159E">
        <w:t xml:space="preserve">que permite visualizar </w:t>
      </w:r>
      <w:r w:rsidR="00444CF3">
        <w:t>célula por célula do tabuleiro, obrigando a</w:t>
      </w:r>
      <w:r w:rsidR="00E05419">
        <w:t xml:space="preserve"> realizar</w:t>
      </w:r>
      <w:r w:rsidR="00444CF3">
        <w:t xml:space="preserve"> o</w:t>
      </w:r>
      <w:r w:rsidR="00994122">
        <w:t xml:space="preserve"> deslocamento pelo</w:t>
      </w:r>
      <w:r w:rsidR="00444CF3">
        <w:t xml:space="preserve"> tabuleiro</w:t>
      </w:r>
      <w:r w:rsidR="00994122">
        <w:t xml:space="preserve"> para conseguir extrair as informa</w:t>
      </w:r>
      <w:r w:rsidR="00B630D8">
        <w:t>ções</w:t>
      </w:r>
      <w:r w:rsidR="00994122">
        <w:t>.</w:t>
      </w:r>
      <w:r w:rsidR="008160E6">
        <w:t xml:space="preserve"> </w:t>
      </w:r>
      <w:proofErr w:type="spellStart"/>
      <w:r w:rsidR="008160E6" w:rsidRPr="009D6BB7">
        <w:t>Aliane</w:t>
      </w:r>
      <w:proofErr w:type="spellEnd"/>
      <w:r w:rsidR="008160E6" w:rsidRPr="009D6BB7">
        <w:t xml:space="preserve"> e </w:t>
      </w:r>
      <w:proofErr w:type="spellStart"/>
      <w:r w:rsidR="008160E6" w:rsidRPr="009D6BB7">
        <w:t>Bemposta</w:t>
      </w:r>
      <w:proofErr w:type="spellEnd"/>
      <w:r w:rsidR="008160E6" w:rsidRPr="009D6BB7">
        <w:t xml:space="preserve"> (2011)</w:t>
      </w:r>
      <w:r w:rsidR="008160E6">
        <w:t xml:space="preserve"> </w:t>
      </w:r>
      <w:r w:rsidR="00E127AC">
        <w:t>utiliz</w:t>
      </w:r>
      <w:r w:rsidR="00836C49">
        <w:t>aram</w:t>
      </w:r>
      <w:r w:rsidR="00E127AC">
        <w:t xml:space="preserve"> uma </w:t>
      </w:r>
      <w:r w:rsidR="002A3CF5">
        <w:t>câmera</w:t>
      </w:r>
      <w:r w:rsidR="00E127AC">
        <w:t xml:space="preserve"> monocromática </w:t>
      </w:r>
      <w:del w:id="116" w:author="Andreza Sartori" w:date="2020-10-30T16:05:00Z">
        <w:r w:rsidR="00E127AC" w:rsidDel="00357F34">
          <w:delText xml:space="preserve">que fica </w:delText>
        </w:r>
      </w:del>
      <w:r w:rsidR="00E127AC">
        <w:t xml:space="preserve">acoplada </w:t>
      </w:r>
      <w:r w:rsidR="002A3CF5">
        <w:t xml:space="preserve">em um pedestal fixo, </w:t>
      </w:r>
      <w:r w:rsidR="00525A50">
        <w:t>possibilitando assim a</w:t>
      </w:r>
      <w:r w:rsidR="00E05419">
        <w:t xml:space="preserve"> </w:t>
      </w:r>
      <w:r w:rsidR="00830DB0">
        <w:t>v</w:t>
      </w:r>
      <w:commentRangeStart w:id="117"/>
      <w:r w:rsidR="00830DB0">
        <w:t>isualiza</w:t>
      </w:r>
      <w:r w:rsidR="00202D33">
        <w:t>r</w:t>
      </w:r>
      <w:r w:rsidR="002A3CF5">
        <w:t xml:space="preserve"> </w:t>
      </w:r>
      <w:r w:rsidR="00525A50">
        <w:t xml:space="preserve">de </w:t>
      </w:r>
      <w:r w:rsidR="002A3CF5">
        <w:t xml:space="preserve">todo </w:t>
      </w:r>
      <w:commentRangeEnd w:id="117"/>
      <w:r w:rsidR="007F3067">
        <w:rPr>
          <w:rStyle w:val="Refdecomentrio"/>
        </w:rPr>
        <w:commentReference w:id="117"/>
      </w:r>
      <w:r w:rsidR="002A3CF5">
        <w:t>o tabuleiro</w:t>
      </w:r>
      <w:r w:rsidR="00830DB0">
        <w:t>.</w:t>
      </w:r>
    </w:p>
    <w:p w14:paraId="411FBF56" w14:textId="7806B166" w:rsidR="00F80350" w:rsidRDefault="00DE01F5" w:rsidP="007D4D8A">
      <w:pPr>
        <w:pStyle w:val="TF-TEXTO"/>
      </w:pPr>
      <w:r>
        <w:t>Outro aspecto comparado é a definição de melhor jogada</w:t>
      </w:r>
      <w:r w:rsidR="00C66C61">
        <w:t xml:space="preserve">. No estudo de </w:t>
      </w:r>
      <w:r w:rsidR="00C66C61" w:rsidRPr="00787515">
        <w:t>Toro, Robles-</w:t>
      </w:r>
      <w:proofErr w:type="spellStart"/>
      <w:r w:rsidR="00C66C61" w:rsidRPr="00787515">
        <w:t>Algarín</w:t>
      </w:r>
      <w:proofErr w:type="spellEnd"/>
      <w:r w:rsidR="00C66C61" w:rsidRPr="00787515">
        <w:t xml:space="preserve"> e Rodríguez-Álvarez (2019)</w:t>
      </w:r>
      <w:r w:rsidR="00C66C61">
        <w:t xml:space="preserve"> foi utilizado </w:t>
      </w:r>
      <w:proofErr w:type="spellStart"/>
      <w:r w:rsidR="004A1A97">
        <w:t>Stockfish</w:t>
      </w:r>
      <w:proofErr w:type="spellEnd"/>
      <w:r w:rsidR="004A1A97">
        <w:t xml:space="preserve"> </w:t>
      </w:r>
      <w:proofErr w:type="spellStart"/>
      <w:r w:rsidR="004A1A97">
        <w:t>Chess</w:t>
      </w:r>
      <w:proofErr w:type="spellEnd"/>
      <w:r w:rsidR="004A1A97">
        <w:t xml:space="preserve"> </w:t>
      </w:r>
      <w:proofErr w:type="spellStart"/>
      <w:r w:rsidR="004A1A97">
        <w:t>Engine</w:t>
      </w:r>
      <w:proofErr w:type="spellEnd"/>
      <w:r w:rsidR="002B2C26">
        <w:t xml:space="preserve">, </w:t>
      </w:r>
      <w:r w:rsidR="00C80610" w:rsidRPr="00C80610">
        <w:t>Jain (2015)</w:t>
      </w:r>
      <w:r w:rsidR="00C80610">
        <w:t xml:space="preserve"> utilizou o algoritmo </w:t>
      </w:r>
      <w:proofErr w:type="spellStart"/>
      <w:r w:rsidR="00C80610">
        <w:t>Minimax</w:t>
      </w:r>
      <w:proofErr w:type="spellEnd"/>
      <w:r w:rsidR="000935C2">
        <w:t xml:space="preserve"> e </w:t>
      </w:r>
      <w:proofErr w:type="spellStart"/>
      <w:r w:rsidR="000935C2" w:rsidRPr="009D6BB7">
        <w:t>Aliane</w:t>
      </w:r>
      <w:proofErr w:type="spellEnd"/>
      <w:r w:rsidR="000935C2" w:rsidRPr="009D6BB7">
        <w:t xml:space="preserve"> e </w:t>
      </w:r>
      <w:proofErr w:type="spellStart"/>
      <w:r w:rsidR="000935C2" w:rsidRPr="009D6BB7">
        <w:t>Bemposta</w:t>
      </w:r>
      <w:proofErr w:type="spellEnd"/>
      <w:r w:rsidR="000935C2" w:rsidRPr="009D6BB7">
        <w:t xml:space="preserve"> (2011)</w:t>
      </w:r>
      <w:r w:rsidR="000935C2">
        <w:t xml:space="preserve"> utiliz</w:t>
      </w:r>
      <w:r w:rsidR="00D86A75">
        <w:t>aram</w:t>
      </w:r>
      <w:r w:rsidR="000935C2">
        <w:t xml:space="preserve"> o </w:t>
      </w:r>
      <w:r w:rsidR="007B4DA3">
        <w:t>algoritmo</w:t>
      </w:r>
      <w:r w:rsidR="000935C2">
        <w:t xml:space="preserve"> de </w:t>
      </w:r>
      <w:proofErr w:type="spellStart"/>
      <w:r w:rsidR="000935C2">
        <w:t>Minimax</w:t>
      </w:r>
      <w:proofErr w:type="spellEnd"/>
      <w:r w:rsidR="000935C2">
        <w:t xml:space="preserve"> com poda.</w:t>
      </w:r>
      <w:r w:rsidR="00246E9A">
        <w:t xml:space="preserve"> </w:t>
      </w:r>
      <w:r w:rsidR="00F80350">
        <w:t xml:space="preserve">Para identificação e classificação dos objetos no trabalhado </w:t>
      </w:r>
      <w:r w:rsidR="004D6119">
        <w:t xml:space="preserve">de </w:t>
      </w:r>
      <w:r w:rsidR="004D6119" w:rsidRPr="00787515">
        <w:t>Toro, Robles-</w:t>
      </w:r>
      <w:proofErr w:type="spellStart"/>
      <w:r w:rsidR="004D6119" w:rsidRPr="00787515">
        <w:t>Algarín</w:t>
      </w:r>
      <w:proofErr w:type="spellEnd"/>
      <w:r w:rsidR="004D6119" w:rsidRPr="00787515">
        <w:t xml:space="preserve"> e Rodríguez-Álvarez (2019)</w:t>
      </w:r>
      <w:r w:rsidR="004D6119">
        <w:t xml:space="preserve"> </w:t>
      </w:r>
      <w:del w:id="118" w:author="Andreza Sartori" w:date="2020-10-30T16:08:00Z">
        <w:r w:rsidR="002D1CF7" w:rsidDel="00003DF3">
          <w:delText xml:space="preserve">se </w:delText>
        </w:r>
      </w:del>
      <w:r w:rsidR="004D6119">
        <w:t>utiliz</w:t>
      </w:r>
      <w:r w:rsidR="002D1CF7">
        <w:t>aram</w:t>
      </w:r>
      <w:r w:rsidR="004D6119">
        <w:t xml:space="preserve"> </w:t>
      </w:r>
      <w:del w:id="119" w:author="Andreza Sartori" w:date="2020-10-30T16:08:00Z">
        <w:r w:rsidR="004D6119" w:rsidDel="00A214FA">
          <w:delText>d</w:delText>
        </w:r>
      </w:del>
      <w:r w:rsidR="004D6119">
        <w:t xml:space="preserve">o algoritmo de </w:t>
      </w:r>
      <w:proofErr w:type="spellStart"/>
      <w:r w:rsidR="004D6119">
        <w:t>Canny</w:t>
      </w:r>
      <w:proofErr w:type="spellEnd"/>
      <w:r w:rsidR="004D6119">
        <w:t xml:space="preserve">, </w:t>
      </w:r>
      <w:r w:rsidR="00BA211D">
        <w:t xml:space="preserve">Transformada de </w:t>
      </w:r>
      <w:proofErr w:type="spellStart"/>
      <w:r w:rsidR="00BA211D">
        <w:t>Hough</w:t>
      </w:r>
      <w:proofErr w:type="spellEnd"/>
      <w:r w:rsidR="00BA211D">
        <w:t xml:space="preserve">, </w:t>
      </w:r>
      <w:r w:rsidR="007C29CE" w:rsidRPr="007C29CE">
        <w:t xml:space="preserve">Kernel </w:t>
      </w:r>
      <w:proofErr w:type="spellStart"/>
      <w:r w:rsidR="007C29CE" w:rsidRPr="007C29CE">
        <w:t>Density</w:t>
      </w:r>
      <w:proofErr w:type="spellEnd"/>
      <w:r w:rsidR="007C29CE" w:rsidRPr="007C29CE">
        <w:t xml:space="preserve"> </w:t>
      </w:r>
      <w:proofErr w:type="spellStart"/>
      <w:r w:rsidR="007C29CE" w:rsidRPr="007C29CE">
        <w:t>Estimation</w:t>
      </w:r>
      <w:proofErr w:type="spellEnd"/>
      <w:r w:rsidR="00A566FC">
        <w:t xml:space="preserve"> (KDE) e </w:t>
      </w:r>
      <w:r w:rsidR="00C726BA">
        <w:t xml:space="preserve">uma </w:t>
      </w:r>
      <w:del w:id="120" w:author="Andreza Sartori" w:date="2020-10-30T16:08:00Z">
        <w:r w:rsidR="00C726BA" w:rsidDel="00A214FA">
          <w:delText xml:space="preserve">rede </w:delText>
        </w:r>
      </w:del>
      <w:ins w:id="121" w:author="Andreza Sartori" w:date="2020-10-30T16:08:00Z">
        <w:r w:rsidR="00A214FA">
          <w:t>R</w:t>
        </w:r>
        <w:r w:rsidR="00A214FA">
          <w:t xml:space="preserve">ede </w:t>
        </w:r>
      </w:ins>
      <w:del w:id="122" w:author="Andreza Sartori" w:date="2020-10-30T16:08:00Z">
        <w:r w:rsidR="00C726BA" w:rsidDel="00A214FA">
          <w:delText xml:space="preserve">neural </w:delText>
        </w:r>
      </w:del>
      <w:ins w:id="123" w:author="Andreza Sartori" w:date="2020-10-30T16:08:00Z">
        <w:r w:rsidR="00A214FA">
          <w:t>N</w:t>
        </w:r>
        <w:r w:rsidR="00A214FA">
          <w:t xml:space="preserve">eural </w:t>
        </w:r>
      </w:ins>
      <w:del w:id="124" w:author="Andreza Sartori" w:date="2020-10-30T16:08:00Z">
        <w:r w:rsidR="002E72A9" w:rsidDel="00A214FA">
          <w:delText>convolucional</w:delText>
        </w:r>
      </w:del>
      <w:ins w:id="125" w:author="Andreza Sartori" w:date="2020-10-30T16:08:00Z">
        <w:r w:rsidR="00A214FA">
          <w:t>C</w:t>
        </w:r>
        <w:r w:rsidR="00A214FA">
          <w:t>onvolucional</w:t>
        </w:r>
      </w:ins>
      <w:r w:rsidR="00C726BA">
        <w:t xml:space="preserve">. </w:t>
      </w:r>
      <w:r w:rsidR="00C726BA" w:rsidRPr="00C80610">
        <w:t>Jain (2015)</w:t>
      </w:r>
      <w:r w:rsidR="00C726BA">
        <w:t xml:space="preserve"> utilizou o </w:t>
      </w:r>
      <w:commentRangeStart w:id="126"/>
      <w:r w:rsidR="00C726BA">
        <w:t xml:space="preserve">algoritmo de </w:t>
      </w:r>
      <w:proofErr w:type="spellStart"/>
      <w:r w:rsidR="00116693">
        <w:t>T</w:t>
      </w:r>
      <w:r w:rsidR="00F110EE">
        <w:t>hresholding</w:t>
      </w:r>
      <w:commentRangeEnd w:id="126"/>
      <w:proofErr w:type="spellEnd"/>
      <w:r w:rsidR="008E7A9C">
        <w:rPr>
          <w:rStyle w:val="Refdecomentrio"/>
        </w:rPr>
        <w:commentReference w:id="126"/>
      </w:r>
      <w:r w:rsidR="00F110EE">
        <w:t xml:space="preserve">, </w:t>
      </w:r>
      <w:r w:rsidR="00116693">
        <w:t xml:space="preserve">alguma técnica de </w:t>
      </w:r>
      <w:r w:rsidR="00F110EE">
        <w:t>segmentação</w:t>
      </w:r>
      <w:r w:rsidR="00116693">
        <w:t xml:space="preserve"> que não foi informada</w:t>
      </w:r>
      <w:r w:rsidR="00F110EE">
        <w:t xml:space="preserve">, e o algoritmo de </w:t>
      </w:r>
      <w:proofErr w:type="spellStart"/>
      <w:r w:rsidR="00116693">
        <w:t>T</w:t>
      </w:r>
      <w:r w:rsidR="00F110EE">
        <w:t>hinning</w:t>
      </w:r>
      <w:proofErr w:type="spellEnd"/>
      <w:r w:rsidR="00F110EE">
        <w:t xml:space="preserve">, </w:t>
      </w:r>
      <w:r w:rsidR="00227695">
        <w:t>compar</w:t>
      </w:r>
      <w:r w:rsidR="00674E2B">
        <w:t>ando</w:t>
      </w:r>
      <w:r w:rsidR="00227695" w:rsidRPr="00893FF6">
        <w:t xml:space="preserve"> a largura, posição, direção</w:t>
      </w:r>
      <w:r w:rsidR="00227695">
        <w:t xml:space="preserve"> e número de</w:t>
      </w:r>
      <w:r w:rsidR="00227695" w:rsidRPr="00893FF6">
        <w:t xml:space="preserve"> pontos</w:t>
      </w:r>
      <w:r w:rsidR="00227695">
        <w:t>.</w:t>
      </w:r>
      <w:r w:rsidR="00C2557B">
        <w:t xml:space="preserve"> O trabalho de </w:t>
      </w:r>
      <w:proofErr w:type="spellStart"/>
      <w:r w:rsidR="006B3B94" w:rsidRPr="009D6BB7">
        <w:t>Aliane</w:t>
      </w:r>
      <w:proofErr w:type="spellEnd"/>
      <w:r w:rsidR="006B3B94" w:rsidRPr="009D6BB7">
        <w:t xml:space="preserve"> e </w:t>
      </w:r>
      <w:proofErr w:type="spellStart"/>
      <w:r w:rsidR="006B3B94" w:rsidRPr="009D6BB7">
        <w:t>Bemposta</w:t>
      </w:r>
      <w:proofErr w:type="spellEnd"/>
      <w:r w:rsidR="006B3B94" w:rsidRPr="009D6BB7">
        <w:t xml:space="preserve"> (2011)</w:t>
      </w:r>
      <w:r w:rsidR="006B3B94">
        <w:t xml:space="preserve"> não apresentou o detalhamento da técnica utilizada.</w:t>
      </w:r>
    </w:p>
    <w:p w14:paraId="3DC5158B" w14:textId="58F569EF" w:rsidR="00B9571A" w:rsidRDefault="002A2707" w:rsidP="007D4D8A">
      <w:pPr>
        <w:pStyle w:val="TF-TEXTO"/>
      </w:pPr>
      <w:r>
        <w:lastRenderedPageBreak/>
        <w:t>Por fim</w:t>
      </w:r>
      <w:r w:rsidR="004F3B09">
        <w:t>,</w:t>
      </w:r>
      <w:r>
        <w:t xml:space="preserve"> </w:t>
      </w:r>
      <w:del w:id="127" w:author="Andreza Sartori" w:date="2020-10-30T16:10:00Z">
        <w:r w:rsidR="00850EB9" w:rsidDel="00933F8F">
          <w:delText>percebe</w:delText>
        </w:r>
      </w:del>
      <w:ins w:id="128" w:author="Andreza Sartori" w:date="2020-10-30T16:10:00Z">
        <w:r w:rsidR="00933F8F">
          <w:t>observou</w:t>
        </w:r>
      </w:ins>
      <w:r w:rsidR="00850EB9">
        <w:t xml:space="preserve">-se que </w:t>
      </w:r>
      <w:r w:rsidR="002B2DDE">
        <w:t xml:space="preserve">para movimentação, </w:t>
      </w:r>
      <w:r w:rsidR="002B2DDE" w:rsidRPr="00787515">
        <w:t>Toro, Robles-</w:t>
      </w:r>
      <w:proofErr w:type="spellStart"/>
      <w:r w:rsidR="002B2DDE" w:rsidRPr="00787515">
        <w:t>Algarín</w:t>
      </w:r>
      <w:proofErr w:type="spellEnd"/>
      <w:r w:rsidR="002B2DDE" w:rsidRPr="00787515">
        <w:t xml:space="preserve"> e Rodríguez-Álvarez</w:t>
      </w:r>
      <w:r w:rsidR="002B2DDE">
        <w:t xml:space="preserve"> </w:t>
      </w:r>
      <w:r w:rsidR="00D16EE8">
        <w:t>montaram</w:t>
      </w:r>
      <w:r w:rsidR="00656C8E">
        <w:t xml:space="preserve"> o seu pr</w:t>
      </w:r>
      <w:r w:rsidR="00D16EE8">
        <w:t>ó</w:t>
      </w:r>
      <w:r w:rsidR="00656C8E">
        <w:t xml:space="preserve">prio </w:t>
      </w:r>
      <w:r w:rsidR="00D16EE8">
        <w:t xml:space="preserve">dispositivo, para tal foi </w:t>
      </w:r>
      <w:r w:rsidR="00247BDD">
        <w:t>necessário um</w:t>
      </w:r>
      <w:r w:rsidR="00D16EE8">
        <w:t xml:space="preserve"> </w:t>
      </w:r>
      <w:r w:rsidR="009051C3" w:rsidRPr="009051C3">
        <w:t>Arduino Mega, uma câmera, dois motores de paços TB6560 e quatro pegadores.</w:t>
      </w:r>
      <w:r w:rsidR="00247BDD">
        <w:t xml:space="preserve"> Já </w:t>
      </w:r>
      <w:r w:rsidR="00247BDD" w:rsidRPr="00C80610">
        <w:t>Jain (2015)</w:t>
      </w:r>
      <w:r w:rsidR="00247BDD">
        <w:t xml:space="preserve"> utilizou um K</w:t>
      </w:r>
      <w:r w:rsidR="00422FB9">
        <w:t xml:space="preserve">it Lego </w:t>
      </w:r>
      <w:proofErr w:type="spellStart"/>
      <w:r w:rsidR="00422FB9">
        <w:t>Mindstorms</w:t>
      </w:r>
      <w:proofErr w:type="spellEnd"/>
      <w:r w:rsidR="00255237">
        <w:t xml:space="preserve"> composto por um </w:t>
      </w:r>
      <w:proofErr w:type="spellStart"/>
      <w:r w:rsidR="00255237">
        <w:t>Bricks</w:t>
      </w:r>
      <w:proofErr w:type="spellEnd"/>
      <w:r w:rsidR="00255237">
        <w:t xml:space="preserve"> NXT</w:t>
      </w:r>
      <w:r w:rsidR="00B66B84">
        <w:t xml:space="preserve"> e </w:t>
      </w:r>
      <w:proofErr w:type="spellStart"/>
      <w:r w:rsidR="00B66B84" w:rsidRPr="009D6BB7">
        <w:t>Aliane</w:t>
      </w:r>
      <w:proofErr w:type="spellEnd"/>
      <w:r w:rsidR="00B66B84" w:rsidRPr="009D6BB7">
        <w:t xml:space="preserve"> e </w:t>
      </w:r>
      <w:proofErr w:type="spellStart"/>
      <w:r w:rsidR="00B66B84" w:rsidRPr="009D6BB7">
        <w:t>Bemposta</w:t>
      </w:r>
      <w:proofErr w:type="spellEnd"/>
      <w:r w:rsidR="00B66B84" w:rsidRPr="009D6BB7">
        <w:t xml:space="preserve"> (2011)</w:t>
      </w:r>
      <w:r w:rsidR="004D3A08">
        <w:t xml:space="preserve"> utilizou o </w:t>
      </w:r>
      <w:r w:rsidR="004D3A08" w:rsidRPr="00C348A2">
        <w:t>SCORBOT-ER IX</w:t>
      </w:r>
      <w:r w:rsidR="00115AFD">
        <w:t>.</w:t>
      </w:r>
    </w:p>
    <w:p w14:paraId="5F928ED6" w14:textId="026D927D" w:rsidR="00B86421" w:rsidRDefault="004718B6" w:rsidP="00FD492B">
      <w:pPr>
        <w:pStyle w:val="TF-TEXTO"/>
        <w:rPr>
          <w:highlight w:val="yellow"/>
        </w:rPr>
      </w:pPr>
      <w:r>
        <w:t>A partir das</w:t>
      </w:r>
      <w:r w:rsidR="0081684A">
        <w:t xml:space="preserve"> características </w:t>
      </w:r>
      <w:r>
        <w:t>descrit</w:t>
      </w:r>
      <w:r w:rsidR="0081684A">
        <w:t>as</w:t>
      </w:r>
      <w:r>
        <w:t xml:space="preserve"> acima, e</w:t>
      </w:r>
      <w:r w:rsidR="001459DA">
        <w:t xml:space="preserve">ste trabalho se torna relevante </w:t>
      </w:r>
      <w:r w:rsidR="0060386D">
        <w:t xml:space="preserve">pelo fato de disponibilizar um </w:t>
      </w:r>
      <w:r w:rsidR="00BB3C33">
        <w:t xml:space="preserve">dispositivo que seja capaz de jogar </w:t>
      </w:r>
      <w:r w:rsidR="00366284">
        <w:t xml:space="preserve">partidas de </w:t>
      </w:r>
      <w:r w:rsidR="00BB3C33">
        <w:t>dominó</w:t>
      </w:r>
      <w:r w:rsidR="0081684A">
        <w:t xml:space="preserve"> contra humanos de forma automática</w:t>
      </w:r>
      <w:r w:rsidR="00BE2B6F">
        <w:t xml:space="preserve">, assim permitindo que pessoas possam </w:t>
      </w:r>
      <w:r w:rsidR="00AA7C20">
        <w:t xml:space="preserve">jogar de forma individualizada, </w:t>
      </w:r>
      <w:r w:rsidR="00BE2B6F">
        <w:t>se diverti</w:t>
      </w:r>
      <w:r w:rsidR="00AA7C20">
        <w:t>ndo</w:t>
      </w:r>
      <w:r w:rsidR="00367B2C">
        <w:t xml:space="preserve"> ou </w:t>
      </w:r>
      <w:r w:rsidR="005E7A1A">
        <w:t>melhora</w:t>
      </w:r>
      <w:r w:rsidR="00CE367D">
        <w:t>ndo</w:t>
      </w:r>
      <w:r w:rsidR="005E7A1A">
        <w:t xml:space="preserve"> sua </w:t>
      </w:r>
      <w:r w:rsidR="00706F8B">
        <w:t>habilidade</w:t>
      </w:r>
      <w:r w:rsidR="005E7A1A">
        <w:t xml:space="preserve"> </w:t>
      </w:r>
      <w:r w:rsidR="00C6453D">
        <w:t>no</w:t>
      </w:r>
      <w:r w:rsidR="005E7A1A">
        <w:t xml:space="preserve"> jogo</w:t>
      </w:r>
      <w:r w:rsidR="00CC71D4">
        <w:t>,</w:t>
      </w:r>
      <w:r w:rsidR="0002308A">
        <w:t xml:space="preserve"> </w:t>
      </w:r>
      <w:r w:rsidR="00CC71D4">
        <w:t>o</w:t>
      </w:r>
      <w:r w:rsidR="003405BD">
        <w:t xml:space="preserve">u até mesmo </w:t>
      </w:r>
      <w:r w:rsidR="00C6453D">
        <w:t>podendo</w:t>
      </w:r>
      <w:r w:rsidR="003405BD">
        <w:t xml:space="preserve"> </w:t>
      </w:r>
      <w:r w:rsidR="00806D0E">
        <w:t xml:space="preserve">servir de distração para pessoas que </w:t>
      </w:r>
      <w:r w:rsidR="00CC71D4">
        <w:t xml:space="preserve">vivem sozinhas. </w:t>
      </w:r>
      <w:r w:rsidR="00D5203D">
        <w:t xml:space="preserve">Além </w:t>
      </w:r>
      <w:r w:rsidR="00E4389D">
        <w:t>disso</w:t>
      </w:r>
      <w:r w:rsidR="0002308A">
        <w:t>,</w:t>
      </w:r>
      <w:r w:rsidR="00BC49FD">
        <w:t xml:space="preserve"> </w:t>
      </w:r>
      <w:r w:rsidR="00E4389D">
        <w:t>em termos técnicos</w:t>
      </w:r>
      <w:r w:rsidR="00402B73">
        <w:t>,</w:t>
      </w:r>
      <w:r w:rsidR="00E4389D">
        <w:t xml:space="preserve"> </w:t>
      </w:r>
      <w:r w:rsidR="00644BF5">
        <w:t xml:space="preserve">este </w:t>
      </w:r>
      <w:r w:rsidR="00BC49FD">
        <w:t xml:space="preserve">trabalho </w:t>
      </w:r>
      <w:r w:rsidR="00BC49FD" w:rsidRPr="0081265C">
        <w:t>proposto</w:t>
      </w:r>
      <w:r w:rsidR="001979A5" w:rsidRPr="0081265C">
        <w:t xml:space="preserve"> </w:t>
      </w:r>
      <w:r w:rsidR="00C458BD" w:rsidRPr="0081265C">
        <w:t>trará contribuições práticas</w:t>
      </w:r>
      <w:r w:rsidR="009A71B6" w:rsidRPr="0081265C">
        <w:t xml:space="preserve"> para futuras implementações </w:t>
      </w:r>
      <w:r w:rsidR="005823E0" w:rsidRPr="0081265C">
        <w:t>a respeito</w:t>
      </w:r>
      <w:r w:rsidR="00C458BD" w:rsidRPr="0081265C">
        <w:t xml:space="preserve"> </w:t>
      </w:r>
      <w:r w:rsidR="005823E0" w:rsidRPr="0081265C">
        <w:t>d</w:t>
      </w:r>
      <w:r w:rsidR="00BC49FD" w:rsidRPr="0081265C">
        <w:t>a utilização de</w:t>
      </w:r>
      <w:r w:rsidR="007A4AAA" w:rsidRPr="0081265C">
        <w:t xml:space="preserve"> </w:t>
      </w:r>
      <w:del w:id="129" w:author="Andreza Sartori" w:date="2020-10-30T16:11:00Z">
        <w:r w:rsidR="007A4AAA" w:rsidRPr="0081265C" w:rsidDel="005B597A">
          <w:delText>r</w:delText>
        </w:r>
      </w:del>
      <w:ins w:id="130" w:author="Andreza Sartori" w:date="2020-10-30T16:11:00Z">
        <w:r w:rsidR="005B597A">
          <w:t>R</w:t>
        </w:r>
      </w:ins>
      <w:r w:rsidR="007A4AAA" w:rsidRPr="0081265C">
        <w:t>ede</w:t>
      </w:r>
      <w:r w:rsidR="0081265C" w:rsidRPr="0081265C">
        <w:t>s</w:t>
      </w:r>
      <w:r w:rsidR="007A4AAA" w:rsidRPr="0081265C">
        <w:t xml:space="preserve"> </w:t>
      </w:r>
      <w:del w:id="131" w:author="Andreza Sartori" w:date="2020-10-30T16:11:00Z">
        <w:r w:rsidR="007A4AAA" w:rsidRPr="0081265C" w:rsidDel="005B597A">
          <w:delText>neura</w:delText>
        </w:r>
        <w:r w:rsidR="0081265C" w:rsidRPr="0081265C" w:rsidDel="005B597A">
          <w:delText>is</w:delText>
        </w:r>
        <w:r w:rsidR="007A4AAA" w:rsidRPr="0081265C" w:rsidDel="005B597A">
          <w:delText xml:space="preserve"> </w:delText>
        </w:r>
      </w:del>
      <w:ins w:id="132" w:author="Andreza Sartori" w:date="2020-10-30T16:11:00Z">
        <w:r w:rsidR="005B597A">
          <w:t>N</w:t>
        </w:r>
        <w:r w:rsidR="005B597A" w:rsidRPr="0081265C">
          <w:t xml:space="preserve">eurais </w:t>
        </w:r>
      </w:ins>
      <w:del w:id="133" w:author="Andreza Sartori" w:date="2020-10-30T16:11:00Z">
        <w:r w:rsidR="007A4AAA" w:rsidRPr="0081265C" w:rsidDel="005B597A">
          <w:delText>convoluciona</w:delText>
        </w:r>
        <w:r w:rsidR="0081265C" w:rsidRPr="0081265C" w:rsidDel="005B597A">
          <w:delText>is</w:delText>
        </w:r>
        <w:r w:rsidR="00300955" w:rsidRPr="0081265C" w:rsidDel="005B597A">
          <w:delText xml:space="preserve"> </w:delText>
        </w:r>
      </w:del>
      <w:ins w:id="134" w:author="Andreza Sartori" w:date="2020-10-30T16:11:00Z">
        <w:r w:rsidR="005B597A">
          <w:t>C</w:t>
        </w:r>
        <w:r w:rsidR="005B597A" w:rsidRPr="0081265C">
          <w:t xml:space="preserve">onvolucionais </w:t>
        </w:r>
      </w:ins>
      <w:r w:rsidR="00300955" w:rsidRPr="0081265C">
        <w:t>para segmentação e classificação</w:t>
      </w:r>
      <w:r w:rsidR="00F13114" w:rsidRPr="0081265C">
        <w:t xml:space="preserve">, </w:t>
      </w:r>
      <w:r w:rsidR="00B86421" w:rsidRPr="0081265C">
        <w:t xml:space="preserve">o </w:t>
      </w:r>
      <w:r w:rsidR="00F13114" w:rsidRPr="0081265C">
        <w:t xml:space="preserve">algoritmo </w:t>
      </w:r>
      <w:proofErr w:type="spellStart"/>
      <w:r w:rsidR="00F13114" w:rsidRPr="0081265C">
        <w:t>Minimax</w:t>
      </w:r>
      <w:proofErr w:type="spellEnd"/>
      <w:r w:rsidR="00F13114" w:rsidRPr="0081265C">
        <w:t xml:space="preserve"> </w:t>
      </w:r>
      <w:r w:rsidR="00B86421" w:rsidRPr="0081265C">
        <w:t>será utilizado para definir qual a melhor peça a ser jogada,</w:t>
      </w:r>
      <w:r w:rsidR="00A66519">
        <w:t xml:space="preserve"> </w:t>
      </w:r>
      <w:r w:rsidR="00992110">
        <w:t xml:space="preserve">a </w:t>
      </w:r>
      <w:r w:rsidR="00A66519">
        <w:t xml:space="preserve">extração da </w:t>
      </w:r>
      <w:r w:rsidR="00D8780C">
        <w:t>localização espacial</w:t>
      </w:r>
      <w:r w:rsidR="00362C87">
        <w:t xml:space="preserve">, </w:t>
      </w:r>
      <w:r w:rsidR="0056738E">
        <w:t xml:space="preserve">a </w:t>
      </w:r>
      <w:r w:rsidR="00362C87">
        <w:t>geração dos comandos necessários para realizar a movimentação e por último</w:t>
      </w:r>
      <w:r w:rsidR="00823E37">
        <w:t>,</w:t>
      </w:r>
      <w:r w:rsidR="00362C87">
        <w:t xml:space="preserve"> porém não menos importante</w:t>
      </w:r>
      <w:r w:rsidR="00B855EF">
        <w:t>,</w:t>
      </w:r>
      <w:r w:rsidR="00362C87">
        <w:t xml:space="preserve"> a movimentação da peça em si.</w:t>
      </w:r>
    </w:p>
    <w:p w14:paraId="51E0058B" w14:textId="31D5BC77" w:rsidR="00451B94" w:rsidRPr="004F0092" w:rsidRDefault="00451B94" w:rsidP="00451B94">
      <w:pPr>
        <w:pStyle w:val="Ttulo2"/>
        <w:spacing w:after="120" w:line="240" w:lineRule="auto"/>
        <w:rPr>
          <w:caps w:val="0"/>
          <w:lang w:val="pt-BR"/>
        </w:rPr>
      </w:pPr>
      <w:r w:rsidRPr="004F0092">
        <w:rPr>
          <w:caps w:val="0"/>
          <w:lang w:val="pt-BR"/>
        </w:rPr>
        <w:t>REQUISITOS PRINCIPAIS DO PROBLEMA A SER TRABALHADO</w:t>
      </w:r>
      <w:bookmarkEnd w:id="100"/>
      <w:bookmarkEnd w:id="101"/>
      <w:bookmarkEnd w:id="102"/>
      <w:bookmarkEnd w:id="103"/>
      <w:bookmarkEnd w:id="104"/>
      <w:bookmarkEnd w:id="105"/>
      <w:bookmarkEnd w:id="106"/>
    </w:p>
    <w:p w14:paraId="0259B21A" w14:textId="7779BA67" w:rsidR="00F26278" w:rsidRDefault="001204FE" w:rsidP="001204FE">
      <w:pPr>
        <w:pStyle w:val="TF-TEXTO"/>
      </w:pPr>
      <w:r>
        <w:t>O método a ser desenvolvido</w:t>
      </w:r>
      <w:r w:rsidR="00936973">
        <w:t xml:space="preserve"> está divido em dois </w:t>
      </w:r>
      <w:r w:rsidR="005D0D13">
        <w:t xml:space="preserve">módulos, </w:t>
      </w:r>
      <w:r w:rsidR="00CE325D">
        <w:t>um</w:t>
      </w:r>
      <w:r w:rsidR="007A44BE">
        <w:t xml:space="preserve"> </w:t>
      </w:r>
      <w:r w:rsidR="00066274">
        <w:t xml:space="preserve">responsável </w:t>
      </w:r>
      <w:r w:rsidR="00877EEB">
        <w:t xml:space="preserve">pelo reconhecimento e </w:t>
      </w:r>
      <w:r w:rsidR="00422AA5">
        <w:t xml:space="preserve">definição das jogadas e </w:t>
      </w:r>
      <w:r w:rsidR="00384F40">
        <w:t xml:space="preserve">um hardware </w:t>
      </w:r>
      <w:r w:rsidR="0087611E">
        <w:t xml:space="preserve">para efetuar a </w:t>
      </w:r>
      <w:r w:rsidR="00F9587E">
        <w:t>movimentação/</w:t>
      </w:r>
      <w:r w:rsidR="0087611E">
        <w:t>colocação das peças</w:t>
      </w:r>
      <w:r w:rsidR="00C41166">
        <w:t xml:space="preserve">. </w:t>
      </w:r>
    </w:p>
    <w:p w14:paraId="6FABE1E4" w14:textId="53BBCF94" w:rsidR="001204FE" w:rsidRPr="001204FE" w:rsidRDefault="00752FA4" w:rsidP="001204FE">
      <w:pPr>
        <w:pStyle w:val="TF-TEXTO"/>
      </w:pPr>
      <w:r>
        <w:t xml:space="preserve">O </w:t>
      </w:r>
      <w:r w:rsidR="00F9587E">
        <w:t xml:space="preserve">módulo de reconhecimento e </w:t>
      </w:r>
      <w:r w:rsidR="00646072">
        <w:t>definição das jogadas</w:t>
      </w:r>
      <w:r w:rsidR="00F26278">
        <w:t xml:space="preserve"> </w:t>
      </w:r>
      <w:r w:rsidR="009B7878">
        <w:t>deve</w:t>
      </w:r>
      <w:r w:rsidR="000475DB">
        <w:t>rá</w:t>
      </w:r>
      <w:r w:rsidR="009B7878">
        <w:t>:</w:t>
      </w:r>
    </w:p>
    <w:p w14:paraId="25A61512" w14:textId="262A4659" w:rsidR="00DD2DD0" w:rsidRDefault="00DD2DD0" w:rsidP="00C00520">
      <w:pPr>
        <w:pStyle w:val="TF-ALNEA"/>
        <w:numPr>
          <w:ilvl w:val="0"/>
          <w:numId w:val="25"/>
        </w:numPr>
      </w:pPr>
      <w:r>
        <w:t xml:space="preserve">ser capaz de comunica-se com o hardware </w:t>
      </w:r>
      <w:r w:rsidR="00760A62">
        <w:t xml:space="preserve">utilizando o Bluetooth </w:t>
      </w:r>
      <w:r>
        <w:t xml:space="preserve">para </w:t>
      </w:r>
      <w:r w:rsidR="00874F3A">
        <w:t>capturar</w:t>
      </w:r>
      <w:r>
        <w:t xml:space="preserve"> a foto </w:t>
      </w:r>
      <w:r w:rsidR="00C87F71">
        <w:t xml:space="preserve">do </w:t>
      </w:r>
      <w:r w:rsidR="00F33480">
        <w:t>jogo (</w:t>
      </w:r>
      <w:r w:rsidR="004B6EB4">
        <w:t xml:space="preserve">Requisito Funcional - </w:t>
      </w:r>
      <w:r w:rsidR="00F33480">
        <w:t>R</w:t>
      </w:r>
      <w:r w:rsidR="00760A62">
        <w:t>N</w:t>
      </w:r>
      <w:r w:rsidR="00F33480">
        <w:t>F);</w:t>
      </w:r>
    </w:p>
    <w:p w14:paraId="01A88CBF" w14:textId="5D487C9D" w:rsidR="001204FE" w:rsidRDefault="00FF48B7" w:rsidP="001C1367">
      <w:pPr>
        <w:pStyle w:val="TF-ALNEA"/>
      </w:pPr>
      <w:r>
        <w:t xml:space="preserve">ser capaz </w:t>
      </w:r>
      <w:r w:rsidR="00F805D1">
        <w:t xml:space="preserve">de </w:t>
      </w:r>
      <w:r w:rsidR="00CC6AA5">
        <w:t>segmentar</w:t>
      </w:r>
      <w:r w:rsidR="00646072">
        <w:t>,</w:t>
      </w:r>
      <w:r w:rsidR="00D74E4C">
        <w:t xml:space="preserve"> utilizando </w:t>
      </w:r>
      <w:r w:rsidR="00CC2A46">
        <w:t xml:space="preserve">uma </w:t>
      </w:r>
      <w:proofErr w:type="spellStart"/>
      <w:r w:rsidR="004B6EB4">
        <w:t>Mask</w:t>
      </w:r>
      <w:proofErr w:type="spellEnd"/>
      <w:r w:rsidR="004B6EB4">
        <w:t xml:space="preserve"> R-CNN</w:t>
      </w:r>
      <w:r w:rsidR="00CC6AA5">
        <w:t xml:space="preserve"> (</w:t>
      </w:r>
      <w:r w:rsidR="007D29A7">
        <w:t xml:space="preserve">Requisito Não Funcional - </w:t>
      </w:r>
      <w:r w:rsidR="00CC6AA5">
        <w:t>R</w:t>
      </w:r>
      <w:r w:rsidR="00C53C38">
        <w:t>N</w:t>
      </w:r>
      <w:r w:rsidR="00CC6AA5">
        <w:t>F)</w:t>
      </w:r>
      <w:r w:rsidR="00BC047A">
        <w:t>;</w:t>
      </w:r>
    </w:p>
    <w:p w14:paraId="40E1727E" w14:textId="028711AA" w:rsidR="00C00520" w:rsidRDefault="00C00520" w:rsidP="001C1367">
      <w:pPr>
        <w:pStyle w:val="TF-ALNEA"/>
      </w:pPr>
      <w:r>
        <w:t>ser capaz de classificar as peças de dominó (RF);</w:t>
      </w:r>
    </w:p>
    <w:p w14:paraId="73E4897B" w14:textId="4E7E02ED" w:rsidR="001204FE" w:rsidRDefault="005D43FA" w:rsidP="001C1367">
      <w:pPr>
        <w:pStyle w:val="TF-ALNEA"/>
      </w:pPr>
      <w:r>
        <w:t xml:space="preserve">ser capaz de escolher </w:t>
      </w:r>
      <w:r w:rsidR="001204FE">
        <w:t xml:space="preserve">uma peça </w:t>
      </w:r>
      <w:r>
        <w:t>válida</w:t>
      </w:r>
      <w:r w:rsidR="00C54A0A">
        <w:t>,</w:t>
      </w:r>
      <w:r w:rsidR="00C24806">
        <w:t xml:space="preserve"> utilizando o algoritmo </w:t>
      </w:r>
      <w:proofErr w:type="spellStart"/>
      <w:r w:rsidR="00C24806">
        <w:t>Minimax</w:t>
      </w:r>
      <w:proofErr w:type="spellEnd"/>
      <w:r w:rsidR="00C2311C">
        <w:t xml:space="preserve"> (R</w:t>
      </w:r>
      <w:r w:rsidR="00C24806">
        <w:t>N</w:t>
      </w:r>
      <w:r w:rsidR="00C2311C">
        <w:t>F)</w:t>
      </w:r>
      <w:r w:rsidR="00BC047A">
        <w:t>;</w:t>
      </w:r>
    </w:p>
    <w:p w14:paraId="722A7905" w14:textId="2CE13F0B" w:rsidR="00585BE9" w:rsidRDefault="00733AE1" w:rsidP="001C1367">
      <w:pPr>
        <w:pStyle w:val="TF-ALNEA"/>
      </w:pPr>
      <w:r>
        <w:t>indicar e enviar para</w:t>
      </w:r>
      <w:r w:rsidR="0091580C">
        <w:t xml:space="preserve"> o</w:t>
      </w:r>
      <w:r w:rsidR="00DD2DD0">
        <w:t xml:space="preserve"> hardware </w:t>
      </w:r>
      <w:r w:rsidR="00F66589">
        <w:t>qual peça ser</w:t>
      </w:r>
      <w:r>
        <w:t>á</w:t>
      </w:r>
      <w:r w:rsidR="00F66589">
        <w:t xml:space="preserve"> </w:t>
      </w:r>
      <w:r w:rsidR="007F491D">
        <w:t>movimentada</w:t>
      </w:r>
      <w:r w:rsidR="00DD2DD0">
        <w:t xml:space="preserve"> (RF);</w:t>
      </w:r>
    </w:p>
    <w:p w14:paraId="3B018331" w14:textId="1844B93B" w:rsidR="00585BE9" w:rsidRDefault="00DD1FEA" w:rsidP="001C1367">
      <w:pPr>
        <w:pStyle w:val="TF-ALNEA"/>
      </w:pPr>
      <w:r>
        <w:t xml:space="preserve">utilizar a linguagem Python </w:t>
      </w:r>
      <w:r w:rsidR="00ED5018">
        <w:t xml:space="preserve">e o framework </w:t>
      </w:r>
      <w:proofErr w:type="spellStart"/>
      <w:r w:rsidR="00ED5018">
        <w:t>Flask</w:t>
      </w:r>
      <w:proofErr w:type="spellEnd"/>
      <w:r w:rsidR="00ED5018">
        <w:t xml:space="preserve"> </w:t>
      </w:r>
      <w:r w:rsidR="00585BE9">
        <w:t>(RNF);</w:t>
      </w:r>
    </w:p>
    <w:p w14:paraId="5B847334" w14:textId="7F8479E1" w:rsidR="006265FF" w:rsidRDefault="006265FF" w:rsidP="001C1367">
      <w:pPr>
        <w:pStyle w:val="TF-ALNEA"/>
      </w:pPr>
      <w:r>
        <w:t xml:space="preserve">deve ser utilizado </w:t>
      </w:r>
      <w:r w:rsidR="00D10FA0">
        <w:t xml:space="preserve">a biblioteca </w:t>
      </w:r>
      <w:proofErr w:type="spellStart"/>
      <w:r w:rsidR="005B70E6">
        <w:t>K</w:t>
      </w:r>
      <w:r w:rsidR="007B5970">
        <w:t>eras</w:t>
      </w:r>
      <w:proofErr w:type="spellEnd"/>
      <w:r w:rsidR="007F20FF">
        <w:t xml:space="preserve"> e/ou</w:t>
      </w:r>
      <w:r w:rsidR="007B5970">
        <w:t xml:space="preserve"> </w:t>
      </w:r>
      <w:proofErr w:type="spellStart"/>
      <w:r w:rsidR="005B70E6">
        <w:t>T</w:t>
      </w:r>
      <w:r w:rsidR="007B5970">
        <w:t>ensorflow</w:t>
      </w:r>
      <w:proofErr w:type="spellEnd"/>
      <w:r w:rsidR="007B5970">
        <w:t xml:space="preserve"> para </w:t>
      </w:r>
      <w:r w:rsidR="007F20FF">
        <w:t>segmentação e classificação (RNF);</w:t>
      </w:r>
    </w:p>
    <w:p w14:paraId="1A3A2003" w14:textId="3EF0280C" w:rsidR="00C376C4" w:rsidRDefault="00C376C4" w:rsidP="001C1367">
      <w:pPr>
        <w:pStyle w:val="TF-ALNEA"/>
      </w:pPr>
      <w:r>
        <w:t xml:space="preserve">ser capaz </w:t>
      </w:r>
      <w:r w:rsidR="00A02424">
        <w:t xml:space="preserve">de </w:t>
      </w:r>
      <w:r w:rsidR="00ED1704">
        <w:t>estabelecer a jogada em no máximo 1 minuto (RFN)</w:t>
      </w:r>
      <w:r w:rsidR="00282DD7">
        <w:t>;</w:t>
      </w:r>
    </w:p>
    <w:p w14:paraId="6A55A1BB" w14:textId="7AF4BE6C" w:rsidR="00585BE9" w:rsidRDefault="00AB4BA5" w:rsidP="001C1367">
      <w:pPr>
        <w:pStyle w:val="TF-ALNEA"/>
      </w:pPr>
      <w:r>
        <w:t xml:space="preserve">armazenar os dados </w:t>
      </w:r>
      <w:r w:rsidR="00994FA2">
        <w:t xml:space="preserve">no banco de dados </w:t>
      </w:r>
      <w:proofErr w:type="spellStart"/>
      <w:r>
        <w:t>MongoDB</w:t>
      </w:r>
      <w:proofErr w:type="spellEnd"/>
      <w:r w:rsidR="00994FA2">
        <w:t xml:space="preserve"> </w:t>
      </w:r>
      <w:r w:rsidR="00585BE9">
        <w:t>(RNF).</w:t>
      </w:r>
    </w:p>
    <w:p w14:paraId="1E07A883" w14:textId="44919214" w:rsidR="00585BE9" w:rsidRDefault="00585BE9" w:rsidP="00375ED7">
      <w:pPr>
        <w:pStyle w:val="TF-TEXTO"/>
      </w:pPr>
      <w:r>
        <w:t xml:space="preserve">O </w:t>
      </w:r>
      <w:r w:rsidR="00A75472">
        <w:t xml:space="preserve">hardware de movimentação </w:t>
      </w:r>
      <w:r>
        <w:t>deve</w:t>
      </w:r>
      <w:r w:rsidR="00A75472">
        <w:t>rá</w:t>
      </w:r>
      <w:r>
        <w:t>:</w:t>
      </w:r>
    </w:p>
    <w:p w14:paraId="19F7D35E" w14:textId="61A28F34" w:rsidR="007B5274" w:rsidRDefault="00CE08D5" w:rsidP="00C00520">
      <w:pPr>
        <w:pStyle w:val="TF-ALNEA"/>
        <w:numPr>
          <w:ilvl w:val="0"/>
          <w:numId w:val="26"/>
        </w:numPr>
      </w:pPr>
      <w:r>
        <w:t xml:space="preserve">capturar </w:t>
      </w:r>
      <w:r w:rsidR="007B5274">
        <w:t>foto do jogo em andamento utilizando uma webcam</w:t>
      </w:r>
      <w:r w:rsidR="00943C67">
        <w:t>,</w:t>
      </w:r>
      <w:r>
        <w:t xml:space="preserve"> sendo posicionada</w:t>
      </w:r>
      <w:r w:rsidR="00943C67">
        <w:t xml:space="preserve"> na parte </w:t>
      </w:r>
      <w:r w:rsidR="00D13E20">
        <w:t>superior ou inferior do jogo (RNF)</w:t>
      </w:r>
      <w:r w:rsidR="00005C59">
        <w:t>;</w:t>
      </w:r>
    </w:p>
    <w:p w14:paraId="1F8FC464" w14:textId="5D2C63FA" w:rsidR="00BE533C" w:rsidRPr="007B5274" w:rsidRDefault="0047664D" w:rsidP="001C1367">
      <w:pPr>
        <w:pStyle w:val="TF-ALNEA"/>
      </w:pPr>
      <w:r>
        <w:t xml:space="preserve">ser capaz de estabelecer os </w:t>
      </w:r>
      <w:r w:rsidR="00EB2453">
        <w:t xml:space="preserve">comandos </w:t>
      </w:r>
      <w:r>
        <w:t xml:space="preserve">necessários para </w:t>
      </w:r>
      <w:r w:rsidR="00671787">
        <w:t>movimentação da peça</w:t>
      </w:r>
      <w:r w:rsidR="00F10CB3">
        <w:t xml:space="preserve"> (RF)</w:t>
      </w:r>
      <w:r w:rsidR="00282DD7">
        <w:t>;</w:t>
      </w:r>
    </w:p>
    <w:p w14:paraId="16FE33EE" w14:textId="28D380AD" w:rsidR="00585BE9" w:rsidRDefault="00585BE9" w:rsidP="001C1367">
      <w:pPr>
        <w:pStyle w:val="TF-ALNEA"/>
      </w:pPr>
      <w:r>
        <w:t>mover a peça de dominó selecionada até o local definido (RF);</w:t>
      </w:r>
    </w:p>
    <w:p w14:paraId="168C1494" w14:textId="78570F36" w:rsidR="00585BE9" w:rsidRDefault="00C3439F" w:rsidP="001C1367">
      <w:pPr>
        <w:pStyle w:val="TF-ALNEA"/>
      </w:pPr>
      <w:r>
        <w:t xml:space="preserve">utilizar o </w:t>
      </w:r>
      <w:r w:rsidR="00E10C6E">
        <w:t xml:space="preserve">Kit </w:t>
      </w:r>
      <w:r>
        <w:t xml:space="preserve">Lego </w:t>
      </w:r>
      <w:proofErr w:type="spellStart"/>
      <w:r>
        <w:t>Mindstorms</w:t>
      </w:r>
      <w:proofErr w:type="spellEnd"/>
      <w:r>
        <w:t xml:space="preserve"> ou </w:t>
      </w:r>
      <w:proofErr w:type="spellStart"/>
      <w:r>
        <w:t>Raspberry</w:t>
      </w:r>
      <w:proofErr w:type="spellEnd"/>
      <w:r>
        <w:t xml:space="preserve"> como base para </w:t>
      </w:r>
      <w:r w:rsidR="00D2709B">
        <w:t>montar</w:t>
      </w:r>
      <w:r>
        <w:t xml:space="preserve"> o </w:t>
      </w:r>
      <w:r w:rsidR="00066274">
        <w:t>hardware</w:t>
      </w:r>
      <w:r w:rsidR="00910663">
        <w:t xml:space="preserve"> (RNF)</w:t>
      </w:r>
      <w:r w:rsidR="00A56671">
        <w:t>;</w:t>
      </w:r>
    </w:p>
    <w:p w14:paraId="3A1861E1" w14:textId="00E41B94" w:rsidR="0091305B" w:rsidRPr="00A56671" w:rsidRDefault="00D13E20" w:rsidP="001C1367">
      <w:pPr>
        <w:pStyle w:val="TF-ALNEA"/>
      </w:pPr>
      <w:r>
        <w:t>utiliza</w:t>
      </w:r>
      <w:r w:rsidR="005B70E6">
        <w:t>r</w:t>
      </w:r>
      <w:r>
        <w:t xml:space="preserve"> a linguagem Python para</w:t>
      </w:r>
      <w:r w:rsidR="009E771A">
        <w:t xml:space="preserve"> estabelecer os comandos, enviar os comandos para </w:t>
      </w:r>
      <w:r w:rsidR="00C363AE">
        <w:t>movimentação</w:t>
      </w:r>
      <w:r w:rsidR="00A56671">
        <w:t xml:space="preserve"> e obte</w:t>
      </w:r>
      <w:r w:rsidR="00C363AE">
        <w:t>r</w:t>
      </w:r>
      <w:r w:rsidR="00A56671">
        <w:t xml:space="preserve"> </w:t>
      </w:r>
      <w:r w:rsidR="00C363AE">
        <w:t xml:space="preserve">a </w:t>
      </w:r>
      <w:r w:rsidR="00A56671">
        <w:t>foto capturada (RNF).</w:t>
      </w:r>
    </w:p>
    <w:p w14:paraId="5CB0A412" w14:textId="77777777" w:rsidR="00451B94" w:rsidRDefault="00451B94" w:rsidP="00451B94">
      <w:pPr>
        <w:pStyle w:val="Ttulo2"/>
        <w:spacing w:after="120" w:line="240" w:lineRule="auto"/>
      </w:pPr>
      <w:r>
        <w:t>METODOLOGIA</w:t>
      </w:r>
    </w:p>
    <w:p w14:paraId="4ACC7538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20B9C960" w14:textId="67D9676C" w:rsidR="00451B94" w:rsidRPr="00424AD5" w:rsidRDefault="006B301C" w:rsidP="00424AD5">
      <w:pPr>
        <w:pStyle w:val="TF-ALNEA"/>
        <w:numPr>
          <w:ilvl w:val="0"/>
          <w:numId w:val="10"/>
        </w:numPr>
      </w:pPr>
      <w:r w:rsidRPr="006B301C">
        <w:t>levantamento bibliográfico:</w:t>
      </w:r>
      <w:r w:rsidR="00794B5B">
        <w:t xml:space="preserve"> buscar fontes bibliográficas relacionadas ao objetivo do estudo proposto, como movimentação de dispositivos, segmentação e classificação de objetos em imagens</w:t>
      </w:r>
      <w:r w:rsidR="00451B94" w:rsidRPr="00424AD5">
        <w:t>;</w:t>
      </w:r>
    </w:p>
    <w:p w14:paraId="126F2E29" w14:textId="338EFA9E" w:rsidR="00451B94" w:rsidRPr="00424AD5" w:rsidRDefault="006B301C" w:rsidP="00424AD5">
      <w:pPr>
        <w:pStyle w:val="TF-ALNEA"/>
      </w:pPr>
      <w:proofErr w:type="spellStart"/>
      <w:r w:rsidRPr="006B301C">
        <w:t>elicitação</w:t>
      </w:r>
      <w:proofErr w:type="spellEnd"/>
      <w:r w:rsidRPr="006B301C">
        <w:t xml:space="preserve"> dos requisitos:</w:t>
      </w:r>
      <w:r w:rsidR="00794B5B">
        <w:t xml:space="preserve"> reavaliar os requisitos funcionais e não funcionais, com o objetivo de atender o estudo proposto</w:t>
      </w:r>
      <w:r w:rsidR="00451B94" w:rsidRPr="00424AD5">
        <w:t>;</w:t>
      </w:r>
    </w:p>
    <w:p w14:paraId="2EDC50F1" w14:textId="773B4E0C" w:rsidR="002D18BD" w:rsidRDefault="006B301C" w:rsidP="003D17A8">
      <w:pPr>
        <w:pStyle w:val="TF-ALNEA"/>
      </w:pPr>
      <w:r w:rsidRPr="006B301C">
        <w:t>especificação do trabalho:</w:t>
      </w:r>
      <w:r w:rsidR="00794B5B">
        <w:t xml:space="preserve"> elaborar diagrama de classes e diagrama de casos de uso </w:t>
      </w:r>
      <w:r w:rsidR="00D22236">
        <w:t>utilizando</w:t>
      </w:r>
      <w:r w:rsidR="00794B5B">
        <w:t xml:space="preserve"> a ferramenta </w:t>
      </w:r>
      <w:proofErr w:type="spellStart"/>
      <w:r w:rsidR="00794B5B">
        <w:t>PlantUML</w:t>
      </w:r>
      <w:proofErr w:type="spellEnd"/>
      <w:r w:rsidR="00451B94" w:rsidRPr="00424AD5">
        <w:t>;</w:t>
      </w:r>
    </w:p>
    <w:p w14:paraId="392E14B3" w14:textId="6E5CFBBD" w:rsidR="008F2AB0" w:rsidRDefault="008F2AB0" w:rsidP="003D17A8">
      <w:pPr>
        <w:pStyle w:val="TF-ALNEA"/>
      </w:pPr>
      <w:r>
        <w:t xml:space="preserve">coleta de imagens </w:t>
      </w:r>
      <w:r w:rsidR="00AE092B">
        <w:t>d</w:t>
      </w:r>
      <w:r w:rsidR="00992F50">
        <w:t>as</w:t>
      </w:r>
      <w:r w:rsidR="00AE092B">
        <w:t xml:space="preserve"> peças de dominós: </w:t>
      </w:r>
      <w:r w:rsidR="007E0FCE">
        <w:t>coletar imagens que serão utilizadas para treinamento da</w:t>
      </w:r>
      <w:r w:rsidR="00F62F34">
        <w:t xml:space="preserve">s redes neurais </w:t>
      </w:r>
      <w:proofErr w:type="spellStart"/>
      <w:r w:rsidR="00F62F34">
        <w:t>convolucionais</w:t>
      </w:r>
      <w:proofErr w:type="spellEnd"/>
      <w:r w:rsidR="00580DBD">
        <w:t>;</w:t>
      </w:r>
    </w:p>
    <w:p w14:paraId="389BE0C0" w14:textId="4AA0F530" w:rsidR="00DC0A2F" w:rsidRDefault="008458BC" w:rsidP="00282CA4">
      <w:pPr>
        <w:pStyle w:val="TF-ALNEA"/>
      </w:pPr>
      <w:r>
        <w:t xml:space="preserve">rotulação das imagens coletadas: rotular as imagens de acordo com as classes definidas, estas classes serão definidas durante </w:t>
      </w:r>
      <w:r w:rsidR="00667C47">
        <w:t xml:space="preserve">a implementação, </w:t>
      </w:r>
      <w:r w:rsidR="00B62D5D">
        <w:t xml:space="preserve">esta etapa se faz necessário </w:t>
      </w:r>
      <w:r w:rsidR="00667C47">
        <w:t>para que seja possível alcança</w:t>
      </w:r>
      <w:r w:rsidR="00B62D5D">
        <w:t>r</w:t>
      </w:r>
      <w:r w:rsidR="00667C47">
        <w:t xml:space="preserve"> </w:t>
      </w:r>
      <w:r w:rsidR="00DC0A2F">
        <w:t>um percentual de acerto aceitável</w:t>
      </w:r>
      <w:r w:rsidR="00902C72">
        <w:t>;</w:t>
      </w:r>
    </w:p>
    <w:p w14:paraId="1BCDDF7B" w14:textId="04A8D9AC" w:rsidR="002C4778" w:rsidRDefault="002C4778" w:rsidP="003D17A8">
      <w:pPr>
        <w:pStyle w:val="TF-ALNEA"/>
      </w:pPr>
      <w:r>
        <w:t>desenvolvimento da segmentaçã</w:t>
      </w:r>
      <w:r w:rsidR="0083413F">
        <w:t>o</w:t>
      </w:r>
      <w:r w:rsidR="006B301C" w:rsidRPr="006B301C">
        <w:t>:</w:t>
      </w:r>
      <w:r>
        <w:t xml:space="preserve"> </w:t>
      </w:r>
      <w:r w:rsidR="007948AC">
        <w:t>segmentar</w:t>
      </w:r>
      <w:r>
        <w:t xml:space="preserve"> </w:t>
      </w:r>
      <w:r w:rsidR="00EF0A33">
        <w:t xml:space="preserve">as </w:t>
      </w:r>
      <w:r>
        <w:t>peças de dominó tendo uma imagem como entrada</w:t>
      </w:r>
      <w:r w:rsidR="00451B94" w:rsidRPr="00424AD5">
        <w:t>.</w:t>
      </w:r>
      <w:r>
        <w:t xml:space="preserve"> Será utilizada a biblioteca </w:t>
      </w:r>
      <w:proofErr w:type="spellStart"/>
      <w:r>
        <w:t>Mask</w:t>
      </w:r>
      <w:proofErr w:type="spellEnd"/>
      <w:r>
        <w:t xml:space="preserve"> R-CNN para gerar os pesos da rede neural</w:t>
      </w:r>
      <w:r w:rsidR="0061375E">
        <w:t xml:space="preserve"> e</w:t>
      </w:r>
      <w:r>
        <w:t>,</w:t>
      </w:r>
      <w:r w:rsidR="0061375E">
        <w:t xml:space="preserve"> posteriormente</w:t>
      </w:r>
      <w:r>
        <w:t xml:space="preserve"> realizar a predição da imagem recebid</w:t>
      </w:r>
      <w:r w:rsidR="00020A3B">
        <w:t>a</w:t>
      </w:r>
      <w:r>
        <w:t xml:space="preserve">, </w:t>
      </w:r>
      <w:r w:rsidR="00812BDB">
        <w:t>assim, obtendo as</w:t>
      </w:r>
      <w:r w:rsidR="00ED0074">
        <w:t xml:space="preserve"> peças de dominó</w:t>
      </w:r>
      <w:r w:rsidR="00812BDB">
        <w:t xml:space="preserve"> segmentadas. </w:t>
      </w:r>
      <w:r w:rsidR="007948AC">
        <w:t>Para tal s</w:t>
      </w:r>
      <w:r>
        <w:t xml:space="preserve">erá utilizada a linguagem </w:t>
      </w:r>
      <w:r w:rsidR="00020A3B">
        <w:t xml:space="preserve">de programação </w:t>
      </w:r>
      <w:r>
        <w:t>Python</w:t>
      </w:r>
      <w:r w:rsidR="00020A3B">
        <w:t xml:space="preserve"> </w:t>
      </w:r>
      <w:r w:rsidR="00C64739">
        <w:t>utilizando a IDE</w:t>
      </w:r>
      <w:r>
        <w:t xml:space="preserve"> </w:t>
      </w:r>
      <w:proofErr w:type="spellStart"/>
      <w:r>
        <w:t>PyCharm</w:t>
      </w:r>
      <w:proofErr w:type="spellEnd"/>
      <w:r w:rsidR="00B107C4">
        <w:t>;</w:t>
      </w:r>
    </w:p>
    <w:p w14:paraId="03BDC8CA" w14:textId="55D855F1" w:rsidR="005261AE" w:rsidRDefault="00AB7E6E" w:rsidP="003D17A8">
      <w:pPr>
        <w:pStyle w:val="TF-ALNEA"/>
      </w:pPr>
      <w:r>
        <w:t>pesquisa e definição do algoritmo para classificação</w:t>
      </w:r>
      <w:r w:rsidR="00A0581F">
        <w:t xml:space="preserve"> de objetos</w:t>
      </w:r>
      <w:r>
        <w:t xml:space="preserve">: </w:t>
      </w:r>
      <w:r w:rsidR="00D84861">
        <w:t>definir qual algoritmo será utilizado para realizar a classificação das peças de dominó</w:t>
      </w:r>
      <w:r w:rsidR="00902C72">
        <w:t>;</w:t>
      </w:r>
    </w:p>
    <w:p w14:paraId="2C993D06" w14:textId="48B431AA" w:rsidR="00B62D5D" w:rsidRDefault="00B62D5D" w:rsidP="003D17A8">
      <w:pPr>
        <w:pStyle w:val="TF-ALNEA"/>
      </w:pPr>
      <w:r>
        <w:lastRenderedPageBreak/>
        <w:t>desenvolvimento d</w:t>
      </w:r>
      <w:r w:rsidR="0019421A">
        <w:t>o</w:t>
      </w:r>
      <w:r>
        <w:t xml:space="preserve"> classifica</w:t>
      </w:r>
      <w:r w:rsidR="0019421A">
        <w:t>dor</w:t>
      </w:r>
      <w:r>
        <w:t xml:space="preserve">: implementar para que seja possível </w:t>
      </w:r>
      <w:r w:rsidR="00BB76F4">
        <w:t>classificar as peças de dominó tendo a imagem segmentada como entrada</w:t>
      </w:r>
      <w:r w:rsidR="00902C72">
        <w:t>;</w:t>
      </w:r>
    </w:p>
    <w:p w14:paraId="0871A408" w14:textId="1A69ED31" w:rsidR="006B301C" w:rsidRDefault="006B301C" w:rsidP="00424AD5">
      <w:pPr>
        <w:pStyle w:val="TF-ALNEA"/>
      </w:pPr>
      <w:r w:rsidRPr="006B301C">
        <w:t>desenvolvimento do servidor web:</w:t>
      </w:r>
      <w:r w:rsidR="00210A22">
        <w:t xml:space="preserve"> </w:t>
      </w:r>
      <w:r w:rsidR="002C4778">
        <w:t xml:space="preserve">implementar </w:t>
      </w:r>
      <w:r w:rsidR="00C64739">
        <w:t xml:space="preserve">um </w:t>
      </w:r>
      <w:r w:rsidR="002C4778">
        <w:t>servidor no qual seja possível receber</w:t>
      </w:r>
      <w:r w:rsidR="00C64739">
        <w:t xml:space="preserve"> uma</w:t>
      </w:r>
      <w:r w:rsidR="002C4778">
        <w:t xml:space="preserve"> imagem,</w:t>
      </w:r>
      <w:r w:rsidR="00C64739">
        <w:t xml:space="preserve"> </w:t>
      </w:r>
      <w:r w:rsidR="00794B5B">
        <w:t>realiza</w:t>
      </w:r>
      <w:r w:rsidR="00D22236">
        <w:t>ndo</w:t>
      </w:r>
      <w:r w:rsidR="00794B5B">
        <w:t xml:space="preserve"> a chamada do </w:t>
      </w:r>
      <w:r w:rsidR="00C64739">
        <w:t>procedimento de predição</w:t>
      </w:r>
      <w:r w:rsidR="00534554">
        <w:t xml:space="preserve">, </w:t>
      </w:r>
      <w:r w:rsidR="00C64739">
        <w:t xml:space="preserve">caso constatado que </w:t>
      </w:r>
      <w:r w:rsidR="00794B5B">
        <w:t xml:space="preserve">existe </w:t>
      </w:r>
      <w:r w:rsidR="00C64739">
        <w:t xml:space="preserve">uma peça de dominó disponível para ser jogada, escolher o local onde a peça será posicionada, </w:t>
      </w:r>
      <w:r w:rsidR="00794B5B">
        <w:t>chama</w:t>
      </w:r>
      <w:r w:rsidR="00D22236">
        <w:t>ndo</w:t>
      </w:r>
      <w:r w:rsidR="00794B5B">
        <w:t xml:space="preserve"> o procedimento para o </w:t>
      </w:r>
      <w:r w:rsidR="00C64739">
        <w:t>dispositivo realizar a movimentação d</w:t>
      </w:r>
      <w:r w:rsidR="00794B5B">
        <w:t>a peça</w:t>
      </w:r>
      <w:r w:rsidR="00D86FB3">
        <w:t>,</w:t>
      </w:r>
      <w:r w:rsidR="00020A3B">
        <w:t xml:space="preserve"> será utilizad</w:t>
      </w:r>
      <w:r w:rsidR="00D22236">
        <w:t>a</w:t>
      </w:r>
      <w:r w:rsidR="00020A3B">
        <w:t xml:space="preserve"> a linguagem Python</w:t>
      </w:r>
      <w:r w:rsidR="00210A22">
        <w:t>;</w:t>
      </w:r>
    </w:p>
    <w:p w14:paraId="26A1FC69" w14:textId="2B98C9A7" w:rsidR="00ED0074" w:rsidRDefault="00E15978" w:rsidP="00031443">
      <w:pPr>
        <w:pStyle w:val="TF-ALNEA"/>
      </w:pPr>
      <w:r>
        <w:t xml:space="preserve">pesquisa e definição do hardware: definir </w:t>
      </w:r>
      <w:r w:rsidR="00C03524">
        <w:t xml:space="preserve">o </w:t>
      </w:r>
      <w:r w:rsidR="007274CB">
        <w:t xml:space="preserve">hardware que será utilizado, </w:t>
      </w:r>
      <w:r w:rsidR="00C12969">
        <w:t xml:space="preserve">sendo eles o Kit Lego ou </w:t>
      </w:r>
      <w:proofErr w:type="spellStart"/>
      <w:r w:rsidR="00C12969">
        <w:t>Raspberry</w:t>
      </w:r>
      <w:proofErr w:type="spellEnd"/>
      <w:r w:rsidR="00306D77">
        <w:t>, câmera</w:t>
      </w:r>
      <w:r w:rsidR="00991E9C">
        <w:t xml:space="preserve"> e</w:t>
      </w:r>
      <w:r w:rsidR="00C03524">
        <w:t xml:space="preserve"> </w:t>
      </w:r>
      <w:r w:rsidR="00C12969">
        <w:t>sensores</w:t>
      </w:r>
      <w:r w:rsidR="00AC7189">
        <w:t>/</w:t>
      </w:r>
      <w:r w:rsidR="00C12969">
        <w:t>motores</w:t>
      </w:r>
      <w:r w:rsidR="00C03524">
        <w:t xml:space="preserve"> para realizar a movimentação</w:t>
      </w:r>
      <w:r w:rsidR="00F05C68">
        <w:t xml:space="preserve"> das peças;</w:t>
      </w:r>
    </w:p>
    <w:p w14:paraId="4E1CF42B" w14:textId="6117B51D" w:rsidR="006B301C" w:rsidRDefault="0088167C" w:rsidP="00424AD5">
      <w:pPr>
        <w:pStyle w:val="TF-ALNEA"/>
      </w:pPr>
      <w:r>
        <w:t>montagem</w:t>
      </w:r>
      <w:r w:rsidR="006B301C" w:rsidRPr="006B301C">
        <w:t xml:space="preserve"> do </w:t>
      </w:r>
      <w:r w:rsidR="005866A6">
        <w:t>dispositivo</w:t>
      </w:r>
      <w:r w:rsidR="006B301C" w:rsidRPr="006B301C">
        <w:t>:</w:t>
      </w:r>
      <w:r w:rsidR="00210A22">
        <w:t xml:space="preserve"> montar o dispositivo</w:t>
      </w:r>
      <w:r w:rsidR="009303D2">
        <w:t xml:space="preserve"> para que ele possa</w:t>
      </w:r>
      <w:r w:rsidR="0074757B">
        <w:t xml:space="preserve"> realizar movimentações</w:t>
      </w:r>
      <w:r w:rsidR="00D22236">
        <w:t xml:space="preserve"> de acordo com coordenadas definidas pelo servidor web</w:t>
      </w:r>
      <w:r w:rsidR="00210A22">
        <w:t xml:space="preserve">, </w:t>
      </w:r>
      <w:r w:rsidR="00187603">
        <w:t>deslocando</w:t>
      </w:r>
      <w:r w:rsidR="00210A22">
        <w:t xml:space="preserve"> </w:t>
      </w:r>
      <w:r w:rsidR="00187603">
        <w:t>as</w:t>
      </w:r>
      <w:r w:rsidR="00210A22">
        <w:t xml:space="preserve"> peça</w:t>
      </w:r>
      <w:r w:rsidR="00187603">
        <w:t>s</w:t>
      </w:r>
      <w:r w:rsidR="00210A22">
        <w:t xml:space="preserve"> de dominó para o local selecionad</w:t>
      </w:r>
      <w:r w:rsidR="00C64739">
        <w:t>o</w:t>
      </w:r>
      <w:r w:rsidR="0012290E">
        <w:t xml:space="preserve">. Nas implementações necessárias </w:t>
      </w:r>
      <w:r w:rsidR="00D22236">
        <w:t>será utilizada a linguagem Python</w:t>
      </w:r>
      <w:r w:rsidR="00C64739">
        <w:t>;</w:t>
      </w:r>
    </w:p>
    <w:p w14:paraId="3BBE1E2E" w14:textId="30D7B07D" w:rsidR="006B301C" w:rsidRPr="00424AD5" w:rsidRDefault="006B301C" w:rsidP="00424AD5">
      <w:pPr>
        <w:pStyle w:val="TF-ALNEA"/>
      </w:pPr>
      <w:r w:rsidRPr="006B301C">
        <w:t>testes:</w:t>
      </w:r>
      <w:r w:rsidR="00534554">
        <w:t xml:space="preserve"> </w:t>
      </w:r>
      <w:r w:rsidR="00C74736">
        <w:t xml:space="preserve">simular partidas de dominó, analisando </w:t>
      </w:r>
      <w:r w:rsidR="00291C99">
        <w:t xml:space="preserve">o tempo de resposta, precisão dos movimentos, precisão da classificação </w:t>
      </w:r>
      <w:r w:rsidR="007001B4">
        <w:t>das peças. Será analisado também a aceitabilidade do usuário com em relação ao dispositivo</w:t>
      </w:r>
      <w:r w:rsidR="00AA1219">
        <w:t xml:space="preserve"> e </w:t>
      </w:r>
      <w:r w:rsidR="00004CF7">
        <w:t>sua</w:t>
      </w:r>
      <w:r w:rsidR="00AA1219">
        <w:t xml:space="preserve"> </w:t>
      </w:r>
      <w:r w:rsidR="00004CF7">
        <w:t>usabilidade.</w:t>
      </w:r>
    </w:p>
    <w:p w14:paraId="68FE02CA" w14:textId="7D47FD74" w:rsidR="00451B94" w:rsidRDefault="00451B94" w:rsidP="00451B94">
      <w:pPr>
        <w:pStyle w:val="TF-TEXTO"/>
      </w:pPr>
      <w:r>
        <w:t xml:space="preserve">As etapas serão realizadas nos períodos relacionados no </w:t>
      </w:r>
      <w:commentRangeStart w:id="135"/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090357">
        <w:rPr>
          <w:b/>
          <w:bCs/>
        </w:rPr>
        <w:t>Erro! Fonte de referência não encontrada.</w:t>
      </w:r>
      <w:r w:rsidR="0060060C">
        <w:fldChar w:fldCharType="end"/>
      </w:r>
      <w:commentRangeEnd w:id="135"/>
      <w:r w:rsidR="00E519C7">
        <w:rPr>
          <w:rStyle w:val="Refdecomentrio"/>
        </w:rPr>
        <w:commentReference w:id="135"/>
      </w:r>
      <w:r>
        <w:t>.</w:t>
      </w:r>
    </w:p>
    <w:p w14:paraId="33BAE853" w14:textId="77777777" w:rsidR="00EC0C92" w:rsidRPr="007E0D87" w:rsidRDefault="00EC0C92" w:rsidP="00EC0C92">
      <w:pPr>
        <w:pStyle w:val="TF-LEGENDA"/>
      </w:pPr>
      <w:r>
        <w:t>Quadro 2</w:t>
      </w:r>
      <w:r w:rsidRPr="007E0D87">
        <w:t xml:space="preserve"> </w:t>
      </w:r>
      <w:r>
        <w:t>–</w:t>
      </w:r>
      <w:r w:rsidRPr="007E0D87">
        <w:t xml:space="preserve"> Cronograma</w:t>
      </w:r>
      <w:r>
        <w:t xml:space="preserve"> de atividades a serem realizadas</w:t>
      </w:r>
    </w:p>
    <w:tbl>
      <w:tblPr>
        <w:tblW w:w="90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673"/>
        <w:gridCol w:w="274"/>
        <w:gridCol w:w="275"/>
        <w:gridCol w:w="274"/>
        <w:gridCol w:w="275"/>
        <w:gridCol w:w="275"/>
        <w:gridCol w:w="274"/>
        <w:gridCol w:w="275"/>
        <w:gridCol w:w="275"/>
        <w:gridCol w:w="274"/>
        <w:gridCol w:w="275"/>
        <w:gridCol w:w="274"/>
        <w:gridCol w:w="275"/>
        <w:gridCol w:w="275"/>
        <w:gridCol w:w="274"/>
        <w:gridCol w:w="275"/>
        <w:gridCol w:w="275"/>
      </w:tblGrid>
      <w:tr w:rsidR="00EC0C92" w:rsidRPr="007E0D87" w14:paraId="1BEE2924" w14:textId="77777777" w:rsidTr="009E7718">
        <w:trPr>
          <w:cantSplit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246F7BAA" w14:textId="77777777" w:rsidR="00EC0C92" w:rsidRPr="007E0D87" w:rsidRDefault="00EC0C92" w:rsidP="009E7718">
            <w:pPr>
              <w:pStyle w:val="TF-TEXTOQUADRO"/>
            </w:pPr>
          </w:p>
        </w:tc>
        <w:tc>
          <w:tcPr>
            <w:tcW w:w="1098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63E7F57C" w14:textId="77777777" w:rsidR="00EC0C92" w:rsidRDefault="00EC0C92" w:rsidP="009E7718">
            <w:pPr>
              <w:pStyle w:val="TF-TEXTOQUADROCentralizado"/>
            </w:pPr>
            <w:r>
              <w:t>2020</w:t>
            </w:r>
          </w:p>
        </w:tc>
        <w:tc>
          <w:tcPr>
            <w:tcW w:w="3296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54C16FE3" w14:textId="77777777" w:rsidR="00EC0C92" w:rsidRPr="007E0D87" w:rsidRDefault="00EC0C92" w:rsidP="009E7718">
            <w:pPr>
              <w:pStyle w:val="TF-TEXTOQUADROCentralizado"/>
            </w:pPr>
            <w:r>
              <w:t>2021</w:t>
            </w:r>
          </w:p>
        </w:tc>
      </w:tr>
      <w:tr w:rsidR="00EC0C92" w:rsidRPr="007E0D87" w14:paraId="3CAA6850" w14:textId="77777777" w:rsidTr="00EC0C92">
        <w:trPr>
          <w:cantSplit/>
          <w:trHeight w:val="177"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nil"/>
            </w:tcBorders>
            <w:shd w:val="clear" w:color="auto" w:fill="A5A5A5"/>
          </w:tcPr>
          <w:p w14:paraId="1AACFD1B" w14:textId="77777777" w:rsidR="00EC0C92" w:rsidRPr="007E0D87" w:rsidRDefault="00EC0C92" w:rsidP="009E7718">
            <w:pPr>
              <w:pStyle w:val="TF-TEXTOQUADRO"/>
            </w:pPr>
          </w:p>
        </w:tc>
        <w:tc>
          <w:tcPr>
            <w:tcW w:w="549" w:type="dxa"/>
            <w:gridSpan w:val="2"/>
            <w:shd w:val="clear" w:color="auto" w:fill="A5A5A5"/>
          </w:tcPr>
          <w:p w14:paraId="7976C308" w14:textId="77777777" w:rsidR="00EC0C92" w:rsidRDefault="00EC0C92" w:rsidP="009E7718">
            <w:pPr>
              <w:pStyle w:val="TF-TEXTOQUADROCentralizado"/>
            </w:pPr>
            <w:r>
              <w:t>nov.</w:t>
            </w:r>
          </w:p>
        </w:tc>
        <w:tc>
          <w:tcPr>
            <w:tcW w:w="549" w:type="dxa"/>
            <w:gridSpan w:val="2"/>
            <w:shd w:val="clear" w:color="auto" w:fill="A5A5A5"/>
          </w:tcPr>
          <w:p w14:paraId="5C24FC05" w14:textId="77777777" w:rsidR="00EC0C92" w:rsidRDefault="00EC0C92" w:rsidP="009E7718">
            <w:pPr>
              <w:pStyle w:val="TF-TEXTOQUADROCentralizado"/>
            </w:pPr>
            <w:r>
              <w:t>dez.</w:t>
            </w:r>
          </w:p>
        </w:tc>
        <w:tc>
          <w:tcPr>
            <w:tcW w:w="549" w:type="dxa"/>
            <w:gridSpan w:val="2"/>
            <w:shd w:val="clear" w:color="auto" w:fill="A5A5A5"/>
          </w:tcPr>
          <w:p w14:paraId="11E53E3C" w14:textId="77777777" w:rsidR="00EC0C92" w:rsidRDefault="00EC0C92" w:rsidP="009E7718">
            <w:pPr>
              <w:pStyle w:val="TF-TEXTOQUADROCentralizado"/>
            </w:pPr>
            <w:r>
              <w:t>jan.</w:t>
            </w:r>
          </w:p>
        </w:tc>
        <w:tc>
          <w:tcPr>
            <w:tcW w:w="550" w:type="dxa"/>
            <w:gridSpan w:val="2"/>
            <w:shd w:val="clear" w:color="auto" w:fill="A5A5A5"/>
          </w:tcPr>
          <w:p w14:paraId="22914549" w14:textId="77777777" w:rsidR="00EC0C92" w:rsidRPr="007E0D87" w:rsidRDefault="00EC0C92" w:rsidP="009E7718">
            <w:pPr>
              <w:pStyle w:val="TF-TEXTOQUADROCentralizado"/>
            </w:pPr>
            <w:r>
              <w:t>fev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/>
          </w:tcPr>
          <w:p w14:paraId="3A1BD1EB" w14:textId="77777777" w:rsidR="00EC0C92" w:rsidRPr="007E0D87" w:rsidRDefault="00EC0C92" w:rsidP="009E7718">
            <w:pPr>
              <w:pStyle w:val="TF-TEXTOQUADROCentralizado"/>
            </w:pPr>
            <w:r w:rsidRPr="007E0D87">
              <w:t>m</w:t>
            </w:r>
            <w:r>
              <w:t>ar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/>
          </w:tcPr>
          <w:p w14:paraId="5850FA63" w14:textId="77777777" w:rsidR="00EC0C92" w:rsidRPr="007E0D87" w:rsidRDefault="00EC0C92" w:rsidP="009E7718">
            <w:pPr>
              <w:pStyle w:val="TF-TEXTOQUADROCentralizado"/>
            </w:pPr>
            <w:r>
              <w:t>abr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/>
          </w:tcPr>
          <w:p w14:paraId="35A295E3" w14:textId="77777777" w:rsidR="00EC0C92" w:rsidRPr="007E0D87" w:rsidRDefault="00EC0C92" w:rsidP="009E7718">
            <w:pPr>
              <w:pStyle w:val="TF-TEXTOQUADROCentralizado"/>
            </w:pPr>
            <w:r>
              <w:t>maio</w:t>
            </w:r>
          </w:p>
        </w:tc>
        <w:tc>
          <w:tcPr>
            <w:tcW w:w="550" w:type="dxa"/>
            <w:gridSpan w:val="2"/>
            <w:shd w:val="clear" w:color="auto" w:fill="A5A5A5"/>
          </w:tcPr>
          <w:p w14:paraId="395CEAD9" w14:textId="77777777" w:rsidR="00EC0C92" w:rsidRPr="007E0D87" w:rsidRDefault="00EC0C92" w:rsidP="009E7718">
            <w:pPr>
              <w:pStyle w:val="TF-TEXTOQUADROCentralizado"/>
            </w:pPr>
            <w:r>
              <w:t>jun</w:t>
            </w:r>
            <w:r w:rsidRPr="007E0D87">
              <w:t>.</w:t>
            </w:r>
          </w:p>
        </w:tc>
      </w:tr>
      <w:tr w:rsidR="00EC0C92" w:rsidRPr="007E0D87" w14:paraId="11FDFD8E" w14:textId="77777777" w:rsidTr="00EC0C9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</w:tcBorders>
            <w:shd w:val="clear" w:color="auto" w:fill="A5A5A5"/>
          </w:tcPr>
          <w:p w14:paraId="7070AAF6" w14:textId="77777777" w:rsidR="00EC0C92" w:rsidRPr="007E0D87" w:rsidRDefault="00EC0C92" w:rsidP="009E7718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4" w:type="dxa"/>
            <w:shd w:val="clear" w:color="auto" w:fill="A5A5A5"/>
          </w:tcPr>
          <w:p w14:paraId="2D5BA0C5" w14:textId="77777777" w:rsidR="00EC0C92" w:rsidRPr="007E0D87" w:rsidRDefault="00EC0C92" w:rsidP="009E7718">
            <w:pPr>
              <w:pStyle w:val="TF-TEXTOQUADROCentralizado"/>
            </w:pPr>
            <w:r>
              <w:t>1</w:t>
            </w:r>
          </w:p>
        </w:tc>
        <w:tc>
          <w:tcPr>
            <w:tcW w:w="275" w:type="dxa"/>
            <w:shd w:val="clear" w:color="auto" w:fill="A5A5A5"/>
          </w:tcPr>
          <w:p w14:paraId="2F3373B8" w14:textId="77777777" w:rsidR="00EC0C92" w:rsidRPr="007E0D87" w:rsidRDefault="00EC0C92" w:rsidP="009E7718">
            <w:pPr>
              <w:pStyle w:val="TF-TEXTOQUADROCentralizado"/>
            </w:pPr>
            <w:r>
              <w:t>2</w:t>
            </w:r>
          </w:p>
        </w:tc>
        <w:tc>
          <w:tcPr>
            <w:tcW w:w="274" w:type="dxa"/>
            <w:shd w:val="clear" w:color="auto" w:fill="A5A5A5"/>
          </w:tcPr>
          <w:p w14:paraId="63EB1EA0" w14:textId="77777777" w:rsidR="00EC0C92" w:rsidRPr="007E0D87" w:rsidRDefault="00EC0C92" w:rsidP="009E7718">
            <w:pPr>
              <w:pStyle w:val="TF-TEXTOQUADROCentralizado"/>
            </w:pPr>
            <w:r>
              <w:t>1</w:t>
            </w:r>
          </w:p>
        </w:tc>
        <w:tc>
          <w:tcPr>
            <w:tcW w:w="275" w:type="dxa"/>
            <w:shd w:val="clear" w:color="auto" w:fill="A5A5A5"/>
          </w:tcPr>
          <w:p w14:paraId="4E02D696" w14:textId="77777777" w:rsidR="00EC0C92" w:rsidRPr="007E0D87" w:rsidRDefault="00EC0C92" w:rsidP="009E7718">
            <w:pPr>
              <w:pStyle w:val="TF-TEXTOQUADROCentralizado"/>
            </w:pPr>
            <w:r>
              <w:t>2</w:t>
            </w:r>
          </w:p>
        </w:tc>
        <w:tc>
          <w:tcPr>
            <w:tcW w:w="275" w:type="dxa"/>
            <w:shd w:val="clear" w:color="auto" w:fill="A5A5A5"/>
          </w:tcPr>
          <w:p w14:paraId="5DEF1900" w14:textId="77777777" w:rsidR="00EC0C92" w:rsidRPr="007E0D87" w:rsidRDefault="00EC0C92" w:rsidP="009E7718">
            <w:pPr>
              <w:pStyle w:val="TF-TEXTOQUADROCentralizado"/>
            </w:pPr>
            <w:r>
              <w:t>1</w:t>
            </w:r>
          </w:p>
        </w:tc>
        <w:tc>
          <w:tcPr>
            <w:tcW w:w="274" w:type="dxa"/>
            <w:shd w:val="clear" w:color="auto" w:fill="A5A5A5"/>
          </w:tcPr>
          <w:p w14:paraId="389EED0B" w14:textId="77777777" w:rsidR="00EC0C92" w:rsidRPr="007E0D87" w:rsidRDefault="00EC0C92" w:rsidP="009E7718">
            <w:pPr>
              <w:pStyle w:val="TF-TEXTOQUADROCentralizado"/>
            </w:pPr>
            <w:r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/>
          </w:tcPr>
          <w:p w14:paraId="43F882E2" w14:textId="77777777" w:rsidR="00EC0C92" w:rsidRPr="007E0D87" w:rsidRDefault="00EC0C92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/>
          </w:tcPr>
          <w:p w14:paraId="2FC1E14F" w14:textId="77777777" w:rsidR="00EC0C92" w:rsidRPr="007E0D87" w:rsidRDefault="00EC0C92" w:rsidP="009E7718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/>
          </w:tcPr>
          <w:p w14:paraId="3BED58EF" w14:textId="77777777" w:rsidR="00EC0C92" w:rsidRPr="007E0D87" w:rsidRDefault="00EC0C92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/>
          </w:tcPr>
          <w:p w14:paraId="1B799C5F" w14:textId="77777777" w:rsidR="00EC0C92" w:rsidRPr="007E0D87" w:rsidRDefault="00EC0C92" w:rsidP="009E7718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/>
          </w:tcPr>
          <w:p w14:paraId="2370B04C" w14:textId="77777777" w:rsidR="00EC0C92" w:rsidRPr="007E0D87" w:rsidRDefault="00EC0C92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/>
          </w:tcPr>
          <w:p w14:paraId="35280789" w14:textId="77777777" w:rsidR="00EC0C92" w:rsidRPr="007E0D87" w:rsidRDefault="00EC0C92" w:rsidP="009E7718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/>
          </w:tcPr>
          <w:p w14:paraId="5BB5E7E3" w14:textId="77777777" w:rsidR="00EC0C92" w:rsidRPr="007E0D87" w:rsidRDefault="00EC0C92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/>
          </w:tcPr>
          <w:p w14:paraId="6C8DD67D" w14:textId="77777777" w:rsidR="00EC0C92" w:rsidRPr="007E0D87" w:rsidRDefault="00EC0C92" w:rsidP="009E7718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/>
          </w:tcPr>
          <w:p w14:paraId="186A7040" w14:textId="77777777" w:rsidR="00EC0C92" w:rsidRPr="007E0D87" w:rsidRDefault="00EC0C92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/>
          </w:tcPr>
          <w:p w14:paraId="4660FE06" w14:textId="77777777" w:rsidR="00EC0C92" w:rsidRPr="007E0D87" w:rsidRDefault="00EC0C92" w:rsidP="009E7718">
            <w:pPr>
              <w:pStyle w:val="TF-TEXTOQUADROCentralizado"/>
            </w:pPr>
            <w:r w:rsidRPr="007E0D87">
              <w:t>2</w:t>
            </w:r>
          </w:p>
        </w:tc>
      </w:tr>
      <w:tr w:rsidR="002241C4" w:rsidRPr="007E0D87" w14:paraId="5F5498C9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57F4EE1A" w14:textId="5E036E19" w:rsidR="00EC0C92" w:rsidRPr="004C2D19" w:rsidRDefault="00EC0C92" w:rsidP="009E7718">
            <w:pPr>
              <w:pStyle w:val="TF-TEXTOQUADRO"/>
              <w:rPr>
                <w:bCs/>
                <w:highlight w:val="yellow"/>
              </w:rPr>
            </w:pPr>
            <w:r w:rsidRPr="006B301C">
              <w:t>levantamento bibliográfico</w:t>
            </w:r>
          </w:p>
        </w:tc>
        <w:tc>
          <w:tcPr>
            <w:tcW w:w="274" w:type="dxa"/>
            <w:shd w:val="clear" w:color="auto" w:fill="auto"/>
          </w:tcPr>
          <w:p w14:paraId="6A5F3A27" w14:textId="77777777" w:rsidR="00EC0C92" w:rsidRPr="000B338D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246DAC9" w14:textId="77777777" w:rsidR="00EC0C92" w:rsidRPr="000B338D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53442B15" w14:textId="77777777" w:rsidR="00EC0C92" w:rsidRPr="000B338D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935AB34" w14:textId="77777777" w:rsidR="00EC0C92" w:rsidRPr="000B338D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AF5DD48" w14:textId="77777777" w:rsidR="00EC0C92" w:rsidRPr="000B338D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6536E281" w14:textId="77777777" w:rsidR="00EC0C92" w:rsidRPr="000B338D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059C566B" w14:textId="77777777" w:rsidR="00EC0C92" w:rsidRPr="000B338D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6A6A6"/>
          </w:tcPr>
          <w:p w14:paraId="59ABFB6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uto"/>
          </w:tcPr>
          <w:p w14:paraId="35D8383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42F09C3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uto"/>
          </w:tcPr>
          <w:p w14:paraId="23A60A2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33E14786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6481BE16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uto"/>
          </w:tcPr>
          <w:p w14:paraId="60664D1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4FA8A2A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373DF92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4E6DB6A4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B76526D" w14:textId="68EB5E35" w:rsidR="00EC0C92" w:rsidRPr="004C2D19" w:rsidRDefault="00EC0C92" w:rsidP="009E7718">
            <w:pPr>
              <w:pStyle w:val="TF-TEXTOQUADRO"/>
              <w:rPr>
                <w:highlight w:val="yellow"/>
              </w:rPr>
            </w:pPr>
            <w:proofErr w:type="spellStart"/>
            <w:r w:rsidRPr="006B301C">
              <w:t>elicitação</w:t>
            </w:r>
            <w:proofErr w:type="spellEnd"/>
            <w:r w:rsidRPr="006B301C">
              <w:t xml:space="preserve"> dos requisitos</w:t>
            </w:r>
          </w:p>
        </w:tc>
        <w:tc>
          <w:tcPr>
            <w:tcW w:w="274" w:type="dxa"/>
            <w:shd w:val="clear" w:color="auto" w:fill="auto"/>
          </w:tcPr>
          <w:p w14:paraId="1544FFA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310A4A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0886AB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C739B9F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A25D6C3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28ACDE6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auto"/>
          </w:tcPr>
          <w:p w14:paraId="0ADDED3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A6A6A6"/>
          </w:tcPr>
          <w:p w14:paraId="7EE1325C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A6A6A6"/>
          </w:tcPr>
          <w:p w14:paraId="2055F12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auto"/>
          </w:tcPr>
          <w:p w14:paraId="1C11373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auto"/>
          </w:tcPr>
          <w:p w14:paraId="5B800ED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auto"/>
          </w:tcPr>
          <w:p w14:paraId="5AC67AD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auto"/>
          </w:tcPr>
          <w:p w14:paraId="0B62718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auto"/>
          </w:tcPr>
          <w:p w14:paraId="5AAB0EF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auto"/>
          </w:tcPr>
          <w:p w14:paraId="6F69939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04FBF61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5538C79D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2049994" w14:textId="7708E364" w:rsidR="00EC0C92" w:rsidRPr="004C2D19" w:rsidRDefault="00EC0C92" w:rsidP="009E7718">
            <w:pPr>
              <w:pStyle w:val="TF-TEXTOQUADRO"/>
              <w:rPr>
                <w:highlight w:val="yellow"/>
              </w:rPr>
            </w:pPr>
            <w:r w:rsidRPr="006B301C">
              <w:t>especificação do trabalho</w:t>
            </w:r>
          </w:p>
        </w:tc>
        <w:tc>
          <w:tcPr>
            <w:tcW w:w="274" w:type="dxa"/>
            <w:shd w:val="clear" w:color="auto" w:fill="auto"/>
          </w:tcPr>
          <w:p w14:paraId="6584A11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C25303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29B7C30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9C12ECC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32D006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07472E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0E684CA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5251628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6A6A6"/>
          </w:tcPr>
          <w:p w14:paraId="173CF14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1800FD13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uto"/>
          </w:tcPr>
          <w:p w14:paraId="78F971E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1494A1D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25124C1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uto"/>
          </w:tcPr>
          <w:p w14:paraId="49FCE52B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05F076EB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50ED61B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3C847615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E4EAAF9" w14:textId="1BCA050C" w:rsidR="00EC0C92" w:rsidRPr="004C2D19" w:rsidRDefault="00EC0C92" w:rsidP="009E7718">
            <w:pPr>
              <w:pStyle w:val="TF-TEXTOQUADRO"/>
              <w:rPr>
                <w:highlight w:val="yellow"/>
              </w:rPr>
            </w:pPr>
            <w:r>
              <w:t>coleta de imagens das peças de dominós</w:t>
            </w:r>
          </w:p>
        </w:tc>
        <w:tc>
          <w:tcPr>
            <w:tcW w:w="274" w:type="dxa"/>
            <w:shd w:val="clear" w:color="auto" w:fill="A6A6A6"/>
          </w:tcPr>
          <w:p w14:paraId="2B02039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0750E93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460F944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5EB87BE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667710E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00D07E0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97ED18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138970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230710A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116D58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440A3D03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7D372E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5ED024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507E4F1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8ADF12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408B13E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376D812B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0B2E64F" w14:textId="6E672AC8" w:rsidR="00EC0C92" w:rsidRPr="004C2D19" w:rsidRDefault="00EC0C92" w:rsidP="009E7718">
            <w:pPr>
              <w:pStyle w:val="TF-TEXTOQUADRO"/>
              <w:rPr>
                <w:highlight w:val="yellow"/>
              </w:rPr>
            </w:pPr>
            <w:r>
              <w:t>rotulação das imagens coletadas</w:t>
            </w:r>
          </w:p>
        </w:tc>
        <w:tc>
          <w:tcPr>
            <w:tcW w:w="274" w:type="dxa"/>
            <w:shd w:val="clear" w:color="auto" w:fill="auto"/>
          </w:tcPr>
          <w:p w14:paraId="2A3A470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18C2D73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05C646E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2299AB36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7C49F40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3C24BB3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82E154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AF218E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44B2624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A705FF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141F108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6C8E30F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3BB60C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267CCA8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C733A4C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B903C7F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55240C7F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012ED3" w14:textId="3D3A0296" w:rsidR="00EC0C92" w:rsidRPr="004C2D19" w:rsidRDefault="00EC0C92" w:rsidP="009E7718">
            <w:pPr>
              <w:pStyle w:val="TF-TEXTOQUADRO"/>
              <w:rPr>
                <w:highlight w:val="yellow"/>
              </w:rPr>
            </w:pPr>
            <w:r>
              <w:t>desenvolvimento da segmentação</w:t>
            </w:r>
          </w:p>
        </w:tc>
        <w:tc>
          <w:tcPr>
            <w:tcW w:w="274" w:type="dxa"/>
            <w:shd w:val="clear" w:color="auto" w:fill="auto"/>
          </w:tcPr>
          <w:p w14:paraId="6B6E5D8B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407984F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326AB716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2FE9D2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3CE00363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78EED07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CC06DD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D42169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6B6957B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43574F5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78A9AB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B5D179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D6005C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17C9929C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B0A27E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3FA918AA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69ACA743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  <w:shd w:val="clear" w:color="auto" w:fill="auto"/>
          </w:tcPr>
          <w:p w14:paraId="63003CB3" w14:textId="151AB4AA" w:rsidR="00EC0C92" w:rsidRPr="00C550A3" w:rsidRDefault="00EC0C92" w:rsidP="009E7718">
            <w:pPr>
              <w:pStyle w:val="TF-TEXTOQUADRO"/>
            </w:pPr>
            <w:r>
              <w:t>pesquisa e definição do algoritmo para classificação de objetos</w:t>
            </w:r>
          </w:p>
        </w:tc>
        <w:tc>
          <w:tcPr>
            <w:tcW w:w="274" w:type="dxa"/>
            <w:shd w:val="clear" w:color="auto" w:fill="auto"/>
          </w:tcPr>
          <w:p w14:paraId="1B2593B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B9FC006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A966E0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808308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D3A7C0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47B5730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70AED3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93B6C1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17AE73AB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A981B46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585B101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38851D0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5B71A6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3C7D26E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84B4ACF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B81B293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223379ED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1F99AAE8" w14:textId="63EB13CC" w:rsidR="00EC0C92" w:rsidRPr="00C550A3" w:rsidRDefault="00EC0C92" w:rsidP="009E7718">
            <w:pPr>
              <w:pStyle w:val="TF-TEXTOQUADRO"/>
            </w:pPr>
            <w:r>
              <w:t>desenvolvimento do classificador</w:t>
            </w:r>
          </w:p>
        </w:tc>
        <w:tc>
          <w:tcPr>
            <w:tcW w:w="274" w:type="dxa"/>
            <w:shd w:val="clear" w:color="auto" w:fill="auto"/>
          </w:tcPr>
          <w:p w14:paraId="653E398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F31F98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5B3EE28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684FBC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6BBFDF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750B1CE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6600BB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DAEC1B3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6449D5C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F9B26E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7E30768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2440411C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00E92D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5A23D00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AF1079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BBD24A3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0DBCEDDD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2BD9448D" w14:textId="664F5C8F" w:rsidR="00EC0C92" w:rsidRPr="009B0D60" w:rsidRDefault="00EC0C92" w:rsidP="009E7718">
            <w:pPr>
              <w:pStyle w:val="TF-TEXTOQUADRO"/>
            </w:pPr>
            <w:r w:rsidRPr="006B301C">
              <w:t>desenvolvimento do servidor web</w:t>
            </w:r>
          </w:p>
        </w:tc>
        <w:tc>
          <w:tcPr>
            <w:tcW w:w="274" w:type="dxa"/>
            <w:shd w:val="clear" w:color="auto" w:fill="auto"/>
          </w:tcPr>
          <w:p w14:paraId="4927ABB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1F2704F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1CCB335C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3A7E0DC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0E3CF2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E8F040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F9A59DC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F76142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6FF0F89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A7D5E4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69562F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C01790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4F8D450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799E19EC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15560A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369D27E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191B0922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23FDF2B5" w14:textId="0FAD0C0F" w:rsidR="00EC0C92" w:rsidRPr="00D82A2A" w:rsidRDefault="00306D77" w:rsidP="009E7718">
            <w:pPr>
              <w:pStyle w:val="TF-TEXTOQUADRO"/>
              <w:rPr>
                <w:highlight w:val="green"/>
              </w:rPr>
            </w:pPr>
            <w:r>
              <w:t>pesquisa e definição do hardware</w:t>
            </w:r>
          </w:p>
        </w:tc>
        <w:tc>
          <w:tcPr>
            <w:tcW w:w="274" w:type="dxa"/>
            <w:shd w:val="clear" w:color="auto" w:fill="auto"/>
          </w:tcPr>
          <w:p w14:paraId="6054BEC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E28AF6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69DD5EE6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C8E9A0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35B7339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5043F5A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A34364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01217A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7121684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9AA887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E42363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D27A96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59B068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7756134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3C2F5BE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FE541D2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12723429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D3A09EF" w14:textId="59451192" w:rsidR="00EC0C92" w:rsidRPr="00D82A2A" w:rsidRDefault="00285B7A" w:rsidP="009E7718">
            <w:pPr>
              <w:pStyle w:val="TF-TEXTOQUADRO"/>
              <w:rPr>
                <w:highlight w:val="green"/>
              </w:rPr>
            </w:pPr>
            <w:r>
              <w:t>montagem</w:t>
            </w:r>
            <w:r w:rsidRPr="006B301C">
              <w:t xml:space="preserve"> do </w:t>
            </w:r>
            <w:r>
              <w:t>dispositivo</w:t>
            </w:r>
          </w:p>
        </w:tc>
        <w:tc>
          <w:tcPr>
            <w:tcW w:w="274" w:type="dxa"/>
            <w:shd w:val="clear" w:color="auto" w:fill="auto"/>
          </w:tcPr>
          <w:p w14:paraId="769BF29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7B63963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4C45D2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C36D1B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E1797C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4A262F0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35E68D1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8C05126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34F600D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C89F58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339CAD8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CB924E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5CA63A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405CCE9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436D313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F051E8F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3D414E30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5664F513" w14:textId="7813CCFE" w:rsidR="00285B7A" w:rsidRDefault="00285B7A" w:rsidP="00285B7A">
            <w:pPr>
              <w:pStyle w:val="TF-TEXTOQUADRO"/>
            </w:pPr>
            <w:r w:rsidRPr="006B301C">
              <w:t>testes</w:t>
            </w:r>
          </w:p>
        </w:tc>
        <w:tc>
          <w:tcPr>
            <w:tcW w:w="274" w:type="dxa"/>
            <w:shd w:val="clear" w:color="auto" w:fill="auto"/>
          </w:tcPr>
          <w:p w14:paraId="7A1AC56C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014B32C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652A9166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D18DDFB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E08BD8D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205C9C1F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BDE1932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32795507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73BFBA6B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1D5F82A6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7423E3CE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1FE75D4F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09F362C3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59209C1E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53121D77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9012DA7" w14:textId="77777777" w:rsidR="00285B7A" w:rsidRPr="007E0D87" w:rsidRDefault="00285B7A" w:rsidP="009E7718">
            <w:pPr>
              <w:pStyle w:val="TF-TEXTOQUADROCentralizado"/>
            </w:pPr>
          </w:p>
        </w:tc>
      </w:tr>
    </w:tbl>
    <w:p w14:paraId="4247C510" w14:textId="77777777" w:rsidR="00EC0C92" w:rsidRDefault="00EC0C92" w:rsidP="00EC0C92">
      <w:pPr>
        <w:pStyle w:val="TF-FONTE"/>
      </w:pPr>
      <w:r>
        <w:t>Fonte: elaborado pelo autor.</w:t>
      </w:r>
    </w:p>
    <w:p w14:paraId="1023C079" w14:textId="77777777" w:rsidR="00A307C7" w:rsidRPr="007A1883" w:rsidRDefault="0037046F" w:rsidP="00424AD5">
      <w:pPr>
        <w:pStyle w:val="Ttulo1"/>
      </w:pPr>
      <w:r>
        <w:t>REVISÃO BIBLIOGRÁFICA</w:t>
      </w:r>
    </w:p>
    <w:p w14:paraId="6994B409" w14:textId="6C882405" w:rsidR="0077068A" w:rsidRDefault="0077068A" w:rsidP="0077068A">
      <w:pPr>
        <w:pStyle w:val="TF-TEXTO"/>
      </w:pPr>
      <w:r>
        <w:t>Este capítulo descreve brevemente sobre os assuntos que fundamentarão o estudo a ser</w:t>
      </w:r>
      <w:r>
        <w:br/>
        <w:t xml:space="preserve">realizado: </w:t>
      </w:r>
      <w:r w:rsidRPr="00DD2E99">
        <w:t>detecção de objetos</w:t>
      </w:r>
      <w:r w:rsidR="005D29DC" w:rsidRPr="00DD2E99">
        <w:t>,</w:t>
      </w:r>
      <w:r w:rsidR="00F16FE0" w:rsidRPr="00DD2E99">
        <w:t xml:space="preserve"> algoritmo </w:t>
      </w:r>
      <w:proofErr w:type="spellStart"/>
      <w:r w:rsidR="00F16FE0" w:rsidRPr="00DD2E99">
        <w:t>Mask</w:t>
      </w:r>
      <w:proofErr w:type="spellEnd"/>
      <w:r w:rsidR="00F16FE0" w:rsidRPr="00DD2E99">
        <w:t xml:space="preserve"> R-CNN</w:t>
      </w:r>
      <w:r w:rsidR="00D90100" w:rsidRPr="00DD2E99">
        <w:t>, que será utilizado para realizar a segmentação das peças de dominó</w:t>
      </w:r>
      <w:r w:rsidR="006F6C73">
        <w:t xml:space="preserve"> </w:t>
      </w:r>
      <w:r>
        <w:t xml:space="preserve">e </w:t>
      </w:r>
      <w:r w:rsidR="006F6C73">
        <w:t xml:space="preserve">o algoritmo </w:t>
      </w:r>
      <w:proofErr w:type="spellStart"/>
      <w:r w:rsidR="006F6C73">
        <w:t>Minimax</w:t>
      </w:r>
      <w:proofErr w:type="spellEnd"/>
      <w:r w:rsidR="006F6C73">
        <w:t xml:space="preserve"> que será utilizado para </w:t>
      </w:r>
      <w:r w:rsidR="002F2DE0">
        <w:t>determinar</w:t>
      </w:r>
      <w:r w:rsidR="006F6C73">
        <w:t xml:space="preserve"> qual peça será jogada</w:t>
      </w:r>
      <w:r>
        <w:t xml:space="preserve">. </w:t>
      </w:r>
    </w:p>
    <w:p w14:paraId="14050FA1" w14:textId="5A54E721" w:rsidR="00233A0A" w:rsidRDefault="007E6852" w:rsidP="0077068A">
      <w:pPr>
        <w:pStyle w:val="TF-TEXTO"/>
      </w:pPr>
      <w:r>
        <w:t xml:space="preserve">Segundo </w:t>
      </w:r>
      <w:r w:rsidR="00CA6A5B" w:rsidRPr="00CA6A5B">
        <w:t xml:space="preserve">Liu </w:t>
      </w:r>
      <w:r w:rsidR="00190DD3" w:rsidRPr="00190DD3">
        <w:rPr>
          <w:i/>
        </w:rPr>
        <w:t>et al.</w:t>
      </w:r>
      <w:r w:rsidR="00CA6A5B" w:rsidRPr="00CA6A5B">
        <w:t xml:space="preserve"> </w:t>
      </w:r>
      <w:r w:rsidR="00747DEF">
        <w:t>(2019)</w:t>
      </w:r>
      <w:ins w:id="136" w:author="Andreza Sartori" w:date="2020-10-29T23:19:00Z">
        <w:r w:rsidR="009263B5">
          <w:t>,</w:t>
        </w:r>
      </w:ins>
      <w:r w:rsidR="00747DEF">
        <w:t xml:space="preserve"> detectar objetos em uma imagem é </w:t>
      </w:r>
      <w:r w:rsidR="00512FCE">
        <w:t xml:space="preserve">a base </w:t>
      </w:r>
      <w:r w:rsidR="00747DEF">
        <w:t>para aplica</w:t>
      </w:r>
      <w:r w:rsidR="00AB4398">
        <w:t>ções que utilizam</w:t>
      </w:r>
      <w:r w:rsidR="00747DEF">
        <w:t xml:space="preserve"> visão computacional. </w:t>
      </w:r>
      <w:r w:rsidR="00AB4398">
        <w:t xml:space="preserve">Consiste </w:t>
      </w:r>
      <w:r w:rsidR="00E61224">
        <w:t xml:space="preserve">em determinar se existem quaisquer instâncias de objetos </w:t>
      </w:r>
      <w:r w:rsidR="00A65DC5">
        <w:t>de determinadas categorias</w:t>
      </w:r>
      <w:r w:rsidR="009255B9">
        <w:t xml:space="preserve"> em uma image</w:t>
      </w:r>
      <w:r w:rsidR="00DA0429">
        <w:t>m</w:t>
      </w:r>
      <w:r w:rsidR="009255B9">
        <w:t xml:space="preserve">, </w:t>
      </w:r>
      <w:r w:rsidR="00E110E1">
        <w:t>caso</w:t>
      </w:r>
      <w:r w:rsidR="009255B9">
        <w:t xml:space="preserve"> houver, retornar </w:t>
      </w:r>
      <w:r w:rsidR="006B1B12">
        <w:t>à</w:t>
      </w:r>
      <w:r w:rsidR="009255B9">
        <w:t xml:space="preserve"> localização espacial e a </w:t>
      </w:r>
      <w:proofErr w:type="spellStart"/>
      <w:r w:rsidR="006B1B12" w:rsidRPr="00D70CF5">
        <w:rPr>
          <w:i/>
          <w:iCs/>
        </w:rPr>
        <w:t>bounding</w:t>
      </w:r>
      <w:proofErr w:type="spellEnd"/>
      <w:r w:rsidR="006B1B12" w:rsidRPr="00D70CF5">
        <w:rPr>
          <w:i/>
          <w:iCs/>
        </w:rPr>
        <w:t>-box</w:t>
      </w:r>
      <w:r w:rsidR="006B1B12">
        <w:t>.</w:t>
      </w:r>
      <w:r w:rsidR="00A44E4D">
        <w:t xml:space="preserve"> </w:t>
      </w:r>
      <w:r w:rsidR="00A44E4D" w:rsidRPr="00CA6A5B">
        <w:t xml:space="preserve">Liu </w:t>
      </w:r>
      <w:r w:rsidR="00190DD3" w:rsidRPr="00190DD3">
        <w:rPr>
          <w:i/>
        </w:rPr>
        <w:t>et al.</w:t>
      </w:r>
      <w:r w:rsidR="00A44E4D" w:rsidRPr="00CA6A5B">
        <w:t xml:space="preserve"> </w:t>
      </w:r>
      <w:r w:rsidR="00A44E4D">
        <w:t>(2019) afirma</w:t>
      </w:r>
      <w:r w:rsidR="00D70CF5">
        <w:t>m</w:t>
      </w:r>
      <w:r w:rsidR="00A44E4D">
        <w:t xml:space="preserve"> </w:t>
      </w:r>
      <w:r w:rsidR="00B33923">
        <w:t xml:space="preserve">que a detecção de objetos é </w:t>
      </w:r>
      <w:r w:rsidR="00397004">
        <w:t xml:space="preserve">utilizada em várias atividades como: </w:t>
      </w:r>
      <w:r w:rsidR="00881C4F">
        <w:t xml:space="preserve">segmentação, compreensão de cenas, rastreamento de objetos, legenda de imagens, </w:t>
      </w:r>
      <w:r w:rsidR="0068059F">
        <w:t>detecção de eventos e reconhecimento de atividades.</w:t>
      </w:r>
    </w:p>
    <w:p w14:paraId="619FC790" w14:textId="38AE2C5C" w:rsidR="0097283E" w:rsidRDefault="0097283E" w:rsidP="005747DE">
      <w:pPr>
        <w:pStyle w:val="TF-TEXTO"/>
      </w:pPr>
      <w:r>
        <w:t xml:space="preserve">Segundo </w:t>
      </w:r>
      <w:r w:rsidRPr="0097283E">
        <w:t>He</w:t>
      </w:r>
      <w:r w:rsidR="00D84872" w:rsidRPr="00D84872">
        <w:t xml:space="preserve"> </w:t>
      </w:r>
      <w:r w:rsidR="00190DD3" w:rsidRPr="00190DD3">
        <w:rPr>
          <w:i/>
        </w:rPr>
        <w:t>et al.</w:t>
      </w:r>
      <w:r w:rsidRPr="0097283E">
        <w:t xml:space="preserve"> (2018)</w:t>
      </w:r>
      <w:ins w:id="137" w:author="Andreza Sartori" w:date="2020-10-29T23:19:00Z">
        <w:r w:rsidR="009263B5">
          <w:t>,</w:t>
        </w:r>
      </w:ins>
      <w:r>
        <w:t xml:space="preserve"> </w:t>
      </w:r>
      <w:r w:rsidR="00B7021E">
        <w:t xml:space="preserve">o algoritmo </w:t>
      </w:r>
      <w:proofErr w:type="spellStart"/>
      <w:r w:rsidR="00B7021E" w:rsidRPr="00B7021E">
        <w:t>Mask</w:t>
      </w:r>
      <w:proofErr w:type="spellEnd"/>
      <w:r w:rsidR="00B7021E" w:rsidRPr="00B7021E">
        <w:t xml:space="preserve"> R-CNN é uma extensão do algoritmo </w:t>
      </w:r>
      <w:proofErr w:type="spellStart"/>
      <w:r w:rsidR="00B7021E" w:rsidRPr="00B7021E">
        <w:t>Faster</w:t>
      </w:r>
      <w:proofErr w:type="spellEnd"/>
      <w:r w:rsidR="00B7021E" w:rsidRPr="00B7021E">
        <w:t xml:space="preserve"> R-CNN,</w:t>
      </w:r>
      <w:r w:rsidR="00B7021E">
        <w:t xml:space="preserve"> que</w:t>
      </w:r>
      <w:r w:rsidR="00B7021E" w:rsidRPr="00B7021E">
        <w:t xml:space="preserve"> é capaz de realizar a segmentação e classificação de objetos.</w:t>
      </w:r>
      <w:r w:rsidR="001703AB">
        <w:t xml:space="preserve"> O algoritmo </w:t>
      </w:r>
      <w:proofErr w:type="spellStart"/>
      <w:r w:rsidR="001703AB">
        <w:t>Faster</w:t>
      </w:r>
      <w:proofErr w:type="spellEnd"/>
      <w:r w:rsidR="001703AB">
        <w:t xml:space="preserve"> R-CNN disponibiliza duas saídas do</w:t>
      </w:r>
      <w:r w:rsidR="00DD1A5D">
        <w:t xml:space="preserve"> </w:t>
      </w:r>
      <w:r w:rsidR="001703AB">
        <w:t>objeto</w:t>
      </w:r>
      <w:r w:rsidR="00B40E02">
        <w:t xml:space="preserve"> processado</w:t>
      </w:r>
      <w:r w:rsidR="00DD1A5D">
        <w:t xml:space="preserve">, sendo elas </w:t>
      </w:r>
      <w:commentRangeStart w:id="138"/>
      <w:r w:rsidR="00DD1A5D">
        <w:t xml:space="preserve">a </w:t>
      </w:r>
      <w:proofErr w:type="spellStart"/>
      <w:r w:rsidR="00DD1A5D">
        <w:t>label</w:t>
      </w:r>
      <w:proofErr w:type="spellEnd"/>
      <w:r w:rsidR="00DD1A5D">
        <w:t xml:space="preserve"> </w:t>
      </w:r>
      <w:commentRangeEnd w:id="138"/>
      <w:r w:rsidR="00316034">
        <w:rPr>
          <w:rStyle w:val="Refdecomentrio"/>
        </w:rPr>
        <w:commentReference w:id="138"/>
      </w:r>
      <w:r w:rsidR="00522E94">
        <w:t xml:space="preserve">e uma </w:t>
      </w:r>
      <w:r w:rsidR="00B85183">
        <w:t xml:space="preserve">caixa delimitadora chamada de </w:t>
      </w:r>
      <w:proofErr w:type="spellStart"/>
      <w:r w:rsidR="00522E94" w:rsidRPr="00C00520">
        <w:rPr>
          <w:i/>
          <w:iCs/>
        </w:rPr>
        <w:t>bounding</w:t>
      </w:r>
      <w:proofErr w:type="spellEnd"/>
      <w:r w:rsidR="00522E94" w:rsidRPr="00C00520">
        <w:rPr>
          <w:i/>
          <w:iCs/>
        </w:rPr>
        <w:t>-box</w:t>
      </w:r>
      <w:r w:rsidR="00B85183">
        <w:t xml:space="preserve">. </w:t>
      </w:r>
      <w:r w:rsidR="006F069B">
        <w:t xml:space="preserve">O </w:t>
      </w:r>
      <w:proofErr w:type="spellStart"/>
      <w:r w:rsidR="006F069B">
        <w:t>Mask</w:t>
      </w:r>
      <w:proofErr w:type="spellEnd"/>
      <w:r w:rsidR="006F069B">
        <w:t xml:space="preserve"> R-CNN disponibiliza uma s</w:t>
      </w:r>
      <w:r w:rsidR="00AB0AB7">
        <w:t>aída a mais que é a m</w:t>
      </w:r>
      <w:r w:rsidR="000A0A99">
        <w:t>á</w:t>
      </w:r>
      <w:r w:rsidR="00AB0AB7">
        <w:t>scara do objeto.</w:t>
      </w:r>
      <w:r w:rsidR="00275D34">
        <w:t xml:space="preserve"> </w:t>
      </w:r>
      <w:r w:rsidR="00275D34" w:rsidRPr="0097283E">
        <w:t>He</w:t>
      </w:r>
      <w:r w:rsidR="00D84872" w:rsidRPr="00D84872">
        <w:t xml:space="preserve"> </w:t>
      </w:r>
      <w:r w:rsidR="00190DD3" w:rsidRPr="00190DD3">
        <w:rPr>
          <w:i/>
        </w:rPr>
        <w:t>et al.</w:t>
      </w:r>
      <w:r w:rsidR="00275D34" w:rsidRPr="0097283E">
        <w:t xml:space="preserve"> (2018)</w:t>
      </w:r>
      <w:r w:rsidR="00275D34">
        <w:t xml:space="preserve"> </w:t>
      </w:r>
      <w:r w:rsidR="00063952">
        <w:t>apontam</w:t>
      </w:r>
      <w:r w:rsidR="00275D34">
        <w:t xml:space="preserve"> que é possível </w:t>
      </w:r>
      <w:r w:rsidR="00F14424">
        <w:t>executar a predição em 200ms por frame em uma GPU.</w:t>
      </w:r>
    </w:p>
    <w:p w14:paraId="792FD417" w14:textId="0CE88D6E" w:rsidR="002E6BC1" w:rsidRDefault="00A42967" w:rsidP="005747DE">
      <w:pPr>
        <w:pStyle w:val="TF-TEXTO"/>
      </w:pPr>
      <w:r>
        <w:t xml:space="preserve">Segundo </w:t>
      </w:r>
      <w:r w:rsidR="0099485C">
        <w:t xml:space="preserve">Russell, </w:t>
      </w:r>
      <w:proofErr w:type="spellStart"/>
      <w:r w:rsidR="00CA4DBD">
        <w:t>Norvig</w:t>
      </w:r>
      <w:proofErr w:type="spellEnd"/>
      <w:r w:rsidR="00CA4DBD">
        <w:t xml:space="preserve"> (2013)</w:t>
      </w:r>
      <w:ins w:id="139" w:author="Andreza Sartori" w:date="2020-10-29T23:19:00Z">
        <w:r w:rsidR="009263B5">
          <w:t>,</w:t>
        </w:r>
      </w:ins>
      <w:r w:rsidR="00CA4DBD">
        <w:t xml:space="preserve"> o algoritmo </w:t>
      </w:r>
      <w:proofErr w:type="spellStart"/>
      <w:r w:rsidR="002E6BC1">
        <w:t>Minimax</w:t>
      </w:r>
      <w:proofErr w:type="spellEnd"/>
      <w:r w:rsidR="002E6BC1">
        <w:t xml:space="preserve"> </w:t>
      </w:r>
      <w:r w:rsidR="009C7C48">
        <w:t xml:space="preserve">retorna </w:t>
      </w:r>
      <w:r w:rsidR="00BE03B0">
        <w:t>à</w:t>
      </w:r>
      <w:r w:rsidR="00E42E81">
        <w:t xml:space="preserve"> ação correspondente ao melhor movimento possível, levando em consideração o que o oponente joga</w:t>
      </w:r>
      <w:r w:rsidR="00EC04F6">
        <w:t>, tentando minimizar</w:t>
      </w:r>
      <w:r w:rsidR="00E42E81">
        <w:t>.</w:t>
      </w:r>
      <w:r w:rsidR="00BE03B0">
        <w:t xml:space="preserve"> </w:t>
      </w:r>
      <w:r w:rsidR="00EC04F6">
        <w:t>O algoritmo e</w:t>
      </w:r>
      <w:r w:rsidR="002E6BC1">
        <w:t>xecuta uma exploração completa em profundidade da árvore do jogo</w:t>
      </w:r>
      <w:r w:rsidR="002D499B">
        <w:t xml:space="preserve"> até o nós folha,</w:t>
      </w:r>
      <w:r w:rsidR="007E2F6A">
        <w:t xml:space="preserve"> depois propagando os valores </w:t>
      </w:r>
      <w:proofErr w:type="spellStart"/>
      <w:r w:rsidR="007E2F6A">
        <w:t>minimax</w:t>
      </w:r>
      <w:proofErr w:type="spellEnd"/>
      <w:r w:rsidR="007E2F6A">
        <w:t xml:space="preserve"> de volta pela árvore </w:t>
      </w:r>
      <w:r w:rsidR="00BC4746">
        <w:t>à</w:t>
      </w:r>
      <w:r w:rsidR="007E2F6A">
        <w:t xml:space="preserve"> medida que a recursão retorna.</w:t>
      </w:r>
      <w:r w:rsidR="0087055B">
        <w:t xml:space="preserve"> </w:t>
      </w:r>
      <w:r w:rsidR="0099485C">
        <w:t xml:space="preserve">Russell, </w:t>
      </w:r>
      <w:proofErr w:type="spellStart"/>
      <w:r w:rsidR="0087055B">
        <w:t>Norvig</w:t>
      </w:r>
      <w:proofErr w:type="spellEnd"/>
      <w:r w:rsidR="0099485C">
        <w:t xml:space="preserve"> </w:t>
      </w:r>
      <w:r w:rsidR="0087055B">
        <w:t xml:space="preserve">(2013) </w:t>
      </w:r>
      <w:r w:rsidR="00746B86">
        <w:t xml:space="preserve">também </w:t>
      </w:r>
      <w:r w:rsidR="005A4FB1">
        <w:t>afirma</w:t>
      </w:r>
      <w:r w:rsidR="00746B86">
        <w:t>m</w:t>
      </w:r>
      <w:r w:rsidR="005A4FB1">
        <w:t xml:space="preserve"> que o número de estados de jogo que se examina é exponencia</w:t>
      </w:r>
      <w:r w:rsidR="00EB5760">
        <w:t>l</w:t>
      </w:r>
      <w:r w:rsidR="005A4FB1">
        <w:t xml:space="preserve"> em relação ao número de movimentos.</w:t>
      </w:r>
    </w:p>
    <w:p w14:paraId="6BD54095" w14:textId="5305C60D" w:rsidR="00451B94" w:rsidRDefault="00451B94" w:rsidP="00F83A19">
      <w:pPr>
        <w:pStyle w:val="TF-refernciasbibliogrficasTTULO"/>
      </w:pPr>
      <w:bookmarkStart w:id="140" w:name="_Toc351015602"/>
      <w:bookmarkEnd w:id="93"/>
      <w:bookmarkEnd w:id="94"/>
      <w:bookmarkEnd w:id="95"/>
      <w:bookmarkEnd w:id="96"/>
      <w:bookmarkEnd w:id="97"/>
      <w:bookmarkEnd w:id="98"/>
      <w:bookmarkEnd w:id="99"/>
      <w:r>
        <w:lastRenderedPageBreak/>
        <w:t>Referências</w:t>
      </w:r>
      <w:bookmarkEnd w:id="140"/>
    </w:p>
    <w:p w14:paraId="1F8BBB77" w14:textId="4A871DE6" w:rsidR="00B56B18" w:rsidRDefault="00B56B18" w:rsidP="00652367">
      <w:pPr>
        <w:pStyle w:val="TF-REFERNCIASITEM0"/>
        <w:rPr>
          <w:lang w:val="en-US"/>
        </w:rPr>
      </w:pPr>
      <w:r w:rsidRPr="002C651E">
        <w:t xml:space="preserve">ALIANE, </w:t>
      </w:r>
      <w:proofErr w:type="spellStart"/>
      <w:r w:rsidRPr="002C651E">
        <w:t>Nourdine</w:t>
      </w:r>
      <w:proofErr w:type="spellEnd"/>
      <w:r w:rsidRPr="002C651E">
        <w:t xml:space="preserve">; BEMPOSTA, Sergio. </w:t>
      </w:r>
      <w:r w:rsidRPr="00652367">
        <w:rPr>
          <w:b/>
          <w:bCs/>
          <w:lang w:val="en-US"/>
        </w:rPr>
        <w:t>A Checkers Playing Robot: A Didactic Project</w:t>
      </w:r>
      <w:r w:rsidR="003643A9">
        <w:rPr>
          <w:lang w:val="en-US"/>
        </w:rPr>
        <w:t>.</w:t>
      </w:r>
      <w:r w:rsidR="003643A9" w:rsidRPr="003643A9">
        <w:rPr>
          <w:lang w:val="en-US"/>
        </w:rPr>
        <w:t xml:space="preserve"> </w:t>
      </w:r>
      <w:proofErr w:type="spellStart"/>
      <w:r w:rsidR="003643A9" w:rsidRPr="00E13740">
        <w:rPr>
          <w:lang w:val="en-US"/>
        </w:rPr>
        <w:t>Ieee</w:t>
      </w:r>
      <w:proofErr w:type="spellEnd"/>
      <w:r w:rsidR="003643A9" w:rsidRPr="00E13740">
        <w:rPr>
          <w:lang w:val="en-US"/>
        </w:rPr>
        <w:t xml:space="preserve"> Latin America Transactions, [S.L.], v. 9, n. 5, p. 821-826, set. 2011.</w:t>
      </w:r>
    </w:p>
    <w:p w14:paraId="3A9D9A26" w14:textId="56A224D1" w:rsidR="000961DF" w:rsidRPr="00E02C6A" w:rsidRDefault="000C634B" w:rsidP="00652367">
      <w:pPr>
        <w:pStyle w:val="TF-REFERNCIASITEM0"/>
        <w:rPr>
          <w:lang w:val="en-US"/>
        </w:rPr>
      </w:pPr>
      <w:r w:rsidRPr="000C634B">
        <w:rPr>
          <w:lang w:val="en-US"/>
        </w:rPr>
        <w:t>BERNER, Christopher</w:t>
      </w:r>
      <w:r w:rsidR="00BE663B">
        <w:rPr>
          <w:lang w:val="en-US"/>
        </w:rPr>
        <w:t xml:space="preserve"> et al</w:t>
      </w:r>
      <w:r w:rsidRPr="000C634B">
        <w:rPr>
          <w:lang w:val="en-US"/>
        </w:rPr>
        <w:t>.</w:t>
      </w:r>
      <w:r>
        <w:rPr>
          <w:lang w:val="en-US"/>
        </w:rPr>
        <w:t xml:space="preserve"> </w:t>
      </w:r>
      <w:r w:rsidR="004B578A" w:rsidRPr="004B578A">
        <w:rPr>
          <w:b/>
          <w:bCs/>
          <w:lang w:val="en-US"/>
        </w:rPr>
        <w:t>Dota 2 with Large Scale Deep Reinforcement Learning</w:t>
      </w:r>
      <w:r w:rsidR="00E02C6A">
        <w:rPr>
          <w:lang w:val="en-US"/>
        </w:rPr>
        <w:t xml:space="preserve">. </w:t>
      </w:r>
      <w:r w:rsidR="0054187D">
        <w:rPr>
          <w:lang w:val="en-US"/>
        </w:rPr>
        <w:t>2019.</w:t>
      </w:r>
    </w:p>
    <w:p w14:paraId="04A9D2BE" w14:textId="4B39C024" w:rsidR="0099128B" w:rsidRPr="002C651E" w:rsidRDefault="0099128B" w:rsidP="00652367">
      <w:pPr>
        <w:pStyle w:val="TF-REFERNCIASITEM0"/>
        <w:rPr>
          <w:lang w:val="en-US"/>
        </w:rPr>
      </w:pPr>
      <w:r w:rsidRPr="0099128B">
        <w:rPr>
          <w:lang w:val="en-US"/>
        </w:rPr>
        <w:t xml:space="preserve">HE, </w:t>
      </w:r>
      <w:proofErr w:type="spellStart"/>
      <w:r w:rsidRPr="0099128B">
        <w:rPr>
          <w:lang w:val="en-US"/>
        </w:rPr>
        <w:t>Kaiming</w:t>
      </w:r>
      <w:proofErr w:type="spellEnd"/>
      <w:r w:rsidR="00506998">
        <w:rPr>
          <w:lang w:val="en-US"/>
        </w:rPr>
        <w:t xml:space="preserve"> et al</w:t>
      </w:r>
      <w:r w:rsidRPr="0099128B">
        <w:rPr>
          <w:lang w:val="en-US"/>
        </w:rPr>
        <w:t xml:space="preserve">. </w:t>
      </w:r>
      <w:r w:rsidRPr="002C651E">
        <w:rPr>
          <w:b/>
          <w:bCs/>
          <w:lang w:val="en-US"/>
        </w:rPr>
        <w:t>Mask R-CNN</w:t>
      </w:r>
      <w:r w:rsidRPr="002C651E">
        <w:rPr>
          <w:lang w:val="en-US"/>
        </w:rPr>
        <w:t>. </w:t>
      </w:r>
      <w:proofErr w:type="spellStart"/>
      <w:r w:rsidRPr="002C651E">
        <w:rPr>
          <w:rStyle w:val="Forte"/>
          <w:b w:val="0"/>
          <w:bCs w:val="0"/>
          <w:lang w:val="en-US"/>
        </w:rPr>
        <w:t>Ieee</w:t>
      </w:r>
      <w:proofErr w:type="spellEnd"/>
      <w:r w:rsidRPr="002C651E">
        <w:rPr>
          <w:rStyle w:val="Forte"/>
          <w:b w:val="0"/>
          <w:bCs w:val="0"/>
          <w:lang w:val="en-US"/>
        </w:rPr>
        <w:t xml:space="preserve"> Transactions </w:t>
      </w:r>
      <w:proofErr w:type="gramStart"/>
      <w:r w:rsidRPr="002C651E">
        <w:rPr>
          <w:rStyle w:val="Forte"/>
          <w:b w:val="0"/>
          <w:bCs w:val="0"/>
          <w:lang w:val="en-US"/>
        </w:rPr>
        <w:t>On</w:t>
      </w:r>
      <w:proofErr w:type="gramEnd"/>
      <w:r w:rsidRPr="002C651E">
        <w:rPr>
          <w:rStyle w:val="Forte"/>
          <w:b w:val="0"/>
          <w:bCs w:val="0"/>
          <w:lang w:val="en-US"/>
        </w:rPr>
        <w:t xml:space="preserve"> Pattern Analysis And Machine Intelligence</w:t>
      </w:r>
      <w:r w:rsidRPr="002C651E">
        <w:rPr>
          <w:lang w:val="en-US"/>
        </w:rPr>
        <w:t xml:space="preserve">, [S.L.], v. 42, n. 2, p. 386-397, </w:t>
      </w:r>
      <w:commentRangeStart w:id="141"/>
      <w:r w:rsidRPr="002C651E">
        <w:rPr>
          <w:lang w:val="en-US"/>
        </w:rPr>
        <w:t xml:space="preserve">1 </w:t>
      </w:r>
      <w:proofErr w:type="spellStart"/>
      <w:r w:rsidRPr="002C651E">
        <w:rPr>
          <w:lang w:val="en-US"/>
        </w:rPr>
        <w:t>fev</w:t>
      </w:r>
      <w:proofErr w:type="spellEnd"/>
      <w:r w:rsidRPr="002C651E">
        <w:rPr>
          <w:lang w:val="en-US"/>
        </w:rPr>
        <w:t>. 2020.</w:t>
      </w:r>
      <w:commentRangeEnd w:id="141"/>
      <w:r w:rsidR="00236200">
        <w:rPr>
          <w:rStyle w:val="Refdecomentrio"/>
        </w:rPr>
        <w:commentReference w:id="141"/>
      </w:r>
    </w:p>
    <w:p w14:paraId="2B30D02A" w14:textId="57C167DB" w:rsidR="00D20E8C" w:rsidRDefault="00D20E8C" w:rsidP="00652367">
      <w:pPr>
        <w:pStyle w:val="TF-REFERNCIASITEM0"/>
      </w:pPr>
      <w:r w:rsidRPr="002C651E">
        <w:rPr>
          <w:lang w:val="en-US"/>
        </w:rPr>
        <w:t>HSU, Feng-</w:t>
      </w:r>
      <w:proofErr w:type="spellStart"/>
      <w:r w:rsidRPr="002C651E">
        <w:rPr>
          <w:lang w:val="en-US"/>
        </w:rPr>
        <w:t>Hsiung</w:t>
      </w:r>
      <w:proofErr w:type="spellEnd"/>
      <w:r w:rsidRPr="002C651E">
        <w:rPr>
          <w:lang w:val="en-US"/>
        </w:rPr>
        <w:t xml:space="preserve">. </w:t>
      </w:r>
      <w:r w:rsidRPr="002C651E">
        <w:rPr>
          <w:b/>
          <w:bCs/>
          <w:lang w:val="en-US"/>
        </w:rPr>
        <w:t>IBM's Deep Blue Chess grandmaster chips</w:t>
      </w:r>
      <w:r w:rsidRPr="002C651E">
        <w:rPr>
          <w:lang w:val="en-US"/>
        </w:rPr>
        <w:t xml:space="preserve">. </w:t>
      </w:r>
      <w:proofErr w:type="spellStart"/>
      <w:r w:rsidRPr="00D20E8C">
        <w:t>Ieee</w:t>
      </w:r>
      <w:proofErr w:type="spellEnd"/>
      <w:r w:rsidRPr="00D20E8C">
        <w:t xml:space="preserve"> Micro, [S.L.], v. 19, n. 2, p. 70-81, 1999.</w:t>
      </w:r>
    </w:p>
    <w:p w14:paraId="25021EEF" w14:textId="0F374E3E" w:rsidR="002B178F" w:rsidRDefault="002B178F" w:rsidP="00652367">
      <w:pPr>
        <w:pStyle w:val="TF-REFERNCIASITEM0"/>
        <w:rPr>
          <w:lang w:val="en-US"/>
        </w:rPr>
      </w:pPr>
      <w:r w:rsidRPr="00EC2C82">
        <w:rPr>
          <w:lang w:val="en-US"/>
        </w:rPr>
        <w:t xml:space="preserve">JAIN, </w:t>
      </w:r>
      <w:proofErr w:type="spellStart"/>
      <w:r w:rsidRPr="00EC2C82">
        <w:rPr>
          <w:lang w:val="en-US"/>
        </w:rPr>
        <w:t>Sonal</w:t>
      </w:r>
      <w:proofErr w:type="spellEnd"/>
      <w:r w:rsidRPr="00EC2C82">
        <w:rPr>
          <w:lang w:val="en-US"/>
        </w:rPr>
        <w:t xml:space="preserve">. </w:t>
      </w:r>
      <w:r w:rsidRPr="00652367">
        <w:rPr>
          <w:b/>
          <w:bCs/>
          <w:lang w:val="en-US"/>
        </w:rPr>
        <w:t xml:space="preserve">An intelligent method </w:t>
      </w:r>
      <w:proofErr w:type="spellStart"/>
      <w:r w:rsidRPr="00652367">
        <w:rPr>
          <w:b/>
          <w:bCs/>
          <w:lang w:val="en-US"/>
        </w:rPr>
        <w:t>forsolving</w:t>
      </w:r>
      <w:proofErr w:type="spellEnd"/>
      <w:r w:rsidRPr="00652367">
        <w:rPr>
          <w:b/>
          <w:bCs/>
          <w:lang w:val="en-US"/>
        </w:rPr>
        <w:t xml:space="preserve"> TIC-TAC-TOE problem</w:t>
      </w:r>
      <w:r w:rsidRPr="00E13740">
        <w:rPr>
          <w:lang w:val="en-US"/>
        </w:rPr>
        <w:t xml:space="preserve">. </w:t>
      </w:r>
      <w:r w:rsidRPr="00063BCC">
        <w:rPr>
          <w:lang w:val="en-US"/>
        </w:rPr>
        <w:t xml:space="preserve">International Conference </w:t>
      </w:r>
      <w:proofErr w:type="gramStart"/>
      <w:r w:rsidRPr="00063BCC">
        <w:rPr>
          <w:lang w:val="en-US"/>
        </w:rPr>
        <w:t>On</w:t>
      </w:r>
      <w:proofErr w:type="gramEnd"/>
      <w:r w:rsidRPr="00063BCC">
        <w:rPr>
          <w:lang w:val="en-US"/>
        </w:rPr>
        <w:t xml:space="preserve"> Computing, Communication &amp; Automation, [S.L.], p. 181-184, </w:t>
      </w:r>
      <w:proofErr w:type="spellStart"/>
      <w:r w:rsidRPr="00063BCC">
        <w:rPr>
          <w:lang w:val="en-US"/>
        </w:rPr>
        <w:t>maio</w:t>
      </w:r>
      <w:proofErr w:type="spellEnd"/>
      <w:r w:rsidRPr="00063BCC">
        <w:rPr>
          <w:lang w:val="en-US"/>
        </w:rPr>
        <w:t xml:space="preserve"> 2015.</w:t>
      </w:r>
    </w:p>
    <w:p w14:paraId="4B07E4F8" w14:textId="54749495" w:rsidR="00C05B4D" w:rsidRPr="002B178F" w:rsidRDefault="00C05B4D" w:rsidP="00652367">
      <w:pPr>
        <w:pStyle w:val="TF-REFERNCIASITEM0"/>
        <w:rPr>
          <w:lang w:val="en-US"/>
        </w:rPr>
      </w:pPr>
      <w:r w:rsidRPr="00C05B4D">
        <w:rPr>
          <w:lang w:val="en-US"/>
        </w:rPr>
        <w:t>LIU, Li</w:t>
      </w:r>
      <w:r w:rsidR="00FA5286">
        <w:rPr>
          <w:lang w:val="en-US"/>
        </w:rPr>
        <w:t xml:space="preserve"> et al.</w:t>
      </w:r>
      <w:r w:rsidRPr="00C05B4D">
        <w:rPr>
          <w:lang w:val="en-US"/>
        </w:rPr>
        <w:t xml:space="preserve"> </w:t>
      </w:r>
      <w:r w:rsidRPr="00D57C4E">
        <w:rPr>
          <w:b/>
          <w:bCs/>
          <w:lang w:val="en-US"/>
        </w:rPr>
        <w:t xml:space="preserve">Deep Learning for Generic Object Detection: a survey. </w:t>
      </w:r>
      <w:r w:rsidRPr="00C05B4D">
        <w:rPr>
          <w:lang w:val="en-US"/>
        </w:rPr>
        <w:t xml:space="preserve">International Journal </w:t>
      </w:r>
      <w:proofErr w:type="gramStart"/>
      <w:r w:rsidRPr="00C05B4D">
        <w:rPr>
          <w:lang w:val="en-US"/>
        </w:rPr>
        <w:t>Of</w:t>
      </w:r>
      <w:proofErr w:type="gramEnd"/>
      <w:r w:rsidRPr="00C05B4D">
        <w:rPr>
          <w:lang w:val="en-US"/>
        </w:rPr>
        <w:t xml:space="preserve"> Computer Vision, [S.L.], v. 128, n. 2, p. 261-318, 31 out. 2019.</w:t>
      </w:r>
    </w:p>
    <w:p w14:paraId="53C87C8B" w14:textId="187A92D2" w:rsidR="00612808" w:rsidRDefault="0099485C" w:rsidP="00652367">
      <w:pPr>
        <w:pStyle w:val="TF-REFERNCIASITEM0"/>
      </w:pPr>
      <w:r w:rsidRPr="00612808">
        <w:t>RUSSELL, Stuart</w:t>
      </w:r>
      <w:r>
        <w:t xml:space="preserve">; </w:t>
      </w:r>
      <w:r w:rsidR="00612808" w:rsidRPr="00612808">
        <w:t xml:space="preserve">NORVIG, </w:t>
      </w:r>
      <w:proofErr w:type="spellStart"/>
      <w:r w:rsidR="00612808" w:rsidRPr="00612808">
        <w:t>Petter</w:t>
      </w:r>
      <w:proofErr w:type="spellEnd"/>
      <w:r w:rsidR="00612808" w:rsidRPr="00612808">
        <w:t xml:space="preserve">. </w:t>
      </w:r>
      <w:r w:rsidR="00612808" w:rsidRPr="00612808">
        <w:rPr>
          <w:b/>
          <w:bCs/>
        </w:rPr>
        <w:t>Inteligência Artificial</w:t>
      </w:r>
      <w:r w:rsidR="00612808" w:rsidRPr="00612808">
        <w:t xml:space="preserve">. 3.ed. Tradução Regina Célia </w:t>
      </w:r>
      <w:proofErr w:type="spellStart"/>
      <w:r w:rsidR="00612808" w:rsidRPr="00612808">
        <w:t>Simille</w:t>
      </w:r>
      <w:proofErr w:type="spellEnd"/>
      <w:r w:rsidR="00612808" w:rsidRPr="00612808">
        <w:t xml:space="preserve"> de Macedo. Rio de Janeiro: Elsevier, 2013.</w:t>
      </w:r>
    </w:p>
    <w:p w14:paraId="2FBD8DEC" w14:textId="77777777" w:rsidR="002419E8" w:rsidRPr="006E0F78" w:rsidRDefault="002419E8" w:rsidP="002419E8">
      <w:pPr>
        <w:pStyle w:val="TF-REFERNCIASITEM0"/>
      </w:pPr>
      <w:r>
        <w:t xml:space="preserve">SELENGUINI, Anderson L. D. S.; AMARAL, Gabriel A. </w:t>
      </w:r>
      <w:r w:rsidRPr="00B322BE">
        <w:rPr>
          <w:b/>
          <w:bCs/>
        </w:rPr>
        <w:t xml:space="preserve">Sistema </w:t>
      </w:r>
      <w:proofErr w:type="spellStart"/>
      <w:r w:rsidRPr="00B322BE">
        <w:rPr>
          <w:b/>
          <w:bCs/>
        </w:rPr>
        <w:t>Autonomo</w:t>
      </w:r>
      <w:proofErr w:type="spellEnd"/>
      <w:r w:rsidRPr="00B322BE">
        <w:rPr>
          <w:b/>
          <w:bCs/>
        </w:rPr>
        <w:t xml:space="preserve"> para Jogar Xadrez</w:t>
      </w:r>
      <w:r w:rsidRPr="00F23624">
        <w:rPr>
          <w:b/>
          <w:bCs/>
        </w:rPr>
        <w:t xml:space="preserve">, usando </w:t>
      </w:r>
      <w:proofErr w:type="spellStart"/>
      <w:r w:rsidRPr="00F23624">
        <w:rPr>
          <w:b/>
          <w:bCs/>
        </w:rPr>
        <w:t>Robix</w:t>
      </w:r>
      <w:proofErr w:type="spellEnd"/>
      <w:r w:rsidRPr="00F23624">
        <w:rPr>
          <w:b/>
          <w:bCs/>
        </w:rPr>
        <w:t xml:space="preserve"> e Morfologia Matemática</w:t>
      </w:r>
      <w:r>
        <w:t xml:space="preserve">. 2016. 6f. </w:t>
      </w:r>
      <w:r w:rsidRPr="00FB6CAE">
        <w:t>Trabalho de Conclusão de Curso (Graduação em Ciência da Computação) - Universidade Federal de Alfenas</w:t>
      </w:r>
      <w:r>
        <w:t>, Alfenas.</w:t>
      </w:r>
    </w:p>
    <w:p w14:paraId="0B3CB82F" w14:textId="1BB536F1" w:rsidR="00E3230C" w:rsidRDefault="00E3230C" w:rsidP="00652367">
      <w:pPr>
        <w:pStyle w:val="TF-REFERNCIASITEM0"/>
        <w:rPr>
          <w:lang w:val="en-US"/>
        </w:rPr>
      </w:pPr>
      <w:r w:rsidRPr="00E3230C">
        <w:t xml:space="preserve">TORO, Cristian D.; </w:t>
      </w:r>
      <w:r w:rsidRPr="00652367">
        <w:t>ROBLES</w:t>
      </w:r>
      <w:r w:rsidRPr="00E3230C">
        <w:t>-ALGARÍN, Carlos; RODRÍGUEZ-ÁLVAREZ, Omar.</w:t>
      </w:r>
      <w:r>
        <w:t xml:space="preserve"> </w:t>
      </w:r>
      <w:r w:rsidR="00430BA5" w:rsidRPr="00652367">
        <w:rPr>
          <w:b/>
          <w:bCs/>
          <w:lang w:val="en-US"/>
        </w:rPr>
        <w:t>Design and Construction of a Cost-Effective Didactic Robotic Arm for Playing Chess, Using an Artificial Vision System</w:t>
      </w:r>
      <w:r w:rsidR="004C1467">
        <w:rPr>
          <w:lang w:val="en-US"/>
        </w:rPr>
        <w:t xml:space="preserve">. </w:t>
      </w:r>
      <w:r w:rsidR="00130BAE" w:rsidRPr="00130BAE">
        <w:rPr>
          <w:lang w:val="en-US"/>
        </w:rPr>
        <w:t>Electronics, [S.L.], v. 8, n. 10, p. 1154-1169, 12 out. 2019.</w:t>
      </w:r>
    </w:p>
    <w:p w14:paraId="52AB0094" w14:textId="3C92E555" w:rsidR="0002253F" w:rsidRDefault="0002253F" w:rsidP="00652367">
      <w:pPr>
        <w:pStyle w:val="TF-REFERNCIASITEM0"/>
        <w:rPr>
          <w:lang w:val="en-US"/>
        </w:rPr>
      </w:pPr>
      <w:r w:rsidRPr="0002253F">
        <w:rPr>
          <w:lang w:val="en-US"/>
        </w:rPr>
        <w:t xml:space="preserve">TURING, Alan M. </w:t>
      </w:r>
      <w:r w:rsidRPr="004F1FBA">
        <w:rPr>
          <w:b/>
          <w:bCs/>
          <w:lang w:val="en-US"/>
        </w:rPr>
        <w:t>Chess</w:t>
      </w:r>
      <w:r w:rsidRPr="0002253F">
        <w:rPr>
          <w:lang w:val="en-US"/>
        </w:rPr>
        <w:t>. Computer Chess Compendium, [S.L.], p. 14-17, 1988.</w:t>
      </w:r>
    </w:p>
    <w:p w14:paraId="7D2B5E05" w14:textId="4B66B12F" w:rsidR="00547271" w:rsidRPr="002C651E" w:rsidRDefault="00CC3920" w:rsidP="00EA6B08">
      <w:pPr>
        <w:pStyle w:val="TF-REFERNCIASITEM0"/>
        <w:rPr>
          <w:lang w:val="en-US"/>
        </w:rPr>
      </w:pPr>
      <w:r w:rsidRPr="002C651E">
        <w:rPr>
          <w:lang w:val="en-US"/>
        </w:rPr>
        <w:t>YANNAKAKIS, Georgios N.; TOGELIUS, Julian</w:t>
      </w:r>
      <w:r w:rsidR="00547271" w:rsidRPr="002C651E">
        <w:rPr>
          <w:lang w:val="en-US"/>
        </w:rPr>
        <w:t xml:space="preserve">. </w:t>
      </w:r>
      <w:r w:rsidR="00694E06" w:rsidRPr="002C651E">
        <w:rPr>
          <w:b/>
          <w:lang w:val="en-US"/>
        </w:rPr>
        <w:t>Artificial Intelligence and Games</w:t>
      </w:r>
      <w:r w:rsidR="00547271" w:rsidRPr="002C651E">
        <w:rPr>
          <w:lang w:val="en-US"/>
        </w:rPr>
        <w:t xml:space="preserve">. </w:t>
      </w:r>
      <w:r w:rsidR="007A2FF9" w:rsidRPr="002C651E">
        <w:rPr>
          <w:lang w:val="en-US"/>
        </w:rPr>
        <w:t>Charm</w:t>
      </w:r>
      <w:r w:rsidR="00547271" w:rsidRPr="002C651E">
        <w:rPr>
          <w:lang w:val="en-US"/>
        </w:rPr>
        <w:t xml:space="preserve">: </w:t>
      </w:r>
      <w:r w:rsidR="00B5103D" w:rsidRPr="002C651E">
        <w:rPr>
          <w:lang w:val="en-US"/>
        </w:rPr>
        <w:t>Springer</w:t>
      </w:r>
      <w:r w:rsidR="00547271" w:rsidRPr="002C651E">
        <w:rPr>
          <w:lang w:val="en-US"/>
        </w:rPr>
        <w:t xml:space="preserve">, </w:t>
      </w:r>
      <w:r w:rsidR="00B5103D" w:rsidRPr="002C651E">
        <w:rPr>
          <w:lang w:val="en-US"/>
        </w:rPr>
        <w:t>2018</w:t>
      </w:r>
      <w:r w:rsidR="00547271" w:rsidRPr="002C651E">
        <w:rPr>
          <w:lang w:val="en-US"/>
        </w:rPr>
        <w:t>.</w:t>
      </w:r>
    </w:p>
    <w:p w14:paraId="3DA8410D" w14:textId="77777777" w:rsidR="00027979" w:rsidRPr="002C651E" w:rsidRDefault="00027979" w:rsidP="00EA6B08">
      <w:pPr>
        <w:pStyle w:val="TF-REFERNCIASITEM0"/>
        <w:rPr>
          <w:lang w:val="en-US"/>
        </w:rPr>
      </w:pPr>
    </w:p>
    <w:p w14:paraId="4EF7B955" w14:textId="77777777" w:rsidR="00F83A19" w:rsidRDefault="00F83A19" w:rsidP="00587002">
      <w:pPr>
        <w:pStyle w:val="TF-refernciasbibliogrficasTTULO"/>
      </w:pPr>
      <w:r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25"/>
          <w:headerReference w:type="first" r:id="rId26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7621A7A9" w14:textId="77777777" w:rsidR="002C651E" w:rsidRPr="00320BFA" w:rsidRDefault="002C651E" w:rsidP="002C651E">
      <w:pPr>
        <w:pStyle w:val="TF-xAvalTTULO"/>
      </w:pPr>
      <w:r>
        <w:lastRenderedPageBreak/>
        <w:t>FORMULÁRIO  DE  avaliação</w:t>
      </w:r>
      <w:r w:rsidRPr="00320BFA">
        <w:t xml:space="preserve"> – PROFESSOR TCC I</w:t>
      </w:r>
    </w:p>
    <w:p w14:paraId="0429ED4B" w14:textId="585841F6" w:rsidR="002C651E" w:rsidRPr="00320BFA" w:rsidRDefault="002C651E" w:rsidP="002C651E">
      <w:pPr>
        <w:pStyle w:val="TF-xAvalLINHA"/>
      </w:pPr>
      <w:r w:rsidRPr="00320BFA">
        <w:t>Acadêmico(a):</w:t>
      </w:r>
      <w:r w:rsidR="006B1FA2">
        <w:t xml:space="preserve"> Francisco Lucas Sens</w:t>
      </w:r>
      <w:r w:rsidRPr="00320BFA">
        <w:tab/>
      </w:r>
    </w:p>
    <w:p w14:paraId="57810321" w14:textId="7D0C4C80" w:rsidR="002C651E" w:rsidRDefault="002C651E" w:rsidP="002C651E">
      <w:pPr>
        <w:pStyle w:val="TF-xAvalLINHA"/>
      </w:pPr>
      <w:r w:rsidRPr="00320BFA">
        <w:t>Avaliador(a):</w:t>
      </w:r>
      <w:r w:rsidRPr="00320BFA">
        <w:tab/>
      </w:r>
      <w:r w:rsidR="009263B5">
        <w:t>Andreza Sartori</w:t>
      </w:r>
      <w:r>
        <w:tab/>
      </w:r>
    </w:p>
    <w:p w14:paraId="0B61DB43" w14:textId="77777777" w:rsidR="002C651E" w:rsidRDefault="002C651E" w:rsidP="002C651E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362"/>
        <w:gridCol w:w="486"/>
        <w:gridCol w:w="490"/>
        <w:gridCol w:w="483"/>
      </w:tblGrid>
      <w:tr w:rsidR="002C651E" w:rsidRPr="00320BFA" w14:paraId="394E3DB8" w14:textId="77777777" w:rsidTr="008662E5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4255DC0" w14:textId="77777777" w:rsidR="002C651E" w:rsidRPr="00320BFA" w:rsidRDefault="002C651E" w:rsidP="008662E5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88A625E" w14:textId="77777777" w:rsidR="002C651E" w:rsidRPr="00320BFA" w:rsidRDefault="002C651E" w:rsidP="008662E5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FECA543" w14:textId="77777777" w:rsidR="002C651E" w:rsidRPr="00320BFA" w:rsidRDefault="002C651E" w:rsidP="008662E5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548CD182" w14:textId="77777777" w:rsidR="002C651E" w:rsidRPr="00320BFA" w:rsidRDefault="002C651E" w:rsidP="008662E5">
            <w:pPr>
              <w:pStyle w:val="TF-xAvalITEMTABELA"/>
            </w:pPr>
            <w:r w:rsidRPr="00320BFA">
              <w:t>não atende</w:t>
            </w:r>
          </w:p>
        </w:tc>
      </w:tr>
      <w:tr w:rsidR="002C651E" w:rsidRPr="00320BFA" w14:paraId="73B1AA42" w14:textId="77777777" w:rsidTr="008662E5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9A29F5A" w14:textId="77777777" w:rsidR="002C651E" w:rsidRPr="00320BFA" w:rsidRDefault="002C651E" w:rsidP="008662E5">
            <w:pPr>
              <w:pStyle w:val="TF-xAvalITEMTABELA"/>
            </w:pPr>
            <w:r w:rsidRPr="00881B8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7FB90" w14:textId="77777777" w:rsidR="002C651E" w:rsidRPr="00821EE8" w:rsidRDefault="002C651E" w:rsidP="002C651E">
            <w:pPr>
              <w:pStyle w:val="TF-xAvalITEM"/>
              <w:numPr>
                <w:ilvl w:val="0"/>
                <w:numId w:val="13"/>
              </w:numPr>
            </w:pPr>
            <w:r w:rsidRPr="00821EE8">
              <w:t>INTRODUÇÃO</w:t>
            </w:r>
          </w:p>
          <w:p w14:paraId="190AA22D" w14:textId="77777777" w:rsidR="002C651E" w:rsidRPr="00821EE8" w:rsidRDefault="002C651E" w:rsidP="008662E5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C4A2D" w14:textId="4365424F" w:rsidR="002C651E" w:rsidRPr="00320BFA" w:rsidRDefault="003B1A3F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6722C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46C2F2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C651E" w:rsidRPr="00320BFA" w14:paraId="6CD3E40B" w14:textId="77777777" w:rsidTr="008662E5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DD98D9" w14:textId="77777777" w:rsidR="002C651E" w:rsidRPr="00320BFA" w:rsidRDefault="002C651E" w:rsidP="008662E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D5B7B" w14:textId="77777777" w:rsidR="002C651E" w:rsidRPr="00821EE8" w:rsidRDefault="002C651E" w:rsidP="008662E5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B3C54" w14:textId="1EADBBC6" w:rsidR="002C651E" w:rsidRPr="00320BFA" w:rsidRDefault="003B1A3F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6274D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BCE8512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C651E" w:rsidRPr="00320BFA" w14:paraId="42FBA680" w14:textId="77777777" w:rsidTr="008662E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7E07867" w14:textId="77777777" w:rsidR="002C651E" w:rsidRPr="00320BFA" w:rsidRDefault="002C651E" w:rsidP="008662E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7CB61" w14:textId="77777777" w:rsidR="002C651E" w:rsidRPr="00320BFA" w:rsidRDefault="002C651E" w:rsidP="002C651E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23C2186A" w14:textId="77777777" w:rsidR="002C651E" w:rsidRPr="00320BFA" w:rsidRDefault="002C651E" w:rsidP="008662E5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F5B9E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AB6AE" w14:textId="0A096410" w:rsidR="002C651E" w:rsidRPr="00320BFA" w:rsidRDefault="003B1A3F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09F1BD6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C651E" w:rsidRPr="00320BFA" w14:paraId="0FB12768" w14:textId="77777777" w:rsidTr="008662E5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2F5A76" w14:textId="77777777" w:rsidR="002C651E" w:rsidRPr="00320BFA" w:rsidRDefault="002C651E" w:rsidP="008662E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E3229" w14:textId="77777777" w:rsidR="002C651E" w:rsidRPr="00320BFA" w:rsidRDefault="002C651E" w:rsidP="008662E5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7522C" w14:textId="25507814" w:rsidR="002C651E" w:rsidRPr="00320BFA" w:rsidRDefault="003B1A3F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81E74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8A51206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C651E" w:rsidRPr="00320BFA" w14:paraId="20CF223D" w14:textId="77777777" w:rsidTr="008662E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A416F3D" w14:textId="77777777" w:rsidR="002C651E" w:rsidRPr="00320BFA" w:rsidRDefault="002C651E" w:rsidP="008662E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54250" w14:textId="77777777" w:rsidR="002C651E" w:rsidRPr="00EE20C1" w:rsidRDefault="002C651E" w:rsidP="002C651E">
            <w:pPr>
              <w:pStyle w:val="TF-xAvalITEM"/>
              <w:numPr>
                <w:ilvl w:val="0"/>
                <w:numId w:val="13"/>
              </w:numPr>
            </w:pPr>
            <w:r w:rsidRPr="00EE20C1">
              <w:t>JUSTIFICATIVA</w:t>
            </w:r>
          </w:p>
          <w:p w14:paraId="70DDD804" w14:textId="77777777" w:rsidR="002C651E" w:rsidRPr="00EE20C1" w:rsidRDefault="002C651E" w:rsidP="008662E5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5134F" w14:textId="2B1CEFD2" w:rsidR="002C651E" w:rsidRPr="00320BFA" w:rsidRDefault="00792814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268F0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1706B40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C651E" w:rsidRPr="00320BFA" w14:paraId="561E683D" w14:textId="77777777" w:rsidTr="008662E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5613A2D" w14:textId="77777777" w:rsidR="002C651E" w:rsidRPr="00320BFA" w:rsidRDefault="002C651E" w:rsidP="008662E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1BD25" w14:textId="77777777" w:rsidR="002C651E" w:rsidRPr="00EE20C1" w:rsidRDefault="002C651E" w:rsidP="008662E5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20463" w14:textId="3FF85AB8" w:rsidR="002C651E" w:rsidRPr="00320BFA" w:rsidRDefault="00792814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F42E7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12651D7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C651E" w:rsidRPr="00320BFA" w14:paraId="370F998F" w14:textId="77777777" w:rsidTr="008662E5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791E2C5" w14:textId="77777777" w:rsidR="002C651E" w:rsidRPr="00320BFA" w:rsidRDefault="002C651E" w:rsidP="008662E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58E02" w14:textId="77777777" w:rsidR="002C651E" w:rsidRPr="00320BFA" w:rsidRDefault="002C651E" w:rsidP="002C651E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6A15D8E3" w14:textId="77777777" w:rsidR="002C651E" w:rsidRPr="00320BFA" w:rsidRDefault="002C651E" w:rsidP="008662E5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E6776" w14:textId="0D565673" w:rsidR="002C651E" w:rsidRPr="00320BFA" w:rsidRDefault="00792814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40265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A1C9F13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C651E" w:rsidRPr="00320BFA" w14:paraId="37215E6E" w14:textId="77777777" w:rsidTr="008662E5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C82CDF3" w14:textId="77777777" w:rsidR="002C651E" w:rsidRPr="00320BFA" w:rsidRDefault="002C651E" w:rsidP="008662E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3DCA9" w14:textId="77777777" w:rsidR="002C651E" w:rsidRPr="00320BFA" w:rsidRDefault="002C651E" w:rsidP="008662E5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52321" w14:textId="443F42FB" w:rsidR="002C651E" w:rsidRPr="00320BFA" w:rsidRDefault="00792814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1537A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DC226C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C651E" w:rsidRPr="00320BFA" w14:paraId="13F449BC" w14:textId="77777777" w:rsidTr="008662E5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6306998" w14:textId="77777777" w:rsidR="002C651E" w:rsidRPr="00320BFA" w:rsidRDefault="002C651E" w:rsidP="008662E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FB892" w14:textId="77777777" w:rsidR="002C651E" w:rsidRPr="00801036" w:rsidRDefault="002C651E" w:rsidP="002C651E">
            <w:pPr>
              <w:pStyle w:val="TF-xAvalITEM"/>
              <w:numPr>
                <w:ilvl w:val="0"/>
                <w:numId w:val="13"/>
              </w:numPr>
            </w:pPr>
            <w:r w:rsidRPr="00801036">
              <w:t>REVISÃO BIBLIOGRÁFICA (atenção para a diferença de conteúdo entre projeto e pré-projeto)</w:t>
            </w:r>
          </w:p>
          <w:p w14:paraId="3F689666" w14:textId="77777777" w:rsidR="002C651E" w:rsidRPr="00801036" w:rsidRDefault="002C651E" w:rsidP="008662E5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EAD55" w14:textId="49F982C8" w:rsidR="002C651E" w:rsidRPr="00801036" w:rsidRDefault="00792814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C6D66" w14:textId="77777777" w:rsidR="002C651E" w:rsidRPr="00801036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6D9B85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C651E" w:rsidRPr="00320BFA" w14:paraId="2C99DF3E" w14:textId="77777777" w:rsidTr="008662E5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DBD740F" w14:textId="77777777" w:rsidR="002C651E" w:rsidRPr="00320BFA" w:rsidRDefault="002C651E" w:rsidP="008662E5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A3739" w14:textId="77777777" w:rsidR="002C651E" w:rsidRPr="00320BFA" w:rsidRDefault="002C651E" w:rsidP="002C651E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70C53C07" w14:textId="77777777" w:rsidR="002C651E" w:rsidRPr="00320BFA" w:rsidRDefault="002C651E" w:rsidP="008662E5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CCCD5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ADD9E" w14:textId="067B8E3C" w:rsidR="002C651E" w:rsidRPr="00320BFA" w:rsidRDefault="003B1A3F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1C4F938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C651E" w:rsidRPr="00320BFA" w14:paraId="6FE65590" w14:textId="77777777" w:rsidTr="008662E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1617C7" w14:textId="77777777" w:rsidR="002C651E" w:rsidRPr="00320BFA" w:rsidRDefault="002C651E" w:rsidP="008662E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B075C" w14:textId="77777777" w:rsidR="002C651E" w:rsidRPr="00320BFA" w:rsidRDefault="002C651E" w:rsidP="008662E5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614A3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27E3F" w14:textId="1B1B6EEF" w:rsidR="002C651E" w:rsidRPr="00320BFA" w:rsidRDefault="003B1A3F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1B1DFE0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C651E" w:rsidRPr="00320BFA" w14:paraId="14450FCA" w14:textId="77777777" w:rsidTr="008662E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26D6733" w14:textId="77777777" w:rsidR="002C651E" w:rsidRPr="00320BFA" w:rsidRDefault="002C651E" w:rsidP="008662E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D1353" w14:textId="77777777" w:rsidR="002C651E" w:rsidRPr="00320BFA" w:rsidRDefault="002C651E" w:rsidP="002C651E">
            <w:pPr>
              <w:pStyle w:val="TF-xAvalITEM"/>
              <w:numPr>
                <w:ilvl w:val="0"/>
                <w:numId w:val="13"/>
              </w:numPr>
            </w:pPr>
            <w:r w:rsidRPr="00320BFA">
              <w:t>ORGANIZAÇÃO E APRESENTAÇÃO GRÁFICA DO TEXTO</w:t>
            </w:r>
          </w:p>
          <w:p w14:paraId="787B4478" w14:textId="77777777" w:rsidR="002C651E" w:rsidRPr="00320BFA" w:rsidRDefault="002C651E" w:rsidP="008662E5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B052" w14:textId="4CE76EE1" w:rsidR="002C651E" w:rsidRPr="00320BFA" w:rsidRDefault="006B1FA2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F1606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1BCD506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C651E" w:rsidRPr="00320BFA" w14:paraId="3ECFB1E8" w14:textId="77777777" w:rsidTr="008662E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87B6C3C" w14:textId="77777777" w:rsidR="002C651E" w:rsidRPr="00320BFA" w:rsidRDefault="002C651E" w:rsidP="008662E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407F2" w14:textId="77777777" w:rsidR="002C651E" w:rsidRPr="00320BFA" w:rsidRDefault="002C651E" w:rsidP="002C651E">
            <w:pPr>
              <w:pStyle w:val="TF-xAvalITEM"/>
              <w:numPr>
                <w:ilvl w:val="0"/>
                <w:numId w:val="13"/>
              </w:numPr>
            </w:pPr>
            <w:r w:rsidRPr="00320BFA">
              <w:t>ILUSTRAÇÕES (figuras, quadros, tabelas)</w:t>
            </w:r>
          </w:p>
          <w:p w14:paraId="39E1BA10" w14:textId="77777777" w:rsidR="002C651E" w:rsidRPr="00320BFA" w:rsidRDefault="002C651E" w:rsidP="008662E5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BC810" w14:textId="659598E2" w:rsidR="002C651E" w:rsidRPr="00320BFA" w:rsidRDefault="006B1FA2" w:rsidP="008662E5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6D5E6" w14:textId="77777777" w:rsidR="002C651E" w:rsidRPr="00320BFA" w:rsidRDefault="002C651E" w:rsidP="008662E5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E881FE" w14:textId="77777777" w:rsidR="002C651E" w:rsidRPr="00320BFA" w:rsidRDefault="002C651E" w:rsidP="008662E5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2C651E" w:rsidRPr="00320BFA" w14:paraId="58994C8C" w14:textId="77777777" w:rsidTr="008662E5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0E8F9CE" w14:textId="77777777" w:rsidR="002C651E" w:rsidRPr="00320BFA" w:rsidRDefault="002C651E" w:rsidP="008662E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43C96" w14:textId="77777777" w:rsidR="002C651E" w:rsidRPr="00320BFA" w:rsidRDefault="002C651E" w:rsidP="002C651E">
            <w:pPr>
              <w:pStyle w:val="TF-xAvalITEM"/>
              <w:numPr>
                <w:ilvl w:val="0"/>
                <w:numId w:val="13"/>
              </w:numPr>
            </w:pPr>
            <w:r w:rsidRPr="00320BFA">
              <w:t>REFERÊNCIAS E CITAÇÕES</w:t>
            </w:r>
          </w:p>
          <w:p w14:paraId="37551DC9" w14:textId="77777777" w:rsidR="002C651E" w:rsidRPr="00320BFA" w:rsidRDefault="002C651E" w:rsidP="008662E5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472F2" w14:textId="2FE0EFC8" w:rsidR="002C651E" w:rsidRPr="00320BFA" w:rsidRDefault="009649CB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AA054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E059E5E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C651E" w:rsidRPr="00320BFA" w14:paraId="79741E24" w14:textId="77777777" w:rsidTr="008662E5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C1A6CE1" w14:textId="77777777" w:rsidR="002C651E" w:rsidRPr="00320BFA" w:rsidRDefault="002C651E" w:rsidP="008662E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FBB4B" w14:textId="77777777" w:rsidR="002C651E" w:rsidRPr="00320BFA" w:rsidRDefault="002C651E" w:rsidP="008662E5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117FD" w14:textId="37170C90" w:rsidR="002C651E" w:rsidRPr="00320BFA" w:rsidRDefault="006B1FA2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24CE7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1D2DD6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C651E" w:rsidRPr="00320BFA" w14:paraId="42A7E322" w14:textId="77777777" w:rsidTr="008662E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6B53C24" w14:textId="77777777" w:rsidR="002C651E" w:rsidRPr="00320BFA" w:rsidRDefault="002C651E" w:rsidP="008662E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1D13507" w14:textId="77777777" w:rsidR="002C651E" w:rsidRPr="00320BFA" w:rsidRDefault="002C651E" w:rsidP="008662E5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1EC226F" w14:textId="1BF20CC7" w:rsidR="002C651E" w:rsidRPr="00320BFA" w:rsidRDefault="009649CB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AF1F4D0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F498608" w14:textId="77777777" w:rsidR="002C651E" w:rsidRPr="00320BFA" w:rsidRDefault="002C651E" w:rsidP="008662E5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3DC15D81" w14:textId="77777777" w:rsidR="002C651E" w:rsidRPr="00320BFA" w:rsidRDefault="002C651E" w:rsidP="002C651E">
      <w:pPr>
        <w:pStyle w:val="TF-xAvalLINHA"/>
      </w:pPr>
    </w:p>
    <w:p w14:paraId="3E2CE2A6" w14:textId="77777777" w:rsidR="002C651E" w:rsidRDefault="002C651E" w:rsidP="002C651E">
      <w:pPr>
        <w:pStyle w:val="TF-xAvalTTULO"/>
      </w:pPr>
      <w:r w:rsidRPr="00320BFA">
        <w:t>PARECER – PROFESSOR DE TCC I ou COORDENADOR DE TCC</w:t>
      </w:r>
      <w:r>
        <w:t xml:space="preserve"> </w:t>
      </w:r>
    </w:p>
    <w:p w14:paraId="5AFFCA67" w14:textId="77777777" w:rsidR="002C651E" w:rsidRPr="003F5F25" w:rsidRDefault="002C651E" w:rsidP="002C651E">
      <w:pPr>
        <w:pStyle w:val="TF-xAvalTTULO"/>
        <w:rPr>
          <w:b/>
        </w:rPr>
      </w:pPr>
      <w:r w:rsidRPr="003F5F25">
        <w:rPr>
          <w:b/>
        </w:rPr>
        <w:t>(preencher apenas no projeto):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3"/>
        <w:gridCol w:w="3453"/>
        <w:gridCol w:w="3456"/>
      </w:tblGrid>
      <w:tr w:rsidR="002C651E" w:rsidRPr="00320BFA" w14:paraId="4E368D6C" w14:textId="77777777" w:rsidTr="008662E5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2204B1EE" w14:textId="77777777" w:rsidR="002C651E" w:rsidRPr="00320BFA" w:rsidRDefault="002C651E" w:rsidP="008662E5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292AA924" w14:textId="77777777" w:rsidR="002C651E" w:rsidRPr="00320BFA" w:rsidRDefault="002C651E" w:rsidP="002C651E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64A78DF6" w14:textId="77777777" w:rsidR="002C651E" w:rsidRPr="00320BFA" w:rsidRDefault="002C651E" w:rsidP="002C651E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0AFE05F0" w14:textId="77777777" w:rsidR="002C651E" w:rsidRPr="00320BFA" w:rsidRDefault="002C651E" w:rsidP="002C651E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2C651E" w:rsidRPr="00320BFA" w14:paraId="43B80CF0" w14:textId="77777777" w:rsidTr="008662E5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1DDC3BC8" w14:textId="77777777" w:rsidR="002C651E" w:rsidRPr="00320BFA" w:rsidRDefault="002C651E" w:rsidP="008662E5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4EE2F71" w14:textId="77777777" w:rsidR="002C651E" w:rsidRPr="00320BFA" w:rsidRDefault="002C651E" w:rsidP="008662E5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609EB5F9" w14:textId="77777777" w:rsidR="002C651E" w:rsidRPr="00320BFA" w:rsidRDefault="002C651E" w:rsidP="008662E5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06D53A38" w14:textId="77777777" w:rsidR="002C651E" w:rsidRDefault="002C651E" w:rsidP="002C651E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p w14:paraId="3D272074" w14:textId="77777777" w:rsidR="002C651E" w:rsidRDefault="002C651E" w:rsidP="002C651E">
      <w:pPr>
        <w:pStyle w:val="TF-xAvalTTULO"/>
        <w:ind w:left="0" w:firstLine="0"/>
        <w:jc w:val="left"/>
      </w:pPr>
    </w:p>
    <w:p w14:paraId="2114DF21" w14:textId="77777777" w:rsidR="002C651E" w:rsidRDefault="002C651E" w:rsidP="002C651E"/>
    <w:p w14:paraId="3E1F1C9D" w14:textId="64C99A84" w:rsidR="0000224C" w:rsidRDefault="0000224C" w:rsidP="0000224C">
      <w:pPr>
        <w:pStyle w:val="TF-xAvalLINHA"/>
        <w:tabs>
          <w:tab w:val="left" w:leader="underscore" w:pos="6237"/>
        </w:tabs>
      </w:pPr>
    </w:p>
    <w:sectPr w:rsidR="0000224C" w:rsidSect="00EC2D7A">
      <w:headerReference w:type="default" r:id="rId27"/>
      <w:footerReference w:type="default" r:id="rId28"/>
      <w:headerReference w:type="first" r:id="rId29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3" w:author="Andreza Sartori" w:date="2020-10-30T14:50:00Z" w:initials="AS">
    <w:p w14:paraId="209A9120" w14:textId="388D8D70" w:rsidR="006C763F" w:rsidRDefault="006C763F">
      <w:pPr>
        <w:pStyle w:val="Textodecomentrio"/>
      </w:pPr>
      <w:r>
        <w:rPr>
          <w:rStyle w:val="Refdecomentrio"/>
        </w:rPr>
        <w:annotationRef/>
      </w:r>
      <w:r>
        <w:t>Acredito ser: igualam</w:t>
      </w:r>
    </w:p>
  </w:comment>
  <w:comment w:id="24" w:author="Andreza Sartori" w:date="2020-10-30T14:51:00Z" w:initials="AS">
    <w:p w14:paraId="61870A8A" w14:textId="20B9AEF0" w:rsidR="00F9685F" w:rsidRDefault="00F9685F">
      <w:pPr>
        <w:pStyle w:val="Textodecomentrio"/>
      </w:pPr>
      <w:r>
        <w:rPr>
          <w:rStyle w:val="Refdecomentrio"/>
        </w:rPr>
        <w:annotationRef/>
      </w:r>
      <w:r>
        <w:t>Fonte?</w:t>
      </w:r>
    </w:p>
  </w:comment>
  <w:comment w:id="29" w:author="Andreza Sartori" w:date="2020-10-30T14:53:00Z" w:initials="AS">
    <w:p w14:paraId="773A470B" w14:textId="76FA93BA" w:rsidR="005B5A73" w:rsidRDefault="005B5A73">
      <w:pPr>
        <w:pStyle w:val="Textodecomentrio"/>
      </w:pPr>
      <w:r>
        <w:rPr>
          <w:rStyle w:val="Refdecomentrio"/>
        </w:rPr>
        <w:annotationRef/>
      </w:r>
      <w:r>
        <w:t>Rever esta frase.</w:t>
      </w:r>
    </w:p>
  </w:comment>
  <w:comment w:id="35" w:author="Andreza Sartori" w:date="2020-10-30T15:06:00Z" w:initials="AS">
    <w:p w14:paraId="2F3FBB68" w14:textId="6FC2ABE1" w:rsidR="00084B30" w:rsidRDefault="00084B30">
      <w:pPr>
        <w:pStyle w:val="Textodecomentrio"/>
      </w:pPr>
      <w:r>
        <w:rPr>
          <w:rStyle w:val="Refdecomentrio"/>
        </w:rPr>
        <w:annotationRef/>
      </w:r>
      <w:r>
        <w:t>Precisa rever esta frase.</w:t>
      </w:r>
    </w:p>
  </w:comment>
  <w:comment w:id="39" w:author="Andreza Sartori" w:date="2020-10-30T15:07:00Z" w:initials="AS">
    <w:p w14:paraId="66A9F0C1" w14:textId="104814D7" w:rsidR="00B97161" w:rsidRDefault="00B97161">
      <w:pPr>
        <w:pStyle w:val="Textodecomentrio"/>
      </w:pPr>
      <w:r>
        <w:rPr>
          <w:rStyle w:val="Refdecomentrio"/>
        </w:rPr>
        <w:annotationRef/>
      </w:r>
      <w:r>
        <w:t>O que é?</w:t>
      </w:r>
    </w:p>
  </w:comment>
  <w:comment w:id="42" w:author="Andreza Sartori" w:date="2020-10-30T15:09:00Z" w:initials="AS">
    <w:p w14:paraId="29812D5D" w14:textId="3687DE27" w:rsidR="00D2751D" w:rsidRDefault="00D2751D">
      <w:pPr>
        <w:pStyle w:val="Textodecomentrio"/>
      </w:pPr>
      <w:r>
        <w:rPr>
          <w:rStyle w:val="Refdecomentrio"/>
        </w:rPr>
        <w:annotationRef/>
      </w:r>
      <w:r>
        <w:t>tem certeza?</w:t>
      </w:r>
    </w:p>
  </w:comment>
  <w:comment w:id="45" w:author="Andreza Sartori" w:date="2020-10-29T23:13:00Z" w:initials="AS">
    <w:p w14:paraId="1792F54C" w14:textId="0DE18ADC" w:rsidR="00A32401" w:rsidRDefault="00A32401">
      <w:pPr>
        <w:pStyle w:val="Textodecomentrio"/>
      </w:pPr>
      <w:r>
        <w:rPr>
          <w:rStyle w:val="Refdecomentrio"/>
        </w:rPr>
        <w:annotationRef/>
      </w:r>
      <w:r w:rsidRPr="00A32401">
        <w:t>tem vírgula depois da referência em função do “Segundo”</w:t>
      </w:r>
    </w:p>
  </w:comment>
  <w:comment w:id="49" w:author="Andreza Sartori" w:date="2020-10-29T23:13:00Z" w:initials="AS">
    <w:p w14:paraId="74815201" w14:textId="2E3C34A9" w:rsidR="001E13A6" w:rsidRDefault="001E13A6">
      <w:pPr>
        <w:pStyle w:val="Textodecomentrio"/>
      </w:pPr>
      <w:r>
        <w:rPr>
          <w:rStyle w:val="Refdecomentrio"/>
        </w:rPr>
        <w:annotationRef/>
      </w:r>
      <w:r>
        <w:t>utilize o termo em português</w:t>
      </w:r>
    </w:p>
  </w:comment>
  <w:comment w:id="50" w:author="Andreza Sartori" w:date="2020-10-30T15:26:00Z" w:initials="AS">
    <w:p w14:paraId="3E1B2C28" w14:textId="7B43051B" w:rsidR="00315B77" w:rsidRDefault="00315B77">
      <w:pPr>
        <w:pStyle w:val="Textodecomentrio"/>
      </w:pPr>
      <w:r>
        <w:rPr>
          <w:rStyle w:val="Refdecomentrio"/>
        </w:rPr>
        <w:annotationRef/>
      </w:r>
      <w:r w:rsidR="00255018" w:rsidRPr="00255018">
        <w:t>Desenvolver é metodologia e não objetivo.</w:t>
      </w:r>
    </w:p>
  </w:comment>
  <w:comment w:id="56" w:author="Andreza Sartori" w:date="2020-10-29T23:14:00Z" w:initials="AS">
    <w:p w14:paraId="11192E73" w14:textId="1E26156C" w:rsidR="00727AD0" w:rsidRDefault="00727AD0">
      <w:pPr>
        <w:pStyle w:val="Textodecomentrio"/>
      </w:pPr>
      <w:r>
        <w:rPr>
          <w:rStyle w:val="Refdecomentrio"/>
        </w:rPr>
        <w:annotationRef/>
      </w:r>
      <w:r w:rsidR="00DB7EFA" w:rsidRPr="00DB7EFA">
        <w:t>Coloque o recurso de referência cruzada para figura/quadro/tabela. Faça isso em todo o texto.</w:t>
      </w:r>
    </w:p>
  </w:comment>
  <w:comment w:id="60" w:author="Andreza Sartori" w:date="2020-10-30T15:46:00Z" w:initials="AS">
    <w:p w14:paraId="18FE4EE6" w14:textId="4A974CAA" w:rsidR="00605E04" w:rsidRDefault="00605E04">
      <w:pPr>
        <w:pStyle w:val="Textodecomentrio"/>
      </w:pPr>
      <w:r>
        <w:rPr>
          <w:rStyle w:val="Refdecomentrio"/>
        </w:rPr>
        <w:annotationRef/>
      </w:r>
      <w:r>
        <w:t>Coloca o nome em português</w:t>
      </w:r>
    </w:p>
  </w:comment>
  <w:comment w:id="68" w:author="Andreza Sartori" w:date="2020-10-29T23:15:00Z" w:initials="AS">
    <w:p w14:paraId="745B906B" w14:textId="16961DC6" w:rsidR="005C63E8" w:rsidRDefault="005C63E8">
      <w:pPr>
        <w:pStyle w:val="Textodecomentrio"/>
      </w:pPr>
      <w:r>
        <w:rPr>
          <w:rStyle w:val="Refdecomentrio"/>
        </w:rPr>
        <w:annotationRef/>
      </w:r>
      <w:r>
        <w:t>Evite parágrafos pequenos.</w:t>
      </w:r>
    </w:p>
  </w:comment>
  <w:comment w:id="69" w:author="Andreza Sartori" w:date="2020-10-30T15:47:00Z" w:initials="AS">
    <w:p w14:paraId="5E572D46" w14:textId="2606A53B" w:rsidR="00CB20B8" w:rsidRDefault="00CB20B8">
      <w:pPr>
        <w:pStyle w:val="Textodecomentrio"/>
      </w:pPr>
      <w:r>
        <w:rPr>
          <w:rStyle w:val="Refdecomentrio"/>
        </w:rPr>
        <w:annotationRef/>
      </w:r>
      <w:r>
        <w:t>Base de dados</w:t>
      </w:r>
    </w:p>
  </w:comment>
  <w:comment w:id="79" w:author="Andreza Sartori" w:date="2020-10-30T15:55:00Z" w:initials="AS">
    <w:p w14:paraId="5C4D789D" w14:textId="77777777" w:rsidR="00F14720" w:rsidRDefault="004165E9" w:rsidP="00F14720">
      <w:pPr>
        <w:pStyle w:val="Textodecomentrio"/>
      </w:pPr>
      <w:r>
        <w:rPr>
          <w:rStyle w:val="Refdecomentrio"/>
        </w:rPr>
        <w:annotationRef/>
      </w:r>
      <w:r w:rsidR="00F14720">
        <w:t>Frase longa. Rever.</w:t>
      </w:r>
    </w:p>
    <w:p w14:paraId="6E8B75FA" w14:textId="2318FD26" w:rsidR="004165E9" w:rsidRDefault="00F14720" w:rsidP="00F14720">
      <w:pPr>
        <w:pStyle w:val="Textodecomentrio"/>
      </w:pPr>
      <w:r>
        <w:t>Não se faz parágrafo com uma única frase.</w:t>
      </w:r>
    </w:p>
  </w:comment>
  <w:comment w:id="81" w:author="Andreza Sartori" w:date="2020-10-30T15:56:00Z" w:initials="AS">
    <w:p w14:paraId="10A47017" w14:textId="65F94DE0" w:rsidR="00B659A8" w:rsidRDefault="00B659A8">
      <w:pPr>
        <w:pStyle w:val="Textodecomentrio"/>
      </w:pPr>
      <w:r>
        <w:rPr>
          <w:rStyle w:val="Refdecomentrio"/>
        </w:rPr>
        <w:annotationRef/>
      </w:r>
      <w:r w:rsidR="00713D21">
        <w:t>limiar</w:t>
      </w:r>
    </w:p>
  </w:comment>
  <w:comment w:id="84" w:author="Andreza Sartori" w:date="2020-10-30T15:59:00Z" w:initials="AS">
    <w:p w14:paraId="783663B0" w14:textId="19348249" w:rsidR="008E44D9" w:rsidRDefault="008E44D9">
      <w:pPr>
        <w:pStyle w:val="Textodecomentrio"/>
      </w:pPr>
      <w:r>
        <w:rPr>
          <w:rStyle w:val="Refdecomentrio"/>
        </w:rPr>
        <w:annotationRef/>
      </w:r>
      <w:r>
        <w:t>usar termo em português</w:t>
      </w:r>
    </w:p>
  </w:comment>
  <w:comment w:id="92" w:author="Andreza Sartori" w:date="2020-10-30T16:02:00Z" w:initials="AS">
    <w:p w14:paraId="6AE37C87" w14:textId="362CCED0" w:rsidR="000256DB" w:rsidRDefault="000256DB">
      <w:pPr>
        <w:pStyle w:val="Textodecomentrio"/>
      </w:pPr>
      <w:r>
        <w:rPr>
          <w:rStyle w:val="Refdecomentrio"/>
        </w:rPr>
        <w:annotationRef/>
      </w:r>
      <w:r w:rsidR="00982C6B" w:rsidRPr="00982C6B">
        <w:t>Não se faz parágrafo com uma única frase.</w:t>
      </w:r>
    </w:p>
  </w:comment>
  <w:comment w:id="110" w:author="Andreza Sartori" w:date="2020-10-30T16:06:00Z" w:initials="AS">
    <w:p w14:paraId="012C298E" w14:textId="6B1934F7" w:rsidR="00155EDF" w:rsidRDefault="00155EDF">
      <w:pPr>
        <w:pStyle w:val="Textodecomentrio"/>
      </w:pPr>
      <w:r>
        <w:rPr>
          <w:rStyle w:val="Refdecomentrio"/>
        </w:rPr>
        <w:annotationRef/>
      </w:r>
      <w:r w:rsidR="00137691" w:rsidRPr="00137691">
        <w:t>Atenção para palavras repetidas</w:t>
      </w:r>
      <w:r w:rsidR="00137691">
        <w:t>.</w:t>
      </w:r>
    </w:p>
  </w:comment>
  <w:comment w:id="117" w:author="Andreza Sartori" w:date="2020-10-30T16:07:00Z" w:initials="AS">
    <w:p w14:paraId="10ED3B12" w14:textId="3C8A9BB6" w:rsidR="007F3067" w:rsidRDefault="007F3067">
      <w:pPr>
        <w:pStyle w:val="Textodecomentrio"/>
      </w:pPr>
      <w:r>
        <w:rPr>
          <w:rStyle w:val="Refdecomentrio"/>
        </w:rPr>
        <w:annotationRef/>
      </w:r>
      <w:r>
        <w:t>O que?</w:t>
      </w:r>
    </w:p>
  </w:comment>
  <w:comment w:id="126" w:author="Andreza Sartori" w:date="2020-10-30T16:09:00Z" w:initials="AS">
    <w:p w14:paraId="0BB80CC9" w14:textId="56F1E9AF" w:rsidR="008E7A9C" w:rsidRDefault="008E7A9C">
      <w:pPr>
        <w:pStyle w:val="Textodecomentrio"/>
      </w:pPr>
      <w:r>
        <w:rPr>
          <w:rStyle w:val="Refdecomentrio"/>
        </w:rPr>
        <w:annotationRef/>
      </w:r>
      <w:r>
        <w:t xml:space="preserve">É um algoritmo? </w:t>
      </w:r>
      <w:proofErr w:type="spellStart"/>
      <w:r>
        <w:t>Threshold</w:t>
      </w:r>
      <w:proofErr w:type="spellEnd"/>
      <w:r>
        <w:t xml:space="preserve"> é um limiar que você coloca para fazer classificação.</w:t>
      </w:r>
    </w:p>
  </w:comment>
  <w:comment w:id="135" w:author="Andreza Sartori" w:date="2020-10-29T23:18:00Z" w:initials="AS">
    <w:p w14:paraId="38A25E67" w14:textId="77777777" w:rsidR="00E519C7" w:rsidRPr="00E519C7" w:rsidRDefault="00E519C7" w:rsidP="00E519C7">
      <w:pPr>
        <w:pStyle w:val="Textodecomentrio"/>
      </w:pPr>
      <w:r>
        <w:rPr>
          <w:rStyle w:val="Refdecomentrio"/>
        </w:rPr>
        <w:annotationRef/>
      </w:r>
      <w:r w:rsidRPr="00E519C7">
        <w:t xml:space="preserve">Existência da mensagem </w:t>
      </w:r>
      <w:r w:rsidRPr="00E519C7">
        <w:rPr>
          <w:b/>
          <w:bCs/>
        </w:rPr>
        <w:t xml:space="preserve">Erro! Fonte de referência não encontrada </w:t>
      </w:r>
      <w:r w:rsidRPr="00E519C7">
        <w:t>(o título ou a legenda foi apagado. A referência deve ser refeita)</w:t>
      </w:r>
    </w:p>
    <w:p w14:paraId="0E3D705F" w14:textId="480C7028" w:rsidR="00E519C7" w:rsidRDefault="00E519C7">
      <w:pPr>
        <w:pStyle w:val="Textodecomentrio"/>
      </w:pPr>
    </w:p>
  </w:comment>
  <w:comment w:id="138" w:author="Andreza Sartori" w:date="2020-10-30T16:17:00Z" w:initials="AS">
    <w:p w14:paraId="06F3E09F" w14:textId="5722A246" w:rsidR="00316034" w:rsidRDefault="00316034">
      <w:pPr>
        <w:pStyle w:val="Textodecomentrio"/>
      </w:pPr>
      <w:r>
        <w:rPr>
          <w:rStyle w:val="Refdecomentrio"/>
        </w:rPr>
        <w:annotationRef/>
      </w:r>
      <w:r>
        <w:t>O rótulo</w:t>
      </w:r>
    </w:p>
  </w:comment>
  <w:comment w:id="141" w:author="Andreza Sartori" w:date="2020-10-29T23:22:00Z" w:initials="AS">
    <w:p w14:paraId="2B775070" w14:textId="6AA9B72D" w:rsidR="00236200" w:rsidRDefault="00236200">
      <w:pPr>
        <w:pStyle w:val="Textodecomentrio"/>
      </w:pPr>
      <w:r>
        <w:rPr>
          <w:rStyle w:val="Refdecomentrio"/>
        </w:rPr>
        <w:annotationRef/>
      </w:r>
      <w:r>
        <w:t>O ano que você colocou no texto para essa referência é 2018.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09A9120" w15:done="0"/>
  <w15:commentEx w15:paraId="61870A8A" w15:done="0"/>
  <w15:commentEx w15:paraId="773A470B" w15:done="0"/>
  <w15:commentEx w15:paraId="2F3FBB68" w15:done="0"/>
  <w15:commentEx w15:paraId="66A9F0C1" w15:done="0"/>
  <w15:commentEx w15:paraId="29812D5D" w15:done="0"/>
  <w15:commentEx w15:paraId="1792F54C" w15:done="0"/>
  <w15:commentEx w15:paraId="74815201" w15:done="0"/>
  <w15:commentEx w15:paraId="3E1B2C28" w15:done="0"/>
  <w15:commentEx w15:paraId="11192E73" w15:done="0"/>
  <w15:commentEx w15:paraId="18FE4EE6" w15:done="0"/>
  <w15:commentEx w15:paraId="745B906B" w15:done="0"/>
  <w15:commentEx w15:paraId="5E572D46" w15:done="0"/>
  <w15:commentEx w15:paraId="6E8B75FA" w15:done="0"/>
  <w15:commentEx w15:paraId="10A47017" w15:done="0"/>
  <w15:commentEx w15:paraId="783663B0" w15:done="0"/>
  <w15:commentEx w15:paraId="6AE37C87" w15:done="0"/>
  <w15:commentEx w15:paraId="012C298E" w15:done="0"/>
  <w15:commentEx w15:paraId="10ED3B12" w15:done="0"/>
  <w15:commentEx w15:paraId="0BB80CC9" w15:done="0"/>
  <w15:commentEx w15:paraId="0E3D705F" w15:done="0"/>
  <w15:commentEx w15:paraId="06F3E09F" w15:done="0"/>
  <w15:commentEx w15:paraId="2B77507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46A6B3" w16cex:dateUtc="2020-10-30T17:50:00Z"/>
  <w16cex:commentExtensible w16cex:durableId="2346A6FD" w16cex:dateUtc="2020-10-30T17:51:00Z"/>
  <w16cex:commentExtensible w16cex:durableId="2346A77B" w16cex:dateUtc="2020-10-30T17:53:00Z"/>
  <w16cex:commentExtensible w16cex:durableId="2346AA65" w16cex:dateUtc="2020-10-30T18:06:00Z"/>
  <w16cex:commentExtensible w16cex:durableId="2346AAAC" w16cex:dateUtc="2020-10-30T18:07:00Z"/>
  <w16cex:commentExtensible w16cex:durableId="2346AB3F" w16cex:dateUtc="2020-10-30T18:09:00Z"/>
  <w16cex:commentExtensible w16cex:durableId="2345CB04" w16cex:dateUtc="2020-10-30T02:13:00Z"/>
  <w16cex:commentExtensible w16cex:durableId="2345CB10" w16cex:dateUtc="2020-10-30T02:13:00Z"/>
  <w16cex:commentExtensible w16cex:durableId="2346AF09" w16cex:dateUtc="2020-10-30T18:26:00Z"/>
  <w16cex:commentExtensible w16cex:durableId="2345CB63" w16cex:dateUtc="2020-10-30T02:14:00Z"/>
  <w16cex:commentExtensible w16cex:durableId="2346B3C8" w16cex:dateUtc="2020-10-30T18:46:00Z"/>
  <w16cex:commentExtensible w16cex:durableId="2345CB98" w16cex:dateUtc="2020-10-30T02:15:00Z"/>
  <w16cex:commentExtensible w16cex:durableId="2346B3FA" w16cex:dateUtc="2020-10-30T18:47:00Z"/>
  <w16cex:commentExtensible w16cex:durableId="2346B5F2" w16cex:dateUtc="2020-10-30T18:55:00Z"/>
  <w16cex:commentExtensible w16cex:durableId="2346B625" w16cex:dateUtc="2020-10-30T18:56:00Z"/>
  <w16cex:commentExtensible w16cex:durableId="2346B6D1" w16cex:dateUtc="2020-10-30T18:59:00Z"/>
  <w16cex:commentExtensible w16cex:durableId="2346B7AA" w16cex:dateUtc="2020-10-30T19:02:00Z"/>
  <w16cex:commentExtensible w16cex:durableId="2346B88C" w16cex:dateUtc="2020-10-30T19:06:00Z"/>
  <w16cex:commentExtensible w16cex:durableId="2346B8D2" w16cex:dateUtc="2020-10-30T19:07:00Z"/>
  <w16cex:commentExtensible w16cex:durableId="2346B939" w16cex:dateUtc="2020-10-30T19:09:00Z"/>
  <w16cex:commentExtensible w16cex:durableId="2345CC56" w16cex:dateUtc="2020-10-30T02:18:00Z"/>
  <w16cex:commentExtensible w16cex:durableId="2346BB2B" w16cex:dateUtc="2020-10-30T19:17:00Z"/>
  <w16cex:commentExtensible w16cex:durableId="2345CD1A" w16cex:dateUtc="2020-10-30T02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09A9120" w16cid:durableId="2346A6B3"/>
  <w16cid:commentId w16cid:paraId="61870A8A" w16cid:durableId="2346A6FD"/>
  <w16cid:commentId w16cid:paraId="773A470B" w16cid:durableId="2346A77B"/>
  <w16cid:commentId w16cid:paraId="2F3FBB68" w16cid:durableId="2346AA65"/>
  <w16cid:commentId w16cid:paraId="66A9F0C1" w16cid:durableId="2346AAAC"/>
  <w16cid:commentId w16cid:paraId="29812D5D" w16cid:durableId="2346AB3F"/>
  <w16cid:commentId w16cid:paraId="1792F54C" w16cid:durableId="2345CB04"/>
  <w16cid:commentId w16cid:paraId="74815201" w16cid:durableId="2345CB10"/>
  <w16cid:commentId w16cid:paraId="3E1B2C28" w16cid:durableId="2346AF09"/>
  <w16cid:commentId w16cid:paraId="11192E73" w16cid:durableId="2345CB63"/>
  <w16cid:commentId w16cid:paraId="18FE4EE6" w16cid:durableId="2346B3C8"/>
  <w16cid:commentId w16cid:paraId="745B906B" w16cid:durableId="2345CB98"/>
  <w16cid:commentId w16cid:paraId="5E572D46" w16cid:durableId="2346B3FA"/>
  <w16cid:commentId w16cid:paraId="6E8B75FA" w16cid:durableId="2346B5F2"/>
  <w16cid:commentId w16cid:paraId="10A47017" w16cid:durableId="2346B625"/>
  <w16cid:commentId w16cid:paraId="783663B0" w16cid:durableId="2346B6D1"/>
  <w16cid:commentId w16cid:paraId="6AE37C87" w16cid:durableId="2346B7AA"/>
  <w16cid:commentId w16cid:paraId="012C298E" w16cid:durableId="2346B88C"/>
  <w16cid:commentId w16cid:paraId="10ED3B12" w16cid:durableId="2346B8D2"/>
  <w16cid:commentId w16cid:paraId="0BB80CC9" w16cid:durableId="2346B939"/>
  <w16cid:commentId w16cid:paraId="0E3D705F" w16cid:durableId="2345CC56"/>
  <w16cid:commentId w16cid:paraId="06F3E09F" w16cid:durableId="2346BB2B"/>
  <w16cid:commentId w16cid:paraId="2B775070" w16cid:durableId="2345CD1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7CE9ED" w14:textId="77777777" w:rsidR="002E18F1" w:rsidRDefault="002E18F1">
      <w:r>
        <w:separator/>
      </w:r>
    </w:p>
  </w:endnote>
  <w:endnote w:type="continuationSeparator" w:id="0">
    <w:p w14:paraId="687442A8" w14:textId="77777777" w:rsidR="002E18F1" w:rsidRDefault="002E18F1">
      <w:r>
        <w:continuationSeparator/>
      </w:r>
    </w:p>
  </w:endnote>
  <w:endnote w:type="continuationNotice" w:id="1">
    <w:p w14:paraId="3445CCC7" w14:textId="77777777" w:rsidR="002E18F1" w:rsidRDefault="002E18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F1E20" w14:textId="77777777" w:rsidR="00455AED" w:rsidRDefault="00455AED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D7C804" w14:textId="77777777" w:rsidR="009822CD" w:rsidRPr="0000224C" w:rsidRDefault="002C651E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5AE2B4" w14:textId="77777777" w:rsidR="002E18F1" w:rsidRDefault="002E18F1">
      <w:r>
        <w:separator/>
      </w:r>
    </w:p>
  </w:footnote>
  <w:footnote w:type="continuationSeparator" w:id="0">
    <w:p w14:paraId="7B18FE0E" w14:textId="77777777" w:rsidR="002E18F1" w:rsidRDefault="002E18F1">
      <w:r>
        <w:continuationSeparator/>
      </w:r>
    </w:p>
  </w:footnote>
  <w:footnote w:type="continuationNotice" w:id="1">
    <w:p w14:paraId="45C935BC" w14:textId="77777777" w:rsidR="002E18F1" w:rsidRDefault="002E18F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778"/>
      <w:gridCol w:w="3434"/>
    </w:tblGrid>
    <w:tr w:rsidR="003C5262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3C5262" w:rsidRDefault="003C5262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3C5262" w14:paraId="668E8B00" w14:textId="77777777" w:rsidTr="008F2DC1">
      <w:tc>
        <w:tcPr>
          <w:tcW w:w="5778" w:type="dxa"/>
          <w:shd w:val="clear" w:color="auto" w:fill="auto"/>
        </w:tcPr>
        <w:p w14:paraId="79B53B8D" w14:textId="5F139690" w:rsidR="003C5262" w:rsidRPr="003C5262" w:rsidRDefault="003C5262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proofErr w:type="gramStart"/>
          <w:r>
            <w:rPr>
              <w:rStyle w:val="Nmerodepgina"/>
            </w:rPr>
            <w:t>(  </w:t>
          </w:r>
          <w:r w:rsidR="00822FD8">
            <w:rPr>
              <w:rStyle w:val="Nmerodepgina"/>
            </w:rPr>
            <w:t>X</w:t>
          </w:r>
          <w:proofErr w:type="gramEnd"/>
          <w:r>
            <w:rPr>
              <w:rStyle w:val="Nmerodepgina"/>
            </w:rPr>
            <w:t> 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4F2A189F" w:rsidR="003C5262" w:rsidRDefault="003C5262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</w:t>
          </w:r>
          <w:r w:rsidR="000F3BCA">
            <w:rPr>
              <w:rStyle w:val="Nmerodepgina"/>
            </w:rPr>
            <w:t xml:space="preserve"> 2020</w:t>
          </w:r>
          <w:r w:rsidR="005051C7">
            <w:rPr>
              <w:rStyle w:val="Nmerodepgina"/>
            </w:rPr>
            <w:t>.</w:t>
          </w:r>
          <w:r w:rsidR="000F3BCA">
            <w:rPr>
              <w:rStyle w:val="Nmerodepgina"/>
            </w:rPr>
            <w:t>2</w:t>
          </w:r>
        </w:p>
      </w:tc>
    </w:tr>
  </w:tbl>
  <w:p w14:paraId="05776BF3" w14:textId="77777777" w:rsidR="00F31359" w:rsidRDefault="00F3135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C0B86D" w14:textId="77777777" w:rsidR="009822CD" w:rsidRDefault="002E18F1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9822CD" w14:paraId="344878A9" w14:textId="77777777" w:rsidTr="006746CA">
      <w:tc>
        <w:tcPr>
          <w:tcW w:w="3227" w:type="dxa"/>
          <w:shd w:val="clear" w:color="auto" w:fill="auto"/>
        </w:tcPr>
        <w:p w14:paraId="6F98EA72" w14:textId="77777777" w:rsidR="009822CD" w:rsidRDefault="002C651E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866FA3E" w14:textId="77777777" w:rsidR="009822CD" w:rsidRDefault="002C651E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019B0CD8" w14:textId="77777777" w:rsidR="009822CD" w:rsidRDefault="002E18F1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5B49BC18" w14:textId="77777777" w:rsidR="009822CD" w:rsidRDefault="002E18F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51E4440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860572F"/>
    <w:multiLevelType w:val="hybridMultilevel"/>
    <w:tmpl w:val="CEA05486"/>
    <w:lvl w:ilvl="0" w:tplc="04160017">
      <w:start w:val="1"/>
      <w:numFmt w:val="lowerLetter"/>
      <w:lvlText w:val="%1)"/>
      <w:lvlJc w:val="left"/>
      <w:pPr>
        <w:ind w:left="1040" w:hanging="360"/>
      </w:pPr>
    </w:lvl>
    <w:lvl w:ilvl="1" w:tplc="04160019">
      <w:start w:val="1"/>
      <w:numFmt w:val="lowerLetter"/>
      <w:lvlText w:val="%2."/>
      <w:lvlJc w:val="left"/>
      <w:pPr>
        <w:ind w:left="1760" w:hanging="360"/>
      </w:pPr>
    </w:lvl>
    <w:lvl w:ilvl="2" w:tplc="0416001B">
      <w:start w:val="1"/>
      <w:numFmt w:val="lowerRoman"/>
      <w:lvlText w:val="%3."/>
      <w:lvlJc w:val="right"/>
      <w:pPr>
        <w:ind w:left="2480" w:hanging="180"/>
      </w:pPr>
    </w:lvl>
    <w:lvl w:ilvl="3" w:tplc="0416000F">
      <w:start w:val="1"/>
      <w:numFmt w:val="decimal"/>
      <w:lvlText w:val="%4."/>
      <w:lvlJc w:val="left"/>
      <w:pPr>
        <w:ind w:left="3200" w:hanging="360"/>
      </w:pPr>
    </w:lvl>
    <w:lvl w:ilvl="4" w:tplc="04160019">
      <w:start w:val="1"/>
      <w:numFmt w:val="lowerLetter"/>
      <w:lvlText w:val="%5."/>
      <w:lvlJc w:val="left"/>
      <w:pPr>
        <w:ind w:left="3920" w:hanging="360"/>
      </w:pPr>
    </w:lvl>
    <w:lvl w:ilvl="5" w:tplc="0416001B">
      <w:start w:val="1"/>
      <w:numFmt w:val="lowerRoman"/>
      <w:lvlText w:val="%6."/>
      <w:lvlJc w:val="right"/>
      <w:pPr>
        <w:ind w:left="4640" w:hanging="180"/>
      </w:pPr>
    </w:lvl>
    <w:lvl w:ilvl="6" w:tplc="0416000F">
      <w:start w:val="1"/>
      <w:numFmt w:val="decimal"/>
      <w:lvlText w:val="%7."/>
      <w:lvlJc w:val="left"/>
      <w:pPr>
        <w:ind w:left="5360" w:hanging="360"/>
      </w:pPr>
    </w:lvl>
    <w:lvl w:ilvl="7" w:tplc="04160019">
      <w:start w:val="1"/>
      <w:numFmt w:val="lowerLetter"/>
      <w:lvlText w:val="%8."/>
      <w:lvlJc w:val="left"/>
      <w:pPr>
        <w:ind w:left="6080" w:hanging="360"/>
      </w:pPr>
    </w:lvl>
    <w:lvl w:ilvl="8" w:tplc="0416001B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1D8D7245"/>
    <w:multiLevelType w:val="hybridMultilevel"/>
    <w:tmpl w:val="66809FB0"/>
    <w:lvl w:ilvl="0" w:tplc="CC988E30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211B46E1"/>
    <w:multiLevelType w:val="hybridMultilevel"/>
    <w:tmpl w:val="66809FB0"/>
    <w:lvl w:ilvl="0" w:tplc="CC988E30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33AA4710"/>
    <w:multiLevelType w:val="hybridMultilevel"/>
    <w:tmpl w:val="E594DB16"/>
    <w:lvl w:ilvl="0" w:tplc="669E4D0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5024FF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C4E03A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94EA4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914521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6D8D64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57AB70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2FAE21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BDE3AF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40FC5388"/>
    <w:multiLevelType w:val="hybridMultilevel"/>
    <w:tmpl w:val="1A92AF32"/>
    <w:lvl w:ilvl="0" w:tplc="D8CA36D6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9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0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9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6"/>
  </w:num>
  <w:num w:numId="22">
    <w:abstractNumId w:val="5"/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ndreza Sartori">
    <w15:presenceInfo w15:providerId="None" w15:userId="Andreza Sartor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oNotTrackMoves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224C"/>
    <w:rsid w:val="00003DF3"/>
    <w:rsid w:val="00004CF7"/>
    <w:rsid w:val="0000509E"/>
    <w:rsid w:val="00005C59"/>
    <w:rsid w:val="000061D4"/>
    <w:rsid w:val="0000731D"/>
    <w:rsid w:val="00007E26"/>
    <w:rsid w:val="00012917"/>
    <w:rsid w:val="00012922"/>
    <w:rsid w:val="0001575C"/>
    <w:rsid w:val="00017193"/>
    <w:rsid w:val="000179B5"/>
    <w:rsid w:val="00017B62"/>
    <w:rsid w:val="000204E7"/>
    <w:rsid w:val="00020A3B"/>
    <w:rsid w:val="0002253F"/>
    <w:rsid w:val="0002308A"/>
    <w:rsid w:val="00023189"/>
    <w:rsid w:val="00023B81"/>
    <w:rsid w:val="00023FA0"/>
    <w:rsid w:val="000249E5"/>
    <w:rsid w:val="000256DB"/>
    <w:rsid w:val="0002602F"/>
    <w:rsid w:val="00026926"/>
    <w:rsid w:val="000273F2"/>
    <w:rsid w:val="00027979"/>
    <w:rsid w:val="00030E4A"/>
    <w:rsid w:val="00031443"/>
    <w:rsid w:val="000317F5"/>
    <w:rsid w:val="00031A27"/>
    <w:rsid w:val="00031EE0"/>
    <w:rsid w:val="0003239E"/>
    <w:rsid w:val="00034A51"/>
    <w:rsid w:val="00041B63"/>
    <w:rsid w:val="00044657"/>
    <w:rsid w:val="0004641A"/>
    <w:rsid w:val="000475DB"/>
    <w:rsid w:val="00047871"/>
    <w:rsid w:val="00047B4F"/>
    <w:rsid w:val="00051F49"/>
    <w:rsid w:val="00052A07"/>
    <w:rsid w:val="0005330C"/>
    <w:rsid w:val="000533DA"/>
    <w:rsid w:val="0005457F"/>
    <w:rsid w:val="00055B77"/>
    <w:rsid w:val="000562AF"/>
    <w:rsid w:val="00056440"/>
    <w:rsid w:val="00056C4D"/>
    <w:rsid w:val="000601E2"/>
    <w:rsid w:val="000608E9"/>
    <w:rsid w:val="000613B0"/>
    <w:rsid w:val="00061FEB"/>
    <w:rsid w:val="00063952"/>
    <w:rsid w:val="00063BCC"/>
    <w:rsid w:val="00064352"/>
    <w:rsid w:val="0006453B"/>
    <w:rsid w:val="00064D46"/>
    <w:rsid w:val="00066274"/>
    <w:rsid w:val="000667DF"/>
    <w:rsid w:val="00070523"/>
    <w:rsid w:val="0007209B"/>
    <w:rsid w:val="00074880"/>
    <w:rsid w:val="00075792"/>
    <w:rsid w:val="00076215"/>
    <w:rsid w:val="00080710"/>
    <w:rsid w:val="00080F9C"/>
    <w:rsid w:val="00081520"/>
    <w:rsid w:val="0008219A"/>
    <w:rsid w:val="000834E5"/>
    <w:rsid w:val="00084B30"/>
    <w:rsid w:val="0008579A"/>
    <w:rsid w:val="00086AA8"/>
    <w:rsid w:val="0008732D"/>
    <w:rsid w:val="00090357"/>
    <w:rsid w:val="000906CF"/>
    <w:rsid w:val="00090CBC"/>
    <w:rsid w:val="00090EF6"/>
    <w:rsid w:val="00091455"/>
    <w:rsid w:val="000918C3"/>
    <w:rsid w:val="00091AA5"/>
    <w:rsid w:val="000935C2"/>
    <w:rsid w:val="00093758"/>
    <w:rsid w:val="00094C36"/>
    <w:rsid w:val="00094CC2"/>
    <w:rsid w:val="000961DF"/>
    <w:rsid w:val="0009735C"/>
    <w:rsid w:val="000A0A99"/>
    <w:rsid w:val="000A104C"/>
    <w:rsid w:val="000A19DE"/>
    <w:rsid w:val="000A1D09"/>
    <w:rsid w:val="000A31D0"/>
    <w:rsid w:val="000A3617"/>
    <w:rsid w:val="000A3EAB"/>
    <w:rsid w:val="000A43D9"/>
    <w:rsid w:val="000A44C2"/>
    <w:rsid w:val="000B12B2"/>
    <w:rsid w:val="000B2D2D"/>
    <w:rsid w:val="000B3868"/>
    <w:rsid w:val="000B461B"/>
    <w:rsid w:val="000B4A09"/>
    <w:rsid w:val="000B4A35"/>
    <w:rsid w:val="000B6955"/>
    <w:rsid w:val="000B7492"/>
    <w:rsid w:val="000B77FB"/>
    <w:rsid w:val="000B79BB"/>
    <w:rsid w:val="000B7C1F"/>
    <w:rsid w:val="000C1926"/>
    <w:rsid w:val="000C1A18"/>
    <w:rsid w:val="000C1E5F"/>
    <w:rsid w:val="000C3545"/>
    <w:rsid w:val="000C3BA0"/>
    <w:rsid w:val="000C4326"/>
    <w:rsid w:val="000C634B"/>
    <w:rsid w:val="000C648D"/>
    <w:rsid w:val="000C694D"/>
    <w:rsid w:val="000C75D9"/>
    <w:rsid w:val="000C7B38"/>
    <w:rsid w:val="000C7B84"/>
    <w:rsid w:val="000D1294"/>
    <w:rsid w:val="000D221E"/>
    <w:rsid w:val="000D77C2"/>
    <w:rsid w:val="000E033C"/>
    <w:rsid w:val="000E039E"/>
    <w:rsid w:val="000E27F9"/>
    <w:rsid w:val="000E2B1E"/>
    <w:rsid w:val="000E311F"/>
    <w:rsid w:val="000E3A68"/>
    <w:rsid w:val="000E5B55"/>
    <w:rsid w:val="000E6CE0"/>
    <w:rsid w:val="000E7931"/>
    <w:rsid w:val="000F27E5"/>
    <w:rsid w:val="000F2B39"/>
    <w:rsid w:val="000F3BCA"/>
    <w:rsid w:val="000F3C08"/>
    <w:rsid w:val="000F5932"/>
    <w:rsid w:val="000F77E3"/>
    <w:rsid w:val="000F7801"/>
    <w:rsid w:val="00101E76"/>
    <w:rsid w:val="00102DF1"/>
    <w:rsid w:val="00102F90"/>
    <w:rsid w:val="001054BA"/>
    <w:rsid w:val="00105760"/>
    <w:rsid w:val="00105F38"/>
    <w:rsid w:val="00106BB7"/>
    <w:rsid w:val="00107B02"/>
    <w:rsid w:val="00111303"/>
    <w:rsid w:val="00112A42"/>
    <w:rsid w:val="0011363A"/>
    <w:rsid w:val="00113A3F"/>
    <w:rsid w:val="00115AFD"/>
    <w:rsid w:val="001164FE"/>
    <w:rsid w:val="00116693"/>
    <w:rsid w:val="00120317"/>
    <w:rsid w:val="001204FE"/>
    <w:rsid w:val="001218BE"/>
    <w:rsid w:val="00122754"/>
    <w:rsid w:val="0012290E"/>
    <w:rsid w:val="00123262"/>
    <w:rsid w:val="00124B1D"/>
    <w:rsid w:val="00125084"/>
    <w:rsid w:val="00125277"/>
    <w:rsid w:val="00127DF3"/>
    <w:rsid w:val="00130B2A"/>
    <w:rsid w:val="00130BAE"/>
    <w:rsid w:val="00131D15"/>
    <w:rsid w:val="00136CAA"/>
    <w:rsid w:val="001375F7"/>
    <w:rsid w:val="00137691"/>
    <w:rsid w:val="00137B1B"/>
    <w:rsid w:val="001403F9"/>
    <w:rsid w:val="001430C5"/>
    <w:rsid w:val="001459DA"/>
    <w:rsid w:val="00146D56"/>
    <w:rsid w:val="00151FF7"/>
    <w:rsid w:val="00154107"/>
    <w:rsid w:val="001546DC"/>
    <w:rsid w:val="00155012"/>
    <w:rsid w:val="001554E9"/>
    <w:rsid w:val="00155EDF"/>
    <w:rsid w:val="001602EC"/>
    <w:rsid w:val="00161B27"/>
    <w:rsid w:val="00162BF1"/>
    <w:rsid w:val="00164D12"/>
    <w:rsid w:val="0016560C"/>
    <w:rsid w:val="00167072"/>
    <w:rsid w:val="001703AB"/>
    <w:rsid w:val="0017262A"/>
    <w:rsid w:val="001770C7"/>
    <w:rsid w:val="00177FE5"/>
    <w:rsid w:val="0018150E"/>
    <w:rsid w:val="001818D6"/>
    <w:rsid w:val="00182D7A"/>
    <w:rsid w:val="00186092"/>
    <w:rsid w:val="00186476"/>
    <w:rsid w:val="00186F77"/>
    <w:rsid w:val="00187603"/>
    <w:rsid w:val="00190DD3"/>
    <w:rsid w:val="00193012"/>
    <w:rsid w:val="00193A97"/>
    <w:rsid w:val="0019421A"/>
    <w:rsid w:val="001948BE"/>
    <w:rsid w:val="0019547B"/>
    <w:rsid w:val="0019565C"/>
    <w:rsid w:val="001979A5"/>
    <w:rsid w:val="00197B1A"/>
    <w:rsid w:val="001A12CE"/>
    <w:rsid w:val="001A2650"/>
    <w:rsid w:val="001A618E"/>
    <w:rsid w:val="001A6292"/>
    <w:rsid w:val="001A64C1"/>
    <w:rsid w:val="001A73D4"/>
    <w:rsid w:val="001A7511"/>
    <w:rsid w:val="001B0317"/>
    <w:rsid w:val="001B26ED"/>
    <w:rsid w:val="001B2F1E"/>
    <w:rsid w:val="001B621E"/>
    <w:rsid w:val="001B65B1"/>
    <w:rsid w:val="001C0AEF"/>
    <w:rsid w:val="001C0B0F"/>
    <w:rsid w:val="001C1367"/>
    <w:rsid w:val="001C33B0"/>
    <w:rsid w:val="001C57E6"/>
    <w:rsid w:val="001C5CBB"/>
    <w:rsid w:val="001D27A0"/>
    <w:rsid w:val="001D3494"/>
    <w:rsid w:val="001D4121"/>
    <w:rsid w:val="001D4FEF"/>
    <w:rsid w:val="001D6234"/>
    <w:rsid w:val="001D742A"/>
    <w:rsid w:val="001D753B"/>
    <w:rsid w:val="001D7FA0"/>
    <w:rsid w:val="001E0A8B"/>
    <w:rsid w:val="001E0ABE"/>
    <w:rsid w:val="001E0C8D"/>
    <w:rsid w:val="001E0CDB"/>
    <w:rsid w:val="001E13A6"/>
    <w:rsid w:val="001E1574"/>
    <w:rsid w:val="001E181D"/>
    <w:rsid w:val="001E3E70"/>
    <w:rsid w:val="001E4524"/>
    <w:rsid w:val="001E5213"/>
    <w:rsid w:val="001E646A"/>
    <w:rsid w:val="001E6657"/>
    <w:rsid w:val="001E682E"/>
    <w:rsid w:val="001F007F"/>
    <w:rsid w:val="001F0D36"/>
    <w:rsid w:val="001F2DCA"/>
    <w:rsid w:val="001F411E"/>
    <w:rsid w:val="001F6D66"/>
    <w:rsid w:val="00202D33"/>
    <w:rsid w:val="00202F3F"/>
    <w:rsid w:val="00206860"/>
    <w:rsid w:val="00210A22"/>
    <w:rsid w:val="00211CFE"/>
    <w:rsid w:val="00212160"/>
    <w:rsid w:val="002150A7"/>
    <w:rsid w:val="00215C65"/>
    <w:rsid w:val="00216A38"/>
    <w:rsid w:val="00217AF4"/>
    <w:rsid w:val="002228F0"/>
    <w:rsid w:val="002241C4"/>
    <w:rsid w:val="00224BB2"/>
    <w:rsid w:val="00225061"/>
    <w:rsid w:val="00227695"/>
    <w:rsid w:val="00233A0A"/>
    <w:rsid w:val="00233F9D"/>
    <w:rsid w:val="00235240"/>
    <w:rsid w:val="00236200"/>
    <w:rsid w:val="002368FD"/>
    <w:rsid w:val="0024110F"/>
    <w:rsid w:val="00241259"/>
    <w:rsid w:val="002419E8"/>
    <w:rsid w:val="002423AB"/>
    <w:rsid w:val="0024274F"/>
    <w:rsid w:val="002440B0"/>
    <w:rsid w:val="002440C4"/>
    <w:rsid w:val="00244C2B"/>
    <w:rsid w:val="00246368"/>
    <w:rsid w:val="00246E9A"/>
    <w:rsid w:val="00247BDD"/>
    <w:rsid w:val="002517B3"/>
    <w:rsid w:val="00253DC9"/>
    <w:rsid w:val="00255018"/>
    <w:rsid w:val="00255237"/>
    <w:rsid w:val="00256A40"/>
    <w:rsid w:val="00257E55"/>
    <w:rsid w:val="00265275"/>
    <w:rsid w:val="00265669"/>
    <w:rsid w:val="0027407A"/>
    <w:rsid w:val="00274D0B"/>
    <w:rsid w:val="00274E6C"/>
    <w:rsid w:val="00275D34"/>
    <w:rsid w:val="00276370"/>
    <w:rsid w:val="002773D4"/>
    <w:rsid w:val="0027792D"/>
    <w:rsid w:val="00282723"/>
    <w:rsid w:val="00282788"/>
    <w:rsid w:val="00282CA4"/>
    <w:rsid w:val="00282DD7"/>
    <w:rsid w:val="00283148"/>
    <w:rsid w:val="00284E03"/>
    <w:rsid w:val="00285716"/>
    <w:rsid w:val="00285B7A"/>
    <w:rsid w:val="0028617A"/>
    <w:rsid w:val="002864E1"/>
    <w:rsid w:val="00291C99"/>
    <w:rsid w:val="00292476"/>
    <w:rsid w:val="00292EFB"/>
    <w:rsid w:val="002955AE"/>
    <w:rsid w:val="0029608A"/>
    <w:rsid w:val="002960F8"/>
    <w:rsid w:val="002A0510"/>
    <w:rsid w:val="002A0A2F"/>
    <w:rsid w:val="002A2707"/>
    <w:rsid w:val="002A3CF5"/>
    <w:rsid w:val="002A6617"/>
    <w:rsid w:val="002A6C09"/>
    <w:rsid w:val="002A7D1C"/>
    <w:rsid w:val="002A7E1B"/>
    <w:rsid w:val="002B0173"/>
    <w:rsid w:val="002B0EDC"/>
    <w:rsid w:val="002B178F"/>
    <w:rsid w:val="002B2C26"/>
    <w:rsid w:val="002B2DDE"/>
    <w:rsid w:val="002B3662"/>
    <w:rsid w:val="002B4718"/>
    <w:rsid w:val="002C2E15"/>
    <w:rsid w:val="002C4778"/>
    <w:rsid w:val="002C651E"/>
    <w:rsid w:val="002C70C7"/>
    <w:rsid w:val="002C78B4"/>
    <w:rsid w:val="002D0D73"/>
    <w:rsid w:val="002D18BD"/>
    <w:rsid w:val="002D1CF7"/>
    <w:rsid w:val="002D499B"/>
    <w:rsid w:val="002D4BFE"/>
    <w:rsid w:val="002E0783"/>
    <w:rsid w:val="002E18F1"/>
    <w:rsid w:val="002E1A7F"/>
    <w:rsid w:val="002E6BC1"/>
    <w:rsid w:val="002E6DD1"/>
    <w:rsid w:val="002E72A9"/>
    <w:rsid w:val="002F01EF"/>
    <w:rsid w:val="002F027E"/>
    <w:rsid w:val="002F1270"/>
    <w:rsid w:val="002F2DE0"/>
    <w:rsid w:val="002F4349"/>
    <w:rsid w:val="002F7CC6"/>
    <w:rsid w:val="003001A6"/>
    <w:rsid w:val="00300955"/>
    <w:rsid w:val="003021C3"/>
    <w:rsid w:val="00303490"/>
    <w:rsid w:val="00303DA8"/>
    <w:rsid w:val="00306C7D"/>
    <w:rsid w:val="00306D77"/>
    <w:rsid w:val="00310DBE"/>
    <w:rsid w:val="00312CEA"/>
    <w:rsid w:val="00312D08"/>
    <w:rsid w:val="00314038"/>
    <w:rsid w:val="00315B77"/>
    <w:rsid w:val="00316034"/>
    <w:rsid w:val="00320BFA"/>
    <w:rsid w:val="0032378D"/>
    <w:rsid w:val="00331C97"/>
    <w:rsid w:val="00332020"/>
    <w:rsid w:val="00335048"/>
    <w:rsid w:val="0033576D"/>
    <w:rsid w:val="003367DD"/>
    <w:rsid w:val="003405BD"/>
    <w:rsid w:val="00340AD0"/>
    <w:rsid w:val="00340B6D"/>
    <w:rsid w:val="00340C8E"/>
    <w:rsid w:val="0034122C"/>
    <w:rsid w:val="00344540"/>
    <w:rsid w:val="003453FA"/>
    <w:rsid w:val="003454DA"/>
    <w:rsid w:val="00346D4D"/>
    <w:rsid w:val="00347810"/>
    <w:rsid w:val="00347C9E"/>
    <w:rsid w:val="00350CEB"/>
    <w:rsid w:val="003519A3"/>
    <w:rsid w:val="0035327A"/>
    <w:rsid w:val="00353573"/>
    <w:rsid w:val="00353AFD"/>
    <w:rsid w:val="0035402C"/>
    <w:rsid w:val="00354F41"/>
    <w:rsid w:val="00357F34"/>
    <w:rsid w:val="00361485"/>
    <w:rsid w:val="00362443"/>
    <w:rsid w:val="00362803"/>
    <w:rsid w:val="00362C87"/>
    <w:rsid w:val="00363AA9"/>
    <w:rsid w:val="003643A9"/>
    <w:rsid w:val="0036611C"/>
    <w:rsid w:val="00366284"/>
    <w:rsid w:val="00367B2C"/>
    <w:rsid w:val="0037046F"/>
    <w:rsid w:val="00370DD0"/>
    <w:rsid w:val="00372E42"/>
    <w:rsid w:val="00372FA8"/>
    <w:rsid w:val="0037590F"/>
    <w:rsid w:val="00375ED7"/>
    <w:rsid w:val="003779B9"/>
    <w:rsid w:val="00377DA7"/>
    <w:rsid w:val="0038165D"/>
    <w:rsid w:val="00383087"/>
    <w:rsid w:val="00384F40"/>
    <w:rsid w:val="003860A9"/>
    <w:rsid w:val="00386295"/>
    <w:rsid w:val="0039011E"/>
    <w:rsid w:val="0039216E"/>
    <w:rsid w:val="00397004"/>
    <w:rsid w:val="00397477"/>
    <w:rsid w:val="003A0131"/>
    <w:rsid w:val="003A0F56"/>
    <w:rsid w:val="003A2B7D"/>
    <w:rsid w:val="003A4888"/>
    <w:rsid w:val="003A48C1"/>
    <w:rsid w:val="003A4A75"/>
    <w:rsid w:val="003A5366"/>
    <w:rsid w:val="003B0E5C"/>
    <w:rsid w:val="003B0E97"/>
    <w:rsid w:val="003B1A3F"/>
    <w:rsid w:val="003B3B77"/>
    <w:rsid w:val="003B3CD2"/>
    <w:rsid w:val="003B4308"/>
    <w:rsid w:val="003B5212"/>
    <w:rsid w:val="003B647A"/>
    <w:rsid w:val="003C17A9"/>
    <w:rsid w:val="003C1F4F"/>
    <w:rsid w:val="003C4B2A"/>
    <w:rsid w:val="003C5262"/>
    <w:rsid w:val="003C6219"/>
    <w:rsid w:val="003D0296"/>
    <w:rsid w:val="003D2442"/>
    <w:rsid w:val="003D2B9E"/>
    <w:rsid w:val="003D398C"/>
    <w:rsid w:val="003D473B"/>
    <w:rsid w:val="003D4B35"/>
    <w:rsid w:val="003D6415"/>
    <w:rsid w:val="003E0955"/>
    <w:rsid w:val="003E2B2A"/>
    <w:rsid w:val="003E3ABA"/>
    <w:rsid w:val="003E4614"/>
    <w:rsid w:val="003E4C87"/>
    <w:rsid w:val="003E4F19"/>
    <w:rsid w:val="003E6832"/>
    <w:rsid w:val="003F03C7"/>
    <w:rsid w:val="003F2F79"/>
    <w:rsid w:val="003F5F25"/>
    <w:rsid w:val="003F7A5D"/>
    <w:rsid w:val="0040041A"/>
    <w:rsid w:val="004010D8"/>
    <w:rsid w:val="00401B41"/>
    <w:rsid w:val="00401EC8"/>
    <w:rsid w:val="00402B73"/>
    <w:rsid w:val="00402DC5"/>
    <w:rsid w:val="0040436D"/>
    <w:rsid w:val="00404743"/>
    <w:rsid w:val="004057FE"/>
    <w:rsid w:val="00405FDC"/>
    <w:rsid w:val="00410543"/>
    <w:rsid w:val="00410ED6"/>
    <w:rsid w:val="004123F8"/>
    <w:rsid w:val="00412919"/>
    <w:rsid w:val="00415092"/>
    <w:rsid w:val="00415AD6"/>
    <w:rsid w:val="004165E9"/>
    <w:rsid w:val="004173CC"/>
    <w:rsid w:val="00417911"/>
    <w:rsid w:val="00422589"/>
    <w:rsid w:val="00422AA5"/>
    <w:rsid w:val="00422FB9"/>
    <w:rsid w:val="00423147"/>
    <w:rsid w:val="00423408"/>
    <w:rsid w:val="0042344F"/>
    <w:rsid w:val="0042356B"/>
    <w:rsid w:val="0042420A"/>
    <w:rsid w:val="00424323"/>
    <w:rsid w:val="004243D2"/>
    <w:rsid w:val="00424610"/>
    <w:rsid w:val="004249D6"/>
    <w:rsid w:val="00424AD5"/>
    <w:rsid w:val="00425BEA"/>
    <w:rsid w:val="0042650B"/>
    <w:rsid w:val="00426E6D"/>
    <w:rsid w:val="004275AB"/>
    <w:rsid w:val="00430BA5"/>
    <w:rsid w:val="004345D6"/>
    <w:rsid w:val="00435424"/>
    <w:rsid w:val="00442DF6"/>
    <w:rsid w:val="004449B6"/>
    <w:rsid w:val="00444CF3"/>
    <w:rsid w:val="0044592D"/>
    <w:rsid w:val="00446B09"/>
    <w:rsid w:val="00447366"/>
    <w:rsid w:val="004477ED"/>
    <w:rsid w:val="004515CD"/>
    <w:rsid w:val="0045160A"/>
    <w:rsid w:val="00451B94"/>
    <w:rsid w:val="00452847"/>
    <w:rsid w:val="0045294E"/>
    <w:rsid w:val="00453472"/>
    <w:rsid w:val="00454AE2"/>
    <w:rsid w:val="00455605"/>
    <w:rsid w:val="00455AED"/>
    <w:rsid w:val="0045644B"/>
    <w:rsid w:val="00456499"/>
    <w:rsid w:val="00462782"/>
    <w:rsid w:val="004628D0"/>
    <w:rsid w:val="004637E0"/>
    <w:rsid w:val="00465DAA"/>
    <w:rsid w:val="004661F2"/>
    <w:rsid w:val="00470C41"/>
    <w:rsid w:val="004718B6"/>
    <w:rsid w:val="00472F6E"/>
    <w:rsid w:val="00474BD8"/>
    <w:rsid w:val="0047664D"/>
    <w:rsid w:val="0047690F"/>
    <w:rsid w:val="00476A8B"/>
    <w:rsid w:val="00476C78"/>
    <w:rsid w:val="0048072A"/>
    <w:rsid w:val="0048139B"/>
    <w:rsid w:val="00482174"/>
    <w:rsid w:val="004846D3"/>
    <w:rsid w:val="0048576D"/>
    <w:rsid w:val="00487006"/>
    <w:rsid w:val="004913F1"/>
    <w:rsid w:val="00491E01"/>
    <w:rsid w:val="0049390F"/>
    <w:rsid w:val="00493B1A"/>
    <w:rsid w:val="0049463A"/>
    <w:rsid w:val="0049495C"/>
    <w:rsid w:val="00497EF6"/>
    <w:rsid w:val="004A14BC"/>
    <w:rsid w:val="004A1A97"/>
    <w:rsid w:val="004A4970"/>
    <w:rsid w:val="004A634C"/>
    <w:rsid w:val="004B0267"/>
    <w:rsid w:val="004B059C"/>
    <w:rsid w:val="004B42D8"/>
    <w:rsid w:val="004B4651"/>
    <w:rsid w:val="004B578A"/>
    <w:rsid w:val="004B64B2"/>
    <w:rsid w:val="004B6B8F"/>
    <w:rsid w:val="004B6EB4"/>
    <w:rsid w:val="004B7511"/>
    <w:rsid w:val="004C024B"/>
    <w:rsid w:val="004C1467"/>
    <w:rsid w:val="004C409C"/>
    <w:rsid w:val="004C46B0"/>
    <w:rsid w:val="004C53E3"/>
    <w:rsid w:val="004C6353"/>
    <w:rsid w:val="004D05A6"/>
    <w:rsid w:val="004D0CD6"/>
    <w:rsid w:val="004D0EDF"/>
    <w:rsid w:val="004D2379"/>
    <w:rsid w:val="004D3A08"/>
    <w:rsid w:val="004D6119"/>
    <w:rsid w:val="004D7BE5"/>
    <w:rsid w:val="004E23CE"/>
    <w:rsid w:val="004E516B"/>
    <w:rsid w:val="004E5756"/>
    <w:rsid w:val="004E7E12"/>
    <w:rsid w:val="004E7E43"/>
    <w:rsid w:val="004F0092"/>
    <w:rsid w:val="004F1FBA"/>
    <w:rsid w:val="004F3A81"/>
    <w:rsid w:val="004F3B09"/>
    <w:rsid w:val="004F4439"/>
    <w:rsid w:val="00500539"/>
    <w:rsid w:val="005012C5"/>
    <w:rsid w:val="00502F7C"/>
    <w:rsid w:val="00503373"/>
    <w:rsid w:val="00503A2F"/>
    <w:rsid w:val="00503F3F"/>
    <w:rsid w:val="00504693"/>
    <w:rsid w:val="00504C1F"/>
    <w:rsid w:val="005051C7"/>
    <w:rsid w:val="00506768"/>
    <w:rsid w:val="00506998"/>
    <w:rsid w:val="00507697"/>
    <w:rsid w:val="00510089"/>
    <w:rsid w:val="00510CD6"/>
    <w:rsid w:val="00510EEB"/>
    <w:rsid w:val="00512A40"/>
    <w:rsid w:val="00512EFF"/>
    <w:rsid w:val="00512FCE"/>
    <w:rsid w:val="00513CFC"/>
    <w:rsid w:val="00514973"/>
    <w:rsid w:val="005178DB"/>
    <w:rsid w:val="005215FF"/>
    <w:rsid w:val="00522E94"/>
    <w:rsid w:val="00523BAB"/>
    <w:rsid w:val="00523E7A"/>
    <w:rsid w:val="005241B3"/>
    <w:rsid w:val="00525A50"/>
    <w:rsid w:val="005261AE"/>
    <w:rsid w:val="00526646"/>
    <w:rsid w:val="00530323"/>
    <w:rsid w:val="00533E65"/>
    <w:rsid w:val="00534554"/>
    <w:rsid w:val="00534984"/>
    <w:rsid w:val="00536336"/>
    <w:rsid w:val="00536E2F"/>
    <w:rsid w:val="00537459"/>
    <w:rsid w:val="0054187D"/>
    <w:rsid w:val="00542ED7"/>
    <w:rsid w:val="00544912"/>
    <w:rsid w:val="00547271"/>
    <w:rsid w:val="0055012E"/>
    <w:rsid w:val="00550D4A"/>
    <w:rsid w:val="00551CD2"/>
    <w:rsid w:val="00554685"/>
    <w:rsid w:val="00554FD5"/>
    <w:rsid w:val="005569E8"/>
    <w:rsid w:val="00556BB6"/>
    <w:rsid w:val="00560457"/>
    <w:rsid w:val="00564369"/>
    <w:rsid w:val="0056445A"/>
    <w:rsid w:val="00564A29"/>
    <w:rsid w:val="00564FBC"/>
    <w:rsid w:val="00565265"/>
    <w:rsid w:val="0056738E"/>
    <w:rsid w:val="005674F7"/>
    <w:rsid w:val="00567E2A"/>
    <w:rsid w:val="005705A9"/>
    <w:rsid w:val="005719FB"/>
    <w:rsid w:val="0057235A"/>
    <w:rsid w:val="00572864"/>
    <w:rsid w:val="005747DE"/>
    <w:rsid w:val="0057764A"/>
    <w:rsid w:val="00580DBD"/>
    <w:rsid w:val="0058158E"/>
    <w:rsid w:val="005823E0"/>
    <w:rsid w:val="00582E46"/>
    <w:rsid w:val="00582F4D"/>
    <w:rsid w:val="0058318D"/>
    <w:rsid w:val="005841FB"/>
    <w:rsid w:val="0058482B"/>
    <w:rsid w:val="00584BB1"/>
    <w:rsid w:val="00585BE9"/>
    <w:rsid w:val="0058618A"/>
    <w:rsid w:val="005866A6"/>
    <w:rsid w:val="00587002"/>
    <w:rsid w:val="005908C2"/>
    <w:rsid w:val="00591611"/>
    <w:rsid w:val="00591EC1"/>
    <w:rsid w:val="00592BA8"/>
    <w:rsid w:val="00593093"/>
    <w:rsid w:val="005953BD"/>
    <w:rsid w:val="005953DF"/>
    <w:rsid w:val="005956E8"/>
    <w:rsid w:val="005A0027"/>
    <w:rsid w:val="005A2000"/>
    <w:rsid w:val="005A20C2"/>
    <w:rsid w:val="005A2AE1"/>
    <w:rsid w:val="005A362B"/>
    <w:rsid w:val="005A39F7"/>
    <w:rsid w:val="005A4952"/>
    <w:rsid w:val="005A4FB1"/>
    <w:rsid w:val="005A55DF"/>
    <w:rsid w:val="005A7B88"/>
    <w:rsid w:val="005B04B5"/>
    <w:rsid w:val="005B1439"/>
    <w:rsid w:val="005B209D"/>
    <w:rsid w:val="005B20A1"/>
    <w:rsid w:val="005B224D"/>
    <w:rsid w:val="005B2478"/>
    <w:rsid w:val="005B2E12"/>
    <w:rsid w:val="005B597A"/>
    <w:rsid w:val="005B5A73"/>
    <w:rsid w:val="005B70E6"/>
    <w:rsid w:val="005C0E95"/>
    <w:rsid w:val="005C21FC"/>
    <w:rsid w:val="005C30AE"/>
    <w:rsid w:val="005C36D5"/>
    <w:rsid w:val="005C395E"/>
    <w:rsid w:val="005C63E8"/>
    <w:rsid w:val="005C70D0"/>
    <w:rsid w:val="005D0D13"/>
    <w:rsid w:val="005D0EFD"/>
    <w:rsid w:val="005D29DC"/>
    <w:rsid w:val="005D418B"/>
    <w:rsid w:val="005D43FA"/>
    <w:rsid w:val="005D6C91"/>
    <w:rsid w:val="005E16FE"/>
    <w:rsid w:val="005E2EC4"/>
    <w:rsid w:val="005E35F3"/>
    <w:rsid w:val="005E400D"/>
    <w:rsid w:val="005E42CE"/>
    <w:rsid w:val="005E54A9"/>
    <w:rsid w:val="005E698D"/>
    <w:rsid w:val="005E7A1A"/>
    <w:rsid w:val="005F09F1"/>
    <w:rsid w:val="005F0C59"/>
    <w:rsid w:val="005F4768"/>
    <w:rsid w:val="005F645A"/>
    <w:rsid w:val="005F7EDE"/>
    <w:rsid w:val="0060060C"/>
    <w:rsid w:val="00600863"/>
    <w:rsid w:val="00601D30"/>
    <w:rsid w:val="0060344F"/>
    <w:rsid w:val="0060386D"/>
    <w:rsid w:val="0060495E"/>
    <w:rsid w:val="00605E04"/>
    <w:rsid w:val="00607AB6"/>
    <w:rsid w:val="00610E5A"/>
    <w:rsid w:val="006118A1"/>
    <w:rsid w:val="006118D1"/>
    <w:rsid w:val="0061251F"/>
    <w:rsid w:val="00612621"/>
    <w:rsid w:val="0061278F"/>
    <w:rsid w:val="00612808"/>
    <w:rsid w:val="0061350D"/>
    <w:rsid w:val="0061375E"/>
    <w:rsid w:val="00615100"/>
    <w:rsid w:val="00620D93"/>
    <w:rsid w:val="006210E7"/>
    <w:rsid w:val="0062305F"/>
    <w:rsid w:val="006234C3"/>
    <w:rsid w:val="0062386A"/>
    <w:rsid w:val="00623FDA"/>
    <w:rsid w:val="0062576D"/>
    <w:rsid w:val="00625788"/>
    <w:rsid w:val="006265FF"/>
    <w:rsid w:val="0062799E"/>
    <w:rsid w:val="006305AA"/>
    <w:rsid w:val="0063277E"/>
    <w:rsid w:val="006331CA"/>
    <w:rsid w:val="00635845"/>
    <w:rsid w:val="006364F4"/>
    <w:rsid w:val="00637CE6"/>
    <w:rsid w:val="00637FAA"/>
    <w:rsid w:val="00640352"/>
    <w:rsid w:val="006426D5"/>
    <w:rsid w:val="00642924"/>
    <w:rsid w:val="00644BF5"/>
    <w:rsid w:val="00646009"/>
    <w:rsid w:val="00646072"/>
    <w:rsid w:val="00646190"/>
    <w:rsid w:val="006466FF"/>
    <w:rsid w:val="00646A5F"/>
    <w:rsid w:val="006475C1"/>
    <w:rsid w:val="00652367"/>
    <w:rsid w:val="00652BB1"/>
    <w:rsid w:val="00654E7D"/>
    <w:rsid w:val="00655E77"/>
    <w:rsid w:val="00656C00"/>
    <w:rsid w:val="00656C8E"/>
    <w:rsid w:val="00656D27"/>
    <w:rsid w:val="00661967"/>
    <w:rsid w:val="00661F61"/>
    <w:rsid w:val="00662AE4"/>
    <w:rsid w:val="00662AF0"/>
    <w:rsid w:val="006634E2"/>
    <w:rsid w:val="00665505"/>
    <w:rsid w:val="00665CC2"/>
    <w:rsid w:val="00666C68"/>
    <w:rsid w:val="0066793B"/>
    <w:rsid w:val="00667AB7"/>
    <w:rsid w:val="00667C47"/>
    <w:rsid w:val="00670786"/>
    <w:rsid w:val="00671787"/>
    <w:rsid w:val="00671B49"/>
    <w:rsid w:val="00674155"/>
    <w:rsid w:val="006746CA"/>
    <w:rsid w:val="00674E2B"/>
    <w:rsid w:val="0068059F"/>
    <w:rsid w:val="00680BEC"/>
    <w:rsid w:val="00681957"/>
    <w:rsid w:val="00681D24"/>
    <w:rsid w:val="00687EDE"/>
    <w:rsid w:val="0069083D"/>
    <w:rsid w:val="0069113C"/>
    <w:rsid w:val="00691AEC"/>
    <w:rsid w:val="00693626"/>
    <w:rsid w:val="00694357"/>
    <w:rsid w:val="00694CE2"/>
    <w:rsid w:val="00694E06"/>
    <w:rsid w:val="00695745"/>
    <w:rsid w:val="00695DE5"/>
    <w:rsid w:val="0069600B"/>
    <w:rsid w:val="006A0A1A"/>
    <w:rsid w:val="006A2CF3"/>
    <w:rsid w:val="006A36A5"/>
    <w:rsid w:val="006A53EB"/>
    <w:rsid w:val="006A6460"/>
    <w:rsid w:val="006A6A58"/>
    <w:rsid w:val="006B104E"/>
    <w:rsid w:val="006B1B12"/>
    <w:rsid w:val="006B1FA2"/>
    <w:rsid w:val="006B301C"/>
    <w:rsid w:val="006B3163"/>
    <w:rsid w:val="006B31AC"/>
    <w:rsid w:val="006B3B94"/>
    <w:rsid w:val="006B5395"/>
    <w:rsid w:val="006B575A"/>
    <w:rsid w:val="006B5AEA"/>
    <w:rsid w:val="006B6383"/>
    <w:rsid w:val="006B640D"/>
    <w:rsid w:val="006B6510"/>
    <w:rsid w:val="006C1BB0"/>
    <w:rsid w:val="006C42D3"/>
    <w:rsid w:val="006C61FA"/>
    <w:rsid w:val="006C763F"/>
    <w:rsid w:val="006D0896"/>
    <w:rsid w:val="006D25D1"/>
    <w:rsid w:val="006D2FBA"/>
    <w:rsid w:val="006D3538"/>
    <w:rsid w:val="006D4949"/>
    <w:rsid w:val="006D4EEE"/>
    <w:rsid w:val="006D5676"/>
    <w:rsid w:val="006D70F4"/>
    <w:rsid w:val="006D78E6"/>
    <w:rsid w:val="006D7A25"/>
    <w:rsid w:val="006E0429"/>
    <w:rsid w:val="006E0F78"/>
    <w:rsid w:val="006E12D2"/>
    <w:rsid w:val="006E131E"/>
    <w:rsid w:val="006E1D07"/>
    <w:rsid w:val="006E25D2"/>
    <w:rsid w:val="006E39FC"/>
    <w:rsid w:val="006E3BFC"/>
    <w:rsid w:val="006E6489"/>
    <w:rsid w:val="006F069B"/>
    <w:rsid w:val="006F0FB3"/>
    <w:rsid w:val="006F1D69"/>
    <w:rsid w:val="006F284E"/>
    <w:rsid w:val="006F40C5"/>
    <w:rsid w:val="006F6C73"/>
    <w:rsid w:val="006F7729"/>
    <w:rsid w:val="007001B4"/>
    <w:rsid w:val="0070391A"/>
    <w:rsid w:val="00705245"/>
    <w:rsid w:val="00706486"/>
    <w:rsid w:val="00706F8B"/>
    <w:rsid w:val="00707659"/>
    <w:rsid w:val="00711156"/>
    <w:rsid w:val="007122FC"/>
    <w:rsid w:val="00713D21"/>
    <w:rsid w:val="0071535D"/>
    <w:rsid w:val="0072143C"/>
    <w:rsid w:val="007214E3"/>
    <w:rsid w:val="00721EC2"/>
    <w:rsid w:val="007222F7"/>
    <w:rsid w:val="007224E1"/>
    <w:rsid w:val="007232DC"/>
    <w:rsid w:val="00723AF4"/>
    <w:rsid w:val="00724679"/>
    <w:rsid w:val="00725368"/>
    <w:rsid w:val="00725EE1"/>
    <w:rsid w:val="00726073"/>
    <w:rsid w:val="0072708D"/>
    <w:rsid w:val="007274CB"/>
    <w:rsid w:val="00727AD0"/>
    <w:rsid w:val="007304F3"/>
    <w:rsid w:val="00730839"/>
    <w:rsid w:val="00730F60"/>
    <w:rsid w:val="00733AE1"/>
    <w:rsid w:val="00733E3B"/>
    <w:rsid w:val="00733FF9"/>
    <w:rsid w:val="00734AC8"/>
    <w:rsid w:val="007409C8"/>
    <w:rsid w:val="00740E06"/>
    <w:rsid w:val="00740E84"/>
    <w:rsid w:val="007429EB"/>
    <w:rsid w:val="00745F46"/>
    <w:rsid w:val="007464F8"/>
    <w:rsid w:val="00746A4E"/>
    <w:rsid w:val="00746B86"/>
    <w:rsid w:val="0074757B"/>
    <w:rsid w:val="00747DEF"/>
    <w:rsid w:val="00750363"/>
    <w:rsid w:val="00752038"/>
    <w:rsid w:val="00752FA4"/>
    <w:rsid w:val="007544EA"/>
    <w:rsid w:val="007554DF"/>
    <w:rsid w:val="007563AD"/>
    <w:rsid w:val="0075776D"/>
    <w:rsid w:val="007601B0"/>
    <w:rsid w:val="00760A62"/>
    <w:rsid w:val="007613FB"/>
    <w:rsid w:val="00761E34"/>
    <w:rsid w:val="00764549"/>
    <w:rsid w:val="007653AB"/>
    <w:rsid w:val="007666C3"/>
    <w:rsid w:val="0077068A"/>
    <w:rsid w:val="007722BF"/>
    <w:rsid w:val="0077233C"/>
    <w:rsid w:val="0077580B"/>
    <w:rsid w:val="00780E7A"/>
    <w:rsid w:val="00781167"/>
    <w:rsid w:val="00782874"/>
    <w:rsid w:val="007854B3"/>
    <w:rsid w:val="0078694D"/>
    <w:rsid w:val="00787515"/>
    <w:rsid w:val="0078787D"/>
    <w:rsid w:val="00787FA8"/>
    <w:rsid w:val="00792814"/>
    <w:rsid w:val="007944F8"/>
    <w:rsid w:val="007948AC"/>
    <w:rsid w:val="00794B5B"/>
    <w:rsid w:val="007957F2"/>
    <w:rsid w:val="007973E3"/>
    <w:rsid w:val="00797C28"/>
    <w:rsid w:val="00797DEB"/>
    <w:rsid w:val="007A0542"/>
    <w:rsid w:val="007A1883"/>
    <w:rsid w:val="007A1D4C"/>
    <w:rsid w:val="007A2FF9"/>
    <w:rsid w:val="007A3B57"/>
    <w:rsid w:val="007A44BE"/>
    <w:rsid w:val="007A4AAA"/>
    <w:rsid w:val="007B1BDC"/>
    <w:rsid w:val="007B45CD"/>
    <w:rsid w:val="007B4DA3"/>
    <w:rsid w:val="007B50D4"/>
    <w:rsid w:val="007B5274"/>
    <w:rsid w:val="007B5970"/>
    <w:rsid w:val="007B6160"/>
    <w:rsid w:val="007B776C"/>
    <w:rsid w:val="007C29CE"/>
    <w:rsid w:val="007C489A"/>
    <w:rsid w:val="007C4F47"/>
    <w:rsid w:val="007C56F7"/>
    <w:rsid w:val="007C6F8F"/>
    <w:rsid w:val="007C74C8"/>
    <w:rsid w:val="007D0720"/>
    <w:rsid w:val="007D091A"/>
    <w:rsid w:val="007D10F2"/>
    <w:rsid w:val="007D207E"/>
    <w:rsid w:val="007D2876"/>
    <w:rsid w:val="007D29A7"/>
    <w:rsid w:val="007D4D8A"/>
    <w:rsid w:val="007D6DEC"/>
    <w:rsid w:val="007E0FCE"/>
    <w:rsid w:val="007E2F6A"/>
    <w:rsid w:val="007E30E8"/>
    <w:rsid w:val="007E361C"/>
    <w:rsid w:val="007E46A1"/>
    <w:rsid w:val="007E48FF"/>
    <w:rsid w:val="007E4928"/>
    <w:rsid w:val="007E5099"/>
    <w:rsid w:val="007E5F2E"/>
    <w:rsid w:val="007E6852"/>
    <w:rsid w:val="007E730D"/>
    <w:rsid w:val="007E7311"/>
    <w:rsid w:val="007F0516"/>
    <w:rsid w:val="007F1B9A"/>
    <w:rsid w:val="007F20C0"/>
    <w:rsid w:val="007F20FF"/>
    <w:rsid w:val="007F2952"/>
    <w:rsid w:val="007F3067"/>
    <w:rsid w:val="007F403E"/>
    <w:rsid w:val="007F491D"/>
    <w:rsid w:val="007F4CEF"/>
    <w:rsid w:val="007F6001"/>
    <w:rsid w:val="00800C55"/>
    <w:rsid w:val="00801CC7"/>
    <w:rsid w:val="00803585"/>
    <w:rsid w:val="00804F87"/>
    <w:rsid w:val="00806D0E"/>
    <w:rsid w:val="008072AC"/>
    <w:rsid w:val="00810CEA"/>
    <w:rsid w:val="00811AF5"/>
    <w:rsid w:val="0081265C"/>
    <w:rsid w:val="00812BDB"/>
    <w:rsid w:val="008160E6"/>
    <w:rsid w:val="0081684A"/>
    <w:rsid w:val="00821EC1"/>
    <w:rsid w:val="0082219D"/>
    <w:rsid w:val="00822FD8"/>
    <w:rsid w:val="008233E5"/>
    <w:rsid w:val="00823E37"/>
    <w:rsid w:val="00827772"/>
    <w:rsid w:val="00827827"/>
    <w:rsid w:val="00830DB0"/>
    <w:rsid w:val="00830DCA"/>
    <w:rsid w:val="00830E12"/>
    <w:rsid w:val="00833DE8"/>
    <w:rsid w:val="00833F47"/>
    <w:rsid w:val="00833FBF"/>
    <w:rsid w:val="0083413F"/>
    <w:rsid w:val="008348C3"/>
    <w:rsid w:val="00836A97"/>
    <w:rsid w:val="00836C49"/>
    <w:rsid w:val="008373B4"/>
    <w:rsid w:val="008404C4"/>
    <w:rsid w:val="0084176A"/>
    <w:rsid w:val="00842C71"/>
    <w:rsid w:val="008434E3"/>
    <w:rsid w:val="008458BC"/>
    <w:rsid w:val="00847C08"/>
    <w:rsid w:val="00847D37"/>
    <w:rsid w:val="00847F6C"/>
    <w:rsid w:val="0085001D"/>
    <w:rsid w:val="008504A8"/>
    <w:rsid w:val="00850EB9"/>
    <w:rsid w:val="008515CD"/>
    <w:rsid w:val="008532EB"/>
    <w:rsid w:val="008576ED"/>
    <w:rsid w:val="008609A0"/>
    <w:rsid w:val="0086159E"/>
    <w:rsid w:val="00861D9F"/>
    <w:rsid w:val="00861DD8"/>
    <w:rsid w:val="00862274"/>
    <w:rsid w:val="008626AE"/>
    <w:rsid w:val="00862A6E"/>
    <w:rsid w:val="00866187"/>
    <w:rsid w:val="00867D78"/>
    <w:rsid w:val="00867EAA"/>
    <w:rsid w:val="0087055B"/>
    <w:rsid w:val="008715B4"/>
    <w:rsid w:val="0087183E"/>
    <w:rsid w:val="00871A41"/>
    <w:rsid w:val="00872B88"/>
    <w:rsid w:val="008736FF"/>
    <w:rsid w:val="00873938"/>
    <w:rsid w:val="008741E2"/>
    <w:rsid w:val="00874F3A"/>
    <w:rsid w:val="0087507B"/>
    <w:rsid w:val="00875513"/>
    <w:rsid w:val="0087611E"/>
    <w:rsid w:val="00877EEB"/>
    <w:rsid w:val="0088167C"/>
    <w:rsid w:val="00881C4F"/>
    <w:rsid w:val="00882AF8"/>
    <w:rsid w:val="008861ED"/>
    <w:rsid w:val="00886D76"/>
    <w:rsid w:val="00890ED6"/>
    <w:rsid w:val="00892F1C"/>
    <w:rsid w:val="00893FF6"/>
    <w:rsid w:val="008949E2"/>
    <w:rsid w:val="00897019"/>
    <w:rsid w:val="008A0827"/>
    <w:rsid w:val="008A213D"/>
    <w:rsid w:val="008A45A9"/>
    <w:rsid w:val="008A5800"/>
    <w:rsid w:val="008B0A07"/>
    <w:rsid w:val="008B2321"/>
    <w:rsid w:val="008B26D2"/>
    <w:rsid w:val="008B4118"/>
    <w:rsid w:val="008B781F"/>
    <w:rsid w:val="008C0069"/>
    <w:rsid w:val="008C0B59"/>
    <w:rsid w:val="008C1495"/>
    <w:rsid w:val="008C1C96"/>
    <w:rsid w:val="008C287F"/>
    <w:rsid w:val="008C518A"/>
    <w:rsid w:val="008C5E2A"/>
    <w:rsid w:val="008C62F0"/>
    <w:rsid w:val="008D52C9"/>
    <w:rsid w:val="008D5522"/>
    <w:rsid w:val="008D69C5"/>
    <w:rsid w:val="008D7404"/>
    <w:rsid w:val="008E0408"/>
    <w:rsid w:val="008E0F86"/>
    <w:rsid w:val="008E12B8"/>
    <w:rsid w:val="008E2E2C"/>
    <w:rsid w:val="008E44D9"/>
    <w:rsid w:val="008E6721"/>
    <w:rsid w:val="008E7A9C"/>
    <w:rsid w:val="008F20CE"/>
    <w:rsid w:val="008F2AB0"/>
    <w:rsid w:val="008F2DC1"/>
    <w:rsid w:val="008F452E"/>
    <w:rsid w:val="008F61A7"/>
    <w:rsid w:val="008F64BF"/>
    <w:rsid w:val="008F70AD"/>
    <w:rsid w:val="008F79A1"/>
    <w:rsid w:val="00900259"/>
    <w:rsid w:val="00900DB1"/>
    <w:rsid w:val="009022BF"/>
    <w:rsid w:val="0090239F"/>
    <w:rsid w:val="00902C72"/>
    <w:rsid w:val="009038BC"/>
    <w:rsid w:val="009051C3"/>
    <w:rsid w:val="009053EF"/>
    <w:rsid w:val="009071F9"/>
    <w:rsid w:val="009072FB"/>
    <w:rsid w:val="00910663"/>
    <w:rsid w:val="00911CD9"/>
    <w:rsid w:val="00912B71"/>
    <w:rsid w:val="0091305B"/>
    <w:rsid w:val="009141B5"/>
    <w:rsid w:val="0091580C"/>
    <w:rsid w:val="00917340"/>
    <w:rsid w:val="009173DC"/>
    <w:rsid w:val="009213F7"/>
    <w:rsid w:val="0092350F"/>
    <w:rsid w:val="00923DC7"/>
    <w:rsid w:val="009240C8"/>
    <w:rsid w:val="0092549B"/>
    <w:rsid w:val="009255B9"/>
    <w:rsid w:val="009263B5"/>
    <w:rsid w:val="009273BF"/>
    <w:rsid w:val="00927C22"/>
    <w:rsid w:val="009303D2"/>
    <w:rsid w:val="00931632"/>
    <w:rsid w:val="0093213F"/>
    <w:rsid w:val="00932C92"/>
    <w:rsid w:val="00933F8F"/>
    <w:rsid w:val="00934A10"/>
    <w:rsid w:val="00936973"/>
    <w:rsid w:val="0094201E"/>
    <w:rsid w:val="00943862"/>
    <w:rsid w:val="00943C67"/>
    <w:rsid w:val="00943D15"/>
    <w:rsid w:val="0094479D"/>
    <w:rsid w:val="009454E4"/>
    <w:rsid w:val="009457FF"/>
    <w:rsid w:val="00946A2D"/>
    <w:rsid w:val="009513E5"/>
    <w:rsid w:val="00951727"/>
    <w:rsid w:val="009519EA"/>
    <w:rsid w:val="00954A4C"/>
    <w:rsid w:val="0096005E"/>
    <w:rsid w:val="009606D6"/>
    <w:rsid w:val="009609F9"/>
    <w:rsid w:val="00963029"/>
    <w:rsid w:val="0096302A"/>
    <w:rsid w:val="009649CB"/>
    <w:rsid w:val="00964CAC"/>
    <w:rsid w:val="00965DC7"/>
    <w:rsid w:val="0096683A"/>
    <w:rsid w:val="00967611"/>
    <w:rsid w:val="0097283E"/>
    <w:rsid w:val="009742F9"/>
    <w:rsid w:val="009747AC"/>
    <w:rsid w:val="009758B8"/>
    <w:rsid w:val="009771C4"/>
    <w:rsid w:val="009804C7"/>
    <w:rsid w:val="00982C6B"/>
    <w:rsid w:val="00984240"/>
    <w:rsid w:val="00984C31"/>
    <w:rsid w:val="0098691D"/>
    <w:rsid w:val="00987F2B"/>
    <w:rsid w:val="0099128B"/>
    <w:rsid w:val="00991E9C"/>
    <w:rsid w:val="00992110"/>
    <w:rsid w:val="00992EF9"/>
    <w:rsid w:val="00992F50"/>
    <w:rsid w:val="00994122"/>
    <w:rsid w:val="009944DC"/>
    <w:rsid w:val="0099485C"/>
    <w:rsid w:val="00994FA2"/>
    <w:rsid w:val="00995065"/>
    <w:rsid w:val="00995B07"/>
    <w:rsid w:val="009968A7"/>
    <w:rsid w:val="00996FBE"/>
    <w:rsid w:val="009A2619"/>
    <w:rsid w:val="009A4319"/>
    <w:rsid w:val="009A4579"/>
    <w:rsid w:val="009A48DB"/>
    <w:rsid w:val="009A5850"/>
    <w:rsid w:val="009A5856"/>
    <w:rsid w:val="009A71B6"/>
    <w:rsid w:val="009B0814"/>
    <w:rsid w:val="009B0821"/>
    <w:rsid w:val="009B10D6"/>
    <w:rsid w:val="009B2D06"/>
    <w:rsid w:val="009B3272"/>
    <w:rsid w:val="009B3616"/>
    <w:rsid w:val="009B589E"/>
    <w:rsid w:val="009B5A25"/>
    <w:rsid w:val="009B5E4A"/>
    <w:rsid w:val="009B7878"/>
    <w:rsid w:val="009B7FB4"/>
    <w:rsid w:val="009C3B5B"/>
    <w:rsid w:val="009C4744"/>
    <w:rsid w:val="009C7A4F"/>
    <w:rsid w:val="009C7C48"/>
    <w:rsid w:val="009D1031"/>
    <w:rsid w:val="009D526B"/>
    <w:rsid w:val="009D65D0"/>
    <w:rsid w:val="009D6B45"/>
    <w:rsid w:val="009D6BB7"/>
    <w:rsid w:val="009D7A59"/>
    <w:rsid w:val="009D7E91"/>
    <w:rsid w:val="009E135E"/>
    <w:rsid w:val="009E3C92"/>
    <w:rsid w:val="009E54F4"/>
    <w:rsid w:val="009E71AD"/>
    <w:rsid w:val="009E771A"/>
    <w:rsid w:val="009F2642"/>
    <w:rsid w:val="009F2BFA"/>
    <w:rsid w:val="00A02424"/>
    <w:rsid w:val="00A03A3D"/>
    <w:rsid w:val="00A045C4"/>
    <w:rsid w:val="00A0581F"/>
    <w:rsid w:val="00A108C6"/>
    <w:rsid w:val="00A10DFA"/>
    <w:rsid w:val="00A12A95"/>
    <w:rsid w:val="00A174EA"/>
    <w:rsid w:val="00A20618"/>
    <w:rsid w:val="00A207F6"/>
    <w:rsid w:val="00A214FA"/>
    <w:rsid w:val="00A21708"/>
    <w:rsid w:val="00A22362"/>
    <w:rsid w:val="00A22A21"/>
    <w:rsid w:val="00A249BA"/>
    <w:rsid w:val="00A307C7"/>
    <w:rsid w:val="00A317B6"/>
    <w:rsid w:val="00A32401"/>
    <w:rsid w:val="00A37C38"/>
    <w:rsid w:val="00A41921"/>
    <w:rsid w:val="00A42967"/>
    <w:rsid w:val="00A440CE"/>
    <w:rsid w:val="00A44581"/>
    <w:rsid w:val="00A44E4D"/>
    <w:rsid w:val="00A45093"/>
    <w:rsid w:val="00A477C7"/>
    <w:rsid w:val="00A50EAF"/>
    <w:rsid w:val="00A56671"/>
    <w:rsid w:val="00A566FC"/>
    <w:rsid w:val="00A57A9B"/>
    <w:rsid w:val="00A602F9"/>
    <w:rsid w:val="00A60679"/>
    <w:rsid w:val="00A64DA0"/>
    <w:rsid w:val="00A650EE"/>
    <w:rsid w:val="00A6569B"/>
    <w:rsid w:val="00A65DC5"/>
    <w:rsid w:val="00A65ECC"/>
    <w:rsid w:val="00A662C8"/>
    <w:rsid w:val="00A66519"/>
    <w:rsid w:val="00A67FE0"/>
    <w:rsid w:val="00A71157"/>
    <w:rsid w:val="00A71422"/>
    <w:rsid w:val="00A73169"/>
    <w:rsid w:val="00A74524"/>
    <w:rsid w:val="00A75472"/>
    <w:rsid w:val="00A76D58"/>
    <w:rsid w:val="00A80B12"/>
    <w:rsid w:val="00A849DA"/>
    <w:rsid w:val="00A90DD3"/>
    <w:rsid w:val="00A92064"/>
    <w:rsid w:val="00A92758"/>
    <w:rsid w:val="00A9365F"/>
    <w:rsid w:val="00A961A8"/>
    <w:rsid w:val="00A966E6"/>
    <w:rsid w:val="00AA1219"/>
    <w:rsid w:val="00AA24BB"/>
    <w:rsid w:val="00AA6281"/>
    <w:rsid w:val="00AA7C20"/>
    <w:rsid w:val="00AB0AB7"/>
    <w:rsid w:val="00AB18F3"/>
    <w:rsid w:val="00AB1C10"/>
    <w:rsid w:val="00AB2BE3"/>
    <w:rsid w:val="00AB4398"/>
    <w:rsid w:val="00AB4BA5"/>
    <w:rsid w:val="00AB7834"/>
    <w:rsid w:val="00AB78E5"/>
    <w:rsid w:val="00AB7E6E"/>
    <w:rsid w:val="00AC06F7"/>
    <w:rsid w:val="00AC1787"/>
    <w:rsid w:val="00AC3130"/>
    <w:rsid w:val="00AC32F1"/>
    <w:rsid w:val="00AC3853"/>
    <w:rsid w:val="00AC38B6"/>
    <w:rsid w:val="00AC3A31"/>
    <w:rsid w:val="00AC4167"/>
    <w:rsid w:val="00AC4660"/>
    <w:rsid w:val="00AC4790"/>
    <w:rsid w:val="00AC4D5F"/>
    <w:rsid w:val="00AC51D0"/>
    <w:rsid w:val="00AC6C00"/>
    <w:rsid w:val="00AC7189"/>
    <w:rsid w:val="00AD04FD"/>
    <w:rsid w:val="00AD0FF8"/>
    <w:rsid w:val="00AD1D2C"/>
    <w:rsid w:val="00AD232E"/>
    <w:rsid w:val="00AD2A35"/>
    <w:rsid w:val="00AD393B"/>
    <w:rsid w:val="00AD4EF9"/>
    <w:rsid w:val="00AD7C20"/>
    <w:rsid w:val="00AE0525"/>
    <w:rsid w:val="00AE08DB"/>
    <w:rsid w:val="00AE092B"/>
    <w:rsid w:val="00AE0C90"/>
    <w:rsid w:val="00AE2729"/>
    <w:rsid w:val="00AE2D4A"/>
    <w:rsid w:val="00AE3148"/>
    <w:rsid w:val="00AE40D2"/>
    <w:rsid w:val="00AE4767"/>
    <w:rsid w:val="00AE4C16"/>
    <w:rsid w:val="00AE5796"/>
    <w:rsid w:val="00AE5AE2"/>
    <w:rsid w:val="00AE5E1F"/>
    <w:rsid w:val="00AE6DB4"/>
    <w:rsid w:val="00AE7343"/>
    <w:rsid w:val="00AF03CE"/>
    <w:rsid w:val="00AF0B31"/>
    <w:rsid w:val="00AF24A8"/>
    <w:rsid w:val="00AF64C4"/>
    <w:rsid w:val="00AF6A41"/>
    <w:rsid w:val="00AF6A43"/>
    <w:rsid w:val="00B00A13"/>
    <w:rsid w:val="00B00D69"/>
    <w:rsid w:val="00B00E04"/>
    <w:rsid w:val="00B03C0B"/>
    <w:rsid w:val="00B04137"/>
    <w:rsid w:val="00B04DCD"/>
    <w:rsid w:val="00B05485"/>
    <w:rsid w:val="00B107C4"/>
    <w:rsid w:val="00B114AC"/>
    <w:rsid w:val="00B142E5"/>
    <w:rsid w:val="00B1458E"/>
    <w:rsid w:val="00B1490C"/>
    <w:rsid w:val="00B14C51"/>
    <w:rsid w:val="00B153E9"/>
    <w:rsid w:val="00B15E7C"/>
    <w:rsid w:val="00B20021"/>
    <w:rsid w:val="00B20DD9"/>
    <w:rsid w:val="00B20FDE"/>
    <w:rsid w:val="00B2129A"/>
    <w:rsid w:val="00B23B78"/>
    <w:rsid w:val="00B2402E"/>
    <w:rsid w:val="00B26413"/>
    <w:rsid w:val="00B300EB"/>
    <w:rsid w:val="00B3011A"/>
    <w:rsid w:val="00B3197D"/>
    <w:rsid w:val="00B322BE"/>
    <w:rsid w:val="00B33353"/>
    <w:rsid w:val="00B33923"/>
    <w:rsid w:val="00B34CE6"/>
    <w:rsid w:val="00B361CE"/>
    <w:rsid w:val="00B362A8"/>
    <w:rsid w:val="00B36E65"/>
    <w:rsid w:val="00B37969"/>
    <w:rsid w:val="00B37A77"/>
    <w:rsid w:val="00B404BC"/>
    <w:rsid w:val="00B40E02"/>
    <w:rsid w:val="00B42041"/>
    <w:rsid w:val="00B422A4"/>
    <w:rsid w:val="00B43478"/>
    <w:rsid w:val="00B43EE7"/>
    <w:rsid w:val="00B43FBF"/>
    <w:rsid w:val="00B44144"/>
    <w:rsid w:val="00B44F11"/>
    <w:rsid w:val="00B4531F"/>
    <w:rsid w:val="00B46059"/>
    <w:rsid w:val="00B47718"/>
    <w:rsid w:val="00B5034E"/>
    <w:rsid w:val="00B5089A"/>
    <w:rsid w:val="00B5097E"/>
    <w:rsid w:val="00B50DAC"/>
    <w:rsid w:val="00B5103D"/>
    <w:rsid w:val="00B51846"/>
    <w:rsid w:val="00B51B23"/>
    <w:rsid w:val="00B51D3F"/>
    <w:rsid w:val="00B52C17"/>
    <w:rsid w:val="00B52FCF"/>
    <w:rsid w:val="00B53C0D"/>
    <w:rsid w:val="00B54674"/>
    <w:rsid w:val="00B56294"/>
    <w:rsid w:val="00B562BE"/>
    <w:rsid w:val="00B56B18"/>
    <w:rsid w:val="00B57428"/>
    <w:rsid w:val="00B60534"/>
    <w:rsid w:val="00B611A8"/>
    <w:rsid w:val="00B61783"/>
    <w:rsid w:val="00B62979"/>
    <w:rsid w:val="00B62D5D"/>
    <w:rsid w:val="00B630D8"/>
    <w:rsid w:val="00B63B55"/>
    <w:rsid w:val="00B652DE"/>
    <w:rsid w:val="00B65448"/>
    <w:rsid w:val="00B65814"/>
    <w:rsid w:val="00B659A8"/>
    <w:rsid w:val="00B66B84"/>
    <w:rsid w:val="00B70056"/>
    <w:rsid w:val="00B7021E"/>
    <w:rsid w:val="00B721F1"/>
    <w:rsid w:val="00B72AB6"/>
    <w:rsid w:val="00B823A7"/>
    <w:rsid w:val="00B85183"/>
    <w:rsid w:val="00B8524F"/>
    <w:rsid w:val="00B855EF"/>
    <w:rsid w:val="00B86421"/>
    <w:rsid w:val="00B8793E"/>
    <w:rsid w:val="00B90627"/>
    <w:rsid w:val="00B9080C"/>
    <w:rsid w:val="00B90FA5"/>
    <w:rsid w:val="00B919F1"/>
    <w:rsid w:val="00B925B3"/>
    <w:rsid w:val="00B93F7B"/>
    <w:rsid w:val="00B94445"/>
    <w:rsid w:val="00B94931"/>
    <w:rsid w:val="00B9571A"/>
    <w:rsid w:val="00B9639D"/>
    <w:rsid w:val="00B96ECF"/>
    <w:rsid w:val="00B97161"/>
    <w:rsid w:val="00BA211D"/>
    <w:rsid w:val="00BA2260"/>
    <w:rsid w:val="00BA2B99"/>
    <w:rsid w:val="00BA44AA"/>
    <w:rsid w:val="00BA5F4E"/>
    <w:rsid w:val="00BA60A2"/>
    <w:rsid w:val="00BB0274"/>
    <w:rsid w:val="00BB3C33"/>
    <w:rsid w:val="00BB468D"/>
    <w:rsid w:val="00BB4B4F"/>
    <w:rsid w:val="00BB76F4"/>
    <w:rsid w:val="00BC047A"/>
    <w:rsid w:val="00BC0E8D"/>
    <w:rsid w:val="00BC1740"/>
    <w:rsid w:val="00BC464E"/>
    <w:rsid w:val="00BC4746"/>
    <w:rsid w:val="00BC49FD"/>
    <w:rsid w:val="00BC4F18"/>
    <w:rsid w:val="00BC620B"/>
    <w:rsid w:val="00BC682E"/>
    <w:rsid w:val="00BC7560"/>
    <w:rsid w:val="00BC77DB"/>
    <w:rsid w:val="00BD3170"/>
    <w:rsid w:val="00BD3E82"/>
    <w:rsid w:val="00BD3F00"/>
    <w:rsid w:val="00BE03B0"/>
    <w:rsid w:val="00BE1B0A"/>
    <w:rsid w:val="00BE2B6F"/>
    <w:rsid w:val="00BE468B"/>
    <w:rsid w:val="00BE533C"/>
    <w:rsid w:val="00BE650B"/>
    <w:rsid w:val="00BE6551"/>
    <w:rsid w:val="00BE663B"/>
    <w:rsid w:val="00BF093B"/>
    <w:rsid w:val="00BF297A"/>
    <w:rsid w:val="00C00520"/>
    <w:rsid w:val="00C00B88"/>
    <w:rsid w:val="00C014B1"/>
    <w:rsid w:val="00C01EAC"/>
    <w:rsid w:val="00C03524"/>
    <w:rsid w:val="00C04309"/>
    <w:rsid w:val="00C05B4D"/>
    <w:rsid w:val="00C06B2A"/>
    <w:rsid w:val="00C1233F"/>
    <w:rsid w:val="00C126C1"/>
    <w:rsid w:val="00C12969"/>
    <w:rsid w:val="00C13D01"/>
    <w:rsid w:val="00C14E14"/>
    <w:rsid w:val="00C14E1F"/>
    <w:rsid w:val="00C16068"/>
    <w:rsid w:val="00C16D54"/>
    <w:rsid w:val="00C17290"/>
    <w:rsid w:val="00C21028"/>
    <w:rsid w:val="00C21AB5"/>
    <w:rsid w:val="00C2311C"/>
    <w:rsid w:val="00C24806"/>
    <w:rsid w:val="00C2557B"/>
    <w:rsid w:val="00C25AEB"/>
    <w:rsid w:val="00C32F07"/>
    <w:rsid w:val="00C3439F"/>
    <w:rsid w:val="00C348A2"/>
    <w:rsid w:val="00C34B29"/>
    <w:rsid w:val="00C34F03"/>
    <w:rsid w:val="00C35E57"/>
    <w:rsid w:val="00C35E80"/>
    <w:rsid w:val="00C363AE"/>
    <w:rsid w:val="00C376C4"/>
    <w:rsid w:val="00C40AA2"/>
    <w:rsid w:val="00C41166"/>
    <w:rsid w:val="00C4244F"/>
    <w:rsid w:val="00C43C70"/>
    <w:rsid w:val="00C454DE"/>
    <w:rsid w:val="00C45517"/>
    <w:rsid w:val="00C458BD"/>
    <w:rsid w:val="00C45D3E"/>
    <w:rsid w:val="00C4787B"/>
    <w:rsid w:val="00C4797A"/>
    <w:rsid w:val="00C4799C"/>
    <w:rsid w:val="00C512D5"/>
    <w:rsid w:val="00C51CE0"/>
    <w:rsid w:val="00C53C38"/>
    <w:rsid w:val="00C54A0A"/>
    <w:rsid w:val="00C57D37"/>
    <w:rsid w:val="00C61068"/>
    <w:rsid w:val="00C632ED"/>
    <w:rsid w:val="00C6453D"/>
    <w:rsid w:val="00C64739"/>
    <w:rsid w:val="00C66150"/>
    <w:rsid w:val="00C66843"/>
    <w:rsid w:val="00C66C61"/>
    <w:rsid w:val="00C70EF5"/>
    <w:rsid w:val="00C71A0C"/>
    <w:rsid w:val="00C71C81"/>
    <w:rsid w:val="00C726BA"/>
    <w:rsid w:val="00C74736"/>
    <w:rsid w:val="00C756C5"/>
    <w:rsid w:val="00C77554"/>
    <w:rsid w:val="00C80610"/>
    <w:rsid w:val="00C807D8"/>
    <w:rsid w:val="00C8080B"/>
    <w:rsid w:val="00C82195"/>
    <w:rsid w:val="00C82CAE"/>
    <w:rsid w:val="00C8442E"/>
    <w:rsid w:val="00C8671B"/>
    <w:rsid w:val="00C8680D"/>
    <w:rsid w:val="00C87F71"/>
    <w:rsid w:val="00C917DB"/>
    <w:rsid w:val="00C930A8"/>
    <w:rsid w:val="00C94825"/>
    <w:rsid w:val="00C96BC7"/>
    <w:rsid w:val="00C975F9"/>
    <w:rsid w:val="00CA0A42"/>
    <w:rsid w:val="00CA108B"/>
    <w:rsid w:val="00CA4DBD"/>
    <w:rsid w:val="00CA5302"/>
    <w:rsid w:val="00CA6A5B"/>
    <w:rsid w:val="00CA6CDB"/>
    <w:rsid w:val="00CA6FDF"/>
    <w:rsid w:val="00CB064E"/>
    <w:rsid w:val="00CB20B8"/>
    <w:rsid w:val="00CB2537"/>
    <w:rsid w:val="00CB299B"/>
    <w:rsid w:val="00CB314C"/>
    <w:rsid w:val="00CB40B7"/>
    <w:rsid w:val="00CB5AE9"/>
    <w:rsid w:val="00CB5E13"/>
    <w:rsid w:val="00CB7034"/>
    <w:rsid w:val="00CB7D8E"/>
    <w:rsid w:val="00CB7F97"/>
    <w:rsid w:val="00CC1762"/>
    <w:rsid w:val="00CC262E"/>
    <w:rsid w:val="00CC2A46"/>
    <w:rsid w:val="00CC3524"/>
    <w:rsid w:val="00CC3920"/>
    <w:rsid w:val="00CC498C"/>
    <w:rsid w:val="00CC4DB7"/>
    <w:rsid w:val="00CC6AA5"/>
    <w:rsid w:val="00CC71D4"/>
    <w:rsid w:val="00CD2773"/>
    <w:rsid w:val="00CD27BE"/>
    <w:rsid w:val="00CD29E9"/>
    <w:rsid w:val="00CD34CB"/>
    <w:rsid w:val="00CD4271"/>
    <w:rsid w:val="00CD43DA"/>
    <w:rsid w:val="00CD4BBC"/>
    <w:rsid w:val="00CD528C"/>
    <w:rsid w:val="00CD6F0F"/>
    <w:rsid w:val="00CE08D5"/>
    <w:rsid w:val="00CE0BB7"/>
    <w:rsid w:val="00CE12CA"/>
    <w:rsid w:val="00CE2F33"/>
    <w:rsid w:val="00CE325D"/>
    <w:rsid w:val="00CE367D"/>
    <w:rsid w:val="00CE3E9A"/>
    <w:rsid w:val="00CE58D3"/>
    <w:rsid w:val="00CE708B"/>
    <w:rsid w:val="00CE7617"/>
    <w:rsid w:val="00CF0902"/>
    <w:rsid w:val="00CF26B7"/>
    <w:rsid w:val="00CF3714"/>
    <w:rsid w:val="00CF38CA"/>
    <w:rsid w:val="00CF6E39"/>
    <w:rsid w:val="00CF6E81"/>
    <w:rsid w:val="00CF72DA"/>
    <w:rsid w:val="00D0142A"/>
    <w:rsid w:val="00D02BDF"/>
    <w:rsid w:val="00D03634"/>
    <w:rsid w:val="00D0769A"/>
    <w:rsid w:val="00D07AC2"/>
    <w:rsid w:val="00D10FA0"/>
    <w:rsid w:val="00D132B2"/>
    <w:rsid w:val="00D13E20"/>
    <w:rsid w:val="00D13E5F"/>
    <w:rsid w:val="00D15B4E"/>
    <w:rsid w:val="00D168DF"/>
    <w:rsid w:val="00D16EE8"/>
    <w:rsid w:val="00D177E7"/>
    <w:rsid w:val="00D2079F"/>
    <w:rsid w:val="00D20E8C"/>
    <w:rsid w:val="00D21F73"/>
    <w:rsid w:val="00D22236"/>
    <w:rsid w:val="00D2470C"/>
    <w:rsid w:val="00D24E4B"/>
    <w:rsid w:val="00D2709B"/>
    <w:rsid w:val="00D2751D"/>
    <w:rsid w:val="00D27BEC"/>
    <w:rsid w:val="00D31664"/>
    <w:rsid w:val="00D33E9C"/>
    <w:rsid w:val="00D34672"/>
    <w:rsid w:val="00D34E31"/>
    <w:rsid w:val="00D34E4E"/>
    <w:rsid w:val="00D37090"/>
    <w:rsid w:val="00D447EF"/>
    <w:rsid w:val="00D504FC"/>
    <w:rsid w:val="00D505E2"/>
    <w:rsid w:val="00D5087B"/>
    <w:rsid w:val="00D508CC"/>
    <w:rsid w:val="00D50E9F"/>
    <w:rsid w:val="00D5203D"/>
    <w:rsid w:val="00D53AA0"/>
    <w:rsid w:val="00D5692C"/>
    <w:rsid w:val="00D5792D"/>
    <w:rsid w:val="00D57C4E"/>
    <w:rsid w:val="00D62CE8"/>
    <w:rsid w:val="00D6498F"/>
    <w:rsid w:val="00D649C3"/>
    <w:rsid w:val="00D671B2"/>
    <w:rsid w:val="00D700AA"/>
    <w:rsid w:val="00D70CF5"/>
    <w:rsid w:val="00D7109E"/>
    <w:rsid w:val="00D72D09"/>
    <w:rsid w:val="00D73026"/>
    <w:rsid w:val="00D73C9D"/>
    <w:rsid w:val="00D7463D"/>
    <w:rsid w:val="00D74E4C"/>
    <w:rsid w:val="00D757BF"/>
    <w:rsid w:val="00D761DD"/>
    <w:rsid w:val="00D76854"/>
    <w:rsid w:val="00D77962"/>
    <w:rsid w:val="00D80D5C"/>
    <w:rsid w:val="00D80F5A"/>
    <w:rsid w:val="00D81485"/>
    <w:rsid w:val="00D82300"/>
    <w:rsid w:val="00D828B9"/>
    <w:rsid w:val="00D82FE1"/>
    <w:rsid w:val="00D83DE8"/>
    <w:rsid w:val="00D84861"/>
    <w:rsid w:val="00D84872"/>
    <w:rsid w:val="00D84943"/>
    <w:rsid w:val="00D8511C"/>
    <w:rsid w:val="00D86A75"/>
    <w:rsid w:val="00D86FB3"/>
    <w:rsid w:val="00D8780C"/>
    <w:rsid w:val="00D90100"/>
    <w:rsid w:val="00D91FA9"/>
    <w:rsid w:val="00D941CF"/>
    <w:rsid w:val="00D94AE7"/>
    <w:rsid w:val="00D966B3"/>
    <w:rsid w:val="00D970F0"/>
    <w:rsid w:val="00D97336"/>
    <w:rsid w:val="00D974C4"/>
    <w:rsid w:val="00DA0429"/>
    <w:rsid w:val="00DA33EB"/>
    <w:rsid w:val="00DA39ED"/>
    <w:rsid w:val="00DA4540"/>
    <w:rsid w:val="00DA587E"/>
    <w:rsid w:val="00DA60F4"/>
    <w:rsid w:val="00DA6854"/>
    <w:rsid w:val="00DA72D4"/>
    <w:rsid w:val="00DA77A3"/>
    <w:rsid w:val="00DA792C"/>
    <w:rsid w:val="00DB0F8B"/>
    <w:rsid w:val="00DB12A9"/>
    <w:rsid w:val="00DB3052"/>
    <w:rsid w:val="00DB42D8"/>
    <w:rsid w:val="00DB5D5F"/>
    <w:rsid w:val="00DB66CA"/>
    <w:rsid w:val="00DB7784"/>
    <w:rsid w:val="00DB79E3"/>
    <w:rsid w:val="00DB7EFA"/>
    <w:rsid w:val="00DC0A2F"/>
    <w:rsid w:val="00DC0EE5"/>
    <w:rsid w:val="00DC10A0"/>
    <w:rsid w:val="00DC1C0F"/>
    <w:rsid w:val="00DC23C4"/>
    <w:rsid w:val="00DC2D17"/>
    <w:rsid w:val="00DC6B9A"/>
    <w:rsid w:val="00DC7D46"/>
    <w:rsid w:val="00DD0B5D"/>
    <w:rsid w:val="00DD1A5D"/>
    <w:rsid w:val="00DD1FEA"/>
    <w:rsid w:val="00DD2DD0"/>
    <w:rsid w:val="00DD2E99"/>
    <w:rsid w:val="00DD4242"/>
    <w:rsid w:val="00DD6A54"/>
    <w:rsid w:val="00DE01F5"/>
    <w:rsid w:val="00DE104C"/>
    <w:rsid w:val="00DE23BF"/>
    <w:rsid w:val="00DE36AB"/>
    <w:rsid w:val="00DE3981"/>
    <w:rsid w:val="00DE40DD"/>
    <w:rsid w:val="00DE71C6"/>
    <w:rsid w:val="00DE7755"/>
    <w:rsid w:val="00DF059A"/>
    <w:rsid w:val="00DF2BD5"/>
    <w:rsid w:val="00DF3D56"/>
    <w:rsid w:val="00DF5232"/>
    <w:rsid w:val="00DF62FC"/>
    <w:rsid w:val="00DF64E9"/>
    <w:rsid w:val="00DF6D19"/>
    <w:rsid w:val="00DF6ED2"/>
    <w:rsid w:val="00DF70F5"/>
    <w:rsid w:val="00DF7206"/>
    <w:rsid w:val="00DF73B2"/>
    <w:rsid w:val="00E02C6A"/>
    <w:rsid w:val="00E03761"/>
    <w:rsid w:val="00E045B2"/>
    <w:rsid w:val="00E05419"/>
    <w:rsid w:val="00E104F9"/>
    <w:rsid w:val="00E10C6E"/>
    <w:rsid w:val="00E10DA2"/>
    <w:rsid w:val="00E10F9F"/>
    <w:rsid w:val="00E110E1"/>
    <w:rsid w:val="00E11F80"/>
    <w:rsid w:val="00E127AC"/>
    <w:rsid w:val="00E13740"/>
    <w:rsid w:val="00E15643"/>
    <w:rsid w:val="00E15978"/>
    <w:rsid w:val="00E2252C"/>
    <w:rsid w:val="00E2308E"/>
    <w:rsid w:val="00E23558"/>
    <w:rsid w:val="00E2358D"/>
    <w:rsid w:val="00E269DE"/>
    <w:rsid w:val="00E270C0"/>
    <w:rsid w:val="00E3230C"/>
    <w:rsid w:val="00E3680C"/>
    <w:rsid w:val="00E36D82"/>
    <w:rsid w:val="00E42497"/>
    <w:rsid w:val="00E42E81"/>
    <w:rsid w:val="00E43583"/>
    <w:rsid w:val="00E4389D"/>
    <w:rsid w:val="00E44A03"/>
    <w:rsid w:val="00E45815"/>
    <w:rsid w:val="00E460B9"/>
    <w:rsid w:val="00E474F9"/>
    <w:rsid w:val="00E51601"/>
    <w:rsid w:val="00E51965"/>
    <w:rsid w:val="00E519C7"/>
    <w:rsid w:val="00E55B71"/>
    <w:rsid w:val="00E55C2F"/>
    <w:rsid w:val="00E56179"/>
    <w:rsid w:val="00E579D6"/>
    <w:rsid w:val="00E61224"/>
    <w:rsid w:val="00E638D3"/>
    <w:rsid w:val="00E6534C"/>
    <w:rsid w:val="00E67121"/>
    <w:rsid w:val="00E70F03"/>
    <w:rsid w:val="00E7198D"/>
    <w:rsid w:val="00E71AA9"/>
    <w:rsid w:val="00E735AF"/>
    <w:rsid w:val="00E74CA6"/>
    <w:rsid w:val="00E75DD5"/>
    <w:rsid w:val="00E75E3D"/>
    <w:rsid w:val="00E76035"/>
    <w:rsid w:val="00E76E25"/>
    <w:rsid w:val="00E801EA"/>
    <w:rsid w:val="00E84491"/>
    <w:rsid w:val="00E844D7"/>
    <w:rsid w:val="00E85201"/>
    <w:rsid w:val="00E872C1"/>
    <w:rsid w:val="00E87F47"/>
    <w:rsid w:val="00E90119"/>
    <w:rsid w:val="00E90702"/>
    <w:rsid w:val="00E9509C"/>
    <w:rsid w:val="00E9731C"/>
    <w:rsid w:val="00EA167C"/>
    <w:rsid w:val="00EA3898"/>
    <w:rsid w:val="00EA4E4C"/>
    <w:rsid w:val="00EA6B08"/>
    <w:rsid w:val="00EB04B7"/>
    <w:rsid w:val="00EB2453"/>
    <w:rsid w:val="00EB5760"/>
    <w:rsid w:val="00EB6A45"/>
    <w:rsid w:val="00EB7992"/>
    <w:rsid w:val="00EC0104"/>
    <w:rsid w:val="00EC0184"/>
    <w:rsid w:val="00EC0479"/>
    <w:rsid w:val="00EC04F6"/>
    <w:rsid w:val="00EC0839"/>
    <w:rsid w:val="00EC0C92"/>
    <w:rsid w:val="00EC172B"/>
    <w:rsid w:val="00EC2C82"/>
    <w:rsid w:val="00EC2D7A"/>
    <w:rsid w:val="00EC633A"/>
    <w:rsid w:val="00EC64AB"/>
    <w:rsid w:val="00ED0074"/>
    <w:rsid w:val="00ED1704"/>
    <w:rsid w:val="00ED1B9D"/>
    <w:rsid w:val="00ED3C75"/>
    <w:rsid w:val="00ED5018"/>
    <w:rsid w:val="00ED59DA"/>
    <w:rsid w:val="00EE056F"/>
    <w:rsid w:val="00EE128E"/>
    <w:rsid w:val="00EE1DDE"/>
    <w:rsid w:val="00EE2839"/>
    <w:rsid w:val="00EE3341"/>
    <w:rsid w:val="00EE39E1"/>
    <w:rsid w:val="00EE59BA"/>
    <w:rsid w:val="00EF0A33"/>
    <w:rsid w:val="00EF2281"/>
    <w:rsid w:val="00EF43F5"/>
    <w:rsid w:val="00EF5DC9"/>
    <w:rsid w:val="00EF74D7"/>
    <w:rsid w:val="00F006A7"/>
    <w:rsid w:val="00F017AF"/>
    <w:rsid w:val="00F041C4"/>
    <w:rsid w:val="00F05C68"/>
    <w:rsid w:val="00F05C92"/>
    <w:rsid w:val="00F06727"/>
    <w:rsid w:val="00F10CB3"/>
    <w:rsid w:val="00F110EE"/>
    <w:rsid w:val="00F13114"/>
    <w:rsid w:val="00F13819"/>
    <w:rsid w:val="00F14424"/>
    <w:rsid w:val="00F14720"/>
    <w:rsid w:val="00F14812"/>
    <w:rsid w:val="00F15030"/>
    <w:rsid w:val="00F1598C"/>
    <w:rsid w:val="00F16364"/>
    <w:rsid w:val="00F16FE0"/>
    <w:rsid w:val="00F20BC6"/>
    <w:rsid w:val="00F21403"/>
    <w:rsid w:val="00F23624"/>
    <w:rsid w:val="00F248F1"/>
    <w:rsid w:val="00F255FC"/>
    <w:rsid w:val="00F259B0"/>
    <w:rsid w:val="00F25AC0"/>
    <w:rsid w:val="00F26278"/>
    <w:rsid w:val="00F26A20"/>
    <w:rsid w:val="00F276C9"/>
    <w:rsid w:val="00F311DA"/>
    <w:rsid w:val="00F31359"/>
    <w:rsid w:val="00F3257D"/>
    <w:rsid w:val="00F33480"/>
    <w:rsid w:val="00F34651"/>
    <w:rsid w:val="00F3510B"/>
    <w:rsid w:val="00F40586"/>
    <w:rsid w:val="00F40690"/>
    <w:rsid w:val="00F407AF"/>
    <w:rsid w:val="00F41386"/>
    <w:rsid w:val="00F418A9"/>
    <w:rsid w:val="00F42A0B"/>
    <w:rsid w:val="00F43B8F"/>
    <w:rsid w:val="00F43F58"/>
    <w:rsid w:val="00F4732F"/>
    <w:rsid w:val="00F51785"/>
    <w:rsid w:val="00F52511"/>
    <w:rsid w:val="00F530D7"/>
    <w:rsid w:val="00F53EDC"/>
    <w:rsid w:val="00F541E6"/>
    <w:rsid w:val="00F54DE1"/>
    <w:rsid w:val="00F6211B"/>
    <w:rsid w:val="00F62F34"/>
    <w:rsid w:val="00F62F49"/>
    <w:rsid w:val="00F640BF"/>
    <w:rsid w:val="00F64124"/>
    <w:rsid w:val="00F64D21"/>
    <w:rsid w:val="00F66589"/>
    <w:rsid w:val="00F679FC"/>
    <w:rsid w:val="00F70498"/>
    <w:rsid w:val="00F70754"/>
    <w:rsid w:val="00F70974"/>
    <w:rsid w:val="00F71FCE"/>
    <w:rsid w:val="00F72A3B"/>
    <w:rsid w:val="00F76CD5"/>
    <w:rsid w:val="00F77519"/>
    <w:rsid w:val="00F77926"/>
    <w:rsid w:val="00F80350"/>
    <w:rsid w:val="00F805D1"/>
    <w:rsid w:val="00F80634"/>
    <w:rsid w:val="00F8102A"/>
    <w:rsid w:val="00F81F7D"/>
    <w:rsid w:val="00F825CA"/>
    <w:rsid w:val="00F83976"/>
    <w:rsid w:val="00F83A19"/>
    <w:rsid w:val="00F84A67"/>
    <w:rsid w:val="00F84E88"/>
    <w:rsid w:val="00F879A1"/>
    <w:rsid w:val="00F87B6F"/>
    <w:rsid w:val="00F9000D"/>
    <w:rsid w:val="00F908D7"/>
    <w:rsid w:val="00F90F17"/>
    <w:rsid w:val="00F92C57"/>
    <w:rsid w:val="00F92FC4"/>
    <w:rsid w:val="00F9412A"/>
    <w:rsid w:val="00F94EB0"/>
    <w:rsid w:val="00F9587E"/>
    <w:rsid w:val="00F964D4"/>
    <w:rsid w:val="00F9685F"/>
    <w:rsid w:val="00F97777"/>
    <w:rsid w:val="00F9793C"/>
    <w:rsid w:val="00F97C2B"/>
    <w:rsid w:val="00FA08A5"/>
    <w:rsid w:val="00FA0C14"/>
    <w:rsid w:val="00FA137A"/>
    <w:rsid w:val="00FA20A4"/>
    <w:rsid w:val="00FA2346"/>
    <w:rsid w:val="00FA5286"/>
    <w:rsid w:val="00FA5504"/>
    <w:rsid w:val="00FA6277"/>
    <w:rsid w:val="00FA7B54"/>
    <w:rsid w:val="00FA7E60"/>
    <w:rsid w:val="00FB201A"/>
    <w:rsid w:val="00FB4A92"/>
    <w:rsid w:val="00FB4B02"/>
    <w:rsid w:val="00FB5617"/>
    <w:rsid w:val="00FB6CAE"/>
    <w:rsid w:val="00FB6FAB"/>
    <w:rsid w:val="00FC1721"/>
    <w:rsid w:val="00FC25E3"/>
    <w:rsid w:val="00FC2831"/>
    <w:rsid w:val="00FC2D40"/>
    <w:rsid w:val="00FC3073"/>
    <w:rsid w:val="00FC3600"/>
    <w:rsid w:val="00FC3FDC"/>
    <w:rsid w:val="00FC4348"/>
    <w:rsid w:val="00FC4A9F"/>
    <w:rsid w:val="00FC4D0C"/>
    <w:rsid w:val="00FC565B"/>
    <w:rsid w:val="00FD396E"/>
    <w:rsid w:val="00FD492B"/>
    <w:rsid w:val="00FD5EEC"/>
    <w:rsid w:val="00FE006E"/>
    <w:rsid w:val="00FE102F"/>
    <w:rsid w:val="00FE197E"/>
    <w:rsid w:val="00FE1FC6"/>
    <w:rsid w:val="00FE4AF4"/>
    <w:rsid w:val="00FE4C7E"/>
    <w:rsid w:val="00FF0DF1"/>
    <w:rsid w:val="00FF26AA"/>
    <w:rsid w:val="00FF283B"/>
    <w:rsid w:val="00FF308F"/>
    <w:rsid w:val="00FF48B7"/>
    <w:rsid w:val="4B67C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2C6C8792-2F25-42B8-AD11-3EE8BA55F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DB12A9"/>
    <w:pPr>
      <w:keepNext/>
      <w:keepLines/>
      <w:numPr>
        <w:ilvl w:val="1"/>
        <w:numId w:val="1"/>
      </w:numPr>
      <w:spacing w:before="120" w:line="360" w:lineRule="auto"/>
      <w:ind w:left="567" w:hanging="567"/>
      <w:jc w:val="both"/>
      <w:outlineLvl w:val="1"/>
    </w:pPr>
    <w:rPr>
      <w:caps/>
      <w:color w:val="000000"/>
      <w:lang w:val="en-US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640352"/>
    <w:pPr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124B1D"/>
    <w:rPr>
      <w:b/>
      <w:bCs/>
      <w:sz w:val="20"/>
      <w:szCs w:val="20"/>
    </w:rPr>
  </w:style>
  <w:style w:type="character" w:styleId="MenoPendente">
    <w:name w:val="Unresolved Mention"/>
    <w:uiPriority w:val="99"/>
    <w:semiHidden/>
    <w:unhideWhenUsed/>
    <w:rsid w:val="00F64124"/>
    <w:rPr>
      <w:color w:val="605E5C"/>
      <w:shd w:val="clear" w:color="auto" w:fill="E1DFDD"/>
    </w:rPr>
  </w:style>
  <w:style w:type="character" w:styleId="Forte">
    <w:name w:val="Strong"/>
    <w:uiPriority w:val="22"/>
    <w:qFormat/>
    <w:rsid w:val="0099128B"/>
    <w:rPr>
      <w:b/>
      <w:bCs/>
    </w:rPr>
  </w:style>
  <w:style w:type="character" w:customStyle="1" w:styleId="fontstyle01">
    <w:name w:val="fontstyle01"/>
    <w:rsid w:val="009742F9"/>
    <w:rPr>
      <w:rFonts w:ascii="Times New Roman" w:hAnsi="Times New Roman" w:cs="Times New Roman" w:hint="default"/>
      <w:b w:val="0"/>
      <w:bCs w:val="0"/>
      <w:i w:val="0"/>
      <w:iCs w:val="0"/>
      <w:color w:val="000000"/>
      <w:sz w:val="20"/>
      <w:szCs w:val="20"/>
    </w:rPr>
  </w:style>
  <w:style w:type="paragraph" w:styleId="PargrafodaLista">
    <w:name w:val="List Paragraph"/>
    <w:basedOn w:val="Normal"/>
    <w:uiPriority w:val="34"/>
    <w:qFormat/>
    <w:rsid w:val="00E519C7"/>
    <w:pPr>
      <w:keepNext w:val="0"/>
      <w:keepLines w:val="0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875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8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EE33CFC-6364-4B74-9892-ACBC3AC2CA8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3670</TotalTime>
  <Pages>10</Pages>
  <Words>5007</Words>
  <Characters>27044</Characters>
  <Application>Microsoft Office Word</Application>
  <DocSecurity>0</DocSecurity>
  <Lines>225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1466</cp:revision>
  <cp:lastPrinted>2020-10-30T19:20:00Z</cp:lastPrinted>
  <dcterms:created xsi:type="dcterms:W3CDTF">2020-08-20T22:11:00Z</dcterms:created>
  <dcterms:modified xsi:type="dcterms:W3CDTF">2020-10-30T19:21:00Z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