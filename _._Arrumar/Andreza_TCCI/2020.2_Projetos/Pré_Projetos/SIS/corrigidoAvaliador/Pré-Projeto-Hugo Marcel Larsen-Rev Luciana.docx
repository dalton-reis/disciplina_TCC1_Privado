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 xml:space="preserve">Hugo Marcel </w:t>
      </w:r>
      <w:proofErr w:type="spellStart"/>
      <w:r>
        <w:t>Larsen</w:t>
      </w:r>
      <w:proofErr w:type="spellEnd"/>
    </w:p>
    <w:p w14:paraId="25B59BC5" w14:textId="6380C539" w:rsidR="001E682E" w:rsidRDefault="00941ECE" w:rsidP="00941ECE">
      <w:pPr>
        <w:pStyle w:val="TF-AUTOR0"/>
      </w:pPr>
      <w:r w:rsidRPr="00941ECE">
        <w:t xml:space="preserve">Prof.ª Simone </w:t>
      </w:r>
      <w:proofErr w:type="spellStart"/>
      <w:r w:rsidRPr="00941ECE">
        <w:t>Erbs</w:t>
      </w:r>
      <w:proofErr w:type="spellEnd"/>
      <w:r w:rsidRPr="00941ECE">
        <w:t xml:space="preserve">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4C326766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Covid-19,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proofErr w:type="spellStart"/>
      <w:r w:rsidR="00A50D59" w:rsidRPr="00A50D59">
        <w:t>COrona</w:t>
      </w:r>
      <w:proofErr w:type="spellEnd"/>
      <w:r w:rsidR="00A50D59" w:rsidRPr="00A50D59">
        <w:t xml:space="preserve"> </w:t>
      </w:r>
      <w:proofErr w:type="spellStart"/>
      <w:r w:rsidR="00A50D59" w:rsidRPr="00A50D59">
        <w:t>V</w:t>
      </w:r>
      <w:r w:rsidR="00A50D59">
        <w:t>Í</w:t>
      </w:r>
      <w:r w:rsidR="00A50D59" w:rsidRPr="00A50D59">
        <w:t>rus</w:t>
      </w:r>
      <w:proofErr w:type="spellEnd"/>
      <w:r w:rsidR="00A50D59" w:rsidRPr="00A50D59">
        <w:t xml:space="preserve"> </w:t>
      </w:r>
      <w:proofErr w:type="spellStart"/>
      <w:r w:rsidR="00A50D59" w:rsidRPr="00A50D59">
        <w:t>Disease</w:t>
      </w:r>
      <w:proofErr w:type="spellEnd"/>
      <w:r w:rsidR="00A50D59" w:rsidRPr="00A50D59">
        <w:t xml:space="preserve"> </w:t>
      </w:r>
      <w:r w:rsidR="00A50D59">
        <w:t>2019 (</w:t>
      </w:r>
      <w:r w:rsidR="00D91BE8">
        <w:t>COVID-19</w:t>
      </w:r>
      <w:r w:rsidR="00A50D59">
        <w:t>)</w:t>
      </w:r>
      <w:r w:rsidR="00D91BE8">
        <w:t xml:space="preserve">, especialmente proibindo voos internacionais, </w:t>
      </w:r>
      <w:del w:id="9" w:author="Luciana Pereira de Araújo Kohler" w:date="2020-11-04T21:03:00Z">
        <w:r w:rsidR="00E06291" w:rsidDel="00265E50">
          <w:delText xml:space="preserve">criação </w:delText>
        </w:r>
      </w:del>
      <w:ins w:id="10" w:author="Luciana Pereira de Araújo Kohler" w:date="2020-11-04T21:03:00Z">
        <w:r w:rsidR="00265E50">
          <w:t xml:space="preserve">criando </w:t>
        </w:r>
      </w:ins>
      <w:del w:id="11" w:author="Luciana Pereira de Araújo Kohler" w:date="2020-11-04T21:03:00Z">
        <w:r w:rsidR="00E06291" w:rsidDel="00265E50">
          <w:delText>de</w:delText>
        </w:r>
        <w:r w:rsidR="00D91BE8" w:rsidDel="00265E50">
          <w:delText xml:space="preserve"> </w:delText>
        </w:r>
      </w:del>
      <w:proofErr w:type="spellStart"/>
      <w:r w:rsidR="00D91BE8" w:rsidRPr="00D91BE8">
        <w:rPr>
          <w:i/>
          <w:iCs/>
        </w:rPr>
        <w:t>lockdowns</w:t>
      </w:r>
      <w:proofErr w:type="spellEnd"/>
      <w:r w:rsidR="00D91BE8">
        <w:rPr>
          <w:i/>
          <w:iCs/>
        </w:rPr>
        <w:t xml:space="preserve"> </w:t>
      </w:r>
      <w:r w:rsidR="00D91BE8">
        <w:t>em áreas vulneráveis</w:t>
      </w:r>
      <w:del w:id="12" w:author="Luciana Pereira de Araújo Kohler" w:date="2020-11-04T21:03:00Z">
        <w:r w:rsidR="00D91BE8" w:rsidDel="00265E50">
          <w:delText xml:space="preserve">, </w:delText>
        </w:r>
      </w:del>
      <w:ins w:id="13" w:author="Luciana Pereira de Araújo Kohler" w:date="2020-11-04T21:03:00Z">
        <w:r w:rsidR="00265E50">
          <w:t xml:space="preserve"> e aplicando o </w:t>
        </w:r>
      </w:ins>
      <w:r w:rsidR="00D91BE8">
        <w:t>distanciamento social</w:t>
      </w:r>
      <w:del w:id="14" w:author="Luciana Pereira de Araújo Kohler" w:date="2020-11-04T21:03:00Z">
        <w:r w:rsidR="00D91BE8" w:rsidDel="00265E50">
          <w:delText xml:space="preserve"> etc.</w:delText>
        </w:r>
      </w:del>
      <w:r w:rsidR="00D91BE8">
        <w:t xml:space="preserve">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</w:t>
      </w:r>
      <w:proofErr w:type="spellStart"/>
      <w:r>
        <w:t>Deslandes</w:t>
      </w:r>
      <w:proofErr w:type="spellEnd"/>
      <w:r>
        <w:t xml:space="preserve">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682EA7DA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Dessa forma,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3F2758DD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auxiliará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15" w:name="_Toc419598576"/>
      <w:bookmarkStart w:id="16" w:name="_Toc420721317"/>
      <w:bookmarkStart w:id="17" w:name="_Toc420721467"/>
      <w:bookmarkStart w:id="18" w:name="_Toc420721562"/>
      <w:bookmarkStart w:id="19" w:name="_Toc420721768"/>
      <w:bookmarkStart w:id="20" w:name="_Toc420723209"/>
      <w:bookmarkStart w:id="21" w:name="_Toc482682370"/>
      <w:bookmarkStart w:id="22" w:name="_Toc54164904"/>
      <w:bookmarkStart w:id="23" w:name="_Toc54165664"/>
      <w:bookmarkStart w:id="24" w:name="_Toc54169316"/>
      <w:bookmarkStart w:id="25" w:name="_Toc96347426"/>
      <w:bookmarkStart w:id="26" w:name="_Toc96357710"/>
      <w:bookmarkStart w:id="27" w:name="_Toc96491850"/>
      <w:bookmarkStart w:id="28" w:name="_Toc411603090"/>
      <w:r w:rsidRPr="007D10F2">
        <w:lastRenderedPageBreak/>
        <w:t>OBJETIVOS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67E1AD24" w14:textId="030979EE" w:rsidR="00C35E57" w:rsidRDefault="00B630AE" w:rsidP="00B47EF8">
      <w:pPr>
        <w:pStyle w:val="TF-TEXTO"/>
      </w:pPr>
      <w:r>
        <w:t xml:space="preserve">O objetivo geral do trabalho é desenvolver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9" w:name="_Hlk529278716"/>
      <w:r>
        <w:t>disponibilizar uma aplicação em ambiente web e móvel;</w:t>
      </w:r>
    </w:p>
    <w:p w14:paraId="75A2921F" w14:textId="77777777" w:rsidR="00A50D59" w:rsidRDefault="00821D6D" w:rsidP="00B630AE">
      <w:pPr>
        <w:pStyle w:val="TF-ALNEA"/>
      </w:pPr>
      <w:r>
        <w:t>promover a aprendizagem por meio de transcrições de transmissão ao vivo pelo Youtube</w:t>
      </w:r>
      <w:r w:rsidR="00A50D59">
        <w:t>;</w:t>
      </w:r>
    </w:p>
    <w:p w14:paraId="33836021" w14:textId="27982590" w:rsidR="00821D6D" w:rsidRDefault="005C43A4" w:rsidP="00B630AE">
      <w:pPr>
        <w:pStyle w:val="TF-ALNEA"/>
      </w:pPr>
      <w:commentRangeStart w:id="30"/>
      <w:r>
        <w:t>promover a interação entre as diferentes culturas</w:t>
      </w:r>
      <w:r w:rsidR="00821D6D">
        <w:t xml:space="preserve">, amenizando </w:t>
      </w:r>
      <w:r w:rsidR="004B0E39" w:rsidRPr="004B0E39">
        <w:t>os efeitos colaterais causados durante o período da pandemia do COVID-19</w:t>
      </w:r>
      <w:r w:rsidR="00821D6D">
        <w:t xml:space="preserve">; </w:t>
      </w:r>
      <w:r w:rsidR="004B0E39">
        <w:t xml:space="preserve"> </w:t>
      </w:r>
      <w:commentRangeEnd w:id="30"/>
      <w:r w:rsidR="0066125B">
        <w:rPr>
          <w:rStyle w:val="Refdecomentrio"/>
        </w:rPr>
        <w:commentReference w:id="30"/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 xml:space="preserve">pelo método </w:t>
      </w:r>
      <w:proofErr w:type="spellStart"/>
      <w:r w:rsidRPr="0024363E">
        <w:t>Relationship</w:t>
      </w:r>
      <w:proofErr w:type="spellEnd"/>
      <w:r w:rsidRPr="0024363E">
        <w:t xml:space="preserve"> </w:t>
      </w:r>
      <w:proofErr w:type="spellStart"/>
      <w:r w:rsidRPr="0024363E">
        <w:t>of</w:t>
      </w:r>
      <w:proofErr w:type="spellEnd"/>
      <w:r w:rsidRPr="0024363E">
        <w:t xml:space="preserve"> M3C </w:t>
      </w:r>
      <w:proofErr w:type="spellStart"/>
      <w:r w:rsidRPr="0024363E">
        <w:t>with</w:t>
      </w:r>
      <w:proofErr w:type="spellEnd"/>
      <w:r w:rsidRPr="0024363E">
        <w:t xml:space="preserve"> </w:t>
      </w:r>
      <w:proofErr w:type="spellStart"/>
      <w:r w:rsidRPr="0024363E">
        <w:t>User</w:t>
      </w:r>
      <w:proofErr w:type="spellEnd"/>
      <w:r w:rsidRPr="0024363E">
        <w:t xml:space="preserve"> </w:t>
      </w:r>
      <w:proofErr w:type="spellStart"/>
      <w:r w:rsidRPr="0024363E">
        <w:t>Requirements</w:t>
      </w:r>
      <w:proofErr w:type="spellEnd"/>
      <w:r w:rsidRPr="0024363E">
        <w:t xml:space="preserve"> </w:t>
      </w:r>
      <w:proofErr w:type="spellStart"/>
      <w:r w:rsidRPr="0024363E">
        <w:t>and</w:t>
      </w:r>
      <w:proofErr w:type="spellEnd"/>
      <w:r w:rsidRPr="0024363E">
        <w:t xml:space="preserve"> </w:t>
      </w:r>
      <w:proofErr w:type="spellStart"/>
      <w:r w:rsidRPr="0024363E">
        <w:t>Usability</w:t>
      </w:r>
      <w:proofErr w:type="spellEnd"/>
      <w:r w:rsidRPr="0024363E">
        <w:t xml:space="preserve"> </w:t>
      </w:r>
      <w:proofErr w:type="spellStart"/>
      <w:r w:rsidRPr="0024363E">
        <w:t>and</w:t>
      </w:r>
      <w:proofErr w:type="spellEnd"/>
      <w:r w:rsidRPr="0024363E">
        <w:t xml:space="preserve"> </w:t>
      </w:r>
      <w:proofErr w:type="spellStart"/>
      <w:r w:rsidRPr="0024363E">
        <w:t>Communicability</w:t>
      </w:r>
      <w:proofErr w:type="spellEnd"/>
      <w:r w:rsidRPr="0024363E">
        <w:t xml:space="preserve"> Assessment in </w:t>
      </w:r>
      <w:proofErr w:type="spellStart"/>
      <w:r w:rsidRPr="0024363E">
        <w:t>groupware</w:t>
      </w:r>
      <w:proofErr w:type="spellEnd"/>
      <w:r w:rsidRPr="0024363E">
        <w:t xml:space="preserve"> (</w:t>
      </w:r>
      <w:proofErr w:type="spellStart"/>
      <w:r w:rsidRPr="0024363E">
        <w:t>RURUCAg</w:t>
      </w:r>
      <w:proofErr w:type="spellEnd"/>
      <w:r w:rsidRPr="0024363E">
        <w:t>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9"/>
    </w:p>
    <w:p w14:paraId="57BC30CB" w14:textId="77777777" w:rsidR="00A44581" w:rsidRDefault="00A44581" w:rsidP="00FC4A9F">
      <w:pPr>
        <w:pStyle w:val="Ttulo1"/>
      </w:pPr>
      <w:bookmarkStart w:id="31" w:name="_Toc419598587"/>
      <w:r>
        <w:t xml:space="preserve">trabalhos </w:t>
      </w:r>
      <w:r w:rsidRPr="00FC4A9F">
        <w:t>correlatos</w:t>
      </w:r>
    </w:p>
    <w:p w14:paraId="63FE7946" w14:textId="3D4089E1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dispositivo Android</w:t>
      </w:r>
      <w:r w:rsidR="00276AE5">
        <w:t xml:space="preserve"> 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ins w:id="32" w:author="Luciana Pereira de Araújo Kohler" w:date="2020-11-04T21:09:00Z">
        <w:r w:rsidR="0004440B">
          <w:t xml:space="preserve"> e</w:t>
        </w:r>
      </w:ins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</w:t>
      </w:r>
      <w:proofErr w:type="spellStart"/>
      <w:r w:rsidR="00294CEE" w:rsidRPr="00965BC2">
        <w:t>Crawler</w:t>
      </w:r>
      <w:proofErr w:type="spellEnd"/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>mento de redes neurais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0872863E" w:rsidR="00A44581" w:rsidRDefault="001C1A1C" w:rsidP="00833914">
      <w:pPr>
        <w:pStyle w:val="TF-TEXTO"/>
        <w:ind w:firstLine="567"/>
      </w:pPr>
      <w:bookmarkStart w:id="33" w:name="_Hlk50480173"/>
      <w:proofErr w:type="spellStart"/>
      <w:r>
        <w:t>Uko</w:t>
      </w:r>
      <w:proofErr w:type="spellEnd"/>
      <w:r w:rsidR="00A96AC0">
        <w:t xml:space="preserve">, </w:t>
      </w:r>
      <w:proofErr w:type="spellStart"/>
      <w:r w:rsidR="00A96AC0">
        <w:t>Dubukumah</w:t>
      </w:r>
      <w:proofErr w:type="spellEnd"/>
      <w:r w:rsidR="00A96AC0">
        <w:t xml:space="preserve"> e </w:t>
      </w:r>
      <w:proofErr w:type="spellStart"/>
      <w:r w:rsidR="00A96AC0">
        <w:t>Ayosubomi</w:t>
      </w:r>
      <w:proofErr w:type="spellEnd"/>
      <w:r w:rsidR="00A96AC0">
        <w:t xml:space="preserve"> (2019)</w:t>
      </w:r>
      <w:bookmarkEnd w:id="33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proofErr w:type="spellStart"/>
      <w:r w:rsidR="00CD5821" w:rsidRPr="00CD5821">
        <w:t>Liquid</w:t>
      </w:r>
      <w:proofErr w:type="spellEnd"/>
      <w:r w:rsidR="00CD5821" w:rsidRPr="00CD5821">
        <w:t xml:space="preserve">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 xml:space="preserve"> 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71123ACA" w:rsidR="00833914" w:rsidRDefault="00582E09" w:rsidP="00833914">
      <w:pPr>
        <w:pStyle w:val="TF-TEXTO"/>
      </w:pPr>
      <w:r>
        <w:lastRenderedPageBreak/>
        <w:t xml:space="preserve">Segundo </w:t>
      </w:r>
      <w:proofErr w:type="spellStart"/>
      <w:r w:rsidR="001C1A1C">
        <w:t>Uko</w:t>
      </w:r>
      <w:proofErr w:type="spellEnd"/>
      <w:r>
        <w:t xml:space="preserve">, </w:t>
      </w:r>
      <w:proofErr w:type="spellStart"/>
      <w:r>
        <w:t>Dubukumah</w:t>
      </w:r>
      <w:proofErr w:type="spellEnd"/>
      <w:r>
        <w:t xml:space="preserve"> e </w:t>
      </w:r>
      <w:proofErr w:type="spellStart"/>
      <w:r>
        <w:t>Ayosubomi</w:t>
      </w:r>
      <w:proofErr w:type="spellEnd"/>
      <w:r>
        <w:t xml:space="preserve">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>apresentar a 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proofErr w:type="spellStart"/>
      <w:r w:rsidR="001C1A1C">
        <w:t>Uko</w:t>
      </w:r>
      <w:proofErr w:type="spellEnd"/>
      <w:r w:rsidR="00531F06">
        <w:t xml:space="preserve">, </w:t>
      </w:r>
      <w:proofErr w:type="spellStart"/>
      <w:r w:rsidR="00531F06">
        <w:t>Dubukumah</w:t>
      </w:r>
      <w:proofErr w:type="spellEnd"/>
      <w:r w:rsidR="00531F06">
        <w:t xml:space="preserve"> e </w:t>
      </w:r>
      <w:proofErr w:type="spellStart"/>
      <w:r w:rsidR="00531F06">
        <w:t>Ayosubomi</w:t>
      </w:r>
      <w:proofErr w:type="spellEnd"/>
      <w:r w:rsidR="00531F06">
        <w:t xml:space="preserve"> (2019), como: reconhecimento de voz, transcrição de voz e </w:t>
      </w:r>
      <w:r w:rsidR="00CD5821">
        <w:t>disponibilização</w:t>
      </w:r>
      <w:r w:rsidR="00531F06">
        <w:t xml:space="preserve"> tanto na plataforma Android </w:t>
      </w:r>
      <w:commentRangeStart w:id="34"/>
      <w:r w:rsidR="00531F06">
        <w:t>como por meio de componente.</w:t>
      </w:r>
      <w:commentRangeEnd w:id="34"/>
      <w:r w:rsidR="00260765">
        <w:rPr>
          <w:rStyle w:val="Refdecomentrio"/>
        </w:rPr>
        <w:commentReference w:id="34"/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proofErr w:type="spellStart"/>
      <w:r w:rsidRPr="00965BC2">
        <w:t>Adaptive</w:t>
      </w:r>
      <w:proofErr w:type="spellEnd"/>
      <w:r w:rsidRPr="00965BC2">
        <w:t xml:space="preserve"> </w:t>
      </w:r>
      <w:proofErr w:type="spellStart"/>
      <w:r w:rsidRPr="00965BC2">
        <w:t>Multi-Rate</w:t>
      </w:r>
      <w:proofErr w:type="spellEnd"/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 xml:space="preserve">Google Voice </w:t>
      </w:r>
      <w:proofErr w:type="spellStart"/>
      <w:r w:rsidR="00E977E6" w:rsidRPr="00965BC2">
        <w:t>Search</w:t>
      </w:r>
      <w:proofErr w:type="spellEnd"/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74C9E903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3465CE">
        <w:t xml:space="preserve">Figura </w:t>
      </w:r>
      <w:r w:rsidR="003465CE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 xml:space="preserve">programada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234F92E4" w:rsidR="00EC1D37" w:rsidRDefault="00EC1D37" w:rsidP="00EC1D37">
      <w:pPr>
        <w:pStyle w:val="TF-LEGENDA"/>
      </w:pPr>
      <w:bookmarkStart w:id="35" w:name="_Ref51415975"/>
      <w:r>
        <w:t xml:space="preserve">Figura </w:t>
      </w:r>
      <w:fldSimple w:instr=" SEQ Figura \* ARABIC ">
        <w:r w:rsidR="003465CE">
          <w:rPr>
            <w:noProof/>
          </w:rPr>
          <w:t>1</w:t>
        </w:r>
      </w:fldSimple>
      <w:bookmarkEnd w:id="35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D0AF744" w:rsidR="00324CE7" w:rsidRDefault="003465CE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150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proofErr w:type="spellStart"/>
      <w:r w:rsidR="001C1A1C">
        <w:t>Uko</w:t>
      </w:r>
      <w:proofErr w:type="spellEnd"/>
      <w:r w:rsidRPr="00844570">
        <w:t xml:space="preserve">, </w:t>
      </w:r>
      <w:proofErr w:type="spellStart"/>
      <w:r w:rsidRPr="00844570">
        <w:t>Dubukumah</w:t>
      </w:r>
      <w:proofErr w:type="spellEnd"/>
      <w:r w:rsidRPr="00844570">
        <w:t xml:space="preserve"> e </w:t>
      </w:r>
      <w:proofErr w:type="spellStart"/>
      <w:r w:rsidRPr="00844570">
        <w:t>Ayosubomi</w:t>
      </w:r>
      <w:proofErr w:type="spellEnd"/>
      <w:r w:rsidRPr="00844570">
        <w:t xml:space="preserve"> (2019)</w:t>
      </w:r>
      <w:r>
        <w:t>.</w:t>
      </w:r>
    </w:p>
    <w:p w14:paraId="56F0897F" w14:textId="30C56D02" w:rsidR="00681A4D" w:rsidRDefault="001C1A1C" w:rsidP="00B63035">
      <w:pPr>
        <w:pStyle w:val="TF-TEXTO"/>
      </w:pPr>
      <w:proofErr w:type="spellStart"/>
      <w:r>
        <w:lastRenderedPageBreak/>
        <w:t>Uko</w:t>
      </w:r>
      <w:proofErr w:type="spellEnd"/>
      <w:r w:rsidR="00531F06">
        <w:t xml:space="preserve">, </w:t>
      </w:r>
      <w:proofErr w:type="spellStart"/>
      <w:r w:rsidR="00531F06">
        <w:t>Dubukumah</w:t>
      </w:r>
      <w:proofErr w:type="spellEnd"/>
      <w:r w:rsidR="00531F06">
        <w:t xml:space="preserve"> e </w:t>
      </w:r>
      <w:proofErr w:type="spellStart"/>
      <w:r w:rsidR="00531F06">
        <w:t>Ayosubomi</w:t>
      </w:r>
      <w:proofErr w:type="spellEnd"/>
      <w:r w:rsidR="00531F06">
        <w:t xml:space="preserve"> (2019</w:t>
      </w:r>
      <w:r w:rsidR="0027160A">
        <w:t xml:space="preserve">) observam as </w:t>
      </w:r>
      <w:r w:rsidR="00354B99">
        <w:t xml:space="preserve"> 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3465CE">
        <w:t xml:space="preserve">Figura </w:t>
      </w:r>
      <w:r w:rsidR="003465CE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829A1">
        <w:t>componente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3465CE">
        <w:t xml:space="preserve">Figura </w:t>
      </w:r>
      <w:r w:rsidR="003465CE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27FD9452" w:rsidR="00681A4D" w:rsidRDefault="00681A4D" w:rsidP="00681A4D">
      <w:pPr>
        <w:pStyle w:val="TF-LEGENDA"/>
      </w:pPr>
      <w:bookmarkStart w:id="36" w:name="_Ref50904582"/>
      <w:bookmarkStart w:id="37" w:name="_Ref50904577"/>
      <w:r>
        <w:t xml:space="preserve">Figura </w:t>
      </w:r>
      <w:fldSimple w:instr=" SEQ Figura \* ARABIC ">
        <w:r w:rsidR="003465CE">
          <w:rPr>
            <w:noProof/>
          </w:rPr>
          <w:t>2</w:t>
        </w:r>
      </w:fldSimple>
      <w:bookmarkEnd w:id="36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37"/>
      <w:r w:rsidR="009F5B29">
        <w:t xml:space="preserve"> e (b) </w:t>
      </w:r>
      <w:r w:rsidR="009F5B29" w:rsidRPr="00667CAC">
        <w:t xml:space="preserve">Voz humana transcrita no visor LCD incorporado no </w:t>
      </w:r>
      <w:r w:rsidR="009F5B29">
        <w:t>componente</w:t>
      </w:r>
    </w:p>
    <w:p w14:paraId="49142CA5" w14:textId="6D793C12" w:rsidR="00E17334" w:rsidRDefault="003465CE" w:rsidP="00CE5492">
      <w:pPr>
        <w:pStyle w:val="TF-FIGURA"/>
        <w:jc w:val="left"/>
      </w:pPr>
      <w:r>
        <w:pict w14:anchorId="56C4475B">
          <v:shape id="_x0000_i1026" type="#_x0000_t75" style="width:234pt;height:137.25pt;mso-position-vertical:absolut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215.25pt;height:138.75pt" o:bordertopcolor="this" o:borderleftcolor="this" o:borderbottomcolor="this" o:borderrightcolor="this">
            <v:imagedata r:id="rId1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proofErr w:type="spellStart"/>
      <w:r w:rsidR="001C1A1C" w:rsidRPr="009F5B29">
        <w:t>Uko</w:t>
      </w:r>
      <w:proofErr w:type="spellEnd"/>
      <w:r w:rsidRPr="009F5B29">
        <w:t xml:space="preserve">, </w:t>
      </w:r>
      <w:proofErr w:type="spellStart"/>
      <w:r w:rsidRPr="009F5B29">
        <w:t>Dubukumah</w:t>
      </w:r>
      <w:proofErr w:type="spellEnd"/>
      <w:r w:rsidRPr="009F5B29">
        <w:t xml:space="preserve"> e </w:t>
      </w:r>
      <w:proofErr w:type="spellStart"/>
      <w:r w:rsidRPr="009F5B29">
        <w:t>Ayosubomi</w:t>
      </w:r>
      <w:proofErr w:type="spellEnd"/>
      <w:r w:rsidRPr="009F5B29">
        <w:t xml:space="preserve"> (2019).</w:t>
      </w:r>
    </w:p>
    <w:p w14:paraId="764B7C9A" w14:textId="204661E8" w:rsidR="004758F8" w:rsidRPr="009F5B29" w:rsidRDefault="001C1A1C" w:rsidP="00CE5492">
      <w:pPr>
        <w:pStyle w:val="TF-TEXTO"/>
      </w:pPr>
      <w:proofErr w:type="spellStart"/>
      <w:r w:rsidRPr="009F5B29">
        <w:t>Uko</w:t>
      </w:r>
      <w:proofErr w:type="spellEnd"/>
      <w:r w:rsidR="004758F8" w:rsidRPr="009F5B29">
        <w:t xml:space="preserve">, </w:t>
      </w:r>
      <w:proofErr w:type="spellStart"/>
      <w:r w:rsidR="004758F8" w:rsidRPr="009F5B29">
        <w:t>Dubukumah</w:t>
      </w:r>
      <w:proofErr w:type="spellEnd"/>
      <w:r w:rsidR="004758F8" w:rsidRPr="009F5B29">
        <w:t xml:space="preserve"> e </w:t>
      </w:r>
      <w:proofErr w:type="spellStart"/>
      <w:r w:rsidR="004758F8" w:rsidRPr="009F5B29">
        <w:t>Ayosubomi</w:t>
      </w:r>
      <w:proofErr w:type="spellEnd"/>
      <w:r w:rsidR="004758F8" w:rsidRPr="009F5B29">
        <w:t xml:space="preserve">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38" w:name="_Ref50978193"/>
      <w:r w:rsidRPr="00833914">
        <w:rPr>
          <w:lang w:val="en-US"/>
        </w:rPr>
        <w:t>Filipino to Chinese Speech-to-speech Translator Using Neural Network with Database System</w:t>
      </w:r>
      <w:bookmarkEnd w:id="38"/>
    </w:p>
    <w:p w14:paraId="46D8E82D" w14:textId="05CD551E" w:rsidR="0064243A" w:rsidRDefault="00ED31BF" w:rsidP="0064243A">
      <w:pPr>
        <w:pStyle w:val="TF-TEXTO"/>
      </w:pPr>
      <w:proofErr w:type="spellStart"/>
      <w:r w:rsidRPr="00ED31BF">
        <w:t>Bailon</w:t>
      </w:r>
      <w:proofErr w:type="spellEnd"/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075002">
        <w:t>R</w:t>
      </w:r>
      <w:r w:rsidR="002C449E">
        <w:t xml:space="preserve">ede </w:t>
      </w:r>
      <w:r w:rsidR="00075002">
        <w:t>N</w:t>
      </w:r>
      <w:r w:rsidR="002C449E">
        <w:t xml:space="preserve">eural </w:t>
      </w:r>
      <w:r w:rsidR="00075002">
        <w:t>A</w:t>
      </w:r>
      <w:r w:rsidR="002C449E">
        <w:t>rtificial</w:t>
      </w:r>
      <w:r w:rsidR="00075002">
        <w:t xml:space="preserve"> (RNA)</w:t>
      </w:r>
      <w:r w:rsidR="002C449E">
        <w:t xml:space="preserve">, auxiliada pela </w:t>
      </w:r>
      <w:proofErr w:type="spellStart"/>
      <w:r w:rsidR="002C449E">
        <w:t>LabVIEW</w:t>
      </w:r>
      <w:proofErr w:type="spellEnd"/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proofErr w:type="spellStart"/>
      <w:r w:rsidR="0064243A" w:rsidRPr="00ED31BF">
        <w:t>Bailon</w:t>
      </w:r>
      <w:proofErr w:type="spellEnd"/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6CCF103C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3465CE">
        <w:t xml:space="preserve">Figura </w:t>
      </w:r>
      <w:r w:rsidR="003465CE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</w:t>
      </w:r>
      <w:ins w:id="39" w:author="Luciana Pereira de Araújo Kohler" w:date="2020-11-04T21:13:00Z">
        <w:r w:rsidR="0001498A">
          <w:t>,</w:t>
        </w:r>
      </w:ins>
      <w:r w:rsidR="00C76C82">
        <w:t xml:space="preserve"> o papel do </w:t>
      </w:r>
      <w:r w:rsidR="00C76C82" w:rsidRPr="00531F06">
        <w:t xml:space="preserve">Windows Speech </w:t>
      </w:r>
      <w:proofErr w:type="spellStart"/>
      <w:r w:rsidR="00C76C82" w:rsidRPr="00531F06">
        <w:t>Recognition</w:t>
      </w:r>
      <w:proofErr w:type="spellEnd"/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1FF650D9" w:rsidR="00616868" w:rsidRDefault="00616868" w:rsidP="00616868">
      <w:pPr>
        <w:pStyle w:val="TF-LEGENDA"/>
      </w:pPr>
      <w:bookmarkStart w:id="40" w:name="_Ref50910720"/>
      <w:r>
        <w:t xml:space="preserve">Figura </w:t>
      </w:r>
      <w:fldSimple w:instr=" SEQ Figura \* ARABIC ">
        <w:r w:rsidR="003465CE">
          <w:rPr>
            <w:noProof/>
          </w:rPr>
          <w:t>3</w:t>
        </w:r>
      </w:fldSimple>
      <w:bookmarkEnd w:id="40"/>
      <w:r>
        <w:t xml:space="preserve"> - Interface de treinamento das palavras em filipino para chinês</w:t>
      </w:r>
    </w:p>
    <w:p w14:paraId="10B249C4" w14:textId="7151DD97" w:rsidR="00616868" w:rsidRDefault="003465CE" w:rsidP="001850BE">
      <w:pPr>
        <w:pStyle w:val="TF-FIGURA"/>
      </w:pPr>
      <w:r>
        <w:pict w14:anchorId="168C47FA">
          <v:shape id="_x0000_i1028" type="#_x0000_t75" style="width:311.25pt;height:192pt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proofErr w:type="spellStart"/>
      <w:r w:rsidRPr="00ED31BF">
        <w:t>Bailon</w:t>
      </w:r>
      <w:proofErr w:type="spellEnd"/>
      <w:r w:rsidR="00730349">
        <w:t xml:space="preserve"> </w:t>
      </w:r>
      <w:r w:rsidR="00730349" w:rsidRPr="00C63B23">
        <w:t>et al.</w:t>
      </w:r>
      <w:r>
        <w:t xml:space="preserve"> (2019).</w:t>
      </w:r>
    </w:p>
    <w:p w14:paraId="0D5AF46C" w14:textId="7CDF0FFB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proofErr w:type="spellStart"/>
      <w:r w:rsidRPr="00ED31BF">
        <w:t>Bailon</w:t>
      </w:r>
      <w:proofErr w:type="spellEnd"/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proofErr w:type="spellStart"/>
      <w:r w:rsidR="00075002" w:rsidRPr="00ED31BF">
        <w:t>Bailon</w:t>
      </w:r>
      <w:proofErr w:type="spellEnd"/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proofErr w:type="spellStart"/>
      <w:r w:rsidR="0064243A" w:rsidRPr="00ED31BF">
        <w:t>Bailon</w:t>
      </w:r>
      <w:proofErr w:type="spellEnd"/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3465CE">
        <w:t xml:space="preserve">Tabela </w:t>
      </w:r>
      <w:r w:rsidR="003465CE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3043EFC3" w:rsidR="00421629" w:rsidRDefault="00421629" w:rsidP="00421629">
      <w:pPr>
        <w:pStyle w:val="TF-LEGENDA"/>
      </w:pPr>
      <w:bookmarkStart w:id="41" w:name="_Ref51085375"/>
      <w:r>
        <w:lastRenderedPageBreak/>
        <w:t xml:space="preserve">Tabela </w:t>
      </w:r>
      <w:fldSimple w:instr=" SEQ Tabela \* ARABIC ">
        <w:r w:rsidR="003465CE">
          <w:rPr>
            <w:noProof/>
          </w:rPr>
          <w:t>1</w:t>
        </w:r>
      </w:fldSimple>
      <w:bookmarkEnd w:id="41"/>
      <w:r>
        <w:t xml:space="preserve"> - T</w:t>
      </w:r>
      <w:r w:rsidRPr="00DE113D">
        <w:t xml:space="preserve">axa de sucesso </w:t>
      </w:r>
      <w:r>
        <w:t xml:space="preserve">das palavras </w:t>
      </w:r>
      <w:r w:rsidRPr="00DE113D">
        <w:t>(</w:t>
      </w:r>
      <w:r>
        <w:t>Número de i</w:t>
      </w:r>
      <w:r w:rsidRPr="00DE113D">
        <w:t>terações/Percentual de sucesso)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# </w:t>
            </w:r>
            <w:proofErr w:type="spellStart"/>
            <w:r w:rsidRPr="00CE5492">
              <w:rPr>
                <w:b/>
                <w:bCs/>
                <w:sz w:val="20"/>
              </w:rPr>
              <w:t>of</w:t>
            </w:r>
            <w:proofErr w:type="spellEnd"/>
            <w:r w:rsidRPr="00CE5492">
              <w:rPr>
                <w:b/>
                <w:bCs/>
                <w:sz w:val="20"/>
              </w:rPr>
              <w:t xml:space="preserve"> </w:t>
            </w:r>
            <w:proofErr w:type="spellStart"/>
            <w:r w:rsidRPr="00CE5492">
              <w:rPr>
                <w:b/>
                <w:bCs/>
                <w:sz w:val="20"/>
              </w:rPr>
              <w:t>Iterations</w:t>
            </w:r>
            <w:proofErr w:type="spellEnd"/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CE5492">
              <w:rPr>
                <w:b/>
                <w:bCs/>
                <w:sz w:val="20"/>
              </w:rPr>
              <w:t>Success</w:t>
            </w:r>
            <w:proofErr w:type="spellEnd"/>
            <w:r w:rsidRPr="00CE5492">
              <w:rPr>
                <w:b/>
                <w:bCs/>
                <w:sz w:val="20"/>
              </w:rPr>
              <w:t xml:space="preserve"> Rate %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</w:t>
      </w:r>
      <w:proofErr w:type="spellStart"/>
      <w:r w:rsidRPr="0064243A">
        <w:t>Bailon</w:t>
      </w:r>
      <w:proofErr w:type="spellEnd"/>
      <w:r w:rsidRPr="0064243A">
        <w:t xml:space="preserve"> </w:t>
      </w:r>
      <w:r w:rsidRPr="0042782C">
        <w:t>et al.</w:t>
      </w:r>
      <w:r w:rsidRPr="0064243A">
        <w:t xml:space="preserve"> (2019).</w:t>
      </w:r>
    </w:p>
    <w:p w14:paraId="7B1FFCAD" w14:textId="48FE8432" w:rsidR="00DC5A5E" w:rsidRDefault="00DC5A5E" w:rsidP="00421629">
      <w:pPr>
        <w:pStyle w:val="TF-TEXTO"/>
        <w:ind w:firstLine="567"/>
      </w:pPr>
      <w:proofErr w:type="spellStart"/>
      <w:r w:rsidRPr="00ED31BF">
        <w:t>Bailon</w:t>
      </w:r>
      <w:proofErr w:type="spellEnd"/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</w:t>
      </w:r>
      <w:del w:id="42" w:author="Luciana Pereira de Araújo Kohler" w:date="2020-11-04T21:14:00Z">
        <w:r w:rsidDel="00EC6DAD">
          <w:delText xml:space="preserve">são </w:delText>
        </w:r>
      </w:del>
      <w:ins w:id="43" w:author="Luciana Pereira de Araújo Kohler" w:date="2020-11-04T21:14:00Z">
        <w:r w:rsidR="00EC6DAD">
          <w:t xml:space="preserve">sendo </w:t>
        </w:r>
      </w:ins>
      <w:r>
        <w:t xml:space="preserve">elas: </w:t>
      </w:r>
      <w:r w:rsidR="00BD4BD6">
        <w:t xml:space="preserve">mais variações de voz por palavra, que conforme comprovado, aumentam a eficácia de reconhecimento de palavras, juntamente com o número de iterações de treinamento; </w:t>
      </w:r>
      <w:r w:rsidR="00421629">
        <w:t>sugestão de</w:t>
      </w:r>
      <w:r w:rsidR="00BD4BD6">
        <w:t xml:space="preserve"> aumentar a eficiência do reconhecimento da palavra de entrada para torn</w:t>
      </w:r>
      <w:r w:rsidR="00421629">
        <w:t>á</w:t>
      </w:r>
      <w:r w:rsidR="00BD4BD6">
        <w:t xml:space="preserve">-la em torno de 97 a 99 por cento. Um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também 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4834B2C1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</w:t>
      </w:r>
      <w:proofErr w:type="spellStart"/>
      <w:r w:rsidRPr="00C17971">
        <w:t>Lakomkin</w:t>
      </w:r>
      <w:proofErr w:type="spellEnd"/>
      <w:r w:rsidRPr="00C17971">
        <w:t xml:space="preserve">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</w:t>
      </w:r>
      <w:proofErr w:type="spellStart"/>
      <w:r w:rsidRPr="0064243A">
        <w:t>Crawler</w:t>
      </w:r>
      <w:proofErr w:type="spellEnd"/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075002">
        <w:t xml:space="preserve">aplicações </w:t>
      </w:r>
      <w:r w:rsidR="00BE45F1">
        <w:t>neurais de reconhecimento de fala</w:t>
      </w:r>
      <w:r>
        <w:t>.</w:t>
      </w:r>
      <w:r w:rsidR="00BE45F1">
        <w:t xml:space="preserve"> A </w:t>
      </w:r>
      <w:r w:rsidR="00BE45F1" w:rsidRPr="0064243A">
        <w:t xml:space="preserve">YouTube </w:t>
      </w:r>
      <w:proofErr w:type="spellStart"/>
      <w:r w:rsidR="00BE45F1" w:rsidRPr="0064243A">
        <w:t>Search</w:t>
      </w:r>
      <w:proofErr w:type="spellEnd"/>
      <w:r w:rsidR="00BE45F1" w:rsidRPr="0064243A">
        <w:t xml:space="preserve"> </w:t>
      </w:r>
      <w:proofErr w:type="spellStart"/>
      <w:r w:rsidR="00075002">
        <w:t>Application</w:t>
      </w:r>
      <w:proofErr w:type="spellEnd"/>
      <w:r w:rsidR="00075002">
        <w:t xml:space="preserve"> </w:t>
      </w:r>
      <w:proofErr w:type="spellStart"/>
      <w:r w:rsidR="00075002">
        <w:t>Programming</w:t>
      </w:r>
      <w:proofErr w:type="spellEnd"/>
      <w:r w:rsidR="00075002">
        <w:t xml:space="preserve">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proofErr w:type="spellStart"/>
      <w:r w:rsidR="003D6BD2" w:rsidRPr="00C17971">
        <w:t>Lakomkin</w:t>
      </w:r>
      <w:proofErr w:type="spellEnd"/>
      <w:r w:rsidR="003D6BD2" w:rsidRPr="00C17971">
        <w:t xml:space="preserve">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proofErr w:type="spellStart"/>
      <w:r>
        <w:rPr>
          <w:i/>
          <w:iCs/>
        </w:rPr>
        <w:t>crawler</w:t>
      </w:r>
      <w:proofErr w:type="spellEnd"/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 xml:space="preserve">Wall Street </w:t>
      </w:r>
      <w:proofErr w:type="spellStart"/>
      <w:r w:rsidR="00E927E6" w:rsidRPr="0064243A">
        <w:t>Journal</w:t>
      </w:r>
      <w:proofErr w:type="spellEnd"/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78BFA325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</w:t>
      </w:r>
      <w:proofErr w:type="spellStart"/>
      <w:r w:rsidRPr="009A3C84">
        <w:t>Crawler</w:t>
      </w:r>
      <w:proofErr w:type="spellEnd"/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3465CE">
        <w:t xml:space="preserve">Figura </w:t>
      </w:r>
      <w:r w:rsidR="003465CE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inglesa; </w:t>
      </w:r>
      <w:commentRangeStart w:id="44"/>
      <w:r w:rsidR="003D6BD2">
        <w:t xml:space="preserve">na letra B os </w:t>
      </w:r>
      <w:r>
        <w:t xml:space="preserve">filtros para aplicação tanto no áudio quanto nas legendas </w:t>
      </w:r>
      <w:proofErr w:type="spellStart"/>
      <w:r>
        <w:t>ocultas</w:t>
      </w:r>
      <w:del w:id="45" w:author="Luciana Pereira de Araújo Kohler" w:date="2020-11-04T21:19:00Z">
        <w:r w:rsidDel="000E58AB">
          <w:delText xml:space="preserve">. </w:delText>
        </w:r>
        <w:r w:rsidDel="00847075">
          <w:delText xml:space="preserve">São </w:delText>
        </w:r>
      </w:del>
      <w:ins w:id="46" w:author="Luciana Pereira de Araújo Kohler" w:date="2020-11-04T21:19:00Z">
        <w:r w:rsidR="00847075">
          <w:lastRenderedPageBreak/>
          <w:t>são</w:t>
        </w:r>
        <w:proofErr w:type="spellEnd"/>
        <w:r w:rsidR="00847075">
          <w:t xml:space="preserve"> </w:t>
        </w:r>
      </w:ins>
      <w:r>
        <w:t xml:space="preserve">removidos por exemplo músicas de fundo e textos indesejados; </w:t>
      </w:r>
      <w:commentRangeEnd w:id="44"/>
      <w:r w:rsidR="000E58AB">
        <w:rPr>
          <w:rStyle w:val="Refdecomentrio"/>
        </w:rPr>
        <w:commentReference w:id="44"/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3465CE">
        <w:t xml:space="preserve">Figura </w:t>
      </w:r>
      <w:r w:rsidR="003465CE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proofErr w:type="spellStart"/>
      <w:r w:rsidR="006E1759" w:rsidRPr="00B14D26">
        <w:t>Lakomkin</w:t>
      </w:r>
      <w:proofErr w:type="spellEnd"/>
      <w:r w:rsidR="006E1759" w:rsidRPr="00B14D26">
        <w:t xml:space="preserve">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</w:t>
      </w:r>
      <w:proofErr w:type="gramStart"/>
      <w:r w:rsidR="006E1759">
        <w:t xml:space="preserve">O </w:t>
      </w:r>
      <w:r w:rsidR="006E1759" w:rsidRPr="005815EE">
        <w:rPr>
          <w:i/>
          <w:iCs/>
        </w:rPr>
        <w:t>web</w:t>
      </w:r>
      <w:proofErr w:type="gramEnd"/>
      <w:del w:id="47" w:author="Luciana Pereira de Araújo Kohler" w:date="2020-11-04T21:20:00Z">
        <w:r w:rsidR="006E1759" w:rsidRPr="005815EE" w:rsidDel="00FE4938">
          <w:rPr>
            <w:i/>
            <w:iCs/>
          </w:rPr>
          <w:delText>-</w:delText>
        </w:r>
      </w:del>
      <w:r w:rsidR="006E1759" w:rsidRPr="005815EE">
        <w:rPr>
          <w:i/>
          <w:iCs/>
        </w:rPr>
        <w:t>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proofErr w:type="spellStart"/>
      <w:r w:rsidR="006E1759" w:rsidRPr="00B14D26">
        <w:t>Lakomkin</w:t>
      </w:r>
      <w:proofErr w:type="spellEnd"/>
      <w:r w:rsidR="006E1759" w:rsidRPr="00B14D26">
        <w:t xml:space="preserve">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6067EA4D" w:rsidR="006E1759" w:rsidRDefault="00DA6174" w:rsidP="006E1759">
      <w:pPr>
        <w:pStyle w:val="TF-LEGENDA"/>
      </w:pPr>
      <w:bookmarkStart w:id="48" w:name="_Ref50979634"/>
      <w:r>
        <w:t xml:space="preserve">Figura </w:t>
      </w:r>
      <w:fldSimple w:instr=" SEQ Figura \* ARABIC ">
        <w:r w:rsidR="003465CE">
          <w:rPr>
            <w:noProof/>
          </w:rPr>
          <w:t>4</w:t>
        </w:r>
      </w:fldSimple>
      <w:bookmarkEnd w:id="48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</w:t>
      </w:r>
      <w:proofErr w:type="spellStart"/>
      <w:r w:rsidRPr="00A8647E">
        <w:t>Crawler</w:t>
      </w:r>
      <w:proofErr w:type="spellEnd"/>
      <w:r w:rsidR="006E1759">
        <w:t xml:space="preserve"> e (b) Interface web para análise das amostras e suas transcrições</w:t>
      </w:r>
    </w:p>
    <w:p w14:paraId="60190F6A" w14:textId="254B5236" w:rsidR="00DA6174" w:rsidRDefault="003465CE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pt;height:159.75pt;visibility:visible;mso-wrap-style:square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</w:t>
      </w:r>
      <w:proofErr w:type="spellStart"/>
      <w:r w:rsidRPr="006E1759">
        <w:t>Lakomkin</w:t>
      </w:r>
      <w:proofErr w:type="spellEnd"/>
      <w:r w:rsidRPr="006E1759">
        <w:t xml:space="preserve"> </w:t>
      </w:r>
      <w:r w:rsidR="003D6BD2" w:rsidRPr="00163B38">
        <w:t>et al.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509EB401" w:rsidR="003D6BD2" w:rsidRDefault="003D6BD2">
      <w:pPr>
        <w:pStyle w:val="TF-TEXTO"/>
      </w:pPr>
      <w:r>
        <w:t xml:space="preserve">Na demonstração de resultados, </w:t>
      </w:r>
      <w:proofErr w:type="spellStart"/>
      <w:r w:rsidRPr="00B14D26">
        <w:t>Lakomkin</w:t>
      </w:r>
      <w:proofErr w:type="spellEnd"/>
      <w:r w:rsidRPr="00B14D26">
        <w:t xml:space="preserve">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</w:t>
      </w:r>
      <w:proofErr w:type="spellStart"/>
      <w:r w:rsidRPr="003D6BD2">
        <w:t>Journal</w:t>
      </w:r>
      <w:proofErr w:type="spellEnd"/>
      <w:r w:rsidRPr="003D6BD2">
        <w:t xml:space="preserve">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 xml:space="preserve">Wall Street </w:t>
      </w:r>
      <w:proofErr w:type="spellStart"/>
      <w:r w:rsidRPr="005815EE">
        <w:t>Journal</w:t>
      </w:r>
      <w:proofErr w:type="spellEnd"/>
      <w:r>
        <w:t xml:space="preserve"> e a taxa de erro de palavras foi melhorada de 34,2% para 15,8%. Um resultado sim</w:t>
      </w:r>
      <w:ins w:id="49" w:author="Luciana Pereira de Araújo Kohler" w:date="2020-11-04T21:21:00Z">
        <w:r w:rsidR="003F677C">
          <w:t>i</w:t>
        </w:r>
      </w:ins>
      <w:del w:id="50" w:author="Luciana Pereira de Araújo Kohler" w:date="2020-11-04T21:21:00Z">
        <w:r w:rsidDel="003F677C">
          <w:delText>u</w:delText>
        </w:r>
      </w:del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51" w:name="_Toc54164921"/>
      <w:bookmarkStart w:id="52" w:name="_Toc54165675"/>
      <w:bookmarkStart w:id="53" w:name="_Toc54169333"/>
      <w:bookmarkStart w:id="54" w:name="_Toc96347439"/>
      <w:bookmarkStart w:id="55" w:name="_Toc96357723"/>
      <w:bookmarkStart w:id="56" w:name="_Toc96491866"/>
      <w:bookmarkStart w:id="57" w:name="_Toc411603107"/>
      <w:bookmarkEnd w:id="31"/>
      <w:r>
        <w:t>proposta</w:t>
      </w:r>
      <w:r w:rsidR="00667E59">
        <w:t xml:space="preserve"> DO PROTÓTIPO</w:t>
      </w:r>
    </w:p>
    <w:p w14:paraId="7327C97A" w14:textId="663CE01E" w:rsidR="00451B94" w:rsidRDefault="00201417" w:rsidP="009345FB">
      <w:pPr>
        <w:pStyle w:val="TF-TEXTO"/>
        <w:ind w:firstLine="567"/>
      </w:pPr>
      <w:commentRangeStart w:id="58"/>
      <w:r>
        <w:t>Nesta seção serão apresentadas as justificativas para a realização do trabalho proposto (</w:t>
      </w:r>
      <w:r w:rsidR="000F4D74">
        <w:t>sub</w:t>
      </w:r>
      <w:r>
        <w:t>seção 3.1), bem como os requisitos principais (</w:t>
      </w:r>
      <w:r w:rsidR="000F4D74">
        <w:t>sub</w:t>
      </w:r>
      <w:r>
        <w:t>seção 3.2) e finalizando com a metodologia e o cronograma planejado para o desenvolvimento do trabalho (</w:t>
      </w:r>
      <w:r w:rsidR="000F4D74">
        <w:t>sub</w:t>
      </w:r>
      <w:r>
        <w:t>seção 3.3).</w:t>
      </w:r>
      <w:commentRangeEnd w:id="58"/>
      <w:r w:rsidR="00133A83">
        <w:rPr>
          <w:rStyle w:val="Refdecomentrio"/>
        </w:rPr>
        <w:commentReference w:id="58"/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59" w:name="_Toc54164915"/>
      <w:bookmarkStart w:id="60" w:name="_Toc54165669"/>
      <w:bookmarkStart w:id="61" w:name="_Toc54169327"/>
      <w:bookmarkStart w:id="62" w:name="_Toc96347433"/>
      <w:bookmarkStart w:id="63" w:name="_Toc96357717"/>
      <w:bookmarkStart w:id="64" w:name="_Toc96491860"/>
      <w:bookmarkStart w:id="65" w:name="_Toc351015594"/>
      <w:r>
        <w:lastRenderedPageBreak/>
        <w:t>JUSTIFICATIVA</w:t>
      </w:r>
    </w:p>
    <w:p w14:paraId="0892D549" w14:textId="039224FC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3465CE">
        <w:t xml:space="preserve">Quadro </w:t>
      </w:r>
      <w:r w:rsidR="003465CE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77267940" w:rsidR="00BD61C2" w:rsidRDefault="00BD61C2" w:rsidP="00BD61C2">
      <w:pPr>
        <w:pStyle w:val="TF-LEGENDA"/>
      </w:pPr>
      <w:bookmarkStart w:id="66" w:name="_Ref51955536"/>
      <w:r>
        <w:t xml:space="preserve">Quadro </w:t>
      </w:r>
      <w:fldSimple w:instr=" SEQ Quadro \* ARABIC ">
        <w:r w:rsidR="003465CE">
          <w:rPr>
            <w:noProof/>
          </w:rPr>
          <w:t>1</w:t>
        </w:r>
      </w:fldSimple>
      <w:bookmarkEnd w:id="66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proofErr w:type="spellStart"/>
            <w:r w:rsidRPr="00CE5492">
              <w:rPr>
                <w:b/>
                <w:bCs/>
                <w:sz w:val="20"/>
              </w:rPr>
              <w:t>Uko</w:t>
            </w:r>
            <w:proofErr w:type="spellEnd"/>
            <w:r w:rsidR="0047250D" w:rsidRPr="00CE5492">
              <w:rPr>
                <w:b/>
                <w:bCs/>
                <w:sz w:val="20"/>
              </w:rPr>
              <w:t xml:space="preserve">, </w:t>
            </w:r>
            <w:proofErr w:type="spellStart"/>
            <w:r w:rsidR="0047250D" w:rsidRPr="00CE5492">
              <w:rPr>
                <w:b/>
                <w:bCs/>
                <w:sz w:val="20"/>
              </w:rPr>
              <w:t>Dubukumah</w:t>
            </w:r>
            <w:proofErr w:type="spellEnd"/>
            <w:r w:rsidR="0047250D" w:rsidRPr="00CE5492">
              <w:rPr>
                <w:b/>
                <w:bCs/>
                <w:sz w:val="20"/>
              </w:rPr>
              <w:t xml:space="preserve"> e </w:t>
            </w:r>
            <w:proofErr w:type="spellStart"/>
            <w:r w:rsidR="0047250D" w:rsidRPr="00CE5492">
              <w:rPr>
                <w:b/>
                <w:bCs/>
                <w:sz w:val="20"/>
              </w:rPr>
              <w:t>Ayosubomi</w:t>
            </w:r>
            <w:proofErr w:type="spellEnd"/>
            <w:r w:rsidR="0047250D"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proofErr w:type="spellStart"/>
            <w:r w:rsidRPr="00CE5492">
              <w:rPr>
                <w:b/>
                <w:bCs/>
                <w:sz w:val="20"/>
              </w:rPr>
              <w:t>Bailon</w:t>
            </w:r>
            <w:proofErr w:type="spellEnd"/>
            <w:r w:rsidRPr="00CE5492">
              <w:rPr>
                <w:b/>
                <w:bCs/>
                <w:sz w:val="20"/>
              </w:rPr>
              <w:t xml:space="preserve">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proofErr w:type="spellStart"/>
            <w:r w:rsidRPr="00CE5492">
              <w:rPr>
                <w:b/>
                <w:bCs/>
                <w:sz w:val="20"/>
              </w:rPr>
              <w:t>Lakomkin</w:t>
            </w:r>
            <w:proofErr w:type="spellEnd"/>
            <w:r w:rsidRPr="00CE5492">
              <w:rPr>
                <w:b/>
                <w:bCs/>
                <w:sz w:val="20"/>
              </w:rPr>
              <w:t xml:space="preserve">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028B0225" w:rsidR="0047250D" w:rsidRPr="00CE5492" w:rsidRDefault="0047250D">
            <w:pPr>
              <w:pStyle w:val="TF-TEXTOQUADROCentralizado"/>
              <w:rPr>
                <w:sz w:val="20"/>
              </w:rPr>
            </w:pPr>
            <w:commentRangeStart w:id="67"/>
            <w:r w:rsidRPr="00CE5492">
              <w:rPr>
                <w:sz w:val="20"/>
              </w:rPr>
              <w:t>Componente</w:t>
            </w:r>
            <w:commentRangeEnd w:id="67"/>
            <w:r w:rsidR="00BE79F6">
              <w:rPr>
                <w:rStyle w:val="Refdecomentrio"/>
              </w:rPr>
              <w:commentReference w:id="67"/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00657A76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3465CE">
        <w:t xml:space="preserve">Quadro </w:t>
      </w:r>
      <w:r w:rsidR="003465CE">
        <w:rPr>
          <w:noProof/>
        </w:rPr>
        <w:t>1</w:t>
      </w:r>
      <w:r>
        <w:fldChar w:fldCharType="end"/>
      </w:r>
      <w:r>
        <w:t xml:space="preserve">, percebe-se que </w:t>
      </w:r>
      <w:proofErr w:type="spellStart"/>
      <w:r w:rsidR="001C1A1C">
        <w:t>Uko</w:t>
      </w:r>
      <w:proofErr w:type="spellEnd"/>
      <w:r w:rsidRPr="00F754A9">
        <w:t xml:space="preserve">, </w:t>
      </w:r>
      <w:proofErr w:type="spellStart"/>
      <w:r w:rsidRPr="00F754A9">
        <w:t>Dubukumah</w:t>
      </w:r>
      <w:proofErr w:type="spellEnd"/>
      <w:r w:rsidRPr="00F754A9">
        <w:t xml:space="preserve"> e </w:t>
      </w:r>
      <w:proofErr w:type="spellStart"/>
      <w:r w:rsidRPr="00F754A9">
        <w:t>Ayosubomi</w:t>
      </w:r>
      <w:proofErr w:type="spellEnd"/>
      <w:r w:rsidRPr="00F754A9">
        <w:t xml:space="preserve"> (2019)</w:t>
      </w:r>
      <w:r>
        <w:t xml:space="preserve">, </w:t>
      </w:r>
      <w:proofErr w:type="spellStart"/>
      <w:r w:rsidRPr="00F754A9">
        <w:t>Bailon</w:t>
      </w:r>
      <w:proofErr w:type="spellEnd"/>
      <w:r w:rsidRPr="00F754A9">
        <w:t xml:space="preserve">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proofErr w:type="spellStart"/>
      <w:r w:rsidRPr="00F754A9">
        <w:t>Lakomkin</w:t>
      </w:r>
      <w:proofErr w:type="spellEnd"/>
      <w:r w:rsidRPr="00F754A9">
        <w:t xml:space="preserve">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proofErr w:type="spellStart"/>
      <w:r w:rsidR="00534D3E" w:rsidRPr="00F754A9">
        <w:t>Lakomkin</w:t>
      </w:r>
      <w:proofErr w:type="spellEnd"/>
      <w:r w:rsidR="00534D3E" w:rsidRPr="00F754A9">
        <w:t xml:space="preserve">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56B552B7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proofErr w:type="spellStart"/>
      <w:r w:rsidR="001C1A1C">
        <w:t>Uko</w:t>
      </w:r>
      <w:proofErr w:type="spellEnd"/>
      <w:r w:rsidR="00CA6EF1" w:rsidRPr="00F754A9">
        <w:t xml:space="preserve">, </w:t>
      </w:r>
      <w:proofErr w:type="spellStart"/>
      <w:r w:rsidR="00CA6EF1" w:rsidRPr="00F754A9">
        <w:t>Dubukumah</w:t>
      </w:r>
      <w:proofErr w:type="spellEnd"/>
      <w:r w:rsidR="00CA6EF1" w:rsidRPr="00F754A9">
        <w:t xml:space="preserve"> e </w:t>
      </w:r>
      <w:proofErr w:type="spellStart"/>
      <w:r w:rsidR="00CA6EF1" w:rsidRPr="00F754A9">
        <w:t>Ayosubomi</w:t>
      </w:r>
      <w:proofErr w:type="spellEnd"/>
      <w:r w:rsidR="00CA6EF1" w:rsidRPr="00F754A9">
        <w:t xml:space="preserve"> (2019)</w:t>
      </w:r>
      <w:r w:rsidR="00CA6EF1">
        <w:t xml:space="preserve"> a voz era recuperada por um dispositivo Android e transmitida pelo módulo Bluetooth para o componente desenvolvido. </w:t>
      </w:r>
      <w:proofErr w:type="spellStart"/>
      <w:r w:rsidR="00CA6EF1" w:rsidRPr="00F754A9">
        <w:t>Bailon</w:t>
      </w:r>
      <w:proofErr w:type="spellEnd"/>
      <w:r w:rsidR="00CA6EF1" w:rsidRPr="00F754A9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>, para treinar</w:t>
      </w:r>
      <w:r w:rsidR="007E45B6">
        <w:t>em</w:t>
      </w:r>
      <w:r w:rsidR="00CA6EF1">
        <w:t xml:space="preserve"> a </w:t>
      </w:r>
      <w:r w:rsidR="00FA3FA4">
        <w:t>RNA</w:t>
      </w:r>
      <w:r w:rsidR="00CA6EF1">
        <w:t>, utilizava</w:t>
      </w:r>
      <w:r w:rsidR="007E45B6">
        <w:t>m</w:t>
      </w:r>
      <w:r w:rsidR="00CA6EF1">
        <w:t xml:space="preserve">-se do Windows Speech </w:t>
      </w:r>
      <w:proofErr w:type="spellStart"/>
      <w:r w:rsidR="00CA6EF1">
        <w:t>Recognition</w:t>
      </w:r>
      <w:proofErr w:type="spellEnd"/>
      <w:r w:rsidR="00CA6EF1">
        <w:t xml:space="preserve"> para reconhecer e melhorar o reconhecimento de voz por parte dos participantes. </w:t>
      </w:r>
      <w:r w:rsidR="00534D3E">
        <w:t xml:space="preserve">Já </w:t>
      </w:r>
      <w:proofErr w:type="spellStart"/>
      <w:r w:rsidR="00534D3E" w:rsidRPr="00F754A9">
        <w:t>Lakomkin</w:t>
      </w:r>
      <w:proofErr w:type="spellEnd"/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redes neurais.</w:t>
      </w:r>
      <w:r w:rsidR="000E6BBA">
        <w:t xml:space="preserve"> </w:t>
      </w:r>
    </w:p>
    <w:p w14:paraId="3C5D3C94" w14:textId="5F015864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proofErr w:type="spellStart"/>
      <w:r w:rsidR="001C1A1C">
        <w:t>Uko</w:t>
      </w:r>
      <w:proofErr w:type="spellEnd"/>
      <w:r w:rsidR="00687497" w:rsidRPr="00F754A9">
        <w:t xml:space="preserve">, </w:t>
      </w:r>
      <w:proofErr w:type="spellStart"/>
      <w:r w:rsidR="00687497" w:rsidRPr="00F754A9">
        <w:t>Dubukumah</w:t>
      </w:r>
      <w:proofErr w:type="spellEnd"/>
      <w:r w:rsidR="00687497" w:rsidRPr="00F754A9">
        <w:t xml:space="preserve"> e </w:t>
      </w:r>
      <w:proofErr w:type="spellStart"/>
      <w:r w:rsidR="00687497" w:rsidRPr="00F754A9">
        <w:t>Ayosubomi</w:t>
      </w:r>
      <w:proofErr w:type="spellEnd"/>
      <w:r w:rsidR="00687497" w:rsidRPr="00F754A9">
        <w:t xml:space="preserve"> (2019)</w:t>
      </w:r>
      <w:r w:rsidR="00687497">
        <w:t xml:space="preserve"> precisam dessa característica para que o usuário saiba o que foi dito por outra pessoa. </w:t>
      </w:r>
      <w:proofErr w:type="spellStart"/>
      <w:r w:rsidR="00687497" w:rsidRPr="00F754A9">
        <w:t>Bailon</w:t>
      </w:r>
      <w:proofErr w:type="spellEnd"/>
      <w:r w:rsidR="00687497" w:rsidRPr="00F754A9">
        <w:t xml:space="preserve">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proofErr w:type="spellStart"/>
      <w:r w:rsidR="00687497" w:rsidRPr="00F754A9">
        <w:t>Lakomkin</w:t>
      </w:r>
      <w:proofErr w:type="spellEnd"/>
      <w:r w:rsidR="00687497" w:rsidRPr="00F754A9">
        <w:t xml:space="preserve">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redes neurais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proofErr w:type="spellStart"/>
      <w:r w:rsidRPr="00F754A9">
        <w:t>Bailon</w:t>
      </w:r>
      <w:proofErr w:type="spellEnd"/>
      <w:r w:rsidRPr="00F754A9">
        <w:t xml:space="preserve">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o conteúdo da transmissão ao vivo. </w:t>
      </w:r>
      <w:proofErr w:type="spellStart"/>
      <w:r w:rsidRPr="00F754A9">
        <w:t>Bailon</w:t>
      </w:r>
      <w:proofErr w:type="spellEnd"/>
      <w:r w:rsidRPr="00F754A9">
        <w:t xml:space="preserve">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</w:t>
      </w:r>
      <w:r w:rsidR="006C1249">
        <w:lastRenderedPageBreak/>
        <w:t xml:space="preserve">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5D930E69" w:rsidR="00CA6EF1" w:rsidRPr="00CA6EF1" w:rsidRDefault="006C1249" w:rsidP="00523A8E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3465CE">
        <w:t xml:space="preserve">Quadro </w:t>
      </w:r>
      <w:r w:rsidR="003465CE"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 ao entenderem o que está acontecendo em transmissões ao vivo.</w:t>
      </w:r>
      <w:r w:rsidR="00523A8E">
        <w:t xml:space="preserve"> Já como contribuição acadêmica será utilizado </w:t>
      </w:r>
      <w:r w:rsidR="00CA6A6C" w:rsidRPr="00CA6A6C">
        <w:t xml:space="preserve">o Método </w:t>
      </w:r>
      <w:proofErr w:type="spellStart"/>
      <w:r w:rsidR="00CA6A6C" w:rsidRPr="00CA6A6C">
        <w:t>RURUCAg</w:t>
      </w:r>
      <w:proofErr w:type="spellEnd"/>
      <w:r w:rsidR="00CA6A6C" w:rsidRPr="00CA6A6C">
        <w:t xml:space="preserve">, </w:t>
      </w:r>
      <w:commentRangeStart w:id="68"/>
      <w:r w:rsidR="00CA6A6C" w:rsidRPr="00CA6A6C">
        <w:t xml:space="preserve">que poderá ser utilizado em trabalhos que queiram modelar a relação entre os requisitos </w:t>
      </w:r>
      <w:r w:rsidR="006E1759">
        <w:t>da aplicação</w:t>
      </w:r>
      <w:r w:rsidR="00CA6A6C" w:rsidRPr="00CA6A6C">
        <w:t xml:space="preserve"> e práticas consolidadas no design de interface como as heurísticas de Nielsen, bem como avaliar a usabilidade e a experiência de usuários em </w:t>
      </w:r>
      <w:r w:rsidR="006E1759">
        <w:t>aplicações</w:t>
      </w:r>
      <w:r w:rsidR="00CA6A6C" w:rsidRPr="00CA6A6C">
        <w:t xml:space="preserve"> na área da computação</w:t>
      </w:r>
      <w:commentRangeEnd w:id="68"/>
      <w:r w:rsidR="00A50C53">
        <w:rPr>
          <w:rStyle w:val="Refdecomentrio"/>
        </w:rPr>
        <w:commentReference w:id="68"/>
      </w:r>
      <w:r w:rsidR="00BB5CF2">
        <w:t>. Além disso, traz a contribuição acadêmica buscando encontrar interfaces amigáveis para serem aplicadas no protótipo, permitindo que os usuários finais se sintam mais confortáveis e fo</w:t>
      </w:r>
      <w:ins w:id="69" w:author="Luciana Pereira de Araújo Kohler" w:date="2020-11-04T21:24:00Z">
        <w:r w:rsidR="00330401">
          <w:t>quem</w:t>
        </w:r>
      </w:ins>
      <w:del w:id="70" w:author="Luciana Pereira de Araújo Kohler" w:date="2020-11-04T21:24:00Z">
        <w:r w:rsidR="00BB5CF2" w:rsidDel="00330401">
          <w:delText>carem</w:delText>
        </w:r>
      </w:del>
      <w:r w:rsidR="00BB5CF2">
        <w:t xml:space="preserve"> nos seus objetivos. </w:t>
      </w:r>
      <w:r w:rsidR="00BB5CF2" w:rsidRPr="0076076D">
        <w:t>Como contribuição tecnológica pode-se destacar</w:t>
      </w:r>
      <w:r w:rsidR="00BB5CF2">
        <w:t xml:space="preserve"> o desenvolvimento de uma aplicação web e aplicação móvel</w:t>
      </w:r>
      <w:r w:rsidR="002548A5">
        <w:t xml:space="preserve">, </w:t>
      </w:r>
      <w:r w:rsidR="006E1759">
        <w:t xml:space="preserve">com a tecnologia </w:t>
      </w:r>
      <w:proofErr w:type="spellStart"/>
      <w:r w:rsidR="006E1759" w:rsidRPr="006E1759">
        <w:t>Progressive</w:t>
      </w:r>
      <w:proofErr w:type="spellEnd"/>
      <w:r w:rsidR="006E1759" w:rsidRPr="006E1759">
        <w:t xml:space="preserve"> Web </w:t>
      </w:r>
      <w:proofErr w:type="spellStart"/>
      <w:r w:rsidR="006E1759" w:rsidRPr="006E1759">
        <w:t>Application</w:t>
      </w:r>
      <w:proofErr w:type="spellEnd"/>
      <w:r w:rsidR="006E1759" w:rsidRPr="006E1759">
        <w:t xml:space="preserve"> (PWA)</w:t>
      </w:r>
      <w:r w:rsidR="006E1759">
        <w:t>,</w:t>
      </w:r>
      <w:ins w:id="71" w:author="Luciana Pereira de Araújo Kohler" w:date="2020-11-04T21:24:00Z">
        <w:r w:rsidR="00191F53">
          <w:t xml:space="preserve"> além de</w:t>
        </w:r>
      </w:ins>
      <w:del w:id="72" w:author="Luciana Pereira de Araújo Kohler" w:date="2020-11-04T21:24:00Z">
        <w:r w:rsidR="006E1759" w:rsidDel="00191F53">
          <w:delText xml:space="preserve"> </w:delText>
        </w:r>
        <w:r w:rsidR="002548A5" w:rsidDel="00191F53">
          <w:delText xml:space="preserve">e </w:delText>
        </w:r>
      </w:del>
      <w:ins w:id="73" w:author="Luciana Pereira de Araújo Kohler" w:date="2020-11-04T21:24:00Z">
        <w:r w:rsidR="00191F53">
          <w:t xml:space="preserve"> </w:t>
        </w:r>
      </w:ins>
      <w:r w:rsidR="002548A5">
        <w:t xml:space="preserve">fazer uso de </w:t>
      </w:r>
      <w:r w:rsidR="006E1759">
        <w:t xml:space="preserve">um Sistema Gerenciador de Banco de Dados (SGBD) </w:t>
      </w:r>
      <w:proofErr w:type="spellStart"/>
      <w:r w:rsidR="002548A5" w:rsidRPr="002548A5">
        <w:t>Not</w:t>
      </w:r>
      <w:proofErr w:type="spellEnd"/>
      <w:r w:rsidR="002548A5" w:rsidRPr="002548A5">
        <w:t xml:space="preserve"> </w:t>
      </w:r>
      <w:proofErr w:type="spellStart"/>
      <w:r w:rsidR="002548A5" w:rsidRPr="002548A5">
        <w:t>Only</w:t>
      </w:r>
      <w:proofErr w:type="spellEnd"/>
      <w:r w:rsidR="002548A5" w:rsidRPr="002548A5">
        <w:t xml:space="preserve"> </w:t>
      </w:r>
      <w:proofErr w:type="spellStart"/>
      <w:r w:rsidR="002548A5" w:rsidRPr="002548A5">
        <w:t>Structured</w:t>
      </w:r>
      <w:proofErr w:type="spellEnd"/>
      <w:r w:rsidR="002548A5" w:rsidRPr="002548A5">
        <w:t xml:space="preserve"> Query </w:t>
      </w:r>
      <w:proofErr w:type="spellStart"/>
      <w:r w:rsidR="002548A5" w:rsidRPr="002548A5">
        <w:t>Language</w:t>
      </w:r>
      <w:proofErr w:type="spellEnd"/>
      <w:r w:rsidR="002548A5" w:rsidRPr="002548A5">
        <w:t xml:space="preserve"> </w:t>
      </w:r>
      <w:r w:rsidR="002548A5">
        <w:t>(</w:t>
      </w:r>
      <w:proofErr w:type="spellStart"/>
      <w:r w:rsidR="006E1759">
        <w:t>NoSQL</w:t>
      </w:r>
      <w:proofErr w:type="spellEnd"/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575394A5" w14:textId="58ADBA7B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3465CE">
        <w:t xml:space="preserve">Quadro </w:t>
      </w:r>
      <w:r w:rsidR="003465CE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3DC8E418" w:rsidR="00B75B86" w:rsidRPr="007E0D87" w:rsidRDefault="00B75B86" w:rsidP="00CE5492">
      <w:pPr>
        <w:pStyle w:val="TF-LEGENDA"/>
      </w:pPr>
      <w:bookmarkStart w:id="74" w:name="_Ref53216977"/>
      <w:r>
        <w:t xml:space="preserve">Quadro </w:t>
      </w:r>
      <w:fldSimple w:instr=" SEQ Quadro \* ARABIC ">
        <w:r w:rsidR="003465CE">
          <w:rPr>
            <w:noProof/>
          </w:rPr>
          <w:t>2</w:t>
        </w:r>
      </w:fldSimple>
      <w:bookmarkEnd w:id="74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6B634E4F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 xml:space="preserve">acesso por meio de uma conta </w:t>
            </w:r>
            <w:commentRangeStart w:id="75"/>
            <w:commentRangeStart w:id="76"/>
            <w:r w:rsidRPr="00D61853">
              <w:rPr>
                <w:bCs/>
                <w:sz w:val="20"/>
              </w:rPr>
              <w:t>Google</w:t>
            </w:r>
            <w:commentRangeEnd w:id="75"/>
            <w:r w:rsidR="00022FFB">
              <w:rPr>
                <w:rStyle w:val="Refdecomentrio"/>
              </w:rPr>
              <w:commentReference w:id="75"/>
            </w:r>
            <w:commentRangeEnd w:id="76"/>
            <w:r w:rsidR="00624B60">
              <w:rPr>
                <w:rStyle w:val="Refdecomentrio"/>
              </w:rPr>
              <w:commentReference w:id="76"/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5ED61199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7D5D7DC7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0BB6BC2E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7C5DDCFD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31FFC89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0E8686C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61101717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6313F12B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  <w:r w:rsidR="00FA3FA4">
              <w:rPr>
                <w:bCs/>
                <w:sz w:val="20"/>
              </w:rPr>
              <w:t xml:space="preserve"> (MD)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BD8E922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consultar serviços na parte do servidor desenvolvido em </w:t>
            </w:r>
            <w:proofErr w:type="spellStart"/>
            <w:r w:rsidRPr="00D61853">
              <w:rPr>
                <w:bCs/>
                <w:sz w:val="20"/>
              </w:rPr>
              <w:t>NodeJS</w:t>
            </w:r>
            <w:proofErr w:type="spellEnd"/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73571064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01D9F74F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 xml:space="preserve">Visual Studio </w:t>
            </w:r>
            <w:proofErr w:type="spellStart"/>
            <w:r>
              <w:rPr>
                <w:bCs/>
                <w:sz w:val="20"/>
              </w:rPr>
              <w:t>Code</w:t>
            </w:r>
            <w:proofErr w:type="spellEnd"/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7085FF3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utilizar a plataforma </w:t>
            </w:r>
            <w:proofErr w:type="spellStart"/>
            <w:r w:rsidRPr="00D61853">
              <w:rPr>
                <w:bCs/>
                <w:sz w:val="20"/>
              </w:rPr>
              <w:t>Firebase</w:t>
            </w:r>
            <w:proofErr w:type="spellEnd"/>
            <w:r w:rsidRPr="00D61853">
              <w:rPr>
                <w:bCs/>
                <w:sz w:val="20"/>
              </w:rPr>
              <w:t xml:space="preserve"> (Google) para usar serviços de hospedagem e validar acessos de contas do Google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6005049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utilizar a plataforma </w:t>
            </w:r>
            <w:proofErr w:type="spellStart"/>
            <w:r w:rsidRPr="00D61853">
              <w:rPr>
                <w:bCs/>
                <w:sz w:val="20"/>
              </w:rPr>
              <w:t>Firebase</w:t>
            </w:r>
            <w:proofErr w:type="spellEnd"/>
            <w:r w:rsidRPr="00D61853">
              <w:rPr>
                <w:bCs/>
                <w:sz w:val="20"/>
              </w:rPr>
              <w:t xml:space="preserve"> como SGBD </w:t>
            </w:r>
            <w:proofErr w:type="spellStart"/>
            <w:r w:rsidRPr="00D61853">
              <w:rPr>
                <w:bCs/>
                <w:sz w:val="20"/>
              </w:rPr>
              <w:t>NoSQL</w:t>
            </w:r>
            <w:proofErr w:type="spellEnd"/>
            <w:r w:rsidRPr="00D61853">
              <w:rPr>
                <w:bCs/>
                <w:sz w:val="20"/>
              </w:rPr>
              <w:t xml:space="preserve"> para armazenar informações dos usuários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3405DA7D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utilizar o Método </w:t>
            </w:r>
            <w:proofErr w:type="spellStart"/>
            <w:r w:rsidRPr="00D61853">
              <w:rPr>
                <w:bCs/>
                <w:sz w:val="20"/>
              </w:rPr>
              <w:t>RURUCAg</w:t>
            </w:r>
            <w:proofErr w:type="spellEnd"/>
            <w:r w:rsidRPr="00D61853">
              <w:rPr>
                <w:bCs/>
                <w:sz w:val="20"/>
              </w:rPr>
              <w:t xml:space="preserve"> para modelar os requisitos da aplicação com as heurísticas de Nielsen</w:t>
            </w:r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0527ED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utilizar o Método </w:t>
            </w:r>
            <w:proofErr w:type="spellStart"/>
            <w:r w:rsidRPr="00D61853">
              <w:rPr>
                <w:bCs/>
                <w:sz w:val="20"/>
              </w:rPr>
              <w:t>RURUCAg</w:t>
            </w:r>
            <w:proofErr w:type="spellEnd"/>
            <w:r w:rsidRPr="00D61853">
              <w:rPr>
                <w:bCs/>
                <w:sz w:val="20"/>
              </w:rPr>
              <w:t xml:space="preserve"> para avaliar a usabilidade e a experiência de uso da aplicação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171B81CC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B75B86">
        <w:t xml:space="preserve"> contidos no </w:t>
      </w:r>
      <w:r w:rsidR="00B75B86">
        <w:fldChar w:fldCharType="begin"/>
      </w:r>
      <w:r w:rsidR="00B75B86">
        <w:instrText xml:space="preserve"> REF _Ref98650273 \h </w:instrText>
      </w:r>
      <w:r w:rsidR="00B75B86">
        <w:fldChar w:fldCharType="separate"/>
      </w:r>
      <w:r w:rsidR="003465CE">
        <w:t xml:space="preserve">Quadro </w:t>
      </w:r>
      <w:r w:rsidR="003465CE">
        <w:rPr>
          <w:noProof/>
        </w:rPr>
        <w:t>3</w:t>
      </w:r>
      <w:r w:rsidR="00B75B86">
        <w:fldChar w:fldCharType="end"/>
      </w:r>
      <w:r w:rsidR="00B75B86">
        <w:t>, juntamente com os períodos relacionados.</w:t>
      </w:r>
    </w:p>
    <w:p w14:paraId="5EFD3551" w14:textId="43074E2C" w:rsidR="00BD61C2" w:rsidRPr="007E0D87" w:rsidRDefault="00BD61C2" w:rsidP="00BD61C2">
      <w:pPr>
        <w:pStyle w:val="TF-LEGENDA-Ilustracao"/>
      </w:pPr>
      <w:bookmarkStart w:id="77" w:name="_Ref98650273"/>
      <w:r>
        <w:t xml:space="preserve">Quadro </w:t>
      </w:r>
      <w:fldSimple w:instr=" SEQ Quadro \* ARABIC ">
        <w:r w:rsidR="003465CE">
          <w:rPr>
            <w:noProof/>
          </w:rPr>
          <w:t>3</w:t>
        </w:r>
      </w:fldSimple>
      <w:bookmarkEnd w:id="77"/>
      <w:r w:rsidRPr="007E0D87">
        <w:t xml:space="preserve"> </w:t>
      </w:r>
      <w:r w:rsidR="00B75B86">
        <w:t xml:space="preserve">– </w:t>
      </w:r>
      <w:r w:rsidRPr="007E0D87">
        <w:t>Cronograma</w:t>
      </w:r>
      <w:r w:rsidR="00B75B86">
        <w:t xml:space="preserve"> com as etapas e metodologias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BD61C2" w:rsidRPr="00924F81" w14:paraId="3B04D635" w14:textId="77777777" w:rsidTr="00163B38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2F34ADB" w14:textId="77777777" w:rsidR="00BD61C2" w:rsidRPr="00CE5492" w:rsidRDefault="00BD61C2" w:rsidP="00CA6EF1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3A8B72A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  <w:p w14:paraId="12BA21E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9B334FF" w14:textId="3B8D0B83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 w:rsidR="002548A5">
              <w:rPr>
                <w:b/>
                <w:bCs/>
                <w:sz w:val="20"/>
              </w:rPr>
              <w:t>1</w:t>
            </w:r>
          </w:p>
        </w:tc>
      </w:tr>
      <w:tr w:rsidR="00D61853" w:rsidRPr="00924F81" w14:paraId="0B0CFC7C" w14:textId="77777777" w:rsidTr="00163B38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39A723D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171D76D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6064C01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14291B3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08064BC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7494C9C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D61853" w:rsidRPr="00924F81" w14:paraId="1871F89C" w14:textId="77777777" w:rsidTr="00163B38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C3ECED5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6091742E" w14:textId="41B40555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722E865" w14:textId="7B27F3D6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13A42CF" w14:textId="28DB0DA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321CA0D" w14:textId="23327238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251402B" w14:textId="05B9BC4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179D99" w14:textId="5AB5379D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2F05A03E" w14:textId="6A7C9B8B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05E14411" w14:textId="37238A42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DFCF5FA" w14:textId="4E51FD1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753B54" w14:textId="33D85F67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D61853" w:rsidRPr="00924F81" w14:paraId="5798A6D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75B2C25" w14:textId="22D786A2" w:rsidR="00BD61C2" w:rsidRPr="00CE5492" w:rsidRDefault="00BD61C2" w:rsidP="00CE5492">
            <w:pPr>
              <w:pStyle w:val="TF-TEXTOQUADRO"/>
              <w:jc w:val="both"/>
              <w:rPr>
                <w:bCs/>
                <w:sz w:val="20"/>
              </w:rPr>
            </w:pPr>
            <w:r w:rsidRPr="00CE5492">
              <w:rPr>
                <w:b/>
                <w:sz w:val="20"/>
              </w:rPr>
              <w:t>Pesquisa na literatura</w:t>
            </w:r>
            <w:r w:rsidR="00B75B86">
              <w:rPr>
                <w:bCs/>
                <w:sz w:val="20"/>
              </w:rPr>
              <w:t xml:space="preserve">: </w:t>
            </w:r>
            <w:r w:rsidR="00B75B86" w:rsidRPr="00B75B86">
              <w:rPr>
                <w:bCs/>
                <w:sz w:val="20"/>
              </w:rPr>
              <w:t>realizar uma revisão mais aprofundada da literatura sobre os assuntos citados na revisão bibliográfica e trabalhos correlatos</w:t>
            </w:r>
            <w:r w:rsidR="00B75B86">
              <w:rPr>
                <w:bCs/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2FB97F7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5C44B5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0C4C85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846A3B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903BC3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F5737F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200A868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ED7985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FFB733B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C80786D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378C2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BB93BD0" w14:textId="1B8570C0" w:rsidR="00000AAC" w:rsidRPr="00CE5492" w:rsidRDefault="00B75B86" w:rsidP="00CE5492">
            <w:pPr>
              <w:pStyle w:val="TF-TEXTOQUADRO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Refinamento</w:t>
            </w:r>
            <w:r w:rsidRPr="00CE5492">
              <w:rPr>
                <w:b/>
                <w:bCs/>
                <w:sz w:val="20"/>
              </w:rPr>
              <w:t xml:space="preserve"> </w:t>
            </w:r>
            <w:r w:rsidR="00000AAC" w:rsidRPr="00CE5492">
              <w:rPr>
                <w:b/>
                <w:bCs/>
                <w:sz w:val="20"/>
              </w:rPr>
              <w:t>dos requisitos</w:t>
            </w:r>
            <w:r w:rsidRPr="00CE5492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 w:rsidRPr="00B75B86">
              <w:rPr>
                <w:sz w:val="20"/>
              </w:rPr>
              <w:t>reavaliar os requisitos funcionais e não funcionais já definidos e, se necessário</w:t>
            </w:r>
            <w:r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7C38660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1AAE7DEC" w14:textId="77777777" w:rsidR="00000AAC" w:rsidRPr="00DC0341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332191E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29E692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D8C14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5203CE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71EA7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6E08576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510F087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48C5115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DF22C35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D088192" w14:textId="3C3DF4E8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Especificação e análise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 xml:space="preserve">formalizar as funcionalidades da ferramenta por meio de casos de uso e diagramas de atividade da </w:t>
            </w:r>
            <w:proofErr w:type="spellStart"/>
            <w:r w:rsidR="00B75B86" w:rsidRPr="00B75B86">
              <w:rPr>
                <w:sz w:val="20"/>
              </w:rPr>
              <w:t>Unified</w:t>
            </w:r>
            <w:proofErr w:type="spellEnd"/>
            <w:r w:rsidR="00B75B86" w:rsidRPr="00B75B86">
              <w:rPr>
                <w:sz w:val="20"/>
              </w:rPr>
              <w:t xml:space="preserve"> </w:t>
            </w:r>
            <w:proofErr w:type="spellStart"/>
            <w:r w:rsidR="00B75B86" w:rsidRPr="00B75B86">
              <w:rPr>
                <w:sz w:val="20"/>
              </w:rPr>
              <w:t>Modeling</w:t>
            </w:r>
            <w:proofErr w:type="spellEnd"/>
            <w:r w:rsidR="00B75B86" w:rsidRPr="00B75B86">
              <w:rPr>
                <w:sz w:val="20"/>
              </w:rPr>
              <w:t xml:space="preserve"> </w:t>
            </w:r>
            <w:proofErr w:type="spellStart"/>
            <w:r w:rsidR="00B75B86" w:rsidRPr="00B75B86">
              <w:rPr>
                <w:sz w:val="20"/>
              </w:rPr>
              <w:t>Language</w:t>
            </w:r>
            <w:proofErr w:type="spellEnd"/>
            <w:r w:rsidR="00B75B86" w:rsidRPr="00B75B86">
              <w:rPr>
                <w:sz w:val="20"/>
              </w:rPr>
              <w:t xml:space="preserve"> (UML), utilizando a ferramenta </w:t>
            </w:r>
            <w:proofErr w:type="spellStart"/>
            <w:r w:rsidR="00B75B86" w:rsidRPr="00B75B86">
              <w:rPr>
                <w:sz w:val="20"/>
              </w:rPr>
              <w:t>Astah</w:t>
            </w:r>
            <w:proofErr w:type="spellEnd"/>
            <w:r w:rsidR="00B75B86" w:rsidRPr="00B75B86">
              <w:rPr>
                <w:sz w:val="20"/>
              </w:rPr>
              <w:t xml:space="preserve"> Community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3A5F89D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E38DC9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6738FF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676539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A34220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712CC0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5CEAB08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28423B5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25AB4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CD3A1C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63CB935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E96A9B8" w14:textId="2B61EE75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web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 xml:space="preserve">implementar uma aplicação web para os usuários finais utilizando como base a linguagem de programação </w:t>
            </w:r>
            <w:proofErr w:type="spellStart"/>
            <w:r w:rsidR="00B75B86" w:rsidRPr="00B75B86">
              <w:rPr>
                <w:sz w:val="20"/>
              </w:rPr>
              <w:t>JavaScript</w:t>
            </w:r>
            <w:proofErr w:type="spellEnd"/>
            <w:r w:rsidR="00B75B86" w:rsidRPr="00B75B86">
              <w:rPr>
                <w:sz w:val="20"/>
              </w:rPr>
              <w:t xml:space="preserve"> e Visual Studio </w:t>
            </w:r>
            <w:proofErr w:type="spellStart"/>
            <w:r w:rsidR="00B75B86" w:rsidRPr="00B75B86">
              <w:rPr>
                <w:sz w:val="20"/>
              </w:rPr>
              <w:t>Code</w:t>
            </w:r>
            <w:proofErr w:type="spellEnd"/>
            <w:r w:rsidR="00B75B86" w:rsidRPr="00B75B86">
              <w:rPr>
                <w:sz w:val="20"/>
              </w:rPr>
              <w:t xml:space="preserve">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24F9E8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24971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769CCF5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8CA8C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0D7A13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1F464B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66D3F0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6BAE942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377327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ED7574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7E54F95B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3299DB61" w14:textId="10E8B27A" w:rsidR="00000AAC" w:rsidRPr="00CE5492" w:rsidDel="00EE38F6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móvel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>implementar uma aplicação móvel com a tecnologia PWA</w:t>
            </w:r>
            <w:r w:rsidR="00AC5A50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 xml:space="preserve">para exibir o conteúdo da aplicação web e Visual Studio </w:t>
            </w:r>
            <w:proofErr w:type="spellStart"/>
            <w:r w:rsidR="00B75B86" w:rsidRPr="00B75B86">
              <w:rPr>
                <w:sz w:val="20"/>
              </w:rPr>
              <w:t>Code</w:t>
            </w:r>
            <w:proofErr w:type="spellEnd"/>
            <w:r w:rsidR="00B75B86" w:rsidRPr="00B75B86">
              <w:rPr>
                <w:sz w:val="20"/>
              </w:rPr>
              <w:t xml:space="preserve">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5381E9C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9F1A94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6F878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53BCF7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2939B11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53B0BEE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3E989B0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F813A9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BB13F7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9DBBFA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746C64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1CEF0A2D" w14:textId="513A7BFE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Verificação e validação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 xml:space="preserve">validar a usabilidade da solução pelo Método </w:t>
            </w:r>
            <w:proofErr w:type="spellStart"/>
            <w:r w:rsidR="00B75B86" w:rsidRPr="00B75B86">
              <w:rPr>
                <w:sz w:val="20"/>
              </w:rPr>
              <w:t>RURUCAg</w:t>
            </w:r>
            <w:proofErr w:type="spellEnd"/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19662C6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FC22CE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74190A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0958394F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89B33D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1521668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67EA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6A450D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8BEF4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0BF06C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5C6C5B5F" w:rsidR="00FC4A9F" w:rsidRDefault="00BD61C2" w:rsidP="00BD61C2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37818C5C" w14:textId="288BE88F" w:rsidR="004B0E39" w:rsidRDefault="004B0E39" w:rsidP="004B0E39">
      <w:pPr>
        <w:pStyle w:val="TF-TEXTO"/>
      </w:pPr>
      <w:r>
        <w:t xml:space="preserve">Conforme os dados da </w:t>
      </w:r>
      <w:r w:rsidRPr="00273C5A">
        <w:t xml:space="preserve">Pesquisa Nacional por Amostra de Domicílios Contínua </w:t>
      </w:r>
      <w:r>
        <w:t xml:space="preserve">(PNAD) </w:t>
      </w:r>
      <w:r w:rsidR="00E513E7">
        <w:t xml:space="preserve">realizada no ano de </w:t>
      </w:r>
      <w:r>
        <w:t>201</w:t>
      </w:r>
      <w:r w:rsidR="006448F2">
        <w:t>6</w:t>
      </w:r>
      <w:r>
        <w:t>, uma das atividades principais do brasileiro na internet é assistir vídeos on-line no celular (</w:t>
      </w:r>
      <w:r w:rsidR="006448F2">
        <w:t>IBGE</w:t>
      </w:r>
      <w:r>
        <w:t>, 20</w:t>
      </w:r>
      <w:r w:rsidR="006448F2">
        <w:t>18</w:t>
      </w:r>
      <w:r>
        <w:t xml:space="preserve">). Segundo </w:t>
      </w:r>
      <w:proofErr w:type="spellStart"/>
      <w:r>
        <w:t>Nagumo</w:t>
      </w:r>
      <w:proofErr w:type="spellEnd"/>
      <w:r>
        <w:t xml:space="preserve">, Teles e Silva (2020), a pesquisa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Viewers</w:t>
      </w:r>
      <w:proofErr w:type="spellEnd"/>
      <w:r>
        <w:t xml:space="preserve"> realizada com três mil pessoas pelo Instituto </w:t>
      </w:r>
      <w:proofErr w:type="spellStart"/>
      <w:r>
        <w:t>Provokers</w:t>
      </w:r>
      <w:proofErr w:type="spellEnd"/>
      <w:r>
        <w:t>, em 2018, mostrou que nove em cada dez brasileiros usam o Youtube para aprendizado. Com base no crescimento de acessos ao Youtube pelo mundo</w:t>
      </w:r>
      <w:r w:rsidR="0028603F">
        <w:t xml:space="preserve"> </w:t>
      </w:r>
      <w:r w:rsidR="00EC04C6">
        <w:t>foi criada</w:t>
      </w:r>
      <w:r>
        <w:t xml:space="preserve"> a Youtube Data API para simplificar e unificar a forma de capturar e enviar informações relacionadas a vídeos e canais no Youtube</w:t>
      </w:r>
      <w:r w:rsidR="00F515A6">
        <w:t xml:space="preserve"> (GOOGLE, 2020)</w:t>
      </w:r>
      <w:r>
        <w:t>.</w:t>
      </w:r>
    </w:p>
    <w:p w14:paraId="79328D85" w14:textId="569C89B0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</w:t>
      </w:r>
      <w:del w:id="78" w:author="Luciana Pereira de Araújo Kohler" w:date="2020-11-04T21:27:00Z">
        <w:r w:rsidR="000C6F80" w:rsidDel="00772F57">
          <w:delText>,</w:delText>
        </w:r>
      </w:del>
      <w:r w:rsidR="000C6F80">
        <w:t xml:space="preserve"> e em</w:t>
      </w:r>
      <w:r>
        <w:t xml:space="preserve"> 2016</w:t>
      </w:r>
      <w:r w:rsidR="000C6F80">
        <w:t>,</w:t>
      </w:r>
      <w:r>
        <w:t xml:space="preserve"> mais de 500 milhões de pessoas estava</w:t>
      </w:r>
      <w:ins w:id="79" w:author="Luciana Pereira de Araújo Kohler" w:date="2020-11-04T21:27:00Z">
        <w:r w:rsidR="00C2578F">
          <w:t>m</w:t>
        </w:r>
      </w:ins>
      <w:r>
        <w:t xml:space="preserve">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>). Existem diferentes tecnologias que podem alcançar a implementação de fala e uma delas é a Sistemas de Rede Neural (SRN) (</w:t>
      </w:r>
      <w:r w:rsidRPr="00531F06">
        <w:t xml:space="preserve">BAILON </w:t>
      </w:r>
      <w:r w:rsidRPr="00531F06">
        <w:rPr>
          <w:i/>
          <w:iCs/>
        </w:rPr>
        <w:t>et al.</w:t>
      </w:r>
      <w:r w:rsidRPr="0064403F">
        <w:t>,</w:t>
      </w:r>
      <w:r>
        <w:t xml:space="preserve"> </w:t>
      </w:r>
      <w:r w:rsidRPr="00531F06">
        <w:t>2019)</w:t>
      </w:r>
      <w:r>
        <w:t>.</w:t>
      </w:r>
      <w:r w:rsidR="001D2FC9">
        <w:t xml:space="preserve"> Uma Rede Neural Recorrente (RNR) </w:t>
      </w:r>
      <w:r w:rsidR="001D2FC9" w:rsidRPr="001D2FC9">
        <w:t xml:space="preserve">é uma arquitetura de </w:t>
      </w:r>
      <w:r w:rsidR="00FA3FA4">
        <w:t>RNA</w:t>
      </w:r>
      <w:r w:rsidR="001D2FC9" w:rsidRPr="001D2FC9">
        <w:t xml:space="preserve"> que contém conexões cíclicas</w:t>
      </w:r>
      <w:del w:id="80" w:author="Luciana Pereira de Araújo Kohler" w:date="2020-11-04T21:27:00Z">
        <w:r w:rsidR="001D2FC9" w:rsidRPr="001D2FC9" w:rsidDel="00C2578F">
          <w:delText>,</w:delText>
        </w:r>
      </w:del>
      <w:r w:rsidR="001D2FC9" w:rsidRPr="001D2FC9">
        <w:t xml:space="preserve"> que permitem aprender a dinâmica temporal de dados sequenciais</w:t>
      </w:r>
      <w:r w:rsidR="001D2FC9">
        <w:t xml:space="preserve"> (MURAD; PYUN, 2017)</w:t>
      </w:r>
      <w:r>
        <w:t>.</w:t>
      </w:r>
    </w:p>
    <w:p w14:paraId="17014363" w14:textId="4E5B1076" w:rsidR="0037046F" w:rsidRDefault="0024316B" w:rsidP="0037046F">
      <w:pPr>
        <w:pStyle w:val="TF-TEXTO"/>
      </w:pPr>
      <w:r>
        <w:t>Para se ter uma maior interação e feedback com o usuário</w:t>
      </w:r>
      <w:ins w:id="81" w:author="Luciana Pereira de Araújo Kohler" w:date="2020-11-04T21:28:00Z">
        <w:r w:rsidR="00C2578F">
          <w:t>,</w:t>
        </w:r>
      </w:ins>
      <w:r>
        <w:t xml:space="preserve"> o uso de interfaces amigáveis é indispensável </w:t>
      </w:r>
      <w:r w:rsidR="00E513E7">
        <w:t xml:space="preserve">em uma aplicação desenvolvida, independente da tecnologia </w:t>
      </w:r>
      <w:r w:rsidR="00E513E7">
        <w:lastRenderedPageBreak/>
        <w:t>utilizada (COSTA, 2018)</w:t>
      </w:r>
      <w:r>
        <w:t>. Segundo Google (2019)</w:t>
      </w:r>
      <w:r w:rsidR="00712E8D">
        <w:t>,</w:t>
      </w:r>
      <w:r>
        <w:t xml:space="preserve"> o Material Design</w:t>
      </w:r>
      <w:r w:rsidR="00FA3FA4">
        <w:t xml:space="preserve"> (MD) </w:t>
      </w:r>
      <w:r>
        <w:t xml:space="preserve">foi criado para que o usuário </w:t>
      </w:r>
      <w:r w:rsidR="0028603F">
        <w:t xml:space="preserve">tenha </w:t>
      </w:r>
      <w:r>
        <w:t xml:space="preserve">menos </w:t>
      </w:r>
      <w:r w:rsidR="0028603F">
        <w:t xml:space="preserve">esforço </w:t>
      </w:r>
      <w:r>
        <w:t xml:space="preserve">ao utilizar </w:t>
      </w:r>
      <w:r w:rsidR="00FA3FA4">
        <w:t>uma aplicação</w:t>
      </w:r>
      <w:r>
        <w:t xml:space="preserve"> e </w:t>
      </w:r>
      <w:commentRangeStart w:id="82"/>
      <w:r>
        <w:t>consiga focar no que ele precisa.</w:t>
      </w:r>
      <w:commentRangeEnd w:id="82"/>
      <w:r w:rsidR="00B173EB">
        <w:rPr>
          <w:rStyle w:val="Refdecomentrio"/>
        </w:rPr>
        <w:commentReference w:id="82"/>
      </w:r>
      <w:r w:rsidR="003D05DA">
        <w:t xml:space="preserve"> Torres </w:t>
      </w:r>
      <w:r w:rsidR="003D05DA" w:rsidRPr="003D05DA">
        <w:rPr>
          <w:i/>
          <w:iCs/>
        </w:rPr>
        <w:t>et al.</w:t>
      </w:r>
      <w:r w:rsidR="003D05DA">
        <w:t xml:space="preserve"> (2018) cita</w:t>
      </w:r>
      <w:r w:rsidR="00E513E7">
        <w:t>m</w:t>
      </w:r>
      <w:r w:rsidR="003D05DA">
        <w:t xml:space="preserve"> que o </w:t>
      </w:r>
      <w:r w:rsidR="00FA3FA4">
        <w:t>MD</w:t>
      </w:r>
      <w:r w:rsidR="003D05DA">
        <w:t xml:space="preserve"> foi gerado para manter uma identidade visual em diferentes aplicações como em sites e no sistema operacional </w:t>
      </w:r>
      <w:commentRangeStart w:id="83"/>
      <w:r w:rsidR="003D05DA">
        <w:t>Android.</w:t>
      </w:r>
      <w:r w:rsidR="00F43811">
        <w:t xml:space="preserve"> De acordo com Costa (2018), o método </w:t>
      </w:r>
      <w:proofErr w:type="spellStart"/>
      <w:r w:rsidR="00F43811">
        <w:t>RURUCAg</w:t>
      </w:r>
      <w:proofErr w:type="spellEnd"/>
      <w:r w:rsidR="00F43811">
        <w:t xml:space="preserve"> foi criado para avaliar a interface de </w:t>
      </w:r>
      <w:r w:rsidR="00FA3FA4">
        <w:t xml:space="preserve">aplicações </w:t>
      </w:r>
      <w:commentRangeEnd w:id="83"/>
      <w:r w:rsidR="00181495">
        <w:rPr>
          <w:rStyle w:val="Refdecomentrio"/>
        </w:rPr>
        <w:commentReference w:id="83"/>
      </w:r>
      <w:r w:rsidR="00FA3FA4">
        <w:t>c</w:t>
      </w:r>
      <w:r w:rsidR="00F43811">
        <w:t>om base nas heurísticas de Nielsen e assim reconhecer incidentes com relação a usabilidade</w:t>
      </w:r>
      <w:r w:rsidR="00712E8D">
        <w:t>, v</w:t>
      </w:r>
      <w:r w:rsidR="00F43811">
        <w:t xml:space="preserve">isando assim melhorar a interface e funcionalidades </w:t>
      </w:r>
      <w:r w:rsidR="00FA3FA4">
        <w:t xml:space="preserve">da aplicação </w:t>
      </w:r>
      <w:r w:rsidR="00F43811">
        <w:t>para o usuário final.</w:t>
      </w:r>
    </w:p>
    <w:p w14:paraId="09221B9C" w14:textId="763790C5" w:rsidR="000B12B2" w:rsidRDefault="004B0E39" w:rsidP="0037046F">
      <w:pPr>
        <w:pStyle w:val="TF-TEXTO"/>
      </w:pPr>
      <w:commentRangeStart w:id="84"/>
      <w:r>
        <w:t xml:space="preserve">Por fim, cabe destacar que </w:t>
      </w:r>
      <w:ins w:id="85" w:author="Luciana Pereira de Araújo Kohler" w:date="2020-11-04T21:30:00Z">
        <w:r w:rsidR="00B0586B">
          <w:t xml:space="preserve">com </w:t>
        </w:r>
      </w:ins>
      <w:r w:rsidR="00100D1B">
        <w:t>o</w:t>
      </w:r>
      <w:r w:rsidR="00CE677C">
        <w:t xml:space="preserve"> aumento de </w:t>
      </w:r>
      <w:r w:rsidR="00100D1B">
        <w:t xml:space="preserve">projetos para </w:t>
      </w:r>
      <w:r w:rsidR="00CE677C">
        <w:t>aplicações móveis</w:t>
      </w:r>
      <w:r w:rsidR="00100D1B">
        <w:t xml:space="preserve"> também surgiu a dificuldade de reutilização de código para </w:t>
      </w:r>
      <w:r w:rsidR="00FA3FA4">
        <w:t xml:space="preserve">aplicações </w:t>
      </w:r>
      <w:r w:rsidR="00100D1B">
        <w:t xml:space="preserve">existentes. </w:t>
      </w:r>
      <w:commentRangeEnd w:id="84"/>
      <w:r w:rsidR="00B0586B">
        <w:rPr>
          <w:rStyle w:val="Refdecomentrio"/>
        </w:rPr>
        <w:commentReference w:id="84"/>
      </w:r>
      <w:r w:rsidR="00100D1B">
        <w:t xml:space="preserve">O PWA foi criado para, de forma híbrida, unificar e minimizar implementações entre </w:t>
      </w:r>
      <w:r w:rsidR="00FA3FA4">
        <w:t>aplicações</w:t>
      </w:r>
      <w:r w:rsidR="00100D1B">
        <w:t xml:space="preserve"> web e móveis. 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 As funcionalidades do PWA incluem: </w:t>
      </w:r>
      <w:r w:rsidR="00D716DF">
        <w:t>funcionamento off</w:t>
      </w:r>
      <w:r w:rsidR="00FA3FA4">
        <w:t>-</w:t>
      </w:r>
      <w:r w:rsidR="00D716DF">
        <w:t xml:space="preserve">line; sincronização em segundo plano; e instalação </w:t>
      </w:r>
      <w:r w:rsidR="00FA3FA4">
        <w:t>da aplicação web</w:t>
      </w:r>
      <w:r w:rsidR="00D716DF">
        <w:t xml:space="preserve"> em plataformas móveis. Além de não precisar de uma loja de aplicativos para que </w:t>
      </w:r>
      <w:r w:rsidR="00FA3FA4">
        <w:t>a aplicação</w:t>
      </w:r>
      <w:r w:rsidR="00D716DF">
        <w:t xml:space="preserve"> seja distribuíd</w:t>
      </w:r>
      <w:r w:rsidR="00FA3FA4">
        <w:t>a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Pr="002D0336" w:rsidRDefault="00451B94" w:rsidP="009215A4">
      <w:pPr>
        <w:pStyle w:val="TF-refernciasbibliogrficasTTULO"/>
        <w:rPr>
          <w:lang w:val="en-US"/>
        </w:rPr>
      </w:pPr>
      <w:bookmarkStart w:id="86" w:name="_Toc351015602"/>
      <w:bookmarkEnd w:id="51"/>
      <w:bookmarkEnd w:id="52"/>
      <w:bookmarkEnd w:id="53"/>
      <w:bookmarkEnd w:id="54"/>
      <w:bookmarkEnd w:id="55"/>
      <w:bookmarkEnd w:id="56"/>
      <w:bookmarkEnd w:id="57"/>
      <w:r w:rsidRPr="002D0336">
        <w:rPr>
          <w:lang w:val="en-US"/>
        </w:rPr>
        <w:t>Referências</w:t>
      </w:r>
      <w:bookmarkStart w:id="87" w:name="_Toc54169336"/>
      <w:bookmarkEnd w:id="86"/>
    </w:p>
    <w:p w14:paraId="736A0584" w14:textId="5F053A68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BAILON, Mark R. M.; DE SILVA, Mark A. C.; LAPUZ, </w:t>
      </w:r>
      <w:proofErr w:type="spellStart"/>
      <w:r w:rsidRPr="002D0336">
        <w:rPr>
          <w:lang w:val="en-US"/>
        </w:rPr>
        <w:t>Reyann</w:t>
      </w:r>
      <w:proofErr w:type="spellEnd"/>
      <w:r w:rsidRPr="002D0336">
        <w:rPr>
          <w:lang w:val="en-US"/>
        </w:rPr>
        <w:t xml:space="preserve"> J. P.; TINIO, John L. A.; YU, Ted B. K.; GUSTILO, Reggie C. </w:t>
      </w:r>
      <w:r w:rsidRPr="002D0336">
        <w:rPr>
          <w:b/>
          <w:bCs/>
          <w:lang w:val="en-US"/>
        </w:rPr>
        <w:t xml:space="preserve">Filipino to </w:t>
      </w:r>
      <w:proofErr w:type="spellStart"/>
      <w:r w:rsidRPr="002D0336">
        <w:rPr>
          <w:b/>
          <w:bCs/>
          <w:lang w:val="en-US"/>
        </w:rPr>
        <w:t>chinese</w:t>
      </w:r>
      <w:proofErr w:type="spellEnd"/>
      <w:r w:rsidRPr="002D0336">
        <w:rPr>
          <w:b/>
          <w:bCs/>
          <w:lang w:val="en-US"/>
        </w:rPr>
        <w:t xml:space="preserve"> speech-to-speech translator using neural network with database system</w:t>
      </w:r>
      <w:r w:rsidRPr="002D0336">
        <w:rPr>
          <w:lang w:val="en-US"/>
        </w:rPr>
        <w:t>. International Journal of Emerging Trends in Engineering Research, [S. l.], v. 7, n. 9, p. 276–282, 2019.</w:t>
      </w:r>
    </w:p>
    <w:p w14:paraId="6FDA2509" w14:textId="77777777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  <w:lang w:val="en-US"/>
        </w:rPr>
      </w:pPr>
    </w:p>
    <w:p w14:paraId="43D7B625" w14:textId="4F48C6B6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Pr="00057E6F">
        <w:rPr>
          <w:b/>
          <w:bCs/>
        </w:rPr>
        <w:t>MONITORAMENTO ESPAÇO-TEMPORAL DAS ÁREAS DE ALTO RISCO DE COVID-19 NOS MUNICÍPIOS DO BRASIL</w:t>
      </w:r>
      <w:r w:rsidRPr="00057E6F">
        <w:t xml:space="preserve">. </w:t>
      </w:r>
      <w:proofErr w:type="spellStart"/>
      <w:r w:rsidRPr="00057E6F">
        <w:t>Hygeia</w:t>
      </w:r>
      <w:proofErr w:type="spellEnd"/>
      <w:r w:rsidRPr="00057E6F">
        <w:t xml:space="preserve">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1DA478E1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BIØRN-HANSEN, Andreas; MAJCHRZAK, Tim A.; GRØNLI, Tor M. </w:t>
      </w:r>
      <w:r w:rsidRPr="002D0336">
        <w:rPr>
          <w:b/>
          <w:bCs/>
          <w:lang w:val="en-US"/>
        </w:rPr>
        <w:t xml:space="preserve">Progressive web apps: The </w:t>
      </w:r>
      <w:proofErr w:type="spellStart"/>
      <w:r w:rsidRPr="002D0336">
        <w:rPr>
          <w:b/>
          <w:bCs/>
          <w:lang w:val="en-US"/>
        </w:rPr>
        <w:t>possibleweb</w:t>
      </w:r>
      <w:proofErr w:type="spellEnd"/>
      <w:r w:rsidRPr="002D0336">
        <w:rPr>
          <w:b/>
          <w:bCs/>
          <w:lang w:val="en-US"/>
        </w:rPr>
        <w:t>-native unifier for mobile development</w:t>
      </w:r>
      <w:r w:rsidRPr="002D0336">
        <w:rPr>
          <w:lang w:val="en-US"/>
        </w:rPr>
        <w:t>. In: WEBIST 2017 - PROCEEDINGS OF THE 13TH INTERNATIONAL CONFERENCE ON WEB INFORMATION SYSTEMS AND TECHNOLOGIES 2017, Anais [...]. [</w:t>
      </w:r>
      <w:proofErr w:type="spellStart"/>
      <w:r w:rsidRPr="002D0336">
        <w:rPr>
          <w:lang w:val="en-US"/>
        </w:rPr>
        <w:t>s.l</w:t>
      </w:r>
      <w:proofErr w:type="spellEnd"/>
      <w:r w:rsidRPr="002D0336">
        <w:rPr>
          <w:lang w:val="en-US"/>
        </w:rPr>
        <w:t xml:space="preserve">: </w:t>
      </w:r>
      <w:proofErr w:type="spellStart"/>
      <w:r w:rsidRPr="002D0336">
        <w:rPr>
          <w:lang w:val="en-US"/>
        </w:rPr>
        <w:t>s.n</w:t>
      </w:r>
      <w:proofErr w:type="spellEnd"/>
      <w:r w:rsidRPr="002D0336">
        <w:rPr>
          <w:lang w:val="en-US"/>
        </w:rPr>
        <w:t>.].</w:t>
      </w:r>
    </w:p>
    <w:p w14:paraId="4A0F41A9" w14:textId="292D69B1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BROOKS, Richard. </w:t>
      </w:r>
      <w:r w:rsidRPr="002D0336">
        <w:rPr>
          <w:b/>
          <w:bCs/>
          <w:lang w:val="en-US"/>
        </w:rPr>
        <w:t>11 Google Translate Facts You Should Know</w:t>
      </w:r>
      <w:r w:rsidRPr="002D0336">
        <w:rPr>
          <w:lang w:val="en-US"/>
        </w:rPr>
        <w:t xml:space="preserve">. </w:t>
      </w:r>
      <w:r w:rsidR="00DD4B36">
        <w:t xml:space="preserve">K </w:t>
      </w:r>
      <w:proofErr w:type="spellStart"/>
      <w:r w:rsidR="00DD4B36">
        <w:t>International</w:t>
      </w:r>
      <w:proofErr w:type="spellEnd"/>
      <w:r w:rsidR="00DD4B36">
        <w:t xml:space="preserve">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42C78EF5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</w:t>
      </w:r>
      <w:proofErr w:type="spellStart"/>
      <w:r w:rsidRPr="00F040FF">
        <w:t>Erbs</w:t>
      </w:r>
      <w:proofErr w:type="spellEnd"/>
      <w:r w:rsidRPr="00F040FF">
        <w:t xml:space="preserve"> </w:t>
      </w:r>
      <w:r w:rsidR="00667F5B">
        <w:t>d</w:t>
      </w:r>
      <w:r w:rsidRPr="00F040FF">
        <w:t xml:space="preserve">a. </w:t>
      </w:r>
      <w:proofErr w:type="spellStart"/>
      <w:r w:rsidRPr="004068BB">
        <w:rPr>
          <w:b/>
          <w:bCs/>
        </w:rPr>
        <w:t>iLibras</w:t>
      </w:r>
      <w:proofErr w:type="spellEnd"/>
      <w:r w:rsidRPr="004068BB">
        <w:rPr>
          <w:b/>
          <w:bCs/>
        </w:rPr>
        <w:t xml:space="preserve">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lastRenderedPageBreak/>
        <w:t xml:space="preserve">DESLANDES, </w:t>
      </w:r>
      <w:proofErr w:type="spellStart"/>
      <w:r w:rsidRPr="002D0336">
        <w:rPr>
          <w:lang w:val="en-US"/>
        </w:rPr>
        <w:t>Suely</w:t>
      </w:r>
      <w:proofErr w:type="spellEnd"/>
      <w:r w:rsidRPr="002D0336">
        <w:rPr>
          <w:lang w:val="en-US"/>
        </w:rPr>
        <w:t xml:space="preserve"> F.; COUTINHO, Tiago. </w:t>
      </w:r>
      <w:r w:rsidRPr="002D0336">
        <w:rPr>
          <w:b/>
          <w:bCs/>
          <w:lang w:val="en-US"/>
        </w:rPr>
        <w:t>The intensive use of the internet by children and adolescents in the context of COVID-19 and the risks for self-inflicted violence</w:t>
      </w:r>
      <w:r w:rsidRPr="002D0336">
        <w:rPr>
          <w:lang w:val="en-US"/>
        </w:rPr>
        <w:t xml:space="preserve">. </w:t>
      </w:r>
      <w:r w:rsidRPr="00057E6F">
        <w:t>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38E6F83D" w14:textId="7B1D342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A65D7D7" w14:textId="4F9ABD78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GOOGLE. Material Design. </w:t>
      </w:r>
      <w:proofErr w:type="spellStart"/>
      <w:r w:rsidRPr="00576429">
        <w:rPr>
          <w:b/>
          <w:bCs/>
        </w:rPr>
        <w:t>Introduction</w:t>
      </w:r>
      <w:proofErr w:type="spellEnd"/>
      <w:r w:rsidRPr="00576429">
        <w:t>. [</w:t>
      </w:r>
      <w:proofErr w:type="spellStart"/>
      <w:r w:rsidRPr="00576429">
        <w:t>S.l</w:t>
      </w:r>
      <w:proofErr w:type="spellEnd"/>
      <w:r w:rsidRPr="00576429">
        <w:t>.], 2019. Disponível em: https://material.io/design/introduction/. Acesso em: 0</w:t>
      </w:r>
      <w:r>
        <w:t>8</w:t>
      </w:r>
      <w:r w:rsidRPr="00576429">
        <w:t xml:space="preserve"> </w:t>
      </w:r>
      <w:r>
        <w:t>out</w:t>
      </w:r>
      <w:r w:rsidRPr="00576429">
        <w:t>. 2020.</w:t>
      </w:r>
    </w:p>
    <w:p w14:paraId="0C8ADFD1" w14:textId="438BE20C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088B3846" w14:textId="2210F963" w:rsidR="0075268F" w:rsidRPr="002D0336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GOOGLE. </w:t>
      </w:r>
      <w:r>
        <w:t>Youtube Data API</w:t>
      </w:r>
      <w:r w:rsidRPr="00576429">
        <w:t xml:space="preserve">. </w:t>
      </w:r>
      <w:r>
        <w:rPr>
          <w:b/>
          <w:bCs/>
        </w:rPr>
        <w:t>Página inicial</w:t>
      </w:r>
      <w:r>
        <w:t>,</w:t>
      </w:r>
      <w:r w:rsidRPr="00576429">
        <w:t xml:space="preserve"> 20</w:t>
      </w:r>
      <w:r>
        <w:t>20</w:t>
      </w:r>
      <w:r w:rsidRPr="00576429">
        <w:t xml:space="preserve">. Disponível em: </w:t>
      </w:r>
      <w:r w:rsidRPr="0075268F">
        <w:t>https://developers.google.com/youtube/v3</w:t>
      </w:r>
      <w:r w:rsidRPr="00576429">
        <w:t xml:space="preserve">. </w:t>
      </w:r>
      <w:proofErr w:type="spellStart"/>
      <w:r w:rsidRPr="002D0336">
        <w:rPr>
          <w:lang w:val="en-US"/>
        </w:rPr>
        <w:t>Acesso</w:t>
      </w:r>
      <w:proofErr w:type="spellEnd"/>
      <w:r w:rsidRPr="002D0336">
        <w:rPr>
          <w:lang w:val="en-US"/>
        </w:rPr>
        <w:t xml:space="preserve"> </w:t>
      </w:r>
      <w:proofErr w:type="spellStart"/>
      <w:r w:rsidRPr="002D0336">
        <w:rPr>
          <w:lang w:val="en-US"/>
        </w:rPr>
        <w:t>em</w:t>
      </w:r>
      <w:proofErr w:type="spellEnd"/>
      <w:r w:rsidRPr="002D0336">
        <w:rPr>
          <w:lang w:val="en-US"/>
        </w:rPr>
        <w:t>: 08 out. 2020.</w:t>
      </w:r>
    </w:p>
    <w:p w14:paraId="686BBEFF" w14:textId="77777777" w:rsidR="0075268F" w:rsidRPr="002D0336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HAMID, Saima; MIR, Mohammad Y.; ROHELA, Gulab K. </w:t>
      </w:r>
      <w:r w:rsidRPr="002D0336">
        <w:rPr>
          <w:b/>
          <w:bCs/>
          <w:lang w:val="en-US"/>
        </w:rPr>
        <w:t>Novel coronavirus disease (COVID-19): a pandemic (epidemiology, pathogenesis and potential therapeutics)</w:t>
      </w:r>
      <w:r w:rsidRPr="002D0336">
        <w:rPr>
          <w:lang w:val="en-US"/>
        </w:rPr>
        <w:t xml:space="preserve">. </w:t>
      </w:r>
      <w:r w:rsidRPr="00576429">
        <w:t xml:space="preserve">New </w:t>
      </w:r>
      <w:proofErr w:type="spellStart"/>
      <w:r w:rsidRPr="00576429">
        <w:t>Microbes</w:t>
      </w:r>
      <w:proofErr w:type="spellEnd"/>
      <w:r w:rsidRPr="00576429">
        <w:t xml:space="preserve"> </w:t>
      </w:r>
      <w:proofErr w:type="spellStart"/>
      <w:r w:rsidRPr="00576429">
        <w:t>and</w:t>
      </w:r>
      <w:proofErr w:type="spellEnd"/>
      <w:r w:rsidRPr="00576429">
        <w:t xml:space="preserve"> New </w:t>
      </w:r>
      <w:proofErr w:type="spellStart"/>
      <w:r w:rsidRPr="00576429">
        <w:t>Infections</w:t>
      </w:r>
      <w:proofErr w:type="spellEnd"/>
      <w:r w:rsidRPr="00576429">
        <w:t>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Pr="002D0336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 xml:space="preserve">. </w:t>
      </w:r>
      <w:r w:rsidRPr="002D0336">
        <w:rPr>
          <w:lang w:val="en-US"/>
        </w:rPr>
        <w:t>Rio de Janeiro: IBGE, 2018.</w:t>
      </w:r>
    </w:p>
    <w:p w14:paraId="754DB233" w14:textId="77777777" w:rsidR="00151333" w:rsidRPr="002D0336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20BC0C0" w14:textId="4D8066B2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LAKOMKIN, </w:t>
      </w:r>
      <w:proofErr w:type="spellStart"/>
      <w:r w:rsidRPr="002D0336">
        <w:rPr>
          <w:lang w:val="en-US"/>
        </w:rPr>
        <w:t>Egor</w:t>
      </w:r>
      <w:proofErr w:type="spellEnd"/>
      <w:r w:rsidRPr="002D0336">
        <w:rPr>
          <w:lang w:val="en-US"/>
        </w:rPr>
        <w:t xml:space="preserve">; MAGG, Sven; WEBER, Cornelius; WERMTER, Stefan. </w:t>
      </w:r>
      <w:r w:rsidRPr="002D0336">
        <w:rPr>
          <w:b/>
          <w:bCs/>
          <w:lang w:val="en-US"/>
        </w:rPr>
        <w:t>KT-Speech-Crawler: Automatic dataset construction for speech recognition from YouTube videos</w:t>
      </w:r>
      <w:r w:rsidRPr="002D0336">
        <w:rPr>
          <w:lang w:val="en-US"/>
        </w:rPr>
        <w:t>. EMNLP 2018 - CONFERENCE ON EMPIRICAL METHODS IN NATURAL LANGUAGE PROCESSING: SYSTEM DEMONSTRATIONS, PROCEEDINGS 2018.</w:t>
      </w:r>
    </w:p>
    <w:p w14:paraId="27C02723" w14:textId="7E0BAEB1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2139BE27" w14:textId="3741C0E5" w:rsidR="001D2FC9" w:rsidRDefault="001D2FC9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MURAD, </w:t>
      </w:r>
      <w:proofErr w:type="spellStart"/>
      <w:r w:rsidRPr="002D0336">
        <w:rPr>
          <w:lang w:val="en-US"/>
        </w:rPr>
        <w:t>Abdulmajid</w:t>
      </w:r>
      <w:proofErr w:type="spellEnd"/>
      <w:r w:rsidRPr="002D0336">
        <w:rPr>
          <w:lang w:val="en-US"/>
        </w:rPr>
        <w:t xml:space="preserve">; PYUN, Jae Y. </w:t>
      </w:r>
      <w:r w:rsidRPr="002D0336">
        <w:rPr>
          <w:b/>
          <w:bCs/>
          <w:lang w:val="en-US"/>
        </w:rPr>
        <w:t>Deep recurrent neural networks for human activity recognition</w:t>
      </w:r>
      <w:r w:rsidRPr="002D0336">
        <w:rPr>
          <w:lang w:val="en-US"/>
        </w:rPr>
        <w:t xml:space="preserve">. </w:t>
      </w:r>
      <w:proofErr w:type="spellStart"/>
      <w:r w:rsidRPr="001D2FC9">
        <w:t>Sensors</w:t>
      </w:r>
      <w:proofErr w:type="spellEnd"/>
      <w:r w:rsidRPr="001D2FC9">
        <w:t xml:space="preserve"> (</w:t>
      </w:r>
      <w:proofErr w:type="spellStart"/>
      <w:r w:rsidRPr="001D2FC9">
        <w:t>Switzerland</w:t>
      </w:r>
      <w:proofErr w:type="spellEnd"/>
      <w:r w:rsidRPr="001D2FC9">
        <w:t>), [S. l.], v. 17, n. 11, 2017.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</w:t>
      </w:r>
      <w:proofErr w:type="spellStart"/>
      <w:r w:rsidRPr="00576429">
        <w:t>Estevon</w:t>
      </w:r>
      <w:proofErr w:type="spellEnd"/>
      <w:r w:rsidRPr="00576429">
        <w:t xml:space="preserve">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</w:t>
      </w:r>
      <w:proofErr w:type="spellStart"/>
      <w:r w:rsidRPr="00576429">
        <w:rPr>
          <w:b/>
          <w:bCs/>
        </w:rPr>
        <w:t>Using</w:t>
      </w:r>
      <w:proofErr w:type="spellEnd"/>
      <w:r w:rsidRPr="00576429">
        <w:rPr>
          <w:b/>
          <w:bCs/>
        </w:rPr>
        <w:t xml:space="preserve"> Youtube </w:t>
      </w:r>
      <w:proofErr w:type="spellStart"/>
      <w:r w:rsidRPr="00576429">
        <w:rPr>
          <w:b/>
          <w:bCs/>
        </w:rPr>
        <w:t>videos</w:t>
      </w:r>
      <w:proofErr w:type="spellEnd"/>
      <w:r w:rsidRPr="00576429">
        <w:rPr>
          <w:b/>
          <w:bCs/>
        </w:rPr>
        <w:t xml:space="preserve"> </w:t>
      </w:r>
      <w:proofErr w:type="spellStart"/>
      <w:r w:rsidRPr="00576429">
        <w:rPr>
          <w:b/>
          <w:bCs/>
        </w:rPr>
        <w:t>to</w:t>
      </w:r>
      <w:proofErr w:type="spellEnd"/>
      <w:r w:rsidRPr="00576429">
        <w:rPr>
          <w:b/>
          <w:bCs/>
        </w:rPr>
        <w:t xml:space="preserve"> </w:t>
      </w:r>
      <w:proofErr w:type="spellStart"/>
      <w:r w:rsidRPr="00576429">
        <w:rPr>
          <w:b/>
          <w:bCs/>
        </w:rPr>
        <w:t>support</w:t>
      </w:r>
      <w:proofErr w:type="spellEnd"/>
      <w:r w:rsidRPr="00576429">
        <w:rPr>
          <w:b/>
          <w:bCs/>
        </w:rPr>
        <w:t xml:space="preserve"> </w:t>
      </w:r>
      <w:proofErr w:type="spellStart"/>
      <w:r w:rsidRPr="00576429">
        <w:rPr>
          <w:b/>
          <w:bCs/>
        </w:rPr>
        <w:t>the</w:t>
      </w:r>
      <w:proofErr w:type="spellEnd"/>
      <w:r w:rsidRPr="00576429">
        <w:rPr>
          <w:b/>
          <w:bCs/>
        </w:rPr>
        <w:t xml:space="preserve"> </w:t>
      </w:r>
      <w:proofErr w:type="spellStart"/>
      <w:r w:rsidRPr="00576429">
        <w:rPr>
          <w:b/>
          <w:bCs/>
        </w:rPr>
        <w:t>learning</w:t>
      </w:r>
      <w:proofErr w:type="spellEnd"/>
      <w:r w:rsidRPr="00576429">
        <w:rPr>
          <w:b/>
          <w:bCs/>
        </w:rPr>
        <w:t xml:space="preserve"> </w:t>
      </w:r>
      <w:proofErr w:type="spellStart"/>
      <w:r w:rsidRPr="00576429">
        <w:rPr>
          <w:b/>
          <w:bCs/>
        </w:rPr>
        <w:t>process</w:t>
      </w:r>
      <w:proofErr w:type="spellEnd"/>
      <w:r w:rsidRPr="00576429">
        <w:rPr>
          <w:b/>
          <w:bCs/>
        </w:rPr>
        <w:t>)</w:t>
      </w:r>
      <w:r w:rsidRPr="00576429">
        <w:t>. Revista Eletrônica de Educação, [S. l.], v. 14, p. 3757008, 2020.</w:t>
      </w:r>
    </w:p>
    <w:p w14:paraId="0208BE9A" w14:textId="7DB577EF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35C6F600" w14:textId="54265522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SHARMA, </w:t>
      </w:r>
      <w:proofErr w:type="spellStart"/>
      <w:r w:rsidRPr="00576429">
        <w:t>Varsha</w:t>
      </w:r>
      <w:proofErr w:type="spellEnd"/>
      <w:r w:rsidRPr="00576429">
        <w:t xml:space="preserve">; VERMA, </w:t>
      </w:r>
      <w:proofErr w:type="spellStart"/>
      <w:r w:rsidRPr="00576429">
        <w:t>Rajat</w:t>
      </w:r>
      <w:proofErr w:type="spellEnd"/>
      <w:r w:rsidRPr="00576429">
        <w:t xml:space="preserve">; PATHAK, </w:t>
      </w:r>
      <w:proofErr w:type="spellStart"/>
      <w:r w:rsidRPr="00576429">
        <w:t>Vaishali</w:t>
      </w:r>
      <w:proofErr w:type="spellEnd"/>
      <w:r w:rsidRPr="00576429">
        <w:t xml:space="preserve">; PALIWAL, </w:t>
      </w:r>
      <w:proofErr w:type="spellStart"/>
      <w:r w:rsidRPr="00576429">
        <w:t>Muskan</w:t>
      </w:r>
      <w:proofErr w:type="spellEnd"/>
      <w:r w:rsidRPr="00576429">
        <w:t xml:space="preserve">; JAIN, </w:t>
      </w:r>
      <w:proofErr w:type="spellStart"/>
      <w:r w:rsidRPr="00576429">
        <w:t>Priya</w:t>
      </w:r>
      <w:proofErr w:type="spellEnd"/>
      <w:r w:rsidRPr="00576429">
        <w:t xml:space="preserve">. </w:t>
      </w:r>
      <w:r w:rsidRPr="002D0336">
        <w:rPr>
          <w:b/>
          <w:bCs/>
          <w:lang w:val="en-US"/>
        </w:rPr>
        <w:t>Progressive Web App (PWA) - One Stop Solution for All Application Development Across All Platforms</w:t>
      </w:r>
      <w:r w:rsidRPr="002D0336">
        <w:rPr>
          <w:lang w:val="en-US"/>
        </w:rPr>
        <w:t>. International Journal of Scientific Research in Computer Science, Engineering and Information Technology, [S. l.], p. 1120–1122, 2019.</w:t>
      </w:r>
    </w:p>
    <w:p w14:paraId="7A5C6D62" w14:textId="50D035FD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5EB3F9A9" w14:textId="56784C5E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 xml:space="preserve">. </w:t>
      </w:r>
      <w:r w:rsidRPr="002D0336">
        <w:rPr>
          <w:lang w:val="en-US"/>
        </w:rPr>
        <w:t>Human Factors in Design, [S. l.], v. 7, n. 13, p. 85–101, 2018.</w:t>
      </w:r>
    </w:p>
    <w:p w14:paraId="2338CFCF" w14:textId="77777777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67B0266" w14:textId="6016A0D1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UKO, Victor S.; DUBUKUMAH, </w:t>
      </w:r>
      <w:proofErr w:type="spellStart"/>
      <w:r w:rsidRPr="002D0336">
        <w:rPr>
          <w:lang w:val="en-US"/>
        </w:rPr>
        <w:t>Gachada</w:t>
      </w:r>
      <w:proofErr w:type="spellEnd"/>
      <w:r w:rsidRPr="002D0336">
        <w:rPr>
          <w:lang w:val="en-US"/>
        </w:rPr>
        <w:t xml:space="preserve"> B.; AYOSUBOMI, Ibrahim K. </w:t>
      </w:r>
      <w:r w:rsidRPr="002D0336">
        <w:rPr>
          <w:b/>
          <w:bCs/>
          <w:lang w:val="en-US"/>
        </w:rPr>
        <w:t>Microcontroller Based Speech to Text Translation System</w:t>
      </w:r>
      <w:r w:rsidRPr="002D0336">
        <w:rPr>
          <w:lang w:val="en-US"/>
        </w:rPr>
        <w:t>. European Journal of Engineering Research and Science, [S. l.], v. 4, n. 12, p. 149–154, 2019.</w:t>
      </w:r>
    </w:p>
    <w:p w14:paraId="5F2456A1" w14:textId="630C0237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</w:t>
      </w:r>
      <w:proofErr w:type="spellStart"/>
      <w:r w:rsidRPr="00130671">
        <w:t>Marcelle</w:t>
      </w:r>
      <w:proofErr w:type="spellEnd"/>
      <w:r w:rsidRPr="00130671">
        <w:t xml:space="preserve">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 xml:space="preserve">Identidade Surda: Uma Análise dos Discursos de Professores Surdos e Ouvintes no Youtube / </w:t>
      </w:r>
      <w:proofErr w:type="spellStart"/>
      <w:r w:rsidRPr="00130671">
        <w:rPr>
          <w:b/>
          <w:bCs/>
        </w:rPr>
        <w:t>Deaf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Identity</w:t>
      </w:r>
      <w:proofErr w:type="spellEnd"/>
      <w:r w:rsidRPr="00130671">
        <w:rPr>
          <w:b/>
          <w:bCs/>
        </w:rPr>
        <w:t xml:space="preserve">: </w:t>
      </w:r>
      <w:proofErr w:type="spellStart"/>
      <w:r w:rsidRPr="00130671">
        <w:rPr>
          <w:b/>
          <w:bCs/>
        </w:rPr>
        <w:t>An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Analysis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of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the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Discourses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of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Deaf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Teachers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and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Listeners</w:t>
      </w:r>
      <w:proofErr w:type="spellEnd"/>
      <w:r w:rsidRPr="00130671">
        <w:rPr>
          <w:b/>
          <w:bCs/>
        </w:rPr>
        <w:t xml:space="preserve"> </w:t>
      </w:r>
      <w:proofErr w:type="spellStart"/>
      <w:r w:rsidRPr="00130671">
        <w:rPr>
          <w:b/>
          <w:bCs/>
        </w:rPr>
        <w:t>on</w:t>
      </w:r>
      <w:proofErr w:type="spellEnd"/>
      <w:r w:rsidRPr="00130671">
        <w:rPr>
          <w:b/>
          <w:bCs/>
        </w:rPr>
        <w:t xml:space="preserve"> Youtube</w:t>
      </w:r>
      <w:r w:rsidRPr="00130671">
        <w:t xml:space="preserve">. ID </w:t>
      </w:r>
      <w:proofErr w:type="spellStart"/>
      <w:r w:rsidRPr="00130671">
        <w:t>on</w:t>
      </w:r>
      <w:proofErr w:type="spellEnd"/>
      <w:r w:rsidRPr="00130671">
        <w:t xml:space="preserve"> </w:t>
      </w:r>
      <w:proofErr w:type="spellStart"/>
      <w:r w:rsidRPr="00130671">
        <w:t>line</w:t>
      </w:r>
      <w:proofErr w:type="spellEnd"/>
      <w:r w:rsidRPr="00130671">
        <w:t xml:space="preserve"> REVISTA DE PSICOLOGIA, [S. l.], v. 13, n. 45, 2019.</w:t>
      </w:r>
    </w:p>
    <w:bookmarkEnd w:id="87"/>
    <w:p w14:paraId="56359980" w14:textId="12012B5F" w:rsidR="00F83A19" w:rsidRDefault="00451B94" w:rsidP="00F83A19">
      <w:pPr>
        <w:pStyle w:val="TF-refernciasbibliogrficasTTULO"/>
      </w:pPr>
      <w:r>
        <w:lastRenderedPageBreak/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BBFD06F" w14:textId="2976A992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30CBFD43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705527">
        <w:t>Luciana Pereira de Araújo Kohler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02CAEAEF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3DA38148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44A37250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1CBFBD39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4D6538A9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3F3B7DD1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68568D45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5B7681CE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6C5EB1B2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07D3EF28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688A7DD0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24097BD1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1ADFBFF1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14D3512D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09DDEFE9" w:rsidR="0000224C" w:rsidRPr="00320BFA" w:rsidRDefault="00705527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0" w:author="Luciana Pereira de Araújo Kohler" w:date="2020-11-04T21:08:00Z" w:initials="LPdAK">
    <w:p w14:paraId="31F30520" w14:textId="77777777" w:rsidR="0066125B" w:rsidRDefault="0066125B">
      <w:pPr>
        <w:pStyle w:val="Textodecomentrio"/>
      </w:pPr>
      <w:r>
        <w:rPr>
          <w:rStyle w:val="Refdecomentrio"/>
        </w:rPr>
        <w:annotationRef/>
      </w:r>
      <w:r>
        <w:t>Como fará essa promoção? EM que sentido?!</w:t>
      </w:r>
    </w:p>
    <w:p w14:paraId="6211FFAF" w14:textId="228A628A" w:rsidR="0066125B" w:rsidRDefault="0066125B">
      <w:pPr>
        <w:pStyle w:val="Textodecomentrio"/>
      </w:pPr>
    </w:p>
  </w:comment>
  <w:comment w:id="34" w:author="Luciana Pereira de Araújo Kohler" w:date="2020-11-04T21:10:00Z" w:initials="LPdAK">
    <w:p w14:paraId="51A36295" w14:textId="54EF654C" w:rsidR="00260765" w:rsidRDefault="00260765">
      <w:pPr>
        <w:pStyle w:val="Textodecomentrio"/>
      </w:pPr>
      <w:r>
        <w:rPr>
          <w:rStyle w:val="Refdecomentrio"/>
        </w:rPr>
        <w:annotationRef/>
      </w:r>
      <w:r>
        <w:t>O que é componente?</w:t>
      </w:r>
    </w:p>
  </w:comment>
  <w:comment w:id="44" w:author="Luciana Pereira de Araújo Kohler" w:date="2020-11-04T21:19:00Z" w:initials="LPdAK">
    <w:p w14:paraId="7BE357E1" w14:textId="77777777" w:rsidR="000E58AB" w:rsidRDefault="000E58AB">
      <w:pPr>
        <w:pStyle w:val="Textodecomentrio"/>
      </w:pPr>
      <w:r>
        <w:rPr>
          <w:rStyle w:val="Refdecomentrio"/>
        </w:rPr>
        <w:annotationRef/>
      </w:r>
      <w:r>
        <w:t xml:space="preserve">É isso mesmo? Tinha </w:t>
      </w:r>
      <w:r>
        <w:t>um .São</w:t>
      </w:r>
    </w:p>
    <w:p w14:paraId="03527A48" w14:textId="77777777" w:rsidR="000E58AB" w:rsidRDefault="000E58AB">
      <w:pPr>
        <w:pStyle w:val="Textodecomentrio"/>
      </w:pPr>
      <w:r>
        <w:t>O “.” estava errado?</w:t>
      </w:r>
    </w:p>
    <w:p w14:paraId="1B553AC7" w14:textId="24979628" w:rsidR="000E58AB" w:rsidRDefault="000E58AB">
      <w:pPr>
        <w:pStyle w:val="Textodecomentrio"/>
      </w:pPr>
      <w:r>
        <w:t xml:space="preserve">Estava confuso antes, mas </w:t>
      </w:r>
      <w:r>
        <w:t>nmão sei se assim está ok</w:t>
      </w:r>
    </w:p>
  </w:comment>
  <w:comment w:id="58" w:author="Luciana Pereira de Araújo Kohler" w:date="2020-11-04T21:21:00Z" w:initials="LPdAK">
    <w:p w14:paraId="6300C171" w14:textId="30020060" w:rsidR="00133A83" w:rsidRDefault="00133A83">
      <w:pPr>
        <w:pStyle w:val="Textodecomentrio"/>
      </w:pPr>
      <w:r>
        <w:rPr>
          <w:rStyle w:val="Refdecomentrio"/>
        </w:rPr>
        <w:annotationRef/>
      </w:r>
      <w:r>
        <w:t>Sugiro dividir em frases;</w:t>
      </w:r>
    </w:p>
  </w:comment>
  <w:comment w:id="67" w:author="Luciana Pereira de Araújo Kohler" w:date="2020-11-04T21:22:00Z" w:initials="LPdAK">
    <w:p w14:paraId="1E812AC5" w14:textId="3BC66A23" w:rsidR="00BE79F6" w:rsidRDefault="00BE79F6">
      <w:pPr>
        <w:pStyle w:val="Textodecomentrio"/>
      </w:pPr>
      <w:r>
        <w:rPr>
          <w:rStyle w:val="Refdecomentrio"/>
        </w:rPr>
        <w:annotationRef/>
      </w:r>
      <w:r>
        <w:t>O que é plataforma “componente”?</w:t>
      </w:r>
    </w:p>
  </w:comment>
  <w:comment w:id="68" w:author="Luciana Pereira de Araújo Kohler" w:date="2020-11-04T20:40:00Z" w:initials="LPdAK">
    <w:p w14:paraId="59CE1002" w14:textId="7AB1619B" w:rsidR="00A50C53" w:rsidRDefault="00A50C53">
      <w:pPr>
        <w:pStyle w:val="Textodecomentrio"/>
      </w:pPr>
      <w:r>
        <w:rPr>
          <w:rStyle w:val="Refdecomentrio"/>
        </w:rPr>
        <w:annotationRef/>
      </w:r>
      <w:r>
        <w:t>Rever com a sua orientadora, pois esse texto está idêntico na proposta de seus outros orientandos. No meu ponto de vista, cada um deve escrever com suas palavras a sua percepção, já que é a justificativa deste trabalho. Se quiserem escrever igual, colocar entre “” e a referência de onde tiraram isso.</w:t>
      </w:r>
    </w:p>
  </w:comment>
  <w:comment w:id="75" w:author="Luciana Pereira de Araújo Kohler" w:date="2020-11-04T21:25:00Z" w:initials="LPdAK">
    <w:p w14:paraId="77FCB34F" w14:textId="4D467E9D" w:rsidR="00022FFB" w:rsidRDefault="00022FFB">
      <w:pPr>
        <w:pStyle w:val="Textodecomentrio"/>
      </w:pPr>
      <w:r>
        <w:rPr>
          <w:rStyle w:val="Refdecomentrio"/>
        </w:rPr>
        <w:annotationRef/>
      </w:r>
      <w:r>
        <w:t xml:space="preserve">Remover “.” </w:t>
      </w:r>
      <w:r>
        <w:t>das  frases.</w:t>
      </w:r>
    </w:p>
  </w:comment>
  <w:comment w:id="76" w:author="Luciana Pereira de Araújo Kohler" w:date="2020-11-04T21:25:00Z" w:initials="LPdAK">
    <w:p w14:paraId="5CCCDB0D" w14:textId="4F0034C3" w:rsidR="00624B60" w:rsidRDefault="00624B60">
      <w:pPr>
        <w:pStyle w:val="Textodecomentrio"/>
      </w:pPr>
      <w:r>
        <w:rPr>
          <w:rStyle w:val="Refdecomentrio"/>
        </w:rPr>
        <w:annotationRef/>
      </w:r>
      <w:r>
        <w:t>Acho que essa primeira é um RNF</w:t>
      </w:r>
    </w:p>
  </w:comment>
  <w:comment w:id="82" w:author="Luciana Pereira de Araújo Kohler" w:date="2020-11-04T21:28:00Z" w:initials="LPdAK">
    <w:p w14:paraId="4856BCDC" w14:textId="5BA49693" w:rsidR="00B173EB" w:rsidRDefault="00B173EB">
      <w:pPr>
        <w:pStyle w:val="Textodecomentrio"/>
      </w:pPr>
      <w:r>
        <w:rPr>
          <w:rStyle w:val="Refdecomentrio"/>
        </w:rPr>
        <w:annotationRef/>
      </w:r>
      <w:r>
        <w:t>Parece muito coloquial.</w:t>
      </w:r>
    </w:p>
  </w:comment>
  <w:comment w:id="83" w:author="Luciana Pereira de Araújo Kohler" w:date="2020-11-04T21:29:00Z" w:initials="LPdAK">
    <w:p w14:paraId="515E336B" w14:textId="5E50974C" w:rsidR="00181495" w:rsidRDefault="00181495">
      <w:pPr>
        <w:pStyle w:val="Textodecomentrio"/>
      </w:pPr>
      <w:r>
        <w:rPr>
          <w:rStyle w:val="Refdecomentrio"/>
        </w:rPr>
        <w:annotationRef/>
      </w:r>
      <w:r>
        <w:t>Acho que essas duas frases não se contextualizam. Dessa forma, falta um link entre.</w:t>
      </w:r>
    </w:p>
  </w:comment>
  <w:comment w:id="84" w:author="Luciana Pereira de Araújo Kohler" w:date="2020-11-04T21:30:00Z" w:initials="LPdAK">
    <w:p w14:paraId="4CB9D312" w14:textId="43260BFB" w:rsidR="00B0586B" w:rsidRDefault="00B0586B">
      <w:pPr>
        <w:pStyle w:val="Textodecomentrio"/>
      </w:pPr>
      <w:r>
        <w:rPr>
          <w:rStyle w:val="Refdecomentrio"/>
        </w:rPr>
        <w:annotationRef/>
      </w:r>
      <w:r>
        <w:t>Referenciar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11FFAF" w15:done="0"/>
  <w15:commentEx w15:paraId="51A36295" w15:done="0"/>
  <w15:commentEx w15:paraId="1B553AC7" w15:done="0"/>
  <w15:commentEx w15:paraId="6300C171" w15:done="0"/>
  <w15:commentEx w15:paraId="1E812AC5" w15:done="0"/>
  <w15:commentEx w15:paraId="59CE1002" w15:done="0"/>
  <w15:commentEx w15:paraId="77FCB34F" w15:done="0"/>
  <w15:commentEx w15:paraId="5CCCDB0D" w15:done="0"/>
  <w15:commentEx w15:paraId="4856BCDC" w15:done="0"/>
  <w15:commentEx w15:paraId="515E336B" w15:done="0"/>
  <w15:commentEx w15:paraId="4CB9D3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11FFAF" w16cid:durableId="234D96C5"/>
  <w16cid:commentId w16cid:paraId="51A36295" w16cid:durableId="234D973D"/>
  <w16cid:commentId w16cid:paraId="1B553AC7" w16cid:durableId="234D996B"/>
  <w16cid:commentId w16cid:paraId="6300C171" w16cid:durableId="234D99E5"/>
  <w16cid:commentId w16cid:paraId="1E812AC5" w16cid:durableId="234D99FF"/>
  <w16cid:commentId w16cid:paraId="59CE1002" w16cid:durableId="234D9033"/>
  <w16cid:commentId w16cid:paraId="77FCB34F" w16cid:durableId="234D9AB1"/>
  <w16cid:commentId w16cid:paraId="5CCCDB0D" w16cid:durableId="234D9AC0"/>
  <w16cid:commentId w16cid:paraId="4856BCDC" w16cid:durableId="234D9B84"/>
  <w16cid:commentId w16cid:paraId="515E336B" w16cid:durableId="234D9BD6"/>
  <w16cid:commentId w16cid:paraId="4CB9D312" w16cid:durableId="234D9C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DBE5A" w14:textId="77777777" w:rsidR="00FD23AA" w:rsidRDefault="00FD23AA">
      <w:r>
        <w:separator/>
      </w:r>
    </w:p>
  </w:endnote>
  <w:endnote w:type="continuationSeparator" w:id="0">
    <w:p w14:paraId="72DC02A6" w14:textId="77777777" w:rsidR="00FD23AA" w:rsidRDefault="00FD2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64275" w14:textId="77777777" w:rsidR="00D23372" w:rsidRPr="0000224C" w:rsidRDefault="00D23372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B789C" w14:textId="77777777" w:rsidR="00FD23AA" w:rsidRDefault="00FD23AA">
      <w:r>
        <w:separator/>
      </w:r>
    </w:p>
  </w:footnote>
  <w:footnote w:type="continuationSeparator" w:id="0">
    <w:p w14:paraId="7D11358E" w14:textId="77777777" w:rsidR="00FD23AA" w:rsidRDefault="00FD23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D23372" w:rsidRDefault="00D23372" w:rsidP="007E46A1">
    <w:pPr>
      <w:pStyle w:val="Cabealho"/>
      <w:jc w:val="right"/>
    </w:pPr>
  </w:p>
  <w:p w14:paraId="3864A01A" w14:textId="77777777" w:rsidR="00D23372" w:rsidRDefault="00D23372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D23372" w:rsidRDefault="00D23372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D23372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D23372" w:rsidRDefault="00D23372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D23372" w14:paraId="2B5A6639" w14:textId="77777777" w:rsidTr="008F2DC1">
      <w:tc>
        <w:tcPr>
          <w:tcW w:w="5778" w:type="dxa"/>
          <w:shd w:val="clear" w:color="auto" w:fill="auto"/>
        </w:tcPr>
        <w:p w14:paraId="2F9E20EE" w14:textId="20BEDDA0" w:rsidR="00D23372" w:rsidRPr="003C526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D2337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D23372" w:rsidRDefault="00D2337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BE6D8" w14:textId="77777777" w:rsidR="00D23372" w:rsidRDefault="00D23372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D23372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D23372" w:rsidRDefault="00D233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E2C7EA4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224C"/>
    <w:rsid w:val="00012922"/>
    <w:rsid w:val="0001498A"/>
    <w:rsid w:val="00014A75"/>
    <w:rsid w:val="0001575C"/>
    <w:rsid w:val="000179B5"/>
    <w:rsid w:val="00017B62"/>
    <w:rsid w:val="000204E7"/>
    <w:rsid w:val="00022FFB"/>
    <w:rsid w:val="00023FA0"/>
    <w:rsid w:val="0002602F"/>
    <w:rsid w:val="00030E4A"/>
    <w:rsid w:val="00031A27"/>
    <w:rsid w:val="00031EE0"/>
    <w:rsid w:val="0004440B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7209B"/>
    <w:rsid w:val="00075002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B7D0F"/>
    <w:rsid w:val="000C0D8E"/>
    <w:rsid w:val="000C1926"/>
    <w:rsid w:val="000C1A18"/>
    <w:rsid w:val="000C648D"/>
    <w:rsid w:val="000C6F80"/>
    <w:rsid w:val="000D1294"/>
    <w:rsid w:val="000D77C2"/>
    <w:rsid w:val="000D7D26"/>
    <w:rsid w:val="000E039E"/>
    <w:rsid w:val="000E27F9"/>
    <w:rsid w:val="000E2B1E"/>
    <w:rsid w:val="000E311F"/>
    <w:rsid w:val="000E3A68"/>
    <w:rsid w:val="000E58AB"/>
    <w:rsid w:val="000E6BBA"/>
    <w:rsid w:val="000E6CE0"/>
    <w:rsid w:val="000F25EC"/>
    <w:rsid w:val="000F3737"/>
    <w:rsid w:val="000F4D74"/>
    <w:rsid w:val="000F77E3"/>
    <w:rsid w:val="00100D1B"/>
    <w:rsid w:val="0010166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30671"/>
    <w:rsid w:val="00133A83"/>
    <w:rsid w:val="001375F7"/>
    <w:rsid w:val="00143726"/>
    <w:rsid w:val="00144FAB"/>
    <w:rsid w:val="00151333"/>
    <w:rsid w:val="001554E9"/>
    <w:rsid w:val="00160708"/>
    <w:rsid w:val="00162BF1"/>
    <w:rsid w:val="00163B38"/>
    <w:rsid w:val="0016560C"/>
    <w:rsid w:val="00181495"/>
    <w:rsid w:val="001850BE"/>
    <w:rsid w:val="00186092"/>
    <w:rsid w:val="0019198E"/>
    <w:rsid w:val="00191F53"/>
    <w:rsid w:val="00193A97"/>
    <w:rsid w:val="001948BE"/>
    <w:rsid w:val="0019547B"/>
    <w:rsid w:val="001A12CE"/>
    <w:rsid w:val="001A6292"/>
    <w:rsid w:val="001A7511"/>
    <w:rsid w:val="001B2F1E"/>
    <w:rsid w:val="001C1A1C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201417"/>
    <w:rsid w:val="00202F3F"/>
    <w:rsid w:val="002218DB"/>
    <w:rsid w:val="00224BB2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60765"/>
    <w:rsid w:val="00265E50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6617"/>
    <w:rsid w:val="002A7E1B"/>
    <w:rsid w:val="002B0167"/>
    <w:rsid w:val="002B0EDC"/>
    <w:rsid w:val="002B336F"/>
    <w:rsid w:val="002B4718"/>
    <w:rsid w:val="002C449E"/>
    <w:rsid w:val="002D0336"/>
    <w:rsid w:val="002E1CEA"/>
    <w:rsid w:val="002E4BFD"/>
    <w:rsid w:val="002E6DD1"/>
    <w:rsid w:val="002F027E"/>
    <w:rsid w:val="00310469"/>
    <w:rsid w:val="00312CEA"/>
    <w:rsid w:val="00317AAD"/>
    <w:rsid w:val="00320BFA"/>
    <w:rsid w:val="0032378D"/>
    <w:rsid w:val="00324CE7"/>
    <w:rsid w:val="00330401"/>
    <w:rsid w:val="00335048"/>
    <w:rsid w:val="00340AD0"/>
    <w:rsid w:val="00340B6D"/>
    <w:rsid w:val="00340C8E"/>
    <w:rsid w:val="00344540"/>
    <w:rsid w:val="003465CE"/>
    <w:rsid w:val="003519A3"/>
    <w:rsid w:val="00354B99"/>
    <w:rsid w:val="00362443"/>
    <w:rsid w:val="0037046F"/>
    <w:rsid w:val="00372385"/>
    <w:rsid w:val="00377DA7"/>
    <w:rsid w:val="00383087"/>
    <w:rsid w:val="00386D16"/>
    <w:rsid w:val="0039332E"/>
    <w:rsid w:val="003A2B7D"/>
    <w:rsid w:val="003A4A75"/>
    <w:rsid w:val="003A5366"/>
    <w:rsid w:val="003B647A"/>
    <w:rsid w:val="003C5262"/>
    <w:rsid w:val="003D05DA"/>
    <w:rsid w:val="003D398C"/>
    <w:rsid w:val="003D473B"/>
    <w:rsid w:val="003D4B35"/>
    <w:rsid w:val="003D5009"/>
    <w:rsid w:val="003D6BD2"/>
    <w:rsid w:val="003E4F19"/>
    <w:rsid w:val="003F1B5C"/>
    <w:rsid w:val="003F242A"/>
    <w:rsid w:val="003F2A16"/>
    <w:rsid w:val="003F5F25"/>
    <w:rsid w:val="003F677C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782C"/>
    <w:rsid w:val="00451B94"/>
    <w:rsid w:val="00462CE5"/>
    <w:rsid w:val="00470C41"/>
    <w:rsid w:val="0047250D"/>
    <w:rsid w:val="004758F8"/>
    <w:rsid w:val="0047690F"/>
    <w:rsid w:val="00476C78"/>
    <w:rsid w:val="004773BD"/>
    <w:rsid w:val="0048576D"/>
    <w:rsid w:val="00487475"/>
    <w:rsid w:val="00493B1A"/>
    <w:rsid w:val="0049495C"/>
    <w:rsid w:val="00497EF6"/>
    <w:rsid w:val="004A6CFD"/>
    <w:rsid w:val="004B0E39"/>
    <w:rsid w:val="004B42D8"/>
    <w:rsid w:val="004B6B8F"/>
    <w:rsid w:val="004B7511"/>
    <w:rsid w:val="004D21A1"/>
    <w:rsid w:val="004D515C"/>
    <w:rsid w:val="004D66EF"/>
    <w:rsid w:val="004E23CE"/>
    <w:rsid w:val="004E516B"/>
    <w:rsid w:val="00500539"/>
    <w:rsid w:val="00503373"/>
    <w:rsid w:val="00503F3F"/>
    <w:rsid w:val="00523A8E"/>
    <w:rsid w:val="00531F06"/>
    <w:rsid w:val="00534D3E"/>
    <w:rsid w:val="00536336"/>
    <w:rsid w:val="00542ED7"/>
    <w:rsid w:val="00550D4A"/>
    <w:rsid w:val="00564A29"/>
    <w:rsid w:val="00564FBC"/>
    <w:rsid w:val="005705A9"/>
    <w:rsid w:val="00572864"/>
    <w:rsid w:val="00576429"/>
    <w:rsid w:val="005815EE"/>
    <w:rsid w:val="00582E09"/>
    <w:rsid w:val="0058433D"/>
    <w:rsid w:val="0058482B"/>
    <w:rsid w:val="0058618A"/>
    <w:rsid w:val="0059066B"/>
    <w:rsid w:val="00591611"/>
    <w:rsid w:val="00593329"/>
    <w:rsid w:val="00595952"/>
    <w:rsid w:val="005A00D8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23A9"/>
    <w:rsid w:val="005F4694"/>
    <w:rsid w:val="005F49D7"/>
    <w:rsid w:val="005F645A"/>
    <w:rsid w:val="0060060C"/>
    <w:rsid w:val="006118D1"/>
    <w:rsid w:val="0061251F"/>
    <w:rsid w:val="00616163"/>
    <w:rsid w:val="00616868"/>
    <w:rsid w:val="00620D93"/>
    <w:rsid w:val="0062386A"/>
    <w:rsid w:val="00624B60"/>
    <w:rsid w:val="0062576D"/>
    <w:rsid w:val="00625788"/>
    <w:rsid w:val="00627A22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5C1"/>
    <w:rsid w:val="00656C00"/>
    <w:rsid w:val="0066125B"/>
    <w:rsid w:val="00661967"/>
    <w:rsid w:val="00661F61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7023"/>
    <w:rsid w:val="006D0896"/>
    <w:rsid w:val="006E1759"/>
    <w:rsid w:val="006E25D2"/>
    <w:rsid w:val="006E7173"/>
    <w:rsid w:val="0070391A"/>
    <w:rsid w:val="00705527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30349"/>
    <w:rsid w:val="007304F3"/>
    <w:rsid w:val="00730839"/>
    <w:rsid w:val="00730F60"/>
    <w:rsid w:val="00730F6F"/>
    <w:rsid w:val="00733FF9"/>
    <w:rsid w:val="00740248"/>
    <w:rsid w:val="00743D9B"/>
    <w:rsid w:val="0075268F"/>
    <w:rsid w:val="007554DF"/>
    <w:rsid w:val="0075776D"/>
    <w:rsid w:val="00760A55"/>
    <w:rsid w:val="007613FB"/>
    <w:rsid w:val="00761E34"/>
    <w:rsid w:val="00762FAD"/>
    <w:rsid w:val="007648C5"/>
    <w:rsid w:val="007722BF"/>
    <w:rsid w:val="00772F57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D0720"/>
    <w:rsid w:val="007D10F2"/>
    <w:rsid w:val="007D207E"/>
    <w:rsid w:val="007D3FCE"/>
    <w:rsid w:val="007D6DEC"/>
    <w:rsid w:val="007E45B6"/>
    <w:rsid w:val="007E46A1"/>
    <w:rsid w:val="007E730D"/>
    <w:rsid w:val="007E7311"/>
    <w:rsid w:val="007F3347"/>
    <w:rsid w:val="007F403E"/>
    <w:rsid w:val="008072AC"/>
    <w:rsid w:val="00810CEA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7075"/>
    <w:rsid w:val="00847D37"/>
    <w:rsid w:val="0085001D"/>
    <w:rsid w:val="008678D8"/>
    <w:rsid w:val="00871A41"/>
    <w:rsid w:val="00886D76"/>
    <w:rsid w:val="00887C60"/>
    <w:rsid w:val="00897019"/>
    <w:rsid w:val="008A38E3"/>
    <w:rsid w:val="008B0A07"/>
    <w:rsid w:val="008B781F"/>
    <w:rsid w:val="008C0069"/>
    <w:rsid w:val="008C1495"/>
    <w:rsid w:val="008C5E2A"/>
    <w:rsid w:val="008D5522"/>
    <w:rsid w:val="008D69C5"/>
    <w:rsid w:val="008D7404"/>
    <w:rsid w:val="008E0426"/>
    <w:rsid w:val="008E0F86"/>
    <w:rsid w:val="008E4046"/>
    <w:rsid w:val="008E4B88"/>
    <w:rsid w:val="008E52DF"/>
    <w:rsid w:val="008F2DC1"/>
    <w:rsid w:val="008F70AD"/>
    <w:rsid w:val="00900DB1"/>
    <w:rsid w:val="009022BF"/>
    <w:rsid w:val="00911CD9"/>
    <w:rsid w:val="00912B71"/>
    <w:rsid w:val="009215A4"/>
    <w:rsid w:val="00922BDA"/>
    <w:rsid w:val="00924F81"/>
    <w:rsid w:val="00931632"/>
    <w:rsid w:val="00932C92"/>
    <w:rsid w:val="009345FB"/>
    <w:rsid w:val="00941ECE"/>
    <w:rsid w:val="009454E4"/>
    <w:rsid w:val="00956D86"/>
    <w:rsid w:val="00965BC2"/>
    <w:rsid w:val="0096683A"/>
    <w:rsid w:val="00967611"/>
    <w:rsid w:val="00973B33"/>
    <w:rsid w:val="00984240"/>
    <w:rsid w:val="00987F2B"/>
    <w:rsid w:val="00995B07"/>
    <w:rsid w:val="009A2619"/>
    <w:rsid w:val="009A3C84"/>
    <w:rsid w:val="009A5850"/>
    <w:rsid w:val="009B10D6"/>
    <w:rsid w:val="009C6D0D"/>
    <w:rsid w:val="009C7DD3"/>
    <w:rsid w:val="009D65D0"/>
    <w:rsid w:val="009D7E91"/>
    <w:rsid w:val="009E10E0"/>
    <w:rsid w:val="009E135E"/>
    <w:rsid w:val="009E3C92"/>
    <w:rsid w:val="009E54F4"/>
    <w:rsid w:val="009F2BFA"/>
    <w:rsid w:val="009F5B29"/>
    <w:rsid w:val="00A03A3D"/>
    <w:rsid w:val="00A045C4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C53"/>
    <w:rsid w:val="00A50D59"/>
    <w:rsid w:val="00A50EAF"/>
    <w:rsid w:val="00A602F9"/>
    <w:rsid w:val="00A650EE"/>
    <w:rsid w:val="00A662C8"/>
    <w:rsid w:val="00A664FE"/>
    <w:rsid w:val="00A71157"/>
    <w:rsid w:val="00A908A4"/>
    <w:rsid w:val="00A908E5"/>
    <w:rsid w:val="00A966E6"/>
    <w:rsid w:val="00A96AC0"/>
    <w:rsid w:val="00A96CA2"/>
    <w:rsid w:val="00A97529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0586B"/>
    <w:rsid w:val="00B1007B"/>
    <w:rsid w:val="00B1458E"/>
    <w:rsid w:val="00B14C51"/>
    <w:rsid w:val="00B14D26"/>
    <w:rsid w:val="00B173EB"/>
    <w:rsid w:val="00B20021"/>
    <w:rsid w:val="00B20FDE"/>
    <w:rsid w:val="00B3043E"/>
    <w:rsid w:val="00B42041"/>
    <w:rsid w:val="00B43FBF"/>
    <w:rsid w:val="00B44F11"/>
    <w:rsid w:val="00B47EF8"/>
    <w:rsid w:val="00B51846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2CB3"/>
    <w:rsid w:val="00B8578E"/>
    <w:rsid w:val="00B90FA5"/>
    <w:rsid w:val="00B919F1"/>
    <w:rsid w:val="00BA2260"/>
    <w:rsid w:val="00BA4074"/>
    <w:rsid w:val="00BB468D"/>
    <w:rsid w:val="00BB5CF2"/>
    <w:rsid w:val="00BC0E8D"/>
    <w:rsid w:val="00BC2E40"/>
    <w:rsid w:val="00BC4665"/>
    <w:rsid w:val="00BC46F2"/>
    <w:rsid w:val="00BC4F18"/>
    <w:rsid w:val="00BD4BD6"/>
    <w:rsid w:val="00BD61C2"/>
    <w:rsid w:val="00BE45F1"/>
    <w:rsid w:val="00BE6551"/>
    <w:rsid w:val="00BE79F6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1C4F"/>
    <w:rsid w:val="00C2578F"/>
    <w:rsid w:val="00C26F80"/>
    <w:rsid w:val="00C35E57"/>
    <w:rsid w:val="00C35E80"/>
    <w:rsid w:val="00C40AA2"/>
    <w:rsid w:val="00C4244F"/>
    <w:rsid w:val="00C510CB"/>
    <w:rsid w:val="00C61D15"/>
    <w:rsid w:val="00C632ED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930A8"/>
    <w:rsid w:val="00CA108B"/>
    <w:rsid w:val="00CA6A6C"/>
    <w:rsid w:val="00CA6CDB"/>
    <w:rsid w:val="00CA6EF1"/>
    <w:rsid w:val="00CB5E13"/>
    <w:rsid w:val="00CC3524"/>
    <w:rsid w:val="00CD27BE"/>
    <w:rsid w:val="00CD29E9"/>
    <w:rsid w:val="00CD4BBC"/>
    <w:rsid w:val="00CD5821"/>
    <w:rsid w:val="00CD6F0F"/>
    <w:rsid w:val="00CE0BB7"/>
    <w:rsid w:val="00CE3E9A"/>
    <w:rsid w:val="00CE5492"/>
    <w:rsid w:val="00CE5DFD"/>
    <w:rsid w:val="00CE677C"/>
    <w:rsid w:val="00CE708B"/>
    <w:rsid w:val="00CF26B7"/>
    <w:rsid w:val="00CF6E39"/>
    <w:rsid w:val="00CF72DA"/>
    <w:rsid w:val="00D0769A"/>
    <w:rsid w:val="00D11E84"/>
    <w:rsid w:val="00D15B4E"/>
    <w:rsid w:val="00D177E7"/>
    <w:rsid w:val="00D2079F"/>
    <w:rsid w:val="00D23372"/>
    <w:rsid w:val="00D447EF"/>
    <w:rsid w:val="00D45F3B"/>
    <w:rsid w:val="00D464BB"/>
    <w:rsid w:val="00D505E2"/>
    <w:rsid w:val="00D53367"/>
    <w:rsid w:val="00D61853"/>
    <w:rsid w:val="00D6498F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4540"/>
    <w:rsid w:val="00DA587E"/>
    <w:rsid w:val="00DA60F4"/>
    <w:rsid w:val="00DA6174"/>
    <w:rsid w:val="00DA72D4"/>
    <w:rsid w:val="00DB0F8B"/>
    <w:rsid w:val="00DB3052"/>
    <w:rsid w:val="00DB3E42"/>
    <w:rsid w:val="00DB5CFA"/>
    <w:rsid w:val="00DC0341"/>
    <w:rsid w:val="00DC2D17"/>
    <w:rsid w:val="00DC4D31"/>
    <w:rsid w:val="00DC5A5E"/>
    <w:rsid w:val="00DD4B36"/>
    <w:rsid w:val="00DE23BF"/>
    <w:rsid w:val="00DE3403"/>
    <w:rsid w:val="00DE3981"/>
    <w:rsid w:val="00DE40DD"/>
    <w:rsid w:val="00DE5C2F"/>
    <w:rsid w:val="00DE6AFD"/>
    <w:rsid w:val="00DE7755"/>
    <w:rsid w:val="00DF059A"/>
    <w:rsid w:val="00DF3D56"/>
    <w:rsid w:val="00DF64E9"/>
    <w:rsid w:val="00DF6D19"/>
    <w:rsid w:val="00DF6ED2"/>
    <w:rsid w:val="00DF70F5"/>
    <w:rsid w:val="00E00AB3"/>
    <w:rsid w:val="00E06291"/>
    <w:rsid w:val="00E14594"/>
    <w:rsid w:val="00E17334"/>
    <w:rsid w:val="00E2252C"/>
    <w:rsid w:val="00E270C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5661"/>
    <w:rsid w:val="00E67121"/>
    <w:rsid w:val="00E7198D"/>
    <w:rsid w:val="00E735AF"/>
    <w:rsid w:val="00E74CA6"/>
    <w:rsid w:val="00E75E3D"/>
    <w:rsid w:val="00E75ECB"/>
    <w:rsid w:val="00E84491"/>
    <w:rsid w:val="00E86DDF"/>
    <w:rsid w:val="00E927E6"/>
    <w:rsid w:val="00E9731C"/>
    <w:rsid w:val="00E977E6"/>
    <w:rsid w:val="00EA04ED"/>
    <w:rsid w:val="00EA4E4C"/>
    <w:rsid w:val="00EA69AC"/>
    <w:rsid w:val="00EB04B7"/>
    <w:rsid w:val="00EB7992"/>
    <w:rsid w:val="00EC0104"/>
    <w:rsid w:val="00EC0184"/>
    <w:rsid w:val="00EC04C6"/>
    <w:rsid w:val="00EC1D37"/>
    <w:rsid w:val="00EC2D7A"/>
    <w:rsid w:val="00EC633A"/>
    <w:rsid w:val="00EC6DAD"/>
    <w:rsid w:val="00ED1B9D"/>
    <w:rsid w:val="00ED31BF"/>
    <w:rsid w:val="00EE056F"/>
    <w:rsid w:val="00EE3B6D"/>
    <w:rsid w:val="00EE5B3C"/>
    <w:rsid w:val="00EF1C44"/>
    <w:rsid w:val="00EF3341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648A"/>
    <w:rsid w:val="00F40690"/>
    <w:rsid w:val="00F43811"/>
    <w:rsid w:val="00F43B8F"/>
    <w:rsid w:val="00F515A6"/>
    <w:rsid w:val="00F51785"/>
    <w:rsid w:val="00F530D7"/>
    <w:rsid w:val="00F541E6"/>
    <w:rsid w:val="00F62F49"/>
    <w:rsid w:val="00F640BF"/>
    <w:rsid w:val="00F66557"/>
    <w:rsid w:val="00F70754"/>
    <w:rsid w:val="00F754A9"/>
    <w:rsid w:val="00F7648A"/>
    <w:rsid w:val="00F77926"/>
    <w:rsid w:val="00F83A19"/>
    <w:rsid w:val="00F879A1"/>
    <w:rsid w:val="00F92FC4"/>
    <w:rsid w:val="00F95308"/>
    <w:rsid w:val="00F9793C"/>
    <w:rsid w:val="00FA0C14"/>
    <w:rsid w:val="00FA137A"/>
    <w:rsid w:val="00FA3FA4"/>
    <w:rsid w:val="00FA5504"/>
    <w:rsid w:val="00FB2C18"/>
    <w:rsid w:val="00FB3040"/>
    <w:rsid w:val="00FB4B02"/>
    <w:rsid w:val="00FC2831"/>
    <w:rsid w:val="00FC2D40"/>
    <w:rsid w:val="00FC3600"/>
    <w:rsid w:val="00FC4A9F"/>
    <w:rsid w:val="00FC565B"/>
    <w:rsid w:val="00FD23AA"/>
    <w:rsid w:val="00FE006E"/>
    <w:rsid w:val="00FE197E"/>
    <w:rsid w:val="00FE4938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503CE1-BA47-46B2-B008-998B1AD93F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2CAF51-4C4B-4D6B-B6E3-64C6CFA182EF}">
  <ds:schemaRefs>
    <ds:schemaRef ds:uri="http://schemas.microsoft.com/office/2006/documentManagement/types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22206413-f776-4b11-bcb2-0b935dc83731"/>
    <ds:schemaRef ds:uri="http://schemas.microsoft.com/office/2006/metadata/properties"/>
    <ds:schemaRef ds:uri="f8440490-6d1a-488a-8abf-48b89d0123a0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14</Pages>
  <Words>4960</Words>
  <Characters>26788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126</cp:revision>
  <cp:lastPrinted>2020-11-05T23:12:00Z</cp:lastPrinted>
  <dcterms:created xsi:type="dcterms:W3CDTF">2020-09-15T21:13:00Z</dcterms:created>
  <dcterms:modified xsi:type="dcterms:W3CDTF">2020-11-05T23:12:00Z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