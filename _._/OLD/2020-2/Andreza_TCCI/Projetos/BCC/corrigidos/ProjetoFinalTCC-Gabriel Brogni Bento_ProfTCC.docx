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>Gabriel Brogni Bento</w:t>
      </w:r>
    </w:p>
    <w:p w14:paraId="31C81D3D" w14:textId="6901BA4E" w:rsidR="00DB43E2" w:rsidRDefault="00DB43E2" w:rsidP="00DB43E2">
      <w:pPr>
        <w:pStyle w:val="TF-AUTOR0"/>
      </w:pPr>
      <w:r>
        <w:t>Mauricio Capobianco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538B02AE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 xml:space="preserve">cada vez mais presentes na educação, </w:t>
      </w:r>
      <w:r w:rsidR="003A4139">
        <w:t xml:space="preserve">ampliando as </w:t>
      </w:r>
      <w:r w:rsidR="00436CE8">
        <w:t xml:space="preserve">possibilidades de recursos para </w:t>
      </w:r>
      <w:r>
        <w:t xml:space="preserve">os professores </w:t>
      </w:r>
      <w:r w:rsidR="00436CE8">
        <w:t>usarem em suas práticas</w:t>
      </w:r>
      <w:r>
        <w:t>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 w:rsidR="00723BEE">
        <w:t xml:space="preserve">a </w:t>
      </w:r>
      <w:r>
        <w:t>interagir.</w:t>
      </w:r>
      <w:r w:rsidR="00C62EB3">
        <w:t xml:space="preserve"> </w:t>
      </w:r>
      <w:r w:rsidR="00B95884" w:rsidRPr="0052161E">
        <w:t xml:space="preserve">Ainda, </w:t>
      </w:r>
      <w:r w:rsidR="00CA1F6D">
        <w:t xml:space="preserve">em outra obra, </w:t>
      </w:r>
      <w:r w:rsidR="00CA1F6D" w:rsidRPr="0052161E">
        <w:t>Moran (2012)</w:t>
      </w:r>
      <w:r w:rsidR="00CA1F6D">
        <w:t xml:space="preserve"> </w:t>
      </w:r>
      <w:r w:rsidR="00E667BC" w:rsidRPr="0052161E">
        <w:t xml:space="preserve">consolida a opinião de que essas tecnologias desafiam as instituições </w:t>
      </w:r>
      <w:r w:rsidR="00E667BC">
        <w:t xml:space="preserve">a modificar </w:t>
      </w:r>
      <w:r w:rsidR="00E667BC" w:rsidRPr="0052161E">
        <w:t xml:space="preserve">o ensino tradicional, </w:t>
      </w:r>
      <w:r w:rsidR="00E667BC">
        <w:t>no qual</w:t>
      </w:r>
      <w:r w:rsidR="00E667BC" w:rsidRPr="0052161E">
        <w:t xml:space="preserve"> os professores são o centro, para uma aprendizagem participativa e integrada, com momentos presenciais e </w:t>
      </w:r>
      <w:r w:rsidR="00E667BC">
        <w:t xml:space="preserve">a </w:t>
      </w:r>
      <w:r w:rsidR="00E667BC" w:rsidRPr="0052161E">
        <w:t>distância.</w:t>
      </w:r>
      <w:r w:rsidR="000A0B21">
        <w:t xml:space="preserve"> </w:t>
      </w:r>
      <w:r w:rsidR="00CA1F6D">
        <w:t xml:space="preserve">O mesmo autor </w:t>
      </w:r>
      <w:r w:rsidR="00C77524">
        <w:t>destaca</w:t>
      </w:r>
      <w:r w:rsidR="00D34698">
        <w:t xml:space="preserve"> que</w:t>
      </w:r>
      <w:r w:rsidR="0052161E" w:rsidRPr="0052161E">
        <w:t xml:space="preserve"> as tecnologias móveis geram desafios, descentralizam os processos de </w:t>
      </w:r>
      <w:r w:rsidR="00864A7E">
        <w:t>construção</w:t>
      </w:r>
      <w:r w:rsidR="0052161E" w:rsidRPr="0052161E">
        <w:t xml:space="preserve">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</w:p>
    <w:p w14:paraId="5E1FB369" w14:textId="7D58CC6E" w:rsidR="00FB5DF0" w:rsidRDefault="004A5FF0" w:rsidP="00DB43E2">
      <w:pPr>
        <w:pStyle w:val="TF-TEXTO"/>
      </w:pPr>
      <w:r>
        <w:t>P</w:t>
      </w:r>
      <w:r w:rsidR="00FB5DF0" w:rsidRPr="00FB5DF0">
        <w:t xml:space="preserve">ara Patten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</w:t>
      </w:r>
      <w:r w:rsidR="002F6BFD">
        <w:t>os</w:t>
      </w:r>
      <w:r w:rsidR="00FB5DF0" w:rsidRPr="00FB5DF0">
        <w:t xml:space="preserve"> recursos </w:t>
      </w:r>
      <w:r w:rsidR="006E7838">
        <w:t>possibilitados pelos</w:t>
      </w:r>
      <w:r w:rsidR="00FB5DF0" w:rsidRPr="00FB5DF0">
        <w:t xml:space="preserve"> dispositivos móveis não visam</w:t>
      </w:r>
      <w:r w:rsidR="00EB793A">
        <w:t xml:space="preserve"> somente</w:t>
      </w:r>
      <w:r w:rsidR="00FB5DF0" w:rsidRPr="00FB5DF0">
        <w:t xml:space="preserve"> reproduzir ou ampliar os atuais cenários de aprendizagem, mas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</w:t>
      </w:r>
      <w:r w:rsidR="00AA6C2C">
        <w:t xml:space="preserve">Uma das possibilidades de uso das tecnologias móveis </w:t>
      </w:r>
      <w:r w:rsidR="00001309">
        <w:t>na Educação</w:t>
      </w:r>
      <w:r w:rsidR="00AA6C2C">
        <w:t xml:space="preserve"> </w:t>
      </w:r>
      <w:r w:rsidR="00723154">
        <w:t>é em aulas de Artes Visuais</w:t>
      </w:r>
      <w:r w:rsidR="00A66B49">
        <w:t xml:space="preserve"> para a realização de </w:t>
      </w:r>
      <w:r w:rsidR="001713AF">
        <w:t xml:space="preserve">desenhos. </w:t>
      </w:r>
      <w:r w:rsidR="005E4736">
        <w:t xml:space="preserve">Existem </w:t>
      </w:r>
      <w:r w:rsidR="00AD7A30">
        <w:t>divers</w:t>
      </w:r>
      <w:r w:rsidR="00E70509">
        <w:t>a</w:t>
      </w:r>
      <w:r w:rsidR="00AD7A30">
        <w:t xml:space="preserve">s </w:t>
      </w:r>
      <w:r w:rsidR="00E70509">
        <w:t>ap</w:t>
      </w:r>
      <w:r w:rsidR="009A2B6A">
        <w:t xml:space="preserve">licações </w:t>
      </w:r>
      <w:r w:rsidR="00F65830">
        <w:t>para isso, desde</w:t>
      </w:r>
      <w:r w:rsidR="00DD07C9">
        <w:t xml:space="preserve"> aplicativos simples </w:t>
      </w:r>
      <w:r w:rsidR="006A372B">
        <w:t>para</w:t>
      </w:r>
      <w:r w:rsidR="00DD07C9">
        <w:t xml:space="preserve"> colorir</w:t>
      </w:r>
      <w:r w:rsidR="00B479C9">
        <w:t xml:space="preserve"> até</w:t>
      </w:r>
      <w:r w:rsidR="00DD07C9">
        <w:t xml:space="preserve"> colaborativos na web como o</w:t>
      </w:r>
      <w:r w:rsidR="00F65830">
        <w:t xml:space="preserve"> </w:t>
      </w:r>
      <w:r w:rsidR="002D7830">
        <w:t>Desenhos d</w:t>
      </w:r>
      <w:r w:rsidR="009F7519">
        <w:t>o</w:t>
      </w:r>
      <w:r w:rsidR="002D7830">
        <w:t xml:space="preserve"> Google. </w:t>
      </w:r>
      <w:r w:rsidR="00B479C9">
        <w:t xml:space="preserve">Em comum </w:t>
      </w:r>
      <w:r w:rsidR="009F7519">
        <w:t>entre esses</w:t>
      </w:r>
      <w:r w:rsidR="00B479C9">
        <w:t xml:space="preserve"> aplicativos </w:t>
      </w:r>
      <w:r w:rsidR="009F7519">
        <w:t>está</w:t>
      </w:r>
      <w:r w:rsidR="00B479C9">
        <w:t xml:space="preserve"> a </w:t>
      </w:r>
      <w:r w:rsidR="00694131">
        <w:t xml:space="preserve">possibilidade de inserir e colorir formas geométricas ou </w:t>
      </w:r>
      <w:r w:rsidR="006363FE">
        <w:t xml:space="preserve">realizar desenhos livres possibilitando às crianças usar </w:t>
      </w:r>
      <w:r w:rsidR="0013507C">
        <w:t>seu potencial imaginativo</w:t>
      </w:r>
      <w:r w:rsidR="008522EA">
        <w:t>.</w:t>
      </w:r>
    </w:p>
    <w:p w14:paraId="1B25D3B7" w14:textId="1366D2FC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 xml:space="preserve">o presente trabalho propõe </w:t>
      </w:r>
      <w:r w:rsidR="003D5852">
        <w:t xml:space="preserve">a criação de um </w:t>
      </w:r>
      <w:r w:rsidR="00C25BFC">
        <w:t xml:space="preserve">aplicativo para desenho </w:t>
      </w:r>
      <w:r w:rsidR="006C307B">
        <w:t xml:space="preserve">utilizando </w:t>
      </w:r>
      <w:r w:rsidR="00480F57">
        <w:t>o</w:t>
      </w:r>
      <w:r w:rsidR="005135CF">
        <w:t xml:space="preserve"> sensor Leap Motion acoplado</w:t>
      </w:r>
      <w:r w:rsidR="00805EDC">
        <w:t xml:space="preserve"> </w:t>
      </w:r>
      <w:r w:rsidR="00076470">
        <w:t xml:space="preserve">a um smartphone </w:t>
      </w:r>
      <w:r w:rsidR="00805EDC">
        <w:t>para a criação de desenhos virtuais</w:t>
      </w:r>
      <w:r w:rsidR="005135CF">
        <w:t xml:space="preserve">. </w:t>
      </w:r>
      <w:r w:rsidR="00D127B9" w:rsidRPr="00D127B9">
        <w:t xml:space="preserve">O Leap Motion é um </w:t>
      </w:r>
      <w:r w:rsidR="00D127B9">
        <w:t>sensor</w:t>
      </w:r>
      <w:r w:rsidR="00D127B9" w:rsidRPr="00D127B9">
        <w:t xml:space="preserve"> de rastreamento óptico que captura os movimentos de suas mãos com precisão </w:t>
      </w:r>
      <w:r w:rsidR="009B261A">
        <w:t>tornando a interação com o conteúdo digital natural e sem esforço (</w:t>
      </w:r>
      <w:r w:rsidR="009D0A6B">
        <w:t>ULTRALEAP</w:t>
      </w:r>
      <w:r w:rsidR="009B261A">
        <w:t>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>Para o presente trabalho foi escolhid</w:t>
      </w:r>
      <w:r w:rsidR="007A6158">
        <w:t>o</w:t>
      </w:r>
      <w:r w:rsidR="00531B00">
        <w:t xml:space="preserve"> </w:t>
      </w:r>
      <w:r w:rsidR="009812DB">
        <w:t>o</w:t>
      </w:r>
      <w:r w:rsidR="00531B00">
        <w:t xml:space="preserve"> </w:t>
      </w:r>
      <w:r w:rsidR="003521F0">
        <w:t>VRidge</w:t>
      </w:r>
      <w:r w:rsidR="009812DB">
        <w:t xml:space="preserve">. </w:t>
      </w:r>
      <w:r w:rsidR="004942A3">
        <w:t>“</w:t>
      </w:r>
      <w:r w:rsidR="00015D71">
        <w:t xml:space="preserve">O </w:t>
      </w:r>
      <w:r w:rsidR="003521F0">
        <w:t xml:space="preserve">VRidge </w:t>
      </w:r>
      <w:r w:rsidR="00015D71">
        <w:t>é uma aplicação que transforma o smartphone em um óculos</w:t>
      </w:r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</w:t>
      </w:r>
      <w:del w:id="23" w:author="Andreza Sartori" w:date="2020-12-01T14:54:00Z">
        <w:r w:rsidR="00015D71" w:rsidRPr="00015D71" w:rsidDel="004C217A">
          <w:delText xml:space="preserve">barato </w:delText>
        </w:r>
      </w:del>
      <w:ins w:id="24" w:author="Andreza Sartori" w:date="2020-12-01T14:54:00Z">
        <w:r w:rsidR="004C217A">
          <w:t>de baixo custo</w:t>
        </w:r>
        <w:r w:rsidR="004C217A" w:rsidRPr="00015D71">
          <w:t xml:space="preserve"> </w:t>
        </w:r>
      </w:ins>
      <w:r w:rsidR="00015D71" w:rsidRPr="00015D71">
        <w:t>como o Google Cardboard</w:t>
      </w:r>
      <w:r w:rsidR="004942A3">
        <w:t>”</w:t>
      </w:r>
      <w:r w:rsidR="00015D71">
        <w:t xml:space="preserve"> (RIFTCAT, 2020).</w:t>
      </w:r>
      <w:r w:rsidR="00F969F1">
        <w:t xml:space="preserve"> Espera-se, com o aplicativo, oferecer uma nova experiência de desenho </w:t>
      </w:r>
      <w:r w:rsidR="00077E6C">
        <w:t>às crianças</w:t>
      </w:r>
      <w:r w:rsidR="00C464F1">
        <w:t xml:space="preserve"> usando as tecnologias. </w:t>
      </w:r>
      <w:r w:rsidR="003F639A">
        <w:t xml:space="preserve">Destaca-se, entretanto, que o aplicativo não estará limitado a esse grupo de usuários, podendo ser usado livremente </w:t>
      </w:r>
      <w:r w:rsidR="008A03A8">
        <w:t>por qualquer pessoa que tenha acesso ao Leap Motion</w:t>
      </w:r>
      <w:r w:rsidR="00F762FB">
        <w:t xml:space="preserve"> e </w:t>
      </w:r>
      <w:r w:rsidR="009C55EC">
        <w:t>ao VRidge</w:t>
      </w:r>
      <w:r w:rsidR="00FF0949">
        <w:t>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>a criação de desenhos virtuais utilizando o Leap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r w:rsidR="003521F0">
        <w:t xml:space="preserve">VRidge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189A4B09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Leap Motion </w:t>
      </w:r>
      <w:r>
        <w:t>como recurso para desenho</w:t>
      </w:r>
      <w:r w:rsidR="00AA2169">
        <w:t xml:space="preserve"> com estudantes </w:t>
      </w:r>
      <w:r w:rsidR="004B53C4">
        <w:t>de Artes Visuais n</w:t>
      </w:r>
      <w:r w:rsidR="00AA2169">
        <w:t xml:space="preserve">a </w:t>
      </w:r>
      <w:r w:rsidR="00A3234F">
        <w:t>E</w:t>
      </w:r>
      <w:r w:rsidR="00AA2169">
        <w:t xml:space="preserve">ducação </w:t>
      </w:r>
      <w:r w:rsidR="00A3234F">
        <w:t>B</w:t>
      </w:r>
      <w:r w:rsidR="00AA2169">
        <w:t>ásica</w:t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54287215" w14:textId="1EE1016C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</w:t>
      </w:r>
      <w:r w:rsidR="008E2391">
        <w:t>s</w:t>
      </w:r>
      <w:r>
        <w:t xml:space="preserve"> com os principais objetivos do </w:t>
      </w:r>
      <w:r w:rsidR="000C1FD4">
        <w:t>aplicativo</w:t>
      </w:r>
      <w:r>
        <w:t xml:space="preserve"> proposto. O primeiro é uma utilização do Leap Motion como alternativa para o mouse na ferramenta Photoshop (FALCAO; LEMOS; SOARES, 2015).</w:t>
      </w:r>
      <w:r w:rsidR="00D841E9">
        <w:t xml:space="preserve"> O segundo é uma aplicação de desenho 2D usando o Leap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lastRenderedPageBreak/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78DA1DA1" w:rsidR="00DB43E2" w:rsidRDefault="00DB43E2" w:rsidP="00DB43E2">
      <w:pPr>
        <w:pStyle w:val="TF-TEXTO"/>
      </w:pPr>
      <w:r>
        <w:t xml:space="preserve">O trabalho desenvolvido por Falcao,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Ethereal que conecta o Photoshop com o Leap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</w:t>
      </w:r>
      <w:r w:rsidR="00B308D1">
        <w:t>sendo</w:t>
      </w:r>
      <w:r>
        <w:t xml:space="preserve">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4F7CE431" w:rsidR="00DB43E2" w:rsidRDefault="00FA35BB" w:rsidP="00DB43E2">
      <w:pPr>
        <w:pStyle w:val="TF-TEXTO"/>
      </w:pPr>
      <w:r>
        <w:t>Segundo Falcao,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D14EF4">
        <w:t xml:space="preserve">Figura </w:t>
      </w:r>
      <w:r w:rsidR="00D14EF4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D14EF4">
        <w:t xml:space="preserve">Figura </w:t>
      </w:r>
      <w:r w:rsidR="00D14EF4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D14EF4">
        <w:t xml:space="preserve">Figura </w:t>
      </w:r>
      <w:r w:rsidR="00D14EF4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>. No final das atividades os participantes responderam o questionário demo</w:t>
      </w:r>
      <w:r w:rsidR="0025566A">
        <w:t>n</w:t>
      </w:r>
      <w:r w:rsidR="00DB43E2">
        <w:t>strando a sua opinião sobre o uso do Leap Motion</w:t>
      </w:r>
      <w:r>
        <w:t>.</w:t>
      </w:r>
    </w:p>
    <w:p w14:paraId="3601539C" w14:textId="7125AC59" w:rsidR="00161BC4" w:rsidRDefault="00F330C6" w:rsidP="00F330C6">
      <w:pPr>
        <w:pStyle w:val="TF-LEGENDA"/>
      </w:pPr>
      <w:bookmarkStart w:id="26" w:name="_Ref53170111"/>
      <w:r>
        <w:t xml:space="preserve">Figura </w:t>
      </w:r>
      <w:fldSimple w:instr=" SEQ Figura \* ARABIC ">
        <w:r w:rsidR="00D14EF4">
          <w:rPr>
            <w:noProof/>
          </w:rPr>
          <w:t>1</w:t>
        </w:r>
      </w:fldSimple>
      <w:bookmarkEnd w:id="26"/>
      <w:r>
        <w:t xml:space="preserve"> </w:t>
      </w:r>
      <w:r w:rsidR="00161BC4">
        <w:t>–</w:t>
      </w:r>
      <w:r>
        <w:t xml:space="preserve"> </w:t>
      </w:r>
      <w:r w:rsidR="00161BC4">
        <w:t>Seleção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>Fonte: Falcao</w:t>
      </w:r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462AD553" w:rsidR="00DB43E2" w:rsidRDefault="00DB43E2" w:rsidP="00DB43E2">
      <w:pPr>
        <w:pStyle w:val="TF-TEXTO"/>
      </w:pPr>
      <w:commentRangeStart w:id="27"/>
      <w:r>
        <w:t xml:space="preserve">Segundo </w:t>
      </w:r>
      <w:r w:rsidR="003E2400">
        <w:t>Falcao,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</w:t>
      </w:r>
      <w:r>
        <w:t>e afirmaram que a usabilidade do Leap Motion junto com a ferramenta Photoshop não é natural pois</w:t>
      </w:r>
      <w:r w:rsidR="003E2400">
        <w:t>,</w:t>
      </w:r>
      <w:r>
        <w:t xml:space="preserve"> para </w:t>
      </w:r>
      <w:r w:rsidR="00126C8C">
        <w:t>exec</w:t>
      </w:r>
      <w:r w:rsidR="00354914">
        <w:t>utar</w:t>
      </w:r>
      <w:r w:rsidR="00AD30B4">
        <w:t>em</w:t>
      </w:r>
      <w:r w:rsidR="00354914">
        <w:t xml:space="preserve"> </w:t>
      </w:r>
      <w:r>
        <w:t>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  <w:commentRangeEnd w:id="27"/>
      <w:r w:rsidR="00F8539B">
        <w:rPr>
          <w:rStyle w:val="Refdecomentrio"/>
        </w:rPr>
        <w:commentReference w:id="27"/>
      </w:r>
    </w:p>
    <w:p w14:paraId="77BE4C06" w14:textId="707B4C13" w:rsidR="00A44581" w:rsidRPr="00C31A58" w:rsidRDefault="00C31A58" w:rsidP="00C31A58">
      <w:pPr>
        <w:pStyle w:val="Ttulo2"/>
      </w:pPr>
      <w:bookmarkStart w:id="28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8"/>
    <w:p w14:paraId="320629D4" w14:textId="1FD215DA" w:rsidR="00AF6EAF" w:rsidRDefault="00641A7B" w:rsidP="00A44581">
      <w:pPr>
        <w:pStyle w:val="TF-TEXTO"/>
      </w:pPr>
      <w:r w:rsidRPr="00641A7B">
        <w:t>O trabalho desenvolvido por L</w:t>
      </w:r>
      <w:r>
        <w:t>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Leap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Leap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>Segundo o</w:t>
      </w:r>
      <w:r w:rsidR="007A6158">
        <w:t>s</w:t>
      </w:r>
      <w:r w:rsidR="00AF6EAF">
        <w:t xml:space="preserve"> </w:t>
      </w:r>
      <w:r w:rsidR="00F8578A">
        <w:t>a</w:t>
      </w:r>
      <w:r w:rsidR="00AF6EAF">
        <w:t>utor</w:t>
      </w:r>
      <w:r w:rsidR="007A6158">
        <w:t>es</w:t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Leap Motion detecta o </w:t>
      </w:r>
      <w:r w:rsidR="008665D3">
        <w:t xml:space="preserve">movimento do dedo </w:t>
      </w:r>
      <w:r w:rsidR="00F336F3">
        <w:t>e</w:t>
      </w:r>
      <w:r w:rsidR="007666C3">
        <w:t xml:space="preserve">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Lyu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>omo é m</w:t>
      </w:r>
      <w:r w:rsidR="007A6158">
        <w:t>o</w:t>
      </w:r>
      <w:r w:rsidR="00F66A62">
        <w:t>strado 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D14EF4">
        <w:t xml:space="preserve">Figura </w:t>
      </w:r>
      <w:r w:rsidR="00D14EF4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3A8A924C" w:rsidR="00161BC4" w:rsidRDefault="0051668D" w:rsidP="0051668D">
      <w:pPr>
        <w:pStyle w:val="TF-LEGENDA"/>
      </w:pPr>
      <w:bookmarkStart w:id="29" w:name="_Ref53317344"/>
      <w:bookmarkStart w:id="30" w:name="_Ref53317281"/>
      <w:r>
        <w:lastRenderedPageBreak/>
        <w:t xml:space="preserve">Figura </w:t>
      </w:r>
      <w:fldSimple w:instr=" SEQ Figura \* ARABIC ">
        <w:r w:rsidR="00D14EF4">
          <w:rPr>
            <w:noProof/>
          </w:rPr>
          <w:t>2</w:t>
        </w:r>
      </w:fldSimple>
      <w:bookmarkEnd w:id="29"/>
      <w:r w:rsidR="00161BC4">
        <w:t>– Exemplo da aplicação</w:t>
      </w:r>
      <w:bookmarkEnd w:id="30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Default="00161BC4" w:rsidP="00161BC4">
      <w:pPr>
        <w:pStyle w:val="TF-FONTE"/>
      </w:pPr>
      <w:r>
        <w:t xml:space="preserve">Fonte: Lyu </w:t>
      </w:r>
      <w:r w:rsidR="008D600D" w:rsidRPr="00134B12">
        <w:rPr>
          <w:i/>
          <w:iCs/>
        </w:rPr>
        <w:t>et al</w:t>
      </w:r>
      <w:r w:rsidR="008D600D">
        <w:t xml:space="preserve">. </w:t>
      </w:r>
      <w:r>
        <w:t>(2017)</w:t>
      </w:r>
      <w:r w:rsidR="00940609">
        <w:t>.</w:t>
      </w:r>
    </w:p>
    <w:p w14:paraId="2F8E5616" w14:textId="2790F6AA" w:rsidR="00DF2ED8" w:rsidRPr="00641A7B" w:rsidRDefault="00E45249" w:rsidP="00DF2ED8">
      <w:pPr>
        <w:pStyle w:val="TF-TEXTO"/>
      </w:pPr>
      <w:r>
        <w:t>Segundo Lyu</w:t>
      </w:r>
      <w:r w:rsidR="002D7C38">
        <w:t xml:space="preserve"> </w:t>
      </w:r>
      <w:r w:rsidR="002D7C38" w:rsidRPr="00481B4C">
        <w:rPr>
          <w:i/>
          <w:iCs/>
        </w:rPr>
        <w:t>et al</w:t>
      </w:r>
      <w:r w:rsidR="002D7C38">
        <w:t>.</w:t>
      </w:r>
      <w:r w:rsidR="00940609">
        <w:t xml:space="preserve"> (2017)</w:t>
      </w:r>
      <w:r>
        <w:t>, a</w:t>
      </w:r>
      <w:r w:rsidR="00940609">
        <w:t xml:space="preserve"> utilização do Leap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Leap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1670BED5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ao óculos DK2 e o Leap Motion, </w:t>
      </w:r>
      <w:r w:rsidR="005F0C7C">
        <w:t>que</w:t>
      </w:r>
      <w:r>
        <w:t xml:space="preserve"> permite </w:t>
      </w:r>
      <w:r w:rsidR="00BD078B">
        <w:t>a</w:t>
      </w:r>
      <w:r>
        <w:t xml:space="preserve">o usuário desenhar em um ambiente de realidade virtual enquanto um pintor no mundo real realiza movimentos simulando </w:t>
      </w:r>
      <w:r w:rsidR="00401A19">
        <w:t>o seu</w:t>
      </w:r>
      <w:r>
        <w:t xml:space="preserve"> trabalho. O pintor possui um capacete acoplado com uma câmera</w:t>
      </w:r>
      <w:r w:rsidR="004D7345">
        <w:t xml:space="preserve"> que transmite a imagem diretamente para o óculos de realidade virtual do usuário, enquanto </w:t>
      </w:r>
      <w:r w:rsidR="009B03E7">
        <w:t>este</w:t>
      </w:r>
      <w:r w:rsidR="004D7345">
        <w:t xml:space="preserve"> tenta replicar os movimentos do pintor e fazer uma </w:t>
      </w:r>
      <w:r w:rsidR="003A6A55">
        <w:t>cópia</w:t>
      </w:r>
      <w:r w:rsidR="004D7345">
        <w:t xml:space="preserve"> </w:t>
      </w:r>
      <w:r w:rsidR="0067428D">
        <w:t>do</w:t>
      </w:r>
      <w:r w:rsidR="004D7345">
        <w:t xml:space="preserve"> </w:t>
      </w:r>
      <w:r w:rsidR="00401A19">
        <w:t>desenho</w:t>
      </w:r>
      <w:r w:rsidR="00940609">
        <w:t xml:space="preserve"> </w:t>
      </w:r>
      <w:r w:rsidR="0067428D">
        <w:t xml:space="preserve">original </w:t>
      </w:r>
      <w:r w:rsidR="005F73C0">
        <w:t>(</w:t>
      </w:r>
      <w:r w:rsidR="005F73C0">
        <w:fldChar w:fldCharType="begin"/>
      </w:r>
      <w:r w:rsidR="005F73C0">
        <w:instrText xml:space="preserve"> REF _Ref56793924 \h </w:instrText>
      </w:r>
      <w:r w:rsidR="005F73C0">
        <w:fldChar w:fldCharType="separate"/>
      </w:r>
      <w:r w:rsidR="00D14EF4">
        <w:t xml:space="preserve">Figura </w:t>
      </w:r>
      <w:r w:rsidR="00D14EF4">
        <w:rPr>
          <w:noProof/>
        </w:rPr>
        <w:t>3</w:t>
      </w:r>
      <w:r w:rsidR="005F73C0">
        <w:fldChar w:fldCharType="end"/>
      </w:r>
      <w:r w:rsidR="00940609">
        <w:t>).</w:t>
      </w:r>
    </w:p>
    <w:p w14:paraId="5DE10C40" w14:textId="1941E0BB" w:rsidR="005F73C0" w:rsidRDefault="005F73C0" w:rsidP="005F73C0">
      <w:pPr>
        <w:pStyle w:val="TF-LEGENDA"/>
      </w:pPr>
      <w:bookmarkStart w:id="31" w:name="_Ref56793924"/>
      <w:bookmarkStart w:id="32" w:name="_Ref56793918"/>
      <w:r>
        <w:t xml:space="preserve">Figura </w:t>
      </w:r>
      <w:fldSimple w:instr=" SEQ Figura \* ARABIC ">
        <w:r w:rsidR="00D14EF4">
          <w:rPr>
            <w:noProof/>
          </w:rPr>
          <w:t>3</w:t>
        </w:r>
      </w:fldSimple>
      <w:bookmarkEnd w:id="31"/>
      <w:r>
        <w:t>– Exemplo da aplicação</w:t>
      </w:r>
      <w:bookmarkEnd w:id="32"/>
      <w:r>
        <w:t xml:space="preserve"> </w:t>
      </w:r>
    </w:p>
    <w:p w14:paraId="1D9FDC4D" w14:textId="77777777" w:rsidR="005F73C0" w:rsidRDefault="005F73C0" w:rsidP="005F73C0">
      <w:pPr>
        <w:pStyle w:val="TF-FIGURA"/>
      </w:pPr>
      <w:r w:rsidRPr="004D7345">
        <w:rPr>
          <w:noProof/>
        </w:rPr>
        <w:drawing>
          <wp:inline distT="0" distB="0" distL="0" distR="0" wp14:anchorId="7BB586BC" wp14:editId="7DFECE35">
            <wp:extent cx="2561492" cy="1680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87B8" w14:textId="2C65C893" w:rsidR="005F73C0" w:rsidRDefault="005F73C0" w:rsidP="005F73C0">
      <w:pPr>
        <w:pStyle w:val="TF-FONTE"/>
      </w:pPr>
      <w:r>
        <w:t>Fonte: Gerry (2017).</w:t>
      </w:r>
    </w:p>
    <w:p w14:paraId="10BEEC8F" w14:textId="3171CF15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>as mãos virtuais geradas pelo Leap Motion em sua tela</w:t>
      </w:r>
      <w:r w:rsidR="00C10D6D">
        <w:t xml:space="preserve"> (</w:t>
      </w:r>
      <w:r w:rsidR="00C10D6D">
        <w:fldChar w:fldCharType="begin"/>
      </w:r>
      <w:r w:rsidR="00C10D6D">
        <w:instrText xml:space="preserve"> REF _Ref53317471 \h </w:instrText>
      </w:r>
      <w:r w:rsidR="00C10D6D">
        <w:fldChar w:fldCharType="separate"/>
      </w:r>
      <w:r w:rsidR="00D14EF4">
        <w:t xml:space="preserve">Figura </w:t>
      </w:r>
      <w:r w:rsidR="00D14EF4">
        <w:rPr>
          <w:noProof/>
        </w:rPr>
        <w:t>4</w:t>
      </w:r>
      <w:r w:rsidR="00C10D6D">
        <w:fldChar w:fldCharType="end"/>
      </w:r>
      <w:r w:rsidR="00C10D6D">
        <w:t>)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O</w:t>
      </w:r>
      <w:r w:rsidR="004D7345">
        <w:t xml:space="preserve"> pintor </w:t>
      </w:r>
      <w:r w:rsidR="00401A19">
        <w:t>possui</w:t>
      </w:r>
      <w:r w:rsidR="004D7345">
        <w:t xml:space="preserve"> um </w:t>
      </w:r>
      <w:r w:rsidR="007A6158">
        <w:t>m</w:t>
      </w:r>
      <w:r w:rsidR="004D7345">
        <w:t xml:space="preserve">icrofone para captar os sons </w:t>
      </w:r>
      <w:r w:rsidR="00401A19">
        <w:t xml:space="preserve">das atividades que ele realiza </w:t>
      </w:r>
      <w:r w:rsidR="004D7345">
        <w:t>enquanto trabalha</w:t>
      </w:r>
      <w:r w:rsidR="00401A19">
        <w:t xml:space="preserve">, </w:t>
      </w:r>
      <w:r w:rsidR="0025069A">
        <w:t xml:space="preserve">ao </w:t>
      </w:r>
      <w:r w:rsidR="00484B3E">
        <w:t xml:space="preserve">mesmo tempo </w:t>
      </w:r>
      <w:r w:rsidR="0025069A">
        <w:t>que</w:t>
      </w:r>
      <w:r w:rsidR="00401A19">
        <w:t xml:space="preserve"> o</w:t>
      </w:r>
      <w:r w:rsidR="004D7345">
        <w:t xml:space="preserve"> usuário </w:t>
      </w:r>
      <w:r w:rsidR="00401A19">
        <w:t xml:space="preserve">escuta esses sons através de um fone de ouvido. Essa interação acontece para que o usuário </w:t>
      </w:r>
      <w:r w:rsidR="004D7345">
        <w:t xml:space="preserve">consiga ter a sensação de estar </w:t>
      </w:r>
      <w:r w:rsidR="006C7ACB">
        <w:t>no</w:t>
      </w:r>
      <w:r w:rsidR="004D7345">
        <w:t xml:space="preserve"> </w:t>
      </w:r>
      <w:r w:rsidR="00401A19">
        <w:t xml:space="preserve">controle </w:t>
      </w:r>
      <w:r w:rsidR="009C348E">
        <w:t>d</w:t>
      </w:r>
      <w:r w:rsidR="00401A19">
        <w:t>os moviment</w:t>
      </w:r>
      <w:r w:rsidR="00D961BD">
        <w:t>o</w:t>
      </w:r>
      <w:r w:rsidR="00401A19">
        <w:t>s e não apenas replicando o trabalho de outra pessoa</w:t>
      </w:r>
      <w:r>
        <w:t>.</w:t>
      </w:r>
    </w:p>
    <w:p w14:paraId="3B8897E2" w14:textId="155A24C3" w:rsidR="00161BC4" w:rsidRDefault="0051668D" w:rsidP="0051668D">
      <w:pPr>
        <w:pStyle w:val="TF-LEGENDA"/>
      </w:pPr>
      <w:bookmarkStart w:id="33" w:name="_Ref53317471"/>
      <w:r>
        <w:lastRenderedPageBreak/>
        <w:t xml:space="preserve">Figura </w:t>
      </w:r>
      <w:fldSimple w:instr=" SEQ Figura \* ARABIC ">
        <w:r w:rsidR="00D14EF4">
          <w:rPr>
            <w:noProof/>
          </w:rPr>
          <w:t>4</w:t>
        </w:r>
      </w:fldSimple>
      <w:bookmarkEnd w:id="33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39A78B85" w:rsidR="00BF2617" w:rsidRPr="00BF2617" w:rsidRDefault="005F73C0" w:rsidP="004232EF">
      <w:pPr>
        <w:pStyle w:val="TF-TEXTO"/>
      </w:pPr>
      <w:r>
        <w:t xml:space="preserve">Segundo </w:t>
      </w:r>
      <w:r w:rsidR="00BB2EDA">
        <w:t>Gerry (2017),</w:t>
      </w:r>
      <w:r w:rsidR="00401A19">
        <w:t xml:space="preserve"> c</w:t>
      </w:r>
      <w:r w:rsidR="004D7345">
        <w:t xml:space="preserve">onforme o </w:t>
      </w:r>
      <w:r w:rsidR="00BF2617">
        <w:t xml:space="preserve">pintor </w:t>
      </w:r>
      <w:r w:rsidR="004D7345">
        <w:t xml:space="preserve">vai realizando seu desenho, o usuário tenta </w:t>
      </w:r>
      <w:r w:rsidR="003A6A55">
        <w:t>replicá-lo</w:t>
      </w:r>
      <w:r w:rsidR="004D7345">
        <w:t>, entretanto</w:t>
      </w:r>
      <w:r w:rsidR="003A6A55">
        <w:t>,</w:t>
      </w:r>
      <w:r w:rsidR="004D7345">
        <w:t xml:space="preserve"> o desenho</w:t>
      </w:r>
      <w:r w:rsidR="0003550A">
        <w:t xml:space="preserve"> do usuário acontece em um ambiente virtual e somente ele consegue vê-lo. O experimento consist</w:t>
      </w:r>
      <w:r w:rsidR="00113F31">
        <w:t>e</w:t>
      </w:r>
      <w:r w:rsidR="0003550A">
        <w:t xml:space="preserve"> em atividades básicas como</w:t>
      </w:r>
      <w:r w:rsidR="00113F31">
        <w:t xml:space="preserve"> a de</w:t>
      </w:r>
      <w:r w:rsidR="0003550A">
        <w:t xml:space="preserve"> selecionar a cor no seu prato</w:t>
      </w:r>
      <w:r w:rsidR="003A6A55">
        <w:t>,</w:t>
      </w:r>
      <w:r w:rsidR="0003550A">
        <w:t xml:space="preserve"> seguir os movimentos </w:t>
      </w:r>
      <w:r w:rsidR="00113F31">
        <w:t>do</w:t>
      </w:r>
      <w:r w:rsidR="0003550A">
        <w:t xml:space="preserve"> pintor </w:t>
      </w:r>
      <w:r w:rsidR="003A6A55">
        <w:t xml:space="preserve">e desenhar </w:t>
      </w:r>
      <w:r w:rsidR="00113F31">
        <w:t>em uma</w:t>
      </w:r>
      <w:r w:rsidR="003A6A55">
        <w:t xml:space="preserve"> tela</w:t>
      </w:r>
      <w:r w:rsidR="00113F31">
        <w:t xml:space="preserve"> virtual</w:t>
      </w:r>
      <w:r w:rsidR="00940609">
        <w:t>.</w:t>
      </w:r>
      <w:r w:rsidR="004232EF">
        <w:t xml:space="preserve"> </w:t>
      </w:r>
      <w:r w:rsidR="00BB2EDA">
        <w:t>Ainda segundo o autor</w:t>
      </w:r>
      <w:r w:rsidR="00180DAB">
        <w:t>,</w:t>
      </w:r>
      <w:r w:rsidR="007866AF"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>criando algo junto com o artista</w:t>
      </w:r>
      <w:r w:rsidR="004232EF">
        <w:t xml:space="preserve"> e que</w:t>
      </w:r>
      <w:r w:rsidR="004C754C">
        <w:t xml:space="preserve"> </w:t>
      </w:r>
      <w:r w:rsidR="00292D5E">
        <w:t xml:space="preserve">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5"/>
      <w:r>
        <w:t>proposta</w:t>
      </w:r>
      <w:r w:rsidR="00DB43E2">
        <w:t xml:space="preserve"> DO APLICATIVO</w:t>
      </w:r>
    </w:p>
    <w:p w14:paraId="23C4836C" w14:textId="22F558C6" w:rsidR="00DB43E2" w:rsidRDefault="00DB43E2" w:rsidP="00DB43E2">
      <w:pPr>
        <w:pStyle w:val="TF-TEXTO"/>
      </w:pPr>
      <w:bookmarkStart w:id="41" w:name="_Toc54164915"/>
      <w:bookmarkStart w:id="42" w:name="_Toc54165669"/>
      <w:bookmarkStart w:id="43" w:name="_Toc54169327"/>
      <w:bookmarkStart w:id="44" w:name="_Toc96347433"/>
      <w:bookmarkStart w:id="45" w:name="_Toc96357717"/>
      <w:bookmarkStart w:id="46" w:name="_Toc96491860"/>
      <w:bookmarkStart w:id="47" w:name="_Toc351015594"/>
      <w:r>
        <w:t xml:space="preserve">Nesta seção são definidas as justificativas científicas e sociais para realização deste estudo, bem como seus requisitos funcionais,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7620B071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D14EF4">
        <w:t xml:space="preserve">Quadro </w:t>
      </w:r>
      <w:r w:rsidR="00D14EF4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4CC76300" w:rsidR="00161BC4" w:rsidRPr="00161BC4" w:rsidRDefault="0051668D" w:rsidP="0051668D">
      <w:pPr>
        <w:pStyle w:val="TF-LEGENDA"/>
      </w:pPr>
      <w:bookmarkStart w:id="48" w:name="_Ref53317575"/>
      <w:bookmarkStart w:id="49" w:name="_Ref53317561"/>
      <w:r>
        <w:t xml:space="preserve">Quadro </w:t>
      </w:r>
      <w:fldSimple w:instr=" SEQ Tabela \* ARABIC ">
        <w:r w:rsidR="00D14EF4">
          <w:rPr>
            <w:noProof/>
          </w:rPr>
          <w:t>1</w:t>
        </w:r>
      </w:fldSimple>
      <w:bookmarkEnd w:id="48"/>
      <w:r w:rsidR="00161BC4">
        <w:t>– Comparativo entre correlatos</w:t>
      </w:r>
      <w:bookmarkEnd w:id="49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r>
              <w:t>Falcao</w:t>
            </w:r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6C5DA380" w:rsidR="00E97927" w:rsidRDefault="00D04205" w:rsidP="00D04205">
            <w:pPr>
              <w:pStyle w:val="TF-TEXTOQUADROCentralizado"/>
            </w:pPr>
            <w:r>
              <w:t>P</w:t>
            </w:r>
            <w:r w:rsidR="007A6158">
              <w:t>ermite</w:t>
            </w:r>
            <w:r>
              <w:t xml:space="preserve"> 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2DF96DEC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ao óculos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r w:rsidR="00096BAB" w:rsidRPr="005F0C7C">
        <w:t>Lyu</w:t>
      </w:r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r w:rsidR="00096BAB" w:rsidRPr="005F0C7C">
        <w:t>Falcao</w:t>
      </w:r>
      <w:r w:rsidR="00F04589">
        <w:t>, Lemos e Soares</w:t>
      </w:r>
      <w:r w:rsidR="005F0C7C">
        <w:t xml:space="preserve"> (2015)</w:t>
      </w:r>
      <w:r w:rsidR="00096BAB">
        <w:t xml:space="preserve"> teve como objetivo testar a eficiência do Leap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>m desse</w:t>
      </w:r>
      <w:ins w:id="50" w:author="Andreza Sartori" w:date="2020-12-01T14:59:00Z">
        <w:r w:rsidR="009D2A8A">
          <w:t>s</w:t>
        </w:r>
      </w:ins>
      <w:r w:rsidR="00096BAB">
        <w:t xml:space="preserve"> 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Lyu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 xml:space="preserve">ocorre por se </w:t>
      </w:r>
      <w:r w:rsidR="008A126F">
        <w:t>tratar</w:t>
      </w:r>
      <w:r w:rsidR="00AC786E">
        <w:t xml:space="preserve"> de aplicações desenvolvidas especificamente para o sensor.</w:t>
      </w:r>
    </w:p>
    <w:p w14:paraId="5ACEB589" w14:textId="5F609916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Leap</w:t>
      </w:r>
      <w:r w:rsidR="007A6158">
        <w:t xml:space="preserve"> </w:t>
      </w:r>
      <w:r w:rsidR="00D365E1">
        <w:t>Motion</w:t>
      </w:r>
      <w:r w:rsidR="00636DD4">
        <w:t>,</w:t>
      </w:r>
      <w:r w:rsidR="00DF5F01">
        <w:t xml:space="preserve"> </w:t>
      </w:r>
      <w:r w:rsidR="00305407">
        <w:t xml:space="preserve">explorado </w:t>
      </w:r>
      <w:r w:rsidR="003C3E09">
        <w:t xml:space="preserve">apenas </w:t>
      </w:r>
      <w:r w:rsidR="00636DD4">
        <w:t>por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F86AA2">
        <w:t xml:space="preserve">, </w:t>
      </w:r>
      <w:r w:rsidR="00636DD4">
        <w:t xml:space="preserve">considerando </w:t>
      </w:r>
      <w:r w:rsidR="00935DF8">
        <w:t xml:space="preserve">os </w:t>
      </w:r>
      <w:r w:rsidR="00636DD4">
        <w:t xml:space="preserve">trabalhos de conclusão </w:t>
      </w:r>
      <w:r w:rsidR="00875DC1">
        <w:t>produzido</w:t>
      </w:r>
      <w:r w:rsidR="00636DD4">
        <w:t xml:space="preserve">s </w:t>
      </w:r>
      <w:r w:rsidR="00F86AA2">
        <w:t>no curso de</w:t>
      </w:r>
      <w:r w:rsidR="00636DD4">
        <w:t xml:space="preserve"> </w:t>
      </w:r>
      <w:r w:rsidR="00D43BF9">
        <w:t xml:space="preserve">Bacharel em </w:t>
      </w:r>
      <w:r w:rsidR="00636DD4">
        <w:t xml:space="preserve">Ciência da Computação </w:t>
      </w:r>
      <w:r w:rsidR="00D43BF9">
        <w:t xml:space="preserve">(BCC) </w:t>
      </w:r>
      <w:r w:rsidR="00636DD4">
        <w:t xml:space="preserve">da </w:t>
      </w:r>
      <w:r w:rsidR="00D43BF9">
        <w:t>Fundação</w:t>
      </w:r>
      <w:r w:rsidR="00636DD4">
        <w:t xml:space="preserve"> </w:t>
      </w:r>
      <w:r w:rsidR="00875DC1">
        <w:t>Universidade Regional de Blumenau</w:t>
      </w:r>
      <w:r w:rsidR="00D43BF9">
        <w:t xml:space="preserve"> (FURB)</w:t>
      </w:r>
      <w:r w:rsidR="003C3E09" w:rsidRPr="006B535E">
        <w:t xml:space="preserve">. </w:t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 xml:space="preserve">de aplicações em </w:t>
      </w:r>
      <w:r w:rsidR="00020A0D">
        <w:t>RV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r w:rsidR="003521F0">
        <w:t xml:space="preserve">VRidge </w:t>
      </w:r>
      <w:r w:rsidR="006B535E">
        <w:t xml:space="preserve">que é um recurso ainda não </w:t>
      </w:r>
      <w:r w:rsidR="001E2C1E">
        <w:t xml:space="preserve">estudado em </w:t>
      </w:r>
      <w:r w:rsidR="008A357F">
        <w:t xml:space="preserve">trabalhos de conclusão </w:t>
      </w:r>
      <w:r w:rsidR="00D43BF9">
        <w:t>no BCC da FURB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1F6CF00A" w:rsidR="00096BAB" w:rsidRDefault="0030164F" w:rsidP="00D04205">
      <w:pPr>
        <w:pStyle w:val="TF-TEXTO"/>
      </w:pPr>
      <w:r>
        <w:t xml:space="preserve">Como relevância social, espera-se </w:t>
      </w:r>
      <w:r w:rsidR="007A6158">
        <w:t>desenvolver</w:t>
      </w:r>
      <w:r w:rsidR="00B77017">
        <w:t xml:space="preserve"> u</w:t>
      </w:r>
      <w:r w:rsidR="00EB6767">
        <w:t>m</w:t>
      </w:r>
      <w:r w:rsidR="00B77017">
        <w:t xml:space="preserve"> aplicativo que possa ser utilizado em aulas de </w:t>
      </w:r>
      <w:r w:rsidR="00514C96">
        <w:t>Artes Visuais</w:t>
      </w:r>
      <w:r w:rsidR="00B77017">
        <w:t xml:space="preserve"> na Educação Básica proporcionando experiências diferentes para os estudantes</w:t>
      </w:r>
      <w:r w:rsidR="00F34DCC">
        <w:t xml:space="preserve"> com base em recursos tecnológicos</w:t>
      </w:r>
      <w:r w:rsidR="00B77017">
        <w:t>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</w:t>
      </w:r>
      <w:r w:rsidR="00CB523B">
        <w:t>RV</w:t>
      </w:r>
      <w:r w:rsidR="00096BAB">
        <w:t xml:space="preserve"> para desenhos utilizando o Leap Motion </w:t>
      </w:r>
      <w:r w:rsidR="0094075B">
        <w:t xml:space="preserve">possa </w:t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lastRenderedPageBreak/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  <w:r w:rsidR="00492B3A">
        <w:t xml:space="preserve"> Essa análise contribuirá cientificamente para </w:t>
      </w:r>
      <w:r w:rsidR="00886F8D">
        <w:t xml:space="preserve">a compreensão </w:t>
      </w:r>
      <w:r w:rsidR="00E60224">
        <w:t>sobre o uso do Leap Motion em ambientes educacionais.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30D8EB62" w14:textId="3C4C2B59" w:rsidR="00DB43E2" w:rsidRDefault="00DB43E2" w:rsidP="00DB43E2">
      <w:pPr>
        <w:pStyle w:val="TF-TEXTO"/>
      </w:pPr>
      <w:r w:rsidRPr="00EF5B19">
        <w:t xml:space="preserve">O </w:t>
      </w:r>
      <w:r>
        <w:t>aplicativo proposto deve</w:t>
      </w:r>
      <w:r w:rsidR="007A6158">
        <w:t>:</w:t>
      </w:r>
    </w:p>
    <w:p w14:paraId="29531BDF" w14:textId="46481E87" w:rsidR="007A47AC" w:rsidRDefault="007A47AC" w:rsidP="00A957FA">
      <w:pPr>
        <w:pStyle w:val="TF-ALNEA"/>
        <w:numPr>
          <w:ilvl w:val="0"/>
          <w:numId w:val="21"/>
        </w:numPr>
      </w:pPr>
      <w:r>
        <w:t>permitir ao usuário selecionar fundos da cena (</w:t>
      </w:r>
      <w:r w:rsidR="009D1214">
        <w:t xml:space="preserve">Requisito Funcional - </w:t>
      </w:r>
      <w:r>
        <w:t>RF);</w:t>
      </w:r>
    </w:p>
    <w:p w14:paraId="0CCAD38A" w14:textId="25F056AB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desenhar em um ambiente de </w:t>
      </w:r>
      <w:r w:rsidR="009D1214">
        <w:t>RV</w:t>
      </w:r>
      <w:r w:rsidR="00DB43E2">
        <w:t xml:space="preserve"> com o Leap Motion (RF);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295DD874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>um aparelho smartphone com Android 8</w:t>
      </w:r>
      <w:r w:rsidR="007A6158">
        <w:t xml:space="preserve"> ou superior</w:t>
      </w:r>
      <w:r w:rsidR="00DB43E2">
        <w:t xml:space="preserve"> (Requisito </w:t>
      </w:r>
      <w:r w:rsidR="00F06A18">
        <w:t>Não Funcional</w:t>
      </w:r>
      <w:r w:rsidR="00DB43E2">
        <w:t xml:space="preserve">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r w:rsidR="00E84F19">
        <w:t xml:space="preserve">VRidge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>o aplicativo deve utilizar o aparelho Leap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7DAAF2E6" w:rsidR="00EF53F8" w:rsidRDefault="00EF53F8" w:rsidP="00DB43E2">
      <w:pPr>
        <w:pStyle w:val="TF-ALNEA"/>
      </w:pPr>
      <w:r>
        <w:t xml:space="preserve">o aplicativo </w:t>
      </w:r>
      <w:r w:rsidR="007A6158">
        <w:t>deve ser</w:t>
      </w:r>
      <w:r>
        <w:t xml:space="preserve"> desenvolvido em C# </w:t>
      </w:r>
      <w:r w:rsidR="004815EE">
        <w:t>e Unity</w:t>
      </w:r>
      <w:r w:rsidR="009B633F">
        <w:t xml:space="preserve"> (RNF)</w:t>
      </w:r>
      <w:r w:rsidR="005B176C">
        <w:t>;</w:t>
      </w:r>
    </w:p>
    <w:p w14:paraId="5B665CB4" w14:textId="22AAB32F" w:rsidR="005B176C" w:rsidRPr="00286FED" w:rsidRDefault="00DE7E73" w:rsidP="00DB43E2">
      <w:pPr>
        <w:pStyle w:val="TF-ALNEA"/>
      </w:pPr>
      <w:r>
        <w:t xml:space="preserve">a especificação do aplicativo </w:t>
      </w:r>
      <w:r w:rsidR="007A6158">
        <w:t>deve ser</w:t>
      </w:r>
      <w:r w:rsidR="009255B7">
        <w:t xml:space="preserve"> realizada 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>características e técnicas para trabalhar com o Leap Motion</w:t>
      </w:r>
      <w:r w:rsidR="003D15B2">
        <w:t xml:space="preserve"> na Unity</w:t>
      </w:r>
      <w:r w:rsidR="009B302F">
        <w:t xml:space="preserve">, integrado com </w:t>
      </w:r>
      <w:r>
        <w:t xml:space="preserve">o </w:t>
      </w:r>
      <w:r w:rsidR="004251A9">
        <w:t xml:space="preserve">VRidge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r>
        <w:t>elicitação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8F1351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>de análise e projeto do trabalho com base em diagramas de casos de uso, classes e sequência da Unified Modeling Language</w:t>
      </w:r>
      <w:ins w:id="51" w:author="Andreza Sartori" w:date="2020-12-01T15:00:00Z">
        <w:r w:rsidR="001E15D3">
          <w:t xml:space="preserve"> (UM</w:t>
        </w:r>
      </w:ins>
      <w:ins w:id="52" w:author="Andreza Sartori" w:date="2020-12-01T15:01:00Z">
        <w:r w:rsidR="001E15D3">
          <w:t>L</w:t>
        </w:r>
      </w:ins>
      <w:ins w:id="53" w:author="Andreza Sartori" w:date="2020-12-01T15:00:00Z">
        <w:r w:rsidR="001E15D3">
          <w:t>)</w:t>
        </w:r>
      </w:ins>
      <w:r w:rsidR="00C011A8">
        <w:t>, utilizando o Draw.io;</w:t>
      </w:r>
    </w:p>
    <w:p w14:paraId="71703364" w14:textId="3287C24D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>defini</w:t>
      </w:r>
      <w:r w:rsidR="0098085D">
        <w:t>n</w:t>
      </w:r>
      <w:r w:rsidR="009D3DC9">
        <w:t xml:space="preserve">do </w:t>
      </w:r>
      <w:r w:rsidR="00A70487">
        <w:t xml:space="preserve">o </w:t>
      </w:r>
      <w:r w:rsidR="009D3DC9">
        <w:t xml:space="preserve">gestual a ser usado para </w:t>
      </w:r>
      <w:r w:rsidR="00977722">
        <w:t xml:space="preserve">reconhecimento </w:t>
      </w:r>
      <w:r w:rsidR="00D83ACB">
        <w:t>d</w:t>
      </w:r>
      <w:r w:rsidR="00977722">
        <w:t xml:space="preserve">o Leap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># e Unity</w:t>
      </w:r>
      <w:r w:rsidR="00AF4CB9">
        <w:t xml:space="preserve">, integrado ao </w:t>
      </w:r>
      <w:r w:rsidR="001F0D47">
        <w:t>VRidge</w:t>
      </w:r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>do Leap</w:t>
      </w:r>
      <w:r w:rsidR="00B75506">
        <w:t xml:space="preserve"> </w:t>
      </w:r>
      <w:r w:rsidR="009D1097">
        <w:t xml:space="preserve">Motion </w:t>
      </w:r>
      <w:r>
        <w:t xml:space="preserve">com o </w:t>
      </w:r>
      <w:r w:rsidR="00E84F19">
        <w:t>VRidge</w:t>
      </w:r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00139256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 xml:space="preserve">estudantes </w:t>
      </w:r>
      <w:r w:rsidR="00E24A6A">
        <w:t xml:space="preserve">de Artes Visuais </w:t>
      </w:r>
      <w:r w:rsidR="00471816">
        <w:t>n</w:t>
      </w:r>
      <w:r w:rsidR="007A6158">
        <w:t>a</w:t>
      </w:r>
      <w:r w:rsidR="00766831">
        <w:t xml:space="preserve"> </w:t>
      </w:r>
      <w:r w:rsidR="00E24A6A">
        <w:t>Educação Básica</w:t>
      </w:r>
      <w:r w:rsidR="00766831">
        <w:t xml:space="preserve"> para avaliar a experiência dos usuários com o aplicativo</w:t>
      </w:r>
      <w:r>
        <w:t>.</w:t>
      </w:r>
    </w:p>
    <w:p w14:paraId="5C0B0927" w14:textId="20847AF3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D14EF4">
        <w:t xml:space="preserve">Quadro </w:t>
      </w:r>
      <w:r w:rsidR="00D14EF4">
        <w:rPr>
          <w:noProof/>
        </w:rPr>
        <w:t>2</w:t>
      </w:r>
      <w:r w:rsidR="0051668D">
        <w:fldChar w:fldCharType="end"/>
      </w:r>
      <w:r>
        <w:t>.</w:t>
      </w:r>
    </w:p>
    <w:p w14:paraId="2E6B1521" w14:textId="02817F6A" w:rsidR="00DB43E2" w:rsidRPr="007E0D87" w:rsidRDefault="0051668D" w:rsidP="0051668D">
      <w:pPr>
        <w:pStyle w:val="TF-LEGENDA"/>
      </w:pPr>
      <w:bookmarkStart w:id="54" w:name="_Ref53317627"/>
      <w:r>
        <w:t xml:space="preserve">Quadro </w:t>
      </w:r>
      <w:fldSimple w:instr=" SEQ Tabela \* ARABIC ">
        <w:r w:rsidR="00D14EF4">
          <w:rPr>
            <w:noProof/>
          </w:rPr>
          <w:t>2</w:t>
        </w:r>
      </w:fldSimple>
      <w:bookmarkEnd w:id="54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2EF5EF1F" w:rsidR="00DB43E2" w:rsidRPr="007E0D87" w:rsidRDefault="00DB43E2" w:rsidP="00BF3F62">
            <w:pPr>
              <w:pStyle w:val="TF-TEXTOQUADROCentralizado"/>
            </w:pPr>
            <w:r>
              <w:t>mai</w:t>
            </w:r>
            <w:r w:rsidR="007A6158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2BE34B0F" w:rsidR="00DB43E2" w:rsidRPr="007E0D87" w:rsidRDefault="007A6158" w:rsidP="00BF3F62">
            <w:pPr>
              <w:pStyle w:val="TF-TEXTOQUADROCentralizado"/>
            </w:pPr>
            <w:r>
              <w:t>ju</w:t>
            </w:r>
            <w:r w:rsidR="00DB43E2">
              <w:t>n</w:t>
            </w:r>
            <w:r w:rsidR="00DB43E2" w:rsidRPr="007E0D87">
              <w:t>.</w:t>
            </w:r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1D5FD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59E497F4" w:rsidR="00DB43E2" w:rsidRDefault="00910FC5" w:rsidP="00BF3F62">
            <w:pPr>
              <w:pStyle w:val="TF-TEXTOQUADRO"/>
            </w:pPr>
            <w:r>
              <w:t xml:space="preserve">testes da integração do Leap Motion com o </w:t>
            </w:r>
            <w:r w:rsidR="0004512C">
              <w:t>VRidge</w:t>
            </w:r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5EDAC125" w14:textId="626C5B61" w:rsidR="00E31377" w:rsidRPr="00E31377" w:rsidRDefault="0037046F" w:rsidP="00E31377">
      <w:pPr>
        <w:pStyle w:val="Ttulo1"/>
      </w:pPr>
      <w:r>
        <w:t>REVISÃO BIBLIOGRÁFICA</w:t>
      </w:r>
    </w:p>
    <w:p w14:paraId="45BF56A2" w14:textId="5400305B" w:rsidR="00490347" w:rsidRDefault="0075184B" w:rsidP="00490347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 xml:space="preserve">bibliografias sobre </w:t>
      </w:r>
      <w:r w:rsidR="00143AD7">
        <w:t>Realidade Virtual</w:t>
      </w:r>
      <w:r w:rsidR="006C5756">
        <w:t xml:space="preserve"> e o sensor Leap Motion em conjunto com a aplicação V</w:t>
      </w:r>
      <w:r w:rsidR="00B0038B">
        <w:t>R</w:t>
      </w:r>
      <w:r w:rsidR="006C5756">
        <w:t>idg</w:t>
      </w:r>
      <w:r w:rsidR="00B0038B">
        <w:t>e</w:t>
      </w:r>
      <w:r w:rsidR="00985ED2">
        <w:t xml:space="preserve"> e </w:t>
      </w:r>
      <w:r w:rsidR="00143AD7">
        <w:t>Artes Visuais</w:t>
      </w:r>
      <w:r w:rsidR="00B0038B">
        <w:t>.</w:t>
      </w:r>
      <w:r>
        <w:t xml:space="preserve"> </w:t>
      </w:r>
    </w:p>
    <w:p w14:paraId="688376DB" w14:textId="77777777" w:rsidR="00490347" w:rsidRDefault="00490347" w:rsidP="00490347">
      <w:pPr>
        <w:pStyle w:val="Ttulo2"/>
        <w:rPr>
          <w:lang w:val="pt-BR"/>
        </w:rPr>
      </w:pPr>
      <w:r>
        <w:rPr>
          <w:lang w:val="pt-BR"/>
        </w:rPr>
        <w:lastRenderedPageBreak/>
        <w:t>Realidade virtual</w:t>
      </w:r>
    </w:p>
    <w:p w14:paraId="2CFC5CDE" w14:textId="61035867" w:rsidR="00490347" w:rsidRDefault="00490347" w:rsidP="00D9742C">
      <w:pPr>
        <w:pStyle w:val="TF-TEXTO"/>
      </w:pPr>
      <w:r w:rsidRPr="006B5D44">
        <w:t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</w:t>
      </w:r>
      <w:r>
        <w:t>, entre outros</w:t>
      </w:r>
      <w:del w:id="55" w:author="Andreza Sartori" w:date="2020-12-01T15:03:00Z">
        <w:r w:rsidRPr="006B5D44" w:rsidDel="00A66E6F">
          <w:delText>.</w:delText>
        </w:r>
      </w:del>
      <w:r w:rsidRPr="006B5D44">
        <w:t xml:space="preserve"> também podem ser usados para enriquecer a experiência do usuário</w:t>
      </w:r>
      <w:r>
        <w:t xml:space="preserve"> (KIRNER; SISCOUTTO, 2007). O termo RV é bastante abrangente e acadêmicos, desenvolvedores de software e pesquisadores tendem a defini-lo com base em suas próprias experiências. Espinheira Neto (2004 </w:t>
      </w:r>
      <w:r w:rsidRPr="00562985">
        <w:t>apud</w:t>
      </w:r>
      <w:r>
        <w:t xml:space="preserve"> SILVA </w:t>
      </w:r>
      <w:r w:rsidRPr="00CD2813">
        <w:rPr>
          <w:i/>
          <w:iCs/>
        </w:rPr>
        <w:t>et al.</w:t>
      </w:r>
      <w:r>
        <w:t xml:space="preserve">, </w:t>
      </w:r>
      <w:r w:rsidRPr="009A2EFF">
        <w:t>20</w:t>
      </w:r>
      <w:r>
        <w:t>17, p. 9</w:t>
      </w:r>
      <w:r w:rsidRPr="009A2EFF">
        <w:t xml:space="preserve">) define </w:t>
      </w:r>
      <w:r w:rsidR="00032579">
        <w:t>RV</w:t>
      </w:r>
      <w:r w:rsidRPr="009A2EFF">
        <w:t xml:space="preserve"> como “uma experiência imersiva e interativa baseada em imagens gráficas 3D, geradas em tempo real por computador”</w:t>
      </w:r>
      <w:r>
        <w:t>.</w:t>
      </w:r>
    </w:p>
    <w:p w14:paraId="4BF88A1B" w14:textId="7570B0E9" w:rsidR="00400972" w:rsidRDefault="000C4BF1" w:rsidP="00D9742C">
      <w:pPr>
        <w:pStyle w:val="TF-TEXTO"/>
      </w:pPr>
      <w:r>
        <w:t xml:space="preserve">Segundo Kirner e Siscoutto (2007), em ambientes virtuais a navegação é a interação mais simples, pois há </w:t>
      </w:r>
      <w:r w:rsidR="002C0473">
        <w:t>somente a visualização sem que ocorram</w:t>
      </w:r>
      <w:r>
        <w:t xml:space="preserve"> mudanças no ambiente virtual</w:t>
      </w:r>
      <w:r w:rsidR="007D6567">
        <w:t>. J</w:t>
      </w:r>
      <w:r>
        <w:t xml:space="preserve">á as interações que causam algum tipo de alteração no espaço </w:t>
      </w:r>
      <w:r w:rsidR="00F03B91">
        <w:t>virtual são</w:t>
      </w:r>
      <w:r>
        <w:t xml:space="preserve"> as consideradas mais complexas</w:t>
      </w:r>
      <w:r w:rsidR="00507B98">
        <w:t xml:space="preserve"> e</w:t>
      </w:r>
      <w:r w:rsidR="00F03B91">
        <w:t xml:space="preserve"> são realizadas </w:t>
      </w:r>
      <w:r w:rsidR="0089441E">
        <w:t>por meio</w:t>
      </w:r>
      <w:r w:rsidR="00F03B91">
        <w:t xml:space="preserve"> de dispositivos não convencionais como capacetes de RV, luvas e até o próprio corpo </w:t>
      </w:r>
      <w:r w:rsidR="002B2560">
        <w:t>usando</w:t>
      </w:r>
      <w:r w:rsidR="00F03B91">
        <w:t xml:space="preserve"> gestos </w:t>
      </w:r>
      <w:r w:rsidR="002B2560">
        <w:t>ou</w:t>
      </w:r>
      <w:r w:rsidR="00F03B91">
        <w:t xml:space="preserve"> comando de voz.</w:t>
      </w:r>
      <w:r w:rsidR="004D3EBB">
        <w:t xml:space="preserve"> (KIRNER; SISCOUTTO, 2007)</w:t>
      </w:r>
    </w:p>
    <w:p w14:paraId="382BF27E" w14:textId="76072D66" w:rsidR="00583D79" w:rsidRDefault="00152AF2" w:rsidP="00400972">
      <w:pPr>
        <w:pStyle w:val="TF-TEXTO"/>
      </w:pPr>
      <w:r>
        <w:t xml:space="preserve">De acordo com Tori, Kirner e Siscoutto (2006, p. 8), </w:t>
      </w:r>
      <w:ins w:id="56" w:author="Andreza Sartori" w:date="2020-12-01T15:04:00Z">
        <w:r w:rsidR="00A66E6F">
          <w:t xml:space="preserve">a </w:t>
        </w:r>
      </w:ins>
      <w:r>
        <w:t>“Realidade Virtual pode ser classificada, em função do senso de presença do usuário, em imersiva ou não-imersiva”.</w:t>
      </w:r>
      <w:r w:rsidR="00342346">
        <w:t xml:space="preserve"> Segundo os autores, a RV imersiva é quando o usuário está em um mundo virtual utilizando sensores que permitem captar seus movimentos e reações, por</w:t>
      </w:r>
      <w:r w:rsidR="006154B1">
        <w:t>é</w:t>
      </w:r>
      <w:r w:rsidR="00342346">
        <w:t>m ele está com a sensação de estar no mundo real. Já a RV não-imersiva é quando o usuário é levado parcialmente para o mundo virtual e consegue perceber que está no mundo real. Conforme Baierle</w:t>
      </w:r>
      <w:r w:rsidR="0021582B">
        <w:t xml:space="preserve"> e Gluz </w:t>
      </w:r>
      <w:r w:rsidR="00342346">
        <w:t xml:space="preserve">(2017), a realidade virtual imersiva tem um potencial alto, </w:t>
      </w:r>
      <w:r w:rsidR="000F7EC1">
        <w:t>mas</w:t>
      </w:r>
      <w:r w:rsidR="00D000FC">
        <w:t xml:space="preserve"> depende de fatores</w:t>
      </w:r>
      <w:r w:rsidR="00852EE9">
        <w:t xml:space="preserve"> como</w:t>
      </w:r>
      <w:r w:rsidR="00D000FC">
        <w:t xml:space="preserve"> facilidade de uso</w:t>
      </w:r>
      <w:r w:rsidR="00852EE9">
        <w:t xml:space="preserve"> e</w:t>
      </w:r>
      <w:r w:rsidR="00D000FC">
        <w:t xml:space="preserve"> custo acessível </w:t>
      </w:r>
      <w:r w:rsidR="00852EE9">
        <w:t>para tornar-se mais popular</w:t>
      </w:r>
      <w:r w:rsidR="00D000FC">
        <w:t>.</w:t>
      </w:r>
    </w:p>
    <w:p w14:paraId="63D8DDA1" w14:textId="2067F2AE" w:rsidR="00E31377" w:rsidRPr="00903007" w:rsidRDefault="00E31377" w:rsidP="00903007">
      <w:pPr>
        <w:pStyle w:val="Ttulo2"/>
        <w:rPr>
          <w:lang w:val="pt-BR"/>
        </w:rPr>
      </w:pPr>
      <w:r>
        <w:rPr>
          <w:lang w:val="pt-BR"/>
        </w:rPr>
        <w:t>Leap Motion</w:t>
      </w:r>
      <w:r w:rsidR="00903007">
        <w:rPr>
          <w:lang w:val="pt-BR"/>
        </w:rPr>
        <w:t xml:space="preserve"> e </w:t>
      </w:r>
      <w:r w:rsidR="00490347">
        <w:rPr>
          <w:lang w:val="pt-BR"/>
        </w:rPr>
        <w:t>Vridge</w:t>
      </w:r>
    </w:p>
    <w:p w14:paraId="6FCBE988" w14:textId="7BEE80E3" w:rsidR="00D049F1" w:rsidRDefault="005C1927" w:rsidP="004515C6">
      <w:pPr>
        <w:pStyle w:val="TF-TEXTO"/>
      </w:pPr>
      <w:r>
        <w:t xml:space="preserve">O </w:t>
      </w:r>
      <w:r w:rsidR="00E31377">
        <w:t xml:space="preserve">Leap Motion é um dispositivo que funciona como um sensor que visa traduzir os movimentos das mãos em comandos do computador. O controlador em si é uma unidade de oito por três centímetros que se conecta </w:t>
      </w:r>
      <w:r w:rsidR="00E31377" w:rsidRPr="000B6EC6">
        <w:t>à</w:t>
      </w:r>
      <w:r w:rsidR="00E31377">
        <w:t xml:space="preserve"> porta USB do computador. Sua área de captação </w:t>
      </w:r>
      <w:r w:rsidR="00F2646F">
        <w:t>permite o reconhecimento das mãos em uma angulação de até 1</w:t>
      </w:r>
      <w:r w:rsidR="001D57D8">
        <w:t>20</w:t>
      </w:r>
      <w:r w:rsidR="00F2646F">
        <w:t xml:space="preserve"> graus, sendo possível captar </w:t>
      </w:r>
      <w:r w:rsidR="00E31377">
        <w:t xml:space="preserve">apenas </w:t>
      </w:r>
      <w:r w:rsidR="00F2646F">
        <w:t>os movimentos das</w:t>
      </w:r>
      <w:r w:rsidR="00E31377">
        <w:t xml:space="preserve"> mãos e não o corpo como um todo (</w:t>
      </w:r>
      <w:r w:rsidR="00F90AB9">
        <w:t>ULTRALEAP, 2020</w:t>
      </w:r>
      <w:r w:rsidR="00E31377">
        <w:t>).</w:t>
      </w:r>
      <w:r w:rsidR="00223E5A">
        <w:t xml:space="preserve"> Para realizar a captação dos movimentos</w:t>
      </w:r>
      <w:r w:rsidR="0087447D">
        <w:t>,</w:t>
      </w:r>
      <w:r w:rsidR="00223E5A">
        <w:t xml:space="preserve"> o aparelho utiliza</w:t>
      </w:r>
      <w:r w:rsidR="00CD1685">
        <w:t>-se de</w:t>
      </w:r>
      <w:r w:rsidR="00223E5A">
        <w:t xml:space="preserve"> sensor infravermelho junto com um conjunto de câmeras, </w:t>
      </w:r>
      <w:r w:rsidR="006D282B">
        <w:t xml:space="preserve">os quais são utilizados </w:t>
      </w:r>
      <w:r w:rsidR="00223E5A">
        <w:t>como entrada de dados para o algoritmo de rastreamento que estima a posição das mãos e dedos (</w:t>
      </w:r>
      <w:r w:rsidR="00355C10">
        <w:t>WOZNIAK</w:t>
      </w:r>
      <w:r w:rsidR="00F738A1">
        <w:t xml:space="preserve"> </w:t>
      </w:r>
      <w:r w:rsidR="00F738A1" w:rsidRPr="00F738A1">
        <w:rPr>
          <w:i/>
          <w:iCs/>
        </w:rPr>
        <w:t>et al</w:t>
      </w:r>
      <w:r w:rsidR="00F738A1">
        <w:rPr>
          <w:i/>
          <w:iCs/>
        </w:rPr>
        <w:t>.</w:t>
      </w:r>
      <w:r w:rsidR="00223E5A">
        <w:t xml:space="preserve">, 2016). </w:t>
      </w:r>
      <w:r w:rsidR="00AD15BD">
        <w:t xml:space="preserve">A </w:t>
      </w:r>
      <w:r w:rsidR="00AD15BD">
        <w:fldChar w:fldCharType="begin"/>
      </w:r>
      <w:r w:rsidR="00AD15BD">
        <w:instrText xml:space="preserve"> REF _Ref57401145 \h </w:instrText>
      </w:r>
      <w:r w:rsidR="00AD15BD">
        <w:fldChar w:fldCharType="separate"/>
      </w:r>
      <w:r w:rsidR="00D14EF4">
        <w:t xml:space="preserve">Figura </w:t>
      </w:r>
      <w:r w:rsidR="00D14EF4">
        <w:rPr>
          <w:noProof/>
        </w:rPr>
        <w:t>5</w:t>
      </w:r>
      <w:r w:rsidR="00AD15BD">
        <w:fldChar w:fldCharType="end"/>
      </w:r>
      <w:r w:rsidR="00AD15BD">
        <w:t xml:space="preserve"> é uma imagem do aparelho Leap Motion.</w:t>
      </w:r>
    </w:p>
    <w:p w14:paraId="6ACB1464" w14:textId="478BD7AE" w:rsidR="00AD15BD" w:rsidRDefault="00AD15BD" w:rsidP="00AD15BD">
      <w:pPr>
        <w:pStyle w:val="TF-LEGENDA"/>
      </w:pPr>
      <w:bookmarkStart w:id="57" w:name="_Ref57401145"/>
      <w:r>
        <w:t xml:space="preserve">Figura </w:t>
      </w:r>
      <w:fldSimple w:instr=" SEQ Figura \* ARABIC ">
        <w:r w:rsidR="00D14EF4">
          <w:rPr>
            <w:noProof/>
          </w:rPr>
          <w:t>5</w:t>
        </w:r>
      </w:fldSimple>
      <w:bookmarkEnd w:id="57"/>
      <w:r>
        <w:t xml:space="preserve"> - Leap Motion Controller</w:t>
      </w:r>
    </w:p>
    <w:p w14:paraId="4D2DEAF1" w14:textId="77777777" w:rsidR="00AD15BD" w:rsidRDefault="00AD15BD" w:rsidP="00AD15BD">
      <w:pPr>
        <w:pStyle w:val="TF-FIGURA"/>
      </w:pPr>
      <w:r>
        <w:rPr>
          <w:noProof/>
        </w:rPr>
        <w:drawing>
          <wp:inline distT="0" distB="0" distL="0" distR="0" wp14:anchorId="438B86F3" wp14:editId="64D6230F">
            <wp:extent cx="2799198" cy="1478280"/>
            <wp:effectExtent l="19050" t="19050" r="20320" b="26670"/>
            <wp:docPr id="2" name="Imagem 2" descr="tracking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cking on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09" cy="14976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A8E55" w14:textId="0A1E9571" w:rsidR="00AD15BD" w:rsidRDefault="00AD15BD" w:rsidP="00AD15BD">
      <w:pPr>
        <w:pStyle w:val="TF-FONTE"/>
      </w:pPr>
      <w:r>
        <w:t>Fonte: Ultraleap (2020).</w:t>
      </w:r>
      <w:hyperlink w:history="1"/>
    </w:p>
    <w:p w14:paraId="34E4C8B0" w14:textId="255D0F72" w:rsidR="003916E0" w:rsidRDefault="003916E0" w:rsidP="003916E0">
      <w:pPr>
        <w:pStyle w:val="TF-TEXTO"/>
      </w:pPr>
      <w:r>
        <w:t xml:space="preserve">Segundo </w:t>
      </w:r>
      <w:r w:rsidR="007232B3" w:rsidRPr="007232B3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D17372">
        <w:rPr>
          <w:i/>
          <w:iCs/>
        </w:rPr>
        <w:t>.</w:t>
      </w:r>
      <w:r>
        <w:t xml:space="preserve"> (2019), com o aparelho Leap Motion é possível obter o movimento individual da palma, do pulso, dos </w:t>
      </w:r>
      <w:r w:rsidR="00A43F19">
        <w:t>cinco</w:t>
      </w:r>
      <w:r>
        <w:t xml:space="preserve"> dedos e de 11 juntas das mãos, conseguindo saber a distância e a posição de cada um deles</w:t>
      </w:r>
      <w:r w:rsidR="000603DB">
        <w:t xml:space="preserve"> (</w:t>
      </w:r>
      <w:r w:rsidR="000603DB">
        <w:fldChar w:fldCharType="begin"/>
      </w:r>
      <w:r w:rsidR="000603DB">
        <w:instrText xml:space="preserve"> REF _Ref57401837 \h </w:instrText>
      </w:r>
      <w:r w:rsidR="000603DB">
        <w:fldChar w:fldCharType="separate"/>
      </w:r>
      <w:r w:rsidR="00D14EF4">
        <w:t xml:space="preserve">Figura </w:t>
      </w:r>
      <w:r w:rsidR="00D14EF4">
        <w:rPr>
          <w:noProof/>
        </w:rPr>
        <w:t>6</w:t>
      </w:r>
      <w:r w:rsidR="000603DB">
        <w:fldChar w:fldCharType="end"/>
      </w:r>
      <w:r w:rsidR="000603DB">
        <w:t xml:space="preserve">). </w:t>
      </w:r>
      <w:r>
        <w:t>Entretanto, o aparelho Leap Motion não realiza o reconhecimento de gestos, tais como apontar o dedo indicador para determinada posição. Neste caso, é possível realizar validações por algoritmos para captar três Graus de Liberdade (Degrees of Freedom - DoF) das mãos, permitindo verificar qual gesto o usuário está realizando, tais como: o movimento de pinça entre dois dedos, apontar um dedo para determinada posição e o movimento dos punhos (</w:t>
      </w:r>
      <w:r w:rsidR="007232B3" w:rsidRPr="007232B3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EC7769">
        <w:rPr>
          <w:i/>
          <w:iCs/>
        </w:rPr>
        <w:t>.</w:t>
      </w:r>
      <w:r>
        <w:t>, 2019).</w:t>
      </w:r>
    </w:p>
    <w:p w14:paraId="112A7681" w14:textId="54A74167" w:rsidR="004F11F6" w:rsidRDefault="004F11F6" w:rsidP="004F11F6">
      <w:pPr>
        <w:pStyle w:val="TF-LEGENDA"/>
      </w:pPr>
      <w:bookmarkStart w:id="58" w:name="_Ref57401837"/>
      <w:r>
        <w:lastRenderedPageBreak/>
        <w:t xml:space="preserve">Figura </w:t>
      </w:r>
      <w:fldSimple w:instr=" SEQ Figura \* ARABIC ">
        <w:r w:rsidR="00D14EF4">
          <w:rPr>
            <w:noProof/>
          </w:rPr>
          <w:t>6</w:t>
        </w:r>
      </w:fldSimple>
      <w:bookmarkEnd w:id="58"/>
      <w:r>
        <w:t xml:space="preserve"> - Informação das posições do Leap Motion</w:t>
      </w:r>
    </w:p>
    <w:p w14:paraId="49A76FAE" w14:textId="2A071C55" w:rsidR="004F11F6" w:rsidRDefault="004F11F6" w:rsidP="004F11F6">
      <w:pPr>
        <w:pStyle w:val="TF-FIGURA"/>
      </w:pPr>
      <w:r>
        <w:rPr>
          <w:noProof/>
        </w:rPr>
        <w:drawing>
          <wp:inline distT="0" distB="0" distL="0" distR="0" wp14:anchorId="1D8717D0" wp14:editId="21A1D8F1">
            <wp:extent cx="3078480" cy="2913981"/>
            <wp:effectExtent l="19050" t="19050" r="2667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88" cy="29279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6C3C4" w14:textId="0668EF92" w:rsidR="004F11F6" w:rsidRDefault="004F11F6" w:rsidP="004F11F6">
      <w:pPr>
        <w:pStyle w:val="TF-FONTE"/>
      </w:pPr>
      <w:r>
        <w:t xml:space="preserve">Fonte: </w:t>
      </w:r>
      <w:r w:rsidR="007232B3" w:rsidRPr="00D00C4C">
        <w:t>Vaitkevičius</w:t>
      </w:r>
      <w:r w:rsidR="007232B3" w:rsidRPr="00F738A1">
        <w:rPr>
          <w:i/>
          <w:iCs/>
        </w:rPr>
        <w:t xml:space="preserve"> </w:t>
      </w:r>
      <w:r w:rsidRPr="00F738A1">
        <w:rPr>
          <w:i/>
          <w:iCs/>
        </w:rPr>
        <w:t>et al</w:t>
      </w:r>
      <w:r w:rsidR="00345CEA">
        <w:rPr>
          <w:i/>
          <w:iCs/>
        </w:rPr>
        <w:t>.</w:t>
      </w:r>
      <w:r>
        <w:t xml:space="preserve"> (2019).</w:t>
      </w:r>
    </w:p>
    <w:p w14:paraId="309F49D7" w14:textId="7543D342" w:rsidR="004515C6" w:rsidRDefault="00D049F1" w:rsidP="004515C6">
      <w:pPr>
        <w:pStyle w:val="TF-TEXTO"/>
      </w:pPr>
      <w:r>
        <w:t>S</w:t>
      </w:r>
      <w:r w:rsidR="00223E5A">
        <w:t xml:space="preserve">egundo Wozniak </w:t>
      </w:r>
      <w:r w:rsidR="00F738A1" w:rsidRPr="00F738A1">
        <w:rPr>
          <w:i/>
          <w:iCs/>
        </w:rPr>
        <w:t>et al.</w:t>
      </w:r>
      <w:r w:rsidR="00F738A1">
        <w:t xml:space="preserve"> </w:t>
      </w:r>
      <w:r w:rsidR="00223E5A">
        <w:t>(2016), o algoritmo</w:t>
      </w:r>
      <w:r>
        <w:t xml:space="preserve"> de reconhecimento</w:t>
      </w:r>
      <w:r w:rsidR="00223E5A">
        <w:t xml:space="preserve"> possui </w:t>
      </w:r>
      <w:r>
        <w:t xml:space="preserve">algumas </w:t>
      </w:r>
      <w:r w:rsidR="00223E5A">
        <w:t>falhas,</w:t>
      </w:r>
      <w:r>
        <w:t xml:space="preserve"> sendo uma delas a quantidade de</w:t>
      </w:r>
      <w:r w:rsidR="00223E5A">
        <w:t xml:space="preserve"> </w:t>
      </w:r>
      <w:r w:rsidR="00F738A1">
        <w:t>l</w:t>
      </w:r>
      <w:r w:rsidR="00223E5A">
        <w:t>uminosidade</w:t>
      </w:r>
      <w:r>
        <w:t xml:space="preserve"> no ambiente ao redor do Leap Motion</w:t>
      </w:r>
      <w:r w:rsidR="00BC6F11">
        <w:t>:</w:t>
      </w:r>
      <w:r>
        <w:t xml:space="preserve"> se tiver luz</w:t>
      </w:r>
      <w:r w:rsidR="00223E5A">
        <w:t xml:space="preserve"> em excesso </w:t>
      </w:r>
      <w:r w:rsidR="00F738A1">
        <w:t xml:space="preserve">ou a falta dela </w:t>
      </w:r>
      <w:r>
        <w:t>o aparelho pode não reconhecer os movimento</w:t>
      </w:r>
      <w:r w:rsidR="00AB5DD7">
        <w:t>s</w:t>
      </w:r>
      <w:r>
        <w:t>,</w:t>
      </w:r>
      <w:r w:rsidR="00F738A1">
        <w:t xml:space="preserve"> ocasionando falhas no rastreamento das mãos.</w:t>
      </w:r>
      <w:r w:rsidR="004515C6">
        <w:t xml:space="preserve"> </w:t>
      </w:r>
      <w:r>
        <w:t>Outro problema citado pelo mesmo autor é a grande variação no tamanho das mãos</w:t>
      </w:r>
      <w:r w:rsidR="00FD1F42">
        <w:t xml:space="preserve">: </w:t>
      </w:r>
      <w:r>
        <w:t xml:space="preserve">se </w:t>
      </w:r>
      <w:r w:rsidR="00B572C4">
        <w:t xml:space="preserve">elas </w:t>
      </w:r>
      <w:r>
        <w:t>for</w:t>
      </w:r>
      <w:r w:rsidR="00B572C4">
        <w:t>em</w:t>
      </w:r>
      <w:r>
        <w:t xml:space="preserve"> muito pequena</w:t>
      </w:r>
      <w:r w:rsidR="00B572C4">
        <w:t>s</w:t>
      </w:r>
      <w:r>
        <w:t xml:space="preserve"> os movimentos dos dedos podem não ser reconhecidos, o mesmo acontece se o tamanho delas for muito grande.</w:t>
      </w:r>
    </w:p>
    <w:p w14:paraId="26784B09" w14:textId="0FCB3112" w:rsidR="00490347" w:rsidRDefault="009568E3" w:rsidP="00A62F58">
      <w:pPr>
        <w:pStyle w:val="TF-TEXTO"/>
      </w:pPr>
      <w:r>
        <w:t>O</w:t>
      </w:r>
      <w:r w:rsidRPr="009568E3">
        <w:t xml:space="preserve"> Leap Motion</w:t>
      </w:r>
      <w:r>
        <w:t xml:space="preserve"> </w:t>
      </w:r>
      <w:r w:rsidR="004A7F6D">
        <w:t>disponibiliza</w:t>
      </w:r>
      <w:r>
        <w:t xml:space="preserve"> um SDK (Software Developer Kit)</w:t>
      </w:r>
      <w:r w:rsidRPr="009568E3">
        <w:t xml:space="preserve"> </w:t>
      </w:r>
      <w:r>
        <w:t xml:space="preserve">que </w:t>
      </w:r>
      <w:r w:rsidRPr="009568E3">
        <w:t>facilita</w:t>
      </w:r>
      <w:r>
        <w:t xml:space="preserve"> o desenvolvimento de novas aplicações</w:t>
      </w:r>
      <w:r w:rsidR="000C6E7A">
        <w:t xml:space="preserve"> que o utilizam</w:t>
      </w:r>
      <w:r w:rsidR="004A7F6D">
        <w:t>.</w:t>
      </w:r>
      <w:r>
        <w:t xml:space="preserve"> </w:t>
      </w:r>
      <w:r w:rsidR="004A7F6D">
        <w:t>C</w:t>
      </w:r>
      <w:r>
        <w:t>om esse kit</w:t>
      </w:r>
      <w:r w:rsidR="00472F10">
        <w:t>,</w:t>
      </w:r>
      <w:r>
        <w:t xml:space="preserve"> um desenvolvedor não precisa trabalhar com os dados vindo diretamente do </w:t>
      </w:r>
      <w:r w:rsidR="007232B3">
        <w:t>aparelho,</w:t>
      </w:r>
      <w:r w:rsidR="00010037">
        <w:t xml:space="preserve"> mas</w:t>
      </w:r>
      <w:r>
        <w:t xml:space="preserve"> com as informações previamente processadas. (</w:t>
      </w:r>
      <w:r w:rsidR="000C6E7A">
        <w:t>LEAPMOTION, 2020</w:t>
      </w:r>
      <w:r>
        <w:t xml:space="preserve">). Além de facilitar </w:t>
      </w:r>
      <w:r w:rsidR="00F7156C">
        <w:t xml:space="preserve">o </w:t>
      </w:r>
      <w:r>
        <w:t>processa</w:t>
      </w:r>
      <w:r w:rsidR="00F7156C">
        <w:t>mento</w:t>
      </w:r>
      <w:r>
        <w:t xml:space="preserve"> </w:t>
      </w:r>
      <w:r w:rsidR="00F7156C">
        <w:t>d</w:t>
      </w:r>
      <w:r>
        <w:t>os dados do aparelho</w:t>
      </w:r>
      <w:r w:rsidR="000C6E7A">
        <w:t>,</w:t>
      </w:r>
      <w:r>
        <w:t xml:space="preserve"> o S</w:t>
      </w:r>
      <w:r w:rsidR="002B4E4B">
        <w:t>DK</w:t>
      </w:r>
      <w:r>
        <w:t xml:space="preserve"> possui um conjunto de modelos 3D </w:t>
      </w:r>
      <w:r w:rsidR="000C6E7A">
        <w:t>de</w:t>
      </w:r>
      <w:r>
        <w:t xml:space="preserve"> mãos</w:t>
      </w:r>
      <w:r w:rsidR="002944B5">
        <w:t xml:space="preserve"> humanas</w:t>
      </w:r>
      <w:r w:rsidR="000C6E7A">
        <w:t xml:space="preserve"> que o desenvolvedor pode utilizar em suas aplicações.</w:t>
      </w:r>
      <w:r>
        <w:t xml:space="preserve"> </w:t>
      </w:r>
    </w:p>
    <w:p w14:paraId="7DEDF9A1" w14:textId="154DA3A1" w:rsidR="000B7EBA" w:rsidRPr="000B7EBA" w:rsidRDefault="00490347" w:rsidP="00757629">
      <w:pPr>
        <w:pStyle w:val="TF-TEXTO"/>
      </w:pPr>
      <w:r>
        <w:t xml:space="preserve">O aparelho Leap Motion não possui compatibilidade </w:t>
      </w:r>
      <w:r w:rsidR="00F25B0C">
        <w:t>nativa</w:t>
      </w:r>
      <w:r>
        <w:t xml:space="preserve"> com um aparelho smartphone. </w:t>
      </w:r>
      <w:r w:rsidR="00635CE3">
        <w:t xml:space="preserve">Assim, </w:t>
      </w:r>
      <w:r w:rsidR="00B57922">
        <w:t>p</w:t>
      </w:r>
      <w:r>
        <w:t xml:space="preserve">ara </w:t>
      </w:r>
      <w:r w:rsidR="00B57922">
        <w:t>realizar essa</w:t>
      </w:r>
      <w:r>
        <w:t xml:space="preserve"> integração</w:t>
      </w:r>
      <w:r w:rsidR="00045E48">
        <w:t>,</w:t>
      </w:r>
      <w:r>
        <w:t xml:space="preserve"> a empresa V</w:t>
      </w:r>
      <w:r w:rsidR="00C254A6">
        <w:t>R</w:t>
      </w:r>
      <w:r>
        <w:t xml:space="preserve">idge criou um aplicativo chamado RiftCat, que permite ao usuário transformar um </w:t>
      </w:r>
      <w:r w:rsidR="00733EA0">
        <w:t>smartphone</w:t>
      </w:r>
      <w:r>
        <w:t xml:space="preserve"> em um computador com RV. </w:t>
      </w:r>
      <w:r w:rsidR="00733EA0">
        <w:t xml:space="preserve">A aplicação permite espelhar a tela do computador diretamente no smartphone, possibilitando utilizá-lo como um óculos de RV, </w:t>
      </w:r>
      <w:r w:rsidR="007F04AB">
        <w:t>além de</w:t>
      </w:r>
      <w:r w:rsidR="00733EA0">
        <w:t xml:space="preserve"> </w:t>
      </w:r>
      <w:r w:rsidR="006319BB">
        <w:t xml:space="preserve">possibilitar </w:t>
      </w:r>
      <w:r w:rsidR="00D22591">
        <w:t xml:space="preserve">o </w:t>
      </w:r>
      <w:r w:rsidR="00733EA0">
        <w:t>compartilha</w:t>
      </w:r>
      <w:r w:rsidR="00D22591">
        <w:t>mento</w:t>
      </w:r>
      <w:r w:rsidR="00733EA0">
        <w:t xml:space="preserve"> </w:t>
      </w:r>
      <w:r w:rsidR="00D22591">
        <w:t>d</w:t>
      </w:r>
      <w:r w:rsidR="00733EA0">
        <w:t xml:space="preserve">os sensores do aparelho </w:t>
      </w:r>
      <w:r w:rsidR="0060762E">
        <w:t xml:space="preserve">celular, tais </w:t>
      </w:r>
      <w:r w:rsidR="00733EA0">
        <w:t>como o giroscópio e a bússola.</w:t>
      </w:r>
      <w:r w:rsidR="00BD68A2" w:rsidRPr="00BD68A2">
        <w:t xml:space="preserve"> </w:t>
      </w:r>
      <w:r w:rsidR="00BD68A2" w:rsidRPr="0038489D">
        <w:t>(RIFTCAT, 2020).</w:t>
      </w:r>
    </w:p>
    <w:p w14:paraId="7CADF2DB" w14:textId="7F037BCB" w:rsidR="00E31377" w:rsidRDefault="00A57654" w:rsidP="004E59F8">
      <w:pPr>
        <w:pStyle w:val="Ttulo2"/>
      </w:pPr>
      <w:r>
        <w:rPr>
          <w:lang w:val="pt-BR"/>
        </w:rPr>
        <w:t>Artes visuais</w:t>
      </w:r>
    </w:p>
    <w:p w14:paraId="2F569CCA" w14:textId="27957F94" w:rsidR="006B5D44" w:rsidRDefault="00C5416B" w:rsidP="00BD68A2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8E761F">
        <w:t>A</w:t>
      </w:r>
      <w:r w:rsidR="00994751">
        <w:t xml:space="preserve"> Base Nacional Comum Curricular (BNCC)</w:t>
      </w:r>
      <w:r w:rsidR="008E761F">
        <w:t xml:space="preserve"> expressa</w:t>
      </w:r>
      <w:r w:rsidR="00994751">
        <w:t xml:space="preserve"> a importância do desenho desde a Educação Infantil</w:t>
      </w:r>
      <w:r w:rsidR="00D5787F">
        <w:t xml:space="preserve">, citada especificamente no campo de experiência que trata </w:t>
      </w:r>
      <w:r w:rsidR="00EF3581">
        <w:t>dos 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 xml:space="preserve">criança consiga “Expressar-se por meio das artes visuais, utilizando diferentes materiais”. (BRASIL, </w:t>
      </w:r>
      <w:r w:rsidR="00BD7DDA">
        <w:t>2018</w:t>
      </w:r>
      <w:r w:rsidR="00123D4E">
        <w:t>, p. 54</w:t>
      </w:r>
      <w:r w:rsidR="00BD7DDA">
        <w:t>).</w:t>
      </w:r>
      <w:r w:rsidR="009919FF">
        <w:t xml:space="preserve"> Também é citada </w:t>
      </w:r>
      <w:r w:rsidR="00981BF0">
        <w:t>na Educação Fundamental</w:t>
      </w:r>
      <w:r w:rsidR="009075B3">
        <w:t>, no componente de Arte, mais especificamente na unidade temática de Artes Visuais.</w:t>
      </w:r>
    </w:p>
    <w:p w14:paraId="2D4C1B2C" w14:textId="00323840" w:rsidR="00FF71E8" w:rsidRDefault="00FF71E8" w:rsidP="00BD68A2">
      <w:pPr>
        <w:pStyle w:val="TF-TEXTO"/>
      </w:pPr>
      <w:r>
        <w:t>“</w:t>
      </w:r>
      <w:r w:rsidRPr="00FF71E8">
        <w:t>As Artes Visuais são um meio de explorar, aprimorar e qualificar a observação, percepção e exploração do mundo</w:t>
      </w:r>
      <w:r>
        <w:t>” (FERREIRA, 2020, p.15).</w:t>
      </w:r>
      <w:r w:rsidR="00313E2A">
        <w:t xml:space="preserve"> A arte é uma junção de linguagens e materiais que possibilita revelar algo, sem saber o que exatamente seja, permitindo expressar ações e sentimentos que de outra forma não seria possível. (FERREIRA, 2020). Segundo a mesma autora, as </w:t>
      </w:r>
      <w:r w:rsidR="008D072F">
        <w:t>A</w:t>
      </w:r>
      <w:r w:rsidR="00313E2A">
        <w:t xml:space="preserve">rtes </w:t>
      </w:r>
      <w:r w:rsidR="008D072F">
        <w:t>V</w:t>
      </w:r>
      <w:r w:rsidR="00313E2A">
        <w:t>isuais vinculada</w:t>
      </w:r>
      <w:r w:rsidR="00894E1E">
        <w:t>s</w:t>
      </w:r>
      <w:r w:rsidR="00313E2A">
        <w:t xml:space="preserve"> com o desenho infantil permite</w:t>
      </w:r>
      <w:r w:rsidR="00894E1E">
        <w:t>m</w:t>
      </w:r>
      <w:r w:rsidR="00313E2A">
        <w:t xml:space="preserve"> entrar no mundo da criança facilitando a compreensão de seu mundo e permitindo ajudá-la a se encaixar no nosso.</w:t>
      </w:r>
    </w:p>
    <w:p w14:paraId="214445EA" w14:textId="7FAE9228" w:rsidR="0087164C" w:rsidRPr="009527EE" w:rsidRDefault="00F225FC" w:rsidP="00C97C44">
      <w:pPr>
        <w:pStyle w:val="TF-TEXTO"/>
      </w:pPr>
      <w:r>
        <w:t>Ainda s</w:t>
      </w:r>
      <w:r w:rsidR="004B6151">
        <w:t>egundo Ferreira (2020), a</w:t>
      </w:r>
      <w:r w:rsidR="003B5EF7">
        <w:t xml:space="preserve">s </w:t>
      </w:r>
      <w:r>
        <w:t>A</w:t>
      </w:r>
      <w:r w:rsidR="003B5EF7">
        <w:t xml:space="preserve">rtes </w:t>
      </w:r>
      <w:r>
        <w:t>V</w:t>
      </w:r>
      <w:r w:rsidR="003B5EF7">
        <w:t xml:space="preserve">isuais têm como objetivo estimular diferentes linguagens por meio de atividades que </w:t>
      </w:r>
      <w:r w:rsidR="003637F4" w:rsidRPr="00313E2A">
        <w:t>provocam</w:t>
      </w:r>
      <w:r w:rsidR="003B5EF7" w:rsidRPr="00EB5BB6">
        <w:rPr>
          <w:color w:val="FF0000"/>
        </w:rPr>
        <w:t xml:space="preserve"> </w:t>
      </w:r>
      <w:r w:rsidR="003B5EF7">
        <w:t>a capacidade de descobrir, conhecer e aprender</w:t>
      </w:r>
      <w:r w:rsidR="00313E2A">
        <w:t xml:space="preserve"> das crianças</w:t>
      </w:r>
      <w:r w:rsidR="003B5EF7">
        <w:t>.</w:t>
      </w:r>
      <w:r w:rsidR="004B6151">
        <w:t xml:space="preserve"> </w:t>
      </w:r>
      <w:r w:rsidR="00313E2A">
        <w:t>Elas</w:t>
      </w:r>
      <w:r w:rsidR="004B6151">
        <w:t xml:space="preserve"> precisam de estímulos que as levam a desenvolver suas </w:t>
      </w:r>
      <w:r w:rsidR="00413709">
        <w:t>coordenações</w:t>
      </w:r>
      <w:r w:rsidR="004B6151">
        <w:t xml:space="preserve"> </w:t>
      </w:r>
      <w:r w:rsidR="00413709">
        <w:t>motoras e a arte atua nesse processo como principal facilitadora (FERREIRA, 2020).</w:t>
      </w:r>
      <w:r w:rsidR="00313E2A">
        <w:t xml:space="preserve"> A autora ressalta ainda que é importante as crianças entrar</w:t>
      </w:r>
      <w:r w:rsidR="00B54692">
        <w:t>e</w:t>
      </w:r>
      <w:r w:rsidR="00313E2A">
        <w:t xml:space="preserve">m no mundo da arte o mais cedo possível pois isso ajuda </w:t>
      </w:r>
      <w:r w:rsidR="00DE5B69">
        <w:t>no</w:t>
      </w:r>
      <w:r w:rsidR="00313E2A">
        <w:t xml:space="preserve"> desenvolvimento </w:t>
      </w:r>
      <w:r w:rsidR="00DE5B69">
        <w:t>de sua</w:t>
      </w:r>
      <w:r w:rsidR="00313E2A">
        <w:t xml:space="preserve"> aprendizagem. </w:t>
      </w:r>
    </w:p>
    <w:p w14:paraId="6BD54095" w14:textId="77777777" w:rsidR="00451B94" w:rsidRPr="00883840" w:rsidRDefault="00451B94" w:rsidP="00F83A19">
      <w:pPr>
        <w:pStyle w:val="TF-refernciasbibliogrficasTTULO"/>
      </w:pPr>
      <w:bookmarkStart w:id="59" w:name="_Toc351015602"/>
      <w:bookmarkEnd w:id="34"/>
      <w:bookmarkEnd w:id="35"/>
      <w:bookmarkEnd w:id="36"/>
      <w:bookmarkEnd w:id="37"/>
      <w:bookmarkEnd w:id="38"/>
      <w:bookmarkEnd w:id="39"/>
      <w:bookmarkEnd w:id="40"/>
      <w:r w:rsidRPr="00883840">
        <w:lastRenderedPageBreak/>
        <w:t>Referências</w:t>
      </w:r>
      <w:bookmarkEnd w:id="59"/>
    </w:p>
    <w:p w14:paraId="176D5079" w14:textId="7E43884D" w:rsidR="00DA684A" w:rsidRPr="00065947" w:rsidRDefault="00DA684A" w:rsidP="009E71AD">
      <w:pPr>
        <w:pStyle w:val="TF-REFERNCIASITEM0"/>
      </w:pPr>
      <w:r w:rsidRPr="00065947">
        <w:t>BAIERLE, I</w:t>
      </w:r>
      <w:r w:rsidR="0021582B" w:rsidRPr="00065947">
        <w:t>.</w:t>
      </w:r>
      <w:r w:rsidRPr="00065947">
        <w:t xml:space="preserve"> L</w:t>
      </w:r>
      <w:r w:rsidR="0021582B" w:rsidRPr="00065947">
        <w:t>.</w:t>
      </w:r>
      <w:r w:rsidRPr="00065947">
        <w:t xml:space="preserve"> F</w:t>
      </w:r>
      <w:r w:rsidR="0021582B" w:rsidRPr="00065947">
        <w:rPr>
          <w:i/>
        </w:rPr>
        <w:t>.</w:t>
      </w:r>
      <w:r w:rsidR="0021582B" w:rsidRPr="00065947">
        <w:t xml:space="preserve">; </w:t>
      </w:r>
      <w:r w:rsidR="00FE2F1F" w:rsidRPr="00065947">
        <w:t>GLUZ</w:t>
      </w:r>
      <w:r w:rsidR="0021582B" w:rsidRPr="00065947">
        <w:t>. J. C.</w:t>
      </w:r>
      <w:r w:rsidRPr="00065947">
        <w:t xml:space="preserve">.; Watt: Imersão 3D Compartilhada e Acessível na Realidade Virtual do Surgimento da Revolução Industrial, In: BRAZILIAN SYMPOSIUM ON COMPUTERS IN EDUCATION (SIMPÓSIO BRASILEIRO DE INFORMÁTICA NA EDUCAÇÃO - SBIE), 10, 2017. </w:t>
      </w:r>
      <w:r w:rsidR="00B23507">
        <w:t>Recife</w:t>
      </w:r>
      <w:r w:rsidRPr="00065947">
        <w:t xml:space="preserve">. </w:t>
      </w:r>
      <w:r w:rsidRPr="00065947">
        <w:rPr>
          <w:b/>
        </w:rPr>
        <w:t>Anais...</w:t>
      </w:r>
      <w:r w:rsidRPr="00065947">
        <w:t xml:space="preserve"> </w:t>
      </w:r>
      <w:r w:rsidR="00A10EF0">
        <w:t xml:space="preserve">Recife: </w:t>
      </w:r>
      <w:r w:rsidRPr="00065947">
        <w:t>SB</w:t>
      </w:r>
      <w:r w:rsidR="00A10EF0">
        <w:t>C,</w:t>
      </w:r>
      <w:r w:rsidRPr="00065947">
        <w:t xml:space="preserve"> 2017. </w:t>
      </w:r>
      <w:r w:rsidR="008C19A9">
        <w:t xml:space="preserve">p. </w:t>
      </w:r>
      <w:r w:rsidRPr="00065947">
        <w:t>585</w:t>
      </w:r>
      <w:r w:rsidR="00942609">
        <w:t>-</w:t>
      </w:r>
      <w:r w:rsidR="00057928">
        <w:t>594</w:t>
      </w:r>
      <w:r w:rsidRPr="00065947">
        <w:t xml:space="preserve">. </w:t>
      </w:r>
    </w:p>
    <w:p w14:paraId="41F7CA98" w14:textId="22119427" w:rsidR="00035C68" w:rsidRPr="001D57D8" w:rsidRDefault="00035C68" w:rsidP="009E71AD">
      <w:pPr>
        <w:pStyle w:val="TF-REFERNCIASITEM0"/>
        <w:rPr>
          <w:lang w:val="en-US"/>
        </w:rPr>
      </w:pPr>
      <w:r w:rsidRPr="00883840">
        <w:t xml:space="preserve">BRASIL. Ministério da Educação. </w:t>
      </w:r>
      <w:r w:rsidRPr="00883840">
        <w:rPr>
          <w:b/>
        </w:rPr>
        <w:t>Base Nacional Comum Curricular</w:t>
      </w:r>
      <w:r w:rsidR="00D95FFF" w:rsidRPr="00883840">
        <w:t>: educação é a base.</w:t>
      </w:r>
      <w:r w:rsidR="00D17DA1" w:rsidRPr="00883840">
        <w:t xml:space="preserve"> </w:t>
      </w:r>
      <w:r w:rsidR="00D17DA1" w:rsidRPr="001D57D8">
        <w:rPr>
          <w:lang w:val="en-US"/>
        </w:rPr>
        <w:t>Brasília: MEC, 2018.</w:t>
      </w:r>
    </w:p>
    <w:p w14:paraId="75BC18B9" w14:textId="0650696C" w:rsidR="001F1D86" w:rsidRPr="00D00C4C" w:rsidRDefault="001F1D86" w:rsidP="009E71AD">
      <w:pPr>
        <w:pStyle w:val="TF-REFERNCIASITEM0"/>
      </w:pPr>
      <w:r w:rsidRPr="00883840">
        <w:rPr>
          <w:lang w:val="en-US"/>
        </w:rPr>
        <w:t>FALCAO, C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>; LEMOS, A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; SOARES, M. </w:t>
      </w:r>
      <w:r w:rsidR="00916FA2" w:rsidRPr="00883840">
        <w:rPr>
          <w:lang w:val="en-US"/>
        </w:rPr>
        <w:t>Evaluation of natural user interface: a usability study based on the leap motion device.</w:t>
      </w:r>
      <w:r w:rsidRPr="00883840">
        <w:rPr>
          <w:lang w:val="en-US"/>
        </w:rPr>
        <w:t xml:space="preserve"> </w:t>
      </w:r>
      <w:r w:rsidR="009C7C4C" w:rsidRPr="00D00C4C">
        <w:rPr>
          <w:b/>
          <w:bCs/>
        </w:rPr>
        <w:t>Procedia Manufacturing</w:t>
      </w:r>
      <w:r w:rsidR="009C7C4C" w:rsidRPr="00D00C4C">
        <w:t>, v. 3, p. 5490-5495, 2015</w:t>
      </w:r>
      <w:r w:rsidRPr="00D00C4C">
        <w:t>.</w:t>
      </w:r>
    </w:p>
    <w:p w14:paraId="55E9168B" w14:textId="7E4628DD" w:rsidR="001F1A5E" w:rsidRPr="00D00C4C" w:rsidRDefault="001F1A5E" w:rsidP="001F1A5E">
      <w:pPr>
        <w:pStyle w:val="TF-REFERNCIASITEM0"/>
        <w:rPr>
          <w:lang w:val="en-US"/>
        </w:rPr>
      </w:pPr>
      <w:r w:rsidRPr="00E94631">
        <w:t xml:space="preserve">FERREIRA, T, C.; </w:t>
      </w:r>
      <w:r w:rsidR="00E94631" w:rsidRPr="00E94631">
        <w:rPr>
          <w:b/>
          <w:bCs/>
        </w:rPr>
        <w:t>Artes visuais na educação infantil</w:t>
      </w:r>
      <w:r w:rsidRPr="00E94631">
        <w:rPr>
          <w:b/>
          <w:bCs/>
        </w:rPr>
        <w:t>:</w:t>
      </w:r>
      <w:r w:rsidRPr="00E94631">
        <w:t xml:space="preserve"> </w:t>
      </w:r>
      <w:r w:rsidR="00E94631">
        <w:t>o</w:t>
      </w:r>
      <w:r w:rsidRPr="00E94631">
        <w:t xml:space="preserve"> desenho e o seu papel no desenvolvimento da criança. </w:t>
      </w:r>
      <w:r w:rsidR="00FB71AA" w:rsidRPr="00D00C4C">
        <w:rPr>
          <w:lang w:val="en-US"/>
        </w:rPr>
        <w:t>São Paulo: Contagem, 2020.</w:t>
      </w:r>
    </w:p>
    <w:p w14:paraId="4C3765A5" w14:textId="2930720E" w:rsidR="0033681C" w:rsidRPr="00883840" w:rsidRDefault="0033681C" w:rsidP="009E71AD">
      <w:pPr>
        <w:pStyle w:val="TF-REFERNCIASITEM0"/>
        <w:rPr>
          <w:lang w:val="en-US"/>
        </w:rPr>
      </w:pPr>
      <w:r w:rsidRPr="00883840">
        <w:rPr>
          <w:lang w:val="en-US"/>
        </w:rPr>
        <w:t>GERRY, L</w:t>
      </w:r>
      <w:r w:rsidR="000F1BD1" w:rsidRPr="00883840">
        <w:rPr>
          <w:lang w:val="en-US"/>
        </w:rPr>
        <w:t>.</w:t>
      </w:r>
      <w:r w:rsidRPr="00883840">
        <w:rPr>
          <w:lang w:val="en-US"/>
        </w:rPr>
        <w:t xml:space="preserve"> Paint </w:t>
      </w:r>
      <w:r w:rsidR="000F1BD1" w:rsidRPr="00883840">
        <w:rPr>
          <w:lang w:val="en-US"/>
        </w:rPr>
        <w:t>with me</w:t>
      </w:r>
      <w:r w:rsidR="00135B04" w:rsidRPr="00883840">
        <w:rPr>
          <w:lang w:val="en-US"/>
        </w:rPr>
        <w:t xml:space="preserve">: </w:t>
      </w:r>
      <w:r w:rsidR="000F1BD1" w:rsidRPr="00883840">
        <w:rPr>
          <w:lang w:val="en-US"/>
        </w:rPr>
        <w:t>stimulating creativity</w:t>
      </w:r>
      <w:r w:rsidRPr="00883840">
        <w:rPr>
          <w:lang w:val="en-US"/>
        </w:rPr>
        <w:t xml:space="preserve"> and </w:t>
      </w:r>
      <w:r w:rsidR="000F1BD1" w:rsidRPr="00883840">
        <w:rPr>
          <w:lang w:val="en-US"/>
        </w:rPr>
        <w:t>empathy while painting</w:t>
      </w:r>
      <w:r w:rsidRPr="00883840">
        <w:rPr>
          <w:lang w:val="en-US"/>
        </w:rPr>
        <w:t xml:space="preserve"> with a </w:t>
      </w:r>
      <w:r w:rsidR="000F1BD1" w:rsidRPr="00883840">
        <w:rPr>
          <w:lang w:val="en-US"/>
        </w:rPr>
        <w:t>painter</w:t>
      </w:r>
      <w:r w:rsidRPr="00883840">
        <w:rPr>
          <w:lang w:val="en-US"/>
        </w:rPr>
        <w:t xml:space="preserve"> in Virtual Reality</w:t>
      </w:r>
      <w:r w:rsidR="00135B04" w:rsidRPr="00883840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883840">
        <w:rPr>
          <w:b/>
          <w:lang w:val="en-US"/>
        </w:rPr>
        <w:t>IEEE Transactions on Visualization and Computer Graphics</w:t>
      </w:r>
      <w:r w:rsidRPr="00883840">
        <w:rPr>
          <w:lang w:val="en-US"/>
        </w:rPr>
        <w:t>, v. 23, n</w:t>
      </w:r>
      <w:r w:rsidR="00135B04" w:rsidRPr="00883840">
        <w:rPr>
          <w:lang w:val="en-US"/>
        </w:rPr>
        <w:t xml:space="preserve">. </w:t>
      </w:r>
      <w:r w:rsidRPr="00883840">
        <w:rPr>
          <w:lang w:val="en-US"/>
        </w:rPr>
        <w:t xml:space="preserve"> 4, p. 1418-1426, Apr</w:t>
      </w:r>
      <w:r w:rsidR="00BA5B98" w:rsidRPr="00883840">
        <w:rPr>
          <w:lang w:val="en-US"/>
        </w:rPr>
        <w:t>.</w:t>
      </w:r>
      <w:r w:rsidRPr="00883840">
        <w:rPr>
          <w:lang w:val="en-US"/>
        </w:rPr>
        <w:t xml:space="preserve"> 2017.</w:t>
      </w:r>
    </w:p>
    <w:p w14:paraId="3F283A42" w14:textId="0D04FFD5" w:rsidR="001F0B36" w:rsidRDefault="001F0B36" w:rsidP="009E71AD">
      <w:pPr>
        <w:pStyle w:val="TF-REFERNCIASITEM0"/>
      </w:pPr>
      <w:r w:rsidRPr="00883840">
        <w:t>KIRNER, C</w:t>
      </w:r>
      <w:r w:rsidR="007F2E46" w:rsidRPr="00883840">
        <w:t>.</w:t>
      </w:r>
      <w:r w:rsidRPr="00883840">
        <w:t>; SISCOUTTO, R</w:t>
      </w:r>
      <w:r w:rsidR="000F1BD1" w:rsidRPr="00883840">
        <w:t>.</w:t>
      </w:r>
      <w:r w:rsidRPr="00883840">
        <w:t xml:space="preserve"> </w:t>
      </w:r>
      <w:r w:rsidRPr="00883840">
        <w:rPr>
          <w:b/>
          <w:bCs/>
        </w:rPr>
        <w:t>Realidade virtual e aumentada</w:t>
      </w:r>
      <w:r w:rsidR="00A207D2" w:rsidRPr="00883840">
        <w:rPr>
          <w:b/>
          <w:bCs/>
        </w:rPr>
        <w:t>:</w:t>
      </w:r>
      <w:r w:rsidRPr="00883840">
        <w:rPr>
          <w:b/>
          <w:bCs/>
        </w:rPr>
        <w:t xml:space="preserve"> </w:t>
      </w:r>
      <w:r w:rsidRPr="00883840">
        <w:t>conceitos, projeto e aplicações. Rio de Janeiro: Petrópolis, 2007.</w:t>
      </w:r>
    </w:p>
    <w:p w14:paraId="13D75471" w14:textId="1E142E7E" w:rsidR="00DA684A" w:rsidRPr="00DF339B" w:rsidRDefault="00DA684A" w:rsidP="009E71AD">
      <w:pPr>
        <w:pStyle w:val="TF-REFERNCIASITEM0"/>
      </w:pPr>
      <w:r w:rsidRPr="00D00C4C">
        <w:t>LEAPMOTION. Leap motion</w:t>
      </w:r>
      <w:r w:rsidR="00BD4D43" w:rsidRPr="00D00C4C">
        <w:t xml:space="preserve"> developer</w:t>
      </w:r>
      <w:r w:rsidRPr="00D00C4C">
        <w:t xml:space="preserve">. [S.l.], [2020]. </w:t>
      </w:r>
      <w:r w:rsidRPr="00DF339B">
        <w:t>Disponível em: https://developer.leapmotion.com/. Acesso em: 26 nov. 2020.</w:t>
      </w:r>
    </w:p>
    <w:p w14:paraId="7DAA2B29" w14:textId="37BF9BC1" w:rsidR="001E1ACA" w:rsidRPr="00883840" w:rsidRDefault="001E1ACA" w:rsidP="00A10BEE">
      <w:pPr>
        <w:pStyle w:val="TF-REFERNCIASITEM0"/>
      </w:pPr>
      <w:r w:rsidRPr="00883840">
        <w:rPr>
          <w:shd w:val="clear" w:color="auto" w:fill="FFFFFF"/>
        </w:rPr>
        <w:t>LIMA, W</w:t>
      </w:r>
      <w:r w:rsidR="008F6A52" w:rsidRPr="00883840">
        <w:rPr>
          <w:shd w:val="clear" w:color="auto" w:fill="FFFFFF"/>
        </w:rPr>
        <w:t xml:space="preserve">. </w:t>
      </w:r>
      <w:r w:rsidR="00A53329" w:rsidRPr="00883840">
        <w:rPr>
          <w:shd w:val="clear" w:color="auto" w:fill="FFFFFF"/>
        </w:rPr>
        <w:t>G</w:t>
      </w:r>
      <w:r w:rsidRPr="00883840">
        <w:rPr>
          <w:shd w:val="clear" w:color="auto" w:fill="FFFFFF"/>
        </w:rPr>
        <w:t>. </w:t>
      </w:r>
      <w:r w:rsidRPr="00883840">
        <w:rPr>
          <w:b/>
          <w:shd w:val="clear" w:color="auto" w:fill="FFFFFF"/>
        </w:rPr>
        <w:t xml:space="preserve">Reconhecimento de sinais em libras utilizando </w:t>
      </w:r>
      <w:r w:rsidR="00F90E9E">
        <w:rPr>
          <w:b/>
          <w:shd w:val="clear" w:color="auto" w:fill="FFFFFF"/>
        </w:rPr>
        <w:t>L</w:t>
      </w:r>
      <w:r w:rsidRPr="00883840">
        <w:rPr>
          <w:b/>
          <w:shd w:val="clear" w:color="auto" w:fill="FFFFFF"/>
        </w:rPr>
        <w:t xml:space="preserve">eap </w:t>
      </w:r>
      <w:r w:rsidR="00F90E9E">
        <w:rPr>
          <w:b/>
          <w:shd w:val="clear" w:color="auto" w:fill="FFFFFF"/>
        </w:rPr>
        <w:t>M</w:t>
      </w:r>
      <w:r w:rsidRPr="00883840">
        <w:rPr>
          <w:b/>
          <w:shd w:val="clear" w:color="auto" w:fill="FFFFFF"/>
        </w:rPr>
        <w:t>otion</w:t>
      </w:r>
      <w:r w:rsidRPr="00883840">
        <w:rPr>
          <w:shd w:val="clear" w:color="auto" w:fill="FFFFFF"/>
        </w:rPr>
        <w:t xml:space="preserve">. </w:t>
      </w:r>
      <w:r w:rsidR="008D744D" w:rsidRPr="00883840">
        <w:rPr>
          <w:shd w:val="clear" w:color="auto" w:fill="FFFFFF"/>
        </w:rPr>
        <w:t>61</w:t>
      </w:r>
      <w:r w:rsidR="00A53329" w:rsidRPr="00883840">
        <w:rPr>
          <w:shd w:val="clear" w:color="auto" w:fill="FFFFFF"/>
        </w:rPr>
        <w:t xml:space="preserve">f. </w:t>
      </w:r>
      <w:r w:rsidRPr="00883840">
        <w:rPr>
          <w:shd w:val="clear" w:color="auto" w:fill="FFFFFF"/>
        </w:rPr>
        <w:t xml:space="preserve">2015. </w:t>
      </w:r>
      <w:r w:rsidR="00A53329" w:rsidRPr="00883840">
        <w:rPr>
          <w:shd w:val="clear" w:color="auto" w:fill="FFFFFF"/>
        </w:rPr>
        <w:t>Trabalho</w:t>
      </w:r>
      <w:r w:rsidRPr="00883840">
        <w:rPr>
          <w:shd w:val="clear" w:color="auto" w:fill="FFFFFF"/>
        </w:rPr>
        <w:t xml:space="preserve"> de </w:t>
      </w:r>
      <w:r w:rsidR="00A53329" w:rsidRPr="00883840">
        <w:rPr>
          <w:shd w:val="clear" w:color="auto" w:fill="FFFFFF"/>
        </w:rPr>
        <w:t xml:space="preserve">Conclusão de Curso </w:t>
      </w:r>
      <w:r w:rsidRPr="00883840">
        <w:rPr>
          <w:shd w:val="clear" w:color="auto" w:fill="FFFFFF"/>
        </w:rPr>
        <w:t>(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iência da </w:t>
      </w:r>
      <w:r w:rsidR="00A53329" w:rsidRPr="00883840">
        <w:rPr>
          <w:shd w:val="clear" w:color="auto" w:fill="FFFFFF"/>
        </w:rPr>
        <w:t>C</w:t>
      </w:r>
      <w:r w:rsidRPr="00883840">
        <w:rPr>
          <w:shd w:val="clear" w:color="auto" w:fill="FFFFFF"/>
        </w:rPr>
        <w:t xml:space="preserve">omputação) </w:t>
      </w:r>
      <w:r w:rsidR="005378E3">
        <w:rPr>
          <w:shd w:val="clear" w:color="auto" w:fill="FFFFFF"/>
        </w:rPr>
        <w:t>–</w:t>
      </w:r>
      <w:r w:rsidRPr="00883840">
        <w:rPr>
          <w:shd w:val="clear" w:color="auto" w:fill="FFFFFF"/>
        </w:rPr>
        <w:t xml:space="preserve"> </w:t>
      </w:r>
      <w:r w:rsidR="00164565">
        <w:rPr>
          <w:shd w:val="clear" w:color="auto" w:fill="FFFFFF"/>
        </w:rPr>
        <w:t>Departa</w:t>
      </w:r>
      <w:r w:rsidR="005378E3">
        <w:rPr>
          <w:shd w:val="clear" w:color="auto" w:fill="FFFFFF"/>
        </w:rPr>
        <w:t xml:space="preserve">mento de Sistemas e Computação, </w:t>
      </w:r>
      <w:r w:rsidRPr="00883840">
        <w:rPr>
          <w:shd w:val="clear" w:color="auto" w:fill="FFFFFF"/>
        </w:rPr>
        <w:t xml:space="preserve">Universidade </w:t>
      </w:r>
      <w:r w:rsidR="007A6158">
        <w:rPr>
          <w:shd w:val="clear" w:color="auto" w:fill="FFFFFF"/>
        </w:rPr>
        <w:t>R</w:t>
      </w:r>
      <w:r w:rsidRPr="00883840">
        <w:rPr>
          <w:shd w:val="clear" w:color="auto" w:fill="FFFFFF"/>
        </w:rPr>
        <w:t xml:space="preserve">egional de Blumenau, </w:t>
      </w:r>
      <w:r w:rsidR="005378E3">
        <w:rPr>
          <w:shd w:val="clear" w:color="auto" w:fill="FFFFFF"/>
        </w:rPr>
        <w:t>Blumenau</w:t>
      </w:r>
      <w:r w:rsidRPr="00883840">
        <w:rPr>
          <w:shd w:val="clear" w:color="auto" w:fill="FFFFFF"/>
        </w:rPr>
        <w:t>.</w:t>
      </w:r>
    </w:p>
    <w:p w14:paraId="63836676" w14:textId="4063CFB8" w:rsidR="00F15F26" w:rsidRPr="007A6158" w:rsidRDefault="00F15F26" w:rsidP="00A10BEE">
      <w:pPr>
        <w:pStyle w:val="TF-REFERNCIASITEM0"/>
      </w:pPr>
      <w:r w:rsidRPr="00883840">
        <w:rPr>
          <w:lang w:val="en-US"/>
        </w:rPr>
        <w:t>L</w:t>
      </w:r>
      <w:r w:rsidR="008D600D" w:rsidRPr="00883840">
        <w:rPr>
          <w:lang w:val="en-US"/>
        </w:rPr>
        <w:t>YU</w:t>
      </w:r>
      <w:r w:rsidR="00EB1E79">
        <w:rPr>
          <w:lang w:val="en-US"/>
        </w:rPr>
        <w:t>, R</w:t>
      </w:r>
      <w:r w:rsidR="00A83D0C">
        <w:rPr>
          <w:lang w:val="en-US"/>
        </w:rPr>
        <w:t>.</w:t>
      </w:r>
      <w:r w:rsidRPr="00883840">
        <w:rPr>
          <w:lang w:val="en-US"/>
        </w:rPr>
        <w:t xml:space="preserve"> </w:t>
      </w:r>
      <w:r w:rsidRPr="0021582B">
        <w:rPr>
          <w:i/>
          <w:iCs/>
          <w:lang w:val="en-US"/>
        </w:rPr>
        <w:t>et al</w:t>
      </w:r>
      <w:r w:rsidRPr="00883840">
        <w:rPr>
          <w:lang w:val="en-US"/>
        </w:rPr>
        <w:t>., A flexible finger-mounted airbrush model for immersive freehand painting</w:t>
      </w:r>
      <w:r w:rsidR="00234A09" w:rsidRPr="00883840">
        <w:rPr>
          <w:lang w:val="en-US"/>
        </w:rPr>
        <w:t>. In:</w:t>
      </w:r>
      <w:r w:rsidRPr="00883840">
        <w:rPr>
          <w:lang w:val="en-US"/>
        </w:rPr>
        <w:t xml:space="preserve"> 2017 IEEE/ACIS </w:t>
      </w:r>
      <w:r w:rsidR="00D14D90" w:rsidRPr="00883840">
        <w:rPr>
          <w:lang w:val="en-US"/>
        </w:rPr>
        <w:t>16TH INTERNATIONAL CONFERENCE ON COMPUTER AND INFORMATION SCIENCE</w:t>
      </w:r>
      <w:r w:rsidRPr="00883840">
        <w:rPr>
          <w:lang w:val="en-US"/>
        </w:rPr>
        <w:t xml:space="preserve"> (ICIS), </w:t>
      </w:r>
      <w:r w:rsidR="00D14D90" w:rsidRPr="00883840">
        <w:rPr>
          <w:lang w:val="en-US"/>
        </w:rPr>
        <w:t xml:space="preserve">16, </w:t>
      </w:r>
      <w:r w:rsidR="00E33B79" w:rsidRPr="00883840">
        <w:rPr>
          <w:lang w:val="en-US"/>
        </w:rPr>
        <w:t>2017</w:t>
      </w:r>
      <w:r w:rsidR="00301218" w:rsidRPr="00883840">
        <w:rPr>
          <w:lang w:val="en-US"/>
        </w:rPr>
        <w:t>, Wuhan</w:t>
      </w:r>
      <w:r w:rsidR="00E33B79" w:rsidRPr="00883840">
        <w:rPr>
          <w:lang w:val="en-US"/>
        </w:rPr>
        <w:t xml:space="preserve">. </w:t>
      </w:r>
      <w:r w:rsidR="00E33B79" w:rsidRPr="007A6158">
        <w:rPr>
          <w:b/>
          <w:bCs/>
        </w:rPr>
        <w:t>Proceedings…</w:t>
      </w:r>
      <w:r w:rsidR="00E33B79" w:rsidRPr="007A6158">
        <w:t xml:space="preserve"> </w:t>
      </w:r>
      <w:r w:rsidRPr="007A6158">
        <w:t>Wuhan</w:t>
      </w:r>
      <w:r w:rsidR="00BA32AA" w:rsidRPr="007A6158">
        <w:t>: IEEE</w:t>
      </w:r>
      <w:r w:rsidRPr="007A6158">
        <w:t>, 2017</w:t>
      </w:r>
      <w:r w:rsidR="004F6C73" w:rsidRPr="007A6158">
        <w:t>.</w:t>
      </w:r>
      <w:r w:rsidRPr="007A6158">
        <w:t xml:space="preserve"> p. 395-400</w:t>
      </w:r>
      <w:r w:rsidR="008D600D" w:rsidRPr="007A6158">
        <w:t>.</w:t>
      </w:r>
    </w:p>
    <w:p w14:paraId="47A6DD31" w14:textId="77777777" w:rsidR="008F6A52" w:rsidRPr="00883840" w:rsidRDefault="00AC05C2" w:rsidP="008F6A52">
      <w:pPr>
        <w:pStyle w:val="TF-REFERNCIASITEM0"/>
      </w:pPr>
      <w:commentRangeStart w:id="60"/>
      <w:r w:rsidRPr="007A6158">
        <w:t xml:space="preserve">MORAN, </w:t>
      </w:r>
      <w:r w:rsidR="008F6A52" w:rsidRPr="007A6158">
        <w:t>J. M.</w:t>
      </w:r>
      <w:r w:rsidR="008F6A52" w:rsidRPr="007A6158">
        <w:rPr>
          <w:b/>
          <w:bCs/>
        </w:rPr>
        <w:t xml:space="preserve"> </w:t>
      </w:r>
      <w:r w:rsidR="008F6A52" w:rsidRPr="007A6158">
        <w:t xml:space="preserve">Desafios que as tecnologias digitais nos trazem. </w:t>
      </w:r>
      <w:r w:rsidR="008F6A52" w:rsidRPr="00676573">
        <w:t xml:space="preserve">In: Moran, J. M.; Masetto, M. T.; Behrens, M. A. </w:t>
      </w:r>
      <w:r w:rsidR="008F6A52" w:rsidRPr="00883840">
        <w:rPr>
          <w:b/>
          <w:bCs/>
        </w:rPr>
        <w:t>Novas tecnologias e mediação pedagógica</w:t>
      </w:r>
      <w:r w:rsidR="008F6A52" w:rsidRPr="00883840">
        <w:t>. 21. ed. Campinas, SP: Papirus, 2013.</w:t>
      </w:r>
    </w:p>
    <w:p w14:paraId="1D756A64" w14:textId="1ED2C46F" w:rsidR="00AC05C2" w:rsidRPr="00883840" w:rsidRDefault="00AC05C2" w:rsidP="00AC05C2">
      <w:pPr>
        <w:pStyle w:val="TF-REFERNCIASITEM0"/>
      </w:pPr>
      <w:r w:rsidRPr="00883840">
        <w:t>MORAN, J</w:t>
      </w:r>
      <w:r w:rsidR="008F6A52" w:rsidRPr="00883840">
        <w:t>.</w:t>
      </w:r>
      <w:r w:rsidRPr="00883840">
        <w:t xml:space="preserve"> M. </w:t>
      </w:r>
      <w:r w:rsidRPr="00883840">
        <w:rPr>
          <w:b/>
          <w:bCs/>
        </w:rPr>
        <w:t>Tablets e netbooks na educação</w:t>
      </w:r>
      <w:r w:rsidRPr="00883840">
        <w:t xml:space="preserve">. </w:t>
      </w:r>
      <w:r w:rsidR="00D72337">
        <w:t>[S.</w:t>
      </w:r>
      <w:r w:rsidR="007C7923">
        <w:t>l.</w:t>
      </w:r>
      <w:r w:rsidR="000B232B">
        <w:t xml:space="preserve">], </w:t>
      </w:r>
      <w:r w:rsidRPr="00883840">
        <w:t>2012. Disponível em: http://www.</w:t>
      </w:r>
      <w:commentRangeEnd w:id="60"/>
      <w:r w:rsidR="00A66E6F">
        <w:rPr>
          <w:rStyle w:val="Refdecomentrio"/>
        </w:rPr>
        <w:commentReference w:id="60"/>
      </w:r>
      <w:r w:rsidRPr="00883840">
        <w:t>eca.usp.br/prof/moran/site/textos/tecnologias_eduacacao/tablets.pdf</w:t>
      </w:r>
      <w:r w:rsidR="004F6C73" w:rsidRPr="00883840">
        <w:t>.</w:t>
      </w:r>
      <w:r w:rsidRPr="00883840">
        <w:t xml:space="preserve"> Acesso em: 12 de </w:t>
      </w:r>
      <w:r w:rsidR="00C775B5" w:rsidRPr="00883840">
        <w:t>out.</w:t>
      </w:r>
      <w:r w:rsidRPr="00883840">
        <w:t xml:space="preserve"> de 20</w:t>
      </w:r>
      <w:r w:rsidR="00C775B5" w:rsidRPr="00883840">
        <w:t>20</w:t>
      </w:r>
      <w:r w:rsidRPr="00883840">
        <w:t>.</w:t>
      </w:r>
    </w:p>
    <w:p w14:paraId="7EFF5C1E" w14:textId="322381CD" w:rsidR="00321859" w:rsidRPr="00883840" w:rsidRDefault="00321859" w:rsidP="009E71AD">
      <w:pPr>
        <w:pStyle w:val="TF-REFERNCIASITEM0"/>
        <w:rPr>
          <w:lang w:val="en-US"/>
        </w:rPr>
      </w:pPr>
      <w:r w:rsidRPr="00883840">
        <w:rPr>
          <w:lang w:val="en-US"/>
        </w:rPr>
        <w:t>PATTEN, B.</w:t>
      </w:r>
      <w:r w:rsidR="0008130B">
        <w:rPr>
          <w:lang w:val="en-US"/>
        </w:rPr>
        <w:t xml:space="preserve"> </w:t>
      </w:r>
      <w:r w:rsidR="0008130B" w:rsidRPr="0008130B">
        <w:rPr>
          <w:i/>
          <w:iCs/>
          <w:lang w:val="en-US"/>
        </w:rPr>
        <w:t>et al.</w:t>
      </w:r>
      <w:r w:rsidRPr="00883840">
        <w:rPr>
          <w:lang w:val="en-US"/>
        </w:rPr>
        <w:t xml:space="preserve"> Designing collaborative, constructionist, and contextual applications for handheld devices. </w:t>
      </w:r>
      <w:r w:rsidRPr="00883840">
        <w:rPr>
          <w:b/>
          <w:lang w:val="en-US"/>
        </w:rPr>
        <w:t>Computers &amp; Education</w:t>
      </w:r>
      <w:r w:rsidRPr="00883840">
        <w:rPr>
          <w:lang w:val="en-US"/>
        </w:rPr>
        <w:t>, Oxford, UK: Elsevier Science Ltd, v. 46, p. 294-308, 2006.</w:t>
      </w:r>
    </w:p>
    <w:p w14:paraId="7D217217" w14:textId="0A4DB402" w:rsidR="00650BA4" w:rsidRPr="00883840" w:rsidRDefault="00650BA4" w:rsidP="009E71AD">
      <w:pPr>
        <w:pStyle w:val="TF-REFERNCIASITEM0"/>
      </w:pPr>
      <w:r w:rsidRPr="00883840">
        <w:rPr>
          <w:lang w:val="en-US"/>
        </w:rPr>
        <w:t xml:space="preserve">POESTER, </w:t>
      </w:r>
      <w:r w:rsidR="00A06224" w:rsidRPr="00883840">
        <w:rPr>
          <w:lang w:val="en-US"/>
        </w:rPr>
        <w:t>T.</w:t>
      </w:r>
      <w:r w:rsidRPr="00883840">
        <w:rPr>
          <w:lang w:val="en-US"/>
        </w:rPr>
        <w:t xml:space="preserve"> Sobre o desenho. </w:t>
      </w:r>
      <w:r w:rsidRPr="00883840">
        <w:rPr>
          <w:b/>
        </w:rPr>
        <w:t>Revista Porto Arte</w:t>
      </w:r>
      <w:r w:rsidRPr="00883840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883840">
        <w:rPr>
          <w:lang w:val="en-US"/>
        </w:rPr>
        <w:t xml:space="preserve">RIFTCAT. </w:t>
      </w:r>
      <w:r w:rsidR="0029224B" w:rsidRPr="00057928">
        <w:rPr>
          <w:lang w:val="en-US"/>
        </w:rPr>
        <w:t>V</w:t>
      </w:r>
      <w:r w:rsidR="004A6899" w:rsidRPr="00057928">
        <w:rPr>
          <w:lang w:val="en-US"/>
        </w:rPr>
        <w:t>R</w:t>
      </w:r>
      <w:r w:rsidR="0029224B" w:rsidRPr="00057928">
        <w:rPr>
          <w:lang w:val="en-US"/>
        </w:rPr>
        <w:t xml:space="preserve">idge: </w:t>
      </w:r>
      <w:r w:rsidR="00BB4FBF" w:rsidRPr="00883840">
        <w:rPr>
          <w:lang w:val="en-US"/>
        </w:rPr>
        <w:t xml:space="preserve">play PC </w:t>
      </w:r>
      <w:r w:rsidR="002D5F6A" w:rsidRPr="00883840">
        <w:rPr>
          <w:lang w:val="en-US"/>
        </w:rPr>
        <w:t>VR on your cardboard</w:t>
      </w:r>
      <w:r w:rsidRPr="00883840">
        <w:rPr>
          <w:lang w:val="en-US"/>
        </w:rPr>
        <w:t xml:space="preserve">. </w:t>
      </w:r>
      <w:r w:rsidRPr="00883840">
        <w:t>[S.l.]</w:t>
      </w:r>
      <w:r w:rsidR="00E52F0C" w:rsidRPr="00883840">
        <w:t>, 2020</w:t>
      </w:r>
      <w:r w:rsidRPr="00883840">
        <w:t>. Disponível em: https://riftcat.com/vridge. Acesso em: 10 out. 2020.</w:t>
      </w:r>
    </w:p>
    <w:p w14:paraId="7D8D8E02" w14:textId="4C51DA3C" w:rsidR="004246AE" w:rsidRDefault="004246AE" w:rsidP="004246AE">
      <w:pPr>
        <w:pStyle w:val="TF-REFERNCIASITEM0"/>
      </w:pPr>
      <w:r w:rsidRPr="00883840">
        <w:t>SILVA, V. A. F.</w:t>
      </w:r>
      <w:r>
        <w:t xml:space="preserve"> </w:t>
      </w:r>
      <w:r w:rsidRPr="004246AE">
        <w:rPr>
          <w:i/>
          <w:iCs/>
        </w:rPr>
        <w:t>et. al.</w:t>
      </w:r>
      <w:r w:rsidRPr="00883840">
        <w:t xml:space="preserve">. Realidade Virtual. </w:t>
      </w:r>
      <w:r w:rsidRPr="00EB1E79">
        <w:rPr>
          <w:b/>
          <w:bCs/>
        </w:rPr>
        <w:t>Revista Interface Tecnológica</w:t>
      </w:r>
      <w:r w:rsidRPr="00EB1E79">
        <w:t xml:space="preserve">, [S. l.], v. 14, n. 2, p. 7-18, 2017. </w:t>
      </w:r>
    </w:p>
    <w:p w14:paraId="59E2F591" w14:textId="44FC9F47" w:rsidR="001962A4" w:rsidRPr="00DF2C38" w:rsidRDefault="001962A4" w:rsidP="004246AE">
      <w:pPr>
        <w:pStyle w:val="TF-REFERNCIASITEM0"/>
      </w:pPr>
      <w:r w:rsidRPr="00086FFE">
        <w:t>TORI, R</w:t>
      </w:r>
      <w:r w:rsidR="00086FFE" w:rsidRPr="00086FFE">
        <w:t>.</w:t>
      </w:r>
      <w:r w:rsidRPr="00086FFE">
        <w:t>; KIRNER, C</w:t>
      </w:r>
      <w:r w:rsidR="00086FFE" w:rsidRPr="00086FFE">
        <w:t>.</w:t>
      </w:r>
      <w:r w:rsidRPr="00086FFE">
        <w:t>; SISCOUTTO, R</w:t>
      </w:r>
      <w:r w:rsidR="00086FFE" w:rsidRPr="00086FFE">
        <w:t>.</w:t>
      </w:r>
      <w:r w:rsidRPr="00086FFE">
        <w:t xml:space="preserve"> </w:t>
      </w:r>
      <w:r w:rsidRPr="00DF2C38">
        <w:rPr>
          <w:b/>
        </w:rPr>
        <w:t xml:space="preserve">Fundamentos e </w:t>
      </w:r>
      <w:r w:rsidR="00DF2C38" w:rsidRPr="00DF2C38">
        <w:rPr>
          <w:b/>
          <w:bCs/>
        </w:rPr>
        <w:t>tecnologia</w:t>
      </w:r>
      <w:r w:rsidRPr="00DF2C38">
        <w:rPr>
          <w:b/>
        </w:rPr>
        <w:t xml:space="preserve"> de </w:t>
      </w:r>
      <w:r w:rsidR="00DF2C38" w:rsidRPr="00DF2C38">
        <w:rPr>
          <w:b/>
          <w:bCs/>
        </w:rPr>
        <w:t>realidade virtual</w:t>
      </w:r>
      <w:r w:rsidRPr="00DF2C38">
        <w:rPr>
          <w:b/>
        </w:rPr>
        <w:t xml:space="preserve"> e </w:t>
      </w:r>
      <w:r w:rsidR="00DF2C38" w:rsidRPr="00DF2C38">
        <w:rPr>
          <w:b/>
          <w:bCs/>
        </w:rPr>
        <w:t>aumentada</w:t>
      </w:r>
      <w:r w:rsidRPr="00DF2C38">
        <w:rPr>
          <w:b/>
          <w:bCs/>
        </w:rPr>
        <w:t>.</w:t>
      </w:r>
      <w:r w:rsidRPr="00DF2C38">
        <w:t xml:space="preserve"> Porto Alegre: Editora SBC, 2006. 412 p.</w:t>
      </w:r>
    </w:p>
    <w:p w14:paraId="51F62989" w14:textId="08852039" w:rsidR="00D2078F" w:rsidRPr="00D00C4C" w:rsidRDefault="00D2078F" w:rsidP="00D2078F">
      <w:pPr>
        <w:pStyle w:val="TF-REFERNCIASITEM0"/>
        <w:rPr>
          <w:lang w:val="en-US"/>
        </w:rPr>
      </w:pPr>
      <w:r w:rsidRPr="00D00C4C">
        <w:t xml:space="preserve">ULTRALEAP. Leap motion. [S.l.], [2020?]. </w:t>
      </w:r>
      <w:r w:rsidRPr="00883840">
        <w:t xml:space="preserve">Disponível em: </w:t>
      </w:r>
      <w:r w:rsidR="001D57D8" w:rsidRPr="001D57D8">
        <w:t>https://www.ultraleap.com/product/leap-motion-controller/</w:t>
      </w:r>
      <w:r w:rsidRPr="00883840">
        <w:t xml:space="preserve">. </w:t>
      </w:r>
      <w:r w:rsidRPr="00D00C4C">
        <w:rPr>
          <w:lang w:val="en-US"/>
        </w:rPr>
        <w:t xml:space="preserve">Acesso em: </w:t>
      </w:r>
      <w:r w:rsidR="00A85241" w:rsidRPr="00D00C4C">
        <w:rPr>
          <w:lang w:val="en-US"/>
        </w:rPr>
        <w:t>26</w:t>
      </w:r>
      <w:r w:rsidRPr="00D00C4C">
        <w:rPr>
          <w:lang w:val="en-US"/>
        </w:rPr>
        <w:t xml:space="preserve"> </w:t>
      </w:r>
      <w:r w:rsidR="00A85241" w:rsidRPr="00D00C4C">
        <w:rPr>
          <w:lang w:val="en-US"/>
        </w:rPr>
        <w:t>nov</w:t>
      </w:r>
      <w:r w:rsidRPr="00D00C4C">
        <w:rPr>
          <w:lang w:val="en-US"/>
        </w:rPr>
        <w:t>. 2020.</w:t>
      </w:r>
    </w:p>
    <w:p w14:paraId="29787F49" w14:textId="24BA9A91" w:rsidR="005232C1" w:rsidRPr="00D006F3" w:rsidRDefault="005232C1" w:rsidP="005232C1">
      <w:pPr>
        <w:pStyle w:val="TF-REFERNCIASITEM0"/>
        <w:rPr>
          <w:lang w:val="en-US"/>
        </w:rPr>
      </w:pPr>
      <w:r w:rsidRPr="00D006F3">
        <w:rPr>
          <w:lang w:val="en-US"/>
        </w:rPr>
        <w:t xml:space="preserve">VAITKEVIČIUS, Aurelijus et al. Recognition of american sign language gestures in a virtual reality using leap motion. </w:t>
      </w:r>
      <w:r w:rsidRPr="00D006F3">
        <w:rPr>
          <w:b/>
          <w:bCs/>
          <w:lang w:val="en-US"/>
        </w:rPr>
        <w:t>Applied Sciences</w:t>
      </w:r>
      <w:r w:rsidRPr="00D006F3">
        <w:rPr>
          <w:lang w:val="en-US"/>
        </w:rPr>
        <w:t xml:space="preserve">, </w:t>
      </w:r>
      <w:r w:rsidR="00817DC8" w:rsidRPr="00D00C4C">
        <w:rPr>
          <w:lang w:val="en-US"/>
        </w:rPr>
        <w:t xml:space="preserve">[S. l.], </w:t>
      </w:r>
      <w:r w:rsidRPr="00D006F3">
        <w:rPr>
          <w:lang w:val="en-US"/>
        </w:rPr>
        <w:t xml:space="preserve">v. 9, n. 3, p. </w:t>
      </w:r>
      <w:r>
        <w:rPr>
          <w:lang w:val="en-US"/>
        </w:rPr>
        <w:t>1-26</w:t>
      </w:r>
      <w:r w:rsidRPr="00D006F3">
        <w:rPr>
          <w:lang w:val="en-US"/>
        </w:rPr>
        <w:t xml:space="preserve">, 2019. </w:t>
      </w:r>
    </w:p>
    <w:p w14:paraId="3C819321" w14:textId="565DB52E" w:rsidR="00D2078F" w:rsidRPr="00D00C4C" w:rsidRDefault="008F1CC3" w:rsidP="008F1CC3">
      <w:pPr>
        <w:pStyle w:val="TF-REFERNCIASITEM0"/>
      </w:pPr>
      <w:r w:rsidRPr="00074054">
        <w:rPr>
          <w:lang w:val="en-US"/>
        </w:rPr>
        <w:t xml:space="preserve">WOZNIAK, P. </w:t>
      </w:r>
      <w:r w:rsidRPr="00074054">
        <w:rPr>
          <w:i/>
          <w:lang w:val="en-US"/>
        </w:rPr>
        <w:t>et al.</w:t>
      </w:r>
      <w:r w:rsidRPr="00074054">
        <w:rPr>
          <w:lang w:val="en-US"/>
        </w:rPr>
        <w:t xml:space="preserve">; Possible applications of the LEAP motion controller for more interactive simulated experiments in augmented or virtual reality. In: SPIE </w:t>
      </w:r>
      <w:r w:rsidR="00325170" w:rsidRPr="00325170">
        <w:rPr>
          <w:lang w:val="en-US"/>
        </w:rPr>
        <w:t>OPTICAL ENGINEERING + APPLICATIONS</w:t>
      </w:r>
      <w:r w:rsidRPr="00074054">
        <w:rPr>
          <w:lang w:val="en-US"/>
        </w:rPr>
        <w:t xml:space="preserve">, </w:t>
      </w:r>
      <w:r w:rsidR="00022A71">
        <w:rPr>
          <w:lang w:val="en-US"/>
        </w:rPr>
        <w:t>2016</w:t>
      </w:r>
      <w:r w:rsidR="002D1C85">
        <w:rPr>
          <w:lang w:val="en-US"/>
        </w:rPr>
        <w:t>, San Diego</w:t>
      </w:r>
      <w:r w:rsidR="00022A71">
        <w:rPr>
          <w:lang w:val="en-US"/>
        </w:rPr>
        <w:t xml:space="preserve">. </w:t>
      </w:r>
      <w:r w:rsidR="004D28A5" w:rsidRPr="00A06D8D">
        <w:rPr>
          <w:b/>
          <w:lang w:val="en-US"/>
        </w:rPr>
        <w:t>Proceedings</w:t>
      </w:r>
      <w:r w:rsidR="00A06D8D" w:rsidRPr="00A06D8D">
        <w:rPr>
          <w:b/>
          <w:bCs/>
          <w:lang w:val="en-US"/>
        </w:rPr>
        <w:t xml:space="preserve"> Volume 9946,</w:t>
      </w:r>
      <w:r w:rsidR="004D28A5" w:rsidRPr="00A06D8D">
        <w:rPr>
          <w:b/>
          <w:lang w:val="en-US"/>
        </w:rPr>
        <w:t xml:space="preserve"> </w:t>
      </w:r>
      <w:r w:rsidRPr="00A06D8D">
        <w:rPr>
          <w:b/>
          <w:lang w:val="en-US"/>
        </w:rPr>
        <w:t>Optics Education and Outreach IV</w:t>
      </w:r>
      <w:r w:rsidR="0074776F">
        <w:rPr>
          <w:lang w:val="en-US"/>
        </w:rPr>
        <w:t xml:space="preserve">. </w:t>
      </w:r>
      <w:r w:rsidRPr="00D00C4C">
        <w:t>San Diego, California</w:t>
      </w:r>
      <w:r w:rsidR="0074776F" w:rsidRPr="00D00C4C">
        <w:t xml:space="preserve">: </w:t>
      </w:r>
      <w:r w:rsidR="00972224" w:rsidRPr="00D00C4C">
        <w:t xml:space="preserve">SPIE, </w:t>
      </w:r>
      <w:r w:rsidR="0074776F" w:rsidRPr="00D00C4C">
        <w:t>set. 2016</w:t>
      </w:r>
      <w:r w:rsidR="00972224" w:rsidRPr="00D00C4C">
        <w:t>.</w:t>
      </w:r>
      <w:r w:rsidR="0074776F" w:rsidRPr="00D00C4C">
        <w:t xml:space="preserve"> p.</w:t>
      </w:r>
      <w:r w:rsidRPr="00D00C4C">
        <w:t xml:space="preserve"> </w:t>
      </w:r>
      <w:r w:rsidR="00972224" w:rsidRPr="00D00C4C">
        <w:t>1-13.</w:t>
      </w:r>
    </w:p>
    <w:p w14:paraId="46BB7187" w14:textId="1FFF1825" w:rsidR="00DA684A" w:rsidRPr="00D00C4C" w:rsidRDefault="00DA684A" w:rsidP="004246AE">
      <w:pPr>
        <w:pStyle w:val="TF-REFERNCIASITEM0"/>
      </w:pPr>
    </w:p>
    <w:p w14:paraId="184DFD97" w14:textId="03063B89" w:rsidR="00DA684A" w:rsidRPr="00D00C4C" w:rsidRDefault="00DA684A" w:rsidP="004246AE">
      <w:pPr>
        <w:pStyle w:val="TF-REFERNCIASITEM0"/>
      </w:pPr>
    </w:p>
    <w:p w14:paraId="2126BAA8" w14:textId="65D3883D" w:rsidR="00DA684A" w:rsidRPr="00D00C4C" w:rsidRDefault="00DA684A" w:rsidP="004246AE">
      <w:pPr>
        <w:pStyle w:val="TF-REFERNCIASITEM0"/>
      </w:pPr>
    </w:p>
    <w:p w14:paraId="7F1E6865" w14:textId="77777777" w:rsidR="00DA684A" w:rsidRPr="00D00C4C" w:rsidRDefault="00DA684A" w:rsidP="004246AE">
      <w:pPr>
        <w:pStyle w:val="TF-REFERNCIASITEM0"/>
      </w:pPr>
    </w:p>
    <w:p w14:paraId="5ADD7991" w14:textId="77777777" w:rsidR="004246AE" w:rsidRPr="00D00C4C" w:rsidRDefault="004246AE" w:rsidP="009E71AD">
      <w:pPr>
        <w:pStyle w:val="TF-REFERNCIASITEM0"/>
      </w:pPr>
    </w:p>
    <w:p w14:paraId="037F3565" w14:textId="77777777" w:rsidR="00E11E44" w:rsidRPr="00D00C4C" w:rsidRDefault="00E11E44" w:rsidP="00BE2CF1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 w:rsidRPr="00D00C4C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1"/>
          <w:head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647B271E" w14:textId="77777777" w:rsidR="00D00C4C" w:rsidRPr="00320BFA" w:rsidRDefault="00D00C4C" w:rsidP="00D00C4C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639896FE" w14:textId="0AC5D046" w:rsidR="00D00C4C" w:rsidRPr="00320BFA" w:rsidRDefault="00D00C4C" w:rsidP="00D00C4C">
      <w:pPr>
        <w:pStyle w:val="TF-xAvalLINHA"/>
      </w:pPr>
      <w:r w:rsidRPr="00320BFA">
        <w:t>Acadêmico(a):</w:t>
      </w:r>
      <w:r w:rsidR="001A21C2">
        <w:t xml:space="preserve"> Gabriel Brogni Bento</w:t>
      </w:r>
      <w:r w:rsidRPr="00320BFA">
        <w:tab/>
      </w:r>
    </w:p>
    <w:p w14:paraId="6FE57A18" w14:textId="05A679FE" w:rsidR="00D00C4C" w:rsidRDefault="00D00C4C" w:rsidP="00D00C4C">
      <w:pPr>
        <w:pStyle w:val="TF-xAvalLINHA"/>
      </w:pPr>
      <w:r w:rsidRPr="00320BFA">
        <w:t>Avaliador(a):</w:t>
      </w:r>
      <w:r w:rsidRPr="00320BFA">
        <w:tab/>
      </w:r>
      <w:r w:rsidR="001A21C2">
        <w:t>Andreza Sartori</w:t>
      </w:r>
      <w:r>
        <w:tab/>
      </w:r>
    </w:p>
    <w:p w14:paraId="5189D32B" w14:textId="77777777" w:rsidR="00D00C4C" w:rsidRDefault="00D00C4C" w:rsidP="00D00C4C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D00C4C" w:rsidRPr="00320BFA" w14:paraId="2198ADE4" w14:textId="77777777" w:rsidTr="00AC06C3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76FA8E" w14:textId="77777777" w:rsidR="00D00C4C" w:rsidRPr="00320BFA" w:rsidRDefault="00D00C4C" w:rsidP="00AC06C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276DC93" w14:textId="77777777" w:rsidR="00D00C4C" w:rsidRPr="00320BFA" w:rsidRDefault="00D00C4C" w:rsidP="00AC06C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4F8B5B7" w14:textId="77777777" w:rsidR="00D00C4C" w:rsidRPr="00320BFA" w:rsidRDefault="00D00C4C" w:rsidP="00AC06C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45FFDCE" w14:textId="77777777" w:rsidR="00D00C4C" w:rsidRPr="00320BFA" w:rsidRDefault="00D00C4C" w:rsidP="00AC06C3">
            <w:pPr>
              <w:pStyle w:val="TF-xAvalITEMTABELA"/>
            </w:pPr>
            <w:r w:rsidRPr="00320BFA">
              <w:t>não atende</w:t>
            </w:r>
          </w:p>
        </w:tc>
      </w:tr>
      <w:tr w:rsidR="00D00C4C" w:rsidRPr="00320BFA" w14:paraId="0F42FCFC" w14:textId="77777777" w:rsidTr="00AC06C3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953C696" w14:textId="77777777" w:rsidR="00D00C4C" w:rsidRPr="00320BFA" w:rsidRDefault="00D00C4C" w:rsidP="00AC06C3">
            <w:pPr>
              <w:pStyle w:val="TF-xAvalITEMTABELA"/>
            </w:pPr>
            <w:r w:rsidRPr="00B323A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662A1" w14:textId="77777777" w:rsidR="00D00C4C" w:rsidRPr="00821EE8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103270F7" w14:textId="77777777" w:rsidR="00D00C4C" w:rsidRPr="00821EE8" w:rsidRDefault="00D00C4C" w:rsidP="00AC06C3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693A" w14:textId="552556F1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CA6F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93E19C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14B7D935" w14:textId="77777777" w:rsidTr="00AC06C3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F004D3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CBBF" w14:textId="77777777" w:rsidR="00D00C4C" w:rsidRPr="00821EE8" w:rsidRDefault="00D00C4C" w:rsidP="00AC06C3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47F7" w14:textId="1A844FE8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7FA8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554152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0DADEFB5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1487BD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546B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56BB8953" w14:textId="77777777" w:rsidR="00D00C4C" w:rsidRPr="00320BFA" w:rsidRDefault="00D00C4C" w:rsidP="00AC06C3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02A0A" w14:textId="431B15B9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A941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CF2AE9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6CDE3B66" w14:textId="77777777" w:rsidTr="00AC06C3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1BC08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7178" w14:textId="77777777" w:rsidR="00D00C4C" w:rsidRPr="00320BFA" w:rsidRDefault="00D00C4C" w:rsidP="00AC06C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8FE61" w14:textId="0D5609CD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3BDC3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13923E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70A036A7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99A0F5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95DF" w14:textId="77777777" w:rsidR="00D00C4C" w:rsidRPr="00EE20C1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5B424EB2" w14:textId="77777777" w:rsidR="00D00C4C" w:rsidRPr="00EE20C1" w:rsidRDefault="00D00C4C" w:rsidP="00AC06C3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1F5D5" w14:textId="1F12E062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0A6D3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CBA34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56A367B9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5D95BC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62AE3" w14:textId="77777777" w:rsidR="00D00C4C" w:rsidRPr="00EE20C1" w:rsidRDefault="00D00C4C" w:rsidP="00AC06C3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7F4EC" w14:textId="0AFFE321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CCE4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E0016C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5E8F50B8" w14:textId="77777777" w:rsidTr="00AC06C3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CEF5BA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D262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7D54F66E" w14:textId="77777777" w:rsidR="00D00C4C" w:rsidRPr="00320BFA" w:rsidRDefault="00D00C4C" w:rsidP="00AC06C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CB7A" w14:textId="6C7AA9FF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0E859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EEA728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6A445BA4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187C9C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42D7" w14:textId="77777777" w:rsidR="00D00C4C" w:rsidRPr="00320BFA" w:rsidRDefault="00D00C4C" w:rsidP="00AC06C3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0799" w14:textId="00BA93D7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65C15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D79A3A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0F88665A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7C81BD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08D3" w14:textId="77777777" w:rsidR="00D00C4C" w:rsidRPr="00801036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14816657" w14:textId="77777777" w:rsidR="00D00C4C" w:rsidRPr="00801036" w:rsidRDefault="00D00C4C" w:rsidP="00AC06C3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C95C" w14:textId="0C5C503F" w:rsidR="00D00C4C" w:rsidRPr="00801036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9948" w14:textId="77777777" w:rsidR="00D00C4C" w:rsidRPr="00801036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30FDE1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20D45DF1" w14:textId="77777777" w:rsidTr="00AC06C3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ECB3FD1" w14:textId="77777777" w:rsidR="00D00C4C" w:rsidRPr="00320BFA" w:rsidRDefault="00D00C4C" w:rsidP="00AC06C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C2CCF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292FF304" w14:textId="77777777" w:rsidR="00D00C4C" w:rsidRPr="00320BFA" w:rsidRDefault="00D00C4C" w:rsidP="00AC06C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B6EC" w14:textId="1CC310D1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46BC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DE93AF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6250C1C6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24B754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BDA6" w14:textId="77777777" w:rsidR="00D00C4C" w:rsidRPr="00320BFA" w:rsidRDefault="00D00C4C" w:rsidP="00AC06C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D629E" w14:textId="0268DFBF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3506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37D0C3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26540B14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26A95D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C25DC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338530EE" w14:textId="77777777" w:rsidR="00D00C4C" w:rsidRPr="00320BFA" w:rsidRDefault="00D00C4C" w:rsidP="00AC06C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E34B" w14:textId="644D2DFE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67D00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B65127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0362302A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39C3CE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95888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076610B5" w14:textId="77777777" w:rsidR="00D00C4C" w:rsidRPr="00320BFA" w:rsidRDefault="00D00C4C" w:rsidP="00AC06C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B0AD" w14:textId="30293CAE" w:rsidR="00D00C4C" w:rsidRPr="00320BFA" w:rsidRDefault="001A21C2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5D8E3" w14:textId="77777777" w:rsidR="00D00C4C" w:rsidRPr="00320BFA" w:rsidRDefault="00D00C4C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EE849C" w14:textId="77777777" w:rsidR="00D00C4C" w:rsidRPr="00320BFA" w:rsidRDefault="00D00C4C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1D314776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DE666A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BE253" w14:textId="77777777" w:rsidR="00D00C4C" w:rsidRPr="00320BFA" w:rsidRDefault="00D00C4C" w:rsidP="00D00C4C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5DF6609E" w14:textId="77777777" w:rsidR="00D00C4C" w:rsidRPr="00320BFA" w:rsidRDefault="00D00C4C" w:rsidP="00AC06C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7EC4" w14:textId="76E4D40D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F83A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0B866F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5465C2BD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8F4C5E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1651A" w14:textId="77777777" w:rsidR="00D00C4C" w:rsidRPr="00320BFA" w:rsidRDefault="00D00C4C" w:rsidP="00AC06C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5DB5" w14:textId="713F6FB3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9244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93064E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00C4C" w:rsidRPr="00320BFA" w14:paraId="65356A7E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ECB5C8" w14:textId="77777777" w:rsidR="00D00C4C" w:rsidRPr="00320BFA" w:rsidRDefault="00D00C4C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A06B3CA" w14:textId="77777777" w:rsidR="00D00C4C" w:rsidRPr="00320BFA" w:rsidRDefault="00D00C4C" w:rsidP="00AC06C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2C2912" w14:textId="29AD2B7A" w:rsidR="00D00C4C" w:rsidRPr="00320BFA" w:rsidRDefault="001A21C2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F306576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EB15C79" w14:textId="77777777" w:rsidR="00D00C4C" w:rsidRPr="00320BFA" w:rsidRDefault="00D00C4C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D434A20" w14:textId="77777777" w:rsidR="00D00C4C" w:rsidRPr="00320BFA" w:rsidRDefault="00D00C4C" w:rsidP="00D00C4C">
      <w:pPr>
        <w:pStyle w:val="TF-xAvalLINHA"/>
      </w:pPr>
    </w:p>
    <w:p w14:paraId="297F8C1C" w14:textId="77777777" w:rsidR="00D00C4C" w:rsidRDefault="00D00C4C" w:rsidP="00D00C4C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1D2EE9E3" w14:textId="77777777" w:rsidR="00D00C4C" w:rsidRPr="003F5F25" w:rsidRDefault="00D00C4C" w:rsidP="00D00C4C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D00C4C" w:rsidRPr="00320BFA" w14:paraId="5B317C71" w14:textId="77777777" w:rsidTr="00AC06C3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BCF6988" w14:textId="77777777" w:rsidR="00D00C4C" w:rsidRPr="00320BFA" w:rsidRDefault="00D00C4C" w:rsidP="00AC06C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F10457F" w14:textId="77777777" w:rsidR="00D00C4C" w:rsidRPr="00320BFA" w:rsidRDefault="00D00C4C" w:rsidP="00D00C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E46F0BA" w14:textId="77777777" w:rsidR="00D00C4C" w:rsidRPr="00320BFA" w:rsidRDefault="00D00C4C" w:rsidP="00D00C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428DF65F" w14:textId="77777777" w:rsidR="00D00C4C" w:rsidRPr="00320BFA" w:rsidRDefault="00D00C4C" w:rsidP="00D00C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D00C4C" w:rsidRPr="00320BFA" w14:paraId="6D9F5E06" w14:textId="77777777" w:rsidTr="00AC06C3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47FE467" w14:textId="77777777" w:rsidR="00D00C4C" w:rsidRPr="00320BFA" w:rsidRDefault="00D00C4C" w:rsidP="00AC06C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96A05BC" w14:textId="7369AE20" w:rsidR="00D00C4C" w:rsidRPr="00320BFA" w:rsidRDefault="00D00C4C" w:rsidP="00AC06C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1A21C2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36AA742" w14:textId="77777777" w:rsidR="00D00C4C" w:rsidRPr="00320BFA" w:rsidRDefault="00D00C4C" w:rsidP="00AC06C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15E6FE39" w14:textId="2FC32018" w:rsidR="00D00C4C" w:rsidRDefault="00D00C4C" w:rsidP="00D00C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1A21C2">
        <w:t>01/12/2020</w:t>
      </w:r>
      <w:r>
        <w:tab/>
      </w:r>
    </w:p>
    <w:p w14:paraId="59B395DD" w14:textId="77777777" w:rsidR="00D00C4C" w:rsidRDefault="00D00C4C" w:rsidP="00D00C4C">
      <w:pPr>
        <w:pStyle w:val="TF-xAvalTTULO"/>
        <w:ind w:left="0" w:firstLine="0"/>
        <w:jc w:val="left"/>
      </w:pPr>
    </w:p>
    <w:p w14:paraId="3E1F1C9D" w14:textId="3264A0FB" w:rsidR="0000224C" w:rsidRDefault="0000224C" w:rsidP="00D00C4C">
      <w:pPr>
        <w:pStyle w:val="TF-xAvalTTULO"/>
      </w:pPr>
    </w:p>
    <w:sectPr w:rsidR="0000224C" w:rsidSect="00EC2D7A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Andreza Sartori" w:date="2020-12-01T14:56:00Z" w:initials="AS">
    <w:p w14:paraId="6ED66AA4" w14:textId="1D78F6E8" w:rsidR="00F8539B" w:rsidRDefault="00F8539B">
      <w:pPr>
        <w:pStyle w:val="Textodecomentrio"/>
      </w:pPr>
      <w:r>
        <w:rPr>
          <w:rStyle w:val="Refdecomentrio"/>
        </w:rPr>
        <w:annotationRef/>
      </w:r>
      <w:r w:rsidRPr="00F8539B">
        <w:t>Não se faz parágrafo com uma única frase.</w:t>
      </w:r>
    </w:p>
  </w:comment>
  <w:comment w:id="60" w:author="Andreza Sartori" w:date="2020-12-01T15:14:00Z" w:initials="AS">
    <w:p w14:paraId="579D16C9" w14:textId="5FC65880" w:rsidR="00A66E6F" w:rsidRDefault="00A66E6F">
      <w:pPr>
        <w:pStyle w:val="Textodecomentrio"/>
      </w:pPr>
      <w:r>
        <w:rPr>
          <w:rStyle w:val="Refdecomentrio"/>
        </w:rPr>
        <w:annotationRef/>
      </w:r>
      <w:r w:rsidR="00A641FA">
        <w:t>Coloque a referência em ordem de ano.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ED66AA4" w15:done="0"/>
  <w15:commentEx w15:paraId="579D16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0D83B" w16cex:dateUtc="2020-12-01T17:56:00Z"/>
  <w16cex:commentExtensible w16cex:durableId="2370DC52" w16cex:dateUtc="2020-12-01T18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ED66AA4" w16cid:durableId="2370D83B"/>
  <w16cid:commentId w16cid:paraId="579D16C9" w16cid:durableId="2370DC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3E744" w14:textId="77777777" w:rsidR="002045FF" w:rsidRDefault="002045FF">
      <w:r>
        <w:separator/>
      </w:r>
    </w:p>
  </w:endnote>
  <w:endnote w:type="continuationSeparator" w:id="0">
    <w:p w14:paraId="097FE55C" w14:textId="77777777" w:rsidR="002045FF" w:rsidRDefault="002045FF">
      <w:r>
        <w:continuationSeparator/>
      </w:r>
    </w:p>
  </w:endnote>
  <w:endnote w:type="continuationNotice" w:id="1">
    <w:p w14:paraId="217B0228" w14:textId="77777777" w:rsidR="002045FF" w:rsidRDefault="002045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8F1CC3" w:rsidRDefault="008F1CC3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8F1CC3" w:rsidRPr="0000224C" w:rsidRDefault="008F1CC3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4236A" w14:textId="77777777" w:rsidR="002045FF" w:rsidRDefault="002045FF">
      <w:r>
        <w:separator/>
      </w:r>
    </w:p>
  </w:footnote>
  <w:footnote w:type="continuationSeparator" w:id="0">
    <w:p w14:paraId="0DD6515A" w14:textId="77777777" w:rsidR="002045FF" w:rsidRDefault="002045FF">
      <w:r>
        <w:continuationSeparator/>
      </w:r>
    </w:p>
  </w:footnote>
  <w:footnote w:type="continuationNotice" w:id="1">
    <w:p w14:paraId="5D564C51" w14:textId="77777777" w:rsidR="002045FF" w:rsidRDefault="002045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8F1CC3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8F1CC3" w14:paraId="668E8B00" w14:textId="77777777" w:rsidTr="008F2DC1">
      <w:tc>
        <w:tcPr>
          <w:tcW w:w="5778" w:type="dxa"/>
          <w:shd w:val="clear" w:color="auto" w:fill="auto"/>
        </w:tcPr>
        <w:p w14:paraId="79B53B8D" w14:textId="47E31008" w:rsidR="008F1CC3" w:rsidRPr="003C5262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) PRÉ-PROJETO     (</w:t>
          </w:r>
          <w:r>
            <w:t>  </w:t>
          </w:r>
          <w:r w:rsidR="004231FC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8F1CC3" w:rsidRDefault="008F1CC3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8F1CC3" w:rsidRDefault="008F1C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01DE1795" w:rsidR="008F1CC3" w:rsidRDefault="008F1CC3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8F1CC3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8F1CC3" w:rsidRDefault="008F1CC3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8F1CC3" w:rsidRDefault="008F1CC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1309"/>
    <w:rsid w:val="0000224C"/>
    <w:rsid w:val="00004B76"/>
    <w:rsid w:val="00004D62"/>
    <w:rsid w:val="00007B95"/>
    <w:rsid w:val="00010037"/>
    <w:rsid w:val="00010717"/>
    <w:rsid w:val="00012922"/>
    <w:rsid w:val="00012FA0"/>
    <w:rsid w:val="0001575C"/>
    <w:rsid w:val="00015D71"/>
    <w:rsid w:val="0001648A"/>
    <w:rsid w:val="000171FF"/>
    <w:rsid w:val="000179B5"/>
    <w:rsid w:val="00017B62"/>
    <w:rsid w:val="00017C21"/>
    <w:rsid w:val="000204AD"/>
    <w:rsid w:val="000204E7"/>
    <w:rsid w:val="00020A0D"/>
    <w:rsid w:val="00020EDB"/>
    <w:rsid w:val="00022A71"/>
    <w:rsid w:val="00023FA0"/>
    <w:rsid w:val="00024F0C"/>
    <w:rsid w:val="000256A6"/>
    <w:rsid w:val="00025F09"/>
    <w:rsid w:val="0002602F"/>
    <w:rsid w:val="00026A5D"/>
    <w:rsid w:val="00026B09"/>
    <w:rsid w:val="00026B26"/>
    <w:rsid w:val="00026EEB"/>
    <w:rsid w:val="000274D6"/>
    <w:rsid w:val="000279E7"/>
    <w:rsid w:val="00030E4A"/>
    <w:rsid w:val="00031A27"/>
    <w:rsid w:val="00031EE0"/>
    <w:rsid w:val="00032579"/>
    <w:rsid w:val="000329C8"/>
    <w:rsid w:val="0003550A"/>
    <w:rsid w:val="00035698"/>
    <w:rsid w:val="00035C68"/>
    <w:rsid w:val="00041E6D"/>
    <w:rsid w:val="00042B48"/>
    <w:rsid w:val="0004512C"/>
    <w:rsid w:val="0004530B"/>
    <w:rsid w:val="00045E48"/>
    <w:rsid w:val="0004636B"/>
    <w:rsid w:val="0004641A"/>
    <w:rsid w:val="000465C5"/>
    <w:rsid w:val="00052428"/>
    <w:rsid w:val="00052A07"/>
    <w:rsid w:val="000533DA"/>
    <w:rsid w:val="00053E29"/>
    <w:rsid w:val="00053F32"/>
    <w:rsid w:val="0005457F"/>
    <w:rsid w:val="00054F40"/>
    <w:rsid w:val="00057928"/>
    <w:rsid w:val="000603DB"/>
    <w:rsid w:val="0006088A"/>
    <w:rsid w:val="000608E9"/>
    <w:rsid w:val="00060AEF"/>
    <w:rsid w:val="00060DB6"/>
    <w:rsid w:val="0006113A"/>
    <w:rsid w:val="00061FEB"/>
    <w:rsid w:val="00063090"/>
    <w:rsid w:val="00065947"/>
    <w:rsid w:val="00065ABA"/>
    <w:rsid w:val="00065CDB"/>
    <w:rsid w:val="00066478"/>
    <w:rsid w:val="000667DF"/>
    <w:rsid w:val="0006796C"/>
    <w:rsid w:val="00067F7A"/>
    <w:rsid w:val="00070D04"/>
    <w:rsid w:val="0007116D"/>
    <w:rsid w:val="0007209B"/>
    <w:rsid w:val="0007292D"/>
    <w:rsid w:val="00074054"/>
    <w:rsid w:val="00075792"/>
    <w:rsid w:val="00076470"/>
    <w:rsid w:val="00077611"/>
    <w:rsid w:val="00077754"/>
    <w:rsid w:val="00077A5B"/>
    <w:rsid w:val="00077E6C"/>
    <w:rsid w:val="00080D0E"/>
    <w:rsid w:val="00080F9C"/>
    <w:rsid w:val="0008130B"/>
    <w:rsid w:val="000822B8"/>
    <w:rsid w:val="000848A1"/>
    <w:rsid w:val="0008556C"/>
    <w:rsid w:val="0008579A"/>
    <w:rsid w:val="00085CC7"/>
    <w:rsid w:val="00086725"/>
    <w:rsid w:val="00086AA8"/>
    <w:rsid w:val="00086FFE"/>
    <w:rsid w:val="0008732D"/>
    <w:rsid w:val="0009094C"/>
    <w:rsid w:val="00090ABE"/>
    <w:rsid w:val="000917BA"/>
    <w:rsid w:val="000944ED"/>
    <w:rsid w:val="00095200"/>
    <w:rsid w:val="00096147"/>
    <w:rsid w:val="00096259"/>
    <w:rsid w:val="000965EC"/>
    <w:rsid w:val="00096BAB"/>
    <w:rsid w:val="0009735C"/>
    <w:rsid w:val="000974E5"/>
    <w:rsid w:val="000A0B21"/>
    <w:rsid w:val="000A0D94"/>
    <w:rsid w:val="000A104C"/>
    <w:rsid w:val="000A19DE"/>
    <w:rsid w:val="000A2437"/>
    <w:rsid w:val="000A30C8"/>
    <w:rsid w:val="000A334B"/>
    <w:rsid w:val="000A3EAB"/>
    <w:rsid w:val="000A4881"/>
    <w:rsid w:val="000A5DDE"/>
    <w:rsid w:val="000A5E63"/>
    <w:rsid w:val="000B0E0D"/>
    <w:rsid w:val="000B12B2"/>
    <w:rsid w:val="000B1E76"/>
    <w:rsid w:val="000B2059"/>
    <w:rsid w:val="000B232B"/>
    <w:rsid w:val="000B3868"/>
    <w:rsid w:val="000B56D9"/>
    <w:rsid w:val="000B6EC6"/>
    <w:rsid w:val="000B7EBA"/>
    <w:rsid w:val="000C1926"/>
    <w:rsid w:val="000C1A18"/>
    <w:rsid w:val="000C1FD4"/>
    <w:rsid w:val="000C204A"/>
    <w:rsid w:val="000C3446"/>
    <w:rsid w:val="000C4BF1"/>
    <w:rsid w:val="000C62A8"/>
    <w:rsid w:val="000C648D"/>
    <w:rsid w:val="000C6E7A"/>
    <w:rsid w:val="000C7DB9"/>
    <w:rsid w:val="000D10E8"/>
    <w:rsid w:val="000D1294"/>
    <w:rsid w:val="000D1296"/>
    <w:rsid w:val="000D23D2"/>
    <w:rsid w:val="000D2F97"/>
    <w:rsid w:val="000D61A7"/>
    <w:rsid w:val="000D6BCD"/>
    <w:rsid w:val="000D6E2B"/>
    <w:rsid w:val="000D714B"/>
    <w:rsid w:val="000D72FF"/>
    <w:rsid w:val="000D77AF"/>
    <w:rsid w:val="000D77C2"/>
    <w:rsid w:val="000D79DC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3B0"/>
    <w:rsid w:val="000E7790"/>
    <w:rsid w:val="000E797B"/>
    <w:rsid w:val="000E7A8E"/>
    <w:rsid w:val="000E7F2C"/>
    <w:rsid w:val="000F1BD1"/>
    <w:rsid w:val="000F3CFA"/>
    <w:rsid w:val="000F441A"/>
    <w:rsid w:val="000F4608"/>
    <w:rsid w:val="000F54BE"/>
    <w:rsid w:val="000F6D27"/>
    <w:rsid w:val="000F72DC"/>
    <w:rsid w:val="000F7489"/>
    <w:rsid w:val="000F77E3"/>
    <w:rsid w:val="000F7EC1"/>
    <w:rsid w:val="0010089E"/>
    <w:rsid w:val="00101AE4"/>
    <w:rsid w:val="001045AA"/>
    <w:rsid w:val="00104784"/>
    <w:rsid w:val="00104837"/>
    <w:rsid w:val="001052DC"/>
    <w:rsid w:val="00105877"/>
    <w:rsid w:val="00107295"/>
    <w:rsid w:val="001073FA"/>
    <w:rsid w:val="00107B02"/>
    <w:rsid w:val="0011131C"/>
    <w:rsid w:val="00111AD1"/>
    <w:rsid w:val="001124C1"/>
    <w:rsid w:val="0011363A"/>
    <w:rsid w:val="00113A3F"/>
    <w:rsid w:val="00113C1F"/>
    <w:rsid w:val="00113E89"/>
    <w:rsid w:val="00113F31"/>
    <w:rsid w:val="001155A1"/>
    <w:rsid w:val="001164FE"/>
    <w:rsid w:val="00116A07"/>
    <w:rsid w:val="00117F7A"/>
    <w:rsid w:val="00120281"/>
    <w:rsid w:val="00120431"/>
    <w:rsid w:val="001207AD"/>
    <w:rsid w:val="00120A24"/>
    <w:rsid w:val="00120F03"/>
    <w:rsid w:val="00120F62"/>
    <w:rsid w:val="00121436"/>
    <w:rsid w:val="00121DF5"/>
    <w:rsid w:val="00123D4E"/>
    <w:rsid w:val="00125084"/>
    <w:rsid w:val="00125277"/>
    <w:rsid w:val="0012590E"/>
    <w:rsid w:val="001259AB"/>
    <w:rsid w:val="0012633F"/>
    <w:rsid w:val="00126636"/>
    <w:rsid w:val="00126C8C"/>
    <w:rsid w:val="00127B31"/>
    <w:rsid w:val="00127CB0"/>
    <w:rsid w:val="0013295D"/>
    <w:rsid w:val="00132B96"/>
    <w:rsid w:val="00134B12"/>
    <w:rsid w:val="0013507C"/>
    <w:rsid w:val="0013562B"/>
    <w:rsid w:val="00135B04"/>
    <w:rsid w:val="001366D2"/>
    <w:rsid w:val="00136D51"/>
    <w:rsid w:val="001375F7"/>
    <w:rsid w:val="001406EE"/>
    <w:rsid w:val="00140DB3"/>
    <w:rsid w:val="00141B99"/>
    <w:rsid w:val="001439CC"/>
    <w:rsid w:val="00143AD7"/>
    <w:rsid w:val="00143FFC"/>
    <w:rsid w:val="00144F25"/>
    <w:rsid w:val="00147C53"/>
    <w:rsid w:val="001507D4"/>
    <w:rsid w:val="00150E12"/>
    <w:rsid w:val="00150F92"/>
    <w:rsid w:val="00152AF2"/>
    <w:rsid w:val="001534CD"/>
    <w:rsid w:val="00153C1E"/>
    <w:rsid w:val="00153CCE"/>
    <w:rsid w:val="00154623"/>
    <w:rsid w:val="001554E9"/>
    <w:rsid w:val="00155E00"/>
    <w:rsid w:val="001570A8"/>
    <w:rsid w:val="00161304"/>
    <w:rsid w:val="00161BC4"/>
    <w:rsid w:val="00162BF1"/>
    <w:rsid w:val="0016424A"/>
    <w:rsid w:val="00164565"/>
    <w:rsid w:val="0016560C"/>
    <w:rsid w:val="00170164"/>
    <w:rsid w:val="001713AF"/>
    <w:rsid w:val="00172F70"/>
    <w:rsid w:val="00173FDC"/>
    <w:rsid w:val="00174872"/>
    <w:rsid w:val="00176192"/>
    <w:rsid w:val="00177067"/>
    <w:rsid w:val="0018030E"/>
    <w:rsid w:val="001805D0"/>
    <w:rsid w:val="00180DAB"/>
    <w:rsid w:val="00185BCE"/>
    <w:rsid w:val="00186092"/>
    <w:rsid w:val="00186A0C"/>
    <w:rsid w:val="001936DF"/>
    <w:rsid w:val="00193A97"/>
    <w:rsid w:val="001948BE"/>
    <w:rsid w:val="00194C15"/>
    <w:rsid w:val="0019547B"/>
    <w:rsid w:val="00195642"/>
    <w:rsid w:val="001962A4"/>
    <w:rsid w:val="001A0FEF"/>
    <w:rsid w:val="001A1195"/>
    <w:rsid w:val="001A12CE"/>
    <w:rsid w:val="001A1860"/>
    <w:rsid w:val="001A21C2"/>
    <w:rsid w:val="001A36FE"/>
    <w:rsid w:val="001A5679"/>
    <w:rsid w:val="001A5741"/>
    <w:rsid w:val="001A6292"/>
    <w:rsid w:val="001A6939"/>
    <w:rsid w:val="001A7511"/>
    <w:rsid w:val="001A7EB2"/>
    <w:rsid w:val="001B15CE"/>
    <w:rsid w:val="001B1793"/>
    <w:rsid w:val="001B2226"/>
    <w:rsid w:val="001B2F1E"/>
    <w:rsid w:val="001B3959"/>
    <w:rsid w:val="001C159C"/>
    <w:rsid w:val="001C1F02"/>
    <w:rsid w:val="001C33B0"/>
    <w:rsid w:val="001C57E6"/>
    <w:rsid w:val="001C5CBB"/>
    <w:rsid w:val="001C73A0"/>
    <w:rsid w:val="001C7D1B"/>
    <w:rsid w:val="001D1888"/>
    <w:rsid w:val="001D3A8A"/>
    <w:rsid w:val="001D4F3F"/>
    <w:rsid w:val="001D57D8"/>
    <w:rsid w:val="001D5FD6"/>
    <w:rsid w:val="001D6234"/>
    <w:rsid w:val="001D670B"/>
    <w:rsid w:val="001D6A3A"/>
    <w:rsid w:val="001E017A"/>
    <w:rsid w:val="001E15D3"/>
    <w:rsid w:val="001E18C0"/>
    <w:rsid w:val="001E1ACA"/>
    <w:rsid w:val="001E250A"/>
    <w:rsid w:val="001E2C1E"/>
    <w:rsid w:val="001E37C1"/>
    <w:rsid w:val="001E3A39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69A"/>
    <w:rsid w:val="001F1A5E"/>
    <w:rsid w:val="001F1D86"/>
    <w:rsid w:val="001F4B49"/>
    <w:rsid w:val="001F6440"/>
    <w:rsid w:val="001F6F64"/>
    <w:rsid w:val="0020226B"/>
    <w:rsid w:val="00202F3F"/>
    <w:rsid w:val="002045FF"/>
    <w:rsid w:val="00205A1C"/>
    <w:rsid w:val="0020630B"/>
    <w:rsid w:val="0020677F"/>
    <w:rsid w:val="00212D91"/>
    <w:rsid w:val="0021582B"/>
    <w:rsid w:val="00220FA4"/>
    <w:rsid w:val="00222434"/>
    <w:rsid w:val="00222592"/>
    <w:rsid w:val="002229CF"/>
    <w:rsid w:val="00223E5A"/>
    <w:rsid w:val="00224BB2"/>
    <w:rsid w:val="0022583F"/>
    <w:rsid w:val="00226F2E"/>
    <w:rsid w:val="00227BF0"/>
    <w:rsid w:val="00232DCB"/>
    <w:rsid w:val="002331EF"/>
    <w:rsid w:val="002348AD"/>
    <w:rsid w:val="00234A09"/>
    <w:rsid w:val="00235240"/>
    <w:rsid w:val="002368FD"/>
    <w:rsid w:val="002409B3"/>
    <w:rsid w:val="0024110F"/>
    <w:rsid w:val="002423AB"/>
    <w:rsid w:val="00242935"/>
    <w:rsid w:val="00242F02"/>
    <w:rsid w:val="00243DE8"/>
    <w:rsid w:val="002440B0"/>
    <w:rsid w:val="002453A4"/>
    <w:rsid w:val="00245960"/>
    <w:rsid w:val="002467A8"/>
    <w:rsid w:val="0024754E"/>
    <w:rsid w:val="002503C1"/>
    <w:rsid w:val="0025067F"/>
    <w:rsid w:val="0025069A"/>
    <w:rsid w:val="00251695"/>
    <w:rsid w:val="00254772"/>
    <w:rsid w:val="00255147"/>
    <w:rsid w:val="0025566A"/>
    <w:rsid w:val="00255FED"/>
    <w:rsid w:val="0025773D"/>
    <w:rsid w:val="00263593"/>
    <w:rsid w:val="002729AD"/>
    <w:rsid w:val="00273233"/>
    <w:rsid w:val="00273DBA"/>
    <w:rsid w:val="002742D5"/>
    <w:rsid w:val="002752C4"/>
    <w:rsid w:val="002771C7"/>
    <w:rsid w:val="00277644"/>
    <w:rsid w:val="0027792D"/>
    <w:rsid w:val="0028139C"/>
    <w:rsid w:val="00282017"/>
    <w:rsid w:val="00282723"/>
    <w:rsid w:val="00282788"/>
    <w:rsid w:val="00282983"/>
    <w:rsid w:val="002830A0"/>
    <w:rsid w:val="00283174"/>
    <w:rsid w:val="00283CF3"/>
    <w:rsid w:val="0028617A"/>
    <w:rsid w:val="00286B93"/>
    <w:rsid w:val="0029224B"/>
    <w:rsid w:val="002925AC"/>
    <w:rsid w:val="00292D5E"/>
    <w:rsid w:val="002936AC"/>
    <w:rsid w:val="0029378B"/>
    <w:rsid w:val="00293AE2"/>
    <w:rsid w:val="002944B5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560"/>
    <w:rsid w:val="002B2F7B"/>
    <w:rsid w:val="002B43F7"/>
    <w:rsid w:val="002B4718"/>
    <w:rsid w:val="002B4E4B"/>
    <w:rsid w:val="002B7413"/>
    <w:rsid w:val="002C0473"/>
    <w:rsid w:val="002C0BDF"/>
    <w:rsid w:val="002C3BAE"/>
    <w:rsid w:val="002C3D6E"/>
    <w:rsid w:val="002D1C85"/>
    <w:rsid w:val="002D20A8"/>
    <w:rsid w:val="002D3BAD"/>
    <w:rsid w:val="002D40BA"/>
    <w:rsid w:val="002D4451"/>
    <w:rsid w:val="002D5158"/>
    <w:rsid w:val="002D5161"/>
    <w:rsid w:val="002D5F6A"/>
    <w:rsid w:val="002D7598"/>
    <w:rsid w:val="002D7830"/>
    <w:rsid w:val="002D7C38"/>
    <w:rsid w:val="002E1418"/>
    <w:rsid w:val="002E447C"/>
    <w:rsid w:val="002E6C19"/>
    <w:rsid w:val="002E6DD1"/>
    <w:rsid w:val="002F0245"/>
    <w:rsid w:val="002F027E"/>
    <w:rsid w:val="002F297E"/>
    <w:rsid w:val="002F3E74"/>
    <w:rsid w:val="002F4C2B"/>
    <w:rsid w:val="002F6BFD"/>
    <w:rsid w:val="002F6EAF"/>
    <w:rsid w:val="00301218"/>
    <w:rsid w:val="0030164F"/>
    <w:rsid w:val="00302986"/>
    <w:rsid w:val="00303F39"/>
    <w:rsid w:val="00305407"/>
    <w:rsid w:val="00305561"/>
    <w:rsid w:val="00305EAF"/>
    <w:rsid w:val="00305EE0"/>
    <w:rsid w:val="0030693C"/>
    <w:rsid w:val="0030699A"/>
    <w:rsid w:val="0030757F"/>
    <w:rsid w:val="00307C15"/>
    <w:rsid w:val="003103BD"/>
    <w:rsid w:val="003111DB"/>
    <w:rsid w:val="003123AE"/>
    <w:rsid w:val="0031295A"/>
    <w:rsid w:val="00312CEA"/>
    <w:rsid w:val="00313E2A"/>
    <w:rsid w:val="003172A4"/>
    <w:rsid w:val="00320BFA"/>
    <w:rsid w:val="00321308"/>
    <w:rsid w:val="00321859"/>
    <w:rsid w:val="003220CD"/>
    <w:rsid w:val="00322B41"/>
    <w:rsid w:val="00322C3E"/>
    <w:rsid w:val="00323688"/>
    <w:rsid w:val="0032378D"/>
    <w:rsid w:val="00324A53"/>
    <w:rsid w:val="00325170"/>
    <w:rsid w:val="00330303"/>
    <w:rsid w:val="00330902"/>
    <w:rsid w:val="00331F08"/>
    <w:rsid w:val="00332080"/>
    <w:rsid w:val="00333815"/>
    <w:rsid w:val="00334A27"/>
    <w:rsid w:val="00334F98"/>
    <w:rsid w:val="00335048"/>
    <w:rsid w:val="0033651B"/>
    <w:rsid w:val="0033681C"/>
    <w:rsid w:val="00337D62"/>
    <w:rsid w:val="00340AD0"/>
    <w:rsid w:val="00340B6D"/>
    <w:rsid w:val="00340C8E"/>
    <w:rsid w:val="00342346"/>
    <w:rsid w:val="00342694"/>
    <w:rsid w:val="003440F1"/>
    <w:rsid w:val="00344540"/>
    <w:rsid w:val="003445CE"/>
    <w:rsid w:val="00344719"/>
    <w:rsid w:val="003448B0"/>
    <w:rsid w:val="00345CEA"/>
    <w:rsid w:val="00346896"/>
    <w:rsid w:val="003519A3"/>
    <w:rsid w:val="003521F0"/>
    <w:rsid w:val="00353BAF"/>
    <w:rsid w:val="00354914"/>
    <w:rsid w:val="00354AD7"/>
    <w:rsid w:val="00354DCD"/>
    <w:rsid w:val="00355C10"/>
    <w:rsid w:val="003579E5"/>
    <w:rsid w:val="00357EBB"/>
    <w:rsid w:val="00362443"/>
    <w:rsid w:val="003625D4"/>
    <w:rsid w:val="00363166"/>
    <w:rsid w:val="003637F4"/>
    <w:rsid w:val="0036477F"/>
    <w:rsid w:val="00364E8C"/>
    <w:rsid w:val="003658E7"/>
    <w:rsid w:val="00366725"/>
    <w:rsid w:val="0037046F"/>
    <w:rsid w:val="003740AD"/>
    <w:rsid w:val="00374C79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855A0"/>
    <w:rsid w:val="003916E0"/>
    <w:rsid w:val="003936C8"/>
    <w:rsid w:val="0039717E"/>
    <w:rsid w:val="003A039C"/>
    <w:rsid w:val="003A2046"/>
    <w:rsid w:val="003A22A1"/>
    <w:rsid w:val="003A2900"/>
    <w:rsid w:val="003A2B7D"/>
    <w:rsid w:val="003A40D7"/>
    <w:rsid w:val="003A4139"/>
    <w:rsid w:val="003A4A75"/>
    <w:rsid w:val="003A5366"/>
    <w:rsid w:val="003A65A4"/>
    <w:rsid w:val="003A6A55"/>
    <w:rsid w:val="003B03B9"/>
    <w:rsid w:val="003B20D6"/>
    <w:rsid w:val="003B2901"/>
    <w:rsid w:val="003B2C06"/>
    <w:rsid w:val="003B49CC"/>
    <w:rsid w:val="003B4CD5"/>
    <w:rsid w:val="003B5EF7"/>
    <w:rsid w:val="003B647A"/>
    <w:rsid w:val="003B6936"/>
    <w:rsid w:val="003B70C9"/>
    <w:rsid w:val="003B75D3"/>
    <w:rsid w:val="003C11DB"/>
    <w:rsid w:val="003C3E09"/>
    <w:rsid w:val="003C4566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5852"/>
    <w:rsid w:val="003D605D"/>
    <w:rsid w:val="003E0D24"/>
    <w:rsid w:val="003E2400"/>
    <w:rsid w:val="003E2E7F"/>
    <w:rsid w:val="003E4F19"/>
    <w:rsid w:val="003E62F1"/>
    <w:rsid w:val="003E6768"/>
    <w:rsid w:val="003F058B"/>
    <w:rsid w:val="003F1CE7"/>
    <w:rsid w:val="003F4227"/>
    <w:rsid w:val="003F4FE8"/>
    <w:rsid w:val="003F5F25"/>
    <w:rsid w:val="003F639A"/>
    <w:rsid w:val="0040019F"/>
    <w:rsid w:val="00400972"/>
    <w:rsid w:val="00401A19"/>
    <w:rsid w:val="004032A3"/>
    <w:rsid w:val="0040372F"/>
    <w:rsid w:val="00403CAD"/>
    <w:rsid w:val="0040436D"/>
    <w:rsid w:val="004078C4"/>
    <w:rsid w:val="00407992"/>
    <w:rsid w:val="00410543"/>
    <w:rsid w:val="00411B8E"/>
    <w:rsid w:val="0041247A"/>
    <w:rsid w:val="00413709"/>
    <w:rsid w:val="00415CDE"/>
    <w:rsid w:val="00415D50"/>
    <w:rsid w:val="0041697E"/>
    <w:rsid w:val="00416CE9"/>
    <w:rsid w:val="004173CC"/>
    <w:rsid w:val="00417949"/>
    <w:rsid w:val="00417ED2"/>
    <w:rsid w:val="00422147"/>
    <w:rsid w:val="00422319"/>
    <w:rsid w:val="00422331"/>
    <w:rsid w:val="004231FC"/>
    <w:rsid w:val="004232EF"/>
    <w:rsid w:val="0042356B"/>
    <w:rsid w:val="00423D73"/>
    <w:rsid w:val="0042420A"/>
    <w:rsid w:val="004243D2"/>
    <w:rsid w:val="00424610"/>
    <w:rsid w:val="004246AE"/>
    <w:rsid w:val="00424AD5"/>
    <w:rsid w:val="004251A9"/>
    <w:rsid w:val="004259F5"/>
    <w:rsid w:val="00426D68"/>
    <w:rsid w:val="00427991"/>
    <w:rsid w:val="004306BE"/>
    <w:rsid w:val="004307A8"/>
    <w:rsid w:val="00430FE0"/>
    <w:rsid w:val="0043120F"/>
    <w:rsid w:val="00434861"/>
    <w:rsid w:val="00434980"/>
    <w:rsid w:val="00435424"/>
    <w:rsid w:val="00435666"/>
    <w:rsid w:val="00436CE8"/>
    <w:rsid w:val="00436DFC"/>
    <w:rsid w:val="0043794D"/>
    <w:rsid w:val="00443017"/>
    <w:rsid w:val="00443FAC"/>
    <w:rsid w:val="00445F19"/>
    <w:rsid w:val="004515C6"/>
    <w:rsid w:val="00451B94"/>
    <w:rsid w:val="004524B9"/>
    <w:rsid w:val="004531FB"/>
    <w:rsid w:val="0045336E"/>
    <w:rsid w:val="004542AD"/>
    <w:rsid w:val="00455AED"/>
    <w:rsid w:val="0046025B"/>
    <w:rsid w:val="0046028E"/>
    <w:rsid w:val="00460676"/>
    <w:rsid w:val="004609E9"/>
    <w:rsid w:val="00462760"/>
    <w:rsid w:val="004637DB"/>
    <w:rsid w:val="0046425C"/>
    <w:rsid w:val="004661F2"/>
    <w:rsid w:val="004671F0"/>
    <w:rsid w:val="0047048B"/>
    <w:rsid w:val="00470C41"/>
    <w:rsid w:val="00470F54"/>
    <w:rsid w:val="004711FB"/>
    <w:rsid w:val="00471630"/>
    <w:rsid w:val="00471816"/>
    <w:rsid w:val="00471C1B"/>
    <w:rsid w:val="00472F10"/>
    <w:rsid w:val="00473930"/>
    <w:rsid w:val="00476145"/>
    <w:rsid w:val="0047690F"/>
    <w:rsid w:val="00476C78"/>
    <w:rsid w:val="00480622"/>
    <w:rsid w:val="00480F57"/>
    <w:rsid w:val="004815EE"/>
    <w:rsid w:val="00481B4C"/>
    <w:rsid w:val="00482174"/>
    <w:rsid w:val="00483933"/>
    <w:rsid w:val="00484B3E"/>
    <w:rsid w:val="004850C6"/>
    <w:rsid w:val="0048576D"/>
    <w:rsid w:val="004859D4"/>
    <w:rsid w:val="00490347"/>
    <w:rsid w:val="00490838"/>
    <w:rsid w:val="00491193"/>
    <w:rsid w:val="00492B3A"/>
    <w:rsid w:val="00493B1A"/>
    <w:rsid w:val="004942A3"/>
    <w:rsid w:val="0049495C"/>
    <w:rsid w:val="00494F14"/>
    <w:rsid w:val="00495CCA"/>
    <w:rsid w:val="0049793E"/>
    <w:rsid w:val="00497EF6"/>
    <w:rsid w:val="004A0D7F"/>
    <w:rsid w:val="004A1763"/>
    <w:rsid w:val="004A4731"/>
    <w:rsid w:val="004A59C2"/>
    <w:rsid w:val="004A5FF0"/>
    <w:rsid w:val="004A6899"/>
    <w:rsid w:val="004A77F3"/>
    <w:rsid w:val="004A7F6D"/>
    <w:rsid w:val="004B22D5"/>
    <w:rsid w:val="004B2639"/>
    <w:rsid w:val="004B3686"/>
    <w:rsid w:val="004B42D8"/>
    <w:rsid w:val="004B53C4"/>
    <w:rsid w:val="004B6151"/>
    <w:rsid w:val="004B6B8F"/>
    <w:rsid w:val="004B7511"/>
    <w:rsid w:val="004C217A"/>
    <w:rsid w:val="004C2FD3"/>
    <w:rsid w:val="004C3763"/>
    <w:rsid w:val="004C3F66"/>
    <w:rsid w:val="004C566A"/>
    <w:rsid w:val="004C6098"/>
    <w:rsid w:val="004C64E1"/>
    <w:rsid w:val="004C6C6D"/>
    <w:rsid w:val="004C746A"/>
    <w:rsid w:val="004C754C"/>
    <w:rsid w:val="004C770F"/>
    <w:rsid w:val="004D09C1"/>
    <w:rsid w:val="004D28A5"/>
    <w:rsid w:val="004D3EBB"/>
    <w:rsid w:val="004D47C9"/>
    <w:rsid w:val="004D489E"/>
    <w:rsid w:val="004D4BE8"/>
    <w:rsid w:val="004D51A9"/>
    <w:rsid w:val="004D7345"/>
    <w:rsid w:val="004E0039"/>
    <w:rsid w:val="004E0A00"/>
    <w:rsid w:val="004E1FD4"/>
    <w:rsid w:val="004E23CE"/>
    <w:rsid w:val="004E44A3"/>
    <w:rsid w:val="004E516B"/>
    <w:rsid w:val="004E59F8"/>
    <w:rsid w:val="004F063C"/>
    <w:rsid w:val="004F06DB"/>
    <w:rsid w:val="004F11F6"/>
    <w:rsid w:val="004F1C3A"/>
    <w:rsid w:val="004F468C"/>
    <w:rsid w:val="004F67B6"/>
    <w:rsid w:val="004F6C73"/>
    <w:rsid w:val="00500539"/>
    <w:rsid w:val="00501CBD"/>
    <w:rsid w:val="00503373"/>
    <w:rsid w:val="00503891"/>
    <w:rsid w:val="00503BBE"/>
    <w:rsid w:val="00503CEF"/>
    <w:rsid w:val="00503F3F"/>
    <w:rsid w:val="00504605"/>
    <w:rsid w:val="00504693"/>
    <w:rsid w:val="00507B98"/>
    <w:rsid w:val="0051072B"/>
    <w:rsid w:val="005108A7"/>
    <w:rsid w:val="00510D35"/>
    <w:rsid w:val="0051209E"/>
    <w:rsid w:val="005135CF"/>
    <w:rsid w:val="005137C4"/>
    <w:rsid w:val="00514C96"/>
    <w:rsid w:val="00515E8F"/>
    <w:rsid w:val="0051668D"/>
    <w:rsid w:val="00520330"/>
    <w:rsid w:val="0052161E"/>
    <w:rsid w:val="0052185A"/>
    <w:rsid w:val="005228DB"/>
    <w:rsid w:val="005232C1"/>
    <w:rsid w:val="00525A8D"/>
    <w:rsid w:val="00530246"/>
    <w:rsid w:val="005307AF"/>
    <w:rsid w:val="00531B00"/>
    <w:rsid w:val="00536336"/>
    <w:rsid w:val="00536FD4"/>
    <w:rsid w:val="005378E3"/>
    <w:rsid w:val="00540DCF"/>
    <w:rsid w:val="00541B62"/>
    <w:rsid w:val="005428A0"/>
    <w:rsid w:val="00542ED7"/>
    <w:rsid w:val="00543473"/>
    <w:rsid w:val="005434D6"/>
    <w:rsid w:val="00545851"/>
    <w:rsid w:val="00545DC3"/>
    <w:rsid w:val="00547A3C"/>
    <w:rsid w:val="00550D4A"/>
    <w:rsid w:val="0055161A"/>
    <w:rsid w:val="005561F8"/>
    <w:rsid w:val="00556A44"/>
    <w:rsid w:val="00556D23"/>
    <w:rsid w:val="0055767E"/>
    <w:rsid w:val="00560D05"/>
    <w:rsid w:val="00561811"/>
    <w:rsid w:val="00561D09"/>
    <w:rsid w:val="00562985"/>
    <w:rsid w:val="00562B53"/>
    <w:rsid w:val="00564A29"/>
    <w:rsid w:val="00564FBC"/>
    <w:rsid w:val="005650F0"/>
    <w:rsid w:val="00565799"/>
    <w:rsid w:val="00565DA9"/>
    <w:rsid w:val="00566504"/>
    <w:rsid w:val="005700AC"/>
    <w:rsid w:val="005705A9"/>
    <w:rsid w:val="00572864"/>
    <w:rsid w:val="005733D0"/>
    <w:rsid w:val="00574C5D"/>
    <w:rsid w:val="00576CEA"/>
    <w:rsid w:val="005773EC"/>
    <w:rsid w:val="00581C98"/>
    <w:rsid w:val="005838C8"/>
    <w:rsid w:val="00583D79"/>
    <w:rsid w:val="00583EF0"/>
    <w:rsid w:val="0058482B"/>
    <w:rsid w:val="00585005"/>
    <w:rsid w:val="00585B72"/>
    <w:rsid w:val="0058618A"/>
    <w:rsid w:val="00586357"/>
    <w:rsid w:val="0058667F"/>
    <w:rsid w:val="00587002"/>
    <w:rsid w:val="00587F67"/>
    <w:rsid w:val="00590741"/>
    <w:rsid w:val="005907E0"/>
    <w:rsid w:val="005915AF"/>
    <w:rsid w:val="00591611"/>
    <w:rsid w:val="00592BA8"/>
    <w:rsid w:val="00592D17"/>
    <w:rsid w:val="00593045"/>
    <w:rsid w:val="00593312"/>
    <w:rsid w:val="00595EAF"/>
    <w:rsid w:val="00596533"/>
    <w:rsid w:val="005A1B22"/>
    <w:rsid w:val="005A315B"/>
    <w:rsid w:val="005A362B"/>
    <w:rsid w:val="005A3CA4"/>
    <w:rsid w:val="005A3FC1"/>
    <w:rsid w:val="005A4952"/>
    <w:rsid w:val="005A5108"/>
    <w:rsid w:val="005A6B5E"/>
    <w:rsid w:val="005B0B4C"/>
    <w:rsid w:val="005B176C"/>
    <w:rsid w:val="005B18F8"/>
    <w:rsid w:val="005B1DAD"/>
    <w:rsid w:val="005B20A1"/>
    <w:rsid w:val="005B2478"/>
    <w:rsid w:val="005B2E12"/>
    <w:rsid w:val="005B3EB5"/>
    <w:rsid w:val="005B7256"/>
    <w:rsid w:val="005C1927"/>
    <w:rsid w:val="005C20E8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E1ED5"/>
    <w:rsid w:val="005E2DCE"/>
    <w:rsid w:val="005E35F3"/>
    <w:rsid w:val="005E400D"/>
    <w:rsid w:val="005E4736"/>
    <w:rsid w:val="005E53C9"/>
    <w:rsid w:val="005E5E27"/>
    <w:rsid w:val="005E5E6A"/>
    <w:rsid w:val="005E64E6"/>
    <w:rsid w:val="005E698D"/>
    <w:rsid w:val="005F09F1"/>
    <w:rsid w:val="005F0C7C"/>
    <w:rsid w:val="005F31F0"/>
    <w:rsid w:val="005F3DEB"/>
    <w:rsid w:val="005F4A3A"/>
    <w:rsid w:val="005F645A"/>
    <w:rsid w:val="005F73C0"/>
    <w:rsid w:val="005F7ED6"/>
    <w:rsid w:val="005F7EDE"/>
    <w:rsid w:val="006001AA"/>
    <w:rsid w:val="0060060C"/>
    <w:rsid w:val="00601011"/>
    <w:rsid w:val="00601B2E"/>
    <w:rsid w:val="00601D99"/>
    <w:rsid w:val="00603030"/>
    <w:rsid w:val="00603BB0"/>
    <w:rsid w:val="0060762E"/>
    <w:rsid w:val="006107B0"/>
    <w:rsid w:val="006118D1"/>
    <w:rsid w:val="006123CE"/>
    <w:rsid w:val="0061251F"/>
    <w:rsid w:val="006143AA"/>
    <w:rsid w:val="0061443C"/>
    <w:rsid w:val="006154B1"/>
    <w:rsid w:val="00620D93"/>
    <w:rsid w:val="0062386A"/>
    <w:rsid w:val="00623ACB"/>
    <w:rsid w:val="0062496C"/>
    <w:rsid w:val="0062576D"/>
    <w:rsid w:val="00625788"/>
    <w:rsid w:val="006266E7"/>
    <w:rsid w:val="006276DA"/>
    <w:rsid w:val="006305AA"/>
    <w:rsid w:val="00630BDA"/>
    <w:rsid w:val="006319BB"/>
    <w:rsid w:val="0063277E"/>
    <w:rsid w:val="00635CE3"/>
    <w:rsid w:val="006363FE"/>
    <w:rsid w:val="006364F4"/>
    <w:rsid w:val="00636DD4"/>
    <w:rsid w:val="00637EBE"/>
    <w:rsid w:val="00640352"/>
    <w:rsid w:val="006415A8"/>
    <w:rsid w:val="0064173B"/>
    <w:rsid w:val="00641A7B"/>
    <w:rsid w:val="006426D5"/>
    <w:rsid w:val="00642924"/>
    <w:rsid w:val="006430CF"/>
    <w:rsid w:val="00643FE1"/>
    <w:rsid w:val="006446D1"/>
    <w:rsid w:val="0064645A"/>
    <w:rsid w:val="006466FF"/>
    <w:rsid w:val="006468CD"/>
    <w:rsid w:val="00646A5F"/>
    <w:rsid w:val="006475C1"/>
    <w:rsid w:val="00650BA4"/>
    <w:rsid w:val="00651260"/>
    <w:rsid w:val="006512C1"/>
    <w:rsid w:val="00651990"/>
    <w:rsid w:val="00653E0C"/>
    <w:rsid w:val="00653F75"/>
    <w:rsid w:val="00656C00"/>
    <w:rsid w:val="00657194"/>
    <w:rsid w:val="006571E6"/>
    <w:rsid w:val="00661967"/>
    <w:rsid w:val="006619FD"/>
    <w:rsid w:val="00661B07"/>
    <w:rsid w:val="00661F61"/>
    <w:rsid w:val="006636EB"/>
    <w:rsid w:val="00664E9C"/>
    <w:rsid w:val="006650D8"/>
    <w:rsid w:val="00666A38"/>
    <w:rsid w:val="0066721E"/>
    <w:rsid w:val="00670BE6"/>
    <w:rsid w:val="00671B49"/>
    <w:rsid w:val="00673B12"/>
    <w:rsid w:val="00673FFB"/>
    <w:rsid w:val="00674155"/>
    <w:rsid w:val="0067428D"/>
    <w:rsid w:val="006746CA"/>
    <w:rsid w:val="00676573"/>
    <w:rsid w:val="006773F2"/>
    <w:rsid w:val="006778EB"/>
    <w:rsid w:val="006803DC"/>
    <w:rsid w:val="006824D8"/>
    <w:rsid w:val="00682B15"/>
    <w:rsid w:val="00684D9A"/>
    <w:rsid w:val="00686842"/>
    <w:rsid w:val="00690D24"/>
    <w:rsid w:val="00694131"/>
    <w:rsid w:val="00695745"/>
    <w:rsid w:val="0069600B"/>
    <w:rsid w:val="006979DC"/>
    <w:rsid w:val="006A0710"/>
    <w:rsid w:val="006A0909"/>
    <w:rsid w:val="006A0A1A"/>
    <w:rsid w:val="006A1450"/>
    <w:rsid w:val="006A3264"/>
    <w:rsid w:val="006A3273"/>
    <w:rsid w:val="006A372B"/>
    <w:rsid w:val="006A4DA2"/>
    <w:rsid w:val="006A6460"/>
    <w:rsid w:val="006B104E"/>
    <w:rsid w:val="006B3658"/>
    <w:rsid w:val="006B392B"/>
    <w:rsid w:val="006B48BC"/>
    <w:rsid w:val="006B535E"/>
    <w:rsid w:val="006B5AEA"/>
    <w:rsid w:val="006B5D44"/>
    <w:rsid w:val="006B6383"/>
    <w:rsid w:val="006B640D"/>
    <w:rsid w:val="006B77D6"/>
    <w:rsid w:val="006C1236"/>
    <w:rsid w:val="006C1C6C"/>
    <w:rsid w:val="006C1E33"/>
    <w:rsid w:val="006C307B"/>
    <w:rsid w:val="006C3606"/>
    <w:rsid w:val="006C3B1F"/>
    <w:rsid w:val="006C5756"/>
    <w:rsid w:val="006C5869"/>
    <w:rsid w:val="006C6110"/>
    <w:rsid w:val="006C61FA"/>
    <w:rsid w:val="006C6A07"/>
    <w:rsid w:val="006C7ACB"/>
    <w:rsid w:val="006D0218"/>
    <w:rsid w:val="006D0896"/>
    <w:rsid w:val="006D0B28"/>
    <w:rsid w:val="006D1AD1"/>
    <w:rsid w:val="006D282B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E7838"/>
    <w:rsid w:val="006F1EC6"/>
    <w:rsid w:val="006F27F6"/>
    <w:rsid w:val="006F2E44"/>
    <w:rsid w:val="006F3BD3"/>
    <w:rsid w:val="006F3E20"/>
    <w:rsid w:val="006F477D"/>
    <w:rsid w:val="006F58BC"/>
    <w:rsid w:val="006F6389"/>
    <w:rsid w:val="006F7325"/>
    <w:rsid w:val="006F7D2F"/>
    <w:rsid w:val="006F7FF0"/>
    <w:rsid w:val="00700473"/>
    <w:rsid w:val="00700B0F"/>
    <w:rsid w:val="00702FE5"/>
    <w:rsid w:val="00703327"/>
    <w:rsid w:val="0070391A"/>
    <w:rsid w:val="007039DA"/>
    <w:rsid w:val="00706486"/>
    <w:rsid w:val="00706863"/>
    <w:rsid w:val="00707AD8"/>
    <w:rsid w:val="00710EF3"/>
    <w:rsid w:val="00711C23"/>
    <w:rsid w:val="007136E9"/>
    <w:rsid w:val="00715A8D"/>
    <w:rsid w:val="00717003"/>
    <w:rsid w:val="007171AC"/>
    <w:rsid w:val="007208AC"/>
    <w:rsid w:val="0072108C"/>
    <w:rsid w:val="007214E3"/>
    <w:rsid w:val="007222F7"/>
    <w:rsid w:val="0072300A"/>
    <w:rsid w:val="00723154"/>
    <w:rsid w:val="007232B3"/>
    <w:rsid w:val="00723B87"/>
    <w:rsid w:val="00723BEE"/>
    <w:rsid w:val="00724679"/>
    <w:rsid w:val="0072504F"/>
    <w:rsid w:val="0072530C"/>
    <w:rsid w:val="00725368"/>
    <w:rsid w:val="00725860"/>
    <w:rsid w:val="00726258"/>
    <w:rsid w:val="007277E0"/>
    <w:rsid w:val="007304F3"/>
    <w:rsid w:val="00730839"/>
    <w:rsid w:val="00730916"/>
    <w:rsid w:val="00730F60"/>
    <w:rsid w:val="00732AEF"/>
    <w:rsid w:val="0073312B"/>
    <w:rsid w:val="007338C7"/>
    <w:rsid w:val="00733E36"/>
    <w:rsid w:val="00733EA0"/>
    <w:rsid w:val="00733FF9"/>
    <w:rsid w:val="00735024"/>
    <w:rsid w:val="007355AC"/>
    <w:rsid w:val="007363EC"/>
    <w:rsid w:val="007363FE"/>
    <w:rsid w:val="00736688"/>
    <w:rsid w:val="007374ED"/>
    <w:rsid w:val="007404D7"/>
    <w:rsid w:val="007414DC"/>
    <w:rsid w:val="007418EF"/>
    <w:rsid w:val="007424E8"/>
    <w:rsid w:val="0074341C"/>
    <w:rsid w:val="00743FE3"/>
    <w:rsid w:val="00744DAE"/>
    <w:rsid w:val="0074776F"/>
    <w:rsid w:val="0074798B"/>
    <w:rsid w:val="0075184B"/>
    <w:rsid w:val="00752038"/>
    <w:rsid w:val="00752621"/>
    <w:rsid w:val="00753897"/>
    <w:rsid w:val="007547F1"/>
    <w:rsid w:val="00754F40"/>
    <w:rsid w:val="007554DF"/>
    <w:rsid w:val="00756113"/>
    <w:rsid w:val="00756438"/>
    <w:rsid w:val="00756CAB"/>
    <w:rsid w:val="00757204"/>
    <w:rsid w:val="00757629"/>
    <w:rsid w:val="0075776D"/>
    <w:rsid w:val="00760BF6"/>
    <w:rsid w:val="007613FB"/>
    <w:rsid w:val="00761E34"/>
    <w:rsid w:val="0076351C"/>
    <w:rsid w:val="00764505"/>
    <w:rsid w:val="00764EF9"/>
    <w:rsid w:val="00766194"/>
    <w:rsid w:val="007666C3"/>
    <w:rsid w:val="00766831"/>
    <w:rsid w:val="007722BF"/>
    <w:rsid w:val="00773EE4"/>
    <w:rsid w:val="0077446C"/>
    <w:rsid w:val="0077580B"/>
    <w:rsid w:val="007760DB"/>
    <w:rsid w:val="0077612C"/>
    <w:rsid w:val="0077635A"/>
    <w:rsid w:val="00780CDB"/>
    <w:rsid w:val="00781167"/>
    <w:rsid w:val="00782E5C"/>
    <w:rsid w:val="00784C20"/>
    <w:rsid w:val="007854B3"/>
    <w:rsid w:val="007866AF"/>
    <w:rsid w:val="0078787D"/>
    <w:rsid w:val="00787FA8"/>
    <w:rsid w:val="00793FAD"/>
    <w:rsid w:val="007944F8"/>
    <w:rsid w:val="007946C0"/>
    <w:rsid w:val="00794EA0"/>
    <w:rsid w:val="0079542D"/>
    <w:rsid w:val="007973E3"/>
    <w:rsid w:val="007A0157"/>
    <w:rsid w:val="007A15B9"/>
    <w:rsid w:val="007A17F0"/>
    <w:rsid w:val="007A1883"/>
    <w:rsid w:val="007A219C"/>
    <w:rsid w:val="007A2A8C"/>
    <w:rsid w:val="007A444A"/>
    <w:rsid w:val="007A47AC"/>
    <w:rsid w:val="007A54CB"/>
    <w:rsid w:val="007A6158"/>
    <w:rsid w:val="007A6A3F"/>
    <w:rsid w:val="007B218F"/>
    <w:rsid w:val="007B27B2"/>
    <w:rsid w:val="007B6DF7"/>
    <w:rsid w:val="007B7D7F"/>
    <w:rsid w:val="007C00C5"/>
    <w:rsid w:val="007C0104"/>
    <w:rsid w:val="007C2296"/>
    <w:rsid w:val="007C429E"/>
    <w:rsid w:val="007C7923"/>
    <w:rsid w:val="007D0720"/>
    <w:rsid w:val="007D10F2"/>
    <w:rsid w:val="007D207E"/>
    <w:rsid w:val="007D3670"/>
    <w:rsid w:val="007D4728"/>
    <w:rsid w:val="007D6567"/>
    <w:rsid w:val="007D6DEC"/>
    <w:rsid w:val="007D6F60"/>
    <w:rsid w:val="007E06B9"/>
    <w:rsid w:val="007E1F10"/>
    <w:rsid w:val="007E3B7A"/>
    <w:rsid w:val="007E46A1"/>
    <w:rsid w:val="007E567B"/>
    <w:rsid w:val="007E5792"/>
    <w:rsid w:val="007E730D"/>
    <w:rsid w:val="007E7311"/>
    <w:rsid w:val="007E7DAC"/>
    <w:rsid w:val="007F0078"/>
    <w:rsid w:val="007F04AB"/>
    <w:rsid w:val="007F12C2"/>
    <w:rsid w:val="007F20C0"/>
    <w:rsid w:val="007F2E46"/>
    <w:rsid w:val="007F403E"/>
    <w:rsid w:val="007F78EE"/>
    <w:rsid w:val="0080017B"/>
    <w:rsid w:val="008004F4"/>
    <w:rsid w:val="008045A8"/>
    <w:rsid w:val="00805EDC"/>
    <w:rsid w:val="008072AC"/>
    <w:rsid w:val="00807D46"/>
    <w:rsid w:val="00810CEA"/>
    <w:rsid w:val="00811775"/>
    <w:rsid w:val="00811EA6"/>
    <w:rsid w:val="008127A0"/>
    <w:rsid w:val="008146ED"/>
    <w:rsid w:val="00814DBA"/>
    <w:rsid w:val="0081509A"/>
    <w:rsid w:val="00815C6E"/>
    <w:rsid w:val="00817DC8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0814"/>
    <w:rsid w:val="0084126E"/>
    <w:rsid w:val="0084505F"/>
    <w:rsid w:val="008461D7"/>
    <w:rsid w:val="00847D37"/>
    <w:rsid w:val="0085001D"/>
    <w:rsid w:val="008522EA"/>
    <w:rsid w:val="00852EE9"/>
    <w:rsid w:val="008554C2"/>
    <w:rsid w:val="00856392"/>
    <w:rsid w:val="00864419"/>
    <w:rsid w:val="00864802"/>
    <w:rsid w:val="00864826"/>
    <w:rsid w:val="00864A7E"/>
    <w:rsid w:val="008665D3"/>
    <w:rsid w:val="0086719F"/>
    <w:rsid w:val="00871449"/>
    <w:rsid w:val="0087164C"/>
    <w:rsid w:val="00871651"/>
    <w:rsid w:val="00871A41"/>
    <w:rsid w:val="00872D1F"/>
    <w:rsid w:val="00873A2D"/>
    <w:rsid w:val="00874002"/>
    <w:rsid w:val="0087447D"/>
    <w:rsid w:val="00875DC1"/>
    <w:rsid w:val="008761F3"/>
    <w:rsid w:val="00880684"/>
    <w:rsid w:val="00881C23"/>
    <w:rsid w:val="00882FD9"/>
    <w:rsid w:val="00883840"/>
    <w:rsid w:val="00886D76"/>
    <w:rsid w:val="00886F8D"/>
    <w:rsid w:val="00891054"/>
    <w:rsid w:val="00892A6E"/>
    <w:rsid w:val="0089441E"/>
    <w:rsid w:val="00894E1E"/>
    <w:rsid w:val="008961E6"/>
    <w:rsid w:val="0089675A"/>
    <w:rsid w:val="00897019"/>
    <w:rsid w:val="008A03A8"/>
    <w:rsid w:val="008A126F"/>
    <w:rsid w:val="008A357F"/>
    <w:rsid w:val="008A392F"/>
    <w:rsid w:val="008A5955"/>
    <w:rsid w:val="008A5C45"/>
    <w:rsid w:val="008A6435"/>
    <w:rsid w:val="008B0315"/>
    <w:rsid w:val="008B0A07"/>
    <w:rsid w:val="008B1E28"/>
    <w:rsid w:val="008B4478"/>
    <w:rsid w:val="008B6AE2"/>
    <w:rsid w:val="008B781F"/>
    <w:rsid w:val="008B7DDD"/>
    <w:rsid w:val="008C0069"/>
    <w:rsid w:val="008C00FF"/>
    <w:rsid w:val="008C0ACF"/>
    <w:rsid w:val="008C1495"/>
    <w:rsid w:val="008C19A9"/>
    <w:rsid w:val="008C4AF1"/>
    <w:rsid w:val="008C5E2A"/>
    <w:rsid w:val="008C655F"/>
    <w:rsid w:val="008C67D5"/>
    <w:rsid w:val="008C7A59"/>
    <w:rsid w:val="008C7D46"/>
    <w:rsid w:val="008D072F"/>
    <w:rsid w:val="008D098D"/>
    <w:rsid w:val="008D2262"/>
    <w:rsid w:val="008D2AE8"/>
    <w:rsid w:val="008D33A6"/>
    <w:rsid w:val="008D36E4"/>
    <w:rsid w:val="008D4842"/>
    <w:rsid w:val="008D5522"/>
    <w:rsid w:val="008D600D"/>
    <w:rsid w:val="008D69C5"/>
    <w:rsid w:val="008D7035"/>
    <w:rsid w:val="008D7404"/>
    <w:rsid w:val="008D744D"/>
    <w:rsid w:val="008E0F86"/>
    <w:rsid w:val="008E168F"/>
    <w:rsid w:val="008E2391"/>
    <w:rsid w:val="008E2968"/>
    <w:rsid w:val="008E41AF"/>
    <w:rsid w:val="008E48AE"/>
    <w:rsid w:val="008E761F"/>
    <w:rsid w:val="008E7AF0"/>
    <w:rsid w:val="008F08A6"/>
    <w:rsid w:val="008F1CC3"/>
    <w:rsid w:val="008F25FB"/>
    <w:rsid w:val="008F2DC1"/>
    <w:rsid w:val="008F4408"/>
    <w:rsid w:val="008F54A7"/>
    <w:rsid w:val="008F6A52"/>
    <w:rsid w:val="008F70AD"/>
    <w:rsid w:val="008F7340"/>
    <w:rsid w:val="008F7978"/>
    <w:rsid w:val="00900DB1"/>
    <w:rsid w:val="00900EE2"/>
    <w:rsid w:val="009022BF"/>
    <w:rsid w:val="00903007"/>
    <w:rsid w:val="00903008"/>
    <w:rsid w:val="009054DE"/>
    <w:rsid w:val="009075B3"/>
    <w:rsid w:val="00910564"/>
    <w:rsid w:val="00910FC5"/>
    <w:rsid w:val="00911CD9"/>
    <w:rsid w:val="00912B71"/>
    <w:rsid w:val="00914D56"/>
    <w:rsid w:val="00915A85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67"/>
    <w:rsid w:val="00932C92"/>
    <w:rsid w:val="00934F3D"/>
    <w:rsid w:val="00935DF8"/>
    <w:rsid w:val="00940609"/>
    <w:rsid w:val="0094075B"/>
    <w:rsid w:val="00941C87"/>
    <w:rsid w:val="00942609"/>
    <w:rsid w:val="009426AF"/>
    <w:rsid w:val="00945119"/>
    <w:rsid w:val="009454E4"/>
    <w:rsid w:val="009527EE"/>
    <w:rsid w:val="009540C1"/>
    <w:rsid w:val="00954FBB"/>
    <w:rsid w:val="009557B1"/>
    <w:rsid w:val="009559B2"/>
    <w:rsid w:val="009568E3"/>
    <w:rsid w:val="009601BC"/>
    <w:rsid w:val="00961EFA"/>
    <w:rsid w:val="009635C4"/>
    <w:rsid w:val="009645A5"/>
    <w:rsid w:val="00964874"/>
    <w:rsid w:val="00965861"/>
    <w:rsid w:val="00966422"/>
    <w:rsid w:val="0096683A"/>
    <w:rsid w:val="00967407"/>
    <w:rsid w:val="00967611"/>
    <w:rsid w:val="0097156B"/>
    <w:rsid w:val="00972224"/>
    <w:rsid w:val="0097283F"/>
    <w:rsid w:val="00973390"/>
    <w:rsid w:val="00974765"/>
    <w:rsid w:val="00975696"/>
    <w:rsid w:val="009775A7"/>
    <w:rsid w:val="00977722"/>
    <w:rsid w:val="00977F77"/>
    <w:rsid w:val="009807CC"/>
    <w:rsid w:val="0098085D"/>
    <w:rsid w:val="009812DB"/>
    <w:rsid w:val="00981B9A"/>
    <w:rsid w:val="00981BF0"/>
    <w:rsid w:val="00984240"/>
    <w:rsid w:val="00985ED2"/>
    <w:rsid w:val="0098714C"/>
    <w:rsid w:val="00987993"/>
    <w:rsid w:val="00987F2B"/>
    <w:rsid w:val="0099123C"/>
    <w:rsid w:val="009919FF"/>
    <w:rsid w:val="00994751"/>
    <w:rsid w:val="00994A2E"/>
    <w:rsid w:val="009954A6"/>
    <w:rsid w:val="0099578C"/>
    <w:rsid w:val="00995B07"/>
    <w:rsid w:val="00996FC1"/>
    <w:rsid w:val="009A05AD"/>
    <w:rsid w:val="009A0B2F"/>
    <w:rsid w:val="009A1FFC"/>
    <w:rsid w:val="009A2619"/>
    <w:rsid w:val="009A2AEC"/>
    <w:rsid w:val="009A2B6A"/>
    <w:rsid w:val="009A2EFF"/>
    <w:rsid w:val="009A4414"/>
    <w:rsid w:val="009A51FE"/>
    <w:rsid w:val="009A575F"/>
    <w:rsid w:val="009A5850"/>
    <w:rsid w:val="009A6448"/>
    <w:rsid w:val="009A6981"/>
    <w:rsid w:val="009B03E7"/>
    <w:rsid w:val="009B10D6"/>
    <w:rsid w:val="009B261A"/>
    <w:rsid w:val="009B2FDD"/>
    <w:rsid w:val="009B302F"/>
    <w:rsid w:val="009B5AFE"/>
    <w:rsid w:val="009B633F"/>
    <w:rsid w:val="009B6DA9"/>
    <w:rsid w:val="009C0136"/>
    <w:rsid w:val="009C2184"/>
    <w:rsid w:val="009C348E"/>
    <w:rsid w:val="009C35C2"/>
    <w:rsid w:val="009C363F"/>
    <w:rsid w:val="009C44D7"/>
    <w:rsid w:val="009C5085"/>
    <w:rsid w:val="009C55EC"/>
    <w:rsid w:val="009C627C"/>
    <w:rsid w:val="009C6D41"/>
    <w:rsid w:val="009C75B5"/>
    <w:rsid w:val="009C7C4C"/>
    <w:rsid w:val="009D02B3"/>
    <w:rsid w:val="009D038A"/>
    <w:rsid w:val="009D0A6B"/>
    <w:rsid w:val="009D1097"/>
    <w:rsid w:val="009D1214"/>
    <w:rsid w:val="009D16BD"/>
    <w:rsid w:val="009D1F6F"/>
    <w:rsid w:val="009D2A8A"/>
    <w:rsid w:val="009D3DC9"/>
    <w:rsid w:val="009D44BB"/>
    <w:rsid w:val="009D6108"/>
    <w:rsid w:val="009D65D0"/>
    <w:rsid w:val="009D7C28"/>
    <w:rsid w:val="009D7E91"/>
    <w:rsid w:val="009E135E"/>
    <w:rsid w:val="009E188C"/>
    <w:rsid w:val="009E20A3"/>
    <w:rsid w:val="009E2D09"/>
    <w:rsid w:val="009E324F"/>
    <w:rsid w:val="009E3C92"/>
    <w:rsid w:val="009E54F4"/>
    <w:rsid w:val="009E5600"/>
    <w:rsid w:val="009E6352"/>
    <w:rsid w:val="009E68B6"/>
    <w:rsid w:val="009E71AD"/>
    <w:rsid w:val="009E7383"/>
    <w:rsid w:val="009F0763"/>
    <w:rsid w:val="009F07FA"/>
    <w:rsid w:val="009F0CC0"/>
    <w:rsid w:val="009F10BC"/>
    <w:rsid w:val="009F2BFA"/>
    <w:rsid w:val="009F3049"/>
    <w:rsid w:val="009F56F3"/>
    <w:rsid w:val="009F5F79"/>
    <w:rsid w:val="009F690D"/>
    <w:rsid w:val="009F7313"/>
    <w:rsid w:val="009F7519"/>
    <w:rsid w:val="00A00337"/>
    <w:rsid w:val="00A0155A"/>
    <w:rsid w:val="00A0204E"/>
    <w:rsid w:val="00A0272B"/>
    <w:rsid w:val="00A02E10"/>
    <w:rsid w:val="00A03A3D"/>
    <w:rsid w:val="00A045C4"/>
    <w:rsid w:val="00A06224"/>
    <w:rsid w:val="00A069AB"/>
    <w:rsid w:val="00A06D8D"/>
    <w:rsid w:val="00A0756B"/>
    <w:rsid w:val="00A077F2"/>
    <w:rsid w:val="00A07966"/>
    <w:rsid w:val="00A10BEE"/>
    <w:rsid w:val="00A10BFA"/>
    <w:rsid w:val="00A10DFA"/>
    <w:rsid w:val="00A10EF0"/>
    <w:rsid w:val="00A12883"/>
    <w:rsid w:val="00A12EB4"/>
    <w:rsid w:val="00A144D9"/>
    <w:rsid w:val="00A1541A"/>
    <w:rsid w:val="00A16C6A"/>
    <w:rsid w:val="00A16CAB"/>
    <w:rsid w:val="00A206BF"/>
    <w:rsid w:val="00A20730"/>
    <w:rsid w:val="00A207D2"/>
    <w:rsid w:val="00A21173"/>
    <w:rsid w:val="00A21708"/>
    <w:rsid w:val="00A22362"/>
    <w:rsid w:val="00A2375D"/>
    <w:rsid w:val="00A239AB"/>
    <w:rsid w:val="00A249BA"/>
    <w:rsid w:val="00A24EAD"/>
    <w:rsid w:val="00A27953"/>
    <w:rsid w:val="00A30421"/>
    <w:rsid w:val="00A307C7"/>
    <w:rsid w:val="00A30A4E"/>
    <w:rsid w:val="00A31525"/>
    <w:rsid w:val="00A3234F"/>
    <w:rsid w:val="00A35948"/>
    <w:rsid w:val="00A360CF"/>
    <w:rsid w:val="00A413EE"/>
    <w:rsid w:val="00A42F1F"/>
    <w:rsid w:val="00A439F4"/>
    <w:rsid w:val="00A43F19"/>
    <w:rsid w:val="00A44581"/>
    <w:rsid w:val="00A44672"/>
    <w:rsid w:val="00A45093"/>
    <w:rsid w:val="00A47FE1"/>
    <w:rsid w:val="00A5047F"/>
    <w:rsid w:val="00A50BE7"/>
    <w:rsid w:val="00A50EAF"/>
    <w:rsid w:val="00A5131C"/>
    <w:rsid w:val="00A53329"/>
    <w:rsid w:val="00A54619"/>
    <w:rsid w:val="00A54E8A"/>
    <w:rsid w:val="00A557DD"/>
    <w:rsid w:val="00A56E61"/>
    <w:rsid w:val="00A57654"/>
    <w:rsid w:val="00A602F9"/>
    <w:rsid w:val="00A60A87"/>
    <w:rsid w:val="00A611D4"/>
    <w:rsid w:val="00A61F71"/>
    <w:rsid w:val="00A62F58"/>
    <w:rsid w:val="00A641FA"/>
    <w:rsid w:val="00A6494F"/>
    <w:rsid w:val="00A650B9"/>
    <w:rsid w:val="00A650EE"/>
    <w:rsid w:val="00A662C8"/>
    <w:rsid w:val="00A66B49"/>
    <w:rsid w:val="00A66E6F"/>
    <w:rsid w:val="00A6725D"/>
    <w:rsid w:val="00A70487"/>
    <w:rsid w:val="00A70A84"/>
    <w:rsid w:val="00A70D16"/>
    <w:rsid w:val="00A71157"/>
    <w:rsid w:val="00A729DA"/>
    <w:rsid w:val="00A733A0"/>
    <w:rsid w:val="00A744F7"/>
    <w:rsid w:val="00A74DB4"/>
    <w:rsid w:val="00A76CEB"/>
    <w:rsid w:val="00A81343"/>
    <w:rsid w:val="00A83D0C"/>
    <w:rsid w:val="00A85241"/>
    <w:rsid w:val="00A8787F"/>
    <w:rsid w:val="00A87CC0"/>
    <w:rsid w:val="00A93948"/>
    <w:rsid w:val="00A957FA"/>
    <w:rsid w:val="00A95F69"/>
    <w:rsid w:val="00A966E6"/>
    <w:rsid w:val="00A97291"/>
    <w:rsid w:val="00AA00A6"/>
    <w:rsid w:val="00AA2169"/>
    <w:rsid w:val="00AA21C7"/>
    <w:rsid w:val="00AA2BDA"/>
    <w:rsid w:val="00AA2C38"/>
    <w:rsid w:val="00AA33EB"/>
    <w:rsid w:val="00AA347B"/>
    <w:rsid w:val="00AA5F75"/>
    <w:rsid w:val="00AA6C2C"/>
    <w:rsid w:val="00AB069C"/>
    <w:rsid w:val="00AB1D5B"/>
    <w:rsid w:val="00AB2BE3"/>
    <w:rsid w:val="00AB30DA"/>
    <w:rsid w:val="00AB4AE8"/>
    <w:rsid w:val="00AB5DD7"/>
    <w:rsid w:val="00AB69AF"/>
    <w:rsid w:val="00AB7834"/>
    <w:rsid w:val="00AC05C2"/>
    <w:rsid w:val="00AC0728"/>
    <w:rsid w:val="00AC44C7"/>
    <w:rsid w:val="00AC4D5F"/>
    <w:rsid w:val="00AC6787"/>
    <w:rsid w:val="00AC6EC5"/>
    <w:rsid w:val="00AC786E"/>
    <w:rsid w:val="00AD15BD"/>
    <w:rsid w:val="00AD1CB4"/>
    <w:rsid w:val="00AD1D2C"/>
    <w:rsid w:val="00AD30B4"/>
    <w:rsid w:val="00AD5503"/>
    <w:rsid w:val="00AD7813"/>
    <w:rsid w:val="00AD7A30"/>
    <w:rsid w:val="00AE0525"/>
    <w:rsid w:val="00AE08DB"/>
    <w:rsid w:val="00AE18AF"/>
    <w:rsid w:val="00AE2729"/>
    <w:rsid w:val="00AE3148"/>
    <w:rsid w:val="00AE3477"/>
    <w:rsid w:val="00AE4387"/>
    <w:rsid w:val="00AE4661"/>
    <w:rsid w:val="00AE55A9"/>
    <w:rsid w:val="00AE5AE2"/>
    <w:rsid w:val="00AE5FCC"/>
    <w:rsid w:val="00AE71FB"/>
    <w:rsid w:val="00AE7343"/>
    <w:rsid w:val="00AF0047"/>
    <w:rsid w:val="00AF0FE2"/>
    <w:rsid w:val="00AF15F0"/>
    <w:rsid w:val="00AF28B4"/>
    <w:rsid w:val="00AF355C"/>
    <w:rsid w:val="00AF4B1E"/>
    <w:rsid w:val="00AF4CB9"/>
    <w:rsid w:val="00AF6661"/>
    <w:rsid w:val="00AF6EAF"/>
    <w:rsid w:val="00AF6EF6"/>
    <w:rsid w:val="00AF7BF4"/>
    <w:rsid w:val="00B000BD"/>
    <w:rsid w:val="00B0038B"/>
    <w:rsid w:val="00B00A13"/>
    <w:rsid w:val="00B00D69"/>
    <w:rsid w:val="00B00E04"/>
    <w:rsid w:val="00B012D8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0E8E"/>
    <w:rsid w:val="00B12349"/>
    <w:rsid w:val="00B12E42"/>
    <w:rsid w:val="00B140B7"/>
    <w:rsid w:val="00B1458E"/>
    <w:rsid w:val="00B14C51"/>
    <w:rsid w:val="00B14E72"/>
    <w:rsid w:val="00B15E2E"/>
    <w:rsid w:val="00B20021"/>
    <w:rsid w:val="00B2049E"/>
    <w:rsid w:val="00B20FDE"/>
    <w:rsid w:val="00B22D54"/>
    <w:rsid w:val="00B23174"/>
    <w:rsid w:val="00B23507"/>
    <w:rsid w:val="00B25034"/>
    <w:rsid w:val="00B267F4"/>
    <w:rsid w:val="00B27301"/>
    <w:rsid w:val="00B308D1"/>
    <w:rsid w:val="00B30C7C"/>
    <w:rsid w:val="00B30D65"/>
    <w:rsid w:val="00B35255"/>
    <w:rsid w:val="00B409F7"/>
    <w:rsid w:val="00B42041"/>
    <w:rsid w:val="00B43F68"/>
    <w:rsid w:val="00B43FBF"/>
    <w:rsid w:val="00B4411E"/>
    <w:rsid w:val="00B44B46"/>
    <w:rsid w:val="00B44F11"/>
    <w:rsid w:val="00B465C8"/>
    <w:rsid w:val="00B479C9"/>
    <w:rsid w:val="00B50E7E"/>
    <w:rsid w:val="00B51018"/>
    <w:rsid w:val="00B51846"/>
    <w:rsid w:val="00B51C3D"/>
    <w:rsid w:val="00B51D63"/>
    <w:rsid w:val="00B53BC8"/>
    <w:rsid w:val="00B54469"/>
    <w:rsid w:val="00B54692"/>
    <w:rsid w:val="00B55508"/>
    <w:rsid w:val="00B572C4"/>
    <w:rsid w:val="00B57922"/>
    <w:rsid w:val="00B6232E"/>
    <w:rsid w:val="00B62979"/>
    <w:rsid w:val="00B62F3B"/>
    <w:rsid w:val="00B64408"/>
    <w:rsid w:val="00B660C2"/>
    <w:rsid w:val="00B66A6B"/>
    <w:rsid w:val="00B67CC3"/>
    <w:rsid w:val="00B70056"/>
    <w:rsid w:val="00B70C7E"/>
    <w:rsid w:val="00B71734"/>
    <w:rsid w:val="00B718BC"/>
    <w:rsid w:val="00B72577"/>
    <w:rsid w:val="00B72CF0"/>
    <w:rsid w:val="00B74E99"/>
    <w:rsid w:val="00B7508D"/>
    <w:rsid w:val="00B75506"/>
    <w:rsid w:val="00B76F84"/>
    <w:rsid w:val="00B77017"/>
    <w:rsid w:val="00B770DF"/>
    <w:rsid w:val="00B80758"/>
    <w:rsid w:val="00B823A7"/>
    <w:rsid w:val="00B830FF"/>
    <w:rsid w:val="00B8436E"/>
    <w:rsid w:val="00B84E40"/>
    <w:rsid w:val="00B85343"/>
    <w:rsid w:val="00B9010E"/>
    <w:rsid w:val="00B90FA5"/>
    <w:rsid w:val="00B919F1"/>
    <w:rsid w:val="00B95884"/>
    <w:rsid w:val="00B95930"/>
    <w:rsid w:val="00B95BDB"/>
    <w:rsid w:val="00B95F5B"/>
    <w:rsid w:val="00B96C32"/>
    <w:rsid w:val="00BA2260"/>
    <w:rsid w:val="00BA29F5"/>
    <w:rsid w:val="00BA32AA"/>
    <w:rsid w:val="00BA3903"/>
    <w:rsid w:val="00BA5B98"/>
    <w:rsid w:val="00BA6A2C"/>
    <w:rsid w:val="00BA6CB3"/>
    <w:rsid w:val="00BB1277"/>
    <w:rsid w:val="00BB236A"/>
    <w:rsid w:val="00BB2EDA"/>
    <w:rsid w:val="00BB3D45"/>
    <w:rsid w:val="00BB43AF"/>
    <w:rsid w:val="00BB468D"/>
    <w:rsid w:val="00BB4E44"/>
    <w:rsid w:val="00BB4FBF"/>
    <w:rsid w:val="00BB709F"/>
    <w:rsid w:val="00BC0E8D"/>
    <w:rsid w:val="00BC2A70"/>
    <w:rsid w:val="00BC32FB"/>
    <w:rsid w:val="00BC39BC"/>
    <w:rsid w:val="00BC4F18"/>
    <w:rsid w:val="00BC5079"/>
    <w:rsid w:val="00BC5379"/>
    <w:rsid w:val="00BC6F11"/>
    <w:rsid w:val="00BD03D3"/>
    <w:rsid w:val="00BD078B"/>
    <w:rsid w:val="00BD35BD"/>
    <w:rsid w:val="00BD4D43"/>
    <w:rsid w:val="00BD68A2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DD3"/>
    <w:rsid w:val="00BF3F62"/>
    <w:rsid w:val="00BF6440"/>
    <w:rsid w:val="00C00B88"/>
    <w:rsid w:val="00C011A8"/>
    <w:rsid w:val="00C01F39"/>
    <w:rsid w:val="00C038F2"/>
    <w:rsid w:val="00C04331"/>
    <w:rsid w:val="00C055AE"/>
    <w:rsid w:val="00C05ABD"/>
    <w:rsid w:val="00C06AE8"/>
    <w:rsid w:val="00C06B2A"/>
    <w:rsid w:val="00C10D6D"/>
    <w:rsid w:val="00C117D0"/>
    <w:rsid w:val="00C13F58"/>
    <w:rsid w:val="00C17975"/>
    <w:rsid w:val="00C2027A"/>
    <w:rsid w:val="00C2191D"/>
    <w:rsid w:val="00C21AD4"/>
    <w:rsid w:val="00C2294F"/>
    <w:rsid w:val="00C23E30"/>
    <w:rsid w:val="00C246DF"/>
    <w:rsid w:val="00C24851"/>
    <w:rsid w:val="00C254A6"/>
    <w:rsid w:val="00C25BFC"/>
    <w:rsid w:val="00C27CDA"/>
    <w:rsid w:val="00C27FF3"/>
    <w:rsid w:val="00C31A3A"/>
    <w:rsid w:val="00C31A52"/>
    <w:rsid w:val="00C31A58"/>
    <w:rsid w:val="00C332CE"/>
    <w:rsid w:val="00C33EC2"/>
    <w:rsid w:val="00C3434F"/>
    <w:rsid w:val="00C34ED1"/>
    <w:rsid w:val="00C34F52"/>
    <w:rsid w:val="00C35213"/>
    <w:rsid w:val="00C35E57"/>
    <w:rsid w:val="00C35E80"/>
    <w:rsid w:val="00C35EAF"/>
    <w:rsid w:val="00C40524"/>
    <w:rsid w:val="00C40AA2"/>
    <w:rsid w:val="00C4244F"/>
    <w:rsid w:val="00C428A3"/>
    <w:rsid w:val="00C4497D"/>
    <w:rsid w:val="00C44B20"/>
    <w:rsid w:val="00C44EE7"/>
    <w:rsid w:val="00C45828"/>
    <w:rsid w:val="00C464F1"/>
    <w:rsid w:val="00C468AA"/>
    <w:rsid w:val="00C50295"/>
    <w:rsid w:val="00C50BE2"/>
    <w:rsid w:val="00C51B2B"/>
    <w:rsid w:val="00C52216"/>
    <w:rsid w:val="00C5274A"/>
    <w:rsid w:val="00C53F29"/>
    <w:rsid w:val="00C5416B"/>
    <w:rsid w:val="00C55172"/>
    <w:rsid w:val="00C554E9"/>
    <w:rsid w:val="00C576D8"/>
    <w:rsid w:val="00C579A4"/>
    <w:rsid w:val="00C60931"/>
    <w:rsid w:val="00C619F7"/>
    <w:rsid w:val="00C6234A"/>
    <w:rsid w:val="00C62EB3"/>
    <w:rsid w:val="00C632ED"/>
    <w:rsid w:val="00C65735"/>
    <w:rsid w:val="00C66150"/>
    <w:rsid w:val="00C67ECF"/>
    <w:rsid w:val="00C70EF5"/>
    <w:rsid w:val="00C71A1A"/>
    <w:rsid w:val="00C725ED"/>
    <w:rsid w:val="00C7326B"/>
    <w:rsid w:val="00C74F35"/>
    <w:rsid w:val="00C756C5"/>
    <w:rsid w:val="00C760D4"/>
    <w:rsid w:val="00C77524"/>
    <w:rsid w:val="00C775B5"/>
    <w:rsid w:val="00C82195"/>
    <w:rsid w:val="00C82CAE"/>
    <w:rsid w:val="00C8442E"/>
    <w:rsid w:val="00C847B7"/>
    <w:rsid w:val="00C84D0D"/>
    <w:rsid w:val="00C8683A"/>
    <w:rsid w:val="00C91128"/>
    <w:rsid w:val="00C930A8"/>
    <w:rsid w:val="00C975B4"/>
    <w:rsid w:val="00C9791B"/>
    <w:rsid w:val="00C97C44"/>
    <w:rsid w:val="00CA0FD0"/>
    <w:rsid w:val="00CA108B"/>
    <w:rsid w:val="00CA1F6D"/>
    <w:rsid w:val="00CA433D"/>
    <w:rsid w:val="00CA5F39"/>
    <w:rsid w:val="00CA6149"/>
    <w:rsid w:val="00CA6CDB"/>
    <w:rsid w:val="00CA7639"/>
    <w:rsid w:val="00CB06D2"/>
    <w:rsid w:val="00CB1608"/>
    <w:rsid w:val="00CB4232"/>
    <w:rsid w:val="00CB44CF"/>
    <w:rsid w:val="00CB523B"/>
    <w:rsid w:val="00CB5C4F"/>
    <w:rsid w:val="00CB5E13"/>
    <w:rsid w:val="00CB602D"/>
    <w:rsid w:val="00CB6D9A"/>
    <w:rsid w:val="00CC081C"/>
    <w:rsid w:val="00CC1125"/>
    <w:rsid w:val="00CC1E04"/>
    <w:rsid w:val="00CC1FC6"/>
    <w:rsid w:val="00CC2F6E"/>
    <w:rsid w:val="00CC3524"/>
    <w:rsid w:val="00CC426A"/>
    <w:rsid w:val="00CC4AB6"/>
    <w:rsid w:val="00CC5463"/>
    <w:rsid w:val="00CD1685"/>
    <w:rsid w:val="00CD27BE"/>
    <w:rsid w:val="00CD2813"/>
    <w:rsid w:val="00CD29E9"/>
    <w:rsid w:val="00CD2BEB"/>
    <w:rsid w:val="00CD4BBC"/>
    <w:rsid w:val="00CD6F0F"/>
    <w:rsid w:val="00CD6F58"/>
    <w:rsid w:val="00CE0BB7"/>
    <w:rsid w:val="00CE0D32"/>
    <w:rsid w:val="00CE178A"/>
    <w:rsid w:val="00CE38C4"/>
    <w:rsid w:val="00CE3E9A"/>
    <w:rsid w:val="00CE5D46"/>
    <w:rsid w:val="00CE708B"/>
    <w:rsid w:val="00CF26B7"/>
    <w:rsid w:val="00CF69CA"/>
    <w:rsid w:val="00CF6B10"/>
    <w:rsid w:val="00CF6E39"/>
    <w:rsid w:val="00CF72DA"/>
    <w:rsid w:val="00D000FC"/>
    <w:rsid w:val="00D006F3"/>
    <w:rsid w:val="00D00C4C"/>
    <w:rsid w:val="00D02569"/>
    <w:rsid w:val="00D026EC"/>
    <w:rsid w:val="00D03137"/>
    <w:rsid w:val="00D04205"/>
    <w:rsid w:val="00D049F1"/>
    <w:rsid w:val="00D05247"/>
    <w:rsid w:val="00D05EF8"/>
    <w:rsid w:val="00D0769A"/>
    <w:rsid w:val="00D07B36"/>
    <w:rsid w:val="00D07CFB"/>
    <w:rsid w:val="00D127B9"/>
    <w:rsid w:val="00D14D90"/>
    <w:rsid w:val="00D14EF4"/>
    <w:rsid w:val="00D15B4E"/>
    <w:rsid w:val="00D17372"/>
    <w:rsid w:val="00D177E7"/>
    <w:rsid w:val="00D17DA1"/>
    <w:rsid w:val="00D2078F"/>
    <w:rsid w:val="00D2079F"/>
    <w:rsid w:val="00D2118D"/>
    <w:rsid w:val="00D22591"/>
    <w:rsid w:val="00D23D70"/>
    <w:rsid w:val="00D27107"/>
    <w:rsid w:val="00D30636"/>
    <w:rsid w:val="00D31C8C"/>
    <w:rsid w:val="00D32BBB"/>
    <w:rsid w:val="00D33801"/>
    <w:rsid w:val="00D34698"/>
    <w:rsid w:val="00D365E1"/>
    <w:rsid w:val="00D410AD"/>
    <w:rsid w:val="00D42382"/>
    <w:rsid w:val="00D43BF9"/>
    <w:rsid w:val="00D4404B"/>
    <w:rsid w:val="00D447EF"/>
    <w:rsid w:val="00D45F90"/>
    <w:rsid w:val="00D46C34"/>
    <w:rsid w:val="00D505E2"/>
    <w:rsid w:val="00D52320"/>
    <w:rsid w:val="00D53735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1442"/>
    <w:rsid w:val="00D71AB4"/>
    <w:rsid w:val="00D72337"/>
    <w:rsid w:val="00D72868"/>
    <w:rsid w:val="00D72DE2"/>
    <w:rsid w:val="00D7463D"/>
    <w:rsid w:val="00D80F5A"/>
    <w:rsid w:val="00D816C4"/>
    <w:rsid w:val="00D81B17"/>
    <w:rsid w:val="00D83ACB"/>
    <w:rsid w:val="00D83DE8"/>
    <w:rsid w:val="00D841E9"/>
    <w:rsid w:val="00D84943"/>
    <w:rsid w:val="00D84EC3"/>
    <w:rsid w:val="00D8765A"/>
    <w:rsid w:val="00D900C3"/>
    <w:rsid w:val="00D94AE7"/>
    <w:rsid w:val="00D95FFF"/>
    <w:rsid w:val="00D961BD"/>
    <w:rsid w:val="00D966B3"/>
    <w:rsid w:val="00D970F0"/>
    <w:rsid w:val="00D9742C"/>
    <w:rsid w:val="00DA01DA"/>
    <w:rsid w:val="00DA3D62"/>
    <w:rsid w:val="00DA4540"/>
    <w:rsid w:val="00DA4837"/>
    <w:rsid w:val="00DA49CB"/>
    <w:rsid w:val="00DA587E"/>
    <w:rsid w:val="00DA5C73"/>
    <w:rsid w:val="00DA60F4"/>
    <w:rsid w:val="00DA684A"/>
    <w:rsid w:val="00DA72D4"/>
    <w:rsid w:val="00DB01A6"/>
    <w:rsid w:val="00DB0F8B"/>
    <w:rsid w:val="00DB1018"/>
    <w:rsid w:val="00DB189B"/>
    <w:rsid w:val="00DB3052"/>
    <w:rsid w:val="00DB317C"/>
    <w:rsid w:val="00DB3B23"/>
    <w:rsid w:val="00DB3E56"/>
    <w:rsid w:val="00DB43E2"/>
    <w:rsid w:val="00DB5C38"/>
    <w:rsid w:val="00DB61D0"/>
    <w:rsid w:val="00DC07EB"/>
    <w:rsid w:val="00DC1B89"/>
    <w:rsid w:val="00DC2D17"/>
    <w:rsid w:val="00DC472A"/>
    <w:rsid w:val="00DC6BE3"/>
    <w:rsid w:val="00DC72E2"/>
    <w:rsid w:val="00DD07C9"/>
    <w:rsid w:val="00DD0BAB"/>
    <w:rsid w:val="00DD28AA"/>
    <w:rsid w:val="00DD2E21"/>
    <w:rsid w:val="00DD3ACB"/>
    <w:rsid w:val="00DD54BA"/>
    <w:rsid w:val="00DD5DAB"/>
    <w:rsid w:val="00DD716D"/>
    <w:rsid w:val="00DE16D1"/>
    <w:rsid w:val="00DE23BF"/>
    <w:rsid w:val="00DE27A4"/>
    <w:rsid w:val="00DE38FF"/>
    <w:rsid w:val="00DE3981"/>
    <w:rsid w:val="00DE40DD"/>
    <w:rsid w:val="00DE5B69"/>
    <w:rsid w:val="00DE7755"/>
    <w:rsid w:val="00DE7C50"/>
    <w:rsid w:val="00DE7E73"/>
    <w:rsid w:val="00DF059A"/>
    <w:rsid w:val="00DF2C38"/>
    <w:rsid w:val="00DF2ED8"/>
    <w:rsid w:val="00DF339B"/>
    <w:rsid w:val="00DF378B"/>
    <w:rsid w:val="00DF3D56"/>
    <w:rsid w:val="00DF4A28"/>
    <w:rsid w:val="00DF5F01"/>
    <w:rsid w:val="00DF6280"/>
    <w:rsid w:val="00DF64E9"/>
    <w:rsid w:val="00DF6CC7"/>
    <w:rsid w:val="00DF6D19"/>
    <w:rsid w:val="00DF6ED2"/>
    <w:rsid w:val="00DF6F51"/>
    <w:rsid w:val="00DF70F5"/>
    <w:rsid w:val="00DF7A6C"/>
    <w:rsid w:val="00DF7F0E"/>
    <w:rsid w:val="00E002BE"/>
    <w:rsid w:val="00E009CA"/>
    <w:rsid w:val="00E00B12"/>
    <w:rsid w:val="00E00CBE"/>
    <w:rsid w:val="00E03949"/>
    <w:rsid w:val="00E04B21"/>
    <w:rsid w:val="00E05413"/>
    <w:rsid w:val="00E05B53"/>
    <w:rsid w:val="00E06198"/>
    <w:rsid w:val="00E104A4"/>
    <w:rsid w:val="00E10971"/>
    <w:rsid w:val="00E11622"/>
    <w:rsid w:val="00E11E44"/>
    <w:rsid w:val="00E12999"/>
    <w:rsid w:val="00E13CC7"/>
    <w:rsid w:val="00E14714"/>
    <w:rsid w:val="00E16E3F"/>
    <w:rsid w:val="00E2252C"/>
    <w:rsid w:val="00E2333B"/>
    <w:rsid w:val="00E2353D"/>
    <w:rsid w:val="00E24A6A"/>
    <w:rsid w:val="00E253EF"/>
    <w:rsid w:val="00E267F0"/>
    <w:rsid w:val="00E26A20"/>
    <w:rsid w:val="00E270C0"/>
    <w:rsid w:val="00E27C4D"/>
    <w:rsid w:val="00E27C5D"/>
    <w:rsid w:val="00E27E63"/>
    <w:rsid w:val="00E27F9D"/>
    <w:rsid w:val="00E30AFB"/>
    <w:rsid w:val="00E31377"/>
    <w:rsid w:val="00E3156B"/>
    <w:rsid w:val="00E331F4"/>
    <w:rsid w:val="00E33B79"/>
    <w:rsid w:val="00E36D82"/>
    <w:rsid w:val="00E445FB"/>
    <w:rsid w:val="00E45249"/>
    <w:rsid w:val="00E455D2"/>
    <w:rsid w:val="00E460B9"/>
    <w:rsid w:val="00E473A5"/>
    <w:rsid w:val="00E47BD3"/>
    <w:rsid w:val="00E506AD"/>
    <w:rsid w:val="00E506B3"/>
    <w:rsid w:val="00E50883"/>
    <w:rsid w:val="00E51601"/>
    <w:rsid w:val="00E51807"/>
    <w:rsid w:val="00E51965"/>
    <w:rsid w:val="00E52471"/>
    <w:rsid w:val="00E52F0C"/>
    <w:rsid w:val="00E537B2"/>
    <w:rsid w:val="00E547AA"/>
    <w:rsid w:val="00E56ECB"/>
    <w:rsid w:val="00E57210"/>
    <w:rsid w:val="00E57D3E"/>
    <w:rsid w:val="00E57E7B"/>
    <w:rsid w:val="00E60224"/>
    <w:rsid w:val="00E615B1"/>
    <w:rsid w:val="00E6268E"/>
    <w:rsid w:val="00E628CC"/>
    <w:rsid w:val="00E62C6D"/>
    <w:rsid w:val="00E667BC"/>
    <w:rsid w:val="00E67121"/>
    <w:rsid w:val="00E70509"/>
    <w:rsid w:val="00E7140F"/>
    <w:rsid w:val="00E7198D"/>
    <w:rsid w:val="00E73118"/>
    <w:rsid w:val="00E7325C"/>
    <w:rsid w:val="00E735AF"/>
    <w:rsid w:val="00E74CA6"/>
    <w:rsid w:val="00E75E3D"/>
    <w:rsid w:val="00E769B3"/>
    <w:rsid w:val="00E82FAA"/>
    <w:rsid w:val="00E83A2A"/>
    <w:rsid w:val="00E84491"/>
    <w:rsid w:val="00E848C8"/>
    <w:rsid w:val="00E8491A"/>
    <w:rsid w:val="00E84F19"/>
    <w:rsid w:val="00E860E2"/>
    <w:rsid w:val="00E87A88"/>
    <w:rsid w:val="00E94631"/>
    <w:rsid w:val="00E9485B"/>
    <w:rsid w:val="00E9731C"/>
    <w:rsid w:val="00E97927"/>
    <w:rsid w:val="00E97DFF"/>
    <w:rsid w:val="00EA2814"/>
    <w:rsid w:val="00EA4E4C"/>
    <w:rsid w:val="00EB04B7"/>
    <w:rsid w:val="00EB071E"/>
    <w:rsid w:val="00EB1E79"/>
    <w:rsid w:val="00EB479E"/>
    <w:rsid w:val="00EB4BEF"/>
    <w:rsid w:val="00EB5BB6"/>
    <w:rsid w:val="00EB6637"/>
    <w:rsid w:val="00EB6767"/>
    <w:rsid w:val="00EB687F"/>
    <w:rsid w:val="00EB6AA7"/>
    <w:rsid w:val="00EB76FA"/>
    <w:rsid w:val="00EB793A"/>
    <w:rsid w:val="00EB7992"/>
    <w:rsid w:val="00EC0104"/>
    <w:rsid w:val="00EC0184"/>
    <w:rsid w:val="00EC2B0F"/>
    <w:rsid w:val="00EC2D7A"/>
    <w:rsid w:val="00EC633A"/>
    <w:rsid w:val="00EC75AE"/>
    <w:rsid w:val="00EC762E"/>
    <w:rsid w:val="00EC7769"/>
    <w:rsid w:val="00EC7F18"/>
    <w:rsid w:val="00ED0E7B"/>
    <w:rsid w:val="00ED1B9D"/>
    <w:rsid w:val="00ED2C74"/>
    <w:rsid w:val="00ED474C"/>
    <w:rsid w:val="00ED7E6A"/>
    <w:rsid w:val="00EE056F"/>
    <w:rsid w:val="00EE13FC"/>
    <w:rsid w:val="00EE4B29"/>
    <w:rsid w:val="00EE4DD3"/>
    <w:rsid w:val="00EE648F"/>
    <w:rsid w:val="00EF1BDD"/>
    <w:rsid w:val="00EF3581"/>
    <w:rsid w:val="00EF375D"/>
    <w:rsid w:val="00EF387A"/>
    <w:rsid w:val="00EF43F5"/>
    <w:rsid w:val="00EF5222"/>
    <w:rsid w:val="00EF53F8"/>
    <w:rsid w:val="00EF5975"/>
    <w:rsid w:val="00EF63BF"/>
    <w:rsid w:val="00EF68CC"/>
    <w:rsid w:val="00EF74D7"/>
    <w:rsid w:val="00EF7FD2"/>
    <w:rsid w:val="00F004F6"/>
    <w:rsid w:val="00F0055E"/>
    <w:rsid w:val="00F017AF"/>
    <w:rsid w:val="00F01B02"/>
    <w:rsid w:val="00F03B91"/>
    <w:rsid w:val="00F041C4"/>
    <w:rsid w:val="00F044D7"/>
    <w:rsid w:val="00F04589"/>
    <w:rsid w:val="00F06A18"/>
    <w:rsid w:val="00F07007"/>
    <w:rsid w:val="00F14812"/>
    <w:rsid w:val="00F148A7"/>
    <w:rsid w:val="00F1598C"/>
    <w:rsid w:val="00F15C5F"/>
    <w:rsid w:val="00F15F26"/>
    <w:rsid w:val="00F204F9"/>
    <w:rsid w:val="00F20BC6"/>
    <w:rsid w:val="00F21012"/>
    <w:rsid w:val="00F21033"/>
    <w:rsid w:val="00F21403"/>
    <w:rsid w:val="00F21A1A"/>
    <w:rsid w:val="00F2213C"/>
    <w:rsid w:val="00F225FC"/>
    <w:rsid w:val="00F23B3B"/>
    <w:rsid w:val="00F23CD0"/>
    <w:rsid w:val="00F23D6E"/>
    <w:rsid w:val="00F255FC"/>
    <w:rsid w:val="00F25862"/>
    <w:rsid w:val="00F259B0"/>
    <w:rsid w:val="00F25B0C"/>
    <w:rsid w:val="00F2646F"/>
    <w:rsid w:val="00F26A20"/>
    <w:rsid w:val="00F270AA"/>
    <w:rsid w:val="00F276C9"/>
    <w:rsid w:val="00F302F7"/>
    <w:rsid w:val="00F31359"/>
    <w:rsid w:val="00F32A36"/>
    <w:rsid w:val="00F330C6"/>
    <w:rsid w:val="00F336F3"/>
    <w:rsid w:val="00F33D0B"/>
    <w:rsid w:val="00F34CAD"/>
    <w:rsid w:val="00F34DCC"/>
    <w:rsid w:val="00F35A4D"/>
    <w:rsid w:val="00F371B4"/>
    <w:rsid w:val="00F40690"/>
    <w:rsid w:val="00F40E2A"/>
    <w:rsid w:val="00F41E65"/>
    <w:rsid w:val="00F43B8F"/>
    <w:rsid w:val="00F44106"/>
    <w:rsid w:val="00F45C1E"/>
    <w:rsid w:val="00F45E2B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1714"/>
    <w:rsid w:val="00F62F49"/>
    <w:rsid w:val="00F640BF"/>
    <w:rsid w:val="00F64701"/>
    <w:rsid w:val="00F65395"/>
    <w:rsid w:val="00F65830"/>
    <w:rsid w:val="00F66A62"/>
    <w:rsid w:val="00F67345"/>
    <w:rsid w:val="00F67BBE"/>
    <w:rsid w:val="00F67C55"/>
    <w:rsid w:val="00F70754"/>
    <w:rsid w:val="00F7156C"/>
    <w:rsid w:val="00F7179B"/>
    <w:rsid w:val="00F727D3"/>
    <w:rsid w:val="00F738A1"/>
    <w:rsid w:val="00F73F34"/>
    <w:rsid w:val="00F7518F"/>
    <w:rsid w:val="00F762FB"/>
    <w:rsid w:val="00F76892"/>
    <w:rsid w:val="00F77926"/>
    <w:rsid w:val="00F80707"/>
    <w:rsid w:val="00F82124"/>
    <w:rsid w:val="00F83A19"/>
    <w:rsid w:val="00F83C5B"/>
    <w:rsid w:val="00F83E77"/>
    <w:rsid w:val="00F84431"/>
    <w:rsid w:val="00F8539B"/>
    <w:rsid w:val="00F8578A"/>
    <w:rsid w:val="00F85AEA"/>
    <w:rsid w:val="00F86AA2"/>
    <w:rsid w:val="00F879A1"/>
    <w:rsid w:val="00F90AB9"/>
    <w:rsid w:val="00F90E9E"/>
    <w:rsid w:val="00F91553"/>
    <w:rsid w:val="00F91693"/>
    <w:rsid w:val="00F92FC4"/>
    <w:rsid w:val="00F95177"/>
    <w:rsid w:val="00F9625E"/>
    <w:rsid w:val="00F969F1"/>
    <w:rsid w:val="00F96A4A"/>
    <w:rsid w:val="00F972C9"/>
    <w:rsid w:val="00F976D8"/>
    <w:rsid w:val="00F9793C"/>
    <w:rsid w:val="00FA0C14"/>
    <w:rsid w:val="00FA137A"/>
    <w:rsid w:val="00FA1F12"/>
    <w:rsid w:val="00FA3232"/>
    <w:rsid w:val="00FA35BB"/>
    <w:rsid w:val="00FA5504"/>
    <w:rsid w:val="00FA6D70"/>
    <w:rsid w:val="00FB0019"/>
    <w:rsid w:val="00FB0ECE"/>
    <w:rsid w:val="00FB14F5"/>
    <w:rsid w:val="00FB4B02"/>
    <w:rsid w:val="00FB4ECC"/>
    <w:rsid w:val="00FB5DF0"/>
    <w:rsid w:val="00FB611C"/>
    <w:rsid w:val="00FB6FB2"/>
    <w:rsid w:val="00FB71AA"/>
    <w:rsid w:val="00FC2831"/>
    <w:rsid w:val="00FC2D40"/>
    <w:rsid w:val="00FC3600"/>
    <w:rsid w:val="00FC475E"/>
    <w:rsid w:val="00FC4A9F"/>
    <w:rsid w:val="00FC565B"/>
    <w:rsid w:val="00FC68E8"/>
    <w:rsid w:val="00FC6D84"/>
    <w:rsid w:val="00FC78B4"/>
    <w:rsid w:val="00FD0547"/>
    <w:rsid w:val="00FD0EF3"/>
    <w:rsid w:val="00FD1F42"/>
    <w:rsid w:val="00FD256C"/>
    <w:rsid w:val="00FD43DE"/>
    <w:rsid w:val="00FE006E"/>
    <w:rsid w:val="00FE1750"/>
    <w:rsid w:val="00FE197E"/>
    <w:rsid w:val="00FE2F1F"/>
    <w:rsid w:val="00FE34B7"/>
    <w:rsid w:val="00FE529B"/>
    <w:rsid w:val="00FE5FE5"/>
    <w:rsid w:val="00FE6285"/>
    <w:rsid w:val="00FE67A1"/>
    <w:rsid w:val="00FE7BF2"/>
    <w:rsid w:val="00FF015E"/>
    <w:rsid w:val="00FF03CA"/>
    <w:rsid w:val="00FF08C1"/>
    <w:rsid w:val="00FF0949"/>
    <w:rsid w:val="00FF0DF1"/>
    <w:rsid w:val="00FF1DEE"/>
    <w:rsid w:val="00FF247E"/>
    <w:rsid w:val="00FF2665"/>
    <w:rsid w:val="00FF26AA"/>
    <w:rsid w:val="00FF26FD"/>
    <w:rsid w:val="00FF4760"/>
    <w:rsid w:val="00FF6190"/>
    <w:rsid w:val="00FF6342"/>
    <w:rsid w:val="00FF71E8"/>
    <w:rsid w:val="00FF74A9"/>
    <w:rsid w:val="00FF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4.emf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emf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eader" Target="header1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4475</Words>
  <Characters>24170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15</cp:revision>
  <cp:lastPrinted>2020-12-01T18:20:00Z</cp:lastPrinted>
  <dcterms:created xsi:type="dcterms:W3CDTF">2020-11-29T22:02:00Z</dcterms:created>
  <dcterms:modified xsi:type="dcterms:W3CDTF">2020-12-01T19:03:00Z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