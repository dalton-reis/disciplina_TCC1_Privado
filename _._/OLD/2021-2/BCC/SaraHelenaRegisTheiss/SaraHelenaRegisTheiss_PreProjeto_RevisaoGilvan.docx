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90344" w14:paraId="1B35DE47" w14:textId="77777777" w:rsidTr="00225EA3">
        <w:tc>
          <w:tcPr>
            <w:tcW w:w="9212" w:type="dxa"/>
            <w:gridSpan w:val="2"/>
            <w:shd w:val="clear" w:color="auto" w:fill="auto"/>
          </w:tcPr>
          <w:p w14:paraId="19C7A5F1" w14:textId="77777777" w:rsidR="00390344" w:rsidRDefault="00390344"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390344" w14:paraId="78F69A54" w14:textId="77777777" w:rsidTr="00225EA3">
        <w:tc>
          <w:tcPr>
            <w:tcW w:w="5778" w:type="dxa"/>
            <w:shd w:val="clear" w:color="auto" w:fill="auto"/>
          </w:tcPr>
          <w:p w14:paraId="7C9D0775" w14:textId="77777777" w:rsidR="00390344" w:rsidRPr="003C5262" w:rsidRDefault="00390344"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2F340027" w14:textId="77777777" w:rsidR="00390344" w:rsidRDefault="00390344" w:rsidP="00225EA3">
            <w:pPr>
              <w:pStyle w:val="Cabealho"/>
              <w:tabs>
                <w:tab w:val="clear" w:pos="8640"/>
                <w:tab w:val="right" w:pos="8931"/>
              </w:tabs>
              <w:ind w:right="141"/>
              <w:rPr>
                <w:rStyle w:val="Nmerodepgina"/>
              </w:rPr>
            </w:pPr>
            <w:r>
              <w:rPr>
                <w:rStyle w:val="Nmerodepgina"/>
              </w:rPr>
              <w:t>ANO/SEMESTRE: 2021/2</w:t>
            </w:r>
          </w:p>
        </w:tc>
      </w:tr>
    </w:tbl>
    <w:p w14:paraId="429D6B82" w14:textId="77777777" w:rsidR="00390344" w:rsidRDefault="00390344" w:rsidP="00990938">
      <w:pPr>
        <w:pStyle w:val="TF-AUTOR0"/>
        <w:rPr>
          <w:b/>
          <w:caps/>
          <w:color w:val="auto"/>
          <w:sz w:val="24"/>
        </w:rPr>
      </w:pPr>
    </w:p>
    <w:p w14:paraId="231AA2E6" w14:textId="2B89054F"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1E8A86A8" w:rsidR="001E682E" w:rsidRDefault="001E682E" w:rsidP="00990938">
      <w:pPr>
        <w:pStyle w:val="TF-AUTOR0"/>
      </w:pPr>
      <w:r>
        <w:t>Prof.</w:t>
      </w:r>
      <w:r w:rsidR="00990938" w:rsidRPr="00990938">
        <w:t xml:space="preserve"> </w:t>
      </w:r>
      <w:r w:rsidR="00990938">
        <w:t xml:space="preserve">Luciana Pereira de Araújo Kohler </w:t>
      </w:r>
      <w:r>
        <w:t>– Orientador</w:t>
      </w:r>
      <w:r w:rsidR="00990938">
        <w:t>a</w:t>
      </w:r>
    </w:p>
    <w:p w14:paraId="28066913" w14:textId="068B84BE"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C0C7725" w14:textId="5C3F84D4" w:rsidR="00EF20BD" w:rsidRDefault="00BF4797" w:rsidP="003D398C">
      <w:pPr>
        <w:pStyle w:val="TF-TEXTO"/>
      </w:pPr>
      <w:r>
        <w:t>A crise</w:t>
      </w:r>
      <w:ins w:id="9" w:author="Gilvan Justino" w:date="2021-10-11T19:29:00Z">
        <w:r w:rsidR="005F6929">
          <w:t xml:space="preserve"> financeira</w:t>
        </w:r>
      </w:ins>
      <w:r>
        <w:t xml:space="preserve"> 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r w:rsidR="00891B07">
        <w:t>Satoshi Nakamoto</w:t>
      </w:r>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07358599" w:rsidR="00CB09FF" w:rsidRDefault="00891B07" w:rsidP="0080624F">
      <w:pPr>
        <w:pStyle w:val="TF-TEXTO"/>
      </w:pPr>
      <w:r>
        <w:tab/>
      </w:r>
      <w:r w:rsidR="00806BB2">
        <w:t xml:space="preserve">Criado como um suporte para as transações, o </w:t>
      </w:r>
      <w:r w:rsidR="00006DF6" w:rsidRPr="002A07E2">
        <w:rPr>
          <w:i/>
          <w:iCs/>
        </w:rPr>
        <w:t>blockchain</w:t>
      </w:r>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fez </w:t>
      </w:r>
      <w:commentRangeStart w:id="10"/>
      <w:r w:rsidR="00BE74EE">
        <w:t>gasto duplo da moeda</w:t>
      </w:r>
      <w:commentRangeEnd w:id="10"/>
      <w:r w:rsidR="005F6929">
        <w:rPr>
          <w:rStyle w:val="Refdecomentrio"/>
        </w:rPr>
        <w:commentReference w:id="10"/>
      </w:r>
      <w:r w:rsidR="00BE74EE">
        <w:t xml:space="preserve">? </w:t>
      </w:r>
      <w:r w:rsidR="00EA131A">
        <w:t xml:space="preserve">É </w:t>
      </w:r>
      <w:r w:rsidR="00BE74EE">
        <w:t xml:space="preserve">nesse ponto que o </w:t>
      </w:r>
      <w:r w:rsidR="00FB301A" w:rsidRPr="005E4ECB">
        <w:rPr>
          <w:i/>
          <w:iCs/>
        </w:rPr>
        <w:t>blockchain</w:t>
      </w:r>
      <w:r w:rsidR="00FB301A">
        <w:t xml:space="preserve"> </w:t>
      </w:r>
      <w:r w:rsidR="00BE74EE">
        <w:t>aparece</w:t>
      </w:r>
      <w:del w:id="11" w:author="Gilvan Justino" w:date="2021-10-11T19:33:00Z">
        <w:r w:rsidR="00BE74EE" w:rsidDel="005F6929">
          <w:delText>. Com ele, tais transações são possíveis</w:delText>
        </w:r>
      </w:del>
      <w:r w:rsidR="00BE74EE">
        <w:t xml:space="preserve">,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criptomoedas, o </w:t>
      </w:r>
      <w:r w:rsidR="00FB301A" w:rsidRPr="005E4ECB">
        <w:rPr>
          <w:i/>
          <w:iCs/>
        </w:rPr>
        <w:t>blockchain</w:t>
      </w:r>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Assim sendo, eles são considerados tokens não fungíveis (</w:t>
      </w:r>
      <w:r w:rsidR="00CF1E4B">
        <w:rPr>
          <w:i/>
          <w:iCs/>
        </w:rPr>
        <w:t xml:space="preserve">non-fungible token, </w:t>
      </w:r>
      <w:r w:rsidR="00CF1E4B">
        <w:t xml:space="preserve">ou NFT). A característica principal dos NFTs é que, em contrapartida às mercadorias digitais que podem ser reproduzidas e copiadas inúmeras vezes, eles são únicos e não podem ser duplicados por conta da metodologia do </w:t>
      </w:r>
      <w:r w:rsidR="00FB301A" w:rsidRPr="005E4ECB">
        <w:rPr>
          <w:i/>
          <w:iCs/>
        </w:rPr>
        <w:t>blockchain</w:t>
      </w:r>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NFTs utilizando a tecnologia </w:t>
      </w:r>
      <w:r w:rsidR="00FB301A" w:rsidRPr="005E4ECB">
        <w:rPr>
          <w:i/>
          <w:iCs/>
        </w:rPr>
        <w:t>blockchain</w:t>
      </w:r>
      <w:r w:rsidR="001A7ECB">
        <w:t xml:space="preserve">, aplicados na elaboração de um jogo </w:t>
      </w:r>
      <w:r w:rsidR="005B2522">
        <w:t xml:space="preserve">no estilo </w:t>
      </w:r>
      <w:r w:rsidR="005B2522" w:rsidRPr="005B2522">
        <w:rPr>
          <w:i/>
          <w:iCs/>
        </w:rPr>
        <w:t>Battle Royale</w:t>
      </w:r>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tokens 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tangíveis, na qual os jogadores irão batalhar entre si fazendo uso de armas padrões da nave ou armas especiais que serão NFTs.</w:t>
      </w:r>
      <w:r w:rsidR="003E7E68">
        <w:t xml:space="preserve"> As armas</w:t>
      </w:r>
      <w:r w:rsidR="008D730A">
        <w:t xml:space="preserve"> especiais podem ser adquiridas de diversas formas: em eventos dentro do jogo, trocas entre jogadores e, o principal, negociações utilizando a moeda do jogo. </w:t>
      </w:r>
      <w:r w:rsidR="00DD71B1">
        <w:t>Esta última, é a criptomoeda utilizada para compra e venda dos NFTs,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EFCC98A" w14:textId="4C4ED56A" w:rsidR="00C5728D" w:rsidRDefault="002F24C0" w:rsidP="002F24C0">
      <w:pPr>
        <w:pStyle w:val="TF-TEXTO"/>
        <w:ind w:firstLine="709"/>
      </w:pPr>
      <w:r w:rsidRPr="002F24C0">
        <w:t xml:space="preserve">O objetivo </w:t>
      </w:r>
      <w:r w:rsidR="005654B5">
        <w:t xml:space="preserve">principal </w:t>
      </w:r>
      <w:r w:rsidRPr="002F24C0">
        <w:t>é</w:t>
      </w:r>
      <w:r w:rsidR="003E4B27">
        <w:t xml:space="preserve"> disponibilizar um jogo de Battle Royale com moeda própria, munido de itens classificados como NFTs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criptomoeda </w:t>
      </w:r>
      <w:r>
        <w:t>lastrada em dinheiro real e que possa ter seu valor real no mercado;</w:t>
      </w:r>
    </w:p>
    <w:p w14:paraId="150B01B3" w14:textId="3382F278" w:rsidR="00BE4DEF" w:rsidRDefault="005654B5" w:rsidP="003E4B27">
      <w:pPr>
        <w:pStyle w:val="TF-ALNEA"/>
      </w:pPr>
      <w:r>
        <w:t xml:space="preserve">oferecer tokens não-tangíveis </w:t>
      </w:r>
      <w:r w:rsidR="00BE4DEF">
        <w:t xml:space="preserve">aplicáveis no contexto da jogabilidade, como armas, avatares e skins para as naves, e </w:t>
      </w:r>
      <w:r>
        <w:t>que possam ser obtidos em missões</w:t>
      </w:r>
      <w:ins w:id="26" w:author="Gilvan Justino" w:date="2021-10-11T19:37:00Z">
        <w:r w:rsidR="00C65D8F">
          <w:t>.</w:t>
        </w:r>
      </w:ins>
      <w:del w:id="27" w:author="Gilvan Justino" w:date="2021-10-11T19:37:00Z">
        <w:r w:rsidR="00BE4DEF" w:rsidDel="00C65D8F">
          <w:delText>;</w:delText>
        </w:r>
      </w:del>
    </w:p>
    <w:p w14:paraId="0F83796A" w14:textId="77777777" w:rsidR="00A44581" w:rsidRDefault="00A44581" w:rsidP="00424AD5">
      <w:pPr>
        <w:pStyle w:val="Ttulo1"/>
      </w:pPr>
      <w:bookmarkStart w:id="28" w:name="_Toc419598587"/>
      <w:r>
        <w:t xml:space="preserve">trabalhos </w:t>
      </w:r>
      <w:r w:rsidRPr="00FC4A9F">
        <w:t>correlatos</w:t>
      </w:r>
    </w:p>
    <w:p w14:paraId="781D2D03" w14:textId="73AB7301"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r w:rsidR="00FB301A" w:rsidRPr="005E4ECB">
        <w:rPr>
          <w:i/>
          <w:iCs/>
        </w:rPr>
        <w:t>blockchain</w:t>
      </w:r>
      <w:r w:rsidR="00FB301A">
        <w:t xml:space="preserve"> </w:t>
      </w:r>
      <w:r w:rsidR="00424500">
        <w:t>para aplicação de NFTs a jogos</w:t>
      </w:r>
      <w:r w:rsidR="002F7C3D">
        <w:t xml:space="preserve">, classificados </w:t>
      </w:r>
      <w:r w:rsidR="002F7C3D" w:rsidRPr="00753D64">
        <w:t xml:space="preserve">como jogos </w:t>
      </w:r>
      <w:r w:rsidR="006049B8" w:rsidRPr="00753D64">
        <w:rPr>
          <w:i/>
          <w:iCs/>
        </w:rPr>
        <w:t xml:space="preserve">Play </w:t>
      </w:r>
      <w:r w:rsidR="00753D64" w:rsidRPr="00753D64">
        <w:rPr>
          <w:i/>
          <w:iCs/>
        </w:rPr>
        <w:t>t</w:t>
      </w:r>
      <w:r w:rsidR="006049B8" w:rsidRPr="00753D64">
        <w:rPr>
          <w:i/>
          <w:iCs/>
        </w:rPr>
        <w:t>o Earn</w:t>
      </w:r>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w:t>
      </w:r>
      <w:commentRangeStart w:id="29"/>
      <w:r>
        <w:t xml:space="preserve">UPLAND </w:t>
      </w:r>
      <w:commentRangeEnd w:id="29"/>
      <w:r w:rsidR="00C65D8F">
        <w:rPr>
          <w:rStyle w:val="Refdecomentrio"/>
        </w:rPr>
        <w:commentReference w:id="29"/>
      </w:r>
      <w:r>
        <w:t xml:space="preserve">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Upland</w:t>
      </w:r>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Um jogo no estilo Monopoly</w:t>
      </w:r>
      <w:r w:rsidR="000C7C5F">
        <w:t>, Upland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a Upland Inc criou a moeda UPX</w:t>
      </w:r>
      <w:r w:rsidR="000E38C2">
        <w:t xml:space="preserve"> e </w:t>
      </w:r>
      <w:r w:rsidR="008D4EF6">
        <w:t>mapeou as</w:t>
      </w:r>
      <w:r w:rsidR="000E38C2">
        <w:t xml:space="preserve"> propriedades </w:t>
      </w:r>
      <w:r w:rsidR="008D4EF6">
        <w:t xml:space="preserve">como </w:t>
      </w:r>
      <w:r w:rsidR="000E38C2">
        <w:t xml:space="preserve">NFTs, por meio da tecnologia </w:t>
      </w:r>
      <w:r w:rsidR="00FB301A" w:rsidRPr="005E4ECB">
        <w:rPr>
          <w:i/>
          <w:iCs/>
        </w:rPr>
        <w:t>blockchain</w:t>
      </w:r>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Upland</w:t>
      </w:r>
      <w:r>
        <w:t>.</w:t>
      </w:r>
      <w:r w:rsidR="00B06D78">
        <w:t xml:space="preserve"> De fato, o público esperado é aquele que não está familiarizado com criptomoedas e até mesmo </w:t>
      </w:r>
      <w:r w:rsidR="002F7C3D">
        <w:t xml:space="preserve">com </w:t>
      </w:r>
      <w:r w:rsidR="00B06D78">
        <w:t xml:space="preserve">o </w:t>
      </w:r>
      <w:r w:rsidR="00FB301A" w:rsidRPr="005E4ECB">
        <w:rPr>
          <w:i/>
          <w:iCs/>
        </w:rPr>
        <w:t>blockchain</w:t>
      </w:r>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A Figura 1 ilustra o jogo Upland, apresentando</w:t>
      </w:r>
      <w:r w:rsidR="00E6484E">
        <w:t xml:space="preserve"> no centro da imagem</w:t>
      </w:r>
      <w:r>
        <w:t xml:space="preserve"> </w:t>
      </w:r>
      <w:r w:rsidR="00E6484E">
        <w:t>uma conquista do jogo, o título Newbie adquirido ao obter duas propriedades, no fundo, o mapa do jogo, no qual as propriedades são apresentadas por localização e, por fim, ícones caraterísticos de algumas propriedades. Com isso, pode-se notar o estilo simples e divertido proposto apresentado em Upland.</w:t>
      </w:r>
    </w:p>
    <w:p w14:paraId="323A9A40" w14:textId="77777777" w:rsidR="000E16A7" w:rsidRPr="00C30BA8" w:rsidRDefault="000E16A7" w:rsidP="000E16A7">
      <w:pPr>
        <w:pStyle w:val="TF-LEGENDA"/>
      </w:pPr>
      <w:r w:rsidRPr="00C30BA8">
        <w:t xml:space="preserve">Figura </w:t>
      </w:r>
      <w:fldSimple w:instr=" SEQ Figura \* ARABIC ">
        <w:r w:rsidRPr="00C30BA8">
          <w:rPr>
            <w:noProof/>
          </w:rPr>
          <w:t>1</w:t>
        </w:r>
      </w:fldSimple>
      <w:r>
        <w:rPr>
          <w:noProof/>
        </w:rPr>
        <w:t xml:space="preserve"> </w:t>
      </w:r>
      <w:r w:rsidRPr="00C30BA8">
        <w:t xml:space="preserve">– Exemplo </w:t>
      </w:r>
      <w:r>
        <w:t>do jogo Upland</w:t>
      </w:r>
    </w:p>
    <w:p w14:paraId="37ADB045" w14:textId="77777777" w:rsidR="002A07E2" w:rsidRDefault="005F6929" w:rsidP="002A07E2">
      <w:pPr>
        <w:pStyle w:val="TF-TEXTO"/>
        <w:ind w:firstLine="0"/>
        <w:jc w:val="center"/>
        <w:rPr>
          <w:noProof/>
        </w:rPr>
      </w:pPr>
      <w:r>
        <w:rPr>
          <w:noProof/>
        </w:rPr>
        <w:pict w14:anchorId="5A98C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65pt;height:175.65pt;visibility:visible;mso-wrap-style:square;mso-width-percent:0;mso-height-percent:0;mso-width-percent:0;mso-height-percent:0">
            <v:imagedata r:id="rId15" o:title=""/>
          </v:shape>
        </w:pict>
      </w:r>
    </w:p>
    <w:p w14:paraId="25791D30" w14:textId="246AFE62" w:rsidR="000E16A7" w:rsidRDefault="000E16A7" w:rsidP="002A07E2">
      <w:pPr>
        <w:pStyle w:val="TF-TEXTO"/>
        <w:ind w:firstLine="0"/>
        <w:jc w:val="center"/>
      </w:pPr>
      <w:r w:rsidRPr="00C30BA8">
        <w:t xml:space="preserve">Fonte: </w:t>
      </w:r>
      <w:r>
        <w:t>Uplandme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r w:rsidR="00E42A33" w:rsidRPr="008D25E6">
        <w:t xml:space="preserve">Uplandme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to Earn</w:t>
      </w:r>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Metaverso, que segundo Coindesk</w:t>
      </w:r>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5432AFD0" w:rsidR="005F0F34" w:rsidRDefault="0046434F" w:rsidP="005F0F34">
      <w:pPr>
        <w:pStyle w:val="TF-TEXTO"/>
      </w:pPr>
      <w:r>
        <w:t xml:space="preserve">Para controle dos ativos é utilizado o </w:t>
      </w:r>
      <w:r w:rsidR="00FB301A" w:rsidRPr="005E4ECB">
        <w:rPr>
          <w:i/>
          <w:iCs/>
        </w:rPr>
        <w:t>blockchain</w:t>
      </w:r>
      <w:r>
        <w:t xml:space="preserve">, independente de uma instituição central. </w:t>
      </w:r>
      <w:r w:rsidR="009544C4">
        <w:t>Entretanto, p</w:t>
      </w:r>
      <w:r>
        <w:t>or conta da descentralização, uma dificuldade é levantada: como filtrar conteúdo adulto</w:t>
      </w:r>
      <w:del w:id="30" w:author="Gilvan Justino" w:date="2021-10-11T19:53:00Z">
        <w:r w:rsidDel="00855F2E">
          <w:delText>s</w:delText>
        </w:r>
      </w:del>
      <w:r>
        <w:t xml:space="preserve"> em meio às criações feitas? Para isso, Decentraland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do jogo Decentraland</w:t>
      </w:r>
    </w:p>
    <w:p w14:paraId="4E0E6FFB" w14:textId="2C41FA60" w:rsidR="005F0F34" w:rsidRDefault="005F6929" w:rsidP="005F0F34">
      <w:pPr>
        <w:pStyle w:val="TF-TEXTO"/>
        <w:ind w:firstLine="0"/>
        <w:jc w:val="center"/>
        <w:rPr>
          <w:noProof/>
        </w:rPr>
      </w:pPr>
      <w:r>
        <w:rPr>
          <w:noProof/>
        </w:rPr>
        <w:pict w14:anchorId="7F5F7E84">
          <v:shape id="_x0000_i1026" type="#_x0000_t75" alt="" style="width:329.6pt;height:229.75pt;visibility:visible;mso-wrap-style:square;mso-width-percent:0;mso-height-percent:0;mso-width-percent:0;mso-height-percent:0">
            <v:imagedata r:id="rId16" o:title=""/>
          </v:shape>
        </w:pict>
      </w:r>
    </w:p>
    <w:p w14:paraId="6E62B762" w14:textId="3764D403" w:rsidR="0046434F" w:rsidRDefault="005F0F34" w:rsidP="002A07E2">
      <w:pPr>
        <w:pStyle w:val="TF-FONTE"/>
      </w:pPr>
      <w:r w:rsidRPr="00C30BA8">
        <w:t xml:space="preserve">Fonte: </w:t>
      </w:r>
      <w:r>
        <w:t>Ordano</w:t>
      </w:r>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Ordano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criptomoedas da categoria </w:t>
      </w:r>
      <w:r w:rsidR="0001096E" w:rsidRPr="008D25E6">
        <w:rPr>
          <w:i/>
          <w:iCs/>
          <w:color w:val="000000"/>
        </w:rPr>
        <w:t>play-to-earn</w:t>
      </w:r>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The Sandbox é um jogo de construção</w:t>
      </w:r>
      <w:r w:rsidR="007E7EEA">
        <w:t>, no estilo Metaverso (COINDESK, 2021)</w:t>
      </w:r>
      <w:r>
        <w:t xml:space="preserve"> </w:t>
      </w:r>
      <w:r w:rsidR="00380742">
        <w:t xml:space="preserve">em que </w:t>
      </w:r>
      <w:r>
        <w:t>os jogadores constroem seus próprios jogos. Nele é possível criar seus próprios ativos por meio do VoxEdit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Maker, o módulo </w:t>
      </w:r>
      <w:r w:rsidR="00472200">
        <w:t xml:space="preserve">mais importante que é </w:t>
      </w:r>
      <w:r>
        <w:t>utilizado para criar</w:t>
      </w:r>
      <w:r w:rsidR="00472200">
        <w:t xml:space="preserve"> os</w:t>
      </w:r>
      <w:r>
        <w:t xml:space="preserve"> próprios jogos. O objetivo do The Sandbox é popularizar o uso de </w:t>
      </w:r>
      <w:r w:rsidR="00FB301A" w:rsidRPr="005E4ECB">
        <w:rPr>
          <w:i/>
          <w:iCs/>
        </w:rPr>
        <w:t>blockchain</w:t>
      </w:r>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No jogo, o usuário pode criar mundos virtuais e ter todo o controle sobre eles, pois será o dono de suas criações, que serão NFTs,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NFTs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SandBox, os jogadores gastam SAND para jogar jogos, comprar equipamento e customizar seus avatares, além de adquirir ativos e lotes de terra, </w:t>
      </w:r>
      <w:r w:rsidR="00380742">
        <w:t xml:space="preserve">em que </w:t>
      </w:r>
      <w:r>
        <w:t>um jogo pode ser criado. Durante os jogos, também é possível coletar moedas. Ademais, com SAND é possível participar de decisões de governo no jogo, votando acerca de elementos chaves como o Foundation e votando a seu favor ou a favor de outros jogadores</w:t>
      </w:r>
      <w:r w:rsidR="005F0F34">
        <w:t xml:space="preserve"> (THE SANDBOX, 2020)</w:t>
      </w:r>
      <w:r>
        <w:t>.</w:t>
      </w:r>
    </w:p>
    <w:p w14:paraId="2AD11B48" w14:textId="0815E1E8" w:rsidR="00BE2F9A" w:rsidRDefault="00BE2F9A" w:rsidP="004970A3">
      <w:pPr>
        <w:pStyle w:val="TF-TEXTO"/>
      </w:pPr>
      <w:r>
        <w:t>Apresentado na Figura 3, tem-se o cenário de um jogo construído no The Sandbox.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do jogo The Sandbox</w:t>
      </w:r>
    </w:p>
    <w:p w14:paraId="2475ED06" w14:textId="469E7C5A" w:rsidR="00472200" w:rsidRDefault="005F6929" w:rsidP="002A07E2">
      <w:pPr>
        <w:pStyle w:val="TF-TEXTO"/>
        <w:ind w:firstLine="0"/>
        <w:jc w:val="center"/>
      </w:pPr>
      <w:r>
        <w:rPr>
          <w:noProof/>
        </w:rPr>
        <w:pict w14:anchorId="336262B8">
          <v:shape id="_x0000_i1027" type="#_x0000_t75" alt="" style="width:454.9pt;height:228.9pt;visibility:visible;mso-wrap-style:square;mso-width-percent:0;mso-height-percent:0;mso-width-percent:0;mso-height-percent:0">
            <v:imagedata r:id="rId17" o:title=""/>
          </v:shape>
        </w:pict>
      </w:r>
      <w:r w:rsidR="004970A3" w:rsidRPr="00C30BA8">
        <w:t xml:space="preserve">Fonte: </w:t>
      </w:r>
      <w:r w:rsidR="004970A3">
        <w:t>The Sandbox</w:t>
      </w:r>
      <w:r w:rsidR="004970A3" w:rsidRPr="00C30BA8">
        <w:t xml:space="preserve"> (</w:t>
      </w:r>
      <w:r w:rsidR="004970A3">
        <w:t>2020</w:t>
      </w:r>
      <w:r w:rsidR="004970A3" w:rsidRPr="00C30BA8">
        <w:t>)</w:t>
      </w:r>
      <w:r w:rsidR="004970A3">
        <w:t>.</w:t>
      </w:r>
    </w:p>
    <w:p w14:paraId="6F9C3D90" w14:textId="6091E2F0" w:rsidR="00586A79" w:rsidRPr="00586A79" w:rsidRDefault="00331808" w:rsidP="002A07E2">
      <w:pPr>
        <w:pStyle w:val="TF-TEXTO"/>
      </w:pPr>
      <w:r>
        <w:t>Com essa proposta</w:t>
      </w:r>
      <w:ins w:id="31" w:author="Gilvan Justino" w:date="2021-10-11T20:00:00Z">
        <w:r w:rsidR="00A77C50">
          <w:t>,</w:t>
        </w:r>
      </w:ins>
      <w:r>
        <w:t xml:space="preserve"> The Sandbox foi eleito o jogo de </w:t>
      </w:r>
      <w:r w:rsidR="00FB301A" w:rsidRPr="005E4ECB">
        <w:rPr>
          <w:i/>
          <w:iCs/>
        </w:rPr>
        <w:t>blockchain</w:t>
      </w:r>
      <w:r>
        <w:t xml:space="preserve"> mais esperado de </w:t>
      </w:r>
      <w:r w:rsidR="0038100F">
        <w:t>2019/</w:t>
      </w:r>
      <w:r>
        <w:t>2020 (JORDAN, 2019)</w:t>
      </w:r>
      <w:r w:rsidR="0038100F">
        <w:t xml:space="preserve"> e se classificou como 13° melhor jogo de </w:t>
      </w:r>
      <w:r w:rsidR="00FB301A" w:rsidRPr="005E4ECB">
        <w:rPr>
          <w:i/>
          <w:iCs/>
        </w:rPr>
        <w:t>blockchain</w:t>
      </w:r>
      <w:r w:rsidR="0038100F">
        <w:t xml:space="preserve"> de 2020 (JORDAN, 2020).</w:t>
      </w:r>
      <w:r w:rsidR="009C0872">
        <w:t xml:space="preserve"> </w:t>
      </w:r>
      <w:r w:rsidR="000F0E13">
        <w:t xml:space="preserve">Além disso, aparece como terceira criptomoeda com maior valor total de mercado das moedas em circulação na categoria </w:t>
      </w:r>
      <w:r w:rsidR="000F0E13">
        <w:rPr>
          <w:i/>
          <w:iCs/>
        </w:rPr>
        <w:t>play-to-</w:t>
      </w:r>
      <w:r w:rsidR="000F0E13" w:rsidRPr="002A07E2">
        <w:t>earn</w:t>
      </w:r>
      <w:r w:rsidR="000F0E13">
        <w:t xml:space="preserve"> (COINMARKETCAP, 2021). </w:t>
      </w:r>
      <w:r w:rsidR="009C0872" w:rsidRPr="000F0E13">
        <w:t>Podem</w:t>
      </w:r>
      <w:r w:rsidR="009C0872">
        <w:t xml:space="preserve"> ser citados como pontos fortes do jogo, além daqueles que concernem a utilização de NFTs e </w:t>
      </w:r>
      <w:r w:rsidR="00FB301A" w:rsidRPr="005E4ECB">
        <w:rPr>
          <w:i/>
          <w:iCs/>
        </w:rPr>
        <w:t>blockchain</w:t>
      </w:r>
      <w:r w:rsidR="009C0872">
        <w:t>, os módulos que fazem parte do pacote The Sandbox</w:t>
      </w:r>
      <w:r w:rsidR="00FA6B4C">
        <w:t>:</w:t>
      </w:r>
      <w:r w:rsidR="009C0872">
        <w:t xml:space="preserve"> o VoxEdit e o Market. Eles tornam a experiência no universo mais completa, com a possibilidade de criação de NFTs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é possível compartilhar seus jogos para que outros possam jogar também</w:t>
      </w:r>
      <w:r w:rsidR="005F0F34">
        <w:t xml:space="preserve"> (THE SANDBOX, 2020)</w:t>
      </w:r>
      <w:r w:rsidR="009C0872">
        <w:t>.</w:t>
      </w:r>
    </w:p>
    <w:p w14:paraId="7817D9B2" w14:textId="1574590D" w:rsidR="00451B94" w:rsidRDefault="00451B94" w:rsidP="00424AD5">
      <w:pPr>
        <w:pStyle w:val="Ttulo1"/>
      </w:pPr>
      <w:bookmarkStart w:id="32" w:name="_Toc54164921"/>
      <w:bookmarkStart w:id="33" w:name="_Toc54165675"/>
      <w:bookmarkStart w:id="34" w:name="_Toc54169333"/>
      <w:bookmarkStart w:id="35" w:name="_Toc96347439"/>
      <w:bookmarkStart w:id="36" w:name="_Toc96357723"/>
      <w:bookmarkStart w:id="37" w:name="_Toc96491866"/>
      <w:bookmarkStart w:id="38" w:name="_Toc411603107"/>
      <w:bookmarkEnd w:id="28"/>
      <w:r>
        <w:t>proposta</w:t>
      </w:r>
      <w:r w:rsidR="00586A79">
        <w:t xml:space="preserve"> DO JOGO</w:t>
      </w:r>
    </w:p>
    <w:p w14:paraId="238E9D6D" w14:textId="1254D73C" w:rsidR="00586A79" w:rsidRDefault="00586A79" w:rsidP="00451B94">
      <w:pPr>
        <w:pStyle w:val="TF-TEXTO"/>
      </w:pPr>
      <w:r>
        <w:t>A seguir, é apresentada a justificativa que permeia a realização do estudo, os requisitos que definem questões do funcionamento e atributos que o jogo deverá seguir e a metodologia que será utilizada para o desenvolvimento da proposta.</w:t>
      </w:r>
    </w:p>
    <w:p w14:paraId="29D16A9A" w14:textId="7D344064" w:rsidR="00451B94" w:rsidRDefault="00451B94" w:rsidP="00E638A0">
      <w:pPr>
        <w:pStyle w:val="Ttulo2"/>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t>JUSTIFICATIVA</w:t>
      </w:r>
    </w:p>
    <w:p w14:paraId="76526455" w14:textId="3DA80AEF" w:rsidR="00451B94" w:rsidRDefault="008F177E" w:rsidP="008F177E">
      <w:pPr>
        <w:pStyle w:val="TF-TEXTO"/>
      </w:pPr>
      <w:r>
        <w:t xml:space="preserve">Tendo em vista os três trabalhos correlatos a este, apresentados </w:t>
      </w:r>
      <w:r w:rsidR="00FA6B4C">
        <w:t>na seção</w:t>
      </w:r>
      <w:r>
        <w:t xml:space="preserve"> anterior, foi criado o quadro a seguir relacionando algumas características deles. Dessa forma, podem ser observados pontos de semelhança e divergência encontrados.</w:t>
      </w:r>
    </w:p>
    <w:p w14:paraId="374F9020" w14:textId="3F849E3E" w:rsidR="006B0760" w:rsidRDefault="006B0760" w:rsidP="006B0760">
      <w:pPr>
        <w:pStyle w:val="TF-LEGENDA"/>
      </w:pPr>
      <w:bookmarkStart w:id="46" w:name="_Ref52025161"/>
      <w:r>
        <w:t xml:space="preserve">Quadro </w:t>
      </w:r>
      <w:fldSimple w:instr=" SEQ Quadro \* ARABIC ">
        <w:r>
          <w:rPr>
            <w:noProof/>
          </w:rPr>
          <w:t>1</w:t>
        </w:r>
      </w:fldSimple>
      <w:bookmarkEnd w:id="46"/>
      <w:r>
        <w:t xml:space="preserve"> - </w:t>
      </w:r>
      <w:r w:rsidR="00F3649F">
        <w:t>Comparativo</w:t>
      </w:r>
      <w:r>
        <w:t xml:space="preserve">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6"/>
        <w:gridCol w:w="1585"/>
        <w:gridCol w:w="2305"/>
        <w:gridCol w:w="2328"/>
      </w:tblGrid>
      <w:tr w:rsidR="00802D0F" w14:paraId="38E672AA" w14:textId="77777777" w:rsidTr="00897D21">
        <w:trPr>
          <w:trHeight w:val="590"/>
        </w:trPr>
        <w:tc>
          <w:tcPr>
            <w:tcW w:w="2996" w:type="dxa"/>
            <w:tcBorders>
              <w:tl2br w:val="single" w:sz="4" w:space="0" w:color="auto"/>
            </w:tcBorders>
            <w:shd w:val="clear" w:color="auto" w:fill="A6A6A6"/>
          </w:tcPr>
          <w:p w14:paraId="0258DA32" w14:textId="054D4B11" w:rsidR="006B0760" w:rsidRPr="007D4566" w:rsidRDefault="009E7206" w:rsidP="00380742">
            <w:pPr>
              <w:pStyle w:val="TF-TEXTOQUADRO"/>
            </w:pPr>
            <w:r>
              <w:rPr>
                <w:noProof/>
              </w:rPr>
              <w:pict w14:anchorId="39AAF4A7">
                <v:shapetype id="_x0000_t202" coordsize="21600,21600" o:spt="202" path="m,l,21600r21600,l21600,xe">
                  <v:stroke joinstyle="miter"/>
                  <v:path gradientshapeok="t" o:connecttype="rect"/>
                </v:shapetype>
                <v:shape id="Caixa de Texto 2" o:spid="_x0000_s2050" type="#_x0000_t202" style="position:absolute;margin-left:96.2pt;margin-top:4.2pt;width:104.55pt;height:23.5pt;z-index: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&#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Pr>
                <w:noProof/>
              </w:rPr>
              <w:pict w14:anchorId="1F720D0F">
                <v:shape id="_x0000_s2051" type="#_x0000_t202" style="position:absolute;margin-left:-5.15pt;margin-top:21.5pt;width:79.5pt;height:20pt;z-index: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&#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r>
              <w:t>Upland</w:t>
            </w:r>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The Sandbox</w:t>
            </w:r>
            <w:r w:rsidR="00460336">
              <w:t xml:space="preserve"> (THE SANDBOX, 2020)</w:t>
            </w:r>
          </w:p>
        </w:tc>
      </w:tr>
      <w:tr w:rsidR="00802D0F" w14:paraId="6132AD2C" w14:textId="77777777" w:rsidTr="00897D21">
        <w:trPr>
          <w:trHeight w:val="234"/>
        </w:trPr>
        <w:tc>
          <w:tcPr>
            <w:tcW w:w="2996"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897D21">
        <w:trPr>
          <w:trHeight w:val="234"/>
        </w:trPr>
        <w:tc>
          <w:tcPr>
            <w:tcW w:w="2996"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r>
              <w:t>Monopoly</w:t>
            </w:r>
          </w:p>
        </w:tc>
        <w:tc>
          <w:tcPr>
            <w:tcW w:w="2305" w:type="dxa"/>
            <w:shd w:val="clear" w:color="auto" w:fill="auto"/>
            <w:vAlign w:val="center"/>
          </w:tcPr>
          <w:p w14:paraId="00BAE3FD" w14:textId="291CB3AC" w:rsidR="009C439A" w:rsidRDefault="00F02119">
            <w:pPr>
              <w:pStyle w:val="TF-TEXTOQUADRO"/>
            </w:pPr>
            <w:r>
              <w:t>Metaverso</w:t>
            </w:r>
          </w:p>
        </w:tc>
        <w:tc>
          <w:tcPr>
            <w:tcW w:w="2328" w:type="dxa"/>
            <w:shd w:val="clear" w:color="auto" w:fill="auto"/>
            <w:vAlign w:val="center"/>
          </w:tcPr>
          <w:p w14:paraId="1CC90986" w14:textId="5C15DC53" w:rsidR="009C439A" w:rsidRDefault="00957548">
            <w:pPr>
              <w:pStyle w:val="TF-TEXTOQUADRO"/>
            </w:pPr>
            <w:r>
              <w:t>Metaverso</w:t>
            </w:r>
          </w:p>
        </w:tc>
      </w:tr>
      <w:tr w:rsidR="00802D0F" w14:paraId="33699905" w14:textId="77777777" w:rsidTr="00897D21">
        <w:trPr>
          <w:trHeight w:val="234"/>
        </w:trPr>
        <w:tc>
          <w:tcPr>
            <w:tcW w:w="2996"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r>
              <w:t>Criptoativo</w:t>
            </w:r>
          </w:p>
        </w:tc>
        <w:tc>
          <w:tcPr>
            <w:tcW w:w="2328" w:type="dxa"/>
            <w:shd w:val="clear" w:color="auto" w:fill="auto"/>
            <w:vAlign w:val="center"/>
          </w:tcPr>
          <w:p w14:paraId="266608BA" w14:textId="1E19C5B7" w:rsidR="006B0760" w:rsidRDefault="00252DF0" w:rsidP="002A07E2">
            <w:pPr>
              <w:pStyle w:val="TF-TEXTOQUADRO"/>
            </w:pPr>
            <w:r>
              <w:t>Criptoativo</w:t>
            </w:r>
          </w:p>
        </w:tc>
      </w:tr>
      <w:tr w:rsidR="00252DF0" w14:paraId="7265DFFC" w14:textId="77777777" w:rsidTr="00897D21">
        <w:trPr>
          <w:trHeight w:val="234"/>
        </w:trPr>
        <w:tc>
          <w:tcPr>
            <w:tcW w:w="2996"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897D21">
        <w:trPr>
          <w:trHeight w:val="234"/>
        </w:trPr>
        <w:tc>
          <w:tcPr>
            <w:tcW w:w="2996" w:type="dxa"/>
            <w:shd w:val="clear" w:color="auto" w:fill="auto"/>
            <w:vAlign w:val="center"/>
          </w:tcPr>
          <w:p w14:paraId="7520194C" w14:textId="7E803A1C" w:rsidR="006B0760" w:rsidRDefault="00897D21" w:rsidP="002A07E2">
            <w:pPr>
              <w:pStyle w:val="TF-TEXTOQUADRO"/>
            </w:pPr>
            <w:r>
              <w:t>Origem das NFTs</w:t>
            </w:r>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897D21">
        <w:trPr>
          <w:trHeight w:val="729"/>
        </w:trPr>
        <w:tc>
          <w:tcPr>
            <w:tcW w:w="2996" w:type="dxa"/>
            <w:shd w:val="clear" w:color="auto" w:fill="auto"/>
            <w:vAlign w:val="center"/>
          </w:tcPr>
          <w:p w14:paraId="2454C44C" w14:textId="77E5FAF1" w:rsidR="00897D21" w:rsidRDefault="00897D21" w:rsidP="002A07E2">
            <w:pPr>
              <w:pStyle w:val="TF-TEXTOQUADRO"/>
            </w:pPr>
            <w:r>
              <w:t>Usabilidade das NFTs</w:t>
            </w:r>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897D21">
        <w:trPr>
          <w:trHeight w:val="234"/>
        </w:trPr>
        <w:tc>
          <w:tcPr>
            <w:tcW w:w="2996"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897D21">
        <w:trPr>
          <w:trHeight w:val="234"/>
        </w:trPr>
        <w:tc>
          <w:tcPr>
            <w:tcW w:w="2996"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r w:rsidRPr="005E4ECB">
              <w:rPr>
                <w:i/>
                <w:iCs/>
              </w:rPr>
              <w:t>blockchain</w:t>
            </w:r>
          </w:p>
        </w:tc>
        <w:tc>
          <w:tcPr>
            <w:tcW w:w="2305" w:type="dxa"/>
            <w:shd w:val="clear" w:color="auto" w:fill="auto"/>
            <w:vAlign w:val="center"/>
          </w:tcPr>
          <w:p w14:paraId="7E4149C9" w14:textId="2B9DB466" w:rsidR="00A772CE" w:rsidRDefault="00FB301A" w:rsidP="002A07E2">
            <w:pPr>
              <w:pStyle w:val="TF-TEXTOQUADRO"/>
            </w:pPr>
            <w:r w:rsidRPr="005E4ECB">
              <w:rPr>
                <w:i/>
                <w:iCs/>
              </w:rPr>
              <w:t>blockchain</w:t>
            </w:r>
          </w:p>
        </w:tc>
        <w:tc>
          <w:tcPr>
            <w:tcW w:w="2328" w:type="dxa"/>
            <w:shd w:val="clear" w:color="auto" w:fill="auto"/>
            <w:vAlign w:val="center"/>
          </w:tcPr>
          <w:p w14:paraId="29B89550" w14:textId="5C1E6447" w:rsidR="00A772CE" w:rsidRDefault="00FB301A" w:rsidP="002A07E2">
            <w:pPr>
              <w:pStyle w:val="TF-TEXTOQUADRO"/>
            </w:pPr>
            <w:r w:rsidRPr="005E4ECB">
              <w:rPr>
                <w:i/>
                <w:iCs/>
              </w:rPr>
              <w:t>blockchain</w:t>
            </w:r>
          </w:p>
        </w:tc>
      </w:tr>
      <w:tr w:rsidR="002B498E" w14:paraId="6E19F68E" w14:textId="77777777" w:rsidTr="00897D21">
        <w:trPr>
          <w:trHeight w:val="234"/>
        </w:trPr>
        <w:tc>
          <w:tcPr>
            <w:tcW w:w="2996"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13FC1318"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pode-se entender as diferenças principais entre os jogos. Upland, que é um jogo focado na posse e negociação das propriedades, não permite criação de no</w:t>
      </w:r>
      <w:r w:rsidR="00B91C1C">
        <w:t>vo</w:t>
      </w:r>
      <w:r>
        <w:t>s NFTs como é possível nos outros. As propriedades são mapeadas conforme imóveis reais, de acordo com sua geolocalização, e não podem ser alteradas. Assim como o jogo de tabuleiro Monopoly, o objetivo do usuário em Upland é adquirir propriedades e aumentar sua coleção, além de lucrar com a negociações. Upland também focou bastante em manter uma dificuldade fácil para os usuários que nunca trabalharam com uma carteira de ativos e ter disponibilidade em plataformas mais acess</w:t>
      </w:r>
      <w:r w:rsidR="00252DF0">
        <w:t>íveis</w:t>
      </w:r>
      <w:r>
        <w:t>, Web e Mobile</w:t>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Decentraland e The Sandbox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Sandbox,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perceber que as funcionalidades oferecidas em The Sandbox são completas e totalmente voltadas para criação. Mesmo com essa dinâmica diferente, os dois jogos também podem ser utilizados com enfoque na negociação de NFTs. Como eles trabalham com criptomoedas,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Upland com relação </w:t>
      </w:r>
      <w:r w:rsidR="00B91C1C">
        <w:t>aos</w:t>
      </w:r>
      <w:r w:rsidR="00A772CE">
        <w:t xml:space="preserve"> NFTs. Elas não serão criadas pelo jogador, mas são parte do desenvolvimento proposto a este estudo. Já com relação à moeda do jogo, tem-se mais semelhanças com Decentraland e The Sandbox por conta da criação de uma criptomoeda, que poderá ser lastrada em dinheiro real. Os três trabalhos correlatos a este utilizam a tecnologia </w:t>
      </w:r>
      <w:r w:rsidR="00FB301A" w:rsidRPr="005E4ECB">
        <w:rPr>
          <w:i/>
          <w:iCs/>
        </w:rPr>
        <w:t>blockchain</w:t>
      </w:r>
      <w:r w:rsidR="00A772CE">
        <w:t xml:space="preserve"> para tornar possível a existência de tokens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NFTs serão aplicados em um contexto diferente. Com um gênero de jogo diferente, propõe-se um Battle Royale de naves, </w:t>
      </w:r>
      <w:r w:rsidR="00AB00C8">
        <w:t xml:space="preserve">em que </w:t>
      </w:r>
      <w:r>
        <w:t xml:space="preserve">os NFTs poderão ser armas especiais que permitirão ao usuário resultados diferentes em batalha, além de </w:t>
      </w:r>
      <w:r w:rsidRPr="00493376">
        <w:rPr>
          <w:i/>
          <w:iCs/>
        </w:rPr>
        <w:t>skins</w:t>
      </w:r>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23FFD04A" w:rsidR="00172717"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NFTs ao jogador como uma oportunidade, tanto dentro do jogo, ao fazer uso d</w:t>
      </w:r>
      <w:r>
        <w:t>e su</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dinheiro</w:t>
      </w:r>
      <w:ins w:id="47" w:author="Gilvan Justino" w:date="2021-10-11T20:10:00Z">
        <w:r w:rsidR="00C06D62">
          <w:t>.</w:t>
        </w:r>
      </w:ins>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criptoativos e liberação da moeda em jogo por meio do </w:t>
      </w:r>
      <w:r w:rsidRPr="00B54F91">
        <w:t xml:space="preserve">uso de </w:t>
      </w:r>
      <w:r w:rsidRPr="002A07E2">
        <w:t>NFT</w:t>
      </w:r>
      <w:r>
        <w:t xml:space="preserve">s, que também serão criados. </w:t>
      </w:r>
    </w:p>
    <w:p w14:paraId="51E0058B" w14:textId="34B6A2EE" w:rsidR="00451B94" w:rsidRDefault="00451B94">
      <w:pPr>
        <w:pStyle w:val="Ttulo2"/>
      </w:pPr>
      <w:r>
        <w:t>REQUISITOS PRINCIPAIS DO PROBLEMA A SER TRABALHADO</w:t>
      </w:r>
      <w:bookmarkEnd w:id="39"/>
      <w:bookmarkEnd w:id="40"/>
      <w:bookmarkEnd w:id="41"/>
      <w:bookmarkEnd w:id="42"/>
      <w:bookmarkEnd w:id="43"/>
      <w:bookmarkEnd w:id="44"/>
      <w:bookmarkEnd w:id="45"/>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NFTs</w:t>
      </w:r>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2DAAF3E6" w:rsidR="005E0872" w:rsidRDefault="005E0872" w:rsidP="005E0872">
      <w:pPr>
        <w:pStyle w:val="TF-ALNEA"/>
        <w:numPr>
          <w:ilvl w:val="0"/>
          <w:numId w:val="20"/>
        </w:numPr>
      </w:pPr>
      <w:r>
        <w:t>o jogo deve apresentar o mapa durante uma partida</w:t>
      </w:r>
      <w:ins w:id="48" w:author="Gilvan Justino" w:date="2021-10-11T20:12:00Z">
        <w:r w:rsidR="00407862">
          <w:t xml:space="preserve"> (FR)</w:t>
        </w:r>
      </w:ins>
      <w:r>
        <w:t>;</w:t>
      </w:r>
    </w:p>
    <w:p w14:paraId="610C42E4" w14:textId="74840291" w:rsidR="005E0872" w:rsidRDefault="005E0872" w:rsidP="005E0872">
      <w:pPr>
        <w:pStyle w:val="TF-ALNEA"/>
        <w:numPr>
          <w:ilvl w:val="0"/>
          <w:numId w:val="20"/>
        </w:numPr>
      </w:pPr>
      <w:r>
        <w:t>o jogo deve apresentar quantidade de vida e de tiros do jogador durante a partida</w:t>
      </w:r>
      <w:ins w:id="49" w:author="Gilvan Justino" w:date="2021-10-11T20:12:00Z">
        <w:r w:rsidR="00407862">
          <w:t xml:space="preserve"> (RF)</w:t>
        </w:r>
      </w:ins>
      <w:r>
        <w:t>;</w:t>
      </w:r>
    </w:p>
    <w:p w14:paraId="4C98E7D3" w14:textId="6B4DB27D" w:rsidR="005E0872" w:rsidRDefault="005E0872" w:rsidP="005E0872">
      <w:pPr>
        <w:pStyle w:val="TF-ALNEA"/>
        <w:numPr>
          <w:ilvl w:val="0"/>
          <w:numId w:val="20"/>
        </w:numPr>
      </w:pPr>
      <w:r>
        <w:t>o jogo deve apresentar os resultados da partida quando esta acaba para o jogador</w:t>
      </w:r>
      <w:ins w:id="50" w:author="Gilvan Justino" w:date="2021-10-11T20:12:00Z">
        <w:r w:rsidR="00407862">
          <w:t xml:space="preserve"> (RF)</w:t>
        </w:r>
      </w:ins>
      <w:r>
        <w:t>;</w:t>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ser desenvolvido no motor de jogos Unreal Engine</w:t>
      </w:r>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1D0DF887" w:rsidR="00E36291" w:rsidRPr="00286FED" w:rsidRDefault="002164BC" w:rsidP="00407862">
      <w:pPr>
        <w:pStyle w:val="TF-ALNEA"/>
        <w:pPrChange w:id="51" w:author="Gilvan Justino" w:date="2021-10-11T20:12:00Z">
          <w:pPr>
            <w:pStyle w:val="TF-TEXTO"/>
          </w:pPr>
        </w:pPrChange>
      </w:pPr>
      <w:r>
        <w:t xml:space="preserve">o jogo deve aplicar a tecnologia </w:t>
      </w:r>
      <w:r>
        <w:rPr>
          <w:i/>
          <w:iCs/>
        </w:rPr>
        <w:t>blockchain</w:t>
      </w:r>
      <w:r>
        <w:t xml:space="preserve"> para as transações de criptoativos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r w:rsidR="00FB301A" w:rsidRPr="005E4ECB">
        <w:rPr>
          <w:i/>
          <w:iCs/>
        </w:rPr>
        <w:t>blockchain</w:t>
      </w:r>
      <w:r w:rsidR="00451B94" w:rsidRPr="008F475A">
        <w:t xml:space="preserve">: </w:t>
      </w:r>
      <w:r w:rsidR="008F475A">
        <w:t xml:space="preserve">estudar como o </w:t>
      </w:r>
      <w:r w:rsidR="00FB301A" w:rsidRPr="005E4ECB">
        <w:rPr>
          <w:i/>
          <w:iCs/>
        </w:rPr>
        <w:t>blockchain</w:t>
      </w:r>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6D98E41E" w14:textId="593902FF" w:rsidR="008F475A" w:rsidRDefault="00FF3576" w:rsidP="00424AD5">
      <w:pPr>
        <w:pStyle w:val="TF-ALNEA"/>
      </w:pPr>
      <w:r>
        <w:t xml:space="preserve">implementação </w:t>
      </w:r>
      <w:r w:rsidR="008F475A">
        <w:t>da interface gráfica: implementação da interface gráfica utilizando o motor Unreal Engine;</w:t>
      </w:r>
    </w:p>
    <w:p w14:paraId="2AF7D5BA" w14:textId="7B34CC45" w:rsidR="008F475A" w:rsidRDefault="00FF3576" w:rsidP="00424AD5">
      <w:pPr>
        <w:pStyle w:val="TF-ALNEA"/>
      </w:pPr>
      <w:r>
        <w:t xml:space="preserve">desenvolver </w:t>
      </w:r>
      <w:r w:rsidR="008F475A">
        <w:t>lógica do jogo: desenvolver o funcionamento do jogo com a criação de salas de batalhas;</w:t>
      </w:r>
    </w:p>
    <w:p w14:paraId="131FF23F" w14:textId="338D78E4" w:rsidR="008F475A" w:rsidRDefault="00FF3576" w:rsidP="00424AD5">
      <w:pPr>
        <w:pStyle w:val="TF-ALNEA"/>
      </w:pPr>
      <w:r>
        <w:t>c</w:t>
      </w:r>
      <w:r w:rsidRPr="008F475A">
        <w:t xml:space="preserve">riação </w:t>
      </w:r>
      <w:r w:rsidR="008F475A" w:rsidRPr="008F475A">
        <w:t>da moeda do jogo</w:t>
      </w:r>
      <w:r w:rsidR="008F475A">
        <w:t>: criar a criptomoeda para o jogo;</w:t>
      </w:r>
    </w:p>
    <w:p w14:paraId="18D4573F" w14:textId="6BC5B6EF" w:rsidR="008F475A" w:rsidRDefault="00FF3576" w:rsidP="00424AD5">
      <w:pPr>
        <w:pStyle w:val="TF-ALNEA"/>
      </w:pPr>
      <w:r>
        <w:t xml:space="preserve">implementar </w:t>
      </w:r>
      <w:r w:rsidR="008F475A">
        <w:t xml:space="preserve">utilização do </w:t>
      </w:r>
      <w:r w:rsidR="00FB301A" w:rsidRPr="005E4ECB">
        <w:rPr>
          <w:i/>
          <w:iCs/>
        </w:rPr>
        <w:t>blockchain</w:t>
      </w:r>
      <w:r w:rsidR="008F475A">
        <w:t xml:space="preserve">: implementar algoritmo de </w:t>
      </w:r>
      <w:r w:rsidR="00FB301A" w:rsidRPr="005E4ECB">
        <w:rPr>
          <w:i/>
          <w:iCs/>
        </w:rPr>
        <w:t>blockchain</w:t>
      </w:r>
      <w:r w:rsidR="008F475A">
        <w:t xml:space="preserve">, função de vender e </w:t>
      </w:r>
      <w:r w:rsidR="008F475A">
        <w:lastRenderedPageBreak/>
        <w:t>comprar NFTs;</w:t>
      </w:r>
    </w:p>
    <w:p w14:paraId="3633374E" w14:textId="1B07E61D" w:rsidR="008F475A" w:rsidRDefault="00FF3576" w:rsidP="00424AD5">
      <w:pPr>
        <w:pStyle w:val="TF-ALNEA"/>
      </w:pPr>
      <w:r>
        <w:t>testes</w:t>
      </w:r>
      <w:r w:rsidR="008F475A">
        <w:t xml:space="preserve">: testar todas as funcionalidades, avaliando se tudo está funcionando corretamente, </w:t>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52" w:name="_Ref98650273"/>
      <w:r>
        <w:t xml:space="preserve">Quadro </w:t>
      </w:r>
      <w:fldSimple w:instr=" SEQ Quadro \* ARABIC ">
        <w:r w:rsidR="00921D2B">
          <w:rPr>
            <w:noProof/>
          </w:rPr>
          <w:t>2</w:t>
        </w:r>
      </w:fldSimple>
      <w:bookmarkEnd w:id="52"/>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1ACA5E1F" w:rsidR="009E13F3" w:rsidRDefault="009E13F3" w:rsidP="00470C41">
            <w:pPr>
              <w:pStyle w:val="TF-TEXTOQUADROCentralizado"/>
            </w:pPr>
            <w:r>
              <w:t>Fev.</w:t>
            </w:r>
          </w:p>
        </w:tc>
        <w:tc>
          <w:tcPr>
            <w:tcW w:w="584" w:type="dxa"/>
            <w:gridSpan w:val="2"/>
            <w:shd w:val="clear" w:color="auto" w:fill="A6A6A6"/>
          </w:tcPr>
          <w:p w14:paraId="7D595B82" w14:textId="7FFCC95B" w:rsidR="009E13F3" w:rsidRPr="007E0D87" w:rsidRDefault="009E13F3" w:rsidP="00470C41">
            <w:pPr>
              <w:pStyle w:val="TF-TEXTOQUADROCentralizado"/>
            </w:pPr>
            <w:r>
              <w:t>Mar</w:t>
            </w:r>
            <w:r w:rsidRPr="007E0D87">
              <w:t>.</w:t>
            </w:r>
          </w:p>
        </w:tc>
        <w:tc>
          <w:tcPr>
            <w:tcW w:w="596" w:type="dxa"/>
            <w:gridSpan w:val="2"/>
            <w:shd w:val="clear" w:color="auto" w:fill="A6A6A6"/>
          </w:tcPr>
          <w:p w14:paraId="68187F0A" w14:textId="37CF2680" w:rsidR="009E13F3" w:rsidRPr="007E0D87" w:rsidRDefault="009E13F3" w:rsidP="00470C41">
            <w:pPr>
              <w:pStyle w:val="TF-TEXTOQUADROCentralizado"/>
            </w:pPr>
            <w:r>
              <w:t>Abr.</w:t>
            </w:r>
          </w:p>
        </w:tc>
        <w:tc>
          <w:tcPr>
            <w:tcW w:w="596" w:type="dxa"/>
            <w:gridSpan w:val="2"/>
            <w:shd w:val="clear" w:color="auto" w:fill="A6A6A6"/>
          </w:tcPr>
          <w:p w14:paraId="0ECE835E" w14:textId="6B856AFB" w:rsidR="009E13F3" w:rsidRPr="007E0D87" w:rsidRDefault="009E13F3" w:rsidP="00470C41">
            <w:pPr>
              <w:pStyle w:val="TF-TEXTOQUADROCentralizado"/>
            </w:pPr>
            <w:r>
              <w:t>Maio</w:t>
            </w:r>
          </w:p>
        </w:tc>
        <w:tc>
          <w:tcPr>
            <w:tcW w:w="596" w:type="dxa"/>
            <w:gridSpan w:val="2"/>
            <w:shd w:val="clear" w:color="auto" w:fill="A6A6A6"/>
          </w:tcPr>
          <w:p w14:paraId="239273BC" w14:textId="56417015" w:rsidR="009E13F3" w:rsidRPr="007E0D87" w:rsidRDefault="009E13F3" w:rsidP="00470C41">
            <w:pPr>
              <w:pStyle w:val="TF-TEXTOQUADROCentralizado"/>
            </w:pPr>
            <w:r>
              <w:t>Jun.</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r w:rsidRPr="005E4ECB">
              <w:rPr>
                <w:i/>
                <w:iCs/>
              </w:rPr>
              <w:t>blockchain</w:t>
            </w:r>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2A07E2">
        <w:trPr>
          <w:trHeight w:val="248"/>
        </w:trPr>
        <w:tc>
          <w:tcPr>
            <w:tcW w:w="6214" w:type="dxa"/>
            <w:tcBorders>
              <w:left w:val="single" w:sz="4" w:space="0" w:color="auto"/>
              <w:bottom w:val="single" w:sz="4" w:space="0" w:color="auto"/>
            </w:tcBorders>
          </w:tcPr>
          <w:p w14:paraId="7C9A0F07" w14:textId="4A0064B9" w:rsidR="009E13F3" w:rsidRPr="008F475A" w:rsidRDefault="009E13F3" w:rsidP="008F475A">
            <w:pPr>
              <w:pStyle w:val="TF-TEXTOQUADRO"/>
            </w:pPr>
            <w:r>
              <w:t xml:space="preserve">Implementar utilização do </w:t>
            </w:r>
            <w:r w:rsidRPr="005E4ECB">
              <w:rPr>
                <w:i/>
                <w:iCs/>
              </w:rPr>
              <w:t>blockchain</w:t>
            </w:r>
          </w:p>
        </w:tc>
        <w:tc>
          <w:tcPr>
            <w:tcW w:w="554" w:type="dxa"/>
            <w:tcBorders>
              <w:bottom w:val="single" w:sz="4" w:space="0" w:color="auto"/>
            </w:tcBorders>
          </w:tcPr>
          <w:p w14:paraId="777854BE" w14:textId="77777777" w:rsidR="009E13F3" w:rsidRPr="007E0D87" w:rsidRDefault="009E13F3" w:rsidP="008F475A">
            <w:pPr>
              <w:pStyle w:val="TF-TEXTOQUADROCentralizado"/>
            </w:pPr>
          </w:p>
        </w:tc>
        <w:tc>
          <w:tcPr>
            <w:tcW w:w="284" w:type="dxa"/>
            <w:tcBorders>
              <w:bottom w:val="single" w:sz="4" w:space="0" w:color="auto"/>
            </w:tcBorders>
          </w:tcPr>
          <w:p w14:paraId="3D3F7FE5" w14:textId="64E6708A" w:rsidR="009E13F3" w:rsidRPr="007E0D87" w:rsidRDefault="009E13F3" w:rsidP="008F475A">
            <w:pPr>
              <w:pStyle w:val="TF-TEXTOQUADROCentralizado"/>
            </w:pPr>
          </w:p>
        </w:tc>
        <w:tc>
          <w:tcPr>
            <w:tcW w:w="299" w:type="dxa"/>
            <w:tcBorders>
              <w:bottom w:val="single" w:sz="4" w:space="0" w:color="auto"/>
            </w:tcBorders>
          </w:tcPr>
          <w:p w14:paraId="481A53E0" w14:textId="77777777" w:rsidR="009E13F3" w:rsidRPr="007E0D87" w:rsidRDefault="009E13F3" w:rsidP="008F475A">
            <w:pPr>
              <w:pStyle w:val="TF-TEXTOQUADROCentralizado"/>
            </w:pPr>
          </w:p>
        </w:tc>
        <w:tc>
          <w:tcPr>
            <w:tcW w:w="296" w:type="dxa"/>
            <w:tcBorders>
              <w:bottom w:val="single" w:sz="4" w:space="0" w:color="auto"/>
            </w:tcBorders>
          </w:tcPr>
          <w:p w14:paraId="3510907E" w14:textId="77777777" w:rsidR="009E13F3" w:rsidRPr="007E0D87" w:rsidRDefault="009E13F3" w:rsidP="008F475A">
            <w:pPr>
              <w:pStyle w:val="TF-TEXTOQUADROCentralizado"/>
            </w:pPr>
          </w:p>
        </w:tc>
        <w:tc>
          <w:tcPr>
            <w:tcW w:w="299" w:type="dxa"/>
            <w:tcBorders>
              <w:bottom w:val="single" w:sz="4" w:space="0" w:color="auto"/>
            </w:tcBorders>
          </w:tcPr>
          <w:p w14:paraId="5783FCA0" w14:textId="77777777" w:rsidR="009E13F3" w:rsidRPr="007E0D87" w:rsidRDefault="009E13F3" w:rsidP="008F475A">
            <w:pPr>
              <w:pStyle w:val="TF-TEXTOQUADROCentralizado"/>
            </w:pPr>
          </w:p>
        </w:tc>
        <w:tc>
          <w:tcPr>
            <w:tcW w:w="296" w:type="dxa"/>
            <w:tcBorders>
              <w:bottom w:val="single" w:sz="4" w:space="0" w:color="auto"/>
            </w:tcBorders>
          </w:tcPr>
          <w:p w14:paraId="7D7F7192" w14:textId="78664C99" w:rsidR="009E13F3" w:rsidRPr="007E0D87" w:rsidRDefault="009E13F3" w:rsidP="008F475A">
            <w:pPr>
              <w:pStyle w:val="TF-TEXTOQUADROCentralizado"/>
            </w:pPr>
            <w:r>
              <w:t>X</w:t>
            </w:r>
          </w:p>
        </w:tc>
        <w:tc>
          <w:tcPr>
            <w:tcW w:w="299" w:type="dxa"/>
            <w:tcBorders>
              <w:bottom w:val="single" w:sz="4" w:space="0" w:color="auto"/>
            </w:tcBorders>
          </w:tcPr>
          <w:p w14:paraId="1D34DA03" w14:textId="18405235" w:rsidR="009E13F3" w:rsidRPr="007E0D87" w:rsidRDefault="009E13F3" w:rsidP="008F475A">
            <w:pPr>
              <w:pStyle w:val="TF-TEXTOQUADROCentralizado"/>
            </w:pPr>
            <w:r>
              <w:t>X</w:t>
            </w:r>
          </w:p>
        </w:tc>
        <w:tc>
          <w:tcPr>
            <w:tcW w:w="296" w:type="dxa"/>
            <w:tcBorders>
              <w:bottom w:val="single" w:sz="4" w:space="0" w:color="auto"/>
            </w:tcBorders>
          </w:tcPr>
          <w:p w14:paraId="0F9C7531" w14:textId="31EC8B4B" w:rsidR="009E13F3" w:rsidRPr="007E0D87" w:rsidRDefault="009E13F3" w:rsidP="008F475A">
            <w:pPr>
              <w:pStyle w:val="TF-TEXTOQUADROCentralizado"/>
            </w:pPr>
            <w:r>
              <w:t>X</w:t>
            </w:r>
          </w:p>
        </w:tc>
        <w:tc>
          <w:tcPr>
            <w:tcW w:w="299" w:type="dxa"/>
            <w:tcBorders>
              <w:bottom w:val="single" w:sz="4" w:space="0" w:color="auto"/>
            </w:tcBorders>
          </w:tcPr>
          <w:p w14:paraId="004892F3" w14:textId="5AA89389" w:rsidR="009E13F3" w:rsidRPr="007E0D87" w:rsidRDefault="009E13F3"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1023C079" w14:textId="6EE5B608" w:rsidR="00A307C7" w:rsidRDefault="0037046F" w:rsidP="00424AD5">
      <w:pPr>
        <w:pStyle w:val="Ttulo1"/>
      </w:pPr>
      <w:r>
        <w:t>REVISÃO BIBLIOGRÁFICA</w:t>
      </w:r>
    </w:p>
    <w:p w14:paraId="01A39A4F" w14:textId="1D6CAAE0" w:rsidR="00B1782C" w:rsidRDefault="00185CE4" w:rsidP="00B1782C">
      <w:pPr>
        <w:pStyle w:val="TF-TEXTO"/>
      </w:pPr>
      <w:r>
        <w:t xml:space="preserve">A tecnologia </w:t>
      </w:r>
      <w:r>
        <w:rPr>
          <w:i/>
          <w:iCs/>
        </w:rPr>
        <w:t>blockchain</w:t>
      </w:r>
      <w:r>
        <w:t xml:space="preserve"> </w:t>
      </w:r>
      <w:r w:rsidR="00B1782C">
        <w:t>é</w:t>
      </w:r>
      <w:r>
        <w:t xml:space="preserve"> o método que possibilit</w:t>
      </w:r>
      <w:r w:rsidR="00B1782C">
        <w:t>ou</w:t>
      </w:r>
      <w:r>
        <w:t xml:space="preserve"> à Bitcoin ser classificada como a primeira criptomoeda (CASTRO, 2021). Sua proposta </w:t>
      </w:r>
      <w:r w:rsidR="00B1782C">
        <w:t>inovadora não</w:t>
      </w:r>
      <w:r>
        <w:t xml:space="preserve"> previa instituições intermediárias</w:t>
      </w:r>
      <w:r w:rsidR="00B1782C">
        <w:t xml:space="preserve">, pois se propunha a fazer a validação de transações de forma independente. Com o </w:t>
      </w:r>
      <w:r w:rsidR="00B1782C">
        <w:rPr>
          <w:i/>
          <w:iCs/>
        </w:rPr>
        <w:t>blockchain</w:t>
      </w:r>
      <w:r w:rsidR="00B1782C">
        <w:t>,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w:t>
      </w:r>
      <w:r w:rsidR="00C76ECD">
        <w:t xml:space="preserve"> Desse modo, o </w:t>
      </w:r>
      <w:r w:rsidR="00C76ECD">
        <w:rPr>
          <w:i/>
          <w:iCs/>
        </w:rPr>
        <w:t>blockchain</w:t>
      </w:r>
      <w:r w:rsidR="00C76ECD">
        <w:t xml:space="preserve"> vem sendo aplicado na gerência de novos tipos de ativos além de criptomoedas, criptoativos que podem ser tangíveis ou não.</w:t>
      </w:r>
    </w:p>
    <w:p w14:paraId="23504D2C" w14:textId="6D4A216C" w:rsidR="00C76ECD" w:rsidRPr="00296D2A" w:rsidRDefault="00C76ECD" w:rsidP="00296D2A">
      <w:pPr>
        <w:pStyle w:val="TF-TEXTO"/>
      </w:pPr>
      <w:r>
        <w:t>Os criptoativos não-tangíveis representam ativos colecionáveis que são únicos e não podem ser duplicados ou copiados (FANTINI, 2020). Os NFTs</w:t>
      </w:r>
      <w:r w:rsidR="00296D2A">
        <w:t xml:space="preserve"> podem ser usados para representar de forma digital artigos únicos. Por exemplo, obras de arte digitais, itens de jogo, e até mesmo publicações em redes sociais. A utilização destes, da mesma forma, só é possível por meio do </w:t>
      </w:r>
      <w:r w:rsidR="00296D2A">
        <w:rPr>
          <w:i/>
          <w:iCs/>
        </w:rPr>
        <w:t>blockchain</w:t>
      </w:r>
      <w:r w:rsidR="00296D2A">
        <w:t>, que garante autenticidade e integridade (UPLANDME INC, 2019).</w:t>
      </w:r>
    </w:p>
    <w:p w14:paraId="6BD54095" w14:textId="77777777" w:rsidR="00451B94" w:rsidRDefault="00451B94" w:rsidP="00F83A19">
      <w:pPr>
        <w:pStyle w:val="TF-refernciasbibliogrficasTTULO"/>
      </w:pPr>
      <w:bookmarkStart w:id="53" w:name="_Toc351015602"/>
      <w:bookmarkEnd w:id="32"/>
      <w:bookmarkEnd w:id="33"/>
      <w:bookmarkEnd w:id="34"/>
      <w:bookmarkEnd w:id="35"/>
      <w:bookmarkEnd w:id="36"/>
      <w:bookmarkEnd w:id="37"/>
      <w:bookmarkEnd w:id="38"/>
      <w:r>
        <w:t>Referências</w:t>
      </w:r>
      <w:bookmarkEnd w:id="53"/>
    </w:p>
    <w:p w14:paraId="6231C67C" w14:textId="187508C7" w:rsidR="00E03DF4" w:rsidRPr="001C1D30" w:rsidRDefault="00E03DF4" w:rsidP="00E03DF4">
      <w:pPr>
        <w:pStyle w:val="TF-REFERNCIASITEM0"/>
        <w:rPr>
          <w:lang w:val="en-US"/>
        </w:rPr>
      </w:pPr>
      <w:r>
        <w:t xml:space="preserve">CASTRO, Jessica. A rota do Blockchain: um panorama das pesquisas. </w:t>
      </w:r>
      <w:r w:rsidRPr="00E03DF4">
        <w:rPr>
          <w:b/>
          <w:bCs/>
        </w:rPr>
        <w:t>Revista Brasileira de Administração Científica</w:t>
      </w:r>
      <w:r>
        <w:t>, [S.l.], v.12, n.2, p.</w:t>
      </w:r>
      <w:r w:rsidR="001C1D11">
        <w:t xml:space="preserve"> </w:t>
      </w:r>
      <w:r>
        <w:t>339-346, Abr./Jun. 2021. Disponível em: h</w:t>
      </w:r>
      <w:r w:rsidRPr="00E03DF4">
        <w:t>ttps://www.sustenere.co/index.php/rbadm/article/view/CBPC2179-684X.2021.002.0027</w:t>
      </w:r>
      <w:r>
        <w:t xml:space="preserve">. </w:t>
      </w:r>
      <w:r w:rsidRPr="001C1D30">
        <w:rPr>
          <w:lang w:val="en-US"/>
        </w:rPr>
        <w:t>Acesso em: 31 ago. 2021.</w:t>
      </w:r>
    </w:p>
    <w:p w14:paraId="7F8D5544" w14:textId="325DAA72" w:rsidR="00D537C9" w:rsidRDefault="00D537C9" w:rsidP="00E03DF4">
      <w:pPr>
        <w:pStyle w:val="TF-REFERNCIASITEM0"/>
      </w:pPr>
      <w:r w:rsidRPr="001C1D30">
        <w:rPr>
          <w:lang w:val="en-US"/>
        </w:rPr>
        <w:t xml:space="preserve">CHOI, Gyuhyeok; KIM, Mijin. Battle Royale Game : In Search of a New Game Genre. </w:t>
      </w:r>
      <w:r w:rsidRPr="001C1D30">
        <w:rPr>
          <w:b/>
          <w:bCs/>
          <w:lang w:val="en-US"/>
        </w:rPr>
        <w:t>International Journal of Culture Technology</w:t>
      </w:r>
      <w:r w:rsidRPr="001C1D30">
        <w:rPr>
          <w:lang w:val="en-US"/>
        </w:rPr>
        <w:t>, Busan</w:t>
      </w:r>
      <w:r w:rsidR="001C1D11" w:rsidRPr="001C1D30">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C1D30" w:rsidRDefault="008F0216" w:rsidP="00E03DF4">
      <w:pPr>
        <w:pStyle w:val="TF-REFERNCIASITEM0"/>
        <w:rPr>
          <w:lang w:val="en-US"/>
        </w:rPr>
      </w:pPr>
      <w:r>
        <w:t xml:space="preserve">COINDESK. </w:t>
      </w:r>
      <w:r w:rsidRPr="002A07E2">
        <w:rPr>
          <w:b/>
          <w:bCs/>
        </w:rPr>
        <w:t>Metaverso</w:t>
      </w:r>
      <w:r w:rsidRPr="008F0216">
        <w:t>: o que é, a relação com cripto e como isso vai mudar a sua vida</w:t>
      </w:r>
      <w:r>
        <w:t xml:space="preserve">. [S.l.], 2021. Disponível em: </w:t>
      </w:r>
      <w:r w:rsidRPr="002A07E2">
        <w:t>https://exame.com/future-of-money/metaverso-o-que-e-a-relacao-com-cripto-e-como-isso-vai-mudar-a-sua-vida</w:t>
      </w:r>
      <w:r>
        <w:t xml:space="preserve">. </w:t>
      </w:r>
      <w:r w:rsidRPr="001C1D30">
        <w:rPr>
          <w:lang w:val="en-US"/>
        </w:rPr>
        <w:t>Acesso em: 28 set. 2021.</w:t>
      </w:r>
    </w:p>
    <w:p w14:paraId="0BD90E12" w14:textId="7AC46FD6" w:rsidR="00FD004F" w:rsidRDefault="00FD004F" w:rsidP="00E03DF4">
      <w:pPr>
        <w:pStyle w:val="TF-REFERNCIASITEM0"/>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 xml:space="preserve">[S.l.],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Laiane M. C. </w:t>
      </w:r>
      <w:r w:rsidRPr="00862678">
        <w:t>Precisamos realmente de Jogos Blockchain?</w:t>
      </w:r>
      <w:r>
        <w:rPr>
          <w:b/>
          <w:bCs/>
        </w:rPr>
        <w:t xml:space="preserve"> </w:t>
      </w:r>
      <w:r>
        <w:t xml:space="preserve">Estudo a partir dos reflexos jurídicos da propriedade de criptoativos em jogos digitais. </w:t>
      </w:r>
      <w:r w:rsidRPr="001C1D30">
        <w:rPr>
          <w:lang w:val="en-US"/>
        </w:rPr>
        <w:t>In: Brazilian Symposium on Computer Games and Digital Entertainment</w:t>
      </w:r>
      <w:r w:rsidR="009D51BB" w:rsidRPr="001C1D30">
        <w:rPr>
          <w:lang w:val="en-US"/>
        </w:rPr>
        <w:t>, 19.</w:t>
      </w:r>
      <w:r w:rsidRPr="001C1D30">
        <w:rPr>
          <w:lang w:val="en-US"/>
        </w:rPr>
        <w:t xml:space="preserve">, 2020, </w:t>
      </w:r>
      <w:r w:rsidR="009D51BB" w:rsidRPr="001C1D30">
        <w:rPr>
          <w:lang w:val="en-US"/>
        </w:rPr>
        <w:t>Recife</w:t>
      </w:r>
      <w:r w:rsidRPr="001C1D30">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C1D30" w:rsidRDefault="004D48AD" w:rsidP="00587002">
      <w:pPr>
        <w:pStyle w:val="TF-REFERNCIASITEM0"/>
        <w:rPr>
          <w:lang w:val="en-US"/>
        </w:rPr>
      </w:pPr>
      <w:r w:rsidRPr="001C1D30">
        <w:rPr>
          <w:lang w:val="en-US"/>
        </w:rPr>
        <w:t>FARHI, M</w:t>
      </w:r>
      <w:r w:rsidR="00F70990" w:rsidRPr="001C1D30">
        <w:rPr>
          <w:lang w:val="en-US"/>
        </w:rPr>
        <w:t xml:space="preserve">aryse </w:t>
      </w:r>
      <w:r w:rsidR="00F70990"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w:t>
      </w:r>
      <w:r w:rsidR="00F70990" w:rsidRPr="001C1D30">
        <w:rPr>
          <w:lang w:val="en-US"/>
        </w:rPr>
        <w:t xml:space="preserve">Jan./Mar. </w:t>
      </w:r>
      <w:r w:rsidRPr="001C1D30">
        <w:rPr>
          <w:lang w:val="en-US"/>
        </w:rPr>
        <w:t xml:space="preserve">2009. </w:t>
      </w:r>
      <w:r w:rsidRPr="004D48AD">
        <w:t xml:space="preserve">Disponível em: https://centrodeeconomiapolitica.org/repojs/index.php/journal/article/view/474. </w:t>
      </w:r>
      <w:r w:rsidRPr="001C1D30">
        <w:rPr>
          <w:lang w:val="en-US"/>
        </w:rPr>
        <w:t xml:space="preserve">Acesso em: </w:t>
      </w:r>
      <w:r w:rsidR="00152AC9" w:rsidRPr="001C1D30">
        <w:rPr>
          <w:lang w:val="en-US"/>
        </w:rPr>
        <w:t>31 ago</w:t>
      </w:r>
      <w:r w:rsidRPr="001C1D30">
        <w:rPr>
          <w:lang w:val="en-US"/>
        </w:rPr>
        <w:t>. 2021.</w:t>
      </w:r>
    </w:p>
    <w:p w14:paraId="4EE17CE5" w14:textId="77777777" w:rsidR="00331808" w:rsidRPr="001C1D30" w:rsidRDefault="00331808" w:rsidP="00331808">
      <w:pPr>
        <w:pStyle w:val="TF-REFERNCIASITEM0"/>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 xml:space="preserve">[S.l.], 2019. Disponível em: </w:t>
      </w:r>
      <w:r w:rsidRPr="00331808">
        <w:t>https://www.blockchaingamer.biz/news/12585/blockchain-game-sentiment-positive-the-sandbox-most-anticipated</w:t>
      </w:r>
      <w:r>
        <w:t xml:space="preserve">. </w:t>
      </w:r>
      <w:r w:rsidRPr="001C1D30">
        <w:rPr>
          <w:lang w:val="en-US"/>
        </w:rPr>
        <w:t>Acesso em: 21. set. 2021.</w:t>
      </w:r>
    </w:p>
    <w:p w14:paraId="7EDD306C" w14:textId="665B68A0" w:rsidR="00331808" w:rsidRPr="001C1D30" w:rsidRDefault="00331808" w:rsidP="00587002">
      <w:pPr>
        <w:pStyle w:val="TF-REFERNCIASITEM0"/>
        <w:rPr>
          <w:lang w:val="en-US"/>
        </w:rPr>
      </w:pPr>
      <w:r w:rsidRPr="001C1D30">
        <w:rPr>
          <w:lang w:val="en-US"/>
        </w:rPr>
        <w:lastRenderedPageBreak/>
        <w:t xml:space="preserve">JORDAN, Joy. </w:t>
      </w:r>
      <w:r w:rsidRPr="001C1D30">
        <w:rPr>
          <w:b/>
          <w:bCs/>
          <w:lang w:val="en-US"/>
        </w:rPr>
        <w:t>Top 50 blockchain game companies 2020</w:t>
      </w:r>
      <w:r w:rsidRPr="001C1D30">
        <w:rPr>
          <w:lang w:val="en-US"/>
        </w:rPr>
        <w:t xml:space="preserve">. [S.l.], 2020. </w:t>
      </w:r>
      <w:r>
        <w:t>Disponível em:</w:t>
      </w:r>
      <w:r w:rsidR="00C01933" w:rsidRPr="00C01933">
        <w:t>https://www.blockchaingamer.biz/features/13597/top-50-blockchain-game-companies-2020</w:t>
      </w:r>
      <w:r>
        <w:t xml:space="preserve">. </w:t>
      </w:r>
      <w:r w:rsidRPr="001C1D30">
        <w:rPr>
          <w:lang w:val="en-US"/>
        </w:rPr>
        <w:t>Acesso em: 21. set. 2021.</w:t>
      </w:r>
    </w:p>
    <w:p w14:paraId="0561E0FB" w14:textId="18DC06B5" w:rsidR="0080624F" w:rsidRDefault="0080624F" w:rsidP="00587002">
      <w:pPr>
        <w:pStyle w:val="TF-REFERNCIASITEM0"/>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r w:rsidRPr="005B123E">
        <w:rPr>
          <w:b/>
          <w:bCs/>
        </w:rPr>
        <w:t>Decentraland White</w:t>
      </w:r>
      <w:r w:rsidR="0063109F">
        <w:rPr>
          <w:b/>
          <w:bCs/>
        </w:rPr>
        <w:t xml:space="preserve"> p</w:t>
      </w:r>
      <w:r w:rsidRPr="005B123E">
        <w:rPr>
          <w:b/>
          <w:bCs/>
        </w:rPr>
        <w:t>aper</w:t>
      </w:r>
      <w:r>
        <w:t xml:space="preserve">. </w:t>
      </w:r>
      <w:r w:rsidR="001F7B19">
        <w:t xml:space="preserve">[S.l.]: [s.n.], [2017?]. Disponível em: </w:t>
      </w:r>
      <w:r w:rsidR="001F7B19" w:rsidRPr="001F7B19">
        <w:t>https://docs.decentraland.org/decentraland/whitepaper</w:t>
      </w:r>
      <w:r w:rsidR="001F7B19">
        <w:t>. Acesso em: 23 ago. 2021.</w:t>
      </w:r>
    </w:p>
    <w:p w14:paraId="6B3A0CBF" w14:textId="3152D9B6" w:rsidR="00F70990" w:rsidRDefault="00F70990" w:rsidP="00F70990">
      <w:pPr>
        <w:pStyle w:val="TF-REFERNCIASITEM0"/>
      </w:pPr>
      <w:r>
        <w:t xml:space="preserve">PIRES, Hindenburgo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70234089" w14:textId="2B572472"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491E0580" w14:textId="25389B0A" w:rsidR="0063109F" w:rsidRDefault="0063109F" w:rsidP="00587002">
      <w:pPr>
        <w:pStyle w:val="TF-REFERNCIASITEM0"/>
      </w:pPr>
      <w:r w:rsidRPr="001C1D30">
        <w:rPr>
          <w:lang w:val="en-US"/>
        </w:rPr>
        <w:t xml:space="preserve">THE SANDBOX. </w:t>
      </w:r>
      <w:r w:rsidRPr="001C1D30">
        <w:rPr>
          <w:b/>
          <w:bCs/>
          <w:lang w:val="en-US"/>
        </w:rPr>
        <w:t>The Sandbox WhitePaper</w:t>
      </w:r>
      <w:r w:rsidRPr="001C1D30">
        <w:rPr>
          <w:lang w:val="en-US"/>
        </w:rPr>
        <w:t xml:space="preserve">. </w:t>
      </w:r>
      <w:r>
        <w:t>[S.l</w:t>
      </w:r>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xml:space="preserve">. [S.l.], </w:t>
      </w:r>
      <w:r w:rsidR="00353287">
        <w:t xml:space="preserve">[2021?]. Disponível em: </w:t>
      </w:r>
      <w:r w:rsidR="00353287" w:rsidRPr="002A07E2">
        <w:t>https://www.uplandbrasil.com.br/#clients</w:t>
      </w:r>
      <w:r w:rsidR="00353287">
        <w:t>. Acesso em: 28 set. 2021.</w:t>
      </w:r>
    </w:p>
    <w:p w14:paraId="266B4623" w14:textId="64F85651" w:rsidR="004D48AD" w:rsidRDefault="00424500" w:rsidP="00587002">
      <w:pPr>
        <w:pStyle w:val="TF-REFERNCIASITEM0"/>
      </w:pPr>
      <w:r>
        <w:t>UPLANDME</w:t>
      </w:r>
      <w:r w:rsidR="00E17F60">
        <w:t xml:space="preserve"> INC. </w:t>
      </w:r>
      <w:r w:rsidR="00E17F60" w:rsidRPr="00E17F60">
        <w:rPr>
          <w:b/>
          <w:bCs/>
        </w:rPr>
        <w:t>White Lllama Paper</w:t>
      </w:r>
      <w:r w:rsidR="00E17F60">
        <w:t xml:space="preserve">. </w:t>
      </w:r>
      <w:r w:rsidR="005B123E">
        <w:t xml:space="preserve">[S.l.]: [s.n.], 2019. Disponível em: </w:t>
      </w:r>
      <w:r w:rsidR="005B123E" w:rsidRPr="001F7B19">
        <w:t>https://www.upland.me/white-llama-paper</w:t>
      </w:r>
      <w:r w:rsidR="005B123E">
        <w:t>. Acesso em: 23 ago. 2021.</w:t>
      </w:r>
    </w:p>
    <w:p w14:paraId="692D9BA0" w14:textId="77777777" w:rsidR="001C1D30" w:rsidRPr="00320BFA" w:rsidRDefault="001C1D30" w:rsidP="001C1D30">
      <w:pPr>
        <w:pStyle w:val="TF-xAvalTTULO"/>
      </w:pPr>
      <w:r>
        <w:br w:type="page"/>
      </w:r>
      <w:r w:rsidRPr="00320BFA">
        <w:lastRenderedPageBreak/>
        <w:t>FORMULÁRIO  DE  avaliação</w:t>
      </w:r>
      <w:r>
        <w:t xml:space="preserve"> </w:t>
      </w:r>
      <w:r w:rsidRPr="00320BFA">
        <w:t xml:space="preserve">– PROFESSOR </w:t>
      </w:r>
      <w:r>
        <w:t>AVALIADOR</w:t>
      </w:r>
    </w:p>
    <w:p w14:paraId="15B839BF" w14:textId="7A1A66D5" w:rsidR="001C1D30" w:rsidRDefault="001C1D30" w:rsidP="001C1D30">
      <w:pPr>
        <w:pStyle w:val="TF-xAvalLINHA"/>
      </w:pPr>
      <w:r w:rsidRPr="00320BFA">
        <w:t>Avaliador(a):</w:t>
      </w:r>
      <w:r w:rsidRPr="00320BFA">
        <w:tab/>
      </w:r>
      <w:r w:rsidRPr="001C1D30">
        <w:rPr>
          <w:b/>
          <w:bCs/>
        </w:rPr>
        <w:t>Gilvan Justino</w:t>
      </w:r>
    </w:p>
    <w:p w14:paraId="578C0816" w14:textId="77777777" w:rsidR="001C1D30" w:rsidRPr="00C767AD" w:rsidRDefault="001C1D30" w:rsidP="001C1D30">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1C1D30" w:rsidRPr="00320BFA" w14:paraId="0E313132"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21F1A92" w14:textId="77777777" w:rsidR="001C1D30" w:rsidRPr="00320BFA" w:rsidRDefault="001C1D30"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6E4B2010" w14:textId="77777777" w:rsidR="001C1D30" w:rsidRPr="00320BFA" w:rsidRDefault="001C1D30"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5319FB86" w14:textId="77777777" w:rsidR="001C1D30" w:rsidRPr="00320BFA" w:rsidRDefault="001C1D30"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6D32B4F" w14:textId="77777777" w:rsidR="001C1D30" w:rsidRPr="00320BFA" w:rsidRDefault="001C1D30" w:rsidP="00225EA3">
            <w:pPr>
              <w:pStyle w:val="TF-xAvalITEMTABELA"/>
            </w:pPr>
            <w:r w:rsidRPr="00320BFA">
              <w:t>não atende</w:t>
            </w:r>
          </w:p>
        </w:tc>
      </w:tr>
      <w:tr w:rsidR="001C1D30" w:rsidRPr="00320BFA" w14:paraId="4C4D71F6"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039072F" w14:textId="77777777" w:rsidR="001C1D30" w:rsidRPr="0000224C" w:rsidRDefault="001C1D30"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6D55C81" w14:textId="77777777" w:rsidR="001C1D30" w:rsidRPr="00320BFA" w:rsidRDefault="001C1D30" w:rsidP="00225EA3">
            <w:pPr>
              <w:pStyle w:val="TF-xAvalITEM"/>
              <w:numPr>
                <w:ilvl w:val="0"/>
                <w:numId w:val="13"/>
              </w:numPr>
            </w:pPr>
            <w:r w:rsidRPr="00320BFA">
              <w:t>INTRODUÇÃO</w:t>
            </w:r>
          </w:p>
          <w:p w14:paraId="724AB72C" w14:textId="77777777" w:rsidR="001C1D30" w:rsidRPr="00320BFA" w:rsidRDefault="001C1D30"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7620BFF" w14:textId="326FD5E7" w:rsidR="001C1D30" w:rsidRPr="00320BFA" w:rsidRDefault="00A66A88" w:rsidP="00225EA3">
            <w:pPr>
              <w:keepNext w:val="0"/>
              <w:keepLines w:val="0"/>
              <w:ind w:left="709" w:hanging="709"/>
              <w:jc w:val="both"/>
              <w:rPr>
                <w:sz w:val="18"/>
              </w:rPr>
            </w:pPr>
            <w:ins w:id="54" w:author="Gilvan Justino" w:date="2021-10-11T20:14: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4772F699" w14:textId="77777777" w:rsidR="001C1D30" w:rsidRPr="00320BFA" w:rsidRDefault="001C1D30"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206B37EE" w14:textId="77777777" w:rsidR="001C1D30" w:rsidRPr="00320BFA" w:rsidRDefault="001C1D30" w:rsidP="00225EA3">
            <w:pPr>
              <w:keepNext w:val="0"/>
              <w:keepLines w:val="0"/>
              <w:ind w:left="709" w:hanging="709"/>
              <w:jc w:val="both"/>
              <w:rPr>
                <w:sz w:val="18"/>
              </w:rPr>
            </w:pPr>
          </w:p>
        </w:tc>
      </w:tr>
      <w:tr w:rsidR="001C1D30" w:rsidRPr="00320BFA" w14:paraId="01666B47"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219D5AA"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426B8CB" w14:textId="77777777" w:rsidR="001C1D30" w:rsidRPr="00320BFA" w:rsidRDefault="001C1D30"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C8C1C04" w14:textId="1C329B60" w:rsidR="001C1D30" w:rsidRPr="00320BFA" w:rsidRDefault="00A66A88" w:rsidP="00225EA3">
            <w:pPr>
              <w:keepNext w:val="0"/>
              <w:keepLines w:val="0"/>
              <w:ind w:left="709" w:hanging="709"/>
              <w:jc w:val="both"/>
              <w:rPr>
                <w:sz w:val="18"/>
              </w:rPr>
            </w:pPr>
            <w:ins w:id="55"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61B77E1" w14:textId="076DD936"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6D2D5F2" w14:textId="77777777" w:rsidR="001C1D30" w:rsidRPr="00320BFA" w:rsidRDefault="001C1D30" w:rsidP="00225EA3">
            <w:pPr>
              <w:keepNext w:val="0"/>
              <w:keepLines w:val="0"/>
              <w:ind w:left="709" w:hanging="709"/>
              <w:jc w:val="both"/>
              <w:rPr>
                <w:sz w:val="18"/>
              </w:rPr>
            </w:pPr>
          </w:p>
        </w:tc>
      </w:tr>
      <w:tr w:rsidR="001C1D30" w:rsidRPr="00320BFA" w14:paraId="1F7789F8"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12E2569"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25E03D6" w14:textId="77777777" w:rsidR="001C1D30" w:rsidRPr="00320BFA" w:rsidRDefault="001C1D30" w:rsidP="00225EA3">
            <w:pPr>
              <w:pStyle w:val="TF-xAvalITEM"/>
              <w:numPr>
                <w:ilvl w:val="0"/>
                <w:numId w:val="13"/>
              </w:numPr>
            </w:pPr>
            <w:r w:rsidRPr="00320BFA">
              <w:t>OBJETIVOS</w:t>
            </w:r>
          </w:p>
          <w:p w14:paraId="1BC6141E" w14:textId="77777777" w:rsidR="001C1D30" w:rsidRPr="00320BFA" w:rsidRDefault="001C1D30"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8FE819E" w14:textId="5C7F7289" w:rsidR="001C1D30" w:rsidRPr="00320BFA" w:rsidRDefault="00A66A88" w:rsidP="00225EA3">
            <w:pPr>
              <w:keepNext w:val="0"/>
              <w:keepLines w:val="0"/>
              <w:ind w:left="709" w:hanging="709"/>
              <w:jc w:val="both"/>
              <w:rPr>
                <w:sz w:val="18"/>
              </w:rPr>
            </w:pPr>
            <w:ins w:id="56"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6BF3F25"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1E669DA" w14:textId="77777777" w:rsidR="001C1D30" w:rsidRPr="00320BFA" w:rsidRDefault="001C1D30" w:rsidP="00225EA3">
            <w:pPr>
              <w:keepNext w:val="0"/>
              <w:keepLines w:val="0"/>
              <w:ind w:left="709" w:hanging="709"/>
              <w:jc w:val="both"/>
              <w:rPr>
                <w:sz w:val="18"/>
              </w:rPr>
            </w:pPr>
          </w:p>
        </w:tc>
      </w:tr>
      <w:tr w:rsidR="001C1D30" w:rsidRPr="00320BFA" w14:paraId="34A890F7"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F4A44B"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F4FA9BD" w14:textId="77777777" w:rsidR="001C1D30" w:rsidRPr="00320BFA" w:rsidRDefault="001C1D30"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E2F7EFD" w14:textId="2059E89C" w:rsidR="001C1D30" w:rsidRPr="00320BFA" w:rsidRDefault="00A66A88" w:rsidP="00225EA3">
            <w:pPr>
              <w:keepNext w:val="0"/>
              <w:keepLines w:val="0"/>
              <w:ind w:left="709" w:hanging="709"/>
              <w:jc w:val="both"/>
              <w:rPr>
                <w:sz w:val="18"/>
              </w:rPr>
            </w:pPr>
            <w:ins w:id="57"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F27AD1D"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0291F75" w14:textId="77777777" w:rsidR="001C1D30" w:rsidRPr="00320BFA" w:rsidRDefault="001C1D30" w:rsidP="00225EA3">
            <w:pPr>
              <w:keepNext w:val="0"/>
              <w:keepLines w:val="0"/>
              <w:ind w:left="709" w:hanging="709"/>
              <w:jc w:val="both"/>
              <w:rPr>
                <w:sz w:val="18"/>
              </w:rPr>
            </w:pPr>
          </w:p>
        </w:tc>
      </w:tr>
      <w:tr w:rsidR="001C1D30" w:rsidRPr="00320BFA" w14:paraId="3A242A8B"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CE15D1"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A27D4B6" w14:textId="77777777" w:rsidR="001C1D30" w:rsidRPr="00320BFA" w:rsidRDefault="001C1D30" w:rsidP="00225EA3">
            <w:pPr>
              <w:pStyle w:val="TF-xAvalITEM"/>
              <w:numPr>
                <w:ilvl w:val="0"/>
                <w:numId w:val="13"/>
              </w:numPr>
            </w:pPr>
            <w:r w:rsidRPr="00320BFA">
              <w:t>TRABALHOS CORRELATOS</w:t>
            </w:r>
          </w:p>
          <w:p w14:paraId="0517FF2C" w14:textId="77777777" w:rsidR="001C1D30" w:rsidRPr="00320BFA" w:rsidRDefault="001C1D30"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4A4DF2E" w14:textId="343D5F4C" w:rsidR="001C1D30" w:rsidRPr="00320BFA" w:rsidRDefault="00A66A88" w:rsidP="00225EA3">
            <w:pPr>
              <w:keepNext w:val="0"/>
              <w:keepLines w:val="0"/>
              <w:ind w:left="709" w:hanging="709"/>
              <w:jc w:val="both"/>
              <w:rPr>
                <w:sz w:val="18"/>
              </w:rPr>
            </w:pPr>
            <w:ins w:id="58"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41290EC"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74E83D4" w14:textId="77777777" w:rsidR="001C1D30" w:rsidRPr="00320BFA" w:rsidRDefault="001C1D30" w:rsidP="00225EA3">
            <w:pPr>
              <w:keepNext w:val="0"/>
              <w:keepLines w:val="0"/>
              <w:ind w:left="709" w:hanging="709"/>
              <w:jc w:val="both"/>
              <w:rPr>
                <w:sz w:val="18"/>
              </w:rPr>
            </w:pPr>
          </w:p>
        </w:tc>
      </w:tr>
      <w:tr w:rsidR="001C1D30" w:rsidRPr="00320BFA" w14:paraId="05CB0DDB"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80D7C3"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E20F56" w14:textId="77777777" w:rsidR="001C1D30" w:rsidRPr="00320BFA" w:rsidRDefault="001C1D30" w:rsidP="00225EA3">
            <w:pPr>
              <w:pStyle w:val="TF-xAvalITEM"/>
              <w:numPr>
                <w:ilvl w:val="0"/>
                <w:numId w:val="13"/>
              </w:numPr>
            </w:pPr>
            <w:r w:rsidRPr="00320BFA">
              <w:t>JUSTIFICATIVA</w:t>
            </w:r>
          </w:p>
          <w:p w14:paraId="78731242" w14:textId="77777777" w:rsidR="001C1D30" w:rsidRPr="00320BFA" w:rsidRDefault="001C1D30"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1905AC5" w14:textId="317DAA0C" w:rsidR="001C1D30" w:rsidRPr="00320BFA" w:rsidRDefault="00A66A88" w:rsidP="00225EA3">
            <w:pPr>
              <w:keepNext w:val="0"/>
              <w:keepLines w:val="0"/>
              <w:ind w:left="709" w:hanging="709"/>
              <w:jc w:val="both"/>
              <w:rPr>
                <w:sz w:val="18"/>
              </w:rPr>
            </w:pPr>
            <w:ins w:id="59"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9F72DE1"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AA7E363" w14:textId="77777777" w:rsidR="001C1D30" w:rsidRPr="00320BFA" w:rsidRDefault="001C1D30" w:rsidP="00225EA3">
            <w:pPr>
              <w:keepNext w:val="0"/>
              <w:keepLines w:val="0"/>
              <w:ind w:left="709" w:hanging="709"/>
              <w:jc w:val="both"/>
              <w:rPr>
                <w:sz w:val="18"/>
              </w:rPr>
            </w:pPr>
          </w:p>
        </w:tc>
      </w:tr>
      <w:tr w:rsidR="001C1D30" w:rsidRPr="00320BFA" w14:paraId="033955ED"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9DF4992"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165D06" w14:textId="77777777" w:rsidR="001C1D30" w:rsidRPr="00320BFA" w:rsidRDefault="001C1D30"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2FB9A1B" w14:textId="3CF1541E" w:rsidR="001C1D30" w:rsidRPr="00320BFA" w:rsidRDefault="00A66A88" w:rsidP="00225EA3">
            <w:pPr>
              <w:keepNext w:val="0"/>
              <w:keepLines w:val="0"/>
              <w:ind w:left="709" w:hanging="709"/>
              <w:jc w:val="both"/>
              <w:rPr>
                <w:sz w:val="18"/>
              </w:rPr>
            </w:pPr>
            <w:ins w:id="60"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953B901"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ED21DF" w14:textId="77777777" w:rsidR="001C1D30" w:rsidRPr="00320BFA" w:rsidRDefault="001C1D30" w:rsidP="00225EA3">
            <w:pPr>
              <w:keepNext w:val="0"/>
              <w:keepLines w:val="0"/>
              <w:ind w:left="709" w:hanging="709"/>
              <w:jc w:val="both"/>
              <w:rPr>
                <w:sz w:val="18"/>
              </w:rPr>
            </w:pPr>
          </w:p>
        </w:tc>
      </w:tr>
      <w:tr w:rsidR="001C1D30" w:rsidRPr="00320BFA" w14:paraId="3C483FFA"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A21B45"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FD0C6B" w14:textId="77777777" w:rsidR="001C1D30" w:rsidRPr="00320BFA" w:rsidRDefault="001C1D30"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8D25A5D" w14:textId="1134E0DD" w:rsidR="001C1D30" w:rsidRPr="00320BFA" w:rsidRDefault="00A66A88" w:rsidP="00225EA3">
            <w:pPr>
              <w:keepNext w:val="0"/>
              <w:keepLines w:val="0"/>
              <w:ind w:left="709" w:hanging="709"/>
              <w:jc w:val="both"/>
              <w:rPr>
                <w:sz w:val="18"/>
              </w:rPr>
            </w:pPr>
            <w:ins w:id="61"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8E14E12"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67CC96D" w14:textId="77777777" w:rsidR="001C1D30" w:rsidRPr="00320BFA" w:rsidRDefault="001C1D30" w:rsidP="00225EA3">
            <w:pPr>
              <w:keepNext w:val="0"/>
              <w:keepLines w:val="0"/>
              <w:ind w:left="709" w:hanging="709"/>
              <w:jc w:val="both"/>
              <w:rPr>
                <w:sz w:val="18"/>
              </w:rPr>
            </w:pPr>
          </w:p>
        </w:tc>
      </w:tr>
      <w:tr w:rsidR="001C1D30" w:rsidRPr="00320BFA" w14:paraId="637910C0"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CB2A72"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281BFA" w14:textId="77777777" w:rsidR="001C1D30" w:rsidRPr="00320BFA" w:rsidRDefault="001C1D30" w:rsidP="00225EA3">
            <w:pPr>
              <w:pStyle w:val="TF-xAvalITEM"/>
              <w:numPr>
                <w:ilvl w:val="0"/>
                <w:numId w:val="13"/>
              </w:numPr>
            </w:pPr>
            <w:r w:rsidRPr="00320BFA">
              <w:t>REQUISITOS PRINCIPAIS DO PROBLEMA A SER TRABALHADO</w:t>
            </w:r>
          </w:p>
          <w:p w14:paraId="60C60103" w14:textId="77777777" w:rsidR="001C1D30" w:rsidRPr="00320BFA" w:rsidRDefault="001C1D30"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721BCF6" w14:textId="34A32938" w:rsidR="001C1D30" w:rsidRPr="00320BFA" w:rsidRDefault="00A66A88" w:rsidP="00225EA3">
            <w:pPr>
              <w:keepNext w:val="0"/>
              <w:keepLines w:val="0"/>
              <w:ind w:left="709" w:hanging="709"/>
              <w:jc w:val="both"/>
              <w:rPr>
                <w:sz w:val="18"/>
              </w:rPr>
            </w:pPr>
            <w:ins w:id="62"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45B0048"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226BEF8" w14:textId="77777777" w:rsidR="001C1D30" w:rsidRPr="00320BFA" w:rsidRDefault="001C1D30" w:rsidP="00225EA3">
            <w:pPr>
              <w:keepNext w:val="0"/>
              <w:keepLines w:val="0"/>
              <w:ind w:left="709" w:hanging="709"/>
              <w:jc w:val="both"/>
              <w:rPr>
                <w:sz w:val="18"/>
              </w:rPr>
            </w:pPr>
          </w:p>
        </w:tc>
      </w:tr>
      <w:tr w:rsidR="001C1D30" w:rsidRPr="00320BFA" w14:paraId="4A014E02"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847BBA"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8B7094" w14:textId="77777777" w:rsidR="001C1D30" w:rsidRPr="00320BFA" w:rsidRDefault="001C1D30" w:rsidP="00225EA3">
            <w:pPr>
              <w:pStyle w:val="TF-xAvalITEM"/>
              <w:numPr>
                <w:ilvl w:val="0"/>
                <w:numId w:val="13"/>
              </w:numPr>
            </w:pPr>
            <w:r w:rsidRPr="00320BFA">
              <w:t>METODOLOGIA</w:t>
            </w:r>
          </w:p>
          <w:p w14:paraId="676AA7B8" w14:textId="77777777" w:rsidR="001C1D30" w:rsidRPr="00320BFA" w:rsidRDefault="001C1D30"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1B12267" w14:textId="72712641" w:rsidR="001C1D30" w:rsidRPr="00320BFA" w:rsidRDefault="00A66A88" w:rsidP="00225EA3">
            <w:pPr>
              <w:keepNext w:val="0"/>
              <w:keepLines w:val="0"/>
              <w:ind w:left="709" w:hanging="709"/>
              <w:jc w:val="both"/>
              <w:rPr>
                <w:sz w:val="18"/>
              </w:rPr>
            </w:pPr>
            <w:ins w:id="63"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38173C2"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8427EA5" w14:textId="77777777" w:rsidR="001C1D30" w:rsidRPr="00320BFA" w:rsidRDefault="001C1D30" w:rsidP="00225EA3">
            <w:pPr>
              <w:keepNext w:val="0"/>
              <w:keepLines w:val="0"/>
              <w:ind w:left="709" w:hanging="709"/>
              <w:jc w:val="both"/>
              <w:rPr>
                <w:sz w:val="18"/>
              </w:rPr>
            </w:pPr>
          </w:p>
        </w:tc>
      </w:tr>
      <w:tr w:rsidR="001C1D30" w:rsidRPr="00320BFA" w14:paraId="5E6F392F"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1A77A9"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56D50C8" w14:textId="77777777" w:rsidR="001C1D30" w:rsidRPr="00320BFA" w:rsidRDefault="001C1D30"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DC0DFF2" w14:textId="79D56E71" w:rsidR="001C1D30" w:rsidRPr="00320BFA" w:rsidRDefault="00A66A88" w:rsidP="00225EA3">
            <w:pPr>
              <w:keepNext w:val="0"/>
              <w:keepLines w:val="0"/>
              <w:ind w:left="709" w:hanging="709"/>
              <w:jc w:val="both"/>
              <w:rPr>
                <w:sz w:val="18"/>
              </w:rPr>
            </w:pPr>
            <w:ins w:id="64"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B5C3835"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E5154F" w14:textId="77777777" w:rsidR="001C1D30" w:rsidRPr="00320BFA" w:rsidRDefault="001C1D30" w:rsidP="00225EA3">
            <w:pPr>
              <w:keepNext w:val="0"/>
              <w:keepLines w:val="0"/>
              <w:ind w:left="709" w:hanging="709"/>
              <w:jc w:val="both"/>
              <w:rPr>
                <w:sz w:val="18"/>
              </w:rPr>
            </w:pPr>
          </w:p>
        </w:tc>
      </w:tr>
      <w:tr w:rsidR="001C1D30" w:rsidRPr="00320BFA" w14:paraId="0757CB98"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F1B6D5"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30005C3" w14:textId="77777777" w:rsidR="001C1D30" w:rsidRPr="00320BFA" w:rsidRDefault="001C1D30" w:rsidP="00225EA3">
            <w:pPr>
              <w:pStyle w:val="TF-xAvalITEM"/>
              <w:numPr>
                <w:ilvl w:val="0"/>
                <w:numId w:val="13"/>
              </w:numPr>
            </w:pPr>
            <w:r w:rsidRPr="00320BFA">
              <w:t>REVISÃO BIBLIOGRÁFICA</w:t>
            </w:r>
            <w:r>
              <w:t xml:space="preserve"> (atenção para a diferença de conteúdo entre projeto e pré-projeto)</w:t>
            </w:r>
          </w:p>
          <w:p w14:paraId="22E9D166" w14:textId="77777777" w:rsidR="001C1D30" w:rsidRPr="00320BFA" w:rsidRDefault="001C1D30"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F12FB6F" w14:textId="0BFAD55F" w:rsidR="001C1D30" w:rsidRPr="00320BFA" w:rsidRDefault="00A66A88" w:rsidP="00225EA3">
            <w:pPr>
              <w:keepNext w:val="0"/>
              <w:keepLines w:val="0"/>
              <w:ind w:left="709" w:hanging="709"/>
              <w:jc w:val="both"/>
              <w:rPr>
                <w:sz w:val="18"/>
              </w:rPr>
            </w:pPr>
            <w:ins w:id="65"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644D92C"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A4C2C99" w14:textId="77777777" w:rsidR="001C1D30" w:rsidRPr="00320BFA" w:rsidRDefault="001C1D30" w:rsidP="00225EA3">
            <w:pPr>
              <w:keepNext w:val="0"/>
              <w:keepLines w:val="0"/>
              <w:ind w:left="709" w:hanging="709"/>
              <w:jc w:val="both"/>
              <w:rPr>
                <w:sz w:val="18"/>
              </w:rPr>
            </w:pPr>
          </w:p>
        </w:tc>
      </w:tr>
      <w:tr w:rsidR="001C1D30" w:rsidRPr="00320BFA" w14:paraId="311EAEA1"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2A29CF"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292CEC1" w14:textId="77777777" w:rsidR="001C1D30" w:rsidRPr="00320BFA" w:rsidRDefault="001C1D30"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51292D0" w14:textId="30D85BC7" w:rsidR="001C1D30" w:rsidRPr="00320BFA" w:rsidRDefault="00A66A88" w:rsidP="00225EA3">
            <w:pPr>
              <w:keepNext w:val="0"/>
              <w:keepLines w:val="0"/>
              <w:ind w:left="709" w:hanging="709"/>
              <w:jc w:val="both"/>
              <w:rPr>
                <w:sz w:val="18"/>
              </w:rPr>
            </w:pPr>
            <w:ins w:id="66" w:author="Gilvan Justino" w:date="2021-10-11T20:14: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04970118"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3011ACCB" w14:textId="77777777" w:rsidR="001C1D30" w:rsidRPr="00320BFA" w:rsidRDefault="001C1D30" w:rsidP="00225EA3">
            <w:pPr>
              <w:keepNext w:val="0"/>
              <w:keepLines w:val="0"/>
              <w:ind w:left="709" w:hanging="709"/>
              <w:jc w:val="both"/>
              <w:rPr>
                <w:sz w:val="18"/>
              </w:rPr>
            </w:pPr>
          </w:p>
        </w:tc>
      </w:tr>
      <w:tr w:rsidR="001C1D30" w:rsidRPr="00320BFA" w14:paraId="00EA0299"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11E29E3" w14:textId="77777777" w:rsidR="001C1D30" w:rsidRPr="0000224C" w:rsidRDefault="001C1D30"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D39A34E" w14:textId="77777777" w:rsidR="001C1D30" w:rsidRPr="00320BFA" w:rsidRDefault="001C1D30" w:rsidP="00225EA3">
            <w:pPr>
              <w:pStyle w:val="TF-xAvalITEM"/>
              <w:numPr>
                <w:ilvl w:val="0"/>
                <w:numId w:val="13"/>
              </w:numPr>
            </w:pPr>
            <w:r w:rsidRPr="00320BFA">
              <w:t>LINGUAGEM USADA (redação)</w:t>
            </w:r>
          </w:p>
          <w:p w14:paraId="273AF03C" w14:textId="77777777" w:rsidR="001C1D30" w:rsidRPr="00320BFA" w:rsidRDefault="001C1D30"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1B1EE76B" w14:textId="7745B8F5" w:rsidR="001C1D30" w:rsidRPr="00320BFA" w:rsidRDefault="00A66A88" w:rsidP="00225EA3">
            <w:pPr>
              <w:keepNext w:val="0"/>
              <w:keepLines w:val="0"/>
              <w:ind w:left="709" w:hanging="709"/>
              <w:jc w:val="both"/>
              <w:rPr>
                <w:sz w:val="18"/>
              </w:rPr>
            </w:pPr>
            <w:ins w:id="67" w:author="Gilvan Justino" w:date="2021-10-11T20:15: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0BA0C180" w14:textId="77777777" w:rsidR="001C1D30" w:rsidRPr="00320BFA" w:rsidRDefault="001C1D30"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12C05DF" w14:textId="77777777" w:rsidR="001C1D30" w:rsidRPr="00320BFA" w:rsidRDefault="001C1D30" w:rsidP="00225EA3">
            <w:pPr>
              <w:keepNext w:val="0"/>
              <w:keepLines w:val="0"/>
              <w:ind w:left="709" w:hanging="709"/>
              <w:jc w:val="both"/>
              <w:rPr>
                <w:sz w:val="18"/>
              </w:rPr>
            </w:pPr>
          </w:p>
        </w:tc>
      </w:tr>
      <w:tr w:rsidR="001C1D30" w:rsidRPr="00320BFA" w14:paraId="6842AEE8"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725F1B" w14:textId="77777777" w:rsidR="001C1D30" w:rsidRPr="00320BFA" w:rsidRDefault="001C1D30"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AB75924" w14:textId="77777777" w:rsidR="001C1D30" w:rsidRPr="00320BFA" w:rsidRDefault="001C1D30"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6E38040" w14:textId="48D57CC6" w:rsidR="001C1D30" w:rsidRPr="00320BFA" w:rsidRDefault="00A66A88" w:rsidP="00225EA3">
            <w:pPr>
              <w:keepNext w:val="0"/>
              <w:keepLines w:val="0"/>
              <w:ind w:left="709" w:hanging="709"/>
              <w:jc w:val="both"/>
              <w:rPr>
                <w:sz w:val="18"/>
              </w:rPr>
            </w:pPr>
            <w:ins w:id="68" w:author="Gilvan Justino" w:date="2021-10-11T20:15: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00BBE208" w14:textId="77777777" w:rsidR="001C1D30" w:rsidRPr="00320BFA" w:rsidRDefault="001C1D30"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2DB0B06" w14:textId="77777777" w:rsidR="001C1D30" w:rsidRPr="00320BFA" w:rsidRDefault="001C1D30" w:rsidP="00225EA3">
            <w:pPr>
              <w:keepNext w:val="0"/>
              <w:keepLines w:val="0"/>
              <w:ind w:left="709" w:hanging="709"/>
              <w:jc w:val="both"/>
              <w:rPr>
                <w:sz w:val="18"/>
              </w:rPr>
            </w:pPr>
          </w:p>
        </w:tc>
      </w:tr>
    </w:tbl>
    <w:p w14:paraId="613CFBC1" w14:textId="77777777" w:rsidR="001C1D30" w:rsidRDefault="001C1D30" w:rsidP="001C1D30">
      <w:pPr>
        <w:pStyle w:val="TF-xAvalLINHA"/>
        <w:tabs>
          <w:tab w:val="left" w:leader="underscore" w:pos="6237"/>
        </w:tabs>
      </w:pPr>
    </w:p>
    <w:p w14:paraId="7B931684" w14:textId="77777777" w:rsidR="001C1D30" w:rsidRDefault="001C1D30" w:rsidP="001C1D30">
      <w:pPr>
        <w:pStyle w:val="TF-xAvalTTULO"/>
        <w:ind w:left="0" w:firstLine="0"/>
        <w:jc w:val="left"/>
      </w:pPr>
    </w:p>
    <w:p w14:paraId="3E1F1C9D" w14:textId="54D3CC60" w:rsidR="0000224C" w:rsidRDefault="0000224C" w:rsidP="001C1D30">
      <w:pPr>
        <w:pStyle w:val="TF-REFERNCIASITEM0"/>
      </w:pPr>
    </w:p>
    <w:sectPr w:rsidR="0000224C" w:rsidSect="00EC2D7A">
      <w:headerReference w:type="default" r:id="rId18"/>
      <w:headerReference w:type="first" r:id="rId19"/>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Gilvan Justino" w:date="2021-10-11T19:31:00Z" w:initials="GJ">
    <w:p w14:paraId="2B7B7838" w14:textId="77777777" w:rsidR="005F6929" w:rsidRDefault="005F6929" w:rsidP="00C632E6">
      <w:pPr>
        <w:pStyle w:val="Textodecomentrio"/>
      </w:pPr>
      <w:r>
        <w:rPr>
          <w:rStyle w:val="Refdecomentrio"/>
        </w:rPr>
        <w:annotationRef/>
      </w:r>
      <w:r>
        <w:t>O que é "gasto duplo de moeda". Usar o mesmo dinheiro para pagar duas coisas?</w:t>
      </w:r>
    </w:p>
  </w:comment>
  <w:comment w:id="29" w:author="Gilvan Justino" w:date="2021-10-11T19:39:00Z" w:initials="GJ">
    <w:p w14:paraId="5D055E38" w14:textId="77777777" w:rsidR="00C65D8F" w:rsidRDefault="00C65D8F" w:rsidP="00247D1A">
      <w:pPr>
        <w:pStyle w:val="Textodecomentrio"/>
      </w:pPr>
      <w:r>
        <w:rPr>
          <w:rStyle w:val="Refdecomentrio"/>
        </w:rPr>
        <w:annotationRef/>
      </w:r>
      <w:r>
        <w:t>Ou seria "UPLANDME INC."?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7B7838" w15:done="0"/>
  <w15:commentEx w15:paraId="5D055E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F0F94" w16cex:dateUtc="2021-10-11T22:31:00Z"/>
  <w16cex:commentExtensible w16cex:durableId="250F115B" w16cex:dateUtc="2021-10-11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7B7838" w16cid:durableId="250F0F94"/>
  <w16cid:commentId w16cid:paraId="5D055E38" w16cid:durableId="250F11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62A2C" w14:textId="77777777" w:rsidR="009E7206" w:rsidRDefault="009E7206">
      <w:r>
        <w:separator/>
      </w:r>
    </w:p>
  </w:endnote>
  <w:endnote w:type="continuationSeparator" w:id="0">
    <w:p w14:paraId="5091F9E9" w14:textId="77777777" w:rsidR="009E7206" w:rsidRDefault="009E7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ADCD3" w14:textId="77777777" w:rsidR="009E7206" w:rsidRDefault="009E7206">
      <w:r>
        <w:separator/>
      </w:r>
    </w:p>
  </w:footnote>
  <w:footnote w:type="continuationSeparator" w:id="0">
    <w:p w14:paraId="0A9D0247" w14:textId="77777777" w:rsidR="009E7206" w:rsidRDefault="009E7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van Justino">
    <w15:presenceInfo w15:providerId="None" w15:userId="Gilvan Jus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oNotTrackMoves/>
  <w:defaultTabStop w:val="709"/>
  <w:hyphenationZone w:val="425"/>
  <w:noPunctuationKerning/>
  <w:characterSpacingControl w:val="doNotCompress"/>
  <w:hdrShapeDefaults>
    <o:shapedefaults v:ext="edit" spidmax="2052"/>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57F"/>
    <w:rsid w:val="0005577C"/>
    <w:rsid w:val="000608E9"/>
    <w:rsid w:val="00061FEB"/>
    <w:rsid w:val="00065A5E"/>
    <w:rsid w:val="000667DF"/>
    <w:rsid w:val="0007209B"/>
    <w:rsid w:val="00075792"/>
    <w:rsid w:val="00080F9C"/>
    <w:rsid w:val="0008579A"/>
    <w:rsid w:val="00086AA8"/>
    <w:rsid w:val="00086C87"/>
    <w:rsid w:val="0008732D"/>
    <w:rsid w:val="0009735C"/>
    <w:rsid w:val="000A104C"/>
    <w:rsid w:val="000A19DE"/>
    <w:rsid w:val="000A3EAB"/>
    <w:rsid w:val="000A4823"/>
    <w:rsid w:val="000B12B2"/>
    <w:rsid w:val="000B3868"/>
    <w:rsid w:val="000C1926"/>
    <w:rsid w:val="000C1A18"/>
    <w:rsid w:val="000C648D"/>
    <w:rsid w:val="000C7C5F"/>
    <w:rsid w:val="000D1294"/>
    <w:rsid w:val="000D192F"/>
    <w:rsid w:val="000D77C2"/>
    <w:rsid w:val="000E039E"/>
    <w:rsid w:val="000E16A7"/>
    <w:rsid w:val="000E27F9"/>
    <w:rsid w:val="000E2B1E"/>
    <w:rsid w:val="000E311F"/>
    <w:rsid w:val="000E38C2"/>
    <w:rsid w:val="000E3A68"/>
    <w:rsid w:val="000E6CE0"/>
    <w:rsid w:val="000F0E13"/>
    <w:rsid w:val="000F77E3"/>
    <w:rsid w:val="00107B02"/>
    <w:rsid w:val="001120B1"/>
    <w:rsid w:val="0011363A"/>
    <w:rsid w:val="00113A3F"/>
    <w:rsid w:val="00115362"/>
    <w:rsid w:val="001164FE"/>
    <w:rsid w:val="00121417"/>
    <w:rsid w:val="001237F8"/>
    <w:rsid w:val="00125084"/>
    <w:rsid w:val="00125277"/>
    <w:rsid w:val="00134738"/>
    <w:rsid w:val="001375F7"/>
    <w:rsid w:val="00152AC9"/>
    <w:rsid w:val="001554E9"/>
    <w:rsid w:val="00162BF1"/>
    <w:rsid w:val="0016560C"/>
    <w:rsid w:val="00172717"/>
    <w:rsid w:val="00185CE4"/>
    <w:rsid w:val="00186092"/>
    <w:rsid w:val="00193A97"/>
    <w:rsid w:val="001948BE"/>
    <w:rsid w:val="0019547B"/>
    <w:rsid w:val="001A12CE"/>
    <w:rsid w:val="001A219D"/>
    <w:rsid w:val="001A6292"/>
    <w:rsid w:val="001A7511"/>
    <w:rsid w:val="001A7ECB"/>
    <w:rsid w:val="001B2F1E"/>
    <w:rsid w:val="001C1D11"/>
    <w:rsid w:val="001C1D30"/>
    <w:rsid w:val="001C1D63"/>
    <w:rsid w:val="001C33B0"/>
    <w:rsid w:val="001C57E6"/>
    <w:rsid w:val="001C5CBB"/>
    <w:rsid w:val="001D465C"/>
    <w:rsid w:val="001D6234"/>
    <w:rsid w:val="001E6164"/>
    <w:rsid w:val="001E646A"/>
    <w:rsid w:val="001E682E"/>
    <w:rsid w:val="001F007F"/>
    <w:rsid w:val="001F0D36"/>
    <w:rsid w:val="001F1BAF"/>
    <w:rsid w:val="001F7B19"/>
    <w:rsid w:val="00202F3F"/>
    <w:rsid w:val="002164BC"/>
    <w:rsid w:val="00224BB2"/>
    <w:rsid w:val="00235008"/>
    <w:rsid w:val="00235240"/>
    <w:rsid w:val="002368FD"/>
    <w:rsid w:val="0024110F"/>
    <w:rsid w:val="002423AB"/>
    <w:rsid w:val="002440B0"/>
    <w:rsid w:val="00252DF0"/>
    <w:rsid w:val="0025685C"/>
    <w:rsid w:val="00276E8F"/>
    <w:rsid w:val="0027792D"/>
    <w:rsid w:val="00282723"/>
    <w:rsid w:val="00282788"/>
    <w:rsid w:val="0028617A"/>
    <w:rsid w:val="0029608A"/>
    <w:rsid w:val="00296A2C"/>
    <w:rsid w:val="00296B6F"/>
    <w:rsid w:val="00296D2A"/>
    <w:rsid w:val="002A07E2"/>
    <w:rsid w:val="002A3477"/>
    <w:rsid w:val="002A6617"/>
    <w:rsid w:val="002A7E1B"/>
    <w:rsid w:val="002B0EDC"/>
    <w:rsid w:val="002B38E6"/>
    <w:rsid w:val="002B4718"/>
    <w:rsid w:val="002B498E"/>
    <w:rsid w:val="002E6DD1"/>
    <w:rsid w:val="002F027E"/>
    <w:rsid w:val="002F24C0"/>
    <w:rsid w:val="002F7C3D"/>
    <w:rsid w:val="00300F69"/>
    <w:rsid w:val="00312CEA"/>
    <w:rsid w:val="00320BFA"/>
    <w:rsid w:val="0032378D"/>
    <w:rsid w:val="003279F0"/>
    <w:rsid w:val="00331808"/>
    <w:rsid w:val="00335048"/>
    <w:rsid w:val="0033566E"/>
    <w:rsid w:val="00340AD0"/>
    <w:rsid w:val="00340B6D"/>
    <w:rsid w:val="00340C8E"/>
    <w:rsid w:val="00342730"/>
    <w:rsid w:val="00344540"/>
    <w:rsid w:val="003519A3"/>
    <w:rsid w:val="00353287"/>
    <w:rsid w:val="00362443"/>
    <w:rsid w:val="0037046F"/>
    <w:rsid w:val="00377DA7"/>
    <w:rsid w:val="00380742"/>
    <w:rsid w:val="0038100F"/>
    <w:rsid w:val="00383087"/>
    <w:rsid w:val="00390344"/>
    <w:rsid w:val="003A2B7D"/>
    <w:rsid w:val="003A4A75"/>
    <w:rsid w:val="003A5366"/>
    <w:rsid w:val="003B0EF0"/>
    <w:rsid w:val="003B647A"/>
    <w:rsid w:val="003C5262"/>
    <w:rsid w:val="003D0E02"/>
    <w:rsid w:val="003D398C"/>
    <w:rsid w:val="003D473B"/>
    <w:rsid w:val="003D4B35"/>
    <w:rsid w:val="003E2029"/>
    <w:rsid w:val="003E4B27"/>
    <w:rsid w:val="003E4F19"/>
    <w:rsid w:val="003E7E68"/>
    <w:rsid w:val="003F5F25"/>
    <w:rsid w:val="0040436D"/>
    <w:rsid w:val="00407862"/>
    <w:rsid w:val="00410543"/>
    <w:rsid w:val="004173CC"/>
    <w:rsid w:val="00421C83"/>
    <w:rsid w:val="00421DED"/>
    <w:rsid w:val="0042356B"/>
    <w:rsid w:val="0042420A"/>
    <w:rsid w:val="004243D2"/>
    <w:rsid w:val="00424500"/>
    <w:rsid w:val="00424610"/>
    <w:rsid w:val="00424AD5"/>
    <w:rsid w:val="00431C8E"/>
    <w:rsid w:val="00435424"/>
    <w:rsid w:val="00451B94"/>
    <w:rsid w:val="00455AED"/>
    <w:rsid w:val="00456626"/>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42D8"/>
    <w:rsid w:val="004B6B8F"/>
    <w:rsid w:val="004B7511"/>
    <w:rsid w:val="004D48AD"/>
    <w:rsid w:val="004E23CE"/>
    <w:rsid w:val="004E516B"/>
    <w:rsid w:val="00500539"/>
    <w:rsid w:val="00501971"/>
    <w:rsid w:val="00503373"/>
    <w:rsid w:val="00503F3F"/>
    <w:rsid w:val="00504693"/>
    <w:rsid w:val="00517478"/>
    <w:rsid w:val="005312EB"/>
    <w:rsid w:val="00533475"/>
    <w:rsid w:val="00534AA1"/>
    <w:rsid w:val="00536336"/>
    <w:rsid w:val="0054044B"/>
    <w:rsid w:val="00542ED7"/>
    <w:rsid w:val="00550D4A"/>
    <w:rsid w:val="00563836"/>
    <w:rsid w:val="00564A29"/>
    <w:rsid w:val="00564FBC"/>
    <w:rsid w:val="005654B5"/>
    <w:rsid w:val="005705A9"/>
    <w:rsid w:val="00572864"/>
    <w:rsid w:val="00581BD6"/>
    <w:rsid w:val="0058482B"/>
    <w:rsid w:val="0058618A"/>
    <w:rsid w:val="00586A79"/>
    <w:rsid w:val="00587002"/>
    <w:rsid w:val="00591611"/>
    <w:rsid w:val="00592BA8"/>
    <w:rsid w:val="005A362B"/>
    <w:rsid w:val="005A4952"/>
    <w:rsid w:val="005A4CE8"/>
    <w:rsid w:val="005B123E"/>
    <w:rsid w:val="005B20A1"/>
    <w:rsid w:val="005B2478"/>
    <w:rsid w:val="005B2522"/>
    <w:rsid w:val="005B2E12"/>
    <w:rsid w:val="005C21FC"/>
    <w:rsid w:val="005C30AE"/>
    <w:rsid w:val="005E0872"/>
    <w:rsid w:val="005E35F3"/>
    <w:rsid w:val="005E400D"/>
    <w:rsid w:val="005E698D"/>
    <w:rsid w:val="005E7F9F"/>
    <w:rsid w:val="005F09F1"/>
    <w:rsid w:val="005F0F34"/>
    <w:rsid w:val="005F645A"/>
    <w:rsid w:val="005F6929"/>
    <w:rsid w:val="005F7EDE"/>
    <w:rsid w:val="0060052B"/>
    <w:rsid w:val="0060060C"/>
    <w:rsid w:val="006049B8"/>
    <w:rsid w:val="006118D1"/>
    <w:rsid w:val="0061251F"/>
    <w:rsid w:val="00613B57"/>
    <w:rsid w:val="00620D93"/>
    <w:rsid w:val="0062386A"/>
    <w:rsid w:val="0062576D"/>
    <w:rsid w:val="00625788"/>
    <w:rsid w:val="006305AA"/>
    <w:rsid w:val="0063109F"/>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75AD5"/>
    <w:rsid w:val="00695745"/>
    <w:rsid w:val="0069600B"/>
    <w:rsid w:val="006A0A1A"/>
    <w:rsid w:val="006A6460"/>
    <w:rsid w:val="006B0760"/>
    <w:rsid w:val="006B104E"/>
    <w:rsid w:val="006B5AEA"/>
    <w:rsid w:val="006B6383"/>
    <w:rsid w:val="006B640D"/>
    <w:rsid w:val="006B7383"/>
    <w:rsid w:val="006C2AB6"/>
    <w:rsid w:val="006C61FA"/>
    <w:rsid w:val="006D0896"/>
    <w:rsid w:val="006E25D2"/>
    <w:rsid w:val="0070391A"/>
    <w:rsid w:val="00706486"/>
    <w:rsid w:val="007214E3"/>
    <w:rsid w:val="007222F7"/>
    <w:rsid w:val="00724679"/>
    <w:rsid w:val="00725368"/>
    <w:rsid w:val="007253F1"/>
    <w:rsid w:val="007304F3"/>
    <w:rsid w:val="00730839"/>
    <w:rsid w:val="00730F60"/>
    <w:rsid w:val="00733FF9"/>
    <w:rsid w:val="007343FB"/>
    <w:rsid w:val="00752038"/>
    <w:rsid w:val="00753D64"/>
    <w:rsid w:val="007554DF"/>
    <w:rsid w:val="0075776D"/>
    <w:rsid w:val="007613FB"/>
    <w:rsid w:val="00761E34"/>
    <w:rsid w:val="007722BF"/>
    <w:rsid w:val="0077580B"/>
    <w:rsid w:val="00781167"/>
    <w:rsid w:val="007854B3"/>
    <w:rsid w:val="0078787D"/>
    <w:rsid w:val="00787FA8"/>
    <w:rsid w:val="007944F8"/>
    <w:rsid w:val="007973E3"/>
    <w:rsid w:val="007A1883"/>
    <w:rsid w:val="007B7175"/>
    <w:rsid w:val="007D0720"/>
    <w:rsid w:val="007D10F2"/>
    <w:rsid w:val="007D207E"/>
    <w:rsid w:val="007D6DEC"/>
    <w:rsid w:val="007E46A1"/>
    <w:rsid w:val="007E730D"/>
    <w:rsid w:val="007E7311"/>
    <w:rsid w:val="007E7EEA"/>
    <w:rsid w:val="007F0719"/>
    <w:rsid w:val="007F20C0"/>
    <w:rsid w:val="007F403E"/>
    <w:rsid w:val="007F5C21"/>
    <w:rsid w:val="008005A8"/>
    <w:rsid w:val="00802D0F"/>
    <w:rsid w:val="00803E75"/>
    <w:rsid w:val="0080624F"/>
    <w:rsid w:val="00806BB2"/>
    <w:rsid w:val="008072AC"/>
    <w:rsid w:val="00810CEA"/>
    <w:rsid w:val="008233E5"/>
    <w:rsid w:val="00833DE8"/>
    <w:rsid w:val="00833F47"/>
    <w:rsid w:val="008348C3"/>
    <w:rsid w:val="008373B4"/>
    <w:rsid w:val="008404C4"/>
    <w:rsid w:val="00847D37"/>
    <w:rsid w:val="0085001D"/>
    <w:rsid w:val="00855F2E"/>
    <w:rsid w:val="00857615"/>
    <w:rsid w:val="00857D9C"/>
    <w:rsid w:val="00862678"/>
    <w:rsid w:val="008631B8"/>
    <w:rsid w:val="00870802"/>
    <w:rsid w:val="00871A41"/>
    <w:rsid w:val="00873344"/>
    <w:rsid w:val="00882882"/>
    <w:rsid w:val="00885838"/>
    <w:rsid w:val="00886D76"/>
    <w:rsid w:val="00891B07"/>
    <w:rsid w:val="00897019"/>
    <w:rsid w:val="00897D21"/>
    <w:rsid w:val="008B0A07"/>
    <w:rsid w:val="008B781F"/>
    <w:rsid w:val="008C0069"/>
    <w:rsid w:val="008C1495"/>
    <w:rsid w:val="008C5E2A"/>
    <w:rsid w:val="008D25E6"/>
    <w:rsid w:val="008D4159"/>
    <w:rsid w:val="008D4EF6"/>
    <w:rsid w:val="008D5522"/>
    <w:rsid w:val="008D69C5"/>
    <w:rsid w:val="008D730A"/>
    <w:rsid w:val="008D7404"/>
    <w:rsid w:val="008E0484"/>
    <w:rsid w:val="008E0F86"/>
    <w:rsid w:val="008E44EB"/>
    <w:rsid w:val="008F0216"/>
    <w:rsid w:val="008F177E"/>
    <w:rsid w:val="008F2DC1"/>
    <w:rsid w:val="008F475A"/>
    <w:rsid w:val="008F70AD"/>
    <w:rsid w:val="00900DB1"/>
    <w:rsid w:val="009022BF"/>
    <w:rsid w:val="0090711D"/>
    <w:rsid w:val="00911CD9"/>
    <w:rsid w:val="00912B71"/>
    <w:rsid w:val="00921D2B"/>
    <w:rsid w:val="00925FB8"/>
    <w:rsid w:val="00931632"/>
    <w:rsid w:val="00932C92"/>
    <w:rsid w:val="009454E4"/>
    <w:rsid w:val="00946836"/>
    <w:rsid w:val="009544C4"/>
    <w:rsid w:val="00955003"/>
    <w:rsid w:val="00957548"/>
    <w:rsid w:val="0096683A"/>
    <w:rsid w:val="00967611"/>
    <w:rsid w:val="00984240"/>
    <w:rsid w:val="00987F2B"/>
    <w:rsid w:val="00990938"/>
    <w:rsid w:val="00995B07"/>
    <w:rsid w:val="009A2619"/>
    <w:rsid w:val="009A5850"/>
    <w:rsid w:val="009B10D6"/>
    <w:rsid w:val="009B4505"/>
    <w:rsid w:val="009C0872"/>
    <w:rsid w:val="009C1315"/>
    <w:rsid w:val="009C439A"/>
    <w:rsid w:val="009D1DCF"/>
    <w:rsid w:val="009D51BB"/>
    <w:rsid w:val="009D65D0"/>
    <w:rsid w:val="009D7E91"/>
    <w:rsid w:val="009E135E"/>
    <w:rsid w:val="009E13F3"/>
    <w:rsid w:val="009E286F"/>
    <w:rsid w:val="009E3C92"/>
    <w:rsid w:val="009E54F4"/>
    <w:rsid w:val="009E71AD"/>
    <w:rsid w:val="009E7206"/>
    <w:rsid w:val="009F2BFA"/>
    <w:rsid w:val="00A03A3D"/>
    <w:rsid w:val="00A045C4"/>
    <w:rsid w:val="00A10DFA"/>
    <w:rsid w:val="00A21708"/>
    <w:rsid w:val="00A22362"/>
    <w:rsid w:val="00A249BA"/>
    <w:rsid w:val="00A307C7"/>
    <w:rsid w:val="00A312BD"/>
    <w:rsid w:val="00A44581"/>
    <w:rsid w:val="00A44BF0"/>
    <w:rsid w:val="00A45093"/>
    <w:rsid w:val="00A50EAF"/>
    <w:rsid w:val="00A53AE9"/>
    <w:rsid w:val="00A602F9"/>
    <w:rsid w:val="00A650EE"/>
    <w:rsid w:val="00A662C8"/>
    <w:rsid w:val="00A66A88"/>
    <w:rsid w:val="00A71157"/>
    <w:rsid w:val="00A76DB3"/>
    <w:rsid w:val="00A772CE"/>
    <w:rsid w:val="00A77C50"/>
    <w:rsid w:val="00A966E6"/>
    <w:rsid w:val="00AA4CEE"/>
    <w:rsid w:val="00AB00C8"/>
    <w:rsid w:val="00AB2BE3"/>
    <w:rsid w:val="00AB7834"/>
    <w:rsid w:val="00AC4D5F"/>
    <w:rsid w:val="00AC7F2E"/>
    <w:rsid w:val="00AD1D2C"/>
    <w:rsid w:val="00AE0525"/>
    <w:rsid w:val="00AE08DB"/>
    <w:rsid w:val="00AE2729"/>
    <w:rsid w:val="00AE3148"/>
    <w:rsid w:val="00AE5AE2"/>
    <w:rsid w:val="00AE7343"/>
    <w:rsid w:val="00AF031B"/>
    <w:rsid w:val="00AF304E"/>
    <w:rsid w:val="00B00A13"/>
    <w:rsid w:val="00B00D69"/>
    <w:rsid w:val="00B00E04"/>
    <w:rsid w:val="00B034C2"/>
    <w:rsid w:val="00B05485"/>
    <w:rsid w:val="00B06D78"/>
    <w:rsid w:val="00B12E68"/>
    <w:rsid w:val="00B1458E"/>
    <w:rsid w:val="00B14C51"/>
    <w:rsid w:val="00B1782C"/>
    <w:rsid w:val="00B20021"/>
    <w:rsid w:val="00B20FDE"/>
    <w:rsid w:val="00B401B3"/>
    <w:rsid w:val="00B42041"/>
    <w:rsid w:val="00B43FBF"/>
    <w:rsid w:val="00B44F11"/>
    <w:rsid w:val="00B51846"/>
    <w:rsid w:val="00B54F91"/>
    <w:rsid w:val="00B62979"/>
    <w:rsid w:val="00B70056"/>
    <w:rsid w:val="00B74D75"/>
    <w:rsid w:val="00B823A7"/>
    <w:rsid w:val="00B90FA5"/>
    <w:rsid w:val="00B91362"/>
    <w:rsid w:val="00B919F1"/>
    <w:rsid w:val="00B91ABB"/>
    <w:rsid w:val="00B91C1C"/>
    <w:rsid w:val="00BA2260"/>
    <w:rsid w:val="00BB468D"/>
    <w:rsid w:val="00BC0E8D"/>
    <w:rsid w:val="00BC1258"/>
    <w:rsid w:val="00BC4F18"/>
    <w:rsid w:val="00BD0D96"/>
    <w:rsid w:val="00BE2F9A"/>
    <w:rsid w:val="00BE4DEF"/>
    <w:rsid w:val="00BE6551"/>
    <w:rsid w:val="00BE74EE"/>
    <w:rsid w:val="00BF093B"/>
    <w:rsid w:val="00BF4797"/>
    <w:rsid w:val="00C00B88"/>
    <w:rsid w:val="00C01933"/>
    <w:rsid w:val="00C04E30"/>
    <w:rsid w:val="00C06B2A"/>
    <w:rsid w:val="00C06D62"/>
    <w:rsid w:val="00C10E39"/>
    <w:rsid w:val="00C30BA8"/>
    <w:rsid w:val="00C35E57"/>
    <w:rsid w:val="00C35E80"/>
    <w:rsid w:val="00C40AA2"/>
    <w:rsid w:val="00C4244F"/>
    <w:rsid w:val="00C4311D"/>
    <w:rsid w:val="00C458D3"/>
    <w:rsid w:val="00C5728D"/>
    <w:rsid w:val="00C632ED"/>
    <w:rsid w:val="00C65D8F"/>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27BE"/>
    <w:rsid w:val="00CD29E9"/>
    <w:rsid w:val="00CD4BBC"/>
    <w:rsid w:val="00CD6F0F"/>
    <w:rsid w:val="00CE0BB7"/>
    <w:rsid w:val="00CE3E9A"/>
    <w:rsid w:val="00CE708B"/>
    <w:rsid w:val="00CF1E4B"/>
    <w:rsid w:val="00CF26B7"/>
    <w:rsid w:val="00CF6E39"/>
    <w:rsid w:val="00CF72DA"/>
    <w:rsid w:val="00D03B57"/>
    <w:rsid w:val="00D0769A"/>
    <w:rsid w:val="00D15B4E"/>
    <w:rsid w:val="00D177E7"/>
    <w:rsid w:val="00D2079F"/>
    <w:rsid w:val="00D31AA4"/>
    <w:rsid w:val="00D43E9F"/>
    <w:rsid w:val="00D447EF"/>
    <w:rsid w:val="00D505E2"/>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D71B1"/>
    <w:rsid w:val="00DE23BF"/>
    <w:rsid w:val="00DE3981"/>
    <w:rsid w:val="00DE40DD"/>
    <w:rsid w:val="00DE7755"/>
    <w:rsid w:val="00DF059A"/>
    <w:rsid w:val="00DF3D56"/>
    <w:rsid w:val="00DF64E9"/>
    <w:rsid w:val="00DF6D19"/>
    <w:rsid w:val="00DF6ED2"/>
    <w:rsid w:val="00DF70F5"/>
    <w:rsid w:val="00E03DF4"/>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198D"/>
    <w:rsid w:val="00E735AF"/>
    <w:rsid w:val="00E74CA6"/>
    <w:rsid w:val="00E75E3D"/>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68931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9</Pages>
  <Words>4605</Words>
  <Characters>24871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Gilvan Justino</cp:lastModifiedBy>
  <cp:revision>82</cp:revision>
  <cp:lastPrinted>2015-03-26T13:00:00Z</cp:lastPrinted>
  <dcterms:created xsi:type="dcterms:W3CDTF">2021-08-31T22:28:00Z</dcterms:created>
  <dcterms:modified xsi:type="dcterms:W3CDTF">2021-10-11T23:15:00Z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