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DFD1E" w14:textId="77777777" w:rsidR="005F0A2B" w:rsidRDefault="005F0A2B" w:rsidP="005F0A2B">
      <w:pPr>
        <w:jc w:val="both"/>
        <w:rPr>
          <w:b/>
          <w:bCs/>
        </w:rPr>
      </w:pPr>
      <w:r w:rsidRPr="007310B3">
        <w:rPr>
          <w:b/>
          <w:bCs/>
          <w:sz w:val="72"/>
          <w:szCs w:val="72"/>
        </w:rPr>
        <w:t>Revisão do Projeto</w:t>
      </w:r>
      <w:r w:rsidRPr="00AF68BE">
        <w:rPr>
          <w:b/>
          <w:bCs/>
        </w:rPr>
        <w:t xml:space="preserve"> </w:t>
      </w:r>
    </w:p>
    <w:p w14:paraId="70A416A7" w14:textId="77777777" w:rsidR="005F0A2B" w:rsidRDefault="005F0A2B" w:rsidP="005F0A2B">
      <w:pPr>
        <w:jc w:val="both"/>
        <w:rPr>
          <w:b/>
          <w:bCs/>
        </w:rPr>
      </w:pPr>
    </w:p>
    <w:p w14:paraId="6205EBB2" w14:textId="77777777" w:rsidR="005F0A2B" w:rsidRPr="00AF68BE" w:rsidRDefault="005F0A2B" w:rsidP="005F0A2B">
      <w:pPr>
        <w:jc w:val="both"/>
        <w:rPr>
          <w:b/>
          <w:bCs/>
        </w:rPr>
      </w:pPr>
      <w:r w:rsidRPr="00AF68BE">
        <w:rPr>
          <w:b/>
          <w:bCs/>
        </w:rPr>
        <w:t xml:space="preserve">Disciplina: Trabalho de Conclusão de Curso I – </w:t>
      </w:r>
      <w:r>
        <w:rPr>
          <w:b/>
          <w:bCs/>
        </w:rPr>
        <w:t>BCC</w:t>
      </w:r>
    </w:p>
    <w:p w14:paraId="182FF325" w14:textId="77777777" w:rsidR="005F0A2B" w:rsidRDefault="005F0A2B" w:rsidP="005F0A2B">
      <w:pPr>
        <w:jc w:val="both"/>
      </w:pPr>
    </w:p>
    <w:p w14:paraId="028F8000" w14:textId="77777777" w:rsidR="005F0A2B" w:rsidRPr="00BC76D0" w:rsidRDefault="005F0A2B" w:rsidP="005F0A2B">
      <w:pPr>
        <w:jc w:val="both"/>
      </w:pPr>
      <w:r w:rsidRPr="00BC76D0">
        <w:t>Caro orienta</w:t>
      </w:r>
      <w:r>
        <w:t>ndo</w:t>
      </w:r>
      <w:r w:rsidRPr="00BC76D0">
        <w:t>,</w:t>
      </w:r>
    </w:p>
    <w:p w14:paraId="562E4442" w14:textId="77777777" w:rsidR="005F0A2B" w:rsidRPr="00BC76D0" w:rsidRDefault="005F0A2B" w:rsidP="005F0A2B">
      <w:pPr>
        <w:jc w:val="both"/>
      </w:pPr>
    </w:p>
    <w:p w14:paraId="47FD8406" w14:textId="77777777" w:rsidR="005F0A2B" w:rsidRDefault="005F0A2B" w:rsidP="005F0A2B">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63BEC82C" w14:textId="77777777" w:rsidR="005F0A2B" w:rsidRDefault="005F0A2B" w:rsidP="005F0A2B">
      <w:pPr>
        <w:jc w:val="both"/>
      </w:pPr>
    </w:p>
    <w:p w14:paraId="3B95980A" w14:textId="77777777" w:rsidR="005F0A2B" w:rsidRDefault="005F0A2B">
      <w:r>
        <w:t>Atenciosamente,</w:t>
      </w:r>
    </w:p>
    <w:p w14:paraId="331D9649" w14:textId="77777777" w:rsidR="005F0A2B" w:rsidRDefault="005F0A2B"/>
    <w:p w14:paraId="5B3E6AED" w14:textId="4D9D433D" w:rsidR="005F0A2B" w:rsidRDefault="00527A65">
      <w:r w:rsidRPr="00527A65">
        <w:drawing>
          <wp:inline distT="0" distB="0" distL="0" distR="0" wp14:anchorId="25295800" wp14:editId="41675A75">
            <wp:extent cx="5760085" cy="481965"/>
            <wp:effectExtent l="0" t="0" r="5715"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085" cy="481965"/>
                    </a:xfrm>
                    <a:prstGeom prst="rect">
                      <a:avLst/>
                    </a:prstGeom>
                  </pic:spPr>
                </pic:pic>
              </a:graphicData>
            </a:graphic>
          </wp:inline>
        </w:drawing>
      </w:r>
      <w:r w:rsidR="005F0A2B">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5F0A2B" w14:paraId="038684E5" w14:textId="77777777" w:rsidTr="005F5236">
        <w:tc>
          <w:tcPr>
            <w:tcW w:w="9072" w:type="dxa"/>
            <w:gridSpan w:val="2"/>
            <w:shd w:val="clear" w:color="auto" w:fill="auto"/>
          </w:tcPr>
          <w:p w14:paraId="51FD7536" w14:textId="77777777" w:rsidR="005F0A2B" w:rsidRDefault="005F0A2B" w:rsidP="005F5236">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5F0A2B" w14:paraId="6EFCF1C3" w14:textId="77777777" w:rsidTr="005F5236">
        <w:tc>
          <w:tcPr>
            <w:tcW w:w="5387" w:type="dxa"/>
            <w:shd w:val="clear" w:color="auto" w:fill="auto"/>
          </w:tcPr>
          <w:p w14:paraId="5AA4E45C" w14:textId="77777777" w:rsidR="005F0A2B" w:rsidRPr="003C5262" w:rsidRDefault="005F0A2B"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02D98CD8" w14:textId="77777777" w:rsidR="005F0A2B" w:rsidRDefault="005F0A2B" w:rsidP="005F5236">
            <w:pPr>
              <w:pStyle w:val="Cabealho"/>
              <w:tabs>
                <w:tab w:val="clear" w:pos="8640"/>
                <w:tab w:val="right" w:pos="8931"/>
              </w:tabs>
              <w:ind w:right="141"/>
              <w:rPr>
                <w:rStyle w:val="Nmerodepgina"/>
              </w:rPr>
            </w:pPr>
            <w:r>
              <w:rPr>
                <w:rStyle w:val="Nmerodepgina"/>
              </w:rPr>
              <w:t>ANO/SEMESTRE: 2021/2</w:t>
            </w:r>
          </w:p>
        </w:tc>
      </w:tr>
    </w:tbl>
    <w:p w14:paraId="78D3C7FD" w14:textId="77777777" w:rsidR="005F0A2B" w:rsidRDefault="005F0A2B" w:rsidP="00990938">
      <w:pPr>
        <w:pStyle w:val="TF-AUTOR"/>
        <w:rPr>
          <w:b/>
          <w:caps/>
          <w:color w:val="auto"/>
          <w:sz w:val="24"/>
        </w:rPr>
      </w:pPr>
    </w:p>
    <w:p w14:paraId="6FAC394E" w14:textId="77777777" w:rsidR="005F0A2B" w:rsidRPr="00990938" w:rsidRDefault="005F0A2B" w:rsidP="00990938">
      <w:pPr>
        <w:pStyle w:val="TF-AUTOR"/>
        <w:rPr>
          <w:b/>
          <w:caps/>
          <w:color w:val="auto"/>
          <w:sz w:val="24"/>
        </w:rPr>
      </w:pPr>
      <w:r w:rsidRPr="00990938">
        <w:rPr>
          <w:b/>
          <w:caps/>
          <w:color w:val="auto"/>
          <w:sz w:val="24"/>
        </w:rPr>
        <w:t xml:space="preserve">DESENVOLVIMENTO DE JOGO UTILIZANDO NON-FUNGIBLE </w:t>
      </w:r>
    </w:p>
    <w:p w14:paraId="3D1F640A" w14:textId="77777777" w:rsidR="005F0A2B" w:rsidRDefault="005F0A2B" w:rsidP="00990938">
      <w:pPr>
        <w:pStyle w:val="TF-AUTOR"/>
        <w:rPr>
          <w:b/>
          <w:caps/>
          <w:color w:val="auto"/>
          <w:sz w:val="24"/>
        </w:rPr>
      </w:pPr>
      <w:r w:rsidRPr="00990938">
        <w:rPr>
          <w:b/>
          <w:caps/>
          <w:color w:val="auto"/>
          <w:sz w:val="24"/>
        </w:rPr>
        <w:t>TOKENS E REDES DE BLOCKCHAIN</w:t>
      </w:r>
    </w:p>
    <w:p w14:paraId="784DB377" w14:textId="77777777" w:rsidR="005F0A2B" w:rsidRDefault="005F0A2B" w:rsidP="00990938">
      <w:pPr>
        <w:pStyle w:val="TF-AUTOR"/>
      </w:pPr>
      <w:r>
        <w:t xml:space="preserve">Sara Helena Régis </w:t>
      </w:r>
      <w:proofErr w:type="spellStart"/>
      <w:r>
        <w:t>Theiss</w:t>
      </w:r>
      <w:proofErr w:type="spellEnd"/>
    </w:p>
    <w:p w14:paraId="57EAC248" w14:textId="77777777" w:rsidR="005F0A2B" w:rsidRDefault="005F0A2B" w:rsidP="00990938">
      <w:pPr>
        <w:pStyle w:val="TF-AUTOR"/>
      </w:pPr>
      <w:r>
        <w:t>Profa.</w:t>
      </w:r>
      <w:r w:rsidRPr="00990938">
        <w:t xml:space="preserve"> </w:t>
      </w:r>
      <w:r>
        <w:t xml:space="preserve">Luciana Pereira de Araújo </w:t>
      </w:r>
      <w:proofErr w:type="spellStart"/>
      <w:r>
        <w:t>Kohler</w:t>
      </w:r>
      <w:proofErr w:type="spellEnd"/>
      <w:r>
        <w:t xml:space="preserve"> – Orientadora</w:t>
      </w:r>
    </w:p>
    <w:p w14:paraId="642C2D47" w14:textId="77777777" w:rsidR="005F0A2B" w:rsidRPr="007D10F2" w:rsidRDefault="005F0A2B" w:rsidP="005F0A2B">
      <w:pPr>
        <w:pStyle w:val="Ttulo1"/>
      </w:pPr>
      <w:r w:rsidRPr="007D10F2">
        <w:t>Introdução</w:t>
      </w:r>
    </w:p>
    <w:p w14:paraId="0DD1F6EE" w14:textId="77777777" w:rsidR="005F0A2B" w:rsidRDefault="005F0A2B" w:rsidP="003D398C">
      <w:pPr>
        <w:pStyle w:val="TF-TEXTO"/>
      </w:pPr>
      <w:r>
        <w:t xml:space="preserve">A crise financeira de 2008, que teve origem ainda em meados de 2007 no cenário norte-americano, começou com apenas problemas de hipotecas de alto risco, mas acabou levando à falência do banco de investimentos Lehman Brothers (FARHI </w:t>
      </w:r>
      <w:r w:rsidRPr="00EA131A">
        <w:rPr>
          <w:i/>
          <w:iCs/>
        </w:rPr>
        <w:t>et al.</w:t>
      </w:r>
      <w:r>
        <w:t>, 2009, p. 135). A globalização neoliberal e a desregulamentação financeira causaram uma instabilidade no valor das moedas, resultando em uma insegurança econômica de proporções mundiais (PIRES, 2017, p. 411).</w:t>
      </w:r>
    </w:p>
    <w:p w14:paraId="4AFABEC9" w14:textId="77777777" w:rsidR="005F0A2B" w:rsidRDefault="005F0A2B" w:rsidP="003D398C">
      <w:pPr>
        <w:pStyle w:val="TF-TEXTO"/>
      </w:pPr>
      <w:r>
        <w:t xml:space="preserve">Em meio à crise, um documento publicado por </w:t>
      </w:r>
      <w:proofErr w:type="spellStart"/>
      <w:r>
        <w:t>Satoshi</w:t>
      </w:r>
      <w:proofErr w:type="spellEnd"/>
      <w:r>
        <w:t xml:space="preserve"> </w:t>
      </w:r>
      <w:proofErr w:type="spellStart"/>
      <w:r>
        <w:t>Nakamoto</w:t>
      </w:r>
      <w:proofErr w:type="spellEnd"/>
      <w:r>
        <w:t xml:space="preserve"> (NAKAMOTO, 2008), um suposto programador japonês, passou a chamar a atenção em um fórum online. Com a publicação, </w:t>
      </w:r>
      <w:proofErr w:type="spellStart"/>
      <w:r>
        <w:t>Nakamoto</w:t>
      </w:r>
      <w:proofErr w:type="spellEnd"/>
      <w:r>
        <w:t xml:space="preserve"> trazia uma proposta inovadora de uma moeda totalmente digital que, diferente de outras, não era dependente de uma autoridade monetária central para intermediar as transações. A moeda ficou conhecida como </w:t>
      </w:r>
      <w:proofErr w:type="spellStart"/>
      <w:r>
        <w:t>Bitcoin</w:t>
      </w:r>
      <w:proofErr w:type="spellEnd"/>
      <w:r>
        <w:t xml:space="preserve"> e foi criada oficialmente em janeiro de 2009 (PREVIDI, 2014, p. 8).</w:t>
      </w:r>
    </w:p>
    <w:p w14:paraId="1075F2F3" w14:textId="77777777" w:rsidR="005F0A2B" w:rsidRDefault="005F0A2B" w:rsidP="0080624F">
      <w:pPr>
        <w:pStyle w:val="TF-TEXTO"/>
      </w:pPr>
      <w:r>
        <w:tab/>
        <w:t xml:space="preserve">Criado como um suporte para as transações, o </w:t>
      </w:r>
      <w:proofErr w:type="spellStart"/>
      <w:r w:rsidRPr="002A07E2">
        <w:rPr>
          <w:i/>
          <w:iCs/>
        </w:rPr>
        <w:t>blockchain</w:t>
      </w:r>
      <w:proofErr w:type="spellEnd"/>
      <w:r>
        <w:t xml:space="preserve"> é a tecnologia responsável pela inovação por trás do </w:t>
      </w:r>
      <w:proofErr w:type="spellStart"/>
      <w:r>
        <w:t>Bitcoin</w:t>
      </w:r>
      <w:proofErr w:type="spellEnd"/>
      <w:r>
        <w:t xml:space="preserve">. Ao propor uma solução independente de uma instituição financeira para intermediar os movimentos realizados, foi preciso resolver um problema: como validar se o indivíduo que está realizando o pagamento não gastou a mesma moeda mais de uma vez? É nesse ponto que o </w:t>
      </w:r>
      <w:proofErr w:type="spellStart"/>
      <w:r w:rsidRPr="005E4ECB">
        <w:rPr>
          <w:i/>
          <w:iCs/>
        </w:rPr>
        <w:t>blockchain</w:t>
      </w:r>
      <w:proofErr w:type="spellEnd"/>
      <w:r>
        <w:t xml:space="preserve"> aparece, pois ele consiste em um sistema que utiliza uma gestão compartilhada e descentralizada, por meio de uma rede </w:t>
      </w:r>
      <w:proofErr w:type="spellStart"/>
      <w:r>
        <w:rPr>
          <w:i/>
          <w:iCs/>
        </w:rPr>
        <w:t>peer-to-peer</w:t>
      </w:r>
      <w:proofErr w:type="spellEnd"/>
      <w:r>
        <w:t xml:space="preserve"> (CASTRO, 2021, p. 340). O funcionamento dita que, para validar a ausência de uma transação, é necessário ter conhecimento de todas as realizadas. Logo, todos os participantes, que são chamados de nós da rede, irão armazenar as informações. As transações para o ativo são anunciadas e, por meio de um sistema de voto, eles determinam qual transação foi realizada primeiro (NAKAMOTO, 2008, p.2).</w:t>
      </w:r>
    </w:p>
    <w:p w14:paraId="17F60429" w14:textId="77777777" w:rsidR="005F0A2B" w:rsidRDefault="005F0A2B" w:rsidP="0080624F">
      <w:pPr>
        <w:pStyle w:val="TF-TEXTO"/>
      </w:pPr>
      <w:r>
        <w:t xml:space="preserve">Além do </w:t>
      </w:r>
      <w:proofErr w:type="spellStart"/>
      <w:r>
        <w:t>Bitcoin</w:t>
      </w:r>
      <w:proofErr w:type="spellEnd"/>
      <w:r>
        <w:t xml:space="preserve"> e de outras </w:t>
      </w:r>
      <w:proofErr w:type="spellStart"/>
      <w:r>
        <w:t>criptomoedas</w:t>
      </w:r>
      <w:proofErr w:type="spellEnd"/>
      <w:r>
        <w:t xml:space="preserve">, o </w:t>
      </w:r>
      <w:proofErr w:type="spellStart"/>
      <w:r w:rsidRPr="005E4ECB">
        <w:rPr>
          <w:i/>
          <w:iCs/>
        </w:rPr>
        <w:t>blockchain</w:t>
      </w:r>
      <w:proofErr w:type="spellEnd"/>
      <w:r>
        <w:t xml:space="preserve"> vem sendo aplicado a novos mercados e muitos novos </w:t>
      </w:r>
      <w:proofErr w:type="spellStart"/>
      <w:r>
        <w:t>criptoativos</w:t>
      </w:r>
      <w:proofErr w:type="spellEnd"/>
      <w:r>
        <w:t xml:space="preserve"> (CASTRO, 2021, p. 342). Quando os </w:t>
      </w:r>
      <w:proofErr w:type="spellStart"/>
      <w:r>
        <w:t>criptoativos</w:t>
      </w:r>
      <w:proofErr w:type="spellEnd"/>
      <w:r>
        <w:t xml:space="preserve"> pertencem à carteira de um sujeito, estão sob propriedade do mesmo e esse pode transferi-los sem qualquer outra autorização. Assim sendo, eles são considerados </w:t>
      </w:r>
      <w:proofErr w:type="spellStart"/>
      <w:r w:rsidRPr="00A175C8">
        <w:rPr>
          <w:i/>
          <w:iCs/>
        </w:rPr>
        <w:t>tokens</w:t>
      </w:r>
      <w:proofErr w:type="spellEnd"/>
      <w:r>
        <w:t xml:space="preserve"> não fungíveis (</w:t>
      </w:r>
      <w:r>
        <w:rPr>
          <w:i/>
          <w:iCs/>
        </w:rPr>
        <w:t>non-</w:t>
      </w:r>
      <w:proofErr w:type="spellStart"/>
      <w:r>
        <w:rPr>
          <w:i/>
          <w:iCs/>
        </w:rPr>
        <w:t>fungible</w:t>
      </w:r>
      <w:proofErr w:type="spellEnd"/>
      <w:r>
        <w:rPr>
          <w:i/>
          <w:iCs/>
        </w:rPr>
        <w:t xml:space="preserve"> </w:t>
      </w:r>
      <w:proofErr w:type="spellStart"/>
      <w:r>
        <w:rPr>
          <w:i/>
          <w:iCs/>
        </w:rPr>
        <w:t>token</w:t>
      </w:r>
      <w:proofErr w:type="spellEnd"/>
      <w:r>
        <w:rPr>
          <w:i/>
          <w:iCs/>
        </w:rPr>
        <w:t xml:space="preserve">, </w:t>
      </w:r>
      <w:r>
        <w:t xml:space="preserve">ou NFT). A característica principal dos </w:t>
      </w:r>
      <w:proofErr w:type="spellStart"/>
      <w:r>
        <w:t>NFTs</w:t>
      </w:r>
      <w:proofErr w:type="spellEnd"/>
      <w:r>
        <w:t xml:space="preserve"> é que, em contrapartida às mercadorias digitais que podem ser reproduzidas e copiadas inúmeras vezes, eles são únicos e não podem ser duplicados por conta da metodologia do </w:t>
      </w:r>
      <w:proofErr w:type="spellStart"/>
      <w:r w:rsidRPr="005E4ECB">
        <w:rPr>
          <w:i/>
          <w:iCs/>
        </w:rPr>
        <w:t>blockchain</w:t>
      </w:r>
      <w:proofErr w:type="spellEnd"/>
      <w:r>
        <w:t xml:space="preserve"> (FANTINI, 2020, p. 852).</w:t>
      </w:r>
    </w:p>
    <w:p w14:paraId="540A4EFE" w14:textId="77777777" w:rsidR="005F0A2B" w:rsidRPr="003E4B27" w:rsidRDefault="005F0A2B" w:rsidP="00AF304E">
      <w:pPr>
        <w:pStyle w:val="TF-TEXTO"/>
      </w:pPr>
      <w:r>
        <w:t xml:space="preserve">À vista do que foi abordado, este trabalho se propõe à criação de </w:t>
      </w:r>
      <w:proofErr w:type="spellStart"/>
      <w:r>
        <w:t>NFTs</w:t>
      </w:r>
      <w:proofErr w:type="spellEnd"/>
      <w:r>
        <w:t xml:space="preserve"> utilizando a tecnologia </w:t>
      </w:r>
      <w:proofErr w:type="spellStart"/>
      <w:r w:rsidRPr="005E4ECB">
        <w:rPr>
          <w:i/>
          <w:iCs/>
        </w:rPr>
        <w:t>blockchain</w:t>
      </w:r>
      <w:proofErr w:type="spellEnd"/>
      <w:r>
        <w:t xml:space="preserve">, aplicados na elaboração de um jogo no estilo </w:t>
      </w:r>
      <w:proofErr w:type="spellStart"/>
      <w:r w:rsidRPr="005B2522">
        <w:rPr>
          <w:i/>
          <w:iCs/>
        </w:rPr>
        <w:t>Battle</w:t>
      </w:r>
      <w:proofErr w:type="spellEnd"/>
      <w:r w:rsidRPr="005B2522">
        <w:rPr>
          <w:i/>
          <w:iCs/>
        </w:rPr>
        <w:t xml:space="preserve"> </w:t>
      </w:r>
      <w:proofErr w:type="spellStart"/>
      <w:r w:rsidRPr="005B2522">
        <w:rPr>
          <w:i/>
          <w:iCs/>
        </w:rPr>
        <w:t>Royale</w:t>
      </w:r>
      <w:proofErr w:type="spellEnd"/>
      <w:r>
        <w:t xml:space="preserve">. Jogos do gênero tem o único objetivo de sobrevivência, no qual os jogadores se enfrentam até que reste apenas um (CHOI; KIM, 2018, p. 9). Sabendo disso, será apresentada uma aplicação do conceito de </w:t>
      </w:r>
      <w:proofErr w:type="spellStart"/>
      <w:r w:rsidRPr="00A175C8">
        <w:rPr>
          <w:i/>
          <w:iCs/>
        </w:rPr>
        <w:t>tokens</w:t>
      </w:r>
      <w:proofErr w:type="spellEnd"/>
      <w:r>
        <w:t xml:space="preserve"> únicos em um estilo de jogo no qual diferentes itens e armas são primordiais na </w:t>
      </w:r>
      <w:proofErr w:type="spellStart"/>
      <w:r>
        <w:t>jogabilidade</w:t>
      </w:r>
      <w:proofErr w:type="spellEnd"/>
      <w:r>
        <w:t xml:space="preserve">. O jogo consistirá em uma batalha com naves, que serão objetos tangíveis, na qual os jogadores irão batalhar entre si fazendo uso de armas padrões da nave ou armas especiais que serão </w:t>
      </w:r>
      <w:proofErr w:type="spellStart"/>
      <w:r>
        <w:t>NFTs</w:t>
      </w:r>
      <w:proofErr w:type="spellEnd"/>
      <w:r>
        <w:t xml:space="preserve">. As armas especiais podem ser adquiridas de diversas formas: em eventos dentro do jogo, trocas entre jogadores e, o principal, negociações utilizando a moeda do jogo. Esta última, é a </w:t>
      </w:r>
      <w:proofErr w:type="spellStart"/>
      <w:r>
        <w:t>criptomoeda</w:t>
      </w:r>
      <w:proofErr w:type="spellEnd"/>
      <w:r>
        <w:t xml:space="preserve"> utilizada para compra e venda dos </w:t>
      </w:r>
      <w:proofErr w:type="spellStart"/>
      <w:r>
        <w:t>NFTs</w:t>
      </w:r>
      <w:proofErr w:type="spellEnd"/>
      <w:r>
        <w:t>, cada um deles tendo um valor correspondente na moeda, e que é lastrada em dinheiro real com valor de mercado próprio.  Com a</w:t>
      </w:r>
      <w:r w:rsidRPr="003E4B27">
        <w:t xml:space="preserve"> proposta, então, </w:t>
      </w:r>
      <w:r>
        <w:t>busca-se</w:t>
      </w:r>
      <w:r w:rsidRPr="003E4B27">
        <w:t xml:space="preserve"> promover uma nova experiência a um estilo de jogo já existente, por meio da possibilidade de possuir itens</w:t>
      </w:r>
      <w:r>
        <w:t xml:space="preserve"> únicos</w:t>
      </w:r>
      <w:r w:rsidRPr="003E4B27">
        <w:t xml:space="preserve"> </w:t>
      </w:r>
      <w:r>
        <w:t>n</w:t>
      </w:r>
      <w:r w:rsidRPr="003E4B27">
        <w:t>o mundo e de negociá-los conforme desejado.</w:t>
      </w:r>
    </w:p>
    <w:p w14:paraId="2A8545A9" w14:textId="77777777" w:rsidR="005F0A2B" w:rsidRPr="007D10F2" w:rsidRDefault="005F0A2B" w:rsidP="00E638A0">
      <w:pPr>
        <w:pStyle w:val="Ttulo2"/>
      </w:pPr>
      <w:r w:rsidRPr="007D10F2">
        <w:t>OBJETIVOS</w:t>
      </w:r>
    </w:p>
    <w:p w14:paraId="55CE20A3" w14:textId="77777777" w:rsidR="005F0A2B" w:rsidRDefault="005F0A2B" w:rsidP="002F24C0">
      <w:pPr>
        <w:pStyle w:val="TF-TEXTO"/>
        <w:ind w:firstLine="709"/>
      </w:pPr>
      <w:r w:rsidRPr="002F24C0">
        <w:t xml:space="preserve">O objetivo </w:t>
      </w:r>
      <w:r>
        <w:t xml:space="preserve">geral deste trabalho </w:t>
      </w:r>
      <w:r w:rsidRPr="002F24C0">
        <w:t>é</w:t>
      </w:r>
      <w:r>
        <w:t xml:space="preserve"> disponibilizar um jogo de </w:t>
      </w:r>
      <w:proofErr w:type="spellStart"/>
      <w:r>
        <w:t>Battle</w:t>
      </w:r>
      <w:proofErr w:type="spellEnd"/>
      <w:r>
        <w:t xml:space="preserve"> </w:t>
      </w:r>
      <w:proofErr w:type="spellStart"/>
      <w:r>
        <w:t>Royale</w:t>
      </w:r>
      <w:proofErr w:type="spellEnd"/>
      <w:r>
        <w:t xml:space="preserve"> com moeda própria, munido de itens classificados como </w:t>
      </w:r>
      <w:proofErr w:type="spellStart"/>
      <w:r>
        <w:t>NFTs</w:t>
      </w:r>
      <w:proofErr w:type="spellEnd"/>
      <w:r>
        <w:t xml:space="preserve"> que podem ser comprados e vendidos de acordo com seu valor monetário.</w:t>
      </w:r>
    </w:p>
    <w:p w14:paraId="5FC6E88D" w14:textId="77777777" w:rsidR="005F0A2B" w:rsidRPr="003E4B27" w:rsidRDefault="005F0A2B" w:rsidP="003E4B27">
      <w:pPr>
        <w:pStyle w:val="TF-TEXTO"/>
      </w:pPr>
      <w:r w:rsidRPr="003E4B27">
        <w:t>Os objetivos específicos são:</w:t>
      </w:r>
    </w:p>
    <w:p w14:paraId="6CD4532B" w14:textId="77777777" w:rsidR="005F0A2B" w:rsidRDefault="005F0A2B" w:rsidP="003E4B27">
      <w:pPr>
        <w:pStyle w:val="TF-ALNEA"/>
      </w:pPr>
      <w:r>
        <w:t>disponibilizar um jogo de batalha com naves onde os usuários lutarão entre si para que apenas um seja o vencedor;</w:t>
      </w:r>
    </w:p>
    <w:p w14:paraId="288792AE" w14:textId="77777777" w:rsidR="005F0A2B" w:rsidRDefault="005F0A2B" w:rsidP="003E4B27">
      <w:pPr>
        <w:pStyle w:val="TF-ALNEA"/>
      </w:pPr>
      <w:r>
        <w:t xml:space="preserve">viabilizar uma </w:t>
      </w:r>
      <w:proofErr w:type="spellStart"/>
      <w:r>
        <w:t>criptomoeda</w:t>
      </w:r>
      <w:proofErr w:type="spellEnd"/>
      <w:r>
        <w:t xml:space="preserve"> lastrada em dinheiro real e que possa ter seu valor real no mercado;</w:t>
      </w:r>
    </w:p>
    <w:p w14:paraId="7412F300" w14:textId="77777777" w:rsidR="005F0A2B" w:rsidRDefault="005F0A2B" w:rsidP="003E4B27">
      <w:pPr>
        <w:pStyle w:val="TF-ALNEA"/>
      </w:pPr>
      <w:r>
        <w:t xml:space="preserve">oferecer </w:t>
      </w:r>
      <w:proofErr w:type="spellStart"/>
      <w:r w:rsidRPr="00A175C8">
        <w:rPr>
          <w:i/>
          <w:iCs/>
        </w:rPr>
        <w:t>tokens</w:t>
      </w:r>
      <w:proofErr w:type="spellEnd"/>
      <w:r>
        <w:t xml:space="preserve"> não-tangíveis aplicáveis no contexto da </w:t>
      </w:r>
      <w:proofErr w:type="spellStart"/>
      <w:r>
        <w:t>jogabilidade</w:t>
      </w:r>
      <w:proofErr w:type="spellEnd"/>
      <w:r>
        <w:t xml:space="preserve">, como armas, </w:t>
      </w:r>
      <w:proofErr w:type="spellStart"/>
      <w:r>
        <w:t>avatares</w:t>
      </w:r>
      <w:proofErr w:type="spellEnd"/>
      <w:r>
        <w:t xml:space="preserve"> e </w:t>
      </w:r>
      <w:proofErr w:type="spellStart"/>
      <w:r w:rsidRPr="00A175C8">
        <w:rPr>
          <w:i/>
          <w:iCs/>
        </w:rPr>
        <w:t>skins</w:t>
      </w:r>
      <w:proofErr w:type="spellEnd"/>
      <w:r>
        <w:t xml:space="preserve"> para as naves, e que possam ser obtidos em missões.</w:t>
      </w:r>
    </w:p>
    <w:p w14:paraId="16014662" w14:textId="77777777" w:rsidR="005F0A2B" w:rsidRDefault="005F0A2B" w:rsidP="005F0A2B">
      <w:pPr>
        <w:pStyle w:val="Ttulo1"/>
      </w:pPr>
      <w:r>
        <w:lastRenderedPageBreak/>
        <w:t xml:space="preserve">trabalhos </w:t>
      </w:r>
      <w:r w:rsidRPr="00FC4A9F">
        <w:t>correlatos</w:t>
      </w:r>
    </w:p>
    <w:p w14:paraId="49F5C8FC" w14:textId="77777777" w:rsidR="005F0A2B" w:rsidRPr="00B91ABB" w:rsidRDefault="005F0A2B" w:rsidP="00460336">
      <w:pPr>
        <w:pStyle w:val="TF-TEXTO"/>
        <w:rPr>
          <w:i/>
          <w:iCs/>
        </w:rPr>
      </w:pPr>
      <w:r>
        <w:t xml:space="preserve">No mercado são encontrados alguns trabalhos que se assemelham ao estudo proposto com relação à utilização de </w:t>
      </w:r>
      <w:proofErr w:type="spellStart"/>
      <w:r w:rsidRPr="005E4ECB">
        <w:rPr>
          <w:i/>
          <w:iCs/>
        </w:rPr>
        <w:t>blockchain</w:t>
      </w:r>
      <w:proofErr w:type="spellEnd"/>
      <w:r>
        <w:t xml:space="preserve"> para aplicação de </w:t>
      </w:r>
      <w:proofErr w:type="spellStart"/>
      <w:r>
        <w:t>NFTs</w:t>
      </w:r>
      <w:proofErr w:type="spellEnd"/>
      <w:r>
        <w:t xml:space="preserve"> a jogos, classificados </w:t>
      </w:r>
      <w:r w:rsidRPr="00753D64">
        <w:t xml:space="preserve">como jogos </w:t>
      </w:r>
      <w:r w:rsidRPr="00753D64">
        <w:rPr>
          <w:i/>
          <w:iCs/>
        </w:rPr>
        <w:t xml:space="preserve">Play </w:t>
      </w:r>
      <w:proofErr w:type="spellStart"/>
      <w:r w:rsidRPr="00753D64">
        <w:rPr>
          <w:i/>
          <w:iCs/>
        </w:rPr>
        <w:t>to</w:t>
      </w:r>
      <w:proofErr w:type="spellEnd"/>
      <w:r w:rsidRPr="00753D64">
        <w:rPr>
          <w:i/>
          <w:iCs/>
        </w:rPr>
        <w:t xml:space="preserve"> </w:t>
      </w:r>
      <w:proofErr w:type="spellStart"/>
      <w:r w:rsidRPr="00753D64">
        <w:rPr>
          <w:i/>
          <w:iCs/>
        </w:rPr>
        <w:t>Earn</w:t>
      </w:r>
      <w:proofErr w:type="spellEnd"/>
      <w:r w:rsidRPr="00753D64">
        <w:t xml:space="preserve"> (COINMARKETCAP, </w:t>
      </w:r>
      <w:r>
        <w:t>2021</w:t>
      </w:r>
      <w:r w:rsidRPr="00753D64">
        <w:t>).</w:t>
      </w:r>
      <w:r>
        <w:t xml:space="preserve"> O primeiro trata-se de um jogo de negociação de propriedades virtuais (UPLANDME INC, 2019), já o segundo é um jogo de realidade virtual em que o usuário pode possuir seu pedaço de terra, adicionar objetos interativos a ela e visitar outras terras (ORDANO, 2017). Por fim, tem-se um jogo no qual é possível criar os próprios jogos em espaços do universo do mesmo (THE SANDBOX, 2020).</w:t>
      </w:r>
    </w:p>
    <w:p w14:paraId="752C4BE7" w14:textId="77777777" w:rsidR="005F0A2B" w:rsidRDefault="005F0A2B" w:rsidP="00E638A0">
      <w:pPr>
        <w:pStyle w:val="Ttulo2"/>
      </w:pPr>
      <w:r>
        <w:t>UPLAND</w:t>
      </w:r>
    </w:p>
    <w:p w14:paraId="3F68CD63" w14:textId="77777777" w:rsidR="005F0A2B" w:rsidRDefault="005F0A2B" w:rsidP="00A44581">
      <w:pPr>
        <w:pStyle w:val="TF-TEXTO"/>
      </w:pPr>
      <w:r>
        <w:t xml:space="preserve">A proposta apresentada por </w:t>
      </w:r>
      <w:proofErr w:type="spellStart"/>
      <w:r>
        <w:t>Upland</w:t>
      </w:r>
      <w:proofErr w:type="spellEnd"/>
      <w:r>
        <w:t xml:space="preserve"> é permitir ao jogador ter a posse de propriedades virtuais baseadas em endereços geográficos do mundo real. O jogo apresenta um mapa com todos os continentes e as propriedades imobiliárias que já foram disponibilizadas no jogo, sendo a cidade de San Francisco a primeira cidade a ser mapeada. A partir disso, é possível que o jogador compre, realize trocas, obtenha e venda propriedades (UPLANDME INC, 2019).</w:t>
      </w:r>
    </w:p>
    <w:p w14:paraId="329C1B2B" w14:textId="77777777" w:rsidR="005F0A2B" w:rsidRDefault="005F0A2B" w:rsidP="00A44581">
      <w:pPr>
        <w:pStyle w:val="TF-TEXTO"/>
      </w:pPr>
      <w:r>
        <w:t xml:space="preserve">Um jogo no estilo </w:t>
      </w:r>
      <w:proofErr w:type="spellStart"/>
      <w:r>
        <w:t>Monopoly</w:t>
      </w:r>
      <w:proofErr w:type="spellEnd"/>
      <w:r>
        <w:t xml:space="preserve">, </w:t>
      </w:r>
      <w:proofErr w:type="spellStart"/>
      <w:r>
        <w:t>Upland</w:t>
      </w:r>
      <w:proofErr w:type="spellEnd"/>
      <w:r>
        <w:t xml:space="preserve"> traz como diferencial a possibilidade de posse das propriedades. Jogos tradicionais, mesmo que digitais, não permitem a monetização com as criações em jogo e as conquistas obtidas estão sob o controle dos seus criadores. Com isso, elas podem deixar de existir ou a companhia responsável pode fechar as portas, resultando na perda de todo o investimento feito até ali. Evitando essa situação, a </w:t>
      </w:r>
      <w:proofErr w:type="spellStart"/>
      <w:r>
        <w:t>Upland</w:t>
      </w:r>
      <w:proofErr w:type="spellEnd"/>
      <w:r>
        <w:t xml:space="preserve"> </w:t>
      </w:r>
      <w:proofErr w:type="spellStart"/>
      <w:r>
        <w:t>Inc</w:t>
      </w:r>
      <w:proofErr w:type="spellEnd"/>
      <w:r>
        <w:t xml:space="preserve"> criou a moeda UPX e mapeou as propriedades como </w:t>
      </w:r>
      <w:proofErr w:type="spellStart"/>
      <w:r>
        <w:t>NFTs</w:t>
      </w:r>
      <w:proofErr w:type="spellEnd"/>
      <w:r>
        <w:t xml:space="preserve">, por meio da tecnologia </w:t>
      </w:r>
      <w:proofErr w:type="spellStart"/>
      <w:r w:rsidRPr="005E4ECB">
        <w:rPr>
          <w:i/>
          <w:iCs/>
        </w:rPr>
        <w:t>blockchain</w:t>
      </w:r>
      <w:proofErr w:type="spellEnd"/>
      <w:r>
        <w:t xml:space="preserve">, que é utilizada para as transações do jogo (UPLANDME INC, 2019). </w:t>
      </w:r>
    </w:p>
    <w:p w14:paraId="29CB100C" w14:textId="77777777" w:rsidR="005F0A2B" w:rsidRDefault="005F0A2B" w:rsidP="00A44581">
      <w:pPr>
        <w:pStyle w:val="TF-TEXTO"/>
      </w:pPr>
      <w:r>
        <w:t xml:space="preserve">A moeda digital UPX não é classificada como uma </w:t>
      </w:r>
      <w:proofErr w:type="spellStart"/>
      <w:r>
        <w:t>criptomoeda</w:t>
      </w:r>
      <w:proofErr w:type="spellEnd"/>
      <w:r>
        <w:t xml:space="preserve">, pois é uma moeda fictícia e sem valor de mercado real, mas é utilizada para negociações de propriedades e pode, sim, ser resgatada em valor real pela loja </w:t>
      </w:r>
      <w:proofErr w:type="spellStart"/>
      <w:r>
        <w:t>Upland</w:t>
      </w:r>
      <w:proofErr w:type="spellEnd"/>
      <w:r>
        <w:t xml:space="preserve">. De fato, o público esperado é aquele que não está familiarizado com </w:t>
      </w:r>
      <w:proofErr w:type="spellStart"/>
      <w:r>
        <w:t>criptomoedas</w:t>
      </w:r>
      <w:proofErr w:type="spellEnd"/>
      <w:r>
        <w:t xml:space="preserve"> e até mesmo com o </w:t>
      </w:r>
      <w:proofErr w:type="spellStart"/>
      <w:r w:rsidRPr="005E4ECB">
        <w:rPr>
          <w:i/>
          <w:iCs/>
        </w:rPr>
        <w:t>blockchain</w:t>
      </w:r>
      <w:proofErr w:type="spellEnd"/>
      <w:r>
        <w:t>, apesar de não ser o único atraído. O usuário não precisa montar uma carteira nem gerir chaves privadas pois os procedimentos necessários são realizados internamente sem agredir a privacidade aos dados sensíveis dele (UPLANDME INC, 2019).</w:t>
      </w:r>
    </w:p>
    <w:p w14:paraId="6E336483" w14:textId="77777777" w:rsidR="005F0A2B" w:rsidRPr="002A3477" w:rsidRDefault="005F0A2B"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Ao se utilizar a funcionalidade de coleções, pode-se receber recompensas maiores do que com as propriedades separadamente (UPLANDME INC, 2019). </w:t>
      </w:r>
    </w:p>
    <w:p w14:paraId="44A3F2B8" w14:textId="77777777" w:rsidR="005F0A2B" w:rsidRDefault="005F0A2B" w:rsidP="00A44581">
      <w:pPr>
        <w:pStyle w:val="TF-TEXTO"/>
      </w:pPr>
      <w:r>
        <w:t xml:space="preserve">A Figura 1 ilustra o jogo </w:t>
      </w:r>
      <w:proofErr w:type="spellStart"/>
      <w:r>
        <w:t>Upland</w:t>
      </w:r>
      <w:proofErr w:type="spellEnd"/>
      <w:r>
        <w:t xml:space="preserve">, apresentando no centro da imagem uma conquista do jogo, o título </w:t>
      </w:r>
      <w:proofErr w:type="spellStart"/>
      <w:r>
        <w:t>Newbie</w:t>
      </w:r>
      <w:proofErr w:type="spellEnd"/>
      <w:r>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t>Upland</w:t>
      </w:r>
      <w:proofErr w:type="spellEnd"/>
      <w:r>
        <w:t>.</w:t>
      </w:r>
    </w:p>
    <w:p w14:paraId="60A363DE" w14:textId="77777777" w:rsidR="005F0A2B" w:rsidRPr="00C30BA8" w:rsidRDefault="005F0A2B"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773B327B" w14:textId="77777777" w:rsidR="005F0A2B" w:rsidRDefault="005F0A2B" w:rsidP="002A07E2">
      <w:pPr>
        <w:pStyle w:val="TF-TEXTO"/>
        <w:ind w:firstLine="0"/>
        <w:jc w:val="center"/>
        <w:rPr>
          <w:noProof/>
        </w:rPr>
      </w:pPr>
      <w:r>
        <w:rPr>
          <w:noProof/>
        </w:rPr>
      </w:r>
      <w:r w:rsidR="005F0A2B">
        <w:rPr>
          <w:noProof/>
        </w:rPr>
        <w:pict w14:anchorId="78EC33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1pt;height:173.85pt;visibility:visible;mso-wrap-style:square;mso-width-percent:0;mso-height-percent:0;mso-width-percent:0;mso-height-percent:0">
            <v:imagedata r:id="rId6" o:title=""/>
          </v:shape>
        </w:pict>
      </w:r>
    </w:p>
    <w:p w14:paraId="350C9C09" w14:textId="77777777" w:rsidR="005F0A2B" w:rsidRDefault="005F0A2B"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3FCAC8C8" w14:textId="77777777" w:rsidR="005F0A2B" w:rsidRDefault="005F0A2B" w:rsidP="002A07E2">
      <w:pPr>
        <w:pStyle w:val="TF-TEXTO"/>
      </w:pPr>
      <w:r w:rsidRPr="006B7383">
        <w:t>Como ponto</w:t>
      </w:r>
      <w:r w:rsidRPr="008D25E6">
        <w:t xml:space="preserve">s fortes do trabalho de </w:t>
      </w:r>
      <w:proofErr w:type="spellStart"/>
      <w:r w:rsidRPr="008D25E6">
        <w:t>Uplandme</w:t>
      </w:r>
      <w:proofErr w:type="spellEnd"/>
      <w:r w:rsidRPr="008D25E6">
        <w:t xml:space="preserve"> Inc. (2019), podem ser destacados: a possibilidade de relacionar as propriedades do jogo a propriedades reais; negociações e trocas de propriedades; delineamento de objetivos dentro do jogo com as coleções; e a facilidade para criação de uma conta, sem se preocupar com a necessidade de uma carteira externa ao jogo. Com relação ao último, contudo, pode-se também levar em consideração que a não utilização de uma </w:t>
      </w:r>
      <w:proofErr w:type="spellStart"/>
      <w:r w:rsidRPr="008D25E6">
        <w:t>criptomoeda</w:t>
      </w:r>
      <w:proofErr w:type="spellEnd"/>
      <w:r w:rsidRPr="008D25E6">
        <w:t xml:space="preserve"> pode vir a ser um ponto negativo em comparação a concorrentes no mercado </w:t>
      </w:r>
      <w:r w:rsidRPr="002A07E2">
        <w:t xml:space="preserve">Play </w:t>
      </w:r>
      <w:proofErr w:type="spellStart"/>
      <w:r w:rsidRPr="002A07E2">
        <w:t>to</w:t>
      </w:r>
      <w:proofErr w:type="spellEnd"/>
      <w:r w:rsidRPr="002A07E2">
        <w:t xml:space="preserve"> </w:t>
      </w:r>
      <w:proofErr w:type="spellStart"/>
      <w:r w:rsidRPr="002A07E2">
        <w:t>Earn</w:t>
      </w:r>
      <w:proofErr w:type="spellEnd"/>
      <w:r w:rsidRPr="006B7383">
        <w:t>. O jogo conquistou a 44</w:t>
      </w:r>
      <w:r w:rsidRPr="002A07E2">
        <w:t>a</w:t>
      </w:r>
      <w:r w:rsidRPr="006B7383">
        <w:t xml:space="preserve"> colocação na lista de 50 jogos </w:t>
      </w:r>
      <w:proofErr w:type="spellStart"/>
      <w:r w:rsidRPr="002A07E2">
        <w:rPr>
          <w:i/>
          <w:iCs/>
        </w:rPr>
        <w:t>blockchain</w:t>
      </w:r>
      <w:proofErr w:type="spellEnd"/>
      <w:r w:rsidRPr="006B7383">
        <w:t xml:space="preserve">, segundo </w:t>
      </w:r>
      <w:r w:rsidRPr="006B7383">
        <w:lastRenderedPageBreak/>
        <w:t xml:space="preserve">Jordan (2020) e vem fazendo sucesso entre os usuários que o apontam como viciante e inesquecível (UPLAND BRASIL, 2021). </w:t>
      </w:r>
    </w:p>
    <w:p w14:paraId="61856D62" w14:textId="77777777" w:rsidR="005F0A2B" w:rsidRDefault="005F0A2B" w:rsidP="00E638A0">
      <w:pPr>
        <w:pStyle w:val="Ttulo2"/>
      </w:pPr>
      <w:r>
        <w:t>DECENTRALAND</w:t>
      </w:r>
    </w:p>
    <w:p w14:paraId="56C22271" w14:textId="77777777" w:rsidR="005F0A2B" w:rsidRDefault="005F0A2B" w:rsidP="00A44581">
      <w:pPr>
        <w:pStyle w:val="TF-TEXTO"/>
      </w:pPr>
      <w:proofErr w:type="spellStart"/>
      <w:r>
        <w:t>Decentraland</w:t>
      </w:r>
      <w:proofErr w:type="spellEnd"/>
      <w:r>
        <w:t xml:space="preserve"> é um jogo de realidade virtual no estilo </w:t>
      </w:r>
      <w:proofErr w:type="spellStart"/>
      <w:r>
        <w:t>Metaverso</w:t>
      </w:r>
      <w:proofErr w:type="spellEnd"/>
      <w:r>
        <w:t xml:space="preserve">, que segundo </w:t>
      </w:r>
      <w:proofErr w:type="spellStart"/>
      <w:r>
        <w:t>Coindesk</w:t>
      </w:r>
      <w:proofErr w:type="spellEnd"/>
      <w:r>
        <w:t xml:space="preserve"> (2021) é “[...] </w:t>
      </w:r>
      <w:r w:rsidRPr="007E7EEA">
        <w:t>um espaço virtual compartilhado, criado pela convergência entre a internet, a realidade aumentada e a realidade física virtualmente aprimorada</w:t>
      </w:r>
      <w:r>
        <w:t xml:space="preserve">”. No jogo, os usuários podem ser donos de terra, controlando os objetos que compõe o seu cenário e tendo a possibilidade de adicionar interatividade a ele a fim de criar um jogo próprio. As terras são porções únicas e finitas localizadas por coordenadas em um plano cartesiano (x, y) e que fazem referência ao seu respectivo cenário por meio de um arquivo de conteúdo. São ativos não tangíveis que podem ser transferidos e negociados por meio da </w:t>
      </w:r>
      <w:proofErr w:type="spellStart"/>
      <w:r>
        <w:t>criptomoeda</w:t>
      </w:r>
      <w:proofErr w:type="spellEnd"/>
      <w:r>
        <w:t xml:space="preserve"> MANA, como também os artigos criados pelos usuários (ORDANO </w:t>
      </w:r>
      <w:r>
        <w:rPr>
          <w:i/>
          <w:iCs/>
        </w:rPr>
        <w:t>et al</w:t>
      </w:r>
      <w:r>
        <w:t xml:space="preserve">, 2017). </w:t>
      </w:r>
    </w:p>
    <w:p w14:paraId="70B01AB8" w14:textId="77777777" w:rsidR="005F0A2B" w:rsidRDefault="005F0A2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Dessa forma, com a finalidade de incentivar a criação de conteúdo, também são oferecidas recompensas de MANA aos usuários (ORDANO </w:t>
      </w:r>
      <w:r>
        <w:rPr>
          <w:i/>
          <w:iCs/>
        </w:rPr>
        <w:t>et al</w:t>
      </w:r>
      <w:r>
        <w:t xml:space="preserve">, 2017). </w:t>
      </w:r>
    </w:p>
    <w:p w14:paraId="2EFE0499" w14:textId="77777777" w:rsidR="005F0A2B" w:rsidRDefault="005F0A2B" w:rsidP="00A44581">
      <w:pPr>
        <w:pStyle w:val="TF-TEXTO"/>
      </w:pPr>
      <w:r>
        <w:t xml:space="preserve">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 e reunindo-se com outros jogadores em pontos com alta circulação. Explorando o universo, o usuário também verá propagandas de marcas reais em </w:t>
      </w:r>
      <w:r w:rsidRPr="0046434F">
        <w:rPr>
          <w:i/>
          <w:iCs/>
        </w:rPr>
        <w:t>outdoors</w:t>
      </w:r>
      <w:r>
        <w:rPr>
          <w:i/>
          <w:iCs/>
        </w:rPr>
        <w:t xml:space="preserve"> </w:t>
      </w:r>
      <w:r>
        <w:t xml:space="preserve">(ORDANO </w:t>
      </w:r>
      <w:r>
        <w:rPr>
          <w:i/>
          <w:iCs/>
        </w:rPr>
        <w:t>et al</w:t>
      </w:r>
      <w:r>
        <w:t>, 2017).</w:t>
      </w:r>
    </w:p>
    <w:p w14:paraId="62032FE1" w14:textId="77777777" w:rsidR="005F0A2B" w:rsidRDefault="005F0A2B" w:rsidP="005F0F34">
      <w:pPr>
        <w:pStyle w:val="TF-TEXTO"/>
      </w:pPr>
      <w:r>
        <w:t xml:space="preserve">Para controle dos ativos é utilizado o </w:t>
      </w:r>
      <w:proofErr w:type="spellStart"/>
      <w:r w:rsidRPr="005E4ECB">
        <w:rPr>
          <w:i/>
          <w:iCs/>
        </w:rPr>
        <w:t>blockchain</w:t>
      </w:r>
      <w:proofErr w:type="spellEnd"/>
      <w:r>
        <w:t xml:space="preserve">, independente de uma instituição central. Entretanto, por conta da descentralização, uma dificuldade é levantada: como filtrar conteúdo adulto em meio às criações feitas? Para isso, </w:t>
      </w:r>
      <w:proofErr w:type="spellStart"/>
      <w:r>
        <w:t>Decentraland</w:t>
      </w:r>
      <w:proofErr w:type="spellEnd"/>
      <w:r>
        <w:t xml:space="preserve"> permite que os usuários indiquem o tipo de conteúdo que fornecedores estão oferecendo em seus lotes, a fim de que haja um controle nesse quesito (ORDANO </w:t>
      </w:r>
      <w:r>
        <w:rPr>
          <w:i/>
          <w:iCs/>
        </w:rPr>
        <w:t>et al</w:t>
      </w:r>
      <w:r>
        <w:t>, 2017).</w:t>
      </w:r>
    </w:p>
    <w:p w14:paraId="2F50C3D3" w14:textId="77777777" w:rsidR="005F0A2B" w:rsidRDefault="005F0A2B" w:rsidP="005F0F34">
      <w:pPr>
        <w:pStyle w:val="TF-TEXTO"/>
      </w:pPr>
      <w:r>
        <w:t xml:space="preserve">A seguir, na Figura 2, apresenta-se um cenário criado no jogo </w:t>
      </w:r>
      <w:proofErr w:type="spellStart"/>
      <w:r>
        <w:t>Decentraland</w:t>
      </w:r>
      <w:proofErr w:type="spellEnd"/>
      <w:r>
        <w:t>. É possível perceber que o conceito transmite a ideia de uma terra, na qual foi criado um cenário característico dela. A visão é transmitida em primeira pessoa para tornar a experiência com realidade virtual mais imersiva.</w:t>
      </w:r>
    </w:p>
    <w:p w14:paraId="48753D82" w14:textId="77777777" w:rsidR="005F0A2B" w:rsidRPr="00C30BA8" w:rsidRDefault="005F0A2B" w:rsidP="005F0F34">
      <w:pPr>
        <w:pStyle w:val="TF-LEGENDA"/>
      </w:pPr>
      <w:r w:rsidRPr="00C30BA8">
        <w:t>Figura</w:t>
      </w:r>
      <w:r>
        <w:t xml:space="preserve"> 2 </w:t>
      </w:r>
      <w:r w:rsidRPr="00C30BA8">
        <w:t xml:space="preserve">– Exemplo </w:t>
      </w:r>
      <w:r>
        <w:t xml:space="preserve">do jogo </w:t>
      </w:r>
      <w:proofErr w:type="spellStart"/>
      <w:r>
        <w:t>Decentraland</w:t>
      </w:r>
      <w:proofErr w:type="spellEnd"/>
    </w:p>
    <w:p w14:paraId="54C5857C" w14:textId="77777777" w:rsidR="005F0A2B" w:rsidRDefault="005F0A2B" w:rsidP="005F0F34">
      <w:pPr>
        <w:pStyle w:val="TF-TEXTO"/>
        <w:ind w:firstLine="0"/>
        <w:jc w:val="center"/>
        <w:rPr>
          <w:noProof/>
        </w:rPr>
      </w:pPr>
      <w:r>
        <w:rPr>
          <w:noProof/>
        </w:rPr>
      </w:r>
      <w:r w:rsidR="005F0A2B">
        <w:rPr>
          <w:noProof/>
        </w:rPr>
        <w:pict w14:anchorId="054671BF">
          <v:shape id="_x0000_i1026" type="#_x0000_t75" alt="" style="width:327.85pt;height:229pt;visibility:visible;mso-wrap-style:square;mso-width-percent:0;mso-height-percent:0;mso-width-percent:0;mso-height-percent:0">
            <v:imagedata r:id="rId7" o:title=""/>
          </v:shape>
        </w:pict>
      </w:r>
    </w:p>
    <w:p w14:paraId="389EB70C" w14:textId="77777777" w:rsidR="005F0A2B" w:rsidRDefault="005F0A2B"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3BE10866" w14:textId="77777777" w:rsidR="005F0A2B" w:rsidRPr="00533475" w:rsidRDefault="005F0A2B">
      <w:pPr>
        <w:pStyle w:val="TF-TEXTO"/>
      </w:pPr>
      <w:r>
        <w:t xml:space="preserve">No trabalho proposto por </w:t>
      </w:r>
      <w:proofErr w:type="spellStart"/>
      <w:r>
        <w:t>Ordano</w:t>
      </w:r>
      <w:proofErr w:type="spellEnd"/>
      <w:r>
        <w:t xml:space="preserve"> </w:t>
      </w:r>
      <w:r>
        <w:rPr>
          <w:i/>
          <w:iCs/>
        </w:rPr>
        <w:t xml:space="preserve">et al. </w:t>
      </w:r>
      <w:r>
        <w:t xml:space="preserve">(2017) pode-se mencionar pontos fortes.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Além do mais, o incentivo à criação de conteúdo por meio de recompensas com MANA, promove a movimentação da plataforma. Com esses aspectos, o jogo </w:t>
      </w:r>
      <w:proofErr w:type="spellStart"/>
      <w:r>
        <w:t>Decentraland</w:t>
      </w:r>
      <w:proofErr w:type="spellEnd"/>
      <w:r>
        <w:t xml:space="preserve"> garantiu a posição 18</w:t>
      </w:r>
      <w:r>
        <w:rPr>
          <w:vertAlign w:val="superscript"/>
        </w:rPr>
        <w:t>a</w:t>
      </w:r>
      <w:r>
        <w:t xml:space="preserve"> na lista de 50 jogos de </w:t>
      </w:r>
      <w:proofErr w:type="spellStart"/>
      <w:r>
        <w:t>blockchain</w:t>
      </w:r>
      <w:proofErr w:type="spellEnd"/>
      <w:r>
        <w:t xml:space="preserve">, criada por Jordan (2020), e aparece em 2° lugar na lista de </w:t>
      </w:r>
      <w:proofErr w:type="spellStart"/>
      <w:r>
        <w:t>criptomoedas</w:t>
      </w:r>
      <w:proofErr w:type="spellEnd"/>
      <w:r>
        <w:t xml:space="preserve"> da categoria </w:t>
      </w:r>
      <w:r w:rsidRPr="008D25E6">
        <w:rPr>
          <w:i/>
          <w:iCs/>
          <w:color w:val="000000"/>
        </w:rPr>
        <w:t>play-</w:t>
      </w:r>
      <w:proofErr w:type="spellStart"/>
      <w:r w:rsidRPr="008D25E6">
        <w:rPr>
          <w:i/>
          <w:iCs/>
          <w:color w:val="000000"/>
        </w:rPr>
        <w:t>to</w:t>
      </w:r>
      <w:proofErr w:type="spellEnd"/>
      <w:r w:rsidRPr="008D25E6">
        <w:rPr>
          <w:i/>
          <w:iCs/>
          <w:color w:val="000000"/>
        </w:rPr>
        <w:t>-</w:t>
      </w:r>
      <w:proofErr w:type="spellStart"/>
      <w:r w:rsidRPr="008D25E6">
        <w:rPr>
          <w:i/>
          <w:iCs/>
          <w:color w:val="000000"/>
        </w:rPr>
        <w:t>earn</w:t>
      </w:r>
      <w:proofErr w:type="spellEnd"/>
      <w:r>
        <w:t>, de acordo com seu valor total de mercado das moedas em circulação (COINMRKETCAP, 2021).</w:t>
      </w:r>
    </w:p>
    <w:p w14:paraId="430BFE02" w14:textId="77777777" w:rsidR="005F0A2B" w:rsidRDefault="005F0A2B" w:rsidP="00E638A0">
      <w:pPr>
        <w:pStyle w:val="Ttulo2"/>
      </w:pPr>
      <w:r>
        <w:lastRenderedPageBreak/>
        <w:t>THE SANDBOX</w:t>
      </w:r>
    </w:p>
    <w:p w14:paraId="3E1C5B1C" w14:textId="77777777" w:rsidR="005F0A2B" w:rsidRDefault="005F0A2B" w:rsidP="007343FB">
      <w:pPr>
        <w:pStyle w:val="TF-TEXTO"/>
      </w:pPr>
      <w:r>
        <w:t xml:space="preserve">The </w:t>
      </w:r>
      <w:proofErr w:type="spellStart"/>
      <w:r>
        <w:t>Sandbox</w:t>
      </w:r>
      <w:proofErr w:type="spellEnd"/>
      <w:r>
        <w:t xml:space="preserve"> é um jogo de construção, no estilo </w:t>
      </w:r>
      <w:proofErr w:type="spellStart"/>
      <w:r>
        <w:t>Metaverso</w:t>
      </w:r>
      <w:proofErr w:type="spellEnd"/>
      <w:r>
        <w:t xml:space="preserve"> (COINDESK, 2021) em que os jogadores constroem seus próprios jogos. Nele é possível criar seus próprios ativos por meio do </w:t>
      </w:r>
      <w:proofErr w:type="spellStart"/>
      <w:r>
        <w:t>VoxEdit</w:t>
      </w:r>
      <w:proofErr w:type="spellEnd"/>
      <w:r>
        <w:t xml:space="preserve"> que permite a criação e animação de arte 3D, exportá-los para o Marketplace, a loja do jogo em que os ativos podem ser negociados, e utilizá-los no Game </w:t>
      </w:r>
      <w:proofErr w:type="spellStart"/>
      <w:r>
        <w:t>Maker</w:t>
      </w:r>
      <w:proofErr w:type="spellEnd"/>
      <w:r>
        <w:t xml:space="preserve">, o módulo mais importante que é utilizado para criar os próprios jogos. O objetivo do The </w:t>
      </w:r>
      <w:proofErr w:type="spellStart"/>
      <w:r>
        <w:t>Sandbox</w:t>
      </w:r>
      <w:proofErr w:type="spellEnd"/>
      <w:r>
        <w:t xml:space="preserve"> é popularizar o uso de </w:t>
      </w:r>
      <w:proofErr w:type="spellStart"/>
      <w:r w:rsidRPr="005E4ECB">
        <w:rPr>
          <w:i/>
          <w:iCs/>
        </w:rPr>
        <w:t>blockchain</w:t>
      </w:r>
      <w:proofErr w:type="spellEnd"/>
      <w:r>
        <w:t xml:space="preserve"> em jogos e atrair tanto um público de jogadores familiarizados com </w:t>
      </w:r>
      <w:proofErr w:type="spellStart"/>
      <w:r>
        <w:t>criptoativos</w:t>
      </w:r>
      <w:proofErr w:type="spellEnd"/>
      <w:r>
        <w:t xml:space="preserve">, como também aqueles que não conhecem a tecnologia (THE SANDBOX, 2020). </w:t>
      </w:r>
    </w:p>
    <w:p w14:paraId="60E0067B" w14:textId="77777777" w:rsidR="005F0A2B" w:rsidRDefault="005F0A2B" w:rsidP="007343FB">
      <w:pPr>
        <w:pStyle w:val="TF-TEXTO"/>
      </w:pPr>
      <w:r>
        <w:t xml:space="preserve">No jogo, o usuário pode criar mundos virtuais e ter todo o controle sobre eles, pois será o dono de suas criações, que serão </w:t>
      </w:r>
      <w:proofErr w:type="spellStart"/>
      <w:r>
        <w:t>NFTs</w:t>
      </w:r>
      <w:proofErr w:type="spellEnd"/>
      <w:r>
        <w:t xml:space="preserve">, e receberá recompensas pela sua participação por meio do </w:t>
      </w:r>
      <w:r w:rsidRPr="00472200">
        <w:rPr>
          <w:i/>
          <w:iCs/>
        </w:rPr>
        <w:t>Foundation</w:t>
      </w:r>
      <w:r>
        <w:t xml:space="preserve">, que incentiva a criação de conteúdo de qualidade na plataforma. Além de criar, os usuários também podem negociar seus </w:t>
      </w:r>
      <w:proofErr w:type="spellStart"/>
      <w:r>
        <w:t>NFTs</w:t>
      </w:r>
      <w:proofErr w:type="spellEnd"/>
      <w:r>
        <w:t xml:space="preserve"> por meio da </w:t>
      </w:r>
      <w:proofErr w:type="spellStart"/>
      <w:r>
        <w:t>criptomoeda</w:t>
      </w:r>
      <w:proofErr w:type="spellEnd"/>
      <w:r>
        <w:t xml:space="preserve"> SAND e podem jogar outros jogos criados (THE SANDBOX, 2020).</w:t>
      </w:r>
    </w:p>
    <w:p w14:paraId="0D657733" w14:textId="77777777" w:rsidR="005F0A2B" w:rsidRDefault="005F0A2B" w:rsidP="004970A3">
      <w:pPr>
        <w:pStyle w:val="TF-TEXTO"/>
      </w:pPr>
      <w:r>
        <w:t xml:space="preserve">Para iniciar a jornada no The </w:t>
      </w:r>
      <w:proofErr w:type="spellStart"/>
      <w:r>
        <w:t>SandBox</w:t>
      </w:r>
      <w:proofErr w:type="spellEnd"/>
      <w:r>
        <w:t xml:space="preserve">, os jogadores gastam SAND para jogar jogos, comprar equipamento e customizar seus </w:t>
      </w:r>
      <w:proofErr w:type="spellStart"/>
      <w:r>
        <w:t>avatares</w:t>
      </w:r>
      <w:proofErr w:type="spellEnd"/>
      <w:r>
        <w:t xml:space="preserve">, além de adquirir ativos e lotes de terra, em que um jogo pode ser criado. Durante os jogos, também é possível coletar moedas. Ademais, com SAND é possível participar de decisões de governo no jogo, votando acerca de elementos chaves como o </w:t>
      </w:r>
      <w:r w:rsidRPr="00A175C8">
        <w:rPr>
          <w:i/>
          <w:iCs/>
        </w:rPr>
        <w:t>Foundation</w:t>
      </w:r>
      <w:r>
        <w:t xml:space="preserve"> e votando a seu favor ou a favor de outros jogadores (THE SANDBOX, 2020).</w:t>
      </w:r>
    </w:p>
    <w:p w14:paraId="089AA331" w14:textId="77777777" w:rsidR="005F0A2B" w:rsidRDefault="005F0A2B"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2F73431A" w14:textId="77777777" w:rsidR="005F0A2B" w:rsidRPr="00C30BA8" w:rsidRDefault="005F0A2B"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73E20E0A" w14:textId="77777777" w:rsidR="005F0A2B" w:rsidRDefault="005F0A2B" w:rsidP="002A07E2">
      <w:pPr>
        <w:pStyle w:val="TF-TEXTO"/>
        <w:ind w:firstLine="0"/>
        <w:jc w:val="center"/>
      </w:pPr>
      <w:r>
        <w:rPr>
          <w:noProof/>
        </w:rPr>
      </w:r>
      <w:r w:rsidR="005F0A2B">
        <w:rPr>
          <w:noProof/>
        </w:rPr>
        <w:pict w14:anchorId="0DCB2D79">
          <v:shape id="_x0000_i1027" type="#_x0000_t75" alt="" style="width:455pt;height:225.95pt;visibility:visible;mso-wrap-style:square;mso-width-percent:0;mso-height-percent:0;mso-width-percent:0;mso-height-percent:0">
            <v:imagedata r:id="rId8" o:title=""/>
          </v:shape>
        </w:pict>
      </w:r>
      <w:r w:rsidRPr="00C30BA8">
        <w:t xml:space="preserve">Fonte: </w:t>
      </w:r>
      <w:r>
        <w:t xml:space="preserve">The </w:t>
      </w:r>
      <w:proofErr w:type="spellStart"/>
      <w:r>
        <w:t>Sandbox</w:t>
      </w:r>
      <w:proofErr w:type="spellEnd"/>
      <w:r w:rsidRPr="00C30BA8">
        <w:t xml:space="preserve"> (</w:t>
      </w:r>
      <w:r>
        <w:t>2020</w:t>
      </w:r>
      <w:r w:rsidRPr="00C30BA8">
        <w:t>)</w:t>
      </w:r>
      <w:r>
        <w:t>.</w:t>
      </w:r>
    </w:p>
    <w:p w14:paraId="42418E6B" w14:textId="77777777" w:rsidR="005F0A2B" w:rsidRPr="00586A79" w:rsidRDefault="005F0A2B" w:rsidP="002A07E2">
      <w:pPr>
        <w:pStyle w:val="TF-TEXTO"/>
      </w:pPr>
      <w:r>
        <w:t>Com essa proposta</w:t>
      </w:r>
      <w:ins w:id="0" w:author="Gilvan Justino [2]" w:date="2021-12-12T17:31:00Z">
        <w:r>
          <w:t>,</w:t>
        </w:r>
      </w:ins>
      <w:r>
        <w:t xml:space="preserve"> The </w:t>
      </w:r>
      <w:proofErr w:type="spellStart"/>
      <w:r>
        <w:t>Sandbox</w:t>
      </w:r>
      <w:proofErr w:type="spellEnd"/>
      <w:r>
        <w:t xml:space="preserve"> foi eleito o jogo de </w:t>
      </w:r>
      <w:proofErr w:type="spellStart"/>
      <w:r w:rsidRPr="005E4ECB">
        <w:rPr>
          <w:i/>
          <w:iCs/>
        </w:rPr>
        <w:t>blockchain</w:t>
      </w:r>
      <w:proofErr w:type="spellEnd"/>
      <w:r>
        <w:t xml:space="preserve"> mais esperado de 2019/2020 (JORDAN, 2019) e se classificou como 13° melhor jogo de </w:t>
      </w:r>
      <w:proofErr w:type="spellStart"/>
      <w:r w:rsidRPr="005E4ECB">
        <w:rPr>
          <w:i/>
          <w:iCs/>
        </w:rPr>
        <w:t>blockchain</w:t>
      </w:r>
      <w:proofErr w:type="spellEnd"/>
      <w:r>
        <w:t xml:space="preserve"> de 2020 (JORDAN, 2020). Além disso, aparece como terceira </w:t>
      </w:r>
      <w:proofErr w:type="spellStart"/>
      <w:r>
        <w:t>criptomoeda</w:t>
      </w:r>
      <w:proofErr w:type="spellEnd"/>
      <w:r>
        <w:t xml:space="preserve"> com maior valor total de mercado das moedas em circulação na categoria </w:t>
      </w:r>
      <w:r>
        <w:rPr>
          <w:i/>
          <w:iCs/>
        </w:rPr>
        <w:t>play-</w:t>
      </w:r>
      <w:proofErr w:type="spellStart"/>
      <w:r>
        <w:rPr>
          <w:i/>
          <w:iCs/>
        </w:rPr>
        <w:t>to</w:t>
      </w:r>
      <w:proofErr w:type="spellEnd"/>
      <w:r>
        <w:rPr>
          <w:i/>
          <w:iCs/>
        </w:rPr>
        <w:t>-</w:t>
      </w:r>
      <w:proofErr w:type="spellStart"/>
      <w:r w:rsidRPr="002A07E2">
        <w:t>earn</w:t>
      </w:r>
      <w:proofErr w:type="spellEnd"/>
      <w:r>
        <w:t xml:space="preserve"> (COINMARKETCAP, 2021). </w:t>
      </w:r>
      <w:r w:rsidRPr="000F0E13">
        <w:t>Podem</w:t>
      </w:r>
      <w:r>
        <w:t xml:space="preserve"> ser citados como pontos fortes do jogo, além daqueles que concernem a utilização de </w:t>
      </w:r>
      <w:proofErr w:type="spellStart"/>
      <w:r>
        <w:t>NFTs</w:t>
      </w:r>
      <w:proofErr w:type="spellEnd"/>
      <w:r>
        <w:t xml:space="preserve"> e </w:t>
      </w:r>
      <w:proofErr w:type="spellStart"/>
      <w:r w:rsidRPr="005E4ECB">
        <w:rPr>
          <w:i/>
          <w:iCs/>
        </w:rPr>
        <w:t>blockchain</w:t>
      </w:r>
      <w:proofErr w:type="spellEnd"/>
      <w:r>
        <w:t xml:space="preserve">, os módulos que fazem parte do pacote The </w:t>
      </w:r>
      <w:proofErr w:type="spellStart"/>
      <w:r>
        <w:t>Sandbox</w:t>
      </w:r>
      <w:proofErr w:type="spellEnd"/>
      <w:r>
        <w:t xml:space="preserve">: o </w:t>
      </w:r>
      <w:proofErr w:type="spellStart"/>
      <w:r>
        <w:t>VoxEdit</w:t>
      </w:r>
      <w:proofErr w:type="spellEnd"/>
      <w:r>
        <w:t xml:space="preserve"> e o Market. Eles tornam a experiência no universo mais completa, com a possibilidade de criação de </w:t>
      </w:r>
      <w:proofErr w:type="spellStart"/>
      <w:r>
        <w:t>NFTs</w:t>
      </w:r>
      <w:proofErr w:type="spellEnd"/>
      <w:r>
        <w:t xml:space="preserve"> e não somente dos próprios jogos. Além disso, com a loja, todos podem compartilhar suas criações e negociar. Também vale destacar a interação entre os jogadores, sendo que é possível compartilhar seus jogos para que outros possam também jogar (THE SANDBOX, 2020).</w:t>
      </w:r>
    </w:p>
    <w:p w14:paraId="68017137" w14:textId="77777777" w:rsidR="005F0A2B" w:rsidRDefault="005F0A2B" w:rsidP="005F0A2B">
      <w:pPr>
        <w:pStyle w:val="Ttulo1"/>
      </w:pPr>
      <w:r>
        <w:t>proposta DO JOGO</w:t>
      </w:r>
    </w:p>
    <w:p w14:paraId="1A613CB9" w14:textId="77777777" w:rsidR="005F0A2B" w:rsidRDefault="005F0A2B"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1F6354B5" w14:textId="77777777" w:rsidR="005F0A2B" w:rsidRDefault="005F0A2B" w:rsidP="00E638A0">
      <w:pPr>
        <w:pStyle w:val="Ttulo2"/>
      </w:pPr>
      <w:r>
        <w:t>JUSTIFICATIVA</w:t>
      </w:r>
    </w:p>
    <w:p w14:paraId="40B572E1" w14:textId="77777777" w:rsidR="005F0A2B" w:rsidRDefault="005F0A2B" w:rsidP="008F177E">
      <w:pPr>
        <w:pStyle w:val="TF-TEXTO"/>
      </w:pPr>
      <w:r>
        <w:t>No Quadro 1 é apresentado um comparativo dentre os trabalhos correlatos. As linhas representam as características relevantes e as colunas representam os trabalhos.</w:t>
      </w:r>
    </w:p>
    <w:p w14:paraId="0C04F463" w14:textId="77777777" w:rsidR="005F0A2B" w:rsidRDefault="005F0A2B" w:rsidP="006B0760">
      <w:pPr>
        <w:pStyle w:val="TF-LEGENDA"/>
      </w:pPr>
      <w:r>
        <w:lastRenderedPageBreak/>
        <w:t xml:space="preserve">Quadro </w:t>
      </w:r>
      <w:fldSimple w:instr=" SEQ Quadro \* ARABIC ">
        <w:r>
          <w:rPr>
            <w:noProof/>
          </w:rPr>
          <w:t>1</w:t>
        </w:r>
      </w:fldSimple>
      <w:r>
        <w:t xml:space="preserve"> -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5"/>
        <w:gridCol w:w="1572"/>
        <w:gridCol w:w="2261"/>
        <w:gridCol w:w="2275"/>
      </w:tblGrid>
      <w:tr w:rsidR="005F0A2B" w14:paraId="12F87601" w14:textId="77777777" w:rsidTr="00A175C8">
        <w:trPr>
          <w:trHeight w:val="590"/>
        </w:trPr>
        <w:tc>
          <w:tcPr>
            <w:tcW w:w="2883" w:type="dxa"/>
            <w:tcBorders>
              <w:tl2br w:val="single" w:sz="4" w:space="0" w:color="auto"/>
            </w:tcBorders>
            <w:shd w:val="clear" w:color="auto" w:fill="A6A6A6"/>
          </w:tcPr>
          <w:p w14:paraId="35203ADB" w14:textId="77777777" w:rsidR="005F0A2B" w:rsidRPr="007D4566" w:rsidRDefault="005F0A2B" w:rsidP="00380742">
            <w:pPr>
              <w:pStyle w:val="TF-TEXTOQUADRO"/>
            </w:pPr>
            <w:r>
              <w:rPr>
                <w:noProof/>
              </w:rPr>
            </w:r>
            <w:r w:rsidR="005F0A2B">
              <w:rPr>
                <w:noProof/>
              </w:rPr>
              <w:pict w14:anchorId="36B252FD">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pZBMwIAAEkEAAAOAAAAZHJzL2Uyb0RvYy54bWysVNuO0zAQfUfiHyy/03RDS9uo6Wrp7iKk&#13;&#10;BVba8gGu7TQWtsfYbpPy9YydthR4Q+TB8nguPufMOMvb3mhykD4osDW9GY0pkZaDUHZX06+bxzdz&#13;&#10;SkJkVjANVtb0KAO9Xb1+texcJUtoQQvpCRaxoepcTdsYXVUUgbfSsDACJy06G/CGRTT9rhCedVjd&#13;&#10;6KIcj98VHXjhPHAZAp7eD066yvWbRvL4pWmCjETXFLHFvPq8btNarJas2nnmWsVPMNg/oDBMWbz0&#13;&#10;UuqeRUb2Xv1VyijuIUATRxxMAU2juMwckM3N+A82Ly1zMnNBcYK7yBT+X1n++fDsiRLYuwkllhns&#13;&#10;0ZqpnhEhyUb2EUiZROpcqDD2xWF07N9DjwmZcHBPwL8FYmHdMruTd8Gh6MmLRw9CxWdQNiLifHCK&#13;&#10;8R66VjLx+3Gmuzk6hJCD0/WpQjIRQnGFYQAUEppt9wkEprB9hIyob7xJrUBxCcLErh8vncaKhCfs&#13;&#10;b8vZbD6lhKOvXMwn0zwKBavO2c6H+EGCIWlTU4+kcnV2eAoxoWHVOSRdZuFRaZ2nSVvS1XQxLac5&#13;&#10;4cpjVMRh18rUdD5O3zB+SYkHK3JyZEoPe7xA2xPrRHSgHPttn9s1OXdlC+KIMnhAlMgV3yJuWvA/&#13;&#10;KOlwrmsavu+Zl5Tojxb1XtxMJukhZGMynZVo+GvP9trDLMdSNY2UDNt1zI9noHyHkjcqq5F6MyA5&#13;&#10;QcZ5zSKd3lZ6ENd2jvr1B1j9BAAA//8DAFBLAwQUAAYACAAAACEAd9OG2t8AAAANAQAADwAAAGRy&#13;&#10;cy9kb3ducmV2LnhtbExPTW/CMAy9T+I/REbabSSgdoLSFKGhXTcNNiRuoTFtReNUTaDdv5932i62&#13;&#10;np79PvLN6Fpxxz40njTMZwoEUultQ5WGz8Pr0xJEiIasaT2hhm8MsCkmD7nJrB/oA+/7WAkWoZAZ&#13;&#10;DXWMXSZlKGt0Jsx8h8TcxffORIZ9JW1vBhZ3rVwo9SydaYgdatPhS43ldX9zGr7eLqdjot6rnUu7&#13;&#10;wY9KkltJrR+n427NY7sGEXGMfx/w24HzQ8HBzv5GNoiW8WqR8KmGJS/mEzVPQZw1pGkCssjl/xbF&#13;&#10;DwAAAP//AwBQSwECLQAUAAYACAAAACEAtoM4kv4AAADhAQAAEwAAAAAAAAAAAAAAAAAAAAAAW0Nv&#13;&#10;bnRlbnRfVHlwZXNdLnhtbFBLAQItABQABgAIAAAAIQA4/SH/1gAAAJQBAAALAAAAAAAAAAAAAAAA&#13;&#10;AC8BAABfcmVscy8ucmVsc1BLAQItABQABgAIAAAAIQCM3pZBMwIAAEkEAAAOAAAAAAAAAAAAAAAA&#13;&#10;AC4CAABkcnMvZTJvRG9jLnhtbFBLAQItABQABgAIAAAAIQB304ba3wAAAA0BAAAPAAAAAAAAAAAA&#13;&#10;AAAAAI0EAABkcnMvZG93bnJldi54bWxQSwUGAAAAAAQABADzAAAAmQUAAAAA&#13;&#10;" filled="f" stroked="f">
                  <o:lock v:ext="edit" aspectratio="t" verticies="t" text="t" shapetype="t"/>
                  <v:textbox>
                    <w:txbxContent>
                      <w:p w14:paraId="29731CEC" w14:textId="77777777" w:rsidR="005F0A2B" w:rsidRDefault="005F0A2B" w:rsidP="0054044B">
                        <w:pPr>
                          <w:pStyle w:val="TF-TEXTOQUADRO"/>
                          <w:jc w:val="center"/>
                        </w:pPr>
                        <w:r>
                          <w:t>Trabalhos Correlatos</w:t>
                        </w:r>
                      </w:p>
                    </w:txbxContent>
                  </v:textbox>
                  <w10:wrap type="square"/>
                </v:shape>
              </w:pict>
            </w:r>
            <w:r>
              <w:rPr>
                <w:noProof/>
              </w:rPr>
            </w:r>
            <w:r w:rsidR="005F0A2B">
              <w:rPr>
                <w:noProof/>
              </w:rPr>
              <w:pict w14:anchorId="4C9D0A79">
                <v:shape id="_x0000_s1027" type="#_x0000_t202" style="position:absolute;margin-left:-5.15pt;margin-top:21.5pt;width:79.5pt;height:20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VyMwIAAEsEAAAOAAAAZHJzL2Uyb0RvYy54bWysVF1v0zAUfUfiP1h+p0mrZqzR0ml0G0Ia&#13;&#10;Y9LKD7h1nMbC8TW226T8eq6dthR4Q7xEvr5f55zrm5vbodNsL51XaCo+neScSSOwVmZb8a/rx3fX&#13;&#10;nPkApgaNRlb8ID2/Xb59c9PbUs6wRV1Lx6iI8WVvK96GYMss86KVHfgJWmnI2aDrIJDptlntoKfq&#13;&#10;nc5meX6V9ehq61BI7+n2fnTyZarfNFKEL03jZWC64oQtpK9L3038ZssbKLcObKvEEQb8A4oOlKGm&#13;&#10;51L3EIDtnPqrVKeEQ49NmAjsMmwaJWTiQGym+R9sXluwMnEhcbw9y+T/X1nxvH9xTNU0u4IzAx3N&#13;&#10;aAVqAFZLtpZDQDaLIvXWlxT7aik6DB9woIRE2NsnFN88M7hqwWzlnbckevTS1UOtwgsqEwhxujjG&#13;&#10;OId9K6H+/TrRXR8sQUjBsX2sEE2CkF1gGAH5iGbTf8aaUmAXMCEaGtfFUZC4jGDS1A/nSVNFJiL2&#13;&#10;PF9cFeQS5JsV8zxPTyGD8pRtnQ8fJXYsHiruiFSqDvsnHyIaKE8hsZnBR6V1ek3asL7ii2JWpIQL&#13;&#10;T6cCPXatuopfU8exJ5RRiQdTp+QASo9naqDNkXUkOlIOw2ZI4ypOU9lgfSAZHBJKIkS7SIcW3Q/O&#13;&#10;enrXFfffd+AkZ/qTIb0X0/k8LkIy5sX7GRnu0rO59IARVKriIjjORmMV0vqMpO9I9EYlPeJ0RixH&#13;&#10;0PRik0zH7YorcWmnqF//gOVPAAAA//8DAFBLAwQUAAYACAAAACEAHYjckuMAAAAOAQAADwAAAGRy&#13;&#10;cy9kb3ducmV2LnhtbEyPwW7CMAyG75N4h8iTdpkgZSCoSlOENiFNaBzG9gBuE5qKxqmaULq3nzlt&#13;&#10;F0u2f//+v3w7ulYMpg+NJwXzWQLCUOV1Q7WC76/9NAURIpLG1pNR8GMCbIvJQ46Z9jf6NMMp1oJN&#13;&#10;KGSowMbYZVKGyhqHYeY7Q7w7+95h5Lavpe7xxuaulS9JspIOG+IPFjvzak11OV2dgmfbJceP83u5&#13;&#10;16vKXg4B1244KPX0OL5tuOw2IKIZ498F3Bk4PxQcrPRX0kG0CqbzZMFSBcsFg90Fy3QNolSQ8kAW&#13;&#10;ufyPUfwCAAD//wMAUEsBAi0AFAAGAAgAAAAhALaDOJL+AAAA4QEAABMAAAAAAAAAAAAAAAAAAAAA&#13;&#10;AFtDb250ZW50X1R5cGVzXS54bWxQSwECLQAUAAYACAAAACEAOP0h/9YAAACUAQAACwAAAAAAAAAA&#13;&#10;AAAAAAAvAQAAX3JlbHMvLnJlbHNQSwECLQAUAAYACAAAACEAEvnVcjMCAABLBAAADgAAAAAAAAAA&#13;&#10;AAAAAAAuAgAAZHJzL2Uyb0RvYy54bWxQSwECLQAUAAYACAAAACEAHYjckuMAAAAOAQAADwAAAAAA&#13;&#10;AAAAAAAAAACNBAAAZHJzL2Rvd25yZXYueG1sUEsFBgAAAAAEAAQA8wAAAJ0FAAAAAA==&#13;&#10;" filled="f" stroked="f">
                  <o:lock v:ext="edit" aspectratio="t" verticies="t" text="t" shapetype="t"/>
                  <v:textbox>
                    <w:txbxContent>
                      <w:p w14:paraId="0C31AEDB" w14:textId="77777777" w:rsidR="005F0A2B" w:rsidRDefault="005F0A2B" w:rsidP="006B0760">
                        <w:pPr>
                          <w:pStyle w:val="TF-TEXTO"/>
                          <w:ind w:firstLine="0"/>
                        </w:pPr>
                        <w:r>
                          <w:t>Características</w:t>
                        </w:r>
                      </w:p>
                    </w:txbxContent>
                  </v:textbox>
                  <w10:wrap type="square"/>
                </v:shape>
              </w:pict>
            </w:r>
          </w:p>
        </w:tc>
        <w:tc>
          <w:tcPr>
            <w:tcW w:w="1585" w:type="dxa"/>
            <w:shd w:val="clear" w:color="auto" w:fill="A6A6A6"/>
            <w:vAlign w:val="center"/>
          </w:tcPr>
          <w:p w14:paraId="307EA293" w14:textId="77777777" w:rsidR="005F0A2B" w:rsidRDefault="005F0A2B" w:rsidP="002A07E2">
            <w:pPr>
              <w:pStyle w:val="TF-TEXTOQUADRO"/>
            </w:pPr>
            <w:proofErr w:type="spellStart"/>
            <w:r>
              <w:t>Upland</w:t>
            </w:r>
            <w:proofErr w:type="spellEnd"/>
            <w:r>
              <w:t xml:space="preserve"> (UPLANDME INC, 2019)</w:t>
            </w:r>
          </w:p>
        </w:tc>
        <w:tc>
          <w:tcPr>
            <w:tcW w:w="2305" w:type="dxa"/>
            <w:shd w:val="clear" w:color="auto" w:fill="A6A6A6"/>
            <w:vAlign w:val="center"/>
          </w:tcPr>
          <w:p w14:paraId="052FB207" w14:textId="77777777" w:rsidR="005F0A2B" w:rsidRPr="00460336" w:rsidRDefault="005F0A2B" w:rsidP="002A07E2">
            <w:pPr>
              <w:pStyle w:val="TF-TEXTOQUADRO"/>
            </w:pPr>
            <w:proofErr w:type="spellStart"/>
            <w:r>
              <w:t>Decentraland</w:t>
            </w:r>
            <w:proofErr w:type="spellEnd"/>
            <w:r>
              <w:t xml:space="preserve"> (ORDANO </w:t>
            </w:r>
            <w:r>
              <w:rPr>
                <w:i/>
                <w:iCs/>
              </w:rPr>
              <w:t>et al.</w:t>
            </w:r>
            <w:r>
              <w:t>, 2017)</w:t>
            </w:r>
          </w:p>
        </w:tc>
        <w:tc>
          <w:tcPr>
            <w:tcW w:w="2328" w:type="dxa"/>
            <w:shd w:val="clear" w:color="auto" w:fill="A6A6A6"/>
            <w:vAlign w:val="center"/>
          </w:tcPr>
          <w:p w14:paraId="11CD7B1B" w14:textId="77777777" w:rsidR="005F0A2B" w:rsidRPr="007D4566" w:rsidRDefault="005F0A2B" w:rsidP="002A07E2">
            <w:pPr>
              <w:pStyle w:val="TF-TEXTOQUADRO"/>
            </w:pPr>
            <w:r>
              <w:t xml:space="preserve">The </w:t>
            </w:r>
            <w:proofErr w:type="spellStart"/>
            <w:r>
              <w:t>Sandbox</w:t>
            </w:r>
            <w:proofErr w:type="spellEnd"/>
            <w:r>
              <w:t xml:space="preserve"> (THE SANDBOX, 2020)</w:t>
            </w:r>
          </w:p>
        </w:tc>
      </w:tr>
      <w:tr w:rsidR="005F0A2B" w14:paraId="7E1A9619" w14:textId="77777777" w:rsidTr="00A175C8">
        <w:trPr>
          <w:trHeight w:val="234"/>
        </w:trPr>
        <w:tc>
          <w:tcPr>
            <w:tcW w:w="2883" w:type="dxa"/>
            <w:shd w:val="clear" w:color="auto" w:fill="auto"/>
            <w:vAlign w:val="center"/>
          </w:tcPr>
          <w:p w14:paraId="60D3CADE" w14:textId="77777777" w:rsidR="005F0A2B" w:rsidRDefault="005F0A2B" w:rsidP="002A07E2">
            <w:pPr>
              <w:pStyle w:val="TF-TEXTOQUADRO"/>
            </w:pPr>
            <w:r>
              <w:t>Plataforma</w:t>
            </w:r>
          </w:p>
        </w:tc>
        <w:tc>
          <w:tcPr>
            <w:tcW w:w="1585" w:type="dxa"/>
            <w:shd w:val="clear" w:color="auto" w:fill="auto"/>
            <w:vAlign w:val="center"/>
          </w:tcPr>
          <w:p w14:paraId="381AA3EE" w14:textId="77777777" w:rsidR="005F0A2B" w:rsidRDefault="005F0A2B" w:rsidP="002A07E2">
            <w:pPr>
              <w:pStyle w:val="TF-TEXTOQUADRO"/>
            </w:pPr>
            <w:r>
              <w:t>Web / Mobile</w:t>
            </w:r>
          </w:p>
        </w:tc>
        <w:tc>
          <w:tcPr>
            <w:tcW w:w="2305" w:type="dxa"/>
            <w:shd w:val="clear" w:color="auto" w:fill="auto"/>
            <w:vAlign w:val="center"/>
          </w:tcPr>
          <w:p w14:paraId="710FAFE8" w14:textId="77777777" w:rsidR="005F0A2B" w:rsidRDefault="005F0A2B" w:rsidP="002A07E2">
            <w:pPr>
              <w:pStyle w:val="TF-TEXTOQUADRO"/>
            </w:pPr>
            <w:r>
              <w:t>Web</w:t>
            </w:r>
          </w:p>
        </w:tc>
        <w:tc>
          <w:tcPr>
            <w:tcW w:w="2328" w:type="dxa"/>
            <w:shd w:val="clear" w:color="auto" w:fill="auto"/>
            <w:vAlign w:val="center"/>
          </w:tcPr>
          <w:p w14:paraId="01DC5E4E" w14:textId="77777777" w:rsidR="005F0A2B" w:rsidRDefault="005F0A2B" w:rsidP="002A07E2">
            <w:pPr>
              <w:pStyle w:val="TF-TEXTOQUADRO"/>
            </w:pPr>
            <w:r>
              <w:t>Desktop</w:t>
            </w:r>
          </w:p>
        </w:tc>
      </w:tr>
      <w:tr w:rsidR="005F0A2B" w14:paraId="6DD5A5BF" w14:textId="77777777" w:rsidTr="00A175C8">
        <w:trPr>
          <w:trHeight w:val="234"/>
        </w:trPr>
        <w:tc>
          <w:tcPr>
            <w:tcW w:w="2883" w:type="dxa"/>
            <w:shd w:val="clear" w:color="auto" w:fill="auto"/>
            <w:vAlign w:val="center"/>
          </w:tcPr>
          <w:p w14:paraId="5CFD2D07" w14:textId="77777777" w:rsidR="005F0A2B" w:rsidRDefault="005F0A2B">
            <w:pPr>
              <w:pStyle w:val="TF-TEXTOQUADRO"/>
            </w:pPr>
            <w:r>
              <w:t>Gênero</w:t>
            </w:r>
          </w:p>
        </w:tc>
        <w:tc>
          <w:tcPr>
            <w:tcW w:w="1585" w:type="dxa"/>
            <w:shd w:val="clear" w:color="auto" w:fill="auto"/>
            <w:vAlign w:val="center"/>
          </w:tcPr>
          <w:p w14:paraId="77B53E54" w14:textId="77777777" w:rsidR="005F0A2B" w:rsidRDefault="005F0A2B">
            <w:pPr>
              <w:pStyle w:val="TF-TEXTOQUADRO"/>
            </w:pPr>
            <w:proofErr w:type="spellStart"/>
            <w:r>
              <w:t>Monopoly</w:t>
            </w:r>
            <w:proofErr w:type="spellEnd"/>
          </w:p>
        </w:tc>
        <w:tc>
          <w:tcPr>
            <w:tcW w:w="2305" w:type="dxa"/>
            <w:shd w:val="clear" w:color="auto" w:fill="auto"/>
            <w:vAlign w:val="center"/>
          </w:tcPr>
          <w:p w14:paraId="7F252615" w14:textId="77777777" w:rsidR="005F0A2B" w:rsidRDefault="005F0A2B">
            <w:pPr>
              <w:pStyle w:val="TF-TEXTOQUADRO"/>
            </w:pPr>
            <w:proofErr w:type="spellStart"/>
            <w:r>
              <w:t>Metaverso</w:t>
            </w:r>
            <w:proofErr w:type="spellEnd"/>
          </w:p>
        </w:tc>
        <w:tc>
          <w:tcPr>
            <w:tcW w:w="2328" w:type="dxa"/>
            <w:shd w:val="clear" w:color="auto" w:fill="auto"/>
            <w:vAlign w:val="center"/>
          </w:tcPr>
          <w:p w14:paraId="4F32E059" w14:textId="77777777" w:rsidR="005F0A2B" w:rsidRDefault="005F0A2B">
            <w:pPr>
              <w:pStyle w:val="TF-TEXTOQUADRO"/>
            </w:pPr>
            <w:proofErr w:type="spellStart"/>
            <w:r>
              <w:t>Metaverso</w:t>
            </w:r>
            <w:proofErr w:type="spellEnd"/>
          </w:p>
        </w:tc>
      </w:tr>
      <w:tr w:rsidR="005F0A2B" w14:paraId="057EA347" w14:textId="77777777" w:rsidTr="00A175C8">
        <w:trPr>
          <w:trHeight w:val="234"/>
        </w:trPr>
        <w:tc>
          <w:tcPr>
            <w:tcW w:w="2883" w:type="dxa"/>
            <w:shd w:val="clear" w:color="auto" w:fill="auto"/>
            <w:vAlign w:val="center"/>
          </w:tcPr>
          <w:p w14:paraId="38449469" w14:textId="77777777" w:rsidR="005F0A2B" w:rsidRDefault="005F0A2B" w:rsidP="002A07E2">
            <w:pPr>
              <w:pStyle w:val="TF-TEXTOQUADRO"/>
            </w:pPr>
            <w:r>
              <w:t>Moeda</w:t>
            </w:r>
          </w:p>
        </w:tc>
        <w:tc>
          <w:tcPr>
            <w:tcW w:w="1585" w:type="dxa"/>
            <w:shd w:val="clear" w:color="auto" w:fill="auto"/>
            <w:vAlign w:val="center"/>
          </w:tcPr>
          <w:p w14:paraId="39FE5C15" w14:textId="77777777" w:rsidR="005F0A2B" w:rsidRDefault="005F0A2B" w:rsidP="002A07E2">
            <w:pPr>
              <w:pStyle w:val="TF-TEXTOQUADRO"/>
            </w:pPr>
            <w:r>
              <w:t>Digital</w:t>
            </w:r>
          </w:p>
        </w:tc>
        <w:tc>
          <w:tcPr>
            <w:tcW w:w="2305" w:type="dxa"/>
            <w:shd w:val="clear" w:color="auto" w:fill="auto"/>
            <w:vAlign w:val="center"/>
          </w:tcPr>
          <w:p w14:paraId="6E1F6698" w14:textId="77777777" w:rsidR="005F0A2B" w:rsidRDefault="005F0A2B" w:rsidP="002A07E2">
            <w:pPr>
              <w:pStyle w:val="TF-TEXTOQUADRO"/>
            </w:pPr>
            <w:proofErr w:type="spellStart"/>
            <w:r>
              <w:t>Criptoativo</w:t>
            </w:r>
            <w:proofErr w:type="spellEnd"/>
          </w:p>
        </w:tc>
        <w:tc>
          <w:tcPr>
            <w:tcW w:w="2328" w:type="dxa"/>
            <w:shd w:val="clear" w:color="auto" w:fill="auto"/>
            <w:vAlign w:val="center"/>
          </w:tcPr>
          <w:p w14:paraId="45AFD4AC" w14:textId="77777777" w:rsidR="005F0A2B" w:rsidRDefault="005F0A2B" w:rsidP="002A07E2">
            <w:pPr>
              <w:pStyle w:val="TF-TEXTOQUADRO"/>
            </w:pPr>
            <w:proofErr w:type="spellStart"/>
            <w:r>
              <w:t>Criptoativo</w:t>
            </w:r>
            <w:proofErr w:type="spellEnd"/>
          </w:p>
        </w:tc>
      </w:tr>
      <w:tr w:rsidR="005F0A2B" w14:paraId="42196128" w14:textId="77777777" w:rsidTr="00A175C8">
        <w:trPr>
          <w:trHeight w:val="234"/>
        </w:trPr>
        <w:tc>
          <w:tcPr>
            <w:tcW w:w="2883" w:type="dxa"/>
            <w:shd w:val="clear" w:color="auto" w:fill="auto"/>
            <w:vAlign w:val="center"/>
          </w:tcPr>
          <w:p w14:paraId="664A97A2" w14:textId="77777777" w:rsidR="005F0A2B" w:rsidRDefault="005F0A2B" w:rsidP="002A07E2">
            <w:pPr>
              <w:pStyle w:val="TF-TEXTOQUADRO"/>
            </w:pPr>
            <w:r>
              <w:t>Valor real da moeda</w:t>
            </w:r>
          </w:p>
        </w:tc>
        <w:tc>
          <w:tcPr>
            <w:tcW w:w="1585" w:type="dxa"/>
            <w:shd w:val="clear" w:color="auto" w:fill="auto"/>
            <w:vAlign w:val="center"/>
          </w:tcPr>
          <w:p w14:paraId="56A80E92" w14:textId="77777777" w:rsidR="005F0A2B" w:rsidRDefault="005F0A2B" w:rsidP="002A07E2">
            <w:pPr>
              <w:pStyle w:val="TF-TEXTOQUADRO"/>
            </w:pPr>
            <w:r>
              <w:t>Fixo</w:t>
            </w:r>
          </w:p>
        </w:tc>
        <w:tc>
          <w:tcPr>
            <w:tcW w:w="2305" w:type="dxa"/>
            <w:shd w:val="clear" w:color="auto" w:fill="auto"/>
            <w:vAlign w:val="center"/>
          </w:tcPr>
          <w:p w14:paraId="0843E663" w14:textId="77777777" w:rsidR="005F0A2B" w:rsidRDefault="005F0A2B" w:rsidP="002A07E2">
            <w:pPr>
              <w:pStyle w:val="TF-TEXTOQUADRO"/>
            </w:pPr>
            <w:r>
              <w:t>Variável</w:t>
            </w:r>
          </w:p>
        </w:tc>
        <w:tc>
          <w:tcPr>
            <w:tcW w:w="2328" w:type="dxa"/>
            <w:shd w:val="clear" w:color="auto" w:fill="auto"/>
            <w:vAlign w:val="center"/>
          </w:tcPr>
          <w:p w14:paraId="2FEA144B" w14:textId="77777777" w:rsidR="005F0A2B" w:rsidRDefault="005F0A2B" w:rsidP="002A07E2">
            <w:pPr>
              <w:pStyle w:val="TF-TEXTOQUADRO"/>
            </w:pPr>
            <w:r>
              <w:t>Variável</w:t>
            </w:r>
          </w:p>
        </w:tc>
      </w:tr>
      <w:tr w:rsidR="005F0A2B" w14:paraId="15089BCC" w14:textId="77777777" w:rsidTr="00A175C8">
        <w:trPr>
          <w:trHeight w:val="234"/>
        </w:trPr>
        <w:tc>
          <w:tcPr>
            <w:tcW w:w="2883" w:type="dxa"/>
            <w:shd w:val="clear" w:color="auto" w:fill="auto"/>
            <w:vAlign w:val="center"/>
          </w:tcPr>
          <w:p w14:paraId="62B10230" w14:textId="77777777" w:rsidR="005F0A2B" w:rsidRDefault="005F0A2B" w:rsidP="002A07E2">
            <w:pPr>
              <w:pStyle w:val="TF-TEXTOQUADRO"/>
            </w:pPr>
            <w:r>
              <w:t xml:space="preserve">Origem das </w:t>
            </w:r>
            <w:proofErr w:type="spellStart"/>
            <w:r>
              <w:t>NFTs</w:t>
            </w:r>
            <w:proofErr w:type="spellEnd"/>
          </w:p>
        </w:tc>
        <w:tc>
          <w:tcPr>
            <w:tcW w:w="1585" w:type="dxa"/>
            <w:shd w:val="clear" w:color="auto" w:fill="auto"/>
            <w:vAlign w:val="center"/>
          </w:tcPr>
          <w:p w14:paraId="3BADD04B" w14:textId="77777777" w:rsidR="005F0A2B" w:rsidRDefault="005F0A2B" w:rsidP="002A07E2">
            <w:pPr>
              <w:pStyle w:val="TF-TEXTOQUADRO"/>
            </w:pPr>
            <w:r>
              <w:t>Criadores do jogo</w:t>
            </w:r>
          </w:p>
        </w:tc>
        <w:tc>
          <w:tcPr>
            <w:tcW w:w="2305" w:type="dxa"/>
            <w:shd w:val="clear" w:color="auto" w:fill="auto"/>
            <w:vAlign w:val="center"/>
          </w:tcPr>
          <w:p w14:paraId="161C9375" w14:textId="77777777" w:rsidR="005F0A2B" w:rsidRDefault="005F0A2B" w:rsidP="002A07E2">
            <w:pPr>
              <w:pStyle w:val="TF-TEXTOQUADRO"/>
            </w:pPr>
            <w:r>
              <w:t>Criadores do jogo / usuários</w:t>
            </w:r>
          </w:p>
        </w:tc>
        <w:tc>
          <w:tcPr>
            <w:tcW w:w="2328" w:type="dxa"/>
            <w:shd w:val="clear" w:color="auto" w:fill="auto"/>
            <w:vAlign w:val="center"/>
          </w:tcPr>
          <w:p w14:paraId="6151AA8C" w14:textId="77777777" w:rsidR="005F0A2B" w:rsidRDefault="005F0A2B" w:rsidP="002A07E2">
            <w:pPr>
              <w:pStyle w:val="TF-TEXTOQUADRO"/>
            </w:pPr>
            <w:r>
              <w:t>Criadores do jogo / usuários</w:t>
            </w:r>
          </w:p>
        </w:tc>
      </w:tr>
      <w:tr w:rsidR="005F0A2B" w14:paraId="40CEB26F" w14:textId="77777777" w:rsidTr="00A175C8">
        <w:trPr>
          <w:trHeight w:val="729"/>
        </w:trPr>
        <w:tc>
          <w:tcPr>
            <w:tcW w:w="2883" w:type="dxa"/>
            <w:shd w:val="clear" w:color="auto" w:fill="auto"/>
            <w:vAlign w:val="center"/>
          </w:tcPr>
          <w:p w14:paraId="064D99E9" w14:textId="77777777" w:rsidR="005F0A2B" w:rsidRDefault="005F0A2B" w:rsidP="002A07E2">
            <w:pPr>
              <w:pStyle w:val="TF-TEXTOQUADRO"/>
            </w:pPr>
            <w:r>
              <w:t xml:space="preserve">Usabilidade das </w:t>
            </w:r>
            <w:proofErr w:type="spellStart"/>
            <w:r>
              <w:t>NFTs</w:t>
            </w:r>
            <w:proofErr w:type="spellEnd"/>
          </w:p>
        </w:tc>
        <w:tc>
          <w:tcPr>
            <w:tcW w:w="1585" w:type="dxa"/>
            <w:shd w:val="clear" w:color="auto" w:fill="auto"/>
            <w:vAlign w:val="center"/>
          </w:tcPr>
          <w:p w14:paraId="6A1626FB" w14:textId="77777777" w:rsidR="005F0A2B" w:rsidRDefault="005F0A2B" w:rsidP="002A07E2">
            <w:pPr>
              <w:pStyle w:val="TF-TEXTOQUADRO"/>
            </w:pPr>
            <w:r>
              <w:t>Posse</w:t>
            </w:r>
          </w:p>
        </w:tc>
        <w:tc>
          <w:tcPr>
            <w:tcW w:w="2305" w:type="dxa"/>
            <w:shd w:val="clear" w:color="auto" w:fill="auto"/>
            <w:vAlign w:val="center"/>
          </w:tcPr>
          <w:p w14:paraId="6EE252E2" w14:textId="77777777" w:rsidR="005F0A2B" w:rsidRDefault="005F0A2B" w:rsidP="002A07E2">
            <w:pPr>
              <w:pStyle w:val="TF-TEXTOQUADRO"/>
            </w:pPr>
            <w:r>
              <w:t>Posse e composição de cenário estático/aplicação em jogos internos</w:t>
            </w:r>
          </w:p>
        </w:tc>
        <w:tc>
          <w:tcPr>
            <w:tcW w:w="2328" w:type="dxa"/>
            <w:shd w:val="clear" w:color="auto" w:fill="auto"/>
            <w:vAlign w:val="center"/>
          </w:tcPr>
          <w:p w14:paraId="7B9290EC" w14:textId="77777777" w:rsidR="005F0A2B" w:rsidRDefault="005F0A2B" w:rsidP="002A07E2">
            <w:pPr>
              <w:pStyle w:val="TF-TEXTOQUADRO"/>
            </w:pPr>
            <w:r>
              <w:t>Posse e aplicação em jogos internos (todas as terras terão jogos)</w:t>
            </w:r>
          </w:p>
        </w:tc>
      </w:tr>
      <w:tr w:rsidR="005F0A2B" w14:paraId="4C27C1F2" w14:textId="77777777" w:rsidTr="00A175C8">
        <w:trPr>
          <w:trHeight w:val="234"/>
        </w:trPr>
        <w:tc>
          <w:tcPr>
            <w:tcW w:w="2883" w:type="dxa"/>
            <w:shd w:val="clear" w:color="auto" w:fill="auto"/>
            <w:vAlign w:val="center"/>
          </w:tcPr>
          <w:p w14:paraId="54A01A2C" w14:textId="77777777" w:rsidR="005F0A2B" w:rsidRDefault="005F0A2B" w:rsidP="002A07E2">
            <w:pPr>
              <w:pStyle w:val="TF-TEXTOQUADRO"/>
            </w:pPr>
            <w:r>
              <w:t>Gráfico</w:t>
            </w:r>
          </w:p>
        </w:tc>
        <w:tc>
          <w:tcPr>
            <w:tcW w:w="1585" w:type="dxa"/>
            <w:shd w:val="clear" w:color="auto" w:fill="auto"/>
            <w:vAlign w:val="center"/>
          </w:tcPr>
          <w:p w14:paraId="1D18FFA0" w14:textId="77777777" w:rsidR="005F0A2B" w:rsidRDefault="005F0A2B" w:rsidP="002A07E2">
            <w:pPr>
              <w:pStyle w:val="TF-TEXTOQUADRO"/>
            </w:pPr>
            <w:r>
              <w:t>2D</w:t>
            </w:r>
          </w:p>
        </w:tc>
        <w:tc>
          <w:tcPr>
            <w:tcW w:w="2305" w:type="dxa"/>
            <w:shd w:val="clear" w:color="auto" w:fill="auto"/>
            <w:vAlign w:val="center"/>
          </w:tcPr>
          <w:p w14:paraId="63135758" w14:textId="77777777" w:rsidR="005F0A2B" w:rsidRDefault="005F0A2B" w:rsidP="002A07E2">
            <w:pPr>
              <w:pStyle w:val="TF-TEXTOQUADRO"/>
            </w:pPr>
            <w:r>
              <w:t>3D</w:t>
            </w:r>
          </w:p>
        </w:tc>
        <w:tc>
          <w:tcPr>
            <w:tcW w:w="2328" w:type="dxa"/>
            <w:shd w:val="clear" w:color="auto" w:fill="auto"/>
            <w:vAlign w:val="center"/>
          </w:tcPr>
          <w:p w14:paraId="780AA9FA" w14:textId="77777777" w:rsidR="005F0A2B" w:rsidRDefault="005F0A2B" w:rsidP="002A07E2">
            <w:pPr>
              <w:pStyle w:val="TF-TEXTOQUADRO"/>
            </w:pPr>
            <w:r>
              <w:t>3D</w:t>
            </w:r>
          </w:p>
        </w:tc>
      </w:tr>
      <w:tr w:rsidR="005F0A2B" w14:paraId="518BD25B" w14:textId="77777777" w:rsidTr="00A175C8">
        <w:trPr>
          <w:trHeight w:val="234"/>
        </w:trPr>
        <w:tc>
          <w:tcPr>
            <w:tcW w:w="2883" w:type="dxa"/>
            <w:shd w:val="clear" w:color="auto" w:fill="auto"/>
            <w:vAlign w:val="center"/>
          </w:tcPr>
          <w:p w14:paraId="2C4850EF" w14:textId="77777777" w:rsidR="005F0A2B" w:rsidRDefault="005F0A2B" w:rsidP="002A07E2">
            <w:pPr>
              <w:pStyle w:val="TF-TEXTOQUADRO"/>
            </w:pPr>
            <w:r>
              <w:t>Tecnologia utilizada</w:t>
            </w:r>
          </w:p>
        </w:tc>
        <w:tc>
          <w:tcPr>
            <w:tcW w:w="1585" w:type="dxa"/>
            <w:shd w:val="clear" w:color="auto" w:fill="auto"/>
            <w:vAlign w:val="center"/>
          </w:tcPr>
          <w:p w14:paraId="6D55A981" w14:textId="77777777" w:rsidR="005F0A2B" w:rsidRDefault="005F0A2B" w:rsidP="002A07E2">
            <w:pPr>
              <w:pStyle w:val="TF-TEXTOQUADRO"/>
            </w:pPr>
            <w:proofErr w:type="spellStart"/>
            <w:r w:rsidRPr="005E4ECB">
              <w:rPr>
                <w:i/>
                <w:iCs/>
              </w:rPr>
              <w:t>blockchain</w:t>
            </w:r>
            <w:proofErr w:type="spellEnd"/>
          </w:p>
        </w:tc>
        <w:tc>
          <w:tcPr>
            <w:tcW w:w="2305" w:type="dxa"/>
            <w:shd w:val="clear" w:color="auto" w:fill="auto"/>
            <w:vAlign w:val="center"/>
          </w:tcPr>
          <w:p w14:paraId="0A549B0D" w14:textId="77777777" w:rsidR="005F0A2B" w:rsidRDefault="005F0A2B" w:rsidP="002A07E2">
            <w:pPr>
              <w:pStyle w:val="TF-TEXTOQUADRO"/>
            </w:pPr>
            <w:proofErr w:type="spellStart"/>
            <w:r w:rsidRPr="005E4ECB">
              <w:rPr>
                <w:i/>
                <w:iCs/>
              </w:rPr>
              <w:t>blockchain</w:t>
            </w:r>
            <w:proofErr w:type="spellEnd"/>
          </w:p>
        </w:tc>
        <w:tc>
          <w:tcPr>
            <w:tcW w:w="2328" w:type="dxa"/>
            <w:shd w:val="clear" w:color="auto" w:fill="auto"/>
            <w:vAlign w:val="center"/>
          </w:tcPr>
          <w:p w14:paraId="6ACCE576" w14:textId="77777777" w:rsidR="005F0A2B" w:rsidRDefault="005F0A2B" w:rsidP="002A07E2">
            <w:pPr>
              <w:pStyle w:val="TF-TEXTOQUADRO"/>
            </w:pPr>
            <w:proofErr w:type="spellStart"/>
            <w:r w:rsidRPr="005E4ECB">
              <w:rPr>
                <w:i/>
                <w:iCs/>
              </w:rPr>
              <w:t>blockchain</w:t>
            </w:r>
            <w:proofErr w:type="spellEnd"/>
          </w:p>
        </w:tc>
      </w:tr>
      <w:tr w:rsidR="005F0A2B" w14:paraId="0E169D93" w14:textId="77777777" w:rsidTr="00A175C8">
        <w:trPr>
          <w:trHeight w:val="234"/>
        </w:trPr>
        <w:tc>
          <w:tcPr>
            <w:tcW w:w="2883" w:type="dxa"/>
            <w:shd w:val="clear" w:color="auto" w:fill="auto"/>
            <w:vAlign w:val="center"/>
          </w:tcPr>
          <w:p w14:paraId="7C11DBE0" w14:textId="77777777" w:rsidR="005F0A2B" w:rsidRDefault="005F0A2B">
            <w:pPr>
              <w:pStyle w:val="TF-TEXTOQUADRO"/>
            </w:pPr>
            <w:r>
              <w:t>Complexidade de acesso</w:t>
            </w:r>
          </w:p>
        </w:tc>
        <w:tc>
          <w:tcPr>
            <w:tcW w:w="1585" w:type="dxa"/>
            <w:shd w:val="clear" w:color="auto" w:fill="auto"/>
            <w:vAlign w:val="center"/>
          </w:tcPr>
          <w:p w14:paraId="542D1304" w14:textId="77777777" w:rsidR="005F0A2B" w:rsidRPr="002A07E2" w:rsidRDefault="005F0A2B" w:rsidP="00027253">
            <w:pPr>
              <w:pStyle w:val="TF-TEXTOQUADRO"/>
            </w:pPr>
            <w:r>
              <w:t>Fácil: basta criar uma conta e acessar com o login</w:t>
            </w:r>
          </w:p>
        </w:tc>
        <w:tc>
          <w:tcPr>
            <w:tcW w:w="2305" w:type="dxa"/>
            <w:shd w:val="clear" w:color="auto" w:fill="auto"/>
            <w:vAlign w:val="center"/>
          </w:tcPr>
          <w:p w14:paraId="603F56FE" w14:textId="77777777" w:rsidR="005F0A2B" w:rsidRPr="002A07E2" w:rsidRDefault="005F0A2B" w:rsidP="00027253">
            <w:pPr>
              <w:pStyle w:val="TF-TEXTOQUADRO"/>
            </w:pPr>
            <w:r>
              <w:t>Difícil: acesso ao jogo pelo navegador, mas é necessário ter a carteira digital instalada na máquina</w:t>
            </w:r>
          </w:p>
        </w:tc>
        <w:tc>
          <w:tcPr>
            <w:tcW w:w="2328" w:type="dxa"/>
            <w:shd w:val="clear" w:color="auto" w:fill="auto"/>
            <w:vAlign w:val="center"/>
          </w:tcPr>
          <w:p w14:paraId="78F9469B" w14:textId="77777777" w:rsidR="005F0A2B" w:rsidRPr="002A07E2" w:rsidRDefault="005F0A2B"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14A7CE39" w14:textId="77777777" w:rsidR="005F0A2B" w:rsidRDefault="005F0A2B" w:rsidP="006B0760">
      <w:pPr>
        <w:pStyle w:val="TF-FONTE"/>
      </w:pPr>
      <w:r>
        <w:t>Fonte: elaborado pelo autor.</w:t>
      </w:r>
    </w:p>
    <w:p w14:paraId="049F0E91" w14:textId="77777777" w:rsidR="005F0A2B" w:rsidRDefault="005F0A2B" w:rsidP="008F177E">
      <w:pPr>
        <w:pStyle w:val="TF-TEXTO"/>
      </w:pPr>
      <w:r>
        <w:t xml:space="preserve">Conforme o </w:t>
      </w:r>
      <w:r>
        <w:fldChar w:fldCharType="begin"/>
      </w:r>
      <w:r>
        <w:instrText xml:space="preserve"> REF _Ref52025161 \h </w:instrText>
      </w:r>
      <w:r>
        <w:fldChar w:fldCharType="separate"/>
      </w:r>
      <w:r>
        <w:t xml:space="preserve">Quadro </w:t>
      </w:r>
      <w:r>
        <w:rPr>
          <w:noProof/>
        </w:rPr>
        <w:t>1</w:t>
      </w:r>
      <w:r>
        <w:fldChar w:fldCharType="end"/>
      </w:r>
      <w:r>
        <w:t xml:space="preserve">, pode-se entender as diferenças principais entre os jogos. </w:t>
      </w:r>
      <w:proofErr w:type="spellStart"/>
      <w:r>
        <w:t>Upland</w:t>
      </w:r>
      <w:proofErr w:type="spellEnd"/>
      <w:r>
        <w:t xml:space="preserve">, que é um jogo focado na posse e negociação das propriedades, não permite criação de novos </w:t>
      </w:r>
      <w:proofErr w:type="spellStart"/>
      <w:r>
        <w:t>NFTs</w:t>
      </w:r>
      <w:proofErr w:type="spellEnd"/>
      <w:r>
        <w:t xml:space="preserve"> como é possível nos outros. As propriedades são mapeadas conforme imóveis reais, de acordo com sua </w:t>
      </w:r>
      <w:proofErr w:type="spellStart"/>
      <w:r>
        <w:t>geolocalização</w:t>
      </w:r>
      <w:proofErr w:type="spellEnd"/>
      <w:r>
        <w:t xml:space="preserve">,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acessíveis, Web e Móvel. A moeda digital UPX tem um valor de conversão fixo para ser resgatado em dinheiro real.</w:t>
      </w:r>
    </w:p>
    <w:p w14:paraId="64FE8A72" w14:textId="77777777" w:rsidR="005F0A2B" w:rsidRDefault="005F0A2B"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w:t>
      </w:r>
      <w:proofErr w:type="spellStart"/>
      <w:r>
        <w:t>jogabilidade</w:t>
      </w:r>
      <w:proofErr w:type="spellEnd"/>
      <w:r>
        <w:t xml:space="preserve"> a ele. Apesar disso, também são notadas algumas distinções entre eles. Em </w:t>
      </w:r>
      <w:proofErr w:type="spellStart"/>
      <w:r>
        <w:t>Decentraland</w:t>
      </w:r>
      <w:proofErr w:type="spellEnd"/>
      <w:r>
        <w:t xml:space="preserve">, o foco está na posse da terra, sendo o usuário o responsável pelo que fará com ela. Ele pode, por exemplo, apenas construir um cenário estático para ser apreciado. </w:t>
      </w:r>
    </w:p>
    <w:p w14:paraId="141212FB" w14:textId="77777777" w:rsidR="005F0A2B" w:rsidRDefault="005F0A2B"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em que o usuário pode criar seus próprios objetos, e a loja, na qual o usuário pode adquirir objetos de terceiros. Com isso, pode-se 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xml:space="preserve">. Como eles trabalham com </w:t>
      </w:r>
      <w:proofErr w:type="spellStart"/>
      <w:r>
        <w:t>criptomoedas</w:t>
      </w:r>
      <w:proofErr w:type="spellEnd"/>
      <w:r>
        <w:t>, a variação do valor de mercado real dela também pode ser um benefício para operações de lucratividade.</w:t>
      </w:r>
    </w:p>
    <w:p w14:paraId="146ED950" w14:textId="77777777" w:rsidR="005F0A2B" w:rsidRDefault="005F0A2B" w:rsidP="00252DF0">
      <w:pPr>
        <w:pStyle w:val="TF-TEXTO"/>
      </w:pPr>
      <w:r>
        <w:t xml:space="preserve">Com base nos aspectos discutidos, esse trabalho seguirá a linha proposta em </w:t>
      </w:r>
      <w:proofErr w:type="spellStart"/>
      <w:r>
        <w:t>Upland</w:t>
      </w:r>
      <w:proofErr w:type="spellEnd"/>
      <w:r>
        <w:t xml:space="preserve"> com relação aos </w:t>
      </w:r>
      <w:proofErr w:type="spellStart"/>
      <w:r>
        <w:t>NFTs</w:t>
      </w:r>
      <w:proofErr w:type="spellEnd"/>
      <w:r>
        <w:t xml:space="preserve">. Elas não serão criadas pelo jogador, mas são parte do desenvolvimento proposto a este estudo. Já com relação à moeda do jogo, tem-se mais semelhanças com </w:t>
      </w:r>
      <w:proofErr w:type="spellStart"/>
      <w:r>
        <w:t>Decentraland</w:t>
      </w:r>
      <w:proofErr w:type="spellEnd"/>
      <w:r>
        <w:t xml:space="preserve"> e The </w:t>
      </w:r>
      <w:proofErr w:type="spellStart"/>
      <w:r>
        <w:t>Sandbox</w:t>
      </w:r>
      <w:proofErr w:type="spellEnd"/>
      <w:r>
        <w:t xml:space="preserve"> por conta da criação de uma </w:t>
      </w:r>
      <w:proofErr w:type="spellStart"/>
      <w:r>
        <w:t>criptomoeda</w:t>
      </w:r>
      <w:proofErr w:type="spellEnd"/>
      <w:r>
        <w:t xml:space="preserve">, que poderá ser lastrada em dinheiro real. Os três trabalhos correlatos a este utilizam a tecnologia </w:t>
      </w:r>
      <w:proofErr w:type="spellStart"/>
      <w:r w:rsidRPr="005E4ECB">
        <w:rPr>
          <w:i/>
          <w:iCs/>
        </w:rPr>
        <w:t>blockchain</w:t>
      </w:r>
      <w:proofErr w:type="spellEnd"/>
      <w:r>
        <w:t xml:space="preserve"> para tornar possível a existência de </w:t>
      </w:r>
      <w:proofErr w:type="spellStart"/>
      <w:r w:rsidRPr="00A175C8">
        <w:rPr>
          <w:i/>
          <w:iCs/>
        </w:rPr>
        <w:t>tokens</w:t>
      </w:r>
      <w:proofErr w:type="spellEnd"/>
      <w:r>
        <w:t xml:space="preserve"> únicos no jogo e, da mesma forma, ela fará parte deste estudo, pois se apresenta de forma efetiva para a obtenção dos resultados esperados.</w:t>
      </w:r>
    </w:p>
    <w:p w14:paraId="7B939964" w14:textId="77777777" w:rsidR="005F0A2B" w:rsidRDefault="005F0A2B"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em que 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w:t>
      </w:r>
      <w:proofErr w:type="spellStart"/>
      <w:r>
        <w:t>avatares</w:t>
      </w:r>
      <w:proofErr w:type="spellEnd"/>
      <w:r>
        <w:t xml:space="preserve">.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68708E88" w14:textId="77777777" w:rsidR="005F0A2B" w:rsidRPr="008117BD" w:rsidRDefault="005F0A2B" w:rsidP="00172717">
      <w:pPr>
        <w:pStyle w:val="TF-TEXTO"/>
      </w:pPr>
      <w:r>
        <w:lastRenderedPageBreak/>
        <w:t xml:space="preserve">Sabendo disso, busca-se fazer uma contribuição social oferecendo alternativas de renda sem condições e gerando liquidez ao mercado com a adesão de novos usuários. A proposta é anunciar os </w:t>
      </w:r>
      <w:proofErr w:type="spellStart"/>
      <w:r>
        <w:t>NFTs</w:t>
      </w:r>
      <w:proofErr w:type="spellEnd"/>
      <w:r>
        <w:t xml:space="preserve"> ao jogador como uma oportunidade, tanto dentro do jogo, ao fazer uso de suas habilidades para vencer, quanto fora do jogo, ao adquirir renda extra com as negociações. Busca-se oferecer uma nova experiência ao jogador que espera obter resultados reais com jogos sem precisar gastar dinheiro.</w:t>
      </w:r>
    </w:p>
    <w:p w14:paraId="4118E554" w14:textId="77777777" w:rsidR="005F0A2B" w:rsidRPr="00B54F91" w:rsidRDefault="005F0A2B" w:rsidP="002A07E2">
      <w:pPr>
        <w:pStyle w:val="TF-TEXTO"/>
      </w:pPr>
      <w:r>
        <w:t xml:space="preserve">Já como contribuição tecnológica tem-se a demonstração de criação de uma </w:t>
      </w:r>
      <w:proofErr w:type="spellStart"/>
      <w:r>
        <w:t>criptomoeda</w:t>
      </w:r>
      <w:proofErr w:type="spellEnd"/>
      <w:r>
        <w:t xml:space="preserve">, aplicação da tecnologia </w:t>
      </w:r>
      <w:proofErr w:type="spellStart"/>
      <w:r>
        <w:rPr>
          <w:i/>
          <w:iCs/>
        </w:rPr>
        <w:t>blockchain</w:t>
      </w:r>
      <w:proofErr w:type="spellEnd"/>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73228CE5" w14:textId="77777777" w:rsidR="005F0A2B" w:rsidRDefault="005F0A2B">
      <w:pPr>
        <w:pStyle w:val="Ttulo2"/>
      </w:pPr>
      <w:r>
        <w:t>REQUISITOS PRINCIPAIS DO PROBLEMA A SER TRABALHADO</w:t>
      </w:r>
    </w:p>
    <w:p w14:paraId="0F84350A" w14:textId="77777777" w:rsidR="005F0A2B" w:rsidRDefault="005F0A2B" w:rsidP="008005A8">
      <w:pPr>
        <w:pStyle w:val="TF-TEXTO"/>
      </w:pPr>
      <w:r>
        <w:t>A seguir são apresentados os Requisitos Funcionais (RF) e Requisitos Não Funcionais (RNF) do projeto proposto:</w:t>
      </w:r>
    </w:p>
    <w:p w14:paraId="5DF3803F" w14:textId="77777777" w:rsidR="005F0A2B" w:rsidRDefault="005F0A2B" w:rsidP="005E0872">
      <w:pPr>
        <w:pStyle w:val="TF-ALNEA"/>
        <w:numPr>
          <w:ilvl w:val="0"/>
          <w:numId w:val="20"/>
        </w:numPr>
      </w:pPr>
      <w:r>
        <w:t>o jogo deve permitir o cadastro de usuários (RF);</w:t>
      </w:r>
    </w:p>
    <w:p w14:paraId="618BD2E4" w14:textId="77777777" w:rsidR="005F0A2B" w:rsidRDefault="005F0A2B" w:rsidP="005E0872">
      <w:pPr>
        <w:pStyle w:val="TF-ALNEA"/>
        <w:numPr>
          <w:ilvl w:val="0"/>
          <w:numId w:val="20"/>
        </w:numPr>
      </w:pPr>
      <w:r>
        <w:t>o jogo deve permitir que o usuário gerencie seu perfil (RF);</w:t>
      </w:r>
    </w:p>
    <w:p w14:paraId="4C266525" w14:textId="77777777" w:rsidR="005F0A2B" w:rsidRDefault="005F0A2B" w:rsidP="005E0872">
      <w:pPr>
        <w:pStyle w:val="TF-ALNEA"/>
        <w:numPr>
          <w:ilvl w:val="0"/>
          <w:numId w:val="20"/>
        </w:numPr>
      </w:pPr>
      <w:r>
        <w:t>o jogo deve permitir que o usuário inicie um novo jogo (RF);</w:t>
      </w:r>
      <w:r w:rsidRPr="00421DED">
        <w:t xml:space="preserve"> </w:t>
      </w:r>
    </w:p>
    <w:p w14:paraId="780320FE" w14:textId="77777777" w:rsidR="005F0A2B" w:rsidRDefault="005F0A2B" w:rsidP="00421DED">
      <w:pPr>
        <w:pStyle w:val="TF-ALNEA"/>
        <w:numPr>
          <w:ilvl w:val="0"/>
          <w:numId w:val="20"/>
        </w:numPr>
      </w:pPr>
      <w:r>
        <w:t>o jogo deve apresentar os números de jogadores aguardando na sala antes de uma partida (RF);</w:t>
      </w:r>
    </w:p>
    <w:p w14:paraId="2B15A756" w14:textId="77777777" w:rsidR="005F0A2B" w:rsidRDefault="005F0A2B" w:rsidP="005E0872">
      <w:pPr>
        <w:pStyle w:val="TF-ALNEA"/>
        <w:numPr>
          <w:ilvl w:val="0"/>
          <w:numId w:val="20"/>
        </w:numPr>
      </w:pPr>
      <w:r>
        <w:t xml:space="preserve">o jogo deve permitir ao usuário acessar seu inventário de naves, </w:t>
      </w:r>
      <w:proofErr w:type="spellStart"/>
      <w:r>
        <w:t>avatares</w:t>
      </w:r>
      <w:proofErr w:type="spellEnd"/>
      <w:r>
        <w:t xml:space="preserve"> e itens (RF);</w:t>
      </w:r>
    </w:p>
    <w:p w14:paraId="78C159D7" w14:textId="77777777" w:rsidR="005F0A2B" w:rsidRDefault="005F0A2B" w:rsidP="00B034C2">
      <w:pPr>
        <w:pStyle w:val="TF-ALNEA"/>
        <w:numPr>
          <w:ilvl w:val="0"/>
          <w:numId w:val="20"/>
        </w:numPr>
      </w:pPr>
      <w:r>
        <w:t>o jogo deve permitir ao usuário visualizar as missões e eventos vigentes (RF);</w:t>
      </w:r>
    </w:p>
    <w:p w14:paraId="2CA097E0" w14:textId="77777777" w:rsidR="005F0A2B" w:rsidRDefault="005F0A2B" w:rsidP="00B034C2">
      <w:pPr>
        <w:pStyle w:val="TF-ALNEA"/>
        <w:numPr>
          <w:ilvl w:val="0"/>
          <w:numId w:val="20"/>
        </w:numPr>
      </w:pPr>
      <w:r>
        <w:t>o jogo deve permitir que o usuário resgate recompensas oriundas de missões e eventos concluídos (RF);</w:t>
      </w:r>
    </w:p>
    <w:p w14:paraId="27EF2F23" w14:textId="77777777" w:rsidR="005F0A2B" w:rsidRDefault="005F0A2B" w:rsidP="005E0872">
      <w:pPr>
        <w:pStyle w:val="TF-ALNEA"/>
        <w:numPr>
          <w:ilvl w:val="0"/>
          <w:numId w:val="20"/>
        </w:numPr>
      </w:pPr>
      <w:r>
        <w:t xml:space="preserve">o jogo deve permitir ao usuário acessar o leilão de vendas de </w:t>
      </w:r>
      <w:proofErr w:type="spellStart"/>
      <w:r>
        <w:t>NFTs</w:t>
      </w:r>
      <w:proofErr w:type="spellEnd"/>
      <w:r>
        <w:t xml:space="preserve"> (RF);</w:t>
      </w:r>
    </w:p>
    <w:p w14:paraId="1DF0257D" w14:textId="77777777" w:rsidR="005F0A2B" w:rsidRDefault="005F0A2B" w:rsidP="005E0872">
      <w:pPr>
        <w:pStyle w:val="TF-ALNEA"/>
        <w:numPr>
          <w:ilvl w:val="0"/>
          <w:numId w:val="20"/>
        </w:numPr>
      </w:pPr>
      <w:r>
        <w:t>o jogo deve permitir ao usuário anunciar um item NFT para venda (RF);</w:t>
      </w:r>
    </w:p>
    <w:p w14:paraId="20DAE2BC" w14:textId="77777777" w:rsidR="005F0A2B" w:rsidRDefault="005F0A2B" w:rsidP="005E0872">
      <w:pPr>
        <w:pStyle w:val="TF-ALNEA"/>
        <w:numPr>
          <w:ilvl w:val="0"/>
          <w:numId w:val="20"/>
        </w:numPr>
      </w:pPr>
      <w:r>
        <w:t>o jogo deve permitir ao usuário comprar um NFT em leilão (RF);</w:t>
      </w:r>
    </w:p>
    <w:p w14:paraId="0839143A" w14:textId="77777777" w:rsidR="005F0A2B" w:rsidRDefault="005F0A2B" w:rsidP="005E0872">
      <w:pPr>
        <w:pStyle w:val="TF-ALNEA"/>
        <w:numPr>
          <w:ilvl w:val="0"/>
          <w:numId w:val="20"/>
        </w:numPr>
      </w:pPr>
      <w:r>
        <w:t>o jogo deve apresentar o mapa durante uma partida (RF);</w:t>
      </w:r>
    </w:p>
    <w:p w14:paraId="10C9A4F4" w14:textId="77777777" w:rsidR="005F0A2B" w:rsidRDefault="005F0A2B" w:rsidP="005E0872">
      <w:pPr>
        <w:pStyle w:val="TF-ALNEA"/>
        <w:numPr>
          <w:ilvl w:val="0"/>
          <w:numId w:val="20"/>
        </w:numPr>
      </w:pPr>
      <w:r>
        <w:t>o jogo deve apresentar quantidade de vida e de tiros do jogador durante a partida (RF);</w:t>
      </w:r>
    </w:p>
    <w:p w14:paraId="22C9DABE" w14:textId="77777777" w:rsidR="005F0A2B" w:rsidRDefault="005F0A2B" w:rsidP="005E0872">
      <w:pPr>
        <w:pStyle w:val="TF-ALNEA"/>
        <w:numPr>
          <w:ilvl w:val="0"/>
          <w:numId w:val="20"/>
        </w:numPr>
      </w:pPr>
      <w:r>
        <w:t>o jogo deve apresentar os resultados da partida quando esta acaba para o jogador (RF);</w:t>
      </w:r>
    </w:p>
    <w:p w14:paraId="34D9640B" w14:textId="77777777" w:rsidR="005F0A2B" w:rsidRDefault="005F0A2B" w:rsidP="00FB5EF9">
      <w:pPr>
        <w:pStyle w:val="TF-ALNEA"/>
      </w:pPr>
      <w:r>
        <w:t>o jogo deve ser liberado para plataforma desktop (RNF);</w:t>
      </w:r>
    </w:p>
    <w:p w14:paraId="12DFDC9B" w14:textId="77777777" w:rsidR="005F0A2B" w:rsidRDefault="005F0A2B" w:rsidP="00A312BD">
      <w:pPr>
        <w:pStyle w:val="TF-ALNEA"/>
      </w:pPr>
      <w:r>
        <w:t xml:space="preserve">o jogo deve ser desenvolvido no motor de jogos </w:t>
      </w:r>
      <w:proofErr w:type="spellStart"/>
      <w:r>
        <w:t>Unreal</w:t>
      </w:r>
      <w:proofErr w:type="spellEnd"/>
      <w:r>
        <w:t xml:space="preserve"> </w:t>
      </w:r>
      <w:proofErr w:type="spellStart"/>
      <w:r>
        <w:t>Engine</w:t>
      </w:r>
      <w:proofErr w:type="spellEnd"/>
      <w:r>
        <w:t xml:space="preserve"> (RNF);</w:t>
      </w:r>
    </w:p>
    <w:p w14:paraId="311EDB49" w14:textId="77777777" w:rsidR="005F0A2B" w:rsidRDefault="005F0A2B" w:rsidP="00A312BD">
      <w:pPr>
        <w:pStyle w:val="TF-ALNEA"/>
      </w:pPr>
      <w:r>
        <w:t>o jogo deve ter foco em segurança para garantir a integridade das informações do usuário (RNF);</w:t>
      </w:r>
    </w:p>
    <w:p w14:paraId="07CF431C" w14:textId="77777777" w:rsidR="005F0A2B" w:rsidRDefault="005F0A2B" w:rsidP="00BF1C92">
      <w:pPr>
        <w:pStyle w:val="TF-ALNEA"/>
      </w:pPr>
      <w:r>
        <w:t>o jogo deve possuir controle de acesso por usuário (RNF);</w:t>
      </w:r>
    </w:p>
    <w:p w14:paraId="354E3681" w14:textId="77777777" w:rsidR="005F0A2B" w:rsidRPr="00286FED" w:rsidRDefault="005F0A2B" w:rsidP="00A175C8">
      <w:pPr>
        <w:pStyle w:val="TF-ALNEA"/>
      </w:pPr>
      <w:r>
        <w:t xml:space="preserve">o jogo deve aplicar a tecnologia </w:t>
      </w:r>
      <w:proofErr w:type="spellStart"/>
      <w:r>
        <w:rPr>
          <w:i/>
          <w:iCs/>
        </w:rPr>
        <w:t>blockchain</w:t>
      </w:r>
      <w:proofErr w:type="spellEnd"/>
      <w:r>
        <w:t xml:space="preserve"> para as transações de </w:t>
      </w:r>
      <w:proofErr w:type="spellStart"/>
      <w:r>
        <w:t>criptoativos</w:t>
      </w:r>
      <w:proofErr w:type="spellEnd"/>
      <w:r>
        <w:t xml:space="preserve"> (RNF).</w:t>
      </w:r>
    </w:p>
    <w:p w14:paraId="148DC896" w14:textId="77777777" w:rsidR="005F0A2B" w:rsidRDefault="005F0A2B" w:rsidP="00E638A0">
      <w:pPr>
        <w:pStyle w:val="Ttulo2"/>
      </w:pPr>
      <w:r>
        <w:t>METODOLOGIA</w:t>
      </w:r>
    </w:p>
    <w:p w14:paraId="1E54CE2E" w14:textId="77777777" w:rsidR="005F0A2B" w:rsidRPr="008F475A" w:rsidRDefault="005F0A2B" w:rsidP="00451B94">
      <w:pPr>
        <w:pStyle w:val="TF-TEXTO"/>
      </w:pPr>
      <w:r w:rsidRPr="008F475A">
        <w:t>O trabalho será desenvolvido observando as seguintes etapas:</w:t>
      </w:r>
    </w:p>
    <w:p w14:paraId="36766A37" w14:textId="77777777" w:rsidR="005F0A2B" w:rsidRDefault="005F0A2B" w:rsidP="005F0A2B">
      <w:pPr>
        <w:pStyle w:val="TF-ALNEA"/>
        <w:numPr>
          <w:ilvl w:val="0"/>
          <w:numId w:val="13"/>
        </w:numPr>
      </w:pPr>
      <w:r>
        <w:t>design dos objetos</w:t>
      </w:r>
      <w:r w:rsidRPr="008F475A">
        <w:t xml:space="preserve">: </w:t>
      </w:r>
      <w:r>
        <w:t xml:space="preserve">criar o modelo das naves, </w:t>
      </w:r>
      <w:proofErr w:type="spellStart"/>
      <w:r>
        <w:t>avatares</w:t>
      </w:r>
      <w:proofErr w:type="spellEnd"/>
      <w:r>
        <w:t xml:space="preserve"> e armas do jogo</w:t>
      </w:r>
      <w:r w:rsidRPr="008F475A">
        <w:t>;</w:t>
      </w:r>
    </w:p>
    <w:p w14:paraId="77D59FF6" w14:textId="77777777" w:rsidR="005F0A2B" w:rsidRPr="008F475A" w:rsidRDefault="005F0A2B" w:rsidP="005F0A2B">
      <w:pPr>
        <w:pStyle w:val="TF-ALNEA"/>
        <w:numPr>
          <w:ilvl w:val="0"/>
          <w:numId w:val="13"/>
        </w:numPr>
      </w:pPr>
      <w:r>
        <w:t>criação do modelo do banco de dados: definir o modelo do banco de dados e montá-lo;</w:t>
      </w:r>
    </w:p>
    <w:p w14:paraId="5966945B" w14:textId="77777777" w:rsidR="005F0A2B" w:rsidRDefault="005F0A2B" w:rsidP="00424AD5">
      <w:pPr>
        <w:pStyle w:val="TF-ALNEA"/>
      </w:pPr>
      <w:r>
        <w:t xml:space="preserve">estudar o </w:t>
      </w:r>
      <w:proofErr w:type="spellStart"/>
      <w:r w:rsidRPr="005E4ECB">
        <w:rPr>
          <w:i/>
          <w:iCs/>
        </w:rPr>
        <w:t>blockchain</w:t>
      </w:r>
      <w:proofErr w:type="spellEnd"/>
      <w:r w:rsidRPr="008F475A">
        <w:t xml:space="preserve">: </w:t>
      </w:r>
      <w:r>
        <w:t xml:space="preserve">estudar como o </w:t>
      </w:r>
      <w:proofErr w:type="spellStart"/>
      <w:r w:rsidRPr="005E4ECB">
        <w:rPr>
          <w:i/>
          <w:iCs/>
        </w:rPr>
        <w:t>blockchain</w:t>
      </w:r>
      <w:proofErr w:type="spellEnd"/>
      <w:r>
        <w:t xml:space="preserve"> pode ser implementado;</w:t>
      </w:r>
    </w:p>
    <w:p w14:paraId="4F5647CA" w14:textId="77777777" w:rsidR="005F0A2B" w:rsidRDefault="005F0A2B" w:rsidP="00424AD5">
      <w:pPr>
        <w:pStyle w:val="TF-ALNEA"/>
      </w:pPr>
      <w:r>
        <w:t>especificação do jogo: especificar como será o jogo pois além dos requisitos funcionais, é necessário traçar as regras que ditarão o comportamento dele;</w:t>
      </w:r>
    </w:p>
    <w:p w14:paraId="3C0CFD54" w14:textId="77777777" w:rsidR="005F0A2B" w:rsidRDefault="005F0A2B" w:rsidP="008117BD">
      <w:pPr>
        <w:pStyle w:val="TF-ALNEA"/>
      </w:pPr>
      <w:r>
        <w:t xml:space="preserve">implementação da interface gráfica: implementação da interface gráfica utilizando o motor </w:t>
      </w:r>
      <w:proofErr w:type="spellStart"/>
      <w:r>
        <w:t>Unreal</w:t>
      </w:r>
      <w:proofErr w:type="spellEnd"/>
      <w:r>
        <w:t xml:space="preserve"> </w:t>
      </w:r>
      <w:proofErr w:type="spellStart"/>
      <w:r>
        <w:t>Engine</w:t>
      </w:r>
      <w:proofErr w:type="spellEnd"/>
      <w:r>
        <w:t>;</w:t>
      </w:r>
    </w:p>
    <w:p w14:paraId="595F5D66" w14:textId="77777777" w:rsidR="005F0A2B" w:rsidRDefault="005F0A2B" w:rsidP="00682131">
      <w:pPr>
        <w:pStyle w:val="TF-ALNEA"/>
      </w:pPr>
      <w:r>
        <w:t>c</w:t>
      </w:r>
      <w:r w:rsidRPr="008F475A">
        <w:t>riação da moeda do jogo</w:t>
      </w:r>
      <w:r>
        <w:t xml:space="preserve">: criar a </w:t>
      </w:r>
      <w:proofErr w:type="spellStart"/>
      <w:r>
        <w:t>criptomoeda</w:t>
      </w:r>
      <w:proofErr w:type="spellEnd"/>
      <w:r>
        <w:t xml:space="preserve"> para o jogo;</w:t>
      </w:r>
    </w:p>
    <w:p w14:paraId="3A8F02BF" w14:textId="77777777" w:rsidR="005F0A2B" w:rsidRDefault="005F0A2B" w:rsidP="008117BD">
      <w:pPr>
        <w:pStyle w:val="TF-ALNEA"/>
      </w:pPr>
      <w:r>
        <w:t>desenvolver lógica do jogo: desenvolver o funcionamento do jogo com a criação de salas de batalhas;</w:t>
      </w:r>
    </w:p>
    <w:p w14:paraId="1B693A6C" w14:textId="77777777" w:rsidR="005F0A2B" w:rsidRDefault="005F0A2B" w:rsidP="00424AD5">
      <w:pPr>
        <w:pStyle w:val="TF-ALNEA"/>
      </w:pPr>
      <w:r>
        <w:t xml:space="preserve">implementar utilização do </w:t>
      </w:r>
      <w:proofErr w:type="spellStart"/>
      <w:r w:rsidRPr="005E4ECB">
        <w:rPr>
          <w:i/>
          <w:iCs/>
        </w:rPr>
        <w:t>blockchain</w:t>
      </w:r>
      <w:proofErr w:type="spellEnd"/>
      <w:r>
        <w:t xml:space="preserve">: implementar algoritmo de </w:t>
      </w:r>
      <w:proofErr w:type="spellStart"/>
      <w:r w:rsidRPr="005E4ECB">
        <w:rPr>
          <w:i/>
          <w:iCs/>
        </w:rPr>
        <w:t>blockchain</w:t>
      </w:r>
      <w:proofErr w:type="spellEnd"/>
      <w:r>
        <w:t xml:space="preserve">, função de vender e comprar </w:t>
      </w:r>
      <w:proofErr w:type="spellStart"/>
      <w:r>
        <w:t>NFTs</w:t>
      </w:r>
      <w:proofErr w:type="spellEnd"/>
      <w:r>
        <w:t>;</w:t>
      </w:r>
    </w:p>
    <w:p w14:paraId="2EF2FD54" w14:textId="77777777" w:rsidR="005F0A2B" w:rsidRDefault="005F0A2B" w:rsidP="00424AD5">
      <w:pPr>
        <w:pStyle w:val="TF-ALNEA"/>
      </w:pPr>
      <w:r>
        <w:t xml:space="preserve">testes: testar todas as funcionalidades, avaliando se tudo está funcionando corretamente. </w:t>
      </w:r>
    </w:p>
    <w:p w14:paraId="3AED4CEB" w14:textId="77777777" w:rsidR="005F0A2B" w:rsidRDefault="005F0A2B" w:rsidP="00451B94">
      <w:pPr>
        <w:pStyle w:val="TF-TEXTO"/>
      </w:pPr>
      <w:r w:rsidRPr="008F475A">
        <w:t xml:space="preserve">As etapas serão realizadas nos períodos relacionados no </w:t>
      </w:r>
      <w:r w:rsidRPr="008F475A">
        <w:fldChar w:fldCharType="begin"/>
      </w:r>
      <w:r w:rsidRPr="008F475A">
        <w:instrText xml:space="preserve"> REF _Ref98650273 \h  \* MERGEFORMAT </w:instrText>
      </w:r>
      <w:r w:rsidRPr="008F475A">
        <w:fldChar w:fldCharType="separate"/>
      </w:r>
      <w:r>
        <w:t xml:space="preserve">Quadro </w:t>
      </w:r>
      <w:r>
        <w:rPr>
          <w:noProof/>
        </w:rPr>
        <w:t>2</w:t>
      </w:r>
      <w:r w:rsidRPr="008F475A">
        <w:fldChar w:fldCharType="end"/>
      </w:r>
      <w:r w:rsidRPr="008F475A">
        <w:t>.</w:t>
      </w:r>
    </w:p>
    <w:p w14:paraId="3CAC9F33" w14:textId="77777777" w:rsidR="005F0A2B" w:rsidRPr="007E0D87" w:rsidRDefault="005F0A2B" w:rsidP="005B2E12">
      <w:pPr>
        <w:pStyle w:val="TF-LEGENDA"/>
      </w:pPr>
      <w:r>
        <w:lastRenderedPageBreak/>
        <w:t xml:space="preserve">Quadro </w:t>
      </w:r>
      <w:fldSimple w:instr=" SEQ Quadro \* ARABIC ">
        <w:r>
          <w:rPr>
            <w:noProof/>
          </w:rPr>
          <w:t>2</w:t>
        </w:r>
      </w:fldSimple>
      <w:r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5F0A2B" w:rsidRPr="007E0D87" w14:paraId="4FA237BD"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45643A79" w14:textId="77777777" w:rsidR="005F0A2B" w:rsidRPr="007E0D87" w:rsidRDefault="005F0A2B"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312410B8" w14:textId="77777777" w:rsidR="005F0A2B" w:rsidRPr="007E0D87" w:rsidRDefault="005F0A2B" w:rsidP="00470C41">
            <w:pPr>
              <w:pStyle w:val="TF-TEXTOQUADROCentralizado"/>
            </w:pPr>
            <w:r>
              <w:t>2022</w:t>
            </w:r>
          </w:p>
        </w:tc>
      </w:tr>
      <w:tr w:rsidR="005F0A2B" w:rsidRPr="007E0D87" w14:paraId="7AE0B01E" w14:textId="77777777" w:rsidTr="009E13F3">
        <w:trPr>
          <w:cantSplit/>
          <w:trHeight w:val="248"/>
        </w:trPr>
        <w:tc>
          <w:tcPr>
            <w:tcW w:w="6214" w:type="dxa"/>
            <w:tcBorders>
              <w:top w:val="nil"/>
              <w:left w:val="single" w:sz="4" w:space="0" w:color="auto"/>
              <w:bottom w:val="nil"/>
            </w:tcBorders>
            <w:shd w:val="clear" w:color="auto" w:fill="A6A6A6"/>
          </w:tcPr>
          <w:p w14:paraId="1D411FC9" w14:textId="77777777" w:rsidR="005F0A2B" w:rsidRPr="007E0D87" w:rsidRDefault="005F0A2B" w:rsidP="00470C41">
            <w:pPr>
              <w:pStyle w:val="TF-TEXTOQUADRO"/>
            </w:pPr>
          </w:p>
        </w:tc>
        <w:tc>
          <w:tcPr>
            <w:tcW w:w="554" w:type="dxa"/>
            <w:shd w:val="clear" w:color="auto" w:fill="A6A6A6"/>
          </w:tcPr>
          <w:p w14:paraId="666D187E" w14:textId="77777777" w:rsidR="005F0A2B" w:rsidRDefault="005F0A2B" w:rsidP="00470C41">
            <w:pPr>
              <w:pStyle w:val="TF-TEXTOQUADROCentralizado"/>
            </w:pPr>
            <w:r>
              <w:t>fev.</w:t>
            </w:r>
          </w:p>
        </w:tc>
        <w:tc>
          <w:tcPr>
            <w:tcW w:w="584" w:type="dxa"/>
            <w:gridSpan w:val="2"/>
            <w:shd w:val="clear" w:color="auto" w:fill="A6A6A6"/>
          </w:tcPr>
          <w:p w14:paraId="025175A4" w14:textId="77777777" w:rsidR="005F0A2B" w:rsidRPr="007E0D87" w:rsidRDefault="005F0A2B" w:rsidP="00470C41">
            <w:pPr>
              <w:pStyle w:val="TF-TEXTOQUADROCentralizado"/>
            </w:pPr>
            <w:r>
              <w:t>mar</w:t>
            </w:r>
            <w:r w:rsidRPr="007E0D87">
              <w:t>.</w:t>
            </w:r>
          </w:p>
        </w:tc>
        <w:tc>
          <w:tcPr>
            <w:tcW w:w="596" w:type="dxa"/>
            <w:gridSpan w:val="2"/>
            <w:shd w:val="clear" w:color="auto" w:fill="A6A6A6"/>
          </w:tcPr>
          <w:p w14:paraId="0A1ABC38" w14:textId="77777777" w:rsidR="005F0A2B" w:rsidRPr="007E0D87" w:rsidRDefault="005F0A2B" w:rsidP="00470C41">
            <w:pPr>
              <w:pStyle w:val="TF-TEXTOQUADROCentralizado"/>
            </w:pPr>
            <w:r>
              <w:t>abr.</w:t>
            </w:r>
          </w:p>
        </w:tc>
        <w:tc>
          <w:tcPr>
            <w:tcW w:w="596" w:type="dxa"/>
            <w:gridSpan w:val="2"/>
            <w:shd w:val="clear" w:color="auto" w:fill="A6A6A6"/>
          </w:tcPr>
          <w:p w14:paraId="3EB36732" w14:textId="77777777" w:rsidR="005F0A2B" w:rsidRPr="007E0D87" w:rsidRDefault="005F0A2B" w:rsidP="00470C41">
            <w:pPr>
              <w:pStyle w:val="TF-TEXTOQUADROCentralizado"/>
            </w:pPr>
            <w:r>
              <w:t>maio</w:t>
            </w:r>
          </w:p>
        </w:tc>
        <w:tc>
          <w:tcPr>
            <w:tcW w:w="596" w:type="dxa"/>
            <w:gridSpan w:val="2"/>
            <w:shd w:val="clear" w:color="auto" w:fill="A6A6A6"/>
          </w:tcPr>
          <w:p w14:paraId="038AB224" w14:textId="77777777" w:rsidR="005F0A2B" w:rsidRPr="007E0D87" w:rsidRDefault="005F0A2B" w:rsidP="00470C41">
            <w:pPr>
              <w:pStyle w:val="TF-TEXTOQUADROCentralizado"/>
            </w:pPr>
            <w:r>
              <w:t>jun.</w:t>
            </w:r>
          </w:p>
        </w:tc>
      </w:tr>
      <w:tr w:rsidR="005F0A2B" w:rsidRPr="007E0D87" w14:paraId="0210F7D5" w14:textId="77777777" w:rsidTr="002A07E2">
        <w:trPr>
          <w:cantSplit/>
          <w:trHeight w:val="263"/>
        </w:trPr>
        <w:tc>
          <w:tcPr>
            <w:tcW w:w="6214" w:type="dxa"/>
            <w:tcBorders>
              <w:top w:val="nil"/>
              <w:left w:val="single" w:sz="4" w:space="0" w:color="auto"/>
            </w:tcBorders>
            <w:shd w:val="clear" w:color="auto" w:fill="A6A6A6"/>
          </w:tcPr>
          <w:p w14:paraId="18D17313" w14:textId="77777777" w:rsidR="005F0A2B" w:rsidRPr="007E0D87" w:rsidRDefault="005F0A2B" w:rsidP="00470C41">
            <w:pPr>
              <w:pStyle w:val="TF-TEXTOQUADRO"/>
            </w:pPr>
            <w:r w:rsidRPr="007E0D87">
              <w:t>etapas / quinzenas</w:t>
            </w:r>
          </w:p>
        </w:tc>
        <w:tc>
          <w:tcPr>
            <w:tcW w:w="554" w:type="dxa"/>
            <w:shd w:val="clear" w:color="auto" w:fill="A6A6A6"/>
          </w:tcPr>
          <w:p w14:paraId="36386344" w14:textId="77777777" w:rsidR="005F0A2B" w:rsidRPr="007E0D87" w:rsidRDefault="005F0A2B" w:rsidP="00470C41">
            <w:pPr>
              <w:pStyle w:val="TF-TEXTOQUADROCentralizado"/>
            </w:pPr>
            <w:r>
              <w:t>2</w:t>
            </w:r>
          </w:p>
        </w:tc>
        <w:tc>
          <w:tcPr>
            <w:tcW w:w="284" w:type="dxa"/>
            <w:tcBorders>
              <w:bottom w:val="single" w:sz="4" w:space="0" w:color="auto"/>
            </w:tcBorders>
            <w:shd w:val="clear" w:color="auto" w:fill="A6A6A6"/>
          </w:tcPr>
          <w:p w14:paraId="2C44E67F"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6A4B51DA" w14:textId="77777777" w:rsidR="005F0A2B" w:rsidRPr="007E0D87" w:rsidRDefault="005F0A2B" w:rsidP="00470C41">
            <w:pPr>
              <w:pStyle w:val="TF-TEXTOQUADROCentralizado"/>
            </w:pPr>
            <w:r w:rsidRPr="007E0D87">
              <w:t>2</w:t>
            </w:r>
          </w:p>
        </w:tc>
        <w:tc>
          <w:tcPr>
            <w:tcW w:w="296" w:type="dxa"/>
            <w:tcBorders>
              <w:bottom w:val="single" w:sz="4" w:space="0" w:color="auto"/>
            </w:tcBorders>
            <w:shd w:val="clear" w:color="auto" w:fill="A6A6A6"/>
          </w:tcPr>
          <w:p w14:paraId="66900F7B"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3FAEC21E" w14:textId="77777777" w:rsidR="005F0A2B" w:rsidRPr="007E0D87" w:rsidRDefault="005F0A2B" w:rsidP="00470C41">
            <w:pPr>
              <w:pStyle w:val="TF-TEXTOQUADROCentralizado"/>
            </w:pPr>
            <w:r w:rsidRPr="007E0D87">
              <w:t>2</w:t>
            </w:r>
          </w:p>
        </w:tc>
        <w:tc>
          <w:tcPr>
            <w:tcW w:w="296" w:type="dxa"/>
            <w:tcBorders>
              <w:bottom w:val="single" w:sz="4" w:space="0" w:color="auto"/>
            </w:tcBorders>
            <w:shd w:val="clear" w:color="auto" w:fill="A6A6A6"/>
          </w:tcPr>
          <w:p w14:paraId="2E59C9F9"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45A61D77" w14:textId="77777777" w:rsidR="005F0A2B" w:rsidRPr="007E0D87" w:rsidRDefault="005F0A2B" w:rsidP="00470C41">
            <w:pPr>
              <w:pStyle w:val="TF-TEXTOQUADROCentralizado"/>
            </w:pPr>
            <w:r w:rsidRPr="007E0D87">
              <w:t>2</w:t>
            </w:r>
          </w:p>
        </w:tc>
        <w:tc>
          <w:tcPr>
            <w:tcW w:w="296" w:type="dxa"/>
            <w:tcBorders>
              <w:bottom w:val="single" w:sz="4" w:space="0" w:color="auto"/>
            </w:tcBorders>
            <w:shd w:val="clear" w:color="auto" w:fill="A6A6A6"/>
          </w:tcPr>
          <w:p w14:paraId="10C52710"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76785991" w14:textId="77777777" w:rsidR="005F0A2B" w:rsidRPr="007E0D87" w:rsidRDefault="005F0A2B" w:rsidP="00470C41">
            <w:pPr>
              <w:pStyle w:val="TF-TEXTOQUADROCentralizado"/>
            </w:pPr>
            <w:r w:rsidRPr="007E0D87">
              <w:t>2</w:t>
            </w:r>
          </w:p>
        </w:tc>
      </w:tr>
      <w:tr w:rsidR="005F0A2B" w:rsidRPr="007E0D87" w14:paraId="5AF3F731" w14:textId="77777777" w:rsidTr="002A07E2">
        <w:trPr>
          <w:trHeight w:val="263"/>
        </w:trPr>
        <w:tc>
          <w:tcPr>
            <w:tcW w:w="6214" w:type="dxa"/>
            <w:tcBorders>
              <w:left w:val="single" w:sz="4" w:space="0" w:color="auto"/>
            </w:tcBorders>
          </w:tcPr>
          <w:p w14:paraId="60004612" w14:textId="77777777" w:rsidR="005F0A2B" w:rsidRPr="007E0D87" w:rsidRDefault="005F0A2B" w:rsidP="00470C41">
            <w:pPr>
              <w:pStyle w:val="TF-TEXTOQUADRO"/>
              <w:rPr>
                <w:bCs/>
              </w:rPr>
            </w:pPr>
            <w:r>
              <w:rPr>
                <w:bCs/>
              </w:rPr>
              <w:t>Design dos objetos</w:t>
            </w:r>
          </w:p>
        </w:tc>
        <w:tc>
          <w:tcPr>
            <w:tcW w:w="554" w:type="dxa"/>
          </w:tcPr>
          <w:p w14:paraId="058D1A61" w14:textId="77777777" w:rsidR="005F0A2B" w:rsidRDefault="005F0A2B" w:rsidP="00470C41">
            <w:pPr>
              <w:pStyle w:val="TF-TEXTOQUADROCentralizado"/>
            </w:pPr>
            <w:r>
              <w:t>X</w:t>
            </w:r>
          </w:p>
        </w:tc>
        <w:tc>
          <w:tcPr>
            <w:tcW w:w="284" w:type="dxa"/>
            <w:tcBorders>
              <w:bottom w:val="single" w:sz="4" w:space="0" w:color="auto"/>
            </w:tcBorders>
          </w:tcPr>
          <w:p w14:paraId="1139ACB2" w14:textId="77777777" w:rsidR="005F0A2B" w:rsidRPr="007E0D87" w:rsidRDefault="005F0A2B" w:rsidP="00470C41">
            <w:pPr>
              <w:pStyle w:val="TF-TEXTOQUADROCentralizado"/>
            </w:pPr>
            <w:r>
              <w:t>X</w:t>
            </w:r>
          </w:p>
        </w:tc>
        <w:tc>
          <w:tcPr>
            <w:tcW w:w="299" w:type="dxa"/>
            <w:tcBorders>
              <w:bottom w:val="single" w:sz="4" w:space="0" w:color="auto"/>
            </w:tcBorders>
          </w:tcPr>
          <w:p w14:paraId="6CA2D7A4" w14:textId="77777777" w:rsidR="005F0A2B" w:rsidRPr="007E0D87" w:rsidRDefault="005F0A2B" w:rsidP="00470C41">
            <w:pPr>
              <w:pStyle w:val="TF-TEXTOQUADROCentralizado"/>
            </w:pPr>
            <w:r>
              <w:t>X</w:t>
            </w:r>
          </w:p>
        </w:tc>
        <w:tc>
          <w:tcPr>
            <w:tcW w:w="296" w:type="dxa"/>
            <w:tcBorders>
              <w:bottom w:val="single" w:sz="4" w:space="0" w:color="auto"/>
            </w:tcBorders>
          </w:tcPr>
          <w:p w14:paraId="3E37AA83" w14:textId="77777777" w:rsidR="005F0A2B" w:rsidRPr="007E0D87" w:rsidRDefault="005F0A2B" w:rsidP="00470C41">
            <w:pPr>
              <w:pStyle w:val="TF-TEXTOQUADROCentralizado"/>
            </w:pPr>
            <w:r>
              <w:t>X</w:t>
            </w:r>
          </w:p>
        </w:tc>
        <w:tc>
          <w:tcPr>
            <w:tcW w:w="299" w:type="dxa"/>
            <w:tcBorders>
              <w:bottom w:val="single" w:sz="4" w:space="0" w:color="auto"/>
            </w:tcBorders>
          </w:tcPr>
          <w:p w14:paraId="789527D9" w14:textId="77777777" w:rsidR="005F0A2B" w:rsidRPr="007E0D87" w:rsidRDefault="005F0A2B" w:rsidP="00470C41">
            <w:pPr>
              <w:pStyle w:val="TF-TEXTOQUADROCentralizado"/>
            </w:pPr>
            <w:r>
              <w:t>X</w:t>
            </w:r>
          </w:p>
        </w:tc>
        <w:tc>
          <w:tcPr>
            <w:tcW w:w="296" w:type="dxa"/>
            <w:tcBorders>
              <w:bottom w:val="single" w:sz="4" w:space="0" w:color="auto"/>
            </w:tcBorders>
          </w:tcPr>
          <w:p w14:paraId="0D269BE2" w14:textId="77777777" w:rsidR="005F0A2B" w:rsidRPr="007E0D87" w:rsidRDefault="005F0A2B" w:rsidP="00470C41">
            <w:pPr>
              <w:pStyle w:val="TF-TEXTOQUADROCentralizado"/>
            </w:pPr>
            <w:r>
              <w:t>X</w:t>
            </w:r>
          </w:p>
        </w:tc>
        <w:tc>
          <w:tcPr>
            <w:tcW w:w="299" w:type="dxa"/>
            <w:tcBorders>
              <w:bottom w:val="single" w:sz="4" w:space="0" w:color="auto"/>
            </w:tcBorders>
          </w:tcPr>
          <w:p w14:paraId="1D36DDE2" w14:textId="77777777" w:rsidR="005F0A2B" w:rsidRPr="007E0D87" w:rsidRDefault="005F0A2B" w:rsidP="00470C41">
            <w:pPr>
              <w:pStyle w:val="TF-TEXTOQUADROCentralizado"/>
            </w:pPr>
          </w:p>
        </w:tc>
        <w:tc>
          <w:tcPr>
            <w:tcW w:w="296" w:type="dxa"/>
            <w:tcBorders>
              <w:bottom w:val="single" w:sz="4" w:space="0" w:color="auto"/>
            </w:tcBorders>
          </w:tcPr>
          <w:p w14:paraId="5CEAE417" w14:textId="77777777" w:rsidR="005F0A2B" w:rsidRPr="007E0D87" w:rsidRDefault="005F0A2B" w:rsidP="00470C41">
            <w:pPr>
              <w:pStyle w:val="TF-TEXTOQUADROCentralizado"/>
            </w:pPr>
          </w:p>
        </w:tc>
        <w:tc>
          <w:tcPr>
            <w:tcW w:w="299" w:type="dxa"/>
            <w:tcBorders>
              <w:bottom w:val="single" w:sz="4" w:space="0" w:color="auto"/>
            </w:tcBorders>
          </w:tcPr>
          <w:p w14:paraId="3A3D4104" w14:textId="77777777" w:rsidR="005F0A2B" w:rsidRPr="007E0D87" w:rsidRDefault="005F0A2B" w:rsidP="00470C41">
            <w:pPr>
              <w:pStyle w:val="TF-TEXTOQUADROCentralizado"/>
            </w:pPr>
          </w:p>
        </w:tc>
      </w:tr>
      <w:tr w:rsidR="005F0A2B" w:rsidRPr="007E0D87" w14:paraId="3129C5C7" w14:textId="77777777" w:rsidTr="002A07E2">
        <w:trPr>
          <w:trHeight w:val="248"/>
        </w:trPr>
        <w:tc>
          <w:tcPr>
            <w:tcW w:w="6214" w:type="dxa"/>
            <w:tcBorders>
              <w:left w:val="single" w:sz="4" w:space="0" w:color="auto"/>
            </w:tcBorders>
          </w:tcPr>
          <w:p w14:paraId="5C5EEA3E" w14:textId="77777777" w:rsidR="005F0A2B" w:rsidRDefault="005F0A2B" w:rsidP="00470C41">
            <w:pPr>
              <w:pStyle w:val="TF-TEXTOQUADRO"/>
              <w:rPr>
                <w:bCs/>
              </w:rPr>
            </w:pPr>
            <w:r>
              <w:t>Criação do modelo do banco de dados</w:t>
            </w:r>
          </w:p>
        </w:tc>
        <w:tc>
          <w:tcPr>
            <w:tcW w:w="554" w:type="dxa"/>
          </w:tcPr>
          <w:p w14:paraId="404D2564" w14:textId="77777777" w:rsidR="005F0A2B" w:rsidRDefault="005F0A2B" w:rsidP="00470C41">
            <w:pPr>
              <w:pStyle w:val="TF-TEXTOQUADROCentralizado"/>
            </w:pPr>
            <w:r>
              <w:t>X</w:t>
            </w:r>
          </w:p>
        </w:tc>
        <w:tc>
          <w:tcPr>
            <w:tcW w:w="284" w:type="dxa"/>
            <w:tcBorders>
              <w:bottom w:val="single" w:sz="4" w:space="0" w:color="auto"/>
            </w:tcBorders>
          </w:tcPr>
          <w:p w14:paraId="6AA03123" w14:textId="77777777" w:rsidR="005F0A2B" w:rsidRPr="007E0D87" w:rsidRDefault="005F0A2B" w:rsidP="00470C41">
            <w:pPr>
              <w:pStyle w:val="TF-TEXTOQUADROCentralizado"/>
            </w:pPr>
            <w:r>
              <w:t>X</w:t>
            </w:r>
          </w:p>
        </w:tc>
        <w:tc>
          <w:tcPr>
            <w:tcW w:w="299" w:type="dxa"/>
            <w:tcBorders>
              <w:bottom w:val="single" w:sz="4" w:space="0" w:color="auto"/>
            </w:tcBorders>
          </w:tcPr>
          <w:p w14:paraId="1E89F451" w14:textId="77777777" w:rsidR="005F0A2B" w:rsidRPr="007E0D87" w:rsidRDefault="005F0A2B" w:rsidP="00470C41">
            <w:pPr>
              <w:pStyle w:val="TF-TEXTOQUADROCentralizado"/>
            </w:pPr>
          </w:p>
        </w:tc>
        <w:tc>
          <w:tcPr>
            <w:tcW w:w="296" w:type="dxa"/>
            <w:tcBorders>
              <w:bottom w:val="single" w:sz="4" w:space="0" w:color="auto"/>
            </w:tcBorders>
          </w:tcPr>
          <w:p w14:paraId="2D6E90C8" w14:textId="77777777" w:rsidR="005F0A2B" w:rsidRPr="007E0D87" w:rsidRDefault="005F0A2B" w:rsidP="00470C41">
            <w:pPr>
              <w:pStyle w:val="TF-TEXTOQUADROCentralizado"/>
            </w:pPr>
          </w:p>
        </w:tc>
        <w:tc>
          <w:tcPr>
            <w:tcW w:w="299" w:type="dxa"/>
            <w:tcBorders>
              <w:bottom w:val="single" w:sz="4" w:space="0" w:color="auto"/>
            </w:tcBorders>
          </w:tcPr>
          <w:p w14:paraId="05B51BD5" w14:textId="77777777" w:rsidR="005F0A2B" w:rsidRPr="007E0D87" w:rsidRDefault="005F0A2B" w:rsidP="00470C41">
            <w:pPr>
              <w:pStyle w:val="TF-TEXTOQUADROCentralizado"/>
            </w:pPr>
          </w:p>
        </w:tc>
        <w:tc>
          <w:tcPr>
            <w:tcW w:w="296" w:type="dxa"/>
            <w:tcBorders>
              <w:bottom w:val="single" w:sz="4" w:space="0" w:color="auto"/>
            </w:tcBorders>
          </w:tcPr>
          <w:p w14:paraId="0FF95F52" w14:textId="77777777" w:rsidR="005F0A2B" w:rsidRPr="007E0D87" w:rsidRDefault="005F0A2B" w:rsidP="00470C41">
            <w:pPr>
              <w:pStyle w:val="TF-TEXTOQUADROCentralizado"/>
            </w:pPr>
          </w:p>
        </w:tc>
        <w:tc>
          <w:tcPr>
            <w:tcW w:w="299" w:type="dxa"/>
            <w:tcBorders>
              <w:bottom w:val="single" w:sz="4" w:space="0" w:color="auto"/>
            </w:tcBorders>
          </w:tcPr>
          <w:p w14:paraId="6CCA9551" w14:textId="77777777" w:rsidR="005F0A2B" w:rsidRPr="007E0D87" w:rsidRDefault="005F0A2B" w:rsidP="00470C41">
            <w:pPr>
              <w:pStyle w:val="TF-TEXTOQUADROCentralizado"/>
            </w:pPr>
          </w:p>
        </w:tc>
        <w:tc>
          <w:tcPr>
            <w:tcW w:w="296" w:type="dxa"/>
            <w:tcBorders>
              <w:bottom w:val="single" w:sz="4" w:space="0" w:color="auto"/>
            </w:tcBorders>
          </w:tcPr>
          <w:p w14:paraId="32CF3E09" w14:textId="77777777" w:rsidR="005F0A2B" w:rsidRPr="007E0D87" w:rsidRDefault="005F0A2B" w:rsidP="00470C41">
            <w:pPr>
              <w:pStyle w:val="TF-TEXTOQUADROCentralizado"/>
            </w:pPr>
          </w:p>
        </w:tc>
        <w:tc>
          <w:tcPr>
            <w:tcW w:w="299" w:type="dxa"/>
            <w:tcBorders>
              <w:bottom w:val="single" w:sz="4" w:space="0" w:color="auto"/>
            </w:tcBorders>
          </w:tcPr>
          <w:p w14:paraId="538BB19D" w14:textId="77777777" w:rsidR="005F0A2B" w:rsidRPr="007E0D87" w:rsidRDefault="005F0A2B" w:rsidP="00470C41">
            <w:pPr>
              <w:pStyle w:val="TF-TEXTOQUADROCentralizado"/>
            </w:pPr>
          </w:p>
        </w:tc>
      </w:tr>
      <w:tr w:rsidR="005F0A2B" w:rsidRPr="007E0D87" w14:paraId="3DC8EBD7" w14:textId="77777777" w:rsidTr="002A07E2">
        <w:trPr>
          <w:trHeight w:val="263"/>
        </w:trPr>
        <w:tc>
          <w:tcPr>
            <w:tcW w:w="6214" w:type="dxa"/>
            <w:tcBorders>
              <w:left w:val="single" w:sz="4" w:space="0" w:color="auto"/>
            </w:tcBorders>
          </w:tcPr>
          <w:p w14:paraId="2A9532CB" w14:textId="77777777" w:rsidR="005F0A2B" w:rsidRPr="007E0D87" w:rsidRDefault="005F0A2B" w:rsidP="00470C41">
            <w:pPr>
              <w:pStyle w:val="TF-TEXTOQUADRO"/>
            </w:pPr>
            <w:r>
              <w:t xml:space="preserve">Estudar o </w:t>
            </w:r>
            <w:proofErr w:type="spellStart"/>
            <w:r w:rsidRPr="005E4ECB">
              <w:rPr>
                <w:i/>
                <w:iCs/>
              </w:rPr>
              <w:t>blockchain</w:t>
            </w:r>
            <w:proofErr w:type="spellEnd"/>
          </w:p>
        </w:tc>
        <w:tc>
          <w:tcPr>
            <w:tcW w:w="554" w:type="dxa"/>
          </w:tcPr>
          <w:p w14:paraId="38CA64DF" w14:textId="77777777" w:rsidR="005F0A2B" w:rsidRPr="007E0D87" w:rsidRDefault="005F0A2B" w:rsidP="00470C41">
            <w:pPr>
              <w:pStyle w:val="TF-TEXTOQUADROCentralizado"/>
            </w:pPr>
          </w:p>
        </w:tc>
        <w:tc>
          <w:tcPr>
            <w:tcW w:w="284" w:type="dxa"/>
            <w:tcBorders>
              <w:top w:val="single" w:sz="4" w:space="0" w:color="auto"/>
            </w:tcBorders>
          </w:tcPr>
          <w:p w14:paraId="478C91A8" w14:textId="77777777" w:rsidR="005F0A2B" w:rsidRPr="007E0D87" w:rsidRDefault="005F0A2B" w:rsidP="00470C41">
            <w:pPr>
              <w:pStyle w:val="TF-TEXTOQUADROCentralizado"/>
            </w:pPr>
            <w:r>
              <w:t>X</w:t>
            </w:r>
          </w:p>
        </w:tc>
        <w:tc>
          <w:tcPr>
            <w:tcW w:w="299" w:type="dxa"/>
            <w:tcBorders>
              <w:top w:val="single" w:sz="4" w:space="0" w:color="auto"/>
            </w:tcBorders>
          </w:tcPr>
          <w:p w14:paraId="76BCC148" w14:textId="77777777" w:rsidR="005F0A2B" w:rsidRPr="007E0D87" w:rsidRDefault="005F0A2B" w:rsidP="00470C41">
            <w:pPr>
              <w:pStyle w:val="TF-TEXTOQUADROCentralizado"/>
            </w:pPr>
            <w:r>
              <w:t>X</w:t>
            </w:r>
          </w:p>
        </w:tc>
        <w:tc>
          <w:tcPr>
            <w:tcW w:w="296" w:type="dxa"/>
            <w:tcBorders>
              <w:top w:val="single" w:sz="4" w:space="0" w:color="auto"/>
            </w:tcBorders>
          </w:tcPr>
          <w:p w14:paraId="424FCC89" w14:textId="77777777" w:rsidR="005F0A2B" w:rsidRPr="007E0D87" w:rsidRDefault="005F0A2B" w:rsidP="00470C41">
            <w:pPr>
              <w:pStyle w:val="TF-TEXTOQUADROCentralizado"/>
            </w:pPr>
          </w:p>
        </w:tc>
        <w:tc>
          <w:tcPr>
            <w:tcW w:w="299" w:type="dxa"/>
            <w:tcBorders>
              <w:top w:val="single" w:sz="4" w:space="0" w:color="auto"/>
            </w:tcBorders>
          </w:tcPr>
          <w:p w14:paraId="0A667479" w14:textId="77777777" w:rsidR="005F0A2B" w:rsidRPr="007E0D87" w:rsidRDefault="005F0A2B" w:rsidP="00470C41">
            <w:pPr>
              <w:pStyle w:val="TF-TEXTOQUADROCentralizado"/>
            </w:pPr>
          </w:p>
        </w:tc>
        <w:tc>
          <w:tcPr>
            <w:tcW w:w="296" w:type="dxa"/>
            <w:tcBorders>
              <w:top w:val="single" w:sz="4" w:space="0" w:color="auto"/>
            </w:tcBorders>
          </w:tcPr>
          <w:p w14:paraId="178EEB20" w14:textId="77777777" w:rsidR="005F0A2B" w:rsidRPr="007E0D87" w:rsidRDefault="005F0A2B" w:rsidP="00470C41">
            <w:pPr>
              <w:pStyle w:val="TF-TEXTOQUADROCentralizado"/>
            </w:pPr>
          </w:p>
        </w:tc>
        <w:tc>
          <w:tcPr>
            <w:tcW w:w="299" w:type="dxa"/>
            <w:tcBorders>
              <w:top w:val="single" w:sz="4" w:space="0" w:color="auto"/>
            </w:tcBorders>
          </w:tcPr>
          <w:p w14:paraId="60DEE1B2" w14:textId="77777777" w:rsidR="005F0A2B" w:rsidRPr="007E0D87" w:rsidRDefault="005F0A2B" w:rsidP="00470C41">
            <w:pPr>
              <w:pStyle w:val="TF-TEXTOQUADROCentralizado"/>
            </w:pPr>
          </w:p>
        </w:tc>
        <w:tc>
          <w:tcPr>
            <w:tcW w:w="296" w:type="dxa"/>
            <w:tcBorders>
              <w:top w:val="single" w:sz="4" w:space="0" w:color="auto"/>
            </w:tcBorders>
          </w:tcPr>
          <w:p w14:paraId="618556E8" w14:textId="77777777" w:rsidR="005F0A2B" w:rsidRPr="007E0D87" w:rsidRDefault="005F0A2B" w:rsidP="00470C41">
            <w:pPr>
              <w:pStyle w:val="TF-TEXTOQUADROCentralizado"/>
            </w:pPr>
          </w:p>
        </w:tc>
        <w:tc>
          <w:tcPr>
            <w:tcW w:w="299" w:type="dxa"/>
            <w:tcBorders>
              <w:top w:val="single" w:sz="4" w:space="0" w:color="auto"/>
            </w:tcBorders>
          </w:tcPr>
          <w:p w14:paraId="5363FC0A" w14:textId="77777777" w:rsidR="005F0A2B" w:rsidRPr="007E0D87" w:rsidRDefault="005F0A2B" w:rsidP="00470C41">
            <w:pPr>
              <w:pStyle w:val="TF-TEXTOQUADROCentralizado"/>
            </w:pPr>
          </w:p>
        </w:tc>
      </w:tr>
      <w:tr w:rsidR="005F0A2B" w:rsidRPr="007E0D87" w14:paraId="537A62E6" w14:textId="77777777" w:rsidTr="002A07E2">
        <w:trPr>
          <w:trHeight w:val="263"/>
        </w:trPr>
        <w:tc>
          <w:tcPr>
            <w:tcW w:w="6214" w:type="dxa"/>
            <w:tcBorders>
              <w:left w:val="single" w:sz="4" w:space="0" w:color="auto"/>
            </w:tcBorders>
          </w:tcPr>
          <w:p w14:paraId="600C79A2" w14:textId="77777777" w:rsidR="005F0A2B" w:rsidRDefault="005F0A2B" w:rsidP="00470C41">
            <w:pPr>
              <w:pStyle w:val="TF-TEXTOQUADRO"/>
            </w:pPr>
            <w:r>
              <w:t>Especificações do jogo</w:t>
            </w:r>
          </w:p>
        </w:tc>
        <w:tc>
          <w:tcPr>
            <w:tcW w:w="554" w:type="dxa"/>
          </w:tcPr>
          <w:p w14:paraId="59A33695" w14:textId="77777777" w:rsidR="005F0A2B" w:rsidRPr="007E0D87" w:rsidRDefault="005F0A2B" w:rsidP="00470C41">
            <w:pPr>
              <w:pStyle w:val="TF-TEXTOQUADROCentralizado"/>
            </w:pPr>
          </w:p>
        </w:tc>
        <w:tc>
          <w:tcPr>
            <w:tcW w:w="284" w:type="dxa"/>
            <w:tcBorders>
              <w:top w:val="single" w:sz="4" w:space="0" w:color="auto"/>
            </w:tcBorders>
          </w:tcPr>
          <w:p w14:paraId="6571E032" w14:textId="77777777" w:rsidR="005F0A2B" w:rsidRDefault="005F0A2B" w:rsidP="00470C41">
            <w:pPr>
              <w:pStyle w:val="TF-TEXTOQUADROCentralizado"/>
            </w:pPr>
            <w:r>
              <w:t>X</w:t>
            </w:r>
          </w:p>
        </w:tc>
        <w:tc>
          <w:tcPr>
            <w:tcW w:w="299" w:type="dxa"/>
            <w:tcBorders>
              <w:top w:val="single" w:sz="4" w:space="0" w:color="auto"/>
            </w:tcBorders>
          </w:tcPr>
          <w:p w14:paraId="5CB2D7D9" w14:textId="77777777" w:rsidR="005F0A2B" w:rsidRDefault="005F0A2B" w:rsidP="00470C41">
            <w:pPr>
              <w:pStyle w:val="TF-TEXTOQUADROCentralizado"/>
            </w:pPr>
            <w:r>
              <w:t>X</w:t>
            </w:r>
          </w:p>
        </w:tc>
        <w:tc>
          <w:tcPr>
            <w:tcW w:w="296" w:type="dxa"/>
            <w:tcBorders>
              <w:top w:val="single" w:sz="4" w:space="0" w:color="auto"/>
            </w:tcBorders>
          </w:tcPr>
          <w:p w14:paraId="540F7912" w14:textId="77777777" w:rsidR="005F0A2B" w:rsidDel="00F53419" w:rsidRDefault="005F0A2B" w:rsidP="00470C41">
            <w:pPr>
              <w:pStyle w:val="TF-TEXTOQUADROCentralizado"/>
            </w:pPr>
          </w:p>
        </w:tc>
        <w:tc>
          <w:tcPr>
            <w:tcW w:w="299" w:type="dxa"/>
            <w:tcBorders>
              <w:top w:val="single" w:sz="4" w:space="0" w:color="auto"/>
            </w:tcBorders>
          </w:tcPr>
          <w:p w14:paraId="70A48E30" w14:textId="77777777" w:rsidR="005F0A2B" w:rsidRPr="007E0D87" w:rsidRDefault="005F0A2B" w:rsidP="00470C41">
            <w:pPr>
              <w:pStyle w:val="TF-TEXTOQUADROCentralizado"/>
            </w:pPr>
          </w:p>
        </w:tc>
        <w:tc>
          <w:tcPr>
            <w:tcW w:w="296" w:type="dxa"/>
            <w:tcBorders>
              <w:top w:val="single" w:sz="4" w:space="0" w:color="auto"/>
            </w:tcBorders>
          </w:tcPr>
          <w:p w14:paraId="73EFC1CB" w14:textId="77777777" w:rsidR="005F0A2B" w:rsidRPr="007E0D87" w:rsidRDefault="005F0A2B" w:rsidP="00470C41">
            <w:pPr>
              <w:pStyle w:val="TF-TEXTOQUADROCentralizado"/>
            </w:pPr>
          </w:p>
        </w:tc>
        <w:tc>
          <w:tcPr>
            <w:tcW w:w="299" w:type="dxa"/>
            <w:tcBorders>
              <w:top w:val="single" w:sz="4" w:space="0" w:color="auto"/>
            </w:tcBorders>
          </w:tcPr>
          <w:p w14:paraId="4FEA7A69" w14:textId="77777777" w:rsidR="005F0A2B" w:rsidRPr="007E0D87" w:rsidRDefault="005F0A2B" w:rsidP="00470C41">
            <w:pPr>
              <w:pStyle w:val="TF-TEXTOQUADROCentralizado"/>
            </w:pPr>
          </w:p>
        </w:tc>
        <w:tc>
          <w:tcPr>
            <w:tcW w:w="296" w:type="dxa"/>
            <w:tcBorders>
              <w:top w:val="single" w:sz="4" w:space="0" w:color="auto"/>
            </w:tcBorders>
          </w:tcPr>
          <w:p w14:paraId="7166FD1C" w14:textId="77777777" w:rsidR="005F0A2B" w:rsidRPr="007E0D87" w:rsidRDefault="005F0A2B" w:rsidP="00470C41">
            <w:pPr>
              <w:pStyle w:val="TF-TEXTOQUADROCentralizado"/>
            </w:pPr>
          </w:p>
        </w:tc>
        <w:tc>
          <w:tcPr>
            <w:tcW w:w="299" w:type="dxa"/>
            <w:tcBorders>
              <w:top w:val="single" w:sz="4" w:space="0" w:color="auto"/>
            </w:tcBorders>
          </w:tcPr>
          <w:p w14:paraId="17091BC0" w14:textId="77777777" w:rsidR="005F0A2B" w:rsidRPr="007E0D87" w:rsidRDefault="005F0A2B" w:rsidP="00470C41">
            <w:pPr>
              <w:pStyle w:val="TF-TEXTOQUADROCentralizado"/>
            </w:pPr>
          </w:p>
        </w:tc>
      </w:tr>
      <w:tr w:rsidR="005F0A2B" w:rsidRPr="007E0D87" w14:paraId="7E12DE0C" w14:textId="77777777" w:rsidTr="002A07E2">
        <w:trPr>
          <w:trHeight w:val="263"/>
        </w:trPr>
        <w:tc>
          <w:tcPr>
            <w:tcW w:w="6214" w:type="dxa"/>
            <w:tcBorders>
              <w:left w:val="single" w:sz="4" w:space="0" w:color="auto"/>
            </w:tcBorders>
          </w:tcPr>
          <w:p w14:paraId="1930FCB4" w14:textId="77777777" w:rsidR="005F0A2B" w:rsidRPr="007E0D87" w:rsidRDefault="005F0A2B" w:rsidP="00470C41">
            <w:pPr>
              <w:pStyle w:val="TF-TEXTOQUADRO"/>
            </w:pPr>
            <w:r>
              <w:t>Implementação da interface gráfica</w:t>
            </w:r>
          </w:p>
        </w:tc>
        <w:tc>
          <w:tcPr>
            <w:tcW w:w="554" w:type="dxa"/>
          </w:tcPr>
          <w:p w14:paraId="075B557E" w14:textId="77777777" w:rsidR="005F0A2B" w:rsidRPr="007E0D87" w:rsidRDefault="005F0A2B" w:rsidP="00470C41">
            <w:pPr>
              <w:pStyle w:val="TF-TEXTOQUADROCentralizado"/>
            </w:pPr>
          </w:p>
        </w:tc>
        <w:tc>
          <w:tcPr>
            <w:tcW w:w="284" w:type="dxa"/>
            <w:tcBorders>
              <w:bottom w:val="single" w:sz="4" w:space="0" w:color="auto"/>
            </w:tcBorders>
          </w:tcPr>
          <w:p w14:paraId="55EB7CEB" w14:textId="77777777" w:rsidR="005F0A2B" w:rsidRPr="007E0D87" w:rsidRDefault="005F0A2B" w:rsidP="00470C41">
            <w:pPr>
              <w:pStyle w:val="TF-TEXTOQUADROCentralizado"/>
            </w:pPr>
          </w:p>
        </w:tc>
        <w:tc>
          <w:tcPr>
            <w:tcW w:w="299" w:type="dxa"/>
            <w:tcBorders>
              <w:bottom w:val="single" w:sz="4" w:space="0" w:color="auto"/>
            </w:tcBorders>
          </w:tcPr>
          <w:p w14:paraId="46241B69" w14:textId="77777777" w:rsidR="005F0A2B" w:rsidRPr="007E0D87" w:rsidRDefault="005F0A2B" w:rsidP="00470C41">
            <w:pPr>
              <w:pStyle w:val="TF-TEXTOQUADROCentralizado"/>
            </w:pPr>
            <w:r>
              <w:t>X</w:t>
            </w:r>
          </w:p>
        </w:tc>
        <w:tc>
          <w:tcPr>
            <w:tcW w:w="296" w:type="dxa"/>
            <w:tcBorders>
              <w:bottom w:val="single" w:sz="4" w:space="0" w:color="auto"/>
            </w:tcBorders>
          </w:tcPr>
          <w:p w14:paraId="723C7564" w14:textId="77777777" w:rsidR="005F0A2B" w:rsidRPr="007E0D87" w:rsidRDefault="005F0A2B" w:rsidP="00470C41">
            <w:pPr>
              <w:pStyle w:val="TF-TEXTOQUADROCentralizado"/>
            </w:pPr>
            <w:r>
              <w:t>X</w:t>
            </w:r>
          </w:p>
        </w:tc>
        <w:tc>
          <w:tcPr>
            <w:tcW w:w="299" w:type="dxa"/>
            <w:tcBorders>
              <w:bottom w:val="single" w:sz="4" w:space="0" w:color="auto"/>
            </w:tcBorders>
          </w:tcPr>
          <w:p w14:paraId="14706CE6" w14:textId="77777777" w:rsidR="005F0A2B" w:rsidRPr="007E0D87" w:rsidRDefault="005F0A2B" w:rsidP="00470C41">
            <w:pPr>
              <w:pStyle w:val="TF-TEXTOQUADROCentralizado"/>
            </w:pPr>
          </w:p>
        </w:tc>
        <w:tc>
          <w:tcPr>
            <w:tcW w:w="296" w:type="dxa"/>
            <w:tcBorders>
              <w:bottom w:val="single" w:sz="4" w:space="0" w:color="auto"/>
            </w:tcBorders>
          </w:tcPr>
          <w:p w14:paraId="380E78DD" w14:textId="77777777" w:rsidR="005F0A2B" w:rsidRPr="007E0D87" w:rsidRDefault="005F0A2B" w:rsidP="00470C41">
            <w:pPr>
              <w:pStyle w:val="TF-TEXTOQUADROCentralizado"/>
            </w:pPr>
          </w:p>
        </w:tc>
        <w:tc>
          <w:tcPr>
            <w:tcW w:w="299" w:type="dxa"/>
            <w:tcBorders>
              <w:bottom w:val="single" w:sz="4" w:space="0" w:color="auto"/>
            </w:tcBorders>
          </w:tcPr>
          <w:p w14:paraId="1E3F90CD" w14:textId="77777777" w:rsidR="005F0A2B" w:rsidRPr="007E0D87" w:rsidRDefault="005F0A2B" w:rsidP="00470C41">
            <w:pPr>
              <w:pStyle w:val="TF-TEXTOQUADROCentralizado"/>
            </w:pPr>
          </w:p>
        </w:tc>
        <w:tc>
          <w:tcPr>
            <w:tcW w:w="296" w:type="dxa"/>
            <w:tcBorders>
              <w:bottom w:val="single" w:sz="4" w:space="0" w:color="auto"/>
            </w:tcBorders>
          </w:tcPr>
          <w:p w14:paraId="07A2CC23" w14:textId="77777777" w:rsidR="005F0A2B" w:rsidRPr="007E0D87" w:rsidRDefault="005F0A2B" w:rsidP="00470C41">
            <w:pPr>
              <w:pStyle w:val="TF-TEXTOQUADROCentralizado"/>
            </w:pPr>
          </w:p>
        </w:tc>
        <w:tc>
          <w:tcPr>
            <w:tcW w:w="299" w:type="dxa"/>
            <w:tcBorders>
              <w:bottom w:val="single" w:sz="4" w:space="0" w:color="auto"/>
            </w:tcBorders>
          </w:tcPr>
          <w:p w14:paraId="0B7E0F05" w14:textId="77777777" w:rsidR="005F0A2B" w:rsidRPr="007E0D87" w:rsidRDefault="005F0A2B" w:rsidP="00470C41">
            <w:pPr>
              <w:pStyle w:val="TF-TEXTOQUADROCentralizado"/>
            </w:pPr>
          </w:p>
        </w:tc>
      </w:tr>
      <w:tr w:rsidR="005F0A2B" w:rsidRPr="007E0D87" w14:paraId="06EF4C73" w14:textId="77777777" w:rsidTr="002A07E2">
        <w:trPr>
          <w:trHeight w:val="248"/>
        </w:trPr>
        <w:tc>
          <w:tcPr>
            <w:tcW w:w="6214" w:type="dxa"/>
            <w:tcBorders>
              <w:left w:val="single" w:sz="4" w:space="0" w:color="auto"/>
            </w:tcBorders>
          </w:tcPr>
          <w:p w14:paraId="34DD6B25" w14:textId="77777777" w:rsidR="005F0A2B" w:rsidRDefault="005F0A2B" w:rsidP="008F475A">
            <w:pPr>
              <w:pStyle w:val="TF-TEXTOQUADRO"/>
            </w:pPr>
            <w:r w:rsidRPr="008F475A">
              <w:t>Criação da moeda do jogo</w:t>
            </w:r>
          </w:p>
        </w:tc>
        <w:tc>
          <w:tcPr>
            <w:tcW w:w="554" w:type="dxa"/>
          </w:tcPr>
          <w:p w14:paraId="2D643CCA" w14:textId="77777777" w:rsidR="005F0A2B" w:rsidRPr="007E0D87" w:rsidRDefault="005F0A2B" w:rsidP="008F475A">
            <w:pPr>
              <w:pStyle w:val="TF-TEXTOQUADROCentralizado"/>
            </w:pPr>
          </w:p>
        </w:tc>
        <w:tc>
          <w:tcPr>
            <w:tcW w:w="284" w:type="dxa"/>
            <w:tcBorders>
              <w:bottom w:val="single" w:sz="4" w:space="0" w:color="auto"/>
            </w:tcBorders>
          </w:tcPr>
          <w:p w14:paraId="797CDCC2" w14:textId="77777777" w:rsidR="005F0A2B" w:rsidRPr="007E0D87" w:rsidRDefault="005F0A2B" w:rsidP="008F475A">
            <w:pPr>
              <w:pStyle w:val="TF-TEXTOQUADROCentralizado"/>
            </w:pPr>
          </w:p>
        </w:tc>
        <w:tc>
          <w:tcPr>
            <w:tcW w:w="299" w:type="dxa"/>
            <w:tcBorders>
              <w:bottom w:val="single" w:sz="4" w:space="0" w:color="auto"/>
            </w:tcBorders>
          </w:tcPr>
          <w:p w14:paraId="462DF457" w14:textId="77777777" w:rsidR="005F0A2B" w:rsidRPr="007E0D87" w:rsidRDefault="005F0A2B" w:rsidP="008F475A">
            <w:pPr>
              <w:pStyle w:val="TF-TEXTOQUADROCentralizado"/>
            </w:pPr>
          </w:p>
        </w:tc>
        <w:tc>
          <w:tcPr>
            <w:tcW w:w="296" w:type="dxa"/>
            <w:tcBorders>
              <w:bottom w:val="single" w:sz="4" w:space="0" w:color="auto"/>
            </w:tcBorders>
          </w:tcPr>
          <w:p w14:paraId="6C037CCD" w14:textId="77777777" w:rsidR="005F0A2B" w:rsidRDefault="005F0A2B" w:rsidP="008F475A">
            <w:pPr>
              <w:pStyle w:val="TF-TEXTOQUADROCentralizado"/>
            </w:pPr>
          </w:p>
        </w:tc>
        <w:tc>
          <w:tcPr>
            <w:tcW w:w="299" w:type="dxa"/>
            <w:tcBorders>
              <w:bottom w:val="single" w:sz="4" w:space="0" w:color="auto"/>
            </w:tcBorders>
          </w:tcPr>
          <w:p w14:paraId="5CD7C473" w14:textId="77777777" w:rsidR="005F0A2B" w:rsidRDefault="005F0A2B" w:rsidP="008F475A">
            <w:pPr>
              <w:pStyle w:val="TF-TEXTOQUADROCentralizado"/>
            </w:pPr>
            <w:r>
              <w:t>X</w:t>
            </w:r>
          </w:p>
        </w:tc>
        <w:tc>
          <w:tcPr>
            <w:tcW w:w="296" w:type="dxa"/>
            <w:tcBorders>
              <w:bottom w:val="single" w:sz="4" w:space="0" w:color="auto"/>
            </w:tcBorders>
          </w:tcPr>
          <w:p w14:paraId="5C9852E8" w14:textId="77777777" w:rsidR="005F0A2B" w:rsidRPr="007E0D87" w:rsidRDefault="005F0A2B" w:rsidP="008F475A">
            <w:pPr>
              <w:pStyle w:val="TF-TEXTOQUADROCentralizado"/>
            </w:pPr>
          </w:p>
        </w:tc>
        <w:tc>
          <w:tcPr>
            <w:tcW w:w="299" w:type="dxa"/>
            <w:tcBorders>
              <w:bottom w:val="single" w:sz="4" w:space="0" w:color="auto"/>
            </w:tcBorders>
          </w:tcPr>
          <w:p w14:paraId="5AB17408" w14:textId="77777777" w:rsidR="005F0A2B" w:rsidRPr="007E0D87" w:rsidRDefault="005F0A2B" w:rsidP="008F475A">
            <w:pPr>
              <w:pStyle w:val="TF-TEXTOQUADROCentralizado"/>
            </w:pPr>
          </w:p>
        </w:tc>
        <w:tc>
          <w:tcPr>
            <w:tcW w:w="296" w:type="dxa"/>
            <w:tcBorders>
              <w:bottom w:val="single" w:sz="4" w:space="0" w:color="auto"/>
            </w:tcBorders>
          </w:tcPr>
          <w:p w14:paraId="64BD4A5E" w14:textId="77777777" w:rsidR="005F0A2B" w:rsidRPr="007E0D87" w:rsidRDefault="005F0A2B" w:rsidP="008F475A">
            <w:pPr>
              <w:pStyle w:val="TF-TEXTOQUADROCentralizado"/>
            </w:pPr>
          </w:p>
        </w:tc>
        <w:tc>
          <w:tcPr>
            <w:tcW w:w="299" w:type="dxa"/>
            <w:tcBorders>
              <w:bottom w:val="single" w:sz="4" w:space="0" w:color="auto"/>
            </w:tcBorders>
          </w:tcPr>
          <w:p w14:paraId="4CDAF4D4" w14:textId="77777777" w:rsidR="005F0A2B" w:rsidRPr="007E0D87" w:rsidRDefault="005F0A2B" w:rsidP="008F475A">
            <w:pPr>
              <w:pStyle w:val="TF-TEXTOQUADROCentralizado"/>
            </w:pPr>
          </w:p>
        </w:tc>
      </w:tr>
      <w:tr w:rsidR="005F0A2B" w:rsidRPr="007E0D87" w14:paraId="7AE6B69C" w14:textId="77777777" w:rsidTr="002A07E2">
        <w:trPr>
          <w:trHeight w:val="263"/>
        </w:trPr>
        <w:tc>
          <w:tcPr>
            <w:tcW w:w="6214" w:type="dxa"/>
            <w:tcBorders>
              <w:left w:val="single" w:sz="4" w:space="0" w:color="auto"/>
            </w:tcBorders>
          </w:tcPr>
          <w:p w14:paraId="25548CAE" w14:textId="77777777" w:rsidR="005F0A2B" w:rsidRPr="007E0D87" w:rsidRDefault="005F0A2B" w:rsidP="008F475A">
            <w:pPr>
              <w:pStyle w:val="TF-TEXTOQUADRO"/>
            </w:pPr>
            <w:r>
              <w:t>Desenvolver lógica do jogo</w:t>
            </w:r>
          </w:p>
        </w:tc>
        <w:tc>
          <w:tcPr>
            <w:tcW w:w="554" w:type="dxa"/>
          </w:tcPr>
          <w:p w14:paraId="37A5ABD4" w14:textId="77777777" w:rsidR="005F0A2B" w:rsidRPr="007E0D87" w:rsidRDefault="005F0A2B" w:rsidP="008F475A">
            <w:pPr>
              <w:pStyle w:val="TF-TEXTOQUADROCentralizado"/>
            </w:pPr>
          </w:p>
        </w:tc>
        <w:tc>
          <w:tcPr>
            <w:tcW w:w="284" w:type="dxa"/>
          </w:tcPr>
          <w:p w14:paraId="69BDBBD4" w14:textId="77777777" w:rsidR="005F0A2B" w:rsidRPr="007E0D87" w:rsidRDefault="005F0A2B" w:rsidP="008F475A">
            <w:pPr>
              <w:pStyle w:val="TF-TEXTOQUADROCentralizado"/>
            </w:pPr>
          </w:p>
        </w:tc>
        <w:tc>
          <w:tcPr>
            <w:tcW w:w="299" w:type="dxa"/>
          </w:tcPr>
          <w:p w14:paraId="2EDBAFB9" w14:textId="77777777" w:rsidR="005F0A2B" w:rsidRPr="007E0D87" w:rsidRDefault="005F0A2B" w:rsidP="008F475A">
            <w:pPr>
              <w:pStyle w:val="TF-TEXTOQUADROCentralizado"/>
            </w:pPr>
          </w:p>
        </w:tc>
        <w:tc>
          <w:tcPr>
            <w:tcW w:w="296" w:type="dxa"/>
          </w:tcPr>
          <w:p w14:paraId="3CF121C7" w14:textId="77777777" w:rsidR="005F0A2B" w:rsidRPr="007E0D87" w:rsidRDefault="005F0A2B" w:rsidP="008F475A">
            <w:pPr>
              <w:pStyle w:val="TF-TEXTOQUADROCentralizado"/>
            </w:pPr>
            <w:r>
              <w:t>X</w:t>
            </w:r>
          </w:p>
        </w:tc>
        <w:tc>
          <w:tcPr>
            <w:tcW w:w="299" w:type="dxa"/>
          </w:tcPr>
          <w:p w14:paraId="09A99368" w14:textId="77777777" w:rsidR="005F0A2B" w:rsidRPr="007E0D87" w:rsidRDefault="005F0A2B" w:rsidP="008F475A">
            <w:pPr>
              <w:pStyle w:val="TF-TEXTOQUADROCentralizado"/>
            </w:pPr>
            <w:r>
              <w:t>X</w:t>
            </w:r>
          </w:p>
        </w:tc>
        <w:tc>
          <w:tcPr>
            <w:tcW w:w="296" w:type="dxa"/>
          </w:tcPr>
          <w:p w14:paraId="4988B487" w14:textId="77777777" w:rsidR="005F0A2B" w:rsidRPr="007E0D87" w:rsidRDefault="005F0A2B" w:rsidP="008F475A">
            <w:pPr>
              <w:pStyle w:val="TF-TEXTOQUADROCentralizado"/>
            </w:pPr>
            <w:r>
              <w:t>X</w:t>
            </w:r>
          </w:p>
        </w:tc>
        <w:tc>
          <w:tcPr>
            <w:tcW w:w="299" w:type="dxa"/>
          </w:tcPr>
          <w:p w14:paraId="1C827E48" w14:textId="77777777" w:rsidR="005F0A2B" w:rsidRPr="007E0D87" w:rsidRDefault="005F0A2B" w:rsidP="008F475A">
            <w:pPr>
              <w:pStyle w:val="TF-TEXTOQUADROCentralizado"/>
            </w:pPr>
            <w:r>
              <w:t>X</w:t>
            </w:r>
          </w:p>
        </w:tc>
        <w:tc>
          <w:tcPr>
            <w:tcW w:w="296" w:type="dxa"/>
          </w:tcPr>
          <w:p w14:paraId="55333E76" w14:textId="77777777" w:rsidR="005F0A2B" w:rsidRPr="007E0D87" w:rsidRDefault="005F0A2B" w:rsidP="008F475A">
            <w:pPr>
              <w:pStyle w:val="TF-TEXTOQUADROCentralizado"/>
            </w:pPr>
            <w:r>
              <w:t>X</w:t>
            </w:r>
          </w:p>
        </w:tc>
        <w:tc>
          <w:tcPr>
            <w:tcW w:w="299" w:type="dxa"/>
          </w:tcPr>
          <w:p w14:paraId="29F01873" w14:textId="77777777" w:rsidR="005F0A2B" w:rsidRPr="007E0D87" w:rsidRDefault="005F0A2B" w:rsidP="008F475A">
            <w:pPr>
              <w:pStyle w:val="TF-TEXTOQUADROCentralizado"/>
            </w:pPr>
          </w:p>
        </w:tc>
      </w:tr>
      <w:tr w:rsidR="005F0A2B" w:rsidRPr="007E0D87" w14:paraId="0B35B870" w14:textId="77777777" w:rsidTr="00A175C8">
        <w:trPr>
          <w:trHeight w:val="248"/>
        </w:trPr>
        <w:tc>
          <w:tcPr>
            <w:tcW w:w="6214" w:type="dxa"/>
            <w:tcBorders>
              <w:left w:val="single" w:sz="4" w:space="0" w:color="auto"/>
            </w:tcBorders>
          </w:tcPr>
          <w:p w14:paraId="7FF87FC5" w14:textId="77777777" w:rsidR="005F0A2B" w:rsidRPr="008F475A" w:rsidRDefault="005F0A2B" w:rsidP="008F475A">
            <w:pPr>
              <w:pStyle w:val="TF-TEXTOQUADRO"/>
            </w:pPr>
            <w:r>
              <w:t xml:space="preserve">Implementar utilização do </w:t>
            </w:r>
            <w:proofErr w:type="spellStart"/>
            <w:r w:rsidRPr="005E4ECB">
              <w:rPr>
                <w:i/>
                <w:iCs/>
              </w:rPr>
              <w:t>blockchain</w:t>
            </w:r>
            <w:proofErr w:type="spellEnd"/>
          </w:p>
        </w:tc>
        <w:tc>
          <w:tcPr>
            <w:tcW w:w="554" w:type="dxa"/>
          </w:tcPr>
          <w:p w14:paraId="7B4AA791" w14:textId="77777777" w:rsidR="005F0A2B" w:rsidRPr="007E0D87" w:rsidRDefault="005F0A2B" w:rsidP="008F475A">
            <w:pPr>
              <w:pStyle w:val="TF-TEXTOQUADROCentralizado"/>
            </w:pPr>
          </w:p>
        </w:tc>
        <w:tc>
          <w:tcPr>
            <w:tcW w:w="284" w:type="dxa"/>
          </w:tcPr>
          <w:p w14:paraId="7A0B6161" w14:textId="77777777" w:rsidR="005F0A2B" w:rsidRPr="007E0D87" w:rsidRDefault="005F0A2B" w:rsidP="008F475A">
            <w:pPr>
              <w:pStyle w:val="TF-TEXTOQUADROCentralizado"/>
            </w:pPr>
          </w:p>
        </w:tc>
        <w:tc>
          <w:tcPr>
            <w:tcW w:w="299" w:type="dxa"/>
          </w:tcPr>
          <w:p w14:paraId="21A3C23F" w14:textId="77777777" w:rsidR="005F0A2B" w:rsidRPr="007E0D87" w:rsidRDefault="005F0A2B" w:rsidP="008F475A">
            <w:pPr>
              <w:pStyle w:val="TF-TEXTOQUADROCentralizado"/>
            </w:pPr>
          </w:p>
        </w:tc>
        <w:tc>
          <w:tcPr>
            <w:tcW w:w="296" w:type="dxa"/>
          </w:tcPr>
          <w:p w14:paraId="225FB60B" w14:textId="77777777" w:rsidR="005F0A2B" w:rsidRPr="007E0D87" w:rsidRDefault="005F0A2B" w:rsidP="008F475A">
            <w:pPr>
              <w:pStyle w:val="TF-TEXTOQUADROCentralizado"/>
            </w:pPr>
          </w:p>
        </w:tc>
        <w:tc>
          <w:tcPr>
            <w:tcW w:w="299" w:type="dxa"/>
          </w:tcPr>
          <w:p w14:paraId="4CD77E97" w14:textId="77777777" w:rsidR="005F0A2B" w:rsidRPr="007E0D87" w:rsidRDefault="005F0A2B" w:rsidP="008F475A">
            <w:pPr>
              <w:pStyle w:val="TF-TEXTOQUADROCentralizado"/>
            </w:pPr>
          </w:p>
        </w:tc>
        <w:tc>
          <w:tcPr>
            <w:tcW w:w="296" w:type="dxa"/>
          </w:tcPr>
          <w:p w14:paraId="02204259" w14:textId="77777777" w:rsidR="005F0A2B" w:rsidRPr="007E0D87" w:rsidRDefault="005F0A2B" w:rsidP="008F475A">
            <w:pPr>
              <w:pStyle w:val="TF-TEXTOQUADROCentralizado"/>
            </w:pPr>
            <w:r>
              <w:t>X</w:t>
            </w:r>
          </w:p>
        </w:tc>
        <w:tc>
          <w:tcPr>
            <w:tcW w:w="299" w:type="dxa"/>
          </w:tcPr>
          <w:p w14:paraId="2A9DFB7E" w14:textId="77777777" w:rsidR="005F0A2B" w:rsidRPr="007E0D87" w:rsidRDefault="005F0A2B" w:rsidP="008F475A">
            <w:pPr>
              <w:pStyle w:val="TF-TEXTOQUADROCentralizado"/>
            </w:pPr>
            <w:r>
              <w:t>X</w:t>
            </w:r>
          </w:p>
        </w:tc>
        <w:tc>
          <w:tcPr>
            <w:tcW w:w="296" w:type="dxa"/>
          </w:tcPr>
          <w:p w14:paraId="09C5DC3B" w14:textId="77777777" w:rsidR="005F0A2B" w:rsidRPr="007E0D87" w:rsidRDefault="005F0A2B" w:rsidP="008F475A">
            <w:pPr>
              <w:pStyle w:val="TF-TEXTOQUADROCentralizado"/>
            </w:pPr>
            <w:r>
              <w:t>X</w:t>
            </w:r>
          </w:p>
        </w:tc>
        <w:tc>
          <w:tcPr>
            <w:tcW w:w="299" w:type="dxa"/>
          </w:tcPr>
          <w:p w14:paraId="069E8A8B" w14:textId="77777777" w:rsidR="005F0A2B" w:rsidRPr="007E0D87" w:rsidRDefault="005F0A2B" w:rsidP="008F475A">
            <w:pPr>
              <w:pStyle w:val="TF-TEXTOQUADROCentralizado"/>
            </w:pPr>
            <w:r>
              <w:t>X</w:t>
            </w:r>
          </w:p>
        </w:tc>
      </w:tr>
      <w:tr w:rsidR="005F0A2B" w:rsidRPr="007E0D87" w14:paraId="766DF7D8" w14:textId="77777777" w:rsidTr="002A07E2">
        <w:trPr>
          <w:trHeight w:val="248"/>
        </w:trPr>
        <w:tc>
          <w:tcPr>
            <w:tcW w:w="6214" w:type="dxa"/>
            <w:tcBorders>
              <w:left w:val="single" w:sz="4" w:space="0" w:color="auto"/>
              <w:bottom w:val="single" w:sz="4" w:space="0" w:color="auto"/>
            </w:tcBorders>
          </w:tcPr>
          <w:p w14:paraId="26F14E2C" w14:textId="77777777" w:rsidR="005F0A2B" w:rsidRDefault="005F0A2B" w:rsidP="008F475A">
            <w:pPr>
              <w:pStyle w:val="TF-TEXTOQUADRO"/>
            </w:pPr>
            <w:r>
              <w:t>Testes</w:t>
            </w:r>
          </w:p>
        </w:tc>
        <w:tc>
          <w:tcPr>
            <w:tcW w:w="554" w:type="dxa"/>
            <w:tcBorders>
              <w:bottom w:val="single" w:sz="4" w:space="0" w:color="auto"/>
            </w:tcBorders>
          </w:tcPr>
          <w:p w14:paraId="1250AB47" w14:textId="77777777" w:rsidR="005F0A2B" w:rsidRPr="007E0D87" w:rsidRDefault="005F0A2B" w:rsidP="008F475A">
            <w:pPr>
              <w:pStyle w:val="TF-TEXTOQUADROCentralizado"/>
            </w:pPr>
          </w:p>
        </w:tc>
        <w:tc>
          <w:tcPr>
            <w:tcW w:w="284" w:type="dxa"/>
            <w:tcBorders>
              <w:bottom w:val="single" w:sz="4" w:space="0" w:color="auto"/>
            </w:tcBorders>
          </w:tcPr>
          <w:p w14:paraId="3BC78C99" w14:textId="77777777" w:rsidR="005F0A2B" w:rsidRPr="007E0D87" w:rsidRDefault="005F0A2B" w:rsidP="008F475A">
            <w:pPr>
              <w:pStyle w:val="TF-TEXTOQUADROCentralizado"/>
            </w:pPr>
          </w:p>
        </w:tc>
        <w:tc>
          <w:tcPr>
            <w:tcW w:w="299" w:type="dxa"/>
            <w:tcBorders>
              <w:bottom w:val="single" w:sz="4" w:space="0" w:color="auto"/>
            </w:tcBorders>
          </w:tcPr>
          <w:p w14:paraId="7169A032" w14:textId="77777777" w:rsidR="005F0A2B" w:rsidRPr="007E0D87" w:rsidRDefault="005F0A2B" w:rsidP="008F475A">
            <w:pPr>
              <w:pStyle w:val="TF-TEXTOQUADROCentralizado"/>
            </w:pPr>
          </w:p>
        </w:tc>
        <w:tc>
          <w:tcPr>
            <w:tcW w:w="296" w:type="dxa"/>
            <w:tcBorders>
              <w:bottom w:val="single" w:sz="4" w:space="0" w:color="auto"/>
            </w:tcBorders>
          </w:tcPr>
          <w:p w14:paraId="7C339D77" w14:textId="77777777" w:rsidR="005F0A2B" w:rsidRPr="007E0D87" w:rsidRDefault="005F0A2B" w:rsidP="008F475A">
            <w:pPr>
              <w:pStyle w:val="TF-TEXTOQUADROCentralizado"/>
            </w:pPr>
          </w:p>
        </w:tc>
        <w:tc>
          <w:tcPr>
            <w:tcW w:w="299" w:type="dxa"/>
            <w:tcBorders>
              <w:bottom w:val="single" w:sz="4" w:space="0" w:color="auto"/>
            </w:tcBorders>
          </w:tcPr>
          <w:p w14:paraId="632CCF72" w14:textId="77777777" w:rsidR="005F0A2B" w:rsidRPr="007E0D87" w:rsidRDefault="005F0A2B" w:rsidP="008F475A">
            <w:pPr>
              <w:pStyle w:val="TF-TEXTOQUADROCentralizado"/>
            </w:pPr>
            <w:r>
              <w:t>X</w:t>
            </w:r>
          </w:p>
        </w:tc>
        <w:tc>
          <w:tcPr>
            <w:tcW w:w="296" w:type="dxa"/>
            <w:tcBorders>
              <w:bottom w:val="single" w:sz="4" w:space="0" w:color="auto"/>
            </w:tcBorders>
          </w:tcPr>
          <w:p w14:paraId="491F33F0" w14:textId="77777777" w:rsidR="005F0A2B" w:rsidRDefault="005F0A2B" w:rsidP="008F475A">
            <w:pPr>
              <w:pStyle w:val="TF-TEXTOQUADROCentralizado"/>
            </w:pPr>
            <w:r>
              <w:t>X</w:t>
            </w:r>
          </w:p>
        </w:tc>
        <w:tc>
          <w:tcPr>
            <w:tcW w:w="299" w:type="dxa"/>
            <w:tcBorders>
              <w:bottom w:val="single" w:sz="4" w:space="0" w:color="auto"/>
            </w:tcBorders>
          </w:tcPr>
          <w:p w14:paraId="4D184AC4" w14:textId="77777777" w:rsidR="005F0A2B" w:rsidRDefault="005F0A2B" w:rsidP="008F475A">
            <w:pPr>
              <w:pStyle w:val="TF-TEXTOQUADROCentralizado"/>
            </w:pPr>
            <w:r>
              <w:t>X</w:t>
            </w:r>
          </w:p>
        </w:tc>
        <w:tc>
          <w:tcPr>
            <w:tcW w:w="296" w:type="dxa"/>
            <w:tcBorders>
              <w:bottom w:val="single" w:sz="4" w:space="0" w:color="auto"/>
            </w:tcBorders>
          </w:tcPr>
          <w:p w14:paraId="37F90D1B" w14:textId="77777777" w:rsidR="005F0A2B" w:rsidRDefault="005F0A2B" w:rsidP="008F475A">
            <w:pPr>
              <w:pStyle w:val="TF-TEXTOQUADROCentralizado"/>
            </w:pPr>
            <w:r>
              <w:t>X</w:t>
            </w:r>
          </w:p>
        </w:tc>
        <w:tc>
          <w:tcPr>
            <w:tcW w:w="299" w:type="dxa"/>
            <w:tcBorders>
              <w:bottom w:val="single" w:sz="4" w:space="0" w:color="auto"/>
            </w:tcBorders>
          </w:tcPr>
          <w:p w14:paraId="68789EB8" w14:textId="77777777" w:rsidR="005F0A2B" w:rsidRDefault="005F0A2B" w:rsidP="008F475A">
            <w:pPr>
              <w:pStyle w:val="TF-TEXTOQUADROCentralizado"/>
            </w:pPr>
            <w:r>
              <w:t>X</w:t>
            </w:r>
          </w:p>
        </w:tc>
      </w:tr>
    </w:tbl>
    <w:p w14:paraId="73CA1519" w14:textId="77777777" w:rsidR="005F0A2B" w:rsidRPr="00563836" w:rsidRDefault="005F0A2B" w:rsidP="002A07E2">
      <w:pPr>
        <w:pStyle w:val="TF-FONTE"/>
      </w:pPr>
      <w:r>
        <w:t>Fonte: elaborado pelo autor.</w:t>
      </w:r>
    </w:p>
    <w:p w14:paraId="2A985532" w14:textId="77777777" w:rsidR="005F0A2B" w:rsidRDefault="005F0A2B" w:rsidP="005F0A2B">
      <w:pPr>
        <w:pStyle w:val="Ttulo1"/>
      </w:pPr>
      <w:r>
        <w:t>REVISÃO BIBLIOGRÁFICA</w:t>
      </w:r>
    </w:p>
    <w:p w14:paraId="31093568" w14:textId="77777777" w:rsidR="005F0A2B" w:rsidRPr="00C42AE7" w:rsidRDefault="005F0A2B" w:rsidP="00C42AE7">
      <w:pPr>
        <w:pStyle w:val="TF-TEXTO"/>
      </w:pPr>
      <w:r>
        <w:t xml:space="preserve">Nas sessões abaixo são apresentados os conceitos, contexto e funcionamento da tecnologia </w:t>
      </w:r>
      <w:proofErr w:type="spellStart"/>
      <w:r w:rsidRPr="00087CA0">
        <w:rPr>
          <w:i/>
          <w:iCs/>
          <w:rPrChange w:id="1" w:author="Gilvan Justino [2]" w:date="2021-12-12T17:33:00Z">
            <w:rPr/>
          </w:rPrChange>
        </w:rPr>
        <w:t>blockchain</w:t>
      </w:r>
      <w:proofErr w:type="spellEnd"/>
      <w:r>
        <w:t xml:space="preserve"> e dos </w:t>
      </w:r>
      <w:proofErr w:type="spellStart"/>
      <w:r>
        <w:t>NFTs</w:t>
      </w:r>
      <w:proofErr w:type="spellEnd"/>
      <w:r>
        <w:t>, ambos sendo fundamentais para este projeto.</w:t>
      </w:r>
    </w:p>
    <w:p w14:paraId="4952B33E" w14:textId="77777777" w:rsidR="005F0A2B" w:rsidRDefault="005F0A2B" w:rsidP="0024294B">
      <w:pPr>
        <w:pStyle w:val="Ttulo2"/>
      </w:pPr>
      <w:r>
        <w:t>BLOCKCHAIN</w:t>
      </w:r>
    </w:p>
    <w:p w14:paraId="04B330E9" w14:textId="77777777" w:rsidR="005F0A2B" w:rsidRPr="00624099" w:rsidRDefault="005F0A2B" w:rsidP="003452FA">
      <w:pPr>
        <w:pStyle w:val="TF-TEXTO"/>
      </w:pPr>
      <w:r>
        <w:t xml:space="preserve">O </w:t>
      </w:r>
      <w:proofErr w:type="spellStart"/>
      <w:r>
        <w:rPr>
          <w:i/>
          <w:iCs/>
        </w:rPr>
        <w:t>blockchain</w:t>
      </w:r>
      <w:proofErr w:type="spellEnd"/>
      <w:r>
        <w:t xml:space="preserve"> surgiu juntamente com a proposta do </w:t>
      </w:r>
      <w:proofErr w:type="spellStart"/>
      <w:r>
        <w:t>Bitcoin</w:t>
      </w:r>
      <w:proofErr w:type="spellEnd"/>
      <w:r>
        <w:t xml:space="preserve"> como o método que possibilitou a criação das </w:t>
      </w:r>
      <w:proofErr w:type="spellStart"/>
      <w:r>
        <w:t>criptomoedas</w:t>
      </w:r>
      <w:proofErr w:type="spellEnd"/>
      <w:r>
        <w:t xml:space="preserve"> (CASTRO, 2021). Contudo, ele teve início em 1991, quando Stuart Haber e W. Scott </w:t>
      </w:r>
      <w:proofErr w:type="spellStart"/>
      <w:r>
        <w:t>Stornetta</w:t>
      </w:r>
      <w:proofErr w:type="spellEnd"/>
      <w:r>
        <w:t xml:space="preserve"> levantaram a ideia de utilizar uma função </w:t>
      </w:r>
      <w:proofErr w:type="spellStart"/>
      <w:r>
        <w:rPr>
          <w:i/>
          <w:iCs/>
        </w:rPr>
        <w:t>hash</w:t>
      </w:r>
      <w:proofErr w:type="spellEnd"/>
      <w:r>
        <w:rPr>
          <w:i/>
          <w:iCs/>
        </w:rPr>
        <w:t xml:space="preserve">, </w:t>
      </w:r>
      <w:r>
        <w:t xml:space="preserve">capaz de condensar informações muito grandes em valores de tamanho fixo, para acrescer </w:t>
      </w:r>
      <w:proofErr w:type="spellStart"/>
      <w:r w:rsidRPr="00A175C8">
        <w:rPr>
          <w:i/>
          <w:iCs/>
        </w:rPr>
        <w:t>timestamp</w:t>
      </w:r>
      <w:r>
        <w:rPr>
          <w:i/>
          <w:iCs/>
        </w:rPr>
        <w:t>s</w:t>
      </w:r>
      <w:proofErr w:type="spellEnd"/>
      <w:r>
        <w:t xml:space="preserve"> aos dados. Os </w:t>
      </w:r>
      <w:proofErr w:type="spellStart"/>
      <w:r>
        <w:t>t</w:t>
      </w:r>
      <w:r>
        <w:rPr>
          <w:i/>
          <w:iCs/>
        </w:rPr>
        <w:t>imestamps</w:t>
      </w:r>
      <w:proofErr w:type="spellEnd"/>
      <w:r>
        <w:rPr>
          <w:i/>
          <w:iCs/>
        </w:rPr>
        <w:t xml:space="preserve"> </w:t>
      </w:r>
      <w:r>
        <w:t xml:space="preserve">são marcas temporais que denotam um instante único mediante uma cadeia de caracteres onde são definidos sua data e hora. A partir disto, poderia ser feito o </w:t>
      </w:r>
      <w:proofErr w:type="spellStart"/>
      <w:r w:rsidRPr="00A175C8">
        <w:rPr>
          <w:i/>
          <w:iCs/>
        </w:rPr>
        <w:t>hash</w:t>
      </w:r>
      <w:proofErr w:type="spellEnd"/>
      <w:r>
        <w:t xml:space="preserve"> dos dados, enviá-los a um terceiro confiável que adicionaria o </w:t>
      </w:r>
      <w:proofErr w:type="spellStart"/>
      <w:r>
        <w:rPr>
          <w:i/>
          <w:iCs/>
        </w:rPr>
        <w:t>timestamp</w:t>
      </w:r>
      <w:proofErr w:type="spellEnd"/>
      <w:r>
        <w:t xml:space="preserve"> e, após ser feito o </w:t>
      </w:r>
      <w:proofErr w:type="spellStart"/>
      <w:r w:rsidRPr="00A175C8">
        <w:rPr>
          <w:i/>
          <w:iCs/>
        </w:rPr>
        <w:t>hash</w:t>
      </w:r>
      <w:proofErr w:type="spellEnd"/>
      <w:r>
        <w:t xml:space="preserve"> novamente, ter-se-ia um arquivo seguro, pois seria possível identificar adulterações. Tais conceitos foram fundamentais para a elaboração do </w:t>
      </w:r>
      <w:proofErr w:type="spellStart"/>
      <w:r>
        <w:t>blockchain</w:t>
      </w:r>
      <w:proofErr w:type="spellEnd"/>
      <w:r>
        <w:t>, duas décadas mais tarde (SWANNACK, 2020).</w:t>
      </w:r>
    </w:p>
    <w:p w14:paraId="696816E2" w14:textId="77777777" w:rsidR="005F0A2B" w:rsidRDefault="005F0A2B" w:rsidP="003452FA">
      <w:pPr>
        <w:pStyle w:val="TF-TEXTO"/>
      </w:pPr>
      <w:r>
        <w:t xml:space="preserve">O nome da tecnologia </w:t>
      </w:r>
      <w:proofErr w:type="spellStart"/>
      <w:r>
        <w:rPr>
          <w:i/>
          <w:iCs/>
        </w:rPr>
        <w:t>blockchain</w:t>
      </w:r>
      <w:proofErr w:type="spellEnd"/>
      <w:r>
        <w:rPr>
          <w:i/>
          <w:iCs/>
        </w:rPr>
        <w:t xml:space="preserve"> </w:t>
      </w:r>
      <w:r>
        <w:t xml:space="preserve">prenuncia sua estrutura, que corresponde a uma corrente de blocos interligados em uma lista encadeada simples, ou seja, cada bloco aponta para seu antecessor (FANTINI, 2020). Os blocos são formados pelos seguintes componentes: informações de transações, um </w:t>
      </w:r>
      <w:proofErr w:type="spellStart"/>
      <w:r w:rsidRPr="00B32111">
        <w:rPr>
          <w:i/>
          <w:iCs/>
        </w:rPr>
        <w:t>hash</w:t>
      </w:r>
      <w:proofErr w:type="spellEnd"/>
      <w:r>
        <w:t xml:space="preserve"> do bloco anterior, o </w:t>
      </w:r>
      <w:proofErr w:type="spellStart"/>
      <w:r w:rsidRPr="001B7FC9">
        <w:rPr>
          <w:i/>
          <w:iCs/>
        </w:rPr>
        <w:t>timestamp</w:t>
      </w:r>
      <w:proofErr w:type="spellEnd"/>
      <w:r>
        <w:t xml:space="preserve"> com data e hora da criação e um número arbitrário, conhecido como </w:t>
      </w:r>
      <w:proofErr w:type="spellStart"/>
      <w:r>
        <w:rPr>
          <w:i/>
          <w:iCs/>
        </w:rPr>
        <w:t>nonce</w:t>
      </w:r>
      <w:proofErr w:type="spellEnd"/>
      <w:r>
        <w:rPr>
          <w:i/>
          <w:iCs/>
        </w:rPr>
        <w:t>,</w:t>
      </w:r>
      <w:r>
        <w:t xml:space="preserve"> que é único para todos os blocos e evita que os eles possam ser copiados. Já a lista de blocos é controlada de forma descentralizada. Na rede </w:t>
      </w:r>
      <w:proofErr w:type="spellStart"/>
      <w:r>
        <w:t>blockchain</w:t>
      </w:r>
      <w:proofErr w:type="spellEnd"/>
      <w:r>
        <w:t xml:space="preserve">, cada nó armazena uma cópia da lista e avisa os nós com os quais está conectado que deseja adicionar um bloco a ela. Essa estrutura de rede é denominada </w:t>
      </w:r>
      <w:proofErr w:type="spellStart"/>
      <w:r>
        <w:rPr>
          <w:i/>
          <w:iCs/>
        </w:rPr>
        <w:t>peer-to-peer</w:t>
      </w:r>
      <w:proofErr w:type="spellEnd"/>
      <w:r>
        <w:t xml:space="preserve">, pois não necessita de uma entidade central para intermediar a troca de informações (SWANNACK, 2020). </w:t>
      </w:r>
    </w:p>
    <w:p w14:paraId="5942DDCD" w14:textId="77777777" w:rsidR="005F0A2B" w:rsidRPr="000542E6" w:rsidRDefault="005F0A2B" w:rsidP="00C64283">
      <w:pPr>
        <w:pStyle w:val="TF-TEXTO"/>
      </w:pPr>
      <w:r>
        <w:t xml:space="preserve">Diante disso, também é necessário manter o controle sobre novas transações anunciadas, pois vários nós podem solicitá-las simultaneamente, mas somente uma pode ser aceita. O algoritmo prova-de-trabalho </w:t>
      </w:r>
      <w:r w:rsidRPr="00A175C8">
        <w:t>(</w:t>
      </w:r>
      <w:proofErr w:type="spellStart"/>
      <w:r>
        <w:rPr>
          <w:i/>
          <w:iCs/>
        </w:rPr>
        <w:t>proof-of-work</w:t>
      </w:r>
      <w:proofErr w:type="spellEnd"/>
      <w:r>
        <w:t xml:space="preserve"> ou </w:t>
      </w:r>
      <w:proofErr w:type="spellStart"/>
      <w:r>
        <w:rPr>
          <w:i/>
          <w:iCs/>
        </w:rPr>
        <w:t>PoW</w:t>
      </w:r>
      <w:proofErr w:type="spellEnd"/>
      <w:r w:rsidRPr="00A175C8">
        <w:t>)</w:t>
      </w:r>
      <w:r w:rsidRPr="0089311B">
        <w:t xml:space="preserve"> </w:t>
      </w:r>
      <w:r>
        <w:t xml:space="preserve">é o responsável por tomar essa decisão. Os nós criarão o bloco que desejam adicionar de acordo com os dados das transações e adicionarão o </w:t>
      </w:r>
      <w:proofErr w:type="spellStart"/>
      <w:r>
        <w:rPr>
          <w:i/>
          <w:iCs/>
        </w:rPr>
        <w:t>nonce</w:t>
      </w:r>
      <w:proofErr w:type="spellEnd"/>
      <w:r>
        <w:t xml:space="preserve">. Esse número é criado pelo próprio nó e ele definirá se a tarefa foi bem-sucedida ou não. O nó passará o bloco criptografado e, para que seja aceito, deverá alcançar determinados parâmetros, que variam entre redes </w:t>
      </w:r>
      <w:proofErr w:type="spellStart"/>
      <w:r>
        <w:rPr>
          <w:i/>
          <w:iCs/>
        </w:rPr>
        <w:t>blockchain</w:t>
      </w:r>
      <w:proofErr w:type="spellEnd"/>
      <w:r>
        <w:t xml:space="preserve">, ao ser calculado o </w:t>
      </w:r>
      <w:proofErr w:type="spellStart"/>
      <w:r>
        <w:rPr>
          <w:i/>
          <w:iCs/>
        </w:rPr>
        <w:t>hash</w:t>
      </w:r>
      <w:proofErr w:type="spellEnd"/>
      <w:r>
        <w:t xml:space="preserve">. Caso falhe, é necessário definir um novo </w:t>
      </w:r>
      <w:proofErr w:type="spellStart"/>
      <w:r w:rsidRPr="00A175C8">
        <w:rPr>
          <w:i/>
          <w:iCs/>
        </w:rPr>
        <w:t>nonce</w:t>
      </w:r>
      <w:proofErr w:type="spellEnd"/>
      <w:r>
        <w:t xml:space="preserve"> e tentar novamente. Isso pode se repetir inúmeras vezes e requer um grande poder de processamento computacional. Dessa forma, o algoritmo </w:t>
      </w:r>
      <w:proofErr w:type="spellStart"/>
      <w:r>
        <w:t>PoW</w:t>
      </w:r>
      <w:proofErr w:type="spellEnd"/>
      <w:r>
        <w:t xml:space="preserve"> é a busca pelo valor que irá satisfazer as requisições. Ao passo que, o processo realizado por um nó para efetivar sua transação, é intitulado de mineração (NAKAMOTO, 2008; SWANNACK, 2020).</w:t>
      </w:r>
    </w:p>
    <w:p w14:paraId="7543EB6B" w14:textId="77777777" w:rsidR="005F0A2B" w:rsidRDefault="005F0A2B" w:rsidP="00197A03">
      <w:pPr>
        <w:pStyle w:val="TF-TEXTO"/>
      </w:pPr>
      <w:r>
        <w:t xml:space="preserve">Tendo tais características como suporte, o </w:t>
      </w:r>
      <w:proofErr w:type="spellStart"/>
      <w:r w:rsidRPr="00A175C8">
        <w:rPr>
          <w:i/>
          <w:iCs/>
        </w:rPr>
        <w:t>blockchain</w:t>
      </w:r>
      <w:proofErr w:type="spellEnd"/>
      <w:r>
        <w:t xml:space="preserve"> permitiu a criação do </w:t>
      </w:r>
      <w:proofErr w:type="spellStart"/>
      <w:r>
        <w:t>Bitcoin</w:t>
      </w:r>
      <w:proofErr w:type="spellEnd"/>
      <w:r>
        <w:t xml:space="preserve"> ao suprir as necessidades de descentralização e gestão compartilhada, garantindo a integridade das informações e evitando fraudes nas transações por conta do gasto duplo da moeda (NAKAMOTO, 2008). À medida que essa tecnologia vem se tornando mais conhecida, também vem sendo aplicada na gerência de novos tipos de ativos e em outros setores de operação, indo muito além das </w:t>
      </w:r>
      <w:proofErr w:type="spellStart"/>
      <w:r>
        <w:t>criptomoedas</w:t>
      </w:r>
      <w:proofErr w:type="spellEnd"/>
      <w:r>
        <w:t xml:space="preserve"> (FANTINI, 2020).</w:t>
      </w:r>
    </w:p>
    <w:p w14:paraId="49AB61EE" w14:textId="77777777" w:rsidR="005F0A2B" w:rsidRDefault="005F0A2B" w:rsidP="0024294B">
      <w:pPr>
        <w:pStyle w:val="Ttulo2"/>
      </w:pPr>
      <w:r>
        <w:t>NFTs</w:t>
      </w:r>
    </w:p>
    <w:p w14:paraId="4ED8BD41" w14:textId="77777777" w:rsidR="005F0A2B" w:rsidRDefault="005F0A2B" w:rsidP="0024294B">
      <w:pPr>
        <w:pStyle w:val="TF-TEXTO"/>
      </w:pPr>
      <w:r>
        <w:t xml:space="preserve">Os </w:t>
      </w:r>
      <w:proofErr w:type="spellStart"/>
      <w:r w:rsidRPr="00FB71CD">
        <w:rPr>
          <w:i/>
          <w:iCs/>
        </w:rPr>
        <w:t>tokens</w:t>
      </w:r>
      <w:proofErr w:type="spellEnd"/>
      <w:r>
        <w:t xml:space="preserve"> não-fungíveis, do inglês </w:t>
      </w:r>
      <w:r w:rsidRPr="00951121">
        <w:rPr>
          <w:i/>
          <w:iCs/>
        </w:rPr>
        <w:t>Non-</w:t>
      </w:r>
      <w:proofErr w:type="spellStart"/>
      <w:r w:rsidRPr="00951121">
        <w:rPr>
          <w:i/>
          <w:iCs/>
        </w:rPr>
        <w:t>Fungible</w:t>
      </w:r>
      <w:proofErr w:type="spellEnd"/>
      <w:r w:rsidRPr="00951121">
        <w:rPr>
          <w:i/>
          <w:iCs/>
        </w:rPr>
        <w:t xml:space="preserve"> </w:t>
      </w:r>
      <w:proofErr w:type="spellStart"/>
      <w:r w:rsidRPr="00951121">
        <w:rPr>
          <w:i/>
          <w:iCs/>
        </w:rPr>
        <w:t>Tokens</w:t>
      </w:r>
      <w:proofErr w:type="spellEnd"/>
      <w:r>
        <w:t xml:space="preserve"> (</w:t>
      </w:r>
      <w:proofErr w:type="spellStart"/>
      <w:r>
        <w:t>NFTs</w:t>
      </w:r>
      <w:proofErr w:type="spellEnd"/>
      <w:r>
        <w:t>), representam ativos colecionáveis que são únicos e não podem ser duplicados ou copiados. Um exemplo de aplicação desse tipo de ativo</w:t>
      </w:r>
      <w:del w:id="2" w:author="Gilvan Justino [2]" w:date="2021-12-12T17:42:00Z">
        <w:r w:rsidDel="004D7E2C">
          <w:delText>s</w:delText>
        </w:r>
      </w:del>
      <w:r>
        <w:t xml:space="preserve"> são obras de arte digitais, itens de jogo e até mesmo publicações em redes sociais. Os </w:t>
      </w:r>
      <w:proofErr w:type="spellStart"/>
      <w:r>
        <w:t>NFTs</w:t>
      </w:r>
      <w:proofErr w:type="spellEnd"/>
      <w:r>
        <w:t xml:space="preserve">, diferentemente dos </w:t>
      </w:r>
      <w:proofErr w:type="spellStart"/>
      <w:r>
        <w:t>FTs</w:t>
      </w:r>
      <w:proofErr w:type="spellEnd"/>
      <w:r>
        <w:t xml:space="preserve">, ganharam espaço somente em 2017, mas já apresentaram um crescimento muito promissor. O ponto chave para sua popularização é a escassez. Ela foi capaz de criar uma demanda pelos itens, que se fazem mais valiosos de acordo com sua raridade. Assim, ao agregar a proposta de posse real de itens únicos aos jogos digitais, foi possível quebrar </w:t>
      </w:r>
      <w:r>
        <w:lastRenderedPageBreak/>
        <w:t xml:space="preserve">a forma tradicional de transmitir ativos e dar vida a um novo nicho na indústria de jogos. Os </w:t>
      </w:r>
      <w:proofErr w:type="spellStart"/>
      <w:r w:rsidRPr="00A175C8">
        <w:rPr>
          <w:i/>
          <w:iCs/>
        </w:rPr>
        <w:t>blockchain</w:t>
      </w:r>
      <w:proofErr w:type="spellEnd"/>
      <w:r w:rsidRPr="00A175C8">
        <w:rPr>
          <w:i/>
          <w:iCs/>
        </w:rPr>
        <w:t xml:space="preserve"> games</w:t>
      </w:r>
      <w:r>
        <w:t xml:space="preserve"> tendem a se tornar ainda mais populares conforme novos títulos são lançados (ATASANOVA, 2021; FANTINI, 2020; SWANNACK, 2020; UPLANDME INC, 2019). </w:t>
      </w:r>
    </w:p>
    <w:p w14:paraId="6BE13FA0" w14:textId="77777777" w:rsidR="005F0A2B" w:rsidRPr="00D5250E" w:rsidRDefault="005F0A2B" w:rsidP="0024294B">
      <w:pPr>
        <w:pStyle w:val="TF-TEXTO"/>
      </w:pPr>
      <w:r>
        <w:t xml:space="preserve">Os </w:t>
      </w:r>
      <w:proofErr w:type="spellStart"/>
      <w:r>
        <w:t>NFTs</w:t>
      </w:r>
      <w:proofErr w:type="spellEnd"/>
      <w:r>
        <w:t xml:space="preserve"> estão ligados a um dos mais comuns usos do </w:t>
      </w:r>
      <w:proofErr w:type="spellStart"/>
      <w:r>
        <w:t>blockchain</w:t>
      </w:r>
      <w:proofErr w:type="spellEnd"/>
      <w:r>
        <w:t xml:space="preserve">, a saber, sua aplicação voltada a representações. Esse formato existe por tanto tempo quanto a tecnologia e recebe o nome de </w:t>
      </w:r>
      <w:proofErr w:type="spellStart"/>
      <w:r w:rsidRPr="00FB71CD">
        <w:rPr>
          <w:i/>
          <w:iCs/>
        </w:rPr>
        <w:t>token</w:t>
      </w:r>
      <w:proofErr w:type="spellEnd"/>
      <w:r>
        <w:t xml:space="preserve"> (SWANNACK, 2020). Os </w:t>
      </w:r>
      <w:proofErr w:type="spellStart"/>
      <w:r w:rsidRPr="00FB71CD">
        <w:rPr>
          <w:i/>
          <w:iCs/>
        </w:rPr>
        <w:t>tokens</w:t>
      </w:r>
      <w:proofErr w:type="spellEnd"/>
      <w:r>
        <w:t xml:space="preserve"> caracterizam-se por representarem algo digitalmente, sejam bens, serviços, ou outros tipos de valores. Assim sendo, não possuem valor próprio, mas recebem um valor de acordo com aquilo que estão representando. Eles também podem ser classificados quanto a sua fungibilidade, que remete à sua capacidade de ser trocado por bens ou ativos do mesmo tipo. Assim, </w:t>
      </w:r>
      <w:commentRangeStart w:id="3"/>
      <w:proofErr w:type="spellStart"/>
      <w:r w:rsidRPr="00FB71CD">
        <w:rPr>
          <w:i/>
          <w:iCs/>
        </w:rPr>
        <w:t>tokens</w:t>
      </w:r>
      <w:proofErr w:type="spellEnd"/>
      <w:r>
        <w:t xml:space="preserve"> chamados fungíveis, do inglês </w:t>
      </w:r>
      <w:proofErr w:type="spellStart"/>
      <w:r w:rsidRPr="00951121">
        <w:rPr>
          <w:i/>
          <w:iCs/>
        </w:rPr>
        <w:t>Fungible</w:t>
      </w:r>
      <w:proofErr w:type="spellEnd"/>
      <w:r w:rsidRPr="00951121">
        <w:rPr>
          <w:i/>
          <w:iCs/>
        </w:rPr>
        <w:t xml:space="preserve"> </w:t>
      </w:r>
      <w:proofErr w:type="spellStart"/>
      <w:r w:rsidRPr="00951121">
        <w:rPr>
          <w:i/>
          <w:iCs/>
        </w:rPr>
        <w:t>Tokens</w:t>
      </w:r>
      <w:proofErr w:type="spellEnd"/>
      <w:r>
        <w:t xml:space="preserve"> (</w:t>
      </w:r>
      <w:proofErr w:type="spellStart"/>
      <w:r>
        <w:t>FTs</w:t>
      </w:r>
      <w:proofErr w:type="spellEnd"/>
      <w:r>
        <w:t>)</w:t>
      </w:r>
      <w:commentRangeEnd w:id="3"/>
      <w:r>
        <w:rPr>
          <w:rStyle w:val="Refdecomentrio"/>
        </w:rPr>
        <w:commentReference w:id="3"/>
      </w:r>
      <w:r>
        <w:t xml:space="preserve"> são ativos que possuem o mesmo valor entre si e as mesmas características, podendo existir em grande quantidade. Em contrapartida, os </w:t>
      </w:r>
      <w:proofErr w:type="spellStart"/>
      <w:r>
        <w:t>NFTs</w:t>
      </w:r>
      <w:proofErr w:type="spellEnd"/>
      <w:r>
        <w:t xml:space="preserve"> representam itens únicos que não podem ser trocados com outros </w:t>
      </w:r>
      <w:proofErr w:type="spellStart"/>
      <w:r>
        <w:t>NFTs</w:t>
      </w:r>
      <w:proofErr w:type="spellEnd"/>
      <w:r>
        <w:t xml:space="preserve"> do mesmo tipo, pois cada um possui características e valor próprio (POPESCU, 2021).</w:t>
      </w:r>
    </w:p>
    <w:p w14:paraId="3B52D53C" w14:textId="77777777" w:rsidR="005F0A2B" w:rsidRPr="00296D2A" w:rsidRDefault="005F0A2B" w:rsidP="00296D2A">
      <w:pPr>
        <w:pStyle w:val="TF-TEXTO"/>
      </w:pPr>
    </w:p>
    <w:p w14:paraId="73CB3F3A" w14:textId="77777777" w:rsidR="005F0A2B" w:rsidRDefault="005F0A2B" w:rsidP="00F83A19">
      <w:pPr>
        <w:pStyle w:val="TF-refernciasbibliogrficasTTULO"/>
      </w:pPr>
      <w:r>
        <w:t>Referências</w:t>
      </w:r>
    </w:p>
    <w:p w14:paraId="57458B81" w14:textId="77777777" w:rsidR="005F0A2B" w:rsidRPr="001136C7" w:rsidRDefault="005F0A2B" w:rsidP="00E03DF4">
      <w:pPr>
        <w:pStyle w:val="TF-REFERNCIASITEM"/>
        <w:rPr>
          <w:lang w:val="en-US"/>
        </w:rPr>
      </w:pPr>
      <w:r>
        <w:t xml:space="preserve">CASTRO, Jessica. A rota do </w:t>
      </w:r>
      <w:proofErr w:type="spellStart"/>
      <w:r>
        <w:t>Blockchain</w:t>
      </w:r>
      <w:proofErr w:type="spellEnd"/>
      <w:r>
        <w:t xml:space="preserve">: um panorama das pesquisas. </w:t>
      </w:r>
      <w:r w:rsidRPr="00E03DF4">
        <w:rPr>
          <w:b/>
          <w:bCs/>
        </w:rPr>
        <w:t>Revista Brasileira de Administração Científica</w:t>
      </w:r>
      <w:r>
        <w:t>, [</w:t>
      </w:r>
      <w:proofErr w:type="spellStart"/>
      <w:r>
        <w:t>S.l</w:t>
      </w:r>
      <w:proofErr w:type="spellEnd"/>
      <w:r>
        <w:t>.], v.12, n.2, p. 339-346, Abr./Jun. 2021. Disponível em: h</w:t>
      </w:r>
      <w:r w:rsidRPr="00E03DF4">
        <w:t>ttps://www.sustenere.co/index.php/rbadm/article/view/CBPC2179-684X.2021.002.0027</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31 ago. 2021.</w:t>
      </w:r>
    </w:p>
    <w:p w14:paraId="2205C262" w14:textId="77777777" w:rsidR="005F0A2B" w:rsidRDefault="005F0A2B" w:rsidP="00E03DF4">
      <w:pPr>
        <w:pStyle w:val="TF-REFERNCIASITEM"/>
      </w:pPr>
      <w:r w:rsidRPr="001136C7">
        <w:rPr>
          <w:lang w:val="en-US"/>
        </w:rPr>
        <w:t xml:space="preserve">CHOI, </w:t>
      </w:r>
      <w:proofErr w:type="spellStart"/>
      <w:r w:rsidRPr="001136C7">
        <w:rPr>
          <w:lang w:val="en-US"/>
        </w:rPr>
        <w:t>Gyuhyeok</w:t>
      </w:r>
      <w:proofErr w:type="spellEnd"/>
      <w:r w:rsidRPr="001136C7">
        <w:rPr>
          <w:lang w:val="en-US"/>
        </w:rPr>
        <w:t xml:space="preserve">; KIM, </w:t>
      </w:r>
      <w:proofErr w:type="spellStart"/>
      <w:r w:rsidRPr="001136C7">
        <w:rPr>
          <w:lang w:val="en-US"/>
        </w:rPr>
        <w:t>Mijin</w:t>
      </w:r>
      <w:proofErr w:type="spellEnd"/>
      <w:r w:rsidRPr="001136C7">
        <w:rPr>
          <w:lang w:val="en-US"/>
        </w:rPr>
        <w:t xml:space="preserve">. Battle Royale Game : In Search of a New Game Genre. </w:t>
      </w:r>
      <w:r w:rsidRPr="001136C7">
        <w:rPr>
          <w:b/>
          <w:bCs/>
          <w:lang w:val="en-US"/>
        </w:rPr>
        <w:t>International Journal of Culture Technology</w:t>
      </w:r>
      <w:r w:rsidRPr="001136C7">
        <w:rPr>
          <w:lang w:val="en-US"/>
        </w:rPr>
        <w:t xml:space="preserve">, Busan, v.2, n.2, p. 5-11, Jun. 2018. </w:t>
      </w:r>
      <w:r>
        <w:t xml:space="preserve">Disponível em: </w:t>
      </w:r>
      <w:r w:rsidRPr="001C1D11">
        <w:t>https://core.ac.uk/download/pdf/162021462.pdf</w:t>
      </w:r>
      <w:r>
        <w:t>. Acesso em: 21 set. 2021.</w:t>
      </w:r>
    </w:p>
    <w:p w14:paraId="51FF005E" w14:textId="77777777" w:rsidR="005F0A2B" w:rsidRPr="001136C7" w:rsidRDefault="005F0A2B" w:rsidP="00E03DF4">
      <w:pPr>
        <w:pStyle w:val="TF-REFERNCIASITEM"/>
        <w:rPr>
          <w:lang w:val="en-US"/>
        </w:rPr>
      </w:pPr>
      <w:r>
        <w:t xml:space="preserve">COINDESK. </w:t>
      </w:r>
      <w:proofErr w:type="spellStart"/>
      <w:r w:rsidRPr="002A07E2">
        <w:rPr>
          <w:b/>
          <w:bCs/>
        </w:rPr>
        <w:t>Metaverso</w:t>
      </w:r>
      <w:proofErr w:type="spellEnd"/>
      <w:r w:rsidRPr="008F0216">
        <w:t xml:space="preserve">: o que é, a relação com </w:t>
      </w:r>
      <w:proofErr w:type="spellStart"/>
      <w:r w:rsidRPr="008F0216">
        <w:t>cripto</w:t>
      </w:r>
      <w:proofErr w:type="spellEnd"/>
      <w:r w:rsidRPr="008F0216">
        <w:t xml:space="preserve">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28 set. 2021.</w:t>
      </w:r>
    </w:p>
    <w:p w14:paraId="3EBDFD06" w14:textId="77777777" w:rsidR="005F0A2B" w:rsidRDefault="005F0A2B" w:rsidP="00E03DF4">
      <w:pPr>
        <w:pStyle w:val="TF-REFERNCIASITEM"/>
      </w:pPr>
      <w:r w:rsidRPr="001136C7">
        <w:rPr>
          <w:lang w:val="en-US"/>
        </w:rPr>
        <w:t xml:space="preserve">COINMARKETCAP. </w:t>
      </w:r>
      <w:r w:rsidRPr="001136C7">
        <w:rPr>
          <w:b/>
          <w:lang w:val="en-US"/>
        </w:rPr>
        <w:t>Top Play to Earn Tokens by Market Capitalization</w:t>
      </w:r>
      <w:r w:rsidRPr="001136C7">
        <w:rPr>
          <w:lang w:val="en-US"/>
        </w:rPr>
        <w:t xml:space="preserve">. </w:t>
      </w:r>
      <w:r w:rsidRPr="00407E4F">
        <w:t>[</w:t>
      </w:r>
      <w:proofErr w:type="spellStart"/>
      <w:r w:rsidRPr="00407E4F">
        <w:t>S.l</w:t>
      </w:r>
      <w:proofErr w:type="spellEnd"/>
      <w:r w:rsidRPr="00407E4F">
        <w:t xml:space="preserve">.], </w:t>
      </w:r>
      <w:r>
        <w:t>[2021]</w:t>
      </w:r>
      <w:r w:rsidRPr="00407E4F">
        <w:t xml:space="preserve">. </w:t>
      </w:r>
      <w:r>
        <w:t xml:space="preserve">Disponível em: </w:t>
      </w:r>
      <w:r w:rsidRPr="00FD004F">
        <w:t>https://coinmarketcap.com/view/play-to-earn</w:t>
      </w:r>
      <w:r>
        <w:t>. Acesso em: 24 set. 2021.</w:t>
      </w:r>
    </w:p>
    <w:p w14:paraId="19A0B815" w14:textId="77777777" w:rsidR="005F0A2B" w:rsidRPr="00D537C9" w:rsidRDefault="005F0A2B" w:rsidP="00587002">
      <w:pPr>
        <w:pStyle w:val="TF-REFERNCIASITEM"/>
        <w:rPr>
          <w:b/>
          <w:bCs/>
        </w:rPr>
      </w:pPr>
      <w:r>
        <w:t xml:space="preserve">FANTINI, </w:t>
      </w:r>
      <w:proofErr w:type="spellStart"/>
      <w:r>
        <w:t>Laiane</w:t>
      </w:r>
      <w:proofErr w:type="spellEnd"/>
      <w:r>
        <w:t xml:space="preserve"> M. C. </w:t>
      </w:r>
      <w:r w:rsidRPr="00862678">
        <w:t xml:space="preserve">Precisamos realmente de Jogos </w:t>
      </w:r>
      <w:proofErr w:type="spellStart"/>
      <w:r w:rsidRPr="00862678">
        <w:t>Blockchain</w:t>
      </w:r>
      <w:proofErr w:type="spellEnd"/>
      <w:r w:rsidRPr="00862678">
        <w:t>?</w:t>
      </w:r>
      <w:r>
        <w:rPr>
          <w:b/>
          <w:bCs/>
        </w:rPr>
        <w:t xml:space="preserve"> </w:t>
      </w:r>
      <w:r>
        <w:t xml:space="preserve">Estudo a partir dos reflexos jurídicos da propriedade de </w:t>
      </w:r>
      <w:proofErr w:type="spellStart"/>
      <w:r>
        <w:t>criptoativos</w:t>
      </w:r>
      <w:proofErr w:type="spellEnd"/>
      <w:r>
        <w:t xml:space="preserve"> em jogos digitais. </w:t>
      </w:r>
      <w:r w:rsidRPr="001136C7">
        <w:rPr>
          <w:lang w:val="en-US"/>
        </w:rPr>
        <w:t xml:space="preserve">In: Brazilian Symposium on Computer Games and Digital Entertainment, 19., 2020, Recife. </w:t>
      </w:r>
      <w:r w:rsidRPr="00862678">
        <w:rPr>
          <w:b/>
          <w:bCs/>
        </w:rPr>
        <w:t>Anais</w:t>
      </w:r>
      <w:r w:rsidRPr="009D51BB">
        <w:rPr>
          <w:b/>
          <w:bCs/>
        </w:rPr>
        <w:t>...</w:t>
      </w:r>
      <w:r>
        <w:t xml:space="preserve"> Recife: [s.n.], 2020, p. 851-858. Disponível em: </w:t>
      </w:r>
      <w:r w:rsidRPr="009D51BB">
        <w:t>https://www.sbgames.org/proceedings2020/IndustriaFull/210059.pdf</w:t>
      </w:r>
      <w:r>
        <w:t>. Acesso em: 31 ago. 2021.</w:t>
      </w:r>
    </w:p>
    <w:p w14:paraId="45C2BC7E" w14:textId="77777777" w:rsidR="005F0A2B" w:rsidRPr="001136C7" w:rsidRDefault="005F0A2B" w:rsidP="00587002">
      <w:pPr>
        <w:pStyle w:val="TF-REFERNCIASITEM"/>
        <w:rPr>
          <w:lang w:val="en-US"/>
        </w:rPr>
      </w:pPr>
      <w:r w:rsidRPr="001136C7">
        <w:rPr>
          <w:lang w:val="en-US"/>
        </w:rPr>
        <w:t xml:space="preserve">FARHI, Maryse </w:t>
      </w:r>
      <w:r w:rsidRPr="001136C7">
        <w:rPr>
          <w:i/>
          <w:iCs/>
          <w:lang w:val="en-US"/>
        </w:rPr>
        <w:t>et al</w:t>
      </w:r>
      <w:r w:rsidRPr="001136C7">
        <w:rPr>
          <w:lang w:val="en-US"/>
        </w:rPr>
        <w:t xml:space="preserve">. The 2008 financial crisis. </w:t>
      </w:r>
      <w:r w:rsidRPr="001136C7">
        <w:rPr>
          <w:b/>
          <w:bCs/>
          <w:lang w:val="en-US"/>
        </w:rPr>
        <w:t>Brazilian Journal of Political Economy</w:t>
      </w:r>
      <w:r w:rsidRPr="001136C7">
        <w:rPr>
          <w:lang w:val="en-US"/>
        </w:rPr>
        <w:t xml:space="preserve">, [S. l.], v. 29, n. 1, p. 133-149, Jan./Mar. 2009. </w:t>
      </w:r>
      <w:r w:rsidRPr="004D48AD">
        <w:t xml:space="preserve">Disponível em: https://centrodeeconomiapolitica.org/repojs/index.php/journal/article/view/474.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31 ago. 2021.</w:t>
      </w:r>
    </w:p>
    <w:p w14:paraId="5AC616D2" w14:textId="77777777" w:rsidR="005F0A2B" w:rsidRPr="001136C7" w:rsidRDefault="005F0A2B" w:rsidP="00331808">
      <w:pPr>
        <w:pStyle w:val="TF-REFERNCIASITEM"/>
        <w:rPr>
          <w:lang w:val="en-US"/>
        </w:rPr>
      </w:pPr>
      <w:r w:rsidRPr="001136C7">
        <w:rPr>
          <w:lang w:val="en-US"/>
        </w:rPr>
        <w:t xml:space="preserve">JORDAN, Joy. </w:t>
      </w:r>
      <w:r w:rsidRPr="001136C7">
        <w:rPr>
          <w:b/>
          <w:bCs/>
          <w:lang w:val="en-US"/>
        </w:rPr>
        <w:t>Sentiment remains positive for blockchain games</w:t>
      </w:r>
      <w:r w:rsidRPr="001136C7">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21. set. 2021.</w:t>
      </w:r>
    </w:p>
    <w:p w14:paraId="7C666973" w14:textId="77777777" w:rsidR="005F0A2B" w:rsidRPr="001136C7" w:rsidRDefault="005F0A2B" w:rsidP="00587002">
      <w:pPr>
        <w:pStyle w:val="TF-REFERNCIASITEM"/>
        <w:rPr>
          <w:lang w:val="en-US"/>
        </w:rPr>
      </w:pPr>
      <w:r w:rsidRPr="001136C7">
        <w:rPr>
          <w:lang w:val="en-US"/>
        </w:rPr>
        <w:t xml:space="preserve">JORDAN, Joy. </w:t>
      </w:r>
      <w:r w:rsidRPr="001136C7">
        <w:rPr>
          <w:b/>
          <w:bCs/>
          <w:lang w:val="en-US"/>
        </w:rPr>
        <w:t>Top 50 blockchain game companies 2020</w:t>
      </w:r>
      <w:r w:rsidRPr="001136C7">
        <w:rPr>
          <w:lang w:val="en-US"/>
        </w:rPr>
        <w:t>. [</w:t>
      </w:r>
      <w:proofErr w:type="spellStart"/>
      <w:r w:rsidRPr="001136C7">
        <w:rPr>
          <w:lang w:val="en-US"/>
        </w:rPr>
        <w:t>S.l.</w:t>
      </w:r>
      <w:proofErr w:type="spellEnd"/>
      <w:r w:rsidRPr="001136C7">
        <w:rPr>
          <w:lang w:val="en-US"/>
        </w:rPr>
        <w:t xml:space="preserve">], 2020. </w:t>
      </w:r>
      <w:r>
        <w:t>Disponível em:</w:t>
      </w:r>
      <w:r w:rsidRPr="00C01933">
        <w:t>https://www.blockchaingamer.biz/features/13597/top-50-blockchain-game-companies-2020</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21. set. 2021.</w:t>
      </w:r>
    </w:p>
    <w:p w14:paraId="7FE867F2" w14:textId="77777777" w:rsidR="005F0A2B" w:rsidRDefault="005F0A2B" w:rsidP="00587002">
      <w:pPr>
        <w:pStyle w:val="TF-REFERNCIASITEM"/>
      </w:pPr>
      <w:r w:rsidRPr="001136C7">
        <w:rPr>
          <w:lang w:val="en-US"/>
        </w:rPr>
        <w:t xml:space="preserve">NAKAMOTO, Satoshi. </w:t>
      </w:r>
      <w:r w:rsidRPr="001136C7">
        <w:rPr>
          <w:b/>
          <w:bCs/>
          <w:lang w:val="en-US"/>
        </w:rPr>
        <w:t>Bitcoin</w:t>
      </w:r>
      <w:r w:rsidRPr="001136C7">
        <w:rPr>
          <w:lang w:val="en-US"/>
        </w:rPr>
        <w:t xml:space="preserve">: A peer-to-peer electronic cash system. </w:t>
      </w:r>
      <w:r w:rsidRPr="0080624F">
        <w:t>2008.</w:t>
      </w:r>
      <w:r>
        <w:t xml:space="preserve"> Disponível em: </w:t>
      </w:r>
      <w:r w:rsidRPr="0080624F">
        <w:t>https://bitcoin.org/bitcoin.pdf</w:t>
      </w:r>
      <w:r>
        <w:t>. Acesso em: 7 set. 2021.</w:t>
      </w:r>
    </w:p>
    <w:p w14:paraId="11E8A2D5" w14:textId="77777777" w:rsidR="005F0A2B" w:rsidRDefault="005F0A2B" w:rsidP="00587002">
      <w:pPr>
        <w:pStyle w:val="TF-REFERNCIASITEM"/>
      </w:pPr>
      <w:commentRangeStart w:id="4"/>
      <w:r w:rsidRPr="001136C7">
        <w:rPr>
          <w:lang w:val="en-US"/>
        </w:rPr>
        <w:t>ATASANOVA</w:t>
      </w:r>
      <w:commentRangeEnd w:id="4"/>
      <w:r>
        <w:rPr>
          <w:rStyle w:val="Refdecomentrio"/>
        </w:rPr>
        <w:commentReference w:id="4"/>
      </w:r>
      <w:r w:rsidRPr="001136C7">
        <w:rPr>
          <w:lang w:val="en-US"/>
        </w:rPr>
        <w:t xml:space="preserve">, Nataliya. </w:t>
      </w:r>
      <w:commentRangeStart w:id="5"/>
      <w:r w:rsidRPr="001136C7">
        <w:rPr>
          <w:b/>
          <w:bCs/>
          <w:lang w:val="en-US"/>
        </w:rPr>
        <w:t>NON-FUNGIBLE TOKENS OR:THE CREATION OF A SOCIAL CONTRACT IN THE DIGITAL AGORA</w:t>
      </w:r>
      <w:commentRangeEnd w:id="5"/>
      <w:r>
        <w:rPr>
          <w:rStyle w:val="Refdecomentrio"/>
        </w:rPr>
        <w:commentReference w:id="5"/>
      </w:r>
      <w:r w:rsidRPr="001136C7">
        <w:rPr>
          <w:lang w:val="en-US"/>
        </w:rPr>
        <w:t xml:space="preserve">. </w:t>
      </w:r>
      <w:r>
        <w:t xml:space="preserve">[2021?]. Disponível em: </w:t>
      </w:r>
      <w:r w:rsidRPr="00A175C8">
        <w:t>https://www.academia.edu/49909408/NON_FUNGIBLE_TOKENS_OR_THE_CREATION_OF_A_SOCIAL_CONTRACT_IN_THE_DIGITAL_AGORA</w:t>
      </w:r>
      <w:r>
        <w:t>. Acesso em: 23 ago. 2021.</w:t>
      </w:r>
    </w:p>
    <w:p w14:paraId="24BB78DB" w14:textId="77777777" w:rsidR="005F0A2B" w:rsidRPr="001F7B19" w:rsidRDefault="005F0A2B" w:rsidP="005B123E">
      <w:pPr>
        <w:pStyle w:val="TF-REFERNCIASITEM"/>
      </w:pPr>
      <w:r>
        <w:t xml:space="preserve">ORDANO, </w:t>
      </w:r>
      <w:proofErr w:type="spellStart"/>
      <w:r>
        <w:t>Esteban</w:t>
      </w:r>
      <w:proofErr w:type="spellEnd"/>
      <w:r>
        <w:t xml:space="preserve"> </w:t>
      </w:r>
      <w:r w:rsidRPr="002A07E2">
        <w:rPr>
          <w:i/>
          <w:iCs/>
        </w:rPr>
        <w:t>et al</w:t>
      </w:r>
      <w:r>
        <w:t xml:space="preserve">. </w:t>
      </w:r>
      <w:proofErr w:type="spellStart"/>
      <w:r w:rsidRPr="005B123E">
        <w:rPr>
          <w:b/>
          <w:bCs/>
        </w:rPr>
        <w:t>Decentraland</w:t>
      </w:r>
      <w:proofErr w:type="spellEnd"/>
      <w:r w:rsidRPr="005B123E">
        <w:rPr>
          <w:b/>
          <w:bCs/>
        </w:rPr>
        <w:t xml:space="preserve"> White</w:t>
      </w:r>
      <w:r>
        <w:rPr>
          <w:b/>
          <w:bCs/>
        </w:rPr>
        <w:t xml:space="preserve"> </w:t>
      </w:r>
      <w:proofErr w:type="spellStart"/>
      <w:r>
        <w:rPr>
          <w:b/>
          <w:bCs/>
        </w:rPr>
        <w:t>p</w:t>
      </w:r>
      <w:r w:rsidRPr="005B123E">
        <w:rPr>
          <w:b/>
          <w:bCs/>
        </w:rPr>
        <w:t>aper</w:t>
      </w:r>
      <w:proofErr w:type="spellEnd"/>
      <w:r>
        <w:t>. [</w:t>
      </w:r>
      <w:proofErr w:type="spellStart"/>
      <w:r>
        <w:t>S.l</w:t>
      </w:r>
      <w:proofErr w:type="spellEnd"/>
      <w:r>
        <w:t xml:space="preserve">.]: [s.n.], [2017?]. Disponível em: </w:t>
      </w:r>
      <w:r w:rsidRPr="001F7B19">
        <w:t>https://docs.decentraland.org/decentraland/whitepaper</w:t>
      </w:r>
      <w:r>
        <w:t>. Acesso em: 23 ago. 2021.</w:t>
      </w:r>
    </w:p>
    <w:p w14:paraId="47183B3B" w14:textId="77777777" w:rsidR="005F0A2B" w:rsidRPr="001136C7" w:rsidRDefault="005F0A2B" w:rsidP="00F70990">
      <w:pPr>
        <w:pStyle w:val="TF-REFERNCIASITEM"/>
        <w:rPr>
          <w:lang w:val="en-US"/>
        </w:rPr>
      </w:pPr>
      <w:r>
        <w:t xml:space="preserve">PIRES, </w:t>
      </w:r>
      <w:proofErr w:type="spellStart"/>
      <w:r>
        <w:t>Hindenburgo</w:t>
      </w:r>
      <w:proofErr w:type="spellEnd"/>
      <w:r>
        <w:t xml:space="preserve"> F. </w:t>
      </w:r>
      <w:proofErr w:type="spellStart"/>
      <w:r>
        <w:t>Bitcoin</w:t>
      </w:r>
      <w:proofErr w:type="spellEnd"/>
      <w:r>
        <w:t xml:space="preserve">: a moeda do ciberespaço. </w:t>
      </w:r>
      <w:r w:rsidRPr="00F70990">
        <w:rPr>
          <w:b/>
          <w:bCs/>
        </w:rPr>
        <w:t>GEOUSP Espaço e Tempo (Online)</w:t>
      </w:r>
      <w:r w:rsidRPr="00F70990">
        <w:t>, [S. l.], v. 21, n. 2, p. 407-424, 2017</w:t>
      </w:r>
      <w:r>
        <w:t xml:space="preserve">. </w:t>
      </w:r>
      <w:r w:rsidRPr="00152AC9">
        <w:t xml:space="preserve">Disponível em: https://www.revistas.usp.br/geousp/article/view/134538.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31 ago. 2021.</w:t>
      </w:r>
    </w:p>
    <w:p w14:paraId="07A51FD4" w14:textId="77777777" w:rsidR="005F0A2B" w:rsidRDefault="005F0A2B" w:rsidP="00F70990">
      <w:pPr>
        <w:pStyle w:val="TF-REFERNCIASITEM"/>
      </w:pPr>
      <w:r w:rsidRPr="001136C7">
        <w:rPr>
          <w:lang w:val="en-US"/>
        </w:rPr>
        <w:t xml:space="preserve">POPESCU, Andrei-Dragos. Non-Fungible Tokens (NFT): innovation beyond the craze. In: INTERNATIONAL CONFERENCE ON INNOVATION IN BUSINESS, ECONOMICS &amp; MARKETING RESEARCH, 5., 2021, [S.L.]. </w:t>
      </w:r>
      <w:proofErr w:type="spellStart"/>
      <w:r w:rsidRPr="00A175C8">
        <w:rPr>
          <w:b/>
          <w:bCs/>
        </w:rPr>
        <w:t>Proceedings</w:t>
      </w:r>
      <w:proofErr w:type="spellEnd"/>
      <w:r w:rsidRPr="00A175C8">
        <w:rPr>
          <w:b/>
          <w:bCs/>
        </w:rPr>
        <w:t>...</w:t>
      </w:r>
      <w:r w:rsidRPr="006E084F">
        <w:t xml:space="preserve"> [S.L.]: [S.N.], 2021. v. 66, p. 26-30. Disponível em: https://www.researchgate.net/publication/353973149_Non-Fungible_Tokens_NFT_-_Innovation_beyond_the_craze. Acesso em: 28 set. 2021.</w:t>
      </w:r>
    </w:p>
    <w:p w14:paraId="64C2AFE0" w14:textId="77777777" w:rsidR="005F0A2B" w:rsidRDefault="005F0A2B" w:rsidP="00587002">
      <w:pPr>
        <w:pStyle w:val="TF-REFERNCIASITEM"/>
      </w:pPr>
      <w:r>
        <w:t xml:space="preserve">PREVIDI, Gustavo S. </w:t>
      </w:r>
      <w:r>
        <w:rPr>
          <w:b/>
          <w:bCs/>
        </w:rPr>
        <w:t xml:space="preserve">Descentralização monetária: </w:t>
      </w:r>
      <w:r>
        <w:t xml:space="preserve">um estudo sobre o </w:t>
      </w:r>
      <w:proofErr w:type="spellStart"/>
      <w:r>
        <w:t>Bitcoin</w:t>
      </w:r>
      <w:proofErr w:type="spellEnd"/>
      <w:r>
        <w:t xml:space="preserve">. 2014. 54 f. Trabalho de Conclusão de Curso (Bacharelado em Ciências Econômicas) – Faculdade de Ciências Econômicas, Universidade Federal do Rio Grande do Sul, Porto Alegre. Disponível em: </w:t>
      </w:r>
      <w:r w:rsidRPr="00152AC9">
        <w:t>https://www.lume.ufrgs.br/handle/10183/116267</w:t>
      </w:r>
      <w:r>
        <w:t>. Acesso em: 31 ago. 2021.</w:t>
      </w:r>
    </w:p>
    <w:p w14:paraId="1BE2167E" w14:textId="77777777" w:rsidR="005F0A2B" w:rsidRPr="001136C7" w:rsidRDefault="005F0A2B" w:rsidP="00587002">
      <w:pPr>
        <w:pStyle w:val="TF-REFERNCIASITEM"/>
        <w:rPr>
          <w:lang w:val="en-US"/>
        </w:rPr>
      </w:pPr>
      <w:r w:rsidRPr="001136C7">
        <w:rPr>
          <w:lang w:val="en-US"/>
        </w:rPr>
        <w:t xml:space="preserve">SWANNACK, Raymond A. </w:t>
      </w:r>
      <w:r w:rsidRPr="001136C7">
        <w:rPr>
          <w:b/>
          <w:bCs/>
          <w:lang w:val="en-US"/>
        </w:rPr>
        <w:t>Using Blockchain for Digital Card Game</w:t>
      </w:r>
      <w:r w:rsidRPr="001136C7">
        <w:rPr>
          <w:lang w:val="en-US"/>
        </w:rPr>
        <w:t xml:space="preserve">. 2020. </w:t>
      </w:r>
      <w:r w:rsidRPr="00177754">
        <w:t xml:space="preserve">68 f. Dissertação (Mestrado) - Curso de Computer Science, </w:t>
      </w:r>
      <w:proofErr w:type="spellStart"/>
      <w:r w:rsidRPr="00177754">
        <w:t>Eastern</w:t>
      </w:r>
      <w:proofErr w:type="spellEnd"/>
      <w:r w:rsidRPr="00177754">
        <w:t xml:space="preserve"> Washington </w:t>
      </w:r>
      <w:proofErr w:type="spellStart"/>
      <w:r w:rsidRPr="00177754">
        <w:t>University</w:t>
      </w:r>
      <w:proofErr w:type="spellEnd"/>
      <w:r w:rsidRPr="00177754">
        <w:t xml:space="preserve">, Cheney. Disponível em: https://dc.ewu.edu/theses/601/.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23 ago. 2021.</w:t>
      </w:r>
    </w:p>
    <w:p w14:paraId="4B85ABC0" w14:textId="77777777" w:rsidR="005F0A2B" w:rsidRDefault="005F0A2B" w:rsidP="00587002">
      <w:pPr>
        <w:pStyle w:val="TF-REFERNCIASITEM"/>
      </w:pPr>
      <w:r w:rsidRPr="001136C7">
        <w:rPr>
          <w:lang w:val="en-US"/>
        </w:rPr>
        <w:lastRenderedPageBreak/>
        <w:t xml:space="preserve">THE SANDBOX. </w:t>
      </w:r>
      <w:r w:rsidRPr="001136C7">
        <w:rPr>
          <w:b/>
          <w:bCs/>
          <w:lang w:val="en-US"/>
        </w:rPr>
        <w:t xml:space="preserve">The Sandbox </w:t>
      </w:r>
      <w:proofErr w:type="spellStart"/>
      <w:r w:rsidRPr="001136C7">
        <w:rPr>
          <w:b/>
          <w:bCs/>
          <w:lang w:val="en-US"/>
        </w:rPr>
        <w:t>WhitePaper</w:t>
      </w:r>
      <w:proofErr w:type="spellEnd"/>
      <w:r w:rsidRPr="001136C7">
        <w:rPr>
          <w:lang w:val="en-US"/>
        </w:rPr>
        <w:t>. [</w:t>
      </w:r>
      <w:proofErr w:type="spellStart"/>
      <w:r w:rsidRPr="001136C7">
        <w:rPr>
          <w:lang w:val="en-US"/>
        </w:rPr>
        <w:t>S.l.</w:t>
      </w:r>
      <w:proofErr w:type="spellEnd"/>
      <w:r w:rsidRPr="001136C7">
        <w:rPr>
          <w:lang w:val="en-US"/>
        </w:rPr>
        <w:t>]: [</w:t>
      </w:r>
      <w:proofErr w:type="spellStart"/>
      <w:r w:rsidRPr="001136C7">
        <w:rPr>
          <w:lang w:val="en-US"/>
        </w:rPr>
        <w:t>s.n</w:t>
      </w:r>
      <w:proofErr w:type="spellEnd"/>
      <w:r w:rsidRPr="001136C7">
        <w:rPr>
          <w:lang w:val="en-US"/>
        </w:rPr>
        <w:t xml:space="preserve">.], 2020. </w:t>
      </w:r>
      <w:r>
        <w:t xml:space="preserve">Disponível em: </w:t>
      </w:r>
      <w:r w:rsidRPr="0063109F">
        <w:t>https://installers.sandbox.game/The_Sandbox_Whitepaper_2020.pdf</w:t>
      </w:r>
      <w:r>
        <w:t>. Acesso em: 23 ago. 2021.</w:t>
      </w:r>
    </w:p>
    <w:p w14:paraId="621AC5A1" w14:textId="77777777" w:rsidR="005F0A2B" w:rsidRPr="0063109F" w:rsidRDefault="005F0A2B" w:rsidP="00587002">
      <w:pPr>
        <w:pStyle w:val="TF-REFERNCIASITEM"/>
      </w:pPr>
      <w:r>
        <w:t xml:space="preserve">UPLAND BRASIL. </w:t>
      </w:r>
      <w:r w:rsidRPr="002A07E2">
        <w:rPr>
          <w:b/>
          <w:bCs/>
        </w:rPr>
        <w:t>O que os jogadores estão dizendo?</w:t>
      </w:r>
      <w:r>
        <w:t>. [</w:t>
      </w:r>
      <w:proofErr w:type="spellStart"/>
      <w:r>
        <w:t>S.l</w:t>
      </w:r>
      <w:proofErr w:type="spellEnd"/>
      <w:r>
        <w:t xml:space="preserve">.], [2021?]. Disponível em: </w:t>
      </w:r>
      <w:r w:rsidRPr="002A07E2">
        <w:t>https://www.uplandbrasil.com.br/#clients</w:t>
      </w:r>
      <w:r>
        <w:t>. Acesso em: 28 set. 2021.</w:t>
      </w:r>
    </w:p>
    <w:p w14:paraId="381CAC5F" w14:textId="77777777" w:rsidR="005F0A2B" w:rsidRDefault="005F0A2B" w:rsidP="00587002">
      <w:pPr>
        <w:pStyle w:val="TF-REFERNCIASITEM"/>
      </w:pPr>
      <w:r>
        <w:t xml:space="preserve">UPLANDME INC. </w:t>
      </w:r>
      <w:r w:rsidRPr="00E17F60">
        <w:rPr>
          <w:b/>
          <w:bCs/>
        </w:rPr>
        <w:t xml:space="preserve">White </w:t>
      </w:r>
      <w:proofErr w:type="spellStart"/>
      <w:r w:rsidRPr="00E17F60">
        <w:rPr>
          <w:b/>
          <w:bCs/>
        </w:rPr>
        <w:t>Lllama</w:t>
      </w:r>
      <w:proofErr w:type="spellEnd"/>
      <w:r w:rsidRPr="00E17F60">
        <w:rPr>
          <w:b/>
          <w:bCs/>
        </w:rPr>
        <w:t xml:space="preserve"> </w:t>
      </w:r>
      <w:proofErr w:type="spellStart"/>
      <w:r w:rsidRPr="00E17F60">
        <w:rPr>
          <w:b/>
          <w:bCs/>
        </w:rPr>
        <w:t>Paper</w:t>
      </w:r>
      <w:proofErr w:type="spellEnd"/>
      <w:r>
        <w:t>. [</w:t>
      </w:r>
      <w:proofErr w:type="spellStart"/>
      <w:r>
        <w:t>S.l</w:t>
      </w:r>
      <w:proofErr w:type="spellEnd"/>
      <w:r>
        <w:t xml:space="preserve">.]: [s.n.], 2019. Disponível em: </w:t>
      </w:r>
      <w:r w:rsidRPr="001F7B19">
        <w:t>https://www.upland.me/white-llama-paper</w:t>
      </w:r>
      <w:r>
        <w:t>. Acesso em: 23 ago. 2021.</w:t>
      </w:r>
    </w:p>
    <w:p w14:paraId="3F0D8E28" w14:textId="77777777" w:rsidR="005F0A2B" w:rsidRDefault="005F0A2B" w:rsidP="00587002">
      <w:pPr>
        <w:pStyle w:val="TF-REFERNCIASITEM"/>
      </w:pPr>
    </w:p>
    <w:p w14:paraId="06135F9D" w14:textId="77777777" w:rsidR="005F0A2B" w:rsidRPr="00320BFA" w:rsidRDefault="005F0A2B" w:rsidP="001136C7">
      <w:pPr>
        <w:pStyle w:val="TF-xAvalTTULO"/>
      </w:pPr>
      <w:r>
        <w:br w:type="page"/>
      </w:r>
      <w:r w:rsidRPr="00320BFA">
        <w:lastRenderedPageBreak/>
        <w:t>FORMULÁRIO  DE  avaliação</w:t>
      </w:r>
      <w:r>
        <w:t xml:space="preserve"> BCC </w:t>
      </w:r>
      <w:r w:rsidRPr="00320BFA">
        <w:t xml:space="preserve">– PROFESSOR </w:t>
      </w:r>
      <w:r>
        <w:t>AVALIADOR</w:t>
      </w:r>
    </w:p>
    <w:p w14:paraId="3047BDA9" w14:textId="77777777" w:rsidR="005F0A2B" w:rsidRDefault="005F0A2B" w:rsidP="001136C7">
      <w:pPr>
        <w:pStyle w:val="TF-xAvalLINHA"/>
      </w:pPr>
      <w:r w:rsidRPr="00320BFA">
        <w:t>Avaliador(a):</w:t>
      </w:r>
      <w:r w:rsidRPr="00320BFA">
        <w:tab/>
      </w:r>
      <w:r w:rsidRPr="001136C7">
        <w:t>Gilvan Justino</w:t>
      </w:r>
    </w:p>
    <w:p w14:paraId="4B43DC01" w14:textId="77777777" w:rsidR="005F0A2B" w:rsidRPr="00C767AD" w:rsidRDefault="005F0A2B" w:rsidP="001136C7">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5F0A2B" w:rsidRPr="00320BFA" w14:paraId="7C077A58" w14:textId="77777777" w:rsidTr="005F523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055BE384" w14:textId="77777777" w:rsidR="005F0A2B" w:rsidRPr="00320BFA" w:rsidRDefault="005F0A2B" w:rsidP="005F5236">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133E791" w14:textId="77777777" w:rsidR="005F0A2B" w:rsidRPr="00320BFA" w:rsidRDefault="005F0A2B" w:rsidP="005F523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F476A63" w14:textId="77777777" w:rsidR="005F0A2B" w:rsidRPr="00320BFA" w:rsidRDefault="005F0A2B" w:rsidP="005F523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C92118" w14:textId="77777777" w:rsidR="005F0A2B" w:rsidRPr="00320BFA" w:rsidRDefault="005F0A2B" w:rsidP="005F5236">
            <w:pPr>
              <w:pStyle w:val="TF-xAvalITEMTABELA"/>
            </w:pPr>
            <w:r w:rsidRPr="00320BFA">
              <w:t>não atende</w:t>
            </w:r>
          </w:p>
        </w:tc>
      </w:tr>
      <w:tr w:rsidR="005F0A2B" w:rsidRPr="00320BFA" w14:paraId="4A173FE0" w14:textId="77777777" w:rsidTr="005F523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5ED8000" w14:textId="77777777" w:rsidR="005F0A2B" w:rsidRPr="0000224C" w:rsidRDefault="005F0A2B" w:rsidP="005F5236">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354478F" w14:textId="77777777" w:rsidR="005F0A2B" w:rsidRPr="00320BFA" w:rsidRDefault="005F0A2B" w:rsidP="005F0A2B">
            <w:pPr>
              <w:pStyle w:val="TF-xAvalITEM"/>
            </w:pPr>
            <w:r w:rsidRPr="00320BFA">
              <w:t>INTRODUÇÃO</w:t>
            </w:r>
          </w:p>
          <w:p w14:paraId="1349FE56" w14:textId="77777777" w:rsidR="005F0A2B" w:rsidRPr="00320BFA" w:rsidRDefault="005F0A2B" w:rsidP="005F523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18AEE45D" w14:textId="77777777" w:rsidR="005F0A2B" w:rsidRPr="00320BFA" w:rsidRDefault="005F0A2B" w:rsidP="005F5236">
            <w:pPr>
              <w:ind w:left="709" w:hanging="709"/>
              <w:jc w:val="center"/>
              <w:rPr>
                <w:sz w:val="18"/>
              </w:rPr>
            </w:pPr>
            <w:ins w:id="6" w:author="Gilvan Justino [2]" w:date="2021-12-12T17:48: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087B8354" w14:textId="77777777" w:rsidR="005F0A2B" w:rsidRPr="00320BFA" w:rsidRDefault="005F0A2B"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569E232" w14:textId="77777777" w:rsidR="005F0A2B" w:rsidRPr="00320BFA" w:rsidRDefault="005F0A2B" w:rsidP="005F5236">
            <w:pPr>
              <w:ind w:left="709" w:hanging="709"/>
              <w:jc w:val="center"/>
              <w:rPr>
                <w:sz w:val="18"/>
              </w:rPr>
            </w:pPr>
          </w:p>
        </w:tc>
      </w:tr>
      <w:tr w:rsidR="005F0A2B" w:rsidRPr="00320BFA" w14:paraId="560E92C0" w14:textId="77777777" w:rsidTr="005F523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8FA588D"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72413CE" w14:textId="77777777" w:rsidR="005F0A2B" w:rsidRPr="00320BFA" w:rsidRDefault="005F0A2B" w:rsidP="005F523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7E18A5F7" w14:textId="77777777" w:rsidR="005F0A2B" w:rsidRPr="00320BFA" w:rsidRDefault="005F0A2B" w:rsidP="005F5236">
            <w:pPr>
              <w:ind w:left="709" w:hanging="709"/>
              <w:jc w:val="center"/>
              <w:rPr>
                <w:sz w:val="18"/>
              </w:rPr>
            </w:pPr>
            <w:ins w:id="7"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2A3F6A9"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3A63AC" w14:textId="77777777" w:rsidR="005F0A2B" w:rsidRPr="00320BFA" w:rsidRDefault="005F0A2B" w:rsidP="005F5236">
            <w:pPr>
              <w:ind w:left="709" w:hanging="709"/>
              <w:jc w:val="center"/>
              <w:rPr>
                <w:sz w:val="18"/>
              </w:rPr>
            </w:pPr>
          </w:p>
        </w:tc>
      </w:tr>
      <w:tr w:rsidR="005F0A2B" w:rsidRPr="00320BFA" w14:paraId="7EE5502E"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20C4B7"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2768B5" w14:textId="77777777" w:rsidR="005F0A2B" w:rsidRPr="00320BFA" w:rsidRDefault="005F0A2B" w:rsidP="005F0A2B">
            <w:pPr>
              <w:pStyle w:val="TF-xAvalITEM"/>
            </w:pPr>
            <w:r w:rsidRPr="00320BFA">
              <w:t>OBJETIVOS</w:t>
            </w:r>
          </w:p>
          <w:p w14:paraId="3EE8EBDA" w14:textId="77777777" w:rsidR="005F0A2B" w:rsidRPr="00320BFA" w:rsidRDefault="005F0A2B" w:rsidP="005F523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8ACED08" w14:textId="77777777" w:rsidR="005F0A2B" w:rsidRPr="00320BFA" w:rsidRDefault="005F0A2B" w:rsidP="005F5236">
            <w:pPr>
              <w:ind w:left="709" w:hanging="709"/>
              <w:jc w:val="center"/>
              <w:rPr>
                <w:sz w:val="18"/>
              </w:rPr>
            </w:pPr>
            <w:ins w:id="8"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D0DEF6B"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A6DFD2" w14:textId="77777777" w:rsidR="005F0A2B" w:rsidRPr="00320BFA" w:rsidRDefault="005F0A2B" w:rsidP="005F5236">
            <w:pPr>
              <w:ind w:left="709" w:hanging="709"/>
              <w:jc w:val="center"/>
              <w:rPr>
                <w:sz w:val="18"/>
              </w:rPr>
            </w:pPr>
          </w:p>
        </w:tc>
      </w:tr>
      <w:tr w:rsidR="005F0A2B" w:rsidRPr="00320BFA" w14:paraId="33A11692" w14:textId="77777777" w:rsidTr="005F523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41ED32"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2357401" w14:textId="77777777" w:rsidR="005F0A2B" w:rsidRPr="00320BFA" w:rsidRDefault="005F0A2B" w:rsidP="005F523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7AFFFDC" w14:textId="77777777" w:rsidR="005F0A2B" w:rsidRPr="00320BFA" w:rsidRDefault="005F0A2B" w:rsidP="005F5236">
            <w:pPr>
              <w:ind w:left="709" w:hanging="709"/>
              <w:jc w:val="center"/>
              <w:rPr>
                <w:sz w:val="18"/>
              </w:rPr>
            </w:pPr>
            <w:ins w:id="9"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5F78F4A"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40D7BB" w14:textId="77777777" w:rsidR="005F0A2B" w:rsidRPr="00320BFA" w:rsidRDefault="005F0A2B" w:rsidP="005F5236">
            <w:pPr>
              <w:ind w:left="709" w:hanging="709"/>
              <w:jc w:val="center"/>
              <w:rPr>
                <w:sz w:val="18"/>
              </w:rPr>
            </w:pPr>
          </w:p>
        </w:tc>
      </w:tr>
      <w:tr w:rsidR="005F0A2B" w:rsidRPr="00320BFA" w14:paraId="5911BEFF" w14:textId="77777777" w:rsidTr="005F523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5EBBF9F"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2315C6" w14:textId="77777777" w:rsidR="005F0A2B" w:rsidRPr="00320BFA" w:rsidRDefault="005F0A2B" w:rsidP="005F0A2B">
            <w:pPr>
              <w:pStyle w:val="TF-xAvalITEM"/>
            </w:pPr>
            <w:r w:rsidRPr="00320BFA">
              <w:t>TRABALHOS CORRELATOS</w:t>
            </w:r>
          </w:p>
          <w:p w14:paraId="5D070CB1" w14:textId="77777777" w:rsidR="005F0A2B" w:rsidRPr="00320BFA" w:rsidRDefault="005F0A2B" w:rsidP="005F523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27ED23E" w14:textId="77777777" w:rsidR="005F0A2B" w:rsidRPr="00320BFA" w:rsidRDefault="005F0A2B" w:rsidP="005F5236">
            <w:pPr>
              <w:ind w:left="709" w:hanging="709"/>
              <w:jc w:val="center"/>
              <w:rPr>
                <w:sz w:val="18"/>
              </w:rPr>
            </w:pPr>
            <w:ins w:id="10"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6548AFD"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64C620" w14:textId="77777777" w:rsidR="005F0A2B" w:rsidRPr="00320BFA" w:rsidRDefault="005F0A2B" w:rsidP="005F5236">
            <w:pPr>
              <w:ind w:left="709" w:hanging="709"/>
              <w:jc w:val="center"/>
              <w:rPr>
                <w:sz w:val="18"/>
              </w:rPr>
            </w:pPr>
          </w:p>
        </w:tc>
      </w:tr>
      <w:tr w:rsidR="005F0A2B" w:rsidRPr="00320BFA" w14:paraId="39F673A4"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8D922C4"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D1782C8" w14:textId="77777777" w:rsidR="005F0A2B" w:rsidRPr="00320BFA" w:rsidRDefault="005F0A2B" w:rsidP="005F0A2B">
            <w:pPr>
              <w:pStyle w:val="TF-xAvalITEM"/>
            </w:pPr>
            <w:r w:rsidRPr="00320BFA">
              <w:t>JUSTIFICATIVA</w:t>
            </w:r>
          </w:p>
          <w:p w14:paraId="6A011ABB" w14:textId="77777777" w:rsidR="005F0A2B" w:rsidRPr="00320BFA" w:rsidRDefault="005F0A2B" w:rsidP="005F523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476B5D3D" w14:textId="77777777" w:rsidR="005F0A2B" w:rsidRPr="00320BFA" w:rsidRDefault="005F0A2B" w:rsidP="005F5236">
            <w:pPr>
              <w:ind w:left="709" w:hanging="709"/>
              <w:jc w:val="center"/>
              <w:rPr>
                <w:sz w:val="18"/>
              </w:rPr>
            </w:pPr>
            <w:ins w:id="11"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CE4B6D0"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D46389B" w14:textId="77777777" w:rsidR="005F0A2B" w:rsidRPr="00320BFA" w:rsidRDefault="005F0A2B" w:rsidP="005F5236">
            <w:pPr>
              <w:ind w:left="709" w:hanging="709"/>
              <w:jc w:val="center"/>
              <w:rPr>
                <w:sz w:val="18"/>
              </w:rPr>
            </w:pPr>
          </w:p>
        </w:tc>
      </w:tr>
      <w:tr w:rsidR="005F0A2B" w:rsidRPr="00320BFA" w14:paraId="6101CA4F"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BF329F"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805C1A6" w14:textId="77777777" w:rsidR="005F0A2B" w:rsidRPr="00320BFA" w:rsidRDefault="005F0A2B" w:rsidP="005F523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FE2C683" w14:textId="77777777" w:rsidR="005F0A2B" w:rsidRPr="00320BFA" w:rsidRDefault="005F0A2B" w:rsidP="005F5236">
            <w:pPr>
              <w:ind w:left="709" w:hanging="709"/>
              <w:jc w:val="center"/>
              <w:rPr>
                <w:sz w:val="18"/>
              </w:rPr>
            </w:pPr>
            <w:ins w:id="12"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9E654D3"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50F632" w14:textId="77777777" w:rsidR="005F0A2B" w:rsidRPr="00320BFA" w:rsidRDefault="005F0A2B" w:rsidP="005F5236">
            <w:pPr>
              <w:ind w:left="709" w:hanging="709"/>
              <w:jc w:val="center"/>
              <w:rPr>
                <w:sz w:val="18"/>
              </w:rPr>
            </w:pPr>
          </w:p>
        </w:tc>
      </w:tr>
      <w:tr w:rsidR="005F0A2B" w:rsidRPr="00320BFA" w14:paraId="3F278E04"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CBB1324"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FDA08C5" w14:textId="77777777" w:rsidR="005F0A2B" w:rsidRPr="00320BFA" w:rsidRDefault="005F0A2B" w:rsidP="005F523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A8F4C59" w14:textId="77777777" w:rsidR="005F0A2B" w:rsidRPr="00320BFA" w:rsidRDefault="005F0A2B" w:rsidP="005F5236">
            <w:pPr>
              <w:ind w:left="709" w:hanging="709"/>
              <w:jc w:val="center"/>
              <w:rPr>
                <w:sz w:val="18"/>
              </w:rPr>
            </w:pPr>
            <w:ins w:id="13"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670E9EA"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4CAB251" w14:textId="77777777" w:rsidR="005F0A2B" w:rsidRPr="00320BFA" w:rsidRDefault="005F0A2B" w:rsidP="005F5236">
            <w:pPr>
              <w:ind w:left="709" w:hanging="709"/>
              <w:jc w:val="center"/>
              <w:rPr>
                <w:sz w:val="18"/>
              </w:rPr>
            </w:pPr>
          </w:p>
        </w:tc>
      </w:tr>
      <w:tr w:rsidR="005F0A2B" w:rsidRPr="00320BFA" w14:paraId="7B2C3EE5"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7FF8F5"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EB01D" w14:textId="77777777" w:rsidR="005F0A2B" w:rsidRPr="00320BFA" w:rsidRDefault="005F0A2B" w:rsidP="005F0A2B">
            <w:pPr>
              <w:pStyle w:val="TF-xAvalITEM"/>
            </w:pPr>
            <w:r w:rsidRPr="00320BFA">
              <w:t>REQUISITOS PRINCIPAIS DO PROBLEMA A SER TRABALHADO</w:t>
            </w:r>
          </w:p>
          <w:p w14:paraId="42370B99" w14:textId="77777777" w:rsidR="005F0A2B" w:rsidRPr="00320BFA" w:rsidRDefault="005F0A2B" w:rsidP="005F523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54C4B5DC" w14:textId="77777777" w:rsidR="005F0A2B" w:rsidRPr="00320BFA" w:rsidRDefault="005F0A2B" w:rsidP="005F5236">
            <w:pPr>
              <w:ind w:left="709" w:hanging="709"/>
              <w:jc w:val="center"/>
              <w:rPr>
                <w:sz w:val="18"/>
              </w:rPr>
            </w:pPr>
            <w:ins w:id="14"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981AB7D"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9CA9D6" w14:textId="77777777" w:rsidR="005F0A2B" w:rsidRPr="00320BFA" w:rsidRDefault="005F0A2B" w:rsidP="005F5236">
            <w:pPr>
              <w:ind w:left="709" w:hanging="709"/>
              <w:jc w:val="center"/>
              <w:rPr>
                <w:sz w:val="18"/>
              </w:rPr>
            </w:pPr>
          </w:p>
        </w:tc>
      </w:tr>
      <w:tr w:rsidR="005F0A2B" w:rsidRPr="00320BFA" w14:paraId="2DEAB7F6" w14:textId="77777777" w:rsidTr="005F523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75D452"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25F34D1" w14:textId="77777777" w:rsidR="005F0A2B" w:rsidRPr="00320BFA" w:rsidRDefault="005F0A2B" w:rsidP="005F0A2B">
            <w:pPr>
              <w:pStyle w:val="TF-xAvalITEM"/>
            </w:pPr>
            <w:r w:rsidRPr="00320BFA">
              <w:t>METODOLOGIA</w:t>
            </w:r>
          </w:p>
          <w:p w14:paraId="397A0679" w14:textId="77777777" w:rsidR="005F0A2B" w:rsidRPr="00320BFA" w:rsidRDefault="005F0A2B" w:rsidP="005F523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95733EA" w14:textId="77777777" w:rsidR="005F0A2B" w:rsidRPr="00320BFA" w:rsidRDefault="005F0A2B" w:rsidP="005F5236">
            <w:pPr>
              <w:ind w:left="709" w:hanging="709"/>
              <w:jc w:val="center"/>
              <w:rPr>
                <w:sz w:val="18"/>
              </w:rPr>
            </w:pPr>
            <w:ins w:id="15"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16F5753"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775D148" w14:textId="77777777" w:rsidR="005F0A2B" w:rsidRPr="00320BFA" w:rsidRDefault="005F0A2B" w:rsidP="005F5236">
            <w:pPr>
              <w:ind w:left="709" w:hanging="709"/>
              <w:jc w:val="center"/>
              <w:rPr>
                <w:sz w:val="18"/>
              </w:rPr>
            </w:pPr>
          </w:p>
        </w:tc>
      </w:tr>
      <w:tr w:rsidR="005F0A2B" w:rsidRPr="00320BFA" w14:paraId="482BB19E"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0A01510"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854BF3C" w14:textId="77777777" w:rsidR="005F0A2B" w:rsidRPr="00320BFA" w:rsidRDefault="005F0A2B" w:rsidP="005F523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6393205" w14:textId="77777777" w:rsidR="005F0A2B" w:rsidRPr="00320BFA" w:rsidRDefault="005F0A2B" w:rsidP="005F5236">
            <w:pPr>
              <w:ind w:left="709" w:hanging="709"/>
              <w:jc w:val="center"/>
              <w:rPr>
                <w:sz w:val="18"/>
              </w:rPr>
            </w:pPr>
            <w:ins w:id="16"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B40BFC2"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E095C6D" w14:textId="77777777" w:rsidR="005F0A2B" w:rsidRPr="00320BFA" w:rsidRDefault="005F0A2B" w:rsidP="005F5236">
            <w:pPr>
              <w:ind w:left="709" w:hanging="709"/>
              <w:jc w:val="center"/>
              <w:rPr>
                <w:sz w:val="18"/>
              </w:rPr>
            </w:pPr>
          </w:p>
        </w:tc>
      </w:tr>
      <w:tr w:rsidR="005F0A2B" w:rsidRPr="00320BFA" w14:paraId="27B02EFD"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F49C327" w14:textId="77777777" w:rsidR="005F0A2B" w:rsidRPr="00320BFA" w:rsidRDefault="005F0A2B" w:rsidP="005F523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D09751" w14:textId="77777777" w:rsidR="005F0A2B" w:rsidRPr="00320BFA" w:rsidRDefault="005F0A2B" w:rsidP="005F0A2B">
            <w:pPr>
              <w:pStyle w:val="TF-xAvalITEM"/>
            </w:pPr>
            <w:r w:rsidRPr="00320BFA">
              <w:t>REVISÃO BIBLIOGRÁFICA</w:t>
            </w:r>
            <w:r>
              <w:t xml:space="preserve"> (atenção para a diferença de conteúdo entre projeto e pré-projeto)</w:t>
            </w:r>
          </w:p>
          <w:p w14:paraId="6C49EAB2" w14:textId="77777777" w:rsidR="005F0A2B" w:rsidRPr="00320BFA" w:rsidRDefault="005F0A2B" w:rsidP="005F523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6ABD9A8F" w14:textId="77777777" w:rsidR="005F0A2B" w:rsidRPr="00320BFA" w:rsidRDefault="005F0A2B" w:rsidP="005F5236">
            <w:pPr>
              <w:ind w:left="709" w:hanging="709"/>
              <w:jc w:val="center"/>
              <w:rPr>
                <w:sz w:val="18"/>
              </w:rPr>
            </w:pPr>
            <w:ins w:id="17" w:author="Gilvan Justino [2]" w:date="2021-12-12T17:48: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6DF4F5F"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FF4A6CF" w14:textId="77777777" w:rsidR="005F0A2B" w:rsidRPr="00320BFA" w:rsidRDefault="005F0A2B" w:rsidP="005F5236">
            <w:pPr>
              <w:ind w:left="709" w:hanging="709"/>
              <w:jc w:val="center"/>
              <w:rPr>
                <w:sz w:val="18"/>
              </w:rPr>
            </w:pPr>
          </w:p>
        </w:tc>
      </w:tr>
      <w:tr w:rsidR="005F0A2B" w:rsidRPr="00320BFA" w14:paraId="0EED123E" w14:textId="77777777" w:rsidTr="005F523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0766F2" w14:textId="77777777" w:rsidR="005F0A2B" w:rsidRPr="00320BFA" w:rsidRDefault="005F0A2B"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0050CE3" w14:textId="77777777" w:rsidR="005F0A2B" w:rsidRPr="00320BFA" w:rsidRDefault="005F0A2B" w:rsidP="005F523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CCC1212" w14:textId="77777777" w:rsidR="005F0A2B" w:rsidRPr="00320BFA" w:rsidRDefault="005F0A2B" w:rsidP="005F5236">
            <w:pPr>
              <w:ind w:left="709" w:hanging="709"/>
              <w:jc w:val="center"/>
              <w:rPr>
                <w:sz w:val="18"/>
              </w:rPr>
            </w:pPr>
            <w:ins w:id="18" w:author="Gilvan Justino [2]" w:date="2021-12-12T17:48: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2BDDF975"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DB7CAD4" w14:textId="77777777" w:rsidR="005F0A2B" w:rsidRPr="00320BFA" w:rsidRDefault="005F0A2B" w:rsidP="005F5236">
            <w:pPr>
              <w:ind w:left="709" w:hanging="709"/>
              <w:jc w:val="center"/>
              <w:rPr>
                <w:sz w:val="18"/>
              </w:rPr>
            </w:pPr>
          </w:p>
        </w:tc>
      </w:tr>
      <w:tr w:rsidR="005F0A2B" w:rsidRPr="00320BFA" w14:paraId="386E4AB0" w14:textId="77777777" w:rsidTr="005F523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7E1854D" w14:textId="77777777" w:rsidR="005F0A2B" w:rsidRPr="0000224C" w:rsidRDefault="005F0A2B" w:rsidP="005F523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1C3BE53" w14:textId="77777777" w:rsidR="005F0A2B" w:rsidRPr="00320BFA" w:rsidRDefault="005F0A2B" w:rsidP="005F0A2B">
            <w:pPr>
              <w:pStyle w:val="TF-xAvalITEM"/>
            </w:pPr>
            <w:r w:rsidRPr="00320BFA">
              <w:t>LINGUAGEM USADA (redação)</w:t>
            </w:r>
          </w:p>
          <w:p w14:paraId="2D6970D0" w14:textId="77777777" w:rsidR="005F0A2B" w:rsidRPr="00320BFA" w:rsidRDefault="005F0A2B" w:rsidP="005F523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1199C4D" w14:textId="77777777" w:rsidR="005F0A2B" w:rsidRPr="00320BFA" w:rsidRDefault="005F0A2B" w:rsidP="005F5236">
            <w:pPr>
              <w:ind w:left="709" w:hanging="709"/>
              <w:jc w:val="center"/>
              <w:rPr>
                <w:sz w:val="18"/>
              </w:rPr>
            </w:pPr>
            <w:ins w:id="19" w:author="Gilvan Justino [2]" w:date="2021-12-12T17:48: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0E8E0D6B" w14:textId="77777777" w:rsidR="005F0A2B" w:rsidRPr="00320BFA" w:rsidRDefault="005F0A2B" w:rsidP="005F5236">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7AA5745F" w14:textId="77777777" w:rsidR="005F0A2B" w:rsidRPr="00320BFA" w:rsidRDefault="005F0A2B" w:rsidP="005F5236">
            <w:pPr>
              <w:ind w:left="709" w:hanging="709"/>
              <w:jc w:val="center"/>
              <w:rPr>
                <w:sz w:val="18"/>
              </w:rPr>
            </w:pPr>
          </w:p>
        </w:tc>
      </w:tr>
      <w:tr w:rsidR="005F0A2B" w:rsidRPr="00320BFA" w14:paraId="5ED3BF9C" w14:textId="77777777" w:rsidTr="005F523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A34043F" w14:textId="77777777" w:rsidR="005F0A2B" w:rsidRPr="00320BFA" w:rsidRDefault="005F0A2B" w:rsidP="005F523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893DB93" w14:textId="77777777" w:rsidR="005F0A2B" w:rsidRPr="00320BFA" w:rsidRDefault="005F0A2B" w:rsidP="005F523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1B5B6574" w14:textId="77777777" w:rsidR="005F0A2B" w:rsidRPr="00320BFA" w:rsidRDefault="005F0A2B" w:rsidP="005F5236">
            <w:pPr>
              <w:ind w:left="709" w:hanging="709"/>
              <w:jc w:val="center"/>
              <w:rPr>
                <w:sz w:val="18"/>
              </w:rPr>
            </w:pPr>
            <w:ins w:id="20" w:author="Gilvan Justino [2]" w:date="2021-12-12T17:48: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C4FDED2" w14:textId="77777777" w:rsidR="005F0A2B" w:rsidRPr="00320BFA" w:rsidRDefault="005F0A2B" w:rsidP="005F5236">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F23E34C" w14:textId="77777777" w:rsidR="005F0A2B" w:rsidRPr="00320BFA" w:rsidRDefault="005F0A2B" w:rsidP="005F5236">
            <w:pPr>
              <w:ind w:left="709" w:hanging="709"/>
              <w:jc w:val="center"/>
              <w:rPr>
                <w:sz w:val="18"/>
              </w:rPr>
            </w:pPr>
          </w:p>
        </w:tc>
      </w:tr>
    </w:tbl>
    <w:p w14:paraId="7C6ABE2D" w14:textId="77777777" w:rsidR="005F0A2B" w:rsidRPr="003F5F25" w:rsidRDefault="005F0A2B" w:rsidP="001136C7">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5F0A2B" w:rsidRPr="00320BFA" w14:paraId="7E888EE4" w14:textId="77777777" w:rsidTr="005F5236">
        <w:trPr>
          <w:cantSplit/>
          <w:jc w:val="center"/>
        </w:trPr>
        <w:tc>
          <w:tcPr>
            <w:tcW w:w="5000" w:type="pct"/>
            <w:gridSpan w:val="3"/>
            <w:tcBorders>
              <w:top w:val="single" w:sz="12" w:space="0" w:color="auto"/>
              <w:left w:val="single" w:sz="12" w:space="0" w:color="auto"/>
              <w:bottom w:val="nil"/>
              <w:right w:val="single" w:sz="12" w:space="0" w:color="auto"/>
            </w:tcBorders>
            <w:hideMark/>
          </w:tcPr>
          <w:p w14:paraId="260EC3E1" w14:textId="77777777" w:rsidR="005F0A2B" w:rsidRPr="00320BFA" w:rsidRDefault="005F0A2B" w:rsidP="005F5236">
            <w:pPr>
              <w:spacing w:before="60"/>
              <w:jc w:val="both"/>
              <w:rPr>
                <w:sz w:val="18"/>
              </w:rPr>
            </w:pPr>
            <w:r w:rsidRPr="00320BFA">
              <w:rPr>
                <w:sz w:val="18"/>
              </w:rPr>
              <w:t>O projeto de TCC será reprovado se:</w:t>
            </w:r>
          </w:p>
          <w:p w14:paraId="1F7D4836" w14:textId="77777777" w:rsidR="005F0A2B" w:rsidRPr="00320BFA" w:rsidRDefault="005F0A2B" w:rsidP="005F0A2B">
            <w:pPr>
              <w:numPr>
                <w:ilvl w:val="0"/>
                <w:numId w:val="16"/>
              </w:numPr>
              <w:ind w:left="357" w:hanging="357"/>
              <w:jc w:val="both"/>
              <w:rPr>
                <w:sz w:val="18"/>
              </w:rPr>
            </w:pPr>
            <w:r w:rsidRPr="00320BFA">
              <w:rPr>
                <w:sz w:val="18"/>
              </w:rPr>
              <w:t>qualquer um dos itens tiver resposta NÃO ATENDE;</w:t>
            </w:r>
          </w:p>
          <w:p w14:paraId="2447FF4F" w14:textId="77777777" w:rsidR="005F0A2B" w:rsidRPr="00320BFA" w:rsidRDefault="005F0A2B" w:rsidP="005F0A2B">
            <w:pPr>
              <w:numPr>
                <w:ilvl w:val="0"/>
                <w:numId w:val="1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91A3C4F" w14:textId="77777777" w:rsidR="005F0A2B" w:rsidRPr="00320BFA" w:rsidRDefault="005F0A2B" w:rsidP="005F0A2B">
            <w:pPr>
              <w:numPr>
                <w:ilvl w:val="0"/>
                <w:numId w:val="1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F0A2B" w:rsidRPr="00320BFA" w14:paraId="645208A8" w14:textId="77777777" w:rsidTr="005F5236">
        <w:trPr>
          <w:cantSplit/>
          <w:jc w:val="center"/>
        </w:trPr>
        <w:tc>
          <w:tcPr>
            <w:tcW w:w="1250" w:type="pct"/>
            <w:tcBorders>
              <w:top w:val="nil"/>
              <w:left w:val="single" w:sz="12" w:space="0" w:color="auto"/>
              <w:bottom w:val="single" w:sz="12" w:space="0" w:color="auto"/>
              <w:right w:val="nil"/>
            </w:tcBorders>
            <w:hideMark/>
          </w:tcPr>
          <w:p w14:paraId="57DECC1E" w14:textId="77777777" w:rsidR="005F0A2B" w:rsidRPr="00320BFA" w:rsidRDefault="005F0A2B" w:rsidP="005F5236">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9498E84" w14:textId="77777777" w:rsidR="005F0A2B" w:rsidRPr="00320BFA" w:rsidRDefault="005F0A2B" w:rsidP="005F5236">
            <w:pPr>
              <w:spacing w:before="60" w:after="60"/>
              <w:jc w:val="center"/>
              <w:rPr>
                <w:sz w:val="18"/>
              </w:rPr>
            </w:pPr>
            <w:r w:rsidRPr="00320BFA">
              <w:rPr>
                <w:sz w:val="20"/>
              </w:rPr>
              <w:t xml:space="preserve">(   </w:t>
            </w:r>
            <w:ins w:id="21" w:author="Gilvan Justino [2]" w:date="2021-12-12T17:48:00Z">
              <w:r>
                <w:rPr>
                  <w:sz w:val="20"/>
                </w:rPr>
                <w:t>X</w:t>
              </w:r>
            </w:ins>
            <w:del w:id="22" w:author="Gilvan Justino [2]" w:date="2021-12-12T17:48:00Z">
              <w:r w:rsidRPr="00320BFA" w:rsidDel="0088173B">
                <w:rPr>
                  <w:sz w:val="20"/>
                </w:rPr>
                <w:delText xml:space="preserve"> </w:delText>
              </w:r>
            </w:del>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5ED1BD8" w14:textId="77777777" w:rsidR="005F0A2B" w:rsidRPr="00320BFA" w:rsidRDefault="005F0A2B" w:rsidP="005F5236">
            <w:pPr>
              <w:spacing w:before="60" w:after="60"/>
              <w:jc w:val="center"/>
              <w:rPr>
                <w:sz w:val="20"/>
              </w:rPr>
            </w:pPr>
            <w:r w:rsidRPr="00320BFA">
              <w:rPr>
                <w:sz w:val="20"/>
              </w:rPr>
              <w:t>(      ) REPROVADO</w:t>
            </w:r>
          </w:p>
        </w:tc>
      </w:tr>
    </w:tbl>
    <w:p w14:paraId="3A22F10B" w14:textId="77777777" w:rsidR="005F0A2B" w:rsidRDefault="005F0A2B" w:rsidP="001136C7">
      <w:pPr>
        <w:pStyle w:val="TF-xAvalTTULO"/>
        <w:ind w:left="0" w:firstLine="0"/>
        <w:jc w:val="left"/>
      </w:pPr>
    </w:p>
    <w:p w14:paraId="69860EEE" w14:textId="77777777" w:rsidR="005F0A2B" w:rsidRDefault="005F0A2B" w:rsidP="001136C7">
      <w:pPr>
        <w:pStyle w:val="TF-xAvalTTULO"/>
        <w:ind w:left="0" w:firstLine="0"/>
        <w:jc w:val="left"/>
      </w:pPr>
    </w:p>
    <w:p w14:paraId="56F7BBCB" w14:textId="1D1E3150" w:rsidR="005F0A2B" w:rsidRDefault="005F0A2B">
      <w:pPr>
        <w:rPr>
          <w:rFonts w:ascii="Times New Roman" w:eastAsia="Times New Roman" w:hAnsi="Times New Roman" w:cs="Times New Roman"/>
          <w:sz w:val="20"/>
          <w:lang w:eastAsia="pt-BR"/>
        </w:rPr>
      </w:pPr>
      <w: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6"/>
        <w:gridCol w:w="3647"/>
      </w:tblGrid>
      <w:tr w:rsidR="005F0A2B" w14:paraId="4181C899" w14:textId="77777777" w:rsidTr="005F5236">
        <w:tc>
          <w:tcPr>
            <w:tcW w:w="9072" w:type="dxa"/>
            <w:gridSpan w:val="2"/>
            <w:shd w:val="clear" w:color="auto" w:fill="auto"/>
          </w:tcPr>
          <w:p w14:paraId="7A023395" w14:textId="77777777" w:rsidR="005F0A2B" w:rsidRDefault="005F0A2B" w:rsidP="005F5236">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5F0A2B" w14:paraId="09E00377" w14:textId="77777777" w:rsidTr="005F5236">
        <w:tc>
          <w:tcPr>
            <w:tcW w:w="5387" w:type="dxa"/>
            <w:shd w:val="clear" w:color="auto" w:fill="auto"/>
          </w:tcPr>
          <w:p w14:paraId="2AF97DF5" w14:textId="77777777" w:rsidR="005F0A2B" w:rsidRPr="003C5262" w:rsidRDefault="005F0A2B" w:rsidP="005F5236">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4061FAD1" w14:textId="77777777" w:rsidR="005F0A2B" w:rsidRDefault="005F0A2B" w:rsidP="005F5236">
            <w:pPr>
              <w:pStyle w:val="Cabealho"/>
              <w:tabs>
                <w:tab w:val="clear" w:pos="8640"/>
                <w:tab w:val="right" w:pos="8931"/>
              </w:tabs>
              <w:ind w:right="141"/>
              <w:rPr>
                <w:rStyle w:val="Nmerodepgina"/>
              </w:rPr>
            </w:pPr>
            <w:r>
              <w:rPr>
                <w:rStyle w:val="Nmerodepgina"/>
              </w:rPr>
              <w:t>ANO/SEMESTRE: 2021/2</w:t>
            </w:r>
          </w:p>
        </w:tc>
      </w:tr>
    </w:tbl>
    <w:p w14:paraId="71F1900B" w14:textId="77777777" w:rsidR="005F0A2B" w:rsidRDefault="005F0A2B" w:rsidP="00990938">
      <w:pPr>
        <w:pStyle w:val="TF-AUTOR"/>
        <w:rPr>
          <w:b/>
          <w:caps/>
          <w:color w:val="auto"/>
          <w:sz w:val="24"/>
        </w:rPr>
      </w:pPr>
    </w:p>
    <w:p w14:paraId="5B2FEF74" w14:textId="77777777" w:rsidR="005F0A2B" w:rsidRPr="00990938" w:rsidRDefault="005F0A2B" w:rsidP="00990938">
      <w:pPr>
        <w:pStyle w:val="TF-AUTOR"/>
        <w:rPr>
          <w:b/>
          <w:caps/>
          <w:color w:val="auto"/>
          <w:sz w:val="24"/>
        </w:rPr>
      </w:pPr>
      <w:r w:rsidRPr="00990938">
        <w:rPr>
          <w:b/>
          <w:caps/>
          <w:color w:val="auto"/>
          <w:sz w:val="24"/>
        </w:rPr>
        <w:t xml:space="preserve">DESENVOLVIMENTO DE JOGO UTILIZANDO NON-FUNGIBLE </w:t>
      </w:r>
    </w:p>
    <w:p w14:paraId="59021FEA" w14:textId="77777777" w:rsidR="005F0A2B" w:rsidRDefault="005F0A2B" w:rsidP="00990938">
      <w:pPr>
        <w:pStyle w:val="TF-AUTOR"/>
        <w:rPr>
          <w:b/>
          <w:caps/>
          <w:color w:val="auto"/>
          <w:sz w:val="24"/>
        </w:rPr>
      </w:pPr>
      <w:r w:rsidRPr="00990938">
        <w:rPr>
          <w:b/>
          <w:caps/>
          <w:color w:val="auto"/>
          <w:sz w:val="24"/>
        </w:rPr>
        <w:t>TOKENS E REDES DE BLOCKCHAIN</w:t>
      </w:r>
    </w:p>
    <w:p w14:paraId="418F27A1" w14:textId="77777777" w:rsidR="005F0A2B" w:rsidRDefault="005F0A2B" w:rsidP="00990938">
      <w:pPr>
        <w:pStyle w:val="TF-AUTOR"/>
      </w:pPr>
      <w:r>
        <w:t>Sara Helena Régis Theiss</w:t>
      </w:r>
    </w:p>
    <w:p w14:paraId="2BF01A3D" w14:textId="77777777" w:rsidR="005F0A2B" w:rsidRDefault="005F0A2B" w:rsidP="00990938">
      <w:pPr>
        <w:pStyle w:val="TF-AUTOR"/>
      </w:pPr>
      <w:r>
        <w:t>Profa.</w:t>
      </w:r>
      <w:r w:rsidRPr="00990938">
        <w:t xml:space="preserve"> </w:t>
      </w:r>
      <w:r>
        <w:t xml:space="preserve">Luciana Pereira de Araújo </w:t>
      </w:r>
      <w:proofErr w:type="spellStart"/>
      <w:r>
        <w:t>Kohler</w:t>
      </w:r>
      <w:proofErr w:type="spellEnd"/>
      <w:r>
        <w:t xml:space="preserve"> – Orientadora</w:t>
      </w:r>
    </w:p>
    <w:p w14:paraId="352B6C54" w14:textId="77777777" w:rsidR="005F0A2B" w:rsidRPr="007D10F2" w:rsidRDefault="005F0A2B" w:rsidP="005F0A2B">
      <w:pPr>
        <w:pStyle w:val="Ttulo1"/>
        <w:numPr>
          <w:ilvl w:val="0"/>
          <w:numId w:val="25"/>
        </w:numPr>
      </w:pPr>
      <w:r w:rsidRPr="007D10F2">
        <w:t>Introdução</w:t>
      </w:r>
    </w:p>
    <w:p w14:paraId="5DE7A802" w14:textId="77777777" w:rsidR="005F0A2B" w:rsidRDefault="005F0A2B" w:rsidP="003D398C">
      <w:pPr>
        <w:pStyle w:val="TF-TEXTO"/>
      </w:pPr>
      <w:r>
        <w:t xml:space="preserve">A crise financeira de 2008, que teve origem ainda em meados de 2007 no cenário norte-americano, começou com apenas problemas de hipotecas de alto risco, mas acabou levando à falência do banco de investimentos Lehman Brothers (FARHI </w:t>
      </w:r>
      <w:r w:rsidRPr="00EA131A">
        <w:rPr>
          <w:i/>
          <w:iCs/>
        </w:rPr>
        <w:t>et al.</w:t>
      </w:r>
      <w:r>
        <w:t>, 2009, p. 135). A globalização neoliberal e a desregulamentação financeira causaram uma instabilidade no valor das moedas, resultando em uma insegurança econômica de proporções mundiais (PIRES, 2017, p. 411).</w:t>
      </w:r>
    </w:p>
    <w:p w14:paraId="1B25383C" w14:textId="77777777" w:rsidR="005F0A2B" w:rsidRDefault="005F0A2B" w:rsidP="003D398C">
      <w:pPr>
        <w:pStyle w:val="TF-TEXTO"/>
      </w:pPr>
      <w:r>
        <w:t>Em meio à crise, um documento publicado por Satoshi Nakamoto (NAKAMOTO, 2008), um suposto programador japonês, passou a chamar a atenção em um fórum online. Com a publicação, Nakamoto trazia uma proposta inovadora de uma moeda totalmente digital que, diferente de outras, não era dependente de uma autoridade monetária central para intermediar as transações. A moeda ficou conhecida como Bitcoin e foi criada oficialmente em janeiro de 2009 (PREVIDI, 2014, p. 8).</w:t>
      </w:r>
    </w:p>
    <w:p w14:paraId="7DEB11A9" w14:textId="77777777" w:rsidR="005F0A2B" w:rsidRDefault="005F0A2B" w:rsidP="0080624F">
      <w:pPr>
        <w:pStyle w:val="TF-TEXTO"/>
      </w:pPr>
      <w:r>
        <w:tab/>
        <w:t xml:space="preserve">Criado como um suporte para as transações, o </w:t>
      </w:r>
      <w:r w:rsidRPr="002A07E2">
        <w:rPr>
          <w:i/>
          <w:iCs/>
        </w:rPr>
        <w:t>blockchain</w:t>
      </w:r>
      <w:r>
        <w:t xml:space="preserve"> é a tecnologia responsável pela inovação por trás do Bitcoin. Ao propor uma solução independente de uma instituição financeira para intermediar os movimentos realizados, foi preciso resolver um problema: como validar se o indivíduo que está realizando o pagamento não gastou a mesma moeda mais de uma vez? É nesse ponto que o </w:t>
      </w:r>
      <w:r w:rsidRPr="005E4ECB">
        <w:rPr>
          <w:i/>
          <w:iCs/>
        </w:rPr>
        <w:t>blockchain</w:t>
      </w:r>
      <w:r>
        <w:t xml:space="preserve"> aparece, pois ele consiste em um sistema que utiliza uma gestão compartilhada e descentralizada, por meio de uma rede </w:t>
      </w:r>
      <w:r>
        <w:rPr>
          <w:i/>
          <w:iCs/>
        </w:rPr>
        <w:t>peer-to-peer</w:t>
      </w:r>
      <w:r>
        <w:t xml:space="preserve"> (CASTRO, 2021, p. 340). O funcionamento dita que, para validar a ausência de uma transação, é necessário ter conhecimento de todas as realizadas. Logo, todos os participantes, que são chamados de nós da rede, irão armazenar as informações. As transações para o ativo são anunciadas e, por meio de um sistema de voto, eles determinam qual transação foi realizada primeiro (NAKAMOTO, 2008, p.2).</w:t>
      </w:r>
    </w:p>
    <w:p w14:paraId="3E11859E" w14:textId="77777777" w:rsidR="005F0A2B" w:rsidRDefault="005F0A2B" w:rsidP="0080624F">
      <w:pPr>
        <w:pStyle w:val="TF-TEXTO"/>
      </w:pPr>
      <w:r>
        <w:t xml:space="preserve">Além do Bitcoin e de outras criptomoedas, o </w:t>
      </w:r>
      <w:r w:rsidRPr="005E4ECB">
        <w:rPr>
          <w:i/>
          <w:iCs/>
        </w:rPr>
        <w:t>blockchain</w:t>
      </w:r>
      <w:r>
        <w:t xml:space="preserve"> vem sendo aplicado a novos mercados e muitos novos criptoativos (CASTRO, 2021, p. 342). Quando os criptoativos pertencem à carteira de um sujeito, estão sob propriedade do mesmo e esse pode transferi-los sem qualquer outra autorização. Assim sendo, eles são considerados </w:t>
      </w:r>
      <w:proofErr w:type="spellStart"/>
      <w:r w:rsidRPr="00A175C8">
        <w:rPr>
          <w:i/>
          <w:iCs/>
        </w:rPr>
        <w:t>tokens</w:t>
      </w:r>
      <w:proofErr w:type="spellEnd"/>
      <w:r>
        <w:t xml:space="preserve"> não fungíveis (</w:t>
      </w:r>
      <w:r>
        <w:rPr>
          <w:i/>
          <w:iCs/>
        </w:rPr>
        <w:t>non-</w:t>
      </w:r>
      <w:proofErr w:type="spellStart"/>
      <w:r>
        <w:rPr>
          <w:i/>
          <w:iCs/>
        </w:rPr>
        <w:t>fungible</w:t>
      </w:r>
      <w:proofErr w:type="spellEnd"/>
      <w:r>
        <w:rPr>
          <w:i/>
          <w:iCs/>
        </w:rPr>
        <w:t xml:space="preserve"> </w:t>
      </w:r>
      <w:proofErr w:type="spellStart"/>
      <w:r>
        <w:rPr>
          <w:i/>
          <w:iCs/>
        </w:rPr>
        <w:t>token</w:t>
      </w:r>
      <w:proofErr w:type="spellEnd"/>
      <w:r>
        <w:rPr>
          <w:i/>
          <w:iCs/>
        </w:rPr>
        <w:t xml:space="preserve">, </w:t>
      </w:r>
      <w:r>
        <w:t xml:space="preserve">ou NFT). A característica principal dos </w:t>
      </w:r>
      <w:proofErr w:type="spellStart"/>
      <w:r>
        <w:t>NFTs</w:t>
      </w:r>
      <w:proofErr w:type="spellEnd"/>
      <w:r>
        <w:t xml:space="preserve"> é que, em contrapartida às mercadorias digitais que podem ser reproduzidas e copiadas inúmeras vezes, eles são únicos e não podem ser duplicados por conta da metodologia do </w:t>
      </w:r>
      <w:r w:rsidRPr="005E4ECB">
        <w:rPr>
          <w:i/>
          <w:iCs/>
        </w:rPr>
        <w:t>blockchain</w:t>
      </w:r>
      <w:r>
        <w:t xml:space="preserve"> (FANTINI, 2020, p. 852).</w:t>
      </w:r>
    </w:p>
    <w:p w14:paraId="413FD6BD" w14:textId="77777777" w:rsidR="005F0A2B" w:rsidRPr="003E4B27" w:rsidRDefault="005F0A2B" w:rsidP="00AF304E">
      <w:pPr>
        <w:pStyle w:val="TF-TEXTO"/>
      </w:pPr>
      <w:r>
        <w:t xml:space="preserve">À vista do que foi abordado, este trabalho se propõe à criação de </w:t>
      </w:r>
      <w:proofErr w:type="spellStart"/>
      <w:r>
        <w:t>NFTs</w:t>
      </w:r>
      <w:proofErr w:type="spellEnd"/>
      <w:r>
        <w:t xml:space="preserve"> utilizando a tecnologia </w:t>
      </w:r>
      <w:r w:rsidRPr="005E4ECB">
        <w:rPr>
          <w:i/>
          <w:iCs/>
        </w:rPr>
        <w:t>blockchain</w:t>
      </w:r>
      <w:r>
        <w:t xml:space="preserve">, aplicados na elaboração de um jogo no estilo </w:t>
      </w:r>
      <w:proofErr w:type="spellStart"/>
      <w:r w:rsidRPr="005B2522">
        <w:rPr>
          <w:i/>
          <w:iCs/>
        </w:rPr>
        <w:t>Battle</w:t>
      </w:r>
      <w:proofErr w:type="spellEnd"/>
      <w:r w:rsidRPr="005B2522">
        <w:rPr>
          <w:i/>
          <w:iCs/>
        </w:rPr>
        <w:t xml:space="preserve"> </w:t>
      </w:r>
      <w:proofErr w:type="spellStart"/>
      <w:r w:rsidRPr="005B2522">
        <w:rPr>
          <w:i/>
          <w:iCs/>
        </w:rPr>
        <w:t>Royale</w:t>
      </w:r>
      <w:proofErr w:type="spellEnd"/>
      <w:r>
        <w:t xml:space="preserve">. Jogos do gênero tem o único objetivo de sobrevivência, no qual os jogadores se enfrentam até que reste apenas um (CHOI; KIM, 2018, p. 9). Sabendo disso, será apresentada uma aplicação do conceito de </w:t>
      </w:r>
      <w:r w:rsidRPr="00A175C8">
        <w:rPr>
          <w:i/>
          <w:iCs/>
        </w:rPr>
        <w:t>tokens</w:t>
      </w:r>
      <w:r>
        <w:t xml:space="preserve"> únicos em um estilo de jogo no qual diferentes itens e armas são primordiais na jogabilidade. O jogo consistirá em uma batalha com naves, que serão objetos tangíveis, na qual os jogadores irão batalhar entre si fazendo uso de armas padrões da nave ou armas especiais que serão </w:t>
      </w:r>
      <w:proofErr w:type="spellStart"/>
      <w:r>
        <w:t>NFTs</w:t>
      </w:r>
      <w:proofErr w:type="spellEnd"/>
      <w:r>
        <w:t xml:space="preserve">. As armas especiais podem ser adquiridas de diversas formas: em eventos dentro do jogo, trocas entre jogadores e, o principal, negociações utilizando a moeda do jogo. Esta última, é a criptomoeda utilizada para compra e venda dos </w:t>
      </w:r>
      <w:proofErr w:type="spellStart"/>
      <w:r>
        <w:t>NFTs</w:t>
      </w:r>
      <w:proofErr w:type="spellEnd"/>
      <w:r>
        <w:t>, cada um deles tendo um valor correspondente na moeda, e que é lastrada em dinheiro real com valor de mercado próprio.  Com a</w:t>
      </w:r>
      <w:r w:rsidRPr="003E4B27">
        <w:t xml:space="preserve"> proposta, então, </w:t>
      </w:r>
      <w:r>
        <w:t>busca-se</w:t>
      </w:r>
      <w:r w:rsidRPr="003E4B27">
        <w:t xml:space="preserve"> promover uma nova experiência a um estilo de jogo já existente, por meio da possibilidade de possuir itens</w:t>
      </w:r>
      <w:r>
        <w:t xml:space="preserve"> únicos</w:t>
      </w:r>
      <w:r w:rsidRPr="003E4B27">
        <w:t xml:space="preserve"> </w:t>
      </w:r>
      <w:r>
        <w:t>n</w:t>
      </w:r>
      <w:r w:rsidRPr="003E4B27">
        <w:t>o mundo e de negociá-los conforme desejado.</w:t>
      </w:r>
    </w:p>
    <w:p w14:paraId="491DF06B" w14:textId="77777777" w:rsidR="005F0A2B" w:rsidRPr="007D10F2" w:rsidRDefault="005F0A2B" w:rsidP="00E638A0">
      <w:pPr>
        <w:pStyle w:val="Ttulo2"/>
      </w:pPr>
      <w:r w:rsidRPr="007D10F2">
        <w:t>OBJETIVOS</w:t>
      </w:r>
    </w:p>
    <w:p w14:paraId="1C9D17F5" w14:textId="77777777" w:rsidR="005F0A2B" w:rsidRDefault="005F0A2B" w:rsidP="002F24C0">
      <w:pPr>
        <w:pStyle w:val="TF-TEXTO"/>
        <w:ind w:firstLine="709"/>
      </w:pPr>
      <w:r w:rsidRPr="002F24C0">
        <w:t xml:space="preserve">O objetivo </w:t>
      </w:r>
      <w:r>
        <w:t xml:space="preserve">geral deste trabalho </w:t>
      </w:r>
      <w:r w:rsidRPr="002F24C0">
        <w:t>é</w:t>
      </w:r>
      <w:r>
        <w:t xml:space="preserve"> disponibilizar um jogo de </w:t>
      </w:r>
      <w:proofErr w:type="spellStart"/>
      <w:r>
        <w:t>Battle</w:t>
      </w:r>
      <w:proofErr w:type="spellEnd"/>
      <w:r>
        <w:t xml:space="preserve"> </w:t>
      </w:r>
      <w:proofErr w:type="spellStart"/>
      <w:r>
        <w:t>Royale</w:t>
      </w:r>
      <w:proofErr w:type="spellEnd"/>
      <w:r>
        <w:t xml:space="preserve"> com moeda própria, munido de itens classificados como </w:t>
      </w:r>
      <w:proofErr w:type="spellStart"/>
      <w:r>
        <w:t>NFTs</w:t>
      </w:r>
      <w:proofErr w:type="spellEnd"/>
      <w:r>
        <w:t xml:space="preserve"> que podem ser comprados e vendidos de acordo com seu valor monetário.</w:t>
      </w:r>
    </w:p>
    <w:p w14:paraId="51ACD8BC" w14:textId="77777777" w:rsidR="005F0A2B" w:rsidRPr="003E4B27" w:rsidRDefault="005F0A2B" w:rsidP="003E4B27">
      <w:pPr>
        <w:pStyle w:val="TF-TEXTO"/>
      </w:pPr>
      <w:r w:rsidRPr="003E4B27">
        <w:t>Os objetivos específicos são:</w:t>
      </w:r>
    </w:p>
    <w:p w14:paraId="6F03901E" w14:textId="77777777" w:rsidR="005F0A2B" w:rsidRDefault="005F0A2B" w:rsidP="005F0A2B">
      <w:pPr>
        <w:pStyle w:val="TF-ALNEA"/>
        <w:numPr>
          <w:ilvl w:val="0"/>
          <w:numId w:val="23"/>
        </w:numPr>
      </w:pPr>
      <w:r>
        <w:t>disponibilizar um jogo de batalha com naves onde os usuários lutarão entre si para que apenas um seja o vencedor;</w:t>
      </w:r>
    </w:p>
    <w:p w14:paraId="76BCB758" w14:textId="77777777" w:rsidR="005F0A2B" w:rsidRDefault="005F0A2B" w:rsidP="003E4B27">
      <w:pPr>
        <w:pStyle w:val="TF-ALNEA"/>
      </w:pPr>
      <w:r>
        <w:t>viabilizar uma criptomoeda lastrada em dinheiro real e que possa ter seu valor real no mercado;</w:t>
      </w:r>
    </w:p>
    <w:p w14:paraId="40D2B343" w14:textId="77777777" w:rsidR="005F0A2B" w:rsidRDefault="005F0A2B" w:rsidP="003E4B27">
      <w:pPr>
        <w:pStyle w:val="TF-ALNEA"/>
      </w:pPr>
      <w:r>
        <w:t xml:space="preserve">oferecer </w:t>
      </w:r>
      <w:r w:rsidRPr="00A175C8">
        <w:rPr>
          <w:i/>
          <w:iCs/>
        </w:rPr>
        <w:t>tokens</w:t>
      </w:r>
      <w:r>
        <w:t xml:space="preserve"> não-tangíveis aplicáveis no contexto da </w:t>
      </w:r>
      <w:proofErr w:type="spellStart"/>
      <w:r>
        <w:t>jogabilidade</w:t>
      </w:r>
      <w:proofErr w:type="spellEnd"/>
      <w:r>
        <w:t xml:space="preserve">, como armas, </w:t>
      </w:r>
      <w:proofErr w:type="spellStart"/>
      <w:r>
        <w:t>avatares</w:t>
      </w:r>
      <w:proofErr w:type="spellEnd"/>
      <w:r>
        <w:t xml:space="preserve"> e </w:t>
      </w:r>
      <w:proofErr w:type="spellStart"/>
      <w:r w:rsidRPr="00A175C8">
        <w:rPr>
          <w:i/>
          <w:iCs/>
        </w:rPr>
        <w:t>skins</w:t>
      </w:r>
      <w:proofErr w:type="spellEnd"/>
      <w:r>
        <w:t xml:space="preserve"> para as naves, e que possam ser obtidos em missões.</w:t>
      </w:r>
    </w:p>
    <w:p w14:paraId="6E33FAC3" w14:textId="77777777" w:rsidR="005F0A2B" w:rsidRDefault="005F0A2B" w:rsidP="005F0A2B">
      <w:pPr>
        <w:pStyle w:val="Ttulo1"/>
      </w:pPr>
      <w:r>
        <w:lastRenderedPageBreak/>
        <w:t xml:space="preserve">trabalhos </w:t>
      </w:r>
      <w:r w:rsidRPr="00FC4A9F">
        <w:t>correlatos</w:t>
      </w:r>
    </w:p>
    <w:p w14:paraId="5B27FA7B" w14:textId="77777777" w:rsidR="005F0A2B" w:rsidRPr="00B91ABB" w:rsidRDefault="005F0A2B" w:rsidP="00460336">
      <w:pPr>
        <w:pStyle w:val="TF-TEXTO"/>
        <w:rPr>
          <w:i/>
          <w:iCs/>
        </w:rPr>
      </w:pPr>
      <w:r>
        <w:t xml:space="preserve">No mercado são encontrados alguns trabalhos que se assemelham ao estudo proposto com relação à utilização de </w:t>
      </w:r>
      <w:r w:rsidRPr="005E4ECB">
        <w:rPr>
          <w:i/>
          <w:iCs/>
        </w:rPr>
        <w:t>blockchain</w:t>
      </w:r>
      <w:r>
        <w:t xml:space="preserve"> para aplicação de </w:t>
      </w:r>
      <w:proofErr w:type="spellStart"/>
      <w:r>
        <w:t>NFTs</w:t>
      </w:r>
      <w:proofErr w:type="spellEnd"/>
      <w:r>
        <w:t xml:space="preserve"> a jogos, classificados </w:t>
      </w:r>
      <w:r w:rsidRPr="00753D64">
        <w:t xml:space="preserve">como jogos </w:t>
      </w:r>
      <w:r w:rsidRPr="00753D64">
        <w:rPr>
          <w:i/>
          <w:iCs/>
        </w:rPr>
        <w:t xml:space="preserve">Play </w:t>
      </w:r>
      <w:proofErr w:type="spellStart"/>
      <w:r w:rsidRPr="00753D64">
        <w:rPr>
          <w:i/>
          <w:iCs/>
        </w:rPr>
        <w:t>to</w:t>
      </w:r>
      <w:proofErr w:type="spellEnd"/>
      <w:r w:rsidRPr="00753D64">
        <w:rPr>
          <w:i/>
          <w:iCs/>
        </w:rPr>
        <w:t xml:space="preserve"> </w:t>
      </w:r>
      <w:proofErr w:type="spellStart"/>
      <w:r w:rsidRPr="00753D64">
        <w:rPr>
          <w:i/>
          <w:iCs/>
        </w:rPr>
        <w:t>Earn</w:t>
      </w:r>
      <w:proofErr w:type="spellEnd"/>
      <w:r w:rsidRPr="00753D64">
        <w:t xml:space="preserve"> (COINMARKETCAP, </w:t>
      </w:r>
      <w:r>
        <w:t>2021</w:t>
      </w:r>
      <w:r w:rsidRPr="00753D64">
        <w:t>).</w:t>
      </w:r>
      <w:r>
        <w:t xml:space="preserve"> O primeiro trata-se de um jogo de negociação de propriedades virtuais (UPLANDME INC, 2019), já o segundo é um jogo de realidade virtual em que o usuário pode possuir seu pedaço de terra, adicionar objetos interativos a ela e visitar outras terras (ORDANO, 2017). Por fim, tem-se um jogo no qual é possível criar os próprios jogos em espaços do universo do mesmo (THE SANDBOX, 2020).</w:t>
      </w:r>
    </w:p>
    <w:p w14:paraId="27C13367" w14:textId="77777777" w:rsidR="005F0A2B" w:rsidRDefault="005F0A2B" w:rsidP="00E638A0">
      <w:pPr>
        <w:pStyle w:val="Ttulo2"/>
      </w:pPr>
      <w:r>
        <w:t>UPLAND</w:t>
      </w:r>
    </w:p>
    <w:p w14:paraId="39DDAD6B" w14:textId="77777777" w:rsidR="005F0A2B" w:rsidRDefault="005F0A2B" w:rsidP="00A44581">
      <w:pPr>
        <w:pStyle w:val="TF-TEXTO"/>
      </w:pPr>
      <w:r>
        <w:t xml:space="preserve">A proposta apresentada por </w:t>
      </w:r>
      <w:proofErr w:type="spellStart"/>
      <w:r>
        <w:t>Upland</w:t>
      </w:r>
      <w:proofErr w:type="spellEnd"/>
      <w:r>
        <w:t xml:space="preserve"> é permitir ao jogador ter a posse de propriedades virtuais baseadas em endereços geográficos do mundo real. O jogo apresenta um mapa com todos os continentes e as propriedades imobiliárias que já foram disponibilizadas no jogo, sendo a cidade de San Francisco a primeira cidade a ser mapeada. A partir disso, é possível que o jogador compre, realize trocas, obtenha e venda propriedades (UPLANDME INC, 2019).</w:t>
      </w:r>
    </w:p>
    <w:p w14:paraId="0852A1CA" w14:textId="77777777" w:rsidR="005F0A2B" w:rsidRDefault="005F0A2B" w:rsidP="00A44581">
      <w:pPr>
        <w:pStyle w:val="TF-TEXTO"/>
      </w:pPr>
      <w:r>
        <w:t xml:space="preserve">Um jogo no estilo </w:t>
      </w:r>
      <w:proofErr w:type="spellStart"/>
      <w:r>
        <w:t>Monopoly</w:t>
      </w:r>
      <w:proofErr w:type="spellEnd"/>
      <w:r>
        <w:t xml:space="preserve">, </w:t>
      </w:r>
      <w:proofErr w:type="spellStart"/>
      <w:r>
        <w:t>Upland</w:t>
      </w:r>
      <w:proofErr w:type="spellEnd"/>
      <w:r>
        <w:t xml:space="preserve"> traz como diferencial a possibilidade de posse das propriedades. Jogos tradicionais, mesmo que digitais, não permitem a monetização com as criações em jogo e as conquistas obtidas estão sob o controle dos seus criadores. Com isso, elas podem deixar de existir ou a companhia responsável pode fechar as portas, resultando na perda de todo o investimento feito até ali. Evitando essa situação, a </w:t>
      </w:r>
      <w:proofErr w:type="spellStart"/>
      <w:r>
        <w:t>Upland</w:t>
      </w:r>
      <w:proofErr w:type="spellEnd"/>
      <w:r>
        <w:t xml:space="preserve"> </w:t>
      </w:r>
      <w:proofErr w:type="spellStart"/>
      <w:r>
        <w:t>Inc</w:t>
      </w:r>
      <w:proofErr w:type="spellEnd"/>
      <w:r>
        <w:t xml:space="preserve"> criou a moeda UPX e mapeou as propriedades como </w:t>
      </w:r>
      <w:proofErr w:type="spellStart"/>
      <w:r>
        <w:t>NFTs</w:t>
      </w:r>
      <w:proofErr w:type="spellEnd"/>
      <w:r>
        <w:t xml:space="preserve">, por meio da tecnologia </w:t>
      </w:r>
      <w:r w:rsidRPr="005E4ECB">
        <w:rPr>
          <w:i/>
          <w:iCs/>
        </w:rPr>
        <w:t>blockchain</w:t>
      </w:r>
      <w:r>
        <w:t xml:space="preserve">, que é utilizada para as transações do jogo (UPLANDME INC, 2019). </w:t>
      </w:r>
    </w:p>
    <w:p w14:paraId="65157389" w14:textId="77777777" w:rsidR="005F0A2B" w:rsidRDefault="005F0A2B" w:rsidP="00A44581">
      <w:pPr>
        <w:pStyle w:val="TF-TEXTO"/>
      </w:pPr>
      <w:r>
        <w:t xml:space="preserve">A moeda digital UPX não é classificada como uma criptomoeda, pois é uma moeda fictícia e sem valor de mercado real, mas é utilizada para negociações de propriedades e pode, sim, ser resgatada em valor real pela loja </w:t>
      </w:r>
      <w:proofErr w:type="spellStart"/>
      <w:r>
        <w:t>Upland</w:t>
      </w:r>
      <w:proofErr w:type="spellEnd"/>
      <w:r>
        <w:t xml:space="preserve">. De fato, o público esperado é aquele que não está familiarizado com criptomoedas e até mesmo com o </w:t>
      </w:r>
      <w:r w:rsidRPr="005E4ECB">
        <w:rPr>
          <w:i/>
          <w:iCs/>
        </w:rPr>
        <w:t>blockchain</w:t>
      </w:r>
      <w:r>
        <w:t>, apesar de não ser o único atraído. O usuário não precisa montar uma carteira nem gerir chaves privadas pois os procedimentos necessários são realizados internamente sem agredir a privacidade aos dados sensíveis dele (UPLANDME INC, 2019).</w:t>
      </w:r>
    </w:p>
    <w:p w14:paraId="02FE2E9B" w14:textId="77777777" w:rsidR="005F0A2B" w:rsidRPr="002A3477" w:rsidRDefault="005F0A2B"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Ao se utilizar a funcionalidade de coleções, pode-se receber recompensas maiores do que com as propriedades separadamente (UPLANDME INC, 2019). </w:t>
      </w:r>
    </w:p>
    <w:p w14:paraId="6C4EAFFF" w14:textId="77777777" w:rsidR="005F0A2B" w:rsidRDefault="005F0A2B" w:rsidP="00A44581">
      <w:pPr>
        <w:pStyle w:val="TF-TEXTO"/>
      </w:pPr>
      <w:r>
        <w:t xml:space="preserve">A Figura 1 ilustra o jogo </w:t>
      </w:r>
      <w:proofErr w:type="spellStart"/>
      <w:r>
        <w:t>Upland</w:t>
      </w:r>
      <w:proofErr w:type="spellEnd"/>
      <w:r>
        <w:t xml:space="preserve">, apresentando no centro da imagem uma conquista do jogo, o título </w:t>
      </w:r>
      <w:proofErr w:type="spellStart"/>
      <w:r>
        <w:t>Newbie</w:t>
      </w:r>
      <w:proofErr w:type="spellEnd"/>
      <w:r>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t>Upland</w:t>
      </w:r>
      <w:proofErr w:type="spellEnd"/>
      <w:r>
        <w:t>.</w:t>
      </w:r>
    </w:p>
    <w:p w14:paraId="21C2B29E" w14:textId="77777777" w:rsidR="005F0A2B" w:rsidRPr="00C30BA8" w:rsidRDefault="005F0A2B"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454B0DDF" w14:textId="77777777" w:rsidR="005F0A2B" w:rsidRDefault="005F0A2B" w:rsidP="002A07E2">
      <w:pPr>
        <w:pStyle w:val="TF-TEXTO"/>
        <w:ind w:firstLine="0"/>
        <w:jc w:val="center"/>
        <w:rPr>
          <w:noProof/>
        </w:rPr>
      </w:pPr>
      <w:r>
        <w:rPr>
          <w:noProof/>
        </w:rPr>
      </w:r>
      <w:r w:rsidR="005F0A2B">
        <w:rPr>
          <w:noProof/>
        </w:rPr>
        <w:pict w14:anchorId="3C5BE29A">
          <v:shape id="_x0000_i1025" type="#_x0000_t75" alt="" style="width:308.7pt;height:173.1pt;visibility:visible;mso-wrap-style:square;mso-width-percent:0;mso-height-percent:0;mso-width-percent:0;mso-height-percent:0">
            <v:imagedata r:id="rId6" o:title=""/>
          </v:shape>
        </w:pict>
      </w:r>
    </w:p>
    <w:p w14:paraId="6B5FFFDF" w14:textId="77777777" w:rsidR="005F0A2B" w:rsidRDefault="005F0A2B"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5CE80260" w14:textId="77777777" w:rsidR="005F0A2B" w:rsidRDefault="005F0A2B" w:rsidP="002A07E2">
      <w:pPr>
        <w:pStyle w:val="TF-TEXTO"/>
      </w:pPr>
      <w:r w:rsidRPr="006B7383">
        <w:t>Como ponto</w:t>
      </w:r>
      <w:r w:rsidRPr="008D25E6">
        <w:t xml:space="preserve">s fortes do trabalho de </w:t>
      </w:r>
      <w:proofErr w:type="spellStart"/>
      <w:r w:rsidRPr="008D25E6">
        <w:t>Uplandme</w:t>
      </w:r>
      <w:proofErr w:type="spellEnd"/>
      <w:r w:rsidRPr="008D25E6">
        <w:t xml:space="preserve"> Inc. (2019), podem ser destacados: a possibilidade de relacionar as propriedades do jogo a propriedades reais; negociações e trocas de propriedades; delineamento de objetivos dentro do jogo com as coleções;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Pr="002A07E2">
        <w:t xml:space="preserve">Play </w:t>
      </w:r>
      <w:proofErr w:type="spellStart"/>
      <w:r w:rsidRPr="002A07E2">
        <w:t>to</w:t>
      </w:r>
      <w:proofErr w:type="spellEnd"/>
      <w:r w:rsidRPr="002A07E2">
        <w:t xml:space="preserve"> </w:t>
      </w:r>
      <w:proofErr w:type="spellStart"/>
      <w:r w:rsidRPr="002A07E2">
        <w:t>Earn</w:t>
      </w:r>
      <w:proofErr w:type="spellEnd"/>
      <w:r w:rsidRPr="006B7383">
        <w:t>. O jogo conquistou a 44</w:t>
      </w:r>
      <w:r w:rsidRPr="002A07E2">
        <w:t>a</w:t>
      </w:r>
      <w:r w:rsidRPr="006B7383">
        <w:t xml:space="preserve"> colocação na lista de 50 jogos </w:t>
      </w:r>
      <w:r w:rsidRPr="002A07E2">
        <w:rPr>
          <w:i/>
          <w:iCs/>
        </w:rPr>
        <w:t>blockchain</w:t>
      </w:r>
      <w:r w:rsidRPr="006B7383">
        <w:t xml:space="preserve">, segundo </w:t>
      </w:r>
      <w:r w:rsidRPr="006B7383">
        <w:lastRenderedPageBreak/>
        <w:t xml:space="preserve">Jordan (2020) e vem fazendo sucesso entre os usuários que o apontam como viciante e inesquecível (UPLAND BRASIL, 2021). </w:t>
      </w:r>
    </w:p>
    <w:p w14:paraId="4BAFFA29" w14:textId="77777777" w:rsidR="005F0A2B" w:rsidRDefault="005F0A2B" w:rsidP="00E638A0">
      <w:pPr>
        <w:pStyle w:val="Ttulo2"/>
      </w:pPr>
      <w:r>
        <w:t>DECENTRALAND</w:t>
      </w:r>
    </w:p>
    <w:p w14:paraId="391CD634" w14:textId="77777777" w:rsidR="005F0A2B" w:rsidRDefault="005F0A2B" w:rsidP="00A44581">
      <w:pPr>
        <w:pStyle w:val="TF-TEXTO"/>
      </w:pPr>
      <w:r>
        <w:t xml:space="preserve">Decentraland é um jogo de realidade virtual no estilo </w:t>
      </w:r>
      <w:proofErr w:type="spellStart"/>
      <w:r>
        <w:t>Metaverso</w:t>
      </w:r>
      <w:proofErr w:type="spellEnd"/>
      <w:r>
        <w:t xml:space="preserve">, que segundo </w:t>
      </w:r>
      <w:proofErr w:type="spellStart"/>
      <w:r>
        <w:t>Coindesk</w:t>
      </w:r>
      <w:proofErr w:type="spellEnd"/>
      <w:r>
        <w:t xml:space="preserve"> (2021) é “[...] </w:t>
      </w:r>
      <w:r w:rsidRPr="007E7EEA">
        <w:t>um espaço virtual compartilhado, criado pela convergência entre a internet, a realidade aumentada e a realidade física virtualmente aprimorada</w:t>
      </w:r>
      <w:r>
        <w:t xml:space="preserve">”. No jogo, os usuários podem ser donos de terra, controlando os objetos que compõe o seu cenário e tendo a possibilidade de adicionar interatividade a ele a fim de criar um jogo próprio. As terras são porções únicas e finitas localizadas por coordenadas em um plano cartesiano (x, y) e que fazem referência ao seu respectivo cenário por meio de um arquivo de conteúdo. São ativos não tangíveis que podem ser transferidos e negociados por meio da criptomoeda MANA, como também os artigos criados pelos usuários (ORDANO </w:t>
      </w:r>
      <w:r>
        <w:rPr>
          <w:i/>
          <w:iCs/>
        </w:rPr>
        <w:t>et al</w:t>
      </w:r>
      <w:r>
        <w:t xml:space="preserve">, 2017). </w:t>
      </w:r>
    </w:p>
    <w:p w14:paraId="22526488" w14:textId="77777777" w:rsidR="005F0A2B" w:rsidRDefault="005F0A2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Dessa forma, com a finalidade de incentivar a criação de conteúdo, também são oferecidas recompensas de MANA aos usuários (ORDANO </w:t>
      </w:r>
      <w:r>
        <w:rPr>
          <w:i/>
          <w:iCs/>
        </w:rPr>
        <w:t>et al</w:t>
      </w:r>
      <w:r>
        <w:t xml:space="preserve">, 2017). </w:t>
      </w:r>
    </w:p>
    <w:p w14:paraId="4DE76E80" w14:textId="77777777" w:rsidR="005F0A2B" w:rsidRDefault="005F0A2B" w:rsidP="00A44581">
      <w:pPr>
        <w:pStyle w:val="TF-TEXTO"/>
      </w:pPr>
      <w:r>
        <w:t xml:space="preserve">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 e reunindo-se com outros jogadores em pontos com alta circulação. Explorando o universo, o usuário também verá propagandas de marcas reais em </w:t>
      </w:r>
      <w:r w:rsidRPr="0046434F">
        <w:rPr>
          <w:i/>
          <w:iCs/>
        </w:rPr>
        <w:t>outdoors</w:t>
      </w:r>
      <w:r>
        <w:rPr>
          <w:i/>
          <w:iCs/>
        </w:rPr>
        <w:t xml:space="preserve"> </w:t>
      </w:r>
      <w:r>
        <w:t xml:space="preserve">(ORDANO </w:t>
      </w:r>
      <w:r>
        <w:rPr>
          <w:i/>
          <w:iCs/>
        </w:rPr>
        <w:t>et al</w:t>
      </w:r>
      <w:r>
        <w:t>, 2017).</w:t>
      </w:r>
    </w:p>
    <w:p w14:paraId="42870E13" w14:textId="77777777" w:rsidR="005F0A2B" w:rsidRDefault="005F0A2B" w:rsidP="005F0F34">
      <w:pPr>
        <w:pStyle w:val="TF-TEXTO"/>
      </w:pPr>
      <w:r>
        <w:t xml:space="preserve">Para controle dos ativos é utilizado o </w:t>
      </w:r>
      <w:r w:rsidRPr="005E4ECB">
        <w:rPr>
          <w:i/>
          <w:iCs/>
        </w:rPr>
        <w:t>blockchain</w:t>
      </w:r>
      <w:r>
        <w:t xml:space="preserve">, independente de uma instituição central. Entretanto, por conta da descentralização, uma dificuldade é levantada: como filtrar conteúdo adulto em meio às criações feitas? Para isso, Decentraland permite que os usuários indiquem o tipo de conteúdo que fornecedores estão oferecendo em seus lotes, a fim de que haja um controle nesse quesito (ORDANO </w:t>
      </w:r>
      <w:r>
        <w:rPr>
          <w:i/>
          <w:iCs/>
        </w:rPr>
        <w:t>et al</w:t>
      </w:r>
      <w:r>
        <w:t>, 2017).</w:t>
      </w:r>
    </w:p>
    <w:p w14:paraId="5233C61E" w14:textId="77777777" w:rsidR="005F0A2B" w:rsidRDefault="005F0A2B" w:rsidP="005F0F34">
      <w:pPr>
        <w:pStyle w:val="TF-TEXTO"/>
      </w:pPr>
      <w:r>
        <w:t>A seguir, na Figura 2, apresenta-se um cenário criado no jogo Decentraland. É possível perceber que o conceito transmite a ideia de uma terra, na qual foi criado um cenário característico dela. A visão é transmitida em primeira pessoa para tornar a experiência com realidade virtual mais imersiva.</w:t>
      </w:r>
    </w:p>
    <w:p w14:paraId="27445739" w14:textId="77777777" w:rsidR="005F0A2B" w:rsidRPr="00C30BA8" w:rsidRDefault="005F0A2B" w:rsidP="005F0F34">
      <w:pPr>
        <w:pStyle w:val="TF-LEGENDA"/>
      </w:pPr>
      <w:r w:rsidRPr="00C30BA8">
        <w:t>Figura</w:t>
      </w:r>
      <w:r>
        <w:t xml:space="preserve"> 2 </w:t>
      </w:r>
      <w:r w:rsidRPr="00C30BA8">
        <w:t xml:space="preserve">– Exemplo </w:t>
      </w:r>
      <w:r>
        <w:t>do jogo Decentraland</w:t>
      </w:r>
    </w:p>
    <w:p w14:paraId="03D2F5E2" w14:textId="77777777" w:rsidR="005F0A2B" w:rsidRDefault="005F0A2B" w:rsidP="005F0F34">
      <w:pPr>
        <w:pStyle w:val="TF-TEXTO"/>
        <w:ind w:firstLine="0"/>
        <w:jc w:val="center"/>
        <w:rPr>
          <w:noProof/>
        </w:rPr>
      </w:pPr>
      <w:r>
        <w:rPr>
          <w:noProof/>
        </w:rPr>
      </w:r>
      <w:r w:rsidR="005F0A2B">
        <w:rPr>
          <w:noProof/>
        </w:rPr>
        <w:pict w14:anchorId="221A1613">
          <v:shape id="_x0000_i1026" type="#_x0000_t75" alt="" style="width:328.6pt;height:229.8pt;visibility:visible;mso-wrap-style:square;mso-width-percent:0;mso-height-percent:0;mso-width-percent:0;mso-height-percent:0">
            <v:imagedata r:id="rId7" o:title=""/>
          </v:shape>
        </w:pict>
      </w:r>
    </w:p>
    <w:p w14:paraId="4F2FA037" w14:textId="77777777" w:rsidR="005F0A2B" w:rsidRDefault="005F0A2B"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712231E6" w14:textId="77777777" w:rsidR="005F0A2B" w:rsidRPr="00533475" w:rsidRDefault="005F0A2B">
      <w:pPr>
        <w:pStyle w:val="TF-TEXTO"/>
      </w:pPr>
      <w:r>
        <w:t xml:space="preserve">No trabalho proposto por </w:t>
      </w:r>
      <w:proofErr w:type="spellStart"/>
      <w:r>
        <w:t>Ordano</w:t>
      </w:r>
      <w:proofErr w:type="spellEnd"/>
      <w:r>
        <w:t xml:space="preserve"> </w:t>
      </w:r>
      <w:r>
        <w:rPr>
          <w:i/>
          <w:iCs/>
        </w:rPr>
        <w:t xml:space="preserve">et al. </w:t>
      </w:r>
      <w:r>
        <w:t>(2017) pode-se mencionar pontos fortes.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Além do mais, o incentivo à criação de conteúdo por meio de recompensas com MANA, promove a movimentação da plataforma. Com esses aspectos, o jogo Decentraland garantiu a posição 18</w:t>
      </w:r>
      <w:r>
        <w:rPr>
          <w:vertAlign w:val="superscript"/>
        </w:rPr>
        <w:t>a</w:t>
      </w:r>
      <w:r>
        <w:t xml:space="preserve"> na lista de 50 jogos de blockchain, criada por Jordan (2020), e aparece em 2° lugar na lista de </w:t>
      </w:r>
      <w:proofErr w:type="spellStart"/>
      <w:r>
        <w:t>criptomoedas</w:t>
      </w:r>
      <w:proofErr w:type="spellEnd"/>
      <w:r>
        <w:t xml:space="preserve"> da categoria </w:t>
      </w:r>
      <w:r w:rsidRPr="008D25E6">
        <w:rPr>
          <w:i/>
          <w:iCs/>
          <w:color w:val="000000"/>
        </w:rPr>
        <w:t>play-</w:t>
      </w:r>
      <w:proofErr w:type="spellStart"/>
      <w:r w:rsidRPr="008D25E6">
        <w:rPr>
          <w:i/>
          <w:iCs/>
          <w:color w:val="000000"/>
        </w:rPr>
        <w:t>to</w:t>
      </w:r>
      <w:proofErr w:type="spellEnd"/>
      <w:r w:rsidRPr="008D25E6">
        <w:rPr>
          <w:i/>
          <w:iCs/>
          <w:color w:val="000000"/>
        </w:rPr>
        <w:t>-</w:t>
      </w:r>
      <w:proofErr w:type="spellStart"/>
      <w:r w:rsidRPr="008D25E6">
        <w:rPr>
          <w:i/>
          <w:iCs/>
          <w:color w:val="000000"/>
        </w:rPr>
        <w:t>earn</w:t>
      </w:r>
      <w:proofErr w:type="spellEnd"/>
      <w:r>
        <w:t>, de acordo com seu valor total de mercado das moedas em circulação (COINMRKETCAP, 2021).</w:t>
      </w:r>
    </w:p>
    <w:p w14:paraId="47E12F2D" w14:textId="77777777" w:rsidR="005F0A2B" w:rsidRDefault="005F0A2B" w:rsidP="00E638A0">
      <w:pPr>
        <w:pStyle w:val="Ttulo2"/>
      </w:pPr>
      <w:r>
        <w:lastRenderedPageBreak/>
        <w:t>THE SANDBOX</w:t>
      </w:r>
    </w:p>
    <w:p w14:paraId="24DBBD79" w14:textId="77777777" w:rsidR="005F0A2B" w:rsidRDefault="005F0A2B" w:rsidP="007343FB">
      <w:pPr>
        <w:pStyle w:val="TF-TEXTO"/>
      </w:pPr>
      <w:r>
        <w:t xml:space="preserve">The </w:t>
      </w:r>
      <w:proofErr w:type="spellStart"/>
      <w:r>
        <w:t>Sandbox</w:t>
      </w:r>
      <w:proofErr w:type="spellEnd"/>
      <w:r>
        <w:t xml:space="preserve"> é um jogo de construção, no estilo </w:t>
      </w:r>
      <w:proofErr w:type="spellStart"/>
      <w:r>
        <w:t>Metaverso</w:t>
      </w:r>
      <w:proofErr w:type="spellEnd"/>
      <w:r>
        <w:t xml:space="preserve"> (COINDESK, 2021) em que os jogadores constroem seus próprios jogos. Nele é possível criar seus próprios ativos por meio do </w:t>
      </w:r>
      <w:proofErr w:type="spellStart"/>
      <w:r>
        <w:t>VoxEdit</w:t>
      </w:r>
      <w:proofErr w:type="spellEnd"/>
      <w:r>
        <w:t xml:space="preserve"> que permite a criação e animação de arte 3D, exportá-los para o Marketplace, a loja do jogo em que os ativos podem ser negociados, e utilizá-los no Game </w:t>
      </w:r>
      <w:proofErr w:type="spellStart"/>
      <w:r>
        <w:t>Maker</w:t>
      </w:r>
      <w:proofErr w:type="spellEnd"/>
      <w:r>
        <w:t xml:space="preserve">, o módulo mais importante que é utilizado para criar os próprios jogos. O objetivo do The </w:t>
      </w:r>
      <w:proofErr w:type="spellStart"/>
      <w:r>
        <w:t>Sandbox</w:t>
      </w:r>
      <w:proofErr w:type="spellEnd"/>
      <w:r>
        <w:t xml:space="preserve"> é popularizar o uso de </w:t>
      </w:r>
      <w:r w:rsidRPr="005E4ECB">
        <w:rPr>
          <w:i/>
          <w:iCs/>
        </w:rPr>
        <w:t>blockchain</w:t>
      </w:r>
      <w:r>
        <w:t xml:space="preserve"> em jogos e atrair tanto um público de jogadores familiarizados com criptoativos, como também aqueles que não conhecem a tecnologia (THE SANDBOX, 2020). </w:t>
      </w:r>
    </w:p>
    <w:p w14:paraId="1D00828E" w14:textId="77777777" w:rsidR="005F0A2B" w:rsidRDefault="005F0A2B" w:rsidP="007343FB">
      <w:pPr>
        <w:pStyle w:val="TF-TEXTO"/>
      </w:pPr>
      <w:r>
        <w:t xml:space="preserve">No jogo, o usuário pode criar mundos virtuais e ter todo o controle sobre eles, pois será o dono de suas criações, que serão </w:t>
      </w:r>
      <w:proofErr w:type="spellStart"/>
      <w:r>
        <w:t>NFTs</w:t>
      </w:r>
      <w:proofErr w:type="spellEnd"/>
      <w:r>
        <w:t xml:space="preserve">, e receberá recompensas pela sua participação por meio do </w:t>
      </w:r>
      <w:r w:rsidRPr="00472200">
        <w:rPr>
          <w:i/>
          <w:iCs/>
        </w:rPr>
        <w:t>Foundation</w:t>
      </w:r>
      <w:r>
        <w:t xml:space="preserve">, que incentiva a criação de conteúdo de qualidade na plataforma. Além de criar, os usuários também podem negociar seus </w:t>
      </w:r>
      <w:proofErr w:type="spellStart"/>
      <w:r>
        <w:t>NFTs</w:t>
      </w:r>
      <w:proofErr w:type="spellEnd"/>
      <w:r>
        <w:t xml:space="preserve"> por meio da criptomoeda SAND e podem jogar outros jogos criados (THE SANDBOX, 2020).</w:t>
      </w:r>
    </w:p>
    <w:p w14:paraId="379D52E2" w14:textId="77777777" w:rsidR="005F0A2B" w:rsidRDefault="005F0A2B" w:rsidP="004970A3">
      <w:pPr>
        <w:pStyle w:val="TF-TEXTO"/>
      </w:pPr>
      <w:r>
        <w:t xml:space="preserve">Para iniciar a jornada no The </w:t>
      </w:r>
      <w:proofErr w:type="spellStart"/>
      <w:r>
        <w:t>SandBox</w:t>
      </w:r>
      <w:proofErr w:type="spellEnd"/>
      <w:r>
        <w:t xml:space="preserve">, os jogadores gastam SAND para jogar jogos, comprar equipamento e customizar seus avatares, além de adquirir ativos e lotes de terra, em que um jogo pode ser criado. Durante os jogos, também é possível coletar moedas. Ademais, com SAND é possível participar de decisões de governo no jogo, votando acerca de elementos chaves como o </w:t>
      </w:r>
      <w:r w:rsidRPr="00A175C8">
        <w:rPr>
          <w:i/>
          <w:iCs/>
        </w:rPr>
        <w:t>Foundation</w:t>
      </w:r>
      <w:r>
        <w:t xml:space="preserve"> e votando a seu favor ou a favor de outros jogadores (THE SANDBOX, 2020).</w:t>
      </w:r>
    </w:p>
    <w:p w14:paraId="29818504" w14:textId="77777777" w:rsidR="005F0A2B" w:rsidRDefault="005F0A2B"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68D8A6EB" w14:textId="77777777" w:rsidR="005F0A2B" w:rsidRPr="00C30BA8" w:rsidRDefault="005F0A2B"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5A88759D" w14:textId="77777777" w:rsidR="005F0A2B" w:rsidRDefault="005F0A2B" w:rsidP="002A07E2">
      <w:pPr>
        <w:pStyle w:val="TF-TEXTO"/>
        <w:ind w:firstLine="0"/>
        <w:jc w:val="center"/>
      </w:pPr>
      <w:r>
        <w:rPr>
          <w:noProof/>
        </w:rPr>
      </w:r>
      <w:r w:rsidR="005F0A2B">
        <w:rPr>
          <w:noProof/>
        </w:rPr>
        <w:pict w14:anchorId="3672812A">
          <v:shape id="_x0000_i1027" type="#_x0000_t75" alt="" style="width:455pt;height:227.5pt;visibility:visible;mso-wrap-style:square;mso-width-percent:0;mso-height-percent:0;mso-width-percent:0;mso-height-percent:0">
            <v:imagedata r:id="rId8" o:title=""/>
          </v:shape>
        </w:pict>
      </w:r>
      <w:r w:rsidRPr="00C30BA8">
        <w:t xml:space="preserve">Fonte: </w:t>
      </w:r>
      <w:r>
        <w:t xml:space="preserve">The </w:t>
      </w:r>
      <w:proofErr w:type="spellStart"/>
      <w:r>
        <w:t>Sandbox</w:t>
      </w:r>
      <w:proofErr w:type="spellEnd"/>
      <w:r w:rsidRPr="00C30BA8">
        <w:t xml:space="preserve"> (</w:t>
      </w:r>
      <w:r>
        <w:t>2020</w:t>
      </w:r>
      <w:r w:rsidRPr="00C30BA8">
        <w:t>)</w:t>
      </w:r>
      <w:r>
        <w:t>.</w:t>
      </w:r>
    </w:p>
    <w:p w14:paraId="4014E59F" w14:textId="77777777" w:rsidR="005F0A2B" w:rsidRPr="00586A79" w:rsidRDefault="005F0A2B" w:rsidP="002A07E2">
      <w:pPr>
        <w:pStyle w:val="TF-TEXTO"/>
      </w:pPr>
      <w:r>
        <w:t xml:space="preserve">Com essa proposta The </w:t>
      </w:r>
      <w:proofErr w:type="spellStart"/>
      <w:r>
        <w:t>Sandbox</w:t>
      </w:r>
      <w:proofErr w:type="spellEnd"/>
      <w:r>
        <w:t xml:space="preserve"> foi eleito o jogo de </w:t>
      </w:r>
      <w:r w:rsidRPr="005E4ECB">
        <w:rPr>
          <w:i/>
          <w:iCs/>
        </w:rPr>
        <w:t>blockchain</w:t>
      </w:r>
      <w:r>
        <w:t xml:space="preserve"> mais esperado de 2019/2020 (JORDAN, 2019) e se classificou como 13° melhor jogo de </w:t>
      </w:r>
      <w:r w:rsidRPr="005E4ECB">
        <w:rPr>
          <w:i/>
          <w:iCs/>
        </w:rPr>
        <w:t>blockchain</w:t>
      </w:r>
      <w:r>
        <w:t xml:space="preserve"> de 2020 (JORDAN, 2020). Além disso, aparece como terceira criptomoeda com maior valor total de mercado das moedas em circulação na categoria </w:t>
      </w:r>
      <w:r>
        <w:rPr>
          <w:i/>
          <w:iCs/>
        </w:rPr>
        <w:t>play-</w:t>
      </w:r>
      <w:proofErr w:type="spellStart"/>
      <w:r>
        <w:rPr>
          <w:i/>
          <w:iCs/>
        </w:rPr>
        <w:t>to</w:t>
      </w:r>
      <w:proofErr w:type="spellEnd"/>
      <w:r>
        <w:rPr>
          <w:i/>
          <w:iCs/>
        </w:rPr>
        <w:t>-</w:t>
      </w:r>
      <w:proofErr w:type="spellStart"/>
      <w:r w:rsidRPr="002A07E2">
        <w:t>earn</w:t>
      </w:r>
      <w:proofErr w:type="spellEnd"/>
      <w:r>
        <w:t xml:space="preserve"> (COINMARKETCAP, 2021). </w:t>
      </w:r>
      <w:r w:rsidRPr="000F0E13">
        <w:t>Podem</w:t>
      </w:r>
      <w:r>
        <w:t xml:space="preserve"> ser citados como pontos fortes do jogo, além daqueles que concernem a utilização de </w:t>
      </w:r>
      <w:proofErr w:type="spellStart"/>
      <w:r>
        <w:t>NFTs</w:t>
      </w:r>
      <w:proofErr w:type="spellEnd"/>
      <w:r>
        <w:t xml:space="preserve"> e </w:t>
      </w:r>
      <w:proofErr w:type="spellStart"/>
      <w:r w:rsidRPr="005E4ECB">
        <w:rPr>
          <w:i/>
          <w:iCs/>
        </w:rPr>
        <w:t>blockchain</w:t>
      </w:r>
      <w:proofErr w:type="spellEnd"/>
      <w:r>
        <w:t xml:space="preserve">, os módulos que fazem parte do pacote The </w:t>
      </w:r>
      <w:proofErr w:type="spellStart"/>
      <w:r>
        <w:t>Sandbox</w:t>
      </w:r>
      <w:proofErr w:type="spellEnd"/>
      <w:r>
        <w:t xml:space="preserve">: o </w:t>
      </w:r>
      <w:proofErr w:type="spellStart"/>
      <w:r>
        <w:t>VoxEdit</w:t>
      </w:r>
      <w:proofErr w:type="spellEnd"/>
      <w:r>
        <w:t xml:space="preserve"> e o Market. Eles tornam a experiência no universo mais completa, com a possibilidade de criação de </w:t>
      </w:r>
      <w:proofErr w:type="spellStart"/>
      <w:r>
        <w:t>NFTs</w:t>
      </w:r>
      <w:proofErr w:type="spellEnd"/>
      <w:r>
        <w:t xml:space="preserve"> e não somente dos próprios jogos. Além disso, com a loja, todos podem compartilhar suas criações e negociar. Também vale destacar a interação entre os jogadores, sendo que é possível compartilhar seus jogos para que outros possam também jogar (THE SANDBOX, 2020).</w:t>
      </w:r>
    </w:p>
    <w:p w14:paraId="7CB9D994" w14:textId="77777777" w:rsidR="005F0A2B" w:rsidRDefault="005F0A2B" w:rsidP="005F0A2B">
      <w:pPr>
        <w:pStyle w:val="Ttulo1"/>
      </w:pPr>
      <w:r>
        <w:t>proposta DO JOGO</w:t>
      </w:r>
    </w:p>
    <w:p w14:paraId="00DCF449" w14:textId="77777777" w:rsidR="005F0A2B" w:rsidRDefault="005F0A2B"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37944F30" w14:textId="77777777" w:rsidR="005F0A2B" w:rsidRDefault="005F0A2B" w:rsidP="00E638A0">
      <w:pPr>
        <w:pStyle w:val="Ttulo2"/>
      </w:pPr>
      <w:r>
        <w:t>JUSTIFICATIVA</w:t>
      </w:r>
    </w:p>
    <w:p w14:paraId="4FAEC6E5" w14:textId="77777777" w:rsidR="005F0A2B" w:rsidRDefault="005F0A2B" w:rsidP="008F177E">
      <w:pPr>
        <w:pStyle w:val="TF-TEXTO"/>
      </w:pPr>
      <w:r>
        <w:t>No Quadro 1 é apresentado um comparativo dentre os trabalhos correlatos. As linhas representam as características relevantes e as colunas representam os trabalhos.</w:t>
      </w:r>
    </w:p>
    <w:p w14:paraId="7F11180E" w14:textId="77777777" w:rsidR="005F0A2B" w:rsidRDefault="005F0A2B" w:rsidP="006B0760">
      <w:pPr>
        <w:pStyle w:val="TF-LEGENDA"/>
      </w:pPr>
      <w:r>
        <w:lastRenderedPageBreak/>
        <w:t xml:space="preserve">Quadro </w:t>
      </w:r>
      <w:fldSimple w:instr=" SEQ Quadro \* ARABIC ">
        <w:r>
          <w:rPr>
            <w:noProof/>
          </w:rPr>
          <w:t>1</w:t>
        </w:r>
      </w:fldSimple>
      <w:r>
        <w:t xml:space="preserve"> - Comparativo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45"/>
        <w:gridCol w:w="1572"/>
        <w:gridCol w:w="2261"/>
        <w:gridCol w:w="2275"/>
      </w:tblGrid>
      <w:tr w:rsidR="005F0A2B" w14:paraId="701CEBD4" w14:textId="77777777" w:rsidTr="00A175C8">
        <w:trPr>
          <w:trHeight w:val="590"/>
        </w:trPr>
        <w:tc>
          <w:tcPr>
            <w:tcW w:w="2883" w:type="dxa"/>
            <w:tcBorders>
              <w:tl2br w:val="single" w:sz="4" w:space="0" w:color="auto"/>
            </w:tcBorders>
            <w:shd w:val="clear" w:color="auto" w:fill="A6A6A6"/>
          </w:tcPr>
          <w:p w14:paraId="4DD4BB42" w14:textId="77777777" w:rsidR="005F0A2B" w:rsidRPr="007D4566" w:rsidRDefault="005F0A2B" w:rsidP="00380742">
            <w:pPr>
              <w:pStyle w:val="TF-TEXTOQUADRO"/>
            </w:pPr>
            <w:r>
              <w:rPr>
                <w:noProof/>
              </w:rPr>
            </w:r>
            <w:r w:rsidR="005F0A2B">
              <w:rPr>
                <w:noProof/>
              </w:rPr>
              <w:pict w14:anchorId="1CA269AE">
                <v:shape id="_x0000_s1028" type="#_x0000_t202" style="position:absolute;margin-left:96.2pt;margin-top:4.2pt;width:104.55pt;height:2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b3VNAIAAEkEAAAOAAAAZHJzL2Uyb0RvYy54bWysVF1v2yAUfZ+0/4B4X5x4SZNYcaoubadJ&#13;&#10;3Vap2Q8ggGM04DIgsbNf3wtOu2x7m+YHxOV+cM65F6+ue6PJUfqgwNZ0MhpTIi0Hoey+pt+29+8W&#13;&#10;lITIrGAarKzpSQZ6vX77ZtW5SpbQghbSEyxiQ9W5mrYxuqooAm+lYWEETlp0NuANi2j6fSE867C6&#13;&#10;0UU5Hl8VHXjhPHAZAp7eDk66zvWbRvL4tWmCjETXFLHFvPq87tJarFes2nvmWsXPMNg/oDBMWbz0&#13;&#10;tdQti4wcvPqrlFHcQ4AmjjiYAppGcZk5IJvJ+A82Ty1zMnNBcYJ7lSn8v7L8y/HREyWwd0tKLDPY&#13;&#10;ow1TPSNCkq3sI5AyidS5UGHsk8Po2H+AHhMy4eAegH8PxMKmZXYvb4JD0ZMXj+6Eio+gbETE+eAc&#13;&#10;4z10rWTi9+NMd3tyCCEHp+tThWQihOICwwAoJDS77jMITGGHCBlR33iTWoHiEoSJXT+9dhorEp6w&#13;&#10;vy/n88WMEo6+crmYzvIoFKx6yXY+xI8SDEmbmnoklauz40OICQ2rXkLSZRbuldZ5mrQlXU2Xs3KW&#13;&#10;Ey48RkUcdq1MTRfj9A3jl5S4syInR6b0sMcLtD2zTkQHyrHf9bldVy9d2YE4oQweECVyxbeImxb8&#13;&#10;T0o6nOuahh8H5iUl+pNFvZeT6TQ9hGxMZ/MSDX/p2V16mOVYqqaRkmG7ifnxDJRvUPJGZTVSbwYk&#13;&#10;Z8g4r1mk89tKD+LSzlG//gDrZwAAAP//AwBQSwMEFAAGAAgAAAAhAHfThtrfAAAADQEAAA8AAABk&#13;&#10;cnMvZG93bnJldi54bWxMT01vwjAMvU/iP0RG2m0koHaC0hShoV03DTYkbqExbUXjVE2g3b+fd9ou&#13;&#10;tp6e/T7yzehaccc+NJ40zGcKBFLpbUOVhs/D69MSRIiGrGk9oYZvDLApJg+5yawf6APv+1gJFqGQ&#13;&#10;GQ11jF0mZShrdCbMfIfE3MX3zkSGfSVtbwYWd61cKPUsnWmIHWrT4UuN5XV/cxq+3i6nY6Leq51L&#13;&#10;u8GPSpJbSa0fp+NuzWO7BhFxjH8f8NuB80PBwc7+RjaIlvFqkfCphiUv5hM1T0GcNaRpArLI5f8W&#13;&#10;xQ8AAAD//wMAUEsBAi0AFAAGAAgAAAAhALaDOJL+AAAA4QEAABMAAAAAAAAAAAAAAAAAAAAAAFtD&#13;&#10;b250ZW50X1R5cGVzXS54bWxQSwECLQAUAAYACAAAACEAOP0h/9YAAACUAQAACwAAAAAAAAAAAAAA&#13;&#10;AAAvAQAAX3JlbHMvLnJlbHNQSwECLQAUAAYACAAAACEAuSm91TQCAABJBAAADgAAAAAAAAAAAAAA&#13;&#10;AAAuAgAAZHJzL2Uyb0RvYy54bWxQSwECLQAUAAYACAAAACEAd9OG2t8AAAANAQAADwAAAAAAAAAA&#13;&#10;AAAAAACOBAAAZHJzL2Rvd25yZXYueG1sUEsFBgAAAAAEAAQA8wAAAJoFAAAAAA==&#13;&#10;" filled="f" stroked="f">
                  <o:lock v:ext="edit" aspectratio="t" verticies="t" text="t" shapetype="t"/>
                  <v:textbox>
                    <w:txbxContent>
                      <w:p w14:paraId="34BCB6A4" w14:textId="77777777" w:rsidR="005F0A2B" w:rsidRDefault="005F0A2B" w:rsidP="0054044B">
                        <w:pPr>
                          <w:pStyle w:val="TF-TEXTOQUADRO"/>
                          <w:jc w:val="center"/>
                        </w:pPr>
                        <w:r>
                          <w:t>Trabalhos Correlatos</w:t>
                        </w:r>
                      </w:p>
                    </w:txbxContent>
                  </v:textbox>
                  <w10:wrap type="square"/>
                </v:shape>
              </w:pict>
            </w:r>
            <w:r>
              <w:rPr>
                <w:noProof/>
              </w:rPr>
            </w:r>
            <w:r w:rsidR="005F0A2B">
              <w:rPr>
                <w:noProof/>
              </w:rPr>
              <w:pict w14:anchorId="76063573">
                <v:shape id="_x0000_s1029" type="#_x0000_t202" style="position:absolute;margin-left:-5.15pt;margin-top:21.5pt;width:79.5pt;height:20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xPDUMwIAAEsEAAAOAAAAZHJzL2Uyb0RvYy54bWysVFFv0zAQfkfiP1h+p0mjdlujptPoNoQ0&#13;&#10;YNLKD7jaTmOR+IztLim/nrPTlgJviJfI9p2/+77vzlneDl3LXpXzGk3Fp5OcM2UESm12Ff+6eXx3&#13;&#10;w5kPYCS0aFTFD8rz29XbN8velqrABlupHCMQ48veVrwJwZZZ5kWjOvATtMpQsEbXQaCt22XSQU/o&#13;&#10;XZsVeX6V9eikdSiU93R6Pwb5KuHXtRLhS117FVhbceIW0tel7zZ+s9USyp0D22hxpAH/wKIDbajo&#13;&#10;GeoeArC9039BdVo49FiHicAuw7rWQiUNpGaa/6HmpQGrkhYyx9uzTf7/wYrPr8+OaVnxguwx0FGP&#13;&#10;1qAHYFKxjRoCsiKa1FtfUu6LpewwvMeBmp0Ee/uE4ptnBtcNmJ2685ZMj1E6epA6PKM2gRing2OO&#13;&#10;c9g3CuTvx0nu5mCJQkqO5SNC3BKF7ILDSMhHNtv+E0q6AvuAidFQuy62gsxlRJNkHc6dJkQmIvc8&#13;&#10;X1zNKSQoVsxneZ5GIYPydNs6Hz4o7FhcVNyRqIQOr08+RDZQnlJiMYOPum3TNLWG9RVfzIt5unAR&#13;&#10;6XSgYW91V/EbqjjWhDI68WBkuhxAt+OaCrTmqDoKHSWHYTukdl2furJFeSAbHBJLEkRvkRYNuh+c&#13;&#10;9TTXFfff9+AUZ+1HQ34vprMZpYW0mc2vY9vdZWR7GQEjCKriIjjOxs06pOczir4j02ud/IjdGbkc&#13;&#10;SdPEJpuOrys+ict9yvr1D1j9BAAA//8DAFBLAwQUAAYACAAAACEAHYjckuMAAAAOAQAADwAAAGRy&#13;&#10;cy9kb3ducmV2LnhtbEyPwW7CMAyG75N4h8iTdpkgZSCoSlOENiFNaBzG9gBuE5qKxqmaULq3nzlt&#13;&#10;F0u2f//+v3w7ulYMpg+NJwXzWQLCUOV1Q7WC76/9NAURIpLG1pNR8GMCbIvJQ46Z9jf6NMMp1oJN&#13;&#10;KGSowMbYZVKGyhqHYeY7Q7w7+95h5Lavpe7xxuaulS9JspIOG+IPFjvzak11OV2dgmfbJceP83u5&#13;&#10;16vKXg4B1244KPX0OL5tuOw2IKIZ498F3Bk4PxQcrPRX0kG0CqbzZMFSBcsFg90Fy3QNolSQ8kAW&#13;&#10;ufyPUfwCAAD//wMAUEsBAi0AFAAGAAgAAAAhALaDOJL+AAAA4QEAABMAAAAAAAAAAAAAAAAAAAAA&#13;&#10;AFtDb250ZW50X1R5cGVzXS54bWxQSwECLQAUAAYACAAAACEAOP0h/9YAAACUAQAACwAAAAAAAAAA&#13;&#10;AAAAAAAvAQAAX3JlbHMvLnJlbHNQSwECLQAUAAYACAAAACEAx8Tw1DMCAABLBAAADgAAAAAAAAAA&#13;&#10;AAAAAAAuAgAAZHJzL2Uyb0RvYy54bWxQSwECLQAUAAYACAAAACEAHYjckuMAAAAOAQAADwAAAAAA&#13;&#10;AAAAAAAAAACNBAAAZHJzL2Rvd25yZXYueG1sUEsFBgAAAAAEAAQA8wAAAJ0FAAAAAA==&#13;&#10;" filled="f" stroked="f">
                  <o:lock v:ext="edit" aspectratio="t" verticies="t" text="t" shapetype="t"/>
                  <v:textbox>
                    <w:txbxContent>
                      <w:p w14:paraId="0ACE1526" w14:textId="77777777" w:rsidR="005F0A2B" w:rsidRDefault="005F0A2B" w:rsidP="006B0760">
                        <w:pPr>
                          <w:pStyle w:val="TF-TEXTO"/>
                          <w:ind w:firstLine="0"/>
                        </w:pPr>
                        <w:r>
                          <w:t>Características</w:t>
                        </w:r>
                      </w:p>
                    </w:txbxContent>
                  </v:textbox>
                  <w10:wrap type="square"/>
                </v:shape>
              </w:pict>
            </w:r>
          </w:p>
        </w:tc>
        <w:tc>
          <w:tcPr>
            <w:tcW w:w="1585" w:type="dxa"/>
            <w:shd w:val="clear" w:color="auto" w:fill="A6A6A6"/>
            <w:vAlign w:val="center"/>
          </w:tcPr>
          <w:p w14:paraId="7520BBA6" w14:textId="77777777" w:rsidR="005F0A2B" w:rsidRDefault="005F0A2B" w:rsidP="002A07E2">
            <w:pPr>
              <w:pStyle w:val="TF-TEXTOQUADRO"/>
            </w:pPr>
            <w:proofErr w:type="spellStart"/>
            <w:r>
              <w:t>Upland</w:t>
            </w:r>
            <w:proofErr w:type="spellEnd"/>
            <w:r>
              <w:t xml:space="preserve"> (UPLANDME INC, 2019)</w:t>
            </w:r>
          </w:p>
        </w:tc>
        <w:tc>
          <w:tcPr>
            <w:tcW w:w="2305" w:type="dxa"/>
            <w:shd w:val="clear" w:color="auto" w:fill="A6A6A6"/>
            <w:vAlign w:val="center"/>
          </w:tcPr>
          <w:p w14:paraId="03CBC5FF" w14:textId="77777777" w:rsidR="005F0A2B" w:rsidRPr="00460336" w:rsidRDefault="005F0A2B" w:rsidP="002A07E2">
            <w:pPr>
              <w:pStyle w:val="TF-TEXTOQUADRO"/>
            </w:pPr>
            <w:r>
              <w:t xml:space="preserve">Decentraland (ORDANO </w:t>
            </w:r>
            <w:r>
              <w:rPr>
                <w:i/>
                <w:iCs/>
              </w:rPr>
              <w:t>et al.</w:t>
            </w:r>
            <w:r>
              <w:t>, 2017)</w:t>
            </w:r>
          </w:p>
        </w:tc>
        <w:tc>
          <w:tcPr>
            <w:tcW w:w="2328" w:type="dxa"/>
            <w:shd w:val="clear" w:color="auto" w:fill="A6A6A6"/>
            <w:vAlign w:val="center"/>
          </w:tcPr>
          <w:p w14:paraId="3B777053" w14:textId="77777777" w:rsidR="005F0A2B" w:rsidRPr="007D4566" w:rsidRDefault="005F0A2B" w:rsidP="002A07E2">
            <w:pPr>
              <w:pStyle w:val="TF-TEXTOQUADRO"/>
            </w:pPr>
            <w:r>
              <w:t xml:space="preserve">The </w:t>
            </w:r>
            <w:proofErr w:type="spellStart"/>
            <w:r>
              <w:t>Sandbox</w:t>
            </w:r>
            <w:proofErr w:type="spellEnd"/>
            <w:r>
              <w:t xml:space="preserve"> (THE SANDBOX, 2020)</w:t>
            </w:r>
          </w:p>
        </w:tc>
      </w:tr>
      <w:tr w:rsidR="005F0A2B" w14:paraId="6836D809" w14:textId="77777777" w:rsidTr="00A175C8">
        <w:trPr>
          <w:trHeight w:val="234"/>
        </w:trPr>
        <w:tc>
          <w:tcPr>
            <w:tcW w:w="2883" w:type="dxa"/>
            <w:shd w:val="clear" w:color="auto" w:fill="auto"/>
            <w:vAlign w:val="center"/>
          </w:tcPr>
          <w:p w14:paraId="20900F64" w14:textId="77777777" w:rsidR="005F0A2B" w:rsidRDefault="005F0A2B" w:rsidP="002A07E2">
            <w:pPr>
              <w:pStyle w:val="TF-TEXTOQUADRO"/>
            </w:pPr>
            <w:r>
              <w:t>Plataforma</w:t>
            </w:r>
          </w:p>
        </w:tc>
        <w:tc>
          <w:tcPr>
            <w:tcW w:w="1585" w:type="dxa"/>
            <w:shd w:val="clear" w:color="auto" w:fill="auto"/>
            <w:vAlign w:val="center"/>
          </w:tcPr>
          <w:p w14:paraId="51AB2E0B" w14:textId="77777777" w:rsidR="005F0A2B" w:rsidRDefault="005F0A2B" w:rsidP="002A07E2">
            <w:pPr>
              <w:pStyle w:val="TF-TEXTOQUADRO"/>
            </w:pPr>
            <w:r>
              <w:t>Web / Mobile</w:t>
            </w:r>
          </w:p>
        </w:tc>
        <w:tc>
          <w:tcPr>
            <w:tcW w:w="2305" w:type="dxa"/>
            <w:shd w:val="clear" w:color="auto" w:fill="auto"/>
            <w:vAlign w:val="center"/>
          </w:tcPr>
          <w:p w14:paraId="2F12371C" w14:textId="77777777" w:rsidR="005F0A2B" w:rsidRDefault="005F0A2B" w:rsidP="002A07E2">
            <w:pPr>
              <w:pStyle w:val="TF-TEXTOQUADRO"/>
            </w:pPr>
            <w:r>
              <w:t>Web</w:t>
            </w:r>
          </w:p>
        </w:tc>
        <w:tc>
          <w:tcPr>
            <w:tcW w:w="2328" w:type="dxa"/>
            <w:shd w:val="clear" w:color="auto" w:fill="auto"/>
            <w:vAlign w:val="center"/>
          </w:tcPr>
          <w:p w14:paraId="68D90237" w14:textId="77777777" w:rsidR="005F0A2B" w:rsidRDefault="005F0A2B" w:rsidP="002A07E2">
            <w:pPr>
              <w:pStyle w:val="TF-TEXTOQUADRO"/>
            </w:pPr>
            <w:r>
              <w:t>Desktop</w:t>
            </w:r>
          </w:p>
        </w:tc>
      </w:tr>
      <w:tr w:rsidR="005F0A2B" w14:paraId="02161DA8" w14:textId="77777777" w:rsidTr="00A175C8">
        <w:trPr>
          <w:trHeight w:val="234"/>
        </w:trPr>
        <w:tc>
          <w:tcPr>
            <w:tcW w:w="2883" w:type="dxa"/>
            <w:shd w:val="clear" w:color="auto" w:fill="auto"/>
            <w:vAlign w:val="center"/>
          </w:tcPr>
          <w:p w14:paraId="1B0ACC3B" w14:textId="77777777" w:rsidR="005F0A2B" w:rsidRDefault="005F0A2B">
            <w:pPr>
              <w:pStyle w:val="TF-TEXTOQUADRO"/>
            </w:pPr>
            <w:r>
              <w:t>Gênero</w:t>
            </w:r>
          </w:p>
        </w:tc>
        <w:tc>
          <w:tcPr>
            <w:tcW w:w="1585" w:type="dxa"/>
            <w:shd w:val="clear" w:color="auto" w:fill="auto"/>
            <w:vAlign w:val="center"/>
          </w:tcPr>
          <w:p w14:paraId="0849A9AF" w14:textId="77777777" w:rsidR="005F0A2B" w:rsidRDefault="005F0A2B">
            <w:pPr>
              <w:pStyle w:val="TF-TEXTOQUADRO"/>
            </w:pPr>
            <w:proofErr w:type="spellStart"/>
            <w:r>
              <w:t>Monopoly</w:t>
            </w:r>
            <w:proofErr w:type="spellEnd"/>
          </w:p>
        </w:tc>
        <w:tc>
          <w:tcPr>
            <w:tcW w:w="2305" w:type="dxa"/>
            <w:shd w:val="clear" w:color="auto" w:fill="auto"/>
            <w:vAlign w:val="center"/>
          </w:tcPr>
          <w:p w14:paraId="0CFF6589" w14:textId="77777777" w:rsidR="005F0A2B" w:rsidRDefault="005F0A2B">
            <w:pPr>
              <w:pStyle w:val="TF-TEXTOQUADRO"/>
            </w:pPr>
            <w:proofErr w:type="spellStart"/>
            <w:r>
              <w:t>Metaverso</w:t>
            </w:r>
            <w:proofErr w:type="spellEnd"/>
          </w:p>
        </w:tc>
        <w:tc>
          <w:tcPr>
            <w:tcW w:w="2328" w:type="dxa"/>
            <w:shd w:val="clear" w:color="auto" w:fill="auto"/>
            <w:vAlign w:val="center"/>
          </w:tcPr>
          <w:p w14:paraId="3CE6ECC5" w14:textId="77777777" w:rsidR="005F0A2B" w:rsidRDefault="005F0A2B">
            <w:pPr>
              <w:pStyle w:val="TF-TEXTOQUADRO"/>
            </w:pPr>
            <w:proofErr w:type="spellStart"/>
            <w:r>
              <w:t>Metaverso</w:t>
            </w:r>
            <w:proofErr w:type="spellEnd"/>
          </w:p>
        </w:tc>
      </w:tr>
      <w:tr w:rsidR="005F0A2B" w14:paraId="4B1087EA" w14:textId="77777777" w:rsidTr="00A175C8">
        <w:trPr>
          <w:trHeight w:val="234"/>
        </w:trPr>
        <w:tc>
          <w:tcPr>
            <w:tcW w:w="2883" w:type="dxa"/>
            <w:shd w:val="clear" w:color="auto" w:fill="auto"/>
            <w:vAlign w:val="center"/>
          </w:tcPr>
          <w:p w14:paraId="257C7293" w14:textId="77777777" w:rsidR="005F0A2B" w:rsidRDefault="005F0A2B" w:rsidP="002A07E2">
            <w:pPr>
              <w:pStyle w:val="TF-TEXTOQUADRO"/>
            </w:pPr>
            <w:r>
              <w:t>Moeda</w:t>
            </w:r>
          </w:p>
        </w:tc>
        <w:tc>
          <w:tcPr>
            <w:tcW w:w="1585" w:type="dxa"/>
            <w:shd w:val="clear" w:color="auto" w:fill="auto"/>
            <w:vAlign w:val="center"/>
          </w:tcPr>
          <w:p w14:paraId="32444241" w14:textId="77777777" w:rsidR="005F0A2B" w:rsidRDefault="005F0A2B" w:rsidP="002A07E2">
            <w:pPr>
              <w:pStyle w:val="TF-TEXTOQUADRO"/>
            </w:pPr>
            <w:r>
              <w:t>Digital</w:t>
            </w:r>
          </w:p>
        </w:tc>
        <w:tc>
          <w:tcPr>
            <w:tcW w:w="2305" w:type="dxa"/>
            <w:shd w:val="clear" w:color="auto" w:fill="auto"/>
            <w:vAlign w:val="center"/>
          </w:tcPr>
          <w:p w14:paraId="7FAE81B7" w14:textId="77777777" w:rsidR="005F0A2B" w:rsidRDefault="005F0A2B" w:rsidP="002A07E2">
            <w:pPr>
              <w:pStyle w:val="TF-TEXTOQUADRO"/>
            </w:pPr>
            <w:proofErr w:type="spellStart"/>
            <w:r>
              <w:t>Criptoativo</w:t>
            </w:r>
            <w:proofErr w:type="spellEnd"/>
          </w:p>
        </w:tc>
        <w:tc>
          <w:tcPr>
            <w:tcW w:w="2328" w:type="dxa"/>
            <w:shd w:val="clear" w:color="auto" w:fill="auto"/>
            <w:vAlign w:val="center"/>
          </w:tcPr>
          <w:p w14:paraId="64B33BF8" w14:textId="77777777" w:rsidR="005F0A2B" w:rsidRDefault="005F0A2B" w:rsidP="002A07E2">
            <w:pPr>
              <w:pStyle w:val="TF-TEXTOQUADRO"/>
            </w:pPr>
            <w:proofErr w:type="spellStart"/>
            <w:r>
              <w:t>Criptoativo</w:t>
            </w:r>
            <w:proofErr w:type="spellEnd"/>
          </w:p>
        </w:tc>
      </w:tr>
      <w:tr w:rsidR="005F0A2B" w14:paraId="6D490E11" w14:textId="77777777" w:rsidTr="00A175C8">
        <w:trPr>
          <w:trHeight w:val="234"/>
        </w:trPr>
        <w:tc>
          <w:tcPr>
            <w:tcW w:w="2883" w:type="dxa"/>
            <w:shd w:val="clear" w:color="auto" w:fill="auto"/>
            <w:vAlign w:val="center"/>
          </w:tcPr>
          <w:p w14:paraId="543AE849" w14:textId="77777777" w:rsidR="005F0A2B" w:rsidRDefault="005F0A2B" w:rsidP="002A07E2">
            <w:pPr>
              <w:pStyle w:val="TF-TEXTOQUADRO"/>
            </w:pPr>
            <w:r>
              <w:t>Valor real da moeda</w:t>
            </w:r>
          </w:p>
        </w:tc>
        <w:tc>
          <w:tcPr>
            <w:tcW w:w="1585" w:type="dxa"/>
            <w:shd w:val="clear" w:color="auto" w:fill="auto"/>
            <w:vAlign w:val="center"/>
          </w:tcPr>
          <w:p w14:paraId="72EE0EE9" w14:textId="77777777" w:rsidR="005F0A2B" w:rsidRDefault="005F0A2B" w:rsidP="002A07E2">
            <w:pPr>
              <w:pStyle w:val="TF-TEXTOQUADRO"/>
            </w:pPr>
            <w:r>
              <w:t>Fixo</w:t>
            </w:r>
          </w:p>
        </w:tc>
        <w:tc>
          <w:tcPr>
            <w:tcW w:w="2305" w:type="dxa"/>
            <w:shd w:val="clear" w:color="auto" w:fill="auto"/>
            <w:vAlign w:val="center"/>
          </w:tcPr>
          <w:p w14:paraId="31BEEB0B" w14:textId="77777777" w:rsidR="005F0A2B" w:rsidRDefault="005F0A2B" w:rsidP="002A07E2">
            <w:pPr>
              <w:pStyle w:val="TF-TEXTOQUADRO"/>
            </w:pPr>
            <w:r>
              <w:t>Variável</w:t>
            </w:r>
          </w:p>
        </w:tc>
        <w:tc>
          <w:tcPr>
            <w:tcW w:w="2328" w:type="dxa"/>
            <w:shd w:val="clear" w:color="auto" w:fill="auto"/>
            <w:vAlign w:val="center"/>
          </w:tcPr>
          <w:p w14:paraId="044BDC24" w14:textId="77777777" w:rsidR="005F0A2B" w:rsidRDefault="005F0A2B" w:rsidP="002A07E2">
            <w:pPr>
              <w:pStyle w:val="TF-TEXTOQUADRO"/>
            </w:pPr>
            <w:r>
              <w:t>Variável</w:t>
            </w:r>
          </w:p>
        </w:tc>
      </w:tr>
      <w:tr w:rsidR="005F0A2B" w14:paraId="3DD8F5C9" w14:textId="77777777" w:rsidTr="00A175C8">
        <w:trPr>
          <w:trHeight w:val="234"/>
        </w:trPr>
        <w:tc>
          <w:tcPr>
            <w:tcW w:w="2883" w:type="dxa"/>
            <w:shd w:val="clear" w:color="auto" w:fill="auto"/>
            <w:vAlign w:val="center"/>
          </w:tcPr>
          <w:p w14:paraId="26AD9CD6" w14:textId="77777777" w:rsidR="005F0A2B" w:rsidRDefault="005F0A2B" w:rsidP="002A07E2">
            <w:pPr>
              <w:pStyle w:val="TF-TEXTOQUADRO"/>
            </w:pPr>
            <w:r>
              <w:t xml:space="preserve">Origem das </w:t>
            </w:r>
            <w:proofErr w:type="spellStart"/>
            <w:r>
              <w:t>NFTs</w:t>
            </w:r>
            <w:proofErr w:type="spellEnd"/>
          </w:p>
        </w:tc>
        <w:tc>
          <w:tcPr>
            <w:tcW w:w="1585" w:type="dxa"/>
            <w:shd w:val="clear" w:color="auto" w:fill="auto"/>
            <w:vAlign w:val="center"/>
          </w:tcPr>
          <w:p w14:paraId="6D667E8D" w14:textId="77777777" w:rsidR="005F0A2B" w:rsidRDefault="005F0A2B" w:rsidP="002A07E2">
            <w:pPr>
              <w:pStyle w:val="TF-TEXTOQUADRO"/>
            </w:pPr>
            <w:r>
              <w:t>Criadores do jogo</w:t>
            </w:r>
          </w:p>
        </w:tc>
        <w:tc>
          <w:tcPr>
            <w:tcW w:w="2305" w:type="dxa"/>
            <w:shd w:val="clear" w:color="auto" w:fill="auto"/>
            <w:vAlign w:val="center"/>
          </w:tcPr>
          <w:p w14:paraId="1011EC00" w14:textId="77777777" w:rsidR="005F0A2B" w:rsidRDefault="005F0A2B" w:rsidP="002A07E2">
            <w:pPr>
              <w:pStyle w:val="TF-TEXTOQUADRO"/>
            </w:pPr>
            <w:r>
              <w:t>Criadores do jogo / usuários</w:t>
            </w:r>
          </w:p>
        </w:tc>
        <w:tc>
          <w:tcPr>
            <w:tcW w:w="2328" w:type="dxa"/>
            <w:shd w:val="clear" w:color="auto" w:fill="auto"/>
            <w:vAlign w:val="center"/>
          </w:tcPr>
          <w:p w14:paraId="1A976A62" w14:textId="77777777" w:rsidR="005F0A2B" w:rsidRDefault="005F0A2B" w:rsidP="002A07E2">
            <w:pPr>
              <w:pStyle w:val="TF-TEXTOQUADRO"/>
            </w:pPr>
            <w:r>
              <w:t>Criadores do jogo / usuários</w:t>
            </w:r>
          </w:p>
        </w:tc>
      </w:tr>
      <w:tr w:rsidR="005F0A2B" w14:paraId="400F00A8" w14:textId="77777777" w:rsidTr="00A175C8">
        <w:trPr>
          <w:trHeight w:val="729"/>
        </w:trPr>
        <w:tc>
          <w:tcPr>
            <w:tcW w:w="2883" w:type="dxa"/>
            <w:shd w:val="clear" w:color="auto" w:fill="auto"/>
            <w:vAlign w:val="center"/>
          </w:tcPr>
          <w:p w14:paraId="475A0519" w14:textId="77777777" w:rsidR="005F0A2B" w:rsidRDefault="005F0A2B" w:rsidP="002A07E2">
            <w:pPr>
              <w:pStyle w:val="TF-TEXTOQUADRO"/>
            </w:pPr>
            <w:r>
              <w:t xml:space="preserve">Usabilidade das </w:t>
            </w:r>
            <w:proofErr w:type="spellStart"/>
            <w:r>
              <w:t>NFTs</w:t>
            </w:r>
            <w:proofErr w:type="spellEnd"/>
          </w:p>
        </w:tc>
        <w:tc>
          <w:tcPr>
            <w:tcW w:w="1585" w:type="dxa"/>
            <w:shd w:val="clear" w:color="auto" w:fill="auto"/>
            <w:vAlign w:val="center"/>
          </w:tcPr>
          <w:p w14:paraId="63826B31" w14:textId="77777777" w:rsidR="005F0A2B" w:rsidRDefault="005F0A2B" w:rsidP="002A07E2">
            <w:pPr>
              <w:pStyle w:val="TF-TEXTOQUADRO"/>
            </w:pPr>
            <w:r>
              <w:t>Posse</w:t>
            </w:r>
          </w:p>
        </w:tc>
        <w:tc>
          <w:tcPr>
            <w:tcW w:w="2305" w:type="dxa"/>
            <w:shd w:val="clear" w:color="auto" w:fill="auto"/>
            <w:vAlign w:val="center"/>
          </w:tcPr>
          <w:p w14:paraId="1D573236" w14:textId="77777777" w:rsidR="005F0A2B" w:rsidRDefault="005F0A2B" w:rsidP="002A07E2">
            <w:pPr>
              <w:pStyle w:val="TF-TEXTOQUADRO"/>
            </w:pPr>
            <w:r>
              <w:t>Posse e composição de cenário estático/aplicação em jogos internos</w:t>
            </w:r>
          </w:p>
        </w:tc>
        <w:tc>
          <w:tcPr>
            <w:tcW w:w="2328" w:type="dxa"/>
            <w:shd w:val="clear" w:color="auto" w:fill="auto"/>
            <w:vAlign w:val="center"/>
          </w:tcPr>
          <w:p w14:paraId="352DFB50" w14:textId="77777777" w:rsidR="005F0A2B" w:rsidRDefault="005F0A2B" w:rsidP="002A07E2">
            <w:pPr>
              <w:pStyle w:val="TF-TEXTOQUADRO"/>
            </w:pPr>
            <w:r>
              <w:t>Posse e aplicação em jogos internos (todas as terras terão jogos)</w:t>
            </w:r>
          </w:p>
        </w:tc>
      </w:tr>
      <w:tr w:rsidR="005F0A2B" w14:paraId="11AB8427" w14:textId="77777777" w:rsidTr="00A175C8">
        <w:trPr>
          <w:trHeight w:val="234"/>
        </w:trPr>
        <w:tc>
          <w:tcPr>
            <w:tcW w:w="2883" w:type="dxa"/>
            <w:shd w:val="clear" w:color="auto" w:fill="auto"/>
            <w:vAlign w:val="center"/>
          </w:tcPr>
          <w:p w14:paraId="1A9909A5" w14:textId="77777777" w:rsidR="005F0A2B" w:rsidRDefault="005F0A2B" w:rsidP="002A07E2">
            <w:pPr>
              <w:pStyle w:val="TF-TEXTOQUADRO"/>
            </w:pPr>
            <w:r>
              <w:t>Gráfico</w:t>
            </w:r>
          </w:p>
        </w:tc>
        <w:tc>
          <w:tcPr>
            <w:tcW w:w="1585" w:type="dxa"/>
            <w:shd w:val="clear" w:color="auto" w:fill="auto"/>
            <w:vAlign w:val="center"/>
          </w:tcPr>
          <w:p w14:paraId="7C13C5E5" w14:textId="77777777" w:rsidR="005F0A2B" w:rsidRDefault="005F0A2B" w:rsidP="002A07E2">
            <w:pPr>
              <w:pStyle w:val="TF-TEXTOQUADRO"/>
            </w:pPr>
            <w:r>
              <w:t>2D</w:t>
            </w:r>
          </w:p>
        </w:tc>
        <w:tc>
          <w:tcPr>
            <w:tcW w:w="2305" w:type="dxa"/>
            <w:shd w:val="clear" w:color="auto" w:fill="auto"/>
            <w:vAlign w:val="center"/>
          </w:tcPr>
          <w:p w14:paraId="1D9BE2EC" w14:textId="77777777" w:rsidR="005F0A2B" w:rsidRDefault="005F0A2B" w:rsidP="002A07E2">
            <w:pPr>
              <w:pStyle w:val="TF-TEXTOQUADRO"/>
            </w:pPr>
            <w:r>
              <w:t>3D</w:t>
            </w:r>
          </w:p>
        </w:tc>
        <w:tc>
          <w:tcPr>
            <w:tcW w:w="2328" w:type="dxa"/>
            <w:shd w:val="clear" w:color="auto" w:fill="auto"/>
            <w:vAlign w:val="center"/>
          </w:tcPr>
          <w:p w14:paraId="005D2D9D" w14:textId="77777777" w:rsidR="005F0A2B" w:rsidRDefault="005F0A2B" w:rsidP="002A07E2">
            <w:pPr>
              <w:pStyle w:val="TF-TEXTOQUADRO"/>
            </w:pPr>
            <w:r>
              <w:t>3D</w:t>
            </w:r>
          </w:p>
        </w:tc>
      </w:tr>
      <w:tr w:rsidR="005F0A2B" w14:paraId="27EF3CB5" w14:textId="77777777" w:rsidTr="00A175C8">
        <w:trPr>
          <w:trHeight w:val="234"/>
        </w:trPr>
        <w:tc>
          <w:tcPr>
            <w:tcW w:w="2883" w:type="dxa"/>
            <w:shd w:val="clear" w:color="auto" w:fill="auto"/>
            <w:vAlign w:val="center"/>
          </w:tcPr>
          <w:p w14:paraId="7BF994C6" w14:textId="77777777" w:rsidR="005F0A2B" w:rsidRDefault="005F0A2B" w:rsidP="002A07E2">
            <w:pPr>
              <w:pStyle w:val="TF-TEXTOQUADRO"/>
            </w:pPr>
            <w:r>
              <w:t>Tecnologia utilizada</w:t>
            </w:r>
          </w:p>
        </w:tc>
        <w:tc>
          <w:tcPr>
            <w:tcW w:w="1585" w:type="dxa"/>
            <w:shd w:val="clear" w:color="auto" w:fill="auto"/>
            <w:vAlign w:val="center"/>
          </w:tcPr>
          <w:p w14:paraId="30CD5883" w14:textId="77777777" w:rsidR="005F0A2B" w:rsidRDefault="005F0A2B" w:rsidP="002A07E2">
            <w:pPr>
              <w:pStyle w:val="TF-TEXTOQUADRO"/>
            </w:pPr>
            <w:r w:rsidRPr="005E4ECB">
              <w:rPr>
                <w:i/>
                <w:iCs/>
              </w:rPr>
              <w:t>blockchain</w:t>
            </w:r>
          </w:p>
        </w:tc>
        <w:tc>
          <w:tcPr>
            <w:tcW w:w="2305" w:type="dxa"/>
            <w:shd w:val="clear" w:color="auto" w:fill="auto"/>
            <w:vAlign w:val="center"/>
          </w:tcPr>
          <w:p w14:paraId="50C96AE3" w14:textId="77777777" w:rsidR="005F0A2B" w:rsidRDefault="005F0A2B" w:rsidP="002A07E2">
            <w:pPr>
              <w:pStyle w:val="TF-TEXTOQUADRO"/>
            </w:pPr>
            <w:r w:rsidRPr="005E4ECB">
              <w:rPr>
                <w:i/>
                <w:iCs/>
              </w:rPr>
              <w:t>blockchain</w:t>
            </w:r>
          </w:p>
        </w:tc>
        <w:tc>
          <w:tcPr>
            <w:tcW w:w="2328" w:type="dxa"/>
            <w:shd w:val="clear" w:color="auto" w:fill="auto"/>
            <w:vAlign w:val="center"/>
          </w:tcPr>
          <w:p w14:paraId="5A166360" w14:textId="77777777" w:rsidR="005F0A2B" w:rsidRDefault="005F0A2B" w:rsidP="002A07E2">
            <w:pPr>
              <w:pStyle w:val="TF-TEXTOQUADRO"/>
            </w:pPr>
            <w:r w:rsidRPr="005E4ECB">
              <w:rPr>
                <w:i/>
                <w:iCs/>
              </w:rPr>
              <w:t>blockchain</w:t>
            </w:r>
          </w:p>
        </w:tc>
      </w:tr>
      <w:tr w:rsidR="005F0A2B" w14:paraId="0D1A9633" w14:textId="77777777" w:rsidTr="00A175C8">
        <w:trPr>
          <w:trHeight w:val="234"/>
        </w:trPr>
        <w:tc>
          <w:tcPr>
            <w:tcW w:w="2883" w:type="dxa"/>
            <w:shd w:val="clear" w:color="auto" w:fill="auto"/>
            <w:vAlign w:val="center"/>
          </w:tcPr>
          <w:p w14:paraId="1FF8B5A3" w14:textId="77777777" w:rsidR="005F0A2B" w:rsidRDefault="005F0A2B">
            <w:pPr>
              <w:pStyle w:val="TF-TEXTOQUADRO"/>
            </w:pPr>
            <w:r>
              <w:t>Complexidade de acesso</w:t>
            </w:r>
          </w:p>
        </w:tc>
        <w:tc>
          <w:tcPr>
            <w:tcW w:w="1585" w:type="dxa"/>
            <w:shd w:val="clear" w:color="auto" w:fill="auto"/>
            <w:vAlign w:val="center"/>
          </w:tcPr>
          <w:p w14:paraId="235CE570" w14:textId="77777777" w:rsidR="005F0A2B" w:rsidRPr="002A07E2" w:rsidRDefault="005F0A2B" w:rsidP="00027253">
            <w:pPr>
              <w:pStyle w:val="TF-TEXTOQUADRO"/>
            </w:pPr>
            <w:r>
              <w:t>Fácil: basta criar uma conta e acessar com o login</w:t>
            </w:r>
          </w:p>
        </w:tc>
        <w:tc>
          <w:tcPr>
            <w:tcW w:w="2305" w:type="dxa"/>
            <w:shd w:val="clear" w:color="auto" w:fill="auto"/>
            <w:vAlign w:val="center"/>
          </w:tcPr>
          <w:p w14:paraId="3DDACE82" w14:textId="77777777" w:rsidR="005F0A2B" w:rsidRPr="002A07E2" w:rsidRDefault="005F0A2B" w:rsidP="00027253">
            <w:pPr>
              <w:pStyle w:val="TF-TEXTOQUADRO"/>
            </w:pPr>
            <w:r>
              <w:t>Difícil: acesso ao jogo pelo navegador, mas é necessário ter a carteira digital instalada na máquina</w:t>
            </w:r>
          </w:p>
        </w:tc>
        <w:tc>
          <w:tcPr>
            <w:tcW w:w="2328" w:type="dxa"/>
            <w:shd w:val="clear" w:color="auto" w:fill="auto"/>
            <w:vAlign w:val="center"/>
          </w:tcPr>
          <w:p w14:paraId="0E311C62" w14:textId="77777777" w:rsidR="005F0A2B" w:rsidRPr="002A07E2" w:rsidRDefault="005F0A2B"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5000D7A7" w14:textId="77777777" w:rsidR="005F0A2B" w:rsidRDefault="005F0A2B" w:rsidP="006B0760">
      <w:pPr>
        <w:pStyle w:val="TF-FONTE"/>
      </w:pPr>
      <w:r>
        <w:t>Fonte: elaborado pelo autor.</w:t>
      </w:r>
    </w:p>
    <w:p w14:paraId="4B5DF331" w14:textId="77777777" w:rsidR="005F0A2B" w:rsidRDefault="005F0A2B" w:rsidP="008F177E">
      <w:pPr>
        <w:pStyle w:val="TF-TEXTO"/>
      </w:pPr>
      <w:r>
        <w:t xml:space="preserve">Conforme o </w:t>
      </w:r>
      <w:r>
        <w:fldChar w:fldCharType="begin"/>
      </w:r>
      <w:r>
        <w:instrText xml:space="preserve"> REF _Ref52025161 \h </w:instrText>
      </w:r>
      <w:r>
        <w:fldChar w:fldCharType="separate"/>
      </w:r>
      <w:r>
        <w:t xml:space="preserve">Quadro </w:t>
      </w:r>
      <w:r>
        <w:rPr>
          <w:noProof/>
        </w:rPr>
        <w:t>1</w:t>
      </w:r>
      <w:r>
        <w:fldChar w:fldCharType="end"/>
      </w:r>
      <w:r>
        <w:t xml:space="preserve">, pode-se entender as diferenças principais entre os jogos. </w:t>
      </w:r>
      <w:proofErr w:type="spellStart"/>
      <w:r>
        <w:t>Upland</w:t>
      </w:r>
      <w:proofErr w:type="spellEnd"/>
      <w:r>
        <w:t xml:space="preserve">, que é um jogo focado na posse e negociação das propriedades, não permite criação de novos </w:t>
      </w:r>
      <w:proofErr w:type="spellStart"/>
      <w:r>
        <w:t>NFTs</w:t>
      </w:r>
      <w:proofErr w:type="spellEnd"/>
      <w:r>
        <w:t xml:space="preserve"> como é possível nos outros. As propriedades são mapeadas conforme imóveis reais, de acordo com sua geolocalização,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acessíveis, Web e Móvel. A moeda digital UPX tem um valor de conversão fixo para ser resgatado em dinheiro real.</w:t>
      </w:r>
    </w:p>
    <w:p w14:paraId="6E476A40" w14:textId="77777777" w:rsidR="005F0A2B" w:rsidRDefault="005F0A2B"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44C41615" w14:textId="77777777" w:rsidR="005F0A2B" w:rsidRDefault="005F0A2B"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em que o usuário pode criar seus próprios objetos, e a loja, na qual o usuário pode adquirir objetos de terceiros. Com isso, pode-se 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Como eles trabalham com criptomoedas, a variação do valor de mercado real dela também pode ser um benefício para operações de lucratividade.</w:t>
      </w:r>
    </w:p>
    <w:p w14:paraId="318FEEC8" w14:textId="77777777" w:rsidR="005F0A2B" w:rsidRDefault="005F0A2B" w:rsidP="00252DF0">
      <w:pPr>
        <w:pStyle w:val="TF-TEXTO"/>
      </w:pPr>
      <w:r>
        <w:t xml:space="preserve">Com base nos aspectos discutidos, esse trabalho seguirá a linha proposta em </w:t>
      </w:r>
      <w:proofErr w:type="spellStart"/>
      <w:r>
        <w:t>Upland</w:t>
      </w:r>
      <w:proofErr w:type="spellEnd"/>
      <w:r>
        <w:t xml:space="preserve"> com relação aos </w:t>
      </w:r>
      <w:proofErr w:type="spellStart"/>
      <w:r>
        <w:t>NFTs</w:t>
      </w:r>
      <w:proofErr w:type="spellEnd"/>
      <w:r>
        <w:t xml:space="preserve">. Elas não serão criadas pelo jogador, mas são parte do desenvolvimento proposto a este estudo. Já com relação à moeda do jogo, tem-se mais semelhanças com </w:t>
      </w:r>
      <w:proofErr w:type="spellStart"/>
      <w:r>
        <w:t>Decentraland</w:t>
      </w:r>
      <w:proofErr w:type="spellEnd"/>
      <w:r>
        <w:t xml:space="preserve"> e The </w:t>
      </w:r>
      <w:proofErr w:type="spellStart"/>
      <w:r>
        <w:t>Sandbox</w:t>
      </w:r>
      <w:proofErr w:type="spellEnd"/>
      <w:r>
        <w:t xml:space="preserve"> por conta da criação de uma criptomoeda, que poderá ser lastrada em dinheiro real. Os três trabalhos correlatos a este utilizam a tecnologia </w:t>
      </w:r>
      <w:r w:rsidRPr="005E4ECB">
        <w:rPr>
          <w:i/>
          <w:iCs/>
        </w:rPr>
        <w:t>blockchain</w:t>
      </w:r>
      <w:r>
        <w:t xml:space="preserve"> para tornar possível a existência de </w:t>
      </w:r>
      <w:r w:rsidRPr="00A175C8">
        <w:rPr>
          <w:i/>
          <w:iCs/>
        </w:rPr>
        <w:t>tokens</w:t>
      </w:r>
      <w:r>
        <w:t xml:space="preserve"> únicos no jogo e, da mesma forma, ela fará parte deste estudo, pois se apresenta de forma efetiva para a obtenção dos resultados esperados.</w:t>
      </w:r>
    </w:p>
    <w:p w14:paraId="79C84F9C" w14:textId="77777777" w:rsidR="005F0A2B" w:rsidRDefault="005F0A2B"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em que 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14A31587" w14:textId="77777777" w:rsidR="005F0A2B" w:rsidRPr="008117BD" w:rsidRDefault="005F0A2B" w:rsidP="00172717">
      <w:pPr>
        <w:pStyle w:val="TF-TEXTO"/>
      </w:pPr>
      <w:r>
        <w:lastRenderedPageBreak/>
        <w:t xml:space="preserve">Sabendo disso, busca-se fazer uma contribuição social oferecendo alternativas de renda sem condições e gerando liquidez ao mercado com a adesão de novos usuários. A proposta é anunciar os </w:t>
      </w:r>
      <w:proofErr w:type="spellStart"/>
      <w:r>
        <w:t>NFTs</w:t>
      </w:r>
      <w:proofErr w:type="spellEnd"/>
      <w:r>
        <w:t xml:space="preserve"> ao jogador como uma oportunidade, tanto dentro do jogo, ao fazer uso de suas habilidades para vencer, quanto fora do jogo, ao adquirir renda extra com as negociações. Busca-se oferecer uma nova experiência ao jogador que espera obter resultados reais com jogos sem precisar gastar dinheiro.</w:t>
      </w:r>
    </w:p>
    <w:p w14:paraId="4F7D8747" w14:textId="77777777" w:rsidR="005F0A2B" w:rsidRPr="00B54F91" w:rsidRDefault="005F0A2B" w:rsidP="002A07E2">
      <w:pPr>
        <w:pStyle w:val="TF-TEXTO"/>
      </w:pPr>
      <w:r>
        <w:t xml:space="preserve">Já como contribuição tecnológica 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proofErr w:type="spellStart"/>
      <w:r w:rsidRPr="002A07E2">
        <w:t>NFT</w:t>
      </w:r>
      <w:r>
        <w:t>s</w:t>
      </w:r>
      <w:proofErr w:type="spellEnd"/>
      <w:r>
        <w:t xml:space="preserve">, que também serão criados. </w:t>
      </w:r>
    </w:p>
    <w:p w14:paraId="1DBB8137" w14:textId="77777777" w:rsidR="005F0A2B" w:rsidRDefault="005F0A2B">
      <w:pPr>
        <w:pStyle w:val="Ttulo2"/>
      </w:pPr>
      <w:r>
        <w:t>REQUISITOS PRINCIPAIS DO PROBLEMA A SER TRABALHADO</w:t>
      </w:r>
    </w:p>
    <w:p w14:paraId="3D58ED54" w14:textId="77777777" w:rsidR="005F0A2B" w:rsidRDefault="005F0A2B" w:rsidP="008005A8">
      <w:pPr>
        <w:pStyle w:val="TF-TEXTO"/>
      </w:pPr>
      <w:r>
        <w:t>A seguir são apresentados os Requisitos Funcionais (RF) e Requisitos Não Funcionais (RNF) do projeto proposto:</w:t>
      </w:r>
    </w:p>
    <w:p w14:paraId="17957AE5" w14:textId="77777777" w:rsidR="005F0A2B" w:rsidRDefault="005F0A2B" w:rsidP="005F0A2B">
      <w:pPr>
        <w:pStyle w:val="TF-ALNEA"/>
        <w:numPr>
          <w:ilvl w:val="0"/>
          <w:numId w:val="29"/>
        </w:numPr>
      </w:pPr>
      <w:r>
        <w:t>o jogo deve permitir o cadastro de usuários (RF);</w:t>
      </w:r>
    </w:p>
    <w:p w14:paraId="5C9872B0" w14:textId="77777777" w:rsidR="005F0A2B" w:rsidRDefault="005F0A2B" w:rsidP="005F0A2B">
      <w:pPr>
        <w:pStyle w:val="TF-ALNEA"/>
      </w:pPr>
      <w:r>
        <w:t>o jogo deve permitir que o usuário gerencie seu perfil (RF);</w:t>
      </w:r>
    </w:p>
    <w:p w14:paraId="5F74BF6C" w14:textId="77777777" w:rsidR="005F0A2B" w:rsidRDefault="005F0A2B" w:rsidP="005F0A2B">
      <w:pPr>
        <w:pStyle w:val="TF-ALNEA"/>
      </w:pPr>
      <w:r>
        <w:t>o jogo deve permitir que o usuário inicie um novo jogo (RF);</w:t>
      </w:r>
      <w:r w:rsidRPr="00421DED">
        <w:t xml:space="preserve"> </w:t>
      </w:r>
    </w:p>
    <w:p w14:paraId="1CE08B3F" w14:textId="77777777" w:rsidR="005F0A2B" w:rsidRDefault="005F0A2B" w:rsidP="005F0A2B">
      <w:pPr>
        <w:pStyle w:val="TF-ALNEA"/>
      </w:pPr>
      <w:r>
        <w:t>o jogo deve apresentar os números de jogadores aguardando na sala antes de uma partida (RF);</w:t>
      </w:r>
    </w:p>
    <w:p w14:paraId="6D4AB0C6" w14:textId="77777777" w:rsidR="005F0A2B" w:rsidRDefault="005F0A2B" w:rsidP="005F0A2B">
      <w:pPr>
        <w:pStyle w:val="TF-ALNEA"/>
      </w:pPr>
      <w:r>
        <w:t>o jogo deve permitir ao usuário acessar seu inventário de naves, avatares e itens (RF);</w:t>
      </w:r>
    </w:p>
    <w:p w14:paraId="656C814E" w14:textId="77777777" w:rsidR="005F0A2B" w:rsidRDefault="005F0A2B" w:rsidP="005F0A2B">
      <w:pPr>
        <w:pStyle w:val="TF-ALNEA"/>
      </w:pPr>
      <w:r>
        <w:t>o jogo deve permitir ao usuário visualizar as missões e eventos vigentes (RF);</w:t>
      </w:r>
    </w:p>
    <w:p w14:paraId="0EA98466" w14:textId="77777777" w:rsidR="005F0A2B" w:rsidRDefault="005F0A2B" w:rsidP="005F0A2B">
      <w:pPr>
        <w:pStyle w:val="TF-ALNEA"/>
      </w:pPr>
      <w:r>
        <w:t>o jogo deve permitir que o usuário resgate recompensas oriundas de missões e eventos concluídos (RF);</w:t>
      </w:r>
    </w:p>
    <w:p w14:paraId="18490896" w14:textId="77777777" w:rsidR="005F0A2B" w:rsidRDefault="005F0A2B" w:rsidP="005F0A2B">
      <w:pPr>
        <w:pStyle w:val="TF-ALNEA"/>
      </w:pPr>
      <w:r>
        <w:t xml:space="preserve">o jogo deve permitir ao usuário acessar o leilão de vendas de </w:t>
      </w:r>
      <w:proofErr w:type="spellStart"/>
      <w:r>
        <w:t>NFTs</w:t>
      </w:r>
      <w:proofErr w:type="spellEnd"/>
      <w:r>
        <w:t xml:space="preserve"> (RF);</w:t>
      </w:r>
    </w:p>
    <w:p w14:paraId="44DB1991" w14:textId="77777777" w:rsidR="005F0A2B" w:rsidRDefault="005F0A2B" w:rsidP="005F0A2B">
      <w:pPr>
        <w:pStyle w:val="TF-ALNEA"/>
      </w:pPr>
      <w:r>
        <w:t>o jogo deve permitir ao usuário anunciar um item NFT para venda (RF);</w:t>
      </w:r>
    </w:p>
    <w:p w14:paraId="2470968F" w14:textId="77777777" w:rsidR="005F0A2B" w:rsidRDefault="005F0A2B" w:rsidP="005F0A2B">
      <w:pPr>
        <w:pStyle w:val="TF-ALNEA"/>
      </w:pPr>
      <w:r>
        <w:t>o jogo deve permitir ao usuário comprar um NFT em leilão (RF);</w:t>
      </w:r>
    </w:p>
    <w:p w14:paraId="0E4CBF59" w14:textId="77777777" w:rsidR="005F0A2B" w:rsidRDefault="005F0A2B" w:rsidP="005F0A2B">
      <w:pPr>
        <w:pStyle w:val="TF-ALNEA"/>
      </w:pPr>
      <w:r>
        <w:t>o jogo deve apresentar o mapa durante uma partida (RF);</w:t>
      </w:r>
    </w:p>
    <w:p w14:paraId="3155732E" w14:textId="77777777" w:rsidR="005F0A2B" w:rsidRDefault="005F0A2B" w:rsidP="005F0A2B">
      <w:pPr>
        <w:pStyle w:val="TF-ALNEA"/>
      </w:pPr>
      <w:r>
        <w:t>o jogo deve apresentar quantidade de vida e de tiros do jogador durante a partida (RF);</w:t>
      </w:r>
    </w:p>
    <w:p w14:paraId="363067E1" w14:textId="77777777" w:rsidR="005F0A2B" w:rsidRDefault="005F0A2B" w:rsidP="005F0A2B">
      <w:pPr>
        <w:pStyle w:val="TF-ALNEA"/>
      </w:pPr>
      <w:r>
        <w:t>o jogo deve apresentar os resultados da partida quando esta acaba para o jogador (RF);</w:t>
      </w:r>
    </w:p>
    <w:p w14:paraId="7A0DF71B" w14:textId="77777777" w:rsidR="005F0A2B" w:rsidRDefault="005F0A2B" w:rsidP="00FB5EF9">
      <w:pPr>
        <w:pStyle w:val="TF-ALNEA"/>
      </w:pPr>
      <w:r>
        <w:t>o jogo deve ser liberado para plataforma desktop (RNF);</w:t>
      </w:r>
    </w:p>
    <w:p w14:paraId="04CDB4E2" w14:textId="77777777" w:rsidR="005F0A2B" w:rsidRDefault="005F0A2B" w:rsidP="00A312BD">
      <w:pPr>
        <w:pStyle w:val="TF-ALNEA"/>
      </w:pPr>
      <w:r>
        <w:t xml:space="preserve">o jogo deve ser desenvolvido no motor de jogos </w:t>
      </w:r>
      <w:proofErr w:type="spellStart"/>
      <w:r>
        <w:t>Unreal</w:t>
      </w:r>
      <w:proofErr w:type="spellEnd"/>
      <w:r>
        <w:t xml:space="preserve"> </w:t>
      </w:r>
      <w:proofErr w:type="spellStart"/>
      <w:r>
        <w:t>Engine</w:t>
      </w:r>
      <w:proofErr w:type="spellEnd"/>
      <w:r>
        <w:t xml:space="preserve"> (RNF);</w:t>
      </w:r>
    </w:p>
    <w:p w14:paraId="62A0EF22" w14:textId="77777777" w:rsidR="005F0A2B" w:rsidRDefault="005F0A2B" w:rsidP="00A312BD">
      <w:pPr>
        <w:pStyle w:val="TF-ALNEA"/>
      </w:pPr>
      <w:r>
        <w:t>o jogo deve ter foco em segurança para garantir a integridade das informações do usuário (RNF);</w:t>
      </w:r>
    </w:p>
    <w:p w14:paraId="5302CB8F" w14:textId="77777777" w:rsidR="005F0A2B" w:rsidRDefault="005F0A2B" w:rsidP="00BF1C92">
      <w:pPr>
        <w:pStyle w:val="TF-ALNEA"/>
      </w:pPr>
      <w:r>
        <w:t>o jogo deve possuir controle de acesso por usuário (RNF);</w:t>
      </w:r>
    </w:p>
    <w:p w14:paraId="2D480F7B" w14:textId="77777777" w:rsidR="005F0A2B" w:rsidRPr="00286FED" w:rsidRDefault="005F0A2B" w:rsidP="00A175C8">
      <w:pPr>
        <w:pStyle w:val="TF-ALNEA"/>
      </w:pPr>
      <w:r>
        <w:t xml:space="preserve">o jogo deve aplicar a tecnologia </w:t>
      </w:r>
      <w:r>
        <w:rPr>
          <w:i/>
          <w:iCs/>
        </w:rPr>
        <w:t>blockchain</w:t>
      </w:r>
      <w:r>
        <w:t xml:space="preserve"> para as transações de criptoativos (RNF).</w:t>
      </w:r>
    </w:p>
    <w:p w14:paraId="4086B60E" w14:textId="77777777" w:rsidR="005F0A2B" w:rsidRDefault="005F0A2B" w:rsidP="00E638A0">
      <w:pPr>
        <w:pStyle w:val="Ttulo2"/>
      </w:pPr>
      <w:r>
        <w:t>METODOLOGIA</w:t>
      </w:r>
    </w:p>
    <w:p w14:paraId="0B02FECC" w14:textId="77777777" w:rsidR="005F0A2B" w:rsidRPr="008F475A" w:rsidRDefault="005F0A2B" w:rsidP="00451B94">
      <w:pPr>
        <w:pStyle w:val="TF-TEXTO"/>
      </w:pPr>
      <w:r w:rsidRPr="008F475A">
        <w:t>O trabalho será desenvolvido observando as seguintes etapas:</w:t>
      </w:r>
    </w:p>
    <w:p w14:paraId="0CF58512" w14:textId="77777777" w:rsidR="005F0A2B" w:rsidRDefault="005F0A2B" w:rsidP="005F0A2B">
      <w:pPr>
        <w:pStyle w:val="TF-ALNEA"/>
        <w:numPr>
          <w:ilvl w:val="0"/>
          <w:numId w:val="27"/>
        </w:numPr>
      </w:pPr>
      <w:r>
        <w:t>design dos objetos</w:t>
      </w:r>
      <w:r w:rsidRPr="008F475A">
        <w:t xml:space="preserve">: </w:t>
      </w:r>
      <w:r>
        <w:t>criar o modelo das naves, avatares e armas do jogo</w:t>
      </w:r>
      <w:r w:rsidRPr="008F475A">
        <w:t>;</w:t>
      </w:r>
    </w:p>
    <w:p w14:paraId="41FEB66A" w14:textId="77777777" w:rsidR="005F0A2B" w:rsidRPr="008F475A" w:rsidRDefault="005F0A2B" w:rsidP="005F0A2B">
      <w:pPr>
        <w:pStyle w:val="TF-ALNEA"/>
      </w:pPr>
      <w:r>
        <w:t>criação do modelo do banco de dados: definir o modelo do banco de dados e montá-lo;</w:t>
      </w:r>
    </w:p>
    <w:p w14:paraId="63A8E728" w14:textId="77777777" w:rsidR="005F0A2B" w:rsidRDefault="005F0A2B" w:rsidP="00424AD5">
      <w:pPr>
        <w:pStyle w:val="TF-ALNEA"/>
      </w:pPr>
      <w:r>
        <w:t xml:space="preserve">estudar o </w:t>
      </w:r>
      <w:r w:rsidRPr="005E4ECB">
        <w:rPr>
          <w:i/>
          <w:iCs/>
        </w:rPr>
        <w:t>blockchain</w:t>
      </w:r>
      <w:r w:rsidRPr="008F475A">
        <w:t xml:space="preserve">: </w:t>
      </w:r>
      <w:r>
        <w:t xml:space="preserve">estudar como o </w:t>
      </w:r>
      <w:r w:rsidRPr="005E4ECB">
        <w:rPr>
          <w:i/>
          <w:iCs/>
        </w:rPr>
        <w:t>blockchain</w:t>
      </w:r>
      <w:r>
        <w:t xml:space="preserve"> pode ser implementado;</w:t>
      </w:r>
    </w:p>
    <w:p w14:paraId="61B8E3E3" w14:textId="77777777" w:rsidR="005F0A2B" w:rsidRDefault="005F0A2B" w:rsidP="00424AD5">
      <w:pPr>
        <w:pStyle w:val="TF-ALNEA"/>
      </w:pPr>
      <w:r>
        <w:t>especificação do jogo: especificar como será o jogo pois além dos requisitos funcionais, é necessário traçar as regras que ditarão o comportamento dele;</w:t>
      </w:r>
    </w:p>
    <w:p w14:paraId="0D0B6D0F" w14:textId="77777777" w:rsidR="005F0A2B" w:rsidRDefault="005F0A2B" w:rsidP="008117BD">
      <w:pPr>
        <w:pStyle w:val="TF-ALNEA"/>
      </w:pPr>
      <w:r>
        <w:t xml:space="preserve">implementação da interface gráfica: implementação da interface gráfica utilizando o motor </w:t>
      </w:r>
      <w:proofErr w:type="spellStart"/>
      <w:r>
        <w:t>Unreal</w:t>
      </w:r>
      <w:proofErr w:type="spellEnd"/>
      <w:r>
        <w:t xml:space="preserve"> </w:t>
      </w:r>
      <w:proofErr w:type="spellStart"/>
      <w:r>
        <w:t>Engine</w:t>
      </w:r>
      <w:proofErr w:type="spellEnd"/>
      <w:r>
        <w:t>;</w:t>
      </w:r>
    </w:p>
    <w:p w14:paraId="0A639A04" w14:textId="77777777" w:rsidR="005F0A2B" w:rsidRDefault="005F0A2B" w:rsidP="00682131">
      <w:pPr>
        <w:pStyle w:val="TF-ALNEA"/>
      </w:pPr>
      <w:r>
        <w:t>c</w:t>
      </w:r>
      <w:r w:rsidRPr="008F475A">
        <w:t>riação da moeda do jogo</w:t>
      </w:r>
      <w:r>
        <w:t>: criar a criptomoeda para o jogo;</w:t>
      </w:r>
    </w:p>
    <w:p w14:paraId="2A183C75" w14:textId="77777777" w:rsidR="005F0A2B" w:rsidRDefault="005F0A2B" w:rsidP="008117BD">
      <w:pPr>
        <w:pStyle w:val="TF-ALNEA"/>
      </w:pPr>
      <w:r>
        <w:t>desenvolver lógica do jogo: desenvolver o funcionamento do jogo com a criação de salas de batalhas;</w:t>
      </w:r>
    </w:p>
    <w:p w14:paraId="7ED42666" w14:textId="77777777" w:rsidR="005F0A2B" w:rsidRDefault="005F0A2B" w:rsidP="00424AD5">
      <w:pPr>
        <w:pStyle w:val="TF-ALNEA"/>
      </w:pPr>
      <w:r>
        <w:t xml:space="preserve">implementar utilização do </w:t>
      </w:r>
      <w:r w:rsidRPr="005E4ECB">
        <w:rPr>
          <w:i/>
          <w:iCs/>
        </w:rPr>
        <w:t>blockchain</w:t>
      </w:r>
      <w:r>
        <w:t xml:space="preserve">: implementar algoritmo de </w:t>
      </w:r>
      <w:r w:rsidRPr="005E4ECB">
        <w:rPr>
          <w:i/>
          <w:iCs/>
        </w:rPr>
        <w:t>blockchain</w:t>
      </w:r>
      <w:r>
        <w:t xml:space="preserve">, função de vender e comprar </w:t>
      </w:r>
      <w:proofErr w:type="spellStart"/>
      <w:r>
        <w:t>NFTs</w:t>
      </w:r>
      <w:proofErr w:type="spellEnd"/>
      <w:r>
        <w:t>;</w:t>
      </w:r>
    </w:p>
    <w:p w14:paraId="2BD2055A" w14:textId="77777777" w:rsidR="005F0A2B" w:rsidRDefault="005F0A2B" w:rsidP="00424AD5">
      <w:pPr>
        <w:pStyle w:val="TF-ALNEA"/>
      </w:pPr>
      <w:r>
        <w:t xml:space="preserve">testes: testar todas as funcionalidades, avaliando se tudo está funcionando corretamente. </w:t>
      </w:r>
    </w:p>
    <w:p w14:paraId="33240F8F" w14:textId="77777777" w:rsidR="005F0A2B" w:rsidRDefault="005F0A2B" w:rsidP="00451B94">
      <w:pPr>
        <w:pStyle w:val="TF-TEXTO"/>
      </w:pPr>
      <w:r w:rsidRPr="008F475A">
        <w:t xml:space="preserve">As etapas serão realizadas nos períodos relacionados no </w:t>
      </w:r>
      <w:r w:rsidRPr="008F475A">
        <w:fldChar w:fldCharType="begin"/>
      </w:r>
      <w:r w:rsidRPr="008F475A">
        <w:instrText xml:space="preserve"> REF _Ref98650273 \h  \* MERGEFORMAT </w:instrText>
      </w:r>
      <w:r w:rsidRPr="008F475A">
        <w:fldChar w:fldCharType="separate"/>
      </w:r>
      <w:r>
        <w:t xml:space="preserve">Quadro </w:t>
      </w:r>
      <w:r>
        <w:rPr>
          <w:noProof/>
        </w:rPr>
        <w:t>2</w:t>
      </w:r>
      <w:r w:rsidRPr="008F475A">
        <w:fldChar w:fldCharType="end"/>
      </w:r>
      <w:r w:rsidRPr="008F475A">
        <w:t>.</w:t>
      </w:r>
    </w:p>
    <w:p w14:paraId="0975ADD4" w14:textId="77777777" w:rsidR="005F0A2B" w:rsidRPr="007E0D87" w:rsidRDefault="005F0A2B" w:rsidP="005B2E12">
      <w:pPr>
        <w:pStyle w:val="TF-LEGENDA"/>
      </w:pPr>
      <w:r>
        <w:lastRenderedPageBreak/>
        <w:t xml:space="preserve">Quadro </w:t>
      </w:r>
      <w:fldSimple w:instr=" SEQ Quadro \* ARABIC ">
        <w:r>
          <w:rPr>
            <w:noProof/>
          </w:rPr>
          <w:t>2</w:t>
        </w:r>
      </w:fldSimple>
      <w:r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5F0A2B" w:rsidRPr="007E0D87" w14:paraId="31537E78"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029A5F6F" w14:textId="77777777" w:rsidR="005F0A2B" w:rsidRPr="007E0D87" w:rsidRDefault="005F0A2B"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74BC863" w14:textId="77777777" w:rsidR="005F0A2B" w:rsidRPr="007E0D87" w:rsidRDefault="005F0A2B" w:rsidP="00470C41">
            <w:pPr>
              <w:pStyle w:val="TF-TEXTOQUADROCentralizado"/>
            </w:pPr>
            <w:r>
              <w:t>2022</w:t>
            </w:r>
          </w:p>
        </w:tc>
      </w:tr>
      <w:tr w:rsidR="005F0A2B" w:rsidRPr="007E0D87" w14:paraId="685CCEEA" w14:textId="77777777" w:rsidTr="009E13F3">
        <w:trPr>
          <w:cantSplit/>
          <w:trHeight w:val="248"/>
        </w:trPr>
        <w:tc>
          <w:tcPr>
            <w:tcW w:w="6214" w:type="dxa"/>
            <w:tcBorders>
              <w:top w:val="nil"/>
              <w:left w:val="single" w:sz="4" w:space="0" w:color="auto"/>
              <w:bottom w:val="nil"/>
            </w:tcBorders>
            <w:shd w:val="clear" w:color="auto" w:fill="A6A6A6"/>
          </w:tcPr>
          <w:p w14:paraId="6B279FC7" w14:textId="77777777" w:rsidR="005F0A2B" w:rsidRPr="007E0D87" w:rsidRDefault="005F0A2B" w:rsidP="00470C41">
            <w:pPr>
              <w:pStyle w:val="TF-TEXTOQUADRO"/>
            </w:pPr>
          </w:p>
        </w:tc>
        <w:tc>
          <w:tcPr>
            <w:tcW w:w="554" w:type="dxa"/>
            <w:shd w:val="clear" w:color="auto" w:fill="A6A6A6"/>
          </w:tcPr>
          <w:p w14:paraId="6A297B7E" w14:textId="77777777" w:rsidR="005F0A2B" w:rsidRDefault="005F0A2B" w:rsidP="00470C41">
            <w:pPr>
              <w:pStyle w:val="TF-TEXTOQUADROCentralizado"/>
            </w:pPr>
            <w:r>
              <w:t>fev.</w:t>
            </w:r>
          </w:p>
        </w:tc>
        <w:tc>
          <w:tcPr>
            <w:tcW w:w="584" w:type="dxa"/>
            <w:gridSpan w:val="2"/>
            <w:shd w:val="clear" w:color="auto" w:fill="A6A6A6"/>
          </w:tcPr>
          <w:p w14:paraId="547387AF" w14:textId="77777777" w:rsidR="005F0A2B" w:rsidRPr="007E0D87" w:rsidRDefault="005F0A2B" w:rsidP="00470C41">
            <w:pPr>
              <w:pStyle w:val="TF-TEXTOQUADROCentralizado"/>
            </w:pPr>
            <w:r>
              <w:t>mar</w:t>
            </w:r>
            <w:r w:rsidRPr="007E0D87">
              <w:t>.</w:t>
            </w:r>
          </w:p>
        </w:tc>
        <w:tc>
          <w:tcPr>
            <w:tcW w:w="596" w:type="dxa"/>
            <w:gridSpan w:val="2"/>
            <w:shd w:val="clear" w:color="auto" w:fill="A6A6A6"/>
          </w:tcPr>
          <w:p w14:paraId="6F292887" w14:textId="77777777" w:rsidR="005F0A2B" w:rsidRPr="007E0D87" w:rsidRDefault="005F0A2B" w:rsidP="00470C41">
            <w:pPr>
              <w:pStyle w:val="TF-TEXTOQUADROCentralizado"/>
            </w:pPr>
            <w:r>
              <w:t>abr.</w:t>
            </w:r>
          </w:p>
        </w:tc>
        <w:tc>
          <w:tcPr>
            <w:tcW w:w="596" w:type="dxa"/>
            <w:gridSpan w:val="2"/>
            <w:shd w:val="clear" w:color="auto" w:fill="A6A6A6"/>
          </w:tcPr>
          <w:p w14:paraId="1904A8B9" w14:textId="77777777" w:rsidR="005F0A2B" w:rsidRPr="007E0D87" w:rsidRDefault="005F0A2B" w:rsidP="00470C41">
            <w:pPr>
              <w:pStyle w:val="TF-TEXTOQUADROCentralizado"/>
            </w:pPr>
            <w:r>
              <w:t>maio</w:t>
            </w:r>
          </w:p>
        </w:tc>
        <w:tc>
          <w:tcPr>
            <w:tcW w:w="596" w:type="dxa"/>
            <w:gridSpan w:val="2"/>
            <w:shd w:val="clear" w:color="auto" w:fill="A6A6A6"/>
          </w:tcPr>
          <w:p w14:paraId="62C9876A" w14:textId="77777777" w:rsidR="005F0A2B" w:rsidRPr="007E0D87" w:rsidRDefault="005F0A2B" w:rsidP="00470C41">
            <w:pPr>
              <w:pStyle w:val="TF-TEXTOQUADROCentralizado"/>
            </w:pPr>
            <w:r>
              <w:t>jun.</w:t>
            </w:r>
          </w:p>
        </w:tc>
      </w:tr>
      <w:tr w:rsidR="005F0A2B" w:rsidRPr="007E0D87" w14:paraId="60860342" w14:textId="77777777" w:rsidTr="002A07E2">
        <w:trPr>
          <w:cantSplit/>
          <w:trHeight w:val="263"/>
        </w:trPr>
        <w:tc>
          <w:tcPr>
            <w:tcW w:w="6214" w:type="dxa"/>
            <w:tcBorders>
              <w:top w:val="nil"/>
              <w:left w:val="single" w:sz="4" w:space="0" w:color="auto"/>
            </w:tcBorders>
            <w:shd w:val="clear" w:color="auto" w:fill="A6A6A6"/>
          </w:tcPr>
          <w:p w14:paraId="4B7AC5F1" w14:textId="77777777" w:rsidR="005F0A2B" w:rsidRPr="007E0D87" w:rsidRDefault="005F0A2B" w:rsidP="00470C41">
            <w:pPr>
              <w:pStyle w:val="TF-TEXTOQUADRO"/>
            </w:pPr>
            <w:r w:rsidRPr="007E0D87">
              <w:t>etapas / quinzenas</w:t>
            </w:r>
          </w:p>
        </w:tc>
        <w:tc>
          <w:tcPr>
            <w:tcW w:w="554" w:type="dxa"/>
            <w:shd w:val="clear" w:color="auto" w:fill="A6A6A6"/>
          </w:tcPr>
          <w:p w14:paraId="40088DB6" w14:textId="77777777" w:rsidR="005F0A2B" w:rsidRPr="007E0D87" w:rsidRDefault="005F0A2B" w:rsidP="00470C41">
            <w:pPr>
              <w:pStyle w:val="TF-TEXTOQUADROCentralizado"/>
            </w:pPr>
            <w:r>
              <w:t>2</w:t>
            </w:r>
          </w:p>
        </w:tc>
        <w:tc>
          <w:tcPr>
            <w:tcW w:w="284" w:type="dxa"/>
            <w:tcBorders>
              <w:bottom w:val="single" w:sz="4" w:space="0" w:color="auto"/>
            </w:tcBorders>
            <w:shd w:val="clear" w:color="auto" w:fill="A6A6A6"/>
          </w:tcPr>
          <w:p w14:paraId="23314CD2"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355CD5A1" w14:textId="77777777" w:rsidR="005F0A2B" w:rsidRPr="007E0D87" w:rsidRDefault="005F0A2B" w:rsidP="00470C41">
            <w:pPr>
              <w:pStyle w:val="TF-TEXTOQUADROCentralizado"/>
            </w:pPr>
            <w:r w:rsidRPr="007E0D87">
              <w:t>2</w:t>
            </w:r>
          </w:p>
        </w:tc>
        <w:tc>
          <w:tcPr>
            <w:tcW w:w="296" w:type="dxa"/>
            <w:tcBorders>
              <w:bottom w:val="single" w:sz="4" w:space="0" w:color="auto"/>
            </w:tcBorders>
            <w:shd w:val="clear" w:color="auto" w:fill="A6A6A6"/>
          </w:tcPr>
          <w:p w14:paraId="457C43F3"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4B479F89" w14:textId="77777777" w:rsidR="005F0A2B" w:rsidRPr="007E0D87" w:rsidRDefault="005F0A2B" w:rsidP="00470C41">
            <w:pPr>
              <w:pStyle w:val="TF-TEXTOQUADROCentralizado"/>
            </w:pPr>
            <w:r w:rsidRPr="007E0D87">
              <w:t>2</w:t>
            </w:r>
          </w:p>
        </w:tc>
        <w:tc>
          <w:tcPr>
            <w:tcW w:w="296" w:type="dxa"/>
            <w:tcBorders>
              <w:bottom w:val="single" w:sz="4" w:space="0" w:color="auto"/>
            </w:tcBorders>
            <w:shd w:val="clear" w:color="auto" w:fill="A6A6A6"/>
          </w:tcPr>
          <w:p w14:paraId="15C037F1"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0A2EE4FB" w14:textId="77777777" w:rsidR="005F0A2B" w:rsidRPr="007E0D87" w:rsidRDefault="005F0A2B" w:rsidP="00470C41">
            <w:pPr>
              <w:pStyle w:val="TF-TEXTOQUADROCentralizado"/>
            </w:pPr>
            <w:r w:rsidRPr="007E0D87">
              <w:t>2</w:t>
            </w:r>
          </w:p>
        </w:tc>
        <w:tc>
          <w:tcPr>
            <w:tcW w:w="296" w:type="dxa"/>
            <w:tcBorders>
              <w:bottom w:val="single" w:sz="4" w:space="0" w:color="auto"/>
            </w:tcBorders>
            <w:shd w:val="clear" w:color="auto" w:fill="A6A6A6"/>
          </w:tcPr>
          <w:p w14:paraId="44132F26" w14:textId="77777777" w:rsidR="005F0A2B" w:rsidRPr="007E0D87" w:rsidRDefault="005F0A2B" w:rsidP="00470C41">
            <w:pPr>
              <w:pStyle w:val="TF-TEXTOQUADROCentralizado"/>
            </w:pPr>
            <w:r w:rsidRPr="007E0D87">
              <w:t>1</w:t>
            </w:r>
          </w:p>
        </w:tc>
        <w:tc>
          <w:tcPr>
            <w:tcW w:w="299" w:type="dxa"/>
            <w:tcBorders>
              <w:bottom w:val="single" w:sz="4" w:space="0" w:color="auto"/>
            </w:tcBorders>
            <w:shd w:val="clear" w:color="auto" w:fill="A6A6A6"/>
          </w:tcPr>
          <w:p w14:paraId="2F04A6F6" w14:textId="77777777" w:rsidR="005F0A2B" w:rsidRPr="007E0D87" w:rsidRDefault="005F0A2B" w:rsidP="00470C41">
            <w:pPr>
              <w:pStyle w:val="TF-TEXTOQUADROCentralizado"/>
            </w:pPr>
            <w:r w:rsidRPr="007E0D87">
              <w:t>2</w:t>
            </w:r>
          </w:p>
        </w:tc>
      </w:tr>
      <w:tr w:rsidR="005F0A2B" w:rsidRPr="007E0D87" w14:paraId="59E0D0E8" w14:textId="77777777" w:rsidTr="002A07E2">
        <w:trPr>
          <w:trHeight w:val="263"/>
        </w:trPr>
        <w:tc>
          <w:tcPr>
            <w:tcW w:w="6214" w:type="dxa"/>
            <w:tcBorders>
              <w:left w:val="single" w:sz="4" w:space="0" w:color="auto"/>
            </w:tcBorders>
          </w:tcPr>
          <w:p w14:paraId="1037D74B" w14:textId="77777777" w:rsidR="005F0A2B" w:rsidRPr="007E0D87" w:rsidRDefault="005F0A2B" w:rsidP="00470C41">
            <w:pPr>
              <w:pStyle w:val="TF-TEXTOQUADRO"/>
              <w:rPr>
                <w:bCs/>
              </w:rPr>
            </w:pPr>
            <w:r>
              <w:rPr>
                <w:bCs/>
              </w:rPr>
              <w:t>Design dos objetos</w:t>
            </w:r>
          </w:p>
        </w:tc>
        <w:tc>
          <w:tcPr>
            <w:tcW w:w="554" w:type="dxa"/>
          </w:tcPr>
          <w:p w14:paraId="494B0354" w14:textId="77777777" w:rsidR="005F0A2B" w:rsidRDefault="005F0A2B" w:rsidP="00470C41">
            <w:pPr>
              <w:pStyle w:val="TF-TEXTOQUADROCentralizado"/>
            </w:pPr>
            <w:r>
              <w:t>X</w:t>
            </w:r>
          </w:p>
        </w:tc>
        <w:tc>
          <w:tcPr>
            <w:tcW w:w="284" w:type="dxa"/>
            <w:tcBorders>
              <w:bottom w:val="single" w:sz="4" w:space="0" w:color="auto"/>
            </w:tcBorders>
          </w:tcPr>
          <w:p w14:paraId="5DCB985D" w14:textId="77777777" w:rsidR="005F0A2B" w:rsidRPr="007E0D87" w:rsidRDefault="005F0A2B" w:rsidP="00470C41">
            <w:pPr>
              <w:pStyle w:val="TF-TEXTOQUADROCentralizado"/>
            </w:pPr>
            <w:r>
              <w:t>X</w:t>
            </w:r>
          </w:p>
        </w:tc>
        <w:tc>
          <w:tcPr>
            <w:tcW w:w="299" w:type="dxa"/>
            <w:tcBorders>
              <w:bottom w:val="single" w:sz="4" w:space="0" w:color="auto"/>
            </w:tcBorders>
          </w:tcPr>
          <w:p w14:paraId="66A1025F" w14:textId="77777777" w:rsidR="005F0A2B" w:rsidRPr="007E0D87" w:rsidRDefault="005F0A2B" w:rsidP="00470C41">
            <w:pPr>
              <w:pStyle w:val="TF-TEXTOQUADROCentralizado"/>
            </w:pPr>
            <w:r>
              <w:t>X</w:t>
            </w:r>
          </w:p>
        </w:tc>
        <w:tc>
          <w:tcPr>
            <w:tcW w:w="296" w:type="dxa"/>
            <w:tcBorders>
              <w:bottom w:val="single" w:sz="4" w:space="0" w:color="auto"/>
            </w:tcBorders>
          </w:tcPr>
          <w:p w14:paraId="49E4E781" w14:textId="77777777" w:rsidR="005F0A2B" w:rsidRPr="007E0D87" w:rsidRDefault="005F0A2B" w:rsidP="00470C41">
            <w:pPr>
              <w:pStyle w:val="TF-TEXTOQUADROCentralizado"/>
            </w:pPr>
            <w:r>
              <w:t>X</w:t>
            </w:r>
          </w:p>
        </w:tc>
        <w:tc>
          <w:tcPr>
            <w:tcW w:w="299" w:type="dxa"/>
            <w:tcBorders>
              <w:bottom w:val="single" w:sz="4" w:space="0" w:color="auto"/>
            </w:tcBorders>
          </w:tcPr>
          <w:p w14:paraId="6D921667" w14:textId="77777777" w:rsidR="005F0A2B" w:rsidRPr="007E0D87" w:rsidRDefault="005F0A2B" w:rsidP="00470C41">
            <w:pPr>
              <w:pStyle w:val="TF-TEXTOQUADROCentralizado"/>
            </w:pPr>
            <w:r>
              <w:t>X</w:t>
            </w:r>
          </w:p>
        </w:tc>
        <w:tc>
          <w:tcPr>
            <w:tcW w:w="296" w:type="dxa"/>
            <w:tcBorders>
              <w:bottom w:val="single" w:sz="4" w:space="0" w:color="auto"/>
            </w:tcBorders>
          </w:tcPr>
          <w:p w14:paraId="187265C1" w14:textId="77777777" w:rsidR="005F0A2B" w:rsidRPr="007E0D87" w:rsidRDefault="005F0A2B" w:rsidP="00470C41">
            <w:pPr>
              <w:pStyle w:val="TF-TEXTOQUADROCentralizado"/>
            </w:pPr>
            <w:r>
              <w:t>X</w:t>
            </w:r>
          </w:p>
        </w:tc>
        <w:tc>
          <w:tcPr>
            <w:tcW w:w="299" w:type="dxa"/>
            <w:tcBorders>
              <w:bottom w:val="single" w:sz="4" w:space="0" w:color="auto"/>
            </w:tcBorders>
          </w:tcPr>
          <w:p w14:paraId="77B66C29" w14:textId="77777777" w:rsidR="005F0A2B" w:rsidRPr="007E0D87" w:rsidRDefault="005F0A2B" w:rsidP="00470C41">
            <w:pPr>
              <w:pStyle w:val="TF-TEXTOQUADROCentralizado"/>
            </w:pPr>
          </w:p>
        </w:tc>
        <w:tc>
          <w:tcPr>
            <w:tcW w:w="296" w:type="dxa"/>
            <w:tcBorders>
              <w:bottom w:val="single" w:sz="4" w:space="0" w:color="auto"/>
            </w:tcBorders>
          </w:tcPr>
          <w:p w14:paraId="2C6052F0" w14:textId="77777777" w:rsidR="005F0A2B" w:rsidRPr="007E0D87" w:rsidRDefault="005F0A2B" w:rsidP="00470C41">
            <w:pPr>
              <w:pStyle w:val="TF-TEXTOQUADROCentralizado"/>
            </w:pPr>
          </w:p>
        </w:tc>
        <w:tc>
          <w:tcPr>
            <w:tcW w:w="299" w:type="dxa"/>
            <w:tcBorders>
              <w:bottom w:val="single" w:sz="4" w:space="0" w:color="auto"/>
            </w:tcBorders>
          </w:tcPr>
          <w:p w14:paraId="065A865A" w14:textId="77777777" w:rsidR="005F0A2B" w:rsidRPr="007E0D87" w:rsidRDefault="005F0A2B" w:rsidP="00470C41">
            <w:pPr>
              <w:pStyle w:val="TF-TEXTOQUADROCentralizado"/>
            </w:pPr>
          </w:p>
        </w:tc>
      </w:tr>
      <w:tr w:rsidR="005F0A2B" w:rsidRPr="007E0D87" w14:paraId="6CFBFA8D" w14:textId="77777777" w:rsidTr="002A07E2">
        <w:trPr>
          <w:trHeight w:val="248"/>
        </w:trPr>
        <w:tc>
          <w:tcPr>
            <w:tcW w:w="6214" w:type="dxa"/>
            <w:tcBorders>
              <w:left w:val="single" w:sz="4" w:space="0" w:color="auto"/>
            </w:tcBorders>
          </w:tcPr>
          <w:p w14:paraId="20BB468D" w14:textId="77777777" w:rsidR="005F0A2B" w:rsidRDefault="005F0A2B" w:rsidP="00470C41">
            <w:pPr>
              <w:pStyle w:val="TF-TEXTOQUADRO"/>
              <w:rPr>
                <w:bCs/>
              </w:rPr>
            </w:pPr>
            <w:r>
              <w:t>Criação do modelo do banco de dados</w:t>
            </w:r>
          </w:p>
        </w:tc>
        <w:tc>
          <w:tcPr>
            <w:tcW w:w="554" w:type="dxa"/>
          </w:tcPr>
          <w:p w14:paraId="4B8E42C6" w14:textId="77777777" w:rsidR="005F0A2B" w:rsidRDefault="005F0A2B" w:rsidP="00470C41">
            <w:pPr>
              <w:pStyle w:val="TF-TEXTOQUADROCentralizado"/>
            </w:pPr>
            <w:r>
              <w:t>X</w:t>
            </w:r>
          </w:p>
        </w:tc>
        <w:tc>
          <w:tcPr>
            <w:tcW w:w="284" w:type="dxa"/>
            <w:tcBorders>
              <w:bottom w:val="single" w:sz="4" w:space="0" w:color="auto"/>
            </w:tcBorders>
          </w:tcPr>
          <w:p w14:paraId="2BA47E92" w14:textId="77777777" w:rsidR="005F0A2B" w:rsidRPr="007E0D87" w:rsidRDefault="005F0A2B" w:rsidP="00470C41">
            <w:pPr>
              <w:pStyle w:val="TF-TEXTOQUADROCentralizado"/>
            </w:pPr>
            <w:r>
              <w:t>X</w:t>
            </w:r>
          </w:p>
        </w:tc>
        <w:tc>
          <w:tcPr>
            <w:tcW w:w="299" w:type="dxa"/>
            <w:tcBorders>
              <w:bottom w:val="single" w:sz="4" w:space="0" w:color="auto"/>
            </w:tcBorders>
          </w:tcPr>
          <w:p w14:paraId="60987C4E" w14:textId="77777777" w:rsidR="005F0A2B" w:rsidRPr="007E0D87" w:rsidRDefault="005F0A2B" w:rsidP="00470C41">
            <w:pPr>
              <w:pStyle w:val="TF-TEXTOQUADROCentralizado"/>
            </w:pPr>
          </w:p>
        </w:tc>
        <w:tc>
          <w:tcPr>
            <w:tcW w:w="296" w:type="dxa"/>
            <w:tcBorders>
              <w:bottom w:val="single" w:sz="4" w:space="0" w:color="auto"/>
            </w:tcBorders>
          </w:tcPr>
          <w:p w14:paraId="54E5B14C" w14:textId="77777777" w:rsidR="005F0A2B" w:rsidRPr="007E0D87" w:rsidRDefault="005F0A2B" w:rsidP="00470C41">
            <w:pPr>
              <w:pStyle w:val="TF-TEXTOQUADROCentralizado"/>
            </w:pPr>
          </w:p>
        </w:tc>
        <w:tc>
          <w:tcPr>
            <w:tcW w:w="299" w:type="dxa"/>
            <w:tcBorders>
              <w:bottom w:val="single" w:sz="4" w:space="0" w:color="auto"/>
            </w:tcBorders>
          </w:tcPr>
          <w:p w14:paraId="0ACF9F35" w14:textId="77777777" w:rsidR="005F0A2B" w:rsidRPr="007E0D87" w:rsidRDefault="005F0A2B" w:rsidP="00470C41">
            <w:pPr>
              <w:pStyle w:val="TF-TEXTOQUADROCentralizado"/>
            </w:pPr>
          </w:p>
        </w:tc>
        <w:tc>
          <w:tcPr>
            <w:tcW w:w="296" w:type="dxa"/>
            <w:tcBorders>
              <w:bottom w:val="single" w:sz="4" w:space="0" w:color="auto"/>
            </w:tcBorders>
          </w:tcPr>
          <w:p w14:paraId="5A1B6BA0" w14:textId="77777777" w:rsidR="005F0A2B" w:rsidRPr="007E0D87" w:rsidRDefault="005F0A2B" w:rsidP="00470C41">
            <w:pPr>
              <w:pStyle w:val="TF-TEXTOQUADROCentralizado"/>
            </w:pPr>
          </w:p>
        </w:tc>
        <w:tc>
          <w:tcPr>
            <w:tcW w:w="299" w:type="dxa"/>
            <w:tcBorders>
              <w:bottom w:val="single" w:sz="4" w:space="0" w:color="auto"/>
            </w:tcBorders>
          </w:tcPr>
          <w:p w14:paraId="68FCBBE1" w14:textId="77777777" w:rsidR="005F0A2B" w:rsidRPr="007E0D87" w:rsidRDefault="005F0A2B" w:rsidP="00470C41">
            <w:pPr>
              <w:pStyle w:val="TF-TEXTOQUADROCentralizado"/>
            </w:pPr>
          </w:p>
        </w:tc>
        <w:tc>
          <w:tcPr>
            <w:tcW w:w="296" w:type="dxa"/>
            <w:tcBorders>
              <w:bottom w:val="single" w:sz="4" w:space="0" w:color="auto"/>
            </w:tcBorders>
          </w:tcPr>
          <w:p w14:paraId="42C09003" w14:textId="77777777" w:rsidR="005F0A2B" w:rsidRPr="007E0D87" w:rsidRDefault="005F0A2B" w:rsidP="00470C41">
            <w:pPr>
              <w:pStyle w:val="TF-TEXTOQUADROCentralizado"/>
            </w:pPr>
          </w:p>
        </w:tc>
        <w:tc>
          <w:tcPr>
            <w:tcW w:w="299" w:type="dxa"/>
            <w:tcBorders>
              <w:bottom w:val="single" w:sz="4" w:space="0" w:color="auto"/>
            </w:tcBorders>
          </w:tcPr>
          <w:p w14:paraId="7061A4CB" w14:textId="77777777" w:rsidR="005F0A2B" w:rsidRPr="007E0D87" w:rsidRDefault="005F0A2B" w:rsidP="00470C41">
            <w:pPr>
              <w:pStyle w:val="TF-TEXTOQUADROCentralizado"/>
            </w:pPr>
          </w:p>
        </w:tc>
      </w:tr>
      <w:tr w:rsidR="005F0A2B" w:rsidRPr="007E0D87" w14:paraId="299AF11D" w14:textId="77777777" w:rsidTr="002A07E2">
        <w:trPr>
          <w:trHeight w:val="263"/>
        </w:trPr>
        <w:tc>
          <w:tcPr>
            <w:tcW w:w="6214" w:type="dxa"/>
            <w:tcBorders>
              <w:left w:val="single" w:sz="4" w:space="0" w:color="auto"/>
            </w:tcBorders>
          </w:tcPr>
          <w:p w14:paraId="19C7E857" w14:textId="77777777" w:rsidR="005F0A2B" w:rsidRPr="007E0D87" w:rsidRDefault="005F0A2B" w:rsidP="00470C41">
            <w:pPr>
              <w:pStyle w:val="TF-TEXTOQUADRO"/>
            </w:pPr>
            <w:r>
              <w:t xml:space="preserve">Estudar o </w:t>
            </w:r>
            <w:r w:rsidRPr="005E4ECB">
              <w:rPr>
                <w:i/>
                <w:iCs/>
              </w:rPr>
              <w:t>blockchain</w:t>
            </w:r>
          </w:p>
        </w:tc>
        <w:tc>
          <w:tcPr>
            <w:tcW w:w="554" w:type="dxa"/>
          </w:tcPr>
          <w:p w14:paraId="2529017D" w14:textId="77777777" w:rsidR="005F0A2B" w:rsidRPr="007E0D87" w:rsidRDefault="005F0A2B" w:rsidP="00470C41">
            <w:pPr>
              <w:pStyle w:val="TF-TEXTOQUADROCentralizado"/>
            </w:pPr>
          </w:p>
        </w:tc>
        <w:tc>
          <w:tcPr>
            <w:tcW w:w="284" w:type="dxa"/>
            <w:tcBorders>
              <w:top w:val="single" w:sz="4" w:space="0" w:color="auto"/>
            </w:tcBorders>
          </w:tcPr>
          <w:p w14:paraId="312ACE82" w14:textId="77777777" w:rsidR="005F0A2B" w:rsidRPr="007E0D87" w:rsidRDefault="005F0A2B" w:rsidP="00470C41">
            <w:pPr>
              <w:pStyle w:val="TF-TEXTOQUADROCentralizado"/>
            </w:pPr>
            <w:r>
              <w:t>X</w:t>
            </w:r>
          </w:p>
        </w:tc>
        <w:tc>
          <w:tcPr>
            <w:tcW w:w="299" w:type="dxa"/>
            <w:tcBorders>
              <w:top w:val="single" w:sz="4" w:space="0" w:color="auto"/>
            </w:tcBorders>
          </w:tcPr>
          <w:p w14:paraId="5241309C" w14:textId="77777777" w:rsidR="005F0A2B" w:rsidRPr="007E0D87" w:rsidRDefault="005F0A2B" w:rsidP="00470C41">
            <w:pPr>
              <w:pStyle w:val="TF-TEXTOQUADROCentralizado"/>
            </w:pPr>
            <w:r>
              <w:t>X</w:t>
            </w:r>
          </w:p>
        </w:tc>
        <w:tc>
          <w:tcPr>
            <w:tcW w:w="296" w:type="dxa"/>
            <w:tcBorders>
              <w:top w:val="single" w:sz="4" w:space="0" w:color="auto"/>
            </w:tcBorders>
          </w:tcPr>
          <w:p w14:paraId="29F2B347" w14:textId="77777777" w:rsidR="005F0A2B" w:rsidRPr="007E0D87" w:rsidRDefault="005F0A2B" w:rsidP="00470C41">
            <w:pPr>
              <w:pStyle w:val="TF-TEXTOQUADROCentralizado"/>
            </w:pPr>
          </w:p>
        </w:tc>
        <w:tc>
          <w:tcPr>
            <w:tcW w:w="299" w:type="dxa"/>
            <w:tcBorders>
              <w:top w:val="single" w:sz="4" w:space="0" w:color="auto"/>
            </w:tcBorders>
          </w:tcPr>
          <w:p w14:paraId="5ED48621" w14:textId="77777777" w:rsidR="005F0A2B" w:rsidRPr="007E0D87" w:rsidRDefault="005F0A2B" w:rsidP="00470C41">
            <w:pPr>
              <w:pStyle w:val="TF-TEXTOQUADROCentralizado"/>
            </w:pPr>
          </w:p>
        </w:tc>
        <w:tc>
          <w:tcPr>
            <w:tcW w:w="296" w:type="dxa"/>
            <w:tcBorders>
              <w:top w:val="single" w:sz="4" w:space="0" w:color="auto"/>
            </w:tcBorders>
          </w:tcPr>
          <w:p w14:paraId="1A2A89F1" w14:textId="77777777" w:rsidR="005F0A2B" w:rsidRPr="007E0D87" w:rsidRDefault="005F0A2B" w:rsidP="00470C41">
            <w:pPr>
              <w:pStyle w:val="TF-TEXTOQUADROCentralizado"/>
            </w:pPr>
          </w:p>
        </w:tc>
        <w:tc>
          <w:tcPr>
            <w:tcW w:w="299" w:type="dxa"/>
            <w:tcBorders>
              <w:top w:val="single" w:sz="4" w:space="0" w:color="auto"/>
            </w:tcBorders>
          </w:tcPr>
          <w:p w14:paraId="6CFA8FE1" w14:textId="77777777" w:rsidR="005F0A2B" w:rsidRPr="007E0D87" w:rsidRDefault="005F0A2B" w:rsidP="00470C41">
            <w:pPr>
              <w:pStyle w:val="TF-TEXTOQUADROCentralizado"/>
            </w:pPr>
          </w:p>
        </w:tc>
        <w:tc>
          <w:tcPr>
            <w:tcW w:w="296" w:type="dxa"/>
            <w:tcBorders>
              <w:top w:val="single" w:sz="4" w:space="0" w:color="auto"/>
            </w:tcBorders>
          </w:tcPr>
          <w:p w14:paraId="636EA6D1" w14:textId="77777777" w:rsidR="005F0A2B" w:rsidRPr="007E0D87" w:rsidRDefault="005F0A2B" w:rsidP="00470C41">
            <w:pPr>
              <w:pStyle w:val="TF-TEXTOQUADROCentralizado"/>
            </w:pPr>
          </w:p>
        </w:tc>
        <w:tc>
          <w:tcPr>
            <w:tcW w:w="299" w:type="dxa"/>
            <w:tcBorders>
              <w:top w:val="single" w:sz="4" w:space="0" w:color="auto"/>
            </w:tcBorders>
          </w:tcPr>
          <w:p w14:paraId="27029856" w14:textId="77777777" w:rsidR="005F0A2B" w:rsidRPr="007E0D87" w:rsidRDefault="005F0A2B" w:rsidP="00470C41">
            <w:pPr>
              <w:pStyle w:val="TF-TEXTOQUADROCentralizado"/>
            </w:pPr>
          </w:p>
        </w:tc>
      </w:tr>
      <w:tr w:rsidR="005F0A2B" w:rsidRPr="007E0D87" w14:paraId="21630EBE" w14:textId="77777777" w:rsidTr="002A07E2">
        <w:trPr>
          <w:trHeight w:val="263"/>
        </w:trPr>
        <w:tc>
          <w:tcPr>
            <w:tcW w:w="6214" w:type="dxa"/>
            <w:tcBorders>
              <w:left w:val="single" w:sz="4" w:space="0" w:color="auto"/>
            </w:tcBorders>
          </w:tcPr>
          <w:p w14:paraId="38209F28" w14:textId="77777777" w:rsidR="005F0A2B" w:rsidRDefault="005F0A2B" w:rsidP="00470C41">
            <w:pPr>
              <w:pStyle w:val="TF-TEXTOQUADRO"/>
            </w:pPr>
            <w:r>
              <w:t>Especificações do jogo</w:t>
            </w:r>
          </w:p>
        </w:tc>
        <w:tc>
          <w:tcPr>
            <w:tcW w:w="554" w:type="dxa"/>
          </w:tcPr>
          <w:p w14:paraId="56868F28" w14:textId="77777777" w:rsidR="005F0A2B" w:rsidRPr="007E0D87" w:rsidRDefault="005F0A2B" w:rsidP="00470C41">
            <w:pPr>
              <w:pStyle w:val="TF-TEXTOQUADROCentralizado"/>
            </w:pPr>
          </w:p>
        </w:tc>
        <w:tc>
          <w:tcPr>
            <w:tcW w:w="284" w:type="dxa"/>
            <w:tcBorders>
              <w:top w:val="single" w:sz="4" w:space="0" w:color="auto"/>
            </w:tcBorders>
          </w:tcPr>
          <w:p w14:paraId="032ED245" w14:textId="77777777" w:rsidR="005F0A2B" w:rsidRDefault="005F0A2B" w:rsidP="00470C41">
            <w:pPr>
              <w:pStyle w:val="TF-TEXTOQUADROCentralizado"/>
            </w:pPr>
            <w:r>
              <w:t>X</w:t>
            </w:r>
          </w:p>
        </w:tc>
        <w:tc>
          <w:tcPr>
            <w:tcW w:w="299" w:type="dxa"/>
            <w:tcBorders>
              <w:top w:val="single" w:sz="4" w:space="0" w:color="auto"/>
            </w:tcBorders>
          </w:tcPr>
          <w:p w14:paraId="36454149" w14:textId="77777777" w:rsidR="005F0A2B" w:rsidRDefault="005F0A2B" w:rsidP="00470C41">
            <w:pPr>
              <w:pStyle w:val="TF-TEXTOQUADROCentralizado"/>
            </w:pPr>
            <w:r>
              <w:t>X</w:t>
            </w:r>
          </w:p>
        </w:tc>
        <w:tc>
          <w:tcPr>
            <w:tcW w:w="296" w:type="dxa"/>
            <w:tcBorders>
              <w:top w:val="single" w:sz="4" w:space="0" w:color="auto"/>
            </w:tcBorders>
          </w:tcPr>
          <w:p w14:paraId="19E66B69" w14:textId="77777777" w:rsidR="005F0A2B" w:rsidDel="00F53419" w:rsidRDefault="005F0A2B" w:rsidP="00470C41">
            <w:pPr>
              <w:pStyle w:val="TF-TEXTOQUADROCentralizado"/>
            </w:pPr>
          </w:p>
        </w:tc>
        <w:tc>
          <w:tcPr>
            <w:tcW w:w="299" w:type="dxa"/>
            <w:tcBorders>
              <w:top w:val="single" w:sz="4" w:space="0" w:color="auto"/>
            </w:tcBorders>
          </w:tcPr>
          <w:p w14:paraId="37B3561D" w14:textId="77777777" w:rsidR="005F0A2B" w:rsidRPr="007E0D87" w:rsidRDefault="005F0A2B" w:rsidP="00470C41">
            <w:pPr>
              <w:pStyle w:val="TF-TEXTOQUADROCentralizado"/>
            </w:pPr>
          </w:p>
        </w:tc>
        <w:tc>
          <w:tcPr>
            <w:tcW w:w="296" w:type="dxa"/>
            <w:tcBorders>
              <w:top w:val="single" w:sz="4" w:space="0" w:color="auto"/>
            </w:tcBorders>
          </w:tcPr>
          <w:p w14:paraId="75FB6E7F" w14:textId="77777777" w:rsidR="005F0A2B" w:rsidRPr="007E0D87" w:rsidRDefault="005F0A2B" w:rsidP="00470C41">
            <w:pPr>
              <w:pStyle w:val="TF-TEXTOQUADROCentralizado"/>
            </w:pPr>
          </w:p>
        </w:tc>
        <w:tc>
          <w:tcPr>
            <w:tcW w:w="299" w:type="dxa"/>
            <w:tcBorders>
              <w:top w:val="single" w:sz="4" w:space="0" w:color="auto"/>
            </w:tcBorders>
          </w:tcPr>
          <w:p w14:paraId="49CB07C8" w14:textId="77777777" w:rsidR="005F0A2B" w:rsidRPr="007E0D87" w:rsidRDefault="005F0A2B" w:rsidP="00470C41">
            <w:pPr>
              <w:pStyle w:val="TF-TEXTOQUADROCentralizado"/>
            </w:pPr>
          </w:p>
        </w:tc>
        <w:tc>
          <w:tcPr>
            <w:tcW w:w="296" w:type="dxa"/>
            <w:tcBorders>
              <w:top w:val="single" w:sz="4" w:space="0" w:color="auto"/>
            </w:tcBorders>
          </w:tcPr>
          <w:p w14:paraId="0CF65110" w14:textId="77777777" w:rsidR="005F0A2B" w:rsidRPr="007E0D87" w:rsidRDefault="005F0A2B" w:rsidP="00470C41">
            <w:pPr>
              <w:pStyle w:val="TF-TEXTOQUADROCentralizado"/>
            </w:pPr>
          </w:p>
        </w:tc>
        <w:tc>
          <w:tcPr>
            <w:tcW w:w="299" w:type="dxa"/>
            <w:tcBorders>
              <w:top w:val="single" w:sz="4" w:space="0" w:color="auto"/>
            </w:tcBorders>
          </w:tcPr>
          <w:p w14:paraId="60907846" w14:textId="77777777" w:rsidR="005F0A2B" w:rsidRPr="007E0D87" w:rsidRDefault="005F0A2B" w:rsidP="00470C41">
            <w:pPr>
              <w:pStyle w:val="TF-TEXTOQUADROCentralizado"/>
            </w:pPr>
          </w:p>
        </w:tc>
      </w:tr>
      <w:tr w:rsidR="005F0A2B" w:rsidRPr="007E0D87" w14:paraId="4B6E8660" w14:textId="77777777" w:rsidTr="002A07E2">
        <w:trPr>
          <w:trHeight w:val="263"/>
        </w:trPr>
        <w:tc>
          <w:tcPr>
            <w:tcW w:w="6214" w:type="dxa"/>
            <w:tcBorders>
              <w:left w:val="single" w:sz="4" w:space="0" w:color="auto"/>
            </w:tcBorders>
          </w:tcPr>
          <w:p w14:paraId="7039456B" w14:textId="77777777" w:rsidR="005F0A2B" w:rsidRPr="007E0D87" w:rsidRDefault="005F0A2B" w:rsidP="00470C41">
            <w:pPr>
              <w:pStyle w:val="TF-TEXTOQUADRO"/>
            </w:pPr>
            <w:r>
              <w:t>Implementação da interface gráfica</w:t>
            </w:r>
          </w:p>
        </w:tc>
        <w:tc>
          <w:tcPr>
            <w:tcW w:w="554" w:type="dxa"/>
          </w:tcPr>
          <w:p w14:paraId="60291520" w14:textId="77777777" w:rsidR="005F0A2B" w:rsidRPr="007E0D87" w:rsidRDefault="005F0A2B" w:rsidP="00470C41">
            <w:pPr>
              <w:pStyle w:val="TF-TEXTOQUADROCentralizado"/>
            </w:pPr>
          </w:p>
        </w:tc>
        <w:tc>
          <w:tcPr>
            <w:tcW w:w="284" w:type="dxa"/>
            <w:tcBorders>
              <w:bottom w:val="single" w:sz="4" w:space="0" w:color="auto"/>
            </w:tcBorders>
          </w:tcPr>
          <w:p w14:paraId="231C6530" w14:textId="77777777" w:rsidR="005F0A2B" w:rsidRPr="007E0D87" w:rsidRDefault="005F0A2B" w:rsidP="00470C41">
            <w:pPr>
              <w:pStyle w:val="TF-TEXTOQUADROCentralizado"/>
            </w:pPr>
          </w:p>
        </w:tc>
        <w:tc>
          <w:tcPr>
            <w:tcW w:w="299" w:type="dxa"/>
            <w:tcBorders>
              <w:bottom w:val="single" w:sz="4" w:space="0" w:color="auto"/>
            </w:tcBorders>
          </w:tcPr>
          <w:p w14:paraId="13629FE2" w14:textId="77777777" w:rsidR="005F0A2B" w:rsidRPr="007E0D87" w:rsidRDefault="005F0A2B" w:rsidP="00470C41">
            <w:pPr>
              <w:pStyle w:val="TF-TEXTOQUADROCentralizado"/>
            </w:pPr>
            <w:r>
              <w:t>X</w:t>
            </w:r>
          </w:p>
        </w:tc>
        <w:tc>
          <w:tcPr>
            <w:tcW w:w="296" w:type="dxa"/>
            <w:tcBorders>
              <w:bottom w:val="single" w:sz="4" w:space="0" w:color="auto"/>
            </w:tcBorders>
          </w:tcPr>
          <w:p w14:paraId="499C527B" w14:textId="77777777" w:rsidR="005F0A2B" w:rsidRPr="007E0D87" w:rsidRDefault="005F0A2B" w:rsidP="00470C41">
            <w:pPr>
              <w:pStyle w:val="TF-TEXTOQUADROCentralizado"/>
            </w:pPr>
            <w:r>
              <w:t>X</w:t>
            </w:r>
          </w:p>
        </w:tc>
        <w:tc>
          <w:tcPr>
            <w:tcW w:w="299" w:type="dxa"/>
            <w:tcBorders>
              <w:bottom w:val="single" w:sz="4" w:space="0" w:color="auto"/>
            </w:tcBorders>
          </w:tcPr>
          <w:p w14:paraId="0D150710" w14:textId="77777777" w:rsidR="005F0A2B" w:rsidRPr="007E0D87" w:rsidRDefault="005F0A2B" w:rsidP="00470C41">
            <w:pPr>
              <w:pStyle w:val="TF-TEXTOQUADROCentralizado"/>
            </w:pPr>
          </w:p>
        </w:tc>
        <w:tc>
          <w:tcPr>
            <w:tcW w:w="296" w:type="dxa"/>
            <w:tcBorders>
              <w:bottom w:val="single" w:sz="4" w:space="0" w:color="auto"/>
            </w:tcBorders>
          </w:tcPr>
          <w:p w14:paraId="7ABCA423" w14:textId="77777777" w:rsidR="005F0A2B" w:rsidRPr="007E0D87" w:rsidRDefault="005F0A2B" w:rsidP="00470C41">
            <w:pPr>
              <w:pStyle w:val="TF-TEXTOQUADROCentralizado"/>
            </w:pPr>
          </w:p>
        </w:tc>
        <w:tc>
          <w:tcPr>
            <w:tcW w:w="299" w:type="dxa"/>
            <w:tcBorders>
              <w:bottom w:val="single" w:sz="4" w:space="0" w:color="auto"/>
            </w:tcBorders>
          </w:tcPr>
          <w:p w14:paraId="31F1BCD1" w14:textId="77777777" w:rsidR="005F0A2B" w:rsidRPr="007E0D87" w:rsidRDefault="005F0A2B" w:rsidP="00470C41">
            <w:pPr>
              <w:pStyle w:val="TF-TEXTOQUADROCentralizado"/>
            </w:pPr>
          </w:p>
        </w:tc>
        <w:tc>
          <w:tcPr>
            <w:tcW w:w="296" w:type="dxa"/>
            <w:tcBorders>
              <w:bottom w:val="single" w:sz="4" w:space="0" w:color="auto"/>
            </w:tcBorders>
          </w:tcPr>
          <w:p w14:paraId="21E55932" w14:textId="77777777" w:rsidR="005F0A2B" w:rsidRPr="007E0D87" w:rsidRDefault="005F0A2B" w:rsidP="00470C41">
            <w:pPr>
              <w:pStyle w:val="TF-TEXTOQUADROCentralizado"/>
            </w:pPr>
          </w:p>
        </w:tc>
        <w:tc>
          <w:tcPr>
            <w:tcW w:w="299" w:type="dxa"/>
            <w:tcBorders>
              <w:bottom w:val="single" w:sz="4" w:space="0" w:color="auto"/>
            </w:tcBorders>
          </w:tcPr>
          <w:p w14:paraId="769BA0A3" w14:textId="77777777" w:rsidR="005F0A2B" w:rsidRPr="007E0D87" w:rsidRDefault="005F0A2B" w:rsidP="00470C41">
            <w:pPr>
              <w:pStyle w:val="TF-TEXTOQUADROCentralizado"/>
            </w:pPr>
          </w:p>
        </w:tc>
      </w:tr>
      <w:tr w:rsidR="005F0A2B" w:rsidRPr="007E0D87" w14:paraId="2C85024F" w14:textId="77777777" w:rsidTr="002A07E2">
        <w:trPr>
          <w:trHeight w:val="248"/>
        </w:trPr>
        <w:tc>
          <w:tcPr>
            <w:tcW w:w="6214" w:type="dxa"/>
            <w:tcBorders>
              <w:left w:val="single" w:sz="4" w:space="0" w:color="auto"/>
            </w:tcBorders>
          </w:tcPr>
          <w:p w14:paraId="6A25DFC6" w14:textId="77777777" w:rsidR="005F0A2B" w:rsidRDefault="005F0A2B" w:rsidP="008F475A">
            <w:pPr>
              <w:pStyle w:val="TF-TEXTOQUADRO"/>
            </w:pPr>
            <w:r w:rsidRPr="008F475A">
              <w:t>Criação da moeda do jogo</w:t>
            </w:r>
          </w:p>
        </w:tc>
        <w:tc>
          <w:tcPr>
            <w:tcW w:w="554" w:type="dxa"/>
          </w:tcPr>
          <w:p w14:paraId="4A069309" w14:textId="77777777" w:rsidR="005F0A2B" w:rsidRPr="007E0D87" w:rsidRDefault="005F0A2B" w:rsidP="008F475A">
            <w:pPr>
              <w:pStyle w:val="TF-TEXTOQUADROCentralizado"/>
            </w:pPr>
          </w:p>
        </w:tc>
        <w:tc>
          <w:tcPr>
            <w:tcW w:w="284" w:type="dxa"/>
            <w:tcBorders>
              <w:bottom w:val="single" w:sz="4" w:space="0" w:color="auto"/>
            </w:tcBorders>
          </w:tcPr>
          <w:p w14:paraId="79438D84" w14:textId="77777777" w:rsidR="005F0A2B" w:rsidRPr="007E0D87" w:rsidRDefault="005F0A2B" w:rsidP="008F475A">
            <w:pPr>
              <w:pStyle w:val="TF-TEXTOQUADROCentralizado"/>
            </w:pPr>
          </w:p>
        </w:tc>
        <w:tc>
          <w:tcPr>
            <w:tcW w:w="299" w:type="dxa"/>
            <w:tcBorders>
              <w:bottom w:val="single" w:sz="4" w:space="0" w:color="auto"/>
            </w:tcBorders>
          </w:tcPr>
          <w:p w14:paraId="2F990B92" w14:textId="77777777" w:rsidR="005F0A2B" w:rsidRPr="007E0D87" w:rsidRDefault="005F0A2B" w:rsidP="008F475A">
            <w:pPr>
              <w:pStyle w:val="TF-TEXTOQUADROCentralizado"/>
            </w:pPr>
          </w:p>
        </w:tc>
        <w:tc>
          <w:tcPr>
            <w:tcW w:w="296" w:type="dxa"/>
            <w:tcBorders>
              <w:bottom w:val="single" w:sz="4" w:space="0" w:color="auto"/>
            </w:tcBorders>
          </w:tcPr>
          <w:p w14:paraId="1D5DBB61" w14:textId="77777777" w:rsidR="005F0A2B" w:rsidRDefault="005F0A2B" w:rsidP="008F475A">
            <w:pPr>
              <w:pStyle w:val="TF-TEXTOQUADROCentralizado"/>
            </w:pPr>
          </w:p>
        </w:tc>
        <w:tc>
          <w:tcPr>
            <w:tcW w:w="299" w:type="dxa"/>
            <w:tcBorders>
              <w:bottom w:val="single" w:sz="4" w:space="0" w:color="auto"/>
            </w:tcBorders>
          </w:tcPr>
          <w:p w14:paraId="2FEA3BD3" w14:textId="77777777" w:rsidR="005F0A2B" w:rsidRDefault="005F0A2B" w:rsidP="008F475A">
            <w:pPr>
              <w:pStyle w:val="TF-TEXTOQUADROCentralizado"/>
            </w:pPr>
            <w:r>
              <w:t>X</w:t>
            </w:r>
          </w:p>
        </w:tc>
        <w:tc>
          <w:tcPr>
            <w:tcW w:w="296" w:type="dxa"/>
            <w:tcBorders>
              <w:bottom w:val="single" w:sz="4" w:space="0" w:color="auto"/>
            </w:tcBorders>
          </w:tcPr>
          <w:p w14:paraId="4805E159" w14:textId="77777777" w:rsidR="005F0A2B" w:rsidRPr="007E0D87" w:rsidRDefault="005F0A2B" w:rsidP="008F475A">
            <w:pPr>
              <w:pStyle w:val="TF-TEXTOQUADROCentralizado"/>
            </w:pPr>
          </w:p>
        </w:tc>
        <w:tc>
          <w:tcPr>
            <w:tcW w:w="299" w:type="dxa"/>
            <w:tcBorders>
              <w:bottom w:val="single" w:sz="4" w:space="0" w:color="auto"/>
            </w:tcBorders>
          </w:tcPr>
          <w:p w14:paraId="24A2E90D" w14:textId="77777777" w:rsidR="005F0A2B" w:rsidRPr="007E0D87" w:rsidRDefault="005F0A2B" w:rsidP="008F475A">
            <w:pPr>
              <w:pStyle w:val="TF-TEXTOQUADROCentralizado"/>
            </w:pPr>
          </w:p>
        </w:tc>
        <w:tc>
          <w:tcPr>
            <w:tcW w:w="296" w:type="dxa"/>
            <w:tcBorders>
              <w:bottom w:val="single" w:sz="4" w:space="0" w:color="auto"/>
            </w:tcBorders>
          </w:tcPr>
          <w:p w14:paraId="18D369C6" w14:textId="77777777" w:rsidR="005F0A2B" w:rsidRPr="007E0D87" w:rsidRDefault="005F0A2B" w:rsidP="008F475A">
            <w:pPr>
              <w:pStyle w:val="TF-TEXTOQUADROCentralizado"/>
            </w:pPr>
          </w:p>
        </w:tc>
        <w:tc>
          <w:tcPr>
            <w:tcW w:w="299" w:type="dxa"/>
            <w:tcBorders>
              <w:bottom w:val="single" w:sz="4" w:space="0" w:color="auto"/>
            </w:tcBorders>
          </w:tcPr>
          <w:p w14:paraId="018D8070" w14:textId="77777777" w:rsidR="005F0A2B" w:rsidRPr="007E0D87" w:rsidRDefault="005F0A2B" w:rsidP="008F475A">
            <w:pPr>
              <w:pStyle w:val="TF-TEXTOQUADROCentralizado"/>
            </w:pPr>
          </w:p>
        </w:tc>
      </w:tr>
      <w:tr w:rsidR="005F0A2B" w:rsidRPr="007E0D87" w14:paraId="1EC11FBA" w14:textId="77777777" w:rsidTr="002A07E2">
        <w:trPr>
          <w:trHeight w:val="263"/>
        </w:trPr>
        <w:tc>
          <w:tcPr>
            <w:tcW w:w="6214" w:type="dxa"/>
            <w:tcBorders>
              <w:left w:val="single" w:sz="4" w:space="0" w:color="auto"/>
            </w:tcBorders>
          </w:tcPr>
          <w:p w14:paraId="05B65E54" w14:textId="77777777" w:rsidR="005F0A2B" w:rsidRPr="007E0D87" w:rsidRDefault="005F0A2B" w:rsidP="008F475A">
            <w:pPr>
              <w:pStyle w:val="TF-TEXTOQUADRO"/>
            </w:pPr>
            <w:r>
              <w:t>Desenvolver lógica do jogo</w:t>
            </w:r>
          </w:p>
        </w:tc>
        <w:tc>
          <w:tcPr>
            <w:tcW w:w="554" w:type="dxa"/>
          </w:tcPr>
          <w:p w14:paraId="404D8263" w14:textId="77777777" w:rsidR="005F0A2B" w:rsidRPr="007E0D87" w:rsidRDefault="005F0A2B" w:rsidP="008F475A">
            <w:pPr>
              <w:pStyle w:val="TF-TEXTOQUADROCentralizado"/>
            </w:pPr>
          </w:p>
        </w:tc>
        <w:tc>
          <w:tcPr>
            <w:tcW w:w="284" w:type="dxa"/>
          </w:tcPr>
          <w:p w14:paraId="788FE531" w14:textId="77777777" w:rsidR="005F0A2B" w:rsidRPr="007E0D87" w:rsidRDefault="005F0A2B" w:rsidP="008F475A">
            <w:pPr>
              <w:pStyle w:val="TF-TEXTOQUADROCentralizado"/>
            </w:pPr>
          </w:p>
        </w:tc>
        <w:tc>
          <w:tcPr>
            <w:tcW w:w="299" w:type="dxa"/>
          </w:tcPr>
          <w:p w14:paraId="43588D6D" w14:textId="77777777" w:rsidR="005F0A2B" w:rsidRPr="007E0D87" w:rsidRDefault="005F0A2B" w:rsidP="008F475A">
            <w:pPr>
              <w:pStyle w:val="TF-TEXTOQUADROCentralizado"/>
            </w:pPr>
          </w:p>
        </w:tc>
        <w:tc>
          <w:tcPr>
            <w:tcW w:w="296" w:type="dxa"/>
          </w:tcPr>
          <w:p w14:paraId="3736558E" w14:textId="77777777" w:rsidR="005F0A2B" w:rsidRPr="007E0D87" w:rsidRDefault="005F0A2B" w:rsidP="008F475A">
            <w:pPr>
              <w:pStyle w:val="TF-TEXTOQUADROCentralizado"/>
            </w:pPr>
            <w:r>
              <w:t>X</w:t>
            </w:r>
          </w:p>
        </w:tc>
        <w:tc>
          <w:tcPr>
            <w:tcW w:w="299" w:type="dxa"/>
          </w:tcPr>
          <w:p w14:paraId="3A7D02F3" w14:textId="77777777" w:rsidR="005F0A2B" w:rsidRPr="007E0D87" w:rsidRDefault="005F0A2B" w:rsidP="008F475A">
            <w:pPr>
              <w:pStyle w:val="TF-TEXTOQUADROCentralizado"/>
            </w:pPr>
            <w:r>
              <w:t>X</w:t>
            </w:r>
          </w:p>
        </w:tc>
        <w:tc>
          <w:tcPr>
            <w:tcW w:w="296" w:type="dxa"/>
          </w:tcPr>
          <w:p w14:paraId="68E7005D" w14:textId="77777777" w:rsidR="005F0A2B" w:rsidRPr="007E0D87" w:rsidRDefault="005F0A2B" w:rsidP="008F475A">
            <w:pPr>
              <w:pStyle w:val="TF-TEXTOQUADROCentralizado"/>
            </w:pPr>
            <w:r>
              <w:t>X</w:t>
            </w:r>
          </w:p>
        </w:tc>
        <w:tc>
          <w:tcPr>
            <w:tcW w:w="299" w:type="dxa"/>
          </w:tcPr>
          <w:p w14:paraId="0105D2B2" w14:textId="77777777" w:rsidR="005F0A2B" w:rsidRPr="007E0D87" w:rsidRDefault="005F0A2B" w:rsidP="008F475A">
            <w:pPr>
              <w:pStyle w:val="TF-TEXTOQUADROCentralizado"/>
            </w:pPr>
            <w:r>
              <w:t>X</w:t>
            </w:r>
          </w:p>
        </w:tc>
        <w:tc>
          <w:tcPr>
            <w:tcW w:w="296" w:type="dxa"/>
          </w:tcPr>
          <w:p w14:paraId="5770A126" w14:textId="77777777" w:rsidR="005F0A2B" w:rsidRPr="007E0D87" w:rsidRDefault="005F0A2B" w:rsidP="008F475A">
            <w:pPr>
              <w:pStyle w:val="TF-TEXTOQUADROCentralizado"/>
            </w:pPr>
            <w:r>
              <w:t>X</w:t>
            </w:r>
          </w:p>
        </w:tc>
        <w:tc>
          <w:tcPr>
            <w:tcW w:w="299" w:type="dxa"/>
          </w:tcPr>
          <w:p w14:paraId="16E30846" w14:textId="77777777" w:rsidR="005F0A2B" w:rsidRPr="007E0D87" w:rsidRDefault="005F0A2B" w:rsidP="008F475A">
            <w:pPr>
              <w:pStyle w:val="TF-TEXTOQUADROCentralizado"/>
            </w:pPr>
          </w:p>
        </w:tc>
      </w:tr>
      <w:tr w:rsidR="005F0A2B" w:rsidRPr="007E0D87" w14:paraId="78C0CCC0" w14:textId="77777777" w:rsidTr="00A175C8">
        <w:trPr>
          <w:trHeight w:val="248"/>
        </w:trPr>
        <w:tc>
          <w:tcPr>
            <w:tcW w:w="6214" w:type="dxa"/>
            <w:tcBorders>
              <w:left w:val="single" w:sz="4" w:space="0" w:color="auto"/>
            </w:tcBorders>
          </w:tcPr>
          <w:p w14:paraId="71EAE22F" w14:textId="77777777" w:rsidR="005F0A2B" w:rsidRPr="008F475A" w:rsidRDefault="005F0A2B" w:rsidP="008F475A">
            <w:pPr>
              <w:pStyle w:val="TF-TEXTOQUADRO"/>
            </w:pPr>
            <w:r>
              <w:t xml:space="preserve">Implementar utilização do </w:t>
            </w:r>
            <w:r w:rsidRPr="005E4ECB">
              <w:rPr>
                <w:i/>
                <w:iCs/>
              </w:rPr>
              <w:t>blockchain</w:t>
            </w:r>
          </w:p>
        </w:tc>
        <w:tc>
          <w:tcPr>
            <w:tcW w:w="554" w:type="dxa"/>
          </w:tcPr>
          <w:p w14:paraId="5AF40714" w14:textId="77777777" w:rsidR="005F0A2B" w:rsidRPr="007E0D87" w:rsidRDefault="005F0A2B" w:rsidP="008F475A">
            <w:pPr>
              <w:pStyle w:val="TF-TEXTOQUADROCentralizado"/>
            </w:pPr>
          </w:p>
        </w:tc>
        <w:tc>
          <w:tcPr>
            <w:tcW w:w="284" w:type="dxa"/>
          </w:tcPr>
          <w:p w14:paraId="5EC07A95" w14:textId="77777777" w:rsidR="005F0A2B" w:rsidRPr="007E0D87" w:rsidRDefault="005F0A2B" w:rsidP="008F475A">
            <w:pPr>
              <w:pStyle w:val="TF-TEXTOQUADROCentralizado"/>
            </w:pPr>
          </w:p>
        </w:tc>
        <w:tc>
          <w:tcPr>
            <w:tcW w:w="299" w:type="dxa"/>
          </w:tcPr>
          <w:p w14:paraId="192B8AAF" w14:textId="77777777" w:rsidR="005F0A2B" w:rsidRPr="007E0D87" w:rsidRDefault="005F0A2B" w:rsidP="008F475A">
            <w:pPr>
              <w:pStyle w:val="TF-TEXTOQUADROCentralizado"/>
            </w:pPr>
          </w:p>
        </w:tc>
        <w:tc>
          <w:tcPr>
            <w:tcW w:w="296" w:type="dxa"/>
          </w:tcPr>
          <w:p w14:paraId="36742C46" w14:textId="77777777" w:rsidR="005F0A2B" w:rsidRPr="007E0D87" w:rsidRDefault="005F0A2B" w:rsidP="008F475A">
            <w:pPr>
              <w:pStyle w:val="TF-TEXTOQUADROCentralizado"/>
            </w:pPr>
          </w:p>
        </w:tc>
        <w:tc>
          <w:tcPr>
            <w:tcW w:w="299" w:type="dxa"/>
          </w:tcPr>
          <w:p w14:paraId="21D344F6" w14:textId="77777777" w:rsidR="005F0A2B" w:rsidRPr="007E0D87" w:rsidRDefault="005F0A2B" w:rsidP="008F475A">
            <w:pPr>
              <w:pStyle w:val="TF-TEXTOQUADROCentralizado"/>
            </w:pPr>
          </w:p>
        </w:tc>
        <w:tc>
          <w:tcPr>
            <w:tcW w:w="296" w:type="dxa"/>
          </w:tcPr>
          <w:p w14:paraId="41094871" w14:textId="77777777" w:rsidR="005F0A2B" w:rsidRPr="007E0D87" w:rsidRDefault="005F0A2B" w:rsidP="008F475A">
            <w:pPr>
              <w:pStyle w:val="TF-TEXTOQUADROCentralizado"/>
            </w:pPr>
            <w:r>
              <w:t>X</w:t>
            </w:r>
          </w:p>
        </w:tc>
        <w:tc>
          <w:tcPr>
            <w:tcW w:w="299" w:type="dxa"/>
          </w:tcPr>
          <w:p w14:paraId="1C2CDDEF" w14:textId="77777777" w:rsidR="005F0A2B" w:rsidRPr="007E0D87" w:rsidRDefault="005F0A2B" w:rsidP="008F475A">
            <w:pPr>
              <w:pStyle w:val="TF-TEXTOQUADROCentralizado"/>
            </w:pPr>
            <w:r>
              <w:t>X</w:t>
            </w:r>
          </w:p>
        </w:tc>
        <w:tc>
          <w:tcPr>
            <w:tcW w:w="296" w:type="dxa"/>
          </w:tcPr>
          <w:p w14:paraId="004AED39" w14:textId="77777777" w:rsidR="005F0A2B" w:rsidRPr="007E0D87" w:rsidRDefault="005F0A2B" w:rsidP="008F475A">
            <w:pPr>
              <w:pStyle w:val="TF-TEXTOQUADROCentralizado"/>
            </w:pPr>
            <w:r>
              <w:t>X</w:t>
            </w:r>
          </w:p>
        </w:tc>
        <w:tc>
          <w:tcPr>
            <w:tcW w:w="299" w:type="dxa"/>
          </w:tcPr>
          <w:p w14:paraId="557B5D8D" w14:textId="77777777" w:rsidR="005F0A2B" w:rsidRPr="007E0D87" w:rsidRDefault="005F0A2B" w:rsidP="008F475A">
            <w:pPr>
              <w:pStyle w:val="TF-TEXTOQUADROCentralizado"/>
            </w:pPr>
            <w:r>
              <w:t>X</w:t>
            </w:r>
          </w:p>
        </w:tc>
      </w:tr>
      <w:tr w:rsidR="005F0A2B" w:rsidRPr="007E0D87" w14:paraId="2B638C99" w14:textId="77777777" w:rsidTr="002A07E2">
        <w:trPr>
          <w:trHeight w:val="248"/>
        </w:trPr>
        <w:tc>
          <w:tcPr>
            <w:tcW w:w="6214" w:type="dxa"/>
            <w:tcBorders>
              <w:left w:val="single" w:sz="4" w:space="0" w:color="auto"/>
              <w:bottom w:val="single" w:sz="4" w:space="0" w:color="auto"/>
            </w:tcBorders>
          </w:tcPr>
          <w:p w14:paraId="177BEADF" w14:textId="77777777" w:rsidR="005F0A2B" w:rsidRDefault="005F0A2B" w:rsidP="008F475A">
            <w:pPr>
              <w:pStyle w:val="TF-TEXTOQUADRO"/>
            </w:pPr>
            <w:r>
              <w:t>Testes</w:t>
            </w:r>
          </w:p>
        </w:tc>
        <w:tc>
          <w:tcPr>
            <w:tcW w:w="554" w:type="dxa"/>
            <w:tcBorders>
              <w:bottom w:val="single" w:sz="4" w:space="0" w:color="auto"/>
            </w:tcBorders>
          </w:tcPr>
          <w:p w14:paraId="07EE3014" w14:textId="77777777" w:rsidR="005F0A2B" w:rsidRPr="007E0D87" w:rsidRDefault="005F0A2B" w:rsidP="008F475A">
            <w:pPr>
              <w:pStyle w:val="TF-TEXTOQUADROCentralizado"/>
            </w:pPr>
          </w:p>
        </w:tc>
        <w:tc>
          <w:tcPr>
            <w:tcW w:w="284" w:type="dxa"/>
            <w:tcBorders>
              <w:bottom w:val="single" w:sz="4" w:space="0" w:color="auto"/>
            </w:tcBorders>
          </w:tcPr>
          <w:p w14:paraId="57B7122E" w14:textId="77777777" w:rsidR="005F0A2B" w:rsidRPr="007E0D87" w:rsidRDefault="005F0A2B" w:rsidP="008F475A">
            <w:pPr>
              <w:pStyle w:val="TF-TEXTOQUADROCentralizado"/>
            </w:pPr>
          </w:p>
        </w:tc>
        <w:tc>
          <w:tcPr>
            <w:tcW w:w="299" w:type="dxa"/>
            <w:tcBorders>
              <w:bottom w:val="single" w:sz="4" w:space="0" w:color="auto"/>
            </w:tcBorders>
          </w:tcPr>
          <w:p w14:paraId="25416147" w14:textId="77777777" w:rsidR="005F0A2B" w:rsidRPr="007E0D87" w:rsidRDefault="005F0A2B" w:rsidP="008F475A">
            <w:pPr>
              <w:pStyle w:val="TF-TEXTOQUADROCentralizado"/>
            </w:pPr>
          </w:p>
        </w:tc>
        <w:tc>
          <w:tcPr>
            <w:tcW w:w="296" w:type="dxa"/>
            <w:tcBorders>
              <w:bottom w:val="single" w:sz="4" w:space="0" w:color="auto"/>
            </w:tcBorders>
          </w:tcPr>
          <w:p w14:paraId="583DB037" w14:textId="77777777" w:rsidR="005F0A2B" w:rsidRPr="007E0D87" w:rsidRDefault="005F0A2B" w:rsidP="008F475A">
            <w:pPr>
              <w:pStyle w:val="TF-TEXTOQUADROCentralizado"/>
            </w:pPr>
          </w:p>
        </w:tc>
        <w:tc>
          <w:tcPr>
            <w:tcW w:w="299" w:type="dxa"/>
            <w:tcBorders>
              <w:bottom w:val="single" w:sz="4" w:space="0" w:color="auto"/>
            </w:tcBorders>
          </w:tcPr>
          <w:p w14:paraId="519E1C80" w14:textId="77777777" w:rsidR="005F0A2B" w:rsidRPr="007E0D87" w:rsidRDefault="005F0A2B" w:rsidP="008F475A">
            <w:pPr>
              <w:pStyle w:val="TF-TEXTOQUADROCentralizado"/>
            </w:pPr>
            <w:r>
              <w:t>X</w:t>
            </w:r>
          </w:p>
        </w:tc>
        <w:tc>
          <w:tcPr>
            <w:tcW w:w="296" w:type="dxa"/>
            <w:tcBorders>
              <w:bottom w:val="single" w:sz="4" w:space="0" w:color="auto"/>
            </w:tcBorders>
          </w:tcPr>
          <w:p w14:paraId="39B83145" w14:textId="77777777" w:rsidR="005F0A2B" w:rsidRDefault="005F0A2B" w:rsidP="008F475A">
            <w:pPr>
              <w:pStyle w:val="TF-TEXTOQUADROCentralizado"/>
            </w:pPr>
            <w:r>
              <w:t>X</w:t>
            </w:r>
          </w:p>
        </w:tc>
        <w:tc>
          <w:tcPr>
            <w:tcW w:w="299" w:type="dxa"/>
            <w:tcBorders>
              <w:bottom w:val="single" w:sz="4" w:space="0" w:color="auto"/>
            </w:tcBorders>
          </w:tcPr>
          <w:p w14:paraId="6A46E494" w14:textId="77777777" w:rsidR="005F0A2B" w:rsidRDefault="005F0A2B" w:rsidP="008F475A">
            <w:pPr>
              <w:pStyle w:val="TF-TEXTOQUADROCentralizado"/>
            </w:pPr>
            <w:r>
              <w:t>X</w:t>
            </w:r>
          </w:p>
        </w:tc>
        <w:tc>
          <w:tcPr>
            <w:tcW w:w="296" w:type="dxa"/>
            <w:tcBorders>
              <w:bottom w:val="single" w:sz="4" w:space="0" w:color="auto"/>
            </w:tcBorders>
          </w:tcPr>
          <w:p w14:paraId="3CBBEAAA" w14:textId="77777777" w:rsidR="005F0A2B" w:rsidRDefault="005F0A2B" w:rsidP="008F475A">
            <w:pPr>
              <w:pStyle w:val="TF-TEXTOQUADROCentralizado"/>
            </w:pPr>
            <w:r>
              <w:t>X</w:t>
            </w:r>
          </w:p>
        </w:tc>
        <w:tc>
          <w:tcPr>
            <w:tcW w:w="299" w:type="dxa"/>
            <w:tcBorders>
              <w:bottom w:val="single" w:sz="4" w:space="0" w:color="auto"/>
            </w:tcBorders>
          </w:tcPr>
          <w:p w14:paraId="102660FD" w14:textId="77777777" w:rsidR="005F0A2B" w:rsidRDefault="005F0A2B" w:rsidP="008F475A">
            <w:pPr>
              <w:pStyle w:val="TF-TEXTOQUADROCentralizado"/>
            </w:pPr>
            <w:r>
              <w:t>X</w:t>
            </w:r>
          </w:p>
        </w:tc>
      </w:tr>
    </w:tbl>
    <w:p w14:paraId="25159663" w14:textId="77777777" w:rsidR="005F0A2B" w:rsidRPr="00563836" w:rsidRDefault="005F0A2B" w:rsidP="002A07E2">
      <w:pPr>
        <w:pStyle w:val="TF-FONTE"/>
      </w:pPr>
      <w:r>
        <w:t>Fonte: elaborado pelo autor.</w:t>
      </w:r>
    </w:p>
    <w:p w14:paraId="48370E69" w14:textId="77777777" w:rsidR="005F0A2B" w:rsidRDefault="005F0A2B" w:rsidP="005F0A2B">
      <w:pPr>
        <w:pStyle w:val="Ttulo1"/>
      </w:pPr>
      <w:r>
        <w:t>REVISÃO BIBLIOGRÁFICA</w:t>
      </w:r>
    </w:p>
    <w:p w14:paraId="03309FB3" w14:textId="77777777" w:rsidR="005F0A2B" w:rsidRPr="00C42AE7" w:rsidRDefault="005F0A2B" w:rsidP="00C42AE7">
      <w:pPr>
        <w:pStyle w:val="TF-TEXTO"/>
      </w:pPr>
      <w:r>
        <w:t xml:space="preserve">Nas sessões abaixo são apresentados os conceitos, contexto e funcionamento da tecnologia </w:t>
      </w:r>
      <w:proofErr w:type="spellStart"/>
      <w:r w:rsidRPr="00A00D0C">
        <w:rPr>
          <w:i/>
          <w:iCs/>
          <w:rPrChange w:id="23" w:author="Dalton Solano dos Reis" w:date="2021-12-18T12:26:00Z">
            <w:rPr/>
          </w:rPrChange>
        </w:rPr>
        <w:t>blockchain</w:t>
      </w:r>
      <w:proofErr w:type="spellEnd"/>
      <w:r>
        <w:t xml:space="preserve"> e dos </w:t>
      </w:r>
      <w:proofErr w:type="spellStart"/>
      <w:r>
        <w:t>NFTs</w:t>
      </w:r>
      <w:proofErr w:type="spellEnd"/>
      <w:r>
        <w:t>, ambos sendo fundamentais para este projeto.</w:t>
      </w:r>
    </w:p>
    <w:p w14:paraId="7B6B496D" w14:textId="77777777" w:rsidR="005F0A2B" w:rsidRDefault="005F0A2B" w:rsidP="0024294B">
      <w:pPr>
        <w:pStyle w:val="Ttulo2"/>
      </w:pPr>
      <w:r>
        <w:t>BLOCKCHAIN</w:t>
      </w:r>
    </w:p>
    <w:p w14:paraId="5DECCBAA" w14:textId="77777777" w:rsidR="005F0A2B" w:rsidRPr="00624099" w:rsidRDefault="005F0A2B" w:rsidP="003452FA">
      <w:pPr>
        <w:pStyle w:val="TF-TEXTO"/>
      </w:pPr>
      <w:r>
        <w:t xml:space="preserve">O </w:t>
      </w:r>
      <w:r>
        <w:rPr>
          <w:i/>
          <w:iCs/>
        </w:rPr>
        <w:t>blockchain</w:t>
      </w:r>
      <w:r>
        <w:t xml:space="preserve"> surgiu juntamente com a proposta do Bitcoin como o método que possibilitou a criação das criptomoedas (CASTRO, 2021). Contudo, ele teve início em 1991, quando Stuart Haber e W. Scott </w:t>
      </w:r>
      <w:proofErr w:type="spellStart"/>
      <w:r>
        <w:t>Stornetta</w:t>
      </w:r>
      <w:proofErr w:type="spellEnd"/>
      <w:r>
        <w:t xml:space="preserve"> levantaram a ideia de utilizar uma função </w:t>
      </w:r>
      <w:proofErr w:type="spellStart"/>
      <w:r>
        <w:rPr>
          <w:i/>
          <w:iCs/>
        </w:rPr>
        <w:t>hash</w:t>
      </w:r>
      <w:proofErr w:type="spellEnd"/>
      <w:r>
        <w:rPr>
          <w:i/>
          <w:iCs/>
        </w:rPr>
        <w:t xml:space="preserve">, </w:t>
      </w:r>
      <w:r>
        <w:t xml:space="preserve">capaz de condensar informações muito grandes em valores de tamanho fixo, para acrescer </w:t>
      </w:r>
      <w:proofErr w:type="spellStart"/>
      <w:r w:rsidRPr="00A175C8">
        <w:rPr>
          <w:i/>
          <w:iCs/>
        </w:rPr>
        <w:t>timestamp</w:t>
      </w:r>
      <w:r>
        <w:rPr>
          <w:i/>
          <w:iCs/>
        </w:rPr>
        <w:t>s</w:t>
      </w:r>
      <w:proofErr w:type="spellEnd"/>
      <w:r>
        <w:t xml:space="preserve"> aos dados. Os </w:t>
      </w:r>
      <w:proofErr w:type="spellStart"/>
      <w:r>
        <w:t>t</w:t>
      </w:r>
      <w:r>
        <w:rPr>
          <w:i/>
          <w:iCs/>
        </w:rPr>
        <w:t>imestamps</w:t>
      </w:r>
      <w:proofErr w:type="spellEnd"/>
      <w:r>
        <w:rPr>
          <w:i/>
          <w:iCs/>
        </w:rPr>
        <w:t xml:space="preserve"> </w:t>
      </w:r>
      <w:r>
        <w:t xml:space="preserve">são marcas temporais que denotam um instante único mediante uma cadeia de caracteres onde são definidos sua data e hora. A partir disto, poderia ser feito o </w:t>
      </w:r>
      <w:proofErr w:type="spellStart"/>
      <w:r w:rsidRPr="00A175C8">
        <w:rPr>
          <w:i/>
          <w:iCs/>
        </w:rPr>
        <w:t>hash</w:t>
      </w:r>
      <w:proofErr w:type="spellEnd"/>
      <w:r>
        <w:t xml:space="preserve"> dos dados, enviá-los a um terceiro confiável que adicionaria o </w:t>
      </w:r>
      <w:proofErr w:type="spellStart"/>
      <w:r>
        <w:rPr>
          <w:i/>
          <w:iCs/>
        </w:rPr>
        <w:t>timestamp</w:t>
      </w:r>
      <w:proofErr w:type="spellEnd"/>
      <w:r>
        <w:t xml:space="preserve"> e, após ser feito o </w:t>
      </w:r>
      <w:proofErr w:type="spellStart"/>
      <w:r w:rsidRPr="00A175C8">
        <w:rPr>
          <w:i/>
          <w:iCs/>
        </w:rPr>
        <w:t>hash</w:t>
      </w:r>
      <w:proofErr w:type="spellEnd"/>
      <w:r>
        <w:t xml:space="preserve"> novamente, ter-se-ia um arquivo seguro, pois seria possível identificar adulterações. Tais conceitos foram fundamentais para a elaboração do blockchain, duas décadas mais tarde (SWANNACK, 2020).</w:t>
      </w:r>
    </w:p>
    <w:p w14:paraId="604E2D45" w14:textId="77777777" w:rsidR="005F0A2B" w:rsidRDefault="005F0A2B" w:rsidP="003452FA">
      <w:pPr>
        <w:pStyle w:val="TF-TEXTO"/>
      </w:pPr>
      <w:r>
        <w:t xml:space="preserve">O nome da tecnologia </w:t>
      </w:r>
      <w:r>
        <w:rPr>
          <w:i/>
          <w:iCs/>
        </w:rPr>
        <w:t xml:space="preserve">blockchain </w:t>
      </w:r>
      <w:r>
        <w:t xml:space="preserve">prenuncia sua estrutura, que corresponde a uma corrente de blocos interligados em uma lista encadeada simples, ou seja, cada bloco aponta para seu antecessor (FANTINI, 2020). Os blocos são formados pelos seguintes componentes: informações de transações, um </w:t>
      </w:r>
      <w:proofErr w:type="spellStart"/>
      <w:r w:rsidRPr="00B32111">
        <w:rPr>
          <w:i/>
          <w:iCs/>
        </w:rPr>
        <w:t>hash</w:t>
      </w:r>
      <w:proofErr w:type="spellEnd"/>
      <w:r>
        <w:t xml:space="preserve"> do bloco anterior, o </w:t>
      </w:r>
      <w:proofErr w:type="spellStart"/>
      <w:r w:rsidRPr="001B7FC9">
        <w:rPr>
          <w:i/>
          <w:iCs/>
        </w:rPr>
        <w:t>timestamp</w:t>
      </w:r>
      <w:proofErr w:type="spellEnd"/>
      <w:r>
        <w:t xml:space="preserve"> com data e hora da criação e um número arbitrário, conhecido como </w:t>
      </w:r>
      <w:proofErr w:type="spellStart"/>
      <w:r>
        <w:rPr>
          <w:i/>
          <w:iCs/>
        </w:rPr>
        <w:t>nonce</w:t>
      </w:r>
      <w:proofErr w:type="spellEnd"/>
      <w:r>
        <w:rPr>
          <w:i/>
          <w:iCs/>
        </w:rPr>
        <w:t>,</w:t>
      </w:r>
      <w:r>
        <w:t xml:space="preserve"> que é único para todos os blocos e evita que os </w:t>
      </w:r>
      <w:del w:id="24" w:author="Dalton Solano dos Reis" w:date="2021-12-18T12:43:00Z">
        <w:r w:rsidDel="00374D6A">
          <w:delText xml:space="preserve">eles </w:delText>
        </w:r>
      </w:del>
      <w:ins w:id="25" w:author="Dalton Solano dos Reis" w:date="2021-12-18T12:43:00Z">
        <w:r>
          <w:t xml:space="preserve">mesmos </w:t>
        </w:r>
      </w:ins>
      <w:r>
        <w:t xml:space="preserve">possam ser copiados. Já a lista de blocos é controlada de forma descentralizada. Na rede blockchain, cada nó armazena uma cópia da lista e avisa os nós com os quais está conectado que deseja adicionar um bloco a ela. Essa estrutura de rede é denominada </w:t>
      </w:r>
      <w:r>
        <w:rPr>
          <w:i/>
          <w:iCs/>
        </w:rPr>
        <w:t>peer-to-peer</w:t>
      </w:r>
      <w:r>
        <w:t xml:space="preserve">, pois não necessita de uma entidade central para intermediar a troca de informações (SWANNACK, 2020). </w:t>
      </w:r>
    </w:p>
    <w:p w14:paraId="322B9B37" w14:textId="77777777" w:rsidR="005F0A2B" w:rsidRPr="000542E6" w:rsidRDefault="005F0A2B" w:rsidP="00C64283">
      <w:pPr>
        <w:pStyle w:val="TF-TEXTO"/>
      </w:pPr>
      <w:r>
        <w:t xml:space="preserve">Diante disso, também é necessário manter o controle sobre novas transações anunciadas, pois vários nós podem solicitá-las simultaneamente, mas somente uma pode ser aceita. O algoritmo prova-de-trabalho </w:t>
      </w:r>
      <w:r w:rsidRPr="00A175C8">
        <w:t>(</w:t>
      </w:r>
      <w:proofErr w:type="spellStart"/>
      <w:r>
        <w:rPr>
          <w:i/>
          <w:iCs/>
        </w:rPr>
        <w:t>proof-of-work</w:t>
      </w:r>
      <w:proofErr w:type="spellEnd"/>
      <w:r>
        <w:t xml:space="preserve"> ou </w:t>
      </w:r>
      <w:proofErr w:type="spellStart"/>
      <w:r>
        <w:rPr>
          <w:i/>
          <w:iCs/>
        </w:rPr>
        <w:t>PoW</w:t>
      </w:r>
      <w:proofErr w:type="spellEnd"/>
      <w:r w:rsidRPr="00A175C8">
        <w:t>)</w:t>
      </w:r>
      <w:r w:rsidRPr="0089311B">
        <w:t xml:space="preserve"> </w:t>
      </w:r>
      <w:r>
        <w:t xml:space="preserve">é o responsável por tomar essa decisão. Os nós criarão o bloco que desejam adicionar de acordo com os dados das transações e adicionarão o </w:t>
      </w:r>
      <w:proofErr w:type="spellStart"/>
      <w:r>
        <w:rPr>
          <w:i/>
          <w:iCs/>
        </w:rPr>
        <w:t>nonce</w:t>
      </w:r>
      <w:proofErr w:type="spellEnd"/>
      <w:r>
        <w:t xml:space="preserve">. Esse número é criado pelo próprio nó e ele definirá se a tarefa foi bem-sucedida ou não. O nó passará o bloco criptografado e, para que seja aceito, deverá alcançar determinados parâmetros, que variam entre redes </w:t>
      </w:r>
      <w:r>
        <w:rPr>
          <w:i/>
          <w:iCs/>
        </w:rPr>
        <w:t>blockchain</w:t>
      </w:r>
      <w:r>
        <w:t xml:space="preserve">, ao ser calculado o </w:t>
      </w:r>
      <w:proofErr w:type="spellStart"/>
      <w:r>
        <w:rPr>
          <w:i/>
          <w:iCs/>
        </w:rPr>
        <w:t>hash</w:t>
      </w:r>
      <w:proofErr w:type="spellEnd"/>
      <w:r>
        <w:t xml:space="preserve">. Caso falhe, é necessário definir um novo </w:t>
      </w:r>
      <w:proofErr w:type="spellStart"/>
      <w:r w:rsidRPr="00A175C8">
        <w:rPr>
          <w:i/>
          <w:iCs/>
        </w:rPr>
        <w:t>nonce</w:t>
      </w:r>
      <w:proofErr w:type="spellEnd"/>
      <w:r>
        <w:t xml:space="preserve"> e tentar novamente. Isso pode se repetir inúmeras vezes e requer um grande poder de processamento computacional. Dessa forma, o algoritmo </w:t>
      </w:r>
      <w:proofErr w:type="spellStart"/>
      <w:r>
        <w:t>PoW</w:t>
      </w:r>
      <w:proofErr w:type="spellEnd"/>
      <w:r>
        <w:t xml:space="preserve"> é a busca pelo valor que irá satisfazer as requisições. Ao passo que, o processo realizado por um nó para efetivar sua transação, é intitulado de mineração (NAKAMOTO, 2008; SWANNACK, 2020).</w:t>
      </w:r>
    </w:p>
    <w:p w14:paraId="4DEE5D14" w14:textId="77777777" w:rsidR="005F0A2B" w:rsidRDefault="005F0A2B" w:rsidP="00197A03">
      <w:pPr>
        <w:pStyle w:val="TF-TEXTO"/>
      </w:pPr>
      <w:r>
        <w:t xml:space="preserve">Tendo tais características como suporte, o </w:t>
      </w:r>
      <w:r w:rsidRPr="00A175C8">
        <w:rPr>
          <w:i/>
          <w:iCs/>
        </w:rPr>
        <w:t>blockchain</w:t>
      </w:r>
      <w:r>
        <w:t xml:space="preserve"> permitiu a criação do Bitcoin ao suprir as necessidades de descentralização e gestão compartilhada, garantindo a integridade das informações e evitando fraudes nas transações por conta do gasto duplo da moeda (NAKAMOTO, 2008). À medida que essa tecnologia vem se tornando mais conhecida, também vem sendo aplicada na gerência de novos tipos de ativos e em outros setores de operação, indo muito além das criptomoedas (FANTINI, 2020).</w:t>
      </w:r>
    </w:p>
    <w:p w14:paraId="4C75A8C6" w14:textId="77777777" w:rsidR="005F0A2B" w:rsidRDefault="005F0A2B" w:rsidP="0024294B">
      <w:pPr>
        <w:pStyle w:val="Ttulo2"/>
      </w:pPr>
      <w:r>
        <w:t>NFTs</w:t>
      </w:r>
    </w:p>
    <w:p w14:paraId="58D88BF8" w14:textId="77777777" w:rsidR="005F0A2B" w:rsidRDefault="005F0A2B" w:rsidP="0024294B">
      <w:pPr>
        <w:pStyle w:val="TF-TEXTO"/>
      </w:pPr>
      <w:r>
        <w:t xml:space="preserve">Os </w:t>
      </w:r>
      <w:r w:rsidRPr="00FB71CD">
        <w:rPr>
          <w:i/>
          <w:iCs/>
        </w:rPr>
        <w:t>tokens</w:t>
      </w:r>
      <w:r>
        <w:t xml:space="preserve"> não-fungíveis, do inglês </w:t>
      </w:r>
      <w:r w:rsidRPr="00951121">
        <w:rPr>
          <w:i/>
          <w:iCs/>
        </w:rPr>
        <w:t>Non-</w:t>
      </w:r>
      <w:proofErr w:type="spellStart"/>
      <w:r w:rsidRPr="00951121">
        <w:rPr>
          <w:i/>
          <w:iCs/>
        </w:rPr>
        <w:t>Fungible</w:t>
      </w:r>
      <w:proofErr w:type="spellEnd"/>
      <w:r w:rsidRPr="00951121">
        <w:rPr>
          <w:i/>
          <w:iCs/>
        </w:rPr>
        <w:t xml:space="preserve"> </w:t>
      </w:r>
      <w:proofErr w:type="spellStart"/>
      <w:r w:rsidRPr="00951121">
        <w:rPr>
          <w:i/>
          <w:iCs/>
        </w:rPr>
        <w:t>Tokens</w:t>
      </w:r>
      <w:proofErr w:type="spellEnd"/>
      <w:r>
        <w:t xml:space="preserve"> (</w:t>
      </w:r>
      <w:proofErr w:type="spellStart"/>
      <w:r>
        <w:t>NFTs</w:t>
      </w:r>
      <w:proofErr w:type="spellEnd"/>
      <w:r>
        <w:t xml:space="preserve">), representam ativos colecionáveis que são únicos e não podem ser duplicados ou copiados. Um exemplo de aplicação desse tipo de ativos são obras de arte digitais, itens de jogo e até mesmo publicações em redes sociais. Os </w:t>
      </w:r>
      <w:proofErr w:type="spellStart"/>
      <w:r>
        <w:t>NFTs</w:t>
      </w:r>
      <w:proofErr w:type="spellEnd"/>
      <w:r>
        <w:t xml:space="preserve">, diferentemente dos </w:t>
      </w:r>
      <w:proofErr w:type="spellStart"/>
      <w:r>
        <w:t>FTs</w:t>
      </w:r>
      <w:proofErr w:type="spellEnd"/>
      <w:r>
        <w:t xml:space="preserve">, ganharam espaço somente em 2017, mas já apresentaram um crescimento muito promissor. O ponto chave para sua popularização é a escassez. Ela foi capaz de criar uma demanda pelos itens, que se fazem mais valiosos de acordo com sua raridade. Assim, ao agregar a proposta de posse real de itens únicos aos jogos digitais, foi possível quebrar </w:t>
      </w:r>
      <w:r>
        <w:lastRenderedPageBreak/>
        <w:t xml:space="preserve">a forma tradicional de transmitir ativos e dar vida a um novo nicho na indústria de jogos. Os </w:t>
      </w:r>
      <w:r w:rsidRPr="00A175C8">
        <w:rPr>
          <w:i/>
          <w:iCs/>
        </w:rPr>
        <w:t>blockchain games</w:t>
      </w:r>
      <w:r>
        <w:t xml:space="preserve"> tendem a se tornar ainda mais populares conforme novos títulos são lançados (ATASANOVA, 2021; FANTINI, 2020; SWANNACK, 2020; UPLANDME INC, 2019). </w:t>
      </w:r>
    </w:p>
    <w:p w14:paraId="067E9359" w14:textId="77777777" w:rsidR="005F0A2B" w:rsidRPr="00D5250E" w:rsidRDefault="005F0A2B" w:rsidP="0024294B">
      <w:pPr>
        <w:pStyle w:val="TF-TEXTO"/>
      </w:pPr>
      <w:r>
        <w:t xml:space="preserve">Os </w:t>
      </w:r>
      <w:proofErr w:type="spellStart"/>
      <w:r>
        <w:t>NFTs</w:t>
      </w:r>
      <w:proofErr w:type="spellEnd"/>
      <w:r>
        <w:t xml:space="preserve"> estão ligados a um dos mais comuns usos do blockchain, a saber, sua aplicação voltada a representações. Esse formato existe por tanto tempo quanto a tecnologia e recebe o nome de </w:t>
      </w:r>
      <w:r w:rsidRPr="00FB71CD">
        <w:rPr>
          <w:i/>
          <w:iCs/>
        </w:rPr>
        <w:t>token</w:t>
      </w:r>
      <w:r>
        <w:t xml:space="preserve"> (SWANNACK, 2020). Os </w:t>
      </w:r>
      <w:r w:rsidRPr="00FB71CD">
        <w:rPr>
          <w:i/>
          <w:iCs/>
        </w:rPr>
        <w:t>tokens</w:t>
      </w:r>
      <w:r>
        <w:t xml:space="preserve"> caracterizam-se por representarem algo digitalmente, sejam bens, serviços, ou outros tipos de valores. Assim sendo, não possuem valor próprio, mas recebem um valor de acordo com aquilo que estão representando. Eles também podem ser classificados quanto a sua fungibilidade, que remete à sua capacidade de ser trocado por bens ou ativos do mesmo tipo. Assim, </w:t>
      </w:r>
      <w:r w:rsidRPr="00FB71CD">
        <w:rPr>
          <w:i/>
          <w:iCs/>
        </w:rPr>
        <w:t>tokens</w:t>
      </w:r>
      <w:r>
        <w:t xml:space="preserve"> chamados fungíveis, do inglês </w:t>
      </w:r>
      <w:proofErr w:type="spellStart"/>
      <w:r w:rsidRPr="00951121">
        <w:rPr>
          <w:i/>
          <w:iCs/>
        </w:rPr>
        <w:t>Fungible</w:t>
      </w:r>
      <w:proofErr w:type="spellEnd"/>
      <w:r w:rsidRPr="00951121">
        <w:rPr>
          <w:i/>
          <w:iCs/>
        </w:rPr>
        <w:t xml:space="preserve"> </w:t>
      </w:r>
      <w:proofErr w:type="spellStart"/>
      <w:r w:rsidRPr="00951121">
        <w:rPr>
          <w:i/>
          <w:iCs/>
        </w:rPr>
        <w:t>Tokens</w:t>
      </w:r>
      <w:proofErr w:type="spellEnd"/>
      <w:r>
        <w:t xml:space="preserve"> (</w:t>
      </w:r>
      <w:proofErr w:type="spellStart"/>
      <w:r>
        <w:t>FTs</w:t>
      </w:r>
      <w:proofErr w:type="spellEnd"/>
      <w:r>
        <w:t xml:space="preserve">) são ativos que possuem o mesmo valor entre si e as mesmas características, podendo existir em grande quantidade. Em contrapartida, os </w:t>
      </w:r>
      <w:proofErr w:type="spellStart"/>
      <w:r>
        <w:t>NFTs</w:t>
      </w:r>
      <w:proofErr w:type="spellEnd"/>
      <w:r>
        <w:t xml:space="preserve"> representam itens únicos que não podem ser trocados com outros </w:t>
      </w:r>
      <w:proofErr w:type="spellStart"/>
      <w:r>
        <w:t>NFTs</w:t>
      </w:r>
      <w:proofErr w:type="spellEnd"/>
      <w:r>
        <w:t xml:space="preserve"> do mesmo tipo, pois cada um possui características e valor próprio (POPESCU, 2021).</w:t>
      </w:r>
    </w:p>
    <w:p w14:paraId="40E7602D" w14:textId="77777777" w:rsidR="005F0A2B" w:rsidRPr="00296D2A" w:rsidRDefault="005F0A2B" w:rsidP="00296D2A">
      <w:pPr>
        <w:pStyle w:val="TF-TEXTO"/>
      </w:pPr>
    </w:p>
    <w:p w14:paraId="07616396" w14:textId="77777777" w:rsidR="005F0A2B" w:rsidRDefault="005F0A2B" w:rsidP="00F83A19">
      <w:pPr>
        <w:pStyle w:val="TF-refernciasbibliogrficasTTULO"/>
      </w:pPr>
      <w:r>
        <w:t>Referências</w:t>
      </w:r>
    </w:p>
    <w:p w14:paraId="3E361EAD" w14:textId="77777777" w:rsidR="005F0A2B" w:rsidRPr="001136C7" w:rsidRDefault="005F0A2B" w:rsidP="00E03DF4">
      <w:pPr>
        <w:pStyle w:val="TF-REFERNCIASITEM"/>
        <w:rPr>
          <w:lang w:val="en-US"/>
        </w:rPr>
      </w:pPr>
      <w:r>
        <w:t xml:space="preserve">CASTRO, Jessica. A rota do Blockchain: um panorama das pesquisas. </w:t>
      </w:r>
      <w:r w:rsidRPr="00E03DF4">
        <w:rPr>
          <w:b/>
          <w:bCs/>
        </w:rPr>
        <w:t>Revista Brasileira de Administração Científica</w:t>
      </w:r>
      <w:r>
        <w:t>, [</w:t>
      </w:r>
      <w:proofErr w:type="spellStart"/>
      <w:r>
        <w:t>S.l</w:t>
      </w:r>
      <w:proofErr w:type="spellEnd"/>
      <w:r>
        <w:t>.], v.12, n.2, p. 339-346, Abr./Jun. 2021. Disponível em: h</w:t>
      </w:r>
      <w:r w:rsidRPr="00E03DF4">
        <w:t>ttps://www.sustenere.co/index.php/rbadm/article/view/CBPC2179-684X.2021.002.0027</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31 ago. 2021.</w:t>
      </w:r>
    </w:p>
    <w:p w14:paraId="3D439AA1" w14:textId="77777777" w:rsidR="005F0A2B" w:rsidRDefault="005F0A2B" w:rsidP="00E03DF4">
      <w:pPr>
        <w:pStyle w:val="TF-REFERNCIASITEM"/>
      </w:pPr>
      <w:r w:rsidRPr="001136C7">
        <w:rPr>
          <w:lang w:val="en-US"/>
        </w:rPr>
        <w:t xml:space="preserve">CHOI, </w:t>
      </w:r>
      <w:proofErr w:type="spellStart"/>
      <w:r w:rsidRPr="001136C7">
        <w:rPr>
          <w:lang w:val="en-US"/>
        </w:rPr>
        <w:t>Gyuhyeok</w:t>
      </w:r>
      <w:proofErr w:type="spellEnd"/>
      <w:r w:rsidRPr="001136C7">
        <w:rPr>
          <w:lang w:val="en-US"/>
        </w:rPr>
        <w:t xml:space="preserve">; KIM, </w:t>
      </w:r>
      <w:proofErr w:type="spellStart"/>
      <w:r w:rsidRPr="001136C7">
        <w:rPr>
          <w:lang w:val="en-US"/>
        </w:rPr>
        <w:t>Mijin</w:t>
      </w:r>
      <w:proofErr w:type="spellEnd"/>
      <w:r w:rsidRPr="001136C7">
        <w:rPr>
          <w:lang w:val="en-US"/>
        </w:rPr>
        <w:t xml:space="preserve">. Battle Royale Game : In Search of a New Game Genre. </w:t>
      </w:r>
      <w:r w:rsidRPr="001136C7">
        <w:rPr>
          <w:b/>
          <w:bCs/>
          <w:lang w:val="en-US"/>
        </w:rPr>
        <w:t>International Journal of Culture Technology</w:t>
      </w:r>
      <w:r w:rsidRPr="001136C7">
        <w:rPr>
          <w:lang w:val="en-US"/>
        </w:rPr>
        <w:t xml:space="preserve">, Busan, v.2, n.2, p. 5-11, Jun. 2018. </w:t>
      </w:r>
      <w:r>
        <w:t xml:space="preserve">Disponível em: </w:t>
      </w:r>
      <w:r w:rsidRPr="001C1D11">
        <w:t>https://core.ac.uk/download/pdf/162021462.pdf</w:t>
      </w:r>
      <w:r>
        <w:t>. Acesso em: 21 set. 2021.</w:t>
      </w:r>
    </w:p>
    <w:p w14:paraId="658FECC6" w14:textId="77777777" w:rsidR="005F0A2B" w:rsidRPr="001136C7" w:rsidRDefault="005F0A2B" w:rsidP="00E03DF4">
      <w:pPr>
        <w:pStyle w:val="TF-REFERNCIASITEM"/>
        <w:rPr>
          <w:lang w:val="en-US"/>
        </w:rPr>
      </w:pPr>
      <w:r>
        <w:t xml:space="preserve">COINDESK. </w:t>
      </w:r>
      <w:proofErr w:type="spellStart"/>
      <w:r w:rsidRPr="002A07E2">
        <w:rPr>
          <w:b/>
          <w:bCs/>
        </w:rPr>
        <w:t>Metaverso</w:t>
      </w:r>
      <w:proofErr w:type="spellEnd"/>
      <w:r w:rsidRPr="008F0216">
        <w:t>: o que é, a relação com cripto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28 set. 2021.</w:t>
      </w:r>
    </w:p>
    <w:p w14:paraId="5D7B6369" w14:textId="77777777" w:rsidR="005F0A2B" w:rsidRDefault="005F0A2B" w:rsidP="00E03DF4">
      <w:pPr>
        <w:pStyle w:val="TF-REFERNCIASITEM"/>
      </w:pPr>
      <w:r w:rsidRPr="001136C7">
        <w:rPr>
          <w:lang w:val="en-US"/>
        </w:rPr>
        <w:t xml:space="preserve">COINMARKETCAP. </w:t>
      </w:r>
      <w:r w:rsidRPr="001136C7">
        <w:rPr>
          <w:b/>
          <w:lang w:val="en-US"/>
        </w:rPr>
        <w:t>Top Play to Earn Tokens by Market Capitalization</w:t>
      </w:r>
      <w:r w:rsidRPr="001136C7">
        <w:rPr>
          <w:lang w:val="en-US"/>
        </w:rPr>
        <w:t xml:space="preserve">. </w:t>
      </w:r>
      <w:r w:rsidRPr="00407E4F">
        <w:t>[</w:t>
      </w:r>
      <w:proofErr w:type="spellStart"/>
      <w:r w:rsidRPr="00407E4F">
        <w:t>S.l</w:t>
      </w:r>
      <w:proofErr w:type="spellEnd"/>
      <w:r w:rsidRPr="00407E4F">
        <w:t xml:space="preserve">.], </w:t>
      </w:r>
      <w:r>
        <w:t>[2021]</w:t>
      </w:r>
      <w:r w:rsidRPr="00407E4F">
        <w:t xml:space="preserve">. </w:t>
      </w:r>
      <w:r>
        <w:t xml:space="preserve">Disponível em: </w:t>
      </w:r>
      <w:r w:rsidRPr="00FD004F">
        <w:t>https://coinmarketcap.com/view/play-to-earn</w:t>
      </w:r>
      <w:r>
        <w:t>. Acesso em: 24 set. 2021.</w:t>
      </w:r>
    </w:p>
    <w:p w14:paraId="61A19A2B" w14:textId="77777777" w:rsidR="005F0A2B" w:rsidRPr="00D537C9" w:rsidRDefault="005F0A2B" w:rsidP="00587002">
      <w:pPr>
        <w:pStyle w:val="TF-REFERNCIASITEM"/>
        <w:rPr>
          <w:b/>
          <w:bCs/>
        </w:rPr>
      </w:pPr>
      <w:r>
        <w:t xml:space="preserve">FANTINI, </w:t>
      </w:r>
      <w:proofErr w:type="spellStart"/>
      <w:r>
        <w:t>Laiane</w:t>
      </w:r>
      <w:proofErr w:type="spellEnd"/>
      <w:r>
        <w:t xml:space="preserve"> M. C. </w:t>
      </w:r>
      <w:r w:rsidRPr="00862678">
        <w:t>Precisamos realmente de Jogos Blockchain?</w:t>
      </w:r>
      <w:r>
        <w:rPr>
          <w:b/>
          <w:bCs/>
        </w:rPr>
        <w:t xml:space="preserve"> </w:t>
      </w:r>
      <w:r>
        <w:t xml:space="preserve">Estudo a partir dos reflexos jurídicos da propriedade de criptoativos em jogos digitais. </w:t>
      </w:r>
      <w:r w:rsidRPr="001136C7">
        <w:rPr>
          <w:lang w:val="en-US"/>
        </w:rPr>
        <w:t xml:space="preserve">In: Brazilian Symposium on Computer Games and Digital Entertainment, 19., 2020, Recife. </w:t>
      </w:r>
      <w:r w:rsidRPr="00862678">
        <w:rPr>
          <w:b/>
          <w:bCs/>
        </w:rPr>
        <w:t>Anais</w:t>
      </w:r>
      <w:r w:rsidRPr="009D51BB">
        <w:rPr>
          <w:b/>
          <w:bCs/>
        </w:rPr>
        <w:t>...</w:t>
      </w:r>
      <w:r>
        <w:t xml:space="preserve"> Recife: [s.n.], 2020, p. 851-858. Disponível em: </w:t>
      </w:r>
      <w:r w:rsidRPr="009D51BB">
        <w:t>https://www.sbgames.org/proceedings2020/IndustriaFull/210059.pdf</w:t>
      </w:r>
      <w:r>
        <w:t>. Acesso em: 31 ago. 2021.</w:t>
      </w:r>
    </w:p>
    <w:p w14:paraId="0FA45A76" w14:textId="77777777" w:rsidR="005F0A2B" w:rsidRPr="001136C7" w:rsidRDefault="005F0A2B" w:rsidP="00587002">
      <w:pPr>
        <w:pStyle w:val="TF-REFERNCIASITEM"/>
        <w:rPr>
          <w:lang w:val="en-US"/>
        </w:rPr>
      </w:pPr>
      <w:r w:rsidRPr="001136C7">
        <w:rPr>
          <w:lang w:val="en-US"/>
        </w:rPr>
        <w:t xml:space="preserve">FARHI, Maryse </w:t>
      </w:r>
      <w:r w:rsidRPr="001136C7">
        <w:rPr>
          <w:i/>
          <w:iCs/>
          <w:lang w:val="en-US"/>
        </w:rPr>
        <w:t>et al</w:t>
      </w:r>
      <w:r w:rsidRPr="001136C7">
        <w:rPr>
          <w:lang w:val="en-US"/>
        </w:rPr>
        <w:t xml:space="preserve">. The 2008 financial crisis. </w:t>
      </w:r>
      <w:r w:rsidRPr="001136C7">
        <w:rPr>
          <w:b/>
          <w:bCs/>
          <w:lang w:val="en-US"/>
        </w:rPr>
        <w:t>Brazilian Journal of Political Economy</w:t>
      </w:r>
      <w:r w:rsidRPr="001136C7">
        <w:rPr>
          <w:lang w:val="en-US"/>
        </w:rPr>
        <w:t xml:space="preserve">, [S. l.], v. 29, n. 1, p. 133-149, Jan./Mar. 2009. </w:t>
      </w:r>
      <w:r w:rsidRPr="004D48AD">
        <w:t xml:space="preserve">Disponível em: https://centrodeeconomiapolitica.org/repojs/index.php/journal/article/view/474.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31 ago. 2021.</w:t>
      </w:r>
    </w:p>
    <w:p w14:paraId="2F2F177E" w14:textId="77777777" w:rsidR="005F0A2B" w:rsidRPr="001136C7" w:rsidRDefault="005F0A2B" w:rsidP="00331808">
      <w:pPr>
        <w:pStyle w:val="TF-REFERNCIASITEM"/>
        <w:rPr>
          <w:lang w:val="en-US"/>
        </w:rPr>
      </w:pPr>
      <w:r w:rsidRPr="001136C7">
        <w:rPr>
          <w:lang w:val="en-US"/>
        </w:rPr>
        <w:t xml:space="preserve">JORDAN, Joy. </w:t>
      </w:r>
      <w:r w:rsidRPr="001136C7">
        <w:rPr>
          <w:b/>
          <w:bCs/>
          <w:lang w:val="en-US"/>
        </w:rPr>
        <w:t>Sentiment remains positive for blockchain games</w:t>
      </w:r>
      <w:r w:rsidRPr="001136C7">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21. set. 2021.</w:t>
      </w:r>
    </w:p>
    <w:p w14:paraId="3CA50036" w14:textId="77777777" w:rsidR="005F0A2B" w:rsidRPr="001136C7" w:rsidRDefault="005F0A2B" w:rsidP="00587002">
      <w:pPr>
        <w:pStyle w:val="TF-REFERNCIASITEM"/>
        <w:rPr>
          <w:lang w:val="en-US"/>
        </w:rPr>
      </w:pPr>
      <w:r w:rsidRPr="001136C7">
        <w:rPr>
          <w:lang w:val="en-US"/>
        </w:rPr>
        <w:t xml:space="preserve">JORDAN, Joy. </w:t>
      </w:r>
      <w:r w:rsidRPr="001136C7">
        <w:rPr>
          <w:b/>
          <w:bCs/>
          <w:lang w:val="en-US"/>
        </w:rPr>
        <w:t>Top 50 blockchain game companies 2020</w:t>
      </w:r>
      <w:r w:rsidRPr="001136C7">
        <w:rPr>
          <w:lang w:val="en-US"/>
        </w:rPr>
        <w:t>. [</w:t>
      </w:r>
      <w:proofErr w:type="spellStart"/>
      <w:r w:rsidRPr="001136C7">
        <w:rPr>
          <w:lang w:val="en-US"/>
        </w:rPr>
        <w:t>S.l.</w:t>
      </w:r>
      <w:proofErr w:type="spellEnd"/>
      <w:r w:rsidRPr="001136C7">
        <w:rPr>
          <w:lang w:val="en-US"/>
        </w:rPr>
        <w:t xml:space="preserve">], 2020. </w:t>
      </w:r>
      <w:r>
        <w:t>Disponível em:</w:t>
      </w:r>
      <w:r w:rsidRPr="00C01933">
        <w:t>https://www.blockchaingamer.biz/features/13597/top-50-blockchain-game-companies-2020</w:t>
      </w:r>
      <w:r>
        <w:t xml:space="preserve">.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21. set. 2021.</w:t>
      </w:r>
    </w:p>
    <w:p w14:paraId="2105DD61" w14:textId="77777777" w:rsidR="005F0A2B" w:rsidRDefault="005F0A2B" w:rsidP="00587002">
      <w:pPr>
        <w:pStyle w:val="TF-REFERNCIASITEM"/>
      </w:pPr>
      <w:r w:rsidRPr="001136C7">
        <w:rPr>
          <w:lang w:val="en-US"/>
        </w:rPr>
        <w:t xml:space="preserve">NAKAMOTO, Satoshi. </w:t>
      </w:r>
      <w:r w:rsidRPr="001136C7">
        <w:rPr>
          <w:b/>
          <w:bCs/>
          <w:lang w:val="en-US"/>
        </w:rPr>
        <w:t>Bitcoin</w:t>
      </w:r>
      <w:r w:rsidRPr="001136C7">
        <w:rPr>
          <w:lang w:val="en-US"/>
        </w:rPr>
        <w:t xml:space="preserve">: A peer-to-peer electronic cash system. </w:t>
      </w:r>
      <w:r w:rsidRPr="0080624F">
        <w:t>2008.</w:t>
      </w:r>
      <w:r>
        <w:t xml:space="preserve"> Disponível em: </w:t>
      </w:r>
      <w:r w:rsidRPr="0080624F">
        <w:t>https://bitcoin.org/bitcoin.pdf</w:t>
      </w:r>
      <w:r>
        <w:t>. Acesso em: 7 set. 2021.</w:t>
      </w:r>
    </w:p>
    <w:p w14:paraId="790A89D5" w14:textId="77777777" w:rsidR="005F0A2B" w:rsidRDefault="005F0A2B" w:rsidP="00587002">
      <w:pPr>
        <w:pStyle w:val="TF-REFERNCIASITEM"/>
      </w:pPr>
      <w:commentRangeStart w:id="26"/>
      <w:r w:rsidRPr="001136C7">
        <w:rPr>
          <w:lang w:val="en-US"/>
        </w:rPr>
        <w:t>ATASANOVA</w:t>
      </w:r>
      <w:commentRangeEnd w:id="26"/>
      <w:r>
        <w:rPr>
          <w:rStyle w:val="Refdecomentrio"/>
        </w:rPr>
        <w:commentReference w:id="26"/>
      </w:r>
      <w:r w:rsidRPr="001136C7">
        <w:rPr>
          <w:lang w:val="en-US"/>
        </w:rPr>
        <w:t xml:space="preserve">, Nataliya. </w:t>
      </w:r>
      <w:r w:rsidRPr="001136C7">
        <w:rPr>
          <w:b/>
          <w:bCs/>
          <w:lang w:val="en-US"/>
        </w:rPr>
        <w:t>NON-FUNGIBLE TOKENS OR:THE CREATION OF A SOCIAL CONTRACT IN THE DIGITAL AGORA</w:t>
      </w:r>
      <w:r w:rsidRPr="001136C7">
        <w:rPr>
          <w:lang w:val="en-US"/>
        </w:rPr>
        <w:t xml:space="preserve">. </w:t>
      </w:r>
      <w:r>
        <w:t xml:space="preserve">[2021?]. Disponível em: </w:t>
      </w:r>
      <w:r w:rsidRPr="00A175C8">
        <w:t>https://www.academia.edu/49909408/NON_FUNGIBLE_TOKENS_OR_THE_CREATION_OF_A_SOCIAL_CONTRACT_IN_THE_DIGITAL_AGORA</w:t>
      </w:r>
      <w:r>
        <w:t>. Acesso em: 23 ago. 2021.</w:t>
      </w:r>
    </w:p>
    <w:p w14:paraId="2456A80B" w14:textId="77777777" w:rsidR="005F0A2B" w:rsidRPr="001F7B19" w:rsidRDefault="005F0A2B" w:rsidP="005B123E">
      <w:pPr>
        <w:pStyle w:val="TF-REFERNCIASITEM"/>
      </w:pPr>
      <w:r>
        <w:t xml:space="preserve">ORDANO, Esteban </w:t>
      </w:r>
      <w:r w:rsidRPr="002A07E2">
        <w:rPr>
          <w:i/>
          <w:iCs/>
        </w:rPr>
        <w:t>et al</w:t>
      </w:r>
      <w:r>
        <w:t xml:space="preserve">. </w:t>
      </w:r>
      <w:proofErr w:type="spellStart"/>
      <w:r w:rsidRPr="005B123E">
        <w:rPr>
          <w:b/>
          <w:bCs/>
        </w:rPr>
        <w:t>Decentraland</w:t>
      </w:r>
      <w:proofErr w:type="spellEnd"/>
      <w:r w:rsidRPr="005B123E">
        <w:rPr>
          <w:b/>
          <w:bCs/>
        </w:rPr>
        <w:t xml:space="preserve"> White</w:t>
      </w:r>
      <w:r>
        <w:rPr>
          <w:b/>
          <w:bCs/>
        </w:rPr>
        <w:t xml:space="preserve"> </w:t>
      </w:r>
      <w:proofErr w:type="spellStart"/>
      <w:r>
        <w:rPr>
          <w:b/>
          <w:bCs/>
        </w:rPr>
        <w:t>p</w:t>
      </w:r>
      <w:r w:rsidRPr="005B123E">
        <w:rPr>
          <w:b/>
          <w:bCs/>
        </w:rPr>
        <w:t>aper</w:t>
      </w:r>
      <w:proofErr w:type="spellEnd"/>
      <w:r>
        <w:t>. [</w:t>
      </w:r>
      <w:proofErr w:type="spellStart"/>
      <w:r>
        <w:t>S.l</w:t>
      </w:r>
      <w:proofErr w:type="spellEnd"/>
      <w:r>
        <w:t xml:space="preserve">.]: [s.n.], [2017?]. Disponível em: </w:t>
      </w:r>
      <w:r w:rsidRPr="001F7B19">
        <w:t>https://docs.decentraland.org/decentraland/whitepaper</w:t>
      </w:r>
      <w:r>
        <w:t>. Acesso em: 23 ago. 2021.</w:t>
      </w:r>
    </w:p>
    <w:p w14:paraId="2B79649F" w14:textId="77777777" w:rsidR="005F0A2B" w:rsidRPr="001136C7" w:rsidRDefault="005F0A2B" w:rsidP="00F70990">
      <w:pPr>
        <w:pStyle w:val="TF-REFERNCIASITEM"/>
        <w:rPr>
          <w:lang w:val="en-US"/>
        </w:rPr>
      </w:pPr>
      <w:r>
        <w:t xml:space="preserve">PIRES, </w:t>
      </w:r>
      <w:proofErr w:type="spellStart"/>
      <w:r>
        <w:t>Hindenburgo</w:t>
      </w:r>
      <w:proofErr w:type="spellEnd"/>
      <w:r>
        <w:t xml:space="preserve"> F. Bitcoin: a moeda do ciberespaço. </w:t>
      </w:r>
      <w:r w:rsidRPr="00F70990">
        <w:rPr>
          <w:b/>
          <w:bCs/>
        </w:rPr>
        <w:t>GEOUSP Espaço e Tempo (Online)</w:t>
      </w:r>
      <w:r w:rsidRPr="00F70990">
        <w:t>, [S. l.], v. 21, n. 2, p. 407-424, 2017</w:t>
      </w:r>
      <w:r>
        <w:t xml:space="preserve">. </w:t>
      </w:r>
      <w:r w:rsidRPr="00152AC9">
        <w:t xml:space="preserve">Disponível em: https://www.revistas.usp.br/geousp/article/view/134538.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31 ago. 2021.</w:t>
      </w:r>
    </w:p>
    <w:p w14:paraId="6B15EB32" w14:textId="77777777" w:rsidR="005F0A2B" w:rsidRDefault="005F0A2B" w:rsidP="00F70990">
      <w:pPr>
        <w:pStyle w:val="TF-REFERNCIASITEM"/>
      </w:pPr>
      <w:r w:rsidRPr="001136C7">
        <w:rPr>
          <w:lang w:val="en-US"/>
        </w:rPr>
        <w:t xml:space="preserve">POPESCU, Andrei-Dragos. Non-Fungible Tokens (NFT): innovation beyond the craze. In: INTERNATIONAL CONFERENCE ON INNOVATION IN BUSINESS, ECONOMICS &amp; MARKETING RESEARCH, 5., 2021, [S.L.]. </w:t>
      </w:r>
      <w:proofErr w:type="spellStart"/>
      <w:r w:rsidRPr="00A175C8">
        <w:rPr>
          <w:b/>
          <w:bCs/>
        </w:rPr>
        <w:t>Proceedings</w:t>
      </w:r>
      <w:proofErr w:type="spellEnd"/>
      <w:r w:rsidRPr="00A175C8">
        <w:rPr>
          <w:b/>
          <w:bCs/>
        </w:rPr>
        <w:t>...</w:t>
      </w:r>
      <w:r w:rsidRPr="006E084F">
        <w:t xml:space="preserve"> [S.L.]: [S.N.], 2021. v. 66, p. 26-30. Disponível em: https://www.researchgate.net/publication/353973149_Non-Fungible_Tokens_NFT_-_Innovation_beyond_the_craze. Acesso em: 28 set. 2021.</w:t>
      </w:r>
    </w:p>
    <w:p w14:paraId="42ECC949" w14:textId="77777777" w:rsidR="005F0A2B" w:rsidRDefault="005F0A2B" w:rsidP="00587002">
      <w:pPr>
        <w:pStyle w:val="TF-REFERNCIASITEM"/>
      </w:pPr>
      <w:r>
        <w:t xml:space="preserve">PREVIDI, Gustavo S. </w:t>
      </w:r>
      <w:r>
        <w:rPr>
          <w:b/>
          <w:bCs/>
        </w:rPr>
        <w:t xml:space="preserve">Descentralização monetária: </w:t>
      </w:r>
      <w:r>
        <w:t xml:space="preserve">um estudo sobre o Bitcoin. 2014. 54 f. Trabalho de Conclusão de Curso (Bacharelado em Ciências Econômicas) – Faculdade de Ciências Econômicas, Universidade Federal do Rio Grande do Sul, Porto Alegre. Disponível em: </w:t>
      </w:r>
      <w:r w:rsidRPr="00152AC9">
        <w:t>https://www.lume.ufrgs.br/handle/10183/116267</w:t>
      </w:r>
      <w:r>
        <w:t>. Acesso em: 31 ago. 2021.</w:t>
      </w:r>
    </w:p>
    <w:p w14:paraId="10F2D38F" w14:textId="77777777" w:rsidR="005F0A2B" w:rsidRPr="001136C7" w:rsidRDefault="005F0A2B" w:rsidP="00587002">
      <w:pPr>
        <w:pStyle w:val="TF-REFERNCIASITEM"/>
        <w:rPr>
          <w:lang w:val="en-US"/>
        </w:rPr>
      </w:pPr>
      <w:r w:rsidRPr="001136C7">
        <w:rPr>
          <w:lang w:val="en-US"/>
        </w:rPr>
        <w:t xml:space="preserve">SWANNACK, Raymond A. </w:t>
      </w:r>
      <w:r w:rsidRPr="001136C7">
        <w:rPr>
          <w:b/>
          <w:bCs/>
          <w:lang w:val="en-US"/>
        </w:rPr>
        <w:t>Using Blockchain for Digital Card Game</w:t>
      </w:r>
      <w:r w:rsidRPr="001136C7">
        <w:rPr>
          <w:lang w:val="en-US"/>
        </w:rPr>
        <w:t xml:space="preserve">. 2020. </w:t>
      </w:r>
      <w:r w:rsidRPr="00177754">
        <w:t xml:space="preserve">68 f. Dissertação (Mestrado) - Curso de Computer Science, </w:t>
      </w:r>
      <w:proofErr w:type="spellStart"/>
      <w:r w:rsidRPr="00177754">
        <w:t>Eastern</w:t>
      </w:r>
      <w:proofErr w:type="spellEnd"/>
      <w:r w:rsidRPr="00177754">
        <w:t xml:space="preserve"> Washington </w:t>
      </w:r>
      <w:proofErr w:type="spellStart"/>
      <w:r w:rsidRPr="00177754">
        <w:t>University</w:t>
      </w:r>
      <w:proofErr w:type="spellEnd"/>
      <w:r w:rsidRPr="00177754">
        <w:t xml:space="preserve">, Cheney. Disponível em: https://dc.ewu.edu/theses/601/. </w:t>
      </w:r>
      <w:proofErr w:type="spellStart"/>
      <w:r w:rsidRPr="001136C7">
        <w:rPr>
          <w:lang w:val="en-US"/>
        </w:rPr>
        <w:t>Acesso</w:t>
      </w:r>
      <w:proofErr w:type="spellEnd"/>
      <w:r w:rsidRPr="001136C7">
        <w:rPr>
          <w:lang w:val="en-US"/>
        </w:rPr>
        <w:t xml:space="preserve"> </w:t>
      </w:r>
      <w:proofErr w:type="spellStart"/>
      <w:r w:rsidRPr="001136C7">
        <w:rPr>
          <w:lang w:val="en-US"/>
        </w:rPr>
        <w:t>em</w:t>
      </w:r>
      <w:proofErr w:type="spellEnd"/>
      <w:r w:rsidRPr="001136C7">
        <w:rPr>
          <w:lang w:val="en-US"/>
        </w:rPr>
        <w:t>: 23 ago. 2021.</w:t>
      </w:r>
    </w:p>
    <w:p w14:paraId="4EAAC6DA" w14:textId="77777777" w:rsidR="005F0A2B" w:rsidRDefault="005F0A2B" w:rsidP="00587002">
      <w:pPr>
        <w:pStyle w:val="TF-REFERNCIASITEM"/>
      </w:pPr>
      <w:r w:rsidRPr="001136C7">
        <w:rPr>
          <w:lang w:val="en-US"/>
        </w:rPr>
        <w:lastRenderedPageBreak/>
        <w:t xml:space="preserve">THE SANDBOX. </w:t>
      </w:r>
      <w:r w:rsidRPr="001136C7">
        <w:rPr>
          <w:b/>
          <w:bCs/>
          <w:lang w:val="en-US"/>
        </w:rPr>
        <w:t xml:space="preserve">The Sandbox </w:t>
      </w:r>
      <w:proofErr w:type="spellStart"/>
      <w:r w:rsidRPr="001136C7">
        <w:rPr>
          <w:b/>
          <w:bCs/>
          <w:lang w:val="en-US"/>
        </w:rPr>
        <w:t>WhitePaper</w:t>
      </w:r>
      <w:proofErr w:type="spellEnd"/>
      <w:r w:rsidRPr="001136C7">
        <w:rPr>
          <w:lang w:val="en-US"/>
        </w:rPr>
        <w:t>. [</w:t>
      </w:r>
      <w:proofErr w:type="spellStart"/>
      <w:r w:rsidRPr="001136C7">
        <w:rPr>
          <w:lang w:val="en-US"/>
        </w:rPr>
        <w:t>S.l.</w:t>
      </w:r>
      <w:proofErr w:type="spellEnd"/>
      <w:r w:rsidRPr="001136C7">
        <w:rPr>
          <w:lang w:val="en-US"/>
        </w:rPr>
        <w:t>]: [</w:t>
      </w:r>
      <w:proofErr w:type="spellStart"/>
      <w:r w:rsidRPr="001136C7">
        <w:rPr>
          <w:lang w:val="en-US"/>
        </w:rPr>
        <w:t>s.n</w:t>
      </w:r>
      <w:proofErr w:type="spellEnd"/>
      <w:r w:rsidRPr="001136C7">
        <w:rPr>
          <w:lang w:val="en-US"/>
        </w:rPr>
        <w:t xml:space="preserve">.], 2020. </w:t>
      </w:r>
      <w:r>
        <w:t xml:space="preserve">Disponível em: </w:t>
      </w:r>
      <w:r w:rsidRPr="0063109F">
        <w:t>https://installers.sandbox.game/The_Sandbox_Whitepaper_2020.pdf</w:t>
      </w:r>
      <w:r>
        <w:t>. Acesso em: 23 ago. 2021.</w:t>
      </w:r>
    </w:p>
    <w:p w14:paraId="089B71FD" w14:textId="77777777" w:rsidR="005F0A2B" w:rsidRPr="0063109F" w:rsidRDefault="005F0A2B" w:rsidP="00587002">
      <w:pPr>
        <w:pStyle w:val="TF-REFERNCIASITEM"/>
      </w:pPr>
      <w:r>
        <w:t xml:space="preserve">UPLAND BRASIL. </w:t>
      </w:r>
      <w:r w:rsidRPr="002A07E2">
        <w:rPr>
          <w:b/>
          <w:bCs/>
        </w:rPr>
        <w:t>O que os jogadores estão dizendo?</w:t>
      </w:r>
      <w:r>
        <w:t>. [</w:t>
      </w:r>
      <w:proofErr w:type="spellStart"/>
      <w:r>
        <w:t>S.l</w:t>
      </w:r>
      <w:proofErr w:type="spellEnd"/>
      <w:r>
        <w:t xml:space="preserve">.], [2021?]. Disponível em: </w:t>
      </w:r>
      <w:r w:rsidRPr="002A07E2">
        <w:t>https://www.uplandbrasil.com.br/#clients</w:t>
      </w:r>
      <w:r>
        <w:t>. Acesso em: 28 set. 2021.</w:t>
      </w:r>
    </w:p>
    <w:p w14:paraId="4E70B3C0" w14:textId="77777777" w:rsidR="005F0A2B" w:rsidRDefault="005F0A2B" w:rsidP="00587002">
      <w:pPr>
        <w:pStyle w:val="TF-REFERNCIASITEM"/>
      </w:pPr>
      <w:r>
        <w:t xml:space="preserve">UPLANDME INC. </w:t>
      </w:r>
      <w:r w:rsidRPr="00E17F60">
        <w:rPr>
          <w:b/>
          <w:bCs/>
        </w:rPr>
        <w:t xml:space="preserve">White </w:t>
      </w:r>
      <w:proofErr w:type="spellStart"/>
      <w:r w:rsidRPr="00E17F60">
        <w:rPr>
          <w:b/>
          <w:bCs/>
        </w:rPr>
        <w:t>Lllama</w:t>
      </w:r>
      <w:proofErr w:type="spellEnd"/>
      <w:r w:rsidRPr="00E17F60">
        <w:rPr>
          <w:b/>
          <w:bCs/>
        </w:rPr>
        <w:t xml:space="preserve"> </w:t>
      </w:r>
      <w:proofErr w:type="spellStart"/>
      <w:r w:rsidRPr="00E17F60">
        <w:rPr>
          <w:b/>
          <w:bCs/>
        </w:rPr>
        <w:t>Paper</w:t>
      </w:r>
      <w:proofErr w:type="spellEnd"/>
      <w:r>
        <w:t>. [</w:t>
      </w:r>
      <w:proofErr w:type="spellStart"/>
      <w:r>
        <w:t>S.l</w:t>
      </w:r>
      <w:proofErr w:type="spellEnd"/>
      <w:r>
        <w:t xml:space="preserve">.]: [s.n.], 2019. Disponível em: </w:t>
      </w:r>
      <w:r w:rsidRPr="001F7B19">
        <w:t>https://www.upland.me/white-llama-paper</w:t>
      </w:r>
      <w:r>
        <w:t>. Acesso em: 23 ago. 2021.</w:t>
      </w:r>
    </w:p>
    <w:p w14:paraId="54ACB978" w14:textId="77777777" w:rsidR="005F0A2B" w:rsidRDefault="005F0A2B" w:rsidP="00587002">
      <w:pPr>
        <w:pStyle w:val="TF-REFERNCIASITEM"/>
      </w:pPr>
    </w:p>
    <w:p w14:paraId="01541FF1" w14:textId="77777777" w:rsidR="005F0A2B" w:rsidRPr="00320BFA" w:rsidRDefault="005F0A2B" w:rsidP="007A1574">
      <w:pPr>
        <w:pStyle w:val="TF-xAvalTTULO"/>
      </w:pPr>
      <w:r>
        <w:br w:type="page"/>
      </w:r>
      <w:r>
        <w:lastRenderedPageBreak/>
        <w:t>FORMULÁRIO  DE  avaliação BCC</w:t>
      </w:r>
      <w:r w:rsidRPr="00320BFA">
        <w:t xml:space="preserve"> – PROFESSOR TCC I</w:t>
      </w:r>
    </w:p>
    <w:p w14:paraId="135A10E2" w14:textId="77777777" w:rsidR="005F0A2B" w:rsidRDefault="005F0A2B" w:rsidP="007A1574">
      <w:pPr>
        <w:pStyle w:val="TF-xAvalLINHA"/>
      </w:pPr>
      <w:r w:rsidRPr="00320BFA">
        <w:t>Avaliador(a):</w:t>
      </w:r>
      <w:r w:rsidRPr="00320BFA">
        <w:tab/>
      </w:r>
      <w:r>
        <w:t>Dalton Solano dos Reis</w:t>
      </w:r>
    </w:p>
    <w:p w14:paraId="014667A7" w14:textId="77777777" w:rsidR="005F0A2B" w:rsidRPr="00320BFA" w:rsidRDefault="005F0A2B" w:rsidP="007A157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2"/>
      </w:tblGrid>
      <w:tr w:rsidR="005F0A2B" w:rsidRPr="00320BFA" w14:paraId="1BE4D735" w14:textId="77777777" w:rsidTr="00883C4F">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5031D78" w14:textId="77777777" w:rsidR="005F0A2B" w:rsidRPr="00320BFA" w:rsidRDefault="005F0A2B" w:rsidP="00883C4F">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638E2B5E" w14:textId="77777777" w:rsidR="005F0A2B" w:rsidRPr="00320BFA" w:rsidRDefault="005F0A2B" w:rsidP="00883C4F">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022ADA0" w14:textId="77777777" w:rsidR="005F0A2B" w:rsidRPr="00320BFA" w:rsidRDefault="005F0A2B" w:rsidP="00883C4F">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2D6BCEAF" w14:textId="77777777" w:rsidR="005F0A2B" w:rsidRPr="00320BFA" w:rsidRDefault="005F0A2B" w:rsidP="00883C4F">
            <w:pPr>
              <w:pStyle w:val="TF-xAvalITEMTABELA"/>
            </w:pPr>
            <w:r w:rsidRPr="00320BFA">
              <w:t>não atende</w:t>
            </w:r>
          </w:p>
        </w:tc>
      </w:tr>
      <w:tr w:rsidR="005F0A2B" w:rsidRPr="00320BFA" w14:paraId="36DDE4CA" w14:textId="77777777" w:rsidTr="00883C4F">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520D89B" w14:textId="77777777" w:rsidR="005F0A2B" w:rsidRPr="00320BFA" w:rsidRDefault="005F0A2B" w:rsidP="00883C4F">
            <w:pPr>
              <w:pStyle w:val="TF-xAvalITEMTABELA"/>
            </w:pPr>
            <w:r w:rsidRPr="00754321">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8228FAB" w14:textId="77777777" w:rsidR="005F0A2B" w:rsidRPr="00821EE8" w:rsidRDefault="005F0A2B" w:rsidP="005F0A2B">
            <w:pPr>
              <w:pStyle w:val="TF-xAvalITEM"/>
              <w:numPr>
                <w:ilvl w:val="0"/>
                <w:numId w:val="31"/>
              </w:numPr>
            </w:pPr>
            <w:r w:rsidRPr="00821EE8">
              <w:t>INTRODUÇÃO</w:t>
            </w:r>
          </w:p>
          <w:p w14:paraId="70EE7965" w14:textId="77777777" w:rsidR="005F0A2B" w:rsidRPr="00821EE8" w:rsidRDefault="005F0A2B" w:rsidP="00883C4F">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7B41593" w14:textId="77777777" w:rsidR="005F0A2B" w:rsidRPr="00320BFA" w:rsidRDefault="005F0A2B"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2AC61E0" w14:textId="77777777" w:rsidR="005F0A2B" w:rsidRPr="00320BFA" w:rsidRDefault="005F0A2B"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A338E10" w14:textId="77777777" w:rsidR="005F0A2B" w:rsidRPr="00320BFA" w:rsidRDefault="005F0A2B" w:rsidP="00883C4F">
            <w:pPr>
              <w:ind w:left="709" w:hanging="709"/>
              <w:jc w:val="center"/>
              <w:rPr>
                <w:sz w:val="18"/>
              </w:rPr>
            </w:pPr>
          </w:p>
        </w:tc>
      </w:tr>
      <w:tr w:rsidR="005F0A2B" w:rsidRPr="00320BFA" w14:paraId="7A8384F4" w14:textId="77777777" w:rsidTr="00883C4F">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9EDF36"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EE625E8" w14:textId="77777777" w:rsidR="005F0A2B" w:rsidRPr="00821EE8" w:rsidRDefault="005F0A2B" w:rsidP="00883C4F">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E4928E5"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7B2BD73"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F1A999A" w14:textId="77777777" w:rsidR="005F0A2B" w:rsidRPr="00320BFA" w:rsidRDefault="005F0A2B" w:rsidP="00883C4F">
            <w:pPr>
              <w:ind w:left="709" w:hanging="709"/>
              <w:jc w:val="center"/>
              <w:rPr>
                <w:sz w:val="18"/>
              </w:rPr>
            </w:pPr>
          </w:p>
        </w:tc>
      </w:tr>
      <w:tr w:rsidR="005F0A2B" w:rsidRPr="00320BFA" w14:paraId="5AC2C892"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29086F1"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D95A099" w14:textId="77777777" w:rsidR="005F0A2B" w:rsidRPr="00320BFA" w:rsidRDefault="005F0A2B" w:rsidP="005F0A2B">
            <w:pPr>
              <w:pStyle w:val="TF-xAvalITEM"/>
            </w:pPr>
            <w:r w:rsidRPr="00320BFA">
              <w:t>OBJETIVOS</w:t>
            </w:r>
          </w:p>
          <w:p w14:paraId="103EC748" w14:textId="77777777" w:rsidR="005F0A2B" w:rsidRPr="00320BFA" w:rsidRDefault="005F0A2B" w:rsidP="00883C4F">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36FC363"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1A78995"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355B9BA" w14:textId="77777777" w:rsidR="005F0A2B" w:rsidRPr="00320BFA" w:rsidRDefault="005F0A2B" w:rsidP="00883C4F">
            <w:pPr>
              <w:ind w:left="709" w:hanging="709"/>
              <w:jc w:val="center"/>
              <w:rPr>
                <w:sz w:val="18"/>
              </w:rPr>
            </w:pPr>
          </w:p>
        </w:tc>
      </w:tr>
      <w:tr w:rsidR="005F0A2B" w:rsidRPr="00320BFA" w14:paraId="13D6DC11" w14:textId="77777777" w:rsidTr="00883C4F">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D9570A0"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0E9BB7" w14:textId="77777777" w:rsidR="005F0A2B" w:rsidRPr="00320BFA" w:rsidRDefault="005F0A2B" w:rsidP="00883C4F">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078A367"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F21A425"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8A317DA" w14:textId="77777777" w:rsidR="005F0A2B" w:rsidRPr="00320BFA" w:rsidRDefault="005F0A2B" w:rsidP="00883C4F">
            <w:pPr>
              <w:ind w:left="709" w:hanging="709"/>
              <w:jc w:val="center"/>
              <w:rPr>
                <w:sz w:val="18"/>
              </w:rPr>
            </w:pPr>
          </w:p>
        </w:tc>
      </w:tr>
      <w:tr w:rsidR="005F0A2B" w:rsidRPr="00320BFA" w14:paraId="11815C01"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C531CC"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142CBD" w14:textId="77777777" w:rsidR="005F0A2B" w:rsidRPr="00EE20C1" w:rsidRDefault="005F0A2B" w:rsidP="005F0A2B">
            <w:pPr>
              <w:pStyle w:val="TF-xAvalITEM"/>
            </w:pPr>
            <w:r w:rsidRPr="00EE20C1">
              <w:t>JUSTIFICATIVA</w:t>
            </w:r>
          </w:p>
          <w:p w14:paraId="7D050907" w14:textId="77777777" w:rsidR="005F0A2B" w:rsidRPr="00EE20C1" w:rsidRDefault="005F0A2B" w:rsidP="00883C4F">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5383E7D"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C21F73"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73D30AE" w14:textId="77777777" w:rsidR="005F0A2B" w:rsidRPr="00320BFA" w:rsidRDefault="005F0A2B" w:rsidP="00883C4F">
            <w:pPr>
              <w:ind w:left="709" w:hanging="709"/>
              <w:jc w:val="center"/>
              <w:rPr>
                <w:sz w:val="18"/>
              </w:rPr>
            </w:pPr>
          </w:p>
        </w:tc>
      </w:tr>
      <w:tr w:rsidR="005F0A2B" w:rsidRPr="00320BFA" w14:paraId="75AE2C5A"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B34F35"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F26A9D" w14:textId="77777777" w:rsidR="005F0A2B" w:rsidRPr="00EE20C1" w:rsidRDefault="005F0A2B" w:rsidP="00883C4F">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5DF0D204"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B5BA24"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8B2FD5A" w14:textId="77777777" w:rsidR="005F0A2B" w:rsidRPr="00320BFA" w:rsidRDefault="005F0A2B" w:rsidP="00883C4F">
            <w:pPr>
              <w:ind w:left="709" w:hanging="709"/>
              <w:jc w:val="center"/>
              <w:rPr>
                <w:sz w:val="18"/>
              </w:rPr>
            </w:pPr>
          </w:p>
        </w:tc>
      </w:tr>
      <w:tr w:rsidR="005F0A2B" w:rsidRPr="00320BFA" w14:paraId="7D764424" w14:textId="77777777" w:rsidTr="00883C4F">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5E85D8D"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59B095" w14:textId="77777777" w:rsidR="005F0A2B" w:rsidRPr="00320BFA" w:rsidRDefault="005F0A2B" w:rsidP="005F0A2B">
            <w:pPr>
              <w:pStyle w:val="TF-xAvalITEM"/>
            </w:pPr>
            <w:r w:rsidRPr="00320BFA">
              <w:t>METODOLOGIA</w:t>
            </w:r>
          </w:p>
          <w:p w14:paraId="41D80D1C" w14:textId="77777777" w:rsidR="005F0A2B" w:rsidRPr="00320BFA" w:rsidRDefault="005F0A2B" w:rsidP="00883C4F">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187BC1DE"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EC91B31"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42513D2" w14:textId="77777777" w:rsidR="005F0A2B" w:rsidRPr="00320BFA" w:rsidRDefault="005F0A2B" w:rsidP="00883C4F">
            <w:pPr>
              <w:ind w:left="709" w:hanging="709"/>
              <w:jc w:val="center"/>
              <w:rPr>
                <w:sz w:val="18"/>
              </w:rPr>
            </w:pPr>
          </w:p>
        </w:tc>
      </w:tr>
      <w:tr w:rsidR="005F0A2B" w:rsidRPr="00320BFA" w14:paraId="28799A8B"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2105A6"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E292CA" w14:textId="77777777" w:rsidR="005F0A2B" w:rsidRPr="00320BFA" w:rsidRDefault="005F0A2B" w:rsidP="00883C4F">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D260EEC"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8174EC6"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135D002" w14:textId="77777777" w:rsidR="005F0A2B" w:rsidRPr="00320BFA" w:rsidRDefault="005F0A2B" w:rsidP="00883C4F">
            <w:pPr>
              <w:ind w:left="709" w:hanging="709"/>
              <w:jc w:val="center"/>
              <w:rPr>
                <w:sz w:val="18"/>
              </w:rPr>
            </w:pPr>
          </w:p>
        </w:tc>
      </w:tr>
      <w:tr w:rsidR="005F0A2B" w:rsidRPr="00320BFA" w14:paraId="13DC4510" w14:textId="77777777" w:rsidTr="00883C4F">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C2A9AB7"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7E3E9C" w14:textId="77777777" w:rsidR="005F0A2B" w:rsidRPr="00801036" w:rsidRDefault="005F0A2B" w:rsidP="005F0A2B">
            <w:pPr>
              <w:pStyle w:val="TF-xAvalITEM"/>
            </w:pPr>
            <w:r w:rsidRPr="00801036">
              <w:t>REVISÃO BIBLIOGRÁFICA (atenção para a diferença de conteúdo entre projeto e pré-projeto)</w:t>
            </w:r>
          </w:p>
          <w:p w14:paraId="2B34E899" w14:textId="77777777" w:rsidR="005F0A2B" w:rsidRPr="00801036" w:rsidRDefault="005F0A2B" w:rsidP="00883C4F">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27CC0E13" w14:textId="77777777" w:rsidR="005F0A2B" w:rsidRPr="00801036"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A44B63C" w14:textId="77777777" w:rsidR="005F0A2B" w:rsidRPr="00801036"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90FF2A4" w14:textId="77777777" w:rsidR="005F0A2B" w:rsidRPr="00320BFA" w:rsidRDefault="005F0A2B" w:rsidP="00883C4F">
            <w:pPr>
              <w:ind w:left="709" w:hanging="709"/>
              <w:jc w:val="center"/>
              <w:rPr>
                <w:sz w:val="18"/>
              </w:rPr>
            </w:pPr>
          </w:p>
        </w:tc>
      </w:tr>
      <w:tr w:rsidR="005F0A2B" w:rsidRPr="00320BFA" w14:paraId="7C7CE005" w14:textId="77777777" w:rsidTr="00883C4F">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452353B" w14:textId="77777777" w:rsidR="005F0A2B" w:rsidRPr="00320BFA" w:rsidRDefault="005F0A2B" w:rsidP="00883C4F">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60D0D7AC" w14:textId="77777777" w:rsidR="005F0A2B" w:rsidRPr="00320BFA" w:rsidRDefault="005F0A2B" w:rsidP="005F0A2B">
            <w:pPr>
              <w:pStyle w:val="TF-xAvalITEM"/>
            </w:pPr>
            <w:r w:rsidRPr="00320BFA">
              <w:t>LINGUAGEM USADA (redação)</w:t>
            </w:r>
          </w:p>
          <w:p w14:paraId="46EEC703" w14:textId="77777777" w:rsidR="005F0A2B" w:rsidRPr="00320BFA" w:rsidRDefault="005F0A2B" w:rsidP="00883C4F">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51559CA6" w14:textId="77777777" w:rsidR="005F0A2B" w:rsidRPr="00320BFA" w:rsidRDefault="005F0A2B" w:rsidP="00883C4F">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5C676EFC" w14:textId="77777777" w:rsidR="005F0A2B" w:rsidRPr="00320BFA" w:rsidRDefault="005F0A2B" w:rsidP="00883C4F">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7199BDB" w14:textId="77777777" w:rsidR="005F0A2B" w:rsidRPr="00320BFA" w:rsidRDefault="005F0A2B" w:rsidP="00883C4F">
            <w:pPr>
              <w:ind w:left="709" w:hanging="709"/>
              <w:jc w:val="center"/>
              <w:rPr>
                <w:sz w:val="18"/>
              </w:rPr>
            </w:pPr>
          </w:p>
        </w:tc>
      </w:tr>
      <w:tr w:rsidR="005F0A2B" w:rsidRPr="00320BFA" w14:paraId="0F31D494"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AB1A3F"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1ADB9A" w14:textId="77777777" w:rsidR="005F0A2B" w:rsidRPr="00320BFA" w:rsidRDefault="005F0A2B" w:rsidP="00883C4F">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96747F7"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A4077DD"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6434EC5" w14:textId="77777777" w:rsidR="005F0A2B" w:rsidRPr="00320BFA" w:rsidRDefault="005F0A2B" w:rsidP="00883C4F">
            <w:pPr>
              <w:ind w:left="709" w:hanging="709"/>
              <w:jc w:val="center"/>
              <w:rPr>
                <w:sz w:val="18"/>
              </w:rPr>
            </w:pPr>
          </w:p>
        </w:tc>
      </w:tr>
      <w:tr w:rsidR="005F0A2B" w:rsidRPr="00320BFA" w14:paraId="408FC6F9"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B4F2BB"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0B5EC" w14:textId="77777777" w:rsidR="005F0A2B" w:rsidRPr="00320BFA" w:rsidRDefault="005F0A2B" w:rsidP="005F0A2B">
            <w:pPr>
              <w:pStyle w:val="TF-xAvalITEM"/>
            </w:pPr>
            <w:r w:rsidRPr="00320BFA">
              <w:t>ORGANIZAÇÃO E APRESENTAÇÃO GRÁFICA DO TEXTO</w:t>
            </w:r>
          </w:p>
          <w:p w14:paraId="26DFC4E0" w14:textId="77777777" w:rsidR="005F0A2B" w:rsidRPr="00320BFA" w:rsidRDefault="005F0A2B" w:rsidP="00883C4F">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71908A4E"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116D6BC"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438C2A2" w14:textId="77777777" w:rsidR="005F0A2B" w:rsidRPr="00320BFA" w:rsidRDefault="005F0A2B" w:rsidP="00883C4F">
            <w:pPr>
              <w:ind w:left="709" w:hanging="709"/>
              <w:jc w:val="center"/>
              <w:rPr>
                <w:sz w:val="18"/>
              </w:rPr>
            </w:pPr>
          </w:p>
        </w:tc>
      </w:tr>
      <w:tr w:rsidR="005F0A2B" w:rsidRPr="00320BFA" w14:paraId="6A9A82FD"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D11DB0"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F6CE3F7" w14:textId="77777777" w:rsidR="005F0A2B" w:rsidRPr="00320BFA" w:rsidRDefault="005F0A2B" w:rsidP="005F0A2B">
            <w:pPr>
              <w:pStyle w:val="TF-xAvalITEM"/>
            </w:pPr>
            <w:r w:rsidRPr="00320BFA">
              <w:t>ILUSTRAÇÕES (figuras, quadros, tabelas)</w:t>
            </w:r>
          </w:p>
          <w:p w14:paraId="0F7284AD" w14:textId="77777777" w:rsidR="005F0A2B" w:rsidRPr="00320BFA" w:rsidRDefault="005F0A2B" w:rsidP="00883C4F">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758A3C2" w14:textId="77777777" w:rsidR="005F0A2B" w:rsidRPr="00320BFA" w:rsidRDefault="005F0A2B" w:rsidP="00883C4F">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E8F2B2E" w14:textId="77777777" w:rsidR="005F0A2B" w:rsidRPr="00320BFA" w:rsidRDefault="005F0A2B" w:rsidP="00883C4F">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5787E85" w14:textId="77777777" w:rsidR="005F0A2B" w:rsidRPr="00320BFA" w:rsidRDefault="005F0A2B" w:rsidP="00883C4F">
            <w:pPr>
              <w:spacing w:before="80" w:after="80"/>
              <w:ind w:left="709" w:hanging="709"/>
              <w:jc w:val="center"/>
              <w:rPr>
                <w:sz w:val="18"/>
              </w:rPr>
            </w:pPr>
          </w:p>
        </w:tc>
      </w:tr>
      <w:tr w:rsidR="005F0A2B" w:rsidRPr="00320BFA" w14:paraId="165C8926"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4A01979"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FE1092" w14:textId="77777777" w:rsidR="005F0A2B" w:rsidRPr="00320BFA" w:rsidRDefault="005F0A2B" w:rsidP="005F0A2B">
            <w:pPr>
              <w:pStyle w:val="TF-xAvalITEM"/>
            </w:pPr>
            <w:r w:rsidRPr="00320BFA">
              <w:t>REFERÊNCIAS E CITAÇÕES</w:t>
            </w:r>
          </w:p>
          <w:p w14:paraId="49CE942B" w14:textId="77777777" w:rsidR="005F0A2B" w:rsidRPr="00320BFA" w:rsidRDefault="005F0A2B" w:rsidP="00883C4F">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15171B60" w14:textId="55631FDA" w:rsidR="005F0A2B" w:rsidRPr="00320BFA" w:rsidRDefault="00527A65"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281FEFA" w14:textId="56C9E0C2"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01F9323" w14:textId="77777777" w:rsidR="005F0A2B" w:rsidRPr="00320BFA" w:rsidRDefault="005F0A2B" w:rsidP="00883C4F">
            <w:pPr>
              <w:ind w:left="709" w:hanging="709"/>
              <w:jc w:val="center"/>
              <w:rPr>
                <w:sz w:val="18"/>
              </w:rPr>
            </w:pPr>
          </w:p>
        </w:tc>
      </w:tr>
      <w:tr w:rsidR="005F0A2B" w:rsidRPr="00320BFA" w14:paraId="7CF14128" w14:textId="77777777" w:rsidTr="00883C4F">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062BB3" w14:textId="77777777" w:rsidR="005F0A2B" w:rsidRPr="00320BFA" w:rsidRDefault="005F0A2B" w:rsidP="00883C4F">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C77B5F" w14:textId="77777777" w:rsidR="005F0A2B" w:rsidRPr="00320BFA" w:rsidRDefault="005F0A2B" w:rsidP="00883C4F">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79D4C366"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25922BA"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963161" w14:textId="77777777" w:rsidR="005F0A2B" w:rsidRPr="00320BFA" w:rsidRDefault="005F0A2B" w:rsidP="00883C4F">
            <w:pPr>
              <w:ind w:left="709" w:hanging="709"/>
              <w:jc w:val="center"/>
              <w:rPr>
                <w:sz w:val="18"/>
              </w:rPr>
            </w:pPr>
          </w:p>
        </w:tc>
      </w:tr>
      <w:tr w:rsidR="005F0A2B" w:rsidRPr="00320BFA" w14:paraId="491E9FEF" w14:textId="77777777" w:rsidTr="00883C4F">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E5DA373" w14:textId="77777777" w:rsidR="005F0A2B" w:rsidRPr="00320BFA" w:rsidRDefault="005F0A2B" w:rsidP="00883C4F">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9545FCB" w14:textId="77777777" w:rsidR="005F0A2B" w:rsidRPr="00320BFA" w:rsidRDefault="005F0A2B" w:rsidP="00883C4F">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4EBF9F7" w14:textId="77777777" w:rsidR="005F0A2B" w:rsidRPr="00320BFA" w:rsidRDefault="005F0A2B" w:rsidP="00883C4F">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5BE13F16" w14:textId="77777777" w:rsidR="005F0A2B" w:rsidRPr="00320BFA" w:rsidRDefault="005F0A2B" w:rsidP="00883C4F">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B3E1E55" w14:textId="77777777" w:rsidR="005F0A2B" w:rsidRPr="00320BFA" w:rsidRDefault="005F0A2B" w:rsidP="00883C4F">
            <w:pPr>
              <w:ind w:left="709" w:hanging="709"/>
              <w:jc w:val="center"/>
              <w:rPr>
                <w:sz w:val="18"/>
              </w:rPr>
            </w:pPr>
          </w:p>
        </w:tc>
      </w:tr>
    </w:tbl>
    <w:p w14:paraId="36EA73CF" w14:textId="77777777" w:rsidR="005F0A2B" w:rsidRPr="003F5F25" w:rsidRDefault="005F0A2B" w:rsidP="007A157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5F0A2B" w:rsidRPr="00320BFA" w14:paraId="413F8188" w14:textId="77777777" w:rsidTr="00883C4F">
        <w:trPr>
          <w:cantSplit/>
          <w:jc w:val="center"/>
        </w:trPr>
        <w:tc>
          <w:tcPr>
            <w:tcW w:w="5000" w:type="pct"/>
            <w:gridSpan w:val="3"/>
            <w:tcBorders>
              <w:top w:val="single" w:sz="12" w:space="0" w:color="auto"/>
              <w:left w:val="single" w:sz="12" w:space="0" w:color="auto"/>
              <w:bottom w:val="nil"/>
              <w:right w:val="single" w:sz="12" w:space="0" w:color="auto"/>
            </w:tcBorders>
            <w:hideMark/>
          </w:tcPr>
          <w:p w14:paraId="5B6999D3" w14:textId="77777777" w:rsidR="005F0A2B" w:rsidRPr="00320BFA" w:rsidRDefault="005F0A2B" w:rsidP="00883C4F">
            <w:pPr>
              <w:spacing w:before="60"/>
              <w:jc w:val="both"/>
              <w:rPr>
                <w:sz w:val="18"/>
              </w:rPr>
            </w:pPr>
            <w:r w:rsidRPr="00320BFA">
              <w:rPr>
                <w:sz w:val="18"/>
              </w:rPr>
              <w:t>O projeto de TCC será reprovado se:</w:t>
            </w:r>
          </w:p>
          <w:p w14:paraId="7D3F1462" w14:textId="77777777" w:rsidR="005F0A2B" w:rsidRPr="00320BFA" w:rsidRDefault="005F0A2B" w:rsidP="005F0A2B">
            <w:pPr>
              <w:numPr>
                <w:ilvl w:val="0"/>
                <w:numId w:val="16"/>
              </w:numPr>
              <w:ind w:left="357" w:hanging="357"/>
              <w:jc w:val="both"/>
              <w:rPr>
                <w:sz w:val="18"/>
              </w:rPr>
            </w:pPr>
            <w:r w:rsidRPr="00320BFA">
              <w:rPr>
                <w:sz w:val="18"/>
              </w:rPr>
              <w:t>qualquer um dos itens tiver resposta NÃO ATENDE;</w:t>
            </w:r>
          </w:p>
          <w:p w14:paraId="77FDE08B" w14:textId="77777777" w:rsidR="005F0A2B" w:rsidRPr="00320BFA" w:rsidRDefault="005F0A2B" w:rsidP="005F0A2B">
            <w:pPr>
              <w:numPr>
                <w:ilvl w:val="0"/>
                <w:numId w:val="1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19C38E5" w14:textId="77777777" w:rsidR="005F0A2B" w:rsidRPr="00320BFA" w:rsidRDefault="005F0A2B" w:rsidP="005F0A2B">
            <w:pPr>
              <w:numPr>
                <w:ilvl w:val="0"/>
                <w:numId w:val="16"/>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5F0A2B" w:rsidRPr="00320BFA" w14:paraId="1355ACDA" w14:textId="77777777" w:rsidTr="00883C4F">
        <w:trPr>
          <w:cantSplit/>
          <w:jc w:val="center"/>
        </w:trPr>
        <w:tc>
          <w:tcPr>
            <w:tcW w:w="1250" w:type="pct"/>
            <w:tcBorders>
              <w:top w:val="nil"/>
              <w:left w:val="single" w:sz="12" w:space="0" w:color="auto"/>
              <w:bottom w:val="single" w:sz="12" w:space="0" w:color="auto"/>
              <w:right w:val="nil"/>
            </w:tcBorders>
            <w:hideMark/>
          </w:tcPr>
          <w:p w14:paraId="3C591E2A" w14:textId="77777777" w:rsidR="005F0A2B" w:rsidRPr="00320BFA" w:rsidRDefault="005F0A2B" w:rsidP="00883C4F">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1E71058" w14:textId="77777777" w:rsidR="005F0A2B" w:rsidRPr="00320BFA" w:rsidRDefault="005F0A2B" w:rsidP="00883C4F">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586AC6B3" w14:textId="77777777" w:rsidR="005F0A2B" w:rsidRPr="00320BFA" w:rsidRDefault="005F0A2B" w:rsidP="00883C4F">
            <w:pPr>
              <w:spacing w:before="60" w:after="60"/>
              <w:jc w:val="center"/>
              <w:rPr>
                <w:sz w:val="20"/>
              </w:rPr>
            </w:pPr>
            <w:r w:rsidRPr="00320BFA">
              <w:rPr>
                <w:sz w:val="20"/>
              </w:rPr>
              <w:t>(      ) REPROVADO</w:t>
            </w:r>
          </w:p>
        </w:tc>
      </w:tr>
    </w:tbl>
    <w:p w14:paraId="58D4E948" w14:textId="77777777" w:rsidR="005F0A2B" w:rsidRDefault="005F0A2B" w:rsidP="007A1574">
      <w:pPr>
        <w:pStyle w:val="TF-xAvalTTULO"/>
      </w:pPr>
    </w:p>
    <w:p w14:paraId="7B0650EF" w14:textId="77777777" w:rsidR="005F0A2B" w:rsidRDefault="005F0A2B" w:rsidP="0000224C">
      <w:pPr>
        <w:pStyle w:val="TF-xAvalLINHA"/>
        <w:tabs>
          <w:tab w:val="left" w:leader="underscore" w:pos="6237"/>
        </w:tabs>
      </w:pPr>
    </w:p>
    <w:p w14:paraId="2A569A8A" w14:textId="77777777" w:rsidR="005F0A2B" w:rsidRDefault="005F0A2B" w:rsidP="0000224C">
      <w:pPr>
        <w:pStyle w:val="TF-xAvalLINHA"/>
        <w:tabs>
          <w:tab w:val="left" w:leader="underscore" w:pos="6237"/>
        </w:tabs>
      </w:pPr>
    </w:p>
    <w:p w14:paraId="29574BA4" w14:textId="111B3149" w:rsidR="005F0A2B" w:rsidRPr="005F0A2B" w:rsidRDefault="005F0A2B">
      <w:r>
        <w:rPr>
          <w:b/>
          <w:bCs/>
          <w:sz w:val="72"/>
          <w:szCs w:val="72"/>
        </w:rPr>
        <w:br w:type="page"/>
      </w:r>
    </w:p>
    <w:p w14:paraId="6F3D8B95" w14:textId="0B7F2FBE" w:rsidR="005F0A2B" w:rsidRDefault="005F0A2B" w:rsidP="005F0A2B">
      <w:pPr>
        <w:jc w:val="both"/>
        <w:rPr>
          <w:b/>
          <w:bCs/>
        </w:rPr>
      </w:pPr>
      <w:r w:rsidRPr="007310B3">
        <w:rPr>
          <w:b/>
          <w:bCs/>
          <w:sz w:val="72"/>
          <w:szCs w:val="72"/>
        </w:rPr>
        <w:lastRenderedPageBreak/>
        <w:t>Revisão do Pré-projeto</w:t>
      </w:r>
      <w:r w:rsidRPr="00AF68BE">
        <w:rPr>
          <w:b/>
          <w:bCs/>
        </w:rPr>
        <w:t xml:space="preserve"> </w:t>
      </w:r>
    </w:p>
    <w:p w14:paraId="2720B895" w14:textId="77777777" w:rsidR="005F0A2B" w:rsidRDefault="005F0A2B" w:rsidP="005F0A2B">
      <w:pPr>
        <w:jc w:val="both"/>
        <w:rPr>
          <w:b/>
          <w:bCs/>
        </w:rPr>
      </w:pPr>
    </w:p>
    <w:p w14:paraId="2D5603DF" w14:textId="77777777" w:rsidR="005F0A2B" w:rsidRPr="00AF68BE" w:rsidRDefault="005F0A2B" w:rsidP="005F0A2B">
      <w:pPr>
        <w:jc w:val="both"/>
        <w:rPr>
          <w:b/>
          <w:bCs/>
        </w:rPr>
      </w:pPr>
      <w:r w:rsidRPr="00AF68BE">
        <w:rPr>
          <w:b/>
          <w:bCs/>
        </w:rPr>
        <w:t xml:space="preserve">Disciplina: Trabalho de Conclusão de Curso I – </w:t>
      </w:r>
      <w:r>
        <w:rPr>
          <w:b/>
          <w:bCs/>
        </w:rPr>
        <w:t>BCC</w:t>
      </w:r>
    </w:p>
    <w:p w14:paraId="57DF5063" w14:textId="77777777" w:rsidR="005F0A2B" w:rsidRDefault="005F0A2B" w:rsidP="005F0A2B">
      <w:pPr>
        <w:jc w:val="both"/>
      </w:pPr>
    </w:p>
    <w:p w14:paraId="2D1BBFA8" w14:textId="77777777" w:rsidR="005F0A2B" w:rsidRPr="00BC76D0" w:rsidRDefault="005F0A2B" w:rsidP="005F0A2B">
      <w:pPr>
        <w:jc w:val="both"/>
      </w:pPr>
      <w:r w:rsidRPr="00BC76D0">
        <w:t>Caro orienta</w:t>
      </w:r>
      <w:r>
        <w:t>ndo</w:t>
      </w:r>
      <w:r w:rsidRPr="00BC76D0">
        <w:t>,</w:t>
      </w:r>
    </w:p>
    <w:p w14:paraId="1C9453C5" w14:textId="77777777" w:rsidR="005F0A2B" w:rsidRPr="00BC76D0" w:rsidRDefault="005F0A2B" w:rsidP="005F0A2B">
      <w:pPr>
        <w:jc w:val="both"/>
      </w:pPr>
    </w:p>
    <w:p w14:paraId="015E67D7" w14:textId="77777777" w:rsidR="005F0A2B" w:rsidRDefault="005F0A2B" w:rsidP="005F0A2B">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1DC24A38" w14:textId="77777777" w:rsidR="005F0A2B" w:rsidRDefault="005F0A2B" w:rsidP="005F0A2B">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41A61924" w14:textId="77777777" w:rsidR="005F0A2B" w:rsidRDefault="005F0A2B" w:rsidP="005F0A2B">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1C1F5468" w14:textId="77777777" w:rsidR="005F0A2B" w:rsidRDefault="005F0A2B" w:rsidP="005F0A2B">
      <w:pPr>
        <w:jc w:val="both"/>
      </w:pPr>
    </w:p>
    <w:p w14:paraId="78F5DF29" w14:textId="77777777" w:rsidR="005F0A2B" w:rsidRDefault="005F0A2B" w:rsidP="005F0A2B">
      <w:r>
        <w:t>Atenciosamente,</w:t>
      </w:r>
    </w:p>
    <w:p w14:paraId="7FAE85F4" w14:textId="77777777" w:rsidR="0029300C" w:rsidRDefault="0029300C" w:rsidP="0029300C"/>
    <w:p w14:paraId="787C6D35" w14:textId="4D57346C" w:rsidR="00DF6E9B" w:rsidRDefault="00DF6E9B">
      <w:r>
        <w:br w:type="page"/>
      </w:r>
    </w:p>
    <w:p w14:paraId="2582F76A" w14:textId="3CBC709C" w:rsidR="0080416A" w:rsidRDefault="00BE6F19" w:rsidP="0080416A">
      <w:pPr>
        <w:jc w:val="both"/>
      </w:pPr>
      <w:r>
        <w:rPr>
          <w:noProof/>
        </w:rPr>
        <w:lastRenderedPageBreak/>
        <w:drawing>
          <wp:inline distT="0" distB="0" distL="0" distR="0" wp14:anchorId="723E52EE" wp14:editId="5D345C0E">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438DD40" w14:textId="348CAC27" w:rsidR="00BE6F19" w:rsidRDefault="00BE6F19">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BE6F19" w14:paraId="51E66D3B" w14:textId="77777777" w:rsidTr="00225EA3">
        <w:tc>
          <w:tcPr>
            <w:tcW w:w="9212" w:type="dxa"/>
            <w:gridSpan w:val="2"/>
            <w:shd w:val="clear" w:color="auto" w:fill="auto"/>
          </w:tcPr>
          <w:p w14:paraId="6DF7AE4B" w14:textId="77777777" w:rsidR="00BE6F19" w:rsidRDefault="00BE6F19" w:rsidP="00225EA3">
            <w:pPr>
              <w:pStyle w:val="Cabealho"/>
              <w:tabs>
                <w:tab w:val="clear" w:pos="8640"/>
                <w:tab w:val="right" w:pos="8931"/>
              </w:tabs>
              <w:ind w:right="141"/>
              <w:jc w:val="center"/>
              <w:rPr>
                <w:rStyle w:val="Nmerodepgina"/>
              </w:rPr>
            </w:pPr>
            <w:bookmarkStart w:id="27" w:name="_Toc420723208"/>
            <w:bookmarkStart w:id="28" w:name="_Toc482682369"/>
            <w:bookmarkStart w:id="29" w:name="_Toc54164903"/>
            <w:bookmarkStart w:id="30" w:name="_Toc54165663"/>
            <w:bookmarkStart w:id="31" w:name="_Toc54169315"/>
            <w:bookmarkStart w:id="32" w:name="_Toc96347419"/>
            <w:bookmarkStart w:id="33" w:name="_Toc96357709"/>
            <w:bookmarkStart w:id="34" w:name="_Toc96491849"/>
            <w:bookmarkStart w:id="35" w:name="_Toc411603089"/>
            <w:r>
              <w:rPr>
                <w:rStyle w:val="Nmerodepgina"/>
              </w:rPr>
              <w:lastRenderedPageBreak/>
              <w:t>CURSO DE CIÊNCIA DA COMPUTAÇÃO – TCC</w:t>
            </w:r>
          </w:p>
        </w:tc>
      </w:tr>
      <w:tr w:rsidR="00BE6F19" w14:paraId="73EA5404" w14:textId="77777777" w:rsidTr="00225EA3">
        <w:tc>
          <w:tcPr>
            <w:tcW w:w="5778" w:type="dxa"/>
            <w:shd w:val="clear" w:color="auto" w:fill="auto"/>
          </w:tcPr>
          <w:p w14:paraId="0FF93F30" w14:textId="77777777" w:rsidR="00BE6F19" w:rsidRPr="003C5262" w:rsidRDefault="00BE6F19"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7F9C43D" w14:textId="77777777" w:rsidR="00BE6F19" w:rsidRDefault="00BE6F19" w:rsidP="00225EA3">
            <w:pPr>
              <w:pStyle w:val="Cabealho"/>
              <w:tabs>
                <w:tab w:val="clear" w:pos="8640"/>
                <w:tab w:val="right" w:pos="8931"/>
              </w:tabs>
              <w:ind w:right="141"/>
              <w:rPr>
                <w:rStyle w:val="Nmerodepgina"/>
              </w:rPr>
            </w:pPr>
            <w:r>
              <w:rPr>
                <w:rStyle w:val="Nmerodepgina"/>
              </w:rPr>
              <w:t>ANO/SEMESTRE: 2021/2</w:t>
            </w:r>
          </w:p>
        </w:tc>
      </w:tr>
    </w:tbl>
    <w:p w14:paraId="7FA600F4" w14:textId="77777777" w:rsidR="00BE6F19" w:rsidRDefault="00BE6F19" w:rsidP="00990938">
      <w:pPr>
        <w:pStyle w:val="TF-AUTOR"/>
        <w:rPr>
          <w:b/>
          <w:caps/>
          <w:color w:val="auto"/>
          <w:sz w:val="24"/>
        </w:rPr>
      </w:pPr>
    </w:p>
    <w:p w14:paraId="1E7F993D" w14:textId="77777777" w:rsidR="00BE6F19" w:rsidRPr="00990938" w:rsidRDefault="00BE6F19" w:rsidP="00990938">
      <w:pPr>
        <w:pStyle w:val="TF-AUTOR"/>
        <w:rPr>
          <w:b/>
          <w:caps/>
          <w:color w:val="auto"/>
          <w:sz w:val="24"/>
        </w:rPr>
      </w:pPr>
      <w:r w:rsidRPr="00990938">
        <w:rPr>
          <w:b/>
          <w:caps/>
          <w:color w:val="auto"/>
          <w:sz w:val="24"/>
        </w:rPr>
        <w:t xml:space="preserve">DESENVOLVIMENTO DE JOGO UTILIZANDO NON-FUNGIBLE </w:t>
      </w:r>
    </w:p>
    <w:p w14:paraId="202671BC" w14:textId="77777777" w:rsidR="00BE6F19" w:rsidRDefault="00BE6F19" w:rsidP="00990938">
      <w:pPr>
        <w:pStyle w:val="TF-AUTOR"/>
        <w:rPr>
          <w:b/>
          <w:caps/>
          <w:color w:val="auto"/>
          <w:sz w:val="24"/>
        </w:rPr>
      </w:pPr>
      <w:r w:rsidRPr="00990938">
        <w:rPr>
          <w:b/>
          <w:caps/>
          <w:color w:val="auto"/>
          <w:sz w:val="24"/>
        </w:rPr>
        <w:t>TOKENS E REDES DE BLOCKCHAIN</w:t>
      </w:r>
    </w:p>
    <w:p w14:paraId="7DE5F217" w14:textId="77777777" w:rsidR="00BE6F19" w:rsidRDefault="00BE6F19" w:rsidP="00990938">
      <w:pPr>
        <w:pStyle w:val="TF-AUTOR"/>
      </w:pPr>
      <w:r>
        <w:t xml:space="preserve">Sara Helena Régis </w:t>
      </w:r>
      <w:proofErr w:type="spellStart"/>
      <w:r>
        <w:t>Theiss</w:t>
      </w:r>
      <w:proofErr w:type="spellEnd"/>
    </w:p>
    <w:p w14:paraId="7985506B" w14:textId="77777777" w:rsidR="00BE6F19" w:rsidRDefault="00BE6F19" w:rsidP="00990938">
      <w:pPr>
        <w:pStyle w:val="TF-AUTOR"/>
      </w:pPr>
      <w:r>
        <w:t>Prof.</w:t>
      </w:r>
      <w:r w:rsidRPr="00990938">
        <w:t xml:space="preserve"> </w:t>
      </w:r>
      <w:r>
        <w:t xml:space="preserve">Luciana Pereira de Araújo </w:t>
      </w:r>
      <w:proofErr w:type="spellStart"/>
      <w:r>
        <w:t>Kohler</w:t>
      </w:r>
      <w:proofErr w:type="spellEnd"/>
      <w:r>
        <w:t xml:space="preserve"> – Orientadora</w:t>
      </w:r>
    </w:p>
    <w:p w14:paraId="0A6B00A6" w14:textId="77777777" w:rsidR="00BE6F19" w:rsidRPr="007D10F2" w:rsidRDefault="00BE6F19" w:rsidP="005F0A2B">
      <w:pPr>
        <w:pStyle w:val="Ttulo1"/>
        <w:numPr>
          <w:ilvl w:val="0"/>
          <w:numId w:val="33"/>
        </w:numPr>
      </w:pPr>
      <w:r w:rsidRPr="007D10F2">
        <w:t>Introdução</w:t>
      </w:r>
      <w:bookmarkEnd w:id="27"/>
      <w:bookmarkEnd w:id="28"/>
      <w:bookmarkEnd w:id="29"/>
      <w:bookmarkEnd w:id="30"/>
      <w:bookmarkEnd w:id="31"/>
      <w:bookmarkEnd w:id="32"/>
      <w:bookmarkEnd w:id="33"/>
      <w:bookmarkEnd w:id="34"/>
      <w:bookmarkEnd w:id="35"/>
    </w:p>
    <w:p w14:paraId="4604A9CF" w14:textId="3F1D1BC7" w:rsidR="00BE6F19" w:rsidRDefault="00BE6F19" w:rsidP="003D398C">
      <w:pPr>
        <w:pStyle w:val="TF-TEXTO"/>
      </w:pPr>
      <w:r>
        <w:t>A crise</w:t>
      </w:r>
      <w:ins w:id="36" w:author="Gilvan Justino" w:date="2021-10-11T19:29:00Z">
        <w:r>
          <w:t xml:space="preserve"> financeira</w:t>
        </w:r>
      </w:ins>
      <w:r>
        <w:t xml:space="preserve"> de 2008, que teve origem ainda em meados de 2007 no cenário norte-americano, começou com apenas problemas de hipotecas de alto risco, mas acabou levando à falência do banco de investimentos Lehman Brothers (FARHI </w:t>
      </w:r>
      <w:r w:rsidRPr="00EA131A">
        <w:rPr>
          <w:i/>
          <w:iCs/>
        </w:rPr>
        <w:t>et al.</w:t>
      </w:r>
      <w:r>
        <w:t>, 2009, p. 135). A globalização neoliberal e a desregulamentação financeira causaram uma instabilidade no valor das moedas, resultando em uma insegurança econômica de proporções mundiais (PIRES, 2017, p. 411).</w:t>
      </w:r>
    </w:p>
    <w:p w14:paraId="3BF34B4F" w14:textId="77777777" w:rsidR="00BE6F19" w:rsidRDefault="00BE6F19" w:rsidP="003D398C">
      <w:pPr>
        <w:pStyle w:val="TF-TEXTO"/>
      </w:pPr>
      <w:r>
        <w:t xml:space="preserve">Em meio à crise, um documento publicado por </w:t>
      </w:r>
      <w:proofErr w:type="spellStart"/>
      <w:r>
        <w:t>Satoshi</w:t>
      </w:r>
      <w:proofErr w:type="spellEnd"/>
      <w:r>
        <w:t xml:space="preserve"> </w:t>
      </w:r>
      <w:proofErr w:type="spellStart"/>
      <w:r>
        <w:t>Nakamoto</w:t>
      </w:r>
      <w:proofErr w:type="spellEnd"/>
      <w:r>
        <w:t xml:space="preserve"> (NAKAMOTO, 2008), um suposto programador japonês, passou a chamar a atenção em um fórum online. Com a publicação, </w:t>
      </w:r>
      <w:proofErr w:type="spellStart"/>
      <w:r>
        <w:t>Nakamoto</w:t>
      </w:r>
      <w:proofErr w:type="spellEnd"/>
      <w:r>
        <w:t xml:space="preserve"> trazia uma proposta inovadora de uma moeda totalmente digital que, diferente de outras, não era dependente de uma autoridade monetária central para intermediar as transações. A moeda ficou conhecida como </w:t>
      </w:r>
      <w:proofErr w:type="spellStart"/>
      <w:r>
        <w:t>Bitcoin</w:t>
      </w:r>
      <w:proofErr w:type="spellEnd"/>
      <w:r>
        <w:t xml:space="preserve"> e foi criada oficialmente em janeiro de 2009 (PREVIDI, 2014, p. 8).</w:t>
      </w:r>
    </w:p>
    <w:p w14:paraId="7F9CD8C2" w14:textId="77777777" w:rsidR="00BE6F19" w:rsidRDefault="00BE6F19" w:rsidP="0080624F">
      <w:pPr>
        <w:pStyle w:val="TF-TEXTO"/>
      </w:pPr>
      <w:r>
        <w:tab/>
        <w:t xml:space="preserve">Criado como um suporte para as transações, o </w:t>
      </w:r>
      <w:proofErr w:type="spellStart"/>
      <w:r w:rsidRPr="002A07E2">
        <w:rPr>
          <w:i/>
          <w:iCs/>
        </w:rPr>
        <w:t>blockchain</w:t>
      </w:r>
      <w:proofErr w:type="spellEnd"/>
      <w:r>
        <w:t xml:space="preserve"> é a tecnologia responsável pela inovação por trás do </w:t>
      </w:r>
      <w:proofErr w:type="spellStart"/>
      <w:r>
        <w:t>Bitcoin</w:t>
      </w:r>
      <w:proofErr w:type="spellEnd"/>
      <w:r>
        <w:t xml:space="preserve">. Ao propor uma solução independente de uma instituição financeira para intermediar os movimentos realizados, foi preciso resolver um problema: como validar se o indivíduo que está realizando o pagamento não fez </w:t>
      </w:r>
      <w:commentRangeStart w:id="37"/>
      <w:r>
        <w:t>gasto duplo da moeda</w:t>
      </w:r>
      <w:commentRangeEnd w:id="37"/>
      <w:r>
        <w:rPr>
          <w:rStyle w:val="Refdecomentrio"/>
        </w:rPr>
        <w:commentReference w:id="37"/>
      </w:r>
      <w:r>
        <w:t xml:space="preserve">? É nesse ponto que o </w:t>
      </w:r>
      <w:proofErr w:type="spellStart"/>
      <w:r w:rsidRPr="005E4ECB">
        <w:rPr>
          <w:i/>
          <w:iCs/>
        </w:rPr>
        <w:t>blockchain</w:t>
      </w:r>
      <w:proofErr w:type="spellEnd"/>
      <w:r>
        <w:t xml:space="preserve"> aparece</w:t>
      </w:r>
      <w:del w:id="38" w:author="Gilvan Justino" w:date="2021-10-11T19:33:00Z">
        <w:r w:rsidDel="005F6929">
          <w:delText>. Com ele, tais transações são possíveis</w:delText>
        </w:r>
      </w:del>
      <w:r>
        <w:t xml:space="preserve">, pois ele consiste em um sistema que utiliza uma gestão compartilhada e descentralizada, por meio de uma rede </w:t>
      </w:r>
      <w:proofErr w:type="spellStart"/>
      <w:r>
        <w:rPr>
          <w:i/>
          <w:iCs/>
        </w:rPr>
        <w:t>peer-to-peer</w:t>
      </w:r>
      <w:proofErr w:type="spellEnd"/>
      <w:r>
        <w:t xml:space="preserve"> (CASTRO, 2021, p. 340). O funcionamento dita que, para validar a ausência de uma transação, é necessário ter conhecimento de todas as realizadas. Logo, todos os participantes, que são chamados de nós da rede, irão armazenar as informações. As transações para o ativo são anunciadas e, por meio de um sistema de voto, eles determinam qual transação foi realizada primeiro (NAKAMOTO, 2008, p.2).</w:t>
      </w:r>
    </w:p>
    <w:p w14:paraId="3F347A1F" w14:textId="77777777" w:rsidR="00BE6F19" w:rsidRDefault="00BE6F19" w:rsidP="0080624F">
      <w:pPr>
        <w:pStyle w:val="TF-TEXTO"/>
      </w:pPr>
      <w:r>
        <w:t xml:space="preserve">Além do </w:t>
      </w:r>
      <w:proofErr w:type="spellStart"/>
      <w:r>
        <w:t>Bitcoin</w:t>
      </w:r>
      <w:proofErr w:type="spellEnd"/>
      <w:r>
        <w:t xml:space="preserve"> e de outras </w:t>
      </w:r>
      <w:proofErr w:type="spellStart"/>
      <w:r>
        <w:t>criptomoedas</w:t>
      </w:r>
      <w:proofErr w:type="spellEnd"/>
      <w:r>
        <w:t xml:space="preserve">, o </w:t>
      </w:r>
      <w:proofErr w:type="spellStart"/>
      <w:r w:rsidRPr="005E4ECB">
        <w:rPr>
          <w:i/>
          <w:iCs/>
        </w:rPr>
        <w:t>blockchain</w:t>
      </w:r>
      <w:proofErr w:type="spellEnd"/>
      <w:r>
        <w:t xml:space="preserve"> vem sendo aplicado a novos mercados e muitos novos </w:t>
      </w:r>
      <w:proofErr w:type="spellStart"/>
      <w:r>
        <w:t>criptoativos</w:t>
      </w:r>
      <w:proofErr w:type="spellEnd"/>
      <w:r>
        <w:t xml:space="preserve"> (CASTRO, 2021, p. 342). Quando os </w:t>
      </w:r>
      <w:proofErr w:type="spellStart"/>
      <w:r>
        <w:t>criptoativos</w:t>
      </w:r>
      <w:proofErr w:type="spellEnd"/>
      <w:r>
        <w:t xml:space="preserve"> pertencem à carteira de um sujeito, estão sob propriedade do mesmo e esse pode transferi-los sem qualquer outra autorização. Assim sendo, eles são considerados </w:t>
      </w:r>
      <w:proofErr w:type="spellStart"/>
      <w:r>
        <w:t>tokens</w:t>
      </w:r>
      <w:proofErr w:type="spellEnd"/>
      <w:r>
        <w:t xml:space="preserve"> não fungíveis (</w:t>
      </w:r>
      <w:r>
        <w:rPr>
          <w:i/>
          <w:iCs/>
        </w:rPr>
        <w:t>non-</w:t>
      </w:r>
      <w:proofErr w:type="spellStart"/>
      <w:r>
        <w:rPr>
          <w:i/>
          <w:iCs/>
        </w:rPr>
        <w:t>fungible</w:t>
      </w:r>
      <w:proofErr w:type="spellEnd"/>
      <w:r>
        <w:rPr>
          <w:i/>
          <w:iCs/>
        </w:rPr>
        <w:t xml:space="preserve"> </w:t>
      </w:r>
      <w:proofErr w:type="spellStart"/>
      <w:r>
        <w:rPr>
          <w:i/>
          <w:iCs/>
        </w:rPr>
        <w:t>token</w:t>
      </w:r>
      <w:proofErr w:type="spellEnd"/>
      <w:r>
        <w:rPr>
          <w:i/>
          <w:iCs/>
        </w:rPr>
        <w:t xml:space="preserve">, </w:t>
      </w:r>
      <w:r>
        <w:t xml:space="preserve">ou NFT). A característica principal dos </w:t>
      </w:r>
      <w:proofErr w:type="spellStart"/>
      <w:r>
        <w:t>NFTs</w:t>
      </w:r>
      <w:proofErr w:type="spellEnd"/>
      <w:r>
        <w:t xml:space="preserve"> é que, em contrapartida às mercadorias digitais que podem ser reproduzidas e copiadas inúmeras vezes, eles são únicos e não podem ser duplicados por conta da metodologia do </w:t>
      </w:r>
      <w:proofErr w:type="spellStart"/>
      <w:r w:rsidRPr="005E4ECB">
        <w:rPr>
          <w:i/>
          <w:iCs/>
        </w:rPr>
        <w:t>blockchain</w:t>
      </w:r>
      <w:proofErr w:type="spellEnd"/>
      <w:r>
        <w:t xml:space="preserve"> (FANTINI, 2020, p. 852).</w:t>
      </w:r>
    </w:p>
    <w:p w14:paraId="5B3DC39D" w14:textId="77777777" w:rsidR="00BE6F19" w:rsidRPr="003E4B27" w:rsidRDefault="00BE6F19" w:rsidP="00AF304E">
      <w:pPr>
        <w:pStyle w:val="TF-TEXTO"/>
      </w:pPr>
      <w:r>
        <w:t xml:space="preserve">À vista do que foi abordado, este trabalho se propõe à criação de </w:t>
      </w:r>
      <w:proofErr w:type="spellStart"/>
      <w:r>
        <w:t>NFTs</w:t>
      </w:r>
      <w:proofErr w:type="spellEnd"/>
      <w:r>
        <w:t xml:space="preserve"> utilizando a tecnologia </w:t>
      </w:r>
      <w:proofErr w:type="spellStart"/>
      <w:r w:rsidRPr="005E4ECB">
        <w:rPr>
          <w:i/>
          <w:iCs/>
        </w:rPr>
        <w:t>blockchain</w:t>
      </w:r>
      <w:proofErr w:type="spellEnd"/>
      <w:r>
        <w:t xml:space="preserve">, aplicados na elaboração de um jogo no estilo </w:t>
      </w:r>
      <w:proofErr w:type="spellStart"/>
      <w:r w:rsidRPr="005B2522">
        <w:rPr>
          <w:i/>
          <w:iCs/>
        </w:rPr>
        <w:t>Battle</w:t>
      </w:r>
      <w:proofErr w:type="spellEnd"/>
      <w:r w:rsidRPr="005B2522">
        <w:rPr>
          <w:i/>
          <w:iCs/>
        </w:rPr>
        <w:t xml:space="preserve"> </w:t>
      </w:r>
      <w:proofErr w:type="spellStart"/>
      <w:r w:rsidRPr="005B2522">
        <w:rPr>
          <w:i/>
          <w:iCs/>
        </w:rPr>
        <w:t>Royale</w:t>
      </w:r>
      <w:proofErr w:type="spellEnd"/>
      <w:r>
        <w:t xml:space="preserve">. Jogos do gênero tem o único objetivo de sobrevivência, no qual os jogadores se enfrentam até que reste apenas um (CHOI; KIM, 2018, p. 9). Sabendo disso, será apresentada uma aplicação do conceito de </w:t>
      </w:r>
      <w:proofErr w:type="spellStart"/>
      <w:r>
        <w:t>tokens</w:t>
      </w:r>
      <w:proofErr w:type="spellEnd"/>
      <w:r>
        <w:t xml:space="preserve"> únicos em um estilo de jogo no qual diferentes itens e armas são primordiais na </w:t>
      </w:r>
      <w:proofErr w:type="spellStart"/>
      <w:r>
        <w:t>jogabilidade</w:t>
      </w:r>
      <w:proofErr w:type="spellEnd"/>
      <w:r>
        <w:t xml:space="preserve">. O jogo consistirá em uma batalha com naves, que serão objetos tangíveis, na qual os jogadores irão batalhar entre si fazendo uso de armas padrões da nave ou armas especiais que serão </w:t>
      </w:r>
      <w:proofErr w:type="spellStart"/>
      <w:r>
        <w:t>NFTs</w:t>
      </w:r>
      <w:proofErr w:type="spellEnd"/>
      <w:r>
        <w:t xml:space="preserve">. As armas especiais podem ser adquiridas de diversas formas: em eventos dentro do jogo, trocas entre jogadores e, o principal, negociações utilizando a moeda do jogo. Esta última, é a </w:t>
      </w:r>
      <w:proofErr w:type="spellStart"/>
      <w:r>
        <w:t>criptomoeda</w:t>
      </w:r>
      <w:proofErr w:type="spellEnd"/>
      <w:r>
        <w:t xml:space="preserve"> utilizada para compra e venda dos </w:t>
      </w:r>
      <w:proofErr w:type="spellStart"/>
      <w:r>
        <w:t>NFTs</w:t>
      </w:r>
      <w:proofErr w:type="spellEnd"/>
      <w:r>
        <w:t>, cada um deles tendo um valor correspondente na moeda, e que é lastrada em dinheiro real com valor de mercado próprio.  Com a</w:t>
      </w:r>
      <w:r w:rsidRPr="003E4B27">
        <w:t xml:space="preserve"> proposta, então, </w:t>
      </w:r>
      <w:r>
        <w:t>busca-se</w:t>
      </w:r>
      <w:r w:rsidRPr="003E4B27">
        <w:t xml:space="preserve"> promover uma nova experiência a um estilo de jogo já existente, por meio da possibilidade de possuir itens</w:t>
      </w:r>
      <w:r>
        <w:t xml:space="preserve"> únicos</w:t>
      </w:r>
      <w:r w:rsidRPr="003E4B27">
        <w:t xml:space="preserve"> </w:t>
      </w:r>
      <w:r>
        <w:t>n</w:t>
      </w:r>
      <w:r w:rsidRPr="003E4B27">
        <w:t>o mundo e de negociá-los conforme desejado.</w:t>
      </w:r>
    </w:p>
    <w:p w14:paraId="6B863B65" w14:textId="77777777" w:rsidR="00BE6F19" w:rsidRPr="007D10F2" w:rsidRDefault="00BE6F19" w:rsidP="00E638A0">
      <w:pPr>
        <w:pStyle w:val="Ttulo2"/>
      </w:pPr>
      <w:bookmarkStart w:id="39" w:name="_Toc419598576"/>
      <w:bookmarkStart w:id="40" w:name="_Toc420721317"/>
      <w:bookmarkStart w:id="41" w:name="_Toc420721467"/>
      <w:bookmarkStart w:id="42" w:name="_Toc420721562"/>
      <w:bookmarkStart w:id="43" w:name="_Toc420721768"/>
      <w:bookmarkStart w:id="44" w:name="_Toc420723209"/>
      <w:bookmarkStart w:id="45" w:name="_Toc482682370"/>
      <w:bookmarkStart w:id="46" w:name="_Toc54164904"/>
      <w:bookmarkStart w:id="47" w:name="_Toc54165664"/>
      <w:bookmarkStart w:id="48" w:name="_Toc54169316"/>
      <w:bookmarkStart w:id="49" w:name="_Toc96347426"/>
      <w:bookmarkStart w:id="50" w:name="_Toc96357710"/>
      <w:bookmarkStart w:id="51" w:name="_Toc96491850"/>
      <w:bookmarkStart w:id="52" w:name="_Toc411603090"/>
      <w:r w:rsidRPr="007D10F2">
        <w:t>OBJETIVOS</w:t>
      </w:r>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7A177F9" w14:textId="77777777" w:rsidR="00BE6F19" w:rsidRDefault="00BE6F19" w:rsidP="002F24C0">
      <w:pPr>
        <w:pStyle w:val="TF-TEXTO"/>
        <w:ind w:firstLine="709"/>
      </w:pPr>
      <w:r w:rsidRPr="002F24C0">
        <w:t xml:space="preserve">O objetivo </w:t>
      </w:r>
      <w:r>
        <w:t xml:space="preserve">principal </w:t>
      </w:r>
      <w:r w:rsidRPr="002F24C0">
        <w:t>é</w:t>
      </w:r>
      <w:r>
        <w:t xml:space="preserve"> disponibilizar um jogo de </w:t>
      </w:r>
      <w:proofErr w:type="spellStart"/>
      <w:r>
        <w:t>Battle</w:t>
      </w:r>
      <w:proofErr w:type="spellEnd"/>
      <w:r>
        <w:t xml:space="preserve"> </w:t>
      </w:r>
      <w:proofErr w:type="spellStart"/>
      <w:r>
        <w:t>Royale</w:t>
      </w:r>
      <w:proofErr w:type="spellEnd"/>
      <w:r>
        <w:t xml:space="preserve"> com moeda própria, munido de itens classificados como </w:t>
      </w:r>
      <w:proofErr w:type="spellStart"/>
      <w:r>
        <w:t>NFTs</w:t>
      </w:r>
      <w:proofErr w:type="spellEnd"/>
      <w:r>
        <w:t xml:space="preserve"> que podem ser comprados e vendidos de acordo com seu valor monetário.</w:t>
      </w:r>
    </w:p>
    <w:p w14:paraId="28843CB0" w14:textId="77777777" w:rsidR="00BE6F19" w:rsidRPr="003E4B27" w:rsidRDefault="00BE6F19" w:rsidP="003E4B27">
      <w:pPr>
        <w:pStyle w:val="TF-TEXTO"/>
      </w:pPr>
      <w:r w:rsidRPr="003E4B27">
        <w:t>Os objetivos específicos são:</w:t>
      </w:r>
    </w:p>
    <w:p w14:paraId="7418EC5F" w14:textId="77777777" w:rsidR="00BE6F19" w:rsidRDefault="00BE6F19" w:rsidP="005F0A2B">
      <w:pPr>
        <w:pStyle w:val="TF-ALNEA"/>
        <w:numPr>
          <w:ilvl w:val="0"/>
          <w:numId w:val="35"/>
        </w:numPr>
      </w:pPr>
      <w:r>
        <w:t>disponibilizar um jogo de batalha com naves onde os usuários lutarão entre si para que apenas um seja o vencedor;</w:t>
      </w:r>
    </w:p>
    <w:p w14:paraId="7B3100CE" w14:textId="77777777" w:rsidR="00BE6F19" w:rsidRDefault="00BE6F19" w:rsidP="003E4B27">
      <w:pPr>
        <w:pStyle w:val="TF-ALNEA"/>
      </w:pPr>
      <w:r>
        <w:t xml:space="preserve">viabilizar uma </w:t>
      </w:r>
      <w:proofErr w:type="spellStart"/>
      <w:r>
        <w:t>criptomoeda</w:t>
      </w:r>
      <w:proofErr w:type="spellEnd"/>
      <w:r>
        <w:t xml:space="preserve"> lastrada em dinheiro real e que possa ter seu valor real no mercado;</w:t>
      </w:r>
    </w:p>
    <w:p w14:paraId="21F8C843" w14:textId="77777777" w:rsidR="00BE6F19" w:rsidRDefault="00BE6F19" w:rsidP="003E4B27">
      <w:pPr>
        <w:pStyle w:val="TF-ALNEA"/>
      </w:pPr>
      <w:r>
        <w:t xml:space="preserve">oferecer </w:t>
      </w:r>
      <w:proofErr w:type="spellStart"/>
      <w:r>
        <w:t>tokens</w:t>
      </w:r>
      <w:proofErr w:type="spellEnd"/>
      <w:r>
        <w:t xml:space="preserve"> não-tangíveis aplicáveis no contexto da </w:t>
      </w:r>
      <w:proofErr w:type="spellStart"/>
      <w:r>
        <w:t>jogabilidade</w:t>
      </w:r>
      <w:proofErr w:type="spellEnd"/>
      <w:r>
        <w:t xml:space="preserve">, como armas, </w:t>
      </w:r>
      <w:proofErr w:type="spellStart"/>
      <w:r>
        <w:t>avatares</w:t>
      </w:r>
      <w:proofErr w:type="spellEnd"/>
      <w:r>
        <w:t xml:space="preserve"> e </w:t>
      </w:r>
      <w:proofErr w:type="spellStart"/>
      <w:r>
        <w:t>skins</w:t>
      </w:r>
      <w:proofErr w:type="spellEnd"/>
      <w:r>
        <w:t xml:space="preserve"> para as naves, e que possam ser obtidos em missões</w:t>
      </w:r>
      <w:ins w:id="53" w:author="Gilvan Justino" w:date="2021-10-11T19:37:00Z">
        <w:r>
          <w:t>.</w:t>
        </w:r>
      </w:ins>
      <w:del w:id="54" w:author="Gilvan Justino" w:date="2021-10-11T19:37:00Z">
        <w:r w:rsidDel="00C65D8F">
          <w:delText>;</w:delText>
        </w:r>
      </w:del>
    </w:p>
    <w:p w14:paraId="60277BB1" w14:textId="77777777" w:rsidR="00BE6F19" w:rsidRDefault="00BE6F19" w:rsidP="005F0A2B">
      <w:pPr>
        <w:pStyle w:val="Ttulo1"/>
      </w:pPr>
      <w:bookmarkStart w:id="55" w:name="_Toc419598587"/>
      <w:r>
        <w:lastRenderedPageBreak/>
        <w:t xml:space="preserve">trabalhos </w:t>
      </w:r>
      <w:r w:rsidRPr="00FC4A9F">
        <w:t>correlatos</w:t>
      </w:r>
    </w:p>
    <w:p w14:paraId="65C12ED5" w14:textId="77777777" w:rsidR="00BE6F19" w:rsidRPr="00B91ABB" w:rsidRDefault="00BE6F19" w:rsidP="00460336">
      <w:pPr>
        <w:pStyle w:val="TF-TEXTO"/>
        <w:rPr>
          <w:i/>
          <w:iCs/>
        </w:rPr>
      </w:pPr>
      <w:r>
        <w:t xml:space="preserve">No mercado são encontrados alguns trabalhos que se assemelham ao estudo proposto com relação à utilização de </w:t>
      </w:r>
      <w:proofErr w:type="spellStart"/>
      <w:r w:rsidRPr="005E4ECB">
        <w:rPr>
          <w:i/>
          <w:iCs/>
        </w:rPr>
        <w:t>blockchain</w:t>
      </w:r>
      <w:proofErr w:type="spellEnd"/>
      <w:r>
        <w:t xml:space="preserve"> para aplicação de </w:t>
      </w:r>
      <w:proofErr w:type="spellStart"/>
      <w:r>
        <w:t>NFTs</w:t>
      </w:r>
      <w:proofErr w:type="spellEnd"/>
      <w:r>
        <w:t xml:space="preserve"> a jogos, classificados </w:t>
      </w:r>
      <w:r w:rsidRPr="00753D64">
        <w:t xml:space="preserve">como jogos </w:t>
      </w:r>
      <w:r w:rsidRPr="00753D64">
        <w:rPr>
          <w:i/>
          <w:iCs/>
        </w:rPr>
        <w:t xml:space="preserve">Play </w:t>
      </w:r>
      <w:proofErr w:type="spellStart"/>
      <w:r w:rsidRPr="00753D64">
        <w:rPr>
          <w:i/>
          <w:iCs/>
        </w:rPr>
        <w:t>to</w:t>
      </w:r>
      <w:proofErr w:type="spellEnd"/>
      <w:r w:rsidRPr="00753D64">
        <w:rPr>
          <w:i/>
          <w:iCs/>
        </w:rPr>
        <w:t xml:space="preserve"> </w:t>
      </w:r>
      <w:proofErr w:type="spellStart"/>
      <w:r w:rsidRPr="00753D64">
        <w:rPr>
          <w:i/>
          <w:iCs/>
        </w:rPr>
        <w:t>Earn</w:t>
      </w:r>
      <w:proofErr w:type="spellEnd"/>
      <w:r w:rsidRPr="00753D64">
        <w:t xml:space="preserve"> (COINMARKETCAP, </w:t>
      </w:r>
      <w:r>
        <w:t>2021</w:t>
      </w:r>
      <w:r w:rsidRPr="00753D64">
        <w:t>).</w:t>
      </w:r>
      <w:r>
        <w:t xml:space="preserve"> O primeiro trata-se de um jogo de negociação de propriedades virtuais (</w:t>
      </w:r>
      <w:commentRangeStart w:id="56"/>
      <w:r>
        <w:t xml:space="preserve">UPLAND </w:t>
      </w:r>
      <w:commentRangeEnd w:id="56"/>
      <w:r>
        <w:rPr>
          <w:rStyle w:val="Refdecomentrio"/>
        </w:rPr>
        <w:commentReference w:id="56"/>
      </w:r>
      <w:r>
        <w:t>INC, 2019), já o segundo é um jogo de realidade virtual em que o usuário pode possuir seu pedaço de terra, adicionar objetos interativos a ela e visitar outras terras (ORDANO, 2017). Por fim, tem-se um jogo no qual é possível criar os próprios jogos em espaços do universo do mesmo (THE SANDBOX, 2020).</w:t>
      </w:r>
    </w:p>
    <w:p w14:paraId="3F2E930C" w14:textId="77777777" w:rsidR="00BE6F19" w:rsidRDefault="00BE6F19" w:rsidP="00E638A0">
      <w:pPr>
        <w:pStyle w:val="Ttulo2"/>
      </w:pPr>
      <w:r>
        <w:t>UPLAND</w:t>
      </w:r>
    </w:p>
    <w:p w14:paraId="78CBFBE3" w14:textId="77777777" w:rsidR="00BE6F19" w:rsidRDefault="00BE6F19" w:rsidP="00A44581">
      <w:pPr>
        <w:pStyle w:val="TF-TEXTO"/>
      </w:pPr>
      <w:r>
        <w:t xml:space="preserve">A proposta apresentada por </w:t>
      </w:r>
      <w:proofErr w:type="spellStart"/>
      <w:r>
        <w:t>Upland</w:t>
      </w:r>
      <w:proofErr w:type="spellEnd"/>
      <w:r>
        <w:t xml:space="preserve"> é permitir ao jogador ter a posse de propriedades virtuais baseadas em endereços geográficos do mundo real. O jogo apresenta um mapa com todos os continentes e as propriedades imobiliárias que já foram disponibilizadas no jogo, sendo a cidade de San Francisco a primeira cidade a ser mapeada. A partir disso, é possível que o jogador compre, realize trocas, obtenha e venda propriedades (UPLANDME INC, 2019).</w:t>
      </w:r>
    </w:p>
    <w:p w14:paraId="448B2D13" w14:textId="77777777" w:rsidR="00BE6F19" w:rsidRDefault="00BE6F19" w:rsidP="00A44581">
      <w:pPr>
        <w:pStyle w:val="TF-TEXTO"/>
      </w:pPr>
      <w:r>
        <w:t xml:space="preserve">Um jogo no estilo </w:t>
      </w:r>
      <w:proofErr w:type="spellStart"/>
      <w:r>
        <w:t>Monopoly</w:t>
      </w:r>
      <w:proofErr w:type="spellEnd"/>
      <w:r>
        <w:t xml:space="preserve">, </w:t>
      </w:r>
      <w:proofErr w:type="spellStart"/>
      <w:r>
        <w:t>Upland</w:t>
      </w:r>
      <w:proofErr w:type="spellEnd"/>
      <w:r>
        <w:t xml:space="preserve"> traz como diferencial a possibilidade de posse das propriedades. Jogos tradicionais, mesmo que digitais, não permitem a monetização com as criações em jogo e as conquistas obtidas estão sob o controle dos seus criadores. Com isso, elas podem deixar de existir ou a companhia responsável pode fechar as portas, resultando na perda de todo o investimento feito até ali. Evitando essa situação, a </w:t>
      </w:r>
      <w:proofErr w:type="spellStart"/>
      <w:r>
        <w:t>Upland</w:t>
      </w:r>
      <w:proofErr w:type="spellEnd"/>
      <w:r>
        <w:t xml:space="preserve"> </w:t>
      </w:r>
      <w:proofErr w:type="spellStart"/>
      <w:r>
        <w:t>Inc</w:t>
      </w:r>
      <w:proofErr w:type="spellEnd"/>
      <w:r>
        <w:t xml:space="preserve"> criou a moeda UPX e mapeou as propriedades como </w:t>
      </w:r>
      <w:proofErr w:type="spellStart"/>
      <w:r>
        <w:t>NFTs</w:t>
      </w:r>
      <w:proofErr w:type="spellEnd"/>
      <w:r>
        <w:t xml:space="preserve">, por meio da tecnologia </w:t>
      </w:r>
      <w:proofErr w:type="spellStart"/>
      <w:r w:rsidRPr="005E4ECB">
        <w:rPr>
          <w:i/>
          <w:iCs/>
        </w:rPr>
        <w:t>blockchain</w:t>
      </w:r>
      <w:proofErr w:type="spellEnd"/>
      <w:r>
        <w:t xml:space="preserve">, que é utilizada para as transações do jogo (UPLANDME INC, 2019). </w:t>
      </w:r>
    </w:p>
    <w:p w14:paraId="2A4D0440" w14:textId="77777777" w:rsidR="00BE6F19" w:rsidRDefault="00BE6F19" w:rsidP="00A44581">
      <w:pPr>
        <w:pStyle w:val="TF-TEXTO"/>
      </w:pPr>
      <w:r>
        <w:t xml:space="preserve">A moeda digital UPX não é classificada como uma </w:t>
      </w:r>
      <w:proofErr w:type="spellStart"/>
      <w:r>
        <w:t>criptomoeda</w:t>
      </w:r>
      <w:proofErr w:type="spellEnd"/>
      <w:r>
        <w:t xml:space="preserve">, pois é uma moeda fictícia e sem valor de mercado real, mas é utilizada para negociações de propriedades e pode, sim, ser resgatada em valor real pela loja </w:t>
      </w:r>
      <w:proofErr w:type="spellStart"/>
      <w:r>
        <w:t>Upland</w:t>
      </w:r>
      <w:proofErr w:type="spellEnd"/>
      <w:r>
        <w:t xml:space="preserve">. De fato, o público esperado é aquele que não está familiarizado com </w:t>
      </w:r>
      <w:proofErr w:type="spellStart"/>
      <w:r>
        <w:t>criptomoedas</w:t>
      </w:r>
      <w:proofErr w:type="spellEnd"/>
      <w:r>
        <w:t xml:space="preserve"> e até mesmo com o </w:t>
      </w:r>
      <w:proofErr w:type="spellStart"/>
      <w:r w:rsidRPr="005E4ECB">
        <w:rPr>
          <w:i/>
          <w:iCs/>
        </w:rPr>
        <w:t>blockchain</w:t>
      </w:r>
      <w:proofErr w:type="spellEnd"/>
      <w:r>
        <w:t>, apesar de não ser o único atraído. O usuário não precisa montar uma carteira nem gerir chaves privadas pois os procedimentos necessários são realizados internamente sem agredir a privacidade aos dados sensíveis dele (UPLANDME INC, 2019).</w:t>
      </w:r>
    </w:p>
    <w:p w14:paraId="67A8D6A0" w14:textId="77777777" w:rsidR="00BE6F19" w:rsidRPr="002A3477" w:rsidRDefault="00BE6F19"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Ao se utilizar a funcionalidade de coleções, pode-se receber recompensas maiores do que com as propriedades separadamente (UPLANDME INC, 2019). </w:t>
      </w:r>
    </w:p>
    <w:p w14:paraId="533EADFD" w14:textId="77777777" w:rsidR="00BE6F19" w:rsidRDefault="00BE6F19" w:rsidP="00A44581">
      <w:pPr>
        <w:pStyle w:val="TF-TEXTO"/>
      </w:pPr>
      <w:r>
        <w:t xml:space="preserve">A Figura 1 ilustra o jogo </w:t>
      </w:r>
      <w:proofErr w:type="spellStart"/>
      <w:r>
        <w:t>Upland</w:t>
      </w:r>
      <w:proofErr w:type="spellEnd"/>
      <w:r>
        <w:t xml:space="preserve">, apresentando no centro da imagem uma conquista do jogo, o título </w:t>
      </w:r>
      <w:proofErr w:type="spellStart"/>
      <w:r>
        <w:t>Newbie</w:t>
      </w:r>
      <w:proofErr w:type="spellEnd"/>
      <w:r>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t>Upland</w:t>
      </w:r>
      <w:proofErr w:type="spellEnd"/>
      <w:r>
        <w:t>.</w:t>
      </w:r>
    </w:p>
    <w:p w14:paraId="26A59209" w14:textId="77777777" w:rsidR="00BE6F19" w:rsidRPr="00C30BA8" w:rsidRDefault="00BE6F19"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38E035EB" w14:textId="77777777" w:rsidR="00BE6F19" w:rsidRDefault="005F0A2B" w:rsidP="002A07E2">
      <w:pPr>
        <w:pStyle w:val="TF-TEXTO"/>
        <w:ind w:firstLine="0"/>
        <w:jc w:val="center"/>
        <w:rPr>
          <w:noProof/>
        </w:rPr>
      </w:pPr>
      <w:r>
        <w:rPr>
          <w:noProof/>
        </w:rPr>
      </w:r>
      <w:r w:rsidR="005F0A2B">
        <w:rPr>
          <w:noProof/>
        </w:rPr>
        <w:pict w14:anchorId="4F3E59A6">
          <v:shape id="_x0000_i1025" type="#_x0000_t75" alt="" style="width:314.05pt;height:175.4pt;visibility:visible;mso-wrap-style:square;mso-width-percent:0;mso-height-percent:0;mso-width-percent:0;mso-height-percent:0">
            <v:imagedata r:id="rId6" o:title=""/>
          </v:shape>
        </w:pict>
      </w:r>
    </w:p>
    <w:p w14:paraId="0C813943" w14:textId="77777777" w:rsidR="00BE6F19" w:rsidRDefault="00BE6F19"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547E7E5B" w14:textId="77777777" w:rsidR="00BE6F19" w:rsidRDefault="00BE6F19" w:rsidP="002A07E2">
      <w:pPr>
        <w:pStyle w:val="TF-TEXTO"/>
      </w:pPr>
      <w:r w:rsidRPr="006B7383">
        <w:t>Como ponto</w:t>
      </w:r>
      <w:r w:rsidRPr="008D25E6">
        <w:t xml:space="preserve">s fortes do trabalho de </w:t>
      </w:r>
      <w:proofErr w:type="spellStart"/>
      <w:r w:rsidRPr="008D25E6">
        <w:t>Uplandme</w:t>
      </w:r>
      <w:proofErr w:type="spellEnd"/>
      <w:r w:rsidRPr="008D25E6">
        <w:t xml:space="preserve"> Inc. (2019), podem ser destacados: a possibilidade de relacionar as propriedades do jogo a propriedades reais; negociações e trocas de propriedades; delineamento de objetivos dentro do jogo com as coleções; e a facilidade para criação de uma conta, sem se preocupar com a necessidade de uma carteira externa ao jogo. Com relação ao último, contudo, pode-se também levar em consideração que a não utilização de uma </w:t>
      </w:r>
      <w:proofErr w:type="spellStart"/>
      <w:r w:rsidRPr="008D25E6">
        <w:t>criptomoeda</w:t>
      </w:r>
      <w:proofErr w:type="spellEnd"/>
      <w:r w:rsidRPr="008D25E6">
        <w:t xml:space="preserve"> pode vir a ser um ponto negativo em comparação a concorrentes no mercado </w:t>
      </w:r>
      <w:r w:rsidRPr="002A07E2">
        <w:t xml:space="preserve">Play </w:t>
      </w:r>
      <w:proofErr w:type="spellStart"/>
      <w:r w:rsidRPr="002A07E2">
        <w:t>to</w:t>
      </w:r>
      <w:proofErr w:type="spellEnd"/>
      <w:r w:rsidRPr="002A07E2">
        <w:t xml:space="preserve"> </w:t>
      </w:r>
      <w:proofErr w:type="spellStart"/>
      <w:r w:rsidRPr="002A07E2">
        <w:t>Earn</w:t>
      </w:r>
      <w:proofErr w:type="spellEnd"/>
      <w:r w:rsidRPr="006B7383">
        <w:t>. O jogo conquistou a 44</w:t>
      </w:r>
      <w:r w:rsidRPr="002A07E2">
        <w:t>a</w:t>
      </w:r>
      <w:r w:rsidRPr="006B7383">
        <w:t xml:space="preserve"> colocação na lista de 50 jogos </w:t>
      </w:r>
      <w:proofErr w:type="spellStart"/>
      <w:r w:rsidRPr="002A07E2">
        <w:rPr>
          <w:i/>
          <w:iCs/>
        </w:rPr>
        <w:t>blockchain</w:t>
      </w:r>
      <w:proofErr w:type="spellEnd"/>
      <w:r w:rsidRPr="006B7383">
        <w:t xml:space="preserve">, segundo </w:t>
      </w:r>
      <w:r w:rsidRPr="006B7383">
        <w:lastRenderedPageBreak/>
        <w:t xml:space="preserve">Jordan (2020) e vem fazendo sucesso entre os usuários que o apontam como viciante e inesquecível (UPLAND BRASIL, 2021). </w:t>
      </w:r>
    </w:p>
    <w:p w14:paraId="13C239AF" w14:textId="77777777" w:rsidR="00BE6F19" w:rsidRDefault="00BE6F19" w:rsidP="00E638A0">
      <w:pPr>
        <w:pStyle w:val="Ttulo2"/>
      </w:pPr>
      <w:r>
        <w:t>DECENTRALAND</w:t>
      </w:r>
    </w:p>
    <w:p w14:paraId="1D2BB323" w14:textId="77777777" w:rsidR="00BE6F19" w:rsidRDefault="00BE6F19" w:rsidP="00A44581">
      <w:pPr>
        <w:pStyle w:val="TF-TEXTO"/>
      </w:pPr>
      <w:proofErr w:type="spellStart"/>
      <w:r>
        <w:t>Decentraland</w:t>
      </w:r>
      <w:proofErr w:type="spellEnd"/>
      <w:r>
        <w:t xml:space="preserve"> é um jogo de realidade virtual no estilo </w:t>
      </w:r>
      <w:proofErr w:type="spellStart"/>
      <w:r>
        <w:t>Metaverso</w:t>
      </w:r>
      <w:proofErr w:type="spellEnd"/>
      <w:r>
        <w:t xml:space="preserve">, que segundo </w:t>
      </w:r>
      <w:proofErr w:type="spellStart"/>
      <w:r>
        <w:t>Coindesk</w:t>
      </w:r>
      <w:proofErr w:type="spellEnd"/>
      <w:r>
        <w:t xml:space="preserve"> (2021) é “[...] </w:t>
      </w:r>
      <w:r w:rsidRPr="007E7EEA">
        <w:t>um espaço virtual compartilhado, criado pela convergência entre a internet, a realidade aumentada e a realidade física virtualmente aprimorada</w:t>
      </w:r>
      <w:r>
        <w:t xml:space="preserve">”. No jogo, os usuários podem ser donos de terra, controlando os objetos que compõe o seu cenário e tendo a possibilidade de adicionar interatividade a ele a fim de criar um jogo próprio. As terras são porções únicas e finitas localizadas por coordenadas em um plano cartesiano (x, y) e que fazem referência ao seu respectivo cenário por meio de um arquivo de conteúdo. São ativos não tangíveis que podem ser transferidos e negociados por meio da </w:t>
      </w:r>
      <w:proofErr w:type="spellStart"/>
      <w:r>
        <w:t>criptomoeda</w:t>
      </w:r>
      <w:proofErr w:type="spellEnd"/>
      <w:r>
        <w:t xml:space="preserve"> MANA, como também os artigos criados pelos usuários (ORDANO </w:t>
      </w:r>
      <w:r>
        <w:rPr>
          <w:i/>
          <w:iCs/>
        </w:rPr>
        <w:t>et al</w:t>
      </w:r>
      <w:r>
        <w:t xml:space="preserve">, 2017). </w:t>
      </w:r>
    </w:p>
    <w:p w14:paraId="308400E9" w14:textId="77777777" w:rsidR="00BE6F19" w:rsidRDefault="00BE6F19"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Dessa forma, com a finalidade de incentivar a criação de conteúdo, também são oferecidas recompensas de MANA aos usuários (ORDANO </w:t>
      </w:r>
      <w:r>
        <w:rPr>
          <w:i/>
          <w:iCs/>
        </w:rPr>
        <w:t>et al</w:t>
      </w:r>
      <w:r>
        <w:t xml:space="preserve">, 2017). </w:t>
      </w:r>
    </w:p>
    <w:p w14:paraId="5323B127" w14:textId="77777777" w:rsidR="00BE6F19" w:rsidRDefault="00BE6F19" w:rsidP="00A44581">
      <w:pPr>
        <w:pStyle w:val="TF-TEXTO"/>
      </w:pPr>
      <w:r>
        <w:t xml:space="preserve">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 e reunindo-se com outros jogadores em pontos com alta circulação. Explorando o universo, o usuário também verá propagandas de marcas reais em </w:t>
      </w:r>
      <w:r w:rsidRPr="0046434F">
        <w:rPr>
          <w:i/>
          <w:iCs/>
        </w:rPr>
        <w:t>outdoors</w:t>
      </w:r>
      <w:r>
        <w:rPr>
          <w:i/>
          <w:iCs/>
        </w:rPr>
        <w:t xml:space="preserve"> </w:t>
      </w:r>
      <w:r>
        <w:t xml:space="preserve">(ORDANO </w:t>
      </w:r>
      <w:r>
        <w:rPr>
          <w:i/>
          <w:iCs/>
        </w:rPr>
        <w:t>et al</w:t>
      </w:r>
      <w:r>
        <w:t>, 2017).</w:t>
      </w:r>
    </w:p>
    <w:p w14:paraId="1B4FFC16" w14:textId="77777777" w:rsidR="00BE6F19" w:rsidRDefault="00BE6F19" w:rsidP="005F0F34">
      <w:pPr>
        <w:pStyle w:val="TF-TEXTO"/>
      </w:pPr>
      <w:r>
        <w:t xml:space="preserve">Para controle dos ativos é utilizado o </w:t>
      </w:r>
      <w:proofErr w:type="spellStart"/>
      <w:r w:rsidRPr="005E4ECB">
        <w:rPr>
          <w:i/>
          <w:iCs/>
        </w:rPr>
        <w:t>blockchain</w:t>
      </w:r>
      <w:proofErr w:type="spellEnd"/>
      <w:r>
        <w:t>, independente de uma instituição central. Entretanto, por conta da descentralização, uma dificuldade é levantada: como filtrar conteúdo adulto</w:t>
      </w:r>
      <w:del w:id="57" w:author="Gilvan Justino" w:date="2021-10-11T19:53:00Z">
        <w:r w:rsidDel="00855F2E">
          <w:delText>s</w:delText>
        </w:r>
      </w:del>
      <w:r>
        <w:t xml:space="preserve"> em meio às criações feitas? Para isso, </w:t>
      </w:r>
      <w:proofErr w:type="spellStart"/>
      <w:r>
        <w:t>Decentraland</w:t>
      </w:r>
      <w:proofErr w:type="spellEnd"/>
      <w:r>
        <w:t xml:space="preserve"> permite que os usuários indiquem o tipo de conteúdo que fornecedores estão oferecendo em seus lotes, a fim de que haja um controle nesse quesito (ORDANO </w:t>
      </w:r>
      <w:r>
        <w:rPr>
          <w:i/>
          <w:iCs/>
        </w:rPr>
        <w:t>et al</w:t>
      </w:r>
      <w:r>
        <w:t>, 2017).</w:t>
      </w:r>
    </w:p>
    <w:p w14:paraId="6686A671" w14:textId="77777777" w:rsidR="00BE6F19" w:rsidRDefault="00BE6F19" w:rsidP="005F0F34">
      <w:pPr>
        <w:pStyle w:val="TF-TEXTO"/>
      </w:pPr>
      <w:r>
        <w:t xml:space="preserve">A seguir, na Figura 2, apresenta-se um cenário criado no jogo </w:t>
      </w:r>
      <w:proofErr w:type="spellStart"/>
      <w:r>
        <w:t>Decentraland</w:t>
      </w:r>
      <w:proofErr w:type="spellEnd"/>
      <w:r>
        <w:t>. É possível perceber que o conceito transmite a ideia de uma terra, na qual foi criado um cenário característico dela. A visão é transmitida em primeira pessoa para tornar a experiência com realidade virtual mais imersiva.</w:t>
      </w:r>
    </w:p>
    <w:p w14:paraId="56AC1DB5" w14:textId="77777777" w:rsidR="00BE6F19" w:rsidRPr="00C30BA8" w:rsidRDefault="00BE6F19" w:rsidP="005F0F34">
      <w:pPr>
        <w:pStyle w:val="TF-LEGENDA"/>
      </w:pPr>
      <w:r w:rsidRPr="00C30BA8">
        <w:t>Figura</w:t>
      </w:r>
      <w:r>
        <w:t xml:space="preserve"> 2 </w:t>
      </w:r>
      <w:r w:rsidRPr="00C30BA8">
        <w:t xml:space="preserve">– Exemplo </w:t>
      </w:r>
      <w:r>
        <w:t xml:space="preserve">do jogo </w:t>
      </w:r>
      <w:proofErr w:type="spellStart"/>
      <w:r>
        <w:t>Decentraland</w:t>
      </w:r>
      <w:proofErr w:type="spellEnd"/>
    </w:p>
    <w:p w14:paraId="23FC8EBC" w14:textId="77777777" w:rsidR="00BE6F19" w:rsidRDefault="005F0A2B" w:rsidP="005F0F34">
      <w:pPr>
        <w:pStyle w:val="TF-TEXTO"/>
        <w:ind w:firstLine="0"/>
        <w:jc w:val="center"/>
        <w:rPr>
          <w:noProof/>
        </w:rPr>
      </w:pPr>
      <w:r>
        <w:rPr>
          <w:noProof/>
        </w:rPr>
      </w:r>
      <w:r w:rsidR="005F0A2B">
        <w:rPr>
          <w:noProof/>
        </w:rPr>
        <w:pict w14:anchorId="386D8BB8">
          <v:shape id="_x0000_i1026" type="#_x0000_t75" alt="" style="width:329.35pt;height:229.8pt;visibility:visible;mso-wrap-style:square;mso-width-percent:0;mso-height-percent:0;mso-width-percent:0;mso-height-percent:0">
            <v:imagedata r:id="rId7" o:title=""/>
          </v:shape>
        </w:pict>
      </w:r>
    </w:p>
    <w:p w14:paraId="2AFC7DF1" w14:textId="77777777" w:rsidR="00BE6F19" w:rsidRDefault="00BE6F19"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33785082" w14:textId="77777777" w:rsidR="00BE6F19" w:rsidRPr="00533475" w:rsidRDefault="00BE6F19">
      <w:pPr>
        <w:pStyle w:val="TF-TEXTO"/>
      </w:pPr>
      <w:r>
        <w:t xml:space="preserve">No trabalho proposto por </w:t>
      </w:r>
      <w:proofErr w:type="spellStart"/>
      <w:r>
        <w:t>Ordano</w:t>
      </w:r>
      <w:proofErr w:type="spellEnd"/>
      <w:r>
        <w:t xml:space="preserve"> </w:t>
      </w:r>
      <w:r>
        <w:rPr>
          <w:i/>
          <w:iCs/>
        </w:rPr>
        <w:t xml:space="preserve">et al. </w:t>
      </w:r>
      <w:r>
        <w:t xml:space="preserve">(2017) pode-se mencionar pontos fortes.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Além do mais, o incentivo à criação de conteúdo por meio de recompensas com MANA, promove a movimentação da plataforma. Com esses aspectos, o jogo </w:t>
      </w:r>
      <w:proofErr w:type="spellStart"/>
      <w:r>
        <w:t>Decentraland</w:t>
      </w:r>
      <w:proofErr w:type="spellEnd"/>
      <w:r>
        <w:t xml:space="preserve"> garantiu a posição 18</w:t>
      </w:r>
      <w:r>
        <w:rPr>
          <w:vertAlign w:val="superscript"/>
        </w:rPr>
        <w:t>a</w:t>
      </w:r>
      <w:r>
        <w:t xml:space="preserve"> na lista de 50 jogos de </w:t>
      </w:r>
      <w:proofErr w:type="spellStart"/>
      <w:r>
        <w:t>blockchain</w:t>
      </w:r>
      <w:proofErr w:type="spellEnd"/>
      <w:r>
        <w:t xml:space="preserve">, criada por Jordan (2020), e aparece em 2° lugar na lista de </w:t>
      </w:r>
      <w:proofErr w:type="spellStart"/>
      <w:r>
        <w:t>criptomoedas</w:t>
      </w:r>
      <w:proofErr w:type="spellEnd"/>
      <w:r>
        <w:t xml:space="preserve"> da categoria </w:t>
      </w:r>
      <w:r w:rsidRPr="008D25E6">
        <w:rPr>
          <w:i/>
          <w:iCs/>
          <w:color w:val="000000"/>
        </w:rPr>
        <w:t>play-</w:t>
      </w:r>
      <w:proofErr w:type="spellStart"/>
      <w:r w:rsidRPr="008D25E6">
        <w:rPr>
          <w:i/>
          <w:iCs/>
          <w:color w:val="000000"/>
        </w:rPr>
        <w:t>to</w:t>
      </w:r>
      <w:proofErr w:type="spellEnd"/>
      <w:r w:rsidRPr="008D25E6">
        <w:rPr>
          <w:i/>
          <w:iCs/>
          <w:color w:val="000000"/>
        </w:rPr>
        <w:t>-</w:t>
      </w:r>
      <w:proofErr w:type="spellStart"/>
      <w:r w:rsidRPr="008D25E6">
        <w:rPr>
          <w:i/>
          <w:iCs/>
          <w:color w:val="000000"/>
        </w:rPr>
        <w:t>earn</w:t>
      </w:r>
      <w:proofErr w:type="spellEnd"/>
      <w:r>
        <w:t>, de acordo com seu valor total de mercado das moedas em circulação (COINMRKETCAP, 2021).</w:t>
      </w:r>
    </w:p>
    <w:p w14:paraId="29B5496B" w14:textId="77777777" w:rsidR="00BE6F19" w:rsidRDefault="00BE6F19" w:rsidP="00E638A0">
      <w:pPr>
        <w:pStyle w:val="Ttulo2"/>
      </w:pPr>
      <w:r>
        <w:lastRenderedPageBreak/>
        <w:t>THE SANDBOX</w:t>
      </w:r>
    </w:p>
    <w:p w14:paraId="2ACE5E92" w14:textId="77777777" w:rsidR="00BE6F19" w:rsidRDefault="00BE6F19" w:rsidP="007343FB">
      <w:pPr>
        <w:pStyle w:val="TF-TEXTO"/>
      </w:pPr>
      <w:r>
        <w:t xml:space="preserve">The </w:t>
      </w:r>
      <w:proofErr w:type="spellStart"/>
      <w:r>
        <w:t>Sandbox</w:t>
      </w:r>
      <w:proofErr w:type="spellEnd"/>
      <w:r>
        <w:t xml:space="preserve"> é um jogo de construção, no estilo </w:t>
      </w:r>
      <w:proofErr w:type="spellStart"/>
      <w:r>
        <w:t>Metaverso</w:t>
      </w:r>
      <w:proofErr w:type="spellEnd"/>
      <w:r>
        <w:t xml:space="preserve"> (COINDESK, 2021) em que os jogadores constroem seus próprios jogos. Nele é possível criar seus próprios ativos por meio do </w:t>
      </w:r>
      <w:proofErr w:type="spellStart"/>
      <w:r>
        <w:t>VoxEdit</w:t>
      </w:r>
      <w:proofErr w:type="spellEnd"/>
      <w:r>
        <w:t xml:space="preserve"> que permite a criação e animação de arte 3D, exportá-los para o Marketplace, a loja do jogo em que os ativos podem ser negociados, e utilizá-los no Game </w:t>
      </w:r>
      <w:proofErr w:type="spellStart"/>
      <w:r>
        <w:t>Maker</w:t>
      </w:r>
      <w:proofErr w:type="spellEnd"/>
      <w:r>
        <w:t xml:space="preserve">, o módulo mais importante que é utilizado para criar os próprios jogos. O objetivo do The </w:t>
      </w:r>
      <w:proofErr w:type="spellStart"/>
      <w:r>
        <w:t>Sandbox</w:t>
      </w:r>
      <w:proofErr w:type="spellEnd"/>
      <w:r>
        <w:t xml:space="preserve"> é popularizar o uso de </w:t>
      </w:r>
      <w:proofErr w:type="spellStart"/>
      <w:r w:rsidRPr="005E4ECB">
        <w:rPr>
          <w:i/>
          <w:iCs/>
        </w:rPr>
        <w:t>blockchain</w:t>
      </w:r>
      <w:proofErr w:type="spellEnd"/>
      <w:r>
        <w:t xml:space="preserve"> em jogos e atrair tanto um público de jogadores familiarizados com </w:t>
      </w:r>
      <w:proofErr w:type="spellStart"/>
      <w:r>
        <w:t>criptoativos</w:t>
      </w:r>
      <w:proofErr w:type="spellEnd"/>
      <w:r>
        <w:t xml:space="preserve">, como também aqueles que não conhecem a tecnologia (THE SANDBOX, 2020). </w:t>
      </w:r>
    </w:p>
    <w:p w14:paraId="4A0ED291" w14:textId="77777777" w:rsidR="00BE6F19" w:rsidRDefault="00BE6F19" w:rsidP="007343FB">
      <w:pPr>
        <w:pStyle w:val="TF-TEXTO"/>
      </w:pPr>
      <w:r>
        <w:t xml:space="preserve">No jogo, o usuário pode criar mundos virtuais e ter todo o controle sobre eles, pois será o dono de suas criações, que serão </w:t>
      </w:r>
      <w:proofErr w:type="spellStart"/>
      <w:r>
        <w:t>NFTs</w:t>
      </w:r>
      <w:proofErr w:type="spellEnd"/>
      <w:r>
        <w:t xml:space="preserve">, e receberá recompensas pela sua participação por meio do </w:t>
      </w:r>
      <w:r w:rsidRPr="00472200">
        <w:rPr>
          <w:i/>
          <w:iCs/>
        </w:rPr>
        <w:t>Foundation</w:t>
      </w:r>
      <w:r>
        <w:t xml:space="preserve">, que incentiva a criação de conteúdo de qualidade na plataforma. Além de criar, os usuários também podem negociar seus </w:t>
      </w:r>
      <w:proofErr w:type="spellStart"/>
      <w:r>
        <w:t>NFTs</w:t>
      </w:r>
      <w:proofErr w:type="spellEnd"/>
      <w:r>
        <w:t xml:space="preserve"> por meio da </w:t>
      </w:r>
      <w:proofErr w:type="spellStart"/>
      <w:r>
        <w:t>criptomoeda</w:t>
      </w:r>
      <w:proofErr w:type="spellEnd"/>
      <w:r>
        <w:t xml:space="preserve"> SAND e podem jogar outros jogos criados (THE SANDBOX, 2020).</w:t>
      </w:r>
    </w:p>
    <w:p w14:paraId="35B0E21D" w14:textId="77777777" w:rsidR="00BE6F19" w:rsidRDefault="00BE6F19" w:rsidP="004970A3">
      <w:pPr>
        <w:pStyle w:val="TF-TEXTO"/>
      </w:pPr>
      <w:r>
        <w:t xml:space="preserve">Para iniciar a jornada no The </w:t>
      </w:r>
      <w:proofErr w:type="spellStart"/>
      <w:r>
        <w:t>SandBox</w:t>
      </w:r>
      <w:proofErr w:type="spellEnd"/>
      <w:r>
        <w:t xml:space="preserve">, os jogadores gastam SAND para jogar jogos, comprar equipamento e customizar seus </w:t>
      </w:r>
      <w:proofErr w:type="spellStart"/>
      <w:r>
        <w:t>avatares</w:t>
      </w:r>
      <w:proofErr w:type="spellEnd"/>
      <w:r>
        <w:t>, além de adquirir ativos e lotes de terra, em que um jogo pode ser criado. Durante os jogos, também é possível coletar moedas. Ademais, com SAND é possível participar de decisões de governo no jogo, votando acerca de elementos chaves como o Foundation e votando a seu favor ou a favor de outros jogadores (THE SANDBOX, 2020).</w:t>
      </w:r>
    </w:p>
    <w:p w14:paraId="5DDF396A" w14:textId="77777777" w:rsidR="00BE6F19" w:rsidRDefault="00BE6F19"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57AA9144" w14:textId="77777777" w:rsidR="00BE6F19" w:rsidRPr="00C30BA8" w:rsidRDefault="00BE6F19"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4593BDE9" w14:textId="77777777" w:rsidR="00BE6F19" w:rsidRDefault="005F0A2B" w:rsidP="002A07E2">
      <w:pPr>
        <w:pStyle w:val="TF-TEXTO"/>
        <w:ind w:firstLine="0"/>
        <w:jc w:val="center"/>
      </w:pPr>
      <w:r>
        <w:rPr>
          <w:noProof/>
        </w:rPr>
      </w:r>
      <w:r w:rsidR="005F0A2B">
        <w:rPr>
          <w:noProof/>
        </w:rPr>
        <w:pict w14:anchorId="57AE1637">
          <v:shape id="_x0000_i1027" type="#_x0000_t75" alt="" style="width:455pt;height:229pt;visibility:visible;mso-wrap-style:square;mso-width-percent:0;mso-height-percent:0;mso-width-percent:0;mso-height-percent:0">
            <v:imagedata r:id="rId8" o:title=""/>
          </v:shape>
        </w:pict>
      </w:r>
      <w:r w:rsidR="00BE6F19" w:rsidRPr="00C30BA8">
        <w:t xml:space="preserve">Fonte: </w:t>
      </w:r>
      <w:r w:rsidR="00BE6F19">
        <w:t xml:space="preserve">The </w:t>
      </w:r>
      <w:proofErr w:type="spellStart"/>
      <w:r w:rsidR="00BE6F19">
        <w:t>Sandbox</w:t>
      </w:r>
      <w:proofErr w:type="spellEnd"/>
      <w:r w:rsidR="00BE6F19" w:rsidRPr="00C30BA8">
        <w:t xml:space="preserve"> (</w:t>
      </w:r>
      <w:r w:rsidR="00BE6F19">
        <w:t>2020</w:t>
      </w:r>
      <w:r w:rsidR="00BE6F19" w:rsidRPr="00C30BA8">
        <w:t>)</w:t>
      </w:r>
      <w:r w:rsidR="00BE6F19">
        <w:t>.</w:t>
      </w:r>
    </w:p>
    <w:p w14:paraId="4FE9762D" w14:textId="77777777" w:rsidR="00BE6F19" w:rsidRPr="00586A79" w:rsidRDefault="00BE6F19" w:rsidP="002A07E2">
      <w:pPr>
        <w:pStyle w:val="TF-TEXTO"/>
      </w:pPr>
      <w:r>
        <w:t>Com essa proposta</w:t>
      </w:r>
      <w:ins w:id="58" w:author="Gilvan Justino" w:date="2021-10-11T20:00:00Z">
        <w:r>
          <w:t>,</w:t>
        </w:r>
      </w:ins>
      <w:r>
        <w:t xml:space="preserve"> The </w:t>
      </w:r>
      <w:proofErr w:type="spellStart"/>
      <w:r>
        <w:t>Sandbox</w:t>
      </w:r>
      <w:proofErr w:type="spellEnd"/>
      <w:r>
        <w:t xml:space="preserve"> foi eleito o jogo de </w:t>
      </w:r>
      <w:proofErr w:type="spellStart"/>
      <w:r w:rsidRPr="005E4ECB">
        <w:rPr>
          <w:i/>
          <w:iCs/>
        </w:rPr>
        <w:t>blockchain</w:t>
      </w:r>
      <w:proofErr w:type="spellEnd"/>
      <w:r>
        <w:t xml:space="preserve"> mais esperado de 2019/2020 (JORDAN, 2019) e se classificou como 13° melhor jogo de </w:t>
      </w:r>
      <w:proofErr w:type="spellStart"/>
      <w:r w:rsidRPr="005E4ECB">
        <w:rPr>
          <w:i/>
          <w:iCs/>
        </w:rPr>
        <w:t>blockchain</w:t>
      </w:r>
      <w:proofErr w:type="spellEnd"/>
      <w:r>
        <w:t xml:space="preserve"> de 2020 (JORDAN, 2020). Além disso, aparece como terceira </w:t>
      </w:r>
      <w:proofErr w:type="spellStart"/>
      <w:r>
        <w:t>criptomoeda</w:t>
      </w:r>
      <w:proofErr w:type="spellEnd"/>
      <w:r>
        <w:t xml:space="preserve"> com maior valor total de mercado das moedas em circulação na categoria </w:t>
      </w:r>
      <w:r>
        <w:rPr>
          <w:i/>
          <w:iCs/>
        </w:rPr>
        <w:t>play-</w:t>
      </w:r>
      <w:proofErr w:type="spellStart"/>
      <w:r>
        <w:rPr>
          <w:i/>
          <w:iCs/>
        </w:rPr>
        <w:t>to</w:t>
      </w:r>
      <w:proofErr w:type="spellEnd"/>
      <w:r>
        <w:rPr>
          <w:i/>
          <w:iCs/>
        </w:rPr>
        <w:t>-</w:t>
      </w:r>
      <w:proofErr w:type="spellStart"/>
      <w:r w:rsidRPr="002A07E2">
        <w:t>earn</w:t>
      </w:r>
      <w:proofErr w:type="spellEnd"/>
      <w:r>
        <w:t xml:space="preserve"> (COINMARKETCAP, 2021). </w:t>
      </w:r>
      <w:r w:rsidRPr="000F0E13">
        <w:t>Podem</w:t>
      </w:r>
      <w:r>
        <w:t xml:space="preserve"> ser citados como pontos fortes do jogo, além daqueles que concernem a utilização de </w:t>
      </w:r>
      <w:proofErr w:type="spellStart"/>
      <w:r>
        <w:t>NFTs</w:t>
      </w:r>
      <w:proofErr w:type="spellEnd"/>
      <w:r>
        <w:t xml:space="preserve"> e </w:t>
      </w:r>
      <w:proofErr w:type="spellStart"/>
      <w:r w:rsidRPr="005E4ECB">
        <w:rPr>
          <w:i/>
          <w:iCs/>
        </w:rPr>
        <w:t>blockchain</w:t>
      </w:r>
      <w:proofErr w:type="spellEnd"/>
      <w:r>
        <w:t xml:space="preserve">, os módulos que fazem parte do pacote The </w:t>
      </w:r>
      <w:proofErr w:type="spellStart"/>
      <w:r>
        <w:t>Sandbox</w:t>
      </w:r>
      <w:proofErr w:type="spellEnd"/>
      <w:r>
        <w:t xml:space="preserve">: o </w:t>
      </w:r>
      <w:proofErr w:type="spellStart"/>
      <w:r>
        <w:t>VoxEdit</w:t>
      </w:r>
      <w:proofErr w:type="spellEnd"/>
      <w:r>
        <w:t xml:space="preserve"> e o Market. Eles tornam a experiência no universo mais completa, com a possibilidade de criação de </w:t>
      </w:r>
      <w:proofErr w:type="spellStart"/>
      <w:r>
        <w:t>NFTs</w:t>
      </w:r>
      <w:proofErr w:type="spellEnd"/>
      <w:r>
        <w:t xml:space="preserve"> e não somente dos próprios jogos. Além disso, com a loja, todos podem compartilhar suas criações e negociar. Também vale destacar a interação entre os jogadores, sendo que é possível compartilhar seus jogos para que outros possam jogar também (THE SANDBOX, 2020).</w:t>
      </w:r>
    </w:p>
    <w:p w14:paraId="4A6770B7" w14:textId="77777777" w:rsidR="00BE6F19" w:rsidRDefault="00BE6F19" w:rsidP="005F0A2B">
      <w:pPr>
        <w:pStyle w:val="Ttulo1"/>
      </w:pPr>
      <w:bookmarkStart w:id="59" w:name="_Toc54164921"/>
      <w:bookmarkStart w:id="60" w:name="_Toc54165675"/>
      <w:bookmarkStart w:id="61" w:name="_Toc54169333"/>
      <w:bookmarkStart w:id="62" w:name="_Toc96347439"/>
      <w:bookmarkStart w:id="63" w:name="_Toc96357723"/>
      <w:bookmarkStart w:id="64" w:name="_Toc96491866"/>
      <w:bookmarkStart w:id="65" w:name="_Toc411603107"/>
      <w:bookmarkEnd w:id="55"/>
      <w:r>
        <w:t>proposta DO JOGO</w:t>
      </w:r>
    </w:p>
    <w:p w14:paraId="7D5C0A8C" w14:textId="77777777" w:rsidR="00BE6F19" w:rsidRDefault="00BE6F19"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4F0D968B" w14:textId="77777777" w:rsidR="00BE6F19" w:rsidRDefault="00BE6F19" w:rsidP="00E638A0">
      <w:pPr>
        <w:pStyle w:val="Ttulo2"/>
      </w:pPr>
      <w:bookmarkStart w:id="66" w:name="_Toc54164915"/>
      <w:bookmarkStart w:id="67" w:name="_Toc54165669"/>
      <w:bookmarkStart w:id="68" w:name="_Toc54169327"/>
      <w:bookmarkStart w:id="69" w:name="_Toc96347433"/>
      <w:bookmarkStart w:id="70" w:name="_Toc96357717"/>
      <w:bookmarkStart w:id="71" w:name="_Toc96491860"/>
      <w:bookmarkStart w:id="72" w:name="_Toc351015594"/>
      <w:r>
        <w:t>JUSTIFICATIVA</w:t>
      </w:r>
    </w:p>
    <w:p w14:paraId="57552BBC" w14:textId="77777777" w:rsidR="00BE6F19" w:rsidRDefault="00BE6F19" w:rsidP="008F177E">
      <w:pPr>
        <w:pStyle w:val="TF-TEXTO"/>
      </w:pPr>
      <w:r>
        <w:t>Tendo em vista os três trabalhos correlatos a este, apresentados na seção anterior, foi criado o quadro a seguir relacionando algumas características deles. Dessa forma, podem ser observados pontos de semelhança e divergência encontrados.</w:t>
      </w:r>
    </w:p>
    <w:p w14:paraId="797BB1F2" w14:textId="77777777" w:rsidR="00BE6F19" w:rsidRDefault="00BE6F19" w:rsidP="006B0760">
      <w:pPr>
        <w:pStyle w:val="TF-LEGENDA"/>
      </w:pPr>
      <w:bookmarkStart w:id="73" w:name="_Ref52025161"/>
      <w:r>
        <w:lastRenderedPageBreak/>
        <w:t xml:space="preserve">Quadro </w:t>
      </w:r>
      <w:fldSimple w:instr=" SEQ Quadro \* ARABIC ">
        <w:r>
          <w:rPr>
            <w:noProof/>
          </w:rPr>
          <w:t>1</w:t>
        </w:r>
      </w:fldSimple>
      <w:bookmarkEnd w:id="73"/>
      <w:r>
        <w:t xml:space="preserve"> -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2"/>
        <w:gridCol w:w="1573"/>
        <w:gridCol w:w="2263"/>
        <w:gridCol w:w="2278"/>
      </w:tblGrid>
      <w:tr w:rsidR="00BE6F19" w14:paraId="227E8B9D" w14:textId="77777777" w:rsidTr="00897D21">
        <w:trPr>
          <w:trHeight w:val="590"/>
        </w:trPr>
        <w:tc>
          <w:tcPr>
            <w:tcW w:w="2996" w:type="dxa"/>
            <w:tcBorders>
              <w:tl2br w:val="single" w:sz="4" w:space="0" w:color="auto"/>
            </w:tcBorders>
            <w:shd w:val="clear" w:color="auto" w:fill="A6A6A6"/>
          </w:tcPr>
          <w:p w14:paraId="19668B46" w14:textId="77777777" w:rsidR="00BE6F19" w:rsidRPr="007D4566" w:rsidRDefault="005F0A2B" w:rsidP="00380742">
            <w:pPr>
              <w:pStyle w:val="TF-TEXTOQUADRO"/>
            </w:pPr>
            <w:r>
              <w:rPr>
                <w:noProof/>
              </w:rPr>
            </w:r>
            <w:r w:rsidR="005F0A2B">
              <w:rPr>
                <w:noProof/>
              </w:rPr>
              <w:pict w14:anchorId="39A920B2">
                <v:shape id="_x0000_s1030" type="#_x0000_t202" style="position:absolute;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ZEDLwIAAEIEAAAOAAAAZHJzL2Uyb0RvYy54bWysU9tuEzEQfUfiHyy/k02XhCSrbKqStgip&#13;&#10;QKWGD3Bsb9bC9hjbyW74+o69aRrgDbEPK4/n4nPOzCyve6PJQfqgwNb0ajSmRFoOQtldTb9v7t/N&#13;&#10;KQmRWcE0WFnTowz0evX2zbJzlSyhBS2kJ1jEhqpzNW1jdFVRBN5Kw8IInLTobMAbFtH0u0J41mF1&#13;&#10;o4tyPP5QdOCF88BlCHh7OzjpKtdvGsnjt6YJMhJdU8QW89/n/zb9i9WSVTvPXKv4CQb7BxSGKYuP&#13;&#10;nkvdssjI3qu/ShnFPQRo4oiDKaBpFJeZA7K5Gv/B5qllTmYuKE5wZ5nC/yvLvx4ePVECe1dSYpnB&#13;&#10;Hq2Z6hkRkmxkH4GUSaTOhQpjnxxGx/4j9JiQCQf3APxHIBbWLbM7eRMcip68eHUnVHwEZSMizhen&#13;&#10;GO+hayUTv19nupujQwg5OD2fKiQTIRQXGAZAIaHZdl9AYArbR8iI+sab1AoUlyBM7Prx3GmsSHjC&#13;&#10;/r6czeZTSjj6ysV8Ms2jULDqJdv5ED9JMCQdauqRVK7ODg8hJjSseglJj1m4V1rnadKWdDVdTMtp&#13;&#10;TrjwGBVx2LUyNZ2P0zeMX1LizoqcHJnSwxkf0PbEOhEdKMd+22NgkmIL4oj8PSA8JIlLiIcW/C9K&#13;&#10;Ohzomoafe+YlJfqzRaEXV5NJ2oBsTKazEg1/6dleepjlWKqmkZLhuI55awauN6h1o7IMr0hOWHFQ&#13;&#10;szqnpUqbcGnnqNfVXz0D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NelkQMvAgAAQgQAAA4AAAAAAAAAAAAAAAAALgIA&#13;&#10;AGRycy9lMm9Eb2MueG1sUEsBAi0AFAAGAAgAAAAhAHfThtrfAAAADQEAAA8AAAAAAAAAAAAAAAAA&#13;&#10;iQQAAGRycy9kb3ducmV2LnhtbFBLBQYAAAAABAAEAPMAAACVBQAAAAA=&#13;&#10;" filled="f" stroked="f">
                  <o:lock v:ext="edit" aspectratio="t" verticies="t" text="t" shapetype="t"/>
                  <v:textbox>
                    <w:txbxContent>
                      <w:p w14:paraId="0DEAB4AA" w14:textId="77777777" w:rsidR="00BE6F19" w:rsidRDefault="00BE6F19" w:rsidP="0054044B">
                        <w:pPr>
                          <w:pStyle w:val="TF-TEXTOQUADRO"/>
                          <w:jc w:val="center"/>
                        </w:pPr>
                        <w:r>
                          <w:t>Trabalhos Correlatos</w:t>
                        </w:r>
                      </w:p>
                    </w:txbxContent>
                  </v:textbox>
                  <w10:wrap type="square"/>
                </v:shape>
              </w:pict>
            </w:r>
            <w:r>
              <w:rPr>
                <w:noProof/>
              </w:rPr>
            </w:r>
            <w:r w:rsidR="005F0A2B">
              <w:rPr>
                <w:noProof/>
              </w:rPr>
              <w:pict w14:anchorId="5620B32F">
                <v:shape id="_x0000_s1031"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0ED7211" w14:textId="77777777" w:rsidR="00BE6F19" w:rsidRDefault="00BE6F19" w:rsidP="006B0760">
                        <w:pPr>
                          <w:pStyle w:val="TF-TEXTO"/>
                          <w:ind w:firstLine="0"/>
                        </w:pPr>
                        <w:r>
                          <w:t>Características</w:t>
                        </w:r>
                      </w:p>
                    </w:txbxContent>
                  </v:textbox>
                  <w10:wrap type="square"/>
                </v:shape>
              </w:pict>
            </w:r>
          </w:p>
        </w:tc>
        <w:tc>
          <w:tcPr>
            <w:tcW w:w="1585" w:type="dxa"/>
            <w:shd w:val="clear" w:color="auto" w:fill="A6A6A6"/>
            <w:vAlign w:val="center"/>
          </w:tcPr>
          <w:p w14:paraId="0DF9C7BC" w14:textId="77777777" w:rsidR="00BE6F19" w:rsidRDefault="00BE6F19" w:rsidP="002A07E2">
            <w:pPr>
              <w:pStyle w:val="TF-TEXTOQUADRO"/>
            </w:pPr>
            <w:proofErr w:type="spellStart"/>
            <w:r>
              <w:t>Upland</w:t>
            </w:r>
            <w:proofErr w:type="spellEnd"/>
            <w:r>
              <w:t xml:space="preserve"> (UPLANDME INC, 2019)</w:t>
            </w:r>
          </w:p>
        </w:tc>
        <w:tc>
          <w:tcPr>
            <w:tcW w:w="2305" w:type="dxa"/>
            <w:shd w:val="clear" w:color="auto" w:fill="A6A6A6"/>
            <w:vAlign w:val="center"/>
          </w:tcPr>
          <w:p w14:paraId="42703FD4" w14:textId="77777777" w:rsidR="00BE6F19" w:rsidRPr="00460336" w:rsidRDefault="00BE6F19" w:rsidP="002A07E2">
            <w:pPr>
              <w:pStyle w:val="TF-TEXTOQUADRO"/>
            </w:pPr>
            <w:proofErr w:type="spellStart"/>
            <w:r>
              <w:t>Decentraland</w:t>
            </w:r>
            <w:proofErr w:type="spellEnd"/>
            <w:r>
              <w:t xml:space="preserve"> (ORDANO </w:t>
            </w:r>
            <w:r>
              <w:rPr>
                <w:i/>
                <w:iCs/>
              </w:rPr>
              <w:t>et al.</w:t>
            </w:r>
            <w:r>
              <w:t>, 2017)</w:t>
            </w:r>
          </w:p>
        </w:tc>
        <w:tc>
          <w:tcPr>
            <w:tcW w:w="2328" w:type="dxa"/>
            <w:shd w:val="clear" w:color="auto" w:fill="A6A6A6"/>
            <w:vAlign w:val="center"/>
          </w:tcPr>
          <w:p w14:paraId="674D7B42" w14:textId="77777777" w:rsidR="00BE6F19" w:rsidRPr="007D4566" w:rsidRDefault="00BE6F19" w:rsidP="002A07E2">
            <w:pPr>
              <w:pStyle w:val="TF-TEXTOQUADRO"/>
            </w:pPr>
            <w:r>
              <w:t xml:space="preserve">The </w:t>
            </w:r>
            <w:proofErr w:type="spellStart"/>
            <w:r>
              <w:t>Sandbox</w:t>
            </w:r>
            <w:proofErr w:type="spellEnd"/>
            <w:r>
              <w:t xml:space="preserve"> (THE SANDBOX, 2020)</w:t>
            </w:r>
          </w:p>
        </w:tc>
      </w:tr>
      <w:tr w:rsidR="00BE6F19" w14:paraId="678B990A" w14:textId="77777777" w:rsidTr="00897D21">
        <w:trPr>
          <w:trHeight w:val="234"/>
        </w:trPr>
        <w:tc>
          <w:tcPr>
            <w:tcW w:w="2996" w:type="dxa"/>
            <w:shd w:val="clear" w:color="auto" w:fill="auto"/>
            <w:vAlign w:val="center"/>
          </w:tcPr>
          <w:p w14:paraId="6BBECA71" w14:textId="77777777" w:rsidR="00BE6F19" w:rsidRDefault="00BE6F19" w:rsidP="002A07E2">
            <w:pPr>
              <w:pStyle w:val="TF-TEXTOQUADRO"/>
            </w:pPr>
            <w:r>
              <w:t>Plataforma</w:t>
            </w:r>
          </w:p>
        </w:tc>
        <w:tc>
          <w:tcPr>
            <w:tcW w:w="1585" w:type="dxa"/>
            <w:shd w:val="clear" w:color="auto" w:fill="auto"/>
            <w:vAlign w:val="center"/>
          </w:tcPr>
          <w:p w14:paraId="11694B0A" w14:textId="77777777" w:rsidR="00BE6F19" w:rsidRDefault="00BE6F19" w:rsidP="002A07E2">
            <w:pPr>
              <w:pStyle w:val="TF-TEXTOQUADRO"/>
            </w:pPr>
            <w:r>
              <w:t>Web / Mobile</w:t>
            </w:r>
          </w:p>
        </w:tc>
        <w:tc>
          <w:tcPr>
            <w:tcW w:w="2305" w:type="dxa"/>
            <w:shd w:val="clear" w:color="auto" w:fill="auto"/>
            <w:vAlign w:val="center"/>
          </w:tcPr>
          <w:p w14:paraId="0F706706" w14:textId="77777777" w:rsidR="00BE6F19" w:rsidRDefault="00BE6F19" w:rsidP="002A07E2">
            <w:pPr>
              <w:pStyle w:val="TF-TEXTOQUADRO"/>
            </w:pPr>
            <w:r>
              <w:t>Web</w:t>
            </w:r>
          </w:p>
        </w:tc>
        <w:tc>
          <w:tcPr>
            <w:tcW w:w="2328" w:type="dxa"/>
            <w:shd w:val="clear" w:color="auto" w:fill="auto"/>
            <w:vAlign w:val="center"/>
          </w:tcPr>
          <w:p w14:paraId="662D00FB" w14:textId="77777777" w:rsidR="00BE6F19" w:rsidRDefault="00BE6F19" w:rsidP="002A07E2">
            <w:pPr>
              <w:pStyle w:val="TF-TEXTOQUADRO"/>
            </w:pPr>
            <w:r>
              <w:t>Desktop</w:t>
            </w:r>
          </w:p>
        </w:tc>
      </w:tr>
      <w:tr w:rsidR="00BE6F19" w14:paraId="64969EF9" w14:textId="77777777" w:rsidTr="00897D21">
        <w:trPr>
          <w:trHeight w:val="234"/>
        </w:trPr>
        <w:tc>
          <w:tcPr>
            <w:tcW w:w="2996" w:type="dxa"/>
            <w:shd w:val="clear" w:color="auto" w:fill="auto"/>
            <w:vAlign w:val="center"/>
          </w:tcPr>
          <w:p w14:paraId="717AF823" w14:textId="77777777" w:rsidR="00BE6F19" w:rsidRDefault="00BE6F19">
            <w:pPr>
              <w:pStyle w:val="TF-TEXTOQUADRO"/>
            </w:pPr>
            <w:r>
              <w:t>Gênero</w:t>
            </w:r>
          </w:p>
        </w:tc>
        <w:tc>
          <w:tcPr>
            <w:tcW w:w="1585" w:type="dxa"/>
            <w:shd w:val="clear" w:color="auto" w:fill="auto"/>
            <w:vAlign w:val="center"/>
          </w:tcPr>
          <w:p w14:paraId="158E38F3" w14:textId="77777777" w:rsidR="00BE6F19" w:rsidRDefault="00BE6F19">
            <w:pPr>
              <w:pStyle w:val="TF-TEXTOQUADRO"/>
            </w:pPr>
            <w:proofErr w:type="spellStart"/>
            <w:r>
              <w:t>Monopoly</w:t>
            </w:r>
            <w:proofErr w:type="spellEnd"/>
          </w:p>
        </w:tc>
        <w:tc>
          <w:tcPr>
            <w:tcW w:w="2305" w:type="dxa"/>
            <w:shd w:val="clear" w:color="auto" w:fill="auto"/>
            <w:vAlign w:val="center"/>
          </w:tcPr>
          <w:p w14:paraId="0C2B7ADA" w14:textId="77777777" w:rsidR="00BE6F19" w:rsidRDefault="00BE6F19">
            <w:pPr>
              <w:pStyle w:val="TF-TEXTOQUADRO"/>
            </w:pPr>
            <w:proofErr w:type="spellStart"/>
            <w:r>
              <w:t>Metaverso</w:t>
            </w:r>
            <w:proofErr w:type="spellEnd"/>
          </w:p>
        </w:tc>
        <w:tc>
          <w:tcPr>
            <w:tcW w:w="2328" w:type="dxa"/>
            <w:shd w:val="clear" w:color="auto" w:fill="auto"/>
            <w:vAlign w:val="center"/>
          </w:tcPr>
          <w:p w14:paraId="7B14B5FD" w14:textId="77777777" w:rsidR="00BE6F19" w:rsidRDefault="00BE6F19">
            <w:pPr>
              <w:pStyle w:val="TF-TEXTOQUADRO"/>
            </w:pPr>
            <w:proofErr w:type="spellStart"/>
            <w:r>
              <w:t>Metaverso</w:t>
            </w:r>
            <w:proofErr w:type="spellEnd"/>
          </w:p>
        </w:tc>
      </w:tr>
      <w:tr w:rsidR="00BE6F19" w14:paraId="04DFB756" w14:textId="77777777" w:rsidTr="00897D21">
        <w:trPr>
          <w:trHeight w:val="234"/>
        </w:trPr>
        <w:tc>
          <w:tcPr>
            <w:tcW w:w="2996" w:type="dxa"/>
            <w:shd w:val="clear" w:color="auto" w:fill="auto"/>
            <w:vAlign w:val="center"/>
          </w:tcPr>
          <w:p w14:paraId="015D9E3D" w14:textId="77777777" w:rsidR="00BE6F19" w:rsidRDefault="00BE6F19" w:rsidP="002A07E2">
            <w:pPr>
              <w:pStyle w:val="TF-TEXTOQUADRO"/>
            </w:pPr>
            <w:r>
              <w:t>Moeda</w:t>
            </w:r>
          </w:p>
        </w:tc>
        <w:tc>
          <w:tcPr>
            <w:tcW w:w="1585" w:type="dxa"/>
            <w:shd w:val="clear" w:color="auto" w:fill="auto"/>
            <w:vAlign w:val="center"/>
          </w:tcPr>
          <w:p w14:paraId="7F8C2D39" w14:textId="77777777" w:rsidR="00BE6F19" w:rsidRDefault="00BE6F19" w:rsidP="002A07E2">
            <w:pPr>
              <w:pStyle w:val="TF-TEXTOQUADRO"/>
            </w:pPr>
            <w:r>
              <w:t>Digital</w:t>
            </w:r>
          </w:p>
        </w:tc>
        <w:tc>
          <w:tcPr>
            <w:tcW w:w="2305" w:type="dxa"/>
            <w:shd w:val="clear" w:color="auto" w:fill="auto"/>
            <w:vAlign w:val="center"/>
          </w:tcPr>
          <w:p w14:paraId="3FAFE436" w14:textId="77777777" w:rsidR="00BE6F19" w:rsidRDefault="00BE6F19" w:rsidP="002A07E2">
            <w:pPr>
              <w:pStyle w:val="TF-TEXTOQUADRO"/>
            </w:pPr>
            <w:proofErr w:type="spellStart"/>
            <w:r>
              <w:t>Criptoativo</w:t>
            </w:r>
            <w:proofErr w:type="spellEnd"/>
          </w:p>
        </w:tc>
        <w:tc>
          <w:tcPr>
            <w:tcW w:w="2328" w:type="dxa"/>
            <w:shd w:val="clear" w:color="auto" w:fill="auto"/>
            <w:vAlign w:val="center"/>
          </w:tcPr>
          <w:p w14:paraId="59D2BE69" w14:textId="77777777" w:rsidR="00BE6F19" w:rsidRDefault="00BE6F19" w:rsidP="002A07E2">
            <w:pPr>
              <w:pStyle w:val="TF-TEXTOQUADRO"/>
            </w:pPr>
            <w:proofErr w:type="spellStart"/>
            <w:r>
              <w:t>Criptoativo</w:t>
            </w:r>
            <w:proofErr w:type="spellEnd"/>
          </w:p>
        </w:tc>
      </w:tr>
      <w:tr w:rsidR="00BE6F19" w14:paraId="5201D227" w14:textId="77777777" w:rsidTr="00897D21">
        <w:trPr>
          <w:trHeight w:val="234"/>
        </w:trPr>
        <w:tc>
          <w:tcPr>
            <w:tcW w:w="2996" w:type="dxa"/>
            <w:shd w:val="clear" w:color="auto" w:fill="auto"/>
            <w:vAlign w:val="center"/>
          </w:tcPr>
          <w:p w14:paraId="15891505" w14:textId="77777777" w:rsidR="00BE6F19" w:rsidRDefault="00BE6F19" w:rsidP="002A07E2">
            <w:pPr>
              <w:pStyle w:val="TF-TEXTOQUADRO"/>
            </w:pPr>
            <w:r>
              <w:t>Valor real da moeda</w:t>
            </w:r>
          </w:p>
        </w:tc>
        <w:tc>
          <w:tcPr>
            <w:tcW w:w="1585" w:type="dxa"/>
            <w:shd w:val="clear" w:color="auto" w:fill="auto"/>
            <w:vAlign w:val="center"/>
          </w:tcPr>
          <w:p w14:paraId="46F80BD3" w14:textId="77777777" w:rsidR="00BE6F19" w:rsidRDefault="00BE6F19" w:rsidP="002A07E2">
            <w:pPr>
              <w:pStyle w:val="TF-TEXTOQUADRO"/>
            </w:pPr>
            <w:r>
              <w:t>Fixo</w:t>
            </w:r>
          </w:p>
        </w:tc>
        <w:tc>
          <w:tcPr>
            <w:tcW w:w="2305" w:type="dxa"/>
            <w:shd w:val="clear" w:color="auto" w:fill="auto"/>
            <w:vAlign w:val="center"/>
          </w:tcPr>
          <w:p w14:paraId="34EA8188" w14:textId="77777777" w:rsidR="00BE6F19" w:rsidRDefault="00BE6F19" w:rsidP="002A07E2">
            <w:pPr>
              <w:pStyle w:val="TF-TEXTOQUADRO"/>
            </w:pPr>
            <w:r>
              <w:t>Variável</w:t>
            </w:r>
          </w:p>
        </w:tc>
        <w:tc>
          <w:tcPr>
            <w:tcW w:w="2328" w:type="dxa"/>
            <w:shd w:val="clear" w:color="auto" w:fill="auto"/>
            <w:vAlign w:val="center"/>
          </w:tcPr>
          <w:p w14:paraId="23781D1E" w14:textId="77777777" w:rsidR="00BE6F19" w:rsidRDefault="00BE6F19" w:rsidP="002A07E2">
            <w:pPr>
              <w:pStyle w:val="TF-TEXTOQUADRO"/>
            </w:pPr>
            <w:r>
              <w:t>Variável</w:t>
            </w:r>
          </w:p>
        </w:tc>
      </w:tr>
      <w:tr w:rsidR="00BE6F19" w14:paraId="43406070" w14:textId="77777777" w:rsidTr="00897D21">
        <w:trPr>
          <w:trHeight w:val="234"/>
        </w:trPr>
        <w:tc>
          <w:tcPr>
            <w:tcW w:w="2996" w:type="dxa"/>
            <w:shd w:val="clear" w:color="auto" w:fill="auto"/>
            <w:vAlign w:val="center"/>
          </w:tcPr>
          <w:p w14:paraId="2AE7FC3C" w14:textId="77777777" w:rsidR="00BE6F19" w:rsidRDefault="00BE6F19" w:rsidP="002A07E2">
            <w:pPr>
              <w:pStyle w:val="TF-TEXTOQUADRO"/>
            </w:pPr>
            <w:r>
              <w:t xml:space="preserve">Origem das </w:t>
            </w:r>
            <w:proofErr w:type="spellStart"/>
            <w:r>
              <w:t>NFTs</w:t>
            </w:r>
            <w:proofErr w:type="spellEnd"/>
          </w:p>
        </w:tc>
        <w:tc>
          <w:tcPr>
            <w:tcW w:w="1585" w:type="dxa"/>
            <w:shd w:val="clear" w:color="auto" w:fill="auto"/>
            <w:vAlign w:val="center"/>
          </w:tcPr>
          <w:p w14:paraId="20C44A03" w14:textId="77777777" w:rsidR="00BE6F19" w:rsidRDefault="00BE6F19" w:rsidP="002A07E2">
            <w:pPr>
              <w:pStyle w:val="TF-TEXTOQUADRO"/>
            </w:pPr>
            <w:r>
              <w:t>Criadores do jogo</w:t>
            </w:r>
          </w:p>
        </w:tc>
        <w:tc>
          <w:tcPr>
            <w:tcW w:w="2305" w:type="dxa"/>
            <w:shd w:val="clear" w:color="auto" w:fill="auto"/>
            <w:vAlign w:val="center"/>
          </w:tcPr>
          <w:p w14:paraId="2558221E" w14:textId="77777777" w:rsidR="00BE6F19" w:rsidRDefault="00BE6F19" w:rsidP="002A07E2">
            <w:pPr>
              <w:pStyle w:val="TF-TEXTOQUADRO"/>
            </w:pPr>
            <w:r>
              <w:t>Criadores do jogo / usuários</w:t>
            </w:r>
          </w:p>
        </w:tc>
        <w:tc>
          <w:tcPr>
            <w:tcW w:w="2328" w:type="dxa"/>
            <w:shd w:val="clear" w:color="auto" w:fill="auto"/>
            <w:vAlign w:val="center"/>
          </w:tcPr>
          <w:p w14:paraId="4121A83F" w14:textId="77777777" w:rsidR="00BE6F19" w:rsidRDefault="00BE6F19" w:rsidP="002A07E2">
            <w:pPr>
              <w:pStyle w:val="TF-TEXTOQUADRO"/>
            </w:pPr>
            <w:r>
              <w:t>Criadores do jogo / usuários</w:t>
            </w:r>
          </w:p>
        </w:tc>
      </w:tr>
      <w:tr w:rsidR="00BE6F19" w14:paraId="122EF715" w14:textId="77777777" w:rsidTr="00897D21">
        <w:trPr>
          <w:trHeight w:val="729"/>
        </w:trPr>
        <w:tc>
          <w:tcPr>
            <w:tcW w:w="2996" w:type="dxa"/>
            <w:shd w:val="clear" w:color="auto" w:fill="auto"/>
            <w:vAlign w:val="center"/>
          </w:tcPr>
          <w:p w14:paraId="17C08394" w14:textId="77777777" w:rsidR="00BE6F19" w:rsidRDefault="00BE6F19" w:rsidP="002A07E2">
            <w:pPr>
              <w:pStyle w:val="TF-TEXTOQUADRO"/>
            </w:pPr>
            <w:r>
              <w:t xml:space="preserve">Usabilidade das </w:t>
            </w:r>
            <w:proofErr w:type="spellStart"/>
            <w:r>
              <w:t>NFTs</w:t>
            </w:r>
            <w:proofErr w:type="spellEnd"/>
          </w:p>
        </w:tc>
        <w:tc>
          <w:tcPr>
            <w:tcW w:w="1585" w:type="dxa"/>
            <w:shd w:val="clear" w:color="auto" w:fill="auto"/>
            <w:vAlign w:val="center"/>
          </w:tcPr>
          <w:p w14:paraId="4F8484E7" w14:textId="77777777" w:rsidR="00BE6F19" w:rsidRDefault="00BE6F19" w:rsidP="002A07E2">
            <w:pPr>
              <w:pStyle w:val="TF-TEXTOQUADRO"/>
            </w:pPr>
            <w:r>
              <w:t>Posse</w:t>
            </w:r>
          </w:p>
        </w:tc>
        <w:tc>
          <w:tcPr>
            <w:tcW w:w="2305" w:type="dxa"/>
            <w:shd w:val="clear" w:color="auto" w:fill="auto"/>
            <w:vAlign w:val="center"/>
          </w:tcPr>
          <w:p w14:paraId="29EB7E57" w14:textId="77777777" w:rsidR="00BE6F19" w:rsidRDefault="00BE6F19" w:rsidP="002A07E2">
            <w:pPr>
              <w:pStyle w:val="TF-TEXTOQUADRO"/>
            </w:pPr>
            <w:r>
              <w:t>Posse e composição de cenário estático/aplicação em jogos internos</w:t>
            </w:r>
          </w:p>
        </w:tc>
        <w:tc>
          <w:tcPr>
            <w:tcW w:w="2328" w:type="dxa"/>
            <w:shd w:val="clear" w:color="auto" w:fill="auto"/>
            <w:vAlign w:val="center"/>
          </w:tcPr>
          <w:p w14:paraId="4A5AA313" w14:textId="77777777" w:rsidR="00BE6F19" w:rsidRDefault="00BE6F19" w:rsidP="002A07E2">
            <w:pPr>
              <w:pStyle w:val="TF-TEXTOQUADRO"/>
            </w:pPr>
            <w:r>
              <w:t>Posse e aplicação em jogos internos (todas as terras terão jogos)</w:t>
            </w:r>
          </w:p>
        </w:tc>
      </w:tr>
      <w:tr w:rsidR="00BE6F19" w14:paraId="1AB06741" w14:textId="77777777" w:rsidTr="00897D21">
        <w:trPr>
          <w:trHeight w:val="234"/>
        </w:trPr>
        <w:tc>
          <w:tcPr>
            <w:tcW w:w="2996" w:type="dxa"/>
            <w:shd w:val="clear" w:color="auto" w:fill="auto"/>
            <w:vAlign w:val="center"/>
          </w:tcPr>
          <w:p w14:paraId="2EC998AD" w14:textId="77777777" w:rsidR="00BE6F19" w:rsidRDefault="00BE6F19" w:rsidP="002A07E2">
            <w:pPr>
              <w:pStyle w:val="TF-TEXTOQUADRO"/>
            </w:pPr>
            <w:r>
              <w:t>Gráfico</w:t>
            </w:r>
          </w:p>
        </w:tc>
        <w:tc>
          <w:tcPr>
            <w:tcW w:w="1585" w:type="dxa"/>
            <w:shd w:val="clear" w:color="auto" w:fill="auto"/>
            <w:vAlign w:val="center"/>
          </w:tcPr>
          <w:p w14:paraId="06F2F998" w14:textId="77777777" w:rsidR="00BE6F19" w:rsidRDefault="00BE6F19" w:rsidP="002A07E2">
            <w:pPr>
              <w:pStyle w:val="TF-TEXTOQUADRO"/>
            </w:pPr>
            <w:r>
              <w:t>2D</w:t>
            </w:r>
          </w:p>
        </w:tc>
        <w:tc>
          <w:tcPr>
            <w:tcW w:w="2305" w:type="dxa"/>
            <w:shd w:val="clear" w:color="auto" w:fill="auto"/>
            <w:vAlign w:val="center"/>
          </w:tcPr>
          <w:p w14:paraId="325E0068" w14:textId="77777777" w:rsidR="00BE6F19" w:rsidRDefault="00BE6F19" w:rsidP="002A07E2">
            <w:pPr>
              <w:pStyle w:val="TF-TEXTOQUADRO"/>
            </w:pPr>
            <w:r>
              <w:t>3D</w:t>
            </w:r>
          </w:p>
        </w:tc>
        <w:tc>
          <w:tcPr>
            <w:tcW w:w="2328" w:type="dxa"/>
            <w:shd w:val="clear" w:color="auto" w:fill="auto"/>
            <w:vAlign w:val="center"/>
          </w:tcPr>
          <w:p w14:paraId="5B42547F" w14:textId="77777777" w:rsidR="00BE6F19" w:rsidRDefault="00BE6F19" w:rsidP="002A07E2">
            <w:pPr>
              <w:pStyle w:val="TF-TEXTOQUADRO"/>
            </w:pPr>
            <w:r>
              <w:t>3D</w:t>
            </w:r>
          </w:p>
        </w:tc>
      </w:tr>
      <w:tr w:rsidR="00BE6F19" w14:paraId="12D13AA5" w14:textId="77777777" w:rsidTr="00897D21">
        <w:trPr>
          <w:trHeight w:val="234"/>
        </w:trPr>
        <w:tc>
          <w:tcPr>
            <w:tcW w:w="2996" w:type="dxa"/>
            <w:shd w:val="clear" w:color="auto" w:fill="auto"/>
            <w:vAlign w:val="center"/>
          </w:tcPr>
          <w:p w14:paraId="7C75D74A" w14:textId="77777777" w:rsidR="00BE6F19" w:rsidRDefault="00BE6F19" w:rsidP="002A07E2">
            <w:pPr>
              <w:pStyle w:val="TF-TEXTOQUADRO"/>
            </w:pPr>
            <w:r>
              <w:t>Tecnologia utilizada</w:t>
            </w:r>
          </w:p>
        </w:tc>
        <w:tc>
          <w:tcPr>
            <w:tcW w:w="1585" w:type="dxa"/>
            <w:shd w:val="clear" w:color="auto" w:fill="auto"/>
            <w:vAlign w:val="center"/>
          </w:tcPr>
          <w:p w14:paraId="4FD1384E" w14:textId="77777777" w:rsidR="00BE6F19" w:rsidRDefault="00BE6F19" w:rsidP="002A07E2">
            <w:pPr>
              <w:pStyle w:val="TF-TEXTOQUADRO"/>
            </w:pPr>
            <w:proofErr w:type="spellStart"/>
            <w:r w:rsidRPr="005E4ECB">
              <w:rPr>
                <w:i/>
                <w:iCs/>
              </w:rPr>
              <w:t>blockchain</w:t>
            </w:r>
            <w:proofErr w:type="spellEnd"/>
          </w:p>
        </w:tc>
        <w:tc>
          <w:tcPr>
            <w:tcW w:w="2305" w:type="dxa"/>
            <w:shd w:val="clear" w:color="auto" w:fill="auto"/>
            <w:vAlign w:val="center"/>
          </w:tcPr>
          <w:p w14:paraId="2869DD15" w14:textId="77777777" w:rsidR="00BE6F19" w:rsidRDefault="00BE6F19" w:rsidP="002A07E2">
            <w:pPr>
              <w:pStyle w:val="TF-TEXTOQUADRO"/>
            </w:pPr>
            <w:proofErr w:type="spellStart"/>
            <w:r w:rsidRPr="005E4ECB">
              <w:rPr>
                <w:i/>
                <w:iCs/>
              </w:rPr>
              <w:t>blockchain</w:t>
            </w:r>
            <w:proofErr w:type="spellEnd"/>
          </w:p>
        </w:tc>
        <w:tc>
          <w:tcPr>
            <w:tcW w:w="2328" w:type="dxa"/>
            <w:shd w:val="clear" w:color="auto" w:fill="auto"/>
            <w:vAlign w:val="center"/>
          </w:tcPr>
          <w:p w14:paraId="005332D1" w14:textId="77777777" w:rsidR="00BE6F19" w:rsidRDefault="00BE6F19" w:rsidP="002A07E2">
            <w:pPr>
              <w:pStyle w:val="TF-TEXTOQUADRO"/>
            </w:pPr>
            <w:proofErr w:type="spellStart"/>
            <w:r w:rsidRPr="005E4ECB">
              <w:rPr>
                <w:i/>
                <w:iCs/>
              </w:rPr>
              <w:t>blockchain</w:t>
            </w:r>
            <w:proofErr w:type="spellEnd"/>
          </w:p>
        </w:tc>
      </w:tr>
      <w:tr w:rsidR="00BE6F19" w14:paraId="26BC5CD5" w14:textId="77777777" w:rsidTr="00897D21">
        <w:trPr>
          <w:trHeight w:val="234"/>
        </w:trPr>
        <w:tc>
          <w:tcPr>
            <w:tcW w:w="2996" w:type="dxa"/>
            <w:shd w:val="clear" w:color="auto" w:fill="auto"/>
            <w:vAlign w:val="center"/>
          </w:tcPr>
          <w:p w14:paraId="7FC380B0" w14:textId="77777777" w:rsidR="00BE6F19" w:rsidRDefault="00BE6F19">
            <w:pPr>
              <w:pStyle w:val="TF-TEXTOQUADRO"/>
            </w:pPr>
            <w:r>
              <w:t>Complexidade de acesso</w:t>
            </w:r>
          </w:p>
        </w:tc>
        <w:tc>
          <w:tcPr>
            <w:tcW w:w="1585" w:type="dxa"/>
            <w:shd w:val="clear" w:color="auto" w:fill="auto"/>
            <w:vAlign w:val="center"/>
          </w:tcPr>
          <w:p w14:paraId="0A2CE9B7" w14:textId="77777777" w:rsidR="00BE6F19" w:rsidRPr="002A07E2" w:rsidRDefault="00BE6F19" w:rsidP="00027253">
            <w:pPr>
              <w:pStyle w:val="TF-TEXTOQUADRO"/>
            </w:pPr>
            <w:r>
              <w:t>Fácil: basta criar uma conta e acessar com o login</w:t>
            </w:r>
          </w:p>
        </w:tc>
        <w:tc>
          <w:tcPr>
            <w:tcW w:w="2305" w:type="dxa"/>
            <w:shd w:val="clear" w:color="auto" w:fill="auto"/>
            <w:vAlign w:val="center"/>
          </w:tcPr>
          <w:p w14:paraId="780ECE3F" w14:textId="77777777" w:rsidR="00BE6F19" w:rsidRPr="002A07E2" w:rsidRDefault="00BE6F19" w:rsidP="00027253">
            <w:pPr>
              <w:pStyle w:val="TF-TEXTOQUADRO"/>
            </w:pPr>
            <w:r>
              <w:t>Difícil: acesso ao jogo pelo navegador, mas é necessário ter a carteira digital instalada na máquina</w:t>
            </w:r>
          </w:p>
        </w:tc>
        <w:tc>
          <w:tcPr>
            <w:tcW w:w="2328" w:type="dxa"/>
            <w:shd w:val="clear" w:color="auto" w:fill="auto"/>
            <w:vAlign w:val="center"/>
          </w:tcPr>
          <w:p w14:paraId="6B0B2CA3" w14:textId="77777777" w:rsidR="00BE6F19" w:rsidRPr="002A07E2" w:rsidRDefault="00BE6F19"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23421559" w14:textId="77777777" w:rsidR="00BE6F19" w:rsidRDefault="00BE6F19" w:rsidP="006B0760">
      <w:pPr>
        <w:pStyle w:val="TF-FONTE"/>
      </w:pPr>
      <w:r>
        <w:t>Fonte: elaborado pelo autor.</w:t>
      </w:r>
    </w:p>
    <w:p w14:paraId="3939B320" w14:textId="77777777" w:rsidR="00BE6F19" w:rsidRDefault="00BE6F19" w:rsidP="008F177E">
      <w:pPr>
        <w:pStyle w:val="TF-TEXTO"/>
      </w:pPr>
      <w:r>
        <w:t xml:space="preserve">Conforme o </w:t>
      </w:r>
      <w:r>
        <w:fldChar w:fldCharType="begin"/>
      </w:r>
      <w:r>
        <w:instrText xml:space="preserve"> REF _Ref52025161 \h </w:instrText>
      </w:r>
      <w:r>
        <w:fldChar w:fldCharType="separate"/>
      </w:r>
      <w:r>
        <w:t xml:space="preserve">Quadro </w:t>
      </w:r>
      <w:r>
        <w:rPr>
          <w:noProof/>
        </w:rPr>
        <w:t>1</w:t>
      </w:r>
      <w:r>
        <w:fldChar w:fldCharType="end"/>
      </w:r>
      <w:r>
        <w:t xml:space="preserve">, pode-se entender as diferenças principais entre os jogos. </w:t>
      </w:r>
      <w:proofErr w:type="spellStart"/>
      <w:r>
        <w:t>Upland</w:t>
      </w:r>
      <w:proofErr w:type="spellEnd"/>
      <w:r>
        <w:t xml:space="preserve">, que é um jogo focado na posse e negociação das propriedades, não permite criação de novos </w:t>
      </w:r>
      <w:proofErr w:type="spellStart"/>
      <w:r>
        <w:t>NFTs</w:t>
      </w:r>
      <w:proofErr w:type="spellEnd"/>
      <w:r>
        <w:t xml:space="preserve"> como é possível nos outros. As propriedades são mapeadas conforme imóveis reais, de acordo com sua </w:t>
      </w:r>
      <w:proofErr w:type="spellStart"/>
      <w:r>
        <w:t>geolocalização</w:t>
      </w:r>
      <w:proofErr w:type="spellEnd"/>
      <w:r>
        <w:t xml:space="preserve">,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acessíveis, Web e Mobile. A moeda digital UPX tem um valor de conversão fixo para ser resgatado em dinheiro real.</w:t>
      </w:r>
    </w:p>
    <w:p w14:paraId="7599AA83" w14:textId="77777777" w:rsidR="00BE6F19" w:rsidRDefault="00BE6F19"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w:t>
      </w:r>
      <w:proofErr w:type="spellStart"/>
      <w:r>
        <w:t>jogabilidade</w:t>
      </w:r>
      <w:proofErr w:type="spellEnd"/>
      <w:r>
        <w:t xml:space="preserve"> a ele. Apesar disso, também são notadas algumas distinções entre eles. Em </w:t>
      </w:r>
      <w:proofErr w:type="spellStart"/>
      <w:r>
        <w:t>Decentraland</w:t>
      </w:r>
      <w:proofErr w:type="spellEnd"/>
      <w:r>
        <w:t xml:space="preserve">, o foco está na posse da terra, sendo o usuário o responsável pelo que fará com ela. Ele pode, por exemplo, apenas construir um cenário estático para ser apreciado. </w:t>
      </w:r>
    </w:p>
    <w:p w14:paraId="232F6644" w14:textId="77777777" w:rsidR="00BE6F19" w:rsidRDefault="00BE6F19"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em que o usuário pode criar seus próprios objetos, e a loja, na qual o usuário pode adquirir objetos de terceiros. Com isso, pode-se 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xml:space="preserve">. Como eles trabalham com </w:t>
      </w:r>
      <w:proofErr w:type="spellStart"/>
      <w:r>
        <w:t>criptomoedas</w:t>
      </w:r>
      <w:proofErr w:type="spellEnd"/>
      <w:r>
        <w:t>, a variação do valor de mercado real dela também pode ser um benefício para operações de lucratividade.</w:t>
      </w:r>
    </w:p>
    <w:p w14:paraId="6C731026" w14:textId="77777777" w:rsidR="00BE6F19" w:rsidRDefault="00BE6F19" w:rsidP="00252DF0">
      <w:pPr>
        <w:pStyle w:val="TF-TEXTO"/>
      </w:pPr>
      <w:r>
        <w:t xml:space="preserve">Com base nos aspectos discutidos, esse trabalho seguirá a linha proposta em </w:t>
      </w:r>
      <w:proofErr w:type="spellStart"/>
      <w:r>
        <w:t>Upland</w:t>
      </w:r>
      <w:proofErr w:type="spellEnd"/>
      <w:r>
        <w:t xml:space="preserve"> com relação aos </w:t>
      </w:r>
      <w:proofErr w:type="spellStart"/>
      <w:r>
        <w:t>NFTs</w:t>
      </w:r>
      <w:proofErr w:type="spellEnd"/>
      <w:r>
        <w:t xml:space="preserve">. Elas não serão criadas pelo jogador, mas são parte do desenvolvimento proposto a este estudo. Já com relação à moeda do jogo, tem-se mais semelhanças com </w:t>
      </w:r>
      <w:proofErr w:type="spellStart"/>
      <w:r>
        <w:t>Decentraland</w:t>
      </w:r>
      <w:proofErr w:type="spellEnd"/>
      <w:r>
        <w:t xml:space="preserve"> e The </w:t>
      </w:r>
      <w:proofErr w:type="spellStart"/>
      <w:r>
        <w:t>Sandbox</w:t>
      </w:r>
      <w:proofErr w:type="spellEnd"/>
      <w:r>
        <w:t xml:space="preserve"> por conta da criação de uma </w:t>
      </w:r>
      <w:proofErr w:type="spellStart"/>
      <w:r>
        <w:t>criptomoeda</w:t>
      </w:r>
      <w:proofErr w:type="spellEnd"/>
      <w:r>
        <w:t xml:space="preserve">, que poderá ser lastrada em dinheiro real. Os três trabalhos correlatos a este utilizam a tecnologia </w:t>
      </w:r>
      <w:proofErr w:type="spellStart"/>
      <w:r w:rsidRPr="005E4ECB">
        <w:rPr>
          <w:i/>
          <w:iCs/>
        </w:rPr>
        <w:t>blockchain</w:t>
      </w:r>
      <w:proofErr w:type="spellEnd"/>
      <w:r>
        <w:t xml:space="preserve"> para tornar possível a existência de </w:t>
      </w:r>
      <w:proofErr w:type="spellStart"/>
      <w:r>
        <w:t>tokens</w:t>
      </w:r>
      <w:proofErr w:type="spellEnd"/>
      <w:r>
        <w:t xml:space="preserve"> únicos no jogo e, da mesma forma, ela fará parte deste estudo, pois se apresenta de forma efetiva para a obtenção dos resultados esperados.</w:t>
      </w:r>
    </w:p>
    <w:p w14:paraId="153F6CA8" w14:textId="77777777" w:rsidR="00BE6F19" w:rsidRDefault="00BE6F19"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em que 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w:t>
      </w:r>
      <w:proofErr w:type="spellStart"/>
      <w:r>
        <w:t>avatares</w:t>
      </w:r>
      <w:proofErr w:type="spellEnd"/>
      <w:r>
        <w:t xml:space="preserve">.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3D381D68" w14:textId="77777777" w:rsidR="00BE6F19" w:rsidRDefault="00BE6F19" w:rsidP="00172717">
      <w:pPr>
        <w:pStyle w:val="TF-TEXTO"/>
      </w:pPr>
      <w:r>
        <w:lastRenderedPageBreak/>
        <w:t xml:space="preserve">Sabendo disso, busca-se fazer uma contribuição social oferecendo alternativas de renda sem condições e gerando liquidez ao mercado com a adesão de novos usuários. A proposta é anunciar os </w:t>
      </w:r>
      <w:proofErr w:type="spellStart"/>
      <w:r>
        <w:t>NFTs</w:t>
      </w:r>
      <w:proofErr w:type="spellEnd"/>
      <w:r>
        <w:t xml:space="preserve"> ao jogador como uma oportunidade, tanto dentro do jogo, ao fazer uso de sus habilidades para vencer, quanto fora do jogo, ao adquirir renda extra com as negociações. Busca-se oferecer uma nova experiência ao jogador que espera obter resultados reais com jogos sem precisar gastar dinheiro</w:t>
      </w:r>
      <w:ins w:id="74" w:author="Gilvan Justino" w:date="2021-10-11T20:10:00Z">
        <w:r>
          <w:t>.</w:t>
        </w:r>
      </w:ins>
    </w:p>
    <w:p w14:paraId="2CCCF759" w14:textId="77777777" w:rsidR="00BE6F19" w:rsidRPr="00B54F91" w:rsidRDefault="00BE6F19" w:rsidP="002A07E2">
      <w:pPr>
        <w:pStyle w:val="TF-TEXTO"/>
      </w:pPr>
      <w:r>
        <w:t xml:space="preserve">Já como contribuição tecnológica tem-se a demonstração de criação de uma </w:t>
      </w:r>
      <w:proofErr w:type="spellStart"/>
      <w:r>
        <w:t>criptomoeda</w:t>
      </w:r>
      <w:proofErr w:type="spellEnd"/>
      <w:r>
        <w:t xml:space="preserve">, aplicação da tecnologia </w:t>
      </w:r>
      <w:proofErr w:type="spellStart"/>
      <w:r>
        <w:rPr>
          <w:i/>
          <w:iCs/>
        </w:rPr>
        <w:t>blockchain</w:t>
      </w:r>
      <w:proofErr w:type="spellEnd"/>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4E39DFA2" w14:textId="77777777" w:rsidR="00BE6F19" w:rsidRDefault="00BE6F19">
      <w:pPr>
        <w:pStyle w:val="Ttulo2"/>
      </w:pPr>
      <w:r>
        <w:t>REQUISITOS PRINCIPAIS DO PROBLEMA A SER TRABALHADO</w:t>
      </w:r>
      <w:bookmarkEnd w:id="66"/>
      <w:bookmarkEnd w:id="67"/>
      <w:bookmarkEnd w:id="68"/>
      <w:bookmarkEnd w:id="69"/>
      <w:bookmarkEnd w:id="70"/>
      <w:bookmarkEnd w:id="71"/>
      <w:bookmarkEnd w:id="72"/>
    </w:p>
    <w:p w14:paraId="1D451C93" w14:textId="77777777" w:rsidR="00BE6F19" w:rsidRDefault="00BE6F19" w:rsidP="008005A8">
      <w:pPr>
        <w:pStyle w:val="TF-TEXTO"/>
      </w:pPr>
      <w:r>
        <w:t>A seguir são apresentados os Requisitos Funcionais (RF) e Requisitos Não Funcionais (RNF) do projeto proposto:</w:t>
      </w:r>
    </w:p>
    <w:p w14:paraId="7F65FB41" w14:textId="77777777" w:rsidR="00BE6F19" w:rsidRDefault="00BE6F19" w:rsidP="00BE6F19">
      <w:pPr>
        <w:pStyle w:val="TF-ALNEA"/>
        <w:numPr>
          <w:ilvl w:val="0"/>
          <w:numId w:val="6"/>
        </w:numPr>
      </w:pPr>
      <w:r>
        <w:t>o jogo deve permitir o cadastro de usuários (RF);</w:t>
      </w:r>
    </w:p>
    <w:p w14:paraId="0664F43D" w14:textId="77777777" w:rsidR="00BE6F19" w:rsidRDefault="00BE6F19" w:rsidP="00BE6F19">
      <w:pPr>
        <w:pStyle w:val="TF-ALNEA"/>
        <w:numPr>
          <w:ilvl w:val="0"/>
          <w:numId w:val="6"/>
        </w:numPr>
      </w:pPr>
      <w:r>
        <w:t>o jogo deve permitir que o usuário gerencie seu perfil (RF);</w:t>
      </w:r>
    </w:p>
    <w:p w14:paraId="69FA72F1" w14:textId="77777777" w:rsidR="00BE6F19" w:rsidRDefault="00BE6F19" w:rsidP="00BE6F19">
      <w:pPr>
        <w:pStyle w:val="TF-ALNEA"/>
        <w:numPr>
          <w:ilvl w:val="0"/>
          <w:numId w:val="6"/>
        </w:numPr>
      </w:pPr>
      <w:r>
        <w:t>o jogo deve permitir que o usuário inicie um novo jogo (RF);</w:t>
      </w:r>
      <w:r w:rsidRPr="00421DED">
        <w:t xml:space="preserve"> </w:t>
      </w:r>
    </w:p>
    <w:p w14:paraId="48187CE3" w14:textId="77777777" w:rsidR="00BE6F19" w:rsidRDefault="00BE6F19" w:rsidP="00BE6F19">
      <w:pPr>
        <w:pStyle w:val="TF-ALNEA"/>
        <w:numPr>
          <w:ilvl w:val="0"/>
          <w:numId w:val="6"/>
        </w:numPr>
      </w:pPr>
      <w:r>
        <w:t>o jogo deve apresentar os números de jogadores aguardando na sala antes de uma partida (RF);</w:t>
      </w:r>
    </w:p>
    <w:p w14:paraId="6E7BFB89" w14:textId="77777777" w:rsidR="00BE6F19" w:rsidRDefault="00BE6F19" w:rsidP="00BE6F19">
      <w:pPr>
        <w:pStyle w:val="TF-ALNEA"/>
        <w:numPr>
          <w:ilvl w:val="0"/>
          <w:numId w:val="6"/>
        </w:numPr>
      </w:pPr>
      <w:r>
        <w:t xml:space="preserve">o jogo deve permitir ao usuário acessar seu inventário de naves, </w:t>
      </w:r>
      <w:proofErr w:type="spellStart"/>
      <w:r>
        <w:t>avatares</w:t>
      </w:r>
      <w:proofErr w:type="spellEnd"/>
      <w:r>
        <w:t xml:space="preserve"> e itens (RF);</w:t>
      </w:r>
    </w:p>
    <w:p w14:paraId="256DA644" w14:textId="77777777" w:rsidR="00BE6F19" w:rsidRDefault="00BE6F19" w:rsidP="00BE6F19">
      <w:pPr>
        <w:pStyle w:val="TF-ALNEA"/>
        <w:numPr>
          <w:ilvl w:val="0"/>
          <w:numId w:val="6"/>
        </w:numPr>
      </w:pPr>
      <w:r>
        <w:t>o jogo deve permitir ao usuário visualizar as missões e eventos vigentes (RF);</w:t>
      </w:r>
    </w:p>
    <w:p w14:paraId="7A903CF7" w14:textId="77777777" w:rsidR="00BE6F19" w:rsidRDefault="00BE6F19" w:rsidP="00BE6F19">
      <w:pPr>
        <w:pStyle w:val="TF-ALNEA"/>
        <w:numPr>
          <w:ilvl w:val="0"/>
          <w:numId w:val="6"/>
        </w:numPr>
      </w:pPr>
      <w:r>
        <w:t>o jogo deve permitir que o usuário resgate recompensas oriundas de missões e eventos concluídos (RF);</w:t>
      </w:r>
    </w:p>
    <w:p w14:paraId="0A7FCDC3" w14:textId="77777777" w:rsidR="00BE6F19" w:rsidRDefault="00BE6F19" w:rsidP="00BE6F19">
      <w:pPr>
        <w:pStyle w:val="TF-ALNEA"/>
        <w:numPr>
          <w:ilvl w:val="0"/>
          <w:numId w:val="6"/>
        </w:numPr>
      </w:pPr>
      <w:r>
        <w:t xml:space="preserve">o jogo deve permitir ao usuário acessar o leilão de vendas de </w:t>
      </w:r>
      <w:proofErr w:type="spellStart"/>
      <w:r>
        <w:t>NFTs</w:t>
      </w:r>
      <w:proofErr w:type="spellEnd"/>
      <w:r>
        <w:t xml:space="preserve"> (RF);</w:t>
      </w:r>
    </w:p>
    <w:p w14:paraId="64057965" w14:textId="77777777" w:rsidR="00BE6F19" w:rsidRDefault="00BE6F19" w:rsidP="00BE6F19">
      <w:pPr>
        <w:pStyle w:val="TF-ALNEA"/>
        <w:numPr>
          <w:ilvl w:val="0"/>
          <w:numId w:val="6"/>
        </w:numPr>
      </w:pPr>
      <w:r>
        <w:t>o jogo deve permitir ao usuário anunciar um item NFT para venda (RF);</w:t>
      </w:r>
    </w:p>
    <w:p w14:paraId="410F0370" w14:textId="77777777" w:rsidR="00BE6F19" w:rsidRDefault="00BE6F19" w:rsidP="00BE6F19">
      <w:pPr>
        <w:pStyle w:val="TF-ALNEA"/>
        <w:numPr>
          <w:ilvl w:val="0"/>
          <w:numId w:val="6"/>
        </w:numPr>
      </w:pPr>
      <w:r>
        <w:t>o jogo deve permitir ao usuário comprar um NFT em leilão (RF);</w:t>
      </w:r>
    </w:p>
    <w:p w14:paraId="7803C12B" w14:textId="77777777" w:rsidR="00BE6F19" w:rsidRDefault="00BE6F19" w:rsidP="00BE6F19">
      <w:pPr>
        <w:pStyle w:val="TF-ALNEA"/>
        <w:numPr>
          <w:ilvl w:val="0"/>
          <w:numId w:val="6"/>
        </w:numPr>
      </w:pPr>
      <w:r>
        <w:t>o jogo deve apresentar o mapa durante uma partida</w:t>
      </w:r>
      <w:ins w:id="75" w:author="Gilvan Justino" w:date="2021-10-11T20:12:00Z">
        <w:r>
          <w:t xml:space="preserve"> (FR)</w:t>
        </w:r>
      </w:ins>
      <w:r>
        <w:t>;</w:t>
      </w:r>
    </w:p>
    <w:p w14:paraId="43167486" w14:textId="77777777" w:rsidR="00BE6F19" w:rsidRDefault="00BE6F19" w:rsidP="00BE6F19">
      <w:pPr>
        <w:pStyle w:val="TF-ALNEA"/>
        <w:numPr>
          <w:ilvl w:val="0"/>
          <w:numId w:val="6"/>
        </w:numPr>
      </w:pPr>
      <w:r>
        <w:t>o jogo deve apresentar quantidade de vida e de tiros do jogador durante a partida</w:t>
      </w:r>
      <w:ins w:id="76" w:author="Gilvan Justino" w:date="2021-10-11T20:12:00Z">
        <w:r>
          <w:t xml:space="preserve"> (RF)</w:t>
        </w:r>
      </w:ins>
      <w:r>
        <w:t>;</w:t>
      </w:r>
    </w:p>
    <w:p w14:paraId="4F8113B8" w14:textId="77777777" w:rsidR="00BE6F19" w:rsidRDefault="00BE6F19" w:rsidP="00BE6F19">
      <w:pPr>
        <w:pStyle w:val="TF-ALNEA"/>
        <w:numPr>
          <w:ilvl w:val="0"/>
          <w:numId w:val="6"/>
        </w:numPr>
      </w:pPr>
      <w:r>
        <w:t>o jogo deve apresentar os resultados da partida quando esta acaba para o jogador</w:t>
      </w:r>
      <w:ins w:id="77" w:author="Gilvan Justino" w:date="2021-10-11T20:12:00Z">
        <w:r>
          <w:t xml:space="preserve"> (RF)</w:t>
        </w:r>
      </w:ins>
      <w:r>
        <w:t>;</w:t>
      </w:r>
    </w:p>
    <w:p w14:paraId="25DE47EC" w14:textId="77777777" w:rsidR="00BE6F19" w:rsidRDefault="00BE6F19" w:rsidP="00FB5EF9">
      <w:pPr>
        <w:pStyle w:val="TF-ALNEA"/>
      </w:pPr>
      <w:r>
        <w:t>o jogo deve ser liberado para plataforma desktop (RNF);</w:t>
      </w:r>
    </w:p>
    <w:p w14:paraId="5B79E68D" w14:textId="77777777" w:rsidR="00BE6F19" w:rsidRDefault="00BE6F19" w:rsidP="00A312BD">
      <w:pPr>
        <w:pStyle w:val="TF-ALNEA"/>
      </w:pPr>
      <w:r>
        <w:t xml:space="preserve">o jogo deve ser desenvolvido no motor de jogos </w:t>
      </w:r>
      <w:proofErr w:type="spellStart"/>
      <w:r>
        <w:t>Unreal</w:t>
      </w:r>
      <w:proofErr w:type="spellEnd"/>
      <w:r>
        <w:t xml:space="preserve"> </w:t>
      </w:r>
      <w:proofErr w:type="spellStart"/>
      <w:r>
        <w:t>Engine</w:t>
      </w:r>
      <w:proofErr w:type="spellEnd"/>
      <w:r>
        <w:t xml:space="preserve"> (RNF);</w:t>
      </w:r>
    </w:p>
    <w:p w14:paraId="6E8E8371" w14:textId="77777777" w:rsidR="00BE6F19" w:rsidRDefault="00BE6F19" w:rsidP="00A312BD">
      <w:pPr>
        <w:pStyle w:val="TF-ALNEA"/>
      </w:pPr>
      <w:r>
        <w:t>o jogo deve ter foco em segurança para garantir a integridade das informações do usuário (RNF);</w:t>
      </w:r>
    </w:p>
    <w:p w14:paraId="6C55662E" w14:textId="77777777" w:rsidR="00BE6F19" w:rsidRDefault="00BE6F19" w:rsidP="00BF1C92">
      <w:pPr>
        <w:pStyle w:val="TF-ALNEA"/>
      </w:pPr>
      <w:r>
        <w:t>o jogo deve possuir controle de acesso por usuário (RNF);</w:t>
      </w:r>
    </w:p>
    <w:p w14:paraId="233DF4B7" w14:textId="77777777" w:rsidR="00BE6F19" w:rsidRPr="00286FED" w:rsidRDefault="00BE6F19">
      <w:pPr>
        <w:pStyle w:val="TF-ALNEA"/>
        <w:pPrChange w:id="78" w:author="Gilvan Justino" w:date="2021-10-11T20:12:00Z">
          <w:pPr>
            <w:pStyle w:val="TF-TEXTO"/>
          </w:pPr>
        </w:pPrChange>
      </w:pPr>
      <w:r>
        <w:t xml:space="preserve">o jogo deve aplicar a tecnologia </w:t>
      </w:r>
      <w:proofErr w:type="spellStart"/>
      <w:r>
        <w:rPr>
          <w:i/>
          <w:iCs/>
        </w:rPr>
        <w:t>blockchain</w:t>
      </w:r>
      <w:proofErr w:type="spellEnd"/>
      <w:r>
        <w:t xml:space="preserve"> para as transações de </w:t>
      </w:r>
      <w:proofErr w:type="spellStart"/>
      <w:r>
        <w:t>criptoativos</w:t>
      </w:r>
      <w:proofErr w:type="spellEnd"/>
      <w:r>
        <w:t xml:space="preserve"> (RNF).</w:t>
      </w:r>
    </w:p>
    <w:p w14:paraId="1AE1C9A7" w14:textId="77777777" w:rsidR="00BE6F19" w:rsidRDefault="00BE6F19" w:rsidP="00E638A0">
      <w:pPr>
        <w:pStyle w:val="Ttulo2"/>
      </w:pPr>
      <w:r>
        <w:t>METODOLOGIA</w:t>
      </w:r>
    </w:p>
    <w:p w14:paraId="6301D5D8" w14:textId="77777777" w:rsidR="00BE6F19" w:rsidRPr="008F475A" w:rsidRDefault="00BE6F19" w:rsidP="00451B94">
      <w:pPr>
        <w:pStyle w:val="TF-TEXTO"/>
      </w:pPr>
      <w:r w:rsidRPr="008F475A">
        <w:t>O trabalho será desenvolvido observando as seguintes etapas:</w:t>
      </w:r>
    </w:p>
    <w:p w14:paraId="5875B8ED" w14:textId="77777777" w:rsidR="00BE6F19" w:rsidRDefault="00BE6F19" w:rsidP="005F0A2B">
      <w:pPr>
        <w:pStyle w:val="TF-ALNEA"/>
        <w:numPr>
          <w:ilvl w:val="0"/>
          <w:numId w:val="37"/>
        </w:numPr>
      </w:pPr>
      <w:r>
        <w:t>design dos objetos</w:t>
      </w:r>
      <w:r w:rsidRPr="008F475A">
        <w:t xml:space="preserve">: </w:t>
      </w:r>
      <w:r>
        <w:t xml:space="preserve">criar o modelo das naves, </w:t>
      </w:r>
      <w:proofErr w:type="spellStart"/>
      <w:r>
        <w:t>avatares</w:t>
      </w:r>
      <w:proofErr w:type="spellEnd"/>
      <w:r>
        <w:t xml:space="preserve"> e armas do jogo</w:t>
      </w:r>
      <w:r w:rsidRPr="008F475A">
        <w:t>;</w:t>
      </w:r>
    </w:p>
    <w:p w14:paraId="374446CC" w14:textId="77777777" w:rsidR="00BE6F19" w:rsidRPr="008F475A" w:rsidRDefault="00BE6F19" w:rsidP="00BE6F19">
      <w:pPr>
        <w:pStyle w:val="TF-ALNEA"/>
      </w:pPr>
      <w:r>
        <w:t>criação do modelo do banco de dados: definir o modelo do banco de dados e montá-lo;</w:t>
      </w:r>
    </w:p>
    <w:p w14:paraId="515CCCC3" w14:textId="77777777" w:rsidR="00BE6F19" w:rsidRDefault="00BE6F19" w:rsidP="00424AD5">
      <w:pPr>
        <w:pStyle w:val="TF-ALNEA"/>
      </w:pPr>
      <w:r>
        <w:t xml:space="preserve">estudar o </w:t>
      </w:r>
      <w:proofErr w:type="spellStart"/>
      <w:r w:rsidRPr="005E4ECB">
        <w:rPr>
          <w:i/>
          <w:iCs/>
        </w:rPr>
        <w:t>blockchain</w:t>
      </w:r>
      <w:proofErr w:type="spellEnd"/>
      <w:r w:rsidRPr="008F475A">
        <w:t xml:space="preserve">: </w:t>
      </w:r>
      <w:r>
        <w:t xml:space="preserve">estudar como o </w:t>
      </w:r>
      <w:proofErr w:type="spellStart"/>
      <w:r w:rsidRPr="005E4ECB">
        <w:rPr>
          <w:i/>
          <w:iCs/>
        </w:rPr>
        <w:t>blockchain</w:t>
      </w:r>
      <w:proofErr w:type="spellEnd"/>
      <w:r>
        <w:t xml:space="preserve"> pode ser implementado;</w:t>
      </w:r>
    </w:p>
    <w:p w14:paraId="702827B5" w14:textId="77777777" w:rsidR="00BE6F19" w:rsidRDefault="00BE6F19" w:rsidP="00424AD5">
      <w:pPr>
        <w:pStyle w:val="TF-ALNEA"/>
      </w:pPr>
      <w:r>
        <w:t>especificação do jogo: especificar como será o jogo pois além dos requisitos funcionais, é necessário traçar as regras que ditarão o comportamento dele;</w:t>
      </w:r>
    </w:p>
    <w:p w14:paraId="4F8846E9" w14:textId="77777777" w:rsidR="00BE6F19" w:rsidRDefault="00BE6F19" w:rsidP="00424AD5">
      <w:pPr>
        <w:pStyle w:val="TF-ALNEA"/>
      </w:pPr>
      <w:r>
        <w:t xml:space="preserve">implementação da interface gráfica: implementação da interface gráfica utilizando o motor </w:t>
      </w:r>
      <w:proofErr w:type="spellStart"/>
      <w:r>
        <w:t>Unreal</w:t>
      </w:r>
      <w:proofErr w:type="spellEnd"/>
      <w:r>
        <w:t xml:space="preserve"> </w:t>
      </w:r>
      <w:proofErr w:type="spellStart"/>
      <w:r>
        <w:t>Engine</w:t>
      </w:r>
      <w:proofErr w:type="spellEnd"/>
      <w:r>
        <w:t>;</w:t>
      </w:r>
    </w:p>
    <w:p w14:paraId="3A1531BC" w14:textId="77777777" w:rsidR="00BE6F19" w:rsidRDefault="00BE6F19" w:rsidP="00424AD5">
      <w:pPr>
        <w:pStyle w:val="TF-ALNEA"/>
      </w:pPr>
      <w:r>
        <w:t>desenvolver lógica do jogo: desenvolver o funcionamento do jogo com a criação de salas de batalhas;</w:t>
      </w:r>
    </w:p>
    <w:p w14:paraId="5A21D203" w14:textId="77777777" w:rsidR="00BE6F19" w:rsidRDefault="00BE6F19" w:rsidP="00424AD5">
      <w:pPr>
        <w:pStyle w:val="TF-ALNEA"/>
      </w:pPr>
      <w:r>
        <w:t>c</w:t>
      </w:r>
      <w:r w:rsidRPr="008F475A">
        <w:t>riação da moeda do jogo</w:t>
      </w:r>
      <w:r>
        <w:t xml:space="preserve">: criar a </w:t>
      </w:r>
      <w:proofErr w:type="spellStart"/>
      <w:r>
        <w:t>criptomoeda</w:t>
      </w:r>
      <w:proofErr w:type="spellEnd"/>
      <w:r>
        <w:t xml:space="preserve"> para o jogo;</w:t>
      </w:r>
    </w:p>
    <w:p w14:paraId="5E829953" w14:textId="77777777" w:rsidR="00BE6F19" w:rsidRDefault="00BE6F19" w:rsidP="00424AD5">
      <w:pPr>
        <w:pStyle w:val="TF-ALNEA"/>
      </w:pPr>
      <w:r>
        <w:t xml:space="preserve">implementar utilização do </w:t>
      </w:r>
      <w:proofErr w:type="spellStart"/>
      <w:r w:rsidRPr="005E4ECB">
        <w:rPr>
          <w:i/>
          <w:iCs/>
        </w:rPr>
        <w:t>blockchain</w:t>
      </w:r>
      <w:proofErr w:type="spellEnd"/>
      <w:r>
        <w:t xml:space="preserve">: implementar algoritmo de </w:t>
      </w:r>
      <w:proofErr w:type="spellStart"/>
      <w:r w:rsidRPr="005E4ECB">
        <w:rPr>
          <w:i/>
          <w:iCs/>
        </w:rPr>
        <w:t>blockchain</w:t>
      </w:r>
      <w:proofErr w:type="spellEnd"/>
      <w:r>
        <w:t xml:space="preserve">, função de vender e comprar </w:t>
      </w:r>
      <w:proofErr w:type="spellStart"/>
      <w:r>
        <w:t>NFTs</w:t>
      </w:r>
      <w:proofErr w:type="spellEnd"/>
      <w:r>
        <w:t>;</w:t>
      </w:r>
    </w:p>
    <w:p w14:paraId="5340F5FE" w14:textId="77777777" w:rsidR="00BE6F19" w:rsidRDefault="00BE6F19" w:rsidP="00424AD5">
      <w:pPr>
        <w:pStyle w:val="TF-ALNEA"/>
      </w:pPr>
      <w:r>
        <w:t xml:space="preserve">testes: testar todas as funcionalidades, avaliando se tudo está funcionando corretamente, </w:t>
      </w:r>
    </w:p>
    <w:p w14:paraId="7E2A003D" w14:textId="77777777" w:rsidR="00BE6F19" w:rsidRDefault="00BE6F19" w:rsidP="00451B94">
      <w:pPr>
        <w:pStyle w:val="TF-TEXTO"/>
      </w:pPr>
      <w:r w:rsidRPr="008F475A">
        <w:t xml:space="preserve">As etapas serão realizadas nos períodos relacionados no </w:t>
      </w:r>
      <w:r w:rsidRPr="008F475A">
        <w:fldChar w:fldCharType="begin"/>
      </w:r>
      <w:r w:rsidRPr="008F475A">
        <w:instrText xml:space="preserve"> REF _Ref98650273 \h  \* MERGEFORMAT </w:instrText>
      </w:r>
      <w:r w:rsidRPr="008F475A">
        <w:fldChar w:fldCharType="separate"/>
      </w:r>
      <w:r>
        <w:t xml:space="preserve">Quadro </w:t>
      </w:r>
      <w:r>
        <w:rPr>
          <w:noProof/>
        </w:rPr>
        <w:t>2</w:t>
      </w:r>
      <w:r w:rsidRPr="008F475A">
        <w:fldChar w:fldCharType="end"/>
      </w:r>
      <w:r w:rsidRPr="008F475A">
        <w:t>.</w:t>
      </w:r>
    </w:p>
    <w:p w14:paraId="2C5824BD" w14:textId="77777777" w:rsidR="00BE6F19" w:rsidRPr="007E0D87" w:rsidRDefault="00BE6F19" w:rsidP="005B2E12">
      <w:pPr>
        <w:pStyle w:val="TF-LEGENDA"/>
      </w:pPr>
      <w:bookmarkStart w:id="79" w:name="_Ref98650273"/>
      <w:r>
        <w:lastRenderedPageBreak/>
        <w:t xml:space="preserve">Quadro </w:t>
      </w:r>
      <w:fldSimple w:instr=" SEQ Quadro \* ARABIC ">
        <w:r>
          <w:rPr>
            <w:noProof/>
          </w:rPr>
          <w:t>2</w:t>
        </w:r>
      </w:fldSimple>
      <w:bookmarkEnd w:id="79"/>
      <w:r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BE6F19" w:rsidRPr="007E0D87" w14:paraId="75732A6D"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4C8634CF" w14:textId="77777777" w:rsidR="00BE6F19" w:rsidRPr="007E0D87" w:rsidRDefault="00BE6F19"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53A4D459" w14:textId="77777777" w:rsidR="00BE6F19" w:rsidRPr="007E0D87" w:rsidRDefault="00BE6F19" w:rsidP="00470C41">
            <w:pPr>
              <w:pStyle w:val="TF-TEXTOQUADROCentralizado"/>
            </w:pPr>
            <w:r>
              <w:t>2022</w:t>
            </w:r>
          </w:p>
        </w:tc>
      </w:tr>
      <w:tr w:rsidR="00BE6F19" w:rsidRPr="007E0D87" w14:paraId="0D873904" w14:textId="77777777" w:rsidTr="009E13F3">
        <w:trPr>
          <w:cantSplit/>
          <w:trHeight w:val="248"/>
        </w:trPr>
        <w:tc>
          <w:tcPr>
            <w:tcW w:w="6214" w:type="dxa"/>
            <w:tcBorders>
              <w:top w:val="nil"/>
              <w:left w:val="single" w:sz="4" w:space="0" w:color="auto"/>
              <w:bottom w:val="nil"/>
            </w:tcBorders>
            <w:shd w:val="clear" w:color="auto" w:fill="A6A6A6"/>
          </w:tcPr>
          <w:p w14:paraId="5E2F9E78" w14:textId="77777777" w:rsidR="00BE6F19" w:rsidRPr="007E0D87" w:rsidRDefault="00BE6F19" w:rsidP="00470C41">
            <w:pPr>
              <w:pStyle w:val="TF-TEXTOQUADRO"/>
            </w:pPr>
          </w:p>
        </w:tc>
        <w:tc>
          <w:tcPr>
            <w:tcW w:w="554" w:type="dxa"/>
            <w:shd w:val="clear" w:color="auto" w:fill="A6A6A6"/>
          </w:tcPr>
          <w:p w14:paraId="63DF39A2" w14:textId="77777777" w:rsidR="00BE6F19" w:rsidRDefault="00BE6F19" w:rsidP="00470C41">
            <w:pPr>
              <w:pStyle w:val="TF-TEXTOQUADROCentralizado"/>
            </w:pPr>
            <w:r>
              <w:t>Fev.</w:t>
            </w:r>
          </w:p>
        </w:tc>
        <w:tc>
          <w:tcPr>
            <w:tcW w:w="584" w:type="dxa"/>
            <w:gridSpan w:val="2"/>
            <w:shd w:val="clear" w:color="auto" w:fill="A6A6A6"/>
          </w:tcPr>
          <w:p w14:paraId="05B2E61B" w14:textId="77777777" w:rsidR="00BE6F19" w:rsidRPr="007E0D87" w:rsidRDefault="00BE6F19" w:rsidP="00470C41">
            <w:pPr>
              <w:pStyle w:val="TF-TEXTOQUADROCentralizado"/>
            </w:pPr>
            <w:r>
              <w:t>Mar</w:t>
            </w:r>
            <w:r w:rsidRPr="007E0D87">
              <w:t>.</w:t>
            </w:r>
          </w:p>
        </w:tc>
        <w:tc>
          <w:tcPr>
            <w:tcW w:w="596" w:type="dxa"/>
            <w:gridSpan w:val="2"/>
            <w:shd w:val="clear" w:color="auto" w:fill="A6A6A6"/>
          </w:tcPr>
          <w:p w14:paraId="3B323CA7" w14:textId="77777777" w:rsidR="00BE6F19" w:rsidRPr="007E0D87" w:rsidRDefault="00BE6F19" w:rsidP="00470C41">
            <w:pPr>
              <w:pStyle w:val="TF-TEXTOQUADROCentralizado"/>
            </w:pPr>
            <w:r>
              <w:t>Abr.</w:t>
            </w:r>
          </w:p>
        </w:tc>
        <w:tc>
          <w:tcPr>
            <w:tcW w:w="596" w:type="dxa"/>
            <w:gridSpan w:val="2"/>
            <w:shd w:val="clear" w:color="auto" w:fill="A6A6A6"/>
          </w:tcPr>
          <w:p w14:paraId="114D97E8" w14:textId="77777777" w:rsidR="00BE6F19" w:rsidRPr="007E0D87" w:rsidRDefault="00BE6F19" w:rsidP="00470C41">
            <w:pPr>
              <w:pStyle w:val="TF-TEXTOQUADROCentralizado"/>
            </w:pPr>
            <w:r>
              <w:t>Maio</w:t>
            </w:r>
          </w:p>
        </w:tc>
        <w:tc>
          <w:tcPr>
            <w:tcW w:w="596" w:type="dxa"/>
            <w:gridSpan w:val="2"/>
            <w:shd w:val="clear" w:color="auto" w:fill="A6A6A6"/>
          </w:tcPr>
          <w:p w14:paraId="68C94C76" w14:textId="77777777" w:rsidR="00BE6F19" w:rsidRPr="007E0D87" w:rsidRDefault="00BE6F19" w:rsidP="00470C41">
            <w:pPr>
              <w:pStyle w:val="TF-TEXTOQUADROCentralizado"/>
            </w:pPr>
            <w:r>
              <w:t>Jun.</w:t>
            </w:r>
          </w:p>
        </w:tc>
      </w:tr>
      <w:tr w:rsidR="00BE6F19" w:rsidRPr="007E0D87" w14:paraId="3284C24A" w14:textId="77777777" w:rsidTr="002A07E2">
        <w:trPr>
          <w:cantSplit/>
          <w:trHeight w:val="263"/>
        </w:trPr>
        <w:tc>
          <w:tcPr>
            <w:tcW w:w="6214" w:type="dxa"/>
            <w:tcBorders>
              <w:top w:val="nil"/>
              <w:left w:val="single" w:sz="4" w:space="0" w:color="auto"/>
            </w:tcBorders>
            <w:shd w:val="clear" w:color="auto" w:fill="A6A6A6"/>
          </w:tcPr>
          <w:p w14:paraId="17A30262" w14:textId="77777777" w:rsidR="00BE6F19" w:rsidRPr="007E0D87" w:rsidRDefault="00BE6F19" w:rsidP="00470C41">
            <w:pPr>
              <w:pStyle w:val="TF-TEXTOQUADRO"/>
            </w:pPr>
            <w:r w:rsidRPr="007E0D87">
              <w:t>etapas / quinzenas</w:t>
            </w:r>
          </w:p>
        </w:tc>
        <w:tc>
          <w:tcPr>
            <w:tcW w:w="554" w:type="dxa"/>
            <w:shd w:val="clear" w:color="auto" w:fill="A6A6A6"/>
          </w:tcPr>
          <w:p w14:paraId="639F185B" w14:textId="77777777" w:rsidR="00BE6F19" w:rsidRPr="007E0D87" w:rsidRDefault="00BE6F19" w:rsidP="00470C41">
            <w:pPr>
              <w:pStyle w:val="TF-TEXTOQUADROCentralizado"/>
            </w:pPr>
            <w:r>
              <w:t>2</w:t>
            </w:r>
          </w:p>
        </w:tc>
        <w:tc>
          <w:tcPr>
            <w:tcW w:w="284" w:type="dxa"/>
            <w:tcBorders>
              <w:bottom w:val="single" w:sz="4" w:space="0" w:color="auto"/>
            </w:tcBorders>
            <w:shd w:val="clear" w:color="auto" w:fill="A6A6A6"/>
          </w:tcPr>
          <w:p w14:paraId="69764215"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78D21676"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2EB4B038"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64D917DA"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7774F948"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5D8C3F5B"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68677E2B"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656017FA" w14:textId="77777777" w:rsidR="00BE6F19" w:rsidRPr="007E0D87" w:rsidRDefault="00BE6F19" w:rsidP="00470C41">
            <w:pPr>
              <w:pStyle w:val="TF-TEXTOQUADROCentralizado"/>
            </w:pPr>
            <w:r w:rsidRPr="007E0D87">
              <w:t>2</w:t>
            </w:r>
          </w:p>
        </w:tc>
      </w:tr>
      <w:tr w:rsidR="00BE6F19" w:rsidRPr="007E0D87" w14:paraId="2026AC00" w14:textId="77777777" w:rsidTr="002A07E2">
        <w:trPr>
          <w:trHeight w:val="263"/>
        </w:trPr>
        <w:tc>
          <w:tcPr>
            <w:tcW w:w="6214" w:type="dxa"/>
            <w:tcBorders>
              <w:left w:val="single" w:sz="4" w:space="0" w:color="auto"/>
            </w:tcBorders>
          </w:tcPr>
          <w:p w14:paraId="2A1E5D03" w14:textId="77777777" w:rsidR="00BE6F19" w:rsidRPr="007E0D87" w:rsidRDefault="00BE6F19" w:rsidP="00470C41">
            <w:pPr>
              <w:pStyle w:val="TF-TEXTOQUADRO"/>
              <w:rPr>
                <w:bCs/>
              </w:rPr>
            </w:pPr>
            <w:r>
              <w:rPr>
                <w:bCs/>
              </w:rPr>
              <w:t>Design dos objetos</w:t>
            </w:r>
          </w:p>
        </w:tc>
        <w:tc>
          <w:tcPr>
            <w:tcW w:w="554" w:type="dxa"/>
          </w:tcPr>
          <w:p w14:paraId="69E3048B" w14:textId="77777777" w:rsidR="00BE6F19" w:rsidRDefault="00BE6F19" w:rsidP="00470C41">
            <w:pPr>
              <w:pStyle w:val="TF-TEXTOQUADROCentralizado"/>
            </w:pPr>
            <w:r>
              <w:t>X</w:t>
            </w:r>
          </w:p>
        </w:tc>
        <w:tc>
          <w:tcPr>
            <w:tcW w:w="284" w:type="dxa"/>
            <w:tcBorders>
              <w:bottom w:val="single" w:sz="4" w:space="0" w:color="auto"/>
            </w:tcBorders>
          </w:tcPr>
          <w:p w14:paraId="45323B23" w14:textId="77777777" w:rsidR="00BE6F19" w:rsidRPr="007E0D87" w:rsidRDefault="00BE6F19" w:rsidP="00470C41">
            <w:pPr>
              <w:pStyle w:val="TF-TEXTOQUADROCentralizado"/>
            </w:pPr>
            <w:r>
              <w:t>X</w:t>
            </w:r>
          </w:p>
        </w:tc>
        <w:tc>
          <w:tcPr>
            <w:tcW w:w="299" w:type="dxa"/>
            <w:tcBorders>
              <w:bottom w:val="single" w:sz="4" w:space="0" w:color="auto"/>
            </w:tcBorders>
          </w:tcPr>
          <w:p w14:paraId="3313841C" w14:textId="77777777" w:rsidR="00BE6F19" w:rsidRPr="007E0D87" w:rsidRDefault="00BE6F19" w:rsidP="00470C41">
            <w:pPr>
              <w:pStyle w:val="TF-TEXTOQUADROCentralizado"/>
            </w:pPr>
            <w:r>
              <w:t>X</w:t>
            </w:r>
          </w:p>
        </w:tc>
        <w:tc>
          <w:tcPr>
            <w:tcW w:w="296" w:type="dxa"/>
            <w:tcBorders>
              <w:bottom w:val="single" w:sz="4" w:space="0" w:color="auto"/>
            </w:tcBorders>
          </w:tcPr>
          <w:p w14:paraId="0EBFEA36" w14:textId="77777777" w:rsidR="00BE6F19" w:rsidRPr="007E0D87" w:rsidRDefault="00BE6F19" w:rsidP="00470C41">
            <w:pPr>
              <w:pStyle w:val="TF-TEXTOQUADROCentralizado"/>
            </w:pPr>
            <w:r>
              <w:t>X</w:t>
            </w:r>
          </w:p>
        </w:tc>
        <w:tc>
          <w:tcPr>
            <w:tcW w:w="299" w:type="dxa"/>
            <w:tcBorders>
              <w:bottom w:val="single" w:sz="4" w:space="0" w:color="auto"/>
            </w:tcBorders>
          </w:tcPr>
          <w:p w14:paraId="7388CA65" w14:textId="77777777" w:rsidR="00BE6F19" w:rsidRPr="007E0D87" w:rsidRDefault="00BE6F19" w:rsidP="00470C41">
            <w:pPr>
              <w:pStyle w:val="TF-TEXTOQUADROCentralizado"/>
            </w:pPr>
            <w:r>
              <w:t>X</w:t>
            </w:r>
          </w:p>
        </w:tc>
        <w:tc>
          <w:tcPr>
            <w:tcW w:w="296" w:type="dxa"/>
            <w:tcBorders>
              <w:bottom w:val="single" w:sz="4" w:space="0" w:color="auto"/>
            </w:tcBorders>
          </w:tcPr>
          <w:p w14:paraId="61C9680B" w14:textId="77777777" w:rsidR="00BE6F19" w:rsidRPr="007E0D87" w:rsidRDefault="00BE6F19" w:rsidP="00470C41">
            <w:pPr>
              <w:pStyle w:val="TF-TEXTOQUADROCentralizado"/>
            </w:pPr>
            <w:r>
              <w:t>X</w:t>
            </w:r>
          </w:p>
        </w:tc>
        <w:tc>
          <w:tcPr>
            <w:tcW w:w="299" w:type="dxa"/>
            <w:tcBorders>
              <w:bottom w:val="single" w:sz="4" w:space="0" w:color="auto"/>
            </w:tcBorders>
          </w:tcPr>
          <w:p w14:paraId="06A968CF" w14:textId="77777777" w:rsidR="00BE6F19" w:rsidRPr="007E0D87" w:rsidRDefault="00BE6F19" w:rsidP="00470C41">
            <w:pPr>
              <w:pStyle w:val="TF-TEXTOQUADROCentralizado"/>
            </w:pPr>
          </w:p>
        </w:tc>
        <w:tc>
          <w:tcPr>
            <w:tcW w:w="296" w:type="dxa"/>
            <w:tcBorders>
              <w:bottom w:val="single" w:sz="4" w:space="0" w:color="auto"/>
            </w:tcBorders>
          </w:tcPr>
          <w:p w14:paraId="2C267583" w14:textId="77777777" w:rsidR="00BE6F19" w:rsidRPr="007E0D87" w:rsidRDefault="00BE6F19" w:rsidP="00470C41">
            <w:pPr>
              <w:pStyle w:val="TF-TEXTOQUADROCentralizado"/>
            </w:pPr>
          </w:p>
        </w:tc>
        <w:tc>
          <w:tcPr>
            <w:tcW w:w="299" w:type="dxa"/>
            <w:tcBorders>
              <w:bottom w:val="single" w:sz="4" w:space="0" w:color="auto"/>
            </w:tcBorders>
          </w:tcPr>
          <w:p w14:paraId="5A76F1CA" w14:textId="77777777" w:rsidR="00BE6F19" w:rsidRPr="007E0D87" w:rsidRDefault="00BE6F19" w:rsidP="00470C41">
            <w:pPr>
              <w:pStyle w:val="TF-TEXTOQUADROCentralizado"/>
            </w:pPr>
          </w:p>
        </w:tc>
      </w:tr>
      <w:tr w:rsidR="00BE6F19" w:rsidRPr="007E0D87" w14:paraId="432F5BA3" w14:textId="77777777" w:rsidTr="002A07E2">
        <w:trPr>
          <w:trHeight w:val="248"/>
        </w:trPr>
        <w:tc>
          <w:tcPr>
            <w:tcW w:w="6214" w:type="dxa"/>
            <w:tcBorders>
              <w:left w:val="single" w:sz="4" w:space="0" w:color="auto"/>
            </w:tcBorders>
          </w:tcPr>
          <w:p w14:paraId="06A138C5" w14:textId="77777777" w:rsidR="00BE6F19" w:rsidRDefault="00BE6F19" w:rsidP="00470C41">
            <w:pPr>
              <w:pStyle w:val="TF-TEXTOQUADRO"/>
              <w:rPr>
                <w:bCs/>
              </w:rPr>
            </w:pPr>
            <w:r>
              <w:t>Criação do modelo do banco de dados</w:t>
            </w:r>
          </w:p>
        </w:tc>
        <w:tc>
          <w:tcPr>
            <w:tcW w:w="554" w:type="dxa"/>
          </w:tcPr>
          <w:p w14:paraId="720B9CF4" w14:textId="77777777" w:rsidR="00BE6F19" w:rsidRDefault="00BE6F19" w:rsidP="00470C41">
            <w:pPr>
              <w:pStyle w:val="TF-TEXTOQUADROCentralizado"/>
            </w:pPr>
            <w:r>
              <w:t>X</w:t>
            </w:r>
          </w:p>
        </w:tc>
        <w:tc>
          <w:tcPr>
            <w:tcW w:w="284" w:type="dxa"/>
            <w:tcBorders>
              <w:bottom w:val="single" w:sz="4" w:space="0" w:color="auto"/>
            </w:tcBorders>
          </w:tcPr>
          <w:p w14:paraId="4291301B" w14:textId="77777777" w:rsidR="00BE6F19" w:rsidRPr="007E0D87" w:rsidRDefault="00BE6F19" w:rsidP="00470C41">
            <w:pPr>
              <w:pStyle w:val="TF-TEXTOQUADROCentralizado"/>
            </w:pPr>
            <w:r>
              <w:t>X</w:t>
            </w:r>
          </w:p>
        </w:tc>
        <w:tc>
          <w:tcPr>
            <w:tcW w:w="299" w:type="dxa"/>
            <w:tcBorders>
              <w:bottom w:val="single" w:sz="4" w:space="0" w:color="auto"/>
            </w:tcBorders>
          </w:tcPr>
          <w:p w14:paraId="56EF5233" w14:textId="77777777" w:rsidR="00BE6F19" w:rsidRPr="007E0D87" w:rsidRDefault="00BE6F19" w:rsidP="00470C41">
            <w:pPr>
              <w:pStyle w:val="TF-TEXTOQUADROCentralizado"/>
            </w:pPr>
          </w:p>
        </w:tc>
        <w:tc>
          <w:tcPr>
            <w:tcW w:w="296" w:type="dxa"/>
            <w:tcBorders>
              <w:bottom w:val="single" w:sz="4" w:space="0" w:color="auto"/>
            </w:tcBorders>
          </w:tcPr>
          <w:p w14:paraId="363158ED" w14:textId="77777777" w:rsidR="00BE6F19" w:rsidRPr="007E0D87" w:rsidRDefault="00BE6F19" w:rsidP="00470C41">
            <w:pPr>
              <w:pStyle w:val="TF-TEXTOQUADROCentralizado"/>
            </w:pPr>
          </w:p>
        </w:tc>
        <w:tc>
          <w:tcPr>
            <w:tcW w:w="299" w:type="dxa"/>
            <w:tcBorders>
              <w:bottom w:val="single" w:sz="4" w:space="0" w:color="auto"/>
            </w:tcBorders>
          </w:tcPr>
          <w:p w14:paraId="1E2D533E" w14:textId="77777777" w:rsidR="00BE6F19" w:rsidRPr="007E0D87" w:rsidRDefault="00BE6F19" w:rsidP="00470C41">
            <w:pPr>
              <w:pStyle w:val="TF-TEXTOQUADROCentralizado"/>
            </w:pPr>
          </w:p>
        </w:tc>
        <w:tc>
          <w:tcPr>
            <w:tcW w:w="296" w:type="dxa"/>
            <w:tcBorders>
              <w:bottom w:val="single" w:sz="4" w:space="0" w:color="auto"/>
            </w:tcBorders>
          </w:tcPr>
          <w:p w14:paraId="4BDF2E84" w14:textId="77777777" w:rsidR="00BE6F19" w:rsidRPr="007E0D87" w:rsidRDefault="00BE6F19" w:rsidP="00470C41">
            <w:pPr>
              <w:pStyle w:val="TF-TEXTOQUADROCentralizado"/>
            </w:pPr>
          </w:p>
        </w:tc>
        <w:tc>
          <w:tcPr>
            <w:tcW w:w="299" w:type="dxa"/>
            <w:tcBorders>
              <w:bottom w:val="single" w:sz="4" w:space="0" w:color="auto"/>
            </w:tcBorders>
          </w:tcPr>
          <w:p w14:paraId="4C08523F" w14:textId="77777777" w:rsidR="00BE6F19" w:rsidRPr="007E0D87" w:rsidRDefault="00BE6F19" w:rsidP="00470C41">
            <w:pPr>
              <w:pStyle w:val="TF-TEXTOQUADROCentralizado"/>
            </w:pPr>
          </w:p>
        </w:tc>
        <w:tc>
          <w:tcPr>
            <w:tcW w:w="296" w:type="dxa"/>
            <w:tcBorders>
              <w:bottom w:val="single" w:sz="4" w:space="0" w:color="auto"/>
            </w:tcBorders>
          </w:tcPr>
          <w:p w14:paraId="764821FC" w14:textId="77777777" w:rsidR="00BE6F19" w:rsidRPr="007E0D87" w:rsidRDefault="00BE6F19" w:rsidP="00470C41">
            <w:pPr>
              <w:pStyle w:val="TF-TEXTOQUADROCentralizado"/>
            </w:pPr>
          </w:p>
        </w:tc>
        <w:tc>
          <w:tcPr>
            <w:tcW w:w="299" w:type="dxa"/>
            <w:tcBorders>
              <w:bottom w:val="single" w:sz="4" w:space="0" w:color="auto"/>
            </w:tcBorders>
          </w:tcPr>
          <w:p w14:paraId="484CBE5A" w14:textId="77777777" w:rsidR="00BE6F19" w:rsidRPr="007E0D87" w:rsidRDefault="00BE6F19" w:rsidP="00470C41">
            <w:pPr>
              <w:pStyle w:val="TF-TEXTOQUADROCentralizado"/>
            </w:pPr>
          </w:p>
        </w:tc>
      </w:tr>
      <w:tr w:rsidR="00BE6F19" w:rsidRPr="007E0D87" w14:paraId="5647FE58" w14:textId="77777777" w:rsidTr="002A07E2">
        <w:trPr>
          <w:trHeight w:val="263"/>
        </w:trPr>
        <w:tc>
          <w:tcPr>
            <w:tcW w:w="6214" w:type="dxa"/>
            <w:tcBorders>
              <w:left w:val="single" w:sz="4" w:space="0" w:color="auto"/>
            </w:tcBorders>
          </w:tcPr>
          <w:p w14:paraId="0ADB46FF" w14:textId="77777777" w:rsidR="00BE6F19" w:rsidRPr="007E0D87" w:rsidRDefault="00BE6F19" w:rsidP="00470C41">
            <w:pPr>
              <w:pStyle w:val="TF-TEXTOQUADRO"/>
            </w:pPr>
            <w:r>
              <w:t xml:space="preserve">Estudar o </w:t>
            </w:r>
            <w:proofErr w:type="spellStart"/>
            <w:r w:rsidRPr="005E4ECB">
              <w:rPr>
                <w:i/>
                <w:iCs/>
              </w:rPr>
              <w:t>blockchain</w:t>
            </w:r>
            <w:proofErr w:type="spellEnd"/>
          </w:p>
        </w:tc>
        <w:tc>
          <w:tcPr>
            <w:tcW w:w="554" w:type="dxa"/>
          </w:tcPr>
          <w:p w14:paraId="193F62C1" w14:textId="77777777" w:rsidR="00BE6F19" w:rsidRPr="007E0D87" w:rsidRDefault="00BE6F19" w:rsidP="00470C41">
            <w:pPr>
              <w:pStyle w:val="TF-TEXTOQUADROCentralizado"/>
            </w:pPr>
          </w:p>
        </w:tc>
        <w:tc>
          <w:tcPr>
            <w:tcW w:w="284" w:type="dxa"/>
            <w:tcBorders>
              <w:top w:val="single" w:sz="4" w:space="0" w:color="auto"/>
            </w:tcBorders>
          </w:tcPr>
          <w:p w14:paraId="2FBC4FD8" w14:textId="77777777" w:rsidR="00BE6F19" w:rsidRPr="007E0D87" w:rsidRDefault="00BE6F19" w:rsidP="00470C41">
            <w:pPr>
              <w:pStyle w:val="TF-TEXTOQUADROCentralizado"/>
            </w:pPr>
            <w:r>
              <w:t>X</w:t>
            </w:r>
          </w:p>
        </w:tc>
        <w:tc>
          <w:tcPr>
            <w:tcW w:w="299" w:type="dxa"/>
            <w:tcBorders>
              <w:top w:val="single" w:sz="4" w:space="0" w:color="auto"/>
            </w:tcBorders>
          </w:tcPr>
          <w:p w14:paraId="664FE11E" w14:textId="77777777" w:rsidR="00BE6F19" w:rsidRPr="007E0D87" w:rsidRDefault="00BE6F19" w:rsidP="00470C41">
            <w:pPr>
              <w:pStyle w:val="TF-TEXTOQUADROCentralizado"/>
            </w:pPr>
            <w:r>
              <w:t>X</w:t>
            </w:r>
          </w:p>
        </w:tc>
        <w:tc>
          <w:tcPr>
            <w:tcW w:w="296" w:type="dxa"/>
            <w:tcBorders>
              <w:top w:val="single" w:sz="4" w:space="0" w:color="auto"/>
            </w:tcBorders>
          </w:tcPr>
          <w:p w14:paraId="217C18F6" w14:textId="77777777" w:rsidR="00BE6F19" w:rsidRPr="007E0D87" w:rsidRDefault="00BE6F19" w:rsidP="00470C41">
            <w:pPr>
              <w:pStyle w:val="TF-TEXTOQUADROCentralizado"/>
            </w:pPr>
          </w:p>
        </w:tc>
        <w:tc>
          <w:tcPr>
            <w:tcW w:w="299" w:type="dxa"/>
            <w:tcBorders>
              <w:top w:val="single" w:sz="4" w:space="0" w:color="auto"/>
            </w:tcBorders>
          </w:tcPr>
          <w:p w14:paraId="30D65FC6" w14:textId="77777777" w:rsidR="00BE6F19" w:rsidRPr="007E0D87" w:rsidRDefault="00BE6F19" w:rsidP="00470C41">
            <w:pPr>
              <w:pStyle w:val="TF-TEXTOQUADROCentralizado"/>
            </w:pPr>
          </w:p>
        </w:tc>
        <w:tc>
          <w:tcPr>
            <w:tcW w:w="296" w:type="dxa"/>
            <w:tcBorders>
              <w:top w:val="single" w:sz="4" w:space="0" w:color="auto"/>
            </w:tcBorders>
          </w:tcPr>
          <w:p w14:paraId="2B24F092" w14:textId="77777777" w:rsidR="00BE6F19" w:rsidRPr="007E0D87" w:rsidRDefault="00BE6F19" w:rsidP="00470C41">
            <w:pPr>
              <w:pStyle w:val="TF-TEXTOQUADROCentralizado"/>
            </w:pPr>
          </w:p>
        </w:tc>
        <w:tc>
          <w:tcPr>
            <w:tcW w:w="299" w:type="dxa"/>
            <w:tcBorders>
              <w:top w:val="single" w:sz="4" w:space="0" w:color="auto"/>
            </w:tcBorders>
          </w:tcPr>
          <w:p w14:paraId="432DC903" w14:textId="77777777" w:rsidR="00BE6F19" w:rsidRPr="007E0D87" w:rsidRDefault="00BE6F19" w:rsidP="00470C41">
            <w:pPr>
              <w:pStyle w:val="TF-TEXTOQUADROCentralizado"/>
            </w:pPr>
          </w:p>
        </w:tc>
        <w:tc>
          <w:tcPr>
            <w:tcW w:w="296" w:type="dxa"/>
            <w:tcBorders>
              <w:top w:val="single" w:sz="4" w:space="0" w:color="auto"/>
            </w:tcBorders>
          </w:tcPr>
          <w:p w14:paraId="4E8545DD" w14:textId="77777777" w:rsidR="00BE6F19" w:rsidRPr="007E0D87" w:rsidRDefault="00BE6F19" w:rsidP="00470C41">
            <w:pPr>
              <w:pStyle w:val="TF-TEXTOQUADROCentralizado"/>
            </w:pPr>
          </w:p>
        </w:tc>
        <w:tc>
          <w:tcPr>
            <w:tcW w:w="299" w:type="dxa"/>
            <w:tcBorders>
              <w:top w:val="single" w:sz="4" w:space="0" w:color="auto"/>
            </w:tcBorders>
          </w:tcPr>
          <w:p w14:paraId="69D61DF4" w14:textId="77777777" w:rsidR="00BE6F19" w:rsidRPr="007E0D87" w:rsidRDefault="00BE6F19" w:rsidP="00470C41">
            <w:pPr>
              <w:pStyle w:val="TF-TEXTOQUADROCentralizado"/>
            </w:pPr>
          </w:p>
        </w:tc>
      </w:tr>
      <w:tr w:rsidR="00BE6F19" w:rsidRPr="007E0D87" w14:paraId="7F270709" w14:textId="77777777" w:rsidTr="002A07E2">
        <w:trPr>
          <w:trHeight w:val="263"/>
        </w:trPr>
        <w:tc>
          <w:tcPr>
            <w:tcW w:w="6214" w:type="dxa"/>
            <w:tcBorders>
              <w:left w:val="single" w:sz="4" w:space="0" w:color="auto"/>
            </w:tcBorders>
          </w:tcPr>
          <w:p w14:paraId="22F5549B" w14:textId="77777777" w:rsidR="00BE6F19" w:rsidRDefault="00BE6F19" w:rsidP="00470C41">
            <w:pPr>
              <w:pStyle w:val="TF-TEXTOQUADRO"/>
            </w:pPr>
            <w:r>
              <w:t>Especificações do jogo</w:t>
            </w:r>
          </w:p>
        </w:tc>
        <w:tc>
          <w:tcPr>
            <w:tcW w:w="554" w:type="dxa"/>
          </w:tcPr>
          <w:p w14:paraId="38BB8198" w14:textId="77777777" w:rsidR="00BE6F19" w:rsidRPr="007E0D87" w:rsidRDefault="00BE6F19" w:rsidP="00470C41">
            <w:pPr>
              <w:pStyle w:val="TF-TEXTOQUADROCentralizado"/>
            </w:pPr>
          </w:p>
        </w:tc>
        <w:tc>
          <w:tcPr>
            <w:tcW w:w="284" w:type="dxa"/>
            <w:tcBorders>
              <w:top w:val="single" w:sz="4" w:space="0" w:color="auto"/>
            </w:tcBorders>
          </w:tcPr>
          <w:p w14:paraId="0C678268" w14:textId="77777777" w:rsidR="00BE6F19" w:rsidRDefault="00BE6F19" w:rsidP="00470C41">
            <w:pPr>
              <w:pStyle w:val="TF-TEXTOQUADROCentralizado"/>
            </w:pPr>
            <w:r>
              <w:t>X</w:t>
            </w:r>
          </w:p>
        </w:tc>
        <w:tc>
          <w:tcPr>
            <w:tcW w:w="299" w:type="dxa"/>
            <w:tcBorders>
              <w:top w:val="single" w:sz="4" w:space="0" w:color="auto"/>
            </w:tcBorders>
          </w:tcPr>
          <w:p w14:paraId="7A028F9E" w14:textId="77777777" w:rsidR="00BE6F19" w:rsidRDefault="00BE6F19" w:rsidP="00470C41">
            <w:pPr>
              <w:pStyle w:val="TF-TEXTOQUADROCentralizado"/>
            </w:pPr>
            <w:r>
              <w:t>X</w:t>
            </w:r>
          </w:p>
        </w:tc>
        <w:tc>
          <w:tcPr>
            <w:tcW w:w="296" w:type="dxa"/>
            <w:tcBorders>
              <w:top w:val="single" w:sz="4" w:space="0" w:color="auto"/>
            </w:tcBorders>
          </w:tcPr>
          <w:p w14:paraId="4F4C974F" w14:textId="77777777" w:rsidR="00BE6F19" w:rsidDel="00F53419" w:rsidRDefault="00BE6F19" w:rsidP="00470C41">
            <w:pPr>
              <w:pStyle w:val="TF-TEXTOQUADROCentralizado"/>
            </w:pPr>
          </w:p>
        </w:tc>
        <w:tc>
          <w:tcPr>
            <w:tcW w:w="299" w:type="dxa"/>
            <w:tcBorders>
              <w:top w:val="single" w:sz="4" w:space="0" w:color="auto"/>
            </w:tcBorders>
          </w:tcPr>
          <w:p w14:paraId="485595BA" w14:textId="77777777" w:rsidR="00BE6F19" w:rsidRPr="007E0D87" w:rsidRDefault="00BE6F19" w:rsidP="00470C41">
            <w:pPr>
              <w:pStyle w:val="TF-TEXTOQUADROCentralizado"/>
            </w:pPr>
          </w:p>
        </w:tc>
        <w:tc>
          <w:tcPr>
            <w:tcW w:w="296" w:type="dxa"/>
            <w:tcBorders>
              <w:top w:val="single" w:sz="4" w:space="0" w:color="auto"/>
            </w:tcBorders>
          </w:tcPr>
          <w:p w14:paraId="165DED38" w14:textId="77777777" w:rsidR="00BE6F19" w:rsidRPr="007E0D87" w:rsidRDefault="00BE6F19" w:rsidP="00470C41">
            <w:pPr>
              <w:pStyle w:val="TF-TEXTOQUADROCentralizado"/>
            </w:pPr>
          </w:p>
        </w:tc>
        <w:tc>
          <w:tcPr>
            <w:tcW w:w="299" w:type="dxa"/>
            <w:tcBorders>
              <w:top w:val="single" w:sz="4" w:space="0" w:color="auto"/>
            </w:tcBorders>
          </w:tcPr>
          <w:p w14:paraId="2C623F5B" w14:textId="77777777" w:rsidR="00BE6F19" w:rsidRPr="007E0D87" w:rsidRDefault="00BE6F19" w:rsidP="00470C41">
            <w:pPr>
              <w:pStyle w:val="TF-TEXTOQUADROCentralizado"/>
            </w:pPr>
          </w:p>
        </w:tc>
        <w:tc>
          <w:tcPr>
            <w:tcW w:w="296" w:type="dxa"/>
            <w:tcBorders>
              <w:top w:val="single" w:sz="4" w:space="0" w:color="auto"/>
            </w:tcBorders>
          </w:tcPr>
          <w:p w14:paraId="502560DF" w14:textId="77777777" w:rsidR="00BE6F19" w:rsidRPr="007E0D87" w:rsidRDefault="00BE6F19" w:rsidP="00470C41">
            <w:pPr>
              <w:pStyle w:val="TF-TEXTOQUADROCentralizado"/>
            </w:pPr>
          </w:p>
        </w:tc>
        <w:tc>
          <w:tcPr>
            <w:tcW w:w="299" w:type="dxa"/>
            <w:tcBorders>
              <w:top w:val="single" w:sz="4" w:space="0" w:color="auto"/>
            </w:tcBorders>
          </w:tcPr>
          <w:p w14:paraId="45022A8C" w14:textId="77777777" w:rsidR="00BE6F19" w:rsidRPr="007E0D87" w:rsidRDefault="00BE6F19" w:rsidP="00470C41">
            <w:pPr>
              <w:pStyle w:val="TF-TEXTOQUADROCentralizado"/>
            </w:pPr>
          </w:p>
        </w:tc>
      </w:tr>
      <w:tr w:rsidR="00BE6F19" w:rsidRPr="007E0D87" w14:paraId="42D35D63" w14:textId="77777777" w:rsidTr="002A07E2">
        <w:trPr>
          <w:trHeight w:val="263"/>
        </w:trPr>
        <w:tc>
          <w:tcPr>
            <w:tcW w:w="6214" w:type="dxa"/>
            <w:tcBorders>
              <w:left w:val="single" w:sz="4" w:space="0" w:color="auto"/>
            </w:tcBorders>
          </w:tcPr>
          <w:p w14:paraId="1745DDBB" w14:textId="77777777" w:rsidR="00BE6F19" w:rsidRPr="007E0D87" w:rsidRDefault="00BE6F19" w:rsidP="00470C41">
            <w:pPr>
              <w:pStyle w:val="TF-TEXTOQUADRO"/>
            </w:pPr>
            <w:r>
              <w:t>Implementação da interface gráfica</w:t>
            </w:r>
          </w:p>
        </w:tc>
        <w:tc>
          <w:tcPr>
            <w:tcW w:w="554" w:type="dxa"/>
          </w:tcPr>
          <w:p w14:paraId="6E581357" w14:textId="77777777" w:rsidR="00BE6F19" w:rsidRPr="007E0D87" w:rsidRDefault="00BE6F19" w:rsidP="00470C41">
            <w:pPr>
              <w:pStyle w:val="TF-TEXTOQUADROCentralizado"/>
            </w:pPr>
          </w:p>
        </w:tc>
        <w:tc>
          <w:tcPr>
            <w:tcW w:w="284" w:type="dxa"/>
            <w:tcBorders>
              <w:bottom w:val="single" w:sz="4" w:space="0" w:color="auto"/>
            </w:tcBorders>
          </w:tcPr>
          <w:p w14:paraId="43EAEA97" w14:textId="77777777" w:rsidR="00BE6F19" w:rsidRPr="007E0D87" w:rsidRDefault="00BE6F19" w:rsidP="00470C41">
            <w:pPr>
              <w:pStyle w:val="TF-TEXTOQUADROCentralizado"/>
            </w:pPr>
          </w:p>
        </w:tc>
        <w:tc>
          <w:tcPr>
            <w:tcW w:w="299" w:type="dxa"/>
            <w:tcBorders>
              <w:bottom w:val="single" w:sz="4" w:space="0" w:color="auto"/>
            </w:tcBorders>
          </w:tcPr>
          <w:p w14:paraId="2636719B" w14:textId="77777777" w:rsidR="00BE6F19" w:rsidRPr="007E0D87" w:rsidRDefault="00BE6F19" w:rsidP="00470C41">
            <w:pPr>
              <w:pStyle w:val="TF-TEXTOQUADROCentralizado"/>
            </w:pPr>
            <w:r>
              <w:t>X</w:t>
            </w:r>
          </w:p>
        </w:tc>
        <w:tc>
          <w:tcPr>
            <w:tcW w:w="296" w:type="dxa"/>
            <w:tcBorders>
              <w:bottom w:val="single" w:sz="4" w:space="0" w:color="auto"/>
            </w:tcBorders>
          </w:tcPr>
          <w:p w14:paraId="11B11D7B" w14:textId="77777777" w:rsidR="00BE6F19" w:rsidRPr="007E0D87" w:rsidRDefault="00BE6F19" w:rsidP="00470C41">
            <w:pPr>
              <w:pStyle w:val="TF-TEXTOQUADROCentralizado"/>
            </w:pPr>
            <w:r>
              <w:t>X</w:t>
            </w:r>
          </w:p>
        </w:tc>
        <w:tc>
          <w:tcPr>
            <w:tcW w:w="299" w:type="dxa"/>
            <w:tcBorders>
              <w:bottom w:val="single" w:sz="4" w:space="0" w:color="auto"/>
            </w:tcBorders>
          </w:tcPr>
          <w:p w14:paraId="52C4A6D0" w14:textId="77777777" w:rsidR="00BE6F19" w:rsidRPr="007E0D87" w:rsidRDefault="00BE6F19" w:rsidP="00470C41">
            <w:pPr>
              <w:pStyle w:val="TF-TEXTOQUADROCentralizado"/>
            </w:pPr>
          </w:p>
        </w:tc>
        <w:tc>
          <w:tcPr>
            <w:tcW w:w="296" w:type="dxa"/>
            <w:tcBorders>
              <w:bottom w:val="single" w:sz="4" w:space="0" w:color="auto"/>
            </w:tcBorders>
          </w:tcPr>
          <w:p w14:paraId="5D405D11" w14:textId="77777777" w:rsidR="00BE6F19" w:rsidRPr="007E0D87" w:rsidRDefault="00BE6F19" w:rsidP="00470C41">
            <w:pPr>
              <w:pStyle w:val="TF-TEXTOQUADROCentralizado"/>
            </w:pPr>
          </w:p>
        </w:tc>
        <w:tc>
          <w:tcPr>
            <w:tcW w:w="299" w:type="dxa"/>
            <w:tcBorders>
              <w:bottom w:val="single" w:sz="4" w:space="0" w:color="auto"/>
            </w:tcBorders>
          </w:tcPr>
          <w:p w14:paraId="093F3769" w14:textId="77777777" w:rsidR="00BE6F19" w:rsidRPr="007E0D87" w:rsidRDefault="00BE6F19" w:rsidP="00470C41">
            <w:pPr>
              <w:pStyle w:val="TF-TEXTOQUADROCentralizado"/>
            </w:pPr>
          </w:p>
        </w:tc>
        <w:tc>
          <w:tcPr>
            <w:tcW w:w="296" w:type="dxa"/>
            <w:tcBorders>
              <w:bottom w:val="single" w:sz="4" w:space="0" w:color="auto"/>
            </w:tcBorders>
          </w:tcPr>
          <w:p w14:paraId="593D6FA4" w14:textId="77777777" w:rsidR="00BE6F19" w:rsidRPr="007E0D87" w:rsidRDefault="00BE6F19" w:rsidP="00470C41">
            <w:pPr>
              <w:pStyle w:val="TF-TEXTOQUADROCentralizado"/>
            </w:pPr>
          </w:p>
        </w:tc>
        <w:tc>
          <w:tcPr>
            <w:tcW w:w="299" w:type="dxa"/>
            <w:tcBorders>
              <w:bottom w:val="single" w:sz="4" w:space="0" w:color="auto"/>
            </w:tcBorders>
          </w:tcPr>
          <w:p w14:paraId="24F0BEC5" w14:textId="77777777" w:rsidR="00BE6F19" w:rsidRPr="007E0D87" w:rsidRDefault="00BE6F19" w:rsidP="00470C41">
            <w:pPr>
              <w:pStyle w:val="TF-TEXTOQUADROCentralizado"/>
            </w:pPr>
          </w:p>
        </w:tc>
      </w:tr>
      <w:tr w:rsidR="00BE6F19" w:rsidRPr="007E0D87" w14:paraId="2E352193" w14:textId="77777777" w:rsidTr="002A07E2">
        <w:trPr>
          <w:trHeight w:val="248"/>
        </w:trPr>
        <w:tc>
          <w:tcPr>
            <w:tcW w:w="6214" w:type="dxa"/>
            <w:tcBorders>
              <w:left w:val="single" w:sz="4" w:space="0" w:color="auto"/>
            </w:tcBorders>
          </w:tcPr>
          <w:p w14:paraId="41B2864B" w14:textId="77777777" w:rsidR="00BE6F19" w:rsidRDefault="00BE6F19" w:rsidP="008F475A">
            <w:pPr>
              <w:pStyle w:val="TF-TEXTOQUADRO"/>
            </w:pPr>
            <w:r w:rsidRPr="008F475A">
              <w:t>Criação da moeda do jogo</w:t>
            </w:r>
          </w:p>
        </w:tc>
        <w:tc>
          <w:tcPr>
            <w:tcW w:w="554" w:type="dxa"/>
          </w:tcPr>
          <w:p w14:paraId="78D6B13A" w14:textId="77777777" w:rsidR="00BE6F19" w:rsidRPr="007E0D87" w:rsidRDefault="00BE6F19" w:rsidP="008F475A">
            <w:pPr>
              <w:pStyle w:val="TF-TEXTOQUADROCentralizado"/>
            </w:pPr>
          </w:p>
        </w:tc>
        <w:tc>
          <w:tcPr>
            <w:tcW w:w="284" w:type="dxa"/>
            <w:tcBorders>
              <w:bottom w:val="single" w:sz="4" w:space="0" w:color="auto"/>
            </w:tcBorders>
          </w:tcPr>
          <w:p w14:paraId="5F59F0EF" w14:textId="77777777" w:rsidR="00BE6F19" w:rsidRPr="007E0D87" w:rsidRDefault="00BE6F19" w:rsidP="008F475A">
            <w:pPr>
              <w:pStyle w:val="TF-TEXTOQUADROCentralizado"/>
            </w:pPr>
          </w:p>
        </w:tc>
        <w:tc>
          <w:tcPr>
            <w:tcW w:w="299" w:type="dxa"/>
            <w:tcBorders>
              <w:bottom w:val="single" w:sz="4" w:space="0" w:color="auto"/>
            </w:tcBorders>
          </w:tcPr>
          <w:p w14:paraId="187CEC33" w14:textId="77777777" w:rsidR="00BE6F19" w:rsidRPr="007E0D87" w:rsidRDefault="00BE6F19" w:rsidP="008F475A">
            <w:pPr>
              <w:pStyle w:val="TF-TEXTOQUADROCentralizado"/>
            </w:pPr>
          </w:p>
        </w:tc>
        <w:tc>
          <w:tcPr>
            <w:tcW w:w="296" w:type="dxa"/>
            <w:tcBorders>
              <w:bottom w:val="single" w:sz="4" w:space="0" w:color="auto"/>
            </w:tcBorders>
          </w:tcPr>
          <w:p w14:paraId="0B7E1F2C" w14:textId="77777777" w:rsidR="00BE6F19" w:rsidRDefault="00BE6F19" w:rsidP="008F475A">
            <w:pPr>
              <w:pStyle w:val="TF-TEXTOQUADROCentralizado"/>
            </w:pPr>
          </w:p>
        </w:tc>
        <w:tc>
          <w:tcPr>
            <w:tcW w:w="299" w:type="dxa"/>
            <w:tcBorders>
              <w:bottom w:val="single" w:sz="4" w:space="0" w:color="auto"/>
            </w:tcBorders>
          </w:tcPr>
          <w:p w14:paraId="007E88C5" w14:textId="77777777" w:rsidR="00BE6F19" w:rsidRDefault="00BE6F19" w:rsidP="008F475A">
            <w:pPr>
              <w:pStyle w:val="TF-TEXTOQUADROCentralizado"/>
            </w:pPr>
            <w:r>
              <w:t>X</w:t>
            </w:r>
          </w:p>
        </w:tc>
        <w:tc>
          <w:tcPr>
            <w:tcW w:w="296" w:type="dxa"/>
            <w:tcBorders>
              <w:bottom w:val="single" w:sz="4" w:space="0" w:color="auto"/>
            </w:tcBorders>
          </w:tcPr>
          <w:p w14:paraId="1151A05F" w14:textId="77777777" w:rsidR="00BE6F19" w:rsidRPr="007E0D87" w:rsidRDefault="00BE6F19" w:rsidP="008F475A">
            <w:pPr>
              <w:pStyle w:val="TF-TEXTOQUADROCentralizado"/>
            </w:pPr>
          </w:p>
        </w:tc>
        <w:tc>
          <w:tcPr>
            <w:tcW w:w="299" w:type="dxa"/>
            <w:tcBorders>
              <w:bottom w:val="single" w:sz="4" w:space="0" w:color="auto"/>
            </w:tcBorders>
          </w:tcPr>
          <w:p w14:paraId="038215D6" w14:textId="77777777" w:rsidR="00BE6F19" w:rsidRPr="007E0D87" w:rsidRDefault="00BE6F19" w:rsidP="008F475A">
            <w:pPr>
              <w:pStyle w:val="TF-TEXTOQUADROCentralizado"/>
            </w:pPr>
          </w:p>
        </w:tc>
        <w:tc>
          <w:tcPr>
            <w:tcW w:w="296" w:type="dxa"/>
            <w:tcBorders>
              <w:bottom w:val="single" w:sz="4" w:space="0" w:color="auto"/>
            </w:tcBorders>
          </w:tcPr>
          <w:p w14:paraId="308C6FFF" w14:textId="77777777" w:rsidR="00BE6F19" w:rsidRPr="007E0D87" w:rsidRDefault="00BE6F19" w:rsidP="008F475A">
            <w:pPr>
              <w:pStyle w:val="TF-TEXTOQUADROCentralizado"/>
            </w:pPr>
          </w:p>
        </w:tc>
        <w:tc>
          <w:tcPr>
            <w:tcW w:w="299" w:type="dxa"/>
            <w:tcBorders>
              <w:bottom w:val="single" w:sz="4" w:space="0" w:color="auto"/>
            </w:tcBorders>
          </w:tcPr>
          <w:p w14:paraId="16B16324" w14:textId="77777777" w:rsidR="00BE6F19" w:rsidRPr="007E0D87" w:rsidRDefault="00BE6F19" w:rsidP="008F475A">
            <w:pPr>
              <w:pStyle w:val="TF-TEXTOQUADROCentralizado"/>
            </w:pPr>
          </w:p>
        </w:tc>
      </w:tr>
      <w:tr w:rsidR="00BE6F19" w:rsidRPr="007E0D87" w14:paraId="23094EC8" w14:textId="77777777" w:rsidTr="002A07E2">
        <w:trPr>
          <w:trHeight w:val="263"/>
        </w:trPr>
        <w:tc>
          <w:tcPr>
            <w:tcW w:w="6214" w:type="dxa"/>
            <w:tcBorders>
              <w:left w:val="single" w:sz="4" w:space="0" w:color="auto"/>
            </w:tcBorders>
          </w:tcPr>
          <w:p w14:paraId="4755DD28" w14:textId="77777777" w:rsidR="00BE6F19" w:rsidRPr="007E0D87" w:rsidRDefault="00BE6F19" w:rsidP="008F475A">
            <w:pPr>
              <w:pStyle w:val="TF-TEXTOQUADRO"/>
            </w:pPr>
            <w:r>
              <w:t>Desenvolver lógica do jogo</w:t>
            </w:r>
          </w:p>
        </w:tc>
        <w:tc>
          <w:tcPr>
            <w:tcW w:w="554" w:type="dxa"/>
          </w:tcPr>
          <w:p w14:paraId="44121412" w14:textId="77777777" w:rsidR="00BE6F19" w:rsidRPr="007E0D87" w:rsidRDefault="00BE6F19" w:rsidP="008F475A">
            <w:pPr>
              <w:pStyle w:val="TF-TEXTOQUADROCentralizado"/>
            </w:pPr>
          </w:p>
        </w:tc>
        <w:tc>
          <w:tcPr>
            <w:tcW w:w="284" w:type="dxa"/>
          </w:tcPr>
          <w:p w14:paraId="0498D21B" w14:textId="77777777" w:rsidR="00BE6F19" w:rsidRPr="007E0D87" w:rsidRDefault="00BE6F19" w:rsidP="008F475A">
            <w:pPr>
              <w:pStyle w:val="TF-TEXTOQUADROCentralizado"/>
            </w:pPr>
          </w:p>
        </w:tc>
        <w:tc>
          <w:tcPr>
            <w:tcW w:w="299" w:type="dxa"/>
          </w:tcPr>
          <w:p w14:paraId="75C107EF" w14:textId="77777777" w:rsidR="00BE6F19" w:rsidRPr="007E0D87" w:rsidRDefault="00BE6F19" w:rsidP="008F475A">
            <w:pPr>
              <w:pStyle w:val="TF-TEXTOQUADROCentralizado"/>
            </w:pPr>
          </w:p>
        </w:tc>
        <w:tc>
          <w:tcPr>
            <w:tcW w:w="296" w:type="dxa"/>
          </w:tcPr>
          <w:p w14:paraId="095A4986" w14:textId="77777777" w:rsidR="00BE6F19" w:rsidRPr="007E0D87" w:rsidRDefault="00BE6F19" w:rsidP="008F475A">
            <w:pPr>
              <w:pStyle w:val="TF-TEXTOQUADROCentralizado"/>
            </w:pPr>
            <w:r>
              <w:t>X</w:t>
            </w:r>
          </w:p>
        </w:tc>
        <w:tc>
          <w:tcPr>
            <w:tcW w:w="299" w:type="dxa"/>
          </w:tcPr>
          <w:p w14:paraId="67C34A28" w14:textId="77777777" w:rsidR="00BE6F19" w:rsidRPr="007E0D87" w:rsidRDefault="00BE6F19" w:rsidP="008F475A">
            <w:pPr>
              <w:pStyle w:val="TF-TEXTOQUADROCentralizado"/>
            </w:pPr>
            <w:r>
              <w:t>X</w:t>
            </w:r>
          </w:p>
        </w:tc>
        <w:tc>
          <w:tcPr>
            <w:tcW w:w="296" w:type="dxa"/>
          </w:tcPr>
          <w:p w14:paraId="4A00CE60" w14:textId="77777777" w:rsidR="00BE6F19" w:rsidRPr="007E0D87" w:rsidRDefault="00BE6F19" w:rsidP="008F475A">
            <w:pPr>
              <w:pStyle w:val="TF-TEXTOQUADROCentralizado"/>
            </w:pPr>
            <w:r>
              <w:t>X</w:t>
            </w:r>
          </w:p>
        </w:tc>
        <w:tc>
          <w:tcPr>
            <w:tcW w:w="299" w:type="dxa"/>
          </w:tcPr>
          <w:p w14:paraId="1BFA1DA8" w14:textId="77777777" w:rsidR="00BE6F19" w:rsidRPr="007E0D87" w:rsidRDefault="00BE6F19" w:rsidP="008F475A">
            <w:pPr>
              <w:pStyle w:val="TF-TEXTOQUADROCentralizado"/>
            </w:pPr>
            <w:r>
              <w:t>X</w:t>
            </w:r>
          </w:p>
        </w:tc>
        <w:tc>
          <w:tcPr>
            <w:tcW w:w="296" w:type="dxa"/>
          </w:tcPr>
          <w:p w14:paraId="65507545" w14:textId="77777777" w:rsidR="00BE6F19" w:rsidRPr="007E0D87" w:rsidRDefault="00BE6F19" w:rsidP="008F475A">
            <w:pPr>
              <w:pStyle w:val="TF-TEXTOQUADROCentralizado"/>
            </w:pPr>
            <w:r>
              <w:t>X</w:t>
            </w:r>
          </w:p>
        </w:tc>
        <w:tc>
          <w:tcPr>
            <w:tcW w:w="299" w:type="dxa"/>
          </w:tcPr>
          <w:p w14:paraId="5AAFBD98" w14:textId="77777777" w:rsidR="00BE6F19" w:rsidRPr="007E0D87" w:rsidRDefault="00BE6F19" w:rsidP="008F475A">
            <w:pPr>
              <w:pStyle w:val="TF-TEXTOQUADROCentralizado"/>
            </w:pPr>
          </w:p>
        </w:tc>
      </w:tr>
      <w:tr w:rsidR="00BE6F19" w:rsidRPr="007E0D87" w14:paraId="5B324B49" w14:textId="77777777" w:rsidTr="002A07E2">
        <w:trPr>
          <w:trHeight w:val="248"/>
        </w:trPr>
        <w:tc>
          <w:tcPr>
            <w:tcW w:w="6214" w:type="dxa"/>
            <w:tcBorders>
              <w:left w:val="single" w:sz="4" w:space="0" w:color="auto"/>
              <w:bottom w:val="single" w:sz="4" w:space="0" w:color="auto"/>
            </w:tcBorders>
          </w:tcPr>
          <w:p w14:paraId="37200AF9" w14:textId="77777777" w:rsidR="00BE6F19" w:rsidRPr="008F475A" w:rsidRDefault="00BE6F19"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6351D4C3" w14:textId="77777777" w:rsidR="00BE6F19" w:rsidRPr="007E0D87" w:rsidRDefault="00BE6F19" w:rsidP="008F475A">
            <w:pPr>
              <w:pStyle w:val="TF-TEXTOQUADROCentralizado"/>
            </w:pPr>
          </w:p>
        </w:tc>
        <w:tc>
          <w:tcPr>
            <w:tcW w:w="284" w:type="dxa"/>
            <w:tcBorders>
              <w:bottom w:val="single" w:sz="4" w:space="0" w:color="auto"/>
            </w:tcBorders>
          </w:tcPr>
          <w:p w14:paraId="555C22AB" w14:textId="77777777" w:rsidR="00BE6F19" w:rsidRPr="007E0D87" w:rsidRDefault="00BE6F19" w:rsidP="008F475A">
            <w:pPr>
              <w:pStyle w:val="TF-TEXTOQUADROCentralizado"/>
            </w:pPr>
          </w:p>
        </w:tc>
        <w:tc>
          <w:tcPr>
            <w:tcW w:w="299" w:type="dxa"/>
            <w:tcBorders>
              <w:bottom w:val="single" w:sz="4" w:space="0" w:color="auto"/>
            </w:tcBorders>
          </w:tcPr>
          <w:p w14:paraId="4AAACE31" w14:textId="77777777" w:rsidR="00BE6F19" w:rsidRPr="007E0D87" w:rsidRDefault="00BE6F19" w:rsidP="008F475A">
            <w:pPr>
              <w:pStyle w:val="TF-TEXTOQUADROCentralizado"/>
            </w:pPr>
          </w:p>
        </w:tc>
        <w:tc>
          <w:tcPr>
            <w:tcW w:w="296" w:type="dxa"/>
            <w:tcBorders>
              <w:bottom w:val="single" w:sz="4" w:space="0" w:color="auto"/>
            </w:tcBorders>
          </w:tcPr>
          <w:p w14:paraId="15B50000" w14:textId="77777777" w:rsidR="00BE6F19" w:rsidRPr="007E0D87" w:rsidRDefault="00BE6F19" w:rsidP="008F475A">
            <w:pPr>
              <w:pStyle w:val="TF-TEXTOQUADROCentralizado"/>
            </w:pPr>
          </w:p>
        </w:tc>
        <w:tc>
          <w:tcPr>
            <w:tcW w:w="299" w:type="dxa"/>
            <w:tcBorders>
              <w:bottom w:val="single" w:sz="4" w:space="0" w:color="auto"/>
            </w:tcBorders>
          </w:tcPr>
          <w:p w14:paraId="5BCDBD71" w14:textId="77777777" w:rsidR="00BE6F19" w:rsidRPr="007E0D87" w:rsidRDefault="00BE6F19" w:rsidP="008F475A">
            <w:pPr>
              <w:pStyle w:val="TF-TEXTOQUADROCentralizado"/>
            </w:pPr>
          </w:p>
        </w:tc>
        <w:tc>
          <w:tcPr>
            <w:tcW w:w="296" w:type="dxa"/>
            <w:tcBorders>
              <w:bottom w:val="single" w:sz="4" w:space="0" w:color="auto"/>
            </w:tcBorders>
          </w:tcPr>
          <w:p w14:paraId="7EE96FCA" w14:textId="77777777" w:rsidR="00BE6F19" w:rsidRPr="007E0D87" w:rsidRDefault="00BE6F19" w:rsidP="008F475A">
            <w:pPr>
              <w:pStyle w:val="TF-TEXTOQUADROCentralizado"/>
            </w:pPr>
            <w:r>
              <w:t>X</w:t>
            </w:r>
          </w:p>
        </w:tc>
        <w:tc>
          <w:tcPr>
            <w:tcW w:w="299" w:type="dxa"/>
            <w:tcBorders>
              <w:bottom w:val="single" w:sz="4" w:space="0" w:color="auto"/>
            </w:tcBorders>
          </w:tcPr>
          <w:p w14:paraId="5C728D1F" w14:textId="77777777" w:rsidR="00BE6F19" w:rsidRPr="007E0D87" w:rsidRDefault="00BE6F19" w:rsidP="008F475A">
            <w:pPr>
              <w:pStyle w:val="TF-TEXTOQUADROCentralizado"/>
            </w:pPr>
            <w:r>
              <w:t>X</w:t>
            </w:r>
          </w:p>
        </w:tc>
        <w:tc>
          <w:tcPr>
            <w:tcW w:w="296" w:type="dxa"/>
            <w:tcBorders>
              <w:bottom w:val="single" w:sz="4" w:space="0" w:color="auto"/>
            </w:tcBorders>
          </w:tcPr>
          <w:p w14:paraId="319CB81A" w14:textId="77777777" w:rsidR="00BE6F19" w:rsidRPr="007E0D87" w:rsidRDefault="00BE6F19" w:rsidP="008F475A">
            <w:pPr>
              <w:pStyle w:val="TF-TEXTOQUADROCentralizado"/>
            </w:pPr>
            <w:r>
              <w:t>X</w:t>
            </w:r>
          </w:p>
        </w:tc>
        <w:tc>
          <w:tcPr>
            <w:tcW w:w="299" w:type="dxa"/>
            <w:tcBorders>
              <w:bottom w:val="single" w:sz="4" w:space="0" w:color="auto"/>
            </w:tcBorders>
          </w:tcPr>
          <w:p w14:paraId="644F8F1E" w14:textId="77777777" w:rsidR="00BE6F19" w:rsidRPr="007E0D87" w:rsidRDefault="00BE6F19" w:rsidP="008F475A">
            <w:pPr>
              <w:pStyle w:val="TF-TEXTOQUADROCentralizado"/>
            </w:pPr>
            <w:r>
              <w:t>X</w:t>
            </w:r>
          </w:p>
        </w:tc>
      </w:tr>
    </w:tbl>
    <w:p w14:paraId="337F241C" w14:textId="77777777" w:rsidR="00BE6F19" w:rsidRPr="00563836" w:rsidRDefault="00BE6F19" w:rsidP="002A07E2">
      <w:pPr>
        <w:pStyle w:val="TF-FONTE"/>
      </w:pPr>
      <w:r>
        <w:t>Fonte: elaborado pelo autor.</w:t>
      </w:r>
    </w:p>
    <w:p w14:paraId="2F9911ED" w14:textId="77777777" w:rsidR="00BE6F19" w:rsidRDefault="00BE6F19" w:rsidP="005F0A2B">
      <w:pPr>
        <w:pStyle w:val="Ttulo1"/>
      </w:pPr>
      <w:r>
        <w:t>REVISÃO BIBLIOGRÁFICA</w:t>
      </w:r>
    </w:p>
    <w:p w14:paraId="1E517D14" w14:textId="77777777" w:rsidR="00BE6F19" w:rsidRDefault="00BE6F19" w:rsidP="00B1782C">
      <w:pPr>
        <w:pStyle w:val="TF-TEXTO"/>
      </w:pPr>
      <w:r>
        <w:t xml:space="preserve">A tecnologia </w:t>
      </w:r>
      <w:proofErr w:type="spellStart"/>
      <w:r>
        <w:rPr>
          <w:i/>
          <w:iCs/>
        </w:rPr>
        <w:t>blockchain</w:t>
      </w:r>
      <w:proofErr w:type="spellEnd"/>
      <w:r>
        <w:t xml:space="preserve"> é o método que possibilitou à </w:t>
      </w:r>
      <w:proofErr w:type="spellStart"/>
      <w:r>
        <w:t>Bitcoin</w:t>
      </w:r>
      <w:proofErr w:type="spellEnd"/>
      <w:r>
        <w:t xml:space="preserve"> ser classificada como a primeira </w:t>
      </w:r>
      <w:proofErr w:type="spellStart"/>
      <w:r>
        <w:t>criptomoeda</w:t>
      </w:r>
      <w:proofErr w:type="spellEnd"/>
      <w:r>
        <w:t xml:space="preserve"> (CASTRO, 2021). Sua proposta inovadora não previa instituições intermediárias, pois se propunha a fazer a validação de transações de forma independente. Com o </w:t>
      </w:r>
      <w:proofErr w:type="spellStart"/>
      <w:r>
        <w:rPr>
          <w:i/>
          <w:iCs/>
        </w:rPr>
        <w:t>blockchain</w:t>
      </w:r>
      <w:proofErr w:type="spellEnd"/>
      <w:r>
        <w:t xml:space="preserve">,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 Desse modo, o </w:t>
      </w:r>
      <w:proofErr w:type="spellStart"/>
      <w:r>
        <w:rPr>
          <w:i/>
          <w:iCs/>
        </w:rPr>
        <w:t>blockchain</w:t>
      </w:r>
      <w:proofErr w:type="spellEnd"/>
      <w:r>
        <w:t xml:space="preserve"> vem sendo aplicado na gerência de novos tipos de ativos além de </w:t>
      </w:r>
      <w:proofErr w:type="spellStart"/>
      <w:r>
        <w:t>criptomoedas</w:t>
      </w:r>
      <w:proofErr w:type="spellEnd"/>
      <w:r>
        <w:t xml:space="preserve">, </w:t>
      </w:r>
      <w:proofErr w:type="spellStart"/>
      <w:r>
        <w:t>criptoativos</w:t>
      </w:r>
      <w:proofErr w:type="spellEnd"/>
      <w:r>
        <w:t xml:space="preserve"> que podem ser tangíveis ou não.</w:t>
      </w:r>
    </w:p>
    <w:p w14:paraId="373822C9" w14:textId="77777777" w:rsidR="00BE6F19" w:rsidRPr="00296D2A" w:rsidRDefault="00BE6F19" w:rsidP="00296D2A">
      <w:pPr>
        <w:pStyle w:val="TF-TEXTO"/>
      </w:pPr>
      <w:r>
        <w:t xml:space="preserve">Os </w:t>
      </w:r>
      <w:proofErr w:type="spellStart"/>
      <w:r>
        <w:t>criptoativos</w:t>
      </w:r>
      <w:proofErr w:type="spellEnd"/>
      <w:r>
        <w:t xml:space="preserve"> não-tangíveis representam ativos colecionáveis que são únicos e não podem ser duplicados ou copiados (FANTINI, 2020). Os </w:t>
      </w:r>
      <w:proofErr w:type="spellStart"/>
      <w:r>
        <w:t>NFTs</w:t>
      </w:r>
      <w:proofErr w:type="spellEnd"/>
      <w:r>
        <w:t xml:space="preserve"> podem ser usados para representar de forma digital artigos únicos. Por exemplo, obras de arte digitais, itens de jogo, e até mesmo publicações em redes sociais. A utilização destes, da mesma forma, só é possível por meio do </w:t>
      </w:r>
      <w:proofErr w:type="spellStart"/>
      <w:r>
        <w:rPr>
          <w:i/>
          <w:iCs/>
        </w:rPr>
        <w:t>blockchain</w:t>
      </w:r>
      <w:proofErr w:type="spellEnd"/>
      <w:r>
        <w:t>, que garante autenticidade e integridade (UPLANDME INC, 2019).</w:t>
      </w:r>
    </w:p>
    <w:p w14:paraId="7F9B4D89" w14:textId="0F40E531" w:rsidR="00BE6F19" w:rsidRDefault="00BE6F19" w:rsidP="00F83A19">
      <w:pPr>
        <w:pStyle w:val="TF-refernciasbibliogrficasTTULO"/>
      </w:pPr>
      <w:bookmarkStart w:id="80" w:name="_Toc351015602"/>
      <w:bookmarkEnd w:id="59"/>
      <w:bookmarkEnd w:id="60"/>
      <w:bookmarkEnd w:id="61"/>
      <w:bookmarkEnd w:id="62"/>
      <w:bookmarkEnd w:id="63"/>
      <w:bookmarkEnd w:id="64"/>
      <w:bookmarkEnd w:id="65"/>
      <w:r>
        <w:t>Referências</w:t>
      </w:r>
      <w:bookmarkEnd w:id="80"/>
    </w:p>
    <w:p w14:paraId="03FA7CC8" w14:textId="77777777" w:rsidR="00BE6F19" w:rsidRPr="001C1D30" w:rsidRDefault="00BE6F19" w:rsidP="00E03DF4">
      <w:pPr>
        <w:pStyle w:val="TF-REFERNCIASITEM"/>
        <w:rPr>
          <w:lang w:val="en-US"/>
        </w:rPr>
      </w:pPr>
      <w:r>
        <w:t xml:space="preserve">CASTRO, Jessica. A rota do </w:t>
      </w:r>
      <w:proofErr w:type="spellStart"/>
      <w:r>
        <w:t>Blockchain</w:t>
      </w:r>
      <w:proofErr w:type="spellEnd"/>
      <w:r>
        <w:t xml:space="preserve">: um panorama das pesquisas. </w:t>
      </w:r>
      <w:r w:rsidRPr="00E03DF4">
        <w:rPr>
          <w:b/>
          <w:bCs/>
        </w:rPr>
        <w:t>Revista Brasileira de Administração Científica</w:t>
      </w:r>
      <w:r>
        <w:t>, [</w:t>
      </w:r>
      <w:proofErr w:type="spellStart"/>
      <w:r>
        <w:t>S.l</w:t>
      </w:r>
      <w:proofErr w:type="spellEnd"/>
      <w:r>
        <w:t>.], v.12, n.2, p. 339-346, Abr./Jun. 2021. Disponível em: h</w:t>
      </w:r>
      <w:r w:rsidRPr="00E03DF4">
        <w:t>ttps://www.sustenere.co/index.php/rbadm/article/view/CBPC2179-684X.2021.002.0027</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3B91A972" w14:textId="77777777" w:rsidR="00BE6F19" w:rsidRDefault="00BE6F19" w:rsidP="00E03DF4">
      <w:pPr>
        <w:pStyle w:val="TF-REFERNCIASITEM"/>
      </w:pPr>
      <w:r w:rsidRPr="001C1D30">
        <w:rPr>
          <w:lang w:val="en-US"/>
        </w:rPr>
        <w:t xml:space="preserve">CHOI, </w:t>
      </w:r>
      <w:proofErr w:type="spellStart"/>
      <w:r w:rsidRPr="001C1D30">
        <w:rPr>
          <w:lang w:val="en-US"/>
        </w:rPr>
        <w:t>Gyuhyeok</w:t>
      </w:r>
      <w:proofErr w:type="spellEnd"/>
      <w:r w:rsidRPr="001C1D30">
        <w:rPr>
          <w:lang w:val="en-US"/>
        </w:rPr>
        <w:t xml:space="preserve">; KIM, </w:t>
      </w:r>
      <w:proofErr w:type="spellStart"/>
      <w:r w:rsidRPr="001C1D30">
        <w:rPr>
          <w:lang w:val="en-US"/>
        </w:rPr>
        <w:t>Mijin</w:t>
      </w:r>
      <w:proofErr w:type="spellEnd"/>
      <w:r w:rsidRPr="001C1D30">
        <w:rPr>
          <w:lang w:val="en-US"/>
        </w:rPr>
        <w:t xml:space="preserve">. Battle Royale Game : In Search of a New Game Genre. </w:t>
      </w:r>
      <w:r w:rsidRPr="001C1D30">
        <w:rPr>
          <w:b/>
          <w:bCs/>
          <w:lang w:val="en-US"/>
        </w:rPr>
        <w:t>International Journal of Culture Technology</w:t>
      </w:r>
      <w:r w:rsidRPr="001C1D30">
        <w:rPr>
          <w:lang w:val="en-US"/>
        </w:rPr>
        <w:t xml:space="preserve">, Busan, v.2, n.2, p. 5-11, Jun. 2018. </w:t>
      </w:r>
      <w:r>
        <w:t xml:space="preserve">Disponível em: </w:t>
      </w:r>
      <w:r w:rsidRPr="001C1D11">
        <w:t>https://core.ac.uk/download/pdf/162021462.pdf</w:t>
      </w:r>
      <w:r>
        <w:t>. Acesso em: 21 set. 2021.</w:t>
      </w:r>
    </w:p>
    <w:p w14:paraId="5E1E5B5F" w14:textId="77777777" w:rsidR="00BE6F19" w:rsidRPr="001C1D30" w:rsidRDefault="00BE6F19" w:rsidP="00E03DF4">
      <w:pPr>
        <w:pStyle w:val="TF-REFERNCIASITEM"/>
        <w:rPr>
          <w:lang w:val="en-US"/>
        </w:rPr>
      </w:pPr>
      <w:r>
        <w:t xml:space="preserve">COINDESK. </w:t>
      </w:r>
      <w:proofErr w:type="spellStart"/>
      <w:r w:rsidRPr="002A07E2">
        <w:rPr>
          <w:b/>
          <w:bCs/>
        </w:rPr>
        <w:t>Metaverso</w:t>
      </w:r>
      <w:proofErr w:type="spellEnd"/>
      <w:r w:rsidRPr="008F0216">
        <w:t xml:space="preserve">: o que é, a relação com </w:t>
      </w:r>
      <w:proofErr w:type="spellStart"/>
      <w:r w:rsidRPr="008F0216">
        <w:t>cripto</w:t>
      </w:r>
      <w:proofErr w:type="spellEnd"/>
      <w:r w:rsidRPr="008F0216">
        <w:t xml:space="preserve">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28 set. 2021.</w:t>
      </w:r>
    </w:p>
    <w:p w14:paraId="4DA42700" w14:textId="77777777" w:rsidR="00BE6F19" w:rsidRDefault="00BE6F19" w:rsidP="00E03DF4">
      <w:pPr>
        <w:pStyle w:val="TF-REFERNCIASITEM"/>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w:t>
      </w:r>
      <w:proofErr w:type="spellStart"/>
      <w:r w:rsidRPr="00407E4F">
        <w:t>S.l</w:t>
      </w:r>
      <w:proofErr w:type="spellEnd"/>
      <w:r w:rsidRPr="00407E4F">
        <w:t xml:space="preserve">.], </w:t>
      </w:r>
      <w:r>
        <w:t>[2021]</w:t>
      </w:r>
      <w:r w:rsidRPr="00407E4F">
        <w:t xml:space="preserve">. </w:t>
      </w:r>
      <w:r>
        <w:t xml:space="preserve">Disponível em: </w:t>
      </w:r>
      <w:r w:rsidRPr="00FD004F">
        <w:t>https://coinmarketcap.com/view/play-to-earn</w:t>
      </w:r>
      <w:r>
        <w:t>. Acesso em: 24 set. 2021.</w:t>
      </w:r>
    </w:p>
    <w:p w14:paraId="2D78FC86" w14:textId="77777777" w:rsidR="00BE6F19" w:rsidRPr="00D537C9" w:rsidRDefault="00BE6F19" w:rsidP="00587002">
      <w:pPr>
        <w:pStyle w:val="TF-REFERNCIASITEM"/>
        <w:rPr>
          <w:b/>
          <w:bCs/>
        </w:rPr>
      </w:pPr>
      <w:r>
        <w:t xml:space="preserve">FANTINI, </w:t>
      </w:r>
      <w:proofErr w:type="spellStart"/>
      <w:r>
        <w:t>Laiane</w:t>
      </w:r>
      <w:proofErr w:type="spellEnd"/>
      <w:r>
        <w:t xml:space="preserve"> M. C. </w:t>
      </w:r>
      <w:r w:rsidRPr="00862678">
        <w:t xml:space="preserve">Precisamos realmente de Jogos </w:t>
      </w:r>
      <w:proofErr w:type="spellStart"/>
      <w:r w:rsidRPr="00862678">
        <w:t>Blockchain</w:t>
      </w:r>
      <w:proofErr w:type="spellEnd"/>
      <w:r w:rsidRPr="00862678">
        <w:t>?</w:t>
      </w:r>
      <w:r>
        <w:rPr>
          <w:b/>
          <w:bCs/>
        </w:rPr>
        <w:t xml:space="preserve"> </w:t>
      </w:r>
      <w:r>
        <w:t xml:space="preserve">Estudo a partir dos reflexos jurídicos da propriedade de </w:t>
      </w:r>
      <w:proofErr w:type="spellStart"/>
      <w:r>
        <w:t>criptoativos</w:t>
      </w:r>
      <w:proofErr w:type="spellEnd"/>
      <w:r>
        <w:t xml:space="preserve"> em jogos digitais. </w:t>
      </w:r>
      <w:r w:rsidRPr="001C1D30">
        <w:rPr>
          <w:lang w:val="en-US"/>
        </w:rPr>
        <w:t xml:space="preserve">In: Brazilian Symposium on Computer Games and Digital Entertainment, 19., 2020, Recife. </w:t>
      </w:r>
      <w:r w:rsidRPr="00862678">
        <w:rPr>
          <w:b/>
          <w:bCs/>
        </w:rPr>
        <w:t>Anais</w:t>
      </w:r>
      <w:r w:rsidRPr="009D51BB">
        <w:rPr>
          <w:b/>
          <w:bCs/>
        </w:rPr>
        <w:t>...</w:t>
      </w:r>
      <w:r>
        <w:t xml:space="preserve"> Recife: [s.n.], 2020, p. 851-858. Disponível em: </w:t>
      </w:r>
      <w:r w:rsidRPr="009D51BB">
        <w:t>https://www.sbgames.org/proceedings2020/IndustriaFull/210059.pdf</w:t>
      </w:r>
      <w:r>
        <w:t>. Acesso em: 31 ago. 2021.</w:t>
      </w:r>
    </w:p>
    <w:p w14:paraId="157C6C23" w14:textId="77777777" w:rsidR="00BE6F19" w:rsidRPr="001C1D30" w:rsidRDefault="00BE6F19" w:rsidP="00587002">
      <w:pPr>
        <w:pStyle w:val="TF-REFERNCIASITEM"/>
        <w:rPr>
          <w:lang w:val="en-US"/>
        </w:rPr>
      </w:pPr>
      <w:r w:rsidRPr="001C1D30">
        <w:rPr>
          <w:lang w:val="en-US"/>
        </w:rPr>
        <w:t xml:space="preserve">FARHI, Maryse </w:t>
      </w:r>
      <w:r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Jan./Mar. 2009. </w:t>
      </w:r>
      <w:r w:rsidRPr="004D48AD">
        <w:t xml:space="preserve">Disponível em: https://centrodeeconomiapolitica.org/repojs/index.php/journal/article/view/474.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614D2AD1" w14:textId="77777777" w:rsidR="00BE6F19" w:rsidRPr="001C1D30" w:rsidRDefault="00BE6F19" w:rsidP="00331808">
      <w:pPr>
        <w:pStyle w:val="TF-REFERNCIASITEM"/>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6870854A" w14:textId="77777777" w:rsidR="00BE6F19" w:rsidRPr="001C1D30" w:rsidRDefault="00BE6F19" w:rsidP="00587002">
      <w:pPr>
        <w:pStyle w:val="TF-REFERNCIASITEM"/>
        <w:rPr>
          <w:lang w:val="en-US"/>
        </w:rPr>
      </w:pPr>
      <w:r w:rsidRPr="001C1D30">
        <w:rPr>
          <w:lang w:val="en-US"/>
        </w:rPr>
        <w:t xml:space="preserve">JORDAN, Joy. </w:t>
      </w:r>
      <w:r w:rsidRPr="001C1D30">
        <w:rPr>
          <w:b/>
          <w:bCs/>
          <w:lang w:val="en-US"/>
        </w:rPr>
        <w:t>Top 50 blockchain game companies 2020</w:t>
      </w:r>
      <w:r w:rsidRPr="001C1D30">
        <w:rPr>
          <w:lang w:val="en-US"/>
        </w:rPr>
        <w:t>. [</w:t>
      </w:r>
      <w:proofErr w:type="spellStart"/>
      <w:r w:rsidRPr="001C1D30">
        <w:rPr>
          <w:lang w:val="en-US"/>
        </w:rPr>
        <w:t>S.l.</w:t>
      </w:r>
      <w:proofErr w:type="spellEnd"/>
      <w:r w:rsidRPr="001C1D30">
        <w:rPr>
          <w:lang w:val="en-US"/>
        </w:rPr>
        <w:t xml:space="preserve">], 2020. </w:t>
      </w:r>
      <w:r>
        <w:t>Disponível em:</w:t>
      </w:r>
      <w:r w:rsidRPr="00C01933">
        <w:t>https://www.blockchaingamer.biz/features/13597/top-50-blockchain-game-companies-2020</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3FB66144" w14:textId="77777777" w:rsidR="00BE6F19" w:rsidRDefault="00BE6F19" w:rsidP="00587002">
      <w:pPr>
        <w:pStyle w:val="TF-REFERNCIASITEM"/>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Acesso em: 7 set. 2021.</w:t>
      </w:r>
    </w:p>
    <w:p w14:paraId="52BE516F" w14:textId="77777777" w:rsidR="00BE6F19" w:rsidRPr="001F7B19" w:rsidRDefault="00BE6F19" w:rsidP="005B123E">
      <w:pPr>
        <w:pStyle w:val="TF-REFERNCIASITEM"/>
      </w:pPr>
      <w:r>
        <w:t xml:space="preserve">ORDANO, </w:t>
      </w:r>
      <w:proofErr w:type="spellStart"/>
      <w:r>
        <w:t>Esteban</w:t>
      </w:r>
      <w:proofErr w:type="spellEnd"/>
      <w:r>
        <w:t xml:space="preserve"> </w:t>
      </w:r>
      <w:r w:rsidRPr="002A07E2">
        <w:rPr>
          <w:i/>
          <w:iCs/>
        </w:rPr>
        <w:t>et al</w:t>
      </w:r>
      <w:r>
        <w:t xml:space="preserve">. </w:t>
      </w:r>
      <w:proofErr w:type="spellStart"/>
      <w:r w:rsidRPr="005B123E">
        <w:rPr>
          <w:b/>
          <w:bCs/>
        </w:rPr>
        <w:t>Decentraland</w:t>
      </w:r>
      <w:proofErr w:type="spellEnd"/>
      <w:r w:rsidRPr="005B123E">
        <w:rPr>
          <w:b/>
          <w:bCs/>
        </w:rPr>
        <w:t xml:space="preserve"> White</w:t>
      </w:r>
      <w:r>
        <w:rPr>
          <w:b/>
          <w:bCs/>
        </w:rPr>
        <w:t xml:space="preserve"> </w:t>
      </w:r>
      <w:proofErr w:type="spellStart"/>
      <w:r>
        <w:rPr>
          <w:b/>
          <w:bCs/>
        </w:rPr>
        <w:t>p</w:t>
      </w:r>
      <w:r w:rsidRPr="005B123E">
        <w:rPr>
          <w:b/>
          <w:bCs/>
        </w:rPr>
        <w:t>aper</w:t>
      </w:r>
      <w:proofErr w:type="spellEnd"/>
      <w:r>
        <w:t>. [</w:t>
      </w:r>
      <w:proofErr w:type="spellStart"/>
      <w:r>
        <w:t>S.l</w:t>
      </w:r>
      <w:proofErr w:type="spellEnd"/>
      <w:r>
        <w:t xml:space="preserve">.]: [s.n.], [2017?]. Disponível em: </w:t>
      </w:r>
      <w:r w:rsidRPr="001F7B19">
        <w:t>https://docs.decentraland.org/decentraland/whitepaper</w:t>
      </w:r>
      <w:r>
        <w:t>. Acesso em: 23 ago. 2021.</w:t>
      </w:r>
    </w:p>
    <w:p w14:paraId="6A46E018" w14:textId="77777777" w:rsidR="00BE6F19" w:rsidRDefault="00BE6F19" w:rsidP="00F70990">
      <w:pPr>
        <w:pStyle w:val="TF-REFERNCIASITEM"/>
      </w:pPr>
      <w:r>
        <w:t xml:space="preserve">PIRES, </w:t>
      </w:r>
      <w:proofErr w:type="spellStart"/>
      <w:r>
        <w:t>Hindenburgo</w:t>
      </w:r>
      <w:proofErr w:type="spellEnd"/>
      <w:r>
        <w:t xml:space="preserve"> F. </w:t>
      </w:r>
      <w:proofErr w:type="spellStart"/>
      <w:r>
        <w:t>Bitcoin</w:t>
      </w:r>
      <w:proofErr w:type="spellEnd"/>
      <w:r>
        <w:t xml:space="preserve">: a moeda do ciberespaço. </w:t>
      </w:r>
      <w:r w:rsidRPr="00F70990">
        <w:rPr>
          <w:b/>
          <w:bCs/>
        </w:rPr>
        <w:t>GEOUSP Espaço e Tempo (Online)</w:t>
      </w:r>
      <w:r w:rsidRPr="00F70990">
        <w:t>, [S. l.], v. 21, n. 2, p. 407-424, 2017</w:t>
      </w:r>
      <w:r>
        <w:t xml:space="preserve">. </w:t>
      </w:r>
      <w:r w:rsidRPr="00152AC9">
        <w:t xml:space="preserve">Disponível em: https://www.revistas.usp.br/geousp/article/view/134538. Acesso em: </w:t>
      </w:r>
      <w:r>
        <w:t>31 ago</w:t>
      </w:r>
      <w:r w:rsidRPr="004D48AD">
        <w:t>. 2021</w:t>
      </w:r>
      <w:r w:rsidRPr="00152AC9">
        <w:t>.</w:t>
      </w:r>
    </w:p>
    <w:p w14:paraId="3C0FF194" w14:textId="77777777" w:rsidR="00BE6F19" w:rsidRDefault="00BE6F19" w:rsidP="00587002">
      <w:pPr>
        <w:pStyle w:val="TF-REFERNCIASITEM"/>
      </w:pPr>
      <w:r>
        <w:lastRenderedPageBreak/>
        <w:t xml:space="preserve">PREVIDI, Gustavo S. </w:t>
      </w:r>
      <w:r>
        <w:rPr>
          <w:b/>
          <w:bCs/>
        </w:rPr>
        <w:t xml:space="preserve">Descentralização monetária: </w:t>
      </w:r>
      <w:r>
        <w:t xml:space="preserve">um estudo sobre o </w:t>
      </w:r>
      <w:proofErr w:type="spellStart"/>
      <w:r>
        <w:t>Bitcoin</w:t>
      </w:r>
      <w:proofErr w:type="spellEnd"/>
      <w:r>
        <w:t xml:space="preserve">. 2014. 54 f. Trabalho de Conclusão de Curso (Bacharelado em Ciências Econômicas) – Faculdade de Ciências Econômicas, Universidade Federal do Rio Grande do Sul, Porto Alegre. Disponível em: </w:t>
      </w:r>
      <w:r w:rsidRPr="00152AC9">
        <w:t>https://www.lume.ufrgs.br/handle/10183/116267</w:t>
      </w:r>
      <w:r>
        <w:t>. Acesso em: 31 ago. 2021.</w:t>
      </w:r>
    </w:p>
    <w:p w14:paraId="4AB39414" w14:textId="77777777" w:rsidR="00BE6F19" w:rsidRDefault="00BE6F19" w:rsidP="00587002">
      <w:pPr>
        <w:pStyle w:val="TF-REFERNCIASITEM"/>
      </w:pPr>
      <w:r w:rsidRPr="001C1D30">
        <w:rPr>
          <w:lang w:val="en-US"/>
        </w:rPr>
        <w:t xml:space="preserve">THE SANDBOX. </w:t>
      </w:r>
      <w:r w:rsidRPr="001C1D30">
        <w:rPr>
          <w:b/>
          <w:bCs/>
          <w:lang w:val="en-US"/>
        </w:rPr>
        <w:t xml:space="preserve">The Sandbox </w:t>
      </w:r>
      <w:proofErr w:type="spellStart"/>
      <w:r w:rsidRPr="001C1D30">
        <w:rPr>
          <w:b/>
          <w:bCs/>
          <w:lang w:val="en-US"/>
        </w:rPr>
        <w:t>WhitePaper</w:t>
      </w:r>
      <w:proofErr w:type="spellEnd"/>
      <w:r w:rsidRPr="001C1D30">
        <w:rPr>
          <w:lang w:val="en-US"/>
        </w:rPr>
        <w:t xml:space="preserve">. </w:t>
      </w:r>
      <w:r>
        <w:t>[</w:t>
      </w:r>
      <w:proofErr w:type="spellStart"/>
      <w:r>
        <w:t>S.l</w:t>
      </w:r>
      <w:proofErr w:type="spellEnd"/>
      <w:r>
        <w:t xml:space="preserve">.]: [s.n.], 2020. Disponível em: </w:t>
      </w:r>
      <w:r w:rsidRPr="0063109F">
        <w:t>https://installers.sandbox.game/The_Sandbox_Whitepaper_2020.pdf</w:t>
      </w:r>
      <w:r>
        <w:t>. Acesso em: 23 ago. 2021.</w:t>
      </w:r>
    </w:p>
    <w:p w14:paraId="6644B0E2" w14:textId="77777777" w:rsidR="00BE6F19" w:rsidRPr="0063109F" w:rsidRDefault="00BE6F19" w:rsidP="00587002">
      <w:pPr>
        <w:pStyle w:val="TF-REFERNCIASITEM"/>
      </w:pPr>
      <w:r>
        <w:t xml:space="preserve">UPLAND BRASIL. </w:t>
      </w:r>
      <w:r w:rsidRPr="002A07E2">
        <w:rPr>
          <w:b/>
          <w:bCs/>
        </w:rPr>
        <w:t>O que os jogadores estão dizendo?</w:t>
      </w:r>
      <w:r>
        <w:t>. [</w:t>
      </w:r>
      <w:proofErr w:type="spellStart"/>
      <w:r>
        <w:t>S.l</w:t>
      </w:r>
      <w:proofErr w:type="spellEnd"/>
      <w:r>
        <w:t xml:space="preserve">.], [2021?]. Disponível em: </w:t>
      </w:r>
      <w:r w:rsidRPr="002A07E2">
        <w:t>https://www.uplandbrasil.com.br/#clients</w:t>
      </w:r>
      <w:r>
        <w:t>. Acesso em: 28 set. 2021.</w:t>
      </w:r>
    </w:p>
    <w:p w14:paraId="7442C456" w14:textId="77777777" w:rsidR="00BE6F19" w:rsidRDefault="00BE6F19" w:rsidP="00587002">
      <w:pPr>
        <w:pStyle w:val="TF-REFERNCIASITEM"/>
      </w:pPr>
      <w:r>
        <w:t xml:space="preserve">UPLANDME INC. </w:t>
      </w:r>
      <w:r w:rsidRPr="00E17F60">
        <w:rPr>
          <w:b/>
          <w:bCs/>
        </w:rPr>
        <w:t xml:space="preserve">White </w:t>
      </w:r>
      <w:proofErr w:type="spellStart"/>
      <w:r w:rsidRPr="00E17F60">
        <w:rPr>
          <w:b/>
          <w:bCs/>
        </w:rPr>
        <w:t>Lllama</w:t>
      </w:r>
      <w:proofErr w:type="spellEnd"/>
      <w:r w:rsidRPr="00E17F60">
        <w:rPr>
          <w:b/>
          <w:bCs/>
        </w:rPr>
        <w:t xml:space="preserve"> </w:t>
      </w:r>
      <w:proofErr w:type="spellStart"/>
      <w:r w:rsidRPr="00E17F60">
        <w:rPr>
          <w:b/>
          <w:bCs/>
        </w:rPr>
        <w:t>Paper</w:t>
      </w:r>
      <w:proofErr w:type="spellEnd"/>
      <w:r>
        <w:t>. [</w:t>
      </w:r>
      <w:proofErr w:type="spellStart"/>
      <w:r>
        <w:t>S.l</w:t>
      </w:r>
      <w:proofErr w:type="spellEnd"/>
      <w:r>
        <w:t xml:space="preserve">.]: [s.n.], 2019. Disponível em: </w:t>
      </w:r>
      <w:r w:rsidRPr="001F7B19">
        <w:t>https://www.upland.me/white-llama-paper</w:t>
      </w:r>
      <w:r>
        <w:t>. Acesso em: 23 ago. 2021.</w:t>
      </w:r>
    </w:p>
    <w:p w14:paraId="40730935" w14:textId="77777777" w:rsidR="00BE6F19" w:rsidRPr="00320BFA" w:rsidRDefault="00BE6F19" w:rsidP="001C1D30">
      <w:pPr>
        <w:pStyle w:val="TF-xAvalTTULO"/>
      </w:pPr>
      <w:r>
        <w:br w:type="page"/>
      </w:r>
      <w:r w:rsidRPr="00320BFA">
        <w:lastRenderedPageBreak/>
        <w:t>FORMULÁRIO  DE  avaliação</w:t>
      </w:r>
      <w:r>
        <w:t xml:space="preserve"> </w:t>
      </w:r>
      <w:r w:rsidRPr="00320BFA">
        <w:t xml:space="preserve">– PROFESSOR </w:t>
      </w:r>
      <w:r>
        <w:t>AVALIADOR</w:t>
      </w:r>
    </w:p>
    <w:p w14:paraId="18351ABC" w14:textId="77777777" w:rsidR="00BE6F19" w:rsidRDefault="00BE6F19" w:rsidP="001C1D30">
      <w:pPr>
        <w:pStyle w:val="TF-xAvalLINHA"/>
      </w:pPr>
      <w:r w:rsidRPr="00320BFA">
        <w:t>Avaliador(a):</w:t>
      </w:r>
      <w:r w:rsidRPr="00320BFA">
        <w:tab/>
      </w:r>
      <w:r w:rsidRPr="001C1D30">
        <w:rPr>
          <w:b/>
          <w:bCs/>
        </w:rPr>
        <w:t>Gilvan Justino</w:t>
      </w:r>
    </w:p>
    <w:p w14:paraId="484F6807" w14:textId="77777777" w:rsidR="00BE6F19" w:rsidRPr="00C767AD" w:rsidRDefault="00BE6F19" w:rsidP="001C1D30">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BE6F19" w:rsidRPr="00320BFA" w14:paraId="68129064"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2956A432" w14:textId="77777777" w:rsidR="00BE6F19" w:rsidRPr="00320BFA" w:rsidRDefault="00BE6F19"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BE5C8DC" w14:textId="77777777" w:rsidR="00BE6F19" w:rsidRPr="00320BFA" w:rsidRDefault="00BE6F19"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95790B1" w14:textId="77777777" w:rsidR="00BE6F19" w:rsidRPr="00320BFA" w:rsidRDefault="00BE6F19"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F569803" w14:textId="77777777" w:rsidR="00BE6F19" w:rsidRPr="00320BFA" w:rsidRDefault="00BE6F19" w:rsidP="00225EA3">
            <w:pPr>
              <w:pStyle w:val="TF-xAvalITEMTABELA"/>
            </w:pPr>
            <w:r w:rsidRPr="00320BFA">
              <w:t>não atende</w:t>
            </w:r>
          </w:p>
        </w:tc>
      </w:tr>
      <w:tr w:rsidR="00BE6F19" w:rsidRPr="00320BFA" w14:paraId="0F25305F"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B3A3C59" w14:textId="77777777" w:rsidR="00BE6F19" w:rsidRPr="0000224C" w:rsidRDefault="00BE6F19"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429EB02" w14:textId="77777777" w:rsidR="00BE6F19" w:rsidRPr="00320BFA" w:rsidRDefault="00BE6F19" w:rsidP="005F0A2B">
            <w:pPr>
              <w:pStyle w:val="TF-xAvalITEM"/>
              <w:numPr>
                <w:ilvl w:val="0"/>
                <w:numId w:val="39"/>
              </w:numPr>
            </w:pPr>
            <w:r w:rsidRPr="00320BFA">
              <w:t>INTRODUÇÃO</w:t>
            </w:r>
          </w:p>
          <w:p w14:paraId="0729B347" w14:textId="77777777" w:rsidR="00BE6F19" w:rsidRPr="00320BFA" w:rsidRDefault="00BE6F19"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65CF4E88" w14:textId="77777777" w:rsidR="00BE6F19" w:rsidRPr="00320BFA" w:rsidRDefault="00BE6F19" w:rsidP="00225EA3">
            <w:pPr>
              <w:ind w:left="709" w:hanging="709"/>
              <w:jc w:val="both"/>
              <w:rPr>
                <w:sz w:val="18"/>
              </w:rPr>
            </w:pPr>
            <w:ins w:id="81" w:author="Gilvan Justino" w:date="2021-10-11T20:14: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5D04A9E5" w14:textId="77777777" w:rsidR="00BE6F19" w:rsidRPr="00320BFA" w:rsidRDefault="00BE6F19"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6F6A503" w14:textId="77777777" w:rsidR="00BE6F19" w:rsidRPr="00320BFA" w:rsidRDefault="00BE6F19" w:rsidP="00225EA3">
            <w:pPr>
              <w:ind w:left="709" w:hanging="709"/>
              <w:jc w:val="both"/>
              <w:rPr>
                <w:sz w:val="18"/>
              </w:rPr>
            </w:pPr>
          </w:p>
        </w:tc>
      </w:tr>
      <w:tr w:rsidR="00BE6F19" w:rsidRPr="00320BFA" w14:paraId="37C19888"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0BD5C8B"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B940489" w14:textId="77777777" w:rsidR="00BE6F19" w:rsidRPr="00320BFA" w:rsidRDefault="00BE6F19"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87EAC8D" w14:textId="77777777" w:rsidR="00BE6F19" w:rsidRPr="00320BFA" w:rsidRDefault="00BE6F19" w:rsidP="00225EA3">
            <w:pPr>
              <w:ind w:left="709" w:hanging="709"/>
              <w:jc w:val="both"/>
              <w:rPr>
                <w:sz w:val="18"/>
              </w:rPr>
            </w:pPr>
            <w:ins w:id="82"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EAE5A37"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1C7C447" w14:textId="77777777" w:rsidR="00BE6F19" w:rsidRPr="00320BFA" w:rsidRDefault="00BE6F19" w:rsidP="00225EA3">
            <w:pPr>
              <w:ind w:left="709" w:hanging="709"/>
              <w:jc w:val="both"/>
              <w:rPr>
                <w:sz w:val="18"/>
              </w:rPr>
            </w:pPr>
          </w:p>
        </w:tc>
      </w:tr>
      <w:tr w:rsidR="00BE6F19" w:rsidRPr="00320BFA" w14:paraId="127D279F"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0570DA"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C70DB3" w14:textId="77777777" w:rsidR="00BE6F19" w:rsidRPr="00320BFA" w:rsidRDefault="00BE6F19" w:rsidP="00BE6F19">
            <w:pPr>
              <w:pStyle w:val="TF-xAvalITEM"/>
            </w:pPr>
            <w:r w:rsidRPr="00320BFA">
              <w:t>OBJETIVOS</w:t>
            </w:r>
          </w:p>
          <w:p w14:paraId="6F654FD6" w14:textId="77777777" w:rsidR="00BE6F19" w:rsidRPr="00320BFA" w:rsidRDefault="00BE6F19"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CB4AD59" w14:textId="77777777" w:rsidR="00BE6F19" w:rsidRPr="00320BFA" w:rsidRDefault="00BE6F19" w:rsidP="00225EA3">
            <w:pPr>
              <w:ind w:left="709" w:hanging="709"/>
              <w:jc w:val="both"/>
              <w:rPr>
                <w:sz w:val="18"/>
              </w:rPr>
            </w:pPr>
            <w:ins w:id="83"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A6ADDDC"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0CE3968" w14:textId="77777777" w:rsidR="00BE6F19" w:rsidRPr="00320BFA" w:rsidRDefault="00BE6F19" w:rsidP="00225EA3">
            <w:pPr>
              <w:ind w:left="709" w:hanging="709"/>
              <w:jc w:val="both"/>
              <w:rPr>
                <w:sz w:val="18"/>
              </w:rPr>
            </w:pPr>
          </w:p>
        </w:tc>
      </w:tr>
      <w:tr w:rsidR="00BE6F19" w:rsidRPr="00320BFA" w14:paraId="1DA5D1F4"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665B442"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C13C57" w14:textId="77777777" w:rsidR="00BE6F19" w:rsidRPr="00320BFA" w:rsidRDefault="00BE6F19"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1E34B2D2" w14:textId="77777777" w:rsidR="00BE6F19" w:rsidRPr="00320BFA" w:rsidRDefault="00BE6F19" w:rsidP="00225EA3">
            <w:pPr>
              <w:ind w:left="709" w:hanging="709"/>
              <w:jc w:val="both"/>
              <w:rPr>
                <w:sz w:val="18"/>
              </w:rPr>
            </w:pPr>
            <w:ins w:id="84"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6BCD444"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5281475" w14:textId="77777777" w:rsidR="00BE6F19" w:rsidRPr="00320BFA" w:rsidRDefault="00BE6F19" w:rsidP="00225EA3">
            <w:pPr>
              <w:ind w:left="709" w:hanging="709"/>
              <w:jc w:val="both"/>
              <w:rPr>
                <w:sz w:val="18"/>
              </w:rPr>
            </w:pPr>
          </w:p>
        </w:tc>
      </w:tr>
      <w:tr w:rsidR="00BE6F19" w:rsidRPr="00320BFA" w14:paraId="3D269645"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744472"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072BC34" w14:textId="77777777" w:rsidR="00BE6F19" w:rsidRPr="00320BFA" w:rsidRDefault="00BE6F19" w:rsidP="00BE6F19">
            <w:pPr>
              <w:pStyle w:val="TF-xAvalITEM"/>
            </w:pPr>
            <w:r w:rsidRPr="00320BFA">
              <w:t>TRABALHOS CORRELATOS</w:t>
            </w:r>
          </w:p>
          <w:p w14:paraId="7CAAFB37" w14:textId="77777777" w:rsidR="00BE6F19" w:rsidRPr="00320BFA" w:rsidRDefault="00BE6F19"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6747593" w14:textId="77777777" w:rsidR="00BE6F19" w:rsidRPr="00320BFA" w:rsidRDefault="00BE6F19" w:rsidP="00225EA3">
            <w:pPr>
              <w:ind w:left="709" w:hanging="709"/>
              <w:jc w:val="both"/>
              <w:rPr>
                <w:sz w:val="18"/>
              </w:rPr>
            </w:pPr>
            <w:ins w:id="85"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CCF6755"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BBC2D67" w14:textId="77777777" w:rsidR="00BE6F19" w:rsidRPr="00320BFA" w:rsidRDefault="00BE6F19" w:rsidP="00225EA3">
            <w:pPr>
              <w:ind w:left="709" w:hanging="709"/>
              <w:jc w:val="both"/>
              <w:rPr>
                <w:sz w:val="18"/>
              </w:rPr>
            </w:pPr>
          </w:p>
        </w:tc>
      </w:tr>
      <w:tr w:rsidR="00BE6F19" w:rsidRPr="00320BFA" w14:paraId="01A83105"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5FA458"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C307E30" w14:textId="77777777" w:rsidR="00BE6F19" w:rsidRPr="00320BFA" w:rsidRDefault="00BE6F19" w:rsidP="00BE6F19">
            <w:pPr>
              <w:pStyle w:val="TF-xAvalITEM"/>
            </w:pPr>
            <w:r w:rsidRPr="00320BFA">
              <w:t>JUSTIFICATIVA</w:t>
            </w:r>
          </w:p>
          <w:p w14:paraId="7B65D671" w14:textId="77777777" w:rsidR="00BE6F19" w:rsidRPr="00320BFA" w:rsidRDefault="00BE6F19"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0CE0B98B" w14:textId="77777777" w:rsidR="00BE6F19" w:rsidRPr="00320BFA" w:rsidRDefault="00BE6F19" w:rsidP="00225EA3">
            <w:pPr>
              <w:ind w:left="709" w:hanging="709"/>
              <w:jc w:val="both"/>
              <w:rPr>
                <w:sz w:val="18"/>
              </w:rPr>
            </w:pPr>
            <w:ins w:id="86"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43AD327"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FC347D8" w14:textId="77777777" w:rsidR="00BE6F19" w:rsidRPr="00320BFA" w:rsidRDefault="00BE6F19" w:rsidP="00225EA3">
            <w:pPr>
              <w:ind w:left="709" w:hanging="709"/>
              <w:jc w:val="both"/>
              <w:rPr>
                <w:sz w:val="18"/>
              </w:rPr>
            </w:pPr>
          </w:p>
        </w:tc>
      </w:tr>
      <w:tr w:rsidR="00BE6F19" w:rsidRPr="00320BFA" w14:paraId="737A620B"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6D308F"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ECAA13" w14:textId="77777777" w:rsidR="00BE6F19" w:rsidRPr="00320BFA" w:rsidRDefault="00BE6F19"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9459539" w14:textId="77777777" w:rsidR="00BE6F19" w:rsidRPr="00320BFA" w:rsidRDefault="00BE6F19" w:rsidP="00225EA3">
            <w:pPr>
              <w:ind w:left="709" w:hanging="709"/>
              <w:jc w:val="both"/>
              <w:rPr>
                <w:sz w:val="18"/>
              </w:rPr>
            </w:pPr>
            <w:ins w:id="87"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D7A86BE"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901B76" w14:textId="77777777" w:rsidR="00BE6F19" w:rsidRPr="00320BFA" w:rsidRDefault="00BE6F19" w:rsidP="00225EA3">
            <w:pPr>
              <w:ind w:left="709" w:hanging="709"/>
              <w:jc w:val="both"/>
              <w:rPr>
                <w:sz w:val="18"/>
              </w:rPr>
            </w:pPr>
          </w:p>
        </w:tc>
      </w:tr>
      <w:tr w:rsidR="00BE6F19" w:rsidRPr="00320BFA" w14:paraId="00413E3E"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103A94"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EA41FE6" w14:textId="77777777" w:rsidR="00BE6F19" w:rsidRPr="00320BFA" w:rsidRDefault="00BE6F19"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968961E" w14:textId="77777777" w:rsidR="00BE6F19" w:rsidRPr="00320BFA" w:rsidRDefault="00BE6F19" w:rsidP="00225EA3">
            <w:pPr>
              <w:ind w:left="709" w:hanging="709"/>
              <w:jc w:val="both"/>
              <w:rPr>
                <w:sz w:val="18"/>
              </w:rPr>
            </w:pPr>
            <w:ins w:id="88"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C53D563"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72E24A9" w14:textId="77777777" w:rsidR="00BE6F19" w:rsidRPr="00320BFA" w:rsidRDefault="00BE6F19" w:rsidP="00225EA3">
            <w:pPr>
              <w:ind w:left="709" w:hanging="709"/>
              <w:jc w:val="both"/>
              <w:rPr>
                <w:sz w:val="18"/>
              </w:rPr>
            </w:pPr>
          </w:p>
        </w:tc>
      </w:tr>
      <w:tr w:rsidR="00BE6F19" w:rsidRPr="00320BFA" w14:paraId="7AA04D10"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1FD71A4"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FD855B" w14:textId="77777777" w:rsidR="00BE6F19" w:rsidRPr="00320BFA" w:rsidRDefault="00BE6F19" w:rsidP="00BE6F19">
            <w:pPr>
              <w:pStyle w:val="TF-xAvalITEM"/>
            </w:pPr>
            <w:r w:rsidRPr="00320BFA">
              <w:t>REQUISITOS PRINCIPAIS DO PROBLEMA A SER TRABALHADO</w:t>
            </w:r>
          </w:p>
          <w:p w14:paraId="62F1E80C" w14:textId="77777777" w:rsidR="00BE6F19" w:rsidRPr="00320BFA" w:rsidRDefault="00BE6F19"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55FF517" w14:textId="77777777" w:rsidR="00BE6F19" w:rsidRPr="00320BFA" w:rsidRDefault="00BE6F19" w:rsidP="00225EA3">
            <w:pPr>
              <w:ind w:left="709" w:hanging="709"/>
              <w:jc w:val="both"/>
              <w:rPr>
                <w:sz w:val="18"/>
              </w:rPr>
            </w:pPr>
            <w:ins w:id="89"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D4A604C"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95D4802" w14:textId="77777777" w:rsidR="00BE6F19" w:rsidRPr="00320BFA" w:rsidRDefault="00BE6F19" w:rsidP="00225EA3">
            <w:pPr>
              <w:ind w:left="709" w:hanging="709"/>
              <w:jc w:val="both"/>
              <w:rPr>
                <w:sz w:val="18"/>
              </w:rPr>
            </w:pPr>
          </w:p>
        </w:tc>
      </w:tr>
      <w:tr w:rsidR="00BE6F19" w:rsidRPr="00320BFA" w14:paraId="1D093906"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B964EE"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62040F" w14:textId="77777777" w:rsidR="00BE6F19" w:rsidRPr="00320BFA" w:rsidRDefault="00BE6F19" w:rsidP="00BE6F19">
            <w:pPr>
              <w:pStyle w:val="TF-xAvalITEM"/>
            </w:pPr>
            <w:r w:rsidRPr="00320BFA">
              <w:t>METODOLOGIA</w:t>
            </w:r>
          </w:p>
          <w:p w14:paraId="44428831" w14:textId="77777777" w:rsidR="00BE6F19" w:rsidRPr="00320BFA" w:rsidRDefault="00BE6F19"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76FAA59" w14:textId="77777777" w:rsidR="00BE6F19" w:rsidRPr="00320BFA" w:rsidRDefault="00BE6F19" w:rsidP="00225EA3">
            <w:pPr>
              <w:ind w:left="709" w:hanging="709"/>
              <w:jc w:val="both"/>
              <w:rPr>
                <w:sz w:val="18"/>
              </w:rPr>
            </w:pPr>
            <w:ins w:id="90"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21E6FD6A"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5948042" w14:textId="77777777" w:rsidR="00BE6F19" w:rsidRPr="00320BFA" w:rsidRDefault="00BE6F19" w:rsidP="00225EA3">
            <w:pPr>
              <w:ind w:left="709" w:hanging="709"/>
              <w:jc w:val="both"/>
              <w:rPr>
                <w:sz w:val="18"/>
              </w:rPr>
            </w:pPr>
          </w:p>
        </w:tc>
      </w:tr>
      <w:tr w:rsidR="00BE6F19" w:rsidRPr="00320BFA" w14:paraId="6858D7C5"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DD54E1"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0DE9F9" w14:textId="77777777" w:rsidR="00BE6F19" w:rsidRPr="00320BFA" w:rsidRDefault="00BE6F19"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BD5ABB5" w14:textId="77777777" w:rsidR="00BE6F19" w:rsidRPr="00320BFA" w:rsidRDefault="00BE6F19" w:rsidP="00225EA3">
            <w:pPr>
              <w:ind w:left="709" w:hanging="709"/>
              <w:jc w:val="both"/>
              <w:rPr>
                <w:sz w:val="18"/>
              </w:rPr>
            </w:pPr>
            <w:ins w:id="91"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F2905B7"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3CCF17C" w14:textId="77777777" w:rsidR="00BE6F19" w:rsidRPr="00320BFA" w:rsidRDefault="00BE6F19" w:rsidP="00225EA3">
            <w:pPr>
              <w:ind w:left="709" w:hanging="709"/>
              <w:jc w:val="both"/>
              <w:rPr>
                <w:sz w:val="18"/>
              </w:rPr>
            </w:pPr>
          </w:p>
        </w:tc>
      </w:tr>
      <w:tr w:rsidR="00BE6F19" w:rsidRPr="00320BFA" w14:paraId="463AB8FB"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5A8379" w14:textId="77777777" w:rsidR="00BE6F19" w:rsidRPr="00320BFA" w:rsidRDefault="00BE6F19" w:rsidP="00225EA3">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27289CE" w14:textId="77777777" w:rsidR="00BE6F19" w:rsidRPr="00320BFA" w:rsidRDefault="00BE6F19" w:rsidP="00BE6F19">
            <w:pPr>
              <w:pStyle w:val="TF-xAvalITEM"/>
            </w:pPr>
            <w:r w:rsidRPr="00320BFA">
              <w:t>REVISÃO BIBLIOGRÁFICA</w:t>
            </w:r>
            <w:r>
              <w:t xml:space="preserve"> (atenção para a diferença de conteúdo entre projeto e pré-projeto)</w:t>
            </w:r>
          </w:p>
          <w:p w14:paraId="6F1D7D4C" w14:textId="77777777" w:rsidR="00BE6F19" w:rsidRPr="00320BFA" w:rsidRDefault="00BE6F19"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595CC82A" w14:textId="77777777" w:rsidR="00BE6F19" w:rsidRPr="00320BFA" w:rsidRDefault="00BE6F19" w:rsidP="00225EA3">
            <w:pPr>
              <w:ind w:left="709" w:hanging="709"/>
              <w:jc w:val="both"/>
              <w:rPr>
                <w:sz w:val="18"/>
              </w:rPr>
            </w:pPr>
            <w:ins w:id="92" w:author="Gilvan Justino" w:date="2021-10-11T20:14: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5777E154"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D0C26D6" w14:textId="77777777" w:rsidR="00BE6F19" w:rsidRPr="00320BFA" w:rsidRDefault="00BE6F19" w:rsidP="00225EA3">
            <w:pPr>
              <w:ind w:left="709" w:hanging="709"/>
              <w:jc w:val="both"/>
              <w:rPr>
                <w:sz w:val="18"/>
              </w:rPr>
            </w:pPr>
          </w:p>
        </w:tc>
      </w:tr>
      <w:tr w:rsidR="00BE6F19" w:rsidRPr="00320BFA" w14:paraId="0C1E166F"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5D75BD6" w14:textId="77777777" w:rsidR="00BE6F19" w:rsidRPr="00320BFA" w:rsidRDefault="00BE6F19"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1EAF4BD" w14:textId="77777777" w:rsidR="00BE6F19" w:rsidRPr="00320BFA" w:rsidRDefault="00BE6F19"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6DBBC1E3" w14:textId="77777777" w:rsidR="00BE6F19" w:rsidRPr="00320BFA" w:rsidRDefault="00BE6F19" w:rsidP="00225EA3">
            <w:pPr>
              <w:ind w:left="709" w:hanging="709"/>
              <w:jc w:val="both"/>
              <w:rPr>
                <w:sz w:val="18"/>
              </w:rPr>
            </w:pPr>
            <w:ins w:id="93" w:author="Gilvan Justino" w:date="2021-10-11T20:14: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570A0964"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71718C5" w14:textId="77777777" w:rsidR="00BE6F19" w:rsidRPr="00320BFA" w:rsidRDefault="00BE6F19" w:rsidP="00225EA3">
            <w:pPr>
              <w:ind w:left="709" w:hanging="709"/>
              <w:jc w:val="both"/>
              <w:rPr>
                <w:sz w:val="18"/>
              </w:rPr>
            </w:pPr>
          </w:p>
        </w:tc>
      </w:tr>
      <w:tr w:rsidR="00BE6F19" w:rsidRPr="00320BFA" w14:paraId="3121B924"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94F6422" w14:textId="77777777" w:rsidR="00BE6F19" w:rsidRPr="0000224C" w:rsidRDefault="00BE6F19"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5C154F3" w14:textId="77777777" w:rsidR="00BE6F19" w:rsidRPr="00320BFA" w:rsidRDefault="00BE6F19" w:rsidP="00BE6F19">
            <w:pPr>
              <w:pStyle w:val="TF-xAvalITEM"/>
            </w:pPr>
            <w:r w:rsidRPr="00320BFA">
              <w:t>LINGUAGEM USADA (redação)</w:t>
            </w:r>
          </w:p>
          <w:p w14:paraId="14E4DE00" w14:textId="77777777" w:rsidR="00BE6F19" w:rsidRPr="00320BFA" w:rsidRDefault="00BE6F19"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B2552E2" w14:textId="77777777" w:rsidR="00BE6F19" w:rsidRPr="00320BFA" w:rsidRDefault="00BE6F19" w:rsidP="00225EA3">
            <w:pPr>
              <w:ind w:left="709" w:hanging="709"/>
              <w:jc w:val="both"/>
              <w:rPr>
                <w:sz w:val="18"/>
              </w:rPr>
            </w:pPr>
            <w:ins w:id="94" w:author="Gilvan Justino" w:date="2021-10-11T20:15: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51E97A5F" w14:textId="77777777" w:rsidR="00BE6F19" w:rsidRPr="00320BFA" w:rsidRDefault="00BE6F19" w:rsidP="00225EA3">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0508794A" w14:textId="77777777" w:rsidR="00BE6F19" w:rsidRPr="00320BFA" w:rsidRDefault="00BE6F19" w:rsidP="00225EA3">
            <w:pPr>
              <w:ind w:left="709" w:hanging="709"/>
              <w:jc w:val="both"/>
              <w:rPr>
                <w:sz w:val="18"/>
              </w:rPr>
            </w:pPr>
          </w:p>
        </w:tc>
      </w:tr>
      <w:tr w:rsidR="00BE6F19" w:rsidRPr="00320BFA" w14:paraId="3D43CBD1"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5C868D3" w14:textId="77777777" w:rsidR="00BE6F19" w:rsidRPr="00320BFA" w:rsidRDefault="00BE6F19" w:rsidP="00225EA3">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46A632F" w14:textId="77777777" w:rsidR="00BE6F19" w:rsidRPr="00320BFA" w:rsidRDefault="00BE6F19"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06BD7B8" w14:textId="77777777" w:rsidR="00BE6F19" w:rsidRPr="00320BFA" w:rsidRDefault="00BE6F19" w:rsidP="00225EA3">
            <w:pPr>
              <w:ind w:left="709" w:hanging="709"/>
              <w:jc w:val="both"/>
              <w:rPr>
                <w:sz w:val="18"/>
              </w:rPr>
            </w:pPr>
            <w:ins w:id="95" w:author="Gilvan Justino" w:date="2021-10-11T20:15: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643F78EC" w14:textId="77777777" w:rsidR="00BE6F19" w:rsidRPr="00320BFA" w:rsidRDefault="00BE6F19" w:rsidP="00225EA3">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20ECFB8" w14:textId="77777777" w:rsidR="00BE6F19" w:rsidRPr="00320BFA" w:rsidRDefault="00BE6F19" w:rsidP="00225EA3">
            <w:pPr>
              <w:ind w:left="709" w:hanging="709"/>
              <w:jc w:val="both"/>
              <w:rPr>
                <w:sz w:val="18"/>
              </w:rPr>
            </w:pPr>
          </w:p>
        </w:tc>
      </w:tr>
    </w:tbl>
    <w:p w14:paraId="6CEEE212" w14:textId="77777777" w:rsidR="00BE6F19" w:rsidRDefault="00BE6F19" w:rsidP="001C1D30">
      <w:pPr>
        <w:pStyle w:val="TF-xAvalLINHA"/>
        <w:tabs>
          <w:tab w:val="left" w:leader="underscore" w:pos="6237"/>
        </w:tabs>
      </w:pPr>
    </w:p>
    <w:p w14:paraId="2363C1E1" w14:textId="77777777" w:rsidR="00BE6F19" w:rsidRDefault="00BE6F19" w:rsidP="001C1D30">
      <w:pPr>
        <w:pStyle w:val="TF-xAvalTTULO"/>
        <w:ind w:left="0" w:firstLine="0"/>
        <w:jc w:val="left"/>
      </w:pPr>
    </w:p>
    <w:p w14:paraId="45119999" w14:textId="77777777" w:rsidR="00BE6F19" w:rsidRDefault="00BE6F19" w:rsidP="001C1D30">
      <w:pPr>
        <w:pStyle w:val="TF-REFERNCIASITEM"/>
      </w:pPr>
    </w:p>
    <w:p w14:paraId="13B52E16" w14:textId="6E10CD36" w:rsidR="00BE6F19" w:rsidRDefault="00BE6F19">
      <w:r>
        <w:br w:type="page"/>
      </w:r>
    </w:p>
    <w:tbl>
      <w:tblPr>
        <w:tblW w:w="5000" w:type="pct"/>
        <w:tblLook w:val="0000" w:firstRow="0" w:lastRow="0" w:firstColumn="0" w:lastColumn="0" w:noHBand="0" w:noVBand="0"/>
      </w:tblPr>
      <w:tblGrid>
        <w:gridCol w:w="1792"/>
        <w:gridCol w:w="7279"/>
      </w:tblGrid>
      <w:tr w:rsidR="00BE6F19" w14:paraId="67A763A7" w14:textId="77777777" w:rsidTr="00671D82">
        <w:trPr>
          <w:trHeight w:val="721"/>
        </w:trPr>
        <w:tc>
          <w:tcPr>
            <w:tcW w:w="988" w:type="pct"/>
            <w:tcBorders>
              <w:top w:val="nil"/>
              <w:left w:val="nil"/>
              <w:bottom w:val="nil"/>
              <w:right w:val="nil"/>
            </w:tcBorders>
            <w:vAlign w:val="center"/>
          </w:tcPr>
          <w:p w14:paraId="6E522B7E" w14:textId="77777777" w:rsidR="00BE6F19" w:rsidRDefault="00BE6F19" w:rsidP="005F0A2B">
            <w:pPr>
              <w:pStyle w:val="Ttulo3"/>
              <w:numPr>
                <w:ilvl w:val="0"/>
                <w:numId w:val="0"/>
              </w:numPr>
            </w:pPr>
            <w:r>
              <w:rPr>
                <w:noProof/>
              </w:rPr>
              <w:lastRenderedPageBreak/>
              <w:drawing>
                <wp:inline distT="0" distB="0" distL="0" distR="0" wp14:anchorId="688E3D35" wp14:editId="33CEFCEF">
                  <wp:extent cx="943117" cy="590550"/>
                  <wp:effectExtent l="0" t="0" r="9525" b="0"/>
                  <wp:docPr id="6" name="Imagem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15B7117" w14:textId="77777777" w:rsidR="00BE6F19" w:rsidRPr="00951D18" w:rsidRDefault="00BE6F19"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0C0E63FD"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1F1E9237"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72DC0F62" w14:textId="77777777" w:rsidR="00BE6F19" w:rsidRDefault="00BE6F19"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7F4726C6" w14:textId="77777777" w:rsidR="00BE6F19" w:rsidRPr="00951D18" w:rsidRDefault="00BE6F19" w:rsidP="00671D82">
            <w:pPr>
              <w:jc w:val="both"/>
              <w:rPr>
                <w:smallCaps/>
                <w:sz w:val="22"/>
              </w:rPr>
            </w:pPr>
          </w:p>
        </w:tc>
      </w:tr>
    </w:tbl>
    <w:p w14:paraId="1BA6E2E6" w14:textId="77777777" w:rsidR="00BE6F19" w:rsidRDefault="00BE6F19">
      <w:pPr>
        <w:spacing w:line="360" w:lineRule="auto"/>
        <w:rPr>
          <w:rFonts w:ascii="Arial" w:hAnsi="Arial" w:cs="Arial"/>
          <w:sz w:val="22"/>
        </w:rPr>
      </w:pPr>
    </w:p>
    <w:p w14:paraId="6C5B543D" w14:textId="77777777" w:rsidR="00BE6F19" w:rsidRPr="00126703" w:rsidRDefault="00BE6F19"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06BB9B54" w14:textId="77777777" w:rsidR="00BE6F19" w:rsidRDefault="00BE6F19"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6642A008" w14:textId="77777777" w:rsidR="00BE6F19" w:rsidRDefault="00BE6F19"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125F22">
        <w:rPr>
          <w:rFonts w:ascii="Arial" w:hAnsi="Arial" w:cs="Arial"/>
          <w:sz w:val="22"/>
        </w:rPr>
        <w:t>Sara</w:t>
      </w:r>
      <w:r>
        <w:rPr>
          <w:rFonts w:ascii="Arial" w:hAnsi="Arial" w:cs="Arial"/>
          <w:sz w:val="22"/>
        </w:rPr>
        <w:t xml:space="preserve"> </w:t>
      </w:r>
      <w:r w:rsidRPr="00125F22">
        <w:rPr>
          <w:rFonts w:ascii="Arial" w:hAnsi="Arial" w:cs="Arial"/>
          <w:sz w:val="22"/>
        </w:rPr>
        <w:t>Helena</w:t>
      </w:r>
      <w:r>
        <w:rPr>
          <w:rFonts w:ascii="Arial" w:hAnsi="Arial" w:cs="Arial"/>
          <w:sz w:val="22"/>
        </w:rPr>
        <w:t xml:space="preserve"> </w:t>
      </w:r>
      <w:r w:rsidRPr="00125F22">
        <w:rPr>
          <w:rFonts w:ascii="Arial" w:hAnsi="Arial" w:cs="Arial"/>
          <w:sz w:val="22"/>
        </w:rPr>
        <w:t>Regis</w:t>
      </w:r>
      <w:r>
        <w:rPr>
          <w:rFonts w:ascii="Arial" w:hAnsi="Arial" w:cs="Arial"/>
          <w:sz w:val="22"/>
        </w:rPr>
        <w:t xml:space="preserve"> </w:t>
      </w:r>
      <w:proofErr w:type="spellStart"/>
      <w:r w:rsidRPr="00125F22">
        <w:rPr>
          <w:rFonts w:ascii="Arial" w:hAnsi="Arial" w:cs="Arial"/>
          <w:sz w:val="22"/>
        </w:rPr>
        <w:t>Theiss</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125F22">
        <w:rPr>
          <w:rFonts w:ascii="Arial" w:hAnsi="Arial" w:cs="Arial"/>
          <w:sz w:val="22"/>
        </w:rPr>
        <w:t>DESENVOLVIMENTO DE JOGO UTILIZANDO NON-FUNGIBLE TOKENS E REDES DE BLOCKCHAIN</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9738EA">
        <w:rPr>
          <w:rFonts w:ascii="Arial" w:eastAsiaTheme="majorEastAsia" w:hAnsi="Arial" w:cs="Arial"/>
          <w:sz w:val="22"/>
        </w:rPr>
        <w:t xml:space="preserve">Luciana Pereira de Araújo </w:t>
      </w:r>
      <w:proofErr w:type="spellStart"/>
      <w:r w:rsidRPr="009738EA">
        <w:rPr>
          <w:rFonts w:ascii="Arial" w:eastAsiaTheme="majorEastAsia" w:hAnsi="Arial" w:cs="Arial"/>
          <w:sz w:val="22"/>
        </w:rPr>
        <w:t>Kohler</w:t>
      </w:r>
      <w:proofErr w:type="spellEnd"/>
      <w:r w:rsidRPr="009738EA">
        <w:rPr>
          <w:rFonts w:ascii="Arial" w:hAnsi="Arial" w:cs="Arial"/>
          <w:sz w:val="22"/>
        </w:rPr>
        <w:t>.</w:t>
      </w:r>
    </w:p>
    <w:p w14:paraId="25024DCA" w14:textId="77777777" w:rsidR="00BE6F19" w:rsidRDefault="00BE6F19" w:rsidP="00610451">
      <w:pPr>
        <w:pStyle w:val="Recuodecorpodetexto"/>
        <w:spacing w:before="120"/>
        <w:ind w:firstLine="0"/>
        <w:jc w:val="both"/>
        <w:rPr>
          <w:rFonts w:ascii="Arial" w:hAnsi="Arial" w:cs="Arial"/>
          <w:sz w:val="22"/>
        </w:rPr>
      </w:pPr>
    </w:p>
    <w:p w14:paraId="646F1406" w14:textId="77777777" w:rsidR="00BE6F19" w:rsidRDefault="00BE6F19"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BE6F19" w14:paraId="075E9B05"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4601BA0" w14:textId="77777777" w:rsidR="00BE6F19" w:rsidRDefault="00BE6F19"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46107CC0"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018EB15D"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A36E791" w14:textId="77777777" w:rsidR="00BE6F19" w:rsidRDefault="00BE6F19"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BE6F19" w14:paraId="05EF9455"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36DB8A0" w14:textId="77777777" w:rsidR="00BE6F19" w:rsidRDefault="00BE6F19"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3350B99A" w14:textId="77777777" w:rsidR="00BE6F19" w:rsidRPr="009738EA" w:rsidRDefault="00BE6F19" w:rsidP="009738EA">
            <w:pPr>
              <w:pStyle w:val="Corpodetexto"/>
              <w:rPr>
                <w:rFonts w:ascii="Arial" w:hAnsi="Arial" w:cs="Arial"/>
                <w:b w:val="0"/>
                <w:bCs w:val="0"/>
                <w:sz w:val="22"/>
              </w:rPr>
            </w:pPr>
            <w:r w:rsidRPr="009738EA">
              <w:rPr>
                <w:rFonts w:ascii="Arial" w:hAnsi="Arial" w:cs="Arial"/>
                <w:b w:val="0"/>
                <w:bCs w:val="0"/>
                <w:sz w:val="22"/>
              </w:rPr>
              <w:t xml:space="preserve"> Gilvan Justino</w:t>
            </w:r>
          </w:p>
        </w:tc>
        <w:tc>
          <w:tcPr>
            <w:tcW w:w="1519" w:type="dxa"/>
            <w:vAlign w:val="center"/>
          </w:tcPr>
          <w:p w14:paraId="3AED1CDE" w14:textId="77777777" w:rsidR="00BE6F19" w:rsidRDefault="00BE6F19"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w:t>
            </w:r>
          </w:p>
        </w:tc>
        <w:tc>
          <w:tcPr>
            <w:tcW w:w="236" w:type="dxa"/>
            <w:tcBorders>
              <w:top w:val="nil"/>
              <w:left w:val="single" w:sz="4" w:space="0" w:color="auto"/>
              <w:bottom w:val="nil"/>
              <w:right w:val="nil"/>
            </w:tcBorders>
            <w:vAlign w:val="center"/>
          </w:tcPr>
          <w:p w14:paraId="357934E9" w14:textId="77777777" w:rsidR="00BE6F19" w:rsidRDefault="00BE6F19"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31A3182" w14:textId="77777777" w:rsidR="00BE6F19" w:rsidRDefault="00BE6F19" w:rsidP="00584D96">
      <w:pPr>
        <w:spacing w:line="360" w:lineRule="auto"/>
        <w:jc w:val="right"/>
        <w:rPr>
          <w:rFonts w:ascii="Arial" w:hAnsi="Arial" w:cs="Arial"/>
          <w:sz w:val="22"/>
          <w:szCs w:val="22"/>
        </w:rPr>
      </w:pPr>
    </w:p>
    <w:p w14:paraId="2EEA1DA5" w14:textId="77777777" w:rsidR="00BE6F19" w:rsidRPr="0001192F" w:rsidRDefault="00BE6F19"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5"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66801F7A" w14:textId="77777777" w:rsidR="00BE6F19" w:rsidRDefault="00BE6F19" w:rsidP="0001192F">
      <w:pPr>
        <w:spacing w:line="360" w:lineRule="auto"/>
        <w:jc w:val="both"/>
        <w:rPr>
          <w:rFonts w:ascii="Arial" w:hAnsi="Arial" w:cs="Arial"/>
          <w:sz w:val="22"/>
          <w:szCs w:val="22"/>
        </w:rPr>
      </w:pPr>
    </w:p>
    <w:p w14:paraId="5C4471AC" w14:textId="77777777" w:rsidR="00BE6F19" w:rsidRDefault="00BE6F19" w:rsidP="0001192F">
      <w:pPr>
        <w:spacing w:line="360" w:lineRule="auto"/>
        <w:rPr>
          <w:rFonts w:ascii="Arial" w:hAnsi="Arial" w:cs="Arial"/>
          <w:sz w:val="22"/>
          <w:szCs w:val="22"/>
        </w:rPr>
      </w:pPr>
      <w:r>
        <w:rPr>
          <w:rFonts w:ascii="Arial" w:hAnsi="Arial" w:cs="Arial"/>
          <w:sz w:val="22"/>
          <w:szCs w:val="22"/>
        </w:rPr>
        <w:t>Observações da apresentação:</w:t>
      </w:r>
    </w:p>
    <w:p w14:paraId="48C9B1F8" w14:textId="77777777" w:rsidR="00BE6F19" w:rsidRDefault="00BE6F19" w:rsidP="0001192F">
      <w:pPr>
        <w:spacing w:line="360" w:lineRule="auto"/>
        <w:rPr>
          <w:rFonts w:ascii="Arial" w:hAnsi="Arial" w:cs="Arial"/>
          <w:sz w:val="22"/>
          <w:szCs w:val="22"/>
        </w:rPr>
      </w:pPr>
      <w:r>
        <w:rPr>
          <w:rFonts w:ascii="Arial" w:hAnsi="Arial" w:cs="Arial"/>
          <w:sz w:val="22"/>
          <w:szCs w:val="22"/>
        </w:rPr>
        <w:t>Ótima apresentação. O tema é um bom desafio.</w:t>
      </w:r>
    </w:p>
    <w:p w14:paraId="7CBD52CD" w14:textId="77777777" w:rsidR="00BE6F19" w:rsidRDefault="00BE6F19" w:rsidP="0001192F">
      <w:pPr>
        <w:spacing w:line="360" w:lineRule="auto"/>
        <w:rPr>
          <w:rFonts w:ascii="Arial" w:hAnsi="Arial" w:cs="Arial"/>
          <w:sz w:val="22"/>
          <w:szCs w:val="22"/>
        </w:rPr>
      </w:pPr>
    </w:p>
    <w:p w14:paraId="061E8F44" w14:textId="77777777" w:rsidR="00BE6F19" w:rsidRDefault="00BE6F19" w:rsidP="0001192F">
      <w:pPr>
        <w:spacing w:line="360" w:lineRule="auto"/>
        <w:rPr>
          <w:rFonts w:ascii="Arial" w:hAnsi="Arial" w:cs="Arial"/>
          <w:sz w:val="22"/>
          <w:szCs w:val="22"/>
        </w:rPr>
      </w:pPr>
    </w:p>
    <w:p w14:paraId="5D6AE2DE" w14:textId="77777777" w:rsidR="00BE6F19" w:rsidRDefault="00BE6F19" w:rsidP="0001192F">
      <w:pPr>
        <w:spacing w:line="360" w:lineRule="auto"/>
        <w:rPr>
          <w:rFonts w:ascii="Arial" w:hAnsi="Arial" w:cs="Arial"/>
          <w:sz w:val="22"/>
          <w:szCs w:val="22"/>
        </w:rPr>
      </w:pPr>
    </w:p>
    <w:p w14:paraId="159D89DB" w14:textId="26CA3F22" w:rsidR="00BE6F19" w:rsidRDefault="00BE6F19">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BE6F19" w14:paraId="32C6A928" w14:textId="77777777" w:rsidTr="00225EA3">
        <w:tc>
          <w:tcPr>
            <w:tcW w:w="9212" w:type="dxa"/>
            <w:gridSpan w:val="2"/>
            <w:shd w:val="clear" w:color="auto" w:fill="auto"/>
          </w:tcPr>
          <w:p w14:paraId="4A0EBF1D" w14:textId="77777777" w:rsidR="00BE6F19" w:rsidRDefault="00BE6F19" w:rsidP="00225EA3">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BE6F19" w14:paraId="7D93DC01" w14:textId="77777777" w:rsidTr="00225EA3">
        <w:tc>
          <w:tcPr>
            <w:tcW w:w="5778" w:type="dxa"/>
            <w:shd w:val="clear" w:color="auto" w:fill="auto"/>
          </w:tcPr>
          <w:p w14:paraId="0A543369" w14:textId="77777777" w:rsidR="00BE6F19" w:rsidRPr="003C5262" w:rsidRDefault="00BE6F19"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5B44E862" w14:textId="77777777" w:rsidR="00BE6F19" w:rsidRDefault="00BE6F19" w:rsidP="00225EA3">
            <w:pPr>
              <w:pStyle w:val="Cabealho"/>
              <w:tabs>
                <w:tab w:val="clear" w:pos="8640"/>
                <w:tab w:val="right" w:pos="8931"/>
              </w:tabs>
              <w:ind w:right="141"/>
              <w:rPr>
                <w:rStyle w:val="Nmerodepgina"/>
              </w:rPr>
            </w:pPr>
            <w:r>
              <w:rPr>
                <w:rStyle w:val="Nmerodepgina"/>
              </w:rPr>
              <w:t>ANO/SEMESTRE: 2021/2</w:t>
            </w:r>
          </w:p>
        </w:tc>
      </w:tr>
    </w:tbl>
    <w:p w14:paraId="2C6BFB7D" w14:textId="77777777" w:rsidR="00BE6F19" w:rsidRDefault="00BE6F19" w:rsidP="00990938">
      <w:pPr>
        <w:pStyle w:val="TF-AUTOR"/>
        <w:rPr>
          <w:b/>
          <w:caps/>
          <w:color w:val="auto"/>
          <w:sz w:val="24"/>
        </w:rPr>
      </w:pPr>
    </w:p>
    <w:p w14:paraId="459BBE41" w14:textId="77777777" w:rsidR="00BE6F19" w:rsidRPr="00990938" w:rsidRDefault="00BE6F19" w:rsidP="00990938">
      <w:pPr>
        <w:pStyle w:val="TF-AUTOR"/>
        <w:rPr>
          <w:b/>
          <w:caps/>
          <w:color w:val="auto"/>
          <w:sz w:val="24"/>
        </w:rPr>
      </w:pPr>
      <w:r w:rsidRPr="00990938">
        <w:rPr>
          <w:b/>
          <w:caps/>
          <w:color w:val="auto"/>
          <w:sz w:val="24"/>
        </w:rPr>
        <w:t xml:space="preserve">DESENVOLVIMENTO DE JOGO UTILIZANDO NON-FUNGIBLE </w:t>
      </w:r>
    </w:p>
    <w:p w14:paraId="02DEA746" w14:textId="77777777" w:rsidR="00BE6F19" w:rsidRDefault="00BE6F19" w:rsidP="00990938">
      <w:pPr>
        <w:pStyle w:val="TF-AUTOR"/>
        <w:rPr>
          <w:b/>
          <w:caps/>
          <w:color w:val="auto"/>
          <w:sz w:val="24"/>
        </w:rPr>
      </w:pPr>
      <w:r w:rsidRPr="00990938">
        <w:rPr>
          <w:b/>
          <w:caps/>
          <w:color w:val="auto"/>
          <w:sz w:val="24"/>
        </w:rPr>
        <w:t>TOKENS E REDES DE BLOCKCHAIN</w:t>
      </w:r>
    </w:p>
    <w:p w14:paraId="32C3CBDF" w14:textId="77777777" w:rsidR="00BE6F19" w:rsidRDefault="00BE6F19" w:rsidP="00990938">
      <w:pPr>
        <w:pStyle w:val="TF-AUTOR"/>
      </w:pPr>
      <w:r>
        <w:t xml:space="preserve">Sara Helena Régis </w:t>
      </w:r>
      <w:proofErr w:type="spellStart"/>
      <w:r>
        <w:t>Theiss</w:t>
      </w:r>
      <w:proofErr w:type="spellEnd"/>
    </w:p>
    <w:p w14:paraId="1C7100A2" w14:textId="77777777" w:rsidR="00BE6F19" w:rsidRDefault="00BE6F19" w:rsidP="00990938">
      <w:pPr>
        <w:pStyle w:val="TF-AUTOR"/>
      </w:pPr>
      <w:commentRangeStart w:id="96"/>
      <w:r>
        <w:t>Prof.</w:t>
      </w:r>
      <w:commentRangeEnd w:id="96"/>
      <w:r>
        <w:rPr>
          <w:rStyle w:val="Refdecomentrio"/>
          <w:color w:val="auto"/>
        </w:rPr>
        <w:commentReference w:id="96"/>
      </w:r>
      <w:r w:rsidRPr="00990938">
        <w:t xml:space="preserve"> </w:t>
      </w:r>
      <w:r>
        <w:t xml:space="preserve">Luciana Pereira de Araújo </w:t>
      </w:r>
      <w:proofErr w:type="spellStart"/>
      <w:r>
        <w:t>Kohler</w:t>
      </w:r>
      <w:proofErr w:type="spellEnd"/>
      <w:r>
        <w:t xml:space="preserve"> – Orientadora</w:t>
      </w:r>
    </w:p>
    <w:p w14:paraId="3632106F" w14:textId="77777777" w:rsidR="00BE6F19" w:rsidRPr="007D10F2" w:rsidRDefault="00BE6F19" w:rsidP="005F0A2B">
      <w:pPr>
        <w:pStyle w:val="Ttulo1"/>
        <w:numPr>
          <w:ilvl w:val="0"/>
          <w:numId w:val="9"/>
        </w:numPr>
      </w:pPr>
      <w:r w:rsidRPr="007D10F2">
        <w:t>Introdução</w:t>
      </w:r>
    </w:p>
    <w:p w14:paraId="39AD3409" w14:textId="77777777" w:rsidR="00BE6F19" w:rsidRDefault="00BE6F19" w:rsidP="003D398C">
      <w:pPr>
        <w:pStyle w:val="TF-TEXTO"/>
      </w:pPr>
      <w:r>
        <w:t xml:space="preserve">A crise de 2008, que teve origem ainda em meados de 2007 no cenário norte-americano, começou com apenas problemas de hipotecas de alto risco, mas acabou levando à falência do banco de investimentos Lehman Brothers (FARHI </w:t>
      </w:r>
      <w:r w:rsidRPr="00EA131A">
        <w:rPr>
          <w:i/>
          <w:iCs/>
        </w:rPr>
        <w:t>et al.</w:t>
      </w:r>
      <w:r>
        <w:t>, 2009, p. 135). A globalização neoliberal e a desregulamentação financeira causaram uma instabilidade no valor das moedas, resultando em uma insegurança econômica de proporções mundiais (PIRES, 2017, p. 411).</w:t>
      </w:r>
    </w:p>
    <w:p w14:paraId="44B22293" w14:textId="77777777" w:rsidR="00BE6F19" w:rsidRDefault="00BE6F19" w:rsidP="003D398C">
      <w:pPr>
        <w:pStyle w:val="TF-TEXTO"/>
      </w:pPr>
      <w:r>
        <w:t xml:space="preserve">Em meio à crise, um documento publicado por </w:t>
      </w:r>
      <w:proofErr w:type="spellStart"/>
      <w:r>
        <w:t>Satoshi</w:t>
      </w:r>
      <w:proofErr w:type="spellEnd"/>
      <w:r>
        <w:t xml:space="preserve"> </w:t>
      </w:r>
      <w:proofErr w:type="spellStart"/>
      <w:r>
        <w:t>Nakamoto</w:t>
      </w:r>
      <w:proofErr w:type="spellEnd"/>
      <w:r>
        <w:t xml:space="preserve"> (NAKAMOTO, 2008), um suposto programador japonês, passou a chamar a atenção em um fórum online. Com a publicação, </w:t>
      </w:r>
      <w:proofErr w:type="spellStart"/>
      <w:r>
        <w:t>Nakamoto</w:t>
      </w:r>
      <w:proofErr w:type="spellEnd"/>
      <w:r>
        <w:t xml:space="preserve"> trazia uma proposta inovadora de uma moeda totalmente digital que, diferente de outras, não era dependente de uma autoridade monetária central para intermediar as transações. A moeda ficou conhecida como </w:t>
      </w:r>
      <w:proofErr w:type="spellStart"/>
      <w:r>
        <w:t>Bitcoin</w:t>
      </w:r>
      <w:proofErr w:type="spellEnd"/>
      <w:r>
        <w:t xml:space="preserve"> e foi criada oficialmente em janeiro de 2009 (PREVIDI, 2014, p. 8).</w:t>
      </w:r>
    </w:p>
    <w:p w14:paraId="00E52B10" w14:textId="77777777" w:rsidR="00BE6F19" w:rsidRDefault="00BE6F19" w:rsidP="0080624F">
      <w:pPr>
        <w:pStyle w:val="TF-TEXTO"/>
      </w:pPr>
      <w:r>
        <w:tab/>
        <w:t xml:space="preserve">Criado como um suporte para as transações, o </w:t>
      </w:r>
      <w:proofErr w:type="spellStart"/>
      <w:r w:rsidRPr="002A07E2">
        <w:rPr>
          <w:i/>
          <w:iCs/>
        </w:rPr>
        <w:t>blockchain</w:t>
      </w:r>
      <w:proofErr w:type="spellEnd"/>
      <w:r>
        <w:t xml:space="preserve"> é a tecnologia responsável pela inovação por trás do </w:t>
      </w:r>
      <w:proofErr w:type="spellStart"/>
      <w:r>
        <w:t>Bitcoin</w:t>
      </w:r>
      <w:proofErr w:type="spellEnd"/>
      <w:r>
        <w:t xml:space="preserve">. Ao propor uma solução independente de uma instituição financeira para intermediar os movimentos realizados, foi preciso resolver um problema: como validar se o indivíduo que está realizando o pagamento não fez gasto duplo da moeda? É nesse ponto que o </w:t>
      </w:r>
      <w:proofErr w:type="spellStart"/>
      <w:r w:rsidRPr="005E4ECB">
        <w:rPr>
          <w:i/>
          <w:iCs/>
        </w:rPr>
        <w:t>blockchain</w:t>
      </w:r>
      <w:proofErr w:type="spellEnd"/>
      <w:r>
        <w:t xml:space="preserve"> aparece. Com ele, tais transações são possíveis, pois ele consiste em um sistema que utiliza uma gestão compartilhada e descentralizada, por meio de uma rede </w:t>
      </w:r>
      <w:proofErr w:type="spellStart"/>
      <w:r>
        <w:rPr>
          <w:i/>
          <w:iCs/>
        </w:rPr>
        <w:t>peer-to-peer</w:t>
      </w:r>
      <w:proofErr w:type="spellEnd"/>
      <w:r>
        <w:t xml:space="preserve"> (CASTRO, 2021, p. 340). O funcionamento dita que, para validar a ausência de uma transação, é necessário ter conhecimento de todas as realizadas. Logo, todos os participantes, que são chamados de nós da rede, irão armazenar as informações. As transações para o ativo são anunciadas e, por meio de um sistema de voto, eles determinam qual transação foi realizada primeiro (NAKAMOTO, 2008, p.2).</w:t>
      </w:r>
    </w:p>
    <w:p w14:paraId="72B1A720" w14:textId="77777777" w:rsidR="00BE6F19" w:rsidRDefault="00BE6F19" w:rsidP="0080624F">
      <w:pPr>
        <w:pStyle w:val="TF-TEXTO"/>
      </w:pPr>
      <w:r>
        <w:t xml:space="preserve">Além do </w:t>
      </w:r>
      <w:proofErr w:type="spellStart"/>
      <w:r>
        <w:t>Bitcoin</w:t>
      </w:r>
      <w:proofErr w:type="spellEnd"/>
      <w:r>
        <w:t xml:space="preserve"> e de outras </w:t>
      </w:r>
      <w:proofErr w:type="spellStart"/>
      <w:r>
        <w:t>criptomoedas</w:t>
      </w:r>
      <w:proofErr w:type="spellEnd"/>
      <w:r>
        <w:t xml:space="preserve">, o </w:t>
      </w:r>
      <w:proofErr w:type="spellStart"/>
      <w:r w:rsidRPr="005E4ECB">
        <w:rPr>
          <w:i/>
          <w:iCs/>
        </w:rPr>
        <w:t>blockchain</w:t>
      </w:r>
      <w:proofErr w:type="spellEnd"/>
      <w:r>
        <w:t xml:space="preserve"> vem sendo aplicado a novos mercados e muitos novos </w:t>
      </w:r>
      <w:proofErr w:type="spellStart"/>
      <w:r>
        <w:t>criptoativos</w:t>
      </w:r>
      <w:proofErr w:type="spellEnd"/>
      <w:r>
        <w:t xml:space="preserve"> (CASTRO, 2021, p. 342). Quando os </w:t>
      </w:r>
      <w:proofErr w:type="spellStart"/>
      <w:r>
        <w:t>criptoativos</w:t>
      </w:r>
      <w:proofErr w:type="spellEnd"/>
      <w:r>
        <w:t xml:space="preserve"> pertencem à carteira de um sujeito, estão sob propriedade do mesmo e esse pode transferi-los sem qualquer outra autorização. Assim sendo, eles são considerados </w:t>
      </w:r>
      <w:commentRangeStart w:id="97"/>
      <w:proofErr w:type="spellStart"/>
      <w:r>
        <w:t>tokens</w:t>
      </w:r>
      <w:proofErr w:type="spellEnd"/>
      <w:r>
        <w:t xml:space="preserve"> </w:t>
      </w:r>
      <w:commentRangeEnd w:id="97"/>
      <w:r>
        <w:rPr>
          <w:rStyle w:val="Refdecomentrio"/>
        </w:rPr>
        <w:commentReference w:id="97"/>
      </w:r>
      <w:r>
        <w:t>não fungíveis (</w:t>
      </w:r>
      <w:r>
        <w:rPr>
          <w:i/>
          <w:iCs/>
        </w:rPr>
        <w:t>non-</w:t>
      </w:r>
      <w:proofErr w:type="spellStart"/>
      <w:r>
        <w:rPr>
          <w:i/>
          <w:iCs/>
        </w:rPr>
        <w:t>fungible</w:t>
      </w:r>
      <w:proofErr w:type="spellEnd"/>
      <w:r>
        <w:rPr>
          <w:i/>
          <w:iCs/>
        </w:rPr>
        <w:t xml:space="preserve"> </w:t>
      </w:r>
      <w:proofErr w:type="spellStart"/>
      <w:r>
        <w:rPr>
          <w:i/>
          <w:iCs/>
        </w:rPr>
        <w:t>token</w:t>
      </w:r>
      <w:proofErr w:type="spellEnd"/>
      <w:r>
        <w:rPr>
          <w:i/>
          <w:iCs/>
        </w:rPr>
        <w:t xml:space="preserve">, </w:t>
      </w:r>
      <w:r>
        <w:t xml:space="preserve">ou NFT). A característica principal dos </w:t>
      </w:r>
      <w:proofErr w:type="spellStart"/>
      <w:r>
        <w:t>NFTs</w:t>
      </w:r>
      <w:proofErr w:type="spellEnd"/>
      <w:r>
        <w:t xml:space="preserve"> é que, em contrapartida às mercadorias digitais que podem ser reproduzidas e copiadas inúmeras vezes, eles são únicos e não podem ser duplicados por conta da metodologia do </w:t>
      </w:r>
      <w:proofErr w:type="spellStart"/>
      <w:r w:rsidRPr="005E4ECB">
        <w:rPr>
          <w:i/>
          <w:iCs/>
        </w:rPr>
        <w:t>blockchain</w:t>
      </w:r>
      <w:proofErr w:type="spellEnd"/>
      <w:r>
        <w:t xml:space="preserve"> (FANTINI, 2020, p. 852).</w:t>
      </w:r>
    </w:p>
    <w:p w14:paraId="24657E2C" w14:textId="77777777" w:rsidR="00BE6F19" w:rsidRPr="003E4B27" w:rsidRDefault="00BE6F19" w:rsidP="00AF304E">
      <w:pPr>
        <w:pStyle w:val="TF-TEXTO"/>
      </w:pPr>
      <w:r>
        <w:t xml:space="preserve">À vista do que foi abordado, este trabalho se propõe à criação de </w:t>
      </w:r>
      <w:proofErr w:type="spellStart"/>
      <w:r>
        <w:t>NFTs</w:t>
      </w:r>
      <w:proofErr w:type="spellEnd"/>
      <w:r>
        <w:t xml:space="preserve"> utilizando a tecnologia </w:t>
      </w:r>
      <w:proofErr w:type="spellStart"/>
      <w:r w:rsidRPr="005E4ECB">
        <w:rPr>
          <w:i/>
          <w:iCs/>
        </w:rPr>
        <w:t>blockchain</w:t>
      </w:r>
      <w:proofErr w:type="spellEnd"/>
      <w:r>
        <w:t xml:space="preserve">, aplicados na elaboração de um jogo no estilo </w:t>
      </w:r>
      <w:proofErr w:type="spellStart"/>
      <w:r w:rsidRPr="005B2522">
        <w:rPr>
          <w:i/>
          <w:iCs/>
        </w:rPr>
        <w:t>Battle</w:t>
      </w:r>
      <w:proofErr w:type="spellEnd"/>
      <w:r w:rsidRPr="005B2522">
        <w:rPr>
          <w:i/>
          <w:iCs/>
        </w:rPr>
        <w:t xml:space="preserve"> </w:t>
      </w:r>
      <w:proofErr w:type="spellStart"/>
      <w:r w:rsidRPr="005B2522">
        <w:rPr>
          <w:i/>
          <w:iCs/>
        </w:rPr>
        <w:t>Royale</w:t>
      </w:r>
      <w:proofErr w:type="spellEnd"/>
      <w:r>
        <w:t xml:space="preserve">. Jogos do gênero tem o único objetivo de sobrevivência, no qual os jogadores se enfrentam até que reste apenas um (CHOI; KIM, 2018, p. 9). Sabendo disso, será apresentada uma aplicação do conceito de </w:t>
      </w:r>
      <w:commentRangeStart w:id="98"/>
      <w:proofErr w:type="spellStart"/>
      <w:r>
        <w:t>tokens</w:t>
      </w:r>
      <w:proofErr w:type="spellEnd"/>
      <w:r>
        <w:t xml:space="preserve"> </w:t>
      </w:r>
      <w:commentRangeEnd w:id="98"/>
      <w:r>
        <w:rPr>
          <w:rStyle w:val="Refdecomentrio"/>
        </w:rPr>
        <w:commentReference w:id="98"/>
      </w:r>
      <w:r>
        <w:t xml:space="preserve">únicos em um estilo de jogo no qual diferentes itens e armas são primordiais na </w:t>
      </w:r>
      <w:proofErr w:type="spellStart"/>
      <w:r>
        <w:t>jogabilidade</w:t>
      </w:r>
      <w:proofErr w:type="spellEnd"/>
      <w:r>
        <w:t xml:space="preserve">. O jogo consistirá em uma batalha com naves, que serão objetos tangíveis, na qual os jogadores irão batalhar entre si fazendo uso de armas padrões da nave ou armas especiais que serão </w:t>
      </w:r>
      <w:proofErr w:type="spellStart"/>
      <w:r>
        <w:t>NFTs</w:t>
      </w:r>
      <w:proofErr w:type="spellEnd"/>
      <w:r>
        <w:t xml:space="preserve">. As armas especiais podem ser adquiridas de diversas formas: em eventos dentro do jogo, trocas entre jogadores e, o principal, negociações utilizando a moeda do jogo. Esta última, é a </w:t>
      </w:r>
      <w:proofErr w:type="spellStart"/>
      <w:r>
        <w:t>criptomoeda</w:t>
      </w:r>
      <w:proofErr w:type="spellEnd"/>
      <w:r>
        <w:t xml:space="preserve"> utilizada para compra e venda dos </w:t>
      </w:r>
      <w:proofErr w:type="spellStart"/>
      <w:r>
        <w:t>NFTs</w:t>
      </w:r>
      <w:proofErr w:type="spellEnd"/>
      <w:r>
        <w:t>, cada um deles tendo um valor correspondente na moeda, e que é lastrada em dinheiro real com valor de mercado próprio.  Com a</w:t>
      </w:r>
      <w:r w:rsidRPr="003E4B27">
        <w:t xml:space="preserve"> proposta, então, </w:t>
      </w:r>
      <w:r>
        <w:t>busca-se</w:t>
      </w:r>
      <w:r w:rsidRPr="003E4B27">
        <w:t xml:space="preserve"> promover uma nova experiência a um estilo de jogo já existente, por meio da possibilidade de possuir itens</w:t>
      </w:r>
      <w:r>
        <w:t xml:space="preserve"> únicos</w:t>
      </w:r>
      <w:r w:rsidRPr="003E4B27">
        <w:t xml:space="preserve"> </w:t>
      </w:r>
      <w:r>
        <w:t>n</w:t>
      </w:r>
      <w:r w:rsidRPr="003E4B27">
        <w:t>o mundo e de negociá-los conforme desejado.</w:t>
      </w:r>
    </w:p>
    <w:p w14:paraId="64A633A0" w14:textId="77777777" w:rsidR="00BE6F19" w:rsidRPr="007D10F2" w:rsidRDefault="00BE6F19" w:rsidP="00E638A0">
      <w:pPr>
        <w:pStyle w:val="Ttulo2"/>
      </w:pPr>
      <w:r w:rsidRPr="007D10F2">
        <w:t>OBJETIVOS</w:t>
      </w:r>
    </w:p>
    <w:p w14:paraId="57177291" w14:textId="77777777" w:rsidR="00BE6F19" w:rsidRDefault="00BE6F19" w:rsidP="002F24C0">
      <w:pPr>
        <w:pStyle w:val="TF-TEXTO"/>
        <w:ind w:firstLine="709"/>
      </w:pPr>
      <w:r w:rsidRPr="002F24C0">
        <w:t xml:space="preserve">O </w:t>
      </w:r>
      <w:commentRangeStart w:id="99"/>
      <w:r w:rsidRPr="002F24C0">
        <w:t xml:space="preserve">objetivo </w:t>
      </w:r>
      <w:r>
        <w:t xml:space="preserve">principal </w:t>
      </w:r>
      <w:r w:rsidRPr="002F24C0">
        <w:t>é</w:t>
      </w:r>
      <w:commentRangeEnd w:id="99"/>
      <w:r>
        <w:rPr>
          <w:rStyle w:val="Refdecomentrio"/>
        </w:rPr>
        <w:commentReference w:id="99"/>
      </w:r>
      <w:r>
        <w:t xml:space="preserve"> disponibilizar um jogo de </w:t>
      </w:r>
      <w:proofErr w:type="spellStart"/>
      <w:r>
        <w:t>Battle</w:t>
      </w:r>
      <w:proofErr w:type="spellEnd"/>
      <w:r>
        <w:t xml:space="preserve"> </w:t>
      </w:r>
      <w:proofErr w:type="spellStart"/>
      <w:r>
        <w:t>Royale</w:t>
      </w:r>
      <w:proofErr w:type="spellEnd"/>
      <w:r>
        <w:t xml:space="preserve"> com moeda própria, munido de itens classificados como </w:t>
      </w:r>
      <w:proofErr w:type="spellStart"/>
      <w:r>
        <w:t>NFTs</w:t>
      </w:r>
      <w:proofErr w:type="spellEnd"/>
      <w:r>
        <w:t xml:space="preserve"> que podem ser comprados e vendidos de acordo com seu valor monetário.</w:t>
      </w:r>
    </w:p>
    <w:p w14:paraId="3992FEAA" w14:textId="77777777" w:rsidR="00BE6F19" w:rsidRPr="003E4B27" w:rsidRDefault="00BE6F19" w:rsidP="003E4B27">
      <w:pPr>
        <w:pStyle w:val="TF-TEXTO"/>
      </w:pPr>
      <w:r w:rsidRPr="003E4B27">
        <w:t>Os objetivos específicos são:</w:t>
      </w:r>
    </w:p>
    <w:p w14:paraId="57409F5D" w14:textId="77777777" w:rsidR="00BE6F19" w:rsidRDefault="00BE6F19" w:rsidP="005F0A2B">
      <w:pPr>
        <w:pStyle w:val="TF-ALNEA"/>
        <w:numPr>
          <w:ilvl w:val="0"/>
          <w:numId w:val="41"/>
        </w:numPr>
      </w:pPr>
      <w:r>
        <w:t>disponibilizar um jogo de batalha com naves onde os usuários lutarão entre si para que apenas um seja o vencedor;</w:t>
      </w:r>
    </w:p>
    <w:p w14:paraId="652EAA4B" w14:textId="77777777" w:rsidR="00BE6F19" w:rsidRDefault="00BE6F19" w:rsidP="003E4B27">
      <w:pPr>
        <w:pStyle w:val="TF-ALNEA"/>
      </w:pPr>
      <w:r>
        <w:t xml:space="preserve">viabilizar uma </w:t>
      </w:r>
      <w:proofErr w:type="spellStart"/>
      <w:r>
        <w:t>criptomoeda</w:t>
      </w:r>
      <w:proofErr w:type="spellEnd"/>
      <w:r>
        <w:t xml:space="preserve"> lastrada em dinheiro real e que possa ter seu valor real no mercado;</w:t>
      </w:r>
    </w:p>
    <w:p w14:paraId="4A47F495" w14:textId="77777777" w:rsidR="00BE6F19" w:rsidRDefault="00BE6F19" w:rsidP="003E4B27">
      <w:pPr>
        <w:pStyle w:val="TF-ALNEA"/>
      </w:pPr>
      <w:r>
        <w:t xml:space="preserve">oferecer </w:t>
      </w:r>
      <w:commentRangeStart w:id="100"/>
      <w:proofErr w:type="spellStart"/>
      <w:r>
        <w:t>tokens</w:t>
      </w:r>
      <w:proofErr w:type="spellEnd"/>
      <w:r>
        <w:t xml:space="preserve"> </w:t>
      </w:r>
      <w:commentRangeEnd w:id="100"/>
      <w:r>
        <w:rPr>
          <w:rStyle w:val="Refdecomentrio"/>
        </w:rPr>
        <w:commentReference w:id="100"/>
      </w:r>
      <w:r>
        <w:t xml:space="preserve">não-tangíveis aplicáveis no contexto da </w:t>
      </w:r>
      <w:proofErr w:type="spellStart"/>
      <w:r>
        <w:t>jogabilidade</w:t>
      </w:r>
      <w:proofErr w:type="spellEnd"/>
      <w:r>
        <w:t xml:space="preserve">, como armas, </w:t>
      </w:r>
      <w:proofErr w:type="spellStart"/>
      <w:r>
        <w:t>avatares</w:t>
      </w:r>
      <w:proofErr w:type="spellEnd"/>
      <w:r>
        <w:t xml:space="preserve"> e </w:t>
      </w:r>
      <w:commentRangeStart w:id="101"/>
      <w:proofErr w:type="spellStart"/>
      <w:r>
        <w:t>skins</w:t>
      </w:r>
      <w:proofErr w:type="spellEnd"/>
      <w:r>
        <w:t xml:space="preserve"> </w:t>
      </w:r>
      <w:commentRangeEnd w:id="101"/>
      <w:r>
        <w:rPr>
          <w:rStyle w:val="Refdecomentrio"/>
        </w:rPr>
        <w:commentReference w:id="101"/>
      </w:r>
      <w:r>
        <w:t>para as naves, e que possam ser obtidos em missõe</w:t>
      </w:r>
      <w:commentRangeStart w:id="102"/>
      <w:r>
        <w:t>s;</w:t>
      </w:r>
      <w:commentRangeEnd w:id="102"/>
      <w:r>
        <w:rPr>
          <w:rStyle w:val="Refdecomentrio"/>
        </w:rPr>
        <w:commentReference w:id="102"/>
      </w:r>
    </w:p>
    <w:p w14:paraId="457EE334" w14:textId="77777777" w:rsidR="00BE6F19" w:rsidRDefault="00BE6F19" w:rsidP="005F0A2B">
      <w:pPr>
        <w:pStyle w:val="Ttulo1"/>
      </w:pPr>
      <w:r>
        <w:lastRenderedPageBreak/>
        <w:t xml:space="preserve">trabalhos </w:t>
      </w:r>
      <w:r w:rsidRPr="00FC4A9F">
        <w:t>correlatos</w:t>
      </w:r>
    </w:p>
    <w:p w14:paraId="2FDF0B06" w14:textId="77777777" w:rsidR="00BE6F19" w:rsidRPr="00B91ABB" w:rsidRDefault="00BE6F19" w:rsidP="00460336">
      <w:pPr>
        <w:pStyle w:val="TF-TEXTO"/>
        <w:rPr>
          <w:i/>
          <w:iCs/>
        </w:rPr>
      </w:pPr>
      <w:r>
        <w:t xml:space="preserve">No mercado são encontrados alguns trabalhos que se assemelham ao estudo proposto com relação à utilização de </w:t>
      </w:r>
      <w:proofErr w:type="spellStart"/>
      <w:r w:rsidRPr="005E4ECB">
        <w:rPr>
          <w:i/>
          <w:iCs/>
        </w:rPr>
        <w:t>blockchain</w:t>
      </w:r>
      <w:proofErr w:type="spellEnd"/>
      <w:r>
        <w:t xml:space="preserve"> para aplicação de </w:t>
      </w:r>
      <w:proofErr w:type="spellStart"/>
      <w:r>
        <w:t>NFTs</w:t>
      </w:r>
      <w:proofErr w:type="spellEnd"/>
      <w:r>
        <w:t xml:space="preserve"> a jogos, classificados </w:t>
      </w:r>
      <w:r w:rsidRPr="00753D64">
        <w:t xml:space="preserve">como jogos </w:t>
      </w:r>
      <w:r w:rsidRPr="00753D64">
        <w:rPr>
          <w:i/>
          <w:iCs/>
        </w:rPr>
        <w:t xml:space="preserve">Play </w:t>
      </w:r>
      <w:proofErr w:type="spellStart"/>
      <w:r w:rsidRPr="00753D64">
        <w:rPr>
          <w:i/>
          <w:iCs/>
        </w:rPr>
        <w:t>to</w:t>
      </w:r>
      <w:proofErr w:type="spellEnd"/>
      <w:r w:rsidRPr="00753D64">
        <w:rPr>
          <w:i/>
          <w:iCs/>
        </w:rPr>
        <w:t xml:space="preserve"> </w:t>
      </w:r>
      <w:proofErr w:type="spellStart"/>
      <w:r w:rsidRPr="00753D64">
        <w:rPr>
          <w:i/>
          <w:iCs/>
        </w:rPr>
        <w:t>Earn</w:t>
      </w:r>
      <w:proofErr w:type="spellEnd"/>
      <w:r w:rsidRPr="00753D64">
        <w:t xml:space="preserve"> (COINMARKETCAP, </w:t>
      </w:r>
      <w:r>
        <w:t>2021</w:t>
      </w:r>
      <w:r w:rsidRPr="00753D64">
        <w:t>).</w:t>
      </w:r>
      <w:r>
        <w:t xml:space="preserve"> O primeiro trata-se de um jogo de negociação de propriedades virtuais (</w:t>
      </w:r>
      <w:commentRangeStart w:id="103"/>
      <w:r>
        <w:t>UPLAND</w:t>
      </w:r>
      <w:commentRangeEnd w:id="103"/>
      <w:r>
        <w:rPr>
          <w:rStyle w:val="Refdecomentrio"/>
        </w:rPr>
        <w:commentReference w:id="103"/>
      </w:r>
      <w:r>
        <w:t xml:space="preserve"> INC, 2019), já o segundo é um jogo de realidade virtual em que o usuário pode possuir seu pedaço de terra, adicionar objetos interativos a ela e visitar outras terras (ORDANO, 2017). Por fim, tem-se um jogo no qual é possível criar os próprios jogos em espaços do universo do mesmo (THE SANDBOX, 2020).</w:t>
      </w:r>
    </w:p>
    <w:p w14:paraId="1AB6A373" w14:textId="77777777" w:rsidR="00BE6F19" w:rsidRDefault="00BE6F19" w:rsidP="00E638A0">
      <w:pPr>
        <w:pStyle w:val="Ttulo2"/>
      </w:pPr>
      <w:r>
        <w:t>UPLAND</w:t>
      </w:r>
    </w:p>
    <w:p w14:paraId="6BA92414" w14:textId="77777777" w:rsidR="00BE6F19" w:rsidRDefault="00BE6F19" w:rsidP="00A44581">
      <w:pPr>
        <w:pStyle w:val="TF-TEXTO"/>
      </w:pPr>
      <w:r>
        <w:t xml:space="preserve">A proposta apresentada por </w:t>
      </w:r>
      <w:proofErr w:type="spellStart"/>
      <w:r>
        <w:t>Upland</w:t>
      </w:r>
      <w:proofErr w:type="spellEnd"/>
      <w:r>
        <w:t xml:space="preserve"> é permitir ao jogador ter a posse de propriedades virtuais baseadas em endereços geográficos do mundo real. O jogo apresenta um mapa com todos os continentes e as propriedades imobiliárias que já foram disponibilizadas no jogo, sendo a cidade de San Francisco a primeira cidade a ser mapeada. A partir disso, é possível que o jogador compre, realize trocas, obtenha e venda propriedades (UPLANDME INC, 2019).</w:t>
      </w:r>
    </w:p>
    <w:p w14:paraId="52DA0109" w14:textId="77777777" w:rsidR="00BE6F19" w:rsidRDefault="00BE6F19" w:rsidP="00A44581">
      <w:pPr>
        <w:pStyle w:val="TF-TEXTO"/>
      </w:pPr>
      <w:r>
        <w:t xml:space="preserve">Um jogo no estilo </w:t>
      </w:r>
      <w:proofErr w:type="spellStart"/>
      <w:r>
        <w:t>Monopoly</w:t>
      </w:r>
      <w:proofErr w:type="spellEnd"/>
      <w:r>
        <w:t xml:space="preserve">, </w:t>
      </w:r>
      <w:proofErr w:type="spellStart"/>
      <w:r>
        <w:t>Upland</w:t>
      </w:r>
      <w:proofErr w:type="spellEnd"/>
      <w:r>
        <w:t xml:space="preserve"> traz como diferencial a possibilidade de posse das propriedades. Jogos tradicionais, mesmo que digitais, não permitem a monetização com as criações em jogo e as conquistas obtidas estão sob o controle dos seus criadores. Com isso, elas podem deixar de existir ou a companhia responsável pode fechar as portas, resultando na perda de todo o investimento feito até ali. Evitando essa situação, a </w:t>
      </w:r>
      <w:proofErr w:type="spellStart"/>
      <w:r>
        <w:t>Upland</w:t>
      </w:r>
      <w:proofErr w:type="spellEnd"/>
      <w:r>
        <w:t xml:space="preserve"> </w:t>
      </w:r>
      <w:proofErr w:type="spellStart"/>
      <w:r>
        <w:t>Inc</w:t>
      </w:r>
      <w:proofErr w:type="spellEnd"/>
      <w:r>
        <w:t xml:space="preserve"> criou a moeda UPX e mapeou as propriedades como </w:t>
      </w:r>
      <w:proofErr w:type="spellStart"/>
      <w:r>
        <w:t>NFTs</w:t>
      </w:r>
      <w:proofErr w:type="spellEnd"/>
      <w:r>
        <w:t xml:space="preserve">, por meio da tecnologia </w:t>
      </w:r>
      <w:proofErr w:type="spellStart"/>
      <w:r w:rsidRPr="005E4ECB">
        <w:rPr>
          <w:i/>
          <w:iCs/>
        </w:rPr>
        <w:t>blockchain</w:t>
      </w:r>
      <w:proofErr w:type="spellEnd"/>
      <w:r>
        <w:t xml:space="preserve">, que é utilizada para as transações do jogo (UPLANDME INC, 2019). </w:t>
      </w:r>
    </w:p>
    <w:p w14:paraId="10669428" w14:textId="77777777" w:rsidR="00BE6F19" w:rsidRDefault="00BE6F19" w:rsidP="00A44581">
      <w:pPr>
        <w:pStyle w:val="TF-TEXTO"/>
      </w:pPr>
      <w:r>
        <w:t xml:space="preserve">A moeda digital UPX não é classificada como uma </w:t>
      </w:r>
      <w:proofErr w:type="spellStart"/>
      <w:r>
        <w:t>criptomoeda</w:t>
      </w:r>
      <w:proofErr w:type="spellEnd"/>
      <w:r>
        <w:t xml:space="preserve">, pois é uma moeda fictícia e sem valor de mercado real, mas é utilizada para negociações de propriedades e pode, sim, ser resgatada em valor real pela loja </w:t>
      </w:r>
      <w:proofErr w:type="spellStart"/>
      <w:r>
        <w:t>Upland</w:t>
      </w:r>
      <w:proofErr w:type="spellEnd"/>
      <w:r>
        <w:t xml:space="preserve">. De fato, o público esperado é aquele que não está familiarizado com </w:t>
      </w:r>
      <w:proofErr w:type="spellStart"/>
      <w:r>
        <w:t>criptomoedas</w:t>
      </w:r>
      <w:proofErr w:type="spellEnd"/>
      <w:r>
        <w:t xml:space="preserve"> e até mesmo com o </w:t>
      </w:r>
      <w:proofErr w:type="spellStart"/>
      <w:r w:rsidRPr="005E4ECB">
        <w:rPr>
          <w:i/>
          <w:iCs/>
        </w:rPr>
        <w:t>blockchain</w:t>
      </w:r>
      <w:proofErr w:type="spellEnd"/>
      <w:r>
        <w:t>, apesar de não ser o único atraído. O usuário não precisa montar uma carteira nem gerir chaves privadas pois os procedimentos necessários são realizados internamente sem agredir a privacidade aos dados sensíveis dele (UPLANDME INC, 2019).</w:t>
      </w:r>
    </w:p>
    <w:p w14:paraId="4A4E8CDC" w14:textId="77777777" w:rsidR="00BE6F19" w:rsidRPr="002A3477" w:rsidRDefault="00BE6F19"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Ao se utilizar a funcionalidade de coleções, pode-se receber recompensas maiores do que com as propriedades separadamente (UPLANDME INC, 2019). </w:t>
      </w:r>
    </w:p>
    <w:p w14:paraId="427EB4F4" w14:textId="77777777" w:rsidR="00BE6F19" w:rsidRDefault="00BE6F19" w:rsidP="00A44581">
      <w:pPr>
        <w:pStyle w:val="TF-TEXTO"/>
      </w:pPr>
      <w:r>
        <w:t xml:space="preserve">A Figura 1 ilustra o jogo </w:t>
      </w:r>
      <w:proofErr w:type="spellStart"/>
      <w:r>
        <w:t>Upland</w:t>
      </w:r>
      <w:proofErr w:type="spellEnd"/>
      <w:r>
        <w:t xml:space="preserve">, apresentando no centro da imagem uma conquista do jogo, o título </w:t>
      </w:r>
      <w:proofErr w:type="spellStart"/>
      <w:r>
        <w:t>Newbie</w:t>
      </w:r>
      <w:proofErr w:type="spellEnd"/>
      <w:r>
        <w:t xml:space="preserve"> adquirido ao obter duas propriedades, no fundo, o mapa do jogo, no qual as propriedades são apresentadas por localização e, por fim, ícones caraterísticos de algumas propriedades. Com isso, pode-se notar o estilo simples e divertido proposto apresentado em </w:t>
      </w:r>
      <w:proofErr w:type="spellStart"/>
      <w:r>
        <w:t>Upland</w:t>
      </w:r>
      <w:proofErr w:type="spellEnd"/>
      <w:r>
        <w:t>.</w:t>
      </w:r>
    </w:p>
    <w:p w14:paraId="11F0D719" w14:textId="77777777" w:rsidR="00BE6F19" w:rsidRPr="00C30BA8" w:rsidRDefault="00BE6F19" w:rsidP="000E16A7">
      <w:pPr>
        <w:pStyle w:val="TF-LEGENDA"/>
      </w:pPr>
      <w:r w:rsidRPr="00C30BA8">
        <w:t xml:space="preserve">Figura </w:t>
      </w:r>
      <w:fldSimple w:instr=" SEQ Figura \* ARABIC ">
        <w:r w:rsidRPr="00C30BA8">
          <w:rPr>
            <w:noProof/>
          </w:rPr>
          <w:t>1</w:t>
        </w:r>
      </w:fldSimple>
      <w:r>
        <w:rPr>
          <w:noProof/>
        </w:rPr>
        <w:t xml:space="preserve"> </w:t>
      </w:r>
      <w:r w:rsidRPr="00C30BA8">
        <w:t xml:space="preserve">– Exemplo </w:t>
      </w:r>
      <w:r>
        <w:t xml:space="preserve">do jogo </w:t>
      </w:r>
      <w:proofErr w:type="spellStart"/>
      <w:r>
        <w:t>Upland</w:t>
      </w:r>
      <w:proofErr w:type="spellEnd"/>
    </w:p>
    <w:p w14:paraId="5F78A77B" w14:textId="77777777" w:rsidR="00BE6F19" w:rsidRDefault="005F0A2B" w:rsidP="002A07E2">
      <w:pPr>
        <w:pStyle w:val="TF-TEXTO"/>
        <w:ind w:firstLine="0"/>
        <w:jc w:val="center"/>
        <w:rPr>
          <w:noProof/>
        </w:rPr>
      </w:pPr>
      <w:r>
        <w:rPr>
          <w:noProof/>
        </w:rPr>
      </w:r>
      <w:r w:rsidR="005F0A2B">
        <w:rPr>
          <w:noProof/>
        </w:rPr>
        <w:pict w14:anchorId="184D0658">
          <v:shape id="_x0000_i1028" type="#_x0000_t75" alt="" style="width:314.05pt;height:175.4pt;visibility:visible;mso-wrap-style:square;mso-width-percent:0;mso-height-percent:0;mso-width-percent:0;mso-height-percent:0">
            <v:imagedata r:id="rId6" o:title=""/>
          </v:shape>
        </w:pict>
      </w:r>
    </w:p>
    <w:p w14:paraId="32BE0BE0" w14:textId="77777777" w:rsidR="00BE6F19" w:rsidRDefault="00BE6F19" w:rsidP="002A07E2">
      <w:pPr>
        <w:pStyle w:val="TF-TEXTO"/>
        <w:ind w:firstLine="0"/>
        <w:jc w:val="center"/>
      </w:pPr>
      <w:r w:rsidRPr="00C30BA8">
        <w:t xml:space="preserve">Fonte: </w:t>
      </w:r>
      <w:proofErr w:type="spellStart"/>
      <w:r>
        <w:t>Uplandme</w:t>
      </w:r>
      <w:proofErr w:type="spellEnd"/>
      <w:r>
        <w:t xml:space="preserve"> Inc.</w:t>
      </w:r>
      <w:r w:rsidRPr="00C30BA8">
        <w:t xml:space="preserve"> (2019)</w:t>
      </w:r>
      <w:r>
        <w:t>.</w:t>
      </w:r>
    </w:p>
    <w:p w14:paraId="3FDA6352" w14:textId="77777777" w:rsidR="00BE6F19" w:rsidRDefault="00BE6F19" w:rsidP="002A07E2">
      <w:pPr>
        <w:pStyle w:val="TF-TEXTO"/>
      </w:pPr>
      <w:r w:rsidRPr="006B7383">
        <w:t>Como ponto</w:t>
      </w:r>
      <w:r w:rsidRPr="008D25E6">
        <w:t xml:space="preserve">s fortes do trabalho de </w:t>
      </w:r>
      <w:proofErr w:type="spellStart"/>
      <w:r w:rsidRPr="008D25E6">
        <w:t>Uplandme</w:t>
      </w:r>
      <w:proofErr w:type="spellEnd"/>
      <w:r w:rsidRPr="008D25E6">
        <w:t xml:space="preserve"> Inc. (2019), podem ser destacados: a possibilidade de relacionar as propriedades do jogo a propriedades reais; negociações e trocas de propriedades; delineamento de objetivos dentro do jogo com as coleções; e a facilidade para criação de uma conta, sem se preocupar com a necessidade de uma carteira externa ao jogo. Com relação ao último, contudo, pode-se também levar em consideração que a não utilização de uma </w:t>
      </w:r>
      <w:proofErr w:type="spellStart"/>
      <w:r w:rsidRPr="008D25E6">
        <w:t>criptomoeda</w:t>
      </w:r>
      <w:proofErr w:type="spellEnd"/>
      <w:r w:rsidRPr="008D25E6">
        <w:t xml:space="preserve"> pode vir a ser um ponto negativo em comparação a concorrentes no mercado </w:t>
      </w:r>
      <w:r w:rsidRPr="002A07E2">
        <w:t xml:space="preserve">Play </w:t>
      </w:r>
      <w:proofErr w:type="spellStart"/>
      <w:r w:rsidRPr="002A07E2">
        <w:t>to</w:t>
      </w:r>
      <w:proofErr w:type="spellEnd"/>
      <w:r w:rsidRPr="002A07E2">
        <w:t xml:space="preserve"> </w:t>
      </w:r>
      <w:proofErr w:type="spellStart"/>
      <w:r w:rsidRPr="002A07E2">
        <w:t>Earn</w:t>
      </w:r>
      <w:proofErr w:type="spellEnd"/>
      <w:r w:rsidRPr="006B7383">
        <w:t>. O jogo conquistou a 44</w:t>
      </w:r>
      <w:r w:rsidRPr="002A07E2">
        <w:t>a</w:t>
      </w:r>
      <w:r w:rsidRPr="006B7383">
        <w:t xml:space="preserve"> colocação na lista de 50 jogos </w:t>
      </w:r>
      <w:proofErr w:type="spellStart"/>
      <w:r w:rsidRPr="002A07E2">
        <w:rPr>
          <w:i/>
          <w:iCs/>
        </w:rPr>
        <w:t>blockchain</w:t>
      </w:r>
      <w:proofErr w:type="spellEnd"/>
      <w:r w:rsidRPr="006B7383">
        <w:t xml:space="preserve">, segundo </w:t>
      </w:r>
      <w:r w:rsidRPr="006B7383">
        <w:lastRenderedPageBreak/>
        <w:t xml:space="preserve">Jordan (2020) e vem fazendo sucesso entre os usuários que o apontam como viciante e inesquecível (UPLAND BRASIL, 2021). </w:t>
      </w:r>
    </w:p>
    <w:p w14:paraId="38211D8D" w14:textId="77777777" w:rsidR="00BE6F19" w:rsidRDefault="00BE6F19" w:rsidP="00E638A0">
      <w:pPr>
        <w:pStyle w:val="Ttulo2"/>
      </w:pPr>
      <w:r>
        <w:t>DECENTRALAND</w:t>
      </w:r>
    </w:p>
    <w:p w14:paraId="69777F1D" w14:textId="77777777" w:rsidR="00BE6F19" w:rsidRDefault="00BE6F19" w:rsidP="00A44581">
      <w:pPr>
        <w:pStyle w:val="TF-TEXTO"/>
      </w:pPr>
      <w:proofErr w:type="spellStart"/>
      <w:r>
        <w:t>Decentraland</w:t>
      </w:r>
      <w:proofErr w:type="spellEnd"/>
      <w:r>
        <w:t xml:space="preserve"> é um jogo de realidade virtual no estilo </w:t>
      </w:r>
      <w:proofErr w:type="spellStart"/>
      <w:r>
        <w:t>Metaverso</w:t>
      </w:r>
      <w:proofErr w:type="spellEnd"/>
      <w:r>
        <w:t xml:space="preserve">, que segundo </w:t>
      </w:r>
      <w:proofErr w:type="spellStart"/>
      <w:r>
        <w:t>Coindesk</w:t>
      </w:r>
      <w:proofErr w:type="spellEnd"/>
      <w:r>
        <w:t xml:space="preserve"> (2021) é “[...] </w:t>
      </w:r>
      <w:r w:rsidRPr="007E7EEA">
        <w:t>um espaço virtual compartilhado, criado pela convergência entre a internet, a realidade aumentada e a realidade física virtualmente aprimorada</w:t>
      </w:r>
      <w:r>
        <w:t xml:space="preserve">”. No jogo, os usuários podem ser donos de terra, controlando os objetos que compõe o seu cenário e tendo a possibilidade de adicionar interatividade a ele a fim de criar um jogo próprio. As terras são porções únicas e finitas localizadas por coordenadas em um plano cartesiano (x, y) e que fazem referência ao seu respectivo cenário por meio de um arquivo de conteúdo. São ativos não tangíveis que podem ser transferidos e negociados por meio da </w:t>
      </w:r>
      <w:proofErr w:type="spellStart"/>
      <w:r>
        <w:t>criptomoeda</w:t>
      </w:r>
      <w:proofErr w:type="spellEnd"/>
      <w:r>
        <w:t xml:space="preserve"> MANA, como também os artigos criados pelos usuários (ORDANO </w:t>
      </w:r>
      <w:r>
        <w:rPr>
          <w:i/>
          <w:iCs/>
        </w:rPr>
        <w:t>et al</w:t>
      </w:r>
      <w:r>
        <w:t xml:space="preserve">, 2017). </w:t>
      </w:r>
    </w:p>
    <w:p w14:paraId="28547406" w14:textId="77777777" w:rsidR="00BE6F19" w:rsidRDefault="00BE6F19"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Dessa forma, com a finalidade de incentivar a criação de conteúdo, também são oferecidas recompensas de MANA aos usuários (ORDANO </w:t>
      </w:r>
      <w:r>
        <w:rPr>
          <w:i/>
          <w:iCs/>
        </w:rPr>
        <w:t>et al</w:t>
      </w:r>
      <w:r>
        <w:t xml:space="preserve">, 2017). </w:t>
      </w:r>
    </w:p>
    <w:p w14:paraId="4AF3C0A7" w14:textId="77777777" w:rsidR="00BE6F19" w:rsidRDefault="00BE6F19" w:rsidP="00A44581">
      <w:pPr>
        <w:pStyle w:val="TF-TEXTO"/>
      </w:pPr>
      <w:r>
        <w:t xml:space="preserve">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 e reunindo-se com outros jogadores em pontos com alta circulação. Explorando o universo, o usuário também verá propagandas de marcas reais em </w:t>
      </w:r>
      <w:r w:rsidRPr="0046434F">
        <w:rPr>
          <w:i/>
          <w:iCs/>
        </w:rPr>
        <w:t>outdoors</w:t>
      </w:r>
      <w:r>
        <w:rPr>
          <w:i/>
          <w:iCs/>
        </w:rPr>
        <w:t xml:space="preserve"> </w:t>
      </w:r>
      <w:r>
        <w:t xml:space="preserve">(ORDANO </w:t>
      </w:r>
      <w:r>
        <w:rPr>
          <w:i/>
          <w:iCs/>
        </w:rPr>
        <w:t>et al</w:t>
      </w:r>
      <w:r>
        <w:t>, 2017).</w:t>
      </w:r>
    </w:p>
    <w:p w14:paraId="0432A289" w14:textId="77777777" w:rsidR="00BE6F19" w:rsidRDefault="00BE6F19" w:rsidP="005F0F34">
      <w:pPr>
        <w:pStyle w:val="TF-TEXTO"/>
      </w:pPr>
      <w:r>
        <w:t xml:space="preserve">Para controle dos ativos é utilizado o </w:t>
      </w:r>
      <w:proofErr w:type="spellStart"/>
      <w:r w:rsidRPr="005E4ECB">
        <w:rPr>
          <w:i/>
          <w:iCs/>
        </w:rPr>
        <w:t>blockchain</w:t>
      </w:r>
      <w:proofErr w:type="spellEnd"/>
      <w:r>
        <w:t xml:space="preserve">, independente de uma instituição central. Entretanto, por conta da descentralização, uma dificuldade é levantada: como filtrar conteúdo </w:t>
      </w:r>
      <w:commentRangeStart w:id="104"/>
      <w:r>
        <w:t xml:space="preserve">adultos </w:t>
      </w:r>
      <w:commentRangeEnd w:id="104"/>
      <w:r>
        <w:rPr>
          <w:rStyle w:val="Refdecomentrio"/>
        </w:rPr>
        <w:commentReference w:id="104"/>
      </w:r>
      <w:r>
        <w:t xml:space="preserve">em meio às criações feitas? Para isso, </w:t>
      </w:r>
      <w:proofErr w:type="spellStart"/>
      <w:r>
        <w:t>Decentraland</w:t>
      </w:r>
      <w:proofErr w:type="spellEnd"/>
      <w:r>
        <w:t xml:space="preserve"> permite que os usuários indiquem o tipo de conteúdo que fornecedores estão oferecendo em seus lotes, a fim de que haja um controle nesse quesito (ORDANO </w:t>
      </w:r>
      <w:r>
        <w:rPr>
          <w:i/>
          <w:iCs/>
        </w:rPr>
        <w:t>et al</w:t>
      </w:r>
      <w:r>
        <w:t>, 2017).</w:t>
      </w:r>
    </w:p>
    <w:p w14:paraId="25920969" w14:textId="77777777" w:rsidR="00BE6F19" w:rsidRDefault="00BE6F19" w:rsidP="005F0F34">
      <w:pPr>
        <w:pStyle w:val="TF-TEXTO"/>
      </w:pPr>
      <w:r>
        <w:t xml:space="preserve">A seguir, na Figura 2, apresenta-se um cenário criado no jogo </w:t>
      </w:r>
      <w:proofErr w:type="spellStart"/>
      <w:r>
        <w:t>Decentraland</w:t>
      </w:r>
      <w:proofErr w:type="spellEnd"/>
      <w:r>
        <w:t>. É possível perceber que o conceito transmite a ideia de uma terra, na qual foi criado um cenário característico dela. A visão é transmitida em primeira pessoa para tornar a experiência com realidade virtual mais imersiva.</w:t>
      </w:r>
    </w:p>
    <w:p w14:paraId="6E7FB7FD" w14:textId="77777777" w:rsidR="00BE6F19" w:rsidRPr="00C30BA8" w:rsidRDefault="00BE6F19" w:rsidP="005F0F34">
      <w:pPr>
        <w:pStyle w:val="TF-LEGENDA"/>
      </w:pPr>
      <w:r w:rsidRPr="00C30BA8">
        <w:t>Figura</w:t>
      </w:r>
      <w:r>
        <w:t xml:space="preserve"> 2 </w:t>
      </w:r>
      <w:r w:rsidRPr="00C30BA8">
        <w:t xml:space="preserve">– Exemplo </w:t>
      </w:r>
      <w:r>
        <w:t xml:space="preserve">do jogo </w:t>
      </w:r>
      <w:proofErr w:type="spellStart"/>
      <w:r>
        <w:t>Decentraland</w:t>
      </w:r>
      <w:proofErr w:type="spellEnd"/>
    </w:p>
    <w:p w14:paraId="34C2639D" w14:textId="77777777" w:rsidR="00BE6F19" w:rsidRDefault="005F0A2B" w:rsidP="005F0F34">
      <w:pPr>
        <w:pStyle w:val="TF-TEXTO"/>
        <w:ind w:firstLine="0"/>
        <w:jc w:val="center"/>
        <w:rPr>
          <w:noProof/>
        </w:rPr>
      </w:pPr>
      <w:r>
        <w:rPr>
          <w:noProof/>
        </w:rPr>
      </w:r>
      <w:r w:rsidR="005F0A2B">
        <w:rPr>
          <w:noProof/>
        </w:rPr>
        <w:pict w14:anchorId="36335EB1">
          <v:shape id="_x0000_i1029" type="#_x0000_t75" alt="" style="width:329.35pt;height:229.8pt;visibility:visible;mso-wrap-style:square;mso-width-percent:0;mso-height-percent:0;mso-width-percent:0;mso-height-percent:0">
            <v:imagedata r:id="rId7" o:title=""/>
          </v:shape>
        </w:pict>
      </w:r>
    </w:p>
    <w:p w14:paraId="20745DDF" w14:textId="77777777" w:rsidR="00BE6F19" w:rsidRDefault="00BE6F19" w:rsidP="002A07E2">
      <w:pPr>
        <w:pStyle w:val="TF-FONTE"/>
      </w:pPr>
      <w:r w:rsidRPr="00C30BA8">
        <w:t xml:space="preserve">Fonte: </w:t>
      </w:r>
      <w:proofErr w:type="spellStart"/>
      <w:r>
        <w:t>Ordano</w:t>
      </w:r>
      <w:proofErr w:type="spellEnd"/>
      <w:r w:rsidRPr="00C30BA8">
        <w:t xml:space="preserve"> </w:t>
      </w:r>
      <w:r w:rsidRPr="007C5C02">
        <w:rPr>
          <w:i/>
          <w:iCs/>
        </w:rPr>
        <w:t>et al</w:t>
      </w:r>
      <w:r>
        <w:t>.</w:t>
      </w:r>
      <w:r w:rsidRPr="00C30BA8">
        <w:t>(</w:t>
      </w:r>
      <w:r>
        <w:t>2017</w:t>
      </w:r>
      <w:r w:rsidRPr="00C30BA8">
        <w:t>)</w:t>
      </w:r>
      <w:r>
        <w:t>.</w:t>
      </w:r>
    </w:p>
    <w:p w14:paraId="2B41F3B4" w14:textId="77777777" w:rsidR="00BE6F19" w:rsidRPr="00533475" w:rsidRDefault="00BE6F19">
      <w:pPr>
        <w:pStyle w:val="TF-TEXTO"/>
      </w:pPr>
      <w:r>
        <w:t xml:space="preserve">No trabalho proposto por </w:t>
      </w:r>
      <w:proofErr w:type="spellStart"/>
      <w:r>
        <w:t>Ordano</w:t>
      </w:r>
      <w:proofErr w:type="spellEnd"/>
      <w:r>
        <w:t xml:space="preserve"> </w:t>
      </w:r>
      <w:r>
        <w:rPr>
          <w:i/>
          <w:iCs/>
        </w:rPr>
        <w:t xml:space="preserve">et al. </w:t>
      </w:r>
      <w:r>
        <w:t xml:space="preserve">(2017) pode-se mencionar pontos fortes.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Além do mais, o incentivo à criação de conteúdo por meio de recompensas com MANA, promove a movimentação da plataforma. Com esses aspectos, o jogo </w:t>
      </w:r>
      <w:proofErr w:type="spellStart"/>
      <w:r>
        <w:t>Decentraland</w:t>
      </w:r>
      <w:proofErr w:type="spellEnd"/>
      <w:r>
        <w:t xml:space="preserve"> garantiu a posição 18</w:t>
      </w:r>
      <w:r>
        <w:rPr>
          <w:vertAlign w:val="superscript"/>
        </w:rPr>
        <w:t>a</w:t>
      </w:r>
      <w:r>
        <w:t xml:space="preserve"> na lista de 50 jogos de </w:t>
      </w:r>
      <w:proofErr w:type="spellStart"/>
      <w:r>
        <w:t>blockchain</w:t>
      </w:r>
      <w:proofErr w:type="spellEnd"/>
      <w:r>
        <w:t xml:space="preserve">, criada por Jordan (2020), e aparece em 2° lugar na lista de </w:t>
      </w:r>
      <w:proofErr w:type="spellStart"/>
      <w:r>
        <w:t>criptomoedas</w:t>
      </w:r>
      <w:proofErr w:type="spellEnd"/>
      <w:r>
        <w:t xml:space="preserve"> da categoria </w:t>
      </w:r>
      <w:r w:rsidRPr="008D25E6">
        <w:rPr>
          <w:i/>
          <w:iCs/>
          <w:color w:val="000000"/>
        </w:rPr>
        <w:t>play-</w:t>
      </w:r>
      <w:proofErr w:type="spellStart"/>
      <w:r w:rsidRPr="008D25E6">
        <w:rPr>
          <w:i/>
          <w:iCs/>
          <w:color w:val="000000"/>
        </w:rPr>
        <w:t>to</w:t>
      </w:r>
      <w:proofErr w:type="spellEnd"/>
      <w:r w:rsidRPr="008D25E6">
        <w:rPr>
          <w:i/>
          <w:iCs/>
          <w:color w:val="000000"/>
        </w:rPr>
        <w:t>-</w:t>
      </w:r>
      <w:proofErr w:type="spellStart"/>
      <w:r w:rsidRPr="008D25E6">
        <w:rPr>
          <w:i/>
          <w:iCs/>
          <w:color w:val="000000"/>
        </w:rPr>
        <w:t>earn</w:t>
      </w:r>
      <w:proofErr w:type="spellEnd"/>
      <w:r>
        <w:t>, de acordo com seu valor total de mercado das moedas em circulação (COINMRKETCAP, 2021).</w:t>
      </w:r>
    </w:p>
    <w:p w14:paraId="1C2F0301" w14:textId="77777777" w:rsidR="00BE6F19" w:rsidRDefault="00BE6F19" w:rsidP="00E638A0">
      <w:pPr>
        <w:pStyle w:val="Ttulo2"/>
      </w:pPr>
      <w:r>
        <w:lastRenderedPageBreak/>
        <w:t>THE SANDBOX</w:t>
      </w:r>
    </w:p>
    <w:p w14:paraId="52930332" w14:textId="77777777" w:rsidR="00BE6F19" w:rsidRDefault="00BE6F19" w:rsidP="007343FB">
      <w:pPr>
        <w:pStyle w:val="TF-TEXTO"/>
      </w:pPr>
      <w:r>
        <w:t xml:space="preserve">The </w:t>
      </w:r>
      <w:proofErr w:type="spellStart"/>
      <w:r>
        <w:t>Sandbox</w:t>
      </w:r>
      <w:proofErr w:type="spellEnd"/>
      <w:r>
        <w:t xml:space="preserve"> é um jogo de construção, no estilo </w:t>
      </w:r>
      <w:proofErr w:type="spellStart"/>
      <w:r>
        <w:t>Metaverso</w:t>
      </w:r>
      <w:proofErr w:type="spellEnd"/>
      <w:r>
        <w:t xml:space="preserve"> (COINDESK, 2021) em que os jogadores constroem seus próprios jogos. Nele é possível criar seus próprios ativos por meio do </w:t>
      </w:r>
      <w:proofErr w:type="spellStart"/>
      <w:r>
        <w:t>VoxEdit</w:t>
      </w:r>
      <w:proofErr w:type="spellEnd"/>
      <w:r>
        <w:t xml:space="preserve"> que permite a criação e animação de arte 3D, exportá-los para o Marketplace, a loja do jogo em que os ativos podem ser negociados, e utilizá-los no Game </w:t>
      </w:r>
      <w:proofErr w:type="spellStart"/>
      <w:r>
        <w:t>Maker</w:t>
      </w:r>
      <w:proofErr w:type="spellEnd"/>
      <w:r>
        <w:t xml:space="preserve">, o módulo mais importante que é utilizado para criar os próprios jogos. O objetivo do The </w:t>
      </w:r>
      <w:proofErr w:type="spellStart"/>
      <w:r>
        <w:t>Sandbox</w:t>
      </w:r>
      <w:proofErr w:type="spellEnd"/>
      <w:r>
        <w:t xml:space="preserve"> é popularizar o uso de </w:t>
      </w:r>
      <w:proofErr w:type="spellStart"/>
      <w:r w:rsidRPr="005E4ECB">
        <w:rPr>
          <w:i/>
          <w:iCs/>
        </w:rPr>
        <w:t>blockchain</w:t>
      </w:r>
      <w:proofErr w:type="spellEnd"/>
      <w:r>
        <w:t xml:space="preserve"> em jogos e atrair tanto um público de jogadores familiarizados com </w:t>
      </w:r>
      <w:proofErr w:type="spellStart"/>
      <w:r>
        <w:t>criptoativos</w:t>
      </w:r>
      <w:proofErr w:type="spellEnd"/>
      <w:r>
        <w:t xml:space="preserve">, como também aqueles que não conhecem a tecnologia (THE SANDBOX, 2020). </w:t>
      </w:r>
    </w:p>
    <w:p w14:paraId="6CEE7A17" w14:textId="77777777" w:rsidR="00BE6F19" w:rsidRDefault="00BE6F19" w:rsidP="007343FB">
      <w:pPr>
        <w:pStyle w:val="TF-TEXTO"/>
      </w:pPr>
      <w:r>
        <w:t xml:space="preserve">No jogo, o usuário pode criar mundos virtuais e ter todo o controle sobre eles, pois será o dono de suas criações, que serão </w:t>
      </w:r>
      <w:proofErr w:type="spellStart"/>
      <w:r>
        <w:t>NFTs</w:t>
      </w:r>
      <w:proofErr w:type="spellEnd"/>
      <w:r>
        <w:t xml:space="preserve">, e receberá recompensas pela sua participação por meio do </w:t>
      </w:r>
      <w:r w:rsidRPr="00472200">
        <w:rPr>
          <w:i/>
          <w:iCs/>
        </w:rPr>
        <w:t>Foundation</w:t>
      </w:r>
      <w:r>
        <w:t xml:space="preserve">, que incentiva a criação de conteúdo de qualidade na plataforma. Além de criar, os usuários também podem negociar seus </w:t>
      </w:r>
      <w:proofErr w:type="spellStart"/>
      <w:r>
        <w:t>NFTs</w:t>
      </w:r>
      <w:proofErr w:type="spellEnd"/>
      <w:r>
        <w:t xml:space="preserve"> por meio da </w:t>
      </w:r>
      <w:proofErr w:type="spellStart"/>
      <w:r>
        <w:t>criptomoeda</w:t>
      </w:r>
      <w:proofErr w:type="spellEnd"/>
      <w:r>
        <w:t xml:space="preserve"> SAND e podem jogar outros jogos criados (THE SANDBOX, 2020).</w:t>
      </w:r>
    </w:p>
    <w:p w14:paraId="13CEB7E6" w14:textId="77777777" w:rsidR="00BE6F19" w:rsidRDefault="00BE6F19" w:rsidP="004970A3">
      <w:pPr>
        <w:pStyle w:val="TF-TEXTO"/>
      </w:pPr>
      <w:r>
        <w:t xml:space="preserve">Para iniciar a jornada no The </w:t>
      </w:r>
      <w:proofErr w:type="spellStart"/>
      <w:r>
        <w:t>SandBox</w:t>
      </w:r>
      <w:proofErr w:type="spellEnd"/>
      <w:r>
        <w:t xml:space="preserve">, os jogadores gastam SAND para jogar jogos, comprar equipamento e customizar seus </w:t>
      </w:r>
      <w:proofErr w:type="spellStart"/>
      <w:r>
        <w:t>avatares</w:t>
      </w:r>
      <w:proofErr w:type="spellEnd"/>
      <w:r>
        <w:t xml:space="preserve">, além de adquirir ativos e lotes de terra, em que um jogo pode ser criado. Durante os jogos, também é possível coletar moedas. Ademais, com SAND é possível participar de decisões de governo no jogo, votando acerca de elementos chaves como o </w:t>
      </w:r>
      <w:commentRangeStart w:id="105"/>
      <w:r>
        <w:t xml:space="preserve">Foundation </w:t>
      </w:r>
      <w:commentRangeEnd w:id="105"/>
      <w:r>
        <w:rPr>
          <w:rStyle w:val="Refdecomentrio"/>
        </w:rPr>
        <w:commentReference w:id="105"/>
      </w:r>
      <w:r>
        <w:t>e votando a seu favor ou a favor de outros jogadores (THE SANDBOX, 2020).</w:t>
      </w:r>
    </w:p>
    <w:p w14:paraId="7C71A9A0" w14:textId="77777777" w:rsidR="00BE6F19" w:rsidRDefault="00BE6F19" w:rsidP="004970A3">
      <w:pPr>
        <w:pStyle w:val="TF-TEXTO"/>
      </w:pPr>
      <w:r>
        <w:t xml:space="preserve">Apresentado na Figura 3, tem-se o cenário de um jogo construído no The </w:t>
      </w:r>
      <w:proofErr w:type="spellStart"/>
      <w:r>
        <w:t>Sandbox</w:t>
      </w:r>
      <w:proofErr w:type="spellEnd"/>
      <w:r>
        <w:t>. A complexidade apresentada é notável nos detalhes que permeiam este cenário e demonstra a gama de possibilidades do jogo.</w:t>
      </w:r>
    </w:p>
    <w:p w14:paraId="2F854C5F" w14:textId="77777777" w:rsidR="00BE6F19" w:rsidRPr="00C30BA8" w:rsidRDefault="00BE6F19" w:rsidP="004970A3">
      <w:pPr>
        <w:pStyle w:val="TF-LEGENDA"/>
      </w:pPr>
      <w:r w:rsidRPr="00C30BA8">
        <w:t>Figura</w:t>
      </w:r>
      <w:r>
        <w:t xml:space="preserve"> 3 </w:t>
      </w:r>
      <w:r w:rsidRPr="00C30BA8">
        <w:t xml:space="preserve">– Exemplo </w:t>
      </w:r>
      <w:r>
        <w:t xml:space="preserve">do jogo The </w:t>
      </w:r>
      <w:proofErr w:type="spellStart"/>
      <w:r>
        <w:t>Sandbox</w:t>
      </w:r>
      <w:proofErr w:type="spellEnd"/>
    </w:p>
    <w:p w14:paraId="27CFAC0F" w14:textId="77777777" w:rsidR="00BE6F19" w:rsidRDefault="005F0A2B" w:rsidP="002A07E2">
      <w:pPr>
        <w:pStyle w:val="TF-TEXTO"/>
        <w:ind w:firstLine="0"/>
        <w:jc w:val="center"/>
      </w:pPr>
      <w:r>
        <w:rPr>
          <w:noProof/>
        </w:rPr>
      </w:r>
      <w:r w:rsidR="005F0A2B">
        <w:rPr>
          <w:noProof/>
        </w:rPr>
        <w:pict w14:anchorId="6C2FF233">
          <v:shape id="_x0000_i1030" type="#_x0000_t75" alt="" style="width:455pt;height:229pt;visibility:visible;mso-wrap-style:square;mso-width-percent:0;mso-height-percent:0;mso-width-percent:0;mso-height-percent:0">
            <v:imagedata r:id="rId8" o:title=""/>
          </v:shape>
        </w:pict>
      </w:r>
      <w:r w:rsidR="00BE6F19" w:rsidRPr="00C30BA8">
        <w:t xml:space="preserve">Fonte: </w:t>
      </w:r>
      <w:r w:rsidR="00BE6F19">
        <w:t xml:space="preserve">The </w:t>
      </w:r>
      <w:proofErr w:type="spellStart"/>
      <w:r w:rsidR="00BE6F19">
        <w:t>Sandbox</w:t>
      </w:r>
      <w:proofErr w:type="spellEnd"/>
      <w:r w:rsidR="00BE6F19" w:rsidRPr="00C30BA8">
        <w:t xml:space="preserve"> (</w:t>
      </w:r>
      <w:r w:rsidR="00BE6F19">
        <w:t>2020</w:t>
      </w:r>
      <w:r w:rsidR="00BE6F19" w:rsidRPr="00C30BA8">
        <w:t>)</w:t>
      </w:r>
      <w:r w:rsidR="00BE6F19">
        <w:t>.</w:t>
      </w:r>
    </w:p>
    <w:p w14:paraId="6508833B" w14:textId="77777777" w:rsidR="00BE6F19" w:rsidRPr="00586A79" w:rsidRDefault="00BE6F19" w:rsidP="002A07E2">
      <w:pPr>
        <w:pStyle w:val="TF-TEXTO"/>
      </w:pPr>
      <w:r>
        <w:t xml:space="preserve">Com essa proposta The </w:t>
      </w:r>
      <w:proofErr w:type="spellStart"/>
      <w:r>
        <w:t>Sandbox</w:t>
      </w:r>
      <w:proofErr w:type="spellEnd"/>
      <w:r>
        <w:t xml:space="preserve"> foi eleito o jogo de </w:t>
      </w:r>
      <w:proofErr w:type="spellStart"/>
      <w:r w:rsidRPr="005E4ECB">
        <w:rPr>
          <w:i/>
          <w:iCs/>
        </w:rPr>
        <w:t>blockchain</w:t>
      </w:r>
      <w:proofErr w:type="spellEnd"/>
      <w:r>
        <w:t xml:space="preserve"> mais esperado de 2019/2020 (JORDAN, 2019) e se classificou como 13° melhor jogo de </w:t>
      </w:r>
      <w:proofErr w:type="spellStart"/>
      <w:r w:rsidRPr="005E4ECB">
        <w:rPr>
          <w:i/>
          <w:iCs/>
        </w:rPr>
        <w:t>blockchain</w:t>
      </w:r>
      <w:proofErr w:type="spellEnd"/>
      <w:r>
        <w:t xml:space="preserve"> de 2020 (JORDAN, 2020). Além disso, aparece como terceira </w:t>
      </w:r>
      <w:proofErr w:type="spellStart"/>
      <w:r>
        <w:t>criptomoeda</w:t>
      </w:r>
      <w:proofErr w:type="spellEnd"/>
      <w:r>
        <w:t xml:space="preserve"> com maior valor total de mercado das moedas em circulação na categoria </w:t>
      </w:r>
      <w:r>
        <w:rPr>
          <w:i/>
          <w:iCs/>
        </w:rPr>
        <w:t>play-</w:t>
      </w:r>
      <w:proofErr w:type="spellStart"/>
      <w:r>
        <w:rPr>
          <w:i/>
          <w:iCs/>
        </w:rPr>
        <w:t>to</w:t>
      </w:r>
      <w:proofErr w:type="spellEnd"/>
      <w:r>
        <w:rPr>
          <w:i/>
          <w:iCs/>
        </w:rPr>
        <w:t>-</w:t>
      </w:r>
      <w:proofErr w:type="spellStart"/>
      <w:r w:rsidRPr="002A07E2">
        <w:t>earn</w:t>
      </w:r>
      <w:proofErr w:type="spellEnd"/>
      <w:r>
        <w:t xml:space="preserve"> (COINMARKETCAP, 2021). </w:t>
      </w:r>
      <w:r w:rsidRPr="000F0E13">
        <w:t>Podem</w:t>
      </w:r>
      <w:r>
        <w:t xml:space="preserve"> ser citados como pontos fortes do jogo, além daqueles que concernem a utilização de </w:t>
      </w:r>
      <w:proofErr w:type="spellStart"/>
      <w:r>
        <w:t>NFTs</w:t>
      </w:r>
      <w:proofErr w:type="spellEnd"/>
      <w:r>
        <w:t xml:space="preserve"> e </w:t>
      </w:r>
      <w:proofErr w:type="spellStart"/>
      <w:r w:rsidRPr="005E4ECB">
        <w:rPr>
          <w:i/>
          <w:iCs/>
        </w:rPr>
        <w:t>blockchain</w:t>
      </w:r>
      <w:proofErr w:type="spellEnd"/>
      <w:r>
        <w:t xml:space="preserve">, os módulos que fazem parte do pacote The </w:t>
      </w:r>
      <w:proofErr w:type="spellStart"/>
      <w:r>
        <w:t>Sandbox</w:t>
      </w:r>
      <w:proofErr w:type="spellEnd"/>
      <w:r>
        <w:t xml:space="preserve">: o </w:t>
      </w:r>
      <w:proofErr w:type="spellStart"/>
      <w:r>
        <w:t>VoxEdit</w:t>
      </w:r>
      <w:proofErr w:type="spellEnd"/>
      <w:r>
        <w:t xml:space="preserve"> e o Market. Eles tornam a experiência no universo mais completa, com a possibilidade de criação de </w:t>
      </w:r>
      <w:proofErr w:type="spellStart"/>
      <w:r>
        <w:t>NFTs</w:t>
      </w:r>
      <w:proofErr w:type="spellEnd"/>
      <w:r>
        <w:t xml:space="preserve"> e não somente dos próprios jogos. Além disso, com a loja, todos podem compartilhar suas criações e negociar. Também vale destacar a interação entre os jogadores, sendo que é possível compartilhar seus jogos para que outros </w:t>
      </w:r>
      <w:commentRangeStart w:id="106"/>
      <w:r>
        <w:t xml:space="preserve">possam jogar também </w:t>
      </w:r>
      <w:commentRangeEnd w:id="106"/>
      <w:r>
        <w:rPr>
          <w:rStyle w:val="Refdecomentrio"/>
        </w:rPr>
        <w:commentReference w:id="106"/>
      </w:r>
      <w:r>
        <w:t>(</w:t>
      </w:r>
      <w:bookmarkStart w:id="107" w:name="OLE_LINK1"/>
      <w:bookmarkStart w:id="108" w:name="OLE_LINK2"/>
      <w:r>
        <w:t>THE SANDBOX</w:t>
      </w:r>
      <w:bookmarkEnd w:id="107"/>
      <w:bookmarkEnd w:id="108"/>
      <w:r>
        <w:t>, 2020).</w:t>
      </w:r>
    </w:p>
    <w:p w14:paraId="129F48BA" w14:textId="77777777" w:rsidR="00BE6F19" w:rsidRDefault="00BE6F19" w:rsidP="005F0A2B">
      <w:pPr>
        <w:pStyle w:val="Ttulo1"/>
      </w:pPr>
      <w:r>
        <w:t>proposta DO JOGO</w:t>
      </w:r>
    </w:p>
    <w:p w14:paraId="03B5B654" w14:textId="77777777" w:rsidR="00BE6F19" w:rsidRDefault="00BE6F19" w:rsidP="00451B94">
      <w:pPr>
        <w:pStyle w:val="TF-TEXTO"/>
      </w:pPr>
      <w:r>
        <w:t xml:space="preserve">A seguir, é apresentada a justificativa que permeia a realização do estudo, os requisitos que definem questões do funcionamento e atributos que o jogo deverá </w:t>
      </w:r>
      <w:commentRangeStart w:id="109"/>
      <w:r>
        <w:t xml:space="preserve">seguir e a </w:t>
      </w:r>
      <w:commentRangeEnd w:id="109"/>
      <w:r>
        <w:rPr>
          <w:rStyle w:val="Refdecomentrio"/>
        </w:rPr>
        <w:commentReference w:id="109"/>
      </w:r>
      <w:r>
        <w:t>metodologia que será utilizada para o desenvolvimento da proposta.</w:t>
      </w:r>
    </w:p>
    <w:p w14:paraId="6D20752D" w14:textId="77777777" w:rsidR="00BE6F19" w:rsidRDefault="00BE6F19" w:rsidP="00E638A0">
      <w:pPr>
        <w:pStyle w:val="Ttulo2"/>
      </w:pPr>
      <w:r>
        <w:t>JUSTIFICATIVA</w:t>
      </w:r>
    </w:p>
    <w:p w14:paraId="113C3630" w14:textId="77777777" w:rsidR="00BE6F19" w:rsidRDefault="00BE6F19" w:rsidP="008F177E">
      <w:pPr>
        <w:pStyle w:val="TF-TEXTO"/>
      </w:pPr>
      <w:commentRangeStart w:id="110"/>
      <w:r>
        <w:t>Tendo em vista os três trabalhos correlatos a este, apresentados na seção anterior, foi criado o quadro a seguir relacionando algumas características deles. Dessa forma, podem ser observados pontos de semelhança e divergência encontrados.</w:t>
      </w:r>
      <w:commentRangeEnd w:id="110"/>
      <w:r>
        <w:rPr>
          <w:rStyle w:val="Refdecomentrio"/>
        </w:rPr>
        <w:commentReference w:id="110"/>
      </w:r>
    </w:p>
    <w:p w14:paraId="4DF78636" w14:textId="77777777" w:rsidR="00BE6F19" w:rsidRDefault="00BE6F19" w:rsidP="006B0760">
      <w:pPr>
        <w:pStyle w:val="TF-LEGENDA"/>
      </w:pPr>
      <w:commentRangeStart w:id="111"/>
      <w:r>
        <w:lastRenderedPageBreak/>
        <w:t>Qu</w:t>
      </w:r>
      <w:commentRangeEnd w:id="111"/>
      <w:r>
        <w:rPr>
          <w:rStyle w:val="Refdecomentrio"/>
        </w:rPr>
        <w:commentReference w:id="111"/>
      </w:r>
      <w:r>
        <w:t xml:space="preserve">adro </w:t>
      </w:r>
      <w:fldSimple w:instr=" SEQ Quadro \* ARABIC ">
        <w:r>
          <w:rPr>
            <w:noProof/>
          </w:rPr>
          <w:t>1</w:t>
        </w:r>
      </w:fldSimple>
      <w:r>
        <w:t xml:space="preserve"> - 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2"/>
        <w:gridCol w:w="1573"/>
        <w:gridCol w:w="2263"/>
        <w:gridCol w:w="2278"/>
      </w:tblGrid>
      <w:tr w:rsidR="00BE6F19" w14:paraId="26437F86" w14:textId="77777777" w:rsidTr="00897D21">
        <w:trPr>
          <w:trHeight w:val="590"/>
        </w:trPr>
        <w:tc>
          <w:tcPr>
            <w:tcW w:w="2996" w:type="dxa"/>
            <w:tcBorders>
              <w:tl2br w:val="single" w:sz="4" w:space="0" w:color="auto"/>
            </w:tcBorders>
            <w:shd w:val="clear" w:color="auto" w:fill="A6A6A6"/>
          </w:tcPr>
          <w:p w14:paraId="2BE496FE" w14:textId="77777777" w:rsidR="00BE6F19" w:rsidRPr="007D4566" w:rsidRDefault="00BE6F19" w:rsidP="00380742">
            <w:pPr>
              <w:pStyle w:val="TF-TEXTOQUADRO"/>
            </w:pPr>
            <w:r>
              <w:rPr>
                <w:noProof/>
              </w:rPr>
              <mc:AlternateContent>
                <mc:Choice Requires="wpi">
                  <w:drawing>
                    <wp:anchor distT="0" distB="0" distL="114300" distR="114300" simplePos="0" relativeHeight="251664384" behindDoc="0" locked="0" layoutInCell="1" allowOverlap="1" wp14:anchorId="62812508" wp14:editId="0F76835E">
                      <wp:simplePos x="0" y="0"/>
                      <wp:positionH relativeFrom="column">
                        <wp:posOffset>-5289</wp:posOffset>
                      </wp:positionH>
                      <wp:positionV relativeFrom="paragraph">
                        <wp:posOffset>-541700</wp:posOffset>
                      </wp:positionV>
                      <wp:extent cx="25560" cy="1348200"/>
                      <wp:effectExtent l="38100" t="38100" r="25400" b="36195"/>
                      <wp:wrapNone/>
                      <wp:docPr id="7" name="Tinta 7"/>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25560" cy="1348200"/>
                            </w14:xfrm>
                          </w14:contentPart>
                        </a:graphicData>
                      </a:graphic>
                    </wp:anchor>
                  </w:drawing>
                </mc:Choice>
                <mc:Fallback>
                  <w:pict>
                    <v:shape w14:anchorId="366BC756" id="Tinta 7" o:spid="_x0000_s1026" type="#_x0000_t75" style="position:absolute;margin-left:-1.1pt;margin-top:-43.35pt;width:3.4pt;height:107.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c+o2tAQAAoQMAAA4AAABkcnMvZTJvRG9jLnhtbJxTy07DMBC8I/EP&#13;&#10;lu80SSk0RE05UCEh8agQfIBx7MYi9kZrtyl/zyZpaHkJiUtk7yazM7OT2eXWVmyj0BtwOU9GMWfK&#13;&#10;SSiMW+X8+en6JOXMB+EKUYFTOX9Tnl/Oj49mTZ2pMZRQFQoZgTifNXXOyxDqLIq8LJUVfgS1ctTU&#13;&#10;gFYEuuIqKlA0hG6raBzH51EDWNQIUnlP1UXf5PMOX2slw4PWXgVW5fwijole6A5jzjDnadpWXugw&#13;&#10;PU15NJ+JbIWiLo3cURL/YGSFcUTgA2ohgmBrNN+grJEIHnQYSbARaG2k6vSQsiT+ouzGvbaqkolc&#13;&#10;YybBBeXCUmAYvOsa/xlhK3KguYOCtiPWAfgOkez5exk96QXItSU+/UZQVSJQHHxpak82Z6bIOd4U&#13;&#10;yZ6/21ztFSxxr+t+s0TWvj/lzAlLlJ6MI/um7XIG8fdfvxbJJJP1LchXP+wtmXyj/6PduzT1jneb&#13;&#10;Yw4egUKStCOjX2cOnd+kbDXaNgTkENvmnGL21j67jKltYJKK47Ozc2pI6iSnk5TyfDizRxjmHKyc&#13;&#10;aH0K1+G9pXzwZ83fAQAA//8DAFBLAwQUAAYACAAAACEAkeZxXbMCAACoBgAAEAAAAGRycy9pbmsv&#13;&#10;aW5rMS54bWy0VE1P20AQvVfqfxgtBy7ZeHdtxxBhOIFUqZWqQqX2aJwlsfBHZG9I+PedmV2MEeFS&#13;&#10;tRfb8/XmzdtZX1wdmhqebD9UXZsLPVcCbFt2q6pd5+Ln3Y08EzC4ol0VddfaXDzbQVxdfv50UbWP&#13;&#10;Tb3EJyBCO9BXU+di49x2GUX7/X6+j+ddv46MUnH0pX389lVchqqVfajaymHL4cVVdq2zB0dgy2qV&#13;&#10;i9Id1JiP2Lfdri/tGCZPX75muL4o7U3XN4UbETdF29oa2qJB3r8EuOctflTYZ217AU2FA0sz10mW&#13;&#10;nF2fo6M45GJi75DigEwaER3H/P0fMG/eYxKt2GSLTECgtLJPxClizZcfz/6977a2d5V9ldmLEgLP&#13;&#10;UHqb9fFC9Xbo6h2djYCnot6hZFopXIvQW0dHBHmPh9r8UzzU5UO8Kbm30oTxpjoE0caVejlaVzUW&#13;&#10;F73ZjjvmBgQm963r+ToYZbTUSprFnVFLY5bJYp4pPTmKsMUvmPf9btiMePf9675yZFTNT7avVm4z&#13;&#10;iq7mKh1Fn0p+rHRjq/XG/V1t2dUdXodw1ifXmTYmmczE/cZlO3J1ef8gjP7DPuTihG8vcKV38OyZ&#13;&#10;Bg0mSbN0diqT0zQ9VTOhhdRaqJkBrUDNtDQaX9IAv42M2YxBx+iOpT6naArpGZtJiMYJmzFFjdSG&#13;&#10;krDGmx5RQ8ZBisWQppRipOFC4EIZy5RyJPIkeImnTV0VaMoyDIBBMnCQhU+JA22yDFBHLRMqQ4ua&#13;&#10;IBgXSHoqiKm/BipWAVBSM8VxasnMUAfK45AGZuPhYkioIYU5ISHGWEU+bMW40lAxYZFJmpOJulCW&#13;&#10;QmHIyUSwJLQLVKfDSE4xMgxKo3mWvkiB7wIsPiIRLjZhekiFosqbqIgXxtPkqZAeZeAR4JPIgXrz&#13;&#10;RxtXDq/q5R8AAAD//wMAUEsDBBQABgAIAAAAIQAao0/n4gAAAA0BAAAPAAAAZHJzL2Rvd25yZXYu&#13;&#10;eG1sTI/BTsMwDIbvSLxDZCQuaEupplF1TafBhDQhOGzwAFlj2kJjV026dW+POcHFluXPv/+/WE++&#13;&#10;UyccQstk4H6egEKq2LVUG/h4f55loEK05GzHhAYuGGBdXl8VNnd8pj2eDrFWIkIhtwaaGPtc61A1&#13;&#10;6G2Yc48ku08evI0yDrV2gz2LuO90miRL7W1L8qGxPT41WH0fRm9gv3kdQ2C/e3S7t7uXrwtvp8jG&#13;&#10;3N5M25WUzQpUxCn+XcBvBvEPpRg78kguqM7ALE2FlJ4tH0AJsFiCOgqXZgvQZaH/p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fc+o2tAQAAoQMAAA4A&#13;&#10;AAAAAAAAAAAAAAAAPAIAAGRycy9lMm9Eb2MueG1sUEsBAi0AFAAGAAgAAAAhAJHmcV2zAgAAqAYA&#13;&#10;ABAAAAAAAAAAAAAAAAAAFQQAAGRycy9pbmsvaW5rMS54bWxQSwECLQAUAAYACAAAACEAGqNP5+IA&#13;&#10;AAANAQAADwAAAAAAAAAAAAAAAAD2BgAAZHJzL2Rvd25yZXYueG1sUEsBAi0AFAAGAAgAAAAhAHkY&#13;&#10;vJ2/AAAAIQEAABkAAAAAAAAAAAAAAAAABQgAAGRycy9fcmVscy9lMm9Eb2MueG1sLnJlbHNQSwUG&#13;&#10;AAAAAAYABgB4AQAA+wgAAAAA&#13;&#10;">
                      <v:imagedata r:id="rId17" o:title=""/>
                      <o:lock v:ext="edit" rotation="t" aspectratio="f"/>
                    </v:shape>
                  </w:pict>
                </mc:Fallback>
              </mc:AlternateContent>
            </w:r>
            <w:r w:rsidR="005F0A2B">
              <w:rPr>
                <w:noProof/>
              </w:rPr>
            </w:r>
            <w:r w:rsidR="005F0A2B">
              <w:rPr>
                <w:noProof/>
              </w:rPr>
              <w:pict w14:anchorId="264F1146">
                <v:shape id="_x0000_s1028" type="#_x0000_t202" alt="" style="position:absolute;margin-left:96.2pt;margin-top:4.2pt;width:104.55pt;height:23.5pt;z-index:25166336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o:lock v:ext="edit" aspectratio="t" verticies="t" text="t" shapetype="t"/>
                  <v:textbox>
                    <w:txbxContent>
                      <w:p w14:paraId="1661F555" w14:textId="77777777" w:rsidR="00BE6F19" w:rsidRDefault="00BE6F19" w:rsidP="0054044B">
                        <w:pPr>
                          <w:pStyle w:val="TF-TEXTOQUADRO"/>
                          <w:jc w:val="center"/>
                        </w:pPr>
                        <w:r>
                          <w:t>Trabalhos Correlatos</w:t>
                        </w:r>
                      </w:p>
                    </w:txbxContent>
                  </v:textbox>
                  <w10:wrap type="square"/>
                </v:shape>
              </w:pict>
            </w:r>
            <w:r w:rsidR="005F0A2B">
              <w:rPr>
                <w:noProof/>
              </w:rPr>
            </w:r>
            <w:r w:rsidR="005F0A2B">
              <w:rPr>
                <w:noProof/>
              </w:rPr>
              <w:pict w14:anchorId="0AE3CAD7">
                <v:shape id="_x0000_s1029" type="#_x0000_t202" alt="" style="position:absolute;margin-left:-5.15pt;margin-top:21.5pt;width:79.5pt;height:20pt;z-index:251662336;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filled="f" stroked="f">
                  <o:lock v:ext="edit" aspectratio="t" verticies="t" text="t" shapetype="t"/>
                  <v:textbox>
                    <w:txbxContent>
                      <w:p w14:paraId="6D90F5E3" w14:textId="77777777" w:rsidR="00BE6F19" w:rsidRDefault="00BE6F19" w:rsidP="006B0760">
                        <w:pPr>
                          <w:pStyle w:val="TF-TEXTO"/>
                          <w:ind w:firstLine="0"/>
                        </w:pPr>
                        <w:r>
                          <w:t>Características</w:t>
                        </w:r>
                      </w:p>
                    </w:txbxContent>
                  </v:textbox>
                  <w10:wrap type="square"/>
                </v:shape>
              </w:pict>
            </w:r>
          </w:p>
        </w:tc>
        <w:tc>
          <w:tcPr>
            <w:tcW w:w="1585" w:type="dxa"/>
            <w:shd w:val="clear" w:color="auto" w:fill="A6A6A6"/>
            <w:vAlign w:val="center"/>
          </w:tcPr>
          <w:p w14:paraId="7B814BC9" w14:textId="77777777" w:rsidR="00BE6F19" w:rsidRDefault="00BE6F19" w:rsidP="002A07E2">
            <w:pPr>
              <w:pStyle w:val="TF-TEXTOQUADRO"/>
            </w:pPr>
            <w:proofErr w:type="spellStart"/>
            <w:r>
              <w:t>Upland</w:t>
            </w:r>
            <w:proofErr w:type="spellEnd"/>
            <w:r>
              <w:t xml:space="preserve"> (UPLANDME INC, 2019)</w:t>
            </w:r>
          </w:p>
        </w:tc>
        <w:tc>
          <w:tcPr>
            <w:tcW w:w="2305" w:type="dxa"/>
            <w:shd w:val="clear" w:color="auto" w:fill="A6A6A6"/>
            <w:vAlign w:val="center"/>
          </w:tcPr>
          <w:p w14:paraId="2A456318" w14:textId="77777777" w:rsidR="00BE6F19" w:rsidRPr="00460336" w:rsidRDefault="00BE6F19" w:rsidP="002A07E2">
            <w:pPr>
              <w:pStyle w:val="TF-TEXTOQUADRO"/>
            </w:pPr>
            <w:proofErr w:type="spellStart"/>
            <w:r>
              <w:t>Decentraland</w:t>
            </w:r>
            <w:proofErr w:type="spellEnd"/>
            <w:r>
              <w:t xml:space="preserve"> (ORDANO </w:t>
            </w:r>
            <w:r>
              <w:rPr>
                <w:i/>
                <w:iCs/>
              </w:rPr>
              <w:t>et al.</w:t>
            </w:r>
            <w:r>
              <w:t>, 2017)</w:t>
            </w:r>
          </w:p>
        </w:tc>
        <w:tc>
          <w:tcPr>
            <w:tcW w:w="2328" w:type="dxa"/>
            <w:shd w:val="clear" w:color="auto" w:fill="A6A6A6"/>
            <w:vAlign w:val="center"/>
          </w:tcPr>
          <w:p w14:paraId="42F759F9" w14:textId="77777777" w:rsidR="00BE6F19" w:rsidRPr="007D4566" w:rsidRDefault="00BE6F19" w:rsidP="002A07E2">
            <w:pPr>
              <w:pStyle w:val="TF-TEXTOQUADRO"/>
            </w:pPr>
            <w:r>
              <w:t xml:space="preserve">The </w:t>
            </w:r>
            <w:proofErr w:type="spellStart"/>
            <w:r>
              <w:t>Sandbox</w:t>
            </w:r>
            <w:proofErr w:type="spellEnd"/>
            <w:r>
              <w:t xml:space="preserve"> (THE SANDBOX, 2020)</w:t>
            </w:r>
          </w:p>
        </w:tc>
      </w:tr>
      <w:tr w:rsidR="00BE6F19" w14:paraId="063246F5" w14:textId="77777777" w:rsidTr="00897D21">
        <w:trPr>
          <w:trHeight w:val="234"/>
        </w:trPr>
        <w:tc>
          <w:tcPr>
            <w:tcW w:w="2996" w:type="dxa"/>
            <w:shd w:val="clear" w:color="auto" w:fill="auto"/>
            <w:vAlign w:val="center"/>
          </w:tcPr>
          <w:p w14:paraId="067FF7E6" w14:textId="77777777" w:rsidR="00BE6F19" w:rsidRDefault="00BE6F19" w:rsidP="002A07E2">
            <w:pPr>
              <w:pStyle w:val="TF-TEXTOQUADRO"/>
            </w:pPr>
            <w:r>
              <w:t>Plataforma</w:t>
            </w:r>
          </w:p>
        </w:tc>
        <w:tc>
          <w:tcPr>
            <w:tcW w:w="1585" w:type="dxa"/>
            <w:shd w:val="clear" w:color="auto" w:fill="auto"/>
            <w:vAlign w:val="center"/>
          </w:tcPr>
          <w:p w14:paraId="7655D937" w14:textId="77777777" w:rsidR="00BE6F19" w:rsidRDefault="00BE6F19" w:rsidP="002A07E2">
            <w:pPr>
              <w:pStyle w:val="TF-TEXTOQUADRO"/>
            </w:pPr>
            <w:r>
              <w:t>Web / Mobile</w:t>
            </w:r>
          </w:p>
        </w:tc>
        <w:tc>
          <w:tcPr>
            <w:tcW w:w="2305" w:type="dxa"/>
            <w:shd w:val="clear" w:color="auto" w:fill="auto"/>
            <w:vAlign w:val="center"/>
          </w:tcPr>
          <w:p w14:paraId="567B08B1" w14:textId="77777777" w:rsidR="00BE6F19" w:rsidRDefault="00BE6F19" w:rsidP="002A07E2">
            <w:pPr>
              <w:pStyle w:val="TF-TEXTOQUADRO"/>
            </w:pPr>
            <w:r>
              <w:t>Web</w:t>
            </w:r>
          </w:p>
        </w:tc>
        <w:tc>
          <w:tcPr>
            <w:tcW w:w="2328" w:type="dxa"/>
            <w:shd w:val="clear" w:color="auto" w:fill="auto"/>
            <w:vAlign w:val="center"/>
          </w:tcPr>
          <w:p w14:paraId="490955ED" w14:textId="77777777" w:rsidR="00BE6F19" w:rsidRDefault="00BE6F19" w:rsidP="002A07E2">
            <w:pPr>
              <w:pStyle w:val="TF-TEXTOQUADRO"/>
            </w:pPr>
            <w:r>
              <w:t>Desktop</w:t>
            </w:r>
          </w:p>
        </w:tc>
      </w:tr>
      <w:tr w:rsidR="00BE6F19" w14:paraId="79F6702E" w14:textId="77777777" w:rsidTr="00897D21">
        <w:trPr>
          <w:trHeight w:val="234"/>
        </w:trPr>
        <w:tc>
          <w:tcPr>
            <w:tcW w:w="2996" w:type="dxa"/>
            <w:shd w:val="clear" w:color="auto" w:fill="auto"/>
            <w:vAlign w:val="center"/>
          </w:tcPr>
          <w:p w14:paraId="51D8E105" w14:textId="77777777" w:rsidR="00BE6F19" w:rsidRDefault="00BE6F19">
            <w:pPr>
              <w:pStyle w:val="TF-TEXTOQUADRO"/>
            </w:pPr>
            <w:r>
              <w:t>Gênero</w:t>
            </w:r>
          </w:p>
        </w:tc>
        <w:tc>
          <w:tcPr>
            <w:tcW w:w="1585" w:type="dxa"/>
            <w:shd w:val="clear" w:color="auto" w:fill="auto"/>
            <w:vAlign w:val="center"/>
          </w:tcPr>
          <w:p w14:paraId="083D699E" w14:textId="77777777" w:rsidR="00BE6F19" w:rsidRDefault="00BE6F19">
            <w:pPr>
              <w:pStyle w:val="TF-TEXTOQUADRO"/>
            </w:pPr>
            <w:proofErr w:type="spellStart"/>
            <w:r>
              <w:t>Monopoly</w:t>
            </w:r>
            <w:proofErr w:type="spellEnd"/>
          </w:p>
        </w:tc>
        <w:tc>
          <w:tcPr>
            <w:tcW w:w="2305" w:type="dxa"/>
            <w:shd w:val="clear" w:color="auto" w:fill="auto"/>
            <w:vAlign w:val="center"/>
          </w:tcPr>
          <w:p w14:paraId="37097BFC" w14:textId="77777777" w:rsidR="00BE6F19" w:rsidRDefault="00BE6F19">
            <w:pPr>
              <w:pStyle w:val="TF-TEXTOQUADRO"/>
            </w:pPr>
            <w:proofErr w:type="spellStart"/>
            <w:r>
              <w:t>Metaverso</w:t>
            </w:r>
            <w:proofErr w:type="spellEnd"/>
          </w:p>
        </w:tc>
        <w:tc>
          <w:tcPr>
            <w:tcW w:w="2328" w:type="dxa"/>
            <w:shd w:val="clear" w:color="auto" w:fill="auto"/>
            <w:vAlign w:val="center"/>
          </w:tcPr>
          <w:p w14:paraId="01E6451F" w14:textId="77777777" w:rsidR="00BE6F19" w:rsidRDefault="00BE6F19">
            <w:pPr>
              <w:pStyle w:val="TF-TEXTOQUADRO"/>
            </w:pPr>
            <w:proofErr w:type="spellStart"/>
            <w:r>
              <w:t>Metaverso</w:t>
            </w:r>
            <w:proofErr w:type="spellEnd"/>
          </w:p>
        </w:tc>
      </w:tr>
      <w:tr w:rsidR="00BE6F19" w14:paraId="500A0746" w14:textId="77777777" w:rsidTr="00897D21">
        <w:trPr>
          <w:trHeight w:val="234"/>
        </w:trPr>
        <w:tc>
          <w:tcPr>
            <w:tcW w:w="2996" w:type="dxa"/>
            <w:shd w:val="clear" w:color="auto" w:fill="auto"/>
            <w:vAlign w:val="center"/>
          </w:tcPr>
          <w:p w14:paraId="7E3A7E35" w14:textId="77777777" w:rsidR="00BE6F19" w:rsidRDefault="00BE6F19" w:rsidP="002A07E2">
            <w:pPr>
              <w:pStyle w:val="TF-TEXTOQUADRO"/>
            </w:pPr>
            <w:r>
              <w:t>Moeda</w:t>
            </w:r>
          </w:p>
        </w:tc>
        <w:tc>
          <w:tcPr>
            <w:tcW w:w="1585" w:type="dxa"/>
            <w:shd w:val="clear" w:color="auto" w:fill="auto"/>
            <w:vAlign w:val="center"/>
          </w:tcPr>
          <w:p w14:paraId="2508C4F2" w14:textId="77777777" w:rsidR="00BE6F19" w:rsidRDefault="00BE6F19" w:rsidP="002A07E2">
            <w:pPr>
              <w:pStyle w:val="TF-TEXTOQUADRO"/>
            </w:pPr>
            <w:r>
              <w:t>Digital</w:t>
            </w:r>
          </w:p>
        </w:tc>
        <w:tc>
          <w:tcPr>
            <w:tcW w:w="2305" w:type="dxa"/>
            <w:shd w:val="clear" w:color="auto" w:fill="auto"/>
            <w:vAlign w:val="center"/>
          </w:tcPr>
          <w:p w14:paraId="5C783DF8" w14:textId="77777777" w:rsidR="00BE6F19" w:rsidRDefault="00BE6F19" w:rsidP="002A07E2">
            <w:pPr>
              <w:pStyle w:val="TF-TEXTOQUADRO"/>
            </w:pPr>
            <w:proofErr w:type="spellStart"/>
            <w:r>
              <w:t>Criptoativo</w:t>
            </w:r>
            <w:proofErr w:type="spellEnd"/>
          </w:p>
        </w:tc>
        <w:tc>
          <w:tcPr>
            <w:tcW w:w="2328" w:type="dxa"/>
            <w:shd w:val="clear" w:color="auto" w:fill="auto"/>
            <w:vAlign w:val="center"/>
          </w:tcPr>
          <w:p w14:paraId="0BEE4CEE" w14:textId="77777777" w:rsidR="00BE6F19" w:rsidRDefault="00BE6F19" w:rsidP="002A07E2">
            <w:pPr>
              <w:pStyle w:val="TF-TEXTOQUADRO"/>
            </w:pPr>
            <w:proofErr w:type="spellStart"/>
            <w:r>
              <w:t>Criptoativo</w:t>
            </w:r>
            <w:proofErr w:type="spellEnd"/>
          </w:p>
        </w:tc>
      </w:tr>
      <w:tr w:rsidR="00BE6F19" w14:paraId="725F1D89" w14:textId="77777777" w:rsidTr="00897D21">
        <w:trPr>
          <w:trHeight w:val="234"/>
        </w:trPr>
        <w:tc>
          <w:tcPr>
            <w:tcW w:w="2996" w:type="dxa"/>
            <w:shd w:val="clear" w:color="auto" w:fill="auto"/>
            <w:vAlign w:val="center"/>
          </w:tcPr>
          <w:p w14:paraId="2BC5E6D7" w14:textId="77777777" w:rsidR="00BE6F19" w:rsidRDefault="00BE6F19" w:rsidP="002A07E2">
            <w:pPr>
              <w:pStyle w:val="TF-TEXTOQUADRO"/>
            </w:pPr>
            <w:r>
              <w:t>Valor real da moeda</w:t>
            </w:r>
          </w:p>
        </w:tc>
        <w:tc>
          <w:tcPr>
            <w:tcW w:w="1585" w:type="dxa"/>
            <w:shd w:val="clear" w:color="auto" w:fill="auto"/>
            <w:vAlign w:val="center"/>
          </w:tcPr>
          <w:p w14:paraId="62359AD9" w14:textId="77777777" w:rsidR="00BE6F19" w:rsidRDefault="00BE6F19" w:rsidP="002A07E2">
            <w:pPr>
              <w:pStyle w:val="TF-TEXTOQUADRO"/>
            </w:pPr>
            <w:r>
              <w:t>Fixo</w:t>
            </w:r>
          </w:p>
        </w:tc>
        <w:tc>
          <w:tcPr>
            <w:tcW w:w="2305" w:type="dxa"/>
            <w:shd w:val="clear" w:color="auto" w:fill="auto"/>
            <w:vAlign w:val="center"/>
          </w:tcPr>
          <w:p w14:paraId="3D826161" w14:textId="77777777" w:rsidR="00BE6F19" w:rsidRDefault="00BE6F19" w:rsidP="002A07E2">
            <w:pPr>
              <w:pStyle w:val="TF-TEXTOQUADRO"/>
            </w:pPr>
            <w:r>
              <w:t>Variável</w:t>
            </w:r>
          </w:p>
        </w:tc>
        <w:tc>
          <w:tcPr>
            <w:tcW w:w="2328" w:type="dxa"/>
            <w:shd w:val="clear" w:color="auto" w:fill="auto"/>
            <w:vAlign w:val="center"/>
          </w:tcPr>
          <w:p w14:paraId="4DDEAB51" w14:textId="77777777" w:rsidR="00BE6F19" w:rsidRDefault="00BE6F19" w:rsidP="002A07E2">
            <w:pPr>
              <w:pStyle w:val="TF-TEXTOQUADRO"/>
            </w:pPr>
            <w:r>
              <w:t>Variável</w:t>
            </w:r>
          </w:p>
        </w:tc>
      </w:tr>
      <w:tr w:rsidR="00BE6F19" w14:paraId="6479D191" w14:textId="77777777" w:rsidTr="00897D21">
        <w:trPr>
          <w:trHeight w:val="234"/>
        </w:trPr>
        <w:tc>
          <w:tcPr>
            <w:tcW w:w="2996" w:type="dxa"/>
            <w:shd w:val="clear" w:color="auto" w:fill="auto"/>
            <w:vAlign w:val="center"/>
          </w:tcPr>
          <w:p w14:paraId="45FD0C2D" w14:textId="77777777" w:rsidR="00BE6F19" w:rsidRDefault="00BE6F19" w:rsidP="002A07E2">
            <w:pPr>
              <w:pStyle w:val="TF-TEXTOQUADRO"/>
            </w:pPr>
            <w:r>
              <w:t xml:space="preserve">Origem das </w:t>
            </w:r>
            <w:proofErr w:type="spellStart"/>
            <w:r>
              <w:t>NFTs</w:t>
            </w:r>
            <w:proofErr w:type="spellEnd"/>
          </w:p>
        </w:tc>
        <w:tc>
          <w:tcPr>
            <w:tcW w:w="1585" w:type="dxa"/>
            <w:shd w:val="clear" w:color="auto" w:fill="auto"/>
            <w:vAlign w:val="center"/>
          </w:tcPr>
          <w:p w14:paraId="17C8FA7C" w14:textId="77777777" w:rsidR="00BE6F19" w:rsidRDefault="00BE6F19" w:rsidP="002A07E2">
            <w:pPr>
              <w:pStyle w:val="TF-TEXTOQUADRO"/>
            </w:pPr>
            <w:r>
              <w:t>Criadores do jogo</w:t>
            </w:r>
          </w:p>
        </w:tc>
        <w:tc>
          <w:tcPr>
            <w:tcW w:w="2305" w:type="dxa"/>
            <w:shd w:val="clear" w:color="auto" w:fill="auto"/>
            <w:vAlign w:val="center"/>
          </w:tcPr>
          <w:p w14:paraId="143E1C40" w14:textId="77777777" w:rsidR="00BE6F19" w:rsidRDefault="00BE6F19" w:rsidP="002A07E2">
            <w:pPr>
              <w:pStyle w:val="TF-TEXTOQUADRO"/>
            </w:pPr>
            <w:r>
              <w:t>Criadores do jogo / usuários</w:t>
            </w:r>
          </w:p>
        </w:tc>
        <w:tc>
          <w:tcPr>
            <w:tcW w:w="2328" w:type="dxa"/>
            <w:shd w:val="clear" w:color="auto" w:fill="auto"/>
            <w:vAlign w:val="center"/>
          </w:tcPr>
          <w:p w14:paraId="2DCE7561" w14:textId="77777777" w:rsidR="00BE6F19" w:rsidRDefault="00BE6F19" w:rsidP="002A07E2">
            <w:pPr>
              <w:pStyle w:val="TF-TEXTOQUADRO"/>
            </w:pPr>
            <w:r>
              <w:t>Criadores do jogo / usuários</w:t>
            </w:r>
          </w:p>
        </w:tc>
      </w:tr>
      <w:tr w:rsidR="00BE6F19" w14:paraId="24A03DA2" w14:textId="77777777" w:rsidTr="00897D21">
        <w:trPr>
          <w:trHeight w:val="729"/>
        </w:trPr>
        <w:tc>
          <w:tcPr>
            <w:tcW w:w="2996" w:type="dxa"/>
            <w:shd w:val="clear" w:color="auto" w:fill="auto"/>
            <w:vAlign w:val="center"/>
          </w:tcPr>
          <w:p w14:paraId="3069A4E2" w14:textId="77777777" w:rsidR="00BE6F19" w:rsidRDefault="00BE6F19" w:rsidP="002A07E2">
            <w:pPr>
              <w:pStyle w:val="TF-TEXTOQUADRO"/>
            </w:pPr>
            <w:r>
              <w:t xml:space="preserve">Usabilidade das </w:t>
            </w:r>
            <w:proofErr w:type="spellStart"/>
            <w:r>
              <w:t>NFTs</w:t>
            </w:r>
            <w:proofErr w:type="spellEnd"/>
          </w:p>
        </w:tc>
        <w:tc>
          <w:tcPr>
            <w:tcW w:w="1585" w:type="dxa"/>
            <w:shd w:val="clear" w:color="auto" w:fill="auto"/>
            <w:vAlign w:val="center"/>
          </w:tcPr>
          <w:p w14:paraId="5FE73995" w14:textId="77777777" w:rsidR="00BE6F19" w:rsidRDefault="00BE6F19" w:rsidP="002A07E2">
            <w:pPr>
              <w:pStyle w:val="TF-TEXTOQUADRO"/>
            </w:pPr>
            <w:r>
              <w:t>Posse</w:t>
            </w:r>
          </w:p>
        </w:tc>
        <w:tc>
          <w:tcPr>
            <w:tcW w:w="2305" w:type="dxa"/>
            <w:shd w:val="clear" w:color="auto" w:fill="auto"/>
            <w:vAlign w:val="center"/>
          </w:tcPr>
          <w:p w14:paraId="4498EDE8" w14:textId="77777777" w:rsidR="00BE6F19" w:rsidRDefault="00BE6F19" w:rsidP="002A07E2">
            <w:pPr>
              <w:pStyle w:val="TF-TEXTOQUADRO"/>
            </w:pPr>
            <w:r>
              <w:t>Posse e composição de cenário estático/aplicação em jogos internos</w:t>
            </w:r>
          </w:p>
        </w:tc>
        <w:tc>
          <w:tcPr>
            <w:tcW w:w="2328" w:type="dxa"/>
            <w:shd w:val="clear" w:color="auto" w:fill="auto"/>
            <w:vAlign w:val="center"/>
          </w:tcPr>
          <w:p w14:paraId="39EBC2E2" w14:textId="77777777" w:rsidR="00BE6F19" w:rsidRDefault="00BE6F19" w:rsidP="002A07E2">
            <w:pPr>
              <w:pStyle w:val="TF-TEXTOQUADRO"/>
            </w:pPr>
            <w:r>
              <w:t>Posse e aplicação em jogos internos (todas as terras terão jogos)</w:t>
            </w:r>
          </w:p>
        </w:tc>
      </w:tr>
      <w:tr w:rsidR="00BE6F19" w14:paraId="2B75F286" w14:textId="77777777" w:rsidTr="00897D21">
        <w:trPr>
          <w:trHeight w:val="234"/>
        </w:trPr>
        <w:tc>
          <w:tcPr>
            <w:tcW w:w="2996" w:type="dxa"/>
            <w:shd w:val="clear" w:color="auto" w:fill="auto"/>
            <w:vAlign w:val="center"/>
          </w:tcPr>
          <w:p w14:paraId="3269280D" w14:textId="77777777" w:rsidR="00BE6F19" w:rsidRDefault="00BE6F19" w:rsidP="002A07E2">
            <w:pPr>
              <w:pStyle w:val="TF-TEXTOQUADRO"/>
            </w:pPr>
            <w:r>
              <w:t>Gráfico</w:t>
            </w:r>
          </w:p>
        </w:tc>
        <w:tc>
          <w:tcPr>
            <w:tcW w:w="1585" w:type="dxa"/>
            <w:shd w:val="clear" w:color="auto" w:fill="auto"/>
            <w:vAlign w:val="center"/>
          </w:tcPr>
          <w:p w14:paraId="0732370B" w14:textId="77777777" w:rsidR="00BE6F19" w:rsidRDefault="00BE6F19" w:rsidP="002A07E2">
            <w:pPr>
              <w:pStyle w:val="TF-TEXTOQUADRO"/>
            </w:pPr>
            <w:r>
              <w:t>2D</w:t>
            </w:r>
          </w:p>
        </w:tc>
        <w:tc>
          <w:tcPr>
            <w:tcW w:w="2305" w:type="dxa"/>
            <w:shd w:val="clear" w:color="auto" w:fill="auto"/>
            <w:vAlign w:val="center"/>
          </w:tcPr>
          <w:p w14:paraId="2C765CF1" w14:textId="77777777" w:rsidR="00BE6F19" w:rsidRDefault="00BE6F19" w:rsidP="002A07E2">
            <w:pPr>
              <w:pStyle w:val="TF-TEXTOQUADRO"/>
            </w:pPr>
            <w:r>
              <w:t>3D</w:t>
            </w:r>
          </w:p>
        </w:tc>
        <w:tc>
          <w:tcPr>
            <w:tcW w:w="2328" w:type="dxa"/>
            <w:shd w:val="clear" w:color="auto" w:fill="auto"/>
            <w:vAlign w:val="center"/>
          </w:tcPr>
          <w:p w14:paraId="53D84904" w14:textId="77777777" w:rsidR="00BE6F19" w:rsidRDefault="00BE6F19" w:rsidP="002A07E2">
            <w:pPr>
              <w:pStyle w:val="TF-TEXTOQUADRO"/>
            </w:pPr>
            <w:r>
              <w:t>3D</w:t>
            </w:r>
          </w:p>
        </w:tc>
      </w:tr>
      <w:tr w:rsidR="00BE6F19" w14:paraId="4321C6A4" w14:textId="77777777" w:rsidTr="00897D21">
        <w:trPr>
          <w:trHeight w:val="234"/>
        </w:trPr>
        <w:tc>
          <w:tcPr>
            <w:tcW w:w="2996" w:type="dxa"/>
            <w:shd w:val="clear" w:color="auto" w:fill="auto"/>
            <w:vAlign w:val="center"/>
          </w:tcPr>
          <w:p w14:paraId="66E5D0E0" w14:textId="77777777" w:rsidR="00BE6F19" w:rsidRDefault="00BE6F19" w:rsidP="002A07E2">
            <w:pPr>
              <w:pStyle w:val="TF-TEXTOQUADRO"/>
            </w:pPr>
            <w:r>
              <w:t>Tecnologia utilizada</w:t>
            </w:r>
          </w:p>
        </w:tc>
        <w:tc>
          <w:tcPr>
            <w:tcW w:w="1585" w:type="dxa"/>
            <w:shd w:val="clear" w:color="auto" w:fill="auto"/>
            <w:vAlign w:val="center"/>
          </w:tcPr>
          <w:p w14:paraId="198B052F" w14:textId="77777777" w:rsidR="00BE6F19" w:rsidRDefault="00BE6F19" w:rsidP="002A07E2">
            <w:pPr>
              <w:pStyle w:val="TF-TEXTOQUADRO"/>
            </w:pPr>
            <w:proofErr w:type="spellStart"/>
            <w:r w:rsidRPr="005E4ECB">
              <w:rPr>
                <w:i/>
                <w:iCs/>
              </w:rPr>
              <w:t>blockchain</w:t>
            </w:r>
            <w:proofErr w:type="spellEnd"/>
          </w:p>
        </w:tc>
        <w:tc>
          <w:tcPr>
            <w:tcW w:w="2305" w:type="dxa"/>
            <w:shd w:val="clear" w:color="auto" w:fill="auto"/>
            <w:vAlign w:val="center"/>
          </w:tcPr>
          <w:p w14:paraId="05528D75" w14:textId="77777777" w:rsidR="00BE6F19" w:rsidRDefault="00BE6F19" w:rsidP="002A07E2">
            <w:pPr>
              <w:pStyle w:val="TF-TEXTOQUADRO"/>
            </w:pPr>
            <w:proofErr w:type="spellStart"/>
            <w:r w:rsidRPr="005E4ECB">
              <w:rPr>
                <w:i/>
                <w:iCs/>
              </w:rPr>
              <w:t>blockchain</w:t>
            </w:r>
            <w:proofErr w:type="spellEnd"/>
          </w:p>
        </w:tc>
        <w:tc>
          <w:tcPr>
            <w:tcW w:w="2328" w:type="dxa"/>
            <w:shd w:val="clear" w:color="auto" w:fill="auto"/>
            <w:vAlign w:val="center"/>
          </w:tcPr>
          <w:p w14:paraId="4B096984" w14:textId="77777777" w:rsidR="00BE6F19" w:rsidRDefault="00BE6F19" w:rsidP="002A07E2">
            <w:pPr>
              <w:pStyle w:val="TF-TEXTOQUADRO"/>
            </w:pPr>
            <w:proofErr w:type="spellStart"/>
            <w:r w:rsidRPr="005E4ECB">
              <w:rPr>
                <w:i/>
                <w:iCs/>
              </w:rPr>
              <w:t>blockchain</w:t>
            </w:r>
            <w:proofErr w:type="spellEnd"/>
          </w:p>
        </w:tc>
      </w:tr>
      <w:tr w:rsidR="00BE6F19" w14:paraId="6D3E056B" w14:textId="77777777" w:rsidTr="00897D21">
        <w:trPr>
          <w:trHeight w:val="234"/>
        </w:trPr>
        <w:tc>
          <w:tcPr>
            <w:tcW w:w="2996" w:type="dxa"/>
            <w:shd w:val="clear" w:color="auto" w:fill="auto"/>
            <w:vAlign w:val="center"/>
          </w:tcPr>
          <w:p w14:paraId="01CE6BAE" w14:textId="77777777" w:rsidR="00BE6F19" w:rsidRDefault="00BE6F19">
            <w:pPr>
              <w:pStyle w:val="TF-TEXTOQUADRO"/>
            </w:pPr>
            <w:r>
              <w:t>Complexidade de acesso</w:t>
            </w:r>
          </w:p>
        </w:tc>
        <w:tc>
          <w:tcPr>
            <w:tcW w:w="1585" w:type="dxa"/>
            <w:shd w:val="clear" w:color="auto" w:fill="auto"/>
            <w:vAlign w:val="center"/>
          </w:tcPr>
          <w:p w14:paraId="6705AD7A" w14:textId="77777777" w:rsidR="00BE6F19" w:rsidRPr="002A07E2" w:rsidRDefault="00BE6F19" w:rsidP="00027253">
            <w:pPr>
              <w:pStyle w:val="TF-TEXTOQUADRO"/>
            </w:pPr>
            <w:r>
              <w:t>Fácil: basta criar uma conta e acessar com o login</w:t>
            </w:r>
          </w:p>
        </w:tc>
        <w:tc>
          <w:tcPr>
            <w:tcW w:w="2305" w:type="dxa"/>
            <w:shd w:val="clear" w:color="auto" w:fill="auto"/>
            <w:vAlign w:val="center"/>
          </w:tcPr>
          <w:p w14:paraId="5FDD1529" w14:textId="77777777" w:rsidR="00BE6F19" w:rsidRPr="002A07E2" w:rsidRDefault="00BE6F19" w:rsidP="00027253">
            <w:pPr>
              <w:pStyle w:val="TF-TEXTOQUADRO"/>
            </w:pPr>
            <w:r>
              <w:t>Difícil: acesso ao jogo pelo navegador, mas é necessário ter a carteira digital instalada na máquina</w:t>
            </w:r>
          </w:p>
        </w:tc>
        <w:tc>
          <w:tcPr>
            <w:tcW w:w="2328" w:type="dxa"/>
            <w:shd w:val="clear" w:color="auto" w:fill="auto"/>
            <w:vAlign w:val="center"/>
          </w:tcPr>
          <w:p w14:paraId="3F81AFB2" w14:textId="77777777" w:rsidR="00BE6F19" w:rsidRPr="002A07E2" w:rsidRDefault="00BE6F19"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F62DE31" w14:textId="77777777" w:rsidR="00BE6F19" w:rsidRDefault="00BE6F19" w:rsidP="006B0760">
      <w:pPr>
        <w:pStyle w:val="TF-FONTE"/>
      </w:pPr>
      <w:r>
        <w:t>Fonte: elaborado pelo autor.</w:t>
      </w:r>
    </w:p>
    <w:p w14:paraId="0EF2F59D" w14:textId="77777777" w:rsidR="00BE6F19" w:rsidRDefault="00BE6F19" w:rsidP="008F177E">
      <w:pPr>
        <w:pStyle w:val="TF-TEXTO"/>
      </w:pPr>
      <w:r>
        <w:t xml:space="preserve">Conforme o </w:t>
      </w:r>
      <w:r>
        <w:fldChar w:fldCharType="begin"/>
      </w:r>
      <w:r>
        <w:instrText xml:space="preserve"> REF _Ref52025161 \h </w:instrText>
      </w:r>
      <w:r>
        <w:fldChar w:fldCharType="separate"/>
      </w:r>
      <w:r>
        <w:t xml:space="preserve">Quadro </w:t>
      </w:r>
      <w:r>
        <w:rPr>
          <w:noProof/>
        </w:rPr>
        <w:t>1</w:t>
      </w:r>
      <w:r>
        <w:fldChar w:fldCharType="end"/>
      </w:r>
      <w:r>
        <w:t xml:space="preserve">, pode-se entender as diferenças principais entre os jogos. </w:t>
      </w:r>
      <w:proofErr w:type="spellStart"/>
      <w:r>
        <w:t>Upland</w:t>
      </w:r>
      <w:proofErr w:type="spellEnd"/>
      <w:r>
        <w:t xml:space="preserve">, que é um jogo focado na posse e negociação das propriedades, não permite criação de novos </w:t>
      </w:r>
      <w:proofErr w:type="spellStart"/>
      <w:r>
        <w:t>NFTs</w:t>
      </w:r>
      <w:proofErr w:type="spellEnd"/>
      <w:r>
        <w:t xml:space="preserve"> como é possível nos outros. As propriedades são mapeadas conforme imóveis reais, de acordo com sua </w:t>
      </w:r>
      <w:proofErr w:type="spellStart"/>
      <w:r>
        <w:t>geolocalização</w:t>
      </w:r>
      <w:proofErr w:type="spellEnd"/>
      <w:r>
        <w:t xml:space="preserve">, e não podem ser alteradas. Assim como o jogo de tabuleiro </w:t>
      </w:r>
      <w:proofErr w:type="spellStart"/>
      <w:r>
        <w:t>Monopoly</w:t>
      </w:r>
      <w:proofErr w:type="spellEnd"/>
      <w:r>
        <w:t xml:space="preserve">, o objetivo do usuário em </w:t>
      </w:r>
      <w:proofErr w:type="spellStart"/>
      <w:r>
        <w:t>Upland</w:t>
      </w:r>
      <w:proofErr w:type="spellEnd"/>
      <w:r>
        <w:t xml:space="preserve"> é adquirir propriedades e aumentar sua coleção, além de lucrar com a negociações. </w:t>
      </w:r>
      <w:proofErr w:type="spellStart"/>
      <w:r>
        <w:t>Upland</w:t>
      </w:r>
      <w:proofErr w:type="spellEnd"/>
      <w:r>
        <w:t xml:space="preserve"> também focou bastante em manter uma dificuldade fácil para os usuários que nunca trabalharam com uma carteira de ativos e ter disponibilidade em plataformas mais acessíveis, Web e </w:t>
      </w:r>
      <w:commentRangeStart w:id="112"/>
      <w:r>
        <w:t>Mobile</w:t>
      </w:r>
      <w:commentRangeEnd w:id="112"/>
      <w:r>
        <w:rPr>
          <w:rStyle w:val="Refdecomentrio"/>
        </w:rPr>
        <w:commentReference w:id="112"/>
      </w:r>
      <w:r>
        <w:t>. A moeda digital UPX tem um valor de conversão fixo para ser resgatado em dinheiro real.</w:t>
      </w:r>
    </w:p>
    <w:p w14:paraId="19C54C99" w14:textId="77777777" w:rsidR="00BE6F19" w:rsidRDefault="00BE6F19" w:rsidP="00252DF0">
      <w:pPr>
        <w:pStyle w:val="TF-TEXTO"/>
      </w:pPr>
      <w:r>
        <w:t xml:space="preserve">Já as propostas dos jogos </w:t>
      </w:r>
      <w:proofErr w:type="spellStart"/>
      <w:r>
        <w:t>Decentraland</w:t>
      </w:r>
      <w:proofErr w:type="spellEnd"/>
      <w:r>
        <w:t xml:space="preserve"> e The </w:t>
      </w:r>
      <w:proofErr w:type="spellStart"/>
      <w:r>
        <w:t>Sandbox</w:t>
      </w:r>
      <w:proofErr w:type="spellEnd"/>
      <w:r>
        <w:t xml:space="preserve"> denotam maiores semelhanças. Em ambos os casos, o usuário vai negociar pedaços de terra e trabalhar para montar seu próprio universo nele. Para isso, ele deverá adicionar objetos ao mundo, para criar o cenário e, então, poderá adicionar uma </w:t>
      </w:r>
      <w:proofErr w:type="spellStart"/>
      <w:r>
        <w:t>jogabilidade</w:t>
      </w:r>
      <w:proofErr w:type="spellEnd"/>
      <w:r>
        <w:t xml:space="preserve"> a ele. Apesar disso, também são notadas algumas distinções entre eles. Em </w:t>
      </w:r>
      <w:proofErr w:type="spellStart"/>
      <w:r>
        <w:t>Decentraland</w:t>
      </w:r>
      <w:proofErr w:type="spellEnd"/>
      <w:r>
        <w:t xml:space="preserve">, o foco está na posse da terra, sendo o usuário o responsável pelo que fará com ela. Ele pode, por exemplo, apenas construir um cenário estático para ser apreciado. </w:t>
      </w:r>
    </w:p>
    <w:p w14:paraId="411844C7" w14:textId="77777777" w:rsidR="00BE6F19" w:rsidRDefault="00BE6F19" w:rsidP="00252DF0">
      <w:pPr>
        <w:pStyle w:val="TF-TEXTO"/>
      </w:pPr>
      <w:r>
        <w:t xml:space="preserve">Em contrapartida, em The </w:t>
      </w:r>
      <w:proofErr w:type="spellStart"/>
      <w:r>
        <w:t>Sandbox</w:t>
      </w:r>
      <w:proofErr w:type="spellEnd"/>
      <w:r>
        <w:t xml:space="preserve">, o foco está na criação de jogos. Além do jogo em si, existem os módulos para obtenção dos objetos a serem usados no espaço: o módulo de criação de objetos, em que o usuário pode criar seus próprios objetos, e a loja, na qual o usuário pode adquirir objetos de terceiros. Com isso, pode-se perceber que as funcionalidades oferecidas em The </w:t>
      </w:r>
      <w:proofErr w:type="spellStart"/>
      <w:r>
        <w:t>Sandbox</w:t>
      </w:r>
      <w:proofErr w:type="spellEnd"/>
      <w:r>
        <w:t xml:space="preserve"> são completas e totalmente voltadas para criação. Mesmo com essa dinâmica diferente, os dois jogos também podem ser utilizados com enfoque na negociação de </w:t>
      </w:r>
      <w:proofErr w:type="spellStart"/>
      <w:r>
        <w:t>NFTs</w:t>
      </w:r>
      <w:proofErr w:type="spellEnd"/>
      <w:r>
        <w:t xml:space="preserve">. Como eles trabalham com </w:t>
      </w:r>
      <w:proofErr w:type="spellStart"/>
      <w:r>
        <w:t>criptomoedas</w:t>
      </w:r>
      <w:proofErr w:type="spellEnd"/>
      <w:r>
        <w:t>, a variação do valor de mercado real dela também pode ser um benefício para operações de lucratividade.</w:t>
      </w:r>
    </w:p>
    <w:p w14:paraId="5B134CCD" w14:textId="77777777" w:rsidR="00BE6F19" w:rsidRDefault="00BE6F19" w:rsidP="00252DF0">
      <w:pPr>
        <w:pStyle w:val="TF-TEXTO"/>
      </w:pPr>
      <w:r>
        <w:t xml:space="preserve">Com base nos aspectos discutidos, esse trabalho seguirá a linha proposta em </w:t>
      </w:r>
      <w:proofErr w:type="spellStart"/>
      <w:r>
        <w:t>Upland</w:t>
      </w:r>
      <w:proofErr w:type="spellEnd"/>
      <w:r>
        <w:t xml:space="preserve"> com relação aos </w:t>
      </w:r>
      <w:proofErr w:type="spellStart"/>
      <w:r>
        <w:t>NFTs</w:t>
      </w:r>
      <w:proofErr w:type="spellEnd"/>
      <w:r>
        <w:t xml:space="preserve">. Elas não serão criadas pelo jogador, mas são parte do desenvolvimento proposto a este estudo. Já com relação à moeda do jogo, tem-se mais semelhanças com </w:t>
      </w:r>
      <w:proofErr w:type="spellStart"/>
      <w:r>
        <w:t>Decentraland</w:t>
      </w:r>
      <w:proofErr w:type="spellEnd"/>
      <w:r>
        <w:t xml:space="preserve"> e The </w:t>
      </w:r>
      <w:proofErr w:type="spellStart"/>
      <w:r>
        <w:t>Sandbox</w:t>
      </w:r>
      <w:proofErr w:type="spellEnd"/>
      <w:r>
        <w:t xml:space="preserve"> por conta da criação de uma </w:t>
      </w:r>
      <w:proofErr w:type="spellStart"/>
      <w:r>
        <w:t>criptomoeda</w:t>
      </w:r>
      <w:proofErr w:type="spellEnd"/>
      <w:r>
        <w:t xml:space="preserve">, que poderá ser lastrada em dinheiro real. Os três trabalhos correlatos a este utilizam a tecnologia </w:t>
      </w:r>
      <w:proofErr w:type="spellStart"/>
      <w:r w:rsidRPr="005E4ECB">
        <w:rPr>
          <w:i/>
          <w:iCs/>
        </w:rPr>
        <w:t>blockchain</w:t>
      </w:r>
      <w:proofErr w:type="spellEnd"/>
      <w:r>
        <w:t xml:space="preserve"> para tornar possível a existência de </w:t>
      </w:r>
      <w:proofErr w:type="spellStart"/>
      <w:r>
        <w:t>tokens</w:t>
      </w:r>
      <w:proofErr w:type="spellEnd"/>
      <w:r>
        <w:t xml:space="preserve"> únicos no jogo e, da mesma forma, ela fará parte deste estudo, pois se apresenta de forma efetiva para a obtenção dos resultados esperados.</w:t>
      </w:r>
    </w:p>
    <w:p w14:paraId="0E762B65" w14:textId="77777777" w:rsidR="00BE6F19" w:rsidRDefault="00BE6F19" w:rsidP="00252DF0">
      <w:pPr>
        <w:pStyle w:val="TF-TEXTO"/>
      </w:pPr>
      <w:r>
        <w:t xml:space="preserve">No entanto, neste estudo, os </w:t>
      </w:r>
      <w:proofErr w:type="spellStart"/>
      <w:r>
        <w:t>NFTs</w:t>
      </w:r>
      <w:proofErr w:type="spellEnd"/>
      <w:r>
        <w:t xml:space="preserve"> serão aplicados em um contexto diferente. Com um gênero de jogo diferente, propõe-se um </w:t>
      </w:r>
      <w:proofErr w:type="spellStart"/>
      <w:r>
        <w:t>Battle</w:t>
      </w:r>
      <w:proofErr w:type="spellEnd"/>
      <w:r>
        <w:t xml:space="preserve"> </w:t>
      </w:r>
      <w:proofErr w:type="spellStart"/>
      <w:r>
        <w:t>Royale</w:t>
      </w:r>
      <w:proofErr w:type="spellEnd"/>
      <w:r>
        <w:t xml:space="preserve"> de naves, em que os </w:t>
      </w:r>
      <w:proofErr w:type="spellStart"/>
      <w:r>
        <w:t>NFTs</w:t>
      </w:r>
      <w:proofErr w:type="spellEnd"/>
      <w:r>
        <w:t xml:space="preserve"> poderão ser armas especiais que permitirão ao usuário resultados diferentes em batalha, além de </w:t>
      </w:r>
      <w:proofErr w:type="spellStart"/>
      <w:r w:rsidRPr="00493376">
        <w:rPr>
          <w:i/>
          <w:iCs/>
        </w:rPr>
        <w:t>skins</w:t>
      </w:r>
      <w:proofErr w:type="spellEnd"/>
      <w:r>
        <w:t xml:space="preserve"> para as naves e diferentes </w:t>
      </w:r>
      <w:proofErr w:type="spellStart"/>
      <w:r>
        <w:t>avatares</w:t>
      </w:r>
      <w:proofErr w:type="spellEnd"/>
      <w:r>
        <w:t xml:space="preserve">.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666B69C7" w14:textId="77777777" w:rsidR="00BE6F19" w:rsidRDefault="00BE6F19" w:rsidP="00172717">
      <w:pPr>
        <w:pStyle w:val="TF-TEXTO"/>
      </w:pPr>
      <w:r>
        <w:lastRenderedPageBreak/>
        <w:t xml:space="preserve">Sabendo disso, busca-se fazer uma contribuição social oferecendo alternativas de renda sem condições e gerando liquidez ao mercado com a adesão de novos usuários. A proposta é anunciar os </w:t>
      </w:r>
      <w:proofErr w:type="spellStart"/>
      <w:r>
        <w:t>NFTs</w:t>
      </w:r>
      <w:proofErr w:type="spellEnd"/>
      <w:r>
        <w:t xml:space="preserve"> ao jogador como uma oportunidade, tanto dentro do jogo, ao fazer uso de sus habilidades para vencer, quanto fora do jogo, ao adquirir renda extra com as negociações. Busca-se oferecer uma nova experiência ao jogador que espera obter resultados reais com jogos sem precisar gastar dinhe</w:t>
      </w:r>
      <w:commentRangeStart w:id="113"/>
      <w:r>
        <w:t>iro</w:t>
      </w:r>
      <w:commentRangeEnd w:id="113"/>
      <w:r>
        <w:rPr>
          <w:rStyle w:val="Refdecomentrio"/>
        </w:rPr>
        <w:commentReference w:id="113"/>
      </w:r>
    </w:p>
    <w:p w14:paraId="41C5D7F3" w14:textId="77777777" w:rsidR="00BE6F19" w:rsidRPr="00B54F91" w:rsidRDefault="00BE6F19" w:rsidP="002A07E2">
      <w:pPr>
        <w:pStyle w:val="TF-TEXTO"/>
      </w:pPr>
      <w:r>
        <w:t xml:space="preserve">Já como contribuição tecnológica tem-se a demonstração de criação de uma </w:t>
      </w:r>
      <w:proofErr w:type="spellStart"/>
      <w:r>
        <w:t>criptomoeda</w:t>
      </w:r>
      <w:proofErr w:type="spellEnd"/>
      <w:r>
        <w:t xml:space="preserve">, aplicação da tecnologia </w:t>
      </w:r>
      <w:proofErr w:type="spellStart"/>
      <w:r>
        <w:rPr>
          <w:i/>
          <w:iCs/>
        </w:rPr>
        <w:t>blockchain</w:t>
      </w:r>
      <w:proofErr w:type="spellEnd"/>
      <w:r>
        <w:t xml:space="preserve"> para gerenciar transações de </w:t>
      </w:r>
      <w:proofErr w:type="spellStart"/>
      <w:r>
        <w:t>criptoativos</w:t>
      </w:r>
      <w:proofErr w:type="spellEnd"/>
      <w:r>
        <w:t xml:space="preserve"> e liberação da moeda em jogo por meio do </w:t>
      </w:r>
      <w:r w:rsidRPr="00B54F91">
        <w:t xml:space="preserve">uso de </w:t>
      </w:r>
      <w:proofErr w:type="spellStart"/>
      <w:r w:rsidRPr="002A07E2">
        <w:t>NFT</w:t>
      </w:r>
      <w:r>
        <w:t>s</w:t>
      </w:r>
      <w:proofErr w:type="spellEnd"/>
      <w:r>
        <w:t xml:space="preserve">, que também serão criados. </w:t>
      </w:r>
    </w:p>
    <w:p w14:paraId="5DFA6B41" w14:textId="77777777" w:rsidR="00BE6F19" w:rsidRDefault="00BE6F19">
      <w:pPr>
        <w:pStyle w:val="Ttulo2"/>
      </w:pPr>
      <w:r>
        <w:t>REQUISITOS PRINCIPAIS DO PROBLEMA A SER TRABALHADO</w:t>
      </w:r>
    </w:p>
    <w:p w14:paraId="6AF17E9E" w14:textId="77777777" w:rsidR="00BE6F19" w:rsidRDefault="00BE6F19" w:rsidP="008005A8">
      <w:pPr>
        <w:pStyle w:val="TF-TEXTO"/>
      </w:pPr>
      <w:r>
        <w:t>A seguir são apresentados os Requisitos Funcionais (RF) e Requisitos Não Funcionais (RNF) do projeto proposto:</w:t>
      </w:r>
    </w:p>
    <w:p w14:paraId="4D9363B7" w14:textId="77777777" w:rsidR="00BE6F19" w:rsidRDefault="00BE6F19" w:rsidP="005F0A2B">
      <w:pPr>
        <w:pStyle w:val="TF-ALNEA"/>
        <w:numPr>
          <w:ilvl w:val="0"/>
          <w:numId w:val="43"/>
        </w:numPr>
      </w:pPr>
      <w:r>
        <w:t>o jogo deve permitir o cadastro de usuários (RF);</w:t>
      </w:r>
    </w:p>
    <w:p w14:paraId="2A65481C" w14:textId="77777777" w:rsidR="00BE6F19" w:rsidRDefault="00BE6F19" w:rsidP="00BE6F19">
      <w:pPr>
        <w:pStyle w:val="TF-ALNEA"/>
      </w:pPr>
      <w:r>
        <w:t>o jogo deve permitir que o usuário gerencie seu perfil (RF);</w:t>
      </w:r>
    </w:p>
    <w:p w14:paraId="0A8C31D7" w14:textId="77777777" w:rsidR="00BE6F19" w:rsidRDefault="00BE6F19" w:rsidP="00BE6F19">
      <w:pPr>
        <w:pStyle w:val="TF-ALNEA"/>
      </w:pPr>
      <w:r>
        <w:t>o jogo deve permitir que o usuário inicie um novo jogo (RF);</w:t>
      </w:r>
      <w:r w:rsidRPr="00421DED">
        <w:t xml:space="preserve"> </w:t>
      </w:r>
    </w:p>
    <w:p w14:paraId="3F60CC83" w14:textId="77777777" w:rsidR="00BE6F19" w:rsidRDefault="00BE6F19" w:rsidP="00BE6F19">
      <w:pPr>
        <w:pStyle w:val="TF-ALNEA"/>
      </w:pPr>
      <w:r>
        <w:t>o jogo deve apresentar os números de jogadores aguardando na sala antes de uma partida (RF);</w:t>
      </w:r>
    </w:p>
    <w:p w14:paraId="7F929B66" w14:textId="77777777" w:rsidR="00BE6F19" w:rsidRDefault="00BE6F19" w:rsidP="00BE6F19">
      <w:pPr>
        <w:pStyle w:val="TF-ALNEA"/>
      </w:pPr>
      <w:r>
        <w:t xml:space="preserve">o jogo deve permitir ao usuário acessar seu inventário de naves, </w:t>
      </w:r>
      <w:proofErr w:type="spellStart"/>
      <w:r>
        <w:t>avatares</w:t>
      </w:r>
      <w:proofErr w:type="spellEnd"/>
      <w:r>
        <w:t xml:space="preserve"> e itens (RF);</w:t>
      </w:r>
    </w:p>
    <w:p w14:paraId="366081C8" w14:textId="77777777" w:rsidR="00BE6F19" w:rsidRDefault="00BE6F19" w:rsidP="00BE6F19">
      <w:pPr>
        <w:pStyle w:val="TF-ALNEA"/>
      </w:pPr>
      <w:r>
        <w:t>o jogo deve permitir ao usuário visualizar as missões e eventos vigentes (RF);</w:t>
      </w:r>
    </w:p>
    <w:p w14:paraId="2F5F9486" w14:textId="77777777" w:rsidR="00BE6F19" w:rsidRDefault="00BE6F19" w:rsidP="00BE6F19">
      <w:pPr>
        <w:pStyle w:val="TF-ALNEA"/>
      </w:pPr>
      <w:r>
        <w:t>o jogo deve permitir que o usuário resgate recompensas oriundas de missões e eventos concluídos (RF);</w:t>
      </w:r>
    </w:p>
    <w:p w14:paraId="00D19B5F" w14:textId="77777777" w:rsidR="00BE6F19" w:rsidRDefault="00BE6F19" w:rsidP="00BE6F19">
      <w:pPr>
        <w:pStyle w:val="TF-ALNEA"/>
      </w:pPr>
      <w:r>
        <w:t xml:space="preserve">o jogo deve permitir ao usuário acessar o leilão de vendas de </w:t>
      </w:r>
      <w:proofErr w:type="spellStart"/>
      <w:r>
        <w:t>NFTs</w:t>
      </w:r>
      <w:proofErr w:type="spellEnd"/>
      <w:r>
        <w:t xml:space="preserve"> (RF);</w:t>
      </w:r>
    </w:p>
    <w:p w14:paraId="044231F4" w14:textId="77777777" w:rsidR="00BE6F19" w:rsidRDefault="00BE6F19" w:rsidP="00BE6F19">
      <w:pPr>
        <w:pStyle w:val="TF-ALNEA"/>
      </w:pPr>
      <w:r>
        <w:t>o jogo deve permitir ao usuário anunciar um item NFT para venda (RF);</w:t>
      </w:r>
    </w:p>
    <w:p w14:paraId="7A831815" w14:textId="77777777" w:rsidR="00BE6F19" w:rsidRDefault="00BE6F19" w:rsidP="00BE6F19">
      <w:pPr>
        <w:pStyle w:val="TF-ALNEA"/>
      </w:pPr>
      <w:r>
        <w:t>o jogo deve permitir ao usuário comprar um NFT em leilão (RF);</w:t>
      </w:r>
    </w:p>
    <w:p w14:paraId="123FDD0B" w14:textId="77777777" w:rsidR="00BE6F19" w:rsidRDefault="00BE6F19" w:rsidP="00BE6F19">
      <w:pPr>
        <w:pStyle w:val="TF-ALNEA"/>
      </w:pPr>
      <w:r>
        <w:t xml:space="preserve">o jogo deve apresentar o mapa durante uma </w:t>
      </w:r>
      <w:commentRangeStart w:id="114"/>
      <w:r>
        <w:t>partida;</w:t>
      </w:r>
      <w:commentRangeEnd w:id="114"/>
      <w:r>
        <w:rPr>
          <w:rStyle w:val="Refdecomentrio"/>
        </w:rPr>
        <w:commentReference w:id="114"/>
      </w:r>
    </w:p>
    <w:p w14:paraId="370FA984" w14:textId="77777777" w:rsidR="00BE6F19" w:rsidRDefault="00BE6F19" w:rsidP="00BE6F19">
      <w:pPr>
        <w:pStyle w:val="TF-ALNEA"/>
      </w:pPr>
      <w:r>
        <w:t xml:space="preserve">o jogo deve apresentar quantidade de vida e de tiros do jogador durante a </w:t>
      </w:r>
      <w:commentRangeStart w:id="115"/>
      <w:r>
        <w:t>partida;</w:t>
      </w:r>
      <w:commentRangeEnd w:id="115"/>
      <w:r>
        <w:rPr>
          <w:rStyle w:val="Refdecomentrio"/>
        </w:rPr>
        <w:commentReference w:id="115"/>
      </w:r>
    </w:p>
    <w:p w14:paraId="6EE70178" w14:textId="77777777" w:rsidR="00BE6F19" w:rsidRDefault="00BE6F19" w:rsidP="00BE6F19">
      <w:pPr>
        <w:pStyle w:val="TF-ALNEA"/>
      </w:pPr>
      <w:r>
        <w:t xml:space="preserve">o jogo deve apresentar os resultados da partida quando esta acaba para o </w:t>
      </w:r>
      <w:commentRangeStart w:id="116"/>
      <w:r>
        <w:t>jogador;</w:t>
      </w:r>
      <w:commentRangeEnd w:id="116"/>
      <w:r>
        <w:rPr>
          <w:rStyle w:val="Refdecomentrio"/>
        </w:rPr>
        <w:commentReference w:id="116"/>
      </w:r>
    </w:p>
    <w:p w14:paraId="2F30549A" w14:textId="77777777" w:rsidR="00BE6F19" w:rsidRDefault="00BE6F19" w:rsidP="00FB5EF9">
      <w:pPr>
        <w:pStyle w:val="TF-ALNEA"/>
      </w:pPr>
      <w:r>
        <w:t>o jogo deve ser liberado para plataforma desktop (RNF);</w:t>
      </w:r>
    </w:p>
    <w:p w14:paraId="6C2A6319" w14:textId="77777777" w:rsidR="00BE6F19" w:rsidRDefault="00BE6F19" w:rsidP="00A312BD">
      <w:pPr>
        <w:pStyle w:val="TF-ALNEA"/>
      </w:pPr>
      <w:r>
        <w:t xml:space="preserve">o jogo deve ser desenvolvido no motor de jogos </w:t>
      </w:r>
      <w:proofErr w:type="spellStart"/>
      <w:r>
        <w:t>Unreal</w:t>
      </w:r>
      <w:proofErr w:type="spellEnd"/>
      <w:r>
        <w:t xml:space="preserve"> </w:t>
      </w:r>
      <w:proofErr w:type="spellStart"/>
      <w:r>
        <w:t>Engine</w:t>
      </w:r>
      <w:proofErr w:type="spellEnd"/>
      <w:r>
        <w:t xml:space="preserve"> (RNF);</w:t>
      </w:r>
    </w:p>
    <w:p w14:paraId="3128970A" w14:textId="77777777" w:rsidR="00BE6F19" w:rsidRDefault="00BE6F19" w:rsidP="00A312BD">
      <w:pPr>
        <w:pStyle w:val="TF-ALNEA"/>
      </w:pPr>
      <w:r>
        <w:t>o jogo deve ter foco em segurança para garantir a integridade das informações do usuário (RNF);</w:t>
      </w:r>
    </w:p>
    <w:p w14:paraId="7D373644" w14:textId="77777777" w:rsidR="00BE6F19" w:rsidRDefault="00BE6F19" w:rsidP="00BF1C92">
      <w:pPr>
        <w:pStyle w:val="TF-ALNEA"/>
      </w:pPr>
      <w:r>
        <w:t>o jogo deve possuir controle de acesso por usuário (RNF);</w:t>
      </w:r>
    </w:p>
    <w:p w14:paraId="4A29D486" w14:textId="77777777" w:rsidR="00BE6F19" w:rsidRPr="00286FED" w:rsidRDefault="00BE6F19" w:rsidP="005E0872">
      <w:pPr>
        <w:pStyle w:val="TF-TEXTO"/>
      </w:pPr>
      <w:commentRangeStart w:id="117"/>
      <w:r>
        <w:t xml:space="preserve">o jogo </w:t>
      </w:r>
      <w:commentRangeEnd w:id="117"/>
      <w:r>
        <w:rPr>
          <w:rStyle w:val="Refdecomentrio"/>
        </w:rPr>
        <w:commentReference w:id="117"/>
      </w:r>
      <w:r>
        <w:t xml:space="preserve">deve aplicar a tecnologia </w:t>
      </w:r>
      <w:proofErr w:type="spellStart"/>
      <w:r>
        <w:rPr>
          <w:i/>
          <w:iCs/>
        </w:rPr>
        <w:t>blockchain</w:t>
      </w:r>
      <w:proofErr w:type="spellEnd"/>
      <w:r>
        <w:t xml:space="preserve"> para as transações de </w:t>
      </w:r>
      <w:proofErr w:type="spellStart"/>
      <w:r>
        <w:t>criptoativos</w:t>
      </w:r>
      <w:proofErr w:type="spellEnd"/>
      <w:r>
        <w:t xml:space="preserve"> (RNF).</w:t>
      </w:r>
    </w:p>
    <w:p w14:paraId="41CB0267" w14:textId="77777777" w:rsidR="00BE6F19" w:rsidRDefault="00BE6F19" w:rsidP="00E638A0">
      <w:pPr>
        <w:pStyle w:val="Ttulo2"/>
      </w:pPr>
      <w:r>
        <w:t>METODOLOGIA</w:t>
      </w:r>
    </w:p>
    <w:p w14:paraId="24280E93" w14:textId="77777777" w:rsidR="00BE6F19" w:rsidRPr="008F475A" w:rsidRDefault="00BE6F19" w:rsidP="00451B94">
      <w:pPr>
        <w:pStyle w:val="TF-TEXTO"/>
      </w:pPr>
      <w:r w:rsidRPr="008F475A">
        <w:t>O trabalho será desenvolvido observando as seguintes etapas:</w:t>
      </w:r>
    </w:p>
    <w:p w14:paraId="2FC3D91F" w14:textId="77777777" w:rsidR="00BE6F19" w:rsidRDefault="00BE6F19" w:rsidP="005F0A2B">
      <w:pPr>
        <w:pStyle w:val="TF-ALNEA"/>
        <w:numPr>
          <w:ilvl w:val="0"/>
          <w:numId w:val="45"/>
        </w:numPr>
      </w:pPr>
      <w:r>
        <w:t>design dos objetos</w:t>
      </w:r>
      <w:r w:rsidRPr="008F475A">
        <w:t xml:space="preserve">: </w:t>
      </w:r>
      <w:r>
        <w:t xml:space="preserve">criar o modelo das naves, </w:t>
      </w:r>
      <w:proofErr w:type="spellStart"/>
      <w:r>
        <w:t>avatares</w:t>
      </w:r>
      <w:proofErr w:type="spellEnd"/>
      <w:r>
        <w:t xml:space="preserve"> e armas do jogo</w:t>
      </w:r>
      <w:r w:rsidRPr="008F475A">
        <w:t>;</w:t>
      </w:r>
    </w:p>
    <w:p w14:paraId="076D4B30" w14:textId="77777777" w:rsidR="00BE6F19" w:rsidRPr="008F475A" w:rsidRDefault="00BE6F19" w:rsidP="00BE6F19">
      <w:pPr>
        <w:pStyle w:val="TF-ALNEA"/>
      </w:pPr>
      <w:r>
        <w:t>criação do modelo do banco de dados: definir o modelo do banco de dados e montá-lo;</w:t>
      </w:r>
    </w:p>
    <w:p w14:paraId="06EA2A83" w14:textId="77777777" w:rsidR="00BE6F19" w:rsidRDefault="00BE6F19" w:rsidP="00424AD5">
      <w:pPr>
        <w:pStyle w:val="TF-ALNEA"/>
      </w:pPr>
      <w:r>
        <w:t xml:space="preserve">estudar o </w:t>
      </w:r>
      <w:proofErr w:type="spellStart"/>
      <w:r w:rsidRPr="005E4ECB">
        <w:rPr>
          <w:i/>
          <w:iCs/>
        </w:rPr>
        <w:t>blockchain</w:t>
      </w:r>
      <w:proofErr w:type="spellEnd"/>
      <w:r w:rsidRPr="008F475A">
        <w:t xml:space="preserve">: </w:t>
      </w:r>
      <w:r>
        <w:t xml:space="preserve">estudar como o </w:t>
      </w:r>
      <w:proofErr w:type="spellStart"/>
      <w:r w:rsidRPr="005E4ECB">
        <w:rPr>
          <w:i/>
          <w:iCs/>
        </w:rPr>
        <w:t>blockchain</w:t>
      </w:r>
      <w:proofErr w:type="spellEnd"/>
      <w:r>
        <w:t xml:space="preserve"> pode ser implementado;</w:t>
      </w:r>
    </w:p>
    <w:p w14:paraId="606D8E4C" w14:textId="77777777" w:rsidR="00BE6F19" w:rsidRDefault="00BE6F19" w:rsidP="00424AD5">
      <w:pPr>
        <w:pStyle w:val="TF-ALNEA"/>
      </w:pPr>
      <w:r>
        <w:t>especificação do jogo: especificar como será o jogo pois além dos requisitos funcionais, é necessário traçar as regras que ditarão o comportamento dele;</w:t>
      </w:r>
    </w:p>
    <w:p w14:paraId="65F8E7FA" w14:textId="77777777" w:rsidR="00BE6F19" w:rsidRDefault="00BE6F19" w:rsidP="00424AD5">
      <w:pPr>
        <w:pStyle w:val="TF-ALNEA"/>
      </w:pPr>
      <w:r>
        <w:t xml:space="preserve">implementação da interface gráfica: implementação da interface gráfica utilizando o motor </w:t>
      </w:r>
      <w:proofErr w:type="spellStart"/>
      <w:r>
        <w:t>Unreal</w:t>
      </w:r>
      <w:proofErr w:type="spellEnd"/>
      <w:r>
        <w:t xml:space="preserve"> </w:t>
      </w:r>
      <w:proofErr w:type="spellStart"/>
      <w:r>
        <w:t>Engine</w:t>
      </w:r>
      <w:proofErr w:type="spellEnd"/>
      <w:r>
        <w:t>;</w:t>
      </w:r>
    </w:p>
    <w:p w14:paraId="18E85104" w14:textId="77777777" w:rsidR="00BE6F19" w:rsidRDefault="00BE6F19" w:rsidP="00424AD5">
      <w:pPr>
        <w:pStyle w:val="TF-ALNEA"/>
      </w:pPr>
      <w:commentRangeStart w:id="118"/>
      <w:r>
        <w:t>desenvol</w:t>
      </w:r>
      <w:commentRangeEnd w:id="118"/>
      <w:r>
        <w:rPr>
          <w:rStyle w:val="Refdecomentrio"/>
        </w:rPr>
        <w:commentReference w:id="118"/>
      </w:r>
      <w:r>
        <w:t>ver lógica do jogo: desenvolver o funcionamento do jogo com a criação de salas de batalhas;</w:t>
      </w:r>
    </w:p>
    <w:p w14:paraId="2378CF36" w14:textId="77777777" w:rsidR="00BE6F19" w:rsidRDefault="00BE6F19" w:rsidP="00424AD5">
      <w:pPr>
        <w:pStyle w:val="TF-ALNEA"/>
      </w:pPr>
      <w:r>
        <w:t>c</w:t>
      </w:r>
      <w:r w:rsidRPr="008F475A">
        <w:t>riação da moeda do jogo</w:t>
      </w:r>
      <w:r>
        <w:t xml:space="preserve">: criar a </w:t>
      </w:r>
      <w:proofErr w:type="spellStart"/>
      <w:r>
        <w:t>criptomoeda</w:t>
      </w:r>
      <w:proofErr w:type="spellEnd"/>
      <w:r>
        <w:t xml:space="preserve"> para o jogo;</w:t>
      </w:r>
    </w:p>
    <w:p w14:paraId="6CB20C67" w14:textId="77777777" w:rsidR="00BE6F19" w:rsidRDefault="00BE6F19" w:rsidP="00424AD5">
      <w:pPr>
        <w:pStyle w:val="TF-ALNEA"/>
      </w:pPr>
      <w:r>
        <w:t xml:space="preserve">implementar utilização do </w:t>
      </w:r>
      <w:proofErr w:type="spellStart"/>
      <w:r w:rsidRPr="005E4ECB">
        <w:rPr>
          <w:i/>
          <w:iCs/>
        </w:rPr>
        <w:t>blockchain</w:t>
      </w:r>
      <w:proofErr w:type="spellEnd"/>
      <w:r>
        <w:t xml:space="preserve">: implementar algoritmo de </w:t>
      </w:r>
      <w:proofErr w:type="spellStart"/>
      <w:r w:rsidRPr="005E4ECB">
        <w:rPr>
          <w:i/>
          <w:iCs/>
        </w:rPr>
        <w:t>blockchain</w:t>
      </w:r>
      <w:proofErr w:type="spellEnd"/>
      <w:r>
        <w:t xml:space="preserve">, função de vender e comprar </w:t>
      </w:r>
      <w:proofErr w:type="spellStart"/>
      <w:r>
        <w:t>NFTs</w:t>
      </w:r>
      <w:proofErr w:type="spellEnd"/>
      <w:r>
        <w:t>;</w:t>
      </w:r>
    </w:p>
    <w:p w14:paraId="0592B7B1" w14:textId="77777777" w:rsidR="00BE6F19" w:rsidRDefault="00BE6F19" w:rsidP="00424AD5">
      <w:pPr>
        <w:pStyle w:val="TF-ALNEA"/>
      </w:pPr>
      <w:r>
        <w:t>testes: testar todas as funcionalidades, avaliando se tudo está funcionando corretament</w:t>
      </w:r>
      <w:commentRangeStart w:id="119"/>
      <w:r>
        <w:t xml:space="preserve">e, </w:t>
      </w:r>
      <w:commentRangeEnd w:id="119"/>
      <w:r>
        <w:rPr>
          <w:rStyle w:val="Refdecomentrio"/>
        </w:rPr>
        <w:commentReference w:id="119"/>
      </w:r>
    </w:p>
    <w:p w14:paraId="689DC6E8" w14:textId="77777777" w:rsidR="00BE6F19" w:rsidRDefault="00BE6F19" w:rsidP="00451B94">
      <w:pPr>
        <w:pStyle w:val="TF-TEXTO"/>
      </w:pPr>
      <w:r w:rsidRPr="008F475A">
        <w:t xml:space="preserve">As etapas serão realizadas nos períodos relacionados no </w:t>
      </w:r>
      <w:r w:rsidRPr="008F475A">
        <w:fldChar w:fldCharType="begin"/>
      </w:r>
      <w:r w:rsidRPr="008F475A">
        <w:instrText xml:space="preserve"> REF _Ref98650273 \h  \* MERGEFORMAT </w:instrText>
      </w:r>
      <w:r w:rsidRPr="008F475A">
        <w:fldChar w:fldCharType="separate"/>
      </w:r>
      <w:r>
        <w:t xml:space="preserve">Quadro </w:t>
      </w:r>
      <w:r>
        <w:rPr>
          <w:noProof/>
        </w:rPr>
        <w:t>2</w:t>
      </w:r>
      <w:r w:rsidRPr="008F475A">
        <w:fldChar w:fldCharType="end"/>
      </w:r>
      <w:r w:rsidRPr="008F475A">
        <w:t>.</w:t>
      </w:r>
    </w:p>
    <w:p w14:paraId="07E4A8AC" w14:textId="77777777" w:rsidR="00BE6F19" w:rsidRPr="007E0D87" w:rsidRDefault="00BE6F19" w:rsidP="005B2E12">
      <w:pPr>
        <w:pStyle w:val="TF-LEGENDA"/>
      </w:pPr>
      <w:commentRangeStart w:id="120"/>
      <w:r>
        <w:lastRenderedPageBreak/>
        <w:t xml:space="preserve">Quadro </w:t>
      </w:r>
      <w:commentRangeEnd w:id="120"/>
      <w:r>
        <w:rPr>
          <w:rStyle w:val="Refdecomentrio"/>
        </w:rPr>
        <w:commentReference w:id="120"/>
      </w:r>
      <w:fldSimple w:instr=" SEQ Quadro \* ARABIC ">
        <w:r>
          <w:rPr>
            <w:noProof/>
          </w:rPr>
          <w:t>2</w:t>
        </w:r>
      </w:fldSimple>
      <w:r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BE6F19" w:rsidRPr="007E0D87" w14:paraId="653C8D75"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6A2781A8" w14:textId="77777777" w:rsidR="00BE6F19" w:rsidRPr="007E0D87" w:rsidRDefault="00BE6F19"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08A60C8F" w14:textId="77777777" w:rsidR="00BE6F19" w:rsidRPr="007E0D87" w:rsidRDefault="00BE6F19" w:rsidP="00470C41">
            <w:pPr>
              <w:pStyle w:val="TF-TEXTOQUADROCentralizado"/>
            </w:pPr>
            <w:r>
              <w:t>2022</w:t>
            </w:r>
          </w:p>
        </w:tc>
      </w:tr>
      <w:tr w:rsidR="00BE6F19" w:rsidRPr="007E0D87" w14:paraId="3D35A7F7" w14:textId="77777777" w:rsidTr="009E13F3">
        <w:trPr>
          <w:cantSplit/>
          <w:trHeight w:val="248"/>
        </w:trPr>
        <w:tc>
          <w:tcPr>
            <w:tcW w:w="6214" w:type="dxa"/>
            <w:tcBorders>
              <w:top w:val="nil"/>
              <w:left w:val="single" w:sz="4" w:space="0" w:color="auto"/>
              <w:bottom w:val="nil"/>
            </w:tcBorders>
            <w:shd w:val="clear" w:color="auto" w:fill="A6A6A6"/>
          </w:tcPr>
          <w:p w14:paraId="5F0BB498" w14:textId="77777777" w:rsidR="00BE6F19" w:rsidRPr="007E0D87" w:rsidRDefault="00BE6F19" w:rsidP="00470C41">
            <w:pPr>
              <w:pStyle w:val="TF-TEXTOQUADRO"/>
            </w:pPr>
          </w:p>
        </w:tc>
        <w:tc>
          <w:tcPr>
            <w:tcW w:w="554" w:type="dxa"/>
            <w:shd w:val="clear" w:color="auto" w:fill="A6A6A6"/>
          </w:tcPr>
          <w:p w14:paraId="5F1C050E" w14:textId="77777777" w:rsidR="00BE6F19" w:rsidRDefault="00BE6F19" w:rsidP="00470C41">
            <w:pPr>
              <w:pStyle w:val="TF-TEXTOQUADROCentralizado"/>
            </w:pPr>
            <w:commentRangeStart w:id="121"/>
            <w:r>
              <w:t>F</w:t>
            </w:r>
            <w:commentRangeEnd w:id="121"/>
            <w:r>
              <w:rPr>
                <w:rStyle w:val="Refdecomentrio"/>
              </w:rPr>
              <w:commentReference w:id="121"/>
            </w:r>
            <w:r>
              <w:t>ev.</w:t>
            </w:r>
          </w:p>
        </w:tc>
        <w:tc>
          <w:tcPr>
            <w:tcW w:w="584" w:type="dxa"/>
            <w:gridSpan w:val="2"/>
            <w:shd w:val="clear" w:color="auto" w:fill="A6A6A6"/>
          </w:tcPr>
          <w:p w14:paraId="50FAE21F" w14:textId="77777777" w:rsidR="00BE6F19" w:rsidRPr="007E0D87" w:rsidRDefault="00BE6F19" w:rsidP="00470C41">
            <w:pPr>
              <w:pStyle w:val="TF-TEXTOQUADROCentralizado"/>
            </w:pPr>
            <w:r>
              <w:t>Mar</w:t>
            </w:r>
            <w:r w:rsidRPr="007E0D87">
              <w:t>.</w:t>
            </w:r>
          </w:p>
        </w:tc>
        <w:tc>
          <w:tcPr>
            <w:tcW w:w="596" w:type="dxa"/>
            <w:gridSpan w:val="2"/>
            <w:shd w:val="clear" w:color="auto" w:fill="A6A6A6"/>
          </w:tcPr>
          <w:p w14:paraId="43C198A7" w14:textId="77777777" w:rsidR="00BE6F19" w:rsidRPr="007E0D87" w:rsidRDefault="00BE6F19" w:rsidP="00470C41">
            <w:pPr>
              <w:pStyle w:val="TF-TEXTOQUADROCentralizado"/>
            </w:pPr>
            <w:r>
              <w:t>Abr.</w:t>
            </w:r>
          </w:p>
        </w:tc>
        <w:tc>
          <w:tcPr>
            <w:tcW w:w="596" w:type="dxa"/>
            <w:gridSpan w:val="2"/>
            <w:shd w:val="clear" w:color="auto" w:fill="A6A6A6"/>
          </w:tcPr>
          <w:p w14:paraId="750A0CE4" w14:textId="77777777" w:rsidR="00BE6F19" w:rsidRPr="007E0D87" w:rsidRDefault="00BE6F19" w:rsidP="00470C41">
            <w:pPr>
              <w:pStyle w:val="TF-TEXTOQUADROCentralizado"/>
            </w:pPr>
            <w:commentRangeStart w:id="122"/>
            <w:r>
              <w:t>M</w:t>
            </w:r>
            <w:commentRangeEnd w:id="122"/>
            <w:r>
              <w:rPr>
                <w:rStyle w:val="Refdecomentrio"/>
              </w:rPr>
              <w:commentReference w:id="122"/>
            </w:r>
            <w:r>
              <w:t>aio</w:t>
            </w:r>
          </w:p>
        </w:tc>
        <w:tc>
          <w:tcPr>
            <w:tcW w:w="596" w:type="dxa"/>
            <w:gridSpan w:val="2"/>
            <w:shd w:val="clear" w:color="auto" w:fill="A6A6A6"/>
          </w:tcPr>
          <w:p w14:paraId="1D9D78F2" w14:textId="77777777" w:rsidR="00BE6F19" w:rsidRPr="007E0D87" w:rsidRDefault="00BE6F19" w:rsidP="00470C41">
            <w:pPr>
              <w:pStyle w:val="TF-TEXTOQUADROCentralizado"/>
            </w:pPr>
            <w:r>
              <w:t>Jun.</w:t>
            </w:r>
          </w:p>
        </w:tc>
      </w:tr>
      <w:tr w:rsidR="00BE6F19" w:rsidRPr="007E0D87" w14:paraId="08A757C4" w14:textId="77777777" w:rsidTr="002A07E2">
        <w:trPr>
          <w:cantSplit/>
          <w:trHeight w:val="263"/>
        </w:trPr>
        <w:tc>
          <w:tcPr>
            <w:tcW w:w="6214" w:type="dxa"/>
            <w:tcBorders>
              <w:top w:val="nil"/>
              <w:left w:val="single" w:sz="4" w:space="0" w:color="auto"/>
            </w:tcBorders>
            <w:shd w:val="clear" w:color="auto" w:fill="A6A6A6"/>
          </w:tcPr>
          <w:p w14:paraId="4E799695" w14:textId="77777777" w:rsidR="00BE6F19" w:rsidRPr="007E0D87" w:rsidRDefault="00BE6F19" w:rsidP="00470C41">
            <w:pPr>
              <w:pStyle w:val="TF-TEXTOQUADRO"/>
            </w:pPr>
            <w:r w:rsidRPr="007E0D87">
              <w:t>etapas / quinzenas</w:t>
            </w:r>
          </w:p>
        </w:tc>
        <w:tc>
          <w:tcPr>
            <w:tcW w:w="554" w:type="dxa"/>
            <w:shd w:val="clear" w:color="auto" w:fill="A6A6A6"/>
          </w:tcPr>
          <w:p w14:paraId="2992A287" w14:textId="77777777" w:rsidR="00BE6F19" w:rsidRPr="007E0D87" w:rsidRDefault="00BE6F19" w:rsidP="00470C41">
            <w:pPr>
              <w:pStyle w:val="TF-TEXTOQUADROCentralizado"/>
            </w:pPr>
            <w:r>
              <w:t>2</w:t>
            </w:r>
          </w:p>
        </w:tc>
        <w:tc>
          <w:tcPr>
            <w:tcW w:w="284" w:type="dxa"/>
            <w:tcBorders>
              <w:bottom w:val="single" w:sz="4" w:space="0" w:color="auto"/>
            </w:tcBorders>
            <w:shd w:val="clear" w:color="auto" w:fill="A6A6A6"/>
          </w:tcPr>
          <w:p w14:paraId="7971EB0F"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22538C5F"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7A3CDDF8"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0C1C5B8C"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36F0C56E"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4DD2CFF2" w14:textId="77777777" w:rsidR="00BE6F19" w:rsidRPr="007E0D87" w:rsidRDefault="00BE6F19" w:rsidP="00470C41">
            <w:pPr>
              <w:pStyle w:val="TF-TEXTOQUADROCentralizado"/>
            </w:pPr>
            <w:r w:rsidRPr="007E0D87">
              <w:t>2</w:t>
            </w:r>
          </w:p>
        </w:tc>
        <w:tc>
          <w:tcPr>
            <w:tcW w:w="296" w:type="dxa"/>
            <w:tcBorders>
              <w:bottom w:val="single" w:sz="4" w:space="0" w:color="auto"/>
            </w:tcBorders>
            <w:shd w:val="clear" w:color="auto" w:fill="A6A6A6"/>
          </w:tcPr>
          <w:p w14:paraId="2B805F97" w14:textId="77777777" w:rsidR="00BE6F19" w:rsidRPr="007E0D87" w:rsidRDefault="00BE6F19" w:rsidP="00470C41">
            <w:pPr>
              <w:pStyle w:val="TF-TEXTOQUADROCentralizado"/>
            </w:pPr>
            <w:r w:rsidRPr="007E0D87">
              <w:t>1</w:t>
            </w:r>
          </w:p>
        </w:tc>
        <w:tc>
          <w:tcPr>
            <w:tcW w:w="299" w:type="dxa"/>
            <w:tcBorders>
              <w:bottom w:val="single" w:sz="4" w:space="0" w:color="auto"/>
            </w:tcBorders>
            <w:shd w:val="clear" w:color="auto" w:fill="A6A6A6"/>
          </w:tcPr>
          <w:p w14:paraId="76DFF42D" w14:textId="77777777" w:rsidR="00BE6F19" w:rsidRPr="007E0D87" w:rsidRDefault="00BE6F19" w:rsidP="00470C41">
            <w:pPr>
              <w:pStyle w:val="TF-TEXTOQUADROCentralizado"/>
            </w:pPr>
            <w:r w:rsidRPr="007E0D87">
              <w:t>2</w:t>
            </w:r>
          </w:p>
        </w:tc>
      </w:tr>
      <w:tr w:rsidR="00BE6F19" w:rsidRPr="007E0D87" w14:paraId="1F7F00F9" w14:textId="77777777" w:rsidTr="002A07E2">
        <w:trPr>
          <w:trHeight w:val="263"/>
        </w:trPr>
        <w:tc>
          <w:tcPr>
            <w:tcW w:w="6214" w:type="dxa"/>
            <w:tcBorders>
              <w:left w:val="single" w:sz="4" w:space="0" w:color="auto"/>
            </w:tcBorders>
          </w:tcPr>
          <w:p w14:paraId="16DE9F98" w14:textId="77777777" w:rsidR="00BE6F19" w:rsidRPr="007E0D87" w:rsidRDefault="00BE6F19" w:rsidP="00470C41">
            <w:pPr>
              <w:pStyle w:val="TF-TEXTOQUADRO"/>
              <w:rPr>
                <w:bCs/>
              </w:rPr>
            </w:pPr>
            <w:r>
              <w:rPr>
                <w:bCs/>
              </w:rPr>
              <w:t>Design dos objetos</w:t>
            </w:r>
          </w:p>
        </w:tc>
        <w:tc>
          <w:tcPr>
            <w:tcW w:w="554" w:type="dxa"/>
          </w:tcPr>
          <w:p w14:paraId="759D5631" w14:textId="77777777" w:rsidR="00BE6F19" w:rsidRDefault="00BE6F19" w:rsidP="00470C41">
            <w:pPr>
              <w:pStyle w:val="TF-TEXTOQUADROCentralizado"/>
            </w:pPr>
            <w:r>
              <w:t>X</w:t>
            </w:r>
          </w:p>
        </w:tc>
        <w:tc>
          <w:tcPr>
            <w:tcW w:w="284" w:type="dxa"/>
            <w:tcBorders>
              <w:bottom w:val="single" w:sz="4" w:space="0" w:color="auto"/>
            </w:tcBorders>
          </w:tcPr>
          <w:p w14:paraId="30009D0C" w14:textId="77777777" w:rsidR="00BE6F19" w:rsidRPr="007E0D87" w:rsidRDefault="00BE6F19" w:rsidP="00470C41">
            <w:pPr>
              <w:pStyle w:val="TF-TEXTOQUADROCentralizado"/>
            </w:pPr>
            <w:r>
              <w:t>X</w:t>
            </w:r>
          </w:p>
        </w:tc>
        <w:tc>
          <w:tcPr>
            <w:tcW w:w="299" w:type="dxa"/>
            <w:tcBorders>
              <w:bottom w:val="single" w:sz="4" w:space="0" w:color="auto"/>
            </w:tcBorders>
          </w:tcPr>
          <w:p w14:paraId="2295A9F5" w14:textId="77777777" w:rsidR="00BE6F19" w:rsidRPr="007E0D87" w:rsidRDefault="00BE6F19" w:rsidP="00470C41">
            <w:pPr>
              <w:pStyle w:val="TF-TEXTOQUADROCentralizado"/>
            </w:pPr>
            <w:r>
              <w:t>X</w:t>
            </w:r>
          </w:p>
        </w:tc>
        <w:tc>
          <w:tcPr>
            <w:tcW w:w="296" w:type="dxa"/>
            <w:tcBorders>
              <w:bottom w:val="single" w:sz="4" w:space="0" w:color="auto"/>
            </w:tcBorders>
          </w:tcPr>
          <w:p w14:paraId="62A5D240" w14:textId="77777777" w:rsidR="00BE6F19" w:rsidRPr="007E0D87" w:rsidRDefault="00BE6F19" w:rsidP="00470C41">
            <w:pPr>
              <w:pStyle w:val="TF-TEXTOQUADROCentralizado"/>
            </w:pPr>
            <w:r>
              <w:t>X</w:t>
            </w:r>
          </w:p>
        </w:tc>
        <w:tc>
          <w:tcPr>
            <w:tcW w:w="299" w:type="dxa"/>
            <w:tcBorders>
              <w:bottom w:val="single" w:sz="4" w:space="0" w:color="auto"/>
            </w:tcBorders>
          </w:tcPr>
          <w:p w14:paraId="0E7FCE93" w14:textId="77777777" w:rsidR="00BE6F19" w:rsidRPr="007E0D87" w:rsidRDefault="00BE6F19" w:rsidP="00470C41">
            <w:pPr>
              <w:pStyle w:val="TF-TEXTOQUADROCentralizado"/>
            </w:pPr>
            <w:r>
              <w:t>X</w:t>
            </w:r>
          </w:p>
        </w:tc>
        <w:tc>
          <w:tcPr>
            <w:tcW w:w="296" w:type="dxa"/>
            <w:tcBorders>
              <w:bottom w:val="single" w:sz="4" w:space="0" w:color="auto"/>
            </w:tcBorders>
          </w:tcPr>
          <w:p w14:paraId="58249167" w14:textId="77777777" w:rsidR="00BE6F19" w:rsidRPr="007E0D87" w:rsidRDefault="00BE6F19" w:rsidP="00470C41">
            <w:pPr>
              <w:pStyle w:val="TF-TEXTOQUADROCentralizado"/>
            </w:pPr>
            <w:r>
              <w:t>X</w:t>
            </w:r>
          </w:p>
        </w:tc>
        <w:tc>
          <w:tcPr>
            <w:tcW w:w="299" w:type="dxa"/>
            <w:tcBorders>
              <w:bottom w:val="single" w:sz="4" w:space="0" w:color="auto"/>
            </w:tcBorders>
          </w:tcPr>
          <w:p w14:paraId="0DEAF882" w14:textId="77777777" w:rsidR="00BE6F19" w:rsidRPr="007E0D87" w:rsidRDefault="00BE6F19" w:rsidP="00470C41">
            <w:pPr>
              <w:pStyle w:val="TF-TEXTOQUADROCentralizado"/>
            </w:pPr>
          </w:p>
        </w:tc>
        <w:tc>
          <w:tcPr>
            <w:tcW w:w="296" w:type="dxa"/>
            <w:tcBorders>
              <w:bottom w:val="single" w:sz="4" w:space="0" w:color="auto"/>
            </w:tcBorders>
          </w:tcPr>
          <w:p w14:paraId="0A4C4FC6" w14:textId="77777777" w:rsidR="00BE6F19" w:rsidRPr="007E0D87" w:rsidRDefault="00BE6F19" w:rsidP="00470C41">
            <w:pPr>
              <w:pStyle w:val="TF-TEXTOQUADROCentralizado"/>
            </w:pPr>
          </w:p>
        </w:tc>
        <w:tc>
          <w:tcPr>
            <w:tcW w:w="299" w:type="dxa"/>
            <w:tcBorders>
              <w:bottom w:val="single" w:sz="4" w:space="0" w:color="auto"/>
            </w:tcBorders>
          </w:tcPr>
          <w:p w14:paraId="2C9D096A" w14:textId="77777777" w:rsidR="00BE6F19" w:rsidRPr="007E0D87" w:rsidRDefault="00BE6F19" w:rsidP="00470C41">
            <w:pPr>
              <w:pStyle w:val="TF-TEXTOQUADROCentralizado"/>
            </w:pPr>
          </w:p>
        </w:tc>
      </w:tr>
      <w:tr w:rsidR="00BE6F19" w:rsidRPr="007E0D87" w14:paraId="7B446C6F" w14:textId="77777777" w:rsidTr="002A07E2">
        <w:trPr>
          <w:trHeight w:val="248"/>
        </w:trPr>
        <w:tc>
          <w:tcPr>
            <w:tcW w:w="6214" w:type="dxa"/>
            <w:tcBorders>
              <w:left w:val="single" w:sz="4" w:space="0" w:color="auto"/>
            </w:tcBorders>
          </w:tcPr>
          <w:p w14:paraId="665525A6" w14:textId="77777777" w:rsidR="00BE6F19" w:rsidRDefault="00BE6F19" w:rsidP="00470C41">
            <w:pPr>
              <w:pStyle w:val="TF-TEXTOQUADRO"/>
              <w:rPr>
                <w:bCs/>
              </w:rPr>
            </w:pPr>
            <w:r>
              <w:t>Criação do modelo do banco de dados</w:t>
            </w:r>
          </w:p>
        </w:tc>
        <w:tc>
          <w:tcPr>
            <w:tcW w:w="554" w:type="dxa"/>
          </w:tcPr>
          <w:p w14:paraId="6B923F4C" w14:textId="77777777" w:rsidR="00BE6F19" w:rsidRDefault="00BE6F19" w:rsidP="00470C41">
            <w:pPr>
              <w:pStyle w:val="TF-TEXTOQUADROCentralizado"/>
            </w:pPr>
            <w:r>
              <w:t>X</w:t>
            </w:r>
          </w:p>
        </w:tc>
        <w:tc>
          <w:tcPr>
            <w:tcW w:w="284" w:type="dxa"/>
            <w:tcBorders>
              <w:bottom w:val="single" w:sz="4" w:space="0" w:color="auto"/>
            </w:tcBorders>
          </w:tcPr>
          <w:p w14:paraId="64933953" w14:textId="77777777" w:rsidR="00BE6F19" w:rsidRPr="007E0D87" w:rsidRDefault="00BE6F19" w:rsidP="00470C41">
            <w:pPr>
              <w:pStyle w:val="TF-TEXTOQUADROCentralizado"/>
            </w:pPr>
            <w:r>
              <w:t>X</w:t>
            </w:r>
          </w:p>
        </w:tc>
        <w:tc>
          <w:tcPr>
            <w:tcW w:w="299" w:type="dxa"/>
            <w:tcBorders>
              <w:bottom w:val="single" w:sz="4" w:space="0" w:color="auto"/>
            </w:tcBorders>
          </w:tcPr>
          <w:p w14:paraId="7F0B0296" w14:textId="77777777" w:rsidR="00BE6F19" w:rsidRPr="007E0D87" w:rsidRDefault="00BE6F19" w:rsidP="00470C41">
            <w:pPr>
              <w:pStyle w:val="TF-TEXTOQUADROCentralizado"/>
            </w:pPr>
          </w:p>
        </w:tc>
        <w:tc>
          <w:tcPr>
            <w:tcW w:w="296" w:type="dxa"/>
            <w:tcBorders>
              <w:bottom w:val="single" w:sz="4" w:space="0" w:color="auto"/>
            </w:tcBorders>
          </w:tcPr>
          <w:p w14:paraId="646F21BC" w14:textId="77777777" w:rsidR="00BE6F19" w:rsidRPr="007E0D87" w:rsidRDefault="00BE6F19" w:rsidP="00470C41">
            <w:pPr>
              <w:pStyle w:val="TF-TEXTOQUADROCentralizado"/>
            </w:pPr>
          </w:p>
        </w:tc>
        <w:tc>
          <w:tcPr>
            <w:tcW w:w="299" w:type="dxa"/>
            <w:tcBorders>
              <w:bottom w:val="single" w:sz="4" w:space="0" w:color="auto"/>
            </w:tcBorders>
          </w:tcPr>
          <w:p w14:paraId="166E2335" w14:textId="77777777" w:rsidR="00BE6F19" w:rsidRPr="007E0D87" w:rsidRDefault="00BE6F19" w:rsidP="00470C41">
            <w:pPr>
              <w:pStyle w:val="TF-TEXTOQUADROCentralizado"/>
            </w:pPr>
          </w:p>
        </w:tc>
        <w:tc>
          <w:tcPr>
            <w:tcW w:w="296" w:type="dxa"/>
            <w:tcBorders>
              <w:bottom w:val="single" w:sz="4" w:space="0" w:color="auto"/>
            </w:tcBorders>
          </w:tcPr>
          <w:p w14:paraId="1A49700A" w14:textId="77777777" w:rsidR="00BE6F19" w:rsidRPr="007E0D87" w:rsidRDefault="00BE6F19" w:rsidP="00470C41">
            <w:pPr>
              <w:pStyle w:val="TF-TEXTOQUADROCentralizado"/>
            </w:pPr>
          </w:p>
        </w:tc>
        <w:tc>
          <w:tcPr>
            <w:tcW w:w="299" w:type="dxa"/>
            <w:tcBorders>
              <w:bottom w:val="single" w:sz="4" w:space="0" w:color="auto"/>
            </w:tcBorders>
          </w:tcPr>
          <w:p w14:paraId="0E5BE390" w14:textId="77777777" w:rsidR="00BE6F19" w:rsidRPr="007E0D87" w:rsidRDefault="00BE6F19" w:rsidP="00470C41">
            <w:pPr>
              <w:pStyle w:val="TF-TEXTOQUADROCentralizado"/>
            </w:pPr>
          </w:p>
        </w:tc>
        <w:tc>
          <w:tcPr>
            <w:tcW w:w="296" w:type="dxa"/>
            <w:tcBorders>
              <w:bottom w:val="single" w:sz="4" w:space="0" w:color="auto"/>
            </w:tcBorders>
          </w:tcPr>
          <w:p w14:paraId="7635BA11" w14:textId="77777777" w:rsidR="00BE6F19" w:rsidRPr="007E0D87" w:rsidRDefault="00BE6F19" w:rsidP="00470C41">
            <w:pPr>
              <w:pStyle w:val="TF-TEXTOQUADROCentralizado"/>
            </w:pPr>
          </w:p>
        </w:tc>
        <w:tc>
          <w:tcPr>
            <w:tcW w:w="299" w:type="dxa"/>
            <w:tcBorders>
              <w:bottom w:val="single" w:sz="4" w:space="0" w:color="auto"/>
            </w:tcBorders>
          </w:tcPr>
          <w:p w14:paraId="06300535" w14:textId="77777777" w:rsidR="00BE6F19" w:rsidRPr="007E0D87" w:rsidRDefault="00BE6F19" w:rsidP="00470C41">
            <w:pPr>
              <w:pStyle w:val="TF-TEXTOQUADROCentralizado"/>
            </w:pPr>
          </w:p>
        </w:tc>
      </w:tr>
      <w:tr w:rsidR="00BE6F19" w:rsidRPr="007E0D87" w14:paraId="46930E16" w14:textId="77777777" w:rsidTr="002A07E2">
        <w:trPr>
          <w:trHeight w:val="263"/>
        </w:trPr>
        <w:tc>
          <w:tcPr>
            <w:tcW w:w="6214" w:type="dxa"/>
            <w:tcBorders>
              <w:left w:val="single" w:sz="4" w:space="0" w:color="auto"/>
            </w:tcBorders>
          </w:tcPr>
          <w:p w14:paraId="0B00E8A5" w14:textId="77777777" w:rsidR="00BE6F19" w:rsidRPr="007E0D87" w:rsidRDefault="00BE6F19" w:rsidP="00470C41">
            <w:pPr>
              <w:pStyle w:val="TF-TEXTOQUADRO"/>
            </w:pPr>
            <w:r>
              <w:t xml:space="preserve">Estudar o </w:t>
            </w:r>
            <w:proofErr w:type="spellStart"/>
            <w:r w:rsidRPr="005E4ECB">
              <w:rPr>
                <w:i/>
                <w:iCs/>
              </w:rPr>
              <w:t>blockchain</w:t>
            </w:r>
            <w:proofErr w:type="spellEnd"/>
          </w:p>
        </w:tc>
        <w:tc>
          <w:tcPr>
            <w:tcW w:w="554" w:type="dxa"/>
          </w:tcPr>
          <w:p w14:paraId="3CE9C168" w14:textId="77777777" w:rsidR="00BE6F19" w:rsidRPr="007E0D87" w:rsidRDefault="00BE6F19" w:rsidP="00470C41">
            <w:pPr>
              <w:pStyle w:val="TF-TEXTOQUADROCentralizado"/>
            </w:pPr>
          </w:p>
        </w:tc>
        <w:tc>
          <w:tcPr>
            <w:tcW w:w="284" w:type="dxa"/>
            <w:tcBorders>
              <w:top w:val="single" w:sz="4" w:space="0" w:color="auto"/>
            </w:tcBorders>
          </w:tcPr>
          <w:p w14:paraId="6EAD86D9" w14:textId="77777777" w:rsidR="00BE6F19" w:rsidRPr="007E0D87" w:rsidRDefault="00BE6F19" w:rsidP="00470C41">
            <w:pPr>
              <w:pStyle w:val="TF-TEXTOQUADROCentralizado"/>
            </w:pPr>
            <w:r>
              <w:t>X</w:t>
            </w:r>
          </w:p>
        </w:tc>
        <w:tc>
          <w:tcPr>
            <w:tcW w:w="299" w:type="dxa"/>
            <w:tcBorders>
              <w:top w:val="single" w:sz="4" w:space="0" w:color="auto"/>
            </w:tcBorders>
          </w:tcPr>
          <w:p w14:paraId="121B2B65" w14:textId="77777777" w:rsidR="00BE6F19" w:rsidRPr="007E0D87" w:rsidRDefault="00BE6F19" w:rsidP="00470C41">
            <w:pPr>
              <w:pStyle w:val="TF-TEXTOQUADROCentralizado"/>
            </w:pPr>
            <w:r>
              <w:t>X</w:t>
            </w:r>
          </w:p>
        </w:tc>
        <w:tc>
          <w:tcPr>
            <w:tcW w:w="296" w:type="dxa"/>
            <w:tcBorders>
              <w:top w:val="single" w:sz="4" w:space="0" w:color="auto"/>
            </w:tcBorders>
          </w:tcPr>
          <w:p w14:paraId="375C7F35" w14:textId="77777777" w:rsidR="00BE6F19" w:rsidRPr="007E0D87" w:rsidRDefault="00BE6F19" w:rsidP="00470C41">
            <w:pPr>
              <w:pStyle w:val="TF-TEXTOQUADROCentralizado"/>
            </w:pPr>
          </w:p>
        </w:tc>
        <w:tc>
          <w:tcPr>
            <w:tcW w:w="299" w:type="dxa"/>
            <w:tcBorders>
              <w:top w:val="single" w:sz="4" w:space="0" w:color="auto"/>
            </w:tcBorders>
          </w:tcPr>
          <w:p w14:paraId="7288F2F6" w14:textId="77777777" w:rsidR="00BE6F19" w:rsidRPr="007E0D87" w:rsidRDefault="00BE6F19" w:rsidP="00470C41">
            <w:pPr>
              <w:pStyle w:val="TF-TEXTOQUADROCentralizado"/>
            </w:pPr>
          </w:p>
        </w:tc>
        <w:tc>
          <w:tcPr>
            <w:tcW w:w="296" w:type="dxa"/>
            <w:tcBorders>
              <w:top w:val="single" w:sz="4" w:space="0" w:color="auto"/>
            </w:tcBorders>
          </w:tcPr>
          <w:p w14:paraId="0ADDB7FD" w14:textId="77777777" w:rsidR="00BE6F19" w:rsidRPr="007E0D87" w:rsidRDefault="00BE6F19" w:rsidP="00470C41">
            <w:pPr>
              <w:pStyle w:val="TF-TEXTOQUADROCentralizado"/>
            </w:pPr>
          </w:p>
        </w:tc>
        <w:tc>
          <w:tcPr>
            <w:tcW w:w="299" w:type="dxa"/>
            <w:tcBorders>
              <w:top w:val="single" w:sz="4" w:space="0" w:color="auto"/>
            </w:tcBorders>
          </w:tcPr>
          <w:p w14:paraId="76E818AF" w14:textId="77777777" w:rsidR="00BE6F19" w:rsidRPr="007E0D87" w:rsidRDefault="00BE6F19" w:rsidP="00470C41">
            <w:pPr>
              <w:pStyle w:val="TF-TEXTOQUADROCentralizado"/>
            </w:pPr>
          </w:p>
        </w:tc>
        <w:tc>
          <w:tcPr>
            <w:tcW w:w="296" w:type="dxa"/>
            <w:tcBorders>
              <w:top w:val="single" w:sz="4" w:space="0" w:color="auto"/>
            </w:tcBorders>
          </w:tcPr>
          <w:p w14:paraId="4107DF1F" w14:textId="77777777" w:rsidR="00BE6F19" w:rsidRPr="007E0D87" w:rsidRDefault="00BE6F19" w:rsidP="00470C41">
            <w:pPr>
              <w:pStyle w:val="TF-TEXTOQUADROCentralizado"/>
            </w:pPr>
          </w:p>
        </w:tc>
        <w:tc>
          <w:tcPr>
            <w:tcW w:w="299" w:type="dxa"/>
            <w:tcBorders>
              <w:top w:val="single" w:sz="4" w:space="0" w:color="auto"/>
            </w:tcBorders>
          </w:tcPr>
          <w:p w14:paraId="66077151" w14:textId="77777777" w:rsidR="00BE6F19" w:rsidRPr="007E0D87" w:rsidRDefault="00BE6F19" w:rsidP="00470C41">
            <w:pPr>
              <w:pStyle w:val="TF-TEXTOQUADROCentralizado"/>
            </w:pPr>
          </w:p>
        </w:tc>
      </w:tr>
      <w:tr w:rsidR="00BE6F19" w:rsidRPr="007E0D87" w14:paraId="03D2E225" w14:textId="77777777" w:rsidTr="002A07E2">
        <w:trPr>
          <w:trHeight w:val="263"/>
        </w:trPr>
        <w:tc>
          <w:tcPr>
            <w:tcW w:w="6214" w:type="dxa"/>
            <w:tcBorders>
              <w:left w:val="single" w:sz="4" w:space="0" w:color="auto"/>
            </w:tcBorders>
          </w:tcPr>
          <w:p w14:paraId="12903DC8" w14:textId="77777777" w:rsidR="00BE6F19" w:rsidRDefault="00BE6F19" w:rsidP="00470C41">
            <w:pPr>
              <w:pStyle w:val="TF-TEXTOQUADRO"/>
            </w:pPr>
            <w:r>
              <w:t>Especificações do jogo</w:t>
            </w:r>
          </w:p>
        </w:tc>
        <w:tc>
          <w:tcPr>
            <w:tcW w:w="554" w:type="dxa"/>
          </w:tcPr>
          <w:p w14:paraId="429EE8B0" w14:textId="77777777" w:rsidR="00BE6F19" w:rsidRPr="007E0D87" w:rsidRDefault="00BE6F19" w:rsidP="00470C41">
            <w:pPr>
              <w:pStyle w:val="TF-TEXTOQUADROCentralizado"/>
            </w:pPr>
          </w:p>
        </w:tc>
        <w:tc>
          <w:tcPr>
            <w:tcW w:w="284" w:type="dxa"/>
            <w:tcBorders>
              <w:top w:val="single" w:sz="4" w:space="0" w:color="auto"/>
            </w:tcBorders>
          </w:tcPr>
          <w:p w14:paraId="65518944" w14:textId="77777777" w:rsidR="00BE6F19" w:rsidRDefault="00BE6F19" w:rsidP="00470C41">
            <w:pPr>
              <w:pStyle w:val="TF-TEXTOQUADROCentralizado"/>
            </w:pPr>
            <w:r>
              <w:t>X</w:t>
            </w:r>
          </w:p>
        </w:tc>
        <w:tc>
          <w:tcPr>
            <w:tcW w:w="299" w:type="dxa"/>
            <w:tcBorders>
              <w:top w:val="single" w:sz="4" w:space="0" w:color="auto"/>
            </w:tcBorders>
          </w:tcPr>
          <w:p w14:paraId="040BF409" w14:textId="77777777" w:rsidR="00BE6F19" w:rsidRDefault="00BE6F19" w:rsidP="00470C41">
            <w:pPr>
              <w:pStyle w:val="TF-TEXTOQUADROCentralizado"/>
            </w:pPr>
            <w:r>
              <w:t>X</w:t>
            </w:r>
          </w:p>
        </w:tc>
        <w:tc>
          <w:tcPr>
            <w:tcW w:w="296" w:type="dxa"/>
            <w:tcBorders>
              <w:top w:val="single" w:sz="4" w:space="0" w:color="auto"/>
            </w:tcBorders>
          </w:tcPr>
          <w:p w14:paraId="599DBA2F" w14:textId="77777777" w:rsidR="00BE6F19" w:rsidDel="00F53419" w:rsidRDefault="00BE6F19" w:rsidP="00470C41">
            <w:pPr>
              <w:pStyle w:val="TF-TEXTOQUADROCentralizado"/>
            </w:pPr>
          </w:p>
        </w:tc>
        <w:tc>
          <w:tcPr>
            <w:tcW w:w="299" w:type="dxa"/>
            <w:tcBorders>
              <w:top w:val="single" w:sz="4" w:space="0" w:color="auto"/>
            </w:tcBorders>
          </w:tcPr>
          <w:p w14:paraId="12FC90C4" w14:textId="77777777" w:rsidR="00BE6F19" w:rsidRPr="007E0D87" w:rsidRDefault="00BE6F19" w:rsidP="00470C41">
            <w:pPr>
              <w:pStyle w:val="TF-TEXTOQUADROCentralizado"/>
            </w:pPr>
          </w:p>
        </w:tc>
        <w:tc>
          <w:tcPr>
            <w:tcW w:w="296" w:type="dxa"/>
            <w:tcBorders>
              <w:top w:val="single" w:sz="4" w:space="0" w:color="auto"/>
            </w:tcBorders>
          </w:tcPr>
          <w:p w14:paraId="7E4A740F" w14:textId="77777777" w:rsidR="00BE6F19" w:rsidRPr="007E0D87" w:rsidRDefault="00BE6F19" w:rsidP="00470C41">
            <w:pPr>
              <w:pStyle w:val="TF-TEXTOQUADROCentralizado"/>
            </w:pPr>
          </w:p>
        </w:tc>
        <w:tc>
          <w:tcPr>
            <w:tcW w:w="299" w:type="dxa"/>
            <w:tcBorders>
              <w:top w:val="single" w:sz="4" w:space="0" w:color="auto"/>
            </w:tcBorders>
          </w:tcPr>
          <w:p w14:paraId="095360E2" w14:textId="77777777" w:rsidR="00BE6F19" w:rsidRPr="007E0D87" w:rsidRDefault="00BE6F19" w:rsidP="00470C41">
            <w:pPr>
              <w:pStyle w:val="TF-TEXTOQUADROCentralizado"/>
            </w:pPr>
          </w:p>
        </w:tc>
        <w:tc>
          <w:tcPr>
            <w:tcW w:w="296" w:type="dxa"/>
            <w:tcBorders>
              <w:top w:val="single" w:sz="4" w:space="0" w:color="auto"/>
            </w:tcBorders>
          </w:tcPr>
          <w:p w14:paraId="5EB87446" w14:textId="77777777" w:rsidR="00BE6F19" w:rsidRPr="007E0D87" w:rsidRDefault="00BE6F19" w:rsidP="00470C41">
            <w:pPr>
              <w:pStyle w:val="TF-TEXTOQUADROCentralizado"/>
            </w:pPr>
          </w:p>
        </w:tc>
        <w:tc>
          <w:tcPr>
            <w:tcW w:w="299" w:type="dxa"/>
            <w:tcBorders>
              <w:top w:val="single" w:sz="4" w:space="0" w:color="auto"/>
            </w:tcBorders>
          </w:tcPr>
          <w:p w14:paraId="655187C8" w14:textId="77777777" w:rsidR="00BE6F19" w:rsidRPr="007E0D87" w:rsidRDefault="00BE6F19" w:rsidP="00470C41">
            <w:pPr>
              <w:pStyle w:val="TF-TEXTOQUADROCentralizado"/>
            </w:pPr>
          </w:p>
        </w:tc>
      </w:tr>
      <w:tr w:rsidR="00BE6F19" w:rsidRPr="007E0D87" w14:paraId="30B89F87" w14:textId="77777777" w:rsidTr="002A07E2">
        <w:trPr>
          <w:trHeight w:val="263"/>
        </w:trPr>
        <w:tc>
          <w:tcPr>
            <w:tcW w:w="6214" w:type="dxa"/>
            <w:tcBorders>
              <w:left w:val="single" w:sz="4" w:space="0" w:color="auto"/>
            </w:tcBorders>
          </w:tcPr>
          <w:p w14:paraId="4C3A5ACA" w14:textId="77777777" w:rsidR="00BE6F19" w:rsidRPr="007E0D87" w:rsidRDefault="00BE6F19" w:rsidP="00470C41">
            <w:pPr>
              <w:pStyle w:val="TF-TEXTOQUADRO"/>
            </w:pPr>
            <w:r>
              <w:t>Implementação da interface gráfica</w:t>
            </w:r>
          </w:p>
        </w:tc>
        <w:tc>
          <w:tcPr>
            <w:tcW w:w="554" w:type="dxa"/>
          </w:tcPr>
          <w:p w14:paraId="75B9DDCF" w14:textId="77777777" w:rsidR="00BE6F19" w:rsidRPr="007E0D87" w:rsidRDefault="00BE6F19" w:rsidP="00470C41">
            <w:pPr>
              <w:pStyle w:val="TF-TEXTOQUADROCentralizado"/>
            </w:pPr>
          </w:p>
        </w:tc>
        <w:tc>
          <w:tcPr>
            <w:tcW w:w="284" w:type="dxa"/>
            <w:tcBorders>
              <w:bottom w:val="single" w:sz="4" w:space="0" w:color="auto"/>
            </w:tcBorders>
          </w:tcPr>
          <w:p w14:paraId="767F33A6" w14:textId="77777777" w:rsidR="00BE6F19" w:rsidRPr="007E0D87" w:rsidRDefault="00BE6F19" w:rsidP="00470C41">
            <w:pPr>
              <w:pStyle w:val="TF-TEXTOQUADROCentralizado"/>
            </w:pPr>
          </w:p>
        </w:tc>
        <w:tc>
          <w:tcPr>
            <w:tcW w:w="299" w:type="dxa"/>
            <w:tcBorders>
              <w:bottom w:val="single" w:sz="4" w:space="0" w:color="auto"/>
            </w:tcBorders>
          </w:tcPr>
          <w:p w14:paraId="08ED656A" w14:textId="77777777" w:rsidR="00BE6F19" w:rsidRPr="007E0D87" w:rsidRDefault="00BE6F19" w:rsidP="00470C41">
            <w:pPr>
              <w:pStyle w:val="TF-TEXTOQUADROCentralizado"/>
            </w:pPr>
            <w:r>
              <w:t>X</w:t>
            </w:r>
          </w:p>
        </w:tc>
        <w:tc>
          <w:tcPr>
            <w:tcW w:w="296" w:type="dxa"/>
            <w:tcBorders>
              <w:bottom w:val="single" w:sz="4" w:space="0" w:color="auto"/>
            </w:tcBorders>
          </w:tcPr>
          <w:p w14:paraId="16583B99" w14:textId="77777777" w:rsidR="00BE6F19" w:rsidRPr="007E0D87" w:rsidRDefault="00BE6F19" w:rsidP="00470C41">
            <w:pPr>
              <w:pStyle w:val="TF-TEXTOQUADROCentralizado"/>
            </w:pPr>
            <w:r>
              <w:t>X</w:t>
            </w:r>
          </w:p>
        </w:tc>
        <w:tc>
          <w:tcPr>
            <w:tcW w:w="299" w:type="dxa"/>
            <w:tcBorders>
              <w:bottom w:val="single" w:sz="4" w:space="0" w:color="auto"/>
            </w:tcBorders>
          </w:tcPr>
          <w:p w14:paraId="51F316E0" w14:textId="77777777" w:rsidR="00BE6F19" w:rsidRPr="007E0D87" w:rsidRDefault="00BE6F19" w:rsidP="00470C41">
            <w:pPr>
              <w:pStyle w:val="TF-TEXTOQUADROCentralizado"/>
            </w:pPr>
          </w:p>
        </w:tc>
        <w:tc>
          <w:tcPr>
            <w:tcW w:w="296" w:type="dxa"/>
            <w:tcBorders>
              <w:bottom w:val="single" w:sz="4" w:space="0" w:color="auto"/>
            </w:tcBorders>
          </w:tcPr>
          <w:p w14:paraId="75C17559" w14:textId="77777777" w:rsidR="00BE6F19" w:rsidRPr="007E0D87" w:rsidRDefault="00BE6F19" w:rsidP="00470C41">
            <w:pPr>
              <w:pStyle w:val="TF-TEXTOQUADROCentralizado"/>
            </w:pPr>
          </w:p>
        </w:tc>
        <w:tc>
          <w:tcPr>
            <w:tcW w:w="299" w:type="dxa"/>
            <w:tcBorders>
              <w:bottom w:val="single" w:sz="4" w:space="0" w:color="auto"/>
            </w:tcBorders>
          </w:tcPr>
          <w:p w14:paraId="19BFDFB4" w14:textId="77777777" w:rsidR="00BE6F19" w:rsidRPr="007E0D87" w:rsidRDefault="00BE6F19" w:rsidP="00470C41">
            <w:pPr>
              <w:pStyle w:val="TF-TEXTOQUADROCentralizado"/>
            </w:pPr>
          </w:p>
        </w:tc>
        <w:tc>
          <w:tcPr>
            <w:tcW w:w="296" w:type="dxa"/>
            <w:tcBorders>
              <w:bottom w:val="single" w:sz="4" w:space="0" w:color="auto"/>
            </w:tcBorders>
          </w:tcPr>
          <w:p w14:paraId="70F5C658" w14:textId="77777777" w:rsidR="00BE6F19" w:rsidRPr="007E0D87" w:rsidRDefault="00BE6F19" w:rsidP="00470C41">
            <w:pPr>
              <w:pStyle w:val="TF-TEXTOQUADROCentralizado"/>
            </w:pPr>
          </w:p>
        </w:tc>
        <w:tc>
          <w:tcPr>
            <w:tcW w:w="299" w:type="dxa"/>
            <w:tcBorders>
              <w:bottom w:val="single" w:sz="4" w:space="0" w:color="auto"/>
            </w:tcBorders>
          </w:tcPr>
          <w:p w14:paraId="1FC70286" w14:textId="77777777" w:rsidR="00BE6F19" w:rsidRPr="007E0D87" w:rsidRDefault="00BE6F19" w:rsidP="00470C41">
            <w:pPr>
              <w:pStyle w:val="TF-TEXTOQUADROCentralizado"/>
            </w:pPr>
          </w:p>
        </w:tc>
      </w:tr>
      <w:tr w:rsidR="00BE6F19" w:rsidRPr="007E0D87" w14:paraId="5D637705" w14:textId="77777777" w:rsidTr="002A07E2">
        <w:trPr>
          <w:trHeight w:val="248"/>
        </w:trPr>
        <w:tc>
          <w:tcPr>
            <w:tcW w:w="6214" w:type="dxa"/>
            <w:tcBorders>
              <w:left w:val="single" w:sz="4" w:space="0" w:color="auto"/>
            </w:tcBorders>
          </w:tcPr>
          <w:p w14:paraId="35CCD782" w14:textId="77777777" w:rsidR="00BE6F19" w:rsidRDefault="00BE6F19" w:rsidP="008F475A">
            <w:pPr>
              <w:pStyle w:val="TF-TEXTOQUADRO"/>
            </w:pPr>
            <w:r w:rsidRPr="008F475A">
              <w:t>Criação da moeda do jogo</w:t>
            </w:r>
          </w:p>
        </w:tc>
        <w:tc>
          <w:tcPr>
            <w:tcW w:w="554" w:type="dxa"/>
          </w:tcPr>
          <w:p w14:paraId="0E746B6C" w14:textId="77777777" w:rsidR="00BE6F19" w:rsidRPr="007E0D87" w:rsidRDefault="00BE6F19" w:rsidP="008F475A">
            <w:pPr>
              <w:pStyle w:val="TF-TEXTOQUADROCentralizado"/>
            </w:pPr>
          </w:p>
        </w:tc>
        <w:tc>
          <w:tcPr>
            <w:tcW w:w="284" w:type="dxa"/>
            <w:tcBorders>
              <w:bottom w:val="single" w:sz="4" w:space="0" w:color="auto"/>
            </w:tcBorders>
          </w:tcPr>
          <w:p w14:paraId="2349D5DE" w14:textId="77777777" w:rsidR="00BE6F19" w:rsidRPr="007E0D87" w:rsidRDefault="00BE6F19" w:rsidP="008F475A">
            <w:pPr>
              <w:pStyle w:val="TF-TEXTOQUADROCentralizado"/>
            </w:pPr>
          </w:p>
        </w:tc>
        <w:tc>
          <w:tcPr>
            <w:tcW w:w="299" w:type="dxa"/>
            <w:tcBorders>
              <w:bottom w:val="single" w:sz="4" w:space="0" w:color="auto"/>
            </w:tcBorders>
          </w:tcPr>
          <w:p w14:paraId="629E7200" w14:textId="77777777" w:rsidR="00BE6F19" w:rsidRPr="007E0D87" w:rsidRDefault="00BE6F19" w:rsidP="008F475A">
            <w:pPr>
              <w:pStyle w:val="TF-TEXTOQUADROCentralizado"/>
            </w:pPr>
          </w:p>
        </w:tc>
        <w:tc>
          <w:tcPr>
            <w:tcW w:w="296" w:type="dxa"/>
            <w:tcBorders>
              <w:bottom w:val="single" w:sz="4" w:space="0" w:color="auto"/>
            </w:tcBorders>
          </w:tcPr>
          <w:p w14:paraId="7388475C" w14:textId="77777777" w:rsidR="00BE6F19" w:rsidRDefault="00BE6F19" w:rsidP="008F475A">
            <w:pPr>
              <w:pStyle w:val="TF-TEXTOQUADROCentralizado"/>
            </w:pPr>
          </w:p>
        </w:tc>
        <w:tc>
          <w:tcPr>
            <w:tcW w:w="299" w:type="dxa"/>
            <w:tcBorders>
              <w:bottom w:val="single" w:sz="4" w:space="0" w:color="auto"/>
            </w:tcBorders>
          </w:tcPr>
          <w:p w14:paraId="4E267AB3" w14:textId="77777777" w:rsidR="00BE6F19" w:rsidRDefault="00BE6F19" w:rsidP="008F475A">
            <w:pPr>
              <w:pStyle w:val="TF-TEXTOQUADROCentralizado"/>
            </w:pPr>
            <w:r>
              <w:t>X</w:t>
            </w:r>
          </w:p>
        </w:tc>
        <w:tc>
          <w:tcPr>
            <w:tcW w:w="296" w:type="dxa"/>
            <w:tcBorders>
              <w:bottom w:val="single" w:sz="4" w:space="0" w:color="auto"/>
            </w:tcBorders>
          </w:tcPr>
          <w:p w14:paraId="353DFC9F" w14:textId="77777777" w:rsidR="00BE6F19" w:rsidRPr="007E0D87" w:rsidRDefault="00BE6F19" w:rsidP="008F475A">
            <w:pPr>
              <w:pStyle w:val="TF-TEXTOQUADROCentralizado"/>
            </w:pPr>
          </w:p>
        </w:tc>
        <w:tc>
          <w:tcPr>
            <w:tcW w:w="299" w:type="dxa"/>
            <w:tcBorders>
              <w:bottom w:val="single" w:sz="4" w:space="0" w:color="auto"/>
            </w:tcBorders>
          </w:tcPr>
          <w:p w14:paraId="26112034" w14:textId="77777777" w:rsidR="00BE6F19" w:rsidRPr="007E0D87" w:rsidRDefault="00BE6F19" w:rsidP="008F475A">
            <w:pPr>
              <w:pStyle w:val="TF-TEXTOQUADROCentralizado"/>
            </w:pPr>
          </w:p>
        </w:tc>
        <w:tc>
          <w:tcPr>
            <w:tcW w:w="296" w:type="dxa"/>
            <w:tcBorders>
              <w:bottom w:val="single" w:sz="4" w:space="0" w:color="auto"/>
            </w:tcBorders>
          </w:tcPr>
          <w:p w14:paraId="7A0D2675" w14:textId="77777777" w:rsidR="00BE6F19" w:rsidRPr="007E0D87" w:rsidRDefault="00BE6F19" w:rsidP="008F475A">
            <w:pPr>
              <w:pStyle w:val="TF-TEXTOQUADROCentralizado"/>
            </w:pPr>
          </w:p>
        </w:tc>
        <w:tc>
          <w:tcPr>
            <w:tcW w:w="299" w:type="dxa"/>
            <w:tcBorders>
              <w:bottom w:val="single" w:sz="4" w:space="0" w:color="auto"/>
            </w:tcBorders>
          </w:tcPr>
          <w:p w14:paraId="65893FDA" w14:textId="77777777" w:rsidR="00BE6F19" w:rsidRPr="007E0D87" w:rsidRDefault="00BE6F19" w:rsidP="008F475A">
            <w:pPr>
              <w:pStyle w:val="TF-TEXTOQUADROCentralizado"/>
            </w:pPr>
          </w:p>
        </w:tc>
      </w:tr>
      <w:tr w:rsidR="00BE6F19" w:rsidRPr="007E0D87" w14:paraId="226C7F1B" w14:textId="77777777" w:rsidTr="002A07E2">
        <w:trPr>
          <w:trHeight w:val="263"/>
        </w:trPr>
        <w:tc>
          <w:tcPr>
            <w:tcW w:w="6214" w:type="dxa"/>
            <w:tcBorders>
              <w:left w:val="single" w:sz="4" w:space="0" w:color="auto"/>
            </w:tcBorders>
          </w:tcPr>
          <w:p w14:paraId="4BD9D913" w14:textId="77777777" w:rsidR="00BE6F19" w:rsidRPr="007E0D87" w:rsidRDefault="00BE6F19" w:rsidP="008F475A">
            <w:pPr>
              <w:pStyle w:val="TF-TEXTOQUADRO"/>
            </w:pPr>
            <w:r>
              <w:t>Desenvolver lógica do jogo</w:t>
            </w:r>
          </w:p>
        </w:tc>
        <w:tc>
          <w:tcPr>
            <w:tcW w:w="554" w:type="dxa"/>
          </w:tcPr>
          <w:p w14:paraId="7F699B12" w14:textId="77777777" w:rsidR="00BE6F19" w:rsidRPr="007E0D87" w:rsidRDefault="00BE6F19" w:rsidP="008F475A">
            <w:pPr>
              <w:pStyle w:val="TF-TEXTOQUADROCentralizado"/>
            </w:pPr>
          </w:p>
        </w:tc>
        <w:tc>
          <w:tcPr>
            <w:tcW w:w="284" w:type="dxa"/>
          </w:tcPr>
          <w:p w14:paraId="116EF455" w14:textId="77777777" w:rsidR="00BE6F19" w:rsidRPr="007E0D87" w:rsidRDefault="00BE6F19" w:rsidP="008F475A">
            <w:pPr>
              <w:pStyle w:val="TF-TEXTOQUADROCentralizado"/>
            </w:pPr>
          </w:p>
        </w:tc>
        <w:tc>
          <w:tcPr>
            <w:tcW w:w="299" w:type="dxa"/>
          </w:tcPr>
          <w:p w14:paraId="68A01ED8" w14:textId="77777777" w:rsidR="00BE6F19" w:rsidRPr="007E0D87" w:rsidRDefault="00BE6F19" w:rsidP="008F475A">
            <w:pPr>
              <w:pStyle w:val="TF-TEXTOQUADROCentralizado"/>
            </w:pPr>
          </w:p>
        </w:tc>
        <w:tc>
          <w:tcPr>
            <w:tcW w:w="296" w:type="dxa"/>
          </w:tcPr>
          <w:p w14:paraId="61CC26A0" w14:textId="77777777" w:rsidR="00BE6F19" w:rsidRPr="007E0D87" w:rsidRDefault="00BE6F19" w:rsidP="008F475A">
            <w:pPr>
              <w:pStyle w:val="TF-TEXTOQUADROCentralizado"/>
            </w:pPr>
            <w:r>
              <w:t>X</w:t>
            </w:r>
          </w:p>
        </w:tc>
        <w:tc>
          <w:tcPr>
            <w:tcW w:w="299" w:type="dxa"/>
          </w:tcPr>
          <w:p w14:paraId="6FF2A003" w14:textId="77777777" w:rsidR="00BE6F19" w:rsidRPr="007E0D87" w:rsidRDefault="00BE6F19" w:rsidP="008F475A">
            <w:pPr>
              <w:pStyle w:val="TF-TEXTOQUADROCentralizado"/>
            </w:pPr>
            <w:r>
              <w:t>X</w:t>
            </w:r>
          </w:p>
        </w:tc>
        <w:tc>
          <w:tcPr>
            <w:tcW w:w="296" w:type="dxa"/>
          </w:tcPr>
          <w:p w14:paraId="49F195C4" w14:textId="77777777" w:rsidR="00BE6F19" w:rsidRPr="007E0D87" w:rsidRDefault="00BE6F19" w:rsidP="008F475A">
            <w:pPr>
              <w:pStyle w:val="TF-TEXTOQUADROCentralizado"/>
            </w:pPr>
            <w:r>
              <w:t>X</w:t>
            </w:r>
          </w:p>
        </w:tc>
        <w:tc>
          <w:tcPr>
            <w:tcW w:w="299" w:type="dxa"/>
          </w:tcPr>
          <w:p w14:paraId="540B51A6" w14:textId="77777777" w:rsidR="00BE6F19" w:rsidRPr="007E0D87" w:rsidRDefault="00BE6F19" w:rsidP="008F475A">
            <w:pPr>
              <w:pStyle w:val="TF-TEXTOQUADROCentralizado"/>
            </w:pPr>
            <w:r>
              <w:t>X</w:t>
            </w:r>
          </w:p>
        </w:tc>
        <w:tc>
          <w:tcPr>
            <w:tcW w:w="296" w:type="dxa"/>
          </w:tcPr>
          <w:p w14:paraId="51483827" w14:textId="77777777" w:rsidR="00BE6F19" w:rsidRPr="007E0D87" w:rsidRDefault="00BE6F19" w:rsidP="008F475A">
            <w:pPr>
              <w:pStyle w:val="TF-TEXTOQUADROCentralizado"/>
            </w:pPr>
            <w:r>
              <w:t>X</w:t>
            </w:r>
          </w:p>
        </w:tc>
        <w:tc>
          <w:tcPr>
            <w:tcW w:w="299" w:type="dxa"/>
          </w:tcPr>
          <w:p w14:paraId="5A9F0AC1" w14:textId="77777777" w:rsidR="00BE6F19" w:rsidRPr="007E0D87" w:rsidRDefault="00BE6F19" w:rsidP="008F475A">
            <w:pPr>
              <w:pStyle w:val="TF-TEXTOQUADROCentralizado"/>
            </w:pPr>
          </w:p>
        </w:tc>
      </w:tr>
      <w:tr w:rsidR="00BE6F19" w:rsidRPr="007E0D87" w14:paraId="55761CA7" w14:textId="77777777" w:rsidTr="002A07E2">
        <w:trPr>
          <w:trHeight w:val="248"/>
        </w:trPr>
        <w:tc>
          <w:tcPr>
            <w:tcW w:w="6214" w:type="dxa"/>
            <w:tcBorders>
              <w:left w:val="single" w:sz="4" w:space="0" w:color="auto"/>
              <w:bottom w:val="single" w:sz="4" w:space="0" w:color="auto"/>
            </w:tcBorders>
          </w:tcPr>
          <w:p w14:paraId="3755055A" w14:textId="77777777" w:rsidR="00BE6F19" w:rsidRPr="008F475A" w:rsidRDefault="00BE6F19" w:rsidP="008F475A">
            <w:pPr>
              <w:pStyle w:val="TF-TEXTOQUADRO"/>
            </w:pPr>
            <w:r>
              <w:t xml:space="preserve">Implementar utilização do </w:t>
            </w:r>
            <w:proofErr w:type="spellStart"/>
            <w:r w:rsidRPr="005E4ECB">
              <w:rPr>
                <w:i/>
                <w:iCs/>
              </w:rPr>
              <w:t>blockchain</w:t>
            </w:r>
            <w:proofErr w:type="spellEnd"/>
          </w:p>
        </w:tc>
        <w:tc>
          <w:tcPr>
            <w:tcW w:w="554" w:type="dxa"/>
            <w:tcBorders>
              <w:bottom w:val="single" w:sz="4" w:space="0" w:color="auto"/>
            </w:tcBorders>
          </w:tcPr>
          <w:p w14:paraId="53BB1FAA" w14:textId="77777777" w:rsidR="00BE6F19" w:rsidRPr="007E0D87" w:rsidRDefault="00BE6F19" w:rsidP="008F475A">
            <w:pPr>
              <w:pStyle w:val="TF-TEXTOQUADROCentralizado"/>
            </w:pPr>
          </w:p>
        </w:tc>
        <w:tc>
          <w:tcPr>
            <w:tcW w:w="284" w:type="dxa"/>
            <w:tcBorders>
              <w:bottom w:val="single" w:sz="4" w:space="0" w:color="auto"/>
            </w:tcBorders>
          </w:tcPr>
          <w:p w14:paraId="4CBAB205" w14:textId="77777777" w:rsidR="00BE6F19" w:rsidRPr="007E0D87" w:rsidRDefault="00BE6F19" w:rsidP="008F475A">
            <w:pPr>
              <w:pStyle w:val="TF-TEXTOQUADROCentralizado"/>
            </w:pPr>
          </w:p>
        </w:tc>
        <w:tc>
          <w:tcPr>
            <w:tcW w:w="299" w:type="dxa"/>
            <w:tcBorders>
              <w:bottom w:val="single" w:sz="4" w:space="0" w:color="auto"/>
            </w:tcBorders>
          </w:tcPr>
          <w:p w14:paraId="314C4DEC" w14:textId="77777777" w:rsidR="00BE6F19" w:rsidRPr="007E0D87" w:rsidRDefault="00BE6F19" w:rsidP="008F475A">
            <w:pPr>
              <w:pStyle w:val="TF-TEXTOQUADROCentralizado"/>
            </w:pPr>
          </w:p>
        </w:tc>
        <w:tc>
          <w:tcPr>
            <w:tcW w:w="296" w:type="dxa"/>
            <w:tcBorders>
              <w:bottom w:val="single" w:sz="4" w:space="0" w:color="auto"/>
            </w:tcBorders>
          </w:tcPr>
          <w:p w14:paraId="575623FC" w14:textId="77777777" w:rsidR="00BE6F19" w:rsidRPr="007E0D87" w:rsidRDefault="00BE6F19" w:rsidP="008F475A">
            <w:pPr>
              <w:pStyle w:val="TF-TEXTOQUADROCentralizado"/>
            </w:pPr>
          </w:p>
        </w:tc>
        <w:tc>
          <w:tcPr>
            <w:tcW w:w="299" w:type="dxa"/>
            <w:tcBorders>
              <w:bottom w:val="single" w:sz="4" w:space="0" w:color="auto"/>
            </w:tcBorders>
          </w:tcPr>
          <w:p w14:paraId="1EAF5ECE" w14:textId="77777777" w:rsidR="00BE6F19" w:rsidRPr="007E0D87" w:rsidRDefault="00BE6F19" w:rsidP="008F475A">
            <w:pPr>
              <w:pStyle w:val="TF-TEXTOQUADROCentralizado"/>
            </w:pPr>
          </w:p>
        </w:tc>
        <w:tc>
          <w:tcPr>
            <w:tcW w:w="296" w:type="dxa"/>
            <w:tcBorders>
              <w:bottom w:val="single" w:sz="4" w:space="0" w:color="auto"/>
            </w:tcBorders>
          </w:tcPr>
          <w:p w14:paraId="48D4B9A9" w14:textId="77777777" w:rsidR="00BE6F19" w:rsidRPr="007E0D87" w:rsidRDefault="00BE6F19" w:rsidP="008F475A">
            <w:pPr>
              <w:pStyle w:val="TF-TEXTOQUADROCentralizado"/>
            </w:pPr>
            <w:r>
              <w:t>X</w:t>
            </w:r>
          </w:p>
        </w:tc>
        <w:tc>
          <w:tcPr>
            <w:tcW w:w="299" w:type="dxa"/>
            <w:tcBorders>
              <w:bottom w:val="single" w:sz="4" w:space="0" w:color="auto"/>
            </w:tcBorders>
          </w:tcPr>
          <w:p w14:paraId="23E36469" w14:textId="77777777" w:rsidR="00BE6F19" w:rsidRPr="007E0D87" w:rsidRDefault="00BE6F19" w:rsidP="008F475A">
            <w:pPr>
              <w:pStyle w:val="TF-TEXTOQUADROCentralizado"/>
            </w:pPr>
            <w:r>
              <w:t>X</w:t>
            </w:r>
          </w:p>
        </w:tc>
        <w:tc>
          <w:tcPr>
            <w:tcW w:w="296" w:type="dxa"/>
            <w:tcBorders>
              <w:bottom w:val="single" w:sz="4" w:space="0" w:color="auto"/>
            </w:tcBorders>
          </w:tcPr>
          <w:p w14:paraId="658FC5B7" w14:textId="77777777" w:rsidR="00BE6F19" w:rsidRPr="007E0D87" w:rsidRDefault="00BE6F19" w:rsidP="008F475A">
            <w:pPr>
              <w:pStyle w:val="TF-TEXTOQUADROCentralizado"/>
            </w:pPr>
            <w:r>
              <w:t>X</w:t>
            </w:r>
          </w:p>
        </w:tc>
        <w:tc>
          <w:tcPr>
            <w:tcW w:w="299" w:type="dxa"/>
            <w:tcBorders>
              <w:bottom w:val="single" w:sz="4" w:space="0" w:color="auto"/>
            </w:tcBorders>
          </w:tcPr>
          <w:p w14:paraId="57A0F8D0" w14:textId="77777777" w:rsidR="00BE6F19" w:rsidRPr="007E0D87" w:rsidRDefault="00BE6F19" w:rsidP="008F475A">
            <w:pPr>
              <w:pStyle w:val="TF-TEXTOQUADROCentralizado"/>
            </w:pPr>
            <w:r>
              <w:t>X</w:t>
            </w:r>
          </w:p>
        </w:tc>
      </w:tr>
    </w:tbl>
    <w:p w14:paraId="2F360B62" w14:textId="77777777" w:rsidR="00BE6F19" w:rsidRPr="00563836" w:rsidRDefault="00BE6F19" w:rsidP="002A07E2">
      <w:pPr>
        <w:pStyle w:val="TF-FONTE"/>
      </w:pPr>
      <w:r>
        <w:t>Fonte: elaborado pelo autor.</w:t>
      </w:r>
    </w:p>
    <w:p w14:paraId="475F8AD7" w14:textId="77777777" w:rsidR="00BE6F19" w:rsidRDefault="00BE6F19" w:rsidP="005F0A2B">
      <w:pPr>
        <w:pStyle w:val="Ttulo1"/>
      </w:pPr>
      <w:r>
        <w:t>REVISÃO BIBLIOGRÁFICA</w:t>
      </w:r>
    </w:p>
    <w:p w14:paraId="375E2496" w14:textId="77777777" w:rsidR="00BE6F19" w:rsidRDefault="00BE6F19" w:rsidP="00B1782C">
      <w:pPr>
        <w:pStyle w:val="TF-TEXTO"/>
      </w:pPr>
      <w:r>
        <w:t xml:space="preserve">A tecnologia </w:t>
      </w:r>
      <w:proofErr w:type="spellStart"/>
      <w:r>
        <w:rPr>
          <w:i/>
          <w:iCs/>
        </w:rPr>
        <w:t>blockchain</w:t>
      </w:r>
      <w:proofErr w:type="spellEnd"/>
      <w:r>
        <w:t xml:space="preserve"> é o método que possibilitou à </w:t>
      </w:r>
      <w:proofErr w:type="spellStart"/>
      <w:r>
        <w:t>Bitcoin</w:t>
      </w:r>
      <w:proofErr w:type="spellEnd"/>
      <w:r>
        <w:t xml:space="preserve"> ser classificada como a primeira </w:t>
      </w:r>
      <w:proofErr w:type="spellStart"/>
      <w:r>
        <w:t>criptomoeda</w:t>
      </w:r>
      <w:proofErr w:type="spellEnd"/>
      <w:r>
        <w:t xml:space="preserve"> (CASTRO, 2021). Sua proposta inovadora não previa instituições intermediárias, pois se propunha a fazer a validação de transações de forma independente. Com o </w:t>
      </w:r>
      <w:proofErr w:type="spellStart"/>
      <w:r>
        <w:rPr>
          <w:i/>
          <w:iCs/>
        </w:rPr>
        <w:t>blockchain</w:t>
      </w:r>
      <w:proofErr w:type="spellEnd"/>
      <w:r>
        <w:t xml:space="preserve">,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 Desse modo, o </w:t>
      </w:r>
      <w:proofErr w:type="spellStart"/>
      <w:r>
        <w:rPr>
          <w:i/>
          <w:iCs/>
        </w:rPr>
        <w:t>blockchain</w:t>
      </w:r>
      <w:proofErr w:type="spellEnd"/>
      <w:r>
        <w:t xml:space="preserve"> vem sendo aplicado na gerência de novos tipos de ativos além de </w:t>
      </w:r>
      <w:proofErr w:type="spellStart"/>
      <w:r>
        <w:t>criptomoedas</w:t>
      </w:r>
      <w:proofErr w:type="spellEnd"/>
      <w:r>
        <w:t xml:space="preserve">, </w:t>
      </w:r>
      <w:proofErr w:type="spellStart"/>
      <w:r>
        <w:t>criptoativos</w:t>
      </w:r>
      <w:proofErr w:type="spellEnd"/>
      <w:r>
        <w:t xml:space="preserve"> que podem ser tangíveis ou não.</w:t>
      </w:r>
    </w:p>
    <w:p w14:paraId="31AE5719" w14:textId="77777777" w:rsidR="00BE6F19" w:rsidRPr="00296D2A" w:rsidRDefault="00BE6F19" w:rsidP="00296D2A">
      <w:pPr>
        <w:pStyle w:val="TF-TEXTO"/>
      </w:pPr>
      <w:r>
        <w:t xml:space="preserve">Os </w:t>
      </w:r>
      <w:proofErr w:type="spellStart"/>
      <w:r>
        <w:t>criptoativos</w:t>
      </w:r>
      <w:proofErr w:type="spellEnd"/>
      <w:r>
        <w:t xml:space="preserve"> não-tangíveis representam ativos colecionáveis que são únicos e não podem ser duplicados ou copiados (FANTINI, 2020). Os </w:t>
      </w:r>
      <w:proofErr w:type="spellStart"/>
      <w:r>
        <w:t>NFTs</w:t>
      </w:r>
      <w:proofErr w:type="spellEnd"/>
      <w:r>
        <w:t xml:space="preserve"> podem ser usados para representar de forma digital artigos únicos. Por exemplo, obras de arte digitais, itens de jogo, e até mesmo publicações em redes sociais. A utilização destes, da mesma forma, só é possível por meio do </w:t>
      </w:r>
      <w:proofErr w:type="spellStart"/>
      <w:r>
        <w:rPr>
          <w:i/>
          <w:iCs/>
        </w:rPr>
        <w:t>blockchain</w:t>
      </w:r>
      <w:proofErr w:type="spellEnd"/>
      <w:r>
        <w:t>, que garante autenticidade e integridade (UPLANDME INC, 2019).</w:t>
      </w:r>
    </w:p>
    <w:p w14:paraId="0850344D" w14:textId="77777777" w:rsidR="00BE6F19" w:rsidRDefault="00BE6F19" w:rsidP="00F83A19">
      <w:pPr>
        <w:pStyle w:val="TF-refernciasbibliogrficasTTULO"/>
      </w:pPr>
      <w:r>
        <w:t>Referências</w:t>
      </w:r>
    </w:p>
    <w:p w14:paraId="07F315C3" w14:textId="77777777" w:rsidR="00BE6F19" w:rsidRPr="001C1D30" w:rsidRDefault="00BE6F19" w:rsidP="00E03DF4">
      <w:pPr>
        <w:pStyle w:val="TF-REFERNCIASITEM"/>
        <w:rPr>
          <w:lang w:val="en-US"/>
        </w:rPr>
      </w:pPr>
      <w:r>
        <w:t xml:space="preserve">CASTRO, Jessica. A rota do </w:t>
      </w:r>
      <w:proofErr w:type="spellStart"/>
      <w:r>
        <w:t>Blockchain</w:t>
      </w:r>
      <w:proofErr w:type="spellEnd"/>
      <w:r>
        <w:t xml:space="preserve">: um panorama das pesquisas. </w:t>
      </w:r>
      <w:r w:rsidRPr="00E03DF4">
        <w:rPr>
          <w:b/>
          <w:bCs/>
        </w:rPr>
        <w:t>Revista Brasileira de Administração Científica</w:t>
      </w:r>
      <w:r>
        <w:t>, [</w:t>
      </w:r>
      <w:proofErr w:type="spellStart"/>
      <w:r>
        <w:t>S.l</w:t>
      </w:r>
      <w:proofErr w:type="spellEnd"/>
      <w:r>
        <w:t>.], v.12, n.2, p. 339-346, Abr./Jun. 2021. Disponível em: h</w:t>
      </w:r>
      <w:r w:rsidRPr="00E03DF4">
        <w:t>ttps://www.sustenere.co/index.php/rbadm/article/view/CBPC2179-684X.2021.002.0027</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13969EA1" w14:textId="77777777" w:rsidR="00BE6F19" w:rsidRDefault="00BE6F19" w:rsidP="00E03DF4">
      <w:pPr>
        <w:pStyle w:val="TF-REFERNCIASITEM"/>
      </w:pPr>
      <w:r w:rsidRPr="001C1D30">
        <w:rPr>
          <w:lang w:val="en-US"/>
        </w:rPr>
        <w:t xml:space="preserve">CHOI, </w:t>
      </w:r>
      <w:proofErr w:type="spellStart"/>
      <w:r w:rsidRPr="001C1D30">
        <w:rPr>
          <w:lang w:val="en-US"/>
        </w:rPr>
        <w:t>Gyuhyeok</w:t>
      </w:r>
      <w:proofErr w:type="spellEnd"/>
      <w:r w:rsidRPr="001C1D30">
        <w:rPr>
          <w:lang w:val="en-US"/>
        </w:rPr>
        <w:t xml:space="preserve">; KIM, </w:t>
      </w:r>
      <w:proofErr w:type="spellStart"/>
      <w:r w:rsidRPr="001C1D30">
        <w:rPr>
          <w:lang w:val="en-US"/>
        </w:rPr>
        <w:t>Mijin</w:t>
      </w:r>
      <w:proofErr w:type="spellEnd"/>
      <w:r w:rsidRPr="001C1D30">
        <w:rPr>
          <w:lang w:val="en-US"/>
        </w:rPr>
        <w:t xml:space="preserve">. Battle Royale Game : In Search of a New Game Genre. </w:t>
      </w:r>
      <w:r w:rsidRPr="001C1D30">
        <w:rPr>
          <w:b/>
          <w:bCs/>
          <w:lang w:val="en-US"/>
        </w:rPr>
        <w:t>International Journal of Culture Technology</w:t>
      </w:r>
      <w:r w:rsidRPr="001C1D30">
        <w:rPr>
          <w:lang w:val="en-US"/>
        </w:rPr>
        <w:t xml:space="preserve">, Busan, v.2, n.2, p. 5-11, Jun. 2018. </w:t>
      </w:r>
      <w:r>
        <w:t xml:space="preserve">Disponível em: </w:t>
      </w:r>
      <w:r w:rsidRPr="001C1D11">
        <w:t>https://core.ac.uk/download/pdf/162021462.pdf</w:t>
      </w:r>
      <w:r>
        <w:t>. Acesso em: 21 set. 2021.</w:t>
      </w:r>
    </w:p>
    <w:p w14:paraId="1450303A" w14:textId="77777777" w:rsidR="00BE6F19" w:rsidRPr="001C1D30" w:rsidRDefault="00BE6F19" w:rsidP="00E03DF4">
      <w:pPr>
        <w:pStyle w:val="TF-REFERNCIASITEM"/>
        <w:rPr>
          <w:lang w:val="en-US"/>
        </w:rPr>
      </w:pPr>
      <w:r>
        <w:t xml:space="preserve">COINDESK. </w:t>
      </w:r>
      <w:proofErr w:type="spellStart"/>
      <w:r w:rsidRPr="002A07E2">
        <w:rPr>
          <w:b/>
          <w:bCs/>
        </w:rPr>
        <w:t>Metaverso</w:t>
      </w:r>
      <w:proofErr w:type="spellEnd"/>
      <w:r w:rsidRPr="008F0216">
        <w:t xml:space="preserve">: o que é, a relação com </w:t>
      </w:r>
      <w:proofErr w:type="spellStart"/>
      <w:r w:rsidRPr="008F0216">
        <w:t>cripto</w:t>
      </w:r>
      <w:proofErr w:type="spellEnd"/>
      <w:r w:rsidRPr="008F0216">
        <w:t xml:space="preserve"> e como isso vai mudar a sua vida</w:t>
      </w:r>
      <w:r>
        <w:t>. [</w:t>
      </w:r>
      <w:proofErr w:type="spellStart"/>
      <w:r>
        <w:t>S.l</w:t>
      </w:r>
      <w:proofErr w:type="spellEnd"/>
      <w:r>
        <w:t xml:space="preserve">.], 2021. Disponível em: </w:t>
      </w:r>
      <w:r w:rsidRPr="002A07E2">
        <w:t>https://exame.com/future-of-money/metaverso-o-que-e-a-relacao-com-cripto-e-como-isso-vai-mudar-a-sua-vida</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28 set. 2021.</w:t>
      </w:r>
    </w:p>
    <w:p w14:paraId="6356DB36" w14:textId="77777777" w:rsidR="00BE6F19" w:rsidRDefault="00BE6F19" w:rsidP="00E03DF4">
      <w:pPr>
        <w:pStyle w:val="TF-REFERNCIASITEM"/>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w:t>
      </w:r>
      <w:proofErr w:type="spellStart"/>
      <w:r w:rsidRPr="00407E4F">
        <w:t>S.l</w:t>
      </w:r>
      <w:proofErr w:type="spellEnd"/>
      <w:r w:rsidRPr="00407E4F">
        <w:t xml:space="preserve">.], </w:t>
      </w:r>
      <w:r>
        <w:t>[2021]</w:t>
      </w:r>
      <w:r w:rsidRPr="00407E4F">
        <w:t xml:space="preserve">. </w:t>
      </w:r>
      <w:r>
        <w:t xml:space="preserve">Disponível em: </w:t>
      </w:r>
      <w:r w:rsidRPr="00FD004F">
        <w:t>https://coinmarketcap.com/view/play-to-earn</w:t>
      </w:r>
      <w:r>
        <w:t>. Acesso em: 24 set. 2021.</w:t>
      </w:r>
    </w:p>
    <w:p w14:paraId="1624A506" w14:textId="77777777" w:rsidR="00BE6F19" w:rsidRPr="00D537C9" w:rsidRDefault="00BE6F19" w:rsidP="00587002">
      <w:pPr>
        <w:pStyle w:val="TF-REFERNCIASITEM"/>
        <w:rPr>
          <w:b/>
          <w:bCs/>
        </w:rPr>
      </w:pPr>
      <w:r>
        <w:t xml:space="preserve">FANTINI, </w:t>
      </w:r>
      <w:proofErr w:type="spellStart"/>
      <w:r>
        <w:t>Laiane</w:t>
      </w:r>
      <w:proofErr w:type="spellEnd"/>
      <w:r>
        <w:t xml:space="preserve"> M. C. </w:t>
      </w:r>
      <w:r w:rsidRPr="00862678">
        <w:t xml:space="preserve">Precisamos realmente de Jogos </w:t>
      </w:r>
      <w:proofErr w:type="spellStart"/>
      <w:r w:rsidRPr="00862678">
        <w:t>Blockchain</w:t>
      </w:r>
      <w:proofErr w:type="spellEnd"/>
      <w:r w:rsidRPr="00862678">
        <w:t>?</w:t>
      </w:r>
      <w:r>
        <w:rPr>
          <w:b/>
          <w:bCs/>
        </w:rPr>
        <w:t xml:space="preserve"> </w:t>
      </w:r>
      <w:r>
        <w:t xml:space="preserve">Estudo a partir dos reflexos jurídicos da propriedade de </w:t>
      </w:r>
      <w:proofErr w:type="spellStart"/>
      <w:r>
        <w:t>criptoativos</w:t>
      </w:r>
      <w:proofErr w:type="spellEnd"/>
      <w:r>
        <w:t xml:space="preserve"> em jogos digitais. </w:t>
      </w:r>
      <w:r w:rsidRPr="001C1D30">
        <w:rPr>
          <w:lang w:val="en-US"/>
        </w:rPr>
        <w:t xml:space="preserve">In: Brazilian Symposium on Computer Games and Digital Entertainment, 19., 2020, Recife. </w:t>
      </w:r>
      <w:r w:rsidRPr="00862678">
        <w:rPr>
          <w:b/>
          <w:bCs/>
        </w:rPr>
        <w:t>Anais</w:t>
      </w:r>
      <w:r w:rsidRPr="009D51BB">
        <w:rPr>
          <w:b/>
          <w:bCs/>
        </w:rPr>
        <w:t>...</w:t>
      </w:r>
      <w:r>
        <w:t xml:space="preserve"> Recife: [s.n.], 2020, p. 851-858. Disponível em: </w:t>
      </w:r>
      <w:r w:rsidRPr="009D51BB">
        <w:t>https://www.sbgames.org/proceedings2020/IndustriaFull/210059.pdf</w:t>
      </w:r>
      <w:r>
        <w:t>. Acesso em: 31 ago. 2021.</w:t>
      </w:r>
    </w:p>
    <w:p w14:paraId="16DB9B11" w14:textId="77777777" w:rsidR="00BE6F19" w:rsidRPr="001C1D30" w:rsidRDefault="00BE6F19" w:rsidP="00587002">
      <w:pPr>
        <w:pStyle w:val="TF-REFERNCIASITEM"/>
        <w:rPr>
          <w:lang w:val="en-US"/>
        </w:rPr>
      </w:pPr>
      <w:r w:rsidRPr="001C1D30">
        <w:rPr>
          <w:lang w:val="en-US"/>
        </w:rPr>
        <w:t xml:space="preserve">FARHI, Maryse </w:t>
      </w:r>
      <w:r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Jan./Mar. 2009. </w:t>
      </w:r>
      <w:r w:rsidRPr="004D48AD">
        <w:t xml:space="preserve">Disponível em: https://centrodeeconomiapolitica.org/repojs/index.php/journal/article/view/474.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31 ago. 2021.</w:t>
      </w:r>
    </w:p>
    <w:p w14:paraId="01D8A463" w14:textId="77777777" w:rsidR="00BE6F19" w:rsidRPr="001C1D30" w:rsidRDefault="00BE6F19" w:rsidP="00331808">
      <w:pPr>
        <w:pStyle w:val="TF-REFERNCIASITEM"/>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w:t>
      </w:r>
      <w:proofErr w:type="spellStart"/>
      <w:r>
        <w:t>S.l</w:t>
      </w:r>
      <w:proofErr w:type="spellEnd"/>
      <w:r>
        <w:t xml:space="preserve">.], 2019. Disponível em: </w:t>
      </w:r>
      <w:r w:rsidRPr="00331808">
        <w:t>https://www.blockchaingamer.biz/news/12585/blockchain-game-sentiment-positive-the-sandbox-most-anticipated</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6F2708D5" w14:textId="77777777" w:rsidR="00BE6F19" w:rsidRPr="001C1D30" w:rsidRDefault="00BE6F19" w:rsidP="00587002">
      <w:pPr>
        <w:pStyle w:val="TF-REFERNCIASITEM"/>
        <w:rPr>
          <w:lang w:val="en-US"/>
        </w:rPr>
      </w:pPr>
      <w:r w:rsidRPr="001C1D30">
        <w:rPr>
          <w:lang w:val="en-US"/>
        </w:rPr>
        <w:t xml:space="preserve">JORDAN, Joy. </w:t>
      </w:r>
      <w:r w:rsidRPr="001C1D30">
        <w:rPr>
          <w:b/>
          <w:bCs/>
          <w:lang w:val="en-US"/>
        </w:rPr>
        <w:t>Top 50 blockchain game companies 2020</w:t>
      </w:r>
      <w:r w:rsidRPr="001C1D30">
        <w:rPr>
          <w:lang w:val="en-US"/>
        </w:rPr>
        <w:t>. [</w:t>
      </w:r>
      <w:proofErr w:type="spellStart"/>
      <w:r w:rsidRPr="001C1D30">
        <w:rPr>
          <w:lang w:val="en-US"/>
        </w:rPr>
        <w:t>S.l.</w:t>
      </w:r>
      <w:proofErr w:type="spellEnd"/>
      <w:r w:rsidRPr="001C1D30">
        <w:rPr>
          <w:lang w:val="en-US"/>
        </w:rPr>
        <w:t xml:space="preserve">], 2020. </w:t>
      </w:r>
      <w:r>
        <w:t>Disponível em:</w:t>
      </w:r>
      <w:r w:rsidRPr="00C01933">
        <w:t>https://www.blockchaingamer.biz/features/13597/top-50-blockchain-game-companies-2020</w:t>
      </w:r>
      <w:r>
        <w:t xml:space="preserve">. </w:t>
      </w:r>
      <w:proofErr w:type="spellStart"/>
      <w:r w:rsidRPr="001C1D30">
        <w:rPr>
          <w:lang w:val="en-US"/>
        </w:rPr>
        <w:t>Acesso</w:t>
      </w:r>
      <w:proofErr w:type="spellEnd"/>
      <w:r w:rsidRPr="001C1D30">
        <w:rPr>
          <w:lang w:val="en-US"/>
        </w:rPr>
        <w:t xml:space="preserve"> </w:t>
      </w:r>
      <w:proofErr w:type="spellStart"/>
      <w:r w:rsidRPr="001C1D30">
        <w:rPr>
          <w:lang w:val="en-US"/>
        </w:rPr>
        <w:t>em</w:t>
      </w:r>
      <w:proofErr w:type="spellEnd"/>
      <w:r w:rsidRPr="001C1D30">
        <w:rPr>
          <w:lang w:val="en-US"/>
        </w:rPr>
        <w:t>: 21. set. 2021.</w:t>
      </w:r>
    </w:p>
    <w:p w14:paraId="478ACD4A" w14:textId="77777777" w:rsidR="00BE6F19" w:rsidRDefault="00BE6F19" w:rsidP="00587002">
      <w:pPr>
        <w:pStyle w:val="TF-REFERNCIASITEM"/>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Acesso em: 7 set. 2021.</w:t>
      </w:r>
    </w:p>
    <w:p w14:paraId="32F26EAB" w14:textId="77777777" w:rsidR="00BE6F19" w:rsidRPr="001F7B19" w:rsidRDefault="00BE6F19" w:rsidP="005B123E">
      <w:pPr>
        <w:pStyle w:val="TF-REFERNCIASITEM"/>
      </w:pPr>
      <w:r>
        <w:t xml:space="preserve">ORDANO, </w:t>
      </w:r>
      <w:proofErr w:type="spellStart"/>
      <w:r>
        <w:t>Esteban</w:t>
      </w:r>
      <w:proofErr w:type="spellEnd"/>
      <w:r>
        <w:t xml:space="preserve"> </w:t>
      </w:r>
      <w:r w:rsidRPr="002A07E2">
        <w:rPr>
          <w:i/>
          <w:iCs/>
        </w:rPr>
        <w:t>et al</w:t>
      </w:r>
      <w:r>
        <w:t xml:space="preserve">. </w:t>
      </w:r>
      <w:proofErr w:type="spellStart"/>
      <w:r w:rsidRPr="005B123E">
        <w:rPr>
          <w:b/>
          <w:bCs/>
        </w:rPr>
        <w:t>Decentraland</w:t>
      </w:r>
      <w:proofErr w:type="spellEnd"/>
      <w:r w:rsidRPr="005B123E">
        <w:rPr>
          <w:b/>
          <w:bCs/>
        </w:rPr>
        <w:t xml:space="preserve"> White</w:t>
      </w:r>
      <w:r>
        <w:rPr>
          <w:b/>
          <w:bCs/>
        </w:rPr>
        <w:t xml:space="preserve"> </w:t>
      </w:r>
      <w:proofErr w:type="spellStart"/>
      <w:r>
        <w:rPr>
          <w:b/>
          <w:bCs/>
        </w:rPr>
        <w:t>p</w:t>
      </w:r>
      <w:r w:rsidRPr="005B123E">
        <w:rPr>
          <w:b/>
          <w:bCs/>
        </w:rPr>
        <w:t>aper</w:t>
      </w:r>
      <w:proofErr w:type="spellEnd"/>
      <w:r>
        <w:t>. [</w:t>
      </w:r>
      <w:proofErr w:type="spellStart"/>
      <w:r>
        <w:t>S.l</w:t>
      </w:r>
      <w:proofErr w:type="spellEnd"/>
      <w:r>
        <w:t xml:space="preserve">.]: [s.n.], [2017?]. Disponível em: </w:t>
      </w:r>
      <w:r w:rsidRPr="001F7B19">
        <w:t>https://docs.decentraland.org/decentraland/whitepaper</w:t>
      </w:r>
      <w:r>
        <w:t>. Acesso em: 23 ago. 2021.</w:t>
      </w:r>
    </w:p>
    <w:p w14:paraId="198C6759" w14:textId="77777777" w:rsidR="00BE6F19" w:rsidRDefault="00BE6F19" w:rsidP="00F70990">
      <w:pPr>
        <w:pStyle w:val="TF-REFERNCIASITEM"/>
      </w:pPr>
      <w:r>
        <w:t xml:space="preserve">PIRES, </w:t>
      </w:r>
      <w:proofErr w:type="spellStart"/>
      <w:r>
        <w:t>Hindenburgo</w:t>
      </w:r>
      <w:proofErr w:type="spellEnd"/>
      <w:r>
        <w:t xml:space="preserve"> F. </w:t>
      </w:r>
      <w:proofErr w:type="spellStart"/>
      <w:r>
        <w:t>Bitcoin</w:t>
      </w:r>
      <w:proofErr w:type="spellEnd"/>
      <w:r>
        <w:t xml:space="preserve">: a moeda do ciberespaço. </w:t>
      </w:r>
      <w:r w:rsidRPr="00F70990">
        <w:rPr>
          <w:b/>
          <w:bCs/>
        </w:rPr>
        <w:t>GEOUSP Espaço e Tempo (Online)</w:t>
      </w:r>
      <w:r w:rsidRPr="00F70990">
        <w:t>, [S. l.], v. 21, n. 2, p. 407-424, 2017</w:t>
      </w:r>
      <w:r>
        <w:t xml:space="preserve">. </w:t>
      </w:r>
      <w:r w:rsidRPr="00152AC9">
        <w:t xml:space="preserve">Disponível em: https://www.revistas.usp.br/geousp/article/view/134538. Acesso em: </w:t>
      </w:r>
      <w:r>
        <w:t>31 ago</w:t>
      </w:r>
      <w:r w:rsidRPr="004D48AD">
        <w:t>. 2021</w:t>
      </w:r>
      <w:r w:rsidRPr="00152AC9">
        <w:t>.</w:t>
      </w:r>
    </w:p>
    <w:p w14:paraId="3A6570EA" w14:textId="77777777" w:rsidR="00BE6F19" w:rsidRDefault="00BE6F19" w:rsidP="00587002">
      <w:pPr>
        <w:pStyle w:val="TF-REFERNCIASITEM"/>
      </w:pPr>
      <w:r>
        <w:lastRenderedPageBreak/>
        <w:t xml:space="preserve">PREVIDI, Gustavo S. </w:t>
      </w:r>
      <w:r>
        <w:rPr>
          <w:b/>
          <w:bCs/>
        </w:rPr>
        <w:t xml:space="preserve">Descentralização monetária: </w:t>
      </w:r>
      <w:r>
        <w:t xml:space="preserve">um estudo sobre o </w:t>
      </w:r>
      <w:proofErr w:type="spellStart"/>
      <w:r>
        <w:t>Bitcoin</w:t>
      </w:r>
      <w:proofErr w:type="spellEnd"/>
      <w:r>
        <w:t xml:space="preserve">. 2014. 54 f. Trabalho de Conclusão de Curso (Bacharelado em Ciências Econômicas) – Faculdade de Ciências Econômicas, Universidade Federal do Rio Grande do Sul, Porto Alegre. Disponível em: </w:t>
      </w:r>
      <w:r w:rsidRPr="00152AC9">
        <w:t>https://www.lume.ufrgs.br/handle/10183/116267</w:t>
      </w:r>
      <w:r>
        <w:t>. Acesso em: 31 ago. 2021.</w:t>
      </w:r>
    </w:p>
    <w:p w14:paraId="60A98198" w14:textId="77777777" w:rsidR="00BE6F19" w:rsidRDefault="00BE6F19" w:rsidP="00587002">
      <w:pPr>
        <w:pStyle w:val="TF-REFERNCIASITEM"/>
      </w:pPr>
      <w:r w:rsidRPr="001C1D30">
        <w:rPr>
          <w:lang w:val="en-US"/>
        </w:rPr>
        <w:t xml:space="preserve">THE SANDBOX. </w:t>
      </w:r>
      <w:r w:rsidRPr="001C1D30">
        <w:rPr>
          <w:b/>
          <w:bCs/>
          <w:lang w:val="en-US"/>
        </w:rPr>
        <w:t xml:space="preserve">The Sandbox </w:t>
      </w:r>
      <w:proofErr w:type="spellStart"/>
      <w:r w:rsidRPr="001C1D30">
        <w:rPr>
          <w:b/>
          <w:bCs/>
          <w:lang w:val="en-US"/>
        </w:rPr>
        <w:t>WhitePaper</w:t>
      </w:r>
      <w:proofErr w:type="spellEnd"/>
      <w:r w:rsidRPr="001C1D30">
        <w:rPr>
          <w:lang w:val="en-US"/>
        </w:rPr>
        <w:t xml:space="preserve">. </w:t>
      </w:r>
      <w:r>
        <w:t>[</w:t>
      </w:r>
      <w:proofErr w:type="spellStart"/>
      <w:r>
        <w:t>S.l</w:t>
      </w:r>
      <w:proofErr w:type="spellEnd"/>
      <w:r>
        <w:t xml:space="preserve">.]: [s.n.], 2020. Disponível em: </w:t>
      </w:r>
      <w:r w:rsidRPr="0063109F">
        <w:t>https://installers.sandbox.game/The_Sandbox_Whitepaper_2020.pdf</w:t>
      </w:r>
      <w:r>
        <w:t>. Acesso em: 23 ago. 2021.</w:t>
      </w:r>
    </w:p>
    <w:p w14:paraId="61DD9416" w14:textId="77777777" w:rsidR="00BE6F19" w:rsidRPr="0063109F" w:rsidRDefault="00BE6F19" w:rsidP="00587002">
      <w:pPr>
        <w:pStyle w:val="TF-REFERNCIASITEM"/>
      </w:pPr>
      <w:r>
        <w:t xml:space="preserve">UPLAND BRASIL. </w:t>
      </w:r>
      <w:r w:rsidRPr="002A07E2">
        <w:rPr>
          <w:b/>
          <w:bCs/>
        </w:rPr>
        <w:t>O que os jogadores estão dizendo?</w:t>
      </w:r>
      <w:r>
        <w:t>. [</w:t>
      </w:r>
      <w:proofErr w:type="spellStart"/>
      <w:r>
        <w:t>S.l</w:t>
      </w:r>
      <w:proofErr w:type="spellEnd"/>
      <w:r>
        <w:t xml:space="preserve">.], [2021?]. Disponível em: </w:t>
      </w:r>
      <w:r w:rsidRPr="002A07E2">
        <w:t>https://www.uplandbrasil.com.br/#clients</w:t>
      </w:r>
      <w:r>
        <w:t>. Acesso em: 28 set. 2021.</w:t>
      </w:r>
    </w:p>
    <w:p w14:paraId="0C86F11A" w14:textId="77777777" w:rsidR="00BE6F19" w:rsidRDefault="00BE6F19" w:rsidP="00587002">
      <w:pPr>
        <w:pStyle w:val="TF-REFERNCIASITEM"/>
      </w:pPr>
      <w:r>
        <w:t xml:space="preserve">UPLANDME INC. </w:t>
      </w:r>
      <w:r w:rsidRPr="00E17F60">
        <w:rPr>
          <w:b/>
          <w:bCs/>
        </w:rPr>
        <w:t xml:space="preserve">White </w:t>
      </w:r>
      <w:proofErr w:type="spellStart"/>
      <w:r w:rsidRPr="00E17F60">
        <w:rPr>
          <w:b/>
          <w:bCs/>
        </w:rPr>
        <w:t>Lllama</w:t>
      </w:r>
      <w:proofErr w:type="spellEnd"/>
      <w:r w:rsidRPr="00E17F60">
        <w:rPr>
          <w:b/>
          <w:bCs/>
        </w:rPr>
        <w:t xml:space="preserve"> </w:t>
      </w:r>
      <w:proofErr w:type="spellStart"/>
      <w:r w:rsidRPr="00E17F60">
        <w:rPr>
          <w:b/>
          <w:bCs/>
        </w:rPr>
        <w:t>Paper</w:t>
      </w:r>
      <w:proofErr w:type="spellEnd"/>
      <w:r>
        <w:t>. [</w:t>
      </w:r>
      <w:proofErr w:type="spellStart"/>
      <w:r>
        <w:t>S.l</w:t>
      </w:r>
      <w:proofErr w:type="spellEnd"/>
      <w:r>
        <w:t xml:space="preserve">.]: [s.n.], 2019. Disponível em: </w:t>
      </w:r>
      <w:r w:rsidRPr="001F7B19">
        <w:t>https://www.upland.me/white-llama-paper</w:t>
      </w:r>
      <w:r>
        <w:t>. Acesso em: 23 ago. 2021.</w:t>
      </w:r>
    </w:p>
    <w:p w14:paraId="2FDC3582" w14:textId="77777777" w:rsidR="00BE6F19" w:rsidRDefault="00BE6F19" w:rsidP="00587002">
      <w:pPr>
        <w:pStyle w:val="TF-REFERNCIASITEM"/>
      </w:pPr>
    </w:p>
    <w:p w14:paraId="2DFD8582" w14:textId="77777777" w:rsidR="00BE6F19" w:rsidRPr="00320BFA" w:rsidRDefault="00BE6F19" w:rsidP="006A57DD">
      <w:pPr>
        <w:pStyle w:val="TF-xAvalTTULO"/>
      </w:pPr>
      <w:r>
        <w:br w:type="page"/>
      </w:r>
      <w:r>
        <w:lastRenderedPageBreak/>
        <w:t>FORMULÁRIO  DE  avaliação BCC</w:t>
      </w:r>
      <w:r w:rsidRPr="00320BFA">
        <w:t xml:space="preserve"> – PROFESSOR TCC I</w:t>
      </w:r>
    </w:p>
    <w:p w14:paraId="71F7986D" w14:textId="77777777" w:rsidR="00BE6F19" w:rsidRDefault="00BE6F19" w:rsidP="006A57DD">
      <w:pPr>
        <w:pStyle w:val="TF-xAvalLINHA"/>
      </w:pPr>
      <w:r w:rsidRPr="00320BFA">
        <w:t>Avaliador(a):</w:t>
      </w:r>
      <w:r w:rsidRPr="00320BFA">
        <w:tab/>
      </w:r>
      <w:r>
        <w:t>Dalton Solano dos Reis</w:t>
      </w:r>
    </w:p>
    <w:p w14:paraId="429F8363" w14:textId="77777777" w:rsidR="00BE6F19" w:rsidRPr="00320BFA" w:rsidRDefault="00BE6F19" w:rsidP="006A57DD">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04"/>
        <w:gridCol w:w="356"/>
        <w:gridCol w:w="837"/>
        <w:gridCol w:w="353"/>
      </w:tblGrid>
      <w:tr w:rsidR="00BE6F19" w:rsidRPr="00320BFA" w14:paraId="329147BA" w14:textId="77777777" w:rsidTr="009D0BE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C80351E" w14:textId="77777777" w:rsidR="00BE6F19" w:rsidRPr="00320BFA" w:rsidRDefault="00BE6F19" w:rsidP="009D0BE2">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D82BD07" w14:textId="77777777" w:rsidR="00BE6F19" w:rsidRPr="00320BFA" w:rsidRDefault="00BE6F19" w:rsidP="009D0BE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B9A9C91" w14:textId="77777777" w:rsidR="00BE6F19" w:rsidRPr="00320BFA" w:rsidRDefault="00BE6F19" w:rsidP="009D0BE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5755D82" w14:textId="77777777" w:rsidR="00BE6F19" w:rsidRPr="00320BFA" w:rsidRDefault="00BE6F19" w:rsidP="009D0BE2">
            <w:pPr>
              <w:pStyle w:val="TF-xAvalITEMTABELA"/>
            </w:pPr>
            <w:r w:rsidRPr="00320BFA">
              <w:t>não atende</w:t>
            </w:r>
          </w:p>
        </w:tc>
      </w:tr>
      <w:tr w:rsidR="00BE6F19" w:rsidRPr="00320BFA" w14:paraId="0E0B8568" w14:textId="77777777" w:rsidTr="009D0BE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A797C05" w14:textId="77777777" w:rsidR="00BE6F19" w:rsidRPr="00320BFA" w:rsidRDefault="00BE6F19" w:rsidP="009D0BE2">
            <w:pPr>
              <w:pStyle w:val="TF-xAvalITEMTABELA"/>
            </w:pPr>
            <w:r w:rsidRPr="00611F67">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7197904C" w14:textId="77777777" w:rsidR="00BE6F19" w:rsidRPr="00821EE8" w:rsidRDefault="00BE6F19" w:rsidP="005F0A2B">
            <w:pPr>
              <w:pStyle w:val="TF-xAvalITEM"/>
              <w:numPr>
                <w:ilvl w:val="0"/>
                <w:numId w:val="47"/>
              </w:numPr>
            </w:pPr>
            <w:r w:rsidRPr="00821EE8">
              <w:t>INTRODUÇÃO</w:t>
            </w:r>
          </w:p>
          <w:p w14:paraId="5E87B48F" w14:textId="77777777" w:rsidR="00BE6F19" w:rsidRPr="00821EE8" w:rsidRDefault="00BE6F19" w:rsidP="009D0BE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1726C305" w14:textId="77777777" w:rsidR="00BE6F19" w:rsidRPr="00320BFA" w:rsidRDefault="00BE6F19" w:rsidP="009D0BE2">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45144DF7" w14:textId="77777777" w:rsidR="00BE6F19" w:rsidRPr="00320BFA" w:rsidRDefault="00BE6F19" w:rsidP="009D0BE2">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6FFCA95" w14:textId="77777777" w:rsidR="00BE6F19" w:rsidRPr="00320BFA" w:rsidRDefault="00BE6F19" w:rsidP="009D0BE2">
            <w:pPr>
              <w:ind w:left="709" w:hanging="709"/>
              <w:jc w:val="center"/>
              <w:rPr>
                <w:sz w:val="18"/>
              </w:rPr>
            </w:pPr>
          </w:p>
        </w:tc>
      </w:tr>
      <w:tr w:rsidR="00BE6F19" w:rsidRPr="00320BFA" w14:paraId="7F9E2B93" w14:textId="77777777" w:rsidTr="009D0BE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09A100"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725C02" w14:textId="77777777" w:rsidR="00BE6F19" w:rsidRPr="00821EE8" w:rsidRDefault="00BE6F19" w:rsidP="009D0BE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D409EDB"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31B0136"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E0A63A9" w14:textId="77777777" w:rsidR="00BE6F19" w:rsidRPr="00320BFA" w:rsidRDefault="00BE6F19" w:rsidP="009D0BE2">
            <w:pPr>
              <w:ind w:left="709" w:hanging="709"/>
              <w:jc w:val="center"/>
              <w:rPr>
                <w:sz w:val="18"/>
              </w:rPr>
            </w:pPr>
          </w:p>
        </w:tc>
      </w:tr>
      <w:tr w:rsidR="00BE6F19" w:rsidRPr="00320BFA" w14:paraId="1BB8B42A"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FA96CB"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77D545" w14:textId="77777777" w:rsidR="00BE6F19" w:rsidRPr="00320BFA" w:rsidRDefault="00BE6F19" w:rsidP="00BE6F19">
            <w:pPr>
              <w:pStyle w:val="TF-xAvalITEM"/>
            </w:pPr>
            <w:r w:rsidRPr="00320BFA">
              <w:t>OBJETIVOS</w:t>
            </w:r>
          </w:p>
          <w:p w14:paraId="513D84B8" w14:textId="77777777" w:rsidR="00BE6F19" w:rsidRPr="00320BFA" w:rsidRDefault="00BE6F19" w:rsidP="009D0BE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401959B7"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939746"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41F3171" w14:textId="77777777" w:rsidR="00BE6F19" w:rsidRPr="00320BFA" w:rsidRDefault="00BE6F19" w:rsidP="009D0BE2">
            <w:pPr>
              <w:ind w:left="709" w:hanging="709"/>
              <w:jc w:val="center"/>
              <w:rPr>
                <w:sz w:val="18"/>
              </w:rPr>
            </w:pPr>
          </w:p>
        </w:tc>
      </w:tr>
      <w:tr w:rsidR="00BE6F19" w:rsidRPr="00320BFA" w14:paraId="26D629EA" w14:textId="77777777" w:rsidTr="009D0BE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7E46941"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A6ACB8" w14:textId="77777777" w:rsidR="00BE6F19" w:rsidRPr="00320BFA" w:rsidRDefault="00BE6F19" w:rsidP="009D0BE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053CDAFA"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AA94AEB"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BABBF4A" w14:textId="77777777" w:rsidR="00BE6F19" w:rsidRPr="00320BFA" w:rsidRDefault="00BE6F19" w:rsidP="009D0BE2">
            <w:pPr>
              <w:ind w:left="709" w:hanging="709"/>
              <w:jc w:val="center"/>
              <w:rPr>
                <w:sz w:val="18"/>
              </w:rPr>
            </w:pPr>
          </w:p>
        </w:tc>
      </w:tr>
      <w:tr w:rsidR="00BE6F19" w:rsidRPr="00320BFA" w14:paraId="074C268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12BA0C"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6780F23" w14:textId="77777777" w:rsidR="00BE6F19" w:rsidRPr="00EE20C1" w:rsidRDefault="00BE6F19" w:rsidP="00BE6F19">
            <w:pPr>
              <w:pStyle w:val="TF-xAvalITEM"/>
            </w:pPr>
            <w:r w:rsidRPr="00EE20C1">
              <w:t>JUSTIFICATIVA</w:t>
            </w:r>
          </w:p>
          <w:p w14:paraId="06E99513" w14:textId="77777777" w:rsidR="00BE6F19" w:rsidRPr="00EE20C1" w:rsidRDefault="00BE6F19" w:rsidP="009D0BE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A08B34C"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AD349B1"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BEF866" w14:textId="77777777" w:rsidR="00BE6F19" w:rsidRPr="00320BFA" w:rsidRDefault="00BE6F19" w:rsidP="009D0BE2">
            <w:pPr>
              <w:ind w:left="709" w:hanging="709"/>
              <w:jc w:val="center"/>
              <w:rPr>
                <w:sz w:val="18"/>
              </w:rPr>
            </w:pPr>
          </w:p>
        </w:tc>
      </w:tr>
      <w:tr w:rsidR="00BE6F19" w:rsidRPr="00320BFA" w14:paraId="210BAEC0"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6E580B"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734596B" w14:textId="77777777" w:rsidR="00BE6F19" w:rsidRPr="00EE20C1" w:rsidRDefault="00BE6F19" w:rsidP="009D0BE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E5712EB"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D7DB249"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A2D9075" w14:textId="77777777" w:rsidR="00BE6F19" w:rsidRPr="00320BFA" w:rsidRDefault="00BE6F19" w:rsidP="009D0BE2">
            <w:pPr>
              <w:ind w:left="709" w:hanging="709"/>
              <w:jc w:val="center"/>
              <w:rPr>
                <w:sz w:val="18"/>
              </w:rPr>
            </w:pPr>
          </w:p>
        </w:tc>
      </w:tr>
      <w:tr w:rsidR="00BE6F19" w:rsidRPr="00320BFA" w14:paraId="5CFE8A50" w14:textId="77777777" w:rsidTr="009D0BE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3BB1D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22B138" w14:textId="77777777" w:rsidR="00BE6F19" w:rsidRPr="00320BFA" w:rsidRDefault="00BE6F19" w:rsidP="00BE6F19">
            <w:pPr>
              <w:pStyle w:val="TF-xAvalITEM"/>
            </w:pPr>
            <w:r w:rsidRPr="00320BFA">
              <w:t>METODOLOGIA</w:t>
            </w:r>
          </w:p>
          <w:p w14:paraId="1EF56D97" w14:textId="77777777" w:rsidR="00BE6F19" w:rsidRPr="00320BFA" w:rsidRDefault="00BE6F19" w:rsidP="009D0BE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879EED4"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8CC24F8"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AB2EB6E" w14:textId="77777777" w:rsidR="00BE6F19" w:rsidRPr="00320BFA" w:rsidRDefault="00BE6F19" w:rsidP="009D0BE2">
            <w:pPr>
              <w:ind w:left="709" w:hanging="709"/>
              <w:jc w:val="center"/>
              <w:rPr>
                <w:sz w:val="18"/>
              </w:rPr>
            </w:pPr>
          </w:p>
        </w:tc>
      </w:tr>
      <w:tr w:rsidR="00BE6F19" w:rsidRPr="00320BFA" w14:paraId="6324A8B0"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0D177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D4A52D4" w14:textId="77777777" w:rsidR="00BE6F19" w:rsidRPr="00320BFA" w:rsidRDefault="00BE6F19" w:rsidP="009D0BE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75848A2" w14:textId="77777777" w:rsidR="00BE6F19" w:rsidRPr="00320BFA" w:rsidRDefault="00BE6F19" w:rsidP="009D0BE2">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E762D8" w14:textId="77777777" w:rsidR="00BE6F19" w:rsidRPr="00320BFA" w:rsidRDefault="00BE6F19" w:rsidP="009D0BE2">
            <w:pPr>
              <w:ind w:left="709" w:hanging="709"/>
              <w:jc w:val="center"/>
              <w:rPr>
                <w:sz w:val="18"/>
              </w:rPr>
            </w:pPr>
            <w:commentRangeStart w:id="123"/>
            <w:r>
              <w:rPr>
                <w:sz w:val="18"/>
              </w:rPr>
              <w:t>X</w:t>
            </w:r>
            <w:commentRangeEnd w:id="123"/>
            <w:r>
              <w:rPr>
                <w:rStyle w:val="Refdecomentrio"/>
              </w:rPr>
              <w:commentReference w:id="123"/>
            </w:r>
          </w:p>
        </w:tc>
        <w:tc>
          <w:tcPr>
            <w:tcW w:w="262" w:type="pct"/>
            <w:tcBorders>
              <w:top w:val="single" w:sz="4" w:space="0" w:color="auto"/>
              <w:left w:val="single" w:sz="4" w:space="0" w:color="auto"/>
              <w:bottom w:val="single" w:sz="4" w:space="0" w:color="auto"/>
              <w:right w:val="single" w:sz="12" w:space="0" w:color="auto"/>
            </w:tcBorders>
          </w:tcPr>
          <w:p w14:paraId="17C7B2D7" w14:textId="77777777" w:rsidR="00BE6F19" w:rsidRPr="00320BFA" w:rsidRDefault="00BE6F19" w:rsidP="009D0BE2">
            <w:pPr>
              <w:ind w:left="709" w:hanging="709"/>
              <w:jc w:val="center"/>
              <w:rPr>
                <w:sz w:val="18"/>
              </w:rPr>
            </w:pPr>
          </w:p>
        </w:tc>
      </w:tr>
      <w:tr w:rsidR="00BE6F19" w:rsidRPr="00320BFA" w14:paraId="3236AD05" w14:textId="77777777" w:rsidTr="009D0BE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6845D3"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B4B79FC" w14:textId="77777777" w:rsidR="00BE6F19" w:rsidRPr="00801036" w:rsidRDefault="00BE6F19" w:rsidP="00BE6F19">
            <w:pPr>
              <w:pStyle w:val="TF-xAvalITEM"/>
            </w:pPr>
            <w:r w:rsidRPr="00801036">
              <w:t>REVISÃO BIBLIOGRÁFICA (atenção para a diferença de conteúdo entre projeto e pré-projeto)</w:t>
            </w:r>
          </w:p>
          <w:p w14:paraId="69937337" w14:textId="77777777" w:rsidR="00BE6F19" w:rsidRPr="00801036" w:rsidRDefault="00BE6F19" w:rsidP="009D0BE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8B7E76F" w14:textId="77777777" w:rsidR="00BE6F19" w:rsidRPr="00801036"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2368117" w14:textId="77777777" w:rsidR="00BE6F19" w:rsidRPr="00801036"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0031B2F" w14:textId="77777777" w:rsidR="00BE6F19" w:rsidRPr="00320BFA" w:rsidRDefault="00BE6F19" w:rsidP="009D0BE2">
            <w:pPr>
              <w:ind w:left="709" w:hanging="709"/>
              <w:jc w:val="center"/>
              <w:rPr>
                <w:sz w:val="18"/>
              </w:rPr>
            </w:pPr>
          </w:p>
        </w:tc>
      </w:tr>
      <w:tr w:rsidR="00BE6F19" w:rsidRPr="00320BFA" w14:paraId="55F0D80B" w14:textId="77777777" w:rsidTr="009D0BE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6987593" w14:textId="77777777" w:rsidR="00BE6F19" w:rsidRPr="00320BFA" w:rsidRDefault="00BE6F19" w:rsidP="009D0BE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1E383A9" w14:textId="77777777" w:rsidR="00BE6F19" w:rsidRPr="00320BFA" w:rsidRDefault="00BE6F19" w:rsidP="00BE6F19">
            <w:pPr>
              <w:pStyle w:val="TF-xAvalITEM"/>
            </w:pPr>
            <w:r w:rsidRPr="00320BFA">
              <w:t>LINGUAGEM USADA (redação)</w:t>
            </w:r>
          </w:p>
          <w:p w14:paraId="203EBC98" w14:textId="77777777" w:rsidR="00BE6F19" w:rsidRPr="00320BFA" w:rsidRDefault="00BE6F19" w:rsidP="009D0BE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1D5D0AA" w14:textId="77777777" w:rsidR="00BE6F19" w:rsidRPr="00320BFA" w:rsidRDefault="00BE6F19" w:rsidP="009D0BE2">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22B2BB23" w14:textId="77777777" w:rsidR="00BE6F19" w:rsidRPr="00320BFA" w:rsidRDefault="00BE6F19" w:rsidP="009D0BE2">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3DC1FC17" w14:textId="77777777" w:rsidR="00BE6F19" w:rsidRPr="00320BFA" w:rsidRDefault="00BE6F19" w:rsidP="009D0BE2">
            <w:pPr>
              <w:ind w:left="709" w:hanging="709"/>
              <w:jc w:val="center"/>
              <w:rPr>
                <w:sz w:val="18"/>
              </w:rPr>
            </w:pPr>
          </w:p>
        </w:tc>
      </w:tr>
      <w:tr w:rsidR="00BE6F19" w:rsidRPr="00320BFA" w14:paraId="73D144D1"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9D081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A4C625B" w14:textId="77777777" w:rsidR="00BE6F19" w:rsidRPr="00320BFA" w:rsidRDefault="00BE6F19" w:rsidP="009D0BE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F65E42C"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2EF3EC7"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F484D7B" w14:textId="77777777" w:rsidR="00BE6F19" w:rsidRPr="00320BFA" w:rsidRDefault="00BE6F19" w:rsidP="009D0BE2">
            <w:pPr>
              <w:ind w:left="709" w:hanging="709"/>
              <w:jc w:val="center"/>
              <w:rPr>
                <w:sz w:val="18"/>
              </w:rPr>
            </w:pPr>
          </w:p>
        </w:tc>
      </w:tr>
      <w:tr w:rsidR="00BE6F19" w:rsidRPr="00320BFA" w14:paraId="0C178FB9"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49FDA9"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95206D" w14:textId="77777777" w:rsidR="00BE6F19" w:rsidRPr="00320BFA" w:rsidRDefault="00BE6F19" w:rsidP="00BE6F19">
            <w:pPr>
              <w:pStyle w:val="TF-xAvalITEM"/>
            </w:pPr>
            <w:r w:rsidRPr="00320BFA">
              <w:t>ORGANIZAÇÃO E APRESENTAÇÃO GRÁFICA DO TEXTO</w:t>
            </w:r>
          </w:p>
          <w:p w14:paraId="6F09BBE1" w14:textId="77777777" w:rsidR="00BE6F19" w:rsidRPr="00320BFA" w:rsidRDefault="00BE6F19" w:rsidP="009D0BE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3798F1D"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974266C"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7F2E3BD" w14:textId="77777777" w:rsidR="00BE6F19" w:rsidRPr="00320BFA" w:rsidRDefault="00BE6F19" w:rsidP="009D0BE2">
            <w:pPr>
              <w:ind w:left="709" w:hanging="709"/>
              <w:jc w:val="center"/>
              <w:rPr>
                <w:sz w:val="18"/>
              </w:rPr>
            </w:pPr>
          </w:p>
        </w:tc>
      </w:tr>
      <w:tr w:rsidR="00BE6F19" w:rsidRPr="00320BFA" w14:paraId="01CB9A94"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F1594F"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BFC393E" w14:textId="77777777" w:rsidR="00BE6F19" w:rsidRPr="00320BFA" w:rsidRDefault="00BE6F19" w:rsidP="00BE6F19">
            <w:pPr>
              <w:pStyle w:val="TF-xAvalITEM"/>
            </w:pPr>
            <w:r w:rsidRPr="00320BFA">
              <w:t>ILUSTRAÇÕES (figuras, quadros, tabelas)</w:t>
            </w:r>
          </w:p>
          <w:p w14:paraId="662CB7A5" w14:textId="77777777" w:rsidR="00BE6F19" w:rsidRPr="00320BFA" w:rsidRDefault="00BE6F19" w:rsidP="009D0BE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C8E10A7" w14:textId="77777777" w:rsidR="00BE6F19" w:rsidRPr="00320BFA" w:rsidRDefault="00BE6F19" w:rsidP="009D0BE2">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121BD18" w14:textId="77777777" w:rsidR="00BE6F19" w:rsidRPr="00320BFA" w:rsidRDefault="00BE6F19" w:rsidP="009D0BE2">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660272D" w14:textId="77777777" w:rsidR="00BE6F19" w:rsidRPr="00320BFA" w:rsidRDefault="00BE6F19" w:rsidP="009D0BE2">
            <w:pPr>
              <w:spacing w:before="80" w:after="80"/>
              <w:ind w:left="709" w:hanging="709"/>
              <w:jc w:val="center"/>
              <w:rPr>
                <w:sz w:val="18"/>
              </w:rPr>
            </w:pPr>
          </w:p>
        </w:tc>
      </w:tr>
      <w:tr w:rsidR="00BE6F19" w:rsidRPr="00320BFA" w14:paraId="30952A74"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F5E033"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A70CD3" w14:textId="77777777" w:rsidR="00BE6F19" w:rsidRPr="00320BFA" w:rsidRDefault="00BE6F19" w:rsidP="00BE6F19">
            <w:pPr>
              <w:pStyle w:val="TF-xAvalITEM"/>
            </w:pPr>
            <w:r w:rsidRPr="00320BFA">
              <w:t>REFERÊNCIAS E CITAÇÕES</w:t>
            </w:r>
          </w:p>
          <w:p w14:paraId="34A3D4A4" w14:textId="77777777" w:rsidR="00BE6F19" w:rsidRPr="00320BFA" w:rsidRDefault="00BE6F19" w:rsidP="009D0BE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C217731"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E63D95"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DD57277" w14:textId="77777777" w:rsidR="00BE6F19" w:rsidRPr="00320BFA" w:rsidRDefault="00BE6F19" w:rsidP="009D0BE2">
            <w:pPr>
              <w:ind w:left="709" w:hanging="709"/>
              <w:jc w:val="center"/>
              <w:rPr>
                <w:sz w:val="18"/>
              </w:rPr>
            </w:pPr>
          </w:p>
        </w:tc>
      </w:tr>
      <w:tr w:rsidR="00BE6F19" w:rsidRPr="00320BFA" w14:paraId="404F81BF" w14:textId="77777777" w:rsidTr="009D0BE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58A7B48" w14:textId="77777777" w:rsidR="00BE6F19" w:rsidRPr="00320BFA" w:rsidRDefault="00BE6F19" w:rsidP="009D0BE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A85C84" w14:textId="77777777" w:rsidR="00BE6F19" w:rsidRPr="00320BFA" w:rsidRDefault="00BE6F19" w:rsidP="009D0BE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31F1E1E3"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738234"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556DC56" w14:textId="77777777" w:rsidR="00BE6F19" w:rsidRPr="00320BFA" w:rsidRDefault="00BE6F19" w:rsidP="009D0BE2">
            <w:pPr>
              <w:ind w:left="709" w:hanging="709"/>
              <w:jc w:val="center"/>
              <w:rPr>
                <w:sz w:val="18"/>
              </w:rPr>
            </w:pPr>
          </w:p>
        </w:tc>
      </w:tr>
      <w:tr w:rsidR="00BE6F19" w:rsidRPr="00320BFA" w14:paraId="57568A35" w14:textId="77777777" w:rsidTr="009D0BE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5314032" w14:textId="77777777" w:rsidR="00BE6F19" w:rsidRPr="00320BFA" w:rsidRDefault="00BE6F19" w:rsidP="009D0BE2">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0D78A6C4" w14:textId="77777777" w:rsidR="00BE6F19" w:rsidRPr="00320BFA" w:rsidRDefault="00BE6F19" w:rsidP="009D0BE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8A2768E" w14:textId="77777777" w:rsidR="00BE6F19" w:rsidRPr="00320BFA" w:rsidRDefault="00BE6F19" w:rsidP="009D0BE2">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BAB1F1F" w14:textId="77777777" w:rsidR="00BE6F19" w:rsidRPr="00320BFA" w:rsidRDefault="00BE6F19" w:rsidP="009D0BE2">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2ED5B391" w14:textId="77777777" w:rsidR="00BE6F19" w:rsidRPr="00320BFA" w:rsidRDefault="00BE6F19" w:rsidP="009D0BE2">
            <w:pPr>
              <w:ind w:left="709" w:hanging="709"/>
              <w:jc w:val="center"/>
              <w:rPr>
                <w:sz w:val="18"/>
              </w:rPr>
            </w:pPr>
          </w:p>
        </w:tc>
      </w:tr>
    </w:tbl>
    <w:p w14:paraId="2E00E680" w14:textId="77777777" w:rsidR="00BE6F19" w:rsidRDefault="00BE6F19" w:rsidP="006A57DD">
      <w:pPr>
        <w:pStyle w:val="TF-xAvalITEMDETALHE"/>
      </w:pPr>
    </w:p>
    <w:p w14:paraId="73978EC5" w14:textId="77777777" w:rsidR="00BE6F19" w:rsidRPr="006A57DD" w:rsidRDefault="00BE6F19" w:rsidP="006A57DD">
      <w:pPr>
        <w:rPr>
          <w:caps/>
          <w:noProof/>
          <w:sz w:val="22"/>
          <w:szCs w:val="20"/>
        </w:rPr>
      </w:pPr>
    </w:p>
    <w:p w14:paraId="37E4BAD1" w14:textId="49B75CBB" w:rsidR="00BE6F19" w:rsidRDefault="00BE6F19">
      <w:r>
        <w:br w:type="page"/>
      </w:r>
    </w:p>
    <w:tbl>
      <w:tblPr>
        <w:tblW w:w="5000" w:type="pct"/>
        <w:tblLook w:val="0000" w:firstRow="0" w:lastRow="0" w:firstColumn="0" w:lastColumn="0" w:noHBand="0" w:noVBand="0"/>
      </w:tblPr>
      <w:tblGrid>
        <w:gridCol w:w="1792"/>
        <w:gridCol w:w="7279"/>
      </w:tblGrid>
      <w:tr w:rsidR="00BE6F19" w14:paraId="5F35F258" w14:textId="77777777" w:rsidTr="00671D82">
        <w:trPr>
          <w:trHeight w:val="721"/>
        </w:trPr>
        <w:tc>
          <w:tcPr>
            <w:tcW w:w="988" w:type="pct"/>
            <w:tcBorders>
              <w:top w:val="nil"/>
              <w:left w:val="nil"/>
              <w:bottom w:val="nil"/>
              <w:right w:val="nil"/>
            </w:tcBorders>
            <w:vAlign w:val="center"/>
          </w:tcPr>
          <w:p w14:paraId="591559EE" w14:textId="77777777" w:rsidR="00BE6F19" w:rsidRDefault="00BE6F19" w:rsidP="005F0A2B">
            <w:pPr>
              <w:pStyle w:val="Ttulo3"/>
              <w:numPr>
                <w:ilvl w:val="0"/>
                <w:numId w:val="0"/>
              </w:numPr>
            </w:pPr>
            <w:r>
              <w:rPr>
                <w:noProof/>
              </w:rPr>
              <w:lastRenderedPageBreak/>
              <w:drawing>
                <wp:inline distT="0" distB="0" distL="0" distR="0" wp14:anchorId="2F345AFD" wp14:editId="06936352">
                  <wp:extent cx="943117" cy="590550"/>
                  <wp:effectExtent l="0" t="0" r="9525" b="0"/>
                  <wp:docPr id="13" name="Imagem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2327EEE2" w14:textId="77777777" w:rsidR="00BE6F19" w:rsidRPr="00951D18" w:rsidRDefault="00BE6F19"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E040B66"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0C3623D8" w14:textId="77777777" w:rsidR="00BE6F19" w:rsidRDefault="00BE6F19"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1409DC81" w14:textId="77777777" w:rsidR="00BE6F19" w:rsidRDefault="00BE6F19"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95CFBD5" w14:textId="77777777" w:rsidR="00BE6F19" w:rsidRPr="00951D18" w:rsidRDefault="00BE6F19" w:rsidP="00671D82">
            <w:pPr>
              <w:jc w:val="both"/>
              <w:rPr>
                <w:smallCaps/>
                <w:sz w:val="22"/>
              </w:rPr>
            </w:pPr>
          </w:p>
        </w:tc>
      </w:tr>
    </w:tbl>
    <w:p w14:paraId="339EFD40" w14:textId="77777777" w:rsidR="00BE6F19" w:rsidRDefault="00BE6F19">
      <w:pPr>
        <w:spacing w:line="360" w:lineRule="auto"/>
        <w:rPr>
          <w:rFonts w:ascii="Arial" w:hAnsi="Arial" w:cs="Arial"/>
          <w:sz w:val="22"/>
        </w:rPr>
      </w:pPr>
    </w:p>
    <w:p w14:paraId="75664D93" w14:textId="77777777" w:rsidR="00BE6F19" w:rsidRPr="00126703" w:rsidRDefault="00BE6F19"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0BAEB9F" w14:textId="77777777" w:rsidR="00BE6F19" w:rsidRDefault="00BE6F19"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4DEE3044" w14:textId="77777777" w:rsidR="00BE6F19" w:rsidRDefault="00BE6F19"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125F22">
        <w:rPr>
          <w:rFonts w:ascii="Arial" w:hAnsi="Arial" w:cs="Arial"/>
          <w:sz w:val="22"/>
        </w:rPr>
        <w:t>Sara</w:t>
      </w:r>
      <w:r>
        <w:rPr>
          <w:rFonts w:ascii="Arial" w:hAnsi="Arial" w:cs="Arial"/>
          <w:sz w:val="22"/>
        </w:rPr>
        <w:t xml:space="preserve"> </w:t>
      </w:r>
      <w:r w:rsidRPr="00125F22">
        <w:rPr>
          <w:rFonts w:ascii="Arial" w:hAnsi="Arial" w:cs="Arial"/>
          <w:sz w:val="22"/>
        </w:rPr>
        <w:t>Helena</w:t>
      </w:r>
      <w:r>
        <w:rPr>
          <w:rFonts w:ascii="Arial" w:hAnsi="Arial" w:cs="Arial"/>
          <w:sz w:val="22"/>
        </w:rPr>
        <w:t xml:space="preserve"> </w:t>
      </w:r>
      <w:r w:rsidRPr="00125F22">
        <w:rPr>
          <w:rFonts w:ascii="Arial" w:hAnsi="Arial" w:cs="Arial"/>
          <w:sz w:val="22"/>
        </w:rPr>
        <w:t>Regis</w:t>
      </w:r>
      <w:r>
        <w:rPr>
          <w:rFonts w:ascii="Arial" w:hAnsi="Arial" w:cs="Arial"/>
          <w:sz w:val="22"/>
        </w:rPr>
        <w:t xml:space="preserve"> </w:t>
      </w:r>
      <w:proofErr w:type="spellStart"/>
      <w:r w:rsidRPr="00125F22">
        <w:rPr>
          <w:rFonts w:ascii="Arial" w:hAnsi="Arial" w:cs="Arial"/>
          <w:sz w:val="22"/>
        </w:rPr>
        <w:t>Theiss</w:t>
      </w:r>
      <w:proofErr w:type="spellEnd"/>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125F22">
        <w:rPr>
          <w:rFonts w:ascii="Arial" w:hAnsi="Arial" w:cs="Arial"/>
          <w:sz w:val="22"/>
        </w:rPr>
        <w:t>DESENVOLVIMENTO DE JOGO UTILIZANDO NON-FUNGIBLE TOKENS E REDES DE BLOCKCHAIN</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sidRPr="009738EA">
        <w:rPr>
          <w:rFonts w:ascii="Arial" w:eastAsiaTheme="majorEastAsia" w:hAnsi="Arial" w:cs="Arial"/>
          <w:sz w:val="22"/>
        </w:rPr>
        <w:t xml:space="preserve">Luciana Pereira de Araújo </w:t>
      </w:r>
      <w:proofErr w:type="spellStart"/>
      <w:r w:rsidRPr="009738EA">
        <w:rPr>
          <w:rFonts w:ascii="Arial" w:eastAsiaTheme="majorEastAsia" w:hAnsi="Arial" w:cs="Arial"/>
          <w:sz w:val="22"/>
        </w:rPr>
        <w:t>Kohler</w:t>
      </w:r>
      <w:proofErr w:type="spellEnd"/>
      <w:r w:rsidRPr="009738EA">
        <w:rPr>
          <w:rFonts w:ascii="Arial" w:hAnsi="Arial" w:cs="Arial"/>
          <w:sz w:val="22"/>
        </w:rPr>
        <w:t>.</w:t>
      </w:r>
    </w:p>
    <w:p w14:paraId="45BE8422" w14:textId="77777777" w:rsidR="00BE6F19" w:rsidRDefault="00BE6F19" w:rsidP="00610451">
      <w:pPr>
        <w:pStyle w:val="Recuodecorpodetexto"/>
        <w:spacing w:before="120"/>
        <w:ind w:firstLine="0"/>
        <w:jc w:val="both"/>
        <w:rPr>
          <w:rFonts w:ascii="Arial" w:hAnsi="Arial" w:cs="Arial"/>
          <w:sz w:val="22"/>
        </w:rPr>
      </w:pPr>
    </w:p>
    <w:p w14:paraId="38DFE79D" w14:textId="77777777" w:rsidR="00BE6F19" w:rsidRDefault="00BE6F19"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BE6F19" w14:paraId="394E3FBD"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00C55505" w14:textId="77777777" w:rsidR="00BE6F19" w:rsidRDefault="00BE6F19"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D5B5245"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36FF66A" w14:textId="77777777" w:rsidR="00BE6F19" w:rsidRDefault="00BE6F19"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194CFB38" w14:textId="77777777" w:rsidR="00BE6F19" w:rsidRDefault="00BE6F19"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BE6F19" w14:paraId="602BE2A8"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09F01430" w14:textId="77777777" w:rsidR="00BE6F19" w:rsidRDefault="00BE6F19" w:rsidP="0081369D">
            <w:pPr>
              <w:pStyle w:val="Corpodetexto"/>
              <w:spacing w:line="240" w:lineRule="auto"/>
              <w:jc w:val="left"/>
              <w:rPr>
                <w:rFonts w:ascii="Arial" w:hAnsi="Arial" w:cs="Arial"/>
                <w:sz w:val="22"/>
              </w:rPr>
            </w:pPr>
            <w:r>
              <w:rPr>
                <w:rFonts w:ascii="Arial" w:hAnsi="Arial" w:cs="Arial"/>
                <w:sz w:val="22"/>
              </w:rPr>
              <w:t>Professora Orientadora</w:t>
            </w:r>
          </w:p>
          <w:p w14:paraId="5A431B0D" w14:textId="77777777" w:rsidR="00BE6F19" w:rsidRPr="009738EA" w:rsidRDefault="00BE6F19" w:rsidP="009738EA">
            <w:pPr>
              <w:pStyle w:val="Corpodetexto"/>
              <w:rPr>
                <w:rFonts w:ascii="Arial" w:hAnsi="Arial" w:cs="Arial"/>
                <w:b w:val="0"/>
                <w:bCs w:val="0"/>
                <w:sz w:val="22"/>
              </w:rPr>
            </w:pPr>
            <w:r>
              <w:rPr>
                <w:rFonts w:ascii="Arial" w:hAnsi="Arial" w:cs="Arial"/>
                <w:b w:val="0"/>
                <w:bCs w:val="0"/>
                <w:sz w:val="22"/>
              </w:rPr>
              <w:t xml:space="preserve">Luciana Pereira de Araújo </w:t>
            </w:r>
            <w:proofErr w:type="spellStart"/>
            <w:r>
              <w:rPr>
                <w:rFonts w:ascii="Arial" w:hAnsi="Arial" w:cs="Arial"/>
                <w:b w:val="0"/>
                <w:bCs w:val="0"/>
                <w:sz w:val="22"/>
              </w:rPr>
              <w:t>Kohler</w:t>
            </w:r>
            <w:proofErr w:type="spellEnd"/>
          </w:p>
        </w:tc>
        <w:tc>
          <w:tcPr>
            <w:tcW w:w="1519" w:type="dxa"/>
            <w:vAlign w:val="center"/>
          </w:tcPr>
          <w:p w14:paraId="5B71A29B" w14:textId="77777777" w:rsidR="00BE6F19" w:rsidRDefault="00BE6F19"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w:t>
            </w:r>
          </w:p>
        </w:tc>
        <w:tc>
          <w:tcPr>
            <w:tcW w:w="236" w:type="dxa"/>
            <w:tcBorders>
              <w:top w:val="nil"/>
              <w:left w:val="single" w:sz="4" w:space="0" w:color="auto"/>
              <w:bottom w:val="nil"/>
              <w:right w:val="nil"/>
            </w:tcBorders>
            <w:vAlign w:val="center"/>
          </w:tcPr>
          <w:p w14:paraId="3177E8D4" w14:textId="77777777" w:rsidR="00BE6F19" w:rsidRDefault="00BE6F19"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0EA3387A" w14:textId="77777777" w:rsidR="00BE6F19" w:rsidRDefault="00BE6F19" w:rsidP="00584D96">
      <w:pPr>
        <w:spacing w:line="360" w:lineRule="auto"/>
        <w:jc w:val="right"/>
        <w:rPr>
          <w:rFonts w:ascii="Arial" w:hAnsi="Arial" w:cs="Arial"/>
          <w:sz w:val="22"/>
          <w:szCs w:val="22"/>
        </w:rPr>
      </w:pPr>
    </w:p>
    <w:p w14:paraId="26BA53F3" w14:textId="77777777" w:rsidR="00BE6F19" w:rsidRPr="0001192F" w:rsidRDefault="00BE6F19"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8"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55334A86" w14:textId="77777777" w:rsidR="00BE6F19" w:rsidRDefault="00BE6F19" w:rsidP="0001192F">
      <w:pPr>
        <w:spacing w:line="360" w:lineRule="auto"/>
        <w:jc w:val="both"/>
        <w:rPr>
          <w:rFonts w:ascii="Arial" w:hAnsi="Arial" w:cs="Arial"/>
          <w:sz w:val="22"/>
          <w:szCs w:val="22"/>
        </w:rPr>
      </w:pPr>
    </w:p>
    <w:p w14:paraId="2BBEC7D4" w14:textId="77777777" w:rsidR="00BE6F19" w:rsidRDefault="00BE6F19" w:rsidP="0001192F">
      <w:pPr>
        <w:spacing w:line="360" w:lineRule="auto"/>
        <w:rPr>
          <w:rFonts w:ascii="Arial" w:hAnsi="Arial" w:cs="Arial"/>
          <w:sz w:val="22"/>
          <w:szCs w:val="22"/>
        </w:rPr>
      </w:pPr>
      <w:r>
        <w:rPr>
          <w:rFonts w:ascii="Arial" w:hAnsi="Arial" w:cs="Arial"/>
          <w:sz w:val="22"/>
          <w:szCs w:val="22"/>
        </w:rPr>
        <w:t>Observações da apresentação:</w:t>
      </w:r>
    </w:p>
    <w:p w14:paraId="5104DEFD" w14:textId="77777777" w:rsidR="00BE6F19" w:rsidRDefault="00BE6F19" w:rsidP="0001192F">
      <w:pPr>
        <w:spacing w:line="360" w:lineRule="auto"/>
        <w:rPr>
          <w:rFonts w:ascii="Arial" w:hAnsi="Arial" w:cs="Arial"/>
          <w:sz w:val="22"/>
          <w:szCs w:val="22"/>
        </w:rPr>
      </w:pPr>
    </w:p>
    <w:p w14:paraId="42EB7AFC" w14:textId="77777777" w:rsidR="00BE6F19" w:rsidRDefault="00BE6F19" w:rsidP="0001192F">
      <w:pPr>
        <w:spacing w:line="360" w:lineRule="auto"/>
        <w:rPr>
          <w:rFonts w:ascii="Arial" w:hAnsi="Arial" w:cs="Arial"/>
          <w:sz w:val="22"/>
          <w:szCs w:val="22"/>
        </w:rPr>
      </w:pPr>
    </w:p>
    <w:p w14:paraId="5ED9DEAD" w14:textId="77777777" w:rsidR="00BE6F19" w:rsidRDefault="00BE6F19" w:rsidP="0001192F">
      <w:pPr>
        <w:spacing w:line="360" w:lineRule="auto"/>
        <w:rPr>
          <w:rFonts w:ascii="Arial" w:hAnsi="Arial" w:cs="Arial"/>
          <w:sz w:val="22"/>
          <w:szCs w:val="22"/>
        </w:rPr>
      </w:pPr>
    </w:p>
    <w:p w14:paraId="67407779" w14:textId="77777777" w:rsidR="00BE6F19" w:rsidRDefault="00BE6F19" w:rsidP="0001192F">
      <w:pPr>
        <w:spacing w:line="360" w:lineRule="auto"/>
        <w:rPr>
          <w:rFonts w:ascii="Arial" w:hAnsi="Arial" w:cs="Arial"/>
          <w:sz w:val="22"/>
          <w:szCs w:val="22"/>
        </w:rPr>
      </w:pPr>
    </w:p>
    <w:p w14:paraId="1A6D4050" w14:textId="77777777" w:rsidR="00BE6F19" w:rsidRPr="0080416A" w:rsidRDefault="00BE6F19" w:rsidP="0080416A">
      <w:pPr>
        <w:jc w:val="both"/>
      </w:pPr>
    </w:p>
    <w:sectPr w:rsidR="00BE6F19" w:rsidRPr="0080416A" w:rsidSect="005F0A2B">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ilvan Justino [2]" w:date="2021-12-12T17:46:00Z" w:initials="GJ">
    <w:p w14:paraId="4D2D50F7" w14:textId="77777777" w:rsidR="005F0A2B" w:rsidRDefault="005F0A2B">
      <w:pPr>
        <w:pStyle w:val="Textodecomentrio"/>
      </w:pPr>
      <w:r>
        <w:rPr>
          <w:rStyle w:val="Refdecomentrio"/>
        </w:rPr>
        <w:annotationRef/>
      </w:r>
      <w:r>
        <w:t>“FT” foi mencionado no parágrafo anterior. Recomendo descrevê-lo naquele parágrafo.</w:t>
      </w:r>
    </w:p>
  </w:comment>
  <w:comment w:id="4" w:author="Gilvan Justino [2]" w:date="2021-12-12T17:47:00Z" w:initials="GJ">
    <w:p w14:paraId="5E87FC1B" w14:textId="77777777" w:rsidR="005F0A2B" w:rsidRDefault="005F0A2B">
      <w:pPr>
        <w:pStyle w:val="Textodecomentrio"/>
      </w:pPr>
      <w:r>
        <w:rPr>
          <w:rStyle w:val="Refdecomentrio"/>
        </w:rPr>
        <w:annotationRef/>
      </w:r>
      <w:r>
        <w:t>Ordenar alfabeticamente as obras.</w:t>
      </w:r>
    </w:p>
  </w:comment>
  <w:comment w:id="5" w:author="Gilvan Justino [2]" w:date="2021-12-12T17:48:00Z" w:initials="GJ">
    <w:p w14:paraId="21DF72A0" w14:textId="77777777" w:rsidR="005F0A2B" w:rsidRDefault="005F0A2B">
      <w:pPr>
        <w:pStyle w:val="Textodecomentrio"/>
      </w:pPr>
      <w:r>
        <w:rPr>
          <w:rStyle w:val="Refdecomentrio"/>
        </w:rPr>
        <w:annotationRef/>
      </w:r>
      <w:r>
        <w:t>Não escrever em letra maiúscula.</w:t>
      </w:r>
    </w:p>
  </w:comment>
  <w:comment w:id="26" w:author="Dalton Solano dos Reis" w:date="2021-12-18T12:25:00Z" w:initials="DSdR">
    <w:p w14:paraId="294A88EA" w14:textId="77777777" w:rsidR="005F0A2B" w:rsidRDefault="005F0A2B" w:rsidP="00A00D0C">
      <w:pPr>
        <w:pStyle w:val="Textodecomentrio"/>
      </w:pPr>
      <w:r>
        <w:rPr>
          <w:rStyle w:val="Refdecomentrio"/>
        </w:rPr>
        <w:annotationRef/>
      </w:r>
      <w:r>
        <w:t>Referências em ordem alfabética.</w:t>
      </w:r>
    </w:p>
  </w:comment>
  <w:comment w:id="37" w:author="Gilvan Justino" w:date="2021-10-11T19:31:00Z" w:initials="GJ">
    <w:p w14:paraId="78A5D9E7" w14:textId="77777777" w:rsidR="00BE6F19" w:rsidRDefault="00BE6F19" w:rsidP="00C632E6">
      <w:pPr>
        <w:pStyle w:val="Textodecomentrio"/>
      </w:pPr>
      <w:r>
        <w:rPr>
          <w:rStyle w:val="Refdecomentrio"/>
        </w:rPr>
        <w:annotationRef/>
      </w:r>
      <w:r>
        <w:t>O que é "gasto duplo de moeda". Usar o mesmo dinheiro para pagar duas coisas?</w:t>
      </w:r>
    </w:p>
  </w:comment>
  <w:comment w:id="56" w:author="Gilvan Justino" w:date="2021-10-11T19:39:00Z" w:initials="GJ">
    <w:p w14:paraId="0DA57239" w14:textId="77777777" w:rsidR="00BE6F19" w:rsidRDefault="00BE6F19" w:rsidP="00247D1A">
      <w:pPr>
        <w:pStyle w:val="Textodecomentrio"/>
      </w:pPr>
      <w:r>
        <w:rPr>
          <w:rStyle w:val="Refdecomentrio"/>
        </w:rPr>
        <w:annotationRef/>
      </w:r>
      <w:r>
        <w:t>Ou seria "UPLANDME INC."?</w:t>
      </w:r>
    </w:p>
  </w:comment>
  <w:comment w:id="96" w:author="Dalton Solano dos Reis" w:date="2021-10-19T15:01:00Z" w:initials="DSdR">
    <w:p w14:paraId="5F2E3CCF" w14:textId="77777777" w:rsidR="00BE6F19" w:rsidRDefault="00BE6F19">
      <w:pPr>
        <w:pStyle w:val="Textodecomentrio"/>
      </w:pPr>
      <w:r>
        <w:rPr>
          <w:rStyle w:val="Refdecomentrio"/>
        </w:rPr>
        <w:annotationRef/>
      </w:r>
      <w:r>
        <w:t>Profa.</w:t>
      </w:r>
    </w:p>
  </w:comment>
  <w:comment w:id="97" w:author="Dalton Solano dos Reis" w:date="2021-10-19T15:09:00Z" w:initials="DSdR">
    <w:p w14:paraId="0BDFCB7C" w14:textId="77777777" w:rsidR="00BE6F19" w:rsidRDefault="00BE6F19">
      <w:pPr>
        <w:pStyle w:val="Textodecomentrio"/>
      </w:pPr>
      <w:r>
        <w:rPr>
          <w:rStyle w:val="Refdecomentrio"/>
        </w:rPr>
        <w:annotationRef/>
      </w:r>
      <w:r>
        <w:t>Itálico.</w:t>
      </w:r>
    </w:p>
  </w:comment>
  <w:comment w:id="98" w:author="Dalton Solano dos Reis" w:date="2021-10-19T15:12:00Z" w:initials="DSdR">
    <w:p w14:paraId="238E184F" w14:textId="77777777" w:rsidR="00BE6F19" w:rsidRDefault="00BE6F19">
      <w:pPr>
        <w:pStyle w:val="Textodecomentrio"/>
      </w:pPr>
      <w:r>
        <w:rPr>
          <w:rStyle w:val="Refdecomentrio"/>
        </w:rPr>
        <w:annotationRef/>
      </w:r>
      <w:r>
        <w:t>Itálico.</w:t>
      </w:r>
    </w:p>
  </w:comment>
  <w:comment w:id="99" w:author="Dalton Solano dos Reis" w:date="2021-10-20T17:24:00Z" w:initials="DSdR">
    <w:p w14:paraId="1D475463" w14:textId="77777777" w:rsidR="00BE6F19" w:rsidRDefault="00BE6F19">
      <w:pPr>
        <w:pStyle w:val="Textodecomentrio"/>
      </w:pPr>
      <w:r>
        <w:rPr>
          <w:rStyle w:val="Refdecomentrio"/>
        </w:rPr>
        <w:annotationRef/>
      </w:r>
      <w:r w:rsidRPr="002F24C0">
        <w:t xml:space="preserve">objetivo </w:t>
      </w:r>
      <w:r>
        <w:t xml:space="preserve">geral desse trabalho </w:t>
      </w:r>
      <w:r w:rsidRPr="002F24C0">
        <w:t>é</w:t>
      </w:r>
    </w:p>
  </w:comment>
  <w:comment w:id="100" w:author="Dalton Solano dos Reis" w:date="2021-10-19T15:15:00Z" w:initials="DSdR">
    <w:p w14:paraId="547D0A98" w14:textId="77777777" w:rsidR="00BE6F19" w:rsidRDefault="00BE6F19">
      <w:pPr>
        <w:pStyle w:val="Textodecomentrio"/>
      </w:pPr>
      <w:r>
        <w:rPr>
          <w:rStyle w:val="Refdecomentrio"/>
        </w:rPr>
        <w:annotationRef/>
      </w:r>
      <w:r>
        <w:t>Itálico.</w:t>
      </w:r>
    </w:p>
  </w:comment>
  <w:comment w:id="101" w:author="Dalton Solano dos Reis" w:date="2021-10-19T15:16:00Z" w:initials="DSdR">
    <w:p w14:paraId="5C0C3EA3" w14:textId="77777777" w:rsidR="00BE6F19" w:rsidRDefault="00BE6F19">
      <w:pPr>
        <w:pStyle w:val="Textodecomentrio"/>
      </w:pPr>
      <w:r>
        <w:rPr>
          <w:rStyle w:val="Refdecomentrio"/>
        </w:rPr>
        <w:annotationRef/>
      </w:r>
      <w:r>
        <w:t>Itálico.</w:t>
      </w:r>
    </w:p>
  </w:comment>
  <w:comment w:id="102" w:author="Dalton Solano dos Reis" w:date="2021-10-19T15:16:00Z" w:initials="DSdR">
    <w:p w14:paraId="5CCBCFC0" w14:textId="77777777" w:rsidR="00BE6F19" w:rsidRDefault="00BE6F19">
      <w:pPr>
        <w:pStyle w:val="Textodecomentrio"/>
      </w:pPr>
      <w:r>
        <w:rPr>
          <w:rStyle w:val="Refdecomentrio"/>
        </w:rPr>
        <w:annotationRef/>
      </w:r>
      <w:r>
        <w:t>Inserir ponto final.</w:t>
      </w:r>
    </w:p>
  </w:comment>
  <w:comment w:id="103" w:author="Dalton Solano dos Reis" w:date="2021-10-19T18:07:00Z" w:initials="DSdR">
    <w:p w14:paraId="11EDDF1B" w14:textId="77777777" w:rsidR="00BE6F19" w:rsidRDefault="00BE6F19">
      <w:pPr>
        <w:pStyle w:val="Textodecomentrio"/>
      </w:pPr>
      <w:r>
        <w:rPr>
          <w:rStyle w:val="Refdecomentrio"/>
        </w:rPr>
        <w:annotationRef/>
      </w:r>
      <w:r>
        <w:t>Ou seria UPLANDME .. rever em todo o texto.</w:t>
      </w:r>
    </w:p>
  </w:comment>
  <w:comment w:id="104" w:author="Dalton Solano dos Reis" w:date="2021-10-19T18:09:00Z" w:initials="DSdR">
    <w:p w14:paraId="6D94C6ED" w14:textId="77777777" w:rsidR="00BE6F19" w:rsidRDefault="00BE6F19">
      <w:pPr>
        <w:pStyle w:val="Textodecomentrio"/>
      </w:pPr>
      <w:r>
        <w:rPr>
          <w:rStyle w:val="Refdecomentrio"/>
        </w:rPr>
        <w:annotationRef/>
      </w:r>
      <w:r>
        <w:t>adulto</w:t>
      </w:r>
    </w:p>
  </w:comment>
  <w:comment w:id="105" w:author="Dalton Solano dos Reis" w:date="2021-10-19T15:38:00Z" w:initials="DSdR">
    <w:p w14:paraId="7FA0742B" w14:textId="77777777" w:rsidR="00BE6F19" w:rsidRDefault="00BE6F19">
      <w:pPr>
        <w:pStyle w:val="Textodecomentrio"/>
      </w:pPr>
      <w:r>
        <w:rPr>
          <w:rStyle w:val="Refdecomentrio"/>
        </w:rPr>
        <w:annotationRef/>
      </w:r>
      <w:r>
        <w:t>Itálico.</w:t>
      </w:r>
    </w:p>
  </w:comment>
  <w:comment w:id="106" w:author="Dalton Solano dos Reis" w:date="2021-10-19T15:40:00Z" w:initials="DSdR">
    <w:p w14:paraId="4995A269" w14:textId="77777777" w:rsidR="00BE6F19" w:rsidRDefault="00BE6F19">
      <w:pPr>
        <w:pStyle w:val="Textodecomentrio"/>
      </w:pPr>
      <w:r>
        <w:rPr>
          <w:rStyle w:val="Refdecomentrio"/>
        </w:rPr>
        <w:annotationRef/>
      </w:r>
      <w:r>
        <w:t>possam também jogar</w:t>
      </w:r>
    </w:p>
  </w:comment>
  <w:comment w:id="109" w:author="Dalton Solano dos Reis" w:date="2021-10-19T15:43:00Z" w:initials="DSdR">
    <w:p w14:paraId="0C847BAD" w14:textId="77777777" w:rsidR="00BE6F19" w:rsidRDefault="00BE6F19">
      <w:pPr>
        <w:pStyle w:val="Textodecomentrio"/>
      </w:pPr>
      <w:r>
        <w:rPr>
          <w:rStyle w:val="Refdecomentrio"/>
        </w:rPr>
        <w:annotationRef/>
      </w:r>
      <w:r>
        <w:t>seguir, e a</w:t>
      </w:r>
    </w:p>
  </w:comment>
  <w:comment w:id="110" w:author="Dalton Solano dos Reis" w:date="2021-10-19T15:45:00Z" w:initials="DSdR">
    <w:p w14:paraId="5189540B" w14:textId="77777777" w:rsidR="00BE6F19" w:rsidRDefault="00BE6F19">
      <w:pPr>
        <w:pStyle w:val="Textodecomentrio"/>
      </w:pPr>
      <w:r>
        <w:rPr>
          <w:rStyle w:val="Refdecomentrio"/>
        </w:rPr>
        <w:annotationRef/>
      </w:r>
      <w:r>
        <w:t>Não sei, talvez a versão resumida fica melhor.</w:t>
      </w:r>
    </w:p>
    <w:p w14:paraId="1C6A0CAE" w14:textId="77777777" w:rsidR="00BE6F19" w:rsidRDefault="00BE6F19" w:rsidP="007179E4">
      <w:pPr>
        <w:pStyle w:val="TF-TEXTO"/>
      </w:pPr>
      <w:r>
        <w:t>No Quadro 1 é apresentado um comparativo entre os trabalhos correlatos. As linhas representam as características relevantes e as colunas representam os trabalhos.</w:t>
      </w:r>
    </w:p>
  </w:comment>
  <w:comment w:id="111" w:author="Dalton Solano dos Reis" w:date="2021-10-19T22:25:00Z" w:initials="DSdR">
    <w:p w14:paraId="2B752B28" w14:textId="77777777" w:rsidR="00BE6F19" w:rsidRDefault="00BE6F19">
      <w:pPr>
        <w:pStyle w:val="Textodecomentrio"/>
      </w:pPr>
      <w:r>
        <w:rPr>
          <w:rStyle w:val="Refdecomentrio"/>
        </w:rPr>
        <w:annotationRef/>
      </w:r>
      <w:r>
        <w:t>A margem do quadro não pode ultrapassar a margem esquerda.</w:t>
      </w:r>
    </w:p>
  </w:comment>
  <w:comment w:id="112" w:author="Dalton Solano dos Reis" w:date="2021-10-19T17:05:00Z" w:initials="DSdR">
    <w:p w14:paraId="49055CFF" w14:textId="77777777" w:rsidR="00BE6F19" w:rsidRDefault="00BE6F19">
      <w:pPr>
        <w:pStyle w:val="Textodecomentrio"/>
      </w:pPr>
      <w:r>
        <w:rPr>
          <w:rStyle w:val="Refdecomentrio"/>
        </w:rPr>
        <w:annotationRef/>
      </w:r>
      <w:r>
        <w:t>Móvel</w:t>
      </w:r>
    </w:p>
  </w:comment>
  <w:comment w:id="113" w:author="Dalton Solano dos Reis" w:date="2021-10-19T17:08:00Z" w:initials="DSdR">
    <w:p w14:paraId="6DCD76B4" w14:textId="77777777" w:rsidR="00BE6F19" w:rsidRDefault="00BE6F19">
      <w:pPr>
        <w:pStyle w:val="Textodecomentrio"/>
      </w:pPr>
      <w:r>
        <w:rPr>
          <w:rStyle w:val="Refdecomentrio"/>
        </w:rPr>
        <w:annotationRef/>
      </w:r>
      <w:r>
        <w:t>Inserir ponto final.</w:t>
      </w:r>
    </w:p>
  </w:comment>
  <w:comment w:id="114" w:author="Dalton Solano dos Reis" w:date="2021-10-19T18:10:00Z" w:initials="DSdR">
    <w:p w14:paraId="7E4FCFF2" w14:textId="77777777" w:rsidR="00BE6F19" w:rsidRDefault="00BE6F19">
      <w:pPr>
        <w:pStyle w:val="Textodecomentrio"/>
      </w:pPr>
      <w:r>
        <w:rPr>
          <w:rStyle w:val="Refdecomentrio"/>
        </w:rPr>
        <w:annotationRef/>
      </w:r>
      <w:r>
        <w:t>(RF)</w:t>
      </w:r>
    </w:p>
  </w:comment>
  <w:comment w:id="115" w:author="Dalton Solano dos Reis" w:date="2021-10-19T18:10:00Z" w:initials="DSdR">
    <w:p w14:paraId="56E98128" w14:textId="77777777" w:rsidR="00BE6F19" w:rsidRDefault="00BE6F19">
      <w:pPr>
        <w:pStyle w:val="Textodecomentrio"/>
      </w:pPr>
      <w:r>
        <w:rPr>
          <w:rStyle w:val="Refdecomentrio"/>
        </w:rPr>
        <w:annotationRef/>
      </w:r>
      <w:r>
        <w:t>(RF)</w:t>
      </w:r>
    </w:p>
  </w:comment>
  <w:comment w:id="116" w:author="Dalton Solano dos Reis" w:date="2021-10-19T18:10:00Z" w:initials="DSdR">
    <w:p w14:paraId="570CBA51" w14:textId="77777777" w:rsidR="00BE6F19" w:rsidRDefault="00BE6F19">
      <w:pPr>
        <w:pStyle w:val="Textodecomentrio"/>
      </w:pPr>
      <w:r>
        <w:rPr>
          <w:rStyle w:val="Refdecomentrio"/>
        </w:rPr>
        <w:annotationRef/>
      </w:r>
      <w:r>
        <w:t>(RF)</w:t>
      </w:r>
    </w:p>
  </w:comment>
  <w:comment w:id="117" w:author="Dalton Solano dos Reis" w:date="2021-10-19T17:09:00Z" w:initials="DSdR">
    <w:p w14:paraId="1E5486A7" w14:textId="77777777" w:rsidR="00BE6F19" w:rsidRDefault="00BE6F19">
      <w:pPr>
        <w:pStyle w:val="Textodecomentrio"/>
      </w:pPr>
      <w:r>
        <w:rPr>
          <w:rStyle w:val="Refdecomentrio"/>
        </w:rPr>
        <w:annotationRef/>
      </w:r>
      <w:r>
        <w:t>Item, formato.</w:t>
      </w:r>
    </w:p>
  </w:comment>
  <w:comment w:id="118" w:author="Dalton Solano dos Reis" w:date="2021-10-19T17:15:00Z" w:initials="DSdR">
    <w:p w14:paraId="2BBE6440" w14:textId="77777777" w:rsidR="00BE6F19" w:rsidRDefault="00BE6F19">
      <w:pPr>
        <w:pStyle w:val="Textodecomentrio"/>
      </w:pPr>
      <w:r>
        <w:rPr>
          <w:rStyle w:val="Refdecomentrio"/>
        </w:rPr>
        <w:annotationRef/>
      </w:r>
      <w:r>
        <w:t>Talvez inverter os itens f) e g) para ficar na mesma ordem do quadro.</w:t>
      </w:r>
    </w:p>
  </w:comment>
  <w:comment w:id="119" w:author="Dalton Solano dos Reis" w:date="2021-10-19T17:13:00Z" w:initials="DSdR">
    <w:p w14:paraId="4218ABD7" w14:textId="77777777" w:rsidR="00BE6F19" w:rsidRDefault="00BE6F19">
      <w:pPr>
        <w:pStyle w:val="Textodecomentrio"/>
      </w:pPr>
      <w:r>
        <w:rPr>
          <w:rStyle w:val="Refdecomentrio"/>
        </w:rPr>
        <w:annotationRef/>
      </w:r>
      <w:r>
        <w:t>Inserir ponto final.</w:t>
      </w:r>
    </w:p>
  </w:comment>
  <w:comment w:id="120" w:author="Dalton Solano dos Reis" w:date="2021-10-19T17:14:00Z" w:initials="DSdR">
    <w:p w14:paraId="4785209C" w14:textId="77777777" w:rsidR="00BE6F19" w:rsidRDefault="00BE6F19">
      <w:pPr>
        <w:pStyle w:val="Textodecomentrio"/>
      </w:pPr>
      <w:r>
        <w:rPr>
          <w:rStyle w:val="Refdecomentrio"/>
        </w:rPr>
        <w:annotationRef/>
      </w:r>
      <w:r>
        <w:t>Faltou a fase dos “testes”.</w:t>
      </w:r>
    </w:p>
  </w:comment>
  <w:comment w:id="121" w:author="Dalton Solano dos Reis" w:date="2021-10-19T17:16:00Z" w:initials="DSdR">
    <w:p w14:paraId="5940E1C7" w14:textId="77777777" w:rsidR="00BE6F19" w:rsidRDefault="00BE6F19">
      <w:pPr>
        <w:pStyle w:val="Textodecomentrio"/>
      </w:pPr>
      <w:r>
        <w:rPr>
          <w:rStyle w:val="Refdecomentrio"/>
        </w:rPr>
        <w:annotationRef/>
      </w:r>
      <w:r>
        <w:t>Iniciar as abreviações dos meses com letra minúscula.</w:t>
      </w:r>
    </w:p>
  </w:comment>
  <w:comment w:id="122" w:author="Dalton Solano dos Reis" w:date="2021-10-19T17:16:00Z" w:initials="DSdR">
    <w:p w14:paraId="292278B8" w14:textId="77777777" w:rsidR="00BE6F19" w:rsidRDefault="00BE6F19">
      <w:pPr>
        <w:pStyle w:val="Textodecomentrio"/>
      </w:pPr>
      <w:r>
        <w:rPr>
          <w:rStyle w:val="Refdecomentrio"/>
        </w:rPr>
        <w:annotationRef/>
      </w:r>
      <w:r>
        <w:t>Iniciar com letra minúscula.</w:t>
      </w:r>
    </w:p>
  </w:comment>
  <w:comment w:id="123" w:author="Dalton Solano dos Reis" w:date="2021-10-19T18:12:00Z" w:initials="DSdR">
    <w:p w14:paraId="2A7DF420" w14:textId="77777777" w:rsidR="00BE6F19" w:rsidRDefault="00BE6F19">
      <w:pPr>
        <w:pStyle w:val="Textodecomentrio"/>
      </w:pPr>
      <w:r>
        <w:rPr>
          <w:rStyle w:val="Refdecomentrio"/>
        </w:rPr>
        <w:annotationRef/>
      </w:r>
      <w:r>
        <w:t>Descrito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2D50F7" w15:done="0"/>
  <w15:commentEx w15:paraId="5E87FC1B" w15:done="0"/>
  <w15:commentEx w15:paraId="21DF72A0" w15:done="0"/>
  <w15:commentEx w15:paraId="294A88EA" w15:done="0"/>
  <w15:commentEx w15:paraId="78A5D9E7" w15:done="0"/>
  <w15:commentEx w15:paraId="0DA57239" w15:done="0"/>
  <w15:commentEx w15:paraId="5F2E3CCF" w15:done="0"/>
  <w15:commentEx w15:paraId="0BDFCB7C" w15:done="0"/>
  <w15:commentEx w15:paraId="238E184F" w15:done="0"/>
  <w15:commentEx w15:paraId="1D475463" w15:done="0"/>
  <w15:commentEx w15:paraId="547D0A98" w15:done="0"/>
  <w15:commentEx w15:paraId="5C0C3EA3" w15:done="0"/>
  <w15:commentEx w15:paraId="5CCBCFC0" w15:done="0"/>
  <w15:commentEx w15:paraId="11EDDF1B" w15:done="0"/>
  <w15:commentEx w15:paraId="6D94C6ED" w15:done="0"/>
  <w15:commentEx w15:paraId="7FA0742B" w15:done="0"/>
  <w15:commentEx w15:paraId="4995A269" w15:done="0"/>
  <w15:commentEx w15:paraId="0C847BAD" w15:done="0"/>
  <w15:commentEx w15:paraId="1C6A0CAE" w15:done="0"/>
  <w15:commentEx w15:paraId="2B752B28" w15:done="0"/>
  <w15:commentEx w15:paraId="49055CFF" w15:done="0"/>
  <w15:commentEx w15:paraId="6DCD76B4" w15:done="0"/>
  <w15:commentEx w15:paraId="7E4FCFF2" w15:done="0"/>
  <w15:commentEx w15:paraId="56E98128" w15:done="0"/>
  <w15:commentEx w15:paraId="570CBA51" w15:done="0"/>
  <w15:commentEx w15:paraId="1E5486A7" w15:done="0"/>
  <w15:commentEx w15:paraId="2BBE6440" w15:done="0"/>
  <w15:commentEx w15:paraId="4218ABD7" w15:done="0"/>
  <w15:commentEx w15:paraId="4785209C" w15:done="0"/>
  <w15:commentEx w15:paraId="5940E1C7" w15:done="0"/>
  <w15:commentEx w15:paraId="292278B8" w15:done="0"/>
  <w15:commentEx w15:paraId="2A7DF4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0B3E1" w16cex:dateUtc="2021-12-12T20:46:00Z"/>
  <w16cex:commentExtensible w16cex:durableId="2560B420" w16cex:dateUtc="2021-12-12T20:47:00Z"/>
  <w16cex:commentExtensible w16cex:durableId="2560B451" w16cex:dateUtc="2021-12-12T20:48:00Z"/>
  <w16cex:commentExtensible w16cex:durableId="256851D2" w16cex:dateUtc="2021-12-18T15:25:00Z"/>
  <w16cex:commentExtensible w16cex:durableId="250F0F94" w16cex:dateUtc="2021-10-11T22:31:00Z"/>
  <w16cex:commentExtensible w16cex:durableId="250F115B" w16cex:dateUtc="2021-10-11T22:39:00Z"/>
  <w16cex:commentExtensible w16cex:durableId="25195C3B" w16cex:dateUtc="2021-10-19T18:01:00Z"/>
  <w16cex:commentExtensible w16cex:durableId="25195E3E" w16cex:dateUtc="2021-10-19T18:09:00Z"/>
  <w16cex:commentExtensible w16cex:durableId="25195EC3" w16cex:dateUtc="2021-10-19T18:12:00Z"/>
  <w16cex:commentExtensible w16cex:durableId="251AD04C" w16cex:dateUtc="2021-10-20T20:24:00Z"/>
  <w16cex:commentExtensible w16cex:durableId="25195F88" w16cex:dateUtc="2021-10-19T18:15:00Z"/>
  <w16cex:commentExtensible w16cex:durableId="25195FB3" w16cex:dateUtc="2021-10-19T18:16:00Z"/>
  <w16cex:commentExtensible w16cex:durableId="25195FBC" w16cex:dateUtc="2021-10-19T18:16:00Z"/>
  <w16cex:commentExtensible w16cex:durableId="251987D9" w16cex:dateUtc="2021-10-19T21:07:00Z"/>
  <w16cex:commentExtensible w16cex:durableId="25198855" w16cex:dateUtc="2021-10-19T21:09:00Z"/>
  <w16cex:commentExtensible w16cex:durableId="251964D8" w16cex:dateUtc="2021-10-19T18:38:00Z"/>
  <w16cex:commentExtensible w16cex:durableId="2519656E" w16cex:dateUtc="2021-10-19T18:40:00Z"/>
  <w16cex:commentExtensible w16cex:durableId="25196622" w16cex:dateUtc="2021-10-19T18:43:00Z"/>
  <w16cex:commentExtensible w16cex:durableId="251966A6" w16cex:dateUtc="2021-10-19T18:45:00Z"/>
  <w16cex:commentExtensible w16cex:durableId="2519C462" w16cex:dateUtc="2021-10-20T01:25:00Z"/>
  <w16cex:commentExtensible w16cex:durableId="25197957" w16cex:dateUtc="2021-10-19T20:05:00Z"/>
  <w16cex:commentExtensible w16cex:durableId="25197A23" w16cex:dateUtc="2021-10-19T20:08:00Z"/>
  <w16cex:commentExtensible w16cex:durableId="2519888D" w16cex:dateUtc="2021-10-19T21:10:00Z"/>
  <w16cex:commentExtensible w16cex:durableId="2519889F" w16cex:dateUtc="2021-10-19T21:10:00Z"/>
  <w16cex:commentExtensible w16cex:durableId="251988A6" w16cex:dateUtc="2021-10-19T21:10:00Z"/>
  <w16cex:commentExtensible w16cex:durableId="25197A52" w16cex:dateUtc="2021-10-19T20:09:00Z"/>
  <w16cex:commentExtensible w16cex:durableId="25197BC6" w16cex:dateUtc="2021-10-19T20:15:00Z"/>
  <w16cex:commentExtensible w16cex:durableId="25197B41" w16cex:dateUtc="2021-10-19T20:13:00Z"/>
  <w16cex:commentExtensible w16cex:durableId="25197B8D" w16cex:dateUtc="2021-10-19T20:14:00Z"/>
  <w16cex:commentExtensible w16cex:durableId="25197BEE" w16cex:dateUtc="2021-10-19T20:16:00Z"/>
  <w16cex:commentExtensible w16cex:durableId="25197C0A" w16cex:dateUtc="2021-10-19T20:16:00Z"/>
  <w16cex:commentExtensible w16cex:durableId="251988F1" w16cex:dateUtc="2021-10-19T21: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2D50F7" w16cid:durableId="2560B3E1"/>
  <w16cid:commentId w16cid:paraId="5E87FC1B" w16cid:durableId="2560B420"/>
  <w16cid:commentId w16cid:paraId="21DF72A0" w16cid:durableId="2560B451"/>
  <w16cid:commentId w16cid:paraId="294A88EA" w16cid:durableId="256851D2"/>
  <w16cid:commentId w16cid:paraId="78A5D9E7" w16cid:durableId="250F0F94"/>
  <w16cid:commentId w16cid:paraId="0DA57239" w16cid:durableId="250F115B"/>
  <w16cid:commentId w16cid:paraId="5F2E3CCF" w16cid:durableId="25195C3B"/>
  <w16cid:commentId w16cid:paraId="0BDFCB7C" w16cid:durableId="25195E3E"/>
  <w16cid:commentId w16cid:paraId="238E184F" w16cid:durableId="25195EC3"/>
  <w16cid:commentId w16cid:paraId="1D475463" w16cid:durableId="251AD04C"/>
  <w16cid:commentId w16cid:paraId="547D0A98" w16cid:durableId="25195F88"/>
  <w16cid:commentId w16cid:paraId="5C0C3EA3" w16cid:durableId="25195FB3"/>
  <w16cid:commentId w16cid:paraId="5CCBCFC0" w16cid:durableId="25195FBC"/>
  <w16cid:commentId w16cid:paraId="11EDDF1B" w16cid:durableId="251987D9"/>
  <w16cid:commentId w16cid:paraId="6D94C6ED" w16cid:durableId="25198855"/>
  <w16cid:commentId w16cid:paraId="7FA0742B" w16cid:durableId="251964D8"/>
  <w16cid:commentId w16cid:paraId="4995A269" w16cid:durableId="2519656E"/>
  <w16cid:commentId w16cid:paraId="0C847BAD" w16cid:durableId="25196622"/>
  <w16cid:commentId w16cid:paraId="1C6A0CAE" w16cid:durableId="251966A6"/>
  <w16cid:commentId w16cid:paraId="2B752B28" w16cid:durableId="2519C462"/>
  <w16cid:commentId w16cid:paraId="49055CFF" w16cid:durableId="25197957"/>
  <w16cid:commentId w16cid:paraId="6DCD76B4" w16cid:durableId="25197A23"/>
  <w16cid:commentId w16cid:paraId="7E4FCFF2" w16cid:durableId="2519888D"/>
  <w16cid:commentId w16cid:paraId="56E98128" w16cid:durableId="2519889F"/>
  <w16cid:commentId w16cid:paraId="570CBA51" w16cid:durableId="251988A6"/>
  <w16cid:commentId w16cid:paraId="1E5486A7" w16cid:durableId="25197A52"/>
  <w16cid:commentId w16cid:paraId="2BBE6440" w16cid:durableId="25197BC6"/>
  <w16cid:commentId w16cid:paraId="4218ABD7" w16cid:durableId="25197B41"/>
  <w16cid:commentId w16cid:paraId="4785209C" w16cid:durableId="25197B8D"/>
  <w16cid:commentId w16cid:paraId="5940E1C7" w16cid:durableId="25197BEE"/>
  <w16cid:commentId w16cid:paraId="292278B8" w16cid:durableId="25197C0A"/>
  <w16cid:commentId w16cid:paraId="2A7DF420" w16cid:durableId="251988F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ADEDF4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2ACA34D0"/>
    <w:multiLevelType w:val="multilevel"/>
    <w:tmpl w:val="24E25218"/>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5" w15:restartNumberingAfterBreak="0">
    <w:nsid w:val="32F10621"/>
    <w:multiLevelType w:val="multilevel"/>
    <w:tmpl w:val="FD88D4AA"/>
    <w:styleLink w:val="Listaatual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35E26BB5"/>
    <w:multiLevelType w:val="multilevel"/>
    <w:tmpl w:val="FD88D4AA"/>
    <w:styleLink w:val="Listaatual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3A451841"/>
    <w:multiLevelType w:val="multilevel"/>
    <w:tmpl w:val="89E48C4A"/>
    <w:styleLink w:val="Listaatual6"/>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8" w15:restartNumberingAfterBreak="0">
    <w:nsid w:val="44814AC5"/>
    <w:multiLevelType w:val="multilevel"/>
    <w:tmpl w:val="FD88D4AA"/>
    <w:styleLink w:val="Listaatual1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C661D1A"/>
    <w:multiLevelType w:val="multilevel"/>
    <w:tmpl w:val="FD88D4AA"/>
    <w:styleLink w:val="Listaatual1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4D626A78"/>
    <w:multiLevelType w:val="multilevel"/>
    <w:tmpl w:val="453ED590"/>
    <w:styleLink w:val="Listaatual7"/>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4ED33FB9"/>
    <w:multiLevelType w:val="multilevel"/>
    <w:tmpl w:val="89E48C4A"/>
    <w:styleLink w:val="Listaatual14"/>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50743C1C"/>
    <w:multiLevelType w:val="multilevel"/>
    <w:tmpl w:val="FD88D4AA"/>
    <w:styleLink w:val="Listaatual1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50BB6ABD"/>
    <w:multiLevelType w:val="multilevel"/>
    <w:tmpl w:val="FD88D4AA"/>
    <w:styleLink w:val="Listaatual9"/>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5A1E00A7"/>
    <w:multiLevelType w:val="multilevel"/>
    <w:tmpl w:val="FD88D4AA"/>
    <w:styleLink w:val="Listaatual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636C6887"/>
    <w:multiLevelType w:val="multilevel"/>
    <w:tmpl w:val="24E25218"/>
    <w:styleLink w:val="Listaatual3"/>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7" w15:restartNumberingAfterBreak="0">
    <w:nsid w:val="68932DD8"/>
    <w:multiLevelType w:val="multilevel"/>
    <w:tmpl w:val="89E48C4A"/>
    <w:styleLink w:val="Listaatual1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69F94A53"/>
    <w:multiLevelType w:val="multilevel"/>
    <w:tmpl w:val="FD88D4AA"/>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2"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9"/>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9"/>
  </w:num>
  <w:num w:numId="16">
    <w:abstractNumId w:val="22"/>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num>
  <w:num w:numId="22">
    <w:abstractNumId w:val="18"/>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van Justino [2]">
    <w15:presenceInfo w15:providerId="Windows Live" w15:userId="39624ad59b3a6360"/>
  </w15:person>
  <w15:person w15:author="Dalton Solano dos Reis">
    <w15:presenceInfo w15:providerId="AD" w15:userId="S::dalton@furb.br::6af4c44a-d9df-45de-a1b2-d9ee411f495f"/>
  </w15:person>
  <w15:person w15:author="Gilvan Justino">
    <w15:presenceInfo w15:providerId="None" w15:userId="Gilvan Just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284EA7"/>
    <w:rsid w:val="0029300C"/>
    <w:rsid w:val="0036712C"/>
    <w:rsid w:val="003C5448"/>
    <w:rsid w:val="00527A65"/>
    <w:rsid w:val="00557348"/>
    <w:rsid w:val="005A5022"/>
    <w:rsid w:val="005E225C"/>
    <w:rsid w:val="005F0A2B"/>
    <w:rsid w:val="0080416A"/>
    <w:rsid w:val="00A151C9"/>
    <w:rsid w:val="00BC76D0"/>
    <w:rsid w:val="00BE6F19"/>
    <w:rsid w:val="00C169FA"/>
    <w:rsid w:val="00DF6E9B"/>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5F0A2B"/>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BE6F19"/>
    <w:pPr>
      <w:keepNext/>
      <w:keepLines/>
      <w:numPr>
        <w:ilvl w:val="1"/>
        <w:numId w:val="1"/>
      </w:numPr>
      <w:spacing w:before="120" w:after="120"/>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BE6F19"/>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BE6F19"/>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BE6F19"/>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BE6F19"/>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BE6F19"/>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BE6F19"/>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BE6F19"/>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5F0A2B"/>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BE6F19"/>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BE6F19"/>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BE6F19"/>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BE6F19"/>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BE6F19"/>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BE6F19"/>
    <w:rPr>
      <w:rFonts w:ascii="Times" w:eastAsia="Times New Roman" w:hAnsi="Times" w:cs="Times New Roman"/>
      <w:szCs w:val="20"/>
      <w:lang w:eastAsia="pt-BR"/>
    </w:rPr>
  </w:style>
  <w:style w:type="character" w:customStyle="1" w:styleId="Ttulo8Char">
    <w:name w:val="Título 8 Char"/>
    <w:basedOn w:val="Fontepargpadro"/>
    <w:link w:val="Ttulo8"/>
    <w:rsid w:val="00BE6F19"/>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BE6F19"/>
    <w:rPr>
      <w:rFonts w:ascii="Times New Roman" w:eastAsia="Times New Roman" w:hAnsi="Times New Roman" w:cs="Times New Roman"/>
      <w:b/>
      <w:color w:val="000000"/>
      <w:szCs w:val="20"/>
      <w:lang w:eastAsia="pt-BR"/>
    </w:rPr>
  </w:style>
  <w:style w:type="paragraph" w:customStyle="1" w:styleId="TF-TEXTO">
    <w:name w:val="TF-TEXTO"/>
    <w:qFormat/>
    <w:rsid w:val="00BE6F19"/>
    <w:pPr>
      <w:spacing w:after="120"/>
      <w:ind w:firstLine="680"/>
      <w:jc w:val="both"/>
    </w:pPr>
    <w:rPr>
      <w:rFonts w:ascii="Times New Roman" w:eastAsia="Times New Roman" w:hAnsi="Times New Roman" w:cs="Times New Roman"/>
      <w:sz w:val="20"/>
      <w:szCs w:val="20"/>
      <w:lang w:eastAsia="pt-BR"/>
    </w:rPr>
  </w:style>
  <w:style w:type="paragraph" w:customStyle="1" w:styleId="TF-TEXTOQUADRO">
    <w:name w:val="TF-TEXTO QUADRO"/>
    <w:rsid w:val="00BE6F19"/>
    <w:pPr>
      <w:keepNext/>
      <w:keepLines/>
    </w:pPr>
    <w:rPr>
      <w:rFonts w:ascii="Times New Roman" w:eastAsia="Times New Roman" w:hAnsi="Times New Roman" w:cs="Times New Roman"/>
      <w:sz w:val="20"/>
      <w:szCs w:val="20"/>
      <w:lang w:eastAsia="pt-BR"/>
    </w:rPr>
  </w:style>
  <w:style w:type="paragraph" w:customStyle="1" w:styleId="TF-refernciasbibliogrficasTTULO">
    <w:name w:val="TF-referências bibliográficas TÍTULO"/>
    <w:basedOn w:val="Normal"/>
    <w:next w:val="TF-REFERNCIASITEM"/>
    <w:rsid w:val="00BE6F19"/>
    <w:pPr>
      <w:keepNext/>
      <w:spacing w:before="120"/>
      <w:jc w:val="center"/>
    </w:pPr>
    <w:rPr>
      <w:rFonts w:ascii="Times New Roman" w:eastAsia="Times New Roman" w:hAnsi="Times New Roman" w:cs="Times New Roman"/>
      <w:b/>
      <w:caps/>
      <w:sz w:val="20"/>
      <w:szCs w:val="20"/>
      <w:lang w:eastAsia="pt-BR"/>
    </w:rPr>
  </w:style>
  <w:style w:type="paragraph" w:customStyle="1" w:styleId="TF-SUBALNEAnvel1">
    <w:name w:val="TF-SUBALÍNEA nível 1"/>
    <w:basedOn w:val="TF-ALNEA"/>
    <w:rsid w:val="00BE6F19"/>
    <w:pPr>
      <w:numPr>
        <w:ilvl w:val="1"/>
      </w:numPr>
    </w:pPr>
    <w:rPr>
      <w:rFonts w:ascii="Times" w:hAnsi="Times"/>
    </w:rPr>
  </w:style>
  <w:style w:type="paragraph" w:customStyle="1" w:styleId="TF-ALNEA">
    <w:name w:val="TF-ALÍNEA"/>
    <w:qFormat/>
    <w:rsid w:val="00BE6F19"/>
    <w:pPr>
      <w:widowControl w:val="0"/>
      <w:numPr>
        <w:numId w:val="3"/>
      </w:numPr>
      <w:spacing w:after="120"/>
      <w:contextualSpacing/>
      <w:jc w:val="both"/>
    </w:pPr>
    <w:rPr>
      <w:rFonts w:ascii="Times New Roman" w:eastAsia="Times New Roman" w:hAnsi="Times New Roman" w:cs="Times New Roman"/>
      <w:sz w:val="20"/>
      <w:szCs w:val="20"/>
      <w:lang w:eastAsia="pt-BR"/>
    </w:rPr>
  </w:style>
  <w:style w:type="paragraph" w:customStyle="1" w:styleId="TF-SUBALNEAnvel2">
    <w:name w:val="TF-SUBALÍNEA nível 2"/>
    <w:basedOn w:val="TF-SUBALNEAnvel1"/>
    <w:rsid w:val="00BE6F19"/>
    <w:pPr>
      <w:numPr>
        <w:ilvl w:val="2"/>
      </w:numPr>
    </w:pPr>
  </w:style>
  <w:style w:type="paragraph" w:styleId="Cabealho">
    <w:name w:val="header"/>
    <w:basedOn w:val="Normal"/>
    <w:link w:val="CabealhoChar"/>
    <w:uiPriority w:val="99"/>
    <w:rsid w:val="00BE6F19"/>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BE6F19"/>
    <w:rPr>
      <w:rFonts w:ascii="Times New Roman" w:eastAsia="Times New Roman" w:hAnsi="Times New Roman" w:cs="Times New Roman"/>
      <w:lang w:eastAsia="pt-BR"/>
    </w:rPr>
  </w:style>
  <w:style w:type="character" w:styleId="Nmerodepgina">
    <w:name w:val="page number"/>
    <w:basedOn w:val="Fontepargpadro"/>
    <w:semiHidden/>
    <w:rsid w:val="00BE6F19"/>
  </w:style>
  <w:style w:type="paragraph" w:customStyle="1" w:styleId="TF-LEGENDA">
    <w:name w:val="TF-LEGENDA"/>
    <w:basedOn w:val="Normal"/>
    <w:next w:val="TF-TEXTOQUADRO"/>
    <w:qFormat/>
    <w:rsid w:val="00BE6F19"/>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xAvalITEMTABELA">
    <w:name w:val="TF-xAval ITEM TABELA"/>
    <w:basedOn w:val="TF-xAvalITEMDETALHE"/>
    <w:rsid w:val="00BE6F19"/>
    <w:pPr>
      <w:ind w:left="0"/>
      <w:jc w:val="center"/>
    </w:pPr>
  </w:style>
  <w:style w:type="paragraph" w:customStyle="1" w:styleId="TF-TEXTOQUADROCentralizado">
    <w:name w:val="TF-TEXTO QUADRO Centralizado"/>
    <w:basedOn w:val="TF-TEXTOQUADRO"/>
    <w:rsid w:val="00BE6F19"/>
    <w:pPr>
      <w:jc w:val="center"/>
    </w:pPr>
  </w:style>
  <w:style w:type="paragraph" w:styleId="Textodecomentrio">
    <w:name w:val="annotation text"/>
    <w:basedOn w:val="Normal"/>
    <w:link w:val="TextodecomentrioChar"/>
    <w:uiPriority w:val="99"/>
    <w:unhideWhenUsed/>
    <w:rsid w:val="00BE6F19"/>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BE6F19"/>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BE6F19"/>
    <w:rPr>
      <w:sz w:val="16"/>
      <w:szCs w:val="16"/>
    </w:rPr>
  </w:style>
  <w:style w:type="paragraph" w:customStyle="1" w:styleId="TF-AUTOR">
    <w:name w:val="TF-AUTOR"/>
    <w:basedOn w:val="Normal"/>
    <w:rsid w:val="00BE6F19"/>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FONTE">
    <w:name w:val="TF-FONTE"/>
    <w:next w:val="Normal"/>
    <w:qFormat/>
    <w:rsid w:val="00BE6F19"/>
    <w:pPr>
      <w:spacing w:after="120"/>
      <w:jc w:val="center"/>
    </w:pPr>
    <w:rPr>
      <w:rFonts w:ascii="Times New Roman" w:eastAsia="Times New Roman" w:hAnsi="Times New Roman" w:cs="Times New Roman"/>
      <w:sz w:val="18"/>
      <w:szCs w:val="20"/>
      <w:lang w:eastAsia="pt-BR"/>
    </w:rPr>
  </w:style>
  <w:style w:type="paragraph" w:customStyle="1" w:styleId="TF-REFERNCIASITEM">
    <w:name w:val="TF-REFERÊNCIAS ITEM"/>
    <w:rsid w:val="00BE6F19"/>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BE6F19"/>
    <w:pPr>
      <w:numPr>
        <w:numId w:val="4"/>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BE6F19"/>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BE6F19"/>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BE6F19"/>
    <w:pPr>
      <w:tabs>
        <w:tab w:val="left" w:pos="708"/>
      </w:tabs>
      <w:ind w:left="720" w:hanging="720"/>
      <w:jc w:val="center"/>
    </w:pPr>
    <w:rPr>
      <w:rFonts w:ascii="Times New Roman" w:eastAsia="Times New Roman" w:hAnsi="Times New Roman" w:cs="Times New Roman"/>
      <w:caps/>
      <w:noProof/>
      <w:sz w:val="22"/>
      <w:szCs w:val="20"/>
      <w:lang w:eastAsia="pt-BR"/>
    </w:rPr>
  </w:style>
  <w:style w:type="paragraph" w:customStyle="1" w:styleId="Sub-inciso">
    <w:name w:val="Sub-inciso"/>
    <w:basedOn w:val="Normal"/>
    <w:rsid w:val="00BE6F19"/>
    <w:pPr>
      <w:numPr>
        <w:numId w:val="7"/>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BE6F19"/>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BE6F19"/>
    <w:rPr>
      <w:rFonts w:ascii="Times New Roman" w:eastAsia="Times New Roman" w:hAnsi="Times New Roman" w:cs="Times New Roman"/>
      <w:lang w:eastAsia="pt-BR"/>
    </w:rPr>
  </w:style>
  <w:style w:type="paragraph" w:styleId="Corpodetexto">
    <w:name w:val="Body Text"/>
    <w:basedOn w:val="Normal"/>
    <w:link w:val="CorpodetextoChar"/>
    <w:semiHidden/>
    <w:rsid w:val="00BE6F19"/>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BE6F19"/>
    <w:rPr>
      <w:rFonts w:ascii="Times New Roman" w:eastAsia="Times New Roman" w:hAnsi="Times New Roman" w:cs="Times New Roman"/>
      <w:lang w:eastAsia="pt-BR"/>
    </w:rPr>
  </w:style>
  <w:style w:type="table" w:styleId="GradeClara">
    <w:name w:val="Light Grid"/>
    <w:basedOn w:val="Tabelanormal"/>
    <w:uiPriority w:val="62"/>
    <w:rsid w:val="00BE6F19"/>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Fontepargpadro"/>
    <w:uiPriority w:val="99"/>
    <w:unhideWhenUsed/>
    <w:rsid w:val="00BE6F19"/>
    <w:rPr>
      <w:color w:val="0563C1" w:themeColor="hyperlink"/>
      <w:u w:val="single"/>
    </w:rPr>
  </w:style>
  <w:style w:type="numbering" w:customStyle="1" w:styleId="Listaatual1">
    <w:name w:val="Lista atual1"/>
    <w:uiPriority w:val="99"/>
    <w:rsid w:val="00284EA7"/>
    <w:pPr>
      <w:numPr>
        <w:numId w:val="8"/>
      </w:numPr>
    </w:pPr>
  </w:style>
  <w:style w:type="paragraph" w:styleId="ndicedeilustraes">
    <w:name w:val="table of figures"/>
    <w:basedOn w:val="Normal"/>
    <w:next w:val="Normal"/>
    <w:uiPriority w:val="99"/>
    <w:rsid w:val="005F0A2B"/>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5F0A2B"/>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5F0A2B"/>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5F0A2B"/>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5F0A2B"/>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5F0A2B"/>
    <w:pPr>
      <w:widowControl w:val="0"/>
      <w:spacing w:before="0"/>
      <w:jc w:val="center"/>
    </w:pPr>
  </w:style>
  <w:style w:type="paragraph" w:customStyle="1" w:styleId="TF-folharostoFINALIDADE">
    <w:name w:val="TF-folha rosto FINALIDADE"/>
    <w:semiHidden/>
    <w:rsid w:val="005F0A2B"/>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5F0A2B"/>
    <w:pPr>
      <w:spacing w:before="2000"/>
    </w:pPr>
  </w:style>
  <w:style w:type="paragraph" w:customStyle="1" w:styleId="TF-autor0">
    <w:name w:val="TF-autor"/>
    <w:basedOn w:val="TF-folharostoFINALIDADE"/>
    <w:semiHidden/>
    <w:rsid w:val="005F0A2B"/>
    <w:pPr>
      <w:keepNext/>
      <w:keepLines/>
      <w:spacing w:before="0"/>
      <w:ind w:left="0"/>
      <w:jc w:val="right"/>
    </w:pPr>
  </w:style>
  <w:style w:type="paragraph" w:customStyle="1" w:styleId="TF-folharostoANO">
    <w:name w:val="TF-folha rosto ANO"/>
    <w:next w:val="TF-folharostoID"/>
    <w:semiHidden/>
    <w:rsid w:val="005F0A2B"/>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5F0A2B"/>
  </w:style>
  <w:style w:type="paragraph" w:customStyle="1" w:styleId="TF-folhaaprovaoTTULO">
    <w:name w:val="TF-folha aprovação TÍTULO"/>
    <w:basedOn w:val="TF-capaTTULO"/>
    <w:semiHidden/>
    <w:rsid w:val="005F0A2B"/>
    <w:pPr>
      <w:pageBreakBefore/>
      <w:spacing w:before="0"/>
    </w:pPr>
  </w:style>
  <w:style w:type="paragraph" w:customStyle="1" w:styleId="TF-folhaaprovaoPOR">
    <w:name w:val="TF-folha aprovação POR"/>
    <w:semiHidden/>
    <w:rsid w:val="005F0A2B"/>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5F0A2B"/>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5F0A2B"/>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5F0A2B"/>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5F0A2B"/>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5F0A2B"/>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5F0A2B"/>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5F0A2B"/>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5F0A2B"/>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5F0A2B"/>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5F0A2B"/>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5F0A2B"/>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5F0A2B"/>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5F0A2B"/>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5F0A2B"/>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5F0A2B"/>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5F0A2B"/>
  </w:style>
  <w:style w:type="paragraph" w:customStyle="1" w:styleId="TF-resumoTEXTO">
    <w:name w:val="TF-resumo TEXTO"/>
    <w:next w:val="TF-resumoPALAVRAS-CHAVE"/>
    <w:semiHidden/>
    <w:rsid w:val="005F0A2B"/>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5F0A2B"/>
    <w:pPr>
      <w:spacing w:before="240"/>
    </w:pPr>
  </w:style>
  <w:style w:type="paragraph" w:customStyle="1" w:styleId="TF-abstractKEY-WORDS">
    <w:name w:val="TF-abstract KEY-WORDS"/>
    <w:basedOn w:val="TF-resumoPALAVRAS-CHAVE"/>
    <w:semiHidden/>
    <w:rsid w:val="005F0A2B"/>
  </w:style>
  <w:style w:type="paragraph" w:customStyle="1" w:styleId="TF-listadeilustraesTTULO">
    <w:name w:val="TF-lista de ilustrações TÍTULO"/>
    <w:basedOn w:val="Normal"/>
    <w:semiHidden/>
    <w:rsid w:val="005F0A2B"/>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5F0A2B"/>
    <w:pPr>
      <w:keepNext/>
      <w:jc w:val="center"/>
    </w:pPr>
    <w:rPr>
      <w:rFonts w:ascii="Times New Roman" w:eastAsia="Times New Roman" w:hAnsi="Times New Roman" w:cs="Times New Roman"/>
      <w:b/>
      <w:caps/>
      <w:sz w:val="28"/>
      <w:szCs w:val="20"/>
      <w:lang w:eastAsia="pt-BR"/>
    </w:rPr>
  </w:style>
  <w:style w:type="paragraph" w:customStyle="1" w:styleId="TF-listadesmbolosTTULO">
    <w:name w:val="TF-lista de símbolos TÍTULO"/>
    <w:basedOn w:val="Normal"/>
    <w:next w:val="TF-listadesmbolosITEM"/>
    <w:semiHidden/>
    <w:rsid w:val="005F0A2B"/>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5F0A2B"/>
  </w:style>
  <w:style w:type="paragraph" w:customStyle="1" w:styleId="TF-listadesiglasITEM">
    <w:name w:val="TF-lista de siglas ITEM"/>
    <w:semiHidden/>
    <w:rsid w:val="005F0A2B"/>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5F0A2B"/>
    <w:pPr>
      <w:pageBreakBefore/>
      <w:jc w:val="center"/>
    </w:pPr>
    <w:rPr>
      <w:rFonts w:ascii="Times New Roman" w:eastAsia="Times New Roman" w:hAnsi="Times New Roman" w:cs="Times New Roman"/>
      <w:b/>
      <w:caps/>
      <w:sz w:val="28"/>
      <w:szCs w:val="20"/>
      <w:lang w:eastAsia="pt-BR"/>
    </w:rPr>
  </w:style>
  <w:style w:type="paragraph" w:customStyle="1" w:styleId="TF-refernciasITEM0">
    <w:name w:val="TF-referências ITEM"/>
    <w:rsid w:val="005F0A2B"/>
    <w:pPr>
      <w:keepLines/>
      <w:spacing w:after="120"/>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5F0A2B"/>
    <w:pPr>
      <w:pageBreakBefore/>
      <w:jc w:val="center"/>
    </w:pPr>
    <w:rPr>
      <w:rFonts w:ascii="Times New Roman" w:eastAsia="Times New Roman" w:hAnsi="Times New Roman" w:cs="Times New Roman"/>
      <w:b/>
      <w:caps/>
      <w:sz w:val="28"/>
      <w:szCs w:val="20"/>
      <w:lang w:eastAsia="pt-BR"/>
    </w:rPr>
  </w:style>
  <w:style w:type="paragraph" w:styleId="Rodap">
    <w:name w:val="footer"/>
    <w:basedOn w:val="Normal"/>
    <w:link w:val="RodapChar"/>
    <w:uiPriority w:val="99"/>
    <w:rsid w:val="005F0A2B"/>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5F0A2B"/>
    <w:rPr>
      <w:rFonts w:ascii="Times New Roman" w:eastAsia="Times New Roman" w:hAnsi="Times New Roman" w:cs="Times New Roman"/>
      <w:sz w:val="20"/>
      <w:lang w:eastAsia="pt-BR"/>
    </w:rPr>
  </w:style>
  <w:style w:type="paragraph" w:styleId="Sumrio2">
    <w:name w:val="toc 2"/>
    <w:basedOn w:val="Sumrio1"/>
    <w:autoRedefine/>
    <w:uiPriority w:val="39"/>
    <w:rsid w:val="005F0A2B"/>
    <w:pPr>
      <w:tabs>
        <w:tab w:val="left" w:pos="426"/>
      </w:tabs>
      <w:ind w:left="425" w:hanging="425"/>
    </w:pPr>
    <w:rPr>
      <w:b w:val="0"/>
    </w:rPr>
  </w:style>
  <w:style w:type="paragraph" w:styleId="Sumrio1">
    <w:name w:val="toc 1"/>
    <w:autoRedefine/>
    <w:uiPriority w:val="39"/>
    <w:rsid w:val="005F0A2B"/>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5F0A2B"/>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5F0A2B"/>
    <w:pPr>
      <w:tabs>
        <w:tab w:val="left" w:pos="709"/>
      </w:tabs>
      <w:ind w:left="709" w:hanging="709"/>
    </w:pPr>
  </w:style>
  <w:style w:type="paragraph" w:styleId="Sumrio5">
    <w:name w:val="toc 5"/>
    <w:basedOn w:val="Sumrio4"/>
    <w:autoRedefine/>
    <w:uiPriority w:val="39"/>
    <w:rsid w:val="005F0A2B"/>
    <w:pPr>
      <w:tabs>
        <w:tab w:val="left" w:pos="993"/>
      </w:tabs>
      <w:ind w:left="992" w:hanging="992"/>
    </w:pPr>
  </w:style>
  <w:style w:type="paragraph" w:styleId="Sumrio6">
    <w:name w:val="toc 6"/>
    <w:basedOn w:val="Sumrio5"/>
    <w:autoRedefine/>
    <w:semiHidden/>
    <w:rsid w:val="005F0A2B"/>
    <w:pPr>
      <w:tabs>
        <w:tab w:val="left" w:pos="1134"/>
      </w:tabs>
      <w:ind w:left="1134" w:hanging="1134"/>
    </w:pPr>
  </w:style>
  <w:style w:type="paragraph" w:styleId="Sumrio7">
    <w:name w:val="toc 7"/>
    <w:basedOn w:val="Sumrio6"/>
    <w:autoRedefine/>
    <w:semiHidden/>
    <w:rsid w:val="005F0A2B"/>
    <w:pPr>
      <w:tabs>
        <w:tab w:val="left" w:pos="1276"/>
      </w:tabs>
      <w:ind w:left="1276" w:hanging="1276"/>
    </w:pPr>
  </w:style>
  <w:style w:type="paragraph" w:styleId="Sumrio8">
    <w:name w:val="toc 8"/>
    <w:basedOn w:val="Sumrio7"/>
    <w:autoRedefine/>
    <w:semiHidden/>
    <w:rsid w:val="005F0A2B"/>
    <w:pPr>
      <w:tabs>
        <w:tab w:val="left" w:pos="1418"/>
      </w:tabs>
      <w:ind w:left="1418" w:hanging="1418"/>
    </w:pPr>
  </w:style>
  <w:style w:type="paragraph" w:styleId="Sumrio9">
    <w:name w:val="toc 9"/>
    <w:basedOn w:val="Sumrio8"/>
    <w:autoRedefine/>
    <w:uiPriority w:val="39"/>
    <w:rsid w:val="005F0A2B"/>
    <w:pPr>
      <w:tabs>
        <w:tab w:val="left" w:pos="1701"/>
      </w:tabs>
      <w:ind w:left="0" w:firstLine="0"/>
    </w:pPr>
    <w:rPr>
      <w:b/>
    </w:rPr>
  </w:style>
  <w:style w:type="paragraph" w:styleId="Lista5">
    <w:name w:val="List 5"/>
    <w:basedOn w:val="Normal"/>
    <w:semiHidden/>
    <w:rsid w:val="005F0A2B"/>
    <w:pPr>
      <w:keepNext/>
      <w:keepLines/>
      <w:ind w:left="1415" w:hanging="283"/>
    </w:pPr>
    <w:rPr>
      <w:rFonts w:ascii="Times New Roman" w:eastAsia="Times New Roman" w:hAnsi="Times New Roman" w:cs="Times New Roman"/>
      <w:lang w:eastAsia="pt-BR"/>
    </w:rPr>
  </w:style>
  <w:style w:type="paragraph" w:customStyle="1" w:styleId="TF-apndiceTTULO">
    <w:name w:val="TF-apêndice TÍTULO"/>
    <w:next w:val="TF-TEXTO"/>
    <w:semiHidden/>
    <w:rsid w:val="005F0A2B"/>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5F0A2B"/>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5F0A2B"/>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5F0A2B"/>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5F0A2B"/>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5F0A2B"/>
    <w:pPr>
      <w:pageBreakBefore/>
      <w:jc w:val="center"/>
    </w:pPr>
    <w:rPr>
      <w:rFonts w:ascii="Times New Roman" w:eastAsia="Times New Roman" w:hAnsi="Times New Roman" w:cs="Times New Roman"/>
      <w:b/>
      <w:caps/>
      <w:szCs w:val="20"/>
      <w:lang w:eastAsia="pt-BR"/>
    </w:rPr>
  </w:style>
  <w:style w:type="paragraph" w:customStyle="1" w:styleId="TF-listadesiglasTTULO">
    <w:name w:val="TF-lista de siglas TÍTULO"/>
    <w:basedOn w:val="Normal"/>
    <w:next w:val="TF-listadesiglasITEM"/>
    <w:semiHidden/>
    <w:rsid w:val="005F0A2B"/>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5F0A2B"/>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5F0A2B"/>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5F0A2B"/>
    <w:pPr>
      <w:spacing w:after="160"/>
    </w:pPr>
  </w:style>
  <w:style w:type="paragraph" w:customStyle="1" w:styleId="xl24">
    <w:name w:val="xl24"/>
    <w:basedOn w:val="Normal"/>
    <w:rsid w:val="005F0A2B"/>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5F0A2B"/>
    <w:rPr>
      <w:i/>
      <w:iCs/>
    </w:rPr>
  </w:style>
  <w:style w:type="paragraph" w:customStyle="1" w:styleId="TF-ilustraoTEXTO">
    <w:name w:val="TF-ilustração TEXTO"/>
    <w:semiHidden/>
    <w:rsid w:val="005F0A2B"/>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5F0A2B"/>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5F0A2B"/>
    <w:pPr>
      <w:numPr>
        <w:numId w:val="10"/>
      </w:numPr>
      <w:tabs>
        <w:tab w:val="clear" w:pos="1040"/>
        <w:tab w:val="num" w:pos="1077"/>
      </w:tabs>
      <w:spacing w:line="360" w:lineRule="auto"/>
      <w:ind w:left="1077" w:hanging="397"/>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5F0A2B"/>
  </w:style>
  <w:style w:type="paragraph" w:customStyle="1" w:styleId="TF-subalineasn3">
    <w:name w:val="TF-subalineas n3"/>
    <w:basedOn w:val="TF-subalineasn2"/>
    <w:autoRedefine/>
    <w:semiHidden/>
    <w:rsid w:val="005F0A2B"/>
    <w:pPr>
      <w:numPr>
        <w:ilvl w:val="2"/>
      </w:numPr>
      <w:tabs>
        <w:tab w:val="clear" w:pos="1721"/>
        <w:tab w:val="num" w:pos="360"/>
        <w:tab w:val="num" w:pos="1440"/>
        <w:tab w:val="num" w:pos="1758"/>
        <w:tab w:val="num" w:pos="2160"/>
      </w:tabs>
      <w:ind w:left="2160" w:hanging="360"/>
    </w:pPr>
  </w:style>
  <w:style w:type="paragraph" w:customStyle="1" w:styleId="TF-conteudo-quadro">
    <w:name w:val="TF-conteudo-quadro"/>
    <w:semiHidden/>
    <w:rsid w:val="005F0A2B"/>
    <w:pPr>
      <w:keepNext/>
      <w:keepLines/>
    </w:pPr>
    <w:rPr>
      <w:rFonts w:ascii="Courier" w:eastAsia="Times New Roman" w:hAnsi="Courier" w:cs="Times New Roman"/>
      <w:sz w:val="20"/>
      <w:szCs w:val="20"/>
      <w:lang w:val="en-US" w:eastAsia="pt-BR"/>
    </w:rPr>
  </w:style>
  <w:style w:type="paragraph" w:styleId="Textodebalo">
    <w:name w:val="Balloon Text"/>
    <w:basedOn w:val="Normal"/>
    <w:link w:val="TextodebaloChar"/>
    <w:uiPriority w:val="99"/>
    <w:semiHidden/>
    <w:unhideWhenUsed/>
    <w:rsid w:val="005F0A2B"/>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5F0A2B"/>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5F0A2B"/>
    <w:pPr>
      <w:jc w:val="right"/>
    </w:pPr>
  </w:style>
  <w:style w:type="table" w:styleId="Tabelacomgrade">
    <w:name w:val="Table Grid"/>
    <w:basedOn w:val="Tabelanormal"/>
    <w:uiPriority w:val="59"/>
    <w:rsid w:val="005F0A2B"/>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5F0A2B"/>
  </w:style>
  <w:style w:type="paragraph" w:customStyle="1" w:styleId="TF-LEGENDA-Tabela">
    <w:name w:val="TF-LEGENDA-Tabela"/>
    <w:basedOn w:val="TF-LEGENDA"/>
    <w:semiHidden/>
    <w:qFormat/>
    <w:rsid w:val="005F0A2B"/>
  </w:style>
  <w:style w:type="paragraph" w:customStyle="1" w:styleId="TF-FIGURA">
    <w:name w:val="TF-FIGURA"/>
    <w:basedOn w:val="TF-TEXTO"/>
    <w:qFormat/>
    <w:rsid w:val="005F0A2B"/>
    <w:pPr>
      <w:keepNext/>
      <w:spacing w:after="0"/>
      <w:ind w:firstLine="0"/>
      <w:jc w:val="center"/>
    </w:pPr>
  </w:style>
  <w:style w:type="character" w:customStyle="1" w:styleId="TF-COURIER10">
    <w:name w:val="TF-COURIER10"/>
    <w:qFormat/>
    <w:rsid w:val="005F0A2B"/>
    <w:rPr>
      <w:rFonts w:ascii="Courier New" w:hAnsi="Courier New"/>
      <w:sz w:val="20"/>
    </w:rPr>
  </w:style>
  <w:style w:type="paragraph" w:customStyle="1" w:styleId="TtuloIntroduo">
    <w:name w:val="Título Introdução"/>
    <w:basedOn w:val="Ttulo1"/>
    <w:qFormat/>
    <w:rsid w:val="005F0A2B"/>
    <w:pPr>
      <w:spacing w:before="480"/>
      <w:ind w:hanging="284"/>
    </w:pPr>
  </w:style>
  <w:style w:type="paragraph" w:styleId="Assuntodocomentrio">
    <w:name w:val="annotation subject"/>
    <w:basedOn w:val="Textodecomentrio"/>
    <w:next w:val="Textodecomentrio"/>
    <w:link w:val="AssuntodocomentrioChar"/>
    <w:uiPriority w:val="99"/>
    <w:semiHidden/>
    <w:unhideWhenUsed/>
    <w:rsid w:val="005F0A2B"/>
    <w:rPr>
      <w:b/>
      <w:bCs/>
      <w:lang w:val="x-none" w:eastAsia="x-none"/>
    </w:rPr>
  </w:style>
  <w:style w:type="character" w:customStyle="1" w:styleId="AssuntodocomentrioChar">
    <w:name w:val="Assunto do comentário Char"/>
    <w:basedOn w:val="TextodecomentrioChar"/>
    <w:link w:val="Assuntodocomentrio"/>
    <w:uiPriority w:val="99"/>
    <w:semiHidden/>
    <w:rsid w:val="005F0A2B"/>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5F0A2B"/>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5F0A2B"/>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5F0A2B"/>
    <w:rPr>
      <w:rFonts w:ascii="Times New Roman" w:eastAsia="Times New Roman" w:hAnsi="Times New Roman" w:cs="Times New Roman"/>
      <w:sz w:val="20"/>
      <w:szCs w:val="20"/>
      <w:lang w:eastAsia="pt-BR"/>
    </w:rPr>
  </w:style>
  <w:style w:type="character" w:styleId="Refdenotaderodap">
    <w:name w:val="footnote reference"/>
    <w:semiHidden/>
    <w:unhideWhenUsed/>
    <w:rsid w:val="005F0A2B"/>
    <w:rPr>
      <w:vertAlign w:val="superscript"/>
    </w:rPr>
  </w:style>
  <w:style w:type="paragraph" w:customStyle="1" w:styleId="TF-orientador">
    <w:name w:val="TF-orientador"/>
    <w:basedOn w:val="TF-autor0"/>
    <w:semiHidden/>
    <w:qFormat/>
    <w:rsid w:val="005F0A2B"/>
    <w:pPr>
      <w:spacing w:after="480"/>
    </w:pPr>
  </w:style>
  <w:style w:type="paragraph" w:customStyle="1" w:styleId="TF-avaliaoCABEALHO">
    <w:name w:val="TF-avaliação CABEÇALHO"/>
    <w:basedOn w:val="Normal"/>
    <w:semiHidden/>
    <w:rsid w:val="005F0A2B"/>
    <w:rPr>
      <w:rFonts w:ascii="Times New Roman" w:eastAsia="Times New Roman" w:hAnsi="Times New Roman" w:cs="Times New Roman"/>
      <w:lang w:eastAsia="pt-BR"/>
    </w:rPr>
  </w:style>
  <w:style w:type="paragraph" w:customStyle="1" w:styleId="TF-avaliaoTTULOTCC">
    <w:name w:val="TF-avaliação TÍTULO TCC"/>
    <w:basedOn w:val="Normal"/>
    <w:semiHidden/>
    <w:rsid w:val="005F0A2B"/>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5F0A2B"/>
    <w:pPr>
      <w:numPr>
        <w:numId w:val="14"/>
      </w:numPr>
      <w:tabs>
        <w:tab w:val="clear" w:pos="720"/>
        <w:tab w:val="left" w:pos="284"/>
        <w:tab w:val="num" w:pos="360"/>
      </w:tabs>
      <w:spacing w:before="240"/>
      <w:ind w:left="360" w:hanging="36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5F0A2B"/>
    <w:pPr>
      <w:numPr>
        <w:ilvl w:val="1"/>
      </w:numPr>
      <w:tabs>
        <w:tab w:val="clear" w:pos="737"/>
        <w:tab w:val="num" w:pos="1080"/>
      </w:tabs>
      <w:spacing w:before="400" w:after="100"/>
      <w:ind w:left="792" w:hanging="432"/>
    </w:pPr>
    <w:rPr>
      <w:b w:val="0"/>
    </w:rPr>
  </w:style>
  <w:style w:type="paragraph" w:customStyle="1" w:styleId="TF-avaliaotexto">
    <w:name w:val="TF-avaliação texto"/>
    <w:basedOn w:val="TF-TEXTO"/>
    <w:semiHidden/>
    <w:qFormat/>
    <w:rsid w:val="005F0A2B"/>
    <w:pPr>
      <w:ind w:firstLine="0"/>
    </w:pPr>
  </w:style>
  <w:style w:type="paragraph" w:customStyle="1" w:styleId="TF-avaliaoQUADRO">
    <w:name w:val="TF-avaliação QUADRO"/>
    <w:basedOn w:val="Normal"/>
    <w:semiHidden/>
    <w:rsid w:val="005F0A2B"/>
    <w:pPr>
      <w:spacing w:before="60" w:after="60"/>
    </w:pPr>
    <w:rPr>
      <w:rFonts w:ascii="Times New Roman" w:eastAsia="Times New Roman" w:hAnsi="Times New Roman" w:cs="Times New Roman"/>
      <w:sz w:val="20"/>
      <w:lang w:eastAsia="pt-BR"/>
    </w:rPr>
  </w:style>
  <w:style w:type="paragraph" w:customStyle="1" w:styleId="TF-CDIGO-FONTE">
    <w:name w:val="TF-CÓDIGO-FONTE"/>
    <w:rsid w:val="005F0A2B"/>
    <w:pPr>
      <w:keepNext/>
      <w:keepLines/>
    </w:pPr>
    <w:rPr>
      <w:rFonts w:ascii="Courier" w:eastAsia="Times New Roman" w:hAnsi="Courier" w:cs="Times New Roman"/>
      <w:sz w:val="20"/>
      <w:szCs w:val="20"/>
      <w:lang w:val="en-US" w:eastAsia="pt-BR"/>
    </w:rPr>
  </w:style>
  <w:style w:type="character" w:styleId="MenoPendente">
    <w:name w:val="Unresolved Mention"/>
    <w:uiPriority w:val="99"/>
    <w:semiHidden/>
    <w:unhideWhenUsed/>
    <w:rsid w:val="005F0A2B"/>
    <w:rPr>
      <w:color w:val="605E5C"/>
      <w:shd w:val="clear" w:color="auto" w:fill="E1DFDD"/>
    </w:rPr>
  </w:style>
  <w:style w:type="numbering" w:customStyle="1" w:styleId="Listaatual2">
    <w:name w:val="Lista atual2"/>
    <w:uiPriority w:val="99"/>
    <w:rsid w:val="005F0A2B"/>
    <w:pPr>
      <w:numPr>
        <w:numId w:val="22"/>
      </w:numPr>
    </w:pPr>
  </w:style>
  <w:style w:type="numbering" w:customStyle="1" w:styleId="Listaatual3">
    <w:name w:val="Lista atual3"/>
    <w:uiPriority w:val="99"/>
    <w:rsid w:val="005F0A2B"/>
    <w:pPr>
      <w:numPr>
        <w:numId w:val="24"/>
      </w:numPr>
    </w:pPr>
  </w:style>
  <w:style w:type="numbering" w:customStyle="1" w:styleId="Listaatual4">
    <w:name w:val="Lista atual4"/>
    <w:uiPriority w:val="99"/>
    <w:rsid w:val="005F0A2B"/>
    <w:pPr>
      <w:numPr>
        <w:numId w:val="26"/>
      </w:numPr>
    </w:pPr>
  </w:style>
  <w:style w:type="numbering" w:customStyle="1" w:styleId="Listaatual5">
    <w:name w:val="Lista atual5"/>
    <w:uiPriority w:val="99"/>
    <w:rsid w:val="005F0A2B"/>
    <w:pPr>
      <w:numPr>
        <w:numId w:val="28"/>
      </w:numPr>
    </w:pPr>
  </w:style>
  <w:style w:type="numbering" w:customStyle="1" w:styleId="Listaatual6">
    <w:name w:val="Lista atual6"/>
    <w:uiPriority w:val="99"/>
    <w:rsid w:val="005F0A2B"/>
    <w:pPr>
      <w:numPr>
        <w:numId w:val="30"/>
      </w:numPr>
    </w:pPr>
  </w:style>
  <w:style w:type="numbering" w:customStyle="1" w:styleId="Listaatual7">
    <w:name w:val="Lista atual7"/>
    <w:uiPriority w:val="99"/>
    <w:rsid w:val="005F0A2B"/>
    <w:pPr>
      <w:numPr>
        <w:numId w:val="32"/>
      </w:numPr>
    </w:pPr>
  </w:style>
  <w:style w:type="numbering" w:customStyle="1" w:styleId="Listaatual8">
    <w:name w:val="Lista atual8"/>
    <w:uiPriority w:val="99"/>
    <w:rsid w:val="005F0A2B"/>
    <w:pPr>
      <w:numPr>
        <w:numId w:val="34"/>
      </w:numPr>
    </w:pPr>
  </w:style>
  <w:style w:type="numbering" w:customStyle="1" w:styleId="Listaatual9">
    <w:name w:val="Lista atual9"/>
    <w:uiPriority w:val="99"/>
    <w:rsid w:val="005F0A2B"/>
    <w:pPr>
      <w:numPr>
        <w:numId w:val="36"/>
      </w:numPr>
    </w:pPr>
  </w:style>
  <w:style w:type="numbering" w:customStyle="1" w:styleId="Listaatual10">
    <w:name w:val="Lista atual10"/>
    <w:uiPriority w:val="99"/>
    <w:rsid w:val="005F0A2B"/>
    <w:pPr>
      <w:numPr>
        <w:numId w:val="38"/>
      </w:numPr>
    </w:pPr>
  </w:style>
  <w:style w:type="numbering" w:customStyle="1" w:styleId="Listaatual11">
    <w:name w:val="Lista atual11"/>
    <w:uiPriority w:val="99"/>
    <w:rsid w:val="005F0A2B"/>
    <w:pPr>
      <w:numPr>
        <w:numId w:val="40"/>
      </w:numPr>
    </w:pPr>
  </w:style>
  <w:style w:type="numbering" w:customStyle="1" w:styleId="Listaatual12">
    <w:name w:val="Lista atual12"/>
    <w:uiPriority w:val="99"/>
    <w:rsid w:val="005F0A2B"/>
    <w:pPr>
      <w:numPr>
        <w:numId w:val="42"/>
      </w:numPr>
    </w:pPr>
  </w:style>
  <w:style w:type="numbering" w:customStyle="1" w:styleId="Listaatual13">
    <w:name w:val="Lista atual13"/>
    <w:uiPriority w:val="99"/>
    <w:rsid w:val="005F0A2B"/>
    <w:pPr>
      <w:numPr>
        <w:numId w:val="44"/>
      </w:numPr>
    </w:pPr>
  </w:style>
  <w:style w:type="numbering" w:customStyle="1" w:styleId="Listaatual14">
    <w:name w:val="Lista atual14"/>
    <w:uiPriority w:val="99"/>
    <w:rsid w:val="005F0A2B"/>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emf"/><Relationship Id="rId18" Type="http://schemas.openxmlformats.org/officeDocument/2006/relationships/hyperlink" Target="mailto:dalton@furb.b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customXml" Target="ink/ink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image" Target="media/image1.png"/><Relationship Id="rId15" Type="http://schemas.openxmlformats.org/officeDocument/2006/relationships/hyperlink" Target="mailto:dalton@furb.br" TargetMode="External"/><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6T20:22:46.701"/>
    </inkml:context>
    <inkml:brush xml:id="br0">
      <inkml:brushProperty name="width" value="0.05" units="cm"/>
      <inkml:brushProperty name="height" value="0.05" units="cm"/>
      <inkml:brushProperty name="color" value="#E71224"/>
    </inkml:brush>
  </inkml:definitions>
  <inkml:trace contextRef="#ctx0" brushRef="#br0">71 1 24575,'-4'55'0,"1"-11"0,2 10 0,1-21 0,-2 21 0,2-31 0,-3 13 0,3-19 0,-5 58 0,3-41 0,-3 34 0,3-39 0,2-12 0,-3 19 0,2-21 0,-1 7 0,2-2 0,3 55 0,-2-24 0,3 39 0,-3-57 0,-1 18 0,-1-13 0,0 14 0,2 7 0,-1 4 0,1 26 0,-1-30 0,1-2 0,-2 9 0,1-43 0,-2 5 0,1 14 0,1-4 0,0 32 0,1 6 0,0 7 0,-1-8 0,0-4 0,-1-15 0,-1-2 0,1-8 0,1 8 0,-2 5 0,3 40 0,-2 0 0,1-47 0,1-1 0,-1 16 0,0-22 0,-1-16 0,1 24 0,-2-11 0,0-3 0,1 32 0,-1 5 0,-1-5 0,1 10 0,1-2 0,-2-32 0,2-6 0,-1-9 0,0-4 0,1 5 0,0 2 0,-1 34 0,-1 3 0,2-10 0,-1 12 0,0-10 0,1-49 0,1-1 0,-1-8 0,-1-2 0,2-2 0,-2-1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43</Pages>
  <Words>20636</Words>
  <Characters>111439</Characters>
  <Application>Microsoft Office Word</Application>
  <DocSecurity>0</DocSecurity>
  <Lines>928</Lines>
  <Paragraphs>263</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131812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11</cp:revision>
  <dcterms:created xsi:type="dcterms:W3CDTF">2021-10-26T15:09:00Z</dcterms:created>
  <dcterms:modified xsi:type="dcterms:W3CDTF">2021-12-18T16:00:00Z</dcterms:modified>
</cp:coreProperties>
</file>