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65270641" w:rsidR="0080416A" w:rsidRDefault="004E4A18" w:rsidP="0080416A">
      <w:pPr>
        <w:jc w:val="both"/>
      </w:pPr>
      <w:r>
        <w:rPr>
          <w:noProof/>
        </w:rPr>
        <w:lastRenderedPageBreak/>
        <w:drawing>
          <wp:inline distT="0" distB="0" distL="0" distR="0" wp14:anchorId="058C41A6" wp14:editId="7F867AEE">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527C6F4" w14:textId="0208423B" w:rsidR="004E4A18" w:rsidRDefault="004E4A18">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E4A18" w14:paraId="277C0DEE" w14:textId="77777777" w:rsidTr="00225EA3">
        <w:tc>
          <w:tcPr>
            <w:tcW w:w="9212" w:type="dxa"/>
            <w:gridSpan w:val="2"/>
            <w:shd w:val="clear" w:color="auto" w:fill="auto"/>
          </w:tcPr>
          <w:p w14:paraId="7E01D602" w14:textId="77777777" w:rsidR="004E4A18" w:rsidRDefault="004E4A18"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4E4A18" w14:paraId="20805441" w14:textId="77777777" w:rsidTr="00225EA3">
        <w:tc>
          <w:tcPr>
            <w:tcW w:w="5778" w:type="dxa"/>
            <w:shd w:val="clear" w:color="auto" w:fill="auto"/>
          </w:tcPr>
          <w:p w14:paraId="5D2F1909" w14:textId="77777777" w:rsidR="004E4A18" w:rsidRPr="003C5262" w:rsidRDefault="004E4A18"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72E0433C" w14:textId="77777777" w:rsidR="004E4A18" w:rsidRDefault="004E4A18" w:rsidP="00225EA3">
            <w:pPr>
              <w:pStyle w:val="Cabealho"/>
              <w:tabs>
                <w:tab w:val="clear" w:pos="8640"/>
                <w:tab w:val="right" w:pos="8931"/>
              </w:tabs>
              <w:ind w:right="141"/>
              <w:rPr>
                <w:rStyle w:val="Nmerodepgina"/>
              </w:rPr>
            </w:pPr>
            <w:r>
              <w:rPr>
                <w:rStyle w:val="Nmerodepgina"/>
              </w:rPr>
              <w:t>ANO/SEMESTRE: 2021/2</w:t>
            </w:r>
          </w:p>
        </w:tc>
      </w:tr>
    </w:tbl>
    <w:p w14:paraId="762CF409" w14:textId="77777777" w:rsidR="004E4A18" w:rsidRDefault="004E4A18" w:rsidP="001E682E">
      <w:pPr>
        <w:pStyle w:val="TF-TTULO"/>
      </w:pPr>
    </w:p>
    <w:p w14:paraId="359B06D7" w14:textId="77777777" w:rsidR="004E4A18" w:rsidRPr="00B00E04" w:rsidRDefault="004E4A18"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17622C77" w14:textId="77777777" w:rsidR="004E4A18" w:rsidRPr="00272860" w:rsidRDefault="004E4A18"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2C509A36"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2B38E050"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4002169C" w14:textId="77777777" w:rsidR="004E4A18" w:rsidRPr="00272860" w:rsidRDefault="004E4A18" w:rsidP="00FC4A9F">
      <w:pPr>
        <w:pStyle w:val="Ttulo1"/>
        <w:rPr>
          <w:sz w:val="20"/>
          <w:szCs w:val="20"/>
        </w:rPr>
      </w:pPr>
      <w:r w:rsidRPr="00272860">
        <w:rPr>
          <w:sz w:val="20"/>
          <w:szCs w:val="20"/>
        </w:rPr>
        <w:t xml:space="preserve">Introdução </w:t>
      </w:r>
      <w:bookmarkEnd w:id="0"/>
      <w:bookmarkEnd w:id="1"/>
      <w:bookmarkEnd w:id="2"/>
      <w:bookmarkEnd w:id="3"/>
      <w:bookmarkEnd w:id="4"/>
      <w:bookmarkEnd w:id="5"/>
      <w:bookmarkEnd w:id="6"/>
      <w:bookmarkEnd w:id="7"/>
      <w:bookmarkEnd w:id="8"/>
    </w:p>
    <w:p w14:paraId="2B2A2555" w14:textId="77777777" w:rsidR="004E4A18" w:rsidRPr="00272860" w:rsidRDefault="004E4A18"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0AE6EC5F" w14:textId="77777777" w:rsidR="004E4A18" w:rsidRPr="00272860" w:rsidRDefault="004E4A18"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w:t>
      </w:r>
      <w:del w:id="9" w:author="Marcel Hugo" w:date="2021-10-12T12:28:00Z">
        <w:r w:rsidRPr="00272860" w:rsidDel="00AA087D">
          <w:rPr>
            <w:sz w:val="20"/>
          </w:rPr>
          <w:delText>que tem a</w:delText>
        </w:r>
      </w:del>
      <w:ins w:id="10" w:author="Marcel Hugo" w:date="2021-10-12T12:28:00Z">
        <w:r>
          <w:rPr>
            <w:sz w:val="20"/>
          </w:rPr>
          <w:t>cuja</w:t>
        </w:r>
      </w:ins>
      <w:r w:rsidRPr="00272860">
        <w:rPr>
          <w:sz w:val="20"/>
        </w:rPr>
        <w:t xml:space="preserve"> finalidade </w:t>
      </w:r>
      <w:del w:id="11" w:author="Marcel Hugo" w:date="2021-10-12T12:28:00Z">
        <w:r w:rsidRPr="00272860" w:rsidDel="00AA087D">
          <w:rPr>
            <w:sz w:val="20"/>
          </w:rPr>
          <w:delText xml:space="preserve">de </w:delText>
        </w:r>
      </w:del>
      <w:ins w:id="12" w:author="Marcel Hugo" w:date="2021-10-12T12:28:00Z">
        <w:r>
          <w:rPr>
            <w:sz w:val="20"/>
          </w:rPr>
          <w:t>é</w:t>
        </w:r>
        <w:r w:rsidRPr="00272860">
          <w:rPr>
            <w:sz w:val="20"/>
          </w:rPr>
          <w:t xml:space="preserve"> </w:t>
        </w:r>
      </w:ins>
      <w:r w:rsidRPr="00272860">
        <w:rPr>
          <w:sz w:val="20"/>
        </w:rPr>
        <w:t xml:space="preserve">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5806BEB8" w14:textId="77777777" w:rsidR="004E4A18" w:rsidRPr="00272860" w:rsidRDefault="004E4A18"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15CF7A41" w14:textId="77777777" w:rsidR="004E4A18" w:rsidRPr="00272860" w:rsidRDefault="004E4A18" w:rsidP="007D17E8">
      <w:pPr>
        <w:pStyle w:val="Ttulo2"/>
        <w:rPr>
          <w:sz w:val="20"/>
        </w:rPr>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272860">
        <w:rPr>
          <w:sz w:val="20"/>
        </w:rPr>
        <w:t xml:space="preserve">OBJETIVOS </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5391C82F" w14:textId="77777777" w:rsidR="004E4A18" w:rsidRPr="00272860" w:rsidRDefault="004E4A18" w:rsidP="00E84495">
      <w:pPr>
        <w:pStyle w:val="TF-TEXTO"/>
        <w:ind w:firstLine="0"/>
        <w:rPr>
          <w:sz w:val="20"/>
        </w:rPr>
      </w:pPr>
      <w:r w:rsidRPr="00272860">
        <w:rPr>
          <w:sz w:val="20"/>
        </w:rPr>
        <w:t xml:space="preserve"> </w:t>
      </w:r>
      <w:r w:rsidRPr="00272860">
        <w:rPr>
          <w:sz w:val="20"/>
        </w:rPr>
        <w:tab/>
        <w:t xml:space="preserve">O objetivo deste trabalho é propor uma </w:t>
      </w:r>
      <w:r w:rsidRPr="00DD17F0">
        <w:rPr>
          <w:sz w:val="20"/>
        </w:rPr>
        <w:t xml:space="preserve">solução de automatização da resolução das fases do jogo </w:t>
      </w:r>
      <w:proofErr w:type="spellStart"/>
      <w:r w:rsidRPr="00DD17F0">
        <w:rPr>
          <w:sz w:val="20"/>
        </w:rPr>
        <w:t>Furbot</w:t>
      </w:r>
      <w:proofErr w:type="spellEnd"/>
      <w:r w:rsidRPr="00DD17F0">
        <w:rPr>
          <w:sz w:val="20"/>
        </w:rPr>
        <w:t>, que encontre a resolução mais otimizada para cada fase</w:t>
      </w:r>
      <w:r w:rsidRPr="00272860">
        <w:rPr>
          <w:sz w:val="20"/>
        </w:rPr>
        <w:t>.</w:t>
      </w:r>
    </w:p>
    <w:p w14:paraId="1AB9923C" w14:textId="77777777" w:rsidR="004E4A18" w:rsidRPr="00272860" w:rsidRDefault="004E4A18" w:rsidP="002C5206">
      <w:pPr>
        <w:pStyle w:val="TF-TEXTO"/>
        <w:rPr>
          <w:sz w:val="20"/>
        </w:rPr>
      </w:pPr>
      <w:r w:rsidRPr="00272860">
        <w:rPr>
          <w:sz w:val="20"/>
        </w:rPr>
        <w:t>Os objetivos específicos são:</w:t>
      </w:r>
    </w:p>
    <w:p w14:paraId="5C2BD57F" w14:textId="77777777" w:rsidR="004E4A18" w:rsidRPr="00272860" w:rsidRDefault="004E4A18" w:rsidP="004E4A18">
      <w:pPr>
        <w:pStyle w:val="TF-ALNEA"/>
        <w:numPr>
          <w:ilvl w:val="0"/>
          <w:numId w:val="21"/>
        </w:numPr>
        <w:rPr>
          <w:sz w:val="20"/>
        </w:rPr>
      </w:pPr>
      <w:r w:rsidRPr="00272860">
        <w:rPr>
          <w:sz w:val="20"/>
        </w:rPr>
        <w:t xml:space="preserve">gerar uma solução ótima para cada fase do jogo </w:t>
      </w:r>
      <w:proofErr w:type="spellStart"/>
      <w:r w:rsidRPr="00272860">
        <w:rPr>
          <w:sz w:val="20"/>
        </w:rPr>
        <w:t>Furbot</w:t>
      </w:r>
      <w:proofErr w:type="spellEnd"/>
      <w:r w:rsidRPr="00272860">
        <w:rPr>
          <w:sz w:val="20"/>
        </w:rPr>
        <w:t xml:space="preserve">, sendo esta, </w:t>
      </w:r>
      <w:r w:rsidRPr="00DD17F0">
        <w:rPr>
          <w:sz w:val="20"/>
        </w:rPr>
        <w:t>baseada no caminho mínimo</w:t>
      </w:r>
      <w:r w:rsidRPr="00272860">
        <w:rPr>
          <w:sz w:val="20"/>
        </w:rPr>
        <w:t xml:space="preserve"> entre a origem e os objetivos da fase;</w:t>
      </w:r>
    </w:p>
    <w:p w14:paraId="18AA50D7" w14:textId="77777777" w:rsidR="004E4A18" w:rsidRPr="00272860" w:rsidRDefault="004E4A18" w:rsidP="004E4A18">
      <w:pPr>
        <w:pStyle w:val="TF-ALNEA"/>
        <w:numPr>
          <w:ilvl w:val="0"/>
          <w:numId w:val="21"/>
        </w:numPr>
        <w:rPr>
          <w:sz w:val="20"/>
        </w:rPr>
      </w:pPr>
      <w:r w:rsidRPr="00272860">
        <w:rPr>
          <w:sz w:val="20"/>
        </w:rPr>
        <w:t>fornecer feedback para o jogador comparando sua solução com a solução ótima gerada;</w:t>
      </w:r>
    </w:p>
    <w:p w14:paraId="58EC0A91" w14:textId="77777777" w:rsidR="004E4A18" w:rsidRPr="00DD17F0" w:rsidRDefault="004E4A18" w:rsidP="004E4A18">
      <w:pPr>
        <w:pStyle w:val="TF-ALNEA"/>
        <w:numPr>
          <w:ilvl w:val="0"/>
          <w:numId w:val="21"/>
        </w:numPr>
        <w:rPr>
          <w:sz w:val="20"/>
        </w:rPr>
      </w:pPr>
      <w:r w:rsidRPr="00DD17F0">
        <w:rPr>
          <w:sz w:val="20"/>
        </w:rPr>
        <w:t xml:space="preserve">integrar a solução gerada no jogo existente do </w:t>
      </w:r>
      <w:proofErr w:type="spellStart"/>
      <w:r w:rsidRPr="00DD17F0">
        <w:rPr>
          <w:sz w:val="20"/>
        </w:rPr>
        <w:t>Furbot</w:t>
      </w:r>
      <w:proofErr w:type="spellEnd"/>
      <w:r w:rsidRPr="00DD17F0">
        <w:rPr>
          <w:sz w:val="20"/>
        </w:rPr>
        <w:t>.</w:t>
      </w:r>
    </w:p>
    <w:p w14:paraId="725E3AEF" w14:textId="77777777" w:rsidR="004E4A18" w:rsidRPr="00272860" w:rsidRDefault="004E4A18" w:rsidP="00FC4A9F">
      <w:pPr>
        <w:pStyle w:val="Ttulo1"/>
        <w:rPr>
          <w:sz w:val="20"/>
          <w:szCs w:val="20"/>
        </w:rPr>
      </w:pPr>
      <w:bookmarkStart w:id="27" w:name="_Toc419598587"/>
      <w:r w:rsidRPr="00272860">
        <w:rPr>
          <w:sz w:val="20"/>
          <w:szCs w:val="20"/>
        </w:rPr>
        <w:lastRenderedPageBreak/>
        <w:t xml:space="preserve">trabalhos correlatos </w:t>
      </w:r>
    </w:p>
    <w:p w14:paraId="2407CFFF" w14:textId="77777777" w:rsidR="004E4A18" w:rsidRPr="00272860" w:rsidRDefault="004E4A18" w:rsidP="006E78FD">
      <w:pPr>
        <w:pStyle w:val="TF-TEXTO"/>
        <w:rPr>
          <w:sz w:val="20"/>
          <w:highlight w:val="yellow"/>
        </w:rPr>
      </w:pPr>
      <w:r w:rsidRPr="00272860">
        <w:rPr>
          <w:sz w:val="20"/>
        </w:rPr>
        <w:t xml:space="preserve">Neste capítulo 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00272860">
        <w:rPr>
          <w:sz w:val="20"/>
        </w:rPr>
        <w:t>Furbot</w:t>
      </w:r>
      <w:proofErr w:type="spellEnd"/>
      <w:r w:rsidRPr="00272860">
        <w:rPr>
          <w:sz w:val="20"/>
        </w:rPr>
        <w:t xml:space="preserve"> para o ensino do pensamento computacional. O segundo é uma ferramenta para ensino introdutório de programação (CODE.ORG, 2021a). Por fim, o terceiro trabalho é um jogo de quebra cabeça chamado </w:t>
      </w:r>
      <w:proofErr w:type="spellStart"/>
      <w:r w:rsidRPr="00272860">
        <w:rPr>
          <w:sz w:val="20"/>
        </w:rPr>
        <w:t>codeSpark</w:t>
      </w:r>
      <w:proofErr w:type="spellEnd"/>
      <w:r w:rsidRPr="00272860">
        <w:rPr>
          <w:sz w:val="20"/>
        </w:rPr>
        <w:t xml:space="preserve"> (CODESPARK</w:t>
      </w:r>
      <w:r w:rsidRPr="00272860" w:rsidDel="00FD1328">
        <w:rPr>
          <w:sz w:val="20"/>
        </w:rPr>
        <w:t>,</w:t>
      </w:r>
      <w:r w:rsidRPr="00272860">
        <w:rPr>
          <w:sz w:val="20"/>
        </w:rPr>
        <w:t xml:space="preserve"> 2021a).</w:t>
      </w:r>
    </w:p>
    <w:p w14:paraId="5AC33623" w14:textId="77777777" w:rsidR="004E4A18" w:rsidRPr="00272860" w:rsidRDefault="004E4A18" w:rsidP="007D17E8">
      <w:pPr>
        <w:pStyle w:val="Ttulo2"/>
        <w:rPr>
          <w:sz w:val="20"/>
        </w:rPr>
      </w:pPr>
      <w:r w:rsidRPr="00272860">
        <w:rPr>
          <w:sz w:val="20"/>
        </w:rPr>
        <w:t>Geração automatizada de gabarito e correção de exercícios em ambiente furbot</w:t>
      </w:r>
    </w:p>
    <w:p w14:paraId="0E00C804" w14:textId="77777777" w:rsidR="004E4A18" w:rsidRPr="00272860" w:rsidRDefault="004E4A18" w:rsidP="00D263AF">
      <w:pPr>
        <w:pStyle w:val="TF-TEXTO"/>
        <w:rPr>
          <w:sz w:val="20"/>
        </w:rPr>
      </w:pPr>
      <w:r w:rsidRPr="00272860">
        <w:rPr>
          <w:sz w:val="20"/>
        </w:rPr>
        <w:t xml:space="preserve">O trabalho desenvolvido por Xavier (2019) teve como objetivo gerar gabaritos para as fases do projeto </w:t>
      </w:r>
      <w:proofErr w:type="spellStart"/>
      <w:r w:rsidRPr="00272860">
        <w:rPr>
          <w:sz w:val="20"/>
        </w:rPr>
        <w:t>Furbot</w:t>
      </w:r>
      <w:proofErr w:type="spellEnd"/>
      <w:r w:rsidRPr="00272860">
        <w:rPr>
          <w:sz w:val="20"/>
        </w:rPr>
        <w:t>. Este projeto é desenvolvido em</w:t>
      </w:r>
      <w:r w:rsidRPr="00272860">
        <w:rPr>
          <w:i/>
          <w:noProof/>
          <w:sz w:val="20"/>
        </w:rPr>
        <w:t xml:space="preserve"> </w:t>
      </w:r>
      <w:r w:rsidRPr="00272860">
        <w:rPr>
          <w:sz w:val="20"/>
        </w:rPr>
        <w:t xml:space="preserve">Java para o ensino do pensamento computacional voltado às crianças da rede básica de educação (SCHLÖGL et al., 2017). </w:t>
      </w:r>
    </w:p>
    <w:p w14:paraId="4F05F920" w14:textId="77777777" w:rsidR="004E4A18" w:rsidRPr="00272860" w:rsidRDefault="004E4A18" w:rsidP="00D1646E">
      <w:pPr>
        <w:pStyle w:val="TF-TEXTO"/>
        <w:rPr>
          <w:sz w:val="20"/>
        </w:rPr>
      </w:pPr>
      <w:r w:rsidRPr="00272860">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w:t>
      </w:r>
      <w:r w:rsidRPr="00DD17F0">
        <w:rPr>
          <w:sz w:val="20"/>
        </w:rPr>
        <w:t>criados</w:t>
      </w:r>
      <w:r w:rsidRPr="00272860">
        <w:rPr>
          <w:sz w:val="20"/>
        </w:rPr>
        <w:t xml:space="preserve"> pelos alunos, </w:t>
      </w:r>
      <w:r w:rsidRPr="00DD17F0">
        <w:rPr>
          <w:sz w:val="20"/>
        </w:rPr>
        <w:t>visto que</w:t>
      </w:r>
      <w:r w:rsidRPr="00272860">
        <w:rPr>
          <w:sz w:val="20"/>
        </w:rPr>
        <w:t xml:space="preserve"> muitos dos professores não possuem experiência na área de programação.</w:t>
      </w:r>
    </w:p>
    <w:p w14:paraId="333318E4" w14:textId="77777777" w:rsidR="004E4A18" w:rsidRPr="00272860" w:rsidRDefault="004E4A18" w:rsidP="008D0C9C">
      <w:pPr>
        <w:pStyle w:val="TF-TEXTO"/>
        <w:rPr>
          <w:sz w:val="20"/>
        </w:rPr>
      </w:pPr>
      <w:r w:rsidRPr="00272860">
        <w:rPr>
          <w:sz w:val="20"/>
        </w:rPr>
        <w:t xml:space="preserve">As tecnologias utilizadas no desenvolvimento incluem o </w:t>
      </w:r>
      <w:r w:rsidRPr="00272860">
        <w:rPr>
          <w:i/>
          <w:iCs/>
          <w:sz w:val="20"/>
        </w:rPr>
        <w:t>framework</w:t>
      </w:r>
      <w:r w:rsidRPr="00272860">
        <w:rPr>
          <w:sz w:val="20"/>
        </w:rPr>
        <w:t xml:space="preserve"> </w:t>
      </w:r>
      <w:proofErr w:type="spellStart"/>
      <w:r w:rsidRPr="00272860">
        <w:rPr>
          <w:sz w:val="20"/>
        </w:rPr>
        <w:t>Furbot</w:t>
      </w:r>
      <w:proofErr w:type="spellEnd"/>
      <w:r w:rsidRPr="00272860">
        <w:rPr>
          <w:sz w:val="20"/>
        </w:rPr>
        <w:t xml:space="preserve"> na linguagem Java, além da biblioteca </w:t>
      </w:r>
      <w:r w:rsidRPr="00272860">
        <w:rPr>
          <w:rStyle w:val="TF-COURIER10"/>
        </w:rPr>
        <w:t>Commons-digester-1.8</w:t>
      </w:r>
      <w:r w:rsidRPr="00272860">
        <w:rPr>
          <w:sz w:val="20"/>
        </w:rPr>
        <w:t xml:space="preserve"> para leitura de arquivos </w:t>
      </w:r>
      <w:proofErr w:type="spellStart"/>
      <w:r w:rsidRPr="00272860">
        <w:rPr>
          <w:sz w:val="20"/>
        </w:rPr>
        <w:t>XMLs</w:t>
      </w:r>
      <w:proofErr w:type="spellEnd"/>
      <w:r w:rsidRPr="00272860">
        <w:rPr>
          <w:sz w:val="20"/>
        </w:rPr>
        <w:t xml:space="preserve"> e o algoritmo de </w:t>
      </w:r>
      <w:proofErr w:type="spellStart"/>
      <w:r w:rsidRPr="00272860">
        <w:rPr>
          <w:sz w:val="20"/>
        </w:rPr>
        <w:t>Dijkstra</w:t>
      </w:r>
      <w:proofErr w:type="spellEnd"/>
      <w:r w:rsidRPr="00272860">
        <w:rPr>
          <w:sz w:val="20"/>
        </w:rPr>
        <w:t xml:space="preserve"> utilizado para encontrar os caminhos mínimos entre os objetivos do mapa (XAVIER, 2019).</w:t>
      </w:r>
    </w:p>
    <w:p w14:paraId="4A4EBB9E" w14:textId="77777777" w:rsidR="004E4A18" w:rsidRPr="00272860" w:rsidRDefault="004E4A18"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49807F9A" w14:textId="77777777" w:rsidR="004E4A18" w:rsidRPr="00272860" w:rsidRDefault="004E4A18"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61AC23AA" w14:textId="77777777" w:rsidR="004E4A18" w:rsidRPr="00272860" w:rsidRDefault="004E4A18" w:rsidP="00DD17F0">
      <w:pPr>
        <w:pStyle w:val="TF-FIGURA"/>
        <w:rPr>
          <w:sz w:val="20"/>
        </w:rPr>
      </w:pPr>
      <w:r w:rsidRPr="00272860">
        <w:rPr>
          <w:noProof/>
          <w:sz w:val="20"/>
        </w:rPr>
        <w:drawing>
          <wp:inline distT="0" distB="0" distL="0" distR="0" wp14:anchorId="31F5F6D4" wp14:editId="440B040C">
            <wp:extent cx="3640667" cy="1913810"/>
            <wp:effectExtent l="19050" t="19050" r="17145" b="1079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23E1201A" w14:textId="77777777" w:rsidR="004E4A18" w:rsidRPr="00CA3034" w:rsidRDefault="004E4A18" w:rsidP="00DD17F0">
      <w:pPr>
        <w:pStyle w:val="TF-FONTE"/>
        <w:jc w:val="center"/>
        <w:rPr>
          <w:sz w:val="18"/>
          <w:szCs w:val="18"/>
        </w:rPr>
      </w:pPr>
      <w:r w:rsidRPr="00CA3034">
        <w:rPr>
          <w:sz w:val="18"/>
          <w:szCs w:val="18"/>
        </w:rPr>
        <w:t>Fonte: Xavier, 2019.</w:t>
      </w:r>
    </w:p>
    <w:p w14:paraId="0E995C24" w14:textId="77777777" w:rsidR="004E4A18" w:rsidRPr="00272860" w:rsidRDefault="004E4A18" w:rsidP="00473E4B">
      <w:pPr>
        <w:pStyle w:val="TF-TEXTO"/>
        <w:rPr>
          <w:sz w:val="20"/>
        </w:rPr>
      </w:pPr>
      <w:r w:rsidRPr="00272860">
        <w:rPr>
          <w:sz w:val="20"/>
        </w:rPr>
        <w:t xml:space="preserve">Por meio de testes em campo realizado com alunos de ensino fundamental, Xavier (2019) pode observar como resultado uma maior motivação entre os alunos que passaram a comparar suas soluções com o gabarito gerado. Ainda, Xavier (2019) aponta que há uma demora </w:t>
      </w:r>
      <w:ins w:id="28" w:author="Marcel Hugo" w:date="2021-10-12T11:48:00Z">
        <w:r w:rsidRPr="00272860">
          <w:rPr>
            <w:sz w:val="20"/>
          </w:rPr>
          <w:t>para gerar o gabarito</w:t>
        </w:r>
        <w:r w:rsidRPr="00272860" w:rsidDel="00EB2C53">
          <w:rPr>
            <w:sz w:val="20"/>
          </w:rPr>
          <w:t xml:space="preserve"> </w:t>
        </w:r>
      </w:ins>
      <w:del w:id="29" w:author="Marcel Hugo" w:date="2021-10-12T11:48:00Z">
        <w:r w:rsidRPr="00272860" w:rsidDel="00EB2C53">
          <w:rPr>
            <w:sz w:val="20"/>
          </w:rPr>
          <w:delText xml:space="preserve">na geração </w:delText>
        </w:r>
      </w:del>
      <w:r w:rsidRPr="00272860">
        <w:rPr>
          <w:sz w:val="20"/>
        </w:rPr>
        <w:t>ao colocar muitos objetivos no mapa</w:t>
      </w:r>
      <w:del w:id="30" w:author="Marcel Hugo" w:date="2021-10-12T11:48:00Z">
        <w:r w:rsidRPr="00272860" w:rsidDel="00806137">
          <w:rPr>
            <w:sz w:val="20"/>
          </w:rPr>
          <w:delText xml:space="preserve"> para gerar o gabarito</w:delText>
        </w:r>
      </w:del>
      <w:r w:rsidRPr="00272860">
        <w:rPr>
          <w:sz w:val="20"/>
        </w:rPr>
        <w:t>, sendo est</w:t>
      </w:r>
      <w:r>
        <w:rPr>
          <w:sz w:val="20"/>
        </w:rPr>
        <w:t>a</w:t>
      </w:r>
      <w:r w:rsidRPr="00272860">
        <w:rPr>
          <w:sz w:val="20"/>
        </w:rPr>
        <w:t xml:space="preserve"> uma limitação do trabalho.</w:t>
      </w:r>
    </w:p>
    <w:p w14:paraId="2C708AA0" w14:textId="77777777" w:rsidR="004E4A18" w:rsidRPr="00272860" w:rsidRDefault="004E4A18" w:rsidP="007D17E8">
      <w:pPr>
        <w:pStyle w:val="Ttulo2"/>
        <w:rPr>
          <w:sz w:val="20"/>
        </w:rPr>
      </w:pPr>
      <w:r w:rsidRPr="00272860">
        <w:rPr>
          <w:sz w:val="20"/>
        </w:rPr>
        <w:lastRenderedPageBreak/>
        <w:tab/>
        <w:t>Programação com minecraft: jornada do heroi</w:t>
      </w:r>
    </w:p>
    <w:p w14:paraId="7482E2C8" w14:textId="77777777" w:rsidR="004E4A18" w:rsidRPr="00272860" w:rsidRDefault="004E4A18"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xml:space="preserve">: Jornada do Herói é uma das várias ferramentas de ensino de programação desenvolvidas pela </w:t>
      </w:r>
      <w:bookmarkStart w:id="31" w:name="_Hlk73993513"/>
      <w:r w:rsidRPr="00272860">
        <w:rPr>
          <w:sz w:val="20"/>
        </w:rPr>
        <w:t xml:space="preserve">Code.org </w:t>
      </w:r>
      <w:bookmarkEnd w:id="31"/>
      <w:r w:rsidRPr="00272860">
        <w:rPr>
          <w:sz w:val="20"/>
        </w:rPr>
        <w:t>(2021a). A ferramenta introduz diversos conceitos de programação, tais como 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5C42F782" w14:textId="77777777" w:rsidR="004E4A18" w:rsidRDefault="004E4A18" w:rsidP="00CA3034">
      <w:pPr>
        <w:pStyle w:val="TF-TEXTO"/>
        <w:ind w:firstLine="709"/>
        <w:rPr>
          <w:sz w:val="20"/>
        </w:rPr>
      </w:pPr>
      <w:r w:rsidRPr="00272860">
        <w:rPr>
          <w:sz w:val="20"/>
        </w:rPr>
        <w:t xml:space="preserve">A Figura 2 identifica a tela principal do jogo. Ela é dividida em alguns componentes, sendo eles: as instruções da fase (identificado pelo número 1 na figura); blocos para utilizar na resolução (identificado pelo número 2 na figura); área de trabalho que é onde o aluno deve incluir os blocos para montar o código para ser executado pelo personagem auxiliar (identificado pelo número 3 na figura). Ao clicar no botão executar, o personagem executa os comandos da área de trabalho, identificado pelo número </w:t>
      </w:r>
      <w:r w:rsidRPr="00CA3034">
        <w:rPr>
          <w:sz w:val="20"/>
        </w:rPr>
        <w:t>6 na figura, e ao finalizar</w:t>
      </w:r>
      <w:r w:rsidRPr="00272860">
        <w:rPr>
          <w:sz w:val="20"/>
        </w:rPr>
        <w:t xml:space="preserve">,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pelo item 4 na figura. </w:t>
      </w:r>
      <w:bookmarkStart w:id="32" w:name="_Ref525501821"/>
      <w:bookmarkStart w:id="33" w:name="_Ref525501817"/>
    </w:p>
    <w:p w14:paraId="101E22F3" w14:textId="77777777" w:rsidR="004E4A18" w:rsidRPr="00CA3034" w:rsidRDefault="004E4A18" w:rsidP="00CA3034">
      <w:pPr>
        <w:pStyle w:val="TF-LEGENDA"/>
        <w:rPr>
          <w:sz w:val="20"/>
        </w:rPr>
      </w:pPr>
      <w:r w:rsidRPr="00CA3034">
        <w:rPr>
          <w:sz w:val="20"/>
        </w:rPr>
        <w:t xml:space="preserve">Figura </w:t>
      </w:r>
      <w:bookmarkEnd w:id="32"/>
      <w:r w:rsidRPr="00CA3034">
        <w:rPr>
          <w:noProof/>
          <w:sz w:val="20"/>
        </w:rPr>
        <w:t>2</w:t>
      </w:r>
      <w:r w:rsidRPr="00CA3034">
        <w:rPr>
          <w:sz w:val="20"/>
        </w:rPr>
        <w:t xml:space="preserve"> – Tela principal do </w:t>
      </w:r>
      <w:proofErr w:type="spellStart"/>
      <w:r w:rsidRPr="00CA3034">
        <w:rPr>
          <w:sz w:val="20"/>
        </w:rPr>
        <w:t>Minecraft</w:t>
      </w:r>
      <w:proofErr w:type="spellEnd"/>
      <w:r w:rsidRPr="00CA3034">
        <w:rPr>
          <w:sz w:val="20"/>
        </w:rPr>
        <w:t>: Jornada do Herói.</w:t>
      </w:r>
      <w:bookmarkEnd w:id="33"/>
    </w:p>
    <w:p w14:paraId="6F2F8D41" w14:textId="77777777" w:rsidR="004E4A18" w:rsidRPr="00CA3034" w:rsidRDefault="004E4A18" w:rsidP="00CA3034">
      <w:pPr>
        <w:pStyle w:val="TF-FIGURA"/>
      </w:pPr>
      <w:r w:rsidRPr="00272860">
        <w:rPr>
          <w:noProof/>
        </w:rPr>
        <w:drawing>
          <wp:inline distT="0" distB="0" distL="0" distR="0" wp14:anchorId="75A722D0" wp14:editId="27EF7954">
            <wp:extent cx="4912565" cy="2286000"/>
            <wp:effectExtent l="19050" t="19050" r="21590" b="19050"/>
            <wp:docPr id="1364472329" name="picture" descr="Interface gráfica do usuário, Texto, Aplicativo, chat ou mensagem de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72329" name="picture" descr="Interface gráfica do usuário, Texto, Aplicativo, chat ou mensagem de texto, Site&#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967908" cy="2311753"/>
                    </a:xfrm>
                    <a:prstGeom prst="rect">
                      <a:avLst/>
                    </a:prstGeom>
                    <a:ln w="12700">
                      <a:solidFill>
                        <a:schemeClr val="tx1"/>
                      </a:solidFill>
                    </a:ln>
                  </pic:spPr>
                </pic:pic>
              </a:graphicData>
            </a:graphic>
          </wp:inline>
        </w:drawing>
      </w:r>
    </w:p>
    <w:p w14:paraId="0E4AF3AC" w14:textId="77777777" w:rsidR="004E4A18" w:rsidRPr="00CA3034" w:rsidRDefault="004E4A18" w:rsidP="00CA3034">
      <w:pPr>
        <w:pStyle w:val="TF-FONTE"/>
        <w:jc w:val="center"/>
        <w:rPr>
          <w:sz w:val="18"/>
          <w:szCs w:val="18"/>
        </w:rPr>
      </w:pPr>
      <w:r w:rsidRPr="00CA3034">
        <w:rPr>
          <w:sz w:val="18"/>
          <w:szCs w:val="18"/>
        </w:rPr>
        <w:t>Fonte: elaborado pelo autor.</w:t>
      </w:r>
    </w:p>
    <w:p w14:paraId="6C72C71A" w14:textId="77777777" w:rsidR="004E4A18" w:rsidRPr="00272860" w:rsidRDefault="004E4A18" w:rsidP="00821747">
      <w:pPr>
        <w:pStyle w:val="TF-TEXTO"/>
        <w:rPr>
          <w:sz w:val="20"/>
        </w:rPr>
      </w:pPr>
      <w:r w:rsidRPr="00272860">
        <w:rPr>
          <w:sz w:val="20"/>
        </w:rPr>
        <w:t xml:space="preserve">Ao pedir para executar os passos, conforme as ações da área de trabalho são executadas, elas são destacadas em amarelo, como pode ser observado no último comando da Figura 2. Caso o usuário conclua o objetivo, além de uma mensagem de parabéns, é apresentado o código gerado na linguagem </w:t>
      </w:r>
      <w:proofErr w:type="spellStart"/>
      <w:r w:rsidRPr="00272860">
        <w:rPr>
          <w:sz w:val="20"/>
        </w:rPr>
        <w:t>JavaScript</w:t>
      </w:r>
      <w:proofErr w:type="spellEnd"/>
      <w:r w:rsidRPr="00272860">
        <w:rPr>
          <w:sz w:val="20"/>
        </w:rPr>
        <w:t xml:space="preserve">, conforme a Figura 3. As tecnologias utilizadas para o desenvolvimento incluem </w:t>
      </w:r>
      <w:proofErr w:type="spellStart"/>
      <w:r w:rsidRPr="00272860">
        <w:rPr>
          <w:sz w:val="20"/>
        </w:rPr>
        <w:t>JavaScript</w:t>
      </w:r>
      <w:proofErr w:type="spellEnd"/>
      <w:r w:rsidRPr="00272860">
        <w:rPr>
          <w:sz w:val="20"/>
        </w:rPr>
        <w:t xml:space="preserve"> e </w:t>
      </w:r>
      <w:proofErr w:type="spellStart"/>
      <w:r w:rsidRPr="00272860">
        <w:rPr>
          <w:sz w:val="20"/>
        </w:rPr>
        <w:t>Javascript</w:t>
      </w:r>
      <w:proofErr w:type="spellEnd"/>
      <w:r w:rsidRPr="00272860">
        <w:rPr>
          <w:sz w:val="20"/>
        </w:rPr>
        <w:t xml:space="preserve"> XML (JSX) que permite escrever código HTML dentro do </w:t>
      </w:r>
      <w:proofErr w:type="spellStart"/>
      <w:r w:rsidRPr="00272860">
        <w:rPr>
          <w:sz w:val="20"/>
        </w:rPr>
        <w:t>React</w:t>
      </w:r>
      <w:proofErr w:type="spellEnd"/>
      <w:r w:rsidRPr="00272860">
        <w:rPr>
          <w:sz w:val="20"/>
        </w:rPr>
        <w:t xml:space="preserve">. </w:t>
      </w:r>
    </w:p>
    <w:p w14:paraId="0A4D2470" w14:textId="77777777" w:rsidR="004E4A18" w:rsidRPr="00CA3034" w:rsidRDefault="004E4A18" w:rsidP="00CA3034">
      <w:pPr>
        <w:pStyle w:val="TF-LEGENDA"/>
        <w:rPr>
          <w:sz w:val="20"/>
        </w:rPr>
      </w:pPr>
      <w:r w:rsidRPr="00CA3034">
        <w:rPr>
          <w:sz w:val="20"/>
        </w:rPr>
        <w:lastRenderedPageBreak/>
        <w:t xml:space="preserve">Figura 3 – Tela de conclusão do exercício do </w:t>
      </w:r>
      <w:proofErr w:type="spellStart"/>
      <w:r w:rsidRPr="00CA3034">
        <w:rPr>
          <w:sz w:val="20"/>
        </w:rPr>
        <w:t>Minecraft</w:t>
      </w:r>
      <w:proofErr w:type="spellEnd"/>
      <w:r w:rsidRPr="00CA3034">
        <w:rPr>
          <w:sz w:val="20"/>
        </w:rPr>
        <w:t>: Jornada do Herói.</w:t>
      </w:r>
    </w:p>
    <w:p w14:paraId="4C7B970E" w14:textId="77777777" w:rsidR="004E4A18" w:rsidRPr="00272860" w:rsidRDefault="004E4A18" w:rsidP="00F67C43">
      <w:pPr>
        <w:pStyle w:val="TF-FIGURA"/>
        <w:rPr>
          <w:sz w:val="20"/>
        </w:rPr>
      </w:pPr>
      <w:r w:rsidRPr="00272860">
        <w:rPr>
          <w:noProof/>
          <w:sz w:val="20"/>
        </w:rPr>
        <w:drawing>
          <wp:inline distT="0" distB="0" distL="0" distR="0" wp14:anchorId="290E576B" wp14:editId="263C7DC9">
            <wp:extent cx="2363281" cy="2810933"/>
            <wp:effectExtent l="19050" t="19050" r="18415" b="2794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2138" cy="2833361"/>
                    </a:xfrm>
                    <a:prstGeom prst="rect">
                      <a:avLst/>
                    </a:prstGeom>
                    <a:ln w="12700">
                      <a:solidFill>
                        <a:schemeClr val="tx1"/>
                      </a:solidFill>
                    </a:ln>
                  </pic:spPr>
                </pic:pic>
              </a:graphicData>
            </a:graphic>
          </wp:inline>
        </w:drawing>
      </w:r>
    </w:p>
    <w:p w14:paraId="3C5EE108" w14:textId="77777777" w:rsidR="004E4A18" w:rsidRPr="00CA3034" w:rsidRDefault="004E4A18" w:rsidP="00CA3034">
      <w:pPr>
        <w:pStyle w:val="TF-FONTE"/>
        <w:jc w:val="center"/>
        <w:rPr>
          <w:sz w:val="18"/>
          <w:szCs w:val="18"/>
        </w:rPr>
      </w:pPr>
      <w:r w:rsidRPr="00CA3034">
        <w:rPr>
          <w:sz w:val="18"/>
          <w:szCs w:val="18"/>
        </w:rPr>
        <w:t>Fonte: elaborado pelo autor.</w:t>
      </w:r>
    </w:p>
    <w:p w14:paraId="1EEBCDCB" w14:textId="77777777" w:rsidR="004E4A18" w:rsidRPr="00272860" w:rsidRDefault="004E4A18" w:rsidP="007D17E8">
      <w:pPr>
        <w:pStyle w:val="Ttulo2"/>
        <w:rPr>
          <w:sz w:val="20"/>
        </w:rPr>
      </w:pPr>
      <w:r w:rsidRPr="00272860">
        <w:rPr>
          <w:sz w:val="20"/>
        </w:rPr>
        <w:t>codeSpark</w:t>
      </w:r>
    </w:p>
    <w:p w14:paraId="5742AF13" w14:textId="77777777" w:rsidR="004E4A18" w:rsidRPr="00272860" w:rsidRDefault="004E4A18"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o jogador deve programar os personagens clicando e arrastando comandos em sequência. Após finalizar a escolha e ordem dos comandos, necessita clicar no personagem para que ele execute as ações escolhidas, como pode ser observado na Figura 4.</w:t>
      </w:r>
    </w:p>
    <w:p w14:paraId="34434CEF" w14:textId="77777777" w:rsidR="004E4A18" w:rsidRPr="00272860" w:rsidRDefault="004E4A18" w:rsidP="00BA5546">
      <w:pPr>
        <w:pStyle w:val="TF-LEGENDA"/>
        <w:rPr>
          <w:sz w:val="20"/>
        </w:rPr>
      </w:pPr>
      <w:bookmarkStart w:id="34" w:name="_Ref525502740"/>
      <w:r w:rsidRPr="00272860">
        <w:rPr>
          <w:sz w:val="20"/>
        </w:rPr>
        <w:t xml:space="preserve">Figura </w:t>
      </w:r>
      <w:bookmarkEnd w:id="34"/>
      <w:r w:rsidRPr="00272860">
        <w:rPr>
          <w:noProof/>
          <w:sz w:val="20"/>
        </w:rPr>
        <w:t xml:space="preserve">4 </w:t>
      </w:r>
      <w:r w:rsidRPr="00272860">
        <w:rPr>
          <w:sz w:val="20"/>
        </w:rPr>
        <w:t xml:space="preserve">– Ambiente do Jogo </w:t>
      </w:r>
      <w:proofErr w:type="spellStart"/>
      <w:r w:rsidRPr="00272860">
        <w:rPr>
          <w:sz w:val="20"/>
        </w:rPr>
        <w:t>codeSpark</w:t>
      </w:r>
      <w:proofErr w:type="spellEnd"/>
    </w:p>
    <w:p w14:paraId="14EB4F48" w14:textId="77777777" w:rsidR="004E4A18" w:rsidRPr="00272860" w:rsidRDefault="004E4A18" w:rsidP="0098578D">
      <w:pPr>
        <w:pStyle w:val="TF-FIGURA"/>
        <w:rPr>
          <w:sz w:val="20"/>
        </w:rPr>
      </w:pPr>
      <w:r w:rsidRPr="00272860">
        <w:rPr>
          <w:noProof/>
          <w:sz w:val="20"/>
        </w:rPr>
        <w:drawing>
          <wp:inline distT="0" distB="0" distL="0" distR="0" wp14:anchorId="79B260A8" wp14:editId="4B3308AA">
            <wp:extent cx="3056467" cy="1932209"/>
            <wp:effectExtent l="19050" t="19050" r="1079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224D4A8F" w14:textId="77777777" w:rsidR="004E4A18" w:rsidRPr="00CA3034" w:rsidRDefault="004E4A18" w:rsidP="00CA3034">
      <w:pPr>
        <w:pStyle w:val="TF-FONTE"/>
        <w:jc w:val="center"/>
        <w:rPr>
          <w:sz w:val="18"/>
          <w:szCs w:val="18"/>
        </w:rPr>
      </w:pPr>
      <w:r w:rsidRPr="00CA3034">
        <w:rPr>
          <w:sz w:val="18"/>
          <w:szCs w:val="18"/>
        </w:rPr>
        <w:t>Fonte: elaborado pelo autor.</w:t>
      </w:r>
    </w:p>
    <w:p w14:paraId="0A321BC8" w14:textId="77777777" w:rsidR="004E4A18" w:rsidRPr="00272860" w:rsidRDefault="004E4A18"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3F60743D" w14:textId="77777777" w:rsidR="004E4A18" w:rsidRPr="00272860" w:rsidRDefault="004E4A18"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725824EB" w14:textId="77777777" w:rsidR="004E4A18" w:rsidRPr="00272860" w:rsidRDefault="004E4A18" w:rsidP="004F144E">
      <w:pPr>
        <w:pStyle w:val="TF-TEXTO"/>
        <w:rPr>
          <w:sz w:val="20"/>
        </w:rPr>
      </w:pPr>
      <w:r w:rsidRPr="00272860">
        <w:rPr>
          <w:sz w:val="20"/>
        </w:rPr>
        <w:t xml:space="preserve">A plataforma não verifica o menor caminho entre o objetivo de cada fase, apenas verifica quantas esmeraldas foram coletadas e gera uma pontuação a partir disso. O número de comandos que o usuário </w:t>
      </w:r>
      <w:r w:rsidRPr="00272860">
        <w:rPr>
          <w:sz w:val="20"/>
        </w:rPr>
        <w:lastRenderedPageBreak/>
        <w:t>pode utilizar em cada fase é limitado, induzindo-o a utilizar os comandos na sequência que é pré-</w:t>
      </w:r>
      <w:r w:rsidRPr="00CA3034">
        <w:rPr>
          <w:sz w:val="20"/>
        </w:rPr>
        <w:t>determinada</w:t>
      </w:r>
      <w:r w:rsidRPr="00272860">
        <w:rPr>
          <w:sz w:val="20"/>
        </w:rPr>
        <w:t xml:space="preserve">. </w:t>
      </w:r>
    </w:p>
    <w:p w14:paraId="3A8D46A1" w14:textId="77777777" w:rsidR="004E4A18" w:rsidRPr="00272860" w:rsidRDefault="004E4A18" w:rsidP="00FC4A9F">
      <w:pPr>
        <w:pStyle w:val="Ttulo1"/>
        <w:rPr>
          <w:sz w:val="20"/>
          <w:szCs w:val="20"/>
        </w:rPr>
      </w:pPr>
      <w:bookmarkStart w:id="35" w:name="_Toc54164921"/>
      <w:bookmarkStart w:id="36" w:name="_Toc54165675"/>
      <w:bookmarkStart w:id="37" w:name="_Toc54169333"/>
      <w:bookmarkStart w:id="38" w:name="_Toc96347439"/>
      <w:bookmarkStart w:id="39" w:name="_Toc96357723"/>
      <w:bookmarkStart w:id="40" w:name="_Toc96491866"/>
      <w:bookmarkStart w:id="41" w:name="_Toc411603107"/>
      <w:bookmarkEnd w:id="27"/>
      <w:r w:rsidRPr="00272860">
        <w:rPr>
          <w:sz w:val="20"/>
          <w:szCs w:val="20"/>
        </w:rPr>
        <w:t>FERRAMENTA ATUAL</w:t>
      </w:r>
      <w:r>
        <w:rPr>
          <w:sz w:val="20"/>
          <w:szCs w:val="20"/>
        </w:rPr>
        <w:t xml:space="preserve"> </w:t>
      </w:r>
    </w:p>
    <w:p w14:paraId="58DB60AF" w14:textId="77777777" w:rsidR="004E4A18" w:rsidRPr="00272860" w:rsidRDefault="004E4A18" w:rsidP="00DC5B6E">
      <w:pPr>
        <w:pStyle w:val="TF-TEXTO"/>
        <w:rPr>
          <w:sz w:val="20"/>
        </w:rPr>
      </w:pPr>
      <w:r w:rsidRPr="00DD17F0">
        <w:rPr>
          <w:sz w:val="20"/>
        </w:rPr>
        <w:t xml:space="preserve">O </w:t>
      </w:r>
      <w:proofErr w:type="spellStart"/>
      <w:r w:rsidRPr="00DD17F0">
        <w:rPr>
          <w:sz w:val="20"/>
        </w:rPr>
        <w:t>Furbot</w:t>
      </w:r>
      <w:proofErr w:type="spellEnd"/>
      <w:r w:rsidRPr="00DD17F0">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00DD17F0">
        <w:rPr>
          <w:i/>
          <w:iCs/>
          <w:sz w:val="20"/>
        </w:rPr>
        <w:t>framework</w:t>
      </w:r>
      <w:r w:rsidRPr="00DD17F0">
        <w:rPr>
          <w:sz w:val="20"/>
        </w:rPr>
        <w:t xml:space="preserve"> Java</w:t>
      </w:r>
      <w:r w:rsidRPr="00272860">
        <w:rPr>
          <w:sz w:val="20"/>
        </w:rPr>
        <w:t xml:space="preserve"> (VAHLDICK; MATTOS, 2008). Em 2017, o </w:t>
      </w:r>
      <w:r w:rsidRPr="00272860">
        <w:rPr>
          <w:i/>
          <w:iCs/>
          <w:sz w:val="20"/>
        </w:rPr>
        <w:t xml:space="preserve">framework </w:t>
      </w:r>
      <w:r w:rsidRPr="00272860">
        <w:rPr>
          <w:sz w:val="20"/>
        </w:rPr>
        <w:t xml:space="preserve">foi utilizado para a concepção de um ambiente de programação com o objetivo de introduzir o pensamento computacional em crianças de ensino fundamental, sem a necessidade da instalação de um ambiente de programação ou destas conhecerem uma linguagem de programação (SCHLÖGL, 2017). Por sua vez, em 2018, o </w:t>
      </w:r>
      <w:proofErr w:type="spellStart"/>
      <w:r w:rsidRPr="00272860">
        <w:rPr>
          <w:sz w:val="20"/>
        </w:rPr>
        <w:t>Furbot</w:t>
      </w:r>
      <w:proofErr w:type="spellEnd"/>
      <w:r w:rsidRPr="00272860">
        <w:rPr>
          <w:sz w:val="20"/>
        </w:rPr>
        <w:t xml:space="preserve"> passou por uma reformulação se transformando em uma plataforma composta por um jogo e um servidor (MATTOS, 2019). O jogo, desenvolvido em </w:t>
      </w:r>
      <w:proofErr w:type="spellStart"/>
      <w:r w:rsidRPr="00272860">
        <w:rPr>
          <w:sz w:val="20"/>
        </w:rPr>
        <w:t>Unity</w:t>
      </w:r>
      <w:proofErr w:type="spellEnd"/>
      <w:r w:rsidRPr="00272860">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00272860">
        <w:rPr>
          <w:i/>
          <w:iCs/>
          <w:sz w:val="20"/>
        </w:rPr>
        <w:t xml:space="preserve">framework </w:t>
      </w:r>
      <w:r w:rsidRPr="00272860">
        <w:rPr>
          <w:sz w:val="20"/>
        </w:rPr>
        <w:t xml:space="preserve">Spring. Como o foco deste trabalho é o jogo do </w:t>
      </w:r>
      <w:proofErr w:type="spellStart"/>
      <w:r w:rsidRPr="00272860">
        <w:rPr>
          <w:sz w:val="20"/>
        </w:rPr>
        <w:t>Furbot</w:t>
      </w:r>
      <w:proofErr w:type="spellEnd"/>
      <w:r w:rsidRPr="00272860">
        <w:rPr>
          <w:sz w:val="20"/>
        </w:rPr>
        <w:t>, este é explicado com maiores detalhes.</w:t>
      </w:r>
    </w:p>
    <w:p w14:paraId="7318FD60" w14:textId="77777777" w:rsidR="004E4A18" w:rsidRPr="00272860" w:rsidRDefault="004E4A18" w:rsidP="00ED62BA">
      <w:pPr>
        <w:pStyle w:val="TF-TEXTO"/>
        <w:rPr>
          <w:sz w:val="20"/>
        </w:rPr>
      </w:pPr>
      <w:r w:rsidRPr="00272860">
        <w:rPr>
          <w:sz w:val="20"/>
        </w:rPr>
        <w:t xml:space="preserve">O jogo possui uma narrativa que tem como personagens a Professora Sam que cria o </w:t>
      </w:r>
      <w:proofErr w:type="spellStart"/>
      <w:r w:rsidRPr="00272860">
        <w:rPr>
          <w:sz w:val="20"/>
        </w:rPr>
        <w:t>Furbot</w:t>
      </w:r>
      <w:proofErr w:type="spellEnd"/>
      <w:r w:rsidRPr="00272860">
        <w:rPr>
          <w:sz w:val="20"/>
        </w:rPr>
        <w:t xml:space="preserve">. O </w:t>
      </w:r>
      <w:proofErr w:type="spellStart"/>
      <w:r w:rsidRPr="00272860">
        <w:rPr>
          <w:sz w:val="20"/>
        </w:rPr>
        <w:t>Furbot</w:t>
      </w:r>
      <w:proofErr w:type="spellEnd"/>
      <w:r w:rsidRPr="00272860">
        <w:rPr>
          <w:sz w:val="20"/>
        </w:rPr>
        <w:t xml:space="preserve"> é um robô que os alunos precisam programar para salvar o mundo do ataque dos malvados </w:t>
      </w:r>
      <w:proofErr w:type="spellStart"/>
      <w:r w:rsidRPr="00272860">
        <w:rPr>
          <w:i/>
          <w:iCs/>
          <w:sz w:val="20"/>
        </w:rPr>
        <w:t>buggiens</w:t>
      </w:r>
      <w:proofErr w:type="spellEnd"/>
      <w:r w:rsidRPr="00272860">
        <w:rPr>
          <w:sz w:val="20"/>
        </w:rPr>
        <w:t xml:space="preserve">. A Figura 5 apresenta uma visão da tela de uma das fases iniciais. Nessa tela, tem-se o painel de comandos, localizado </w:t>
      </w:r>
      <w:r w:rsidRPr="00DD17F0">
        <w:rPr>
          <w:sz w:val="20"/>
        </w:rPr>
        <w:t>à</w:t>
      </w:r>
      <w:r w:rsidRPr="00272860">
        <w:rPr>
          <w:sz w:val="20"/>
        </w:rPr>
        <w:t xml:space="preserve"> direita da figura, que permite que o aluno desenvolva os comandos necessários para movimentar o </w:t>
      </w:r>
      <w:proofErr w:type="spellStart"/>
      <w:r w:rsidRPr="00272860">
        <w:rPr>
          <w:sz w:val="20"/>
        </w:rPr>
        <w:t>Furbot</w:t>
      </w:r>
      <w:proofErr w:type="spellEnd"/>
      <w:r w:rsidRPr="00272860">
        <w:rPr>
          <w:sz w:val="20"/>
        </w:rPr>
        <w:t xml:space="preserve"> no cenário da fase.</w:t>
      </w:r>
    </w:p>
    <w:p w14:paraId="20BD49FB" w14:textId="77777777" w:rsidR="004E4A18" w:rsidRPr="00272860" w:rsidRDefault="004E4A18"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18CBF0A3" w14:textId="77777777" w:rsidR="004E4A18" w:rsidRPr="00272860" w:rsidRDefault="004E4A18" w:rsidP="00AB2A36">
      <w:pPr>
        <w:pStyle w:val="TF-FIGURA"/>
        <w:rPr>
          <w:sz w:val="20"/>
        </w:rPr>
      </w:pPr>
      <w:r w:rsidRPr="00272860">
        <w:rPr>
          <w:noProof/>
          <w:sz w:val="20"/>
        </w:rPr>
        <w:drawing>
          <wp:inline distT="0" distB="0" distL="0" distR="0" wp14:anchorId="7FE03081" wp14:editId="56B1C165">
            <wp:extent cx="3092639" cy="1739894"/>
            <wp:effectExtent l="19050" t="19050" r="12700" b="133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62DB5782" w14:textId="77777777" w:rsidR="004E4A18" w:rsidRPr="000B1B78" w:rsidRDefault="004E4A18" w:rsidP="000B1B78">
      <w:pPr>
        <w:pStyle w:val="TF-FONTE"/>
        <w:jc w:val="center"/>
        <w:rPr>
          <w:sz w:val="18"/>
          <w:szCs w:val="18"/>
        </w:rPr>
      </w:pPr>
      <w:r w:rsidRPr="000B1B78">
        <w:rPr>
          <w:sz w:val="18"/>
          <w:szCs w:val="18"/>
        </w:rPr>
        <w:t>Fonte: elaborado pelo autor.</w:t>
      </w:r>
    </w:p>
    <w:p w14:paraId="13B8FC35" w14:textId="77777777" w:rsidR="004E4A18" w:rsidRPr="00272860" w:rsidRDefault="004E4A18"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bookmarkStart w:id="42" w:name="_Ref525810007"/>
    </w:p>
    <w:bookmarkEnd w:id="42"/>
    <w:p w14:paraId="3AB038E6" w14:textId="77777777" w:rsidR="004E4A18" w:rsidRPr="00272860" w:rsidRDefault="004E4A18"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15839983" w14:textId="77777777" w:rsidR="004E4A18" w:rsidRPr="00272860" w:rsidRDefault="004E4A18" w:rsidP="00947E73">
      <w:pPr>
        <w:pStyle w:val="Ttulo1"/>
        <w:rPr>
          <w:sz w:val="20"/>
          <w:szCs w:val="20"/>
        </w:rPr>
      </w:pPr>
      <w:r w:rsidRPr="00272860">
        <w:rPr>
          <w:sz w:val="20"/>
          <w:szCs w:val="20"/>
        </w:rPr>
        <w:lastRenderedPageBreak/>
        <w:t>proposta</w:t>
      </w:r>
    </w:p>
    <w:p w14:paraId="74A4F4C7" w14:textId="77777777" w:rsidR="004E4A18" w:rsidRPr="00272860" w:rsidRDefault="004E4A18" w:rsidP="003D044D">
      <w:pPr>
        <w:pStyle w:val="TF-TEXTO"/>
        <w:rPr>
          <w:sz w:val="20"/>
        </w:rPr>
      </w:pPr>
      <w:r w:rsidRPr="00272860">
        <w:rPr>
          <w:sz w:val="20"/>
        </w:rPr>
        <w:t>Neste capítulo 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774F6D5A" w14:textId="77777777" w:rsidR="004E4A18" w:rsidRPr="00272860" w:rsidRDefault="004E4A18" w:rsidP="007D17E8">
      <w:pPr>
        <w:pStyle w:val="Ttulo2"/>
        <w:rPr>
          <w:sz w:val="20"/>
        </w:rPr>
      </w:pPr>
      <w:bookmarkStart w:id="43" w:name="_Toc54164915"/>
      <w:bookmarkStart w:id="44" w:name="_Toc54165669"/>
      <w:bookmarkStart w:id="45" w:name="_Toc54169327"/>
      <w:bookmarkStart w:id="46" w:name="_Toc96347433"/>
      <w:bookmarkStart w:id="47" w:name="_Toc96357717"/>
      <w:bookmarkStart w:id="48" w:name="_Toc96491860"/>
      <w:bookmarkStart w:id="49" w:name="_Toc351015594"/>
      <w:r w:rsidRPr="00272860">
        <w:rPr>
          <w:sz w:val="20"/>
        </w:rPr>
        <w:t>JUSTIFICATIVA</w:t>
      </w:r>
    </w:p>
    <w:p w14:paraId="3D2307A9" w14:textId="77777777" w:rsidR="004E4A18" w:rsidRPr="00272860" w:rsidRDefault="004E4A18"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03E9C2E1" w14:textId="77777777" w:rsidR="004E4A18" w:rsidRPr="00272860" w:rsidRDefault="004E4A18" w:rsidP="00E04FBF">
      <w:pPr>
        <w:pStyle w:val="TF-LEGENDA"/>
        <w:rPr>
          <w:sz w:val="20"/>
        </w:rPr>
      </w:pPr>
      <w:bookmarkStart w:id="50" w:name="_Ref525544094"/>
      <w:bookmarkStart w:id="51" w:name="_Ref525544089"/>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bookmarkEnd w:id="50"/>
      <w:r w:rsidRPr="00272860">
        <w:rPr>
          <w:noProof/>
          <w:sz w:val="20"/>
        </w:rPr>
        <w:t xml:space="preserve"> </w:t>
      </w:r>
      <w:r w:rsidRPr="00272860">
        <w:rPr>
          <w:sz w:val="20"/>
        </w:rPr>
        <w:t>– Comparativo entre os trabalhos correlatos</w:t>
      </w:r>
      <w:bookmarkEnd w:id="51"/>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4E4A18" w:rsidRPr="00272860" w14:paraId="40083BE9"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39E5D51B" w14:textId="77777777" w:rsidR="004E4A18" w:rsidRPr="00272860" w:rsidRDefault="004E4A18"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412D3C75" w14:textId="77777777" w:rsidR="004E4A18" w:rsidRPr="004A1DF6" w:rsidRDefault="004E4A18"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7F753190" w14:textId="77777777" w:rsidR="004E4A18" w:rsidRPr="00272860" w:rsidRDefault="004E4A18"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4DFB5214" w14:textId="77777777" w:rsidR="004E4A18" w:rsidRPr="00272860" w:rsidRDefault="004E4A18" w:rsidP="004A09AA">
            <w:pPr>
              <w:pStyle w:val="TF-FIGURA"/>
              <w:rPr>
                <w:sz w:val="20"/>
              </w:rPr>
            </w:pPr>
            <w:proofErr w:type="spellStart"/>
            <w:r w:rsidRPr="00DD17F0">
              <w:rPr>
                <w:sz w:val="20"/>
              </w:rPr>
              <w:t>C</w:t>
            </w:r>
            <w:r w:rsidRPr="00272860">
              <w:rPr>
                <w:sz w:val="20"/>
              </w:rPr>
              <w:t>odeSpark</w:t>
            </w:r>
            <w:proofErr w:type="spellEnd"/>
          </w:p>
          <w:p w14:paraId="3D88B157" w14:textId="77777777" w:rsidR="004E4A18" w:rsidRPr="00272860" w:rsidRDefault="004E4A18"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4E4A18" w:rsidRPr="00272860" w14:paraId="4D216319" w14:textId="77777777" w:rsidTr="00CF6228">
        <w:trPr>
          <w:trHeight w:val="441"/>
          <w:jc w:val="center"/>
        </w:trPr>
        <w:tc>
          <w:tcPr>
            <w:tcW w:w="3386" w:type="dxa"/>
            <w:tcBorders>
              <w:left w:val="single" w:sz="4" w:space="0" w:color="auto"/>
            </w:tcBorders>
          </w:tcPr>
          <w:p w14:paraId="16EF234D" w14:textId="77777777" w:rsidR="004E4A18" w:rsidRPr="00272860" w:rsidRDefault="004E4A18" w:rsidP="00CF2D9E">
            <w:pPr>
              <w:pStyle w:val="TF-FIGURA"/>
              <w:jc w:val="left"/>
              <w:rPr>
                <w:bCs/>
                <w:sz w:val="20"/>
              </w:rPr>
            </w:pPr>
            <w:r w:rsidRPr="00272860">
              <w:rPr>
                <w:bCs/>
                <w:sz w:val="20"/>
              </w:rPr>
              <w:t>Objetivo educacional</w:t>
            </w:r>
          </w:p>
        </w:tc>
        <w:tc>
          <w:tcPr>
            <w:tcW w:w="1849" w:type="dxa"/>
          </w:tcPr>
          <w:p w14:paraId="6F2A09A7" w14:textId="77777777" w:rsidR="004E4A18" w:rsidRPr="00272860" w:rsidRDefault="004E4A18" w:rsidP="004A09AA">
            <w:pPr>
              <w:pStyle w:val="TF-FIGURA"/>
              <w:rPr>
                <w:sz w:val="20"/>
              </w:rPr>
            </w:pPr>
            <w:r w:rsidRPr="00272860">
              <w:rPr>
                <w:sz w:val="20"/>
              </w:rPr>
              <w:t>Sim</w:t>
            </w:r>
          </w:p>
        </w:tc>
        <w:tc>
          <w:tcPr>
            <w:tcW w:w="2004" w:type="dxa"/>
          </w:tcPr>
          <w:p w14:paraId="3AC12CDA" w14:textId="77777777" w:rsidR="004E4A18" w:rsidRPr="00272860" w:rsidRDefault="004E4A18" w:rsidP="004A09AA">
            <w:pPr>
              <w:pStyle w:val="TF-FIGURA"/>
              <w:rPr>
                <w:sz w:val="20"/>
              </w:rPr>
            </w:pPr>
            <w:r w:rsidRPr="00272860">
              <w:rPr>
                <w:sz w:val="20"/>
              </w:rPr>
              <w:t>Sim</w:t>
            </w:r>
          </w:p>
        </w:tc>
        <w:tc>
          <w:tcPr>
            <w:tcW w:w="1695" w:type="dxa"/>
          </w:tcPr>
          <w:p w14:paraId="1FE2714D" w14:textId="77777777" w:rsidR="004E4A18" w:rsidRPr="00272860" w:rsidRDefault="004E4A18" w:rsidP="004A09AA">
            <w:pPr>
              <w:pStyle w:val="TF-FIGURA"/>
              <w:rPr>
                <w:sz w:val="20"/>
              </w:rPr>
            </w:pPr>
            <w:r w:rsidRPr="00272860">
              <w:rPr>
                <w:sz w:val="20"/>
              </w:rPr>
              <w:t>Sim</w:t>
            </w:r>
          </w:p>
        </w:tc>
      </w:tr>
      <w:tr w:rsidR="004E4A18" w:rsidRPr="00272860" w14:paraId="10733190" w14:textId="77777777" w:rsidTr="00CF6228">
        <w:trPr>
          <w:trHeight w:val="473"/>
          <w:jc w:val="center"/>
        </w:trPr>
        <w:tc>
          <w:tcPr>
            <w:tcW w:w="3386" w:type="dxa"/>
            <w:tcBorders>
              <w:left w:val="single" w:sz="4" w:space="0" w:color="auto"/>
            </w:tcBorders>
          </w:tcPr>
          <w:p w14:paraId="14E3A4E7" w14:textId="77777777" w:rsidR="004E4A18" w:rsidRPr="00272860" w:rsidRDefault="004E4A18" w:rsidP="00CF2D9E">
            <w:pPr>
              <w:pStyle w:val="TF-FIGURA"/>
              <w:jc w:val="left"/>
              <w:rPr>
                <w:sz w:val="20"/>
              </w:rPr>
            </w:pPr>
            <w:r w:rsidRPr="00272860">
              <w:rPr>
                <w:sz w:val="20"/>
              </w:rPr>
              <w:t>Conferência automatizada do resultado da resolução do exercício</w:t>
            </w:r>
          </w:p>
        </w:tc>
        <w:tc>
          <w:tcPr>
            <w:tcW w:w="1849" w:type="dxa"/>
          </w:tcPr>
          <w:p w14:paraId="7C39FE31" w14:textId="77777777" w:rsidR="004E4A18" w:rsidRPr="00272860" w:rsidRDefault="004E4A18" w:rsidP="004A09AA">
            <w:pPr>
              <w:pStyle w:val="TF-FIGURA"/>
              <w:rPr>
                <w:sz w:val="20"/>
              </w:rPr>
            </w:pPr>
            <w:r w:rsidRPr="00272860">
              <w:rPr>
                <w:sz w:val="20"/>
              </w:rPr>
              <w:t>Sim</w:t>
            </w:r>
          </w:p>
        </w:tc>
        <w:tc>
          <w:tcPr>
            <w:tcW w:w="2004" w:type="dxa"/>
          </w:tcPr>
          <w:p w14:paraId="57D99A8E" w14:textId="77777777" w:rsidR="004E4A18" w:rsidRPr="00272860" w:rsidRDefault="004E4A18" w:rsidP="004A09AA">
            <w:pPr>
              <w:pStyle w:val="TF-FIGURA"/>
              <w:rPr>
                <w:sz w:val="20"/>
              </w:rPr>
            </w:pPr>
            <w:r w:rsidRPr="00272860">
              <w:rPr>
                <w:sz w:val="20"/>
              </w:rPr>
              <w:t>Sim</w:t>
            </w:r>
          </w:p>
        </w:tc>
        <w:tc>
          <w:tcPr>
            <w:tcW w:w="1695" w:type="dxa"/>
          </w:tcPr>
          <w:p w14:paraId="520B240F" w14:textId="77777777" w:rsidR="004E4A18" w:rsidRPr="00272860" w:rsidRDefault="004E4A18" w:rsidP="004A09AA">
            <w:pPr>
              <w:pStyle w:val="TF-FIGURA"/>
              <w:rPr>
                <w:sz w:val="20"/>
              </w:rPr>
            </w:pPr>
            <w:r w:rsidRPr="00272860">
              <w:rPr>
                <w:sz w:val="20"/>
              </w:rPr>
              <w:t>Sim</w:t>
            </w:r>
          </w:p>
        </w:tc>
      </w:tr>
      <w:tr w:rsidR="004E4A18" w:rsidRPr="00272860" w14:paraId="5E50202E" w14:textId="77777777" w:rsidTr="00CF6228">
        <w:trPr>
          <w:trHeight w:val="473"/>
          <w:jc w:val="center"/>
        </w:trPr>
        <w:tc>
          <w:tcPr>
            <w:tcW w:w="3386" w:type="dxa"/>
            <w:tcBorders>
              <w:left w:val="single" w:sz="4" w:space="0" w:color="auto"/>
            </w:tcBorders>
          </w:tcPr>
          <w:p w14:paraId="2E411A2F" w14:textId="77777777" w:rsidR="004E4A18" w:rsidRPr="00272860" w:rsidRDefault="004E4A18" w:rsidP="00CF2D9E">
            <w:pPr>
              <w:pStyle w:val="TF-FIGURA"/>
              <w:jc w:val="left"/>
              <w:rPr>
                <w:sz w:val="20"/>
              </w:rPr>
            </w:pPr>
            <w:r w:rsidRPr="00272860">
              <w:rPr>
                <w:sz w:val="20"/>
              </w:rPr>
              <w:t>Verifica se a resolução é a melhor possível</w:t>
            </w:r>
          </w:p>
        </w:tc>
        <w:tc>
          <w:tcPr>
            <w:tcW w:w="1849" w:type="dxa"/>
          </w:tcPr>
          <w:p w14:paraId="129651BF" w14:textId="77777777" w:rsidR="004E4A18" w:rsidRPr="00272860" w:rsidRDefault="004E4A18" w:rsidP="004A09AA">
            <w:pPr>
              <w:pStyle w:val="TF-FIGURA"/>
              <w:rPr>
                <w:sz w:val="20"/>
              </w:rPr>
            </w:pPr>
            <w:r w:rsidRPr="00272860">
              <w:rPr>
                <w:sz w:val="20"/>
              </w:rPr>
              <w:t>Sim</w:t>
            </w:r>
          </w:p>
        </w:tc>
        <w:tc>
          <w:tcPr>
            <w:tcW w:w="2004" w:type="dxa"/>
          </w:tcPr>
          <w:p w14:paraId="2BCAC99B" w14:textId="77777777" w:rsidR="004E4A18" w:rsidRPr="00272860" w:rsidRDefault="004E4A18" w:rsidP="004A09AA">
            <w:pPr>
              <w:pStyle w:val="TF-FIGURA"/>
              <w:rPr>
                <w:sz w:val="20"/>
              </w:rPr>
            </w:pPr>
            <w:r w:rsidRPr="00272860">
              <w:rPr>
                <w:sz w:val="20"/>
              </w:rPr>
              <w:t>Não</w:t>
            </w:r>
          </w:p>
        </w:tc>
        <w:tc>
          <w:tcPr>
            <w:tcW w:w="1695" w:type="dxa"/>
          </w:tcPr>
          <w:p w14:paraId="1DA50226" w14:textId="77777777" w:rsidR="004E4A18" w:rsidRPr="00272860" w:rsidRDefault="004E4A18" w:rsidP="004A09AA">
            <w:pPr>
              <w:pStyle w:val="TF-FIGURA"/>
              <w:rPr>
                <w:sz w:val="20"/>
              </w:rPr>
            </w:pPr>
            <w:r w:rsidRPr="00272860">
              <w:rPr>
                <w:sz w:val="20"/>
              </w:rPr>
              <w:t>Não</w:t>
            </w:r>
          </w:p>
        </w:tc>
      </w:tr>
      <w:tr w:rsidR="004E4A18" w:rsidRPr="00272860" w14:paraId="743CED89" w14:textId="77777777" w:rsidTr="00CF6228">
        <w:trPr>
          <w:trHeight w:val="473"/>
          <w:jc w:val="center"/>
        </w:trPr>
        <w:tc>
          <w:tcPr>
            <w:tcW w:w="3386" w:type="dxa"/>
            <w:tcBorders>
              <w:left w:val="single" w:sz="4" w:space="0" w:color="auto"/>
            </w:tcBorders>
          </w:tcPr>
          <w:p w14:paraId="42EF5D47" w14:textId="77777777" w:rsidR="004E4A18" w:rsidRPr="00272860" w:rsidRDefault="004E4A18" w:rsidP="00CF2D9E">
            <w:pPr>
              <w:pStyle w:val="TF-FIGURA"/>
              <w:jc w:val="left"/>
              <w:rPr>
                <w:sz w:val="20"/>
              </w:rPr>
            </w:pPr>
            <w:r w:rsidRPr="00272860">
              <w:rPr>
                <w:sz w:val="20"/>
              </w:rPr>
              <w:t>Plataforma</w:t>
            </w:r>
          </w:p>
        </w:tc>
        <w:tc>
          <w:tcPr>
            <w:tcW w:w="1849" w:type="dxa"/>
          </w:tcPr>
          <w:p w14:paraId="73DA3B17" w14:textId="77777777" w:rsidR="004E4A18" w:rsidRPr="00272860" w:rsidRDefault="004E4A18" w:rsidP="004A09AA">
            <w:pPr>
              <w:pStyle w:val="TF-FIGURA"/>
              <w:rPr>
                <w:sz w:val="20"/>
              </w:rPr>
            </w:pPr>
            <w:r w:rsidRPr="00272860">
              <w:rPr>
                <w:sz w:val="20"/>
              </w:rPr>
              <w:t>Web</w:t>
            </w:r>
          </w:p>
        </w:tc>
        <w:tc>
          <w:tcPr>
            <w:tcW w:w="2004" w:type="dxa"/>
          </w:tcPr>
          <w:p w14:paraId="1619DA71" w14:textId="77777777" w:rsidR="004E4A18" w:rsidRPr="00272860" w:rsidRDefault="004E4A18" w:rsidP="004A09AA">
            <w:pPr>
              <w:pStyle w:val="TF-FIGURA"/>
              <w:rPr>
                <w:sz w:val="20"/>
              </w:rPr>
            </w:pPr>
            <w:r w:rsidRPr="00272860">
              <w:rPr>
                <w:sz w:val="20"/>
              </w:rPr>
              <w:t>Web</w:t>
            </w:r>
          </w:p>
        </w:tc>
        <w:tc>
          <w:tcPr>
            <w:tcW w:w="1695" w:type="dxa"/>
          </w:tcPr>
          <w:p w14:paraId="78DDE8E7" w14:textId="77777777" w:rsidR="004E4A18" w:rsidRPr="00272860" w:rsidRDefault="004E4A18" w:rsidP="004A09AA">
            <w:pPr>
              <w:pStyle w:val="TF-FIGURA"/>
              <w:rPr>
                <w:sz w:val="20"/>
              </w:rPr>
            </w:pPr>
            <w:r w:rsidRPr="00272860">
              <w:rPr>
                <w:sz w:val="20"/>
              </w:rPr>
              <w:t>Web/</w:t>
            </w:r>
            <w:proofErr w:type="spellStart"/>
            <w:r w:rsidRPr="00272860">
              <w:rPr>
                <w:sz w:val="20"/>
              </w:rPr>
              <w:t>App</w:t>
            </w:r>
            <w:proofErr w:type="spellEnd"/>
          </w:p>
        </w:tc>
      </w:tr>
    </w:tbl>
    <w:p w14:paraId="60719847" w14:textId="77777777" w:rsidR="004E4A18" w:rsidRPr="00272860" w:rsidRDefault="004E4A18" w:rsidP="009749C2">
      <w:pPr>
        <w:pStyle w:val="TF-FONTE"/>
      </w:pPr>
      <w:r w:rsidRPr="00272860">
        <w:t xml:space="preserve"> Fonte: elaborado pelo autor.</w:t>
      </w:r>
    </w:p>
    <w:p w14:paraId="00EBD136" w14:textId="77777777" w:rsidR="004E4A18" w:rsidRPr="00272860" w:rsidRDefault="004E4A18" w:rsidP="00D73B70">
      <w:pPr>
        <w:pStyle w:val="TF-TEXTO"/>
        <w:rPr>
          <w:sz w:val="20"/>
        </w:rPr>
      </w:pPr>
      <w:r w:rsidRPr="00272860">
        <w:rPr>
          <w:sz w:val="20"/>
        </w:rPr>
        <w:tab/>
        <w:t xml:space="preserve">Como pode ser observado 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todos os trabalhos são ferramentas que </w:t>
      </w:r>
      <w:r w:rsidRPr="00D73B70">
        <w:rPr>
          <w:sz w:val="20"/>
        </w:rPr>
        <w:t>foram</w:t>
      </w:r>
      <w:r w:rsidRPr="00272860">
        <w:rPr>
          <w:sz w:val="20"/>
        </w:rPr>
        <w:t xml:space="preserve"> construídas para fins </w:t>
      </w:r>
      <w:r w:rsidRPr="00D73B70">
        <w:rPr>
          <w:sz w:val="20"/>
        </w:rPr>
        <w:t>educacionais</w:t>
      </w:r>
      <w:r w:rsidRPr="00272860">
        <w:rPr>
          <w:sz w:val="20"/>
        </w:rPr>
        <w:t xml:space="preserve"> e verificam de forma automatizada se o objetivo foi concluído. Tanto o </w:t>
      </w:r>
      <w:proofErr w:type="spellStart"/>
      <w:r w:rsidRPr="00DD17F0">
        <w:rPr>
          <w:sz w:val="20"/>
        </w:rPr>
        <w:t>C</w:t>
      </w:r>
      <w:r w:rsidRPr="00272860">
        <w:rPr>
          <w:sz w:val="20"/>
        </w:rPr>
        <w:t>odeSpark</w:t>
      </w:r>
      <w:proofErr w:type="spellEnd"/>
      <w:r w:rsidRPr="00272860">
        <w:rPr>
          <w:sz w:val="20"/>
        </w:rPr>
        <w:t xml:space="preserve"> (</w:t>
      </w:r>
      <w:r w:rsidRPr="00272860">
        <w:rPr>
          <w:noProof/>
          <w:sz w:val="20"/>
        </w:rPr>
        <w:t>CODESPARK</w:t>
      </w:r>
      <w:r w:rsidRPr="00272860">
        <w:rPr>
          <w:sz w:val="20"/>
        </w:rPr>
        <w:t xml:space="preserve">, </w:t>
      </w:r>
      <w:r w:rsidRPr="00DD17F0">
        <w:rPr>
          <w:sz w:val="20"/>
        </w:rPr>
        <w:t>2021a),</w:t>
      </w:r>
      <w:r w:rsidRPr="00272860">
        <w:rPr>
          <w:sz w:val="20"/>
        </w:rPr>
        <w:t xml:space="preserve"> quanto o </w:t>
      </w:r>
      <w:proofErr w:type="spellStart"/>
      <w:r w:rsidRPr="00272860">
        <w:rPr>
          <w:sz w:val="20"/>
        </w:rPr>
        <w:t>Minecraft</w:t>
      </w:r>
      <w:proofErr w:type="spellEnd"/>
      <w:r w:rsidRPr="00272860">
        <w:rPr>
          <w:sz w:val="20"/>
        </w:rPr>
        <w:t xml:space="preserve">: Jornada do Herói (CODE.ORG, 2018B) não demonstram ao aluno se existe alguma solução melhor do que a desenvolvida por ele. Em relação ao trabalho de Xavier (2019), é utilizado o algoritmo de busca de menor caminho </w:t>
      </w:r>
      <w:proofErr w:type="spellStart"/>
      <w:r w:rsidRPr="00272860">
        <w:rPr>
          <w:sz w:val="20"/>
        </w:rPr>
        <w:t>Dijkstra</w:t>
      </w:r>
      <w:proofErr w:type="spellEnd"/>
      <w:r w:rsidRPr="00272860">
        <w:rPr>
          <w:sz w:val="20"/>
        </w:rPr>
        <w:t xml:space="preserve"> para solucionar e encontrar a solução ótima dos exercícios. Desta forma, há uma referência que pode ser utilizada pelos alunos para chegar na melhor solução. </w:t>
      </w:r>
    </w:p>
    <w:p w14:paraId="71C5A9EE" w14:textId="77777777" w:rsidR="004E4A18" w:rsidRPr="00272860" w:rsidRDefault="004E4A18" w:rsidP="00B32C51">
      <w:pPr>
        <w:pStyle w:val="TF-TEXTO"/>
        <w:ind w:firstLine="567"/>
        <w:rPr>
          <w:sz w:val="20"/>
        </w:rPr>
      </w:pPr>
      <w:r w:rsidRPr="00272860">
        <w:rPr>
          <w:sz w:val="20"/>
        </w:rPr>
        <w:t xml:space="preserve">Analisando os correlatos apresentados, o único trabalho que se preocupa em gerar uma solução ótima é o trabalho de Xavier (2019). </w:t>
      </w:r>
      <w:r w:rsidRPr="00DD17F0">
        <w:rPr>
          <w:sz w:val="20"/>
        </w:rPr>
        <w:t>Contudo, o autor concluiu que essa solução não possui bom desempenho, possuindo um elevado tempo de execução, o qual o autor atribuiu ao elevado número de objetivos e obstáculos que o jogo possui</w:t>
      </w:r>
      <w:r w:rsidRPr="00272860">
        <w:rPr>
          <w:sz w:val="20"/>
        </w:rPr>
        <w:t xml:space="preserve">. Além disso, esse tipo de algoritmo não é suficiente para a versão atual do </w:t>
      </w:r>
      <w:proofErr w:type="spellStart"/>
      <w:r w:rsidRPr="00272860">
        <w:rPr>
          <w:sz w:val="20"/>
        </w:rPr>
        <w:t>Furbot</w:t>
      </w:r>
      <w:proofErr w:type="spellEnd"/>
      <w:r w:rsidRPr="00272860">
        <w:rPr>
          <w:sz w:val="20"/>
        </w:rPr>
        <w:t xml:space="preserve">, pois além destes itens, ainda deve ser considerado os tipos de terreno, itens coletados no mapa, gasto de energia e inimigos encontrados. </w:t>
      </w:r>
    </w:p>
    <w:p w14:paraId="4714FAD6" w14:textId="77777777" w:rsidR="004E4A18" w:rsidRPr="00272860" w:rsidRDefault="004E4A18" w:rsidP="00B32C51">
      <w:pPr>
        <w:pStyle w:val="TF-TEXTO"/>
        <w:ind w:firstLine="567"/>
        <w:rPr>
          <w:sz w:val="20"/>
        </w:rPr>
      </w:pPr>
      <w:r w:rsidRPr="00272860">
        <w:rPr>
          <w:sz w:val="20"/>
        </w:rPr>
        <w:t xml:space="preserve">Em relação à aplicação a ser desenvolvida, podem existir várias formas de resolver um mesmo exercício no </w:t>
      </w:r>
      <w:proofErr w:type="spellStart"/>
      <w:r w:rsidRPr="00272860">
        <w:rPr>
          <w:sz w:val="20"/>
        </w:rPr>
        <w:t>Furbot</w:t>
      </w:r>
      <w:proofErr w:type="spellEnd"/>
      <w:r w:rsidRPr="00272860">
        <w:rPr>
          <w:sz w:val="20"/>
        </w:rPr>
        <w:t xml:space="preserve">. Criar um processo automatizado para verificar a melhor solução a partir dos objetivos da fase, proporciona uma referência que os alunos podem seguir para se desafiar a aprimorar suas soluções. Para gerar a melhor solução, um estudo </w:t>
      </w:r>
      <w:del w:id="52" w:author="Marcel Hugo" w:date="2021-10-12T11:57:00Z">
        <w:r w:rsidRPr="00DD17F0" w:rsidDel="006A09CD">
          <w:rPr>
            <w:sz w:val="20"/>
          </w:rPr>
          <w:delText>à</w:delText>
        </w:r>
        <w:r w:rsidRPr="00272860" w:rsidDel="006A09CD">
          <w:rPr>
            <w:sz w:val="20"/>
          </w:rPr>
          <w:delText xml:space="preserve"> cerca</w:delText>
        </w:r>
      </w:del>
      <w:ins w:id="53" w:author="Marcel Hugo" w:date="2021-10-12T11:57:00Z">
        <w:r>
          <w:rPr>
            <w:sz w:val="20"/>
          </w:rPr>
          <w:t>acerca</w:t>
        </w:r>
      </w:ins>
      <w:r w:rsidRPr="00272860">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0AE7AE00" w14:textId="77777777" w:rsidR="004E4A18" w:rsidRPr="00272860" w:rsidRDefault="004E4A18" w:rsidP="003E5684">
      <w:pPr>
        <w:pStyle w:val="TF-TEXTO"/>
        <w:ind w:firstLine="567"/>
        <w:rPr>
          <w:sz w:val="20"/>
        </w:rPr>
      </w:pPr>
      <w:r w:rsidRPr="00272860">
        <w:rPr>
          <w:sz w:val="20"/>
        </w:rPr>
        <w:t xml:space="preserve">Tendo em vista os pontos levantados, torna-se importante para o </w:t>
      </w:r>
      <w:commentRangeStart w:id="54"/>
      <w:r w:rsidRPr="00272860">
        <w:rPr>
          <w:sz w:val="20"/>
        </w:rPr>
        <w:t xml:space="preserve">desenvolvimento social </w:t>
      </w:r>
      <w:commentRangeEnd w:id="54"/>
      <w:r>
        <w:rPr>
          <w:rStyle w:val="Refdecomentrio"/>
        </w:rPr>
        <w:commentReference w:id="54"/>
      </w:r>
      <w:r w:rsidRPr="00272860">
        <w:rPr>
          <w:sz w:val="20"/>
        </w:rPr>
        <w:t xml:space="preserve">a tarefa de instigar e inspirar os alunos a </w:t>
      </w:r>
      <w:commentRangeStart w:id="55"/>
      <w:r w:rsidRPr="00272860">
        <w:rPr>
          <w:sz w:val="20"/>
        </w:rPr>
        <w:t>encontrarem as melhores soluções para os desafios propostos</w:t>
      </w:r>
      <w:commentRangeEnd w:id="55"/>
      <w:r>
        <w:rPr>
          <w:rStyle w:val="Refdecomentrio"/>
        </w:rPr>
        <w:commentReference w:id="55"/>
      </w:r>
      <w:r w:rsidRPr="00272860">
        <w:rPr>
          <w:sz w:val="20"/>
        </w:rPr>
        <w:t xml:space="preserve">. Com isso, é </w:t>
      </w:r>
      <w:r w:rsidRPr="00272860">
        <w:rPr>
          <w:sz w:val="20"/>
        </w:rPr>
        <w:lastRenderedPageBreak/>
        <w:t xml:space="preserve">possível contribuir na formação deles e expandir o ensino de pensamento computacional desde cedo nas escolas. </w:t>
      </w:r>
    </w:p>
    <w:p w14:paraId="750AE9B3" w14:textId="77777777" w:rsidR="004E4A18" w:rsidRPr="00272860" w:rsidRDefault="004E4A18" w:rsidP="003E5684">
      <w:pPr>
        <w:pStyle w:val="TF-TEXTO"/>
        <w:ind w:firstLine="567"/>
        <w:rPr>
          <w:sz w:val="20"/>
        </w:rPr>
      </w:pPr>
      <w:r w:rsidRPr="00272860">
        <w:rPr>
          <w:sz w:val="20"/>
        </w:rPr>
        <w:t xml:space="preserve">Em relação </w:t>
      </w:r>
      <w:r w:rsidRPr="00DD17F0">
        <w:rPr>
          <w:sz w:val="20"/>
        </w:rPr>
        <w:t>à</w:t>
      </w:r>
      <w:r w:rsidRPr="00272860">
        <w:rPr>
          <w:sz w:val="20"/>
        </w:rPr>
        <w:t xml:space="preserve"> contribuição tecnológica, o trabalho proposto pode verificar a viabilidade dos métodos de aprendizagem de máquina supervisionados no contexto de automatizar a </w:t>
      </w:r>
      <w:del w:id="56" w:author="Marcel Hugo" w:date="2021-10-12T11:58:00Z">
        <w:r w:rsidRPr="00272860" w:rsidDel="00F91FA8">
          <w:rPr>
            <w:sz w:val="20"/>
          </w:rPr>
          <w:delText>encontrar os</w:delText>
        </w:r>
      </w:del>
      <w:ins w:id="57" w:author="Marcel Hugo" w:date="2021-10-12T11:58:00Z">
        <w:r>
          <w:rPr>
            <w:sz w:val="20"/>
          </w:rPr>
          <w:t xml:space="preserve">busca </w:t>
        </w:r>
      </w:ins>
      <w:ins w:id="58" w:author="Marcel Hugo" w:date="2021-10-12T11:59:00Z">
        <w:r>
          <w:rPr>
            <w:sz w:val="20"/>
          </w:rPr>
          <w:t>pelos</w:t>
        </w:r>
      </w:ins>
      <w:r w:rsidRPr="00272860">
        <w:rPr>
          <w:sz w:val="20"/>
        </w:rPr>
        <w:t xml:space="preserve"> melhores resultados dado os objetivos do jogo, podendo ser utilizado para aprimorar a bonificação dos jogadores e aumentar a </w:t>
      </w:r>
      <w:commentRangeStart w:id="59"/>
      <w:r w:rsidRPr="00272860">
        <w:rPr>
          <w:sz w:val="20"/>
        </w:rPr>
        <w:t xml:space="preserve">competitividade </w:t>
      </w:r>
      <w:commentRangeEnd w:id="59"/>
      <w:r>
        <w:rPr>
          <w:rStyle w:val="Refdecomentrio"/>
        </w:rPr>
        <w:commentReference w:id="59"/>
      </w:r>
      <w:r w:rsidRPr="00272860">
        <w:rPr>
          <w:sz w:val="20"/>
        </w:rPr>
        <w:t xml:space="preserve">entre eles. No que se refere </w:t>
      </w:r>
      <w:r w:rsidRPr="00DD17F0">
        <w:rPr>
          <w:sz w:val="20"/>
        </w:rPr>
        <w:t>à</w:t>
      </w:r>
      <w:r w:rsidRPr="00272860">
        <w:rPr>
          <w:sz w:val="20"/>
        </w:rPr>
        <w:t xml:space="preserve"> contribuição </w:t>
      </w:r>
      <w:r w:rsidRPr="00DD17F0">
        <w:rPr>
          <w:sz w:val="20"/>
        </w:rPr>
        <w:t>pedagógica</w:t>
      </w:r>
      <w:r w:rsidRPr="00272860">
        <w:rPr>
          <w:sz w:val="20"/>
        </w:rPr>
        <w:t xml:space="preserve">, desenvolver o recurso proposto pelo presente trabalho dentro do jogo, intensifica os objetivos educacionais do jogo do </w:t>
      </w:r>
      <w:proofErr w:type="spellStart"/>
      <w:r w:rsidRPr="00272860">
        <w:rPr>
          <w:sz w:val="20"/>
        </w:rPr>
        <w:t>Furbot</w:t>
      </w:r>
      <w:proofErr w:type="spellEnd"/>
      <w:r w:rsidRPr="00272860">
        <w:rPr>
          <w:sz w:val="20"/>
        </w:rPr>
        <w:t xml:space="preserve">. </w:t>
      </w:r>
    </w:p>
    <w:p w14:paraId="3EB45E9B" w14:textId="77777777" w:rsidR="004E4A18" w:rsidRPr="00272860" w:rsidRDefault="004E4A18" w:rsidP="007D17E8">
      <w:pPr>
        <w:pStyle w:val="Ttulo2"/>
        <w:rPr>
          <w:sz w:val="20"/>
        </w:rPr>
      </w:pPr>
      <w:r w:rsidRPr="00272860">
        <w:rPr>
          <w:sz w:val="20"/>
        </w:rPr>
        <w:t>REQUISITOS PRINCIPAIS DO PROBLEMA A SER TRABALHADO</w:t>
      </w:r>
      <w:bookmarkEnd w:id="43"/>
      <w:bookmarkEnd w:id="44"/>
      <w:bookmarkEnd w:id="45"/>
      <w:bookmarkEnd w:id="46"/>
      <w:bookmarkEnd w:id="47"/>
      <w:bookmarkEnd w:id="48"/>
      <w:bookmarkEnd w:id="49"/>
    </w:p>
    <w:p w14:paraId="289E2D69" w14:textId="77777777" w:rsidR="004E4A18" w:rsidRPr="00272860" w:rsidRDefault="004E4A18" w:rsidP="007A3A01">
      <w:pPr>
        <w:pStyle w:val="TF-TEXTO"/>
        <w:rPr>
          <w:sz w:val="20"/>
          <w:u w:val="single"/>
        </w:rPr>
      </w:pPr>
      <w:r w:rsidRPr="00272860">
        <w:rPr>
          <w:sz w:val="20"/>
        </w:rPr>
        <w:t>A aplicação descrita nesse trabalho deverá:</w:t>
      </w:r>
    </w:p>
    <w:p w14:paraId="5740EB76" w14:textId="77777777" w:rsidR="004E4A18" w:rsidRPr="00272860" w:rsidRDefault="004E4A18" w:rsidP="004E4A18">
      <w:pPr>
        <w:pStyle w:val="TF-ALNEA"/>
        <w:numPr>
          <w:ilvl w:val="0"/>
          <w:numId w:val="20"/>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7095F14B" w14:textId="77777777" w:rsidR="004E4A18" w:rsidRPr="00272860" w:rsidRDefault="004E4A18" w:rsidP="004E4A18">
      <w:pPr>
        <w:pStyle w:val="TF-ALNEA"/>
        <w:numPr>
          <w:ilvl w:val="0"/>
          <w:numId w:val="20"/>
        </w:numPr>
        <w:rPr>
          <w:sz w:val="20"/>
        </w:rPr>
      </w:pPr>
      <w:r w:rsidRPr="00272860">
        <w:rPr>
          <w:sz w:val="20"/>
        </w:rPr>
        <w:t>gerar um gabarito com a solução ótima contendo os comandos sequenciais que o robô deve fazer para sair do ponto de origem e chegar até o ponto de destino (RF);</w:t>
      </w:r>
    </w:p>
    <w:p w14:paraId="4356CBDF" w14:textId="77777777" w:rsidR="004E4A18" w:rsidRPr="00272860" w:rsidRDefault="004E4A18" w:rsidP="004E4A18">
      <w:pPr>
        <w:pStyle w:val="TF-ALNEA"/>
        <w:numPr>
          <w:ilvl w:val="0"/>
          <w:numId w:val="20"/>
        </w:numPr>
        <w:rPr>
          <w:sz w:val="20"/>
        </w:rPr>
      </w:pPr>
      <w:del w:id="60" w:author="Marcel Hugo" w:date="2021-10-12T12:00:00Z">
        <w:r w:rsidRPr="00272860" w:rsidDel="00CD761F">
          <w:rPr>
            <w:sz w:val="20"/>
          </w:rPr>
          <w:delText xml:space="preserve"> </w:delText>
        </w:r>
      </w:del>
      <w:r w:rsidRPr="00272860">
        <w:rPr>
          <w:sz w:val="20"/>
        </w:rPr>
        <w:t>comparar a resolução do aluno com a gerada pelo algoritmo (RF);</w:t>
      </w:r>
    </w:p>
    <w:p w14:paraId="73D80D24" w14:textId="77777777" w:rsidR="004E4A18" w:rsidRPr="00272860" w:rsidRDefault="004E4A18" w:rsidP="004E4A18">
      <w:pPr>
        <w:pStyle w:val="TF-ALNEA"/>
        <w:numPr>
          <w:ilvl w:val="0"/>
          <w:numId w:val="20"/>
        </w:numPr>
        <w:rPr>
          <w:sz w:val="20"/>
        </w:rPr>
      </w:pPr>
      <w:r w:rsidRPr="00272860">
        <w:rPr>
          <w:sz w:val="20"/>
        </w:rPr>
        <w:t>ser implementado na linguagem C# (Requisito Não Funcional - RNF);</w:t>
      </w:r>
    </w:p>
    <w:p w14:paraId="427D03D5" w14:textId="77777777" w:rsidR="004E4A18" w:rsidRPr="00272860" w:rsidRDefault="004E4A18" w:rsidP="004E4A18">
      <w:pPr>
        <w:pStyle w:val="TF-ALNEA"/>
        <w:numPr>
          <w:ilvl w:val="0"/>
          <w:numId w:val="20"/>
        </w:numPr>
        <w:rPr>
          <w:sz w:val="20"/>
        </w:rPr>
      </w:pPr>
      <w:r w:rsidRPr="00272860">
        <w:rPr>
          <w:sz w:val="20"/>
        </w:rPr>
        <w:t>ser implementado no ambiente de desenvolvimento Visual Studio (RNF);</w:t>
      </w:r>
    </w:p>
    <w:p w14:paraId="5108CFA1" w14:textId="77777777" w:rsidR="004E4A18" w:rsidRPr="00272860" w:rsidRDefault="004E4A18" w:rsidP="007D17E8">
      <w:pPr>
        <w:pStyle w:val="Ttulo2"/>
        <w:rPr>
          <w:sz w:val="20"/>
        </w:rPr>
      </w:pPr>
      <w:r w:rsidRPr="00272860">
        <w:rPr>
          <w:sz w:val="20"/>
        </w:rPr>
        <w:t>METODOLOGIA</w:t>
      </w:r>
    </w:p>
    <w:p w14:paraId="5A1237BE" w14:textId="77777777" w:rsidR="004E4A18" w:rsidRPr="00272860" w:rsidRDefault="004E4A18" w:rsidP="009B766C">
      <w:pPr>
        <w:pStyle w:val="TF-TEXTO"/>
        <w:rPr>
          <w:sz w:val="20"/>
        </w:rPr>
      </w:pPr>
      <w:commentRangeStart w:id="61"/>
      <w:r w:rsidRPr="00272860">
        <w:rPr>
          <w:sz w:val="20"/>
        </w:rPr>
        <w:t>O trabalho será desenvolvido observando as seguintes etapas:</w:t>
      </w:r>
      <w:commentRangeEnd w:id="61"/>
      <w:r>
        <w:rPr>
          <w:rStyle w:val="Refdecomentrio"/>
        </w:rPr>
        <w:commentReference w:id="61"/>
      </w:r>
    </w:p>
    <w:p w14:paraId="07F14F37" w14:textId="77777777" w:rsidR="004E4A18" w:rsidRPr="00272860" w:rsidRDefault="004E4A18" w:rsidP="004E4A18">
      <w:pPr>
        <w:pStyle w:val="TF-ALNEA"/>
        <w:numPr>
          <w:ilvl w:val="0"/>
          <w:numId w:val="18"/>
        </w:numPr>
        <w:rPr>
          <w:sz w:val="20"/>
        </w:rPr>
      </w:pPr>
      <w:r w:rsidRPr="00272860">
        <w:rPr>
          <w:sz w:val="20"/>
        </w:rPr>
        <w:t xml:space="preserve">levantamento bibliográfico:  levantar material bibliográfico pertinente a utilização de ensino de lógica e programação no ensino, pensamento computacional, aprendizagem supervisionada e demais temas que forem necessários, além de aprimorar os trabalhos correlatos; </w:t>
      </w:r>
    </w:p>
    <w:p w14:paraId="4F78A6A1" w14:textId="77777777" w:rsidR="004E4A18" w:rsidRPr="00272860" w:rsidRDefault="004E4A18" w:rsidP="004E4A18">
      <w:pPr>
        <w:pStyle w:val="TF-ALNEA"/>
        <w:numPr>
          <w:ilvl w:val="0"/>
          <w:numId w:val="18"/>
        </w:numPr>
        <w:rPr>
          <w:sz w:val="20"/>
        </w:rPr>
      </w:pPr>
      <w:r w:rsidRPr="00272860">
        <w:rPr>
          <w:sz w:val="20"/>
        </w:rPr>
        <w:t xml:space="preserve">elicitação de requisitos: revisar o conjunto de requisitos funcionais e não funcionais previamente identificados nesta proposta; </w:t>
      </w:r>
    </w:p>
    <w:p w14:paraId="629D4A6C" w14:textId="77777777" w:rsidR="004E4A18" w:rsidRPr="00272860" w:rsidRDefault="004E4A18" w:rsidP="004E4A18">
      <w:pPr>
        <w:pStyle w:val="TF-ALNEA"/>
        <w:numPr>
          <w:ilvl w:val="0"/>
          <w:numId w:val="18"/>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473D0C91" w14:textId="77777777" w:rsidR="004E4A18" w:rsidRPr="00272860" w:rsidRDefault="004E4A18" w:rsidP="004E4A18">
      <w:pPr>
        <w:pStyle w:val="TF-ALNEA"/>
        <w:numPr>
          <w:ilvl w:val="0"/>
          <w:numId w:val="18"/>
        </w:numPr>
        <w:rPr>
          <w:sz w:val="20"/>
        </w:rPr>
      </w:pPr>
      <w:r w:rsidRPr="00272860">
        <w:rPr>
          <w:sz w:val="20"/>
        </w:rPr>
        <w:t>implementação: implementar algoritmos para geração da melhor solução, utilizando a linguagem C# no ambiente de desenvolvimento Visual Studio;</w:t>
      </w:r>
    </w:p>
    <w:p w14:paraId="0C17EFC5" w14:textId="77777777" w:rsidR="004E4A18" w:rsidRPr="00DD17F0" w:rsidRDefault="004E4A18" w:rsidP="004E4A18">
      <w:pPr>
        <w:pStyle w:val="TF-ALNEA"/>
        <w:numPr>
          <w:ilvl w:val="0"/>
          <w:numId w:val="18"/>
        </w:numPr>
        <w:rPr>
          <w:sz w:val="20"/>
        </w:rPr>
      </w:pPr>
      <w:r w:rsidRPr="00DD17F0">
        <w:rPr>
          <w:sz w:val="20"/>
        </w:rPr>
        <w:t xml:space="preserve">testes: </w:t>
      </w:r>
      <w:commentRangeStart w:id="62"/>
      <w:r w:rsidRPr="00DD17F0">
        <w:rPr>
          <w:sz w:val="20"/>
        </w:rPr>
        <w:t>elaborar e efetuar testes comparando a solução gerada pelo algoritmo com a dos alunos, medindo quantos passos de diferença existem</w:t>
      </w:r>
      <w:commentRangeEnd w:id="62"/>
      <w:r>
        <w:rPr>
          <w:rStyle w:val="Refdecomentrio"/>
        </w:rPr>
        <w:commentReference w:id="62"/>
      </w:r>
      <w:r w:rsidRPr="00DD17F0">
        <w:rPr>
          <w:sz w:val="20"/>
        </w:rPr>
        <w:t xml:space="preserve">. </w:t>
      </w:r>
    </w:p>
    <w:p w14:paraId="0D560AEC" w14:textId="77777777" w:rsidR="004E4A18" w:rsidRPr="00272860" w:rsidRDefault="004E4A18" w:rsidP="0025584B">
      <w:pPr>
        <w:pStyle w:val="TF-TEXTO"/>
        <w:rPr>
          <w:sz w:val="20"/>
        </w:rPr>
      </w:pPr>
      <w:r w:rsidRPr="00272860">
        <w:rPr>
          <w:sz w:val="20"/>
        </w:rPr>
        <w:t>As etapas serão realizadas nos períodos relacionados no Quadro 2.</w:t>
      </w:r>
    </w:p>
    <w:p w14:paraId="38EDB59C" w14:textId="77777777" w:rsidR="004E4A18" w:rsidRPr="00272860" w:rsidRDefault="004E4A18" w:rsidP="0060060C">
      <w:pPr>
        <w:pStyle w:val="TF-LEGENDA-Ilustracao"/>
        <w:rPr>
          <w:sz w:val="20"/>
        </w:rPr>
      </w:pPr>
      <w:bookmarkStart w:id="63" w:name="_Ref98650273"/>
      <w:r w:rsidRPr="00272860">
        <w:rPr>
          <w:sz w:val="20"/>
        </w:rPr>
        <w:t xml:space="preserve">Quadro </w:t>
      </w:r>
      <w:bookmarkEnd w:id="63"/>
      <w:r w:rsidRPr="00272860">
        <w:rPr>
          <w:sz w:val="20"/>
        </w:rPr>
        <w:t>2 - Cronograma</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11"/>
        <w:gridCol w:w="273"/>
        <w:gridCol w:w="11"/>
        <w:gridCol w:w="273"/>
        <w:gridCol w:w="11"/>
        <w:gridCol w:w="273"/>
        <w:gridCol w:w="11"/>
        <w:gridCol w:w="273"/>
        <w:gridCol w:w="11"/>
        <w:gridCol w:w="273"/>
        <w:gridCol w:w="11"/>
        <w:gridCol w:w="273"/>
        <w:gridCol w:w="11"/>
        <w:gridCol w:w="341"/>
      </w:tblGrid>
      <w:tr w:rsidR="004E4A18" w:rsidRPr="00272860" w14:paraId="4DDFF225" w14:textId="77777777" w:rsidTr="005320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125CEC27" w14:textId="77777777" w:rsidR="004E4A18" w:rsidRPr="00272860" w:rsidRDefault="004E4A18" w:rsidP="00470C41">
            <w:pPr>
              <w:pStyle w:val="TF-TEXTOQUADRO"/>
              <w:rPr>
                <w:sz w:val="20"/>
              </w:rPr>
            </w:pPr>
          </w:p>
        </w:tc>
        <w:tc>
          <w:tcPr>
            <w:tcW w:w="2329" w:type="dxa"/>
            <w:gridSpan w:val="15"/>
            <w:tcBorders>
              <w:top w:val="single" w:sz="4" w:space="0" w:color="auto"/>
              <w:left w:val="single" w:sz="4" w:space="0" w:color="auto"/>
              <w:right w:val="single" w:sz="4" w:space="0" w:color="auto"/>
            </w:tcBorders>
            <w:shd w:val="clear" w:color="auto" w:fill="A6A6A6"/>
          </w:tcPr>
          <w:p w14:paraId="11DC5CC7" w14:textId="77777777" w:rsidR="004E4A18" w:rsidRPr="00272860" w:rsidRDefault="004E4A18" w:rsidP="00470C41">
            <w:pPr>
              <w:pStyle w:val="TF-TEXTOQUADROCentralizado"/>
              <w:rPr>
                <w:sz w:val="20"/>
              </w:rPr>
            </w:pPr>
            <w:r w:rsidRPr="00272860">
              <w:rPr>
                <w:sz w:val="20"/>
              </w:rPr>
              <w:t>2021</w:t>
            </w:r>
          </w:p>
        </w:tc>
      </w:tr>
      <w:tr w:rsidR="004E4A18" w:rsidRPr="00272860" w14:paraId="39E27542" w14:textId="77777777" w:rsidTr="00532001">
        <w:trPr>
          <w:cantSplit/>
          <w:jc w:val="center"/>
        </w:trPr>
        <w:tc>
          <w:tcPr>
            <w:tcW w:w="6171" w:type="dxa"/>
            <w:tcBorders>
              <w:top w:val="nil"/>
              <w:left w:val="single" w:sz="4" w:space="0" w:color="auto"/>
              <w:bottom w:val="nil"/>
            </w:tcBorders>
            <w:shd w:val="clear" w:color="auto" w:fill="A6A6A6"/>
          </w:tcPr>
          <w:p w14:paraId="23594398" w14:textId="77777777" w:rsidR="004E4A18" w:rsidRPr="00272860" w:rsidRDefault="004E4A18" w:rsidP="00470C41">
            <w:pPr>
              <w:pStyle w:val="TF-TEXTOQUADRO"/>
              <w:rPr>
                <w:sz w:val="20"/>
              </w:rPr>
            </w:pPr>
          </w:p>
        </w:tc>
        <w:tc>
          <w:tcPr>
            <w:tcW w:w="557" w:type="dxa"/>
            <w:gridSpan w:val="3"/>
            <w:shd w:val="clear" w:color="auto" w:fill="A6A6A6"/>
          </w:tcPr>
          <w:p w14:paraId="3282E301" w14:textId="77777777" w:rsidR="004E4A18" w:rsidRPr="00272860" w:rsidRDefault="004E4A18" w:rsidP="00470C41">
            <w:pPr>
              <w:pStyle w:val="TF-TEXTOQUADROCentralizado"/>
              <w:rPr>
                <w:sz w:val="20"/>
              </w:rPr>
            </w:pPr>
            <w:r w:rsidRPr="00272860">
              <w:rPr>
                <w:sz w:val="20"/>
              </w:rPr>
              <w:t>ago.</w:t>
            </w:r>
          </w:p>
        </w:tc>
        <w:tc>
          <w:tcPr>
            <w:tcW w:w="568" w:type="dxa"/>
            <w:gridSpan w:val="4"/>
            <w:shd w:val="clear" w:color="auto" w:fill="A6A6A6"/>
          </w:tcPr>
          <w:p w14:paraId="624B6D76" w14:textId="77777777" w:rsidR="004E4A18" w:rsidRPr="00272860" w:rsidRDefault="004E4A18" w:rsidP="00470C41">
            <w:pPr>
              <w:pStyle w:val="TF-TEXTOQUADROCentralizado"/>
              <w:rPr>
                <w:sz w:val="20"/>
              </w:rPr>
            </w:pPr>
            <w:r w:rsidRPr="00272860">
              <w:rPr>
                <w:sz w:val="20"/>
              </w:rPr>
              <w:t>set.</w:t>
            </w:r>
          </w:p>
        </w:tc>
        <w:tc>
          <w:tcPr>
            <w:tcW w:w="568" w:type="dxa"/>
            <w:gridSpan w:val="4"/>
            <w:shd w:val="clear" w:color="auto" w:fill="A6A6A6"/>
          </w:tcPr>
          <w:p w14:paraId="02B32861" w14:textId="77777777" w:rsidR="004E4A18" w:rsidRPr="00272860" w:rsidRDefault="004E4A18" w:rsidP="00470C41">
            <w:pPr>
              <w:pStyle w:val="TF-TEXTOQUADROCentralizado"/>
              <w:rPr>
                <w:sz w:val="20"/>
              </w:rPr>
            </w:pPr>
            <w:r w:rsidRPr="00272860">
              <w:rPr>
                <w:sz w:val="20"/>
              </w:rPr>
              <w:t>out.</w:t>
            </w:r>
          </w:p>
        </w:tc>
        <w:tc>
          <w:tcPr>
            <w:tcW w:w="636" w:type="dxa"/>
            <w:gridSpan w:val="4"/>
            <w:shd w:val="clear" w:color="auto" w:fill="A6A6A6"/>
          </w:tcPr>
          <w:p w14:paraId="2E20C2EB" w14:textId="77777777" w:rsidR="004E4A18" w:rsidRPr="00272860" w:rsidRDefault="004E4A18" w:rsidP="00470C41">
            <w:pPr>
              <w:pStyle w:val="TF-TEXTOQUADROCentralizado"/>
              <w:rPr>
                <w:sz w:val="20"/>
              </w:rPr>
            </w:pPr>
            <w:r w:rsidRPr="00272860">
              <w:rPr>
                <w:sz w:val="20"/>
              </w:rPr>
              <w:t>nov.</w:t>
            </w:r>
          </w:p>
        </w:tc>
      </w:tr>
      <w:tr w:rsidR="004E4A18" w:rsidRPr="00272860" w14:paraId="0996DD03" w14:textId="77777777" w:rsidTr="00532001">
        <w:trPr>
          <w:cantSplit/>
          <w:jc w:val="center"/>
        </w:trPr>
        <w:tc>
          <w:tcPr>
            <w:tcW w:w="6171" w:type="dxa"/>
            <w:tcBorders>
              <w:top w:val="nil"/>
              <w:left w:val="single" w:sz="4" w:space="0" w:color="auto"/>
            </w:tcBorders>
            <w:shd w:val="clear" w:color="auto" w:fill="A6A6A6"/>
          </w:tcPr>
          <w:p w14:paraId="3FB9452F" w14:textId="77777777" w:rsidR="004E4A18" w:rsidRPr="00272860" w:rsidRDefault="004E4A18" w:rsidP="00470C41">
            <w:pPr>
              <w:pStyle w:val="TF-TEXTOQUADRO"/>
              <w:rPr>
                <w:sz w:val="20"/>
              </w:rPr>
            </w:pPr>
            <w:r w:rsidRPr="00272860">
              <w:rPr>
                <w:sz w:val="20"/>
              </w:rPr>
              <w:t>etapas / quinzenas</w:t>
            </w:r>
          </w:p>
        </w:tc>
        <w:tc>
          <w:tcPr>
            <w:tcW w:w="273" w:type="dxa"/>
            <w:tcBorders>
              <w:bottom w:val="single" w:sz="4" w:space="0" w:color="auto"/>
            </w:tcBorders>
            <w:shd w:val="clear" w:color="auto" w:fill="A6A6A6"/>
          </w:tcPr>
          <w:p w14:paraId="419FFE9B"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1F754AE"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78785EEA"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CDE30B1"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32FECF8B"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746CC7C8"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0C393E05" w14:textId="77777777" w:rsidR="004E4A18" w:rsidRPr="00272860" w:rsidRDefault="004E4A18" w:rsidP="00470C41">
            <w:pPr>
              <w:pStyle w:val="TF-TEXTOQUADROCentralizado"/>
              <w:rPr>
                <w:sz w:val="20"/>
              </w:rPr>
            </w:pPr>
            <w:r w:rsidRPr="00272860">
              <w:rPr>
                <w:sz w:val="20"/>
              </w:rPr>
              <w:t>1</w:t>
            </w:r>
          </w:p>
        </w:tc>
        <w:tc>
          <w:tcPr>
            <w:tcW w:w="352" w:type="dxa"/>
            <w:gridSpan w:val="2"/>
            <w:tcBorders>
              <w:bottom w:val="single" w:sz="4" w:space="0" w:color="auto"/>
            </w:tcBorders>
            <w:shd w:val="clear" w:color="auto" w:fill="A6A6A6"/>
          </w:tcPr>
          <w:p w14:paraId="0B0CEAC2" w14:textId="77777777" w:rsidR="004E4A18" w:rsidRPr="00272860" w:rsidRDefault="004E4A18" w:rsidP="00470C41">
            <w:pPr>
              <w:pStyle w:val="TF-TEXTOQUADROCentralizado"/>
              <w:rPr>
                <w:sz w:val="20"/>
              </w:rPr>
            </w:pPr>
            <w:r w:rsidRPr="00272860">
              <w:rPr>
                <w:sz w:val="20"/>
              </w:rPr>
              <w:t>2</w:t>
            </w:r>
          </w:p>
        </w:tc>
      </w:tr>
      <w:tr w:rsidR="004E4A18" w:rsidRPr="00272860" w14:paraId="2DA3F67D" w14:textId="77777777" w:rsidTr="00532001">
        <w:trPr>
          <w:jc w:val="center"/>
        </w:trPr>
        <w:tc>
          <w:tcPr>
            <w:tcW w:w="6171" w:type="dxa"/>
            <w:tcBorders>
              <w:left w:val="single" w:sz="4" w:space="0" w:color="auto"/>
            </w:tcBorders>
          </w:tcPr>
          <w:p w14:paraId="7BA968F8" w14:textId="77777777" w:rsidR="004E4A18" w:rsidRPr="00272860" w:rsidRDefault="004E4A18" w:rsidP="00DE72B0">
            <w:pPr>
              <w:pStyle w:val="TF-TEXTOQUADRO"/>
              <w:rPr>
                <w:bCs/>
                <w:sz w:val="20"/>
              </w:rPr>
            </w:pPr>
            <w:r w:rsidRPr="00272860">
              <w:rPr>
                <w:sz w:val="20"/>
              </w:rPr>
              <w:t>levantamento bibliográfico</w:t>
            </w:r>
          </w:p>
        </w:tc>
        <w:tc>
          <w:tcPr>
            <w:tcW w:w="284" w:type="dxa"/>
            <w:gridSpan w:val="2"/>
            <w:tcBorders>
              <w:bottom w:val="single" w:sz="4" w:space="0" w:color="auto"/>
            </w:tcBorders>
            <w:shd w:val="clear" w:color="auto" w:fill="AEAAAA" w:themeFill="background2" w:themeFillShade="BF"/>
          </w:tcPr>
          <w:p w14:paraId="2D2CEABB"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F35CC7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DF2DF5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96E8663"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0265AE3"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A795E8E"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0D2D27E2" w14:textId="77777777" w:rsidR="004E4A18" w:rsidRPr="00272860" w:rsidRDefault="004E4A18" w:rsidP="00DE72B0">
            <w:pPr>
              <w:pStyle w:val="TF-TEXTOQUADROCentralizado"/>
              <w:rPr>
                <w:sz w:val="20"/>
              </w:rPr>
            </w:pPr>
          </w:p>
        </w:tc>
        <w:tc>
          <w:tcPr>
            <w:tcW w:w="341" w:type="dxa"/>
            <w:tcBorders>
              <w:bottom w:val="single" w:sz="4" w:space="0" w:color="auto"/>
            </w:tcBorders>
          </w:tcPr>
          <w:p w14:paraId="185FC8B8" w14:textId="77777777" w:rsidR="004E4A18" w:rsidRPr="00272860" w:rsidRDefault="004E4A18" w:rsidP="00DE72B0">
            <w:pPr>
              <w:pStyle w:val="TF-TEXTOQUADROCentralizado"/>
              <w:rPr>
                <w:sz w:val="20"/>
              </w:rPr>
            </w:pPr>
          </w:p>
        </w:tc>
      </w:tr>
      <w:tr w:rsidR="004E4A18" w:rsidRPr="00272860" w14:paraId="7FA4C623" w14:textId="77777777" w:rsidTr="00532001">
        <w:trPr>
          <w:jc w:val="center"/>
        </w:trPr>
        <w:tc>
          <w:tcPr>
            <w:tcW w:w="6171" w:type="dxa"/>
            <w:tcBorders>
              <w:left w:val="single" w:sz="4" w:space="0" w:color="auto"/>
            </w:tcBorders>
          </w:tcPr>
          <w:p w14:paraId="0633E35E" w14:textId="77777777" w:rsidR="004E4A18" w:rsidRPr="00272860" w:rsidRDefault="004E4A18" w:rsidP="00DE72B0">
            <w:pPr>
              <w:pStyle w:val="TF-TEXTOQUADRO"/>
              <w:rPr>
                <w:sz w:val="20"/>
              </w:rPr>
            </w:pPr>
            <w:r w:rsidRPr="00272860">
              <w:rPr>
                <w:sz w:val="20"/>
              </w:rPr>
              <w:t>elicitação de requisitos</w:t>
            </w:r>
          </w:p>
        </w:tc>
        <w:tc>
          <w:tcPr>
            <w:tcW w:w="284" w:type="dxa"/>
            <w:gridSpan w:val="2"/>
            <w:tcBorders>
              <w:top w:val="single" w:sz="4" w:space="0" w:color="auto"/>
            </w:tcBorders>
            <w:shd w:val="clear" w:color="auto" w:fill="AEAAAA" w:themeFill="background2" w:themeFillShade="BF"/>
          </w:tcPr>
          <w:p w14:paraId="0FA64B58" w14:textId="77777777" w:rsidR="004E4A18" w:rsidRPr="00272860" w:rsidRDefault="004E4A18" w:rsidP="00DE72B0">
            <w:pPr>
              <w:pStyle w:val="TF-TEXTOQUADROCentralizado"/>
              <w:rPr>
                <w:sz w:val="20"/>
              </w:rPr>
            </w:pPr>
          </w:p>
        </w:tc>
        <w:tc>
          <w:tcPr>
            <w:tcW w:w="284" w:type="dxa"/>
            <w:gridSpan w:val="2"/>
            <w:tcBorders>
              <w:top w:val="single" w:sz="4" w:space="0" w:color="auto"/>
            </w:tcBorders>
            <w:shd w:val="clear" w:color="auto" w:fill="AEAAAA" w:themeFill="background2" w:themeFillShade="BF"/>
          </w:tcPr>
          <w:p w14:paraId="79A5194D"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shd w:val="clear" w:color="auto" w:fill="FFFFFF" w:themeFill="background1"/>
          </w:tcPr>
          <w:p w14:paraId="4DC890DD"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tcPr>
          <w:p w14:paraId="226A4BB9"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62E7BF16"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6F9AA8C0"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1B48ADF6" w14:textId="77777777" w:rsidR="004E4A18" w:rsidRPr="00272860" w:rsidRDefault="004E4A18" w:rsidP="00DE72B0">
            <w:pPr>
              <w:pStyle w:val="TF-TEXTOQUADROCentralizado"/>
              <w:rPr>
                <w:sz w:val="20"/>
              </w:rPr>
            </w:pPr>
          </w:p>
        </w:tc>
        <w:tc>
          <w:tcPr>
            <w:tcW w:w="341" w:type="dxa"/>
            <w:tcBorders>
              <w:top w:val="single" w:sz="4" w:space="0" w:color="auto"/>
            </w:tcBorders>
          </w:tcPr>
          <w:p w14:paraId="4E467289" w14:textId="77777777" w:rsidR="004E4A18" w:rsidRPr="00272860" w:rsidRDefault="004E4A18" w:rsidP="00DE72B0">
            <w:pPr>
              <w:pStyle w:val="TF-TEXTOQUADROCentralizado"/>
              <w:rPr>
                <w:sz w:val="20"/>
              </w:rPr>
            </w:pPr>
          </w:p>
        </w:tc>
      </w:tr>
      <w:tr w:rsidR="004E4A18" w:rsidRPr="00272860" w14:paraId="42E81318" w14:textId="77777777" w:rsidTr="00532001">
        <w:trPr>
          <w:jc w:val="center"/>
        </w:trPr>
        <w:tc>
          <w:tcPr>
            <w:tcW w:w="6171" w:type="dxa"/>
            <w:tcBorders>
              <w:left w:val="single" w:sz="4" w:space="0" w:color="auto"/>
            </w:tcBorders>
          </w:tcPr>
          <w:p w14:paraId="6F521AC8" w14:textId="77777777" w:rsidR="004E4A18" w:rsidRPr="00272860" w:rsidRDefault="004E4A18" w:rsidP="00DE72B0">
            <w:pPr>
              <w:pStyle w:val="TF-TEXTOQUADRO"/>
              <w:rPr>
                <w:sz w:val="20"/>
              </w:rPr>
            </w:pPr>
            <w:r w:rsidRPr="00272860">
              <w:rPr>
                <w:sz w:val="20"/>
              </w:rPr>
              <w:t>especificação</w:t>
            </w:r>
          </w:p>
        </w:tc>
        <w:tc>
          <w:tcPr>
            <w:tcW w:w="284" w:type="dxa"/>
            <w:gridSpan w:val="2"/>
            <w:tcBorders>
              <w:bottom w:val="single" w:sz="4" w:space="0" w:color="auto"/>
            </w:tcBorders>
          </w:tcPr>
          <w:p w14:paraId="3BDA646A"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44B16CA"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shd w:val="clear" w:color="auto" w:fill="AEAAAA" w:themeFill="background2" w:themeFillShade="BF"/>
          </w:tcPr>
          <w:p w14:paraId="0FB62CE3"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tcPr>
          <w:p w14:paraId="5AE4AA59"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16806C8"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ED8D017"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EB3ED5A" w14:textId="77777777" w:rsidR="004E4A18" w:rsidRPr="00272860" w:rsidRDefault="004E4A18" w:rsidP="00DE72B0">
            <w:pPr>
              <w:pStyle w:val="TF-TEXTOQUADROCentralizado"/>
              <w:rPr>
                <w:sz w:val="20"/>
              </w:rPr>
            </w:pPr>
          </w:p>
        </w:tc>
        <w:tc>
          <w:tcPr>
            <w:tcW w:w="341" w:type="dxa"/>
            <w:tcBorders>
              <w:bottom w:val="single" w:sz="4" w:space="0" w:color="auto"/>
            </w:tcBorders>
          </w:tcPr>
          <w:p w14:paraId="17A57E39" w14:textId="77777777" w:rsidR="004E4A18" w:rsidRPr="00272860" w:rsidRDefault="004E4A18" w:rsidP="00DE72B0">
            <w:pPr>
              <w:pStyle w:val="TF-TEXTOQUADROCentralizado"/>
              <w:rPr>
                <w:sz w:val="20"/>
              </w:rPr>
            </w:pPr>
          </w:p>
        </w:tc>
      </w:tr>
      <w:tr w:rsidR="004E4A18" w:rsidRPr="00272860" w14:paraId="12AF6F5D" w14:textId="77777777" w:rsidTr="00532001">
        <w:trPr>
          <w:trHeight w:val="70"/>
          <w:jc w:val="center"/>
        </w:trPr>
        <w:tc>
          <w:tcPr>
            <w:tcW w:w="6171" w:type="dxa"/>
            <w:tcBorders>
              <w:left w:val="single" w:sz="4" w:space="0" w:color="auto"/>
            </w:tcBorders>
          </w:tcPr>
          <w:p w14:paraId="5C315702" w14:textId="77777777" w:rsidR="004E4A18" w:rsidRPr="00272860" w:rsidRDefault="004E4A18" w:rsidP="00DE72B0">
            <w:pPr>
              <w:pStyle w:val="TF-TEXTOQUADRO"/>
              <w:rPr>
                <w:sz w:val="20"/>
              </w:rPr>
            </w:pPr>
            <w:r w:rsidRPr="00272860">
              <w:rPr>
                <w:sz w:val="20"/>
              </w:rPr>
              <w:t>implementação</w:t>
            </w:r>
          </w:p>
        </w:tc>
        <w:tc>
          <w:tcPr>
            <w:tcW w:w="284" w:type="dxa"/>
            <w:gridSpan w:val="2"/>
          </w:tcPr>
          <w:p w14:paraId="6BE3D904" w14:textId="77777777" w:rsidR="004E4A18" w:rsidRPr="00272860" w:rsidRDefault="004E4A18" w:rsidP="00DE72B0">
            <w:pPr>
              <w:pStyle w:val="TF-TEXTOQUADROCentralizado"/>
              <w:rPr>
                <w:sz w:val="20"/>
              </w:rPr>
            </w:pPr>
          </w:p>
        </w:tc>
        <w:tc>
          <w:tcPr>
            <w:tcW w:w="284" w:type="dxa"/>
            <w:gridSpan w:val="2"/>
          </w:tcPr>
          <w:p w14:paraId="1F0960DF"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45D60C93"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3FAD3AC5"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73B46976"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6B3EC229"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61AB871E" w14:textId="77777777" w:rsidR="004E4A18" w:rsidRPr="00272860" w:rsidRDefault="004E4A18" w:rsidP="00DE72B0">
            <w:pPr>
              <w:pStyle w:val="TF-TEXTOQUADROCentralizado"/>
              <w:rPr>
                <w:sz w:val="20"/>
              </w:rPr>
            </w:pPr>
          </w:p>
        </w:tc>
        <w:tc>
          <w:tcPr>
            <w:tcW w:w="341" w:type="dxa"/>
          </w:tcPr>
          <w:p w14:paraId="0C6B7D37" w14:textId="77777777" w:rsidR="004E4A18" w:rsidRPr="00272860" w:rsidRDefault="004E4A18" w:rsidP="00DE72B0">
            <w:pPr>
              <w:pStyle w:val="TF-TEXTOQUADROCentralizado"/>
              <w:rPr>
                <w:sz w:val="20"/>
              </w:rPr>
            </w:pPr>
          </w:p>
        </w:tc>
      </w:tr>
      <w:tr w:rsidR="004E4A18" w:rsidRPr="00272860" w14:paraId="05EF34B2" w14:textId="77777777" w:rsidTr="00532001">
        <w:trPr>
          <w:jc w:val="center"/>
        </w:trPr>
        <w:tc>
          <w:tcPr>
            <w:tcW w:w="6171" w:type="dxa"/>
            <w:tcBorders>
              <w:left w:val="single" w:sz="4" w:space="0" w:color="auto"/>
              <w:bottom w:val="single" w:sz="4" w:space="0" w:color="auto"/>
            </w:tcBorders>
          </w:tcPr>
          <w:p w14:paraId="6F500817" w14:textId="77777777" w:rsidR="004E4A18" w:rsidRPr="00272860" w:rsidRDefault="004E4A18" w:rsidP="00DE72B0">
            <w:pPr>
              <w:pStyle w:val="TF-TEXTOQUADRO"/>
              <w:rPr>
                <w:sz w:val="20"/>
              </w:rPr>
            </w:pPr>
            <w:r w:rsidRPr="00272860">
              <w:rPr>
                <w:sz w:val="20"/>
              </w:rPr>
              <w:t>testes</w:t>
            </w:r>
          </w:p>
        </w:tc>
        <w:tc>
          <w:tcPr>
            <w:tcW w:w="284" w:type="dxa"/>
            <w:gridSpan w:val="2"/>
            <w:tcBorders>
              <w:bottom w:val="single" w:sz="4" w:space="0" w:color="auto"/>
            </w:tcBorders>
          </w:tcPr>
          <w:p w14:paraId="6C535B3B"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4DFD07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94CF33E"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81C6A1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51EC2A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81E79C0"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5431A8F8" w14:textId="77777777" w:rsidR="004E4A18" w:rsidRPr="00272860" w:rsidRDefault="004E4A18" w:rsidP="00DE72B0">
            <w:pPr>
              <w:pStyle w:val="TF-TEXTOQUADROCentralizado"/>
              <w:rPr>
                <w:sz w:val="20"/>
              </w:rPr>
            </w:pPr>
          </w:p>
        </w:tc>
        <w:tc>
          <w:tcPr>
            <w:tcW w:w="341" w:type="dxa"/>
            <w:tcBorders>
              <w:bottom w:val="single" w:sz="4" w:space="0" w:color="auto"/>
            </w:tcBorders>
            <w:shd w:val="clear" w:color="auto" w:fill="AEAAAA" w:themeFill="background2" w:themeFillShade="BF"/>
          </w:tcPr>
          <w:p w14:paraId="102C135B" w14:textId="77777777" w:rsidR="004E4A18" w:rsidRPr="00272860" w:rsidRDefault="004E4A18" w:rsidP="00DE72B0">
            <w:pPr>
              <w:pStyle w:val="TF-TEXTOQUADROCentralizado"/>
              <w:rPr>
                <w:sz w:val="20"/>
              </w:rPr>
            </w:pPr>
          </w:p>
        </w:tc>
      </w:tr>
    </w:tbl>
    <w:p w14:paraId="44C551B4" w14:textId="77777777" w:rsidR="004E4A18" w:rsidRPr="00272860" w:rsidRDefault="004E4A18" w:rsidP="00FC4A9F">
      <w:pPr>
        <w:pStyle w:val="TF-FONTE"/>
      </w:pPr>
      <w:r w:rsidRPr="00272860">
        <w:t xml:space="preserve">     Fonte: elaborado pelo autor.</w:t>
      </w:r>
    </w:p>
    <w:p w14:paraId="60DC3357" w14:textId="77777777" w:rsidR="004E4A18" w:rsidRPr="00272860" w:rsidRDefault="004E4A18" w:rsidP="00FC4A9F">
      <w:pPr>
        <w:pStyle w:val="Ttulo1"/>
        <w:rPr>
          <w:sz w:val="20"/>
          <w:szCs w:val="20"/>
        </w:rPr>
      </w:pPr>
      <w:r w:rsidRPr="00272860">
        <w:rPr>
          <w:sz w:val="20"/>
          <w:szCs w:val="20"/>
        </w:rPr>
        <w:lastRenderedPageBreak/>
        <w:t>REVISÃO BIBLIOGRÁFICA</w:t>
      </w:r>
    </w:p>
    <w:p w14:paraId="7AAA7F59" w14:textId="77777777" w:rsidR="004E4A18" w:rsidRPr="00272860" w:rsidRDefault="004E4A18"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79E46500" w14:textId="77777777" w:rsidR="004E4A18" w:rsidRPr="00272860" w:rsidRDefault="004E4A18" w:rsidP="007D17E8">
      <w:pPr>
        <w:pStyle w:val="Ttulo2"/>
        <w:rPr>
          <w:sz w:val="20"/>
        </w:rPr>
      </w:pPr>
      <w:r w:rsidRPr="00272860">
        <w:rPr>
          <w:sz w:val="20"/>
        </w:rPr>
        <w:t>Computação na Educação básica</w:t>
      </w:r>
    </w:p>
    <w:p w14:paraId="4A03B1F4" w14:textId="77777777" w:rsidR="004E4A18" w:rsidRPr="00272860" w:rsidRDefault="004E4A18"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bookmarkEnd w:id="35"/>
    <w:bookmarkEnd w:id="36"/>
    <w:bookmarkEnd w:id="37"/>
    <w:bookmarkEnd w:id="38"/>
    <w:bookmarkEnd w:id="39"/>
    <w:bookmarkEnd w:id="40"/>
    <w:bookmarkEnd w:id="41"/>
    <w:p w14:paraId="0ACEA859" w14:textId="77777777" w:rsidR="004E4A18" w:rsidRPr="00272860" w:rsidRDefault="004E4A18" w:rsidP="002727B8">
      <w:pPr>
        <w:pStyle w:val="TF-TEXTO"/>
        <w:rPr>
          <w:sz w:val="20"/>
        </w:rPr>
      </w:pPr>
      <w:r w:rsidRPr="00272860">
        <w:rPr>
          <w:sz w:val="20"/>
        </w:rPr>
        <w:t>Fundamentos da computação, agregados ao pensamento crítico</w:t>
      </w:r>
      <w:ins w:id="64" w:author="Marcel Hugo" w:date="2021-10-12T12:06:00Z">
        <w:r>
          <w:rPr>
            <w:sz w:val="20"/>
          </w:rPr>
          <w:t>,</w:t>
        </w:r>
      </w:ins>
      <w:r w:rsidRPr="00272860">
        <w:rPr>
          <w:sz w:val="20"/>
        </w:rPr>
        <w:t xml:space="preserve"> definem um método para solucionar problemas</w:t>
      </w:r>
      <w:del w:id="65" w:author="Marcel Hugo" w:date="2021-10-12T12:06:00Z">
        <w:r w:rsidRPr="00272860" w:rsidDel="00245E1A">
          <w:rPr>
            <w:sz w:val="20"/>
          </w:rPr>
          <w:delText>,</w:delText>
        </w:r>
      </w:del>
      <w:r w:rsidRPr="00272860">
        <w:rPr>
          <w:sz w:val="20"/>
        </w:rPr>
        <w:t xml:space="preserve"> intitulado Pensamento Computacional (PC) (WING, 2006). Esta perspectiva argumenta que a cultura do computador ajuda a sociedade a aprender, mas especialmente, possibilita uma nova forma de aprender a aprender (LU; FLETCHER, 2009). O PC é um método para solução de problemas que utiliza os princípios e técnicas da Ciência da Computação. </w:t>
      </w:r>
    </w:p>
    <w:p w14:paraId="351D157B" w14:textId="77777777" w:rsidR="004E4A18" w:rsidRPr="00272860" w:rsidRDefault="004E4A18" w:rsidP="00CC4DED">
      <w:pPr>
        <w:pStyle w:val="TF-TEXTO"/>
        <w:rPr>
          <w:sz w:val="20"/>
        </w:rPr>
      </w:pPr>
      <w:r w:rsidRPr="00272860">
        <w:rPr>
          <w:sz w:val="20"/>
        </w:rPr>
        <w:t xml:space="preserve">Segundo Ribeiro, </w:t>
      </w:r>
      <w:proofErr w:type="spellStart"/>
      <w:r w:rsidRPr="00272860">
        <w:rPr>
          <w:sz w:val="20"/>
        </w:rPr>
        <w:t>Foss</w:t>
      </w:r>
      <w:proofErr w:type="spellEnd"/>
      <w:r w:rsidRPr="00272860">
        <w:rPr>
          <w:sz w:val="20"/>
        </w:rPr>
        <w:t xml:space="preserve"> e Cavalheiro (2017), as três habilidades básicas que fundamentam o PC são:  abstração, automação e análise.  A habilidade de abstração se associa a aptidão de o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37CDDD89" w14:textId="77777777" w:rsidR="004E4A18" w:rsidRPr="00272860" w:rsidRDefault="004E4A18" w:rsidP="00C647F0">
      <w:pPr>
        <w:pStyle w:val="TF-TEXTO"/>
        <w:rPr>
          <w:sz w:val="20"/>
        </w:rPr>
      </w:pPr>
      <w:r w:rsidRPr="00272860">
        <w:rPr>
          <w:sz w:val="20"/>
        </w:rPr>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6FB8A00B" w14:textId="77777777" w:rsidR="004E4A18" w:rsidRDefault="004E4A18" w:rsidP="007D17E8">
      <w:pPr>
        <w:pStyle w:val="Ttulo2"/>
        <w:rPr>
          <w:sz w:val="20"/>
        </w:rPr>
      </w:pPr>
      <w:r w:rsidRPr="00DD17F0">
        <w:rPr>
          <w:sz w:val="20"/>
        </w:rPr>
        <w:t>Aprendizagem</w:t>
      </w:r>
      <w:r w:rsidRPr="00272860">
        <w:rPr>
          <w:sz w:val="20"/>
        </w:rPr>
        <w:t xml:space="preserve"> de Máquina e Métodos </w:t>
      </w:r>
    </w:p>
    <w:p w14:paraId="18E0A695" w14:textId="77777777" w:rsidR="004E4A18" w:rsidRPr="00272860" w:rsidRDefault="004E4A18" w:rsidP="00A33A70">
      <w:pPr>
        <w:pStyle w:val="TF-TEXTO"/>
        <w:ind w:firstLine="567"/>
        <w:rPr>
          <w:sz w:val="20"/>
        </w:rPr>
      </w:pPr>
      <w:bookmarkStart w:id="66" w:name="_Hlk73131954"/>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7D635AD9" w14:textId="77777777" w:rsidR="004E4A18" w:rsidRPr="00272860" w:rsidRDefault="004E4A18" w:rsidP="00D20FC6">
      <w:pPr>
        <w:pStyle w:val="TF-TEXTO"/>
        <w:rPr>
          <w:sz w:val="20"/>
        </w:rPr>
      </w:pPr>
      <w:r w:rsidRPr="00272860">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67A123ED" w14:textId="77777777" w:rsidR="004E4A18" w:rsidRPr="00272860" w:rsidRDefault="004E4A18" w:rsidP="00D20FC6">
      <w:pPr>
        <w:pStyle w:val="TF-TEXTO"/>
        <w:rPr>
          <w:sz w:val="20"/>
        </w:rPr>
      </w:pPr>
      <w:bookmarkStart w:id="67" w:name="_Hlk73124771"/>
      <w:bookmarkEnd w:id="66"/>
      <w:r w:rsidRPr="00272860">
        <w:rPr>
          <w:sz w:val="20"/>
        </w:rPr>
        <w:lastRenderedPageBreak/>
        <w:t xml:space="preserve">Como aponta Bueno (2018), o intuito da aprendizagem supervisionada é construir um modelo que faça previsões baseadas em evidências na presença de incerteza. Nesta técnica, um programa de computador pode “aprender” a partir de observações. Conforme exposto a mais observações, o programa melhora seu desempenho preditivo. Especificamente, um </w:t>
      </w:r>
      <w:commentRangeStart w:id="68"/>
      <w:r w:rsidRPr="00272860">
        <w:rPr>
          <w:sz w:val="20"/>
        </w:rPr>
        <w:t xml:space="preserve">algoritmo de aprendizagem supervisionada </w:t>
      </w:r>
      <w:commentRangeEnd w:id="68"/>
      <w:r>
        <w:rPr>
          <w:rStyle w:val="Refdecomentrio"/>
        </w:rPr>
        <w:commentReference w:id="68"/>
      </w:r>
      <w:r w:rsidRPr="00272860">
        <w:rPr>
          <w:sz w:val="20"/>
        </w:rPr>
        <w:t xml:space="preserve">recebe um conjunto conhecido de dados de entrada e um conjunto conhecido de respostas aos dados de entrada e treina um modelo para gerar previsões. </w:t>
      </w:r>
    </w:p>
    <w:bookmarkEnd w:id="67" w:displacedByCustomXml="next"/>
    <w:sdt>
      <w:sdtPr>
        <w:rPr>
          <w:b w:val="0"/>
          <w:caps w:val="0"/>
          <w:sz w:val="20"/>
          <w:szCs w:val="20"/>
        </w:rPr>
        <w:id w:val="-937447450"/>
        <w:docPartObj>
          <w:docPartGallery w:val="Bibliographies"/>
          <w:docPartUnique/>
        </w:docPartObj>
      </w:sdtPr>
      <w:sdtContent>
        <w:p w14:paraId="2BEC26EC" w14:textId="77777777" w:rsidR="004E4A18" w:rsidRPr="00272860" w:rsidRDefault="004E4A18" w:rsidP="00BE1ECD">
          <w:pPr>
            <w:pStyle w:val="Ttulo1"/>
            <w:numPr>
              <w:ilvl w:val="0"/>
              <w:numId w:val="0"/>
            </w:numPr>
            <w:ind w:left="284" w:hanging="284"/>
            <w:jc w:val="center"/>
            <w:rPr>
              <w:sz w:val="20"/>
              <w:szCs w:val="20"/>
            </w:rPr>
          </w:pPr>
          <w:r w:rsidRPr="00272860">
            <w:rPr>
              <w:sz w:val="20"/>
              <w:szCs w:val="20"/>
            </w:rPr>
            <w:t>REFERÊNCIAS</w:t>
          </w:r>
        </w:p>
        <w:p w14:paraId="1D9DEDD3" w14:textId="77777777" w:rsidR="004E4A18" w:rsidRPr="004A1DF6" w:rsidRDefault="004E4A18" w:rsidP="00C647F0">
          <w:pPr>
            <w:pStyle w:val="TF-refernciasITEM"/>
            <w:rPr>
              <w:sz w:val="20"/>
              <w:lang w:val="en-US"/>
            </w:rPr>
          </w:pPr>
          <w:r w:rsidRPr="00272860">
            <w:rPr>
              <w:sz w:val="20"/>
            </w:rPr>
            <w:t xml:space="preserve">ARAÚJO, Luciana; MATTOS, Mauro. </w:t>
          </w:r>
          <w:proofErr w:type="spellStart"/>
          <w:r w:rsidRPr="00272860">
            <w:rPr>
              <w:sz w:val="20"/>
            </w:rPr>
            <w:t>Furbot</w:t>
          </w:r>
          <w:proofErr w:type="spellEnd"/>
          <w:r w:rsidRPr="00272860">
            <w:rPr>
              <w:sz w:val="20"/>
            </w:rPr>
            <w:t xml:space="preserve">: plataforma para o ensino-aprendizado de pensamento computacional e programação. In: I CONCURSO LATINOAMERICANO DE TECNOLOGIAS EDUCACIONAIS PARA APRENDIZAGEM (EDUTECH), 1., 2018, São Paulo. </w:t>
          </w:r>
          <w:r w:rsidRPr="004A1DF6">
            <w:rPr>
              <w:sz w:val="20"/>
              <w:lang w:val="en-US"/>
            </w:rPr>
            <w:t>1p.</w:t>
          </w:r>
        </w:p>
        <w:p w14:paraId="4EB97312" w14:textId="77777777" w:rsidR="004E4A18" w:rsidRPr="004A1DF6" w:rsidRDefault="004E4A18" w:rsidP="00C647F0">
          <w:pPr>
            <w:pStyle w:val="TF-refernciasITEM"/>
            <w:rPr>
              <w:sz w:val="20"/>
              <w:lang w:val="en-US"/>
            </w:rPr>
          </w:pPr>
          <w:r w:rsidRPr="004A1DF6">
            <w:rPr>
              <w:sz w:val="20"/>
              <w:lang w:val="en-US"/>
            </w:rPr>
            <w:t>BISHOP, C. M., “Pattern Recognition and Machine Learning”, Springer, v. ISBN 978-0-387-31073-2, 2006.</w:t>
          </w:r>
        </w:p>
        <w:p w14:paraId="3B8054F4" w14:textId="77777777" w:rsidR="004E4A18" w:rsidRPr="00272860" w:rsidRDefault="004E4A18" w:rsidP="00C647F0">
          <w:pPr>
            <w:pStyle w:val="TF-refernciasITEM"/>
            <w:rPr>
              <w:sz w:val="20"/>
            </w:rPr>
          </w:pPr>
          <w:r w:rsidRPr="00272860">
            <w:rPr>
              <w:sz w:val="20"/>
            </w:rPr>
            <w:t xml:space="preserve">BRACKMANN, Christian </w:t>
          </w:r>
          <w:proofErr w:type="spellStart"/>
          <w:r w:rsidRPr="00272860">
            <w:rPr>
              <w:sz w:val="20"/>
            </w:rPr>
            <w:t>Puhlmann</w:t>
          </w:r>
          <w:proofErr w:type="spellEnd"/>
          <w:r w:rsidRPr="00272860">
            <w:rPr>
              <w:sz w:val="20"/>
            </w:rPr>
            <w:t xml:space="preserve">. </w:t>
          </w:r>
          <w:r w:rsidRPr="00272860">
            <w:rPr>
              <w:b/>
              <w:sz w:val="20"/>
            </w:rPr>
            <w:t>DESENVOLVIMENTO DO PENSAMENTO COMPUTACIONAL ATRAVÉS DE ATIVIDADES DESPLUGADAS NA EDUCAÇÃO BÁSICA</w:t>
          </w:r>
          <w:r w:rsidRPr="00272860">
            <w:rPr>
              <w:sz w:val="20"/>
            </w:rPr>
            <w:t>. 2017. 226 f. Tese (Doutorado) - Curso de Informática na Educação, Universidade Federal do Rio Grande do Sul, Porto Alegre, 2017.</w:t>
          </w:r>
        </w:p>
        <w:p w14:paraId="4547DF32" w14:textId="77777777" w:rsidR="004E4A18" w:rsidRPr="00272860" w:rsidRDefault="004E4A18" w:rsidP="00C647F0">
          <w:pPr>
            <w:pStyle w:val="TF-refernciasITEM"/>
            <w:rPr>
              <w:sz w:val="20"/>
            </w:rPr>
          </w:pPr>
          <w:r w:rsidRPr="00272860">
            <w:rPr>
              <w:sz w:val="20"/>
            </w:rPr>
            <w:t xml:space="preserve">BUENO, </w:t>
          </w:r>
          <w:proofErr w:type="spellStart"/>
          <w:r w:rsidRPr="00272860">
            <w:rPr>
              <w:sz w:val="20"/>
            </w:rPr>
            <w:t>Andre</w:t>
          </w:r>
          <w:proofErr w:type="spellEnd"/>
          <w:r w:rsidRPr="00272860">
            <w:rPr>
              <w:sz w:val="20"/>
            </w:rPr>
            <w:t xml:space="preserve"> </w:t>
          </w:r>
          <w:proofErr w:type="spellStart"/>
          <w:r w:rsidRPr="00272860">
            <w:rPr>
              <w:sz w:val="20"/>
            </w:rPr>
            <w:t>Luis</w:t>
          </w:r>
          <w:proofErr w:type="spellEnd"/>
          <w:r w:rsidRPr="00272860">
            <w:rPr>
              <w:sz w:val="20"/>
            </w:rPr>
            <w:t xml:space="preserve"> Cavalcanti. </w:t>
          </w:r>
          <w:r w:rsidRPr="00272860">
            <w:rPr>
              <w:b/>
              <w:sz w:val="20"/>
            </w:rPr>
            <w:t>Relaxamento Adaptativo da Sincronização Através do Uso de Métodos de Aprendizagem Supervisionada</w:t>
          </w:r>
          <w:r w:rsidRPr="00272860">
            <w:rPr>
              <w:sz w:val="20"/>
            </w:rPr>
            <w:t>. 2018. 80 f. Tese (Doutorado) - Curso de Informática, Pontifícia Universidade Católica do Rio de Janeiro, Departamento de Informática, Rio de Janeiro, 2018.</w:t>
          </w:r>
        </w:p>
        <w:p w14:paraId="714A50BC" w14:textId="77777777" w:rsidR="004E4A18" w:rsidRPr="00272860" w:rsidRDefault="004E4A18" w:rsidP="00C647F0">
          <w:pPr>
            <w:pStyle w:val="TF-refernciasITEM"/>
            <w:rPr>
              <w:sz w:val="20"/>
            </w:rPr>
          </w:pPr>
          <w:r w:rsidRPr="00272860">
            <w:rPr>
              <w:sz w:val="20"/>
            </w:rPr>
            <w:t xml:space="preserve">BURKE, B. </w:t>
          </w:r>
          <w:proofErr w:type="spellStart"/>
          <w:r w:rsidRPr="00272860">
            <w:rPr>
              <w:sz w:val="20"/>
            </w:rPr>
            <w:t>Gamificar</w:t>
          </w:r>
          <w:proofErr w:type="spellEnd"/>
          <w:r w:rsidRPr="00272860">
            <w:rPr>
              <w:sz w:val="20"/>
            </w:rPr>
            <w:t xml:space="preserve">: como a gamificação motiva as pessoas a fazerem coisas </w:t>
          </w:r>
        </w:p>
        <w:p w14:paraId="4B0838C1" w14:textId="77777777" w:rsidR="004E4A18" w:rsidRPr="00272860" w:rsidRDefault="004E4A18" w:rsidP="00C647F0">
          <w:pPr>
            <w:pStyle w:val="TF-refernciasITEM"/>
            <w:rPr>
              <w:sz w:val="20"/>
            </w:rPr>
          </w:pPr>
          <w:r w:rsidRPr="00272860">
            <w:rPr>
              <w:sz w:val="20"/>
            </w:rPr>
            <w:t>extraordinárias. São Paulo: DVS Editora, 2015.</w:t>
          </w:r>
        </w:p>
        <w:p w14:paraId="157612B7" w14:textId="77777777" w:rsidR="004E4A18" w:rsidRPr="00272860" w:rsidRDefault="004E4A18"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sidRPr="00272860">
            <w:rPr>
              <w:sz w:val="20"/>
            </w:rPr>
            <w:t xml:space="preserve"> </w:t>
          </w:r>
          <w:r w:rsidRPr="00272860">
            <w:rPr>
              <w:noProof/>
              <w:sz w:val="20"/>
            </w:rPr>
            <w:t>https://studio.code.org/s/hero/lessons/1/levels/1. Acesso em: 27 mai. 2021.</w:t>
          </w:r>
        </w:p>
        <w:p w14:paraId="6DB8BEB5" w14:textId="77777777" w:rsidR="004E4A18" w:rsidRPr="00272860" w:rsidRDefault="004E4A18" w:rsidP="00C647F0">
          <w:pPr>
            <w:pStyle w:val="TF-refernciasITEM"/>
            <w:rPr>
              <w:noProof/>
              <w:sz w:val="20"/>
            </w:rPr>
          </w:pPr>
          <w:r w:rsidRPr="00272860">
            <w:rPr>
              <w:noProof/>
              <w:sz w:val="20"/>
            </w:rPr>
            <w:t xml:space="preserve">__________. </w:t>
          </w:r>
          <w:r w:rsidRPr="00272860">
            <w:rPr>
              <w:b/>
              <w:bCs/>
              <w:noProof/>
              <w:sz w:val="20"/>
            </w:rPr>
            <w:t>About Us</w:t>
          </w:r>
          <w:r w:rsidRPr="00272860">
            <w:rPr>
              <w:noProof/>
              <w:sz w:val="20"/>
            </w:rPr>
            <w:t xml:space="preserve">, </w:t>
          </w:r>
          <w:r w:rsidRPr="00272860">
            <w:rPr>
              <w:sz w:val="20"/>
            </w:rPr>
            <w:t>[</w:t>
          </w:r>
          <w:proofErr w:type="spellStart"/>
          <w:r w:rsidRPr="00272860">
            <w:rPr>
              <w:sz w:val="20"/>
            </w:rPr>
            <w:t>s.l</w:t>
          </w:r>
          <w:proofErr w:type="spellEnd"/>
          <w:r w:rsidRPr="00272860">
            <w:rPr>
              <w:sz w:val="20"/>
            </w:rPr>
            <w:t xml:space="preserve">.] </w:t>
          </w:r>
          <w:r w:rsidRPr="00272860">
            <w:rPr>
              <w:noProof/>
              <w:sz w:val="20"/>
            </w:rPr>
            <w:t>2021b. Disponivel em: https://code.org/about. Acesso em: 27 mai. 2021.</w:t>
          </w:r>
        </w:p>
        <w:p w14:paraId="637929DA" w14:textId="77777777" w:rsidR="004E4A18" w:rsidRPr="00272860" w:rsidRDefault="004E4A18" w:rsidP="009E2C10">
          <w:pPr>
            <w:pStyle w:val="TF-refernciasITEM"/>
            <w:rPr>
              <w:sz w:val="20"/>
            </w:rPr>
          </w:pPr>
          <w:r w:rsidRPr="00272860">
            <w:rPr>
              <w:noProof/>
              <w:sz w:val="20"/>
            </w:rPr>
            <w:t xml:space="preserve">CODESPARK. </w:t>
          </w:r>
          <w:r w:rsidRPr="00272860">
            <w:rPr>
              <w:b/>
              <w:bCs/>
              <w:noProof/>
              <w:sz w:val="20"/>
            </w:rPr>
            <w:t>About Us</w:t>
          </w:r>
          <w:r w:rsidRPr="00272860">
            <w:rPr>
              <w:noProof/>
              <w:sz w:val="20"/>
            </w:rPr>
            <w:t>, [s.l.], 2021. Disponivel em: https://codespark.com/about. Acesso em: 25 mai. 2021.</w:t>
          </w:r>
        </w:p>
        <w:p w14:paraId="3A477307" w14:textId="77777777" w:rsidR="004E4A18" w:rsidRPr="00272860" w:rsidRDefault="004E4A18" w:rsidP="009E2C10">
          <w:pPr>
            <w:pStyle w:val="TF-refernciasITEM"/>
            <w:rPr>
              <w:sz w:val="20"/>
            </w:rPr>
          </w:pPr>
          <w:r w:rsidRPr="00272860">
            <w:rPr>
              <w:sz w:val="20"/>
            </w:rPr>
            <w:t xml:space="preserve">__________. </w:t>
          </w:r>
          <w:proofErr w:type="spellStart"/>
          <w:r w:rsidRPr="00272860">
            <w:rPr>
              <w:b/>
              <w:sz w:val="20"/>
            </w:rPr>
            <w:t>Frequently</w:t>
          </w:r>
          <w:proofErr w:type="spellEnd"/>
          <w:r w:rsidRPr="00272860">
            <w:rPr>
              <w:b/>
              <w:sz w:val="20"/>
            </w:rPr>
            <w:t xml:space="preserve"> </w:t>
          </w:r>
          <w:proofErr w:type="spellStart"/>
          <w:r w:rsidRPr="00272860">
            <w:rPr>
              <w:b/>
              <w:sz w:val="20"/>
            </w:rPr>
            <w:t>Asked</w:t>
          </w:r>
          <w:proofErr w:type="spellEnd"/>
          <w:r w:rsidRPr="00272860">
            <w:rPr>
              <w:b/>
              <w:sz w:val="20"/>
            </w:rPr>
            <w:t xml:space="preserve"> </w:t>
          </w:r>
          <w:proofErr w:type="spellStart"/>
          <w:r w:rsidRPr="00272860">
            <w:rPr>
              <w:b/>
              <w:sz w:val="20"/>
            </w:rPr>
            <w:t>Questions</w:t>
          </w:r>
          <w:proofErr w:type="spellEnd"/>
          <w:r w:rsidRPr="00272860">
            <w:rPr>
              <w:sz w:val="20"/>
            </w:rPr>
            <w:t>, [</w:t>
          </w:r>
          <w:proofErr w:type="spellStart"/>
          <w:r w:rsidRPr="00272860">
            <w:rPr>
              <w:sz w:val="20"/>
            </w:rPr>
            <w:t>s.l</w:t>
          </w:r>
          <w:proofErr w:type="spellEnd"/>
          <w:r w:rsidRPr="00272860">
            <w:rPr>
              <w:sz w:val="20"/>
            </w:rPr>
            <w:t xml:space="preserve">.] 2021b. </w:t>
          </w:r>
          <w:proofErr w:type="spellStart"/>
          <w:r w:rsidRPr="00272860">
            <w:rPr>
              <w:sz w:val="20"/>
            </w:rPr>
            <w:t>Disponivel</w:t>
          </w:r>
          <w:proofErr w:type="spellEnd"/>
          <w:r w:rsidRPr="00272860">
            <w:rPr>
              <w:sz w:val="20"/>
            </w:rPr>
            <w:t xml:space="preserve"> em: https://codespark.com/frequently-asked-questions. Acesso em: 25 mai. 2021.</w:t>
          </w:r>
        </w:p>
        <w:p w14:paraId="62149D6C" w14:textId="77777777" w:rsidR="004E4A18" w:rsidRPr="004A1DF6" w:rsidRDefault="004E4A18" w:rsidP="00C647F0">
          <w:pPr>
            <w:pStyle w:val="TF-refernciasITEM"/>
            <w:rPr>
              <w:sz w:val="20"/>
              <w:lang w:val="en-US"/>
            </w:rPr>
          </w:pPr>
          <w:r w:rsidRPr="00272860">
            <w:rPr>
              <w:sz w:val="20"/>
            </w:rPr>
            <w:t xml:space="preserve">Lu, J. J. </w:t>
          </w:r>
          <w:proofErr w:type="spellStart"/>
          <w:r w:rsidRPr="00272860">
            <w:rPr>
              <w:sz w:val="20"/>
            </w:rPr>
            <w:t>and</w:t>
          </w:r>
          <w:proofErr w:type="spellEnd"/>
          <w:r w:rsidRPr="00272860">
            <w:rPr>
              <w:sz w:val="20"/>
            </w:rPr>
            <w:t xml:space="preserve"> </w:t>
          </w:r>
          <w:proofErr w:type="spellStart"/>
          <w:r w:rsidRPr="00272860">
            <w:rPr>
              <w:sz w:val="20"/>
            </w:rPr>
            <w:t>Fletcher</w:t>
          </w:r>
          <w:proofErr w:type="spellEnd"/>
          <w:r w:rsidRPr="00272860">
            <w:rPr>
              <w:sz w:val="20"/>
            </w:rPr>
            <w:t xml:space="preserve">, G. H. (2009). </w:t>
          </w:r>
          <w:r w:rsidRPr="004A1DF6">
            <w:rPr>
              <w:sz w:val="20"/>
              <w:lang w:val="en-US"/>
            </w:rPr>
            <w:t xml:space="preserve">Thinking about computational thinking. In Proc. 40th Technical </w:t>
          </w:r>
          <w:proofErr w:type="spellStart"/>
          <w:r w:rsidRPr="004A1DF6">
            <w:rPr>
              <w:sz w:val="20"/>
              <w:lang w:val="en-US"/>
            </w:rPr>
            <w:t>Symp</w:t>
          </w:r>
          <w:proofErr w:type="spellEnd"/>
          <w:r w:rsidRPr="004A1DF6">
            <w:rPr>
              <w:sz w:val="20"/>
              <w:lang w:val="en-US"/>
            </w:rPr>
            <w:t>. on Comp. Sci. Education, pages 260–264, New York, USA. ACM.</w:t>
          </w:r>
        </w:p>
        <w:p w14:paraId="4BE815D2" w14:textId="77777777" w:rsidR="004E4A18" w:rsidRPr="00272860" w:rsidRDefault="004E4A18" w:rsidP="00414E31">
          <w:pPr>
            <w:rPr>
              <w:sz w:val="20"/>
              <w:szCs w:val="20"/>
            </w:rPr>
          </w:pPr>
          <w:r w:rsidRPr="004A1DF6">
            <w:rPr>
              <w:sz w:val="20"/>
              <w:szCs w:val="20"/>
              <w:lang w:val="en-US"/>
            </w:rPr>
            <w:t xml:space="preserve">MATTOS, Mauro et al. </w:t>
          </w:r>
          <w:proofErr w:type="spellStart"/>
          <w:r w:rsidRPr="00272860">
            <w:rPr>
              <w:b/>
              <w:sz w:val="20"/>
              <w:szCs w:val="20"/>
            </w:rPr>
            <w:t>Furbot</w:t>
          </w:r>
          <w:proofErr w:type="spellEnd"/>
          <w:r w:rsidRPr="00272860">
            <w:rPr>
              <w:b/>
              <w:sz w:val="20"/>
              <w:szCs w:val="20"/>
            </w:rPr>
            <w:t xml:space="preserve"> Móvel</w:t>
          </w:r>
          <w:r w:rsidRPr="00272860">
            <w:rPr>
              <w:sz w:val="20"/>
              <w:szCs w:val="20"/>
            </w:rPr>
            <w:t xml:space="preserve">: um jogo para o ensino do pensamento computacional. In: VIII CONGRESSO BRASILEIRO DE INFORMÁTICA NA EDUCAÇÃO, 8., 2019, Brasília. Anais dos Workshops do VIII Congresso Brasileiro de Informática na Educação (CBIE 2019). [S.L.]: </w:t>
          </w:r>
          <w:proofErr w:type="spellStart"/>
          <w:r w:rsidRPr="00272860">
            <w:rPr>
              <w:sz w:val="20"/>
              <w:szCs w:val="20"/>
            </w:rPr>
            <w:t>Brazilian</w:t>
          </w:r>
          <w:proofErr w:type="spellEnd"/>
          <w:r w:rsidRPr="00272860">
            <w:rPr>
              <w:sz w:val="20"/>
              <w:szCs w:val="20"/>
            </w:rPr>
            <w:t xml:space="preserve"> Computer </w:t>
          </w:r>
          <w:proofErr w:type="spellStart"/>
          <w:r w:rsidRPr="00272860">
            <w:rPr>
              <w:sz w:val="20"/>
              <w:szCs w:val="20"/>
            </w:rPr>
            <w:t>Society</w:t>
          </w:r>
          <w:proofErr w:type="spellEnd"/>
          <w:r w:rsidRPr="00272860">
            <w:rPr>
              <w:sz w:val="20"/>
              <w:szCs w:val="20"/>
            </w:rPr>
            <w:t xml:space="preserve"> (Sociedade Brasileira de Computação - </w:t>
          </w:r>
          <w:proofErr w:type="spellStart"/>
          <w:r w:rsidRPr="00272860">
            <w:rPr>
              <w:sz w:val="20"/>
              <w:szCs w:val="20"/>
            </w:rPr>
            <w:t>Sbc</w:t>
          </w:r>
          <w:proofErr w:type="spellEnd"/>
          <w:r w:rsidRPr="00272860">
            <w:rPr>
              <w:sz w:val="20"/>
              <w:szCs w:val="20"/>
            </w:rPr>
            <w:t>), 2019. p. 1294-1301</w:t>
          </w:r>
        </w:p>
        <w:p w14:paraId="2199EE1C" w14:textId="77777777" w:rsidR="004E4A18" w:rsidRPr="00272860" w:rsidRDefault="004E4A18" w:rsidP="00C647F0">
          <w:pPr>
            <w:pStyle w:val="TF-refernciasITEM"/>
            <w:rPr>
              <w:sz w:val="20"/>
            </w:rPr>
          </w:pPr>
          <w:r w:rsidRPr="00272860">
            <w:rPr>
              <w:sz w:val="20"/>
            </w:rPr>
            <w:t>Nascimento, J., Xavier, D., Passos, O. e Barreto, R., (2015) “Um Relato de Experiência da Aplicação de Técnicas Interativas para Ensino da Computação na Educação Básica. ” Anais do Encontro Regional de Computação e Sistemas de Informação. p. 95-104</w:t>
          </w:r>
        </w:p>
        <w:p w14:paraId="29507354" w14:textId="77777777" w:rsidR="004E4A18" w:rsidRPr="00272860" w:rsidRDefault="004E4A18" w:rsidP="00C647F0">
          <w:pPr>
            <w:pStyle w:val="TF-refernciasITEM"/>
            <w:rPr>
              <w:sz w:val="20"/>
            </w:rPr>
          </w:pPr>
          <w:r w:rsidRPr="00272860">
            <w:rPr>
              <w:sz w:val="20"/>
            </w:rPr>
            <w:t xml:space="preserve">NORVIG, Peter; RUSSELL, Stuart. Inteligência Artificial: Tradução da 3a Edição. </w:t>
          </w:r>
          <w:proofErr w:type="spellStart"/>
          <w:r w:rsidRPr="00272860">
            <w:rPr>
              <w:sz w:val="20"/>
            </w:rPr>
            <w:t>Elsevier</w:t>
          </w:r>
          <w:proofErr w:type="spellEnd"/>
          <w:r w:rsidRPr="00272860">
            <w:rPr>
              <w:sz w:val="20"/>
            </w:rPr>
            <w:t xml:space="preserve"> Brasil, 2014.</w:t>
          </w:r>
        </w:p>
        <w:p w14:paraId="0E65181D" w14:textId="77777777" w:rsidR="004E4A18" w:rsidRPr="00272860" w:rsidRDefault="004E4A18"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575AC5A9" w14:textId="77777777" w:rsidR="004E4A18" w:rsidRPr="00272860" w:rsidRDefault="004E4A18" w:rsidP="00C647F0">
          <w:pPr>
            <w:pStyle w:val="TF-refernciasITEM"/>
            <w:rPr>
              <w:sz w:val="20"/>
            </w:rPr>
          </w:pPr>
          <w:r w:rsidRPr="00272860">
            <w:rPr>
              <w:sz w:val="20"/>
            </w:rPr>
            <w:t>RIBEIRO, L.; FOSS, L.; CAVALHEIRO, S. A. da C. Entendendo o Pensamento Computacional. Jul. Disponível em: https://arxiv.org/abs/1707.00338. Acesso em: 01 jun. 2021</w:t>
          </w:r>
        </w:p>
        <w:p w14:paraId="505DB5EA" w14:textId="77777777" w:rsidR="004E4A18" w:rsidRPr="00272860" w:rsidRDefault="004E4A18" w:rsidP="00C647F0">
          <w:pPr>
            <w:pStyle w:val="TF-refernciasITEM"/>
            <w:rPr>
              <w:sz w:val="20"/>
            </w:rPr>
          </w:pPr>
          <w:r w:rsidRPr="00272860">
            <w:rPr>
              <w:sz w:val="20"/>
            </w:rPr>
            <w:t xml:space="preserve">SCAICO, </w:t>
          </w:r>
          <w:proofErr w:type="spellStart"/>
          <w:r w:rsidRPr="00272860">
            <w:rPr>
              <w:sz w:val="20"/>
            </w:rPr>
            <w:t>Pasqueline</w:t>
          </w:r>
          <w:proofErr w:type="spellEnd"/>
          <w:r w:rsidRPr="00272860">
            <w:rPr>
              <w:sz w:val="20"/>
            </w:rPr>
            <w:t xml:space="preserve"> D. </w:t>
          </w:r>
          <w:r w:rsidRPr="00272860">
            <w:rPr>
              <w:i/>
              <w:sz w:val="20"/>
            </w:rPr>
            <w:t>et al</w:t>
          </w:r>
          <w:r w:rsidRPr="00272860">
            <w:rPr>
              <w:sz w:val="20"/>
            </w:rPr>
            <w:t xml:space="preserve">. Ensino de Programação no Ensino Médio: Uma Abordagem Orientada ao Design com a linguagem </w:t>
          </w:r>
          <w:proofErr w:type="spellStart"/>
          <w:r w:rsidRPr="00272860">
            <w:rPr>
              <w:sz w:val="20"/>
            </w:rPr>
            <w:t>Scratch</w:t>
          </w:r>
          <w:proofErr w:type="spellEnd"/>
          <w:r w:rsidRPr="00272860">
            <w:rPr>
              <w:sz w:val="20"/>
            </w:rPr>
            <w:t>. Revista Brasileira de Informática na Educação, Porto Alegre, v. 21, n. 2, p. 92, set. 2013.</w:t>
          </w:r>
        </w:p>
        <w:p w14:paraId="3618C3D3" w14:textId="77777777" w:rsidR="004E4A18" w:rsidRPr="00272860" w:rsidRDefault="004E4A18" w:rsidP="00C647F0">
          <w:pPr>
            <w:pStyle w:val="TF-refernciasITEM"/>
            <w:rPr>
              <w:noProof/>
              <w:sz w:val="20"/>
            </w:rPr>
          </w:pPr>
          <w:r w:rsidRPr="00272860">
            <w:rPr>
              <w:noProof/>
              <w:sz w:val="20"/>
            </w:rPr>
            <w:lastRenderedPageBreak/>
            <w:t>Schlögl,Lucas Eduardo;Oliveira,Gabriel Castellani de; Giovanella,Gian Carlo; Bizon, A. R.; Santos, B. F. F. ; Kruger, N.; Bursoni, P.; Neumann, C. B.; Huber, E. E.; Araújo, Luciana P; Mattos, Mauro M.; Zucco, F. D.; Cunha, K. Z.; Hein, N. . Ensino do Pensamento Computacional na Educação Básica. Revista de Sistemas e Computação - RSC, v. 7, p. 304-322, 2017.</w:t>
          </w:r>
        </w:p>
        <w:p w14:paraId="6F1D4C1E" w14:textId="77777777" w:rsidR="004E4A18" w:rsidRPr="00272860" w:rsidRDefault="004E4A18" w:rsidP="00C647F0">
          <w:pPr>
            <w:pStyle w:val="TF-refernciasITEM"/>
            <w:rPr>
              <w:noProof/>
              <w:sz w:val="20"/>
            </w:rPr>
          </w:pPr>
          <w:r w:rsidRPr="00272860">
            <w:rPr>
              <w:noProof/>
              <w:sz w:val="20"/>
            </w:rPr>
            <w:t>Vahldick,Adilson; Mattos,Mauro Marcelo.Relato de uma Experiência no Ensino de Algoritmos e Programação Utilizando um Framework Lúdico In: Simpósio Brasileiro de Informática na Educação, 2008, Fortaleza. XIX Simpósio Brasileiro de Informática na Educação.2008.</w:t>
          </w:r>
        </w:p>
        <w:p w14:paraId="51FE0C44" w14:textId="77777777" w:rsidR="004E4A18" w:rsidRPr="004A1DF6" w:rsidRDefault="004E4A18" w:rsidP="00C647F0">
          <w:pPr>
            <w:pStyle w:val="TF-refernciasITEM"/>
            <w:rPr>
              <w:sz w:val="20"/>
              <w:lang w:val="en-US"/>
            </w:rPr>
          </w:pPr>
          <w:proofErr w:type="spellStart"/>
          <w:r w:rsidRPr="00272860">
            <w:rPr>
              <w:sz w:val="20"/>
            </w:rPr>
            <w:t>Wing</w:t>
          </w:r>
          <w:proofErr w:type="spellEnd"/>
          <w:r w:rsidRPr="00272860">
            <w:rPr>
              <w:sz w:val="20"/>
            </w:rPr>
            <w:t xml:space="preserve">, J. M. (2006). </w:t>
          </w:r>
          <w:r w:rsidRPr="004A1DF6">
            <w:rPr>
              <w:sz w:val="20"/>
              <w:lang w:val="en-US"/>
            </w:rPr>
            <w:t>Computational thinking. Communications of the ACM, v. 49, n. 3,</w:t>
          </w:r>
        </w:p>
        <w:p w14:paraId="1A295FCD" w14:textId="77777777" w:rsidR="004E4A18" w:rsidRPr="00272860" w:rsidRDefault="004E4A18" w:rsidP="00C647F0">
          <w:pPr>
            <w:pStyle w:val="TF-refernciasITEM"/>
            <w:rPr>
              <w:sz w:val="20"/>
            </w:rPr>
          </w:pPr>
          <w:r w:rsidRPr="00272860">
            <w:rPr>
              <w:sz w:val="20"/>
            </w:rPr>
            <w:t>p.33–35.</w:t>
          </w:r>
        </w:p>
        <w:p w14:paraId="404CFFCF" w14:textId="77777777" w:rsidR="004E4A18" w:rsidRPr="00272860" w:rsidRDefault="004E4A18" w:rsidP="00C647F0">
          <w:pPr>
            <w:pStyle w:val="TF-refernciasITEM"/>
            <w:rPr>
              <w:sz w:val="20"/>
            </w:rPr>
          </w:pPr>
          <w:r w:rsidRPr="00272860">
            <w:rPr>
              <w:sz w:val="20"/>
            </w:rPr>
            <w:t xml:space="preserve">XAVIER, Francisca </w:t>
          </w:r>
          <w:proofErr w:type="spellStart"/>
          <w:r w:rsidRPr="00272860">
            <w:rPr>
              <w:sz w:val="20"/>
            </w:rPr>
            <w:t>Edyr</w:t>
          </w:r>
          <w:proofErr w:type="spellEnd"/>
          <w:r w:rsidRPr="00272860">
            <w:rPr>
              <w:sz w:val="20"/>
            </w:rPr>
            <w:t>.</w:t>
          </w:r>
          <w:r w:rsidRPr="00272860">
            <w:rPr>
              <w:b/>
              <w:sz w:val="20"/>
            </w:rPr>
            <w:t xml:space="preserve"> GERAÇÃO AUTOMATIZADA DE GABARITO E CORREÇÃO DE EXERCÍCIOS EM AMBIENTE FURBOT PARA O ENSINO DO PENSAMENTO COMPUTACIONAL</w:t>
          </w:r>
          <w:r w:rsidRPr="00272860">
            <w:rPr>
              <w:sz w:val="20"/>
            </w:rPr>
            <w:t>. 2019. 26 f. TCC (Graduação) - Curso de Ciências da Computação, Universidade Regional de Blumenau, Blumenau, 2019. Disponível em: http://dsc.inf.furb.br/arquivos/tccs/monografias/2019_1_francisca-edyr-xavier_monografia.pdf. Acesso em: 01 maio 2021.</w:t>
          </w:r>
        </w:p>
        <w:p w14:paraId="64FE74D9" w14:textId="77777777" w:rsidR="004E4A18" w:rsidRDefault="004E4A18" w:rsidP="00CB6BF3">
          <w:pPr>
            <w:pStyle w:val="TF-refernciasITEM"/>
            <w:rPr>
              <w:sz w:val="20"/>
            </w:rPr>
          </w:pPr>
          <w:r w:rsidRPr="00272860">
            <w:rPr>
              <w:sz w:val="20"/>
            </w:rPr>
            <w:t xml:space="preserve">ZEFERINO, A. M. B.; DOMINGUES, R. C. L.; AMARAL, E. Feedback como estratégia de aprendizado no ensino médico. Rev. bras. educ. med. [online]. 2007, vol.31, n.2, pp.176-179. Disponível em: https://www.scielo.br/j/rbem/a/yK7SFyqJBCm6h6RqNk4Szyt/abstract/?lang=pt. Acesso em: 05 </w:t>
          </w:r>
          <w:proofErr w:type="spellStart"/>
          <w:r w:rsidRPr="00272860">
            <w:rPr>
              <w:sz w:val="20"/>
            </w:rPr>
            <w:t>jun</w:t>
          </w:r>
          <w:proofErr w:type="spellEnd"/>
          <w:r w:rsidRPr="00272860">
            <w:rPr>
              <w:sz w:val="20"/>
            </w:rPr>
            <w:t xml:space="preserve"> 2021.</w:t>
          </w:r>
        </w:p>
        <w:p w14:paraId="10D5A212" w14:textId="77777777" w:rsidR="004E4A18" w:rsidRPr="00272860" w:rsidRDefault="004E4A18" w:rsidP="00CB6BF3">
          <w:pPr>
            <w:pStyle w:val="TF-refernciasITEM"/>
            <w:rPr>
              <w:sz w:val="20"/>
            </w:rPr>
          </w:pPr>
        </w:p>
      </w:sdtContent>
    </w:sdt>
    <w:p w14:paraId="6EB73BF7" w14:textId="77777777" w:rsidR="004E4A18" w:rsidRPr="00320BFA" w:rsidRDefault="004E4A18" w:rsidP="001B2982">
      <w:pPr>
        <w:pStyle w:val="TF-xAvalTTULO"/>
      </w:pPr>
      <w:r>
        <w:br w:type="page"/>
      </w:r>
      <w:r w:rsidRPr="00320BFA">
        <w:lastRenderedPageBreak/>
        <w:t>FORMULÁRIO  DE  avaliação</w:t>
      </w:r>
      <w:r>
        <w:t xml:space="preserve"> </w:t>
      </w:r>
      <w:r w:rsidRPr="00320BFA">
        <w:t xml:space="preserve">– PROFESSOR </w:t>
      </w:r>
      <w:r>
        <w:t>AVALIADOR</w:t>
      </w:r>
    </w:p>
    <w:p w14:paraId="0684721D" w14:textId="77777777" w:rsidR="004E4A18" w:rsidRDefault="004E4A18" w:rsidP="001B2982">
      <w:pPr>
        <w:pStyle w:val="TF-xAvalLINHA"/>
      </w:pPr>
      <w:r w:rsidRPr="00320BFA">
        <w:t>Avaliador(a):</w:t>
      </w:r>
      <w:r w:rsidRPr="00320BFA">
        <w:tab/>
      </w:r>
      <w:r w:rsidRPr="001B2982">
        <w:rPr>
          <w:b/>
          <w:bCs/>
        </w:rPr>
        <w:t>Marcel Hugo</w:t>
      </w:r>
    </w:p>
    <w:p w14:paraId="221A6DEC" w14:textId="77777777" w:rsidR="004E4A18" w:rsidRPr="00C767AD" w:rsidRDefault="004E4A18" w:rsidP="001B298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4E4A18" w:rsidRPr="00320BFA" w14:paraId="3AB199C7"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AF7B0BA" w14:textId="77777777" w:rsidR="004E4A18" w:rsidRPr="00320BFA" w:rsidRDefault="004E4A18"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B43C00A" w14:textId="77777777" w:rsidR="004E4A18" w:rsidRPr="00320BFA" w:rsidRDefault="004E4A18"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12B0BD6" w14:textId="77777777" w:rsidR="004E4A18" w:rsidRPr="00320BFA" w:rsidRDefault="004E4A18"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B71E02A" w14:textId="77777777" w:rsidR="004E4A18" w:rsidRPr="00320BFA" w:rsidRDefault="004E4A18" w:rsidP="00225EA3">
            <w:pPr>
              <w:pStyle w:val="TF-xAvalITEMTABELA"/>
            </w:pPr>
            <w:r w:rsidRPr="00320BFA">
              <w:t>não atende</w:t>
            </w:r>
          </w:p>
        </w:tc>
      </w:tr>
      <w:tr w:rsidR="004E4A18" w:rsidRPr="00320BFA" w14:paraId="6CF93E4E"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A653E0F" w14:textId="77777777" w:rsidR="004E4A18" w:rsidRPr="0000224C" w:rsidRDefault="004E4A18"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90AAC54" w14:textId="77777777" w:rsidR="004E4A18" w:rsidRPr="00320BFA" w:rsidRDefault="004E4A18" w:rsidP="004E4A18">
            <w:pPr>
              <w:pStyle w:val="TF-xAvalITEM"/>
              <w:numPr>
                <w:ilvl w:val="0"/>
                <w:numId w:val="10"/>
              </w:numPr>
            </w:pPr>
            <w:r w:rsidRPr="00320BFA">
              <w:t>INTRODUÇÃO</w:t>
            </w:r>
          </w:p>
          <w:p w14:paraId="1981D50E" w14:textId="77777777" w:rsidR="004E4A18" w:rsidRPr="00320BFA" w:rsidRDefault="004E4A18"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4D738F4" w14:textId="77777777" w:rsidR="004E4A18" w:rsidRPr="00320BFA" w:rsidRDefault="004E4A18" w:rsidP="00225EA3">
            <w:pPr>
              <w:ind w:left="709" w:hanging="709"/>
              <w:jc w:val="both"/>
              <w:rPr>
                <w:sz w:val="18"/>
              </w:rPr>
            </w:pPr>
            <w:ins w:id="69" w:author="Marcel Hugo" w:date="2021-10-12T12:16: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6FB0AB53" w14:textId="77777777" w:rsidR="004E4A18" w:rsidRPr="00320BFA" w:rsidRDefault="004E4A18"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7A98251" w14:textId="77777777" w:rsidR="004E4A18" w:rsidRPr="00320BFA" w:rsidRDefault="004E4A18" w:rsidP="00225EA3">
            <w:pPr>
              <w:ind w:left="709" w:hanging="709"/>
              <w:jc w:val="both"/>
              <w:rPr>
                <w:sz w:val="18"/>
              </w:rPr>
            </w:pPr>
          </w:p>
        </w:tc>
      </w:tr>
      <w:tr w:rsidR="004E4A18" w:rsidRPr="00320BFA" w14:paraId="41901030"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0D83138"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E506FC" w14:textId="77777777" w:rsidR="004E4A18" w:rsidRPr="00320BFA" w:rsidRDefault="004E4A18"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D49E2FE" w14:textId="77777777" w:rsidR="004E4A18" w:rsidRPr="00320BFA" w:rsidRDefault="004E4A18" w:rsidP="00225EA3">
            <w:pPr>
              <w:ind w:left="709" w:hanging="709"/>
              <w:jc w:val="both"/>
              <w:rPr>
                <w:sz w:val="18"/>
              </w:rPr>
            </w:pPr>
            <w:ins w:id="70"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695DE0D"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745FE8" w14:textId="77777777" w:rsidR="004E4A18" w:rsidRPr="00320BFA" w:rsidRDefault="004E4A18" w:rsidP="00225EA3">
            <w:pPr>
              <w:ind w:left="709" w:hanging="709"/>
              <w:jc w:val="both"/>
              <w:rPr>
                <w:sz w:val="18"/>
              </w:rPr>
            </w:pPr>
          </w:p>
        </w:tc>
      </w:tr>
      <w:tr w:rsidR="004E4A18" w:rsidRPr="00320BFA" w14:paraId="77A4CD53"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C9D12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69F5ED" w14:textId="77777777" w:rsidR="004E4A18" w:rsidRPr="00320BFA" w:rsidRDefault="004E4A18" w:rsidP="004E4A18">
            <w:pPr>
              <w:pStyle w:val="TF-xAvalITEM"/>
              <w:numPr>
                <w:ilvl w:val="0"/>
                <w:numId w:val="10"/>
              </w:numPr>
            </w:pPr>
            <w:r w:rsidRPr="00320BFA">
              <w:t>OBJETIVOS</w:t>
            </w:r>
          </w:p>
          <w:p w14:paraId="0F0C4B62" w14:textId="77777777" w:rsidR="004E4A18" w:rsidRPr="00320BFA" w:rsidRDefault="004E4A18"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5B4B09D" w14:textId="77777777" w:rsidR="004E4A18" w:rsidRPr="00320BFA" w:rsidRDefault="004E4A18" w:rsidP="00225EA3">
            <w:pPr>
              <w:ind w:left="709" w:hanging="709"/>
              <w:jc w:val="both"/>
              <w:rPr>
                <w:sz w:val="18"/>
              </w:rPr>
            </w:pPr>
            <w:ins w:id="71"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FE851D9"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E98D15D" w14:textId="77777777" w:rsidR="004E4A18" w:rsidRPr="00320BFA" w:rsidRDefault="004E4A18" w:rsidP="00225EA3">
            <w:pPr>
              <w:ind w:left="709" w:hanging="709"/>
              <w:jc w:val="both"/>
              <w:rPr>
                <w:sz w:val="18"/>
              </w:rPr>
            </w:pPr>
          </w:p>
        </w:tc>
      </w:tr>
      <w:tr w:rsidR="004E4A18" w:rsidRPr="00320BFA" w14:paraId="5567A9DA"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65E2C4"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B92530" w14:textId="77777777" w:rsidR="004E4A18" w:rsidRPr="00320BFA" w:rsidRDefault="004E4A18"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4D46DD1" w14:textId="77777777" w:rsidR="004E4A18" w:rsidRPr="00320BFA" w:rsidRDefault="004E4A18" w:rsidP="00225EA3">
            <w:pPr>
              <w:ind w:left="709" w:hanging="709"/>
              <w:jc w:val="both"/>
              <w:rPr>
                <w:sz w:val="18"/>
              </w:rPr>
            </w:pPr>
            <w:ins w:id="72"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485BA6E"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94DB6BA" w14:textId="77777777" w:rsidR="004E4A18" w:rsidRPr="00320BFA" w:rsidRDefault="004E4A18" w:rsidP="00225EA3">
            <w:pPr>
              <w:ind w:left="709" w:hanging="709"/>
              <w:jc w:val="both"/>
              <w:rPr>
                <w:sz w:val="18"/>
              </w:rPr>
            </w:pPr>
          </w:p>
        </w:tc>
      </w:tr>
      <w:tr w:rsidR="004E4A18" w:rsidRPr="00320BFA" w14:paraId="27338EC6"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EBF773"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B80B5CA" w14:textId="77777777" w:rsidR="004E4A18" w:rsidRPr="00320BFA" w:rsidRDefault="004E4A18" w:rsidP="004E4A18">
            <w:pPr>
              <w:pStyle w:val="TF-xAvalITEM"/>
              <w:numPr>
                <w:ilvl w:val="0"/>
                <w:numId w:val="10"/>
              </w:numPr>
            </w:pPr>
            <w:r w:rsidRPr="00320BFA">
              <w:t>TRABALHOS CORRELATOS</w:t>
            </w:r>
          </w:p>
          <w:p w14:paraId="43CAFD5E" w14:textId="77777777" w:rsidR="004E4A18" w:rsidRPr="00320BFA" w:rsidRDefault="004E4A18"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D66EA12" w14:textId="77777777" w:rsidR="004E4A18" w:rsidRPr="00320BFA" w:rsidRDefault="004E4A18" w:rsidP="00225EA3">
            <w:pPr>
              <w:ind w:left="709" w:hanging="709"/>
              <w:jc w:val="both"/>
              <w:rPr>
                <w:sz w:val="18"/>
              </w:rPr>
            </w:pPr>
            <w:ins w:id="73"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02E9618"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6410397" w14:textId="77777777" w:rsidR="004E4A18" w:rsidRPr="00320BFA" w:rsidRDefault="004E4A18" w:rsidP="00225EA3">
            <w:pPr>
              <w:ind w:left="709" w:hanging="709"/>
              <w:jc w:val="both"/>
              <w:rPr>
                <w:sz w:val="18"/>
              </w:rPr>
            </w:pPr>
          </w:p>
        </w:tc>
      </w:tr>
      <w:tr w:rsidR="004E4A18" w:rsidRPr="00320BFA" w14:paraId="73FF65B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F91060"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0F639E6" w14:textId="77777777" w:rsidR="004E4A18" w:rsidRPr="00320BFA" w:rsidRDefault="004E4A18" w:rsidP="004E4A18">
            <w:pPr>
              <w:pStyle w:val="TF-xAvalITEM"/>
              <w:numPr>
                <w:ilvl w:val="0"/>
                <w:numId w:val="10"/>
              </w:numPr>
            </w:pPr>
            <w:r w:rsidRPr="00320BFA">
              <w:t>JUSTIFICATIVA</w:t>
            </w:r>
          </w:p>
          <w:p w14:paraId="5117EC51" w14:textId="77777777" w:rsidR="004E4A18" w:rsidRPr="00320BFA" w:rsidRDefault="004E4A18"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DD1CF5F" w14:textId="77777777" w:rsidR="004E4A18" w:rsidRPr="00320BFA" w:rsidRDefault="004E4A18" w:rsidP="00225EA3">
            <w:pPr>
              <w:ind w:left="709" w:hanging="709"/>
              <w:jc w:val="both"/>
              <w:rPr>
                <w:sz w:val="18"/>
              </w:rPr>
            </w:pPr>
            <w:ins w:id="74"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50D313A"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6263D03" w14:textId="77777777" w:rsidR="004E4A18" w:rsidRPr="00320BFA" w:rsidRDefault="004E4A18" w:rsidP="00225EA3">
            <w:pPr>
              <w:ind w:left="709" w:hanging="709"/>
              <w:jc w:val="both"/>
              <w:rPr>
                <w:sz w:val="18"/>
              </w:rPr>
            </w:pPr>
          </w:p>
        </w:tc>
      </w:tr>
      <w:tr w:rsidR="004E4A18" w:rsidRPr="00320BFA" w14:paraId="2FFC79D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EF1912"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A18283" w14:textId="77777777" w:rsidR="004E4A18" w:rsidRPr="00320BFA" w:rsidRDefault="004E4A18"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1188D31" w14:textId="77777777" w:rsidR="004E4A18" w:rsidRPr="00320BFA" w:rsidRDefault="004E4A18" w:rsidP="00225EA3">
            <w:pPr>
              <w:ind w:left="709" w:hanging="709"/>
              <w:jc w:val="both"/>
              <w:rPr>
                <w:sz w:val="18"/>
              </w:rPr>
            </w:pPr>
            <w:ins w:id="75"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5ED741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18B16F4" w14:textId="77777777" w:rsidR="004E4A18" w:rsidRPr="00320BFA" w:rsidRDefault="004E4A18" w:rsidP="00225EA3">
            <w:pPr>
              <w:ind w:left="709" w:hanging="709"/>
              <w:jc w:val="both"/>
              <w:rPr>
                <w:sz w:val="18"/>
              </w:rPr>
            </w:pPr>
          </w:p>
        </w:tc>
      </w:tr>
      <w:tr w:rsidR="004E4A18" w:rsidRPr="00320BFA" w14:paraId="47125017"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DBEA5B"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6BA5B15" w14:textId="77777777" w:rsidR="004E4A18" w:rsidRPr="00320BFA" w:rsidRDefault="004E4A18"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6450D0B"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21245B9" w14:textId="77777777" w:rsidR="004E4A18" w:rsidRPr="00320BFA" w:rsidRDefault="004E4A18" w:rsidP="00225EA3">
            <w:pPr>
              <w:ind w:left="709" w:hanging="709"/>
              <w:jc w:val="both"/>
              <w:rPr>
                <w:sz w:val="18"/>
              </w:rPr>
            </w:pPr>
            <w:ins w:id="76" w:author="Marcel Hugo" w:date="2021-10-12T12:16: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209A52D" w14:textId="77777777" w:rsidR="004E4A18" w:rsidRPr="00320BFA" w:rsidRDefault="004E4A18" w:rsidP="00225EA3">
            <w:pPr>
              <w:ind w:left="709" w:hanging="709"/>
              <w:jc w:val="both"/>
              <w:rPr>
                <w:sz w:val="18"/>
              </w:rPr>
            </w:pPr>
          </w:p>
        </w:tc>
      </w:tr>
      <w:tr w:rsidR="004E4A18" w:rsidRPr="00320BFA" w14:paraId="14C4C33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976AA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FE399E1" w14:textId="77777777" w:rsidR="004E4A18" w:rsidRPr="00320BFA" w:rsidRDefault="004E4A18" w:rsidP="004E4A18">
            <w:pPr>
              <w:pStyle w:val="TF-xAvalITEM"/>
              <w:numPr>
                <w:ilvl w:val="0"/>
                <w:numId w:val="10"/>
              </w:numPr>
            </w:pPr>
            <w:r w:rsidRPr="00320BFA">
              <w:t>REQUISITOS PRINCIPAIS DO PROBLEMA A SER TRABALHADO</w:t>
            </w:r>
          </w:p>
          <w:p w14:paraId="39932754" w14:textId="77777777" w:rsidR="004E4A18" w:rsidRPr="00320BFA" w:rsidRDefault="004E4A18"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D588C25" w14:textId="77777777" w:rsidR="004E4A18" w:rsidRPr="00320BFA" w:rsidRDefault="004E4A18" w:rsidP="00225EA3">
            <w:pPr>
              <w:ind w:left="709" w:hanging="709"/>
              <w:jc w:val="both"/>
              <w:rPr>
                <w:sz w:val="18"/>
              </w:rPr>
            </w:pPr>
            <w:ins w:id="77" w:author="Marcel Hugo" w:date="2021-10-12T12:1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9053DFC"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27BE85" w14:textId="77777777" w:rsidR="004E4A18" w:rsidRPr="00320BFA" w:rsidRDefault="004E4A18" w:rsidP="00225EA3">
            <w:pPr>
              <w:ind w:left="709" w:hanging="709"/>
              <w:jc w:val="both"/>
              <w:rPr>
                <w:sz w:val="18"/>
              </w:rPr>
            </w:pPr>
          </w:p>
        </w:tc>
      </w:tr>
      <w:tr w:rsidR="004E4A18" w:rsidRPr="00320BFA" w14:paraId="76C2CFE9"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B81F915"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43D8E3F" w14:textId="77777777" w:rsidR="004E4A18" w:rsidRPr="00320BFA" w:rsidRDefault="004E4A18" w:rsidP="004E4A18">
            <w:pPr>
              <w:pStyle w:val="TF-xAvalITEM"/>
              <w:numPr>
                <w:ilvl w:val="0"/>
                <w:numId w:val="10"/>
              </w:numPr>
            </w:pPr>
            <w:r w:rsidRPr="00320BFA">
              <w:t>METODOLOGIA</w:t>
            </w:r>
          </w:p>
          <w:p w14:paraId="6886C4C6" w14:textId="77777777" w:rsidR="004E4A18" w:rsidRPr="00320BFA" w:rsidRDefault="004E4A18"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537E17C"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BD207B3" w14:textId="77777777" w:rsidR="004E4A18" w:rsidRPr="00320BFA" w:rsidRDefault="004E4A18" w:rsidP="00225EA3">
            <w:pPr>
              <w:ind w:left="709" w:hanging="709"/>
              <w:jc w:val="both"/>
              <w:rPr>
                <w:sz w:val="18"/>
              </w:rPr>
            </w:pPr>
            <w:ins w:id="78" w:author="Marcel Hugo" w:date="2021-10-12T12: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37E1399" w14:textId="77777777" w:rsidR="004E4A18" w:rsidRPr="00320BFA" w:rsidRDefault="004E4A18" w:rsidP="00225EA3">
            <w:pPr>
              <w:ind w:left="709" w:hanging="709"/>
              <w:jc w:val="both"/>
              <w:rPr>
                <w:sz w:val="18"/>
              </w:rPr>
            </w:pPr>
          </w:p>
        </w:tc>
      </w:tr>
      <w:tr w:rsidR="004E4A18" w:rsidRPr="00320BFA" w14:paraId="10862D3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AF1D19"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FC20E0" w14:textId="77777777" w:rsidR="004E4A18" w:rsidRPr="00320BFA" w:rsidRDefault="004E4A18"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585EE37"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E10A0B4" w14:textId="77777777" w:rsidR="004E4A18" w:rsidRPr="00320BFA" w:rsidRDefault="004E4A18" w:rsidP="00225EA3">
            <w:pPr>
              <w:ind w:left="709" w:hanging="709"/>
              <w:jc w:val="both"/>
              <w:rPr>
                <w:sz w:val="18"/>
              </w:rPr>
            </w:pPr>
            <w:ins w:id="79" w:author="Marcel Hugo" w:date="2021-10-12T12:16: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EF1E25F" w14:textId="77777777" w:rsidR="004E4A18" w:rsidRPr="00320BFA" w:rsidRDefault="004E4A18" w:rsidP="00225EA3">
            <w:pPr>
              <w:ind w:left="709" w:hanging="709"/>
              <w:jc w:val="both"/>
              <w:rPr>
                <w:sz w:val="18"/>
              </w:rPr>
            </w:pPr>
          </w:p>
        </w:tc>
      </w:tr>
      <w:tr w:rsidR="004E4A18" w:rsidRPr="00320BFA" w14:paraId="644B8C04"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8103CD" w14:textId="77777777" w:rsidR="004E4A18" w:rsidRPr="00320BFA" w:rsidRDefault="004E4A18"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E7B9622" w14:textId="77777777" w:rsidR="004E4A18" w:rsidRPr="00320BFA" w:rsidRDefault="004E4A18" w:rsidP="004E4A18">
            <w:pPr>
              <w:pStyle w:val="TF-xAvalITEM"/>
              <w:numPr>
                <w:ilvl w:val="0"/>
                <w:numId w:val="10"/>
              </w:numPr>
            </w:pPr>
            <w:r w:rsidRPr="00320BFA">
              <w:t>REVISÃO BIBLIOGRÁFICA</w:t>
            </w:r>
            <w:r>
              <w:t xml:space="preserve"> (atenção para a diferença de conteúdo entre projeto e pré-projeto)</w:t>
            </w:r>
          </w:p>
          <w:p w14:paraId="063B54D8" w14:textId="77777777" w:rsidR="004E4A18" w:rsidRPr="00320BFA" w:rsidRDefault="004E4A18"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D32A8AE" w14:textId="77777777" w:rsidR="004E4A18" w:rsidRPr="00320BFA" w:rsidRDefault="004E4A18" w:rsidP="00225EA3">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7DD642" w14:textId="77777777" w:rsidR="004E4A18" w:rsidRPr="00320BFA" w:rsidRDefault="004E4A18" w:rsidP="00225EA3">
            <w:pPr>
              <w:ind w:left="709" w:hanging="709"/>
              <w:jc w:val="both"/>
              <w:rPr>
                <w:sz w:val="18"/>
              </w:rPr>
            </w:pPr>
            <w:ins w:id="80" w:author="Marcel Hugo" w:date="2021-10-12T12:25: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75915A8B" w14:textId="77777777" w:rsidR="004E4A18" w:rsidRPr="00320BFA" w:rsidRDefault="004E4A18" w:rsidP="00225EA3">
            <w:pPr>
              <w:ind w:left="709" w:hanging="709"/>
              <w:jc w:val="both"/>
              <w:rPr>
                <w:sz w:val="18"/>
              </w:rPr>
            </w:pPr>
          </w:p>
        </w:tc>
      </w:tr>
      <w:tr w:rsidR="004E4A18" w:rsidRPr="00320BFA" w14:paraId="157ABA4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4769AB" w14:textId="77777777" w:rsidR="004E4A18" w:rsidRPr="00320BFA" w:rsidRDefault="004E4A18"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BAD9465" w14:textId="77777777" w:rsidR="004E4A18" w:rsidRPr="00320BFA" w:rsidRDefault="004E4A18"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7D22C745" w14:textId="77777777" w:rsidR="004E4A18" w:rsidRPr="00320BFA" w:rsidRDefault="004E4A18" w:rsidP="00225EA3">
            <w:pPr>
              <w:ind w:left="709" w:hanging="709"/>
              <w:jc w:val="both"/>
              <w:rPr>
                <w:sz w:val="18"/>
              </w:rPr>
            </w:pPr>
            <w:ins w:id="81" w:author="Marcel Hugo" w:date="2021-10-12T12:2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3A43A78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07E39C2" w14:textId="77777777" w:rsidR="004E4A18" w:rsidRPr="00320BFA" w:rsidRDefault="004E4A18" w:rsidP="00225EA3">
            <w:pPr>
              <w:ind w:left="709" w:hanging="709"/>
              <w:jc w:val="both"/>
              <w:rPr>
                <w:sz w:val="18"/>
              </w:rPr>
            </w:pPr>
          </w:p>
        </w:tc>
      </w:tr>
      <w:tr w:rsidR="004E4A18" w:rsidRPr="00320BFA" w14:paraId="39AB5772"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048A709" w14:textId="77777777" w:rsidR="004E4A18" w:rsidRPr="0000224C" w:rsidRDefault="004E4A18"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1E3CC011" w14:textId="77777777" w:rsidR="004E4A18" w:rsidRPr="00320BFA" w:rsidRDefault="004E4A18" w:rsidP="004E4A18">
            <w:pPr>
              <w:pStyle w:val="TF-xAvalITEM"/>
              <w:numPr>
                <w:ilvl w:val="0"/>
                <w:numId w:val="10"/>
              </w:numPr>
            </w:pPr>
            <w:r w:rsidRPr="00320BFA">
              <w:t>LINGUAGEM USADA (redação)</w:t>
            </w:r>
          </w:p>
          <w:p w14:paraId="1BA0FDB5" w14:textId="77777777" w:rsidR="004E4A18" w:rsidRPr="00320BFA" w:rsidRDefault="004E4A18"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A31BEB5" w14:textId="77777777" w:rsidR="004E4A18" w:rsidRPr="00320BFA" w:rsidRDefault="004E4A18" w:rsidP="00225EA3">
            <w:pPr>
              <w:ind w:left="709" w:hanging="709"/>
              <w:jc w:val="both"/>
              <w:rPr>
                <w:sz w:val="18"/>
              </w:rPr>
            </w:pPr>
            <w:ins w:id="82" w:author="Marcel Hugo" w:date="2021-10-12T12:2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316DD0D7" w14:textId="77777777" w:rsidR="004E4A18" w:rsidRPr="00320BFA" w:rsidRDefault="004E4A18"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CF18C97" w14:textId="77777777" w:rsidR="004E4A18" w:rsidRPr="00320BFA" w:rsidRDefault="004E4A18" w:rsidP="00225EA3">
            <w:pPr>
              <w:ind w:left="709" w:hanging="709"/>
              <w:jc w:val="both"/>
              <w:rPr>
                <w:sz w:val="18"/>
              </w:rPr>
            </w:pPr>
          </w:p>
        </w:tc>
      </w:tr>
      <w:tr w:rsidR="004E4A18" w:rsidRPr="00320BFA" w14:paraId="3894F16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67B0A" w14:textId="77777777" w:rsidR="004E4A18" w:rsidRPr="00320BFA" w:rsidRDefault="004E4A18"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3EB2B8B" w14:textId="77777777" w:rsidR="004E4A18" w:rsidRPr="00320BFA" w:rsidRDefault="004E4A18"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FF21F2E" w14:textId="77777777" w:rsidR="004E4A18" w:rsidRPr="00320BFA" w:rsidRDefault="004E4A18" w:rsidP="00225EA3">
            <w:pPr>
              <w:ind w:left="709" w:hanging="709"/>
              <w:jc w:val="both"/>
              <w:rPr>
                <w:sz w:val="18"/>
              </w:rPr>
            </w:pPr>
            <w:ins w:id="83" w:author="Marcel Hugo" w:date="2021-10-12T12:2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46A2FD94" w14:textId="77777777" w:rsidR="004E4A18" w:rsidRPr="00320BFA" w:rsidRDefault="004E4A18"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5E6F6BF" w14:textId="77777777" w:rsidR="004E4A18" w:rsidRPr="00320BFA" w:rsidRDefault="004E4A18" w:rsidP="00225EA3">
            <w:pPr>
              <w:ind w:left="709" w:hanging="709"/>
              <w:jc w:val="both"/>
              <w:rPr>
                <w:sz w:val="18"/>
              </w:rPr>
            </w:pPr>
          </w:p>
        </w:tc>
      </w:tr>
    </w:tbl>
    <w:p w14:paraId="44FCD09C" w14:textId="77777777" w:rsidR="004E4A18" w:rsidRDefault="004E4A18" w:rsidP="001B2982">
      <w:pPr>
        <w:pStyle w:val="TF-xAvalLINHA"/>
        <w:tabs>
          <w:tab w:val="left" w:leader="underscore" w:pos="6237"/>
        </w:tabs>
      </w:pPr>
    </w:p>
    <w:p w14:paraId="31DBB741" w14:textId="77777777" w:rsidR="004E4A18" w:rsidRDefault="004E4A18" w:rsidP="001B2982">
      <w:pPr>
        <w:pStyle w:val="TF-xAvalTTULO"/>
        <w:ind w:left="0" w:firstLine="0"/>
        <w:jc w:val="left"/>
      </w:pPr>
    </w:p>
    <w:p w14:paraId="5512167F" w14:textId="77777777" w:rsidR="004E4A18" w:rsidRDefault="004E4A18" w:rsidP="001B2982">
      <w:pPr>
        <w:pStyle w:val="TF-xAvalTTULO"/>
        <w:rPr>
          <w:rFonts w:ascii="Times" w:hAnsi="Times"/>
          <w:b/>
          <w:caps w:val="0"/>
        </w:rPr>
      </w:pPr>
    </w:p>
    <w:p w14:paraId="11E17EC5" w14:textId="6F743971" w:rsidR="004E4A18" w:rsidRDefault="004E4A18" w:rsidP="0080416A">
      <w:pPr>
        <w:jc w:val="both"/>
      </w:pPr>
    </w:p>
    <w:p w14:paraId="58CC88AE" w14:textId="39A452F4" w:rsidR="004E4A18" w:rsidRDefault="004E4A18">
      <w:r>
        <w:br w:type="page"/>
      </w:r>
    </w:p>
    <w:tbl>
      <w:tblPr>
        <w:tblW w:w="5000" w:type="pct"/>
        <w:tblLook w:val="0000" w:firstRow="0" w:lastRow="0" w:firstColumn="0" w:lastColumn="0" w:noHBand="0" w:noVBand="0"/>
      </w:tblPr>
      <w:tblGrid>
        <w:gridCol w:w="2568"/>
        <w:gridCol w:w="5936"/>
      </w:tblGrid>
      <w:tr w:rsidR="004E4A18" w14:paraId="58D6B095" w14:textId="77777777" w:rsidTr="00671D82">
        <w:trPr>
          <w:trHeight w:val="721"/>
        </w:trPr>
        <w:tc>
          <w:tcPr>
            <w:tcW w:w="988" w:type="pct"/>
            <w:tcBorders>
              <w:top w:val="nil"/>
              <w:left w:val="nil"/>
              <w:bottom w:val="nil"/>
              <w:right w:val="nil"/>
            </w:tcBorders>
            <w:vAlign w:val="center"/>
          </w:tcPr>
          <w:p w14:paraId="2CFEB1F5" w14:textId="77777777" w:rsidR="004E4A18" w:rsidRDefault="004E4A18" w:rsidP="00B30858">
            <w:pPr>
              <w:pStyle w:val="Ttulo3"/>
            </w:pPr>
            <w:r>
              <w:rPr>
                <w:noProof/>
              </w:rPr>
              <w:lastRenderedPageBreak/>
              <w:drawing>
                <wp:inline distT="0" distB="0" distL="0" distR="0" wp14:anchorId="72ADA0D2" wp14:editId="09FF8A42">
                  <wp:extent cx="943117" cy="590550"/>
                  <wp:effectExtent l="0" t="0" r="9525" b="0"/>
                  <wp:docPr id="3" name="Imagem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41FDCE09" w14:textId="77777777" w:rsidR="004E4A18" w:rsidRPr="00951D18" w:rsidRDefault="004E4A18"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0D5F46E"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6B0EEC89"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6953609" w14:textId="77777777" w:rsidR="004E4A18" w:rsidRDefault="004E4A18"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546D143" w14:textId="77777777" w:rsidR="004E4A18" w:rsidRPr="00951D18" w:rsidRDefault="004E4A18" w:rsidP="00671D82">
            <w:pPr>
              <w:jc w:val="both"/>
              <w:rPr>
                <w:smallCaps/>
                <w:sz w:val="22"/>
              </w:rPr>
            </w:pPr>
          </w:p>
        </w:tc>
      </w:tr>
    </w:tbl>
    <w:p w14:paraId="3F413BA4" w14:textId="77777777" w:rsidR="004E4A18" w:rsidRDefault="004E4A18">
      <w:pPr>
        <w:spacing w:line="360" w:lineRule="auto"/>
        <w:rPr>
          <w:rFonts w:ascii="Arial" w:hAnsi="Arial" w:cs="Arial"/>
          <w:sz w:val="22"/>
        </w:rPr>
      </w:pPr>
    </w:p>
    <w:p w14:paraId="4499D18D" w14:textId="77777777" w:rsidR="004E4A18" w:rsidRPr="00126703" w:rsidRDefault="004E4A18"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5C08F94B" w14:textId="77777777" w:rsidR="004E4A18" w:rsidRDefault="004E4A18"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5F50A1BD" w14:textId="77777777" w:rsidR="004E4A18" w:rsidRDefault="004E4A18"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BD774A">
        <w:rPr>
          <w:rFonts w:ascii="Arial" w:hAnsi="Arial" w:cs="Arial"/>
          <w:sz w:val="22"/>
        </w:rPr>
        <w:t>Gian</w:t>
      </w:r>
      <w:r>
        <w:rPr>
          <w:rFonts w:ascii="Arial" w:hAnsi="Arial" w:cs="Arial"/>
          <w:sz w:val="22"/>
        </w:rPr>
        <w:t xml:space="preserve"> </w:t>
      </w:r>
      <w:r w:rsidRPr="00BD774A">
        <w:rPr>
          <w:rFonts w:ascii="Arial" w:hAnsi="Arial" w:cs="Arial"/>
          <w:sz w:val="22"/>
        </w:rPr>
        <w:t>Carlo</w:t>
      </w:r>
      <w:r>
        <w:rPr>
          <w:rFonts w:ascii="Arial" w:hAnsi="Arial" w:cs="Arial"/>
          <w:sz w:val="22"/>
        </w:rPr>
        <w:t xml:space="preserve"> </w:t>
      </w:r>
      <w:proofErr w:type="spellStart"/>
      <w:r w:rsidRPr="00BD774A">
        <w:rPr>
          <w:rFonts w:ascii="Arial" w:hAnsi="Arial" w:cs="Arial"/>
          <w:sz w:val="22"/>
        </w:rPr>
        <w:t>Giovanella</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BD774A">
        <w:rPr>
          <w:rFonts w:ascii="Arial" w:hAnsi="Arial" w:cs="Arial"/>
          <w:sz w:val="22"/>
        </w:rPr>
        <w:t>GERAÇÃO AUTOMATIZADA DE RESOLUÇÃO DE EXERCÍCIOS EM AMBIENTE FURBOT UTILIZANDO MÉTODOS DE APRENDIZAGEM DE MÁQUINA</w:t>
      </w:r>
      <w:r>
        <w:rPr>
          <w:rFonts w:ascii="Arial" w:hAnsi="Arial" w:cs="Arial"/>
          <w:sz w:val="22"/>
        </w:rPr>
        <w:t xml:space="preserve"> </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B941E4">
        <w:rPr>
          <w:rFonts w:ascii="Arial" w:eastAsiaTheme="majorEastAsia" w:hAnsi="Arial" w:cs="Arial"/>
          <w:sz w:val="22"/>
        </w:rPr>
        <w:t xml:space="preserve">Luciana Pereira de Araújo </w:t>
      </w:r>
      <w:proofErr w:type="spellStart"/>
      <w:r w:rsidRPr="00B941E4">
        <w:rPr>
          <w:rFonts w:ascii="Arial" w:eastAsiaTheme="majorEastAsia" w:hAnsi="Arial" w:cs="Arial"/>
          <w:sz w:val="22"/>
        </w:rPr>
        <w:t>Kohler</w:t>
      </w:r>
      <w:proofErr w:type="spellEnd"/>
      <w:r>
        <w:rPr>
          <w:rFonts w:ascii="Arial" w:hAnsi="Arial" w:cs="Arial"/>
          <w:sz w:val="22"/>
        </w:rPr>
        <w:t xml:space="preserve"> .</w:t>
      </w:r>
    </w:p>
    <w:p w14:paraId="3359B44A" w14:textId="77777777" w:rsidR="004E4A18" w:rsidRDefault="004E4A18" w:rsidP="00610451">
      <w:pPr>
        <w:pStyle w:val="Recuodecorpodetexto"/>
        <w:spacing w:before="120"/>
        <w:ind w:firstLine="0"/>
        <w:jc w:val="both"/>
        <w:rPr>
          <w:rFonts w:ascii="Arial" w:hAnsi="Arial" w:cs="Arial"/>
          <w:sz w:val="22"/>
        </w:rPr>
      </w:pPr>
    </w:p>
    <w:p w14:paraId="1366528D" w14:textId="77777777" w:rsidR="004E4A18" w:rsidRDefault="004E4A18"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E4A18" w14:paraId="547B8BD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79B2A1" w14:textId="77777777" w:rsidR="004E4A18" w:rsidRDefault="004E4A18"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72C6A84C"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A335555"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2E5D831C" w14:textId="77777777" w:rsidR="004E4A18" w:rsidRDefault="004E4A18"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E4A18" w14:paraId="0B2350B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2B143BA" w14:textId="77777777" w:rsidR="004E4A18" w:rsidRDefault="004E4A18"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057FF105" w14:textId="77777777" w:rsidR="004E4A18" w:rsidRPr="00B941E4" w:rsidRDefault="004E4A18" w:rsidP="00B941E4">
            <w:pPr>
              <w:pStyle w:val="Corpodetexto"/>
              <w:rPr>
                <w:rFonts w:ascii="Arial" w:hAnsi="Arial" w:cs="Arial"/>
                <w:b w:val="0"/>
                <w:bCs w:val="0"/>
                <w:sz w:val="22"/>
              </w:rPr>
            </w:pPr>
            <w:r w:rsidRPr="00B941E4">
              <w:rPr>
                <w:rFonts w:ascii="Arial" w:hAnsi="Arial" w:cs="Arial"/>
                <w:b w:val="0"/>
                <w:bCs w:val="0"/>
                <w:sz w:val="22"/>
              </w:rPr>
              <w:t xml:space="preserve"> Marcel Hugo</w:t>
            </w:r>
          </w:p>
        </w:tc>
        <w:tc>
          <w:tcPr>
            <w:tcW w:w="1519" w:type="dxa"/>
            <w:vAlign w:val="center"/>
          </w:tcPr>
          <w:p w14:paraId="184DF402" w14:textId="77777777" w:rsidR="004E4A18" w:rsidRDefault="004E4A18"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7,5</w:t>
            </w:r>
          </w:p>
        </w:tc>
        <w:tc>
          <w:tcPr>
            <w:tcW w:w="236" w:type="dxa"/>
            <w:tcBorders>
              <w:top w:val="nil"/>
              <w:left w:val="single" w:sz="4" w:space="0" w:color="auto"/>
              <w:bottom w:val="nil"/>
              <w:right w:val="nil"/>
            </w:tcBorders>
            <w:vAlign w:val="center"/>
          </w:tcPr>
          <w:p w14:paraId="0196A422" w14:textId="77777777" w:rsidR="004E4A18" w:rsidRDefault="004E4A18"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4DB73CF" w14:textId="77777777" w:rsidR="004E4A18" w:rsidRDefault="004E4A18" w:rsidP="00584D96">
      <w:pPr>
        <w:spacing w:line="360" w:lineRule="auto"/>
        <w:jc w:val="right"/>
        <w:rPr>
          <w:rFonts w:ascii="Arial" w:hAnsi="Arial" w:cs="Arial"/>
          <w:sz w:val="22"/>
          <w:szCs w:val="22"/>
        </w:rPr>
      </w:pPr>
    </w:p>
    <w:p w14:paraId="51F6CBEA" w14:textId="77777777" w:rsidR="004E4A18" w:rsidRPr="0001192F" w:rsidRDefault="004E4A18"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6"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3F9ADF9" w14:textId="77777777" w:rsidR="004E4A18" w:rsidRDefault="004E4A18" w:rsidP="0001192F">
      <w:pPr>
        <w:spacing w:line="360" w:lineRule="auto"/>
        <w:jc w:val="both"/>
        <w:rPr>
          <w:rFonts w:ascii="Arial" w:hAnsi="Arial" w:cs="Arial"/>
          <w:sz w:val="22"/>
          <w:szCs w:val="22"/>
        </w:rPr>
      </w:pPr>
    </w:p>
    <w:p w14:paraId="1C93D465" w14:textId="77777777" w:rsidR="004E4A18" w:rsidRDefault="004E4A18" w:rsidP="0001192F">
      <w:pPr>
        <w:spacing w:line="360" w:lineRule="auto"/>
        <w:rPr>
          <w:rFonts w:ascii="Arial" w:hAnsi="Arial" w:cs="Arial"/>
          <w:sz w:val="22"/>
          <w:szCs w:val="22"/>
        </w:rPr>
      </w:pPr>
      <w:r>
        <w:rPr>
          <w:rFonts w:ascii="Arial" w:hAnsi="Arial" w:cs="Arial"/>
          <w:sz w:val="22"/>
          <w:szCs w:val="22"/>
        </w:rPr>
        <w:t>Observações da apresentação:</w:t>
      </w:r>
    </w:p>
    <w:p w14:paraId="6E47DD3D" w14:textId="77777777" w:rsidR="004E4A18" w:rsidRDefault="004E4A18" w:rsidP="0001192F">
      <w:pPr>
        <w:spacing w:line="360" w:lineRule="auto"/>
        <w:rPr>
          <w:rFonts w:ascii="Arial" w:hAnsi="Arial" w:cs="Arial"/>
          <w:sz w:val="22"/>
          <w:szCs w:val="22"/>
        </w:rPr>
      </w:pPr>
    </w:p>
    <w:p w14:paraId="55FF4FFD" w14:textId="77777777" w:rsidR="004E4A18" w:rsidRDefault="004E4A18" w:rsidP="0001192F">
      <w:pPr>
        <w:spacing w:line="360" w:lineRule="auto"/>
        <w:rPr>
          <w:rFonts w:ascii="Arial" w:hAnsi="Arial" w:cs="Arial"/>
          <w:sz w:val="22"/>
          <w:szCs w:val="22"/>
        </w:rPr>
      </w:pPr>
    </w:p>
    <w:p w14:paraId="3EAC8D3A" w14:textId="77777777" w:rsidR="004E4A18" w:rsidRDefault="004E4A18" w:rsidP="0001192F">
      <w:pPr>
        <w:spacing w:line="360" w:lineRule="auto"/>
        <w:rPr>
          <w:rFonts w:ascii="Arial" w:hAnsi="Arial" w:cs="Arial"/>
          <w:sz w:val="22"/>
          <w:szCs w:val="22"/>
        </w:rPr>
      </w:pPr>
    </w:p>
    <w:p w14:paraId="7CB2CE9F" w14:textId="77777777" w:rsidR="004E4A18" w:rsidRDefault="004E4A18" w:rsidP="0001192F">
      <w:pPr>
        <w:spacing w:line="360" w:lineRule="auto"/>
        <w:rPr>
          <w:rFonts w:ascii="Arial" w:hAnsi="Arial" w:cs="Arial"/>
          <w:sz w:val="22"/>
          <w:szCs w:val="22"/>
        </w:rPr>
      </w:pPr>
    </w:p>
    <w:p w14:paraId="700F2903" w14:textId="2B67C418" w:rsidR="004E4A18" w:rsidRDefault="004E4A18">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4E4A18" w14:paraId="62940737" w14:textId="77777777" w:rsidTr="00225EA3">
        <w:tc>
          <w:tcPr>
            <w:tcW w:w="9212" w:type="dxa"/>
            <w:gridSpan w:val="2"/>
            <w:shd w:val="clear" w:color="auto" w:fill="auto"/>
          </w:tcPr>
          <w:p w14:paraId="7D6D3B97" w14:textId="77777777" w:rsidR="004E4A18" w:rsidRDefault="004E4A18" w:rsidP="00225EA3">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E4A18" w14:paraId="4913B5DB" w14:textId="77777777" w:rsidTr="00225EA3">
        <w:tc>
          <w:tcPr>
            <w:tcW w:w="5778" w:type="dxa"/>
            <w:shd w:val="clear" w:color="auto" w:fill="auto"/>
          </w:tcPr>
          <w:p w14:paraId="63E5B074" w14:textId="77777777" w:rsidR="004E4A18" w:rsidRPr="003C5262" w:rsidRDefault="004E4A18"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7DAF4C6C" w14:textId="77777777" w:rsidR="004E4A18" w:rsidRDefault="004E4A18" w:rsidP="00225EA3">
            <w:pPr>
              <w:pStyle w:val="Cabealho"/>
              <w:tabs>
                <w:tab w:val="clear" w:pos="8640"/>
                <w:tab w:val="right" w:pos="8931"/>
              </w:tabs>
              <w:ind w:right="141"/>
              <w:rPr>
                <w:rStyle w:val="Nmerodepgina"/>
              </w:rPr>
            </w:pPr>
            <w:r>
              <w:rPr>
                <w:rStyle w:val="Nmerodepgina"/>
              </w:rPr>
              <w:t>ANO/SEMESTRE: 2021/2</w:t>
            </w:r>
          </w:p>
        </w:tc>
      </w:tr>
    </w:tbl>
    <w:p w14:paraId="14347EAF" w14:textId="77777777" w:rsidR="004E4A18" w:rsidRDefault="004E4A18" w:rsidP="001E682E">
      <w:pPr>
        <w:pStyle w:val="TF-TTULO"/>
      </w:pPr>
    </w:p>
    <w:p w14:paraId="3CECB72C" w14:textId="77777777" w:rsidR="004E4A18" w:rsidRPr="00B00E04" w:rsidRDefault="004E4A18" w:rsidP="001E682E">
      <w:pPr>
        <w:pStyle w:val="TF-TTULO"/>
      </w:pPr>
      <w:r>
        <w:t>geração</w:t>
      </w:r>
      <w:r w:rsidRPr="005906FB">
        <w:t xml:space="preserve"> </w:t>
      </w:r>
      <w:r>
        <w:t>AUTOMATIZADA</w:t>
      </w:r>
      <w:r w:rsidRPr="005906FB">
        <w:t xml:space="preserve"> DE RESOLUÇÃO DE </w:t>
      </w:r>
      <w:r>
        <w:t>exercícios</w:t>
      </w:r>
      <w:r w:rsidRPr="005906FB">
        <w:t xml:space="preserve"> EM AMBIENTE FURBOT</w:t>
      </w:r>
      <w:r>
        <w:t xml:space="preserve"> utilizando métodos de APRENDIZAGEM de Máquina </w:t>
      </w:r>
    </w:p>
    <w:p w14:paraId="603BE448" w14:textId="77777777" w:rsidR="004E4A18" w:rsidRPr="00272860" w:rsidRDefault="004E4A18" w:rsidP="00272860">
      <w:pPr>
        <w:pStyle w:val="TF-AUTOR0"/>
        <w:jc w:val="center"/>
        <w:rPr>
          <w:sz w:val="20"/>
        </w:rPr>
      </w:pPr>
      <w:r w:rsidRPr="00272860">
        <w:rPr>
          <w:sz w:val="20"/>
        </w:rPr>
        <w:t xml:space="preserve">Gian Carlo </w:t>
      </w:r>
      <w:proofErr w:type="spellStart"/>
      <w:r w:rsidRPr="00272860">
        <w:rPr>
          <w:sz w:val="20"/>
        </w:rPr>
        <w:t>Giovanella</w:t>
      </w:r>
      <w:proofErr w:type="spellEnd"/>
    </w:p>
    <w:p w14:paraId="74B17B10"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Luciana Pereira de Araújo </w:t>
      </w:r>
      <w:proofErr w:type="spellStart"/>
      <w:r w:rsidRPr="00272860">
        <w:rPr>
          <w:sz w:val="20"/>
        </w:rPr>
        <w:t>Kohler</w:t>
      </w:r>
      <w:proofErr w:type="spellEnd"/>
      <w:r w:rsidRPr="00272860">
        <w:rPr>
          <w:sz w:val="20"/>
        </w:rPr>
        <w:t xml:space="preserve"> – Orientadora</w:t>
      </w:r>
    </w:p>
    <w:p w14:paraId="57CB1E01" w14:textId="77777777" w:rsidR="004E4A18" w:rsidRPr="00272860" w:rsidRDefault="004E4A18" w:rsidP="00272860">
      <w:pPr>
        <w:pStyle w:val="TF-AUTOR0"/>
        <w:jc w:val="center"/>
        <w:rPr>
          <w:sz w:val="20"/>
        </w:rPr>
      </w:pPr>
      <w:proofErr w:type="spellStart"/>
      <w:r w:rsidRPr="00272860">
        <w:rPr>
          <w:sz w:val="20"/>
        </w:rPr>
        <w:t>Profª</w:t>
      </w:r>
      <w:proofErr w:type="spellEnd"/>
      <w:r w:rsidRPr="00272860">
        <w:rPr>
          <w:sz w:val="20"/>
        </w:rPr>
        <w:t xml:space="preserve">. Andreza Sartori – </w:t>
      </w:r>
      <w:proofErr w:type="spellStart"/>
      <w:r w:rsidRPr="00272860">
        <w:rPr>
          <w:sz w:val="20"/>
        </w:rPr>
        <w:t>Coorientadora</w:t>
      </w:r>
      <w:proofErr w:type="spellEnd"/>
    </w:p>
    <w:p w14:paraId="264AFCAF" w14:textId="77777777" w:rsidR="004E4A18" w:rsidRPr="00272860" w:rsidRDefault="004E4A18" w:rsidP="00FC4A9F">
      <w:pPr>
        <w:pStyle w:val="Ttulo1"/>
        <w:rPr>
          <w:sz w:val="20"/>
          <w:szCs w:val="20"/>
        </w:rPr>
      </w:pPr>
      <w:r w:rsidRPr="00272860">
        <w:rPr>
          <w:sz w:val="20"/>
          <w:szCs w:val="20"/>
        </w:rPr>
        <w:t xml:space="preserve">Introdução </w:t>
      </w:r>
    </w:p>
    <w:p w14:paraId="25CC83C4" w14:textId="77777777" w:rsidR="004E4A18" w:rsidRPr="00272860" w:rsidRDefault="004E4A18" w:rsidP="00124649">
      <w:pPr>
        <w:pStyle w:val="TF-TEXTO"/>
        <w:rPr>
          <w:sz w:val="20"/>
        </w:rPr>
      </w:pPr>
      <w:r w:rsidRPr="00272860">
        <w:rPr>
          <w:sz w:val="20"/>
        </w:rPr>
        <w:t xml:space="preserve">A Sociedade Brasileira de Computação (SBC) considera primordial que assuntos associados </w:t>
      </w:r>
      <w:r w:rsidRPr="00DD17F0">
        <w:rPr>
          <w:sz w:val="20"/>
        </w:rPr>
        <w:t>à</w:t>
      </w:r>
      <w:r w:rsidRPr="00272860">
        <w:rPr>
          <w:sz w:val="20"/>
        </w:rPr>
        <w:t xml:space="preserve"> Computação sejam inseridos na Educação Básica, sendo de grande relevância para a inclusão dos indivíduos na sociedade atual (RAABE </w:t>
      </w:r>
      <w:r w:rsidRPr="00272860">
        <w:rPr>
          <w:i/>
          <w:sz w:val="20"/>
        </w:rPr>
        <w:t>et al</w:t>
      </w:r>
      <w:r w:rsidRPr="00272860">
        <w:rPr>
          <w:sz w:val="20"/>
        </w:rPr>
        <w:t>., 2017). Pensando em viabilizar a introdução aos conceitos básicos da área, atividades lúdicas amparadas por jogos eletrônicos são utilizadas para divertir e expandir a possibilidade de aprendizagem de conceitos, conteúdos e habilidades embutidas nesses jogos, motivando os alunos e auxiliando na assimilação dos conteúdos de uma forma envolvente e criativa (BURKE, 2015)</w:t>
      </w:r>
      <w:r w:rsidRPr="00272860">
        <w:rPr>
          <w:color w:val="000000"/>
          <w:sz w:val="20"/>
        </w:rPr>
        <w:t>.</w:t>
      </w:r>
      <w:r w:rsidRPr="00272860">
        <w:rPr>
          <w:sz w:val="20"/>
        </w:rPr>
        <w:t xml:space="preserve"> </w:t>
      </w:r>
    </w:p>
    <w:p w14:paraId="31E7C6E7" w14:textId="77777777" w:rsidR="004E4A18" w:rsidRPr="00272860" w:rsidRDefault="004E4A18" w:rsidP="007D1CC7">
      <w:pPr>
        <w:pStyle w:val="TF-TEXTO"/>
        <w:rPr>
          <w:sz w:val="20"/>
        </w:rPr>
      </w:pPr>
      <w:r w:rsidRPr="00272860">
        <w:rPr>
          <w:sz w:val="20"/>
        </w:rPr>
        <w:t xml:space="preserve">Nesse contexto, tem-se o jogo </w:t>
      </w:r>
      <w:proofErr w:type="spellStart"/>
      <w:r w:rsidRPr="00272860">
        <w:rPr>
          <w:sz w:val="20"/>
        </w:rPr>
        <w:t>Furbot</w:t>
      </w:r>
      <w:proofErr w:type="spellEnd"/>
      <w:r w:rsidRPr="00272860">
        <w:rPr>
          <w:sz w:val="20"/>
        </w:rPr>
        <w:t xml:space="preserve"> que tem a finalidade de auxiliar no desenvolvimento do pensamento computacional em crianças de ensino fundamental (ARAÚJO; MATTOS, 2018). O jogo é dividido em várias fases, nas quais os jogadores programam um robô utilizando comandos iniciais de programação (MATTOS, 2019). O problema que se apresenta neste momento é que não há um feedback ao aluno sobre a qualidade de sua solução. Com isto, o aluno não sabe se haveria alguma forma mais eficiente de resolver os exercícios. Segundo Zeferino, Domingues e Amaral (2007, p. 176), o feedback é fundamental no processo de aprendizagem, pois ajuda os alunos a identificar áreas de </w:t>
      </w:r>
      <w:r w:rsidRPr="00DD17F0">
        <w:rPr>
          <w:sz w:val="20"/>
        </w:rPr>
        <w:t>aprimoramento</w:t>
      </w:r>
      <w:r w:rsidRPr="00272860">
        <w:rPr>
          <w:sz w:val="20"/>
        </w:rPr>
        <w:t xml:space="preserve"> de seus conhecimentos ou habilidades, refletindo assim, em uma maior </w:t>
      </w:r>
      <w:r w:rsidRPr="00DD17F0">
        <w:rPr>
          <w:sz w:val="20"/>
        </w:rPr>
        <w:t>performance</w:t>
      </w:r>
      <w:r w:rsidRPr="00272860">
        <w:rPr>
          <w:sz w:val="20"/>
        </w:rPr>
        <w:t xml:space="preserve"> no processo</w:t>
      </w:r>
      <w:r w:rsidRPr="00272860">
        <w:rPr>
          <w:color w:val="000000" w:themeColor="text1"/>
          <w:sz w:val="20"/>
        </w:rPr>
        <w:t xml:space="preserve"> </w:t>
      </w:r>
      <w:r w:rsidRPr="00272860">
        <w:rPr>
          <w:sz w:val="20"/>
        </w:rPr>
        <w:t>de aprendizagem.</w:t>
      </w:r>
    </w:p>
    <w:p w14:paraId="23C65773" w14:textId="77777777" w:rsidR="004E4A18" w:rsidRPr="00272860" w:rsidRDefault="004E4A18" w:rsidP="00A9242D">
      <w:pPr>
        <w:pStyle w:val="TF-TEXTO"/>
        <w:rPr>
          <w:sz w:val="20"/>
        </w:rPr>
      </w:pPr>
      <w:r w:rsidRPr="00272860">
        <w:rPr>
          <w:sz w:val="20"/>
        </w:rPr>
        <w:t xml:space="preserve">Nesse contexto, essa proposta tem como objetivo fornecer uma resolução de forma automatizada para cada fase do </w:t>
      </w:r>
      <w:proofErr w:type="spellStart"/>
      <w:r w:rsidRPr="00272860">
        <w:rPr>
          <w:sz w:val="20"/>
        </w:rPr>
        <w:t>Furbot</w:t>
      </w:r>
      <w:proofErr w:type="spellEnd"/>
      <w:r w:rsidRPr="00272860">
        <w:rPr>
          <w:sz w:val="20"/>
        </w:rPr>
        <w:t xml:space="preserve">, que poderá ser utilizada para fornecer um feedback ao jogador quando este a conclui. Para a automatização deste processo serão utilizados métodos de aprendizagem </w:t>
      </w:r>
      <w:r w:rsidRPr="00DD17F0">
        <w:rPr>
          <w:sz w:val="20"/>
        </w:rPr>
        <w:t>de máquina</w:t>
      </w:r>
      <w:r>
        <w:rPr>
          <w:sz w:val="20"/>
        </w:rPr>
        <w:t xml:space="preserve"> </w:t>
      </w:r>
      <w:r w:rsidRPr="00272860">
        <w:rPr>
          <w:sz w:val="20"/>
        </w:rPr>
        <w:t>produzindo a solução ótima de acordo com os objetivos do mapa de cada fase. Considera-se uma solução ótima, a solução que apresenta o menor caminho entre a origem e o destino.</w:t>
      </w:r>
    </w:p>
    <w:p w14:paraId="0B158DDA" w14:textId="77777777" w:rsidR="004E4A18" w:rsidRPr="00272860" w:rsidRDefault="004E4A18" w:rsidP="007D17E8">
      <w:pPr>
        <w:pStyle w:val="Ttulo2"/>
        <w:rPr>
          <w:sz w:val="20"/>
        </w:rPr>
      </w:pPr>
      <w:r w:rsidRPr="00272860">
        <w:rPr>
          <w:sz w:val="20"/>
        </w:rPr>
        <w:t xml:space="preserve">OBJETIVOS </w:t>
      </w:r>
    </w:p>
    <w:p w14:paraId="54EFAB14" w14:textId="77777777" w:rsidR="004E4A18" w:rsidRPr="00272860" w:rsidRDefault="004E4A18" w:rsidP="00E84495">
      <w:pPr>
        <w:pStyle w:val="TF-TEXTO"/>
        <w:ind w:firstLine="0"/>
        <w:rPr>
          <w:sz w:val="20"/>
        </w:rPr>
      </w:pPr>
      <w:r>
        <w:rPr>
          <w:noProof/>
          <w:sz w:val="20"/>
        </w:rPr>
        <mc:AlternateContent>
          <mc:Choice Requires="wps">
            <w:drawing>
              <wp:anchor distT="0" distB="0" distL="114300" distR="114300" simplePos="0" relativeHeight="251659264" behindDoc="0" locked="0" layoutInCell="1" allowOverlap="1" wp14:anchorId="664872F5" wp14:editId="046F2123">
                <wp:simplePos x="0" y="0"/>
                <wp:positionH relativeFrom="column">
                  <wp:posOffset>427355</wp:posOffset>
                </wp:positionH>
                <wp:positionV relativeFrom="paragraph">
                  <wp:posOffset>147955</wp:posOffset>
                </wp:positionV>
                <wp:extent cx="0" cy="1041569"/>
                <wp:effectExtent l="12700" t="0" r="12700" b="12700"/>
                <wp:wrapNone/>
                <wp:docPr id="6" name="Conector Reto 6"/>
                <wp:cNvGraphicFramePr/>
                <a:graphic xmlns:a="http://schemas.openxmlformats.org/drawingml/2006/main">
                  <a:graphicData uri="http://schemas.microsoft.com/office/word/2010/wordprocessingShape">
                    <wps:wsp>
                      <wps:cNvCnPr/>
                      <wps:spPr>
                        <a:xfrm>
                          <a:off x="0" y="0"/>
                          <a:ext cx="0" cy="104156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C35812" id="Conector Reto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1.65pt" to="33.65pt,9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" strokecolor="red" strokeweight="2.25pt">
                <v:stroke joinstyle="miter"/>
              </v:line>
            </w:pict>
          </mc:Fallback>
        </mc:AlternateContent>
      </w:r>
      <w:r w:rsidRPr="00272860">
        <w:rPr>
          <w:sz w:val="20"/>
        </w:rPr>
        <w:t xml:space="preserve"> </w:t>
      </w:r>
      <w:r w:rsidRPr="00272860">
        <w:rPr>
          <w:sz w:val="20"/>
        </w:rPr>
        <w:tab/>
        <w:t xml:space="preserve">O objetivo deste trabalho é propor uma </w:t>
      </w:r>
      <w:r w:rsidRPr="00DD17F0">
        <w:rPr>
          <w:sz w:val="20"/>
        </w:rPr>
        <w:t xml:space="preserve">solução de automatização da resolução das fases do jogo </w:t>
      </w:r>
      <w:proofErr w:type="spellStart"/>
      <w:r w:rsidRPr="00DD17F0">
        <w:rPr>
          <w:sz w:val="20"/>
        </w:rPr>
        <w:t>Furbot</w:t>
      </w:r>
      <w:proofErr w:type="spellEnd"/>
      <w:r w:rsidRPr="00DD17F0">
        <w:rPr>
          <w:sz w:val="20"/>
        </w:rPr>
        <w:t>, que encontre a resolução mais otimizada para cada fase</w:t>
      </w:r>
      <w:r w:rsidRPr="00272860">
        <w:rPr>
          <w:sz w:val="20"/>
        </w:rPr>
        <w:t>.</w:t>
      </w:r>
    </w:p>
    <w:p w14:paraId="0982F1AA" w14:textId="77777777" w:rsidR="004E4A18" w:rsidRPr="00272860" w:rsidRDefault="004E4A18" w:rsidP="002C5206">
      <w:pPr>
        <w:pStyle w:val="TF-TEXTO"/>
        <w:rPr>
          <w:sz w:val="20"/>
        </w:rPr>
      </w:pPr>
      <w:r w:rsidRPr="00272860">
        <w:rPr>
          <w:sz w:val="20"/>
        </w:rPr>
        <w:t>Os objetivos específicos são:</w:t>
      </w:r>
    </w:p>
    <w:p w14:paraId="7F7DC099" w14:textId="77777777" w:rsidR="004E4A18" w:rsidRPr="00272860" w:rsidRDefault="004E4A18" w:rsidP="004E4A18">
      <w:pPr>
        <w:pStyle w:val="TF-ALNEA"/>
        <w:numPr>
          <w:ilvl w:val="0"/>
          <w:numId w:val="21"/>
        </w:numPr>
        <w:rPr>
          <w:sz w:val="20"/>
        </w:rPr>
      </w:pPr>
      <w:r w:rsidRPr="00272860">
        <w:rPr>
          <w:sz w:val="20"/>
        </w:rPr>
        <w:t>g</w:t>
      </w:r>
      <w:commentRangeStart w:id="84"/>
      <w:r w:rsidRPr="00272860">
        <w:rPr>
          <w:sz w:val="20"/>
        </w:rPr>
        <w:t xml:space="preserve">erar </w:t>
      </w:r>
      <w:commentRangeEnd w:id="84"/>
      <w:r>
        <w:rPr>
          <w:rStyle w:val="Refdecomentrio"/>
        </w:rPr>
        <w:commentReference w:id="84"/>
      </w:r>
      <w:r w:rsidRPr="00272860">
        <w:rPr>
          <w:sz w:val="20"/>
        </w:rPr>
        <w:t xml:space="preserve">uma solução ótima para cada fase do jogo </w:t>
      </w:r>
      <w:proofErr w:type="spellStart"/>
      <w:r w:rsidRPr="00272860">
        <w:rPr>
          <w:sz w:val="20"/>
        </w:rPr>
        <w:t>Furbot</w:t>
      </w:r>
      <w:proofErr w:type="spellEnd"/>
      <w:r w:rsidRPr="00272860">
        <w:rPr>
          <w:sz w:val="20"/>
        </w:rPr>
        <w:t xml:space="preserve">, sendo esta, </w:t>
      </w:r>
      <w:r w:rsidRPr="00DD17F0">
        <w:rPr>
          <w:sz w:val="20"/>
        </w:rPr>
        <w:t>baseada no caminho mínimo</w:t>
      </w:r>
      <w:r w:rsidRPr="00272860">
        <w:rPr>
          <w:sz w:val="20"/>
        </w:rPr>
        <w:t xml:space="preserve"> entre a origem e os objetivos da fase;</w:t>
      </w:r>
    </w:p>
    <w:p w14:paraId="1652B67B" w14:textId="77777777" w:rsidR="004E4A18" w:rsidRPr="00272860" w:rsidRDefault="004E4A18" w:rsidP="004E4A18">
      <w:pPr>
        <w:pStyle w:val="TF-ALNEA"/>
        <w:numPr>
          <w:ilvl w:val="0"/>
          <w:numId w:val="21"/>
        </w:numPr>
        <w:rPr>
          <w:sz w:val="20"/>
        </w:rPr>
      </w:pPr>
      <w:r w:rsidRPr="00272860">
        <w:rPr>
          <w:sz w:val="20"/>
        </w:rPr>
        <w:t>fornecer feedback para o jogador comparando sua solução com a solução ótima gerada;</w:t>
      </w:r>
    </w:p>
    <w:p w14:paraId="7E2F3AC3" w14:textId="77777777" w:rsidR="004E4A18" w:rsidRPr="00DD17F0" w:rsidRDefault="004E4A18" w:rsidP="004E4A18">
      <w:pPr>
        <w:pStyle w:val="TF-ALNEA"/>
        <w:numPr>
          <w:ilvl w:val="0"/>
          <w:numId w:val="21"/>
        </w:numPr>
        <w:rPr>
          <w:sz w:val="20"/>
        </w:rPr>
      </w:pPr>
      <w:r w:rsidRPr="00DD17F0">
        <w:rPr>
          <w:sz w:val="20"/>
        </w:rPr>
        <w:t xml:space="preserve">integrar a solução gerada no jogo existente do </w:t>
      </w:r>
      <w:proofErr w:type="spellStart"/>
      <w:r w:rsidRPr="00DD17F0">
        <w:rPr>
          <w:sz w:val="20"/>
        </w:rPr>
        <w:t>Furbot</w:t>
      </w:r>
      <w:proofErr w:type="spellEnd"/>
      <w:r w:rsidRPr="00DD17F0">
        <w:rPr>
          <w:sz w:val="20"/>
        </w:rPr>
        <w:t>.</w:t>
      </w:r>
    </w:p>
    <w:p w14:paraId="74EE3FE0" w14:textId="77777777" w:rsidR="004E4A18" w:rsidRPr="00272860" w:rsidRDefault="004E4A18" w:rsidP="00FC4A9F">
      <w:pPr>
        <w:pStyle w:val="Ttulo1"/>
        <w:rPr>
          <w:sz w:val="20"/>
          <w:szCs w:val="20"/>
        </w:rPr>
      </w:pPr>
      <w:r w:rsidRPr="00272860">
        <w:rPr>
          <w:sz w:val="20"/>
          <w:szCs w:val="20"/>
        </w:rPr>
        <w:lastRenderedPageBreak/>
        <w:t xml:space="preserve">trabalhos correlatos </w:t>
      </w:r>
    </w:p>
    <w:p w14:paraId="73156A16" w14:textId="77777777" w:rsidR="004E4A18" w:rsidRPr="00272860" w:rsidRDefault="004E4A18" w:rsidP="006E78FD">
      <w:pPr>
        <w:pStyle w:val="TF-TEXTO"/>
        <w:rPr>
          <w:sz w:val="20"/>
          <w:highlight w:val="yellow"/>
        </w:rPr>
      </w:pPr>
      <w:commentRangeStart w:id="85"/>
      <w:r w:rsidRPr="00272860">
        <w:rPr>
          <w:sz w:val="20"/>
        </w:rPr>
        <w:t xml:space="preserve">Neste capítulo </w:t>
      </w:r>
      <w:commentRangeEnd w:id="85"/>
      <w:r>
        <w:rPr>
          <w:rStyle w:val="Refdecomentrio"/>
        </w:rPr>
        <w:commentReference w:id="85"/>
      </w:r>
      <w:r w:rsidRPr="00272860">
        <w:rPr>
          <w:sz w:val="20"/>
        </w:rPr>
        <w:t xml:space="preserve">serão apresentados os trabalhos que possuem características semelhantes às dos objetivos propostos nesse trabalho. O primeiro aborda o trabalho de Xavier (2019) que é a geração automatizada de gabarito e correção de exercícios em ambiente </w:t>
      </w:r>
      <w:proofErr w:type="spellStart"/>
      <w:r w:rsidRPr="00272860">
        <w:rPr>
          <w:sz w:val="20"/>
        </w:rPr>
        <w:t>Furbot</w:t>
      </w:r>
      <w:proofErr w:type="spellEnd"/>
      <w:r w:rsidRPr="00272860">
        <w:rPr>
          <w:sz w:val="20"/>
        </w:rPr>
        <w:t xml:space="preserve"> para o ensino do pensamento computacional. O segundo é uma ferramenta para ensino introdutório de programação (CODE.ORG, 2021a). Por fim, o terceiro trabalho é um jogo de quebra cabeça chamado </w:t>
      </w:r>
      <w:commentRangeStart w:id="86"/>
      <w:proofErr w:type="spellStart"/>
      <w:r w:rsidRPr="00272860">
        <w:rPr>
          <w:sz w:val="20"/>
        </w:rPr>
        <w:t>codeSpark</w:t>
      </w:r>
      <w:commentRangeEnd w:id="86"/>
      <w:proofErr w:type="spellEnd"/>
      <w:r>
        <w:rPr>
          <w:rStyle w:val="Refdecomentrio"/>
        </w:rPr>
        <w:commentReference w:id="86"/>
      </w:r>
      <w:r w:rsidRPr="00272860">
        <w:rPr>
          <w:sz w:val="20"/>
        </w:rPr>
        <w:t xml:space="preserve"> (CODESPARK</w:t>
      </w:r>
      <w:r w:rsidRPr="00272860" w:rsidDel="00FD1328">
        <w:rPr>
          <w:sz w:val="20"/>
        </w:rPr>
        <w:t>,</w:t>
      </w:r>
      <w:r w:rsidRPr="00272860">
        <w:rPr>
          <w:sz w:val="20"/>
        </w:rPr>
        <w:t xml:space="preserve"> 2021a).</w:t>
      </w:r>
    </w:p>
    <w:p w14:paraId="1793B59F" w14:textId="77777777" w:rsidR="004E4A18" w:rsidRPr="00272860" w:rsidRDefault="004E4A18" w:rsidP="007D17E8">
      <w:pPr>
        <w:pStyle w:val="Ttulo2"/>
        <w:rPr>
          <w:sz w:val="20"/>
        </w:rPr>
      </w:pPr>
      <w:r w:rsidRPr="00272860">
        <w:rPr>
          <w:sz w:val="20"/>
        </w:rPr>
        <w:t>Geração automatizada de gabarito e correção de exercícios em ambiente furbot</w:t>
      </w:r>
    </w:p>
    <w:p w14:paraId="18AB5055" w14:textId="77777777" w:rsidR="004E4A18" w:rsidRPr="00272860" w:rsidRDefault="004E4A18" w:rsidP="00D263AF">
      <w:pPr>
        <w:pStyle w:val="TF-TEXTO"/>
        <w:rPr>
          <w:sz w:val="20"/>
        </w:rPr>
      </w:pPr>
      <w:r w:rsidRPr="00272860">
        <w:rPr>
          <w:sz w:val="20"/>
        </w:rPr>
        <w:t xml:space="preserve">O trabalho desenvolvido por Xavier (2019) teve como objetivo gerar gabaritos para as fases do projeto </w:t>
      </w:r>
      <w:proofErr w:type="spellStart"/>
      <w:r w:rsidRPr="00272860">
        <w:rPr>
          <w:sz w:val="20"/>
        </w:rPr>
        <w:t>Furbot</w:t>
      </w:r>
      <w:proofErr w:type="spellEnd"/>
      <w:r w:rsidRPr="00272860">
        <w:rPr>
          <w:sz w:val="20"/>
        </w:rPr>
        <w:t>. Este projeto é desenvolvido em</w:t>
      </w:r>
      <w:r w:rsidRPr="00272860">
        <w:rPr>
          <w:i/>
          <w:noProof/>
          <w:sz w:val="20"/>
        </w:rPr>
        <w:t xml:space="preserve"> </w:t>
      </w:r>
      <w:r w:rsidRPr="00272860">
        <w:rPr>
          <w:sz w:val="20"/>
        </w:rPr>
        <w:t xml:space="preserve">Java para o ensino do pensamento computacional voltado às crianças da rede básica de educação (SCHLÖGL </w:t>
      </w:r>
      <w:commentRangeStart w:id="87"/>
      <w:r w:rsidRPr="00272860">
        <w:rPr>
          <w:sz w:val="20"/>
        </w:rPr>
        <w:t>et al.</w:t>
      </w:r>
      <w:commentRangeEnd w:id="87"/>
      <w:r>
        <w:rPr>
          <w:rStyle w:val="Refdecomentrio"/>
        </w:rPr>
        <w:commentReference w:id="87"/>
      </w:r>
      <w:r w:rsidRPr="00272860">
        <w:rPr>
          <w:sz w:val="20"/>
        </w:rPr>
        <w:t xml:space="preserve">, 2017). </w:t>
      </w:r>
    </w:p>
    <w:p w14:paraId="7F358FDC" w14:textId="77777777" w:rsidR="004E4A18" w:rsidRPr="00272860" w:rsidRDefault="004E4A18" w:rsidP="00D1646E">
      <w:pPr>
        <w:pStyle w:val="TF-TEXTO"/>
        <w:rPr>
          <w:sz w:val="20"/>
        </w:rPr>
      </w:pPr>
      <w:r w:rsidRPr="00272860">
        <w:rPr>
          <w:sz w:val="20"/>
        </w:rPr>
        <w:t xml:space="preserve">Xavier (2019) utilizou algoritmos de menor caminho para solucionar problemas como: encontrar o menor caminho até os objetivos do robô; gerar um gabarito dos comandos sequenciais que o robô deve fazer para sair do ponto de origem e chegar até o ponto de destino (XAVIER, 2019). Além disso, o trabalho também teve como objetivo auxiliar os professores a fazer a correção dos exercícios </w:t>
      </w:r>
      <w:r w:rsidRPr="00DD17F0">
        <w:rPr>
          <w:sz w:val="20"/>
        </w:rPr>
        <w:t>criados</w:t>
      </w:r>
      <w:r w:rsidRPr="00272860">
        <w:rPr>
          <w:sz w:val="20"/>
        </w:rPr>
        <w:t xml:space="preserve"> pelos alunos, </w:t>
      </w:r>
      <w:r w:rsidRPr="00DD17F0">
        <w:rPr>
          <w:sz w:val="20"/>
        </w:rPr>
        <w:t>visto que</w:t>
      </w:r>
      <w:r w:rsidRPr="00272860">
        <w:rPr>
          <w:sz w:val="20"/>
        </w:rPr>
        <w:t xml:space="preserve"> muitos dos professores não possuem experiência na área de programação.</w:t>
      </w:r>
    </w:p>
    <w:p w14:paraId="44DCF9F6" w14:textId="77777777" w:rsidR="004E4A18" w:rsidRPr="00272860" w:rsidRDefault="004E4A18" w:rsidP="008D0C9C">
      <w:pPr>
        <w:pStyle w:val="TF-TEXTO"/>
        <w:rPr>
          <w:sz w:val="20"/>
        </w:rPr>
      </w:pPr>
      <w:commentRangeStart w:id="88"/>
      <w:r w:rsidRPr="00272860">
        <w:rPr>
          <w:sz w:val="20"/>
        </w:rPr>
        <w:t xml:space="preserve">As tecnologias </w:t>
      </w:r>
      <w:commentRangeEnd w:id="88"/>
      <w:r>
        <w:rPr>
          <w:rStyle w:val="Refdecomentrio"/>
        </w:rPr>
        <w:commentReference w:id="88"/>
      </w:r>
      <w:r w:rsidRPr="00272860">
        <w:rPr>
          <w:sz w:val="20"/>
        </w:rPr>
        <w:t xml:space="preserve">utilizadas no desenvolvimento incluem o </w:t>
      </w:r>
      <w:r w:rsidRPr="00272860">
        <w:rPr>
          <w:i/>
          <w:iCs/>
          <w:sz w:val="20"/>
        </w:rPr>
        <w:t>framework</w:t>
      </w:r>
      <w:r w:rsidRPr="00272860">
        <w:rPr>
          <w:sz w:val="20"/>
        </w:rPr>
        <w:t xml:space="preserve"> </w:t>
      </w:r>
      <w:proofErr w:type="spellStart"/>
      <w:r w:rsidRPr="00272860">
        <w:rPr>
          <w:sz w:val="20"/>
        </w:rPr>
        <w:t>Furbot</w:t>
      </w:r>
      <w:proofErr w:type="spellEnd"/>
      <w:r w:rsidRPr="00272860">
        <w:rPr>
          <w:sz w:val="20"/>
        </w:rPr>
        <w:t xml:space="preserve"> na linguagem Java, além da biblioteca </w:t>
      </w:r>
      <w:r w:rsidRPr="00272860">
        <w:rPr>
          <w:rStyle w:val="TF-COURIER10"/>
        </w:rPr>
        <w:t>Commons-digester-1.8</w:t>
      </w:r>
      <w:r w:rsidRPr="00272860">
        <w:rPr>
          <w:sz w:val="20"/>
        </w:rPr>
        <w:t xml:space="preserve"> para leitura de </w:t>
      </w:r>
      <w:commentRangeStart w:id="89"/>
      <w:r w:rsidRPr="00272860">
        <w:rPr>
          <w:sz w:val="20"/>
        </w:rPr>
        <w:t xml:space="preserve">arquivos </w:t>
      </w:r>
      <w:proofErr w:type="spellStart"/>
      <w:r w:rsidRPr="00272860">
        <w:rPr>
          <w:sz w:val="20"/>
        </w:rPr>
        <w:t>XMLs</w:t>
      </w:r>
      <w:proofErr w:type="spellEnd"/>
      <w:r w:rsidRPr="00272860">
        <w:rPr>
          <w:sz w:val="20"/>
        </w:rPr>
        <w:t xml:space="preserve"> e o </w:t>
      </w:r>
      <w:commentRangeEnd w:id="89"/>
      <w:r>
        <w:rPr>
          <w:rStyle w:val="Refdecomentrio"/>
        </w:rPr>
        <w:commentReference w:id="89"/>
      </w:r>
      <w:r w:rsidRPr="00272860">
        <w:rPr>
          <w:sz w:val="20"/>
        </w:rPr>
        <w:t xml:space="preserve">algoritmo de </w:t>
      </w:r>
      <w:proofErr w:type="spellStart"/>
      <w:r w:rsidRPr="00272860">
        <w:rPr>
          <w:sz w:val="20"/>
        </w:rPr>
        <w:t>Dijkstra</w:t>
      </w:r>
      <w:proofErr w:type="spellEnd"/>
      <w:r w:rsidRPr="00272860">
        <w:rPr>
          <w:sz w:val="20"/>
        </w:rPr>
        <w:t xml:space="preserve"> utilizado para encontrar os caminhos mínimos entre os objetivos do mapa (XAVIER, 2019).</w:t>
      </w:r>
    </w:p>
    <w:p w14:paraId="6C6E22C3" w14:textId="77777777" w:rsidR="004E4A18" w:rsidRPr="00272860" w:rsidRDefault="004E4A18" w:rsidP="008D0C9C">
      <w:pPr>
        <w:pStyle w:val="TF-TEXTO"/>
        <w:rPr>
          <w:sz w:val="20"/>
        </w:rPr>
      </w:pPr>
      <w:r w:rsidRPr="00272860">
        <w:rPr>
          <w:sz w:val="20"/>
        </w:rPr>
        <w:t>Na Figura 1 pode-se visualizar a comparação entre o código gerado pelo aluno e o gabarito fornecido pelo algoritmo de Xavier (2019). Ao concluir a fase, o aluno visualiza a quantidade de linhas que ele escreveu e a quantidade de linhas que poderia ter escrito. Ainda, é apresentada a pontuação com base nos objetivos do mapa.</w:t>
      </w:r>
    </w:p>
    <w:p w14:paraId="58388F38" w14:textId="77777777" w:rsidR="004E4A18" w:rsidRPr="00272860" w:rsidRDefault="004E4A18" w:rsidP="00DD17F0">
      <w:pPr>
        <w:pStyle w:val="TF-LEGENDA"/>
        <w:rPr>
          <w:sz w:val="20"/>
        </w:rPr>
      </w:pPr>
      <w:r w:rsidRPr="00272860">
        <w:rPr>
          <w:sz w:val="20"/>
        </w:rPr>
        <w:t xml:space="preserve">Figura </w:t>
      </w:r>
      <w:r w:rsidRPr="00DD17F0">
        <w:rPr>
          <w:sz w:val="20"/>
        </w:rPr>
        <w:t>1</w:t>
      </w:r>
      <w:r w:rsidRPr="00272860">
        <w:rPr>
          <w:sz w:val="20"/>
        </w:rPr>
        <w:t xml:space="preserve"> – Tela de comparação resolução com o gabarito</w:t>
      </w:r>
    </w:p>
    <w:p w14:paraId="0CDB4544" w14:textId="77777777" w:rsidR="004E4A18" w:rsidRPr="00272860" w:rsidRDefault="004E4A18" w:rsidP="00DD17F0">
      <w:pPr>
        <w:pStyle w:val="TF-FIGURA"/>
        <w:rPr>
          <w:sz w:val="20"/>
        </w:rPr>
      </w:pPr>
      <w:r w:rsidRPr="00272860">
        <w:rPr>
          <w:noProof/>
          <w:sz w:val="20"/>
        </w:rPr>
        <w:drawing>
          <wp:inline distT="0" distB="0" distL="0" distR="0" wp14:anchorId="3656E00E" wp14:editId="3DDE5699">
            <wp:extent cx="3640667" cy="1913810"/>
            <wp:effectExtent l="19050" t="19050" r="17145" b="1079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6">
                      <a:extLst>
                        <a:ext uri="{28A0092B-C50C-407E-A947-70E740481C1C}">
                          <a14:useLocalDpi xmlns:a14="http://schemas.microsoft.com/office/drawing/2010/main" val="0"/>
                        </a:ext>
                      </a:extLst>
                    </a:blip>
                    <a:stretch>
                      <a:fillRect/>
                    </a:stretch>
                  </pic:blipFill>
                  <pic:spPr>
                    <a:xfrm>
                      <a:off x="0" y="0"/>
                      <a:ext cx="3719423" cy="1955210"/>
                    </a:xfrm>
                    <a:prstGeom prst="rect">
                      <a:avLst/>
                    </a:prstGeom>
                    <a:ln w="12700">
                      <a:solidFill>
                        <a:schemeClr val="tx1"/>
                      </a:solidFill>
                    </a:ln>
                  </pic:spPr>
                </pic:pic>
              </a:graphicData>
            </a:graphic>
          </wp:inline>
        </w:drawing>
      </w:r>
    </w:p>
    <w:p w14:paraId="52FD0716" w14:textId="77777777" w:rsidR="004E4A18" w:rsidRPr="00CA3034" w:rsidRDefault="004E4A18" w:rsidP="00DD17F0">
      <w:pPr>
        <w:pStyle w:val="TF-FONTE"/>
        <w:jc w:val="center"/>
        <w:rPr>
          <w:sz w:val="18"/>
          <w:szCs w:val="18"/>
        </w:rPr>
      </w:pPr>
      <w:r w:rsidRPr="00CA3034">
        <w:rPr>
          <w:sz w:val="18"/>
          <w:szCs w:val="18"/>
        </w:rPr>
        <w:t>Fonte: Xavier, 2019.</w:t>
      </w:r>
    </w:p>
    <w:p w14:paraId="5005B879" w14:textId="77777777" w:rsidR="004E4A18" w:rsidRPr="00272860" w:rsidRDefault="004E4A18" w:rsidP="00473E4B">
      <w:pPr>
        <w:pStyle w:val="TF-TEXTO"/>
        <w:rPr>
          <w:sz w:val="20"/>
        </w:rPr>
      </w:pPr>
      <w:r w:rsidRPr="00272860">
        <w:rPr>
          <w:sz w:val="20"/>
        </w:rPr>
        <w:t>Por meio de testes em campo realizado com alunos de ensino fundamental, Xavier (2019) pode observar como resultado uma maior motivação entre os alunos que passaram a comparar suas soluções com o gabarito gerado. Ainda, Xavier (2019) aponta que há uma demora na geração ao colocar muitos objetivos no mapa para gerar o gabarito, sendo est</w:t>
      </w:r>
      <w:r>
        <w:rPr>
          <w:sz w:val="20"/>
        </w:rPr>
        <w:t>a</w:t>
      </w:r>
      <w:r w:rsidRPr="00272860">
        <w:rPr>
          <w:sz w:val="20"/>
        </w:rPr>
        <w:t xml:space="preserve"> uma limitação do trabalho.</w:t>
      </w:r>
    </w:p>
    <w:p w14:paraId="0682DFDD" w14:textId="77777777" w:rsidR="004E4A18" w:rsidRPr="00272860" w:rsidRDefault="004E4A18" w:rsidP="007D17E8">
      <w:pPr>
        <w:pStyle w:val="Ttulo2"/>
        <w:rPr>
          <w:sz w:val="20"/>
        </w:rPr>
      </w:pPr>
      <w:r w:rsidRPr="00272860">
        <w:rPr>
          <w:sz w:val="20"/>
        </w:rPr>
        <w:lastRenderedPageBreak/>
        <w:tab/>
        <w:t>Programação com minecraft: jornada do heroi</w:t>
      </w:r>
    </w:p>
    <w:p w14:paraId="65D2D5F5" w14:textId="77777777" w:rsidR="004E4A18" w:rsidRPr="00272860" w:rsidRDefault="004E4A18" w:rsidP="00C0155B">
      <w:pPr>
        <w:pStyle w:val="TF-TEXTO"/>
        <w:rPr>
          <w:sz w:val="20"/>
        </w:rPr>
      </w:pPr>
      <w:r w:rsidRPr="00272860">
        <w:rPr>
          <w:sz w:val="20"/>
        </w:rPr>
        <w:t xml:space="preserve">A programação com </w:t>
      </w:r>
      <w:proofErr w:type="spellStart"/>
      <w:r w:rsidRPr="00272860">
        <w:rPr>
          <w:sz w:val="20"/>
        </w:rPr>
        <w:t>Minecraft</w:t>
      </w:r>
      <w:proofErr w:type="spellEnd"/>
      <w:r w:rsidRPr="00272860">
        <w:rPr>
          <w:sz w:val="20"/>
        </w:rPr>
        <w:t>: Jornada do Herói é uma das várias ferramentas de ensino de programação desenvolvidas pela Code.org (2021a). A ferramenta introduz diversos conceitos de programação, tais como programação sequencial, uso de laços de repetição e uso de funções pré-determinadas. A ferramenta propõe uma programação visual com o uso de blocos, sendo que seus comandos estão disponíveis em vários idiomas. O objetivo é usar os comandos disponíveis para realizar o que é proposto no início de cada fase.</w:t>
      </w:r>
    </w:p>
    <w:p w14:paraId="64670C71" w14:textId="77777777" w:rsidR="004E4A18" w:rsidRDefault="004E4A18" w:rsidP="00CA3034">
      <w:pPr>
        <w:pStyle w:val="TF-TEXTO"/>
        <w:ind w:firstLine="709"/>
        <w:rPr>
          <w:sz w:val="20"/>
        </w:rPr>
      </w:pPr>
      <w:r w:rsidRPr="00272860">
        <w:rPr>
          <w:sz w:val="20"/>
        </w:rPr>
        <w:t xml:space="preserve">A Figura 2 identifica a tela principal do jogo. Ela é dividida em alguns componentes, sendo eles: as instruções da fase (identificado </w:t>
      </w:r>
      <w:commentRangeStart w:id="90"/>
      <w:r w:rsidRPr="00272860">
        <w:rPr>
          <w:sz w:val="20"/>
        </w:rPr>
        <w:t xml:space="preserve">pelo número 1 </w:t>
      </w:r>
      <w:commentRangeEnd w:id="90"/>
      <w:r>
        <w:rPr>
          <w:rStyle w:val="Refdecomentrio"/>
        </w:rPr>
        <w:commentReference w:id="90"/>
      </w:r>
      <w:r w:rsidRPr="00272860">
        <w:rPr>
          <w:sz w:val="20"/>
        </w:rPr>
        <w:t xml:space="preserve">na figura); blocos para utilizar na resolução (identificado pelo número 2 na figura); área de trabalho que é onde o aluno deve incluir os blocos para montar o código para ser executado pelo personagem auxiliar (identificado pelo número 3 na figura). Ao clicar no botão executar, o personagem executa os comandos da área de trabalho, identificado pelo número </w:t>
      </w:r>
      <w:r w:rsidRPr="00CA3034">
        <w:rPr>
          <w:sz w:val="20"/>
        </w:rPr>
        <w:t>6 na figura, e ao finalizar</w:t>
      </w:r>
      <w:r w:rsidRPr="00272860">
        <w:rPr>
          <w:sz w:val="20"/>
        </w:rPr>
        <w:t xml:space="preserve">, o botão de recomeçar é exibido no lugar do botão executar. Caso haja um erro na sequência de passos, o personagem controlado pelo aluno não conseguirá concluir o problema. Assim, o aluno deverá pensar no que errou e recomeçar ou pedir uma dica clicando na lâmpada situada no quadrado das instruções, indicado pelo item 4 na figura. </w:t>
      </w:r>
    </w:p>
    <w:p w14:paraId="60552F3A" w14:textId="77777777" w:rsidR="004E4A18" w:rsidRPr="00CA3034" w:rsidRDefault="004E4A18" w:rsidP="00CA3034">
      <w:pPr>
        <w:pStyle w:val="TF-LEGENDA"/>
        <w:rPr>
          <w:sz w:val="20"/>
        </w:rPr>
      </w:pPr>
      <w:r w:rsidRPr="00CA3034">
        <w:rPr>
          <w:sz w:val="20"/>
        </w:rPr>
        <w:t xml:space="preserve">Figura </w:t>
      </w:r>
      <w:r w:rsidRPr="00CA3034">
        <w:rPr>
          <w:noProof/>
          <w:sz w:val="20"/>
        </w:rPr>
        <w:t>2</w:t>
      </w:r>
      <w:r w:rsidRPr="00CA3034">
        <w:rPr>
          <w:sz w:val="20"/>
        </w:rPr>
        <w:t xml:space="preserve"> – Tela principal do </w:t>
      </w:r>
      <w:proofErr w:type="spellStart"/>
      <w:r w:rsidRPr="00CA3034">
        <w:rPr>
          <w:sz w:val="20"/>
        </w:rPr>
        <w:t>Minecraft</w:t>
      </w:r>
      <w:proofErr w:type="spellEnd"/>
      <w:r w:rsidRPr="00CA3034">
        <w:rPr>
          <w:sz w:val="20"/>
        </w:rPr>
        <w:t>: Jornada do Heró</w:t>
      </w:r>
      <w:commentRangeStart w:id="91"/>
      <w:r w:rsidRPr="00CA3034">
        <w:rPr>
          <w:sz w:val="20"/>
        </w:rPr>
        <w:t>i.</w:t>
      </w:r>
      <w:commentRangeEnd w:id="91"/>
      <w:r>
        <w:rPr>
          <w:rStyle w:val="Refdecomentrio"/>
        </w:rPr>
        <w:commentReference w:id="91"/>
      </w:r>
    </w:p>
    <w:p w14:paraId="3F01BEA7" w14:textId="77777777" w:rsidR="004E4A18" w:rsidRPr="00CA3034" w:rsidRDefault="004E4A18" w:rsidP="00CA3034">
      <w:pPr>
        <w:pStyle w:val="TF-FIGURA"/>
      </w:pPr>
      <w:r w:rsidRPr="00272860">
        <w:rPr>
          <w:noProof/>
        </w:rPr>
        <w:drawing>
          <wp:inline distT="0" distB="0" distL="0" distR="0" wp14:anchorId="15ACF96F" wp14:editId="27E9E69A">
            <wp:extent cx="4912565" cy="2286000"/>
            <wp:effectExtent l="19050" t="19050" r="21590" b="19050"/>
            <wp:docPr id="11" name="picture" descr="Interface gráfica do usuário, Texto, Aplicativo, chat ou mensagem de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72329" name="picture" descr="Interface gráfica do usuário, Texto, Aplicativo, chat ou mensagem de texto, Site&#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967908" cy="2311753"/>
                    </a:xfrm>
                    <a:prstGeom prst="rect">
                      <a:avLst/>
                    </a:prstGeom>
                    <a:ln w="12700">
                      <a:solidFill>
                        <a:schemeClr val="tx1"/>
                      </a:solidFill>
                    </a:ln>
                  </pic:spPr>
                </pic:pic>
              </a:graphicData>
            </a:graphic>
          </wp:inline>
        </w:drawing>
      </w:r>
    </w:p>
    <w:p w14:paraId="40FBECCD" w14:textId="77777777" w:rsidR="004E4A18" w:rsidRPr="00CA3034" w:rsidRDefault="004E4A18" w:rsidP="00CA3034">
      <w:pPr>
        <w:pStyle w:val="TF-FONTE"/>
        <w:jc w:val="center"/>
        <w:rPr>
          <w:sz w:val="18"/>
          <w:szCs w:val="18"/>
        </w:rPr>
      </w:pPr>
      <w:r w:rsidRPr="00CA3034">
        <w:rPr>
          <w:sz w:val="18"/>
          <w:szCs w:val="18"/>
        </w:rPr>
        <w:t>Fonte: elaborado pelo autor.</w:t>
      </w:r>
    </w:p>
    <w:p w14:paraId="1BB8500A" w14:textId="77777777" w:rsidR="004E4A18" w:rsidRPr="00272860" w:rsidRDefault="004E4A18" w:rsidP="00821747">
      <w:pPr>
        <w:pStyle w:val="TF-TEXTO"/>
        <w:rPr>
          <w:sz w:val="20"/>
        </w:rPr>
      </w:pPr>
      <w:r w:rsidRPr="00272860">
        <w:rPr>
          <w:sz w:val="20"/>
        </w:rPr>
        <w:t xml:space="preserve">Ao pedir para executar os passos, conforme as ações da área de trabalho são executadas, elas são destacadas em amarelo, como pode ser observado no último comando da Figura 2. Caso o usuário conclua o objetivo, além de uma mensagem de parabéns, é apresentado o código gerado na linguagem </w:t>
      </w:r>
      <w:proofErr w:type="spellStart"/>
      <w:r w:rsidRPr="00272860">
        <w:rPr>
          <w:sz w:val="20"/>
        </w:rPr>
        <w:t>JavaScript</w:t>
      </w:r>
      <w:proofErr w:type="spellEnd"/>
      <w:r w:rsidRPr="00272860">
        <w:rPr>
          <w:sz w:val="20"/>
        </w:rPr>
        <w:t xml:space="preserve">, conforme a Figura 3. As tecnologias utilizadas para o desenvolvimento incluem </w:t>
      </w:r>
      <w:proofErr w:type="spellStart"/>
      <w:r w:rsidRPr="00272860">
        <w:rPr>
          <w:sz w:val="20"/>
        </w:rPr>
        <w:t>JavaScript</w:t>
      </w:r>
      <w:proofErr w:type="spellEnd"/>
      <w:r w:rsidRPr="00272860">
        <w:rPr>
          <w:sz w:val="20"/>
        </w:rPr>
        <w:t xml:space="preserve"> e </w:t>
      </w:r>
      <w:proofErr w:type="spellStart"/>
      <w:r w:rsidRPr="00272860">
        <w:rPr>
          <w:sz w:val="20"/>
        </w:rPr>
        <w:t>Javascript</w:t>
      </w:r>
      <w:proofErr w:type="spellEnd"/>
      <w:r w:rsidRPr="00272860">
        <w:rPr>
          <w:sz w:val="20"/>
        </w:rPr>
        <w:t xml:space="preserve"> XML (JSX) que permite escrever código HTML dentro do </w:t>
      </w:r>
      <w:proofErr w:type="spellStart"/>
      <w:r w:rsidRPr="00272860">
        <w:rPr>
          <w:sz w:val="20"/>
        </w:rPr>
        <w:t>React</w:t>
      </w:r>
      <w:proofErr w:type="spellEnd"/>
      <w:r w:rsidRPr="00272860">
        <w:rPr>
          <w:sz w:val="20"/>
        </w:rPr>
        <w:t xml:space="preserve">. </w:t>
      </w:r>
    </w:p>
    <w:p w14:paraId="08E341C3" w14:textId="77777777" w:rsidR="004E4A18" w:rsidRPr="00CA3034" w:rsidRDefault="004E4A18" w:rsidP="00CA3034">
      <w:pPr>
        <w:pStyle w:val="TF-LEGENDA"/>
        <w:rPr>
          <w:sz w:val="20"/>
        </w:rPr>
      </w:pPr>
      <w:r w:rsidRPr="00CA3034">
        <w:rPr>
          <w:sz w:val="20"/>
        </w:rPr>
        <w:lastRenderedPageBreak/>
        <w:t xml:space="preserve">Figura 3 – Tela de conclusão do exercício do </w:t>
      </w:r>
      <w:proofErr w:type="spellStart"/>
      <w:r w:rsidRPr="00CA3034">
        <w:rPr>
          <w:sz w:val="20"/>
        </w:rPr>
        <w:t>Minecraft</w:t>
      </w:r>
      <w:proofErr w:type="spellEnd"/>
      <w:r w:rsidRPr="00CA3034">
        <w:rPr>
          <w:sz w:val="20"/>
        </w:rPr>
        <w:t>: Jornada do Her</w:t>
      </w:r>
      <w:commentRangeStart w:id="92"/>
      <w:r w:rsidRPr="00CA3034">
        <w:rPr>
          <w:sz w:val="20"/>
        </w:rPr>
        <w:t>ói.</w:t>
      </w:r>
      <w:commentRangeEnd w:id="92"/>
      <w:r>
        <w:rPr>
          <w:rStyle w:val="Refdecomentrio"/>
        </w:rPr>
        <w:commentReference w:id="92"/>
      </w:r>
    </w:p>
    <w:p w14:paraId="115E9D2D" w14:textId="77777777" w:rsidR="004E4A18" w:rsidRPr="00272860" w:rsidRDefault="004E4A18" w:rsidP="00F67C43">
      <w:pPr>
        <w:pStyle w:val="TF-FIGURA"/>
        <w:rPr>
          <w:sz w:val="20"/>
        </w:rPr>
      </w:pPr>
      <w:r w:rsidRPr="00272860">
        <w:rPr>
          <w:noProof/>
          <w:sz w:val="20"/>
        </w:rPr>
        <w:drawing>
          <wp:inline distT="0" distB="0" distL="0" distR="0" wp14:anchorId="53405C2A" wp14:editId="671C9644">
            <wp:extent cx="2363281" cy="2810933"/>
            <wp:effectExtent l="19050" t="19050" r="18415" b="279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2138" cy="2833361"/>
                    </a:xfrm>
                    <a:prstGeom prst="rect">
                      <a:avLst/>
                    </a:prstGeom>
                    <a:ln w="12700">
                      <a:solidFill>
                        <a:schemeClr val="tx1"/>
                      </a:solidFill>
                    </a:ln>
                  </pic:spPr>
                </pic:pic>
              </a:graphicData>
            </a:graphic>
          </wp:inline>
        </w:drawing>
      </w:r>
    </w:p>
    <w:p w14:paraId="75C077D3" w14:textId="77777777" w:rsidR="004E4A18" w:rsidRPr="00CA3034" w:rsidRDefault="004E4A18" w:rsidP="00CA3034">
      <w:pPr>
        <w:pStyle w:val="TF-FONTE"/>
        <w:jc w:val="center"/>
        <w:rPr>
          <w:sz w:val="18"/>
          <w:szCs w:val="18"/>
        </w:rPr>
      </w:pPr>
      <w:r w:rsidRPr="00CA3034">
        <w:rPr>
          <w:sz w:val="18"/>
          <w:szCs w:val="18"/>
        </w:rPr>
        <w:t>Fonte: elaborado pelo autor.</w:t>
      </w:r>
    </w:p>
    <w:p w14:paraId="73C1C77F" w14:textId="77777777" w:rsidR="004E4A18" w:rsidRPr="00272860" w:rsidRDefault="004E4A18" w:rsidP="007D17E8">
      <w:pPr>
        <w:pStyle w:val="Ttulo2"/>
        <w:rPr>
          <w:sz w:val="20"/>
        </w:rPr>
      </w:pPr>
      <w:r w:rsidRPr="00272860">
        <w:rPr>
          <w:sz w:val="20"/>
        </w:rPr>
        <w:t>codeSpark</w:t>
      </w:r>
    </w:p>
    <w:p w14:paraId="6C0F3810" w14:textId="77777777" w:rsidR="004E4A18" w:rsidRPr="00272860" w:rsidRDefault="004E4A18" w:rsidP="0098578D">
      <w:pPr>
        <w:pStyle w:val="TF-TEXTO"/>
        <w:rPr>
          <w:sz w:val="20"/>
        </w:rPr>
      </w:pPr>
      <w:proofErr w:type="spellStart"/>
      <w:r w:rsidRPr="00272860">
        <w:rPr>
          <w:sz w:val="20"/>
        </w:rPr>
        <w:t>CodeSpark</w:t>
      </w:r>
      <w:proofErr w:type="spellEnd"/>
      <w:r w:rsidRPr="00272860">
        <w:rPr>
          <w:sz w:val="20"/>
        </w:rPr>
        <w:t xml:space="preserve"> é uma plataforma de minijogos </w:t>
      </w:r>
      <w:r w:rsidRPr="00272860">
        <w:rPr>
          <w:iCs/>
          <w:sz w:val="20"/>
        </w:rPr>
        <w:t>online</w:t>
      </w:r>
      <w:r w:rsidRPr="00272860">
        <w:rPr>
          <w:sz w:val="20"/>
        </w:rPr>
        <w:t xml:space="preserve"> que </w:t>
      </w:r>
      <w:r w:rsidRPr="00272860">
        <w:rPr>
          <w:sz w:val="20"/>
          <w:shd w:val="clear" w:color="auto" w:fill="FFFFFF"/>
        </w:rPr>
        <w:t>pode ser acessada pelo navegador ou por um aplicativo (</w:t>
      </w:r>
      <w:r w:rsidRPr="00272860">
        <w:rPr>
          <w:noProof/>
          <w:sz w:val="20"/>
        </w:rPr>
        <w:t>CODESPARK</w:t>
      </w:r>
      <w:r w:rsidRPr="00272860">
        <w:rPr>
          <w:sz w:val="20"/>
          <w:shd w:val="clear" w:color="auto" w:fill="FFFFFF"/>
        </w:rPr>
        <w:t xml:space="preserve">, 2021b). No </w:t>
      </w:r>
      <w:proofErr w:type="spellStart"/>
      <w:r w:rsidRPr="00272860">
        <w:rPr>
          <w:sz w:val="20"/>
        </w:rPr>
        <w:t>CodeSpark</w:t>
      </w:r>
      <w:proofErr w:type="spellEnd"/>
      <w:r w:rsidRPr="00272860">
        <w:rPr>
          <w:sz w:val="20"/>
        </w:rPr>
        <w:t xml:space="preserve"> </w:t>
      </w:r>
      <w:r w:rsidRPr="00272860">
        <w:rPr>
          <w:sz w:val="20"/>
          <w:shd w:val="clear" w:color="auto" w:fill="FFFFFF"/>
        </w:rPr>
        <w:t>o jogador deve programar os personagens clicando e arrastando comandos em sequência. Após finalizar a escolha e ordem dos comandos, necessita clicar no personagem para que ele execute as ações escolhidas, como pode ser observado na Figura 4.</w:t>
      </w:r>
    </w:p>
    <w:p w14:paraId="1EE6B16E" w14:textId="77777777" w:rsidR="004E4A18" w:rsidRPr="00272860" w:rsidRDefault="004E4A18" w:rsidP="00BA5546">
      <w:pPr>
        <w:pStyle w:val="TF-LEGENDA"/>
        <w:rPr>
          <w:sz w:val="20"/>
        </w:rPr>
      </w:pPr>
      <w:r w:rsidRPr="00272860">
        <w:rPr>
          <w:sz w:val="20"/>
        </w:rPr>
        <w:t xml:space="preserve">Figura </w:t>
      </w:r>
      <w:r w:rsidRPr="00272860">
        <w:rPr>
          <w:noProof/>
          <w:sz w:val="20"/>
        </w:rPr>
        <w:t xml:space="preserve">4 </w:t>
      </w:r>
      <w:r w:rsidRPr="00272860">
        <w:rPr>
          <w:sz w:val="20"/>
        </w:rPr>
        <w:t xml:space="preserve">– Ambiente do Jogo </w:t>
      </w:r>
      <w:r>
        <w:rPr>
          <w:sz w:val="20"/>
        </w:rPr>
        <w:t xml:space="preserve">C1 </w:t>
      </w:r>
      <w:proofErr w:type="spellStart"/>
      <w:r>
        <w:rPr>
          <w:sz w:val="20"/>
        </w:rPr>
        <w:t>C</w:t>
      </w:r>
      <w:r w:rsidRPr="00272860">
        <w:rPr>
          <w:sz w:val="20"/>
        </w:rPr>
        <w:t>odeSpark</w:t>
      </w:r>
      <w:proofErr w:type="spellEnd"/>
    </w:p>
    <w:p w14:paraId="133186EE" w14:textId="77777777" w:rsidR="004E4A18" w:rsidRPr="00272860" w:rsidRDefault="004E4A18" w:rsidP="0098578D">
      <w:pPr>
        <w:pStyle w:val="TF-FIGURA"/>
        <w:rPr>
          <w:sz w:val="20"/>
        </w:rPr>
      </w:pPr>
      <w:r w:rsidRPr="00272860">
        <w:rPr>
          <w:noProof/>
          <w:sz w:val="20"/>
        </w:rPr>
        <w:drawing>
          <wp:inline distT="0" distB="0" distL="0" distR="0" wp14:anchorId="4EBD94D4" wp14:editId="5A0378F5">
            <wp:extent cx="3056467" cy="1932209"/>
            <wp:effectExtent l="19050" t="19050" r="10795" b="1143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241" cy="1950399"/>
                    </a:xfrm>
                    <a:prstGeom prst="rect">
                      <a:avLst/>
                    </a:prstGeom>
                    <a:ln w="12700">
                      <a:solidFill>
                        <a:schemeClr val="tx1"/>
                      </a:solidFill>
                    </a:ln>
                  </pic:spPr>
                </pic:pic>
              </a:graphicData>
            </a:graphic>
          </wp:inline>
        </w:drawing>
      </w:r>
    </w:p>
    <w:p w14:paraId="6E121440" w14:textId="77777777" w:rsidR="004E4A18" w:rsidRPr="00CA3034" w:rsidRDefault="004E4A18" w:rsidP="00CA3034">
      <w:pPr>
        <w:pStyle w:val="TF-FONTE"/>
        <w:jc w:val="center"/>
        <w:rPr>
          <w:sz w:val="18"/>
          <w:szCs w:val="18"/>
        </w:rPr>
      </w:pPr>
      <w:r w:rsidRPr="00CA3034">
        <w:rPr>
          <w:sz w:val="18"/>
          <w:szCs w:val="18"/>
        </w:rPr>
        <w:t>Fonte: elaborado pelo autor.</w:t>
      </w:r>
    </w:p>
    <w:p w14:paraId="469FD981" w14:textId="77777777" w:rsidR="004E4A18" w:rsidRPr="00272860" w:rsidRDefault="004E4A18" w:rsidP="006A3E45">
      <w:pPr>
        <w:pStyle w:val="TF-TEXTO"/>
        <w:rPr>
          <w:sz w:val="20"/>
        </w:rPr>
      </w:pPr>
      <w:r w:rsidRPr="00272860">
        <w:rPr>
          <w:sz w:val="20"/>
        </w:rPr>
        <w:t xml:space="preserve">O cenário é formado por vários objetos comuns do dia a dia. O ambiente apresentado ao jogador varia de acordo com o quebra cabeça e sempre possui símbolos como os que se encontram na parte inferior da </w:t>
      </w:r>
      <w:r w:rsidRPr="00272860">
        <w:rPr>
          <w:sz w:val="20"/>
          <w:shd w:val="clear" w:color="auto" w:fill="FFFFFF"/>
        </w:rPr>
        <w:t>Figura 4</w:t>
      </w:r>
      <w:r w:rsidRPr="00272860">
        <w:rPr>
          <w:sz w:val="20"/>
        </w:rPr>
        <w:t>, que se traduzem em funções tais como: seguir em frente, virar para esquerda, virar para direita ou pular em alguma direção.</w:t>
      </w:r>
    </w:p>
    <w:p w14:paraId="7D68063F" w14:textId="77777777" w:rsidR="004E4A18" w:rsidRPr="00272860" w:rsidRDefault="004E4A18" w:rsidP="00AA2150">
      <w:pPr>
        <w:pStyle w:val="TF-TEXTO"/>
        <w:rPr>
          <w:sz w:val="20"/>
        </w:rPr>
      </w:pPr>
      <w:r w:rsidRPr="00272860">
        <w:rPr>
          <w:sz w:val="20"/>
        </w:rPr>
        <w:t>O jogo proporciona a prática de vários conceitos de programação sendo eles: programação sequencial; lógica condicional e uso de funções. Uma vez executado, é possível visualizar a execução dos comandos inseridos.</w:t>
      </w:r>
      <w:r w:rsidRPr="00272860">
        <w:rPr>
          <w:sz w:val="20"/>
          <w:shd w:val="clear" w:color="auto" w:fill="FFFFFF"/>
        </w:rPr>
        <w:t xml:space="preserve"> Para concluir o objetivo é necessário coletar todas as esmeraldas do mapa. </w:t>
      </w:r>
    </w:p>
    <w:p w14:paraId="1AC49DAB" w14:textId="77777777" w:rsidR="004E4A18" w:rsidRPr="00272860" w:rsidRDefault="004E4A18" w:rsidP="004F144E">
      <w:pPr>
        <w:pStyle w:val="TF-TEXTO"/>
        <w:rPr>
          <w:sz w:val="20"/>
        </w:rPr>
      </w:pPr>
      <w:r w:rsidRPr="00272860">
        <w:rPr>
          <w:sz w:val="20"/>
        </w:rPr>
        <w:t xml:space="preserve">A plataforma não verifica o menor caminho entre o objetivo de cada fase, apenas verifica quantas esmeraldas foram coletadas e gera uma pontuação a partir disso. O número de comandos que o usuário </w:t>
      </w:r>
      <w:r w:rsidRPr="00272860">
        <w:rPr>
          <w:sz w:val="20"/>
        </w:rPr>
        <w:lastRenderedPageBreak/>
        <w:t>pode utilizar em cada fase é limitado, induzindo-o a utilizar os comandos na sequência que é pré-</w:t>
      </w:r>
      <w:r w:rsidRPr="00CA3034">
        <w:rPr>
          <w:sz w:val="20"/>
        </w:rPr>
        <w:t>determinada</w:t>
      </w:r>
      <w:r w:rsidRPr="00272860">
        <w:rPr>
          <w:sz w:val="20"/>
        </w:rPr>
        <w:t xml:space="preserve">. </w:t>
      </w:r>
    </w:p>
    <w:p w14:paraId="03E1697D" w14:textId="77777777" w:rsidR="004E4A18" w:rsidRPr="00272860" w:rsidRDefault="004E4A18" w:rsidP="00FC4A9F">
      <w:pPr>
        <w:pStyle w:val="Ttulo1"/>
        <w:rPr>
          <w:sz w:val="20"/>
          <w:szCs w:val="20"/>
        </w:rPr>
      </w:pPr>
      <w:r w:rsidRPr="00272860">
        <w:rPr>
          <w:sz w:val="20"/>
          <w:szCs w:val="20"/>
        </w:rPr>
        <w:t>FERRAMENTA ATUAL</w:t>
      </w:r>
      <w:r>
        <w:rPr>
          <w:sz w:val="20"/>
          <w:szCs w:val="20"/>
        </w:rPr>
        <w:t xml:space="preserve"> </w:t>
      </w:r>
    </w:p>
    <w:p w14:paraId="79989502" w14:textId="77777777" w:rsidR="004E4A18" w:rsidRPr="00272860" w:rsidRDefault="004E4A18" w:rsidP="00DC5B6E">
      <w:pPr>
        <w:pStyle w:val="TF-TEXTO"/>
        <w:rPr>
          <w:sz w:val="20"/>
        </w:rPr>
      </w:pPr>
      <w:r w:rsidRPr="00DD17F0">
        <w:rPr>
          <w:sz w:val="20"/>
        </w:rPr>
        <w:t xml:space="preserve">O </w:t>
      </w:r>
      <w:proofErr w:type="spellStart"/>
      <w:r w:rsidRPr="00DD17F0">
        <w:rPr>
          <w:sz w:val="20"/>
        </w:rPr>
        <w:t>Furbot</w:t>
      </w:r>
      <w:proofErr w:type="spellEnd"/>
      <w:r w:rsidRPr="00DD17F0">
        <w:rPr>
          <w:sz w:val="20"/>
        </w:rPr>
        <w:t xml:space="preserve"> teve sua origem em 2008 com o propósito de auxiliar o ensino dos conceitos iniciais de programação orientada a objetos, voltado aos alunos de graduação do departamento de Sistemas e Computação da FURB, por meio de um </w:t>
      </w:r>
      <w:r w:rsidRPr="00DD17F0">
        <w:rPr>
          <w:i/>
          <w:iCs/>
          <w:sz w:val="20"/>
        </w:rPr>
        <w:t>framework</w:t>
      </w:r>
      <w:r w:rsidRPr="00DD17F0">
        <w:rPr>
          <w:sz w:val="20"/>
        </w:rPr>
        <w:t xml:space="preserve"> Java</w:t>
      </w:r>
      <w:r w:rsidRPr="00272860">
        <w:rPr>
          <w:sz w:val="20"/>
        </w:rPr>
        <w:t xml:space="preserve"> (VAHLDICK; MATTOS, 2008). Em 2017, o </w:t>
      </w:r>
      <w:r w:rsidRPr="00272860">
        <w:rPr>
          <w:i/>
          <w:iCs/>
          <w:sz w:val="20"/>
        </w:rPr>
        <w:t xml:space="preserve">framework </w:t>
      </w:r>
      <w:r w:rsidRPr="00272860">
        <w:rPr>
          <w:sz w:val="20"/>
        </w:rPr>
        <w:t>foi utilizado para a concepção de um ambiente de programação com o objetivo de introduzir o pensamento computacional em crianças de ensino fundamental, sem a necessidade da instalação de um ambiente de programação ou destas conhecerem uma linguagem de programação (</w:t>
      </w:r>
      <w:commentRangeStart w:id="93"/>
      <w:r w:rsidRPr="00272860">
        <w:rPr>
          <w:sz w:val="20"/>
        </w:rPr>
        <w:t>SCHLÖGL, 2017</w:t>
      </w:r>
      <w:commentRangeEnd w:id="93"/>
      <w:r>
        <w:rPr>
          <w:rStyle w:val="Refdecomentrio"/>
        </w:rPr>
        <w:commentReference w:id="93"/>
      </w:r>
      <w:r w:rsidRPr="00272860">
        <w:rPr>
          <w:sz w:val="20"/>
        </w:rPr>
        <w:t xml:space="preserve">). Por sua vez, em 2018, o </w:t>
      </w:r>
      <w:proofErr w:type="spellStart"/>
      <w:r w:rsidRPr="00272860">
        <w:rPr>
          <w:sz w:val="20"/>
        </w:rPr>
        <w:t>Furbot</w:t>
      </w:r>
      <w:proofErr w:type="spellEnd"/>
      <w:r w:rsidRPr="00272860">
        <w:rPr>
          <w:sz w:val="20"/>
        </w:rPr>
        <w:t xml:space="preserve"> passou por uma reformulação se transformando em uma plataforma composta por um jogo e um servidor (MATTOS, 2019). O jogo, desenvolvido em </w:t>
      </w:r>
      <w:proofErr w:type="spellStart"/>
      <w:r w:rsidRPr="00272860">
        <w:rPr>
          <w:sz w:val="20"/>
        </w:rPr>
        <w:t>Unity</w:t>
      </w:r>
      <w:proofErr w:type="spellEnd"/>
      <w:r w:rsidRPr="00272860">
        <w:rPr>
          <w:sz w:val="20"/>
        </w:rPr>
        <w:t xml:space="preserve"> na linguagem C#, possui um apelo mais lúdico e um gráfico mais atrativo para o público-alvo, que são as crianças de ensino fundamental, em relação ao ambiente desenvolvido em 2017 (MATTOS, 2019). Já o servidor que acompanha a plataforma é utilizado para manter os dados dos jogadores de modo que os professores possam acompanhar suas turmas e visualizar os exercícios resolvidos pelos seus alunos (MATTOS, 2019). Este servidor é desenvolvido em Java utilizando o </w:t>
      </w:r>
      <w:r w:rsidRPr="00272860">
        <w:rPr>
          <w:i/>
          <w:iCs/>
          <w:sz w:val="20"/>
        </w:rPr>
        <w:t xml:space="preserve">framework </w:t>
      </w:r>
      <w:r w:rsidRPr="00272860">
        <w:rPr>
          <w:sz w:val="20"/>
        </w:rPr>
        <w:t xml:space="preserve">Spring. Como o foco deste trabalho é o jogo do </w:t>
      </w:r>
      <w:proofErr w:type="spellStart"/>
      <w:r w:rsidRPr="00272860">
        <w:rPr>
          <w:sz w:val="20"/>
        </w:rPr>
        <w:t>Furbot</w:t>
      </w:r>
      <w:proofErr w:type="spellEnd"/>
      <w:r w:rsidRPr="00272860">
        <w:rPr>
          <w:sz w:val="20"/>
        </w:rPr>
        <w:t>, este é explicado com maiores detalhes.</w:t>
      </w:r>
    </w:p>
    <w:p w14:paraId="6D995B32" w14:textId="77777777" w:rsidR="004E4A18" w:rsidRPr="00272860" w:rsidRDefault="004E4A18" w:rsidP="00ED62BA">
      <w:pPr>
        <w:pStyle w:val="TF-TEXTO"/>
        <w:rPr>
          <w:sz w:val="20"/>
        </w:rPr>
      </w:pPr>
      <w:r w:rsidRPr="00272860">
        <w:rPr>
          <w:sz w:val="20"/>
        </w:rPr>
        <w:t xml:space="preserve">O jogo possui uma narrativa que tem como personagens a Professora Sam que cria o </w:t>
      </w:r>
      <w:proofErr w:type="spellStart"/>
      <w:r w:rsidRPr="00272860">
        <w:rPr>
          <w:sz w:val="20"/>
        </w:rPr>
        <w:t>Furbot</w:t>
      </w:r>
      <w:proofErr w:type="spellEnd"/>
      <w:r w:rsidRPr="00272860">
        <w:rPr>
          <w:sz w:val="20"/>
        </w:rPr>
        <w:t xml:space="preserve">. O </w:t>
      </w:r>
      <w:proofErr w:type="spellStart"/>
      <w:r w:rsidRPr="00272860">
        <w:rPr>
          <w:sz w:val="20"/>
        </w:rPr>
        <w:t>Furbot</w:t>
      </w:r>
      <w:proofErr w:type="spellEnd"/>
      <w:r w:rsidRPr="00272860">
        <w:rPr>
          <w:sz w:val="20"/>
        </w:rPr>
        <w:t xml:space="preserve"> é um robô que os alunos precisam programar para salvar o mundo do ataque dos malvados </w:t>
      </w:r>
      <w:proofErr w:type="spellStart"/>
      <w:r w:rsidRPr="00272860">
        <w:rPr>
          <w:i/>
          <w:iCs/>
          <w:sz w:val="20"/>
        </w:rPr>
        <w:t>buggiens</w:t>
      </w:r>
      <w:proofErr w:type="spellEnd"/>
      <w:r w:rsidRPr="00272860">
        <w:rPr>
          <w:sz w:val="20"/>
        </w:rPr>
        <w:t xml:space="preserve">. A Figura 5 apresenta uma visão da tela de uma das fases iniciais. Nessa tela, tem-se o painel de comandos, localizado </w:t>
      </w:r>
      <w:r w:rsidRPr="00DD17F0">
        <w:rPr>
          <w:sz w:val="20"/>
        </w:rPr>
        <w:t>à</w:t>
      </w:r>
      <w:r w:rsidRPr="00272860">
        <w:rPr>
          <w:sz w:val="20"/>
        </w:rPr>
        <w:t xml:space="preserve"> direita da </w:t>
      </w:r>
      <w:commentRangeStart w:id="94"/>
      <w:r w:rsidRPr="00272860">
        <w:rPr>
          <w:sz w:val="20"/>
        </w:rPr>
        <w:t>figura,</w:t>
      </w:r>
      <w:commentRangeEnd w:id="94"/>
      <w:r>
        <w:rPr>
          <w:rStyle w:val="Refdecomentrio"/>
        </w:rPr>
        <w:commentReference w:id="94"/>
      </w:r>
      <w:r w:rsidRPr="00272860">
        <w:rPr>
          <w:sz w:val="20"/>
        </w:rPr>
        <w:t xml:space="preserve"> que permite que o aluno desenvolva os comandos necessários para movimentar o </w:t>
      </w:r>
      <w:proofErr w:type="spellStart"/>
      <w:r w:rsidRPr="00272860">
        <w:rPr>
          <w:sz w:val="20"/>
        </w:rPr>
        <w:t>Furbot</w:t>
      </w:r>
      <w:proofErr w:type="spellEnd"/>
      <w:r w:rsidRPr="00272860">
        <w:rPr>
          <w:sz w:val="20"/>
        </w:rPr>
        <w:t xml:space="preserve"> no cenário da fase.</w:t>
      </w:r>
    </w:p>
    <w:p w14:paraId="2F4C758A" w14:textId="77777777" w:rsidR="004E4A18" w:rsidRPr="00272860" w:rsidRDefault="004E4A18" w:rsidP="00AB2A36">
      <w:pPr>
        <w:pStyle w:val="TF-LEGENDA"/>
        <w:rPr>
          <w:sz w:val="20"/>
        </w:rPr>
      </w:pPr>
      <w:r w:rsidRPr="00272860">
        <w:rPr>
          <w:sz w:val="20"/>
        </w:rPr>
        <w:t xml:space="preserve">Figura 5 – Tela de jogo do </w:t>
      </w:r>
      <w:proofErr w:type="spellStart"/>
      <w:r w:rsidRPr="00272860">
        <w:rPr>
          <w:sz w:val="20"/>
        </w:rPr>
        <w:t>Furbot</w:t>
      </w:r>
      <w:proofErr w:type="spellEnd"/>
    </w:p>
    <w:p w14:paraId="23460A06" w14:textId="77777777" w:rsidR="004E4A18" w:rsidRPr="00272860" w:rsidRDefault="004E4A18" w:rsidP="00AB2A36">
      <w:pPr>
        <w:pStyle w:val="TF-FIGURA"/>
        <w:rPr>
          <w:sz w:val="20"/>
        </w:rPr>
      </w:pPr>
      <w:r w:rsidRPr="00272860">
        <w:rPr>
          <w:noProof/>
          <w:sz w:val="20"/>
        </w:rPr>
        <w:drawing>
          <wp:inline distT="0" distB="0" distL="0" distR="0" wp14:anchorId="52443714" wp14:editId="1E01DF92">
            <wp:extent cx="3092639" cy="1739894"/>
            <wp:effectExtent l="19050" t="19050" r="12700" b="133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011" cy="1758669"/>
                    </a:xfrm>
                    <a:prstGeom prst="rect">
                      <a:avLst/>
                    </a:prstGeom>
                    <a:ln w="12700">
                      <a:solidFill>
                        <a:schemeClr val="tx1"/>
                      </a:solidFill>
                    </a:ln>
                  </pic:spPr>
                </pic:pic>
              </a:graphicData>
            </a:graphic>
          </wp:inline>
        </w:drawing>
      </w:r>
    </w:p>
    <w:p w14:paraId="50FB4851" w14:textId="77777777" w:rsidR="004E4A18" w:rsidRPr="000B1B78" w:rsidRDefault="004E4A18" w:rsidP="000B1B78">
      <w:pPr>
        <w:pStyle w:val="TF-FONTE"/>
        <w:jc w:val="center"/>
        <w:rPr>
          <w:sz w:val="18"/>
          <w:szCs w:val="18"/>
        </w:rPr>
      </w:pPr>
      <w:r w:rsidRPr="000B1B78">
        <w:rPr>
          <w:sz w:val="18"/>
          <w:szCs w:val="18"/>
        </w:rPr>
        <w:t>Fonte: elaborado pelo autor.</w:t>
      </w:r>
    </w:p>
    <w:p w14:paraId="531237D9" w14:textId="77777777" w:rsidR="004E4A18" w:rsidRPr="00272860" w:rsidRDefault="004E4A18" w:rsidP="00F74C21">
      <w:pPr>
        <w:pStyle w:val="TF-TEXTO"/>
        <w:rPr>
          <w:sz w:val="20"/>
        </w:rPr>
      </w:pPr>
      <w:r w:rsidRPr="00272860">
        <w:rPr>
          <w:sz w:val="20"/>
        </w:rPr>
        <w:t xml:space="preserve">Cada fase possui desafios próprios com o objetivo de chegar ao final do caminho coletando tesouros, evitando os </w:t>
      </w:r>
      <w:proofErr w:type="spellStart"/>
      <w:r w:rsidRPr="00272860">
        <w:rPr>
          <w:i/>
          <w:iCs/>
          <w:sz w:val="20"/>
        </w:rPr>
        <w:t>buggiens</w:t>
      </w:r>
      <w:proofErr w:type="spellEnd"/>
      <w:r w:rsidRPr="00272860">
        <w:rPr>
          <w:sz w:val="20"/>
        </w:rPr>
        <w:t xml:space="preserve"> e desviando dos obstáculos, para então continuar progredindo para as próximas fases. O jogo introduz os conceitos de programação sequencial, utilização de condicionais e o uso de laços de repetição. </w:t>
      </w:r>
    </w:p>
    <w:p w14:paraId="7CF5534C" w14:textId="77777777" w:rsidR="004E4A18" w:rsidRPr="00272860" w:rsidRDefault="004E4A18" w:rsidP="00AD7835">
      <w:pPr>
        <w:pStyle w:val="TF-TEXTO"/>
        <w:rPr>
          <w:sz w:val="20"/>
        </w:rPr>
      </w:pPr>
      <w:r w:rsidRPr="00272860">
        <w:rPr>
          <w:sz w:val="20"/>
        </w:rPr>
        <w:tab/>
        <w:t>Ao finalizar a fase, é exibida uma tela mostrando a pontuação do aluno. Nela, o aluno pode retornar ao jogo e tentar fazer a fase novamente a fim de aumentar sua pontuação ou seguir em frente para a próxima fase. Contudo, o aluno não tem o feedback se sua solução é a melhor possível ou não.</w:t>
      </w:r>
    </w:p>
    <w:p w14:paraId="6A899826" w14:textId="77777777" w:rsidR="004E4A18" w:rsidRPr="00272860" w:rsidRDefault="004E4A18" w:rsidP="00947E73">
      <w:pPr>
        <w:pStyle w:val="Ttulo1"/>
        <w:rPr>
          <w:sz w:val="20"/>
          <w:szCs w:val="20"/>
        </w:rPr>
      </w:pPr>
      <w:r w:rsidRPr="00272860">
        <w:rPr>
          <w:sz w:val="20"/>
          <w:szCs w:val="20"/>
        </w:rPr>
        <w:lastRenderedPageBreak/>
        <w:t>proposta</w:t>
      </w:r>
    </w:p>
    <w:p w14:paraId="3B9EC84A" w14:textId="77777777" w:rsidR="004E4A18" w:rsidRPr="00272860" w:rsidRDefault="004E4A18" w:rsidP="003D044D">
      <w:pPr>
        <w:pStyle w:val="TF-TEXTO"/>
        <w:rPr>
          <w:sz w:val="20"/>
        </w:rPr>
      </w:pPr>
      <w:commentRangeStart w:id="95"/>
      <w:r w:rsidRPr="00272860">
        <w:rPr>
          <w:sz w:val="20"/>
        </w:rPr>
        <w:t xml:space="preserve">Neste capítulo </w:t>
      </w:r>
      <w:commentRangeEnd w:id="95"/>
      <w:r>
        <w:rPr>
          <w:rStyle w:val="Refdecomentrio"/>
        </w:rPr>
        <w:commentReference w:id="95"/>
      </w:r>
      <w:r w:rsidRPr="00272860">
        <w:rPr>
          <w:sz w:val="20"/>
        </w:rPr>
        <w:t>serão apresentadas as justificativas para o desenvolvimento deste trabalho. Além disso, serão apresentados os principais Requisitos Funcionais (RF) e Requisitos Não Funcionais (RNF), bem como suas características e a metodologia de desenvolvimento que será utilizada.</w:t>
      </w:r>
    </w:p>
    <w:p w14:paraId="55769A98" w14:textId="77777777" w:rsidR="004E4A18" w:rsidRPr="00272860" w:rsidRDefault="004E4A18" w:rsidP="007D17E8">
      <w:pPr>
        <w:pStyle w:val="Ttulo2"/>
        <w:rPr>
          <w:sz w:val="20"/>
        </w:rPr>
      </w:pPr>
      <w:r w:rsidRPr="00272860">
        <w:rPr>
          <w:sz w:val="20"/>
        </w:rPr>
        <w:t>JUSTIFICATIVA</w:t>
      </w:r>
    </w:p>
    <w:p w14:paraId="42159FA5" w14:textId="77777777" w:rsidR="004E4A18" w:rsidRPr="00272860" w:rsidRDefault="004E4A18" w:rsidP="00C35ADC">
      <w:pPr>
        <w:pStyle w:val="TF-TEXTO"/>
        <w:rPr>
          <w:sz w:val="20"/>
          <w:highlight w:val="yellow"/>
        </w:rPr>
      </w:pPr>
      <w:r w:rsidRPr="00272860">
        <w:rPr>
          <w:sz w:val="20"/>
        </w:rPr>
        <w:t xml:space="preserve">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é apresentada uma comparação entre os trabalhos correlatos. Nas colunas são identificados os trabalhos e nas linhas as características.</w:t>
      </w:r>
    </w:p>
    <w:p w14:paraId="529A6265" w14:textId="77777777" w:rsidR="004E4A18" w:rsidRPr="00272860" w:rsidRDefault="004E4A18" w:rsidP="00E04FBF">
      <w:pPr>
        <w:pStyle w:val="TF-LEGENDA"/>
        <w:rPr>
          <w:sz w:val="20"/>
        </w:rPr>
      </w:pPr>
      <w:r w:rsidRPr="00272860">
        <w:rPr>
          <w:sz w:val="20"/>
        </w:rPr>
        <w:t xml:space="preserve">Quadro </w:t>
      </w:r>
      <w:r w:rsidRPr="00272860">
        <w:rPr>
          <w:noProof/>
          <w:sz w:val="20"/>
        </w:rPr>
        <w:fldChar w:fldCharType="begin"/>
      </w:r>
      <w:r w:rsidRPr="00272860">
        <w:rPr>
          <w:noProof/>
          <w:sz w:val="20"/>
        </w:rPr>
        <w:instrText xml:space="preserve"> SEQ Quadro \* ARABIC </w:instrText>
      </w:r>
      <w:r w:rsidRPr="00272860">
        <w:rPr>
          <w:noProof/>
          <w:sz w:val="20"/>
        </w:rPr>
        <w:fldChar w:fldCharType="separate"/>
      </w:r>
      <w:r w:rsidRPr="00272860">
        <w:rPr>
          <w:noProof/>
          <w:sz w:val="20"/>
        </w:rPr>
        <w:t>1</w:t>
      </w:r>
      <w:r w:rsidRPr="00272860">
        <w:rPr>
          <w:noProof/>
          <w:sz w:val="20"/>
        </w:rPr>
        <w:fldChar w:fldCharType="end"/>
      </w:r>
      <w:r w:rsidRPr="00272860">
        <w:rPr>
          <w:noProof/>
          <w:sz w:val="20"/>
        </w:rPr>
        <w:t xml:space="preserve"> </w:t>
      </w:r>
      <w:r w:rsidRPr="00272860">
        <w:rPr>
          <w:sz w:val="20"/>
        </w:rPr>
        <w:t>– Comparativo entre os trabalhos correlatos</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3386"/>
        <w:gridCol w:w="1849"/>
        <w:gridCol w:w="2004"/>
        <w:gridCol w:w="1695"/>
      </w:tblGrid>
      <w:tr w:rsidR="004E4A18" w:rsidRPr="00272860" w14:paraId="1EE61976" w14:textId="77777777" w:rsidTr="00CF6228">
        <w:trPr>
          <w:cantSplit/>
          <w:trHeight w:val="534"/>
          <w:jc w:val="center"/>
        </w:trPr>
        <w:tc>
          <w:tcPr>
            <w:tcW w:w="3386" w:type="dxa"/>
            <w:tcBorders>
              <w:top w:val="single" w:sz="4" w:space="0" w:color="auto"/>
              <w:left w:val="single" w:sz="4" w:space="0" w:color="auto"/>
              <w:bottom w:val="nil"/>
              <w:right w:val="single" w:sz="4" w:space="0" w:color="auto"/>
            </w:tcBorders>
            <w:shd w:val="clear" w:color="auto" w:fill="A6A6A6" w:themeFill="background1" w:themeFillShade="A6"/>
          </w:tcPr>
          <w:p w14:paraId="07BD9449" w14:textId="77777777" w:rsidR="004E4A18" w:rsidRPr="00272860" w:rsidRDefault="004E4A18" w:rsidP="004A09AA">
            <w:pPr>
              <w:pStyle w:val="TF-FIGURA"/>
              <w:rPr>
                <w:sz w:val="20"/>
              </w:rPr>
            </w:pPr>
          </w:p>
        </w:tc>
        <w:tc>
          <w:tcPr>
            <w:tcW w:w="1849" w:type="dxa"/>
            <w:tcBorders>
              <w:top w:val="single" w:sz="4" w:space="0" w:color="auto"/>
              <w:left w:val="single" w:sz="4" w:space="0" w:color="auto"/>
              <w:right w:val="single" w:sz="4" w:space="0" w:color="auto"/>
            </w:tcBorders>
            <w:shd w:val="clear" w:color="auto" w:fill="A6A6A6" w:themeFill="background1" w:themeFillShade="A6"/>
          </w:tcPr>
          <w:p w14:paraId="0EEE74F6" w14:textId="77777777" w:rsidR="004E4A18" w:rsidRPr="004A1DF6" w:rsidRDefault="004E4A18" w:rsidP="004A09AA">
            <w:pPr>
              <w:pStyle w:val="TF-FIGURA"/>
              <w:rPr>
                <w:sz w:val="20"/>
              </w:rPr>
            </w:pPr>
            <w:r w:rsidRPr="00272860">
              <w:rPr>
                <w:sz w:val="20"/>
              </w:rPr>
              <w:t>Geração automatizada de gabarito (XAVIER, 2019)</w:t>
            </w:r>
          </w:p>
        </w:tc>
        <w:tc>
          <w:tcPr>
            <w:tcW w:w="2004" w:type="dxa"/>
            <w:tcBorders>
              <w:top w:val="single" w:sz="4" w:space="0" w:color="auto"/>
              <w:left w:val="single" w:sz="4" w:space="0" w:color="auto"/>
              <w:right w:val="single" w:sz="4" w:space="0" w:color="auto"/>
            </w:tcBorders>
            <w:shd w:val="clear" w:color="auto" w:fill="A6A6A6" w:themeFill="background1" w:themeFillShade="A6"/>
          </w:tcPr>
          <w:p w14:paraId="6D09BCEF" w14:textId="77777777" w:rsidR="004E4A18" w:rsidRPr="00272860" w:rsidRDefault="004E4A18" w:rsidP="004A09AA">
            <w:pPr>
              <w:pStyle w:val="TF-FIGURA"/>
              <w:rPr>
                <w:sz w:val="20"/>
              </w:rPr>
            </w:pPr>
            <w:proofErr w:type="spellStart"/>
            <w:r w:rsidRPr="00272860">
              <w:rPr>
                <w:sz w:val="20"/>
              </w:rPr>
              <w:t>Minecraft</w:t>
            </w:r>
            <w:proofErr w:type="spellEnd"/>
            <w:r w:rsidRPr="00272860">
              <w:rPr>
                <w:sz w:val="20"/>
              </w:rPr>
              <w:t>: Jornada do Herói</w:t>
            </w:r>
            <w:r w:rsidRPr="00272860" w:rsidDel="00A303EA">
              <w:rPr>
                <w:sz w:val="20"/>
              </w:rPr>
              <w:t xml:space="preserve"> </w:t>
            </w:r>
            <w:r w:rsidRPr="00272860">
              <w:rPr>
                <w:noProof/>
                <w:sz w:val="20"/>
              </w:rPr>
              <w:t>(CODE.ORG, 2018b)</w:t>
            </w:r>
          </w:p>
        </w:tc>
        <w:tc>
          <w:tcPr>
            <w:tcW w:w="1695" w:type="dxa"/>
            <w:tcBorders>
              <w:top w:val="single" w:sz="4" w:space="0" w:color="auto"/>
              <w:left w:val="single" w:sz="4" w:space="0" w:color="auto"/>
              <w:right w:val="single" w:sz="4" w:space="0" w:color="auto"/>
            </w:tcBorders>
            <w:shd w:val="clear" w:color="auto" w:fill="A6A6A6" w:themeFill="background1" w:themeFillShade="A6"/>
          </w:tcPr>
          <w:p w14:paraId="29A2062D" w14:textId="77777777" w:rsidR="004E4A18" w:rsidRPr="00272860" w:rsidRDefault="004E4A18" w:rsidP="004A09AA">
            <w:pPr>
              <w:pStyle w:val="TF-FIGURA"/>
              <w:rPr>
                <w:sz w:val="20"/>
              </w:rPr>
            </w:pPr>
            <w:proofErr w:type="spellStart"/>
            <w:r w:rsidRPr="00DD17F0">
              <w:rPr>
                <w:sz w:val="20"/>
              </w:rPr>
              <w:t>C</w:t>
            </w:r>
            <w:r w:rsidRPr="00272860">
              <w:rPr>
                <w:sz w:val="20"/>
              </w:rPr>
              <w:t>odeSpark</w:t>
            </w:r>
            <w:proofErr w:type="spellEnd"/>
          </w:p>
          <w:p w14:paraId="47D3AECF" w14:textId="77777777" w:rsidR="004E4A18" w:rsidRPr="00272860" w:rsidRDefault="004E4A18" w:rsidP="004A09AA">
            <w:pPr>
              <w:pStyle w:val="TF-FIGURA"/>
              <w:rPr>
                <w:sz w:val="20"/>
              </w:rPr>
            </w:pPr>
            <w:r w:rsidRPr="00272860">
              <w:rPr>
                <w:sz w:val="20"/>
              </w:rPr>
              <w:t>(</w:t>
            </w:r>
            <w:r w:rsidRPr="00272860">
              <w:rPr>
                <w:noProof/>
                <w:sz w:val="20"/>
              </w:rPr>
              <w:t>CODESPARK</w:t>
            </w:r>
            <w:r w:rsidRPr="00272860">
              <w:rPr>
                <w:sz w:val="20"/>
              </w:rPr>
              <w:t xml:space="preserve">, 2021b) </w:t>
            </w:r>
          </w:p>
        </w:tc>
      </w:tr>
      <w:tr w:rsidR="004E4A18" w:rsidRPr="00272860" w14:paraId="762E32BD" w14:textId="77777777" w:rsidTr="00CF6228">
        <w:trPr>
          <w:trHeight w:val="441"/>
          <w:jc w:val="center"/>
        </w:trPr>
        <w:tc>
          <w:tcPr>
            <w:tcW w:w="3386" w:type="dxa"/>
            <w:tcBorders>
              <w:left w:val="single" w:sz="4" w:space="0" w:color="auto"/>
            </w:tcBorders>
          </w:tcPr>
          <w:p w14:paraId="7C6B8AAC" w14:textId="77777777" w:rsidR="004E4A18" w:rsidRPr="00272860" w:rsidRDefault="004E4A18" w:rsidP="00CF2D9E">
            <w:pPr>
              <w:pStyle w:val="TF-FIGURA"/>
              <w:jc w:val="left"/>
              <w:rPr>
                <w:bCs/>
                <w:sz w:val="20"/>
              </w:rPr>
            </w:pPr>
            <w:r w:rsidRPr="00272860">
              <w:rPr>
                <w:bCs/>
                <w:sz w:val="20"/>
              </w:rPr>
              <w:t>Objetivo educacional</w:t>
            </w:r>
          </w:p>
        </w:tc>
        <w:tc>
          <w:tcPr>
            <w:tcW w:w="1849" w:type="dxa"/>
          </w:tcPr>
          <w:p w14:paraId="44B3DB46" w14:textId="77777777" w:rsidR="004E4A18" w:rsidRPr="00272860" w:rsidRDefault="004E4A18" w:rsidP="004A09AA">
            <w:pPr>
              <w:pStyle w:val="TF-FIGURA"/>
              <w:rPr>
                <w:sz w:val="20"/>
              </w:rPr>
            </w:pPr>
            <w:r w:rsidRPr="00272860">
              <w:rPr>
                <w:sz w:val="20"/>
              </w:rPr>
              <w:t>Sim</w:t>
            </w:r>
          </w:p>
        </w:tc>
        <w:tc>
          <w:tcPr>
            <w:tcW w:w="2004" w:type="dxa"/>
          </w:tcPr>
          <w:p w14:paraId="42EFF0C2" w14:textId="77777777" w:rsidR="004E4A18" w:rsidRPr="00272860" w:rsidRDefault="004E4A18" w:rsidP="004A09AA">
            <w:pPr>
              <w:pStyle w:val="TF-FIGURA"/>
              <w:rPr>
                <w:sz w:val="20"/>
              </w:rPr>
            </w:pPr>
            <w:r w:rsidRPr="00272860">
              <w:rPr>
                <w:sz w:val="20"/>
              </w:rPr>
              <w:t>Sim</w:t>
            </w:r>
          </w:p>
        </w:tc>
        <w:tc>
          <w:tcPr>
            <w:tcW w:w="1695" w:type="dxa"/>
          </w:tcPr>
          <w:p w14:paraId="09F424A3" w14:textId="77777777" w:rsidR="004E4A18" w:rsidRPr="00272860" w:rsidRDefault="004E4A18" w:rsidP="004A09AA">
            <w:pPr>
              <w:pStyle w:val="TF-FIGURA"/>
              <w:rPr>
                <w:sz w:val="20"/>
              </w:rPr>
            </w:pPr>
            <w:r w:rsidRPr="00272860">
              <w:rPr>
                <w:sz w:val="20"/>
              </w:rPr>
              <w:t>Sim</w:t>
            </w:r>
          </w:p>
        </w:tc>
      </w:tr>
      <w:tr w:rsidR="004E4A18" w:rsidRPr="00272860" w14:paraId="1BBFED4E" w14:textId="77777777" w:rsidTr="00CF6228">
        <w:trPr>
          <w:trHeight w:val="473"/>
          <w:jc w:val="center"/>
        </w:trPr>
        <w:tc>
          <w:tcPr>
            <w:tcW w:w="3386" w:type="dxa"/>
            <w:tcBorders>
              <w:left w:val="single" w:sz="4" w:space="0" w:color="auto"/>
            </w:tcBorders>
          </w:tcPr>
          <w:p w14:paraId="655D7F55" w14:textId="77777777" w:rsidR="004E4A18" w:rsidRPr="00272860" w:rsidRDefault="004E4A18" w:rsidP="00CF2D9E">
            <w:pPr>
              <w:pStyle w:val="TF-FIGURA"/>
              <w:jc w:val="left"/>
              <w:rPr>
                <w:sz w:val="20"/>
              </w:rPr>
            </w:pPr>
            <w:r w:rsidRPr="00272860">
              <w:rPr>
                <w:sz w:val="20"/>
              </w:rPr>
              <w:t>Conferência automatizada do resultado da resolução do exercício</w:t>
            </w:r>
          </w:p>
        </w:tc>
        <w:tc>
          <w:tcPr>
            <w:tcW w:w="1849" w:type="dxa"/>
          </w:tcPr>
          <w:p w14:paraId="4EEAD7B0" w14:textId="77777777" w:rsidR="004E4A18" w:rsidRPr="00272860" w:rsidRDefault="004E4A18" w:rsidP="004A09AA">
            <w:pPr>
              <w:pStyle w:val="TF-FIGURA"/>
              <w:rPr>
                <w:sz w:val="20"/>
              </w:rPr>
            </w:pPr>
            <w:r w:rsidRPr="00272860">
              <w:rPr>
                <w:sz w:val="20"/>
              </w:rPr>
              <w:t>Sim</w:t>
            </w:r>
          </w:p>
        </w:tc>
        <w:tc>
          <w:tcPr>
            <w:tcW w:w="2004" w:type="dxa"/>
          </w:tcPr>
          <w:p w14:paraId="226165CA" w14:textId="77777777" w:rsidR="004E4A18" w:rsidRPr="00272860" w:rsidRDefault="004E4A18" w:rsidP="004A09AA">
            <w:pPr>
              <w:pStyle w:val="TF-FIGURA"/>
              <w:rPr>
                <w:sz w:val="20"/>
              </w:rPr>
            </w:pPr>
            <w:r w:rsidRPr="00272860">
              <w:rPr>
                <w:sz w:val="20"/>
              </w:rPr>
              <w:t>Sim</w:t>
            </w:r>
          </w:p>
        </w:tc>
        <w:tc>
          <w:tcPr>
            <w:tcW w:w="1695" w:type="dxa"/>
          </w:tcPr>
          <w:p w14:paraId="0D8AAA9C" w14:textId="77777777" w:rsidR="004E4A18" w:rsidRPr="00272860" w:rsidRDefault="004E4A18" w:rsidP="004A09AA">
            <w:pPr>
              <w:pStyle w:val="TF-FIGURA"/>
              <w:rPr>
                <w:sz w:val="20"/>
              </w:rPr>
            </w:pPr>
            <w:r w:rsidRPr="00272860">
              <w:rPr>
                <w:sz w:val="20"/>
              </w:rPr>
              <w:t>Sim</w:t>
            </w:r>
          </w:p>
        </w:tc>
      </w:tr>
      <w:tr w:rsidR="004E4A18" w:rsidRPr="00272860" w14:paraId="067BE047" w14:textId="77777777" w:rsidTr="00CF6228">
        <w:trPr>
          <w:trHeight w:val="473"/>
          <w:jc w:val="center"/>
        </w:trPr>
        <w:tc>
          <w:tcPr>
            <w:tcW w:w="3386" w:type="dxa"/>
            <w:tcBorders>
              <w:left w:val="single" w:sz="4" w:space="0" w:color="auto"/>
            </w:tcBorders>
          </w:tcPr>
          <w:p w14:paraId="2CFF7984" w14:textId="77777777" w:rsidR="004E4A18" w:rsidRPr="00272860" w:rsidRDefault="004E4A18" w:rsidP="00CF2D9E">
            <w:pPr>
              <w:pStyle w:val="TF-FIGURA"/>
              <w:jc w:val="left"/>
              <w:rPr>
                <w:sz w:val="20"/>
              </w:rPr>
            </w:pPr>
            <w:r w:rsidRPr="00272860">
              <w:rPr>
                <w:sz w:val="20"/>
              </w:rPr>
              <w:t>Verifica se a resolução é a melhor possível</w:t>
            </w:r>
          </w:p>
        </w:tc>
        <w:tc>
          <w:tcPr>
            <w:tcW w:w="1849" w:type="dxa"/>
          </w:tcPr>
          <w:p w14:paraId="5FE58EEC" w14:textId="77777777" w:rsidR="004E4A18" w:rsidRPr="00272860" w:rsidRDefault="004E4A18" w:rsidP="004A09AA">
            <w:pPr>
              <w:pStyle w:val="TF-FIGURA"/>
              <w:rPr>
                <w:sz w:val="20"/>
              </w:rPr>
            </w:pPr>
            <w:r w:rsidRPr="00272860">
              <w:rPr>
                <w:sz w:val="20"/>
              </w:rPr>
              <w:t>Sim</w:t>
            </w:r>
          </w:p>
        </w:tc>
        <w:tc>
          <w:tcPr>
            <w:tcW w:w="2004" w:type="dxa"/>
          </w:tcPr>
          <w:p w14:paraId="04A8E900" w14:textId="77777777" w:rsidR="004E4A18" w:rsidRPr="00272860" w:rsidRDefault="004E4A18" w:rsidP="004A09AA">
            <w:pPr>
              <w:pStyle w:val="TF-FIGURA"/>
              <w:rPr>
                <w:sz w:val="20"/>
              </w:rPr>
            </w:pPr>
            <w:r w:rsidRPr="00272860">
              <w:rPr>
                <w:sz w:val="20"/>
              </w:rPr>
              <w:t>Não</w:t>
            </w:r>
          </w:p>
        </w:tc>
        <w:tc>
          <w:tcPr>
            <w:tcW w:w="1695" w:type="dxa"/>
          </w:tcPr>
          <w:p w14:paraId="5EFF62BD" w14:textId="77777777" w:rsidR="004E4A18" w:rsidRPr="00272860" w:rsidRDefault="004E4A18" w:rsidP="004A09AA">
            <w:pPr>
              <w:pStyle w:val="TF-FIGURA"/>
              <w:rPr>
                <w:sz w:val="20"/>
              </w:rPr>
            </w:pPr>
            <w:r w:rsidRPr="00272860">
              <w:rPr>
                <w:sz w:val="20"/>
              </w:rPr>
              <w:t>Não</w:t>
            </w:r>
          </w:p>
        </w:tc>
      </w:tr>
      <w:tr w:rsidR="004E4A18" w:rsidRPr="00272860" w14:paraId="7822A151" w14:textId="77777777" w:rsidTr="00CF6228">
        <w:trPr>
          <w:trHeight w:val="473"/>
          <w:jc w:val="center"/>
        </w:trPr>
        <w:tc>
          <w:tcPr>
            <w:tcW w:w="3386" w:type="dxa"/>
            <w:tcBorders>
              <w:left w:val="single" w:sz="4" w:space="0" w:color="auto"/>
            </w:tcBorders>
          </w:tcPr>
          <w:p w14:paraId="5957C1AF" w14:textId="77777777" w:rsidR="004E4A18" w:rsidRPr="00272860" w:rsidRDefault="004E4A18" w:rsidP="00CF2D9E">
            <w:pPr>
              <w:pStyle w:val="TF-FIGURA"/>
              <w:jc w:val="left"/>
              <w:rPr>
                <w:sz w:val="20"/>
              </w:rPr>
            </w:pPr>
            <w:r w:rsidRPr="00272860">
              <w:rPr>
                <w:sz w:val="20"/>
              </w:rPr>
              <w:t>Plataforma</w:t>
            </w:r>
          </w:p>
        </w:tc>
        <w:tc>
          <w:tcPr>
            <w:tcW w:w="1849" w:type="dxa"/>
          </w:tcPr>
          <w:p w14:paraId="16AE31C4" w14:textId="77777777" w:rsidR="004E4A18" w:rsidRPr="00272860" w:rsidRDefault="004E4A18" w:rsidP="004A09AA">
            <w:pPr>
              <w:pStyle w:val="TF-FIGURA"/>
              <w:rPr>
                <w:sz w:val="20"/>
              </w:rPr>
            </w:pPr>
            <w:r w:rsidRPr="00272860">
              <w:rPr>
                <w:sz w:val="20"/>
              </w:rPr>
              <w:t>Web</w:t>
            </w:r>
          </w:p>
        </w:tc>
        <w:tc>
          <w:tcPr>
            <w:tcW w:w="2004" w:type="dxa"/>
          </w:tcPr>
          <w:p w14:paraId="33B7E1DA" w14:textId="77777777" w:rsidR="004E4A18" w:rsidRPr="00272860" w:rsidRDefault="004E4A18" w:rsidP="004A09AA">
            <w:pPr>
              <w:pStyle w:val="TF-FIGURA"/>
              <w:rPr>
                <w:sz w:val="20"/>
              </w:rPr>
            </w:pPr>
            <w:r w:rsidRPr="00272860">
              <w:rPr>
                <w:sz w:val="20"/>
              </w:rPr>
              <w:t>Web</w:t>
            </w:r>
          </w:p>
        </w:tc>
        <w:tc>
          <w:tcPr>
            <w:tcW w:w="1695" w:type="dxa"/>
          </w:tcPr>
          <w:p w14:paraId="30604422" w14:textId="77777777" w:rsidR="004E4A18" w:rsidRPr="00272860" w:rsidRDefault="004E4A18" w:rsidP="004A09AA">
            <w:pPr>
              <w:pStyle w:val="TF-FIGURA"/>
              <w:rPr>
                <w:sz w:val="20"/>
              </w:rPr>
            </w:pPr>
            <w:r w:rsidRPr="00272860">
              <w:rPr>
                <w:sz w:val="20"/>
              </w:rPr>
              <w:t>Web/</w:t>
            </w:r>
            <w:proofErr w:type="spellStart"/>
            <w:r w:rsidRPr="00272860">
              <w:rPr>
                <w:sz w:val="20"/>
              </w:rPr>
              <w:t>App</w:t>
            </w:r>
            <w:proofErr w:type="spellEnd"/>
          </w:p>
        </w:tc>
      </w:tr>
    </w:tbl>
    <w:p w14:paraId="63939FE1" w14:textId="77777777" w:rsidR="004E4A18" w:rsidRPr="00272860" w:rsidRDefault="004E4A18" w:rsidP="009749C2">
      <w:pPr>
        <w:pStyle w:val="TF-FONTE"/>
      </w:pPr>
      <w:r w:rsidRPr="00272860">
        <w:t xml:space="preserve"> </w:t>
      </w:r>
      <w:commentRangeStart w:id="96"/>
      <w:r w:rsidRPr="00272860">
        <w:t>Fo</w:t>
      </w:r>
      <w:commentRangeEnd w:id="96"/>
      <w:r>
        <w:rPr>
          <w:rStyle w:val="Refdecomentrio"/>
        </w:rPr>
        <w:commentReference w:id="96"/>
      </w:r>
      <w:r w:rsidRPr="00272860">
        <w:t>nte: elaborado pelo autor.</w:t>
      </w:r>
    </w:p>
    <w:p w14:paraId="31695388" w14:textId="77777777" w:rsidR="004E4A18" w:rsidRPr="00272860" w:rsidRDefault="004E4A18" w:rsidP="00D73B70">
      <w:pPr>
        <w:pStyle w:val="TF-TEXTO"/>
        <w:rPr>
          <w:sz w:val="20"/>
        </w:rPr>
      </w:pPr>
      <w:r>
        <w:rPr>
          <w:noProof/>
          <w:sz w:val="20"/>
        </w:rPr>
        <mc:AlternateContent>
          <mc:Choice Requires="wps">
            <w:drawing>
              <wp:anchor distT="0" distB="0" distL="114300" distR="114300" simplePos="0" relativeHeight="251660288" behindDoc="0" locked="0" layoutInCell="1" allowOverlap="1" wp14:anchorId="48EAADB1" wp14:editId="6E164E58">
                <wp:simplePos x="0" y="0"/>
                <wp:positionH relativeFrom="column">
                  <wp:posOffset>439828</wp:posOffset>
                </wp:positionH>
                <wp:positionV relativeFrom="paragraph">
                  <wp:posOffset>16503</wp:posOffset>
                </wp:positionV>
                <wp:extent cx="0" cy="4650180"/>
                <wp:effectExtent l="12700" t="0" r="25400" b="36195"/>
                <wp:wrapNone/>
                <wp:docPr id="8" name="Conector Reto 8"/>
                <wp:cNvGraphicFramePr/>
                <a:graphic xmlns:a="http://schemas.openxmlformats.org/drawingml/2006/main">
                  <a:graphicData uri="http://schemas.microsoft.com/office/word/2010/wordprocessingShape">
                    <wps:wsp>
                      <wps:cNvCnPr/>
                      <wps:spPr>
                        <a:xfrm flipH="1">
                          <a:off x="0" y="0"/>
                          <a:ext cx="0" cy="46501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C98C2" id="Conector Reto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pt" to="34.65pt,36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" strokecolor="red" strokeweight="3pt">
                <v:stroke joinstyle="miter"/>
              </v:line>
            </w:pict>
          </mc:Fallback>
        </mc:AlternateContent>
      </w:r>
      <w:r w:rsidRPr="00272860">
        <w:rPr>
          <w:sz w:val="20"/>
        </w:rPr>
        <w:tab/>
        <w:t xml:space="preserve">Como pode ser observado no </w:t>
      </w:r>
      <w:r w:rsidRPr="00272860">
        <w:rPr>
          <w:sz w:val="20"/>
        </w:rPr>
        <w:fldChar w:fldCharType="begin"/>
      </w:r>
      <w:r w:rsidRPr="00272860">
        <w:rPr>
          <w:sz w:val="20"/>
        </w:rPr>
        <w:instrText xml:space="preserve"> REF _Ref525544094 \h  \* MERGEFORMAT </w:instrText>
      </w:r>
      <w:r w:rsidRPr="00272860">
        <w:rPr>
          <w:sz w:val="20"/>
        </w:rPr>
      </w:r>
      <w:r w:rsidRPr="00272860">
        <w:rPr>
          <w:sz w:val="20"/>
        </w:rPr>
        <w:fldChar w:fldCharType="separate"/>
      </w:r>
      <w:r w:rsidRPr="00272860">
        <w:rPr>
          <w:sz w:val="20"/>
        </w:rPr>
        <w:t xml:space="preserve">Quadro </w:t>
      </w:r>
      <w:r w:rsidRPr="00272860">
        <w:rPr>
          <w:noProof/>
          <w:sz w:val="20"/>
        </w:rPr>
        <w:t>1</w:t>
      </w:r>
      <w:r w:rsidRPr="00272860">
        <w:rPr>
          <w:sz w:val="20"/>
        </w:rPr>
        <w:fldChar w:fldCharType="end"/>
      </w:r>
      <w:r w:rsidRPr="00272860">
        <w:rPr>
          <w:sz w:val="20"/>
        </w:rPr>
        <w:t xml:space="preserve">, todos os trabalhos são ferramentas que </w:t>
      </w:r>
      <w:r w:rsidRPr="00D73B70">
        <w:rPr>
          <w:sz w:val="20"/>
        </w:rPr>
        <w:t>foram</w:t>
      </w:r>
      <w:r w:rsidRPr="00272860">
        <w:rPr>
          <w:sz w:val="20"/>
        </w:rPr>
        <w:t xml:space="preserve"> construídas para fins </w:t>
      </w:r>
      <w:r w:rsidRPr="00D73B70">
        <w:rPr>
          <w:sz w:val="20"/>
        </w:rPr>
        <w:t>educacionais</w:t>
      </w:r>
      <w:r w:rsidRPr="00272860">
        <w:rPr>
          <w:sz w:val="20"/>
        </w:rPr>
        <w:t xml:space="preserve"> e verificam de forma automatizada se o objetivo foi concluído. Tanto o </w:t>
      </w:r>
      <w:proofErr w:type="spellStart"/>
      <w:r w:rsidRPr="00DD17F0">
        <w:rPr>
          <w:sz w:val="20"/>
        </w:rPr>
        <w:t>C</w:t>
      </w:r>
      <w:r w:rsidRPr="00272860">
        <w:rPr>
          <w:sz w:val="20"/>
        </w:rPr>
        <w:t>odeSpark</w:t>
      </w:r>
      <w:proofErr w:type="spellEnd"/>
      <w:r w:rsidRPr="00272860">
        <w:rPr>
          <w:sz w:val="20"/>
        </w:rPr>
        <w:t xml:space="preserve"> (</w:t>
      </w:r>
      <w:r w:rsidRPr="00272860">
        <w:rPr>
          <w:noProof/>
          <w:sz w:val="20"/>
        </w:rPr>
        <w:t>CODESPARK</w:t>
      </w:r>
      <w:r w:rsidRPr="00272860">
        <w:rPr>
          <w:sz w:val="20"/>
        </w:rPr>
        <w:t xml:space="preserve">, </w:t>
      </w:r>
      <w:r w:rsidRPr="00DD17F0">
        <w:rPr>
          <w:sz w:val="20"/>
        </w:rPr>
        <w:t>2021a),</w:t>
      </w:r>
      <w:r w:rsidRPr="00272860">
        <w:rPr>
          <w:sz w:val="20"/>
        </w:rPr>
        <w:t xml:space="preserve"> quanto o </w:t>
      </w:r>
      <w:proofErr w:type="spellStart"/>
      <w:r w:rsidRPr="00272860">
        <w:rPr>
          <w:sz w:val="20"/>
        </w:rPr>
        <w:t>Minecraft</w:t>
      </w:r>
      <w:proofErr w:type="spellEnd"/>
      <w:r w:rsidRPr="00272860">
        <w:rPr>
          <w:sz w:val="20"/>
        </w:rPr>
        <w:t>: Jornada do Herói (CODE.ORG, 2018</w:t>
      </w:r>
      <w:commentRangeStart w:id="97"/>
      <w:r w:rsidRPr="00272860">
        <w:rPr>
          <w:sz w:val="20"/>
        </w:rPr>
        <w:t>B</w:t>
      </w:r>
      <w:commentRangeEnd w:id="97"/>
      <w:r>
        <w:rPr>
          <w:rStyle w:val="Refdecomentrio"/>
        </w:rPr>
        <w:commentReference w:id="97"/>
      </w:r>
      <w:r w:rsidRPr="00272860">
        <w:rPr>
          <w:sz w:val="20"/>
        </w:rPr>
        <w:t xml:space="preserve">) não demonstram ao aluno se existe alguma solução melhor do que a desenvolvida por ele. Em relação ao trabalho de Xavier (2019), é utilizado o algoritmo de busca de menor caminho </w:t>
      </w:r>
      <w:proofErr w:type="spellStart"/>
      <w:r w:rsidRPr="00272860">
        <w:rPr>
          <w:sz w:val="20"/>
        </w:rPr>
        <w:t>Dijkstra</w:t>
      </w:r>
      <w:proofErr w:type="spellEnd"/>
      <w:r w:rsidRPr="00272860">
        <w:rPr>
          <w:sz w:val="20"/>
        </w:rPr>
        <w:t xml:space="preserve"> para solucionar e encontrar a solução ótima dos exercícios. Desta forma, há uma referência que pode ser utilizada pelos alunos para chegar na melhor solução. </w:t>
      </w:r>
    </w:p>
    <w:p w14:paraId="30B64540" w14:textId="77777777" w:rsidR="004E4A18" w:rsidRPr="00272860" w:rsidRDefault="004E4A18" w:rsidP="00B32C51">
      <w:pPr>
        <w:pStyle w:val="TF-TEXTO"/>
        <w:ind w:firstLine="567"/>
        <w:rPr>
          <w:sz w:val="20"/>
        </w:rPr>
      </w:pPr>
      <w:commentRangeStart w:id="98"/>
      <w:r w:rsidRPr="00272860">
        <w:rPr>
          <w:sz w:val="20"/>
        </w:rPr>
        <w:t>Analisan</w:t>
      </w:r>
      <w:commentRangeEnd w:id="98"/>
      <w:r>
        <w:rPr>
          <w:rStyle w:val="Refdecomentrio"/>
        </w:rPr>
        <w:commentReference w:id="98"/>
      </w:r>
      <w:r w:rsidRPr="00272860">
        <w:rPr>
          <w:sz w:val="20"/>
        </w:rPr>
        <w:t xml:space="preserve">do os correlatos apresentados, o único trabalho que se preocupa em gerar uma solução ótima é o trabalho de Xavier (2019). </w:t>
      </w:r>
      <w:r w:rsidRPr="00DD17F0">
        <w:rPr>
          <w:sz w:val="20"/>
        </w:rPr>
        <w:t>Contudo, o autor concluiu que essa solução não possui bom desempenho, possuindo um elevado tempo de execução, o qual o autor atribuiu ao elevado número de objetivos e obstáculos que o jogo possui</w:t>
      </w:r>
      <w:r w:rsidRPr="00272860">
        <w:rPr>
          <w:sz w:val="20"/>
        </w:rPr>
        <w:t xml:space="preserve">. Além disso, esse tipo de algoritmo não é suficiente para a versão atual do </w:t>
      </w:r>
      <w:proofErr w:type="spellStart"/>
      <w:r w:rsidRPr="00272860">
        <w:rPr>
          <w:sz w:val="20"/>
        </w:rPr>
        <w:t>Furbot</w:t>
      </w:r>
      <w:proofErr w:type="spellEnd"/>
      <w:r w:rsidRPr="00272860">
        <w:rPr>
          <w:sz w:val="20"/>
        </w:rPr>
        <w:t xml:space="preserve">, pois além destes itens, ainda deve ser considerado os tipos de terreno, itens coletados no mapa, gasto de energia e inimigos encontrados. </w:t>
      </w:r>
    </w:p>
    <w:p w14:paraId="5B8B6E9B" w14:textId="77777777" w:rsidR="004E4A18" w:rsidRPr="00272860" w:rsidRDefault="004E4A18" w:rsidP="00B32C51">
      <w:pPr>
        <w:pStyle w:val="TF-TEXTO"/>
        <w:ind w:firstLine="567"/>
        <w:rPr>
          <w:sz w:val="20"/>
        </w:rPr>
      </w:pPr>
      <w:commentRangeStart w:id="99"/>
      <w:r w:rsidRPr="00272860">
        <w:rPr>
          <w:sz w:val="20"/>
        </w:rPr>
        <w:t>Em</w:t>
      </w:r>
      <w:commentRangeEnd w:id="99"/>
      <w:r>
        <w:rPr>
          <w:rStyle w:val="Refdecomentrio"/>
        </w:rPr>
        <w:commentReference w:id="99"/>
      </w:r>
      <w:r w:rsidRPr="00272860">
        <w:rPr>
          <w:sz w:val="20"/>
        </w:rPr>
        <w:t xml:space="preserve"> relação à aplicação a ser desenvolvida, podem existir várias formas de resolver um mesmo exercício no </w:t>
      </w:r>
      <w:proofErr w:type="spellStart"/>
      <w:r w:rsidRPr="00272860">
        <w:rPr>
          <w:sz w:val="20"/>
        </w:rPr>
        <w:t>Furbot</w:t>
      </w:r>
      <w:proofErr w:type="spellEnd"/>
      <w:r w:rsidRPr="00272860">
        <w:rPr>
          <w:sz w:val="20"/>
        </w:rPr>
        <w:t xml:space="preserve">. Criar um processo automatizado para verificar a melhor solução a partir dos objetivos da fase, proporciona uma referência que os alunos podem seguir para se desafiar a aprimorar suas soluções. Para gerar a melhor solução, um estudo </w:t>
      </w:r>
      <w:commentRangeStart w:id="100"/>
      <w:r w:rsidRPr="00DD17F0">
        <w:rPr>
          <w:sz w:val="20"/>
        </w:rPr>
        <w:t>à</w:t>
      </w:r>
      <w:r w:rsidRPr="00272860">
        <w:rPr>
          <w:sz w:val="20"/>
        </w:rPr>
        <w:t xml:space="preserve"> cerca</w:t>
      </w:r>
      <w:commentRangeEnd w:id="100"/>
      <w:r>
        <w:rPr>
          <w:rStyle w:val="Refdecomentrio"/>
        </w:rPr>
        <w:commentReference w:id="100"/>
      </w:r>
      <w:r w:rsidRPr="00272860">
        <w:rPr>
          <w:sz w:val="20"/>
        </w:rPr>
        <w:t xml:space="preserve"> dos principais algoritmos utilizados em aprendizagem supervisionada será realizado, observando as revisões bibliográficas mais recentes e dessa forma, será definido o que mais se encaixa no contexto dos objetivos propostos.</w:t>
      </w:r>
    </w:p>
    <w:p w14:paraId="0F1F1FA8" w14:textId="77777777" w:rsidR="004E4A18" w:rsidRPr="00272860" w:rsidRDefault="004E4A18" w:rsidP="003E5684">
      <w:pPr>
        <w:pStyle w:val="TF-TEXTO"/>
        <w:ind w:firstLine="567"/>
        <w:rPr>
          <w:sz w:val="20"/>
        </w:rPr>
      </w:pPr>
      <w:commentRangeStart w:id="101"/>
      <w:r w:rsidRPr="00272860">
        <w:rPr>
          <w:sz w:val="20"/>
        </w:rPr>
        <w:t>Tend</w:t>
      </w:r>
      <w:commentRangeEnd w:id="101"/>
      <w:r>
        <w:rPr>
          <w:rStyle w:val="Refdecomentrio"/>
        </w:rPr>
        <w:commentReference w:id="101"/>
      </w:r>
      <w:r w:rsidRPr="00272860">
        <w:rPr>
          <w:sz w:val="20"/>
        </w:rPr>
        <w:t xml:space="preserve">o em vista os pontos levantados, torna-se importante para o desenvolvimento social a tarefa de instigar e inspirar os alunos a encontrarem as melhores soluções para os desafios propostos. Com isso, é </w:t>
      </w:r>
      <w:r w:rsidRPr="00272860">
        <w:rPr>
          <w:sz w:val="20"/>
        </w:rPr>
        <w:lastRenderedPageBreak/>
        <w:t xml:space="preserve">possível contribuir na formação deles e expandir o ensino de pensamento computacional desde cedo nas escolas. </w:t>
      </w:r>
    </w:p>
    <w:p w14:paraId="380E205C" w14:textId="77777777" w:rsidR="004E4A18" w:rsidRPr="00272860" w:rsidRDefault="004E4A18" w:rsidP="003E5684">
      <w:pPr>
        <w:pStyle w:val="TF-TEXTO"/>
        <w:ind w:firstLine="567"/>
        <w:rPr>
          <w:sz w:val="20"/>
        </w:rPr>
      </w:pPr>
      <w:commentRangeStart w:id="102"/>
      <w:r w:rsidRPr="00272860">
        <w:rPr>
          <w:sz w:val="20"/>
        </w:rPr>
        <w:t>Em</w:t>
      </w:r>
      <w:commentRangeEnd w:id="102"/>
      <w:r>
        <w:rPr>
          <w:rStyle w:val="Refdecomentrio"/>
        </w:rPr>
        <w:commentReference w:id="102"/>
      </w:r>
      <w:r w:rsidRPr="00272860">
        <w:rPr>
          <w:sz w:val="20"/>
        </w:rPr>
        <w:t xml:space="preserve"> relação </w:t>
      </w:r>
      <w:r w:rsidRPr="00DD17F0">
        <w:rPr>
          <w:sz w:val="20"/>
        </w:rPr>
        <w:t>à</w:t>
      </w:r>
      <w:r w:rsidRPr="00272860">
        <w:rPr>
          <w:sz w:val="20"/>
        </w:rPr>
        <w:t xml:space="preserve"> contribuição tecnológica, o trabalho proposto pode verificar a viabilidade dos métodos de aprendizagem de máquina supervisionados no contexto de automatizar a encontrar os melhores resultados dado os objetivos do jogo, podendo ser utilizado para aprimorar a bonificação dos jogadores e aumentar a competitividade entre eles. No que se refere </w:t>
      </w:r>
      <w:r w:rsidRPr="00DD17F0">
        <w:rPr>
          <w:sz w:val="20"/>
        </w:rPr>
        <w:t>à</w:t>
      </w:r>
      <w:r w:rsidRPr="00272860">
        <w:rPr>
          <w:sz w:val="20"/>
        </w:rPr>
        <w:t xml:space="preserve"> contribuição </w:t>
      </w:r>
      <w:r w:rsidRPr="00DD17F0">
        <w:rPr>
          <w:sz w:val="20"/>
        </w:rPr>
        <w:t>pedagógica</w:t>
      </w:r>
      <w:r w:rsidRPr="00272860">
        <w:rPr>
          <w:sz w:val="20"/>
        </w:rPr>
        <w:t xml:space="preserve">, desenvolver o recurso proposto pelo presente trabalho dentro do jogo, intensifica os objetivos educacionais do jogo do </w:t>
      </w:r>
      <w:proofErr w:type="spellStart"/>
      <w:r w:rsidRPr="00272860">
        <w:rPr>
          <w:sz w:val="20"/>
        </w:rPr>
        <w:t>Furbot</w:t>
      </w:r>
      <w:proofErr w:type="spellEnd"/>
      <w:r w:rsidRPr="00272860">
        <w:rPr>
          <w:sz w:val="20"/>
        </w:rPr>
        <w:t xml:space="preserve">. </w:t>
      </w:r>
    </w:p>
    <w:p w14:paraId="10FC4955" w14:textId="77777777" w:rsidR="004E4A18" w:rsidRPr="00272860" w:rsidRDefault="004E4A18" w:rsidP="007D17E8">
      <w:pPr>
        <w:pStyle w:val="Ttulo2"/>
        <w:rPr>
          <w:sz w:val="20"/>
        </w:rPr>
      </w:pPr>
      <w:r w:rsidRPr="00272860">
        <w:rPr>
          <w:sz w:val="20"/>
        </w:rPr>
        <w:t>REQUISITOS PRINCIPAIS DO PROBLEMA A SER TRABALHADO</w:t>
      </w:r>
    </w:p>
    <w:p w14:paraId="39960889" w14:textId="77777777" w:rsidR="004E4A18" w:rsidRPr="00272860" w:rsidRDefault="004E4A18" w:rsidP="007A3A01">
      <w:pPr>
        <w:pStyle w:val="TF-TEXTO"/>
        <w:rPr>
          <w:sz w:val="20"/>
          <w:u w:val="single"/>
        </w:rPr>
      </w:pPr>
      <w:r w:rsidRPr="00272860">
        <w:rPr>
          <w:sz w:val="20"/>
        </w:rPr>
        <w:t>A aplicação descrita nesse trabalho deverá:</w:t>
      </w:r>
    </w:p>
    <w:p w14:paraId="4BD2549F" w14:textId="77777777" w:rsidR="004E4A18" w:rsidRPr="00272860" w:rsidRDefault="004E4A18" w:rsidP="004E4A18">
      <w:pPr>
        <w:pStyle w:val="TF-ALNEA"/>
        <w:numPr>
          <w:ilvl w:val="0"/>
          <w:numId w:val="20"/>
        </w:numPr>
        <w:rPr>
          <w:sz w:val="20"/>
        </w:rPr>
      </w:pPr>
      <w:r w:rsidRPr="00DD17F0">
        <w:rPr>
          <w:sz w:val="20"/>
        </w:rPr>
        <w:t xml:space="preserve">encontrar a melhor resposta para cada fase do jogo </w:t>
      </w:r>
      <w:proofErr w:type="spellStart"/>
      <w:r w:rsidRPr="00DD17F0">
        <w:rPr>
          <w:sz w:val="20"/>
        </w:rPr>
        <w:t>Furbot</w:t>
      </w:r>
      <w:proofErr w:type="spellEnd"/>
      <w:r w:rsidRPr="00272860">
        <w:rPr>
          <w:sz w:val="20"/>
        </w:rPr>
        <w:t xml:space="preserve"> (Requisito Funcional - RF);</w:t>
      </w:r>
    </w:p>
    <w:p w14:paraId="5F054455" w14:textId="77777777" w:rsidR="004E4A18" w:rsidRPr="00272860" w:rsidRDefault="004E4A18" w:rsidP="004E4A18">
      <w:pPr>
        <w:pStyle w:val="TF-ALNEA"/>
        <w:numPr>
          <w:ilvl w:val="0"/>
          <w:numId w:val="20"/>
        </w:numPr>
        <w:rPr>
          <w:sz w:val="20"/>
        </w:rPr>
      </w:pPr>
      <w:r w:rsidRPr="00272860">
        <w:rPr>
          <w:sz w:val="20"/>
        </w:rPr>
        <w:t>gerar um gabarito com a solução ótima contendo os comandos sequenciais que o robô deve fazer para sair do ponto de origem e chegar até o ponto de destino (RF);</w:t>
      </w:r>
    </w:p>
    <w:p w14:paraId="681B5249" w14:textId="77777777" w:rsidR="004E4A18" w:rsidRPr="00272860" w:rsidRDefault="004E4A18" w:rsidP="004E4A18">
      <w:pPr>
        <w:pStyle w:val="TF-ALNEA"/>
        <w:numPr>
          <w:ilvl w:val="0"/>
          <w:numId w:val="20"/>
        </w:numPr>
        <w:rPr>
          <w:sz w:val="20"/>
        </w:rPr>
      </w:pPr>
      <w:r w:rsidRPr="00272860">
        <w:rPr>
          <w:sz w:val="20"/>
        </w:rPr>
        <w:t xml:space="preserve"> comparar a resolução do aluno com a gerada pelo algoritmo (RF);</w:t>
      </w:r>
    </w:p>
    <w:p w14:paraId="7B309973" w14:textId="77777777" w:rsidR="004E4A18" w:rsidRPr="00272860" w:rsidRDefault="004E4A18" w:rsidP="004E4A18">
      <w:pPr>
        <w:pStyle w:val="TF-ALNEA"/>
        <w:numPr>
          <w:ilvl w:val="0"/>
          <w:numId w:val="20"/>
        </w:numPr>
        <w:rPr>
          <w:sz w:val="20"/>
        </w:rPr>
      </w:pPr>
      <w:r w:rsidRPr="00272860">
        <w:rPr>
          <w:sz w:val="20"/>
        </w:rPr>
        <w:t>ser implementado na linguagem C# (Requisito Não Funcional - RNF);</w:t>
      </w:r>
    </w:p>
    <w:p w14:paraId="127BD64D" w14:textId="77777777" w:rsidR="004E4A18" w:rsidRPr="00272860" w:rsidRDefault="004E4A18" w:rsidP="004E4A18">
      <w:pPr>
        <w:pStyle w:val="TF-ALNEA"/>
        <w:numPr>
          <w:ilvl w:val="0"/>
          <w:numId w:val="20"/>
        </w:numPr>
        <w:rPr>
          <w:sz w:val="20"/>
        </w:rPr>
      </w:pPr>
      <w:r w:rsidRPr="00272860">
        <w:rPr>
          <w:sz w:val="20"/>
        </w:rPr>
        <w:t>ser implementado no ambiente de desenvolvimento Visual Studio (RN</w:t>
      </w:r>
      <w:commentRangeStart w:id="103"/>
      <w:r w:rsidRPr="00272860">
        <w:rPr>
          <w:sz w:val="20"/>
        </w:rPr>
        <w:t>F);</w:t>
      </w:r>
      <w:commentRangeEnd w:id="103"/>
      <w:r>
        <w:rPr>
          <w:rStyle w:val="Refdecomentrio"/>
        </w:rPr>
        <w:commentReference w:id="103"/>
      </w:r>
    </w:p>
    <w:p w14:paraId="33D915D3" w14:textId="77777777" w:rsidR="004E4A18" w:rsidRPr="00272860" w:rsidRDefault="004E4A18" w:rsidP="007D17E8">
      <w:pPr>
        <w:pStyle w:val="Ttulo2"/>
        <w:rPr>
          <w:sz w:val="20"/>
        </w:rPr>
      </w:pPr>
      <w:r w:rsidRPr="00272860">
        <w:rPr>
          <w:sz w:val="20"/>
        </w:rPr>
        <w:t>METODOLOGIA</w:t>
      </w:r>
    </w:p>
    <w:p w14:paraId="2A270EEE" w14:textId="77777777" w:rsidR="004E4A18" w:rsidRPr="00272860" w:rsidRDefault="004E4A18" w:rsidP="009B766C">
      <w:pPr>
        <w:pStyle w:val="TF-TEXTO"/>
        <w:rPr>
          <w:sz w:val="20"/>
        </w:rPr>
      </w:pPr>
      <w:r w:rsidRPr="00272860">
        <w:rPr>
          <w:sz w:val="20"/>
        </w:rPr>
        <w:t>O trabalho será desenvolvido observando as seguintes etapas:</w:t>
      </w:r>
    </w:p>
    <w:p w14:paraId="37747AAE" w14:textId="77777777" w:rsidR="004E4A18" w:rsidRPr="00272860" w:rsidRDefault="004E4A18" w:rsidP="004E4A18">
      <w:pPr>
        <w:pStyle w:val="TF-ALNEA"/>
        <w:numPr>
          <w:ilvl w:val="0"/>
          <w:numId w:val="18"/>
        </w:numPr>
        <w:rPr>
          <w:sz w:val="20"/>
        </w:rPr>
      </w:pPr>
      <w:r w:rsidRPr="00272860">
        <w:rPr>
          <w:sz w:val="20"/>
        </w:rPr>
        <w:t xml:space="preserve">levantamento bibliográfico:  levantar material bibliográfico pertinente a utilização de ensino de lógica e programação no ensino, pensamento computacional, aprendizagem supervisionada e demais temas que forem necessários, além de aprimorar os trabalhos correlatos; </w:t>
      </w:r>
    </w:p>
    <w:p w14:paraId="0A934439" w14:textId="77777777" w:rsidR="004E4A18" w:rsidRPr="00272860" w:rsidRDefault="004E4A18" w:rsidP="004E4A18">
      <w:pPr>
        <w:pStyle w:val="TF-ALNEA"/>
        <w:numPr>
          <w:ilvl w:val="0"/>
          <w:numId w:val="18"/>
        </w:numPr>
        <w:rPr>
          <w:sz w:val="20"/>
        </w:rPr>
      </w:pPr>
      <w:r w:rsidRPr="00272860">
        <w:rPr>
          <w:sz w:val="20"/>
        </w:rPr>
        <w:t xml:space="preserve">elicitação de requisitos: revisar o conjunto de requisitos funcionais e não funcionais previamente identificados nesta proposta; </w:t>
      </w:r>
    </w:p>
    <w:p w14:paraId="4EACFE78" w14:textId="77777777" w:rsidR="004E4A18" w:rsidRPr="00272860" w:rsidRDefault="004E4A18" w:rsidP="004E4A18">
      <w:pPr>
        <w:pStyle w:val="TF-ALNEA"/>
        <w:numPr>
          <w:ilvl w:val="0"/>
          <w:numId w:val="18"/>
        </w:numPr>
        <w:rPr>
          <w:sz w:val="20"/>
        </w:rPr>
      </w:pPr>
      <w:r w:rsidRPr="00272860">
        <w:rPr>
          <w:sz w:val="20"/>
        </w:rPr>
        <w:t xml:space="preserve">especificação: </w:t>
      </w:r>
      <w:r w:rsidRPr="00272860">
        <w:rPr>
          <w:color w:val="000000"/>
          <w:sz w:val="20"/>
        </w:rPr>
        <w:t xml:space="preserve">formalizar as funcionalidades do projeto através de diagramas de casos de uso, de classe, de atividade e de componentes da </w:t>
      </w:r>
      <w:proofErr w:type="spellStart"/>
      <w:r w:rsidRPr="00272860">
        <w:rPr>
          <w:color w:val="000000"/>
          <w:sz w:val="20"/>
        </w:rPr>
        <w:t>Unified</w:t>
      </w:r>
      <w:proofErr w:type="spellEnd"/>
      <w:r w:rsidRPr="00272860">
        <w:rPr>
          <w:color w:val="000000"/>
          <w:sz w:val="20"/>
        </w:rPr>
        <w:t xml:space="preserve"> </w:t>
      </w:r>
      <w:proofErr w:type="spellStart"/>
      <w:r w:rsidRPr="00272860">
        <w:rPr>
          <w:color w:val="000000"/>
          <w:sz w:val="20"/>
        </w:rPr>
        <w:t>Modeling</w:t>
      </w:r>
      <w:proofErr w:type="spellEnd"/>
      <w:r w:rsidRPr="00272860">
        <w:rPr>
          <w:color w:val="000000"/>
          <w:sz w:val="20"/>
        </w:rPr>
        <w:t xml:space="preserve"> </w:t>
      </w:r>
      <w:proofErr w:type="spellStart"/>
      <w:r w:rsidRPr="00272860">
        <w:rPr>
          <w:color w:val="000000"/>
          <w:sz w:val="20"/>
        </w:rPr>
        <w:t>Language</w:t>
      </w:r>
      <w:proofErr w:type="spellEnd"/>
      <w:r w:rsidRPr="00272860">
        <w:rPr>
          <w:color w:val="000000"/>
          <w:sz w:val="20"/>
        </w:rPr>
        <w:t xml:space="preserve"> (UML)</w:t>
      </w:r>
      <w:r w:rsidRPr="00272860">
        <w:rPr>
          <w:sz w:val="20"/>
        </w:rPr>
        <w:t xml:space="preserve"> utilizando a ferramenta </w:t>
      </w:r>
      <w:proofErr w:type="spellStart"/>
      <w:r w:rsidRPr="00272860">
        <w:rPr>
          <w:sz w:val="20"/>
        </w:rPr>
        <w:t>LucidChart</w:t>
      </w:r>
      <w:proofErr w:type="spellEnd"/>
      <w:r w:rsidRPr="00272860">
        <w:rPr>
          <w:sz w:val="20"/>
        </w:rPr>
        <w:t>;</w:t>
      </w:r>
    </w:p>
    <w:p w14:paraId="5DAB3189" w14:textId="77777777" w:rsidR="004E4A18" w:rsidRPr="00272860" w:rsidRDefault="004E4A18" w:rsidP="004E4A18">
      <w:pPr>
        <w:pStyle w:val="TF-ALNEA"/>
        <w:numPr>
          <w:ilvl w:val="0"/>
          <w:numId w:val="18"/>
        </w:numPr>
        <w:rPr>
          <w:sz w:val="20"/>
        </w:rPr>
      </w:pPr>
      <w:r w:rsidRPr="00272860">
        <w:rPr>
          <w:sz w:val="20"/>
        </w:rPr>
        <w:t>implementação: implementar algoritmos para geração da melhor solução, utilizando a linguagem C# no ambiente de desenvolvimento Visual Studio;</w:t>
      </w:r>
    </w:p>
    <w:p w14:paraId="0B983CD9" w14:textId="77777777" w:rsidR="004E4A18" w:rsidRPr="00DD17F0" w:rsidRDefault="004E4A18" w:rsidP="004E4A18">
      <w:pPr>
        <w:pStyle w:val="TF-ALNEA"/>
        <w:numPr>
          <w:ilvl w:val="0"/>
          <w:numId w:val="18"/>
        </w:numPr>
        <w:rPr>
          <w:sz w:val="20"/>
        </w:rPr>
      </w:pPr>
      <w:r w:rsidRPr="00DD17F0">
        <w:rPr>
          <w:sz w:val="20"/>
        </w:rPr>
        <w:t xml:space="preserve">testes: elaborar e efetuar testes comparando a solução gerada pelo algoritmo com a dos alunos, medindo quantos passos de diferença existem. </w:t>
      </w:r>
    </w:p>
    <w:p w14:paraId="6A630FC5" w14:textId="77777777" w:rsidR="004E4A18" w:rsidRPr="00272860" w:rsidRDefault="004E4A18" w:rsidP="0025584B">
      <w:pPr>
        <w:pStyle w:val="TF-TEXTO"/>
        <w:rPr>
          <w:sz w:val="20"/>
        </w:rPr>
      </w:pPr>
      <w:r w:rsidRPr="00272860">
        <w:rPr>
          <w:sz w:val="20"/>
        </w:rPr>
        <w:t>As etapas serão realizadas nos períodos relacionados no Quadro 2.</w:t>
      </w:r>
    </w:p>
    <w:p w14:paraId="7560E895" w14:textId="77777777" w:rsidR="004E4A18" w:rsidRPr="00272860" w:rsidRDefault="004E4A18" w:rsidP="0060060C">
      <w:pPr>
        <w:pStyle w:val="TF-LEGENDA-Ilustracao"/>
        <w:rPr>
          <w:sz w:val="20"/>
        </w:rPr>
      </w:pPr>
      <w:r>
        <w:rPr>
          <w:noProof/>
          <w:sz w:val="20"/>
        </w:rPr>
        <mc:AlternateContent>
          <mc:Choice Requires="wps">
            <w:drawing>
              <wp:anchor distT="0" distB="0" distL="114300" distR="114300" simplePos="0" relativeHeight="251661312" behindDoc="0" locked="0" layoutInCell="1" allowOverlap="1" wp14:anchorId="68C86726" wp14:editId="6B2A0D45">
                <wp:simplePos x="0" y="0"/>
                <wp:positionH relativeFrom="column">
                  <wp:posOffset>4090700</wp:posOffset>
                </wp:positionH>
                <wp:positionV relativeFrom="paragraph">
                  <wp:posOffset>157715</wp:posOffset>
                </wp:positionV>
                <wp:extent cx="1501796" cy="339115"/>
                <wp:effectExtent l="12700" t="12700" r="22225" b="29210"/>
                <wp:wrapNone/>
                <wp:docPr id="9" name="Retângulo 9"/>
                <wp:cNvGraphicFramePr/>
                <a:graphic xmlns:a="http://schemas.openxmlformats.org/drawingml/2006/main">
                  <a:graphicData uri="http://schemas.microsoft.com/office/word/2010/wordprocessingShape">
                    <wps:wsp>
                      <wps:cNvSpPr/>
                      <wps:spPr>
                        <a:xfrm>
                          <a:off x="0" y="0"/>
                          <a:ext cx="1501796" cy="3391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40418" id="Retângulo 9" o:spid="_x0000_s1026" style="position:absolute;margin-left:322.1pt;margin-top:12.4pt;width:118.25pt;height:2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" filled="f" strokecolor="red" strokeweight="3pt"/>
            </w:pict>
          </mc:Fallback>
        </mc:AlternateContent>
      </w:r>
      <w:r w:rsidRPr="00272860">
        <w:rPr>
          <w:sz w:val="20"/>
        </w:rPr>
        <w:t>Quadro 2 - Cronograma</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11"/>
        <w:gridCol w:w="273"/>
        <w:gridCol w:w="11"/>
        <w:gridCol w:w="273"/>
        <w:gridCol w:w="11"/>
        <w:gridCol w:w="273"/>
        <w:gridCol w:w="11"/>
        <w:gridCol w:w="273"/>
        <w:gridCol w:w="11"/>
        <w:gridCol w:w="273"/>
        <w:gridCol w:w="11"/>
        <w:gridCol w:w="273"/>
        <w:gridCol w:w="11"/>
        <w:gridCol w:w="341"/>
      </w:tblGrid>
      <w:tr w:rsidR="004E4A18" w:rsidRPr="00272860" w14:paraId="616D1364" w14:textId="77777777" w:rsidTr="005320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21C78B2D" w14:textId="77777777" w:rsidR="004E4A18" w:rsidRPr="00272860" w:rsidRDefault="004E4A18" w:rsidP="00470C41">
            <w:pPr>
              <w:pStyle w:val="TF-TEXTOQUADRO"/>
              <w:rPr>
                <w:sz w:val="20"/>
              </w:rPr>
            </w:pPr>
          </w:p>
        </w:tc>
        <w:tc>
          <w:tcPr>
            <w:tcW w:w="2329" w:type="dxa"/>
            <w:gridSpan w:val="15"/>
            <w:tcBorders>
              <w:top w:val="single" w:sz="4" w:space="0" w:color="auto"/>
              <w:left w:val="single" w:sz="4" w:space="0" w:color="auto"/>
              <w:right w:val="single" w:sz="4" w:space="0" w:color="auto"/>
            </w:tcBorders>
            <w:shd w:val="clear" w:color="auto" w:fill="A6A6A6"/>
          </w:tcPr>
          <w:p w14:paraId="7F32F850" w14:textId="77777777" w:rsidR="004E4A18" w:rsidRPr="00272860" w:rsidRDefault="004E4A18" w:rsidP="00470C41">
            <w:pPr>
              <w:pStyle w:val="TF-TEXTOQUADROCentralizado"/>
              <w:rPr>
                <w:sz w:val="20"/>
              </w:rPr>
            </w:pPr>
            <w:commentRangeStart w:id="104"/>
            <w:r w:rsidRPr="00272860">
              <w:rPr>
                <w:sz w:val="20"/>
              </w:rPr>
              <w:t>2021</w:t>
            </w:r>
            <w:commentRangeEnd w:id="104"/>
            <w:r>
              <w:rPr>
                <w:rStyle w:val="Refdecomentrio"/>
              </w:rPr>
              <w:commentReference w:id="104"/>
            </w:r>
          </w:p>
        </w:tc>
      </w:tr>
      <w:tr w:rsidR="004E4A18" w:rsidRPr="00272860" w14:paraId="18DB1DD7" w14:textId="77777777" w:rsidTr="00532001">
        <w:trPr>
          <w:cantSplit/>
          <w:jc w:val="center"/>
        </w:trPr>
        <w:tc>
          <w:tcPr>
            <w:tcW w:w="6171" w:type="dxa"/>
            <w:tcBorders>
              <w:top w:val="nil"/>
              <w:left w:val="single" w:sz="4" w:space="0" w:color="auto"/>
              <w:bottom w:val="nil"/>
            </w:tcBorders>
            <w:shd w:val="clear" w:color="auto" w:fill="A6A6A6"/>
          </w:tcPr>
          <w:p w14:paraId="308DC6C2" w14:textId="77777777" w:rsidR="004E4A18" w:rsidRPr="00272860" w:rsidRDefault="004E4A18" w:rsidP="00470C41">
            <w:pPr>
              <w:pStyle w:val="TF-TEXTOQUADRO"/>
              <w:rPr>
                <w:sz w:val="20"/>
              </w:rPr>
            </w:pPr>
          </w:p>
        </w:tc>
        <w:tc>
          <w:tcPr>
            <w:tcW w:w="557" w:type="dxa"/>
            <w:gridSpan w:val="3"/>
            <w:shd w:val="clear" w:color="auto" w:fill="A6A6A6"/>
          </w:tcPr>
          <w:p w14:paraId="4A0EDBBD" w14:textId="77777777" w:rsidR="004E4A18" w:rsidRPr="00272860" w:rsidRDefault="004E4A18" w:rsidP="00470C41">
            <w:pPr>
              <w:pStyle w:val="TF-TEXTOQUADROCentralizado"/>
              <w:rPr>
                <w:sz w:val="20"/>
              </w:rPr>
            </w:pPr>
            <w:r w:rsidRPr="00272860">
              <w:rPr>
                <w:sz w:val="20"/>
              </w:rPr>
              <w:t>ago.</w:t>
            </w:r>
          </w:p>
        </w:tc>
        <w:tc>
          <w:tcPr>
            <w:tcW w:w="568" w:type="dxa"/>
            <w:gridSpan w:val="4"/>
            <w:shd w:val="clear" w:color="auto" w:fill="A6A6A6"/>
          </w:tcPr>
          <w:p w14:paraId="3710C4A4" w14:textId="77777777" w:rsidR="004E4A18" w:rsidRPr="00272860" w:rsidRDefault="004E4A18" w:rsidP="00470C41">
            <w:pPr>
              <w:pStyle w:val="TF-TEXTOQUADROCentralizado"/>
              <w:rPr>
                <w:sz w:val="20"/>
              </w:rPr>
            </w:pPr>
            <w:r w:rsidRPr="00272860">
              <w:rPr>
                <w:sz w:val="20"/>
              </w:rPr>
              <w:t>set.</w:t>
            </w:r>
          </w:p>
        </w:tc>
        <w:tc>
          <w:tcPr>
            <w:tcW w:w="568" w:type="dxa"/>
            <w:gridSpan w:val="4"/>
            <w:shd w:val="clear" w:color="auto" w:fill="A6A6A6"/>
          </w:tcPr>
          <w:p w14:paraId="19549F66" w14:textId="77777777" w:rsidR="004E4A18" w:rsidRPr="00272860" w:rsidRDefault="004E4A18" w:rsidP="00470C41">
            <w:pPr>
              <w:pStyle w:val="TF-TEXTOQUADROCentralizado"/>
              <w:rPr>
                <w:sz w:val="20"/>
              </w:rPr>
            </w:pPr>
            <w:r w:rsidRPr="00272860">
              <w:rPr>
                <w:sz w:val="20"/>
              </w:rPr>
              <w:t>out.</w:t>
            </w:r>
          </w:p>
        </w:tc>
        <w:tc>
          <w:tcPr>
            <w:tcW w:w="636" w:type="dxa"/>
            <w:gridSpan w:val="4"/>
            <w:shd w:val="clear" w:color="auto" w:fill="A6A6A6"/>
          </w:tcPr>
          <w:p w14:paraId="5E73BB08" w14:textId="77777777" w:rsidR="004E4A18" w:rsidRPr="00272860" w:rsidRDefault="004E4A18" w:rsidP="00470C41">
            <w:pPr>
              <w:pStyle w:val="TF-TEXTOQUADROCentralizado"/>
              <w:rPr>
                <w:sz w:val="20"/>
              </w:rPr>
            </w:pPr>
            <w:r w:rsidRPr="00272860">
              <w:rPr>
                <w:sz w:val="20"/>
              </w:rPr>
              <w:t>nov.</w:t>
            </w:r>
          </w:p>
        </w:tc>
      </w:tr>
      <w:tr w:rsidR="004E4A18" w:rsidRPr="00272860" w14:paraId="1A160AF9" w14:textId="77777777" w:rsidTr="00532001">
        <w:trPr>
          <w:cantSplit/>
          <w:jc w:val="center"/>
        </w:trPr>
        <w:tc>
          <w:tcPr>
            <w:tcW w:w="6171" w:type="dxa"/>
            <w:tcBorders>
              <w:top w:val="nil"/>
              <w:left w:val="single" w:sz="4" w:space="0" w:color="auto"/>
            </w:tcBorders>
            <w:shd w:val="clear" w:color="auto" w:fill="A6A6A6"/>
          </w:tcPr>
          <w:p w14:paraId="29148538" w14:textId="77777777" w:rsidR="004E4A18" w:rsidRPr="00272860" w:rsidRDefault="004E4A18" w:rsidP="00470C41">
            <w:pPr>
              <w:pStyle w:val="TF-TEXTOQUADRO"/>
              <w:rPr>
                <w:sz w:val="20"/>
              </w:rPr>
            </w:pPr>
            <w:r w:rsidRPr="00272860">
              <w:rPr>
                <w:sz w:val="20"/>
              </w:rPr>
              <w:t>etapas / quinzenas</w:t>
            </w:r>
          </w:p>
        </w:tc>
        <w:tc>
          <w:tcPr>
            <w:tcW w:w="273" w:type="dxa"/>
            <w:tcBorders>
              <w:bottom w:val="single" w:sz="4" w:space="0" w:color="auto"/>
            </w:tcBorders>
            <w:shd w:val="clear" w:color="auto" w:fill="A6A6A6"/>
          </w:tcPr>
          <w:p w14:paraId="13476D18"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3630EA97"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0DA47787"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798A3342"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45DD542D" w14:textId="77777777" w:rsidR="004E4A18" w:rsidRPr="00272860" w:rsidRDefault="004E4A18" w:rsidP="00470C41">
            <w:pPr>
              <w:pStyle w:val="TF-TEXTOQUADROCentralizado"/>
              <w:rPr>
                <w:sz w:val="20"/>
              </w:rPr>
            </w:pPr>
            <w:r w:rsidRPr="00272860">
              <w:rPr>
                <w:sz w:val="20"/>
              </w:rPr>
              <w:t>1</w:t>
            </w:r>
          </w:p>
        </w:tc>
        <w:tc>
          <w:tcPr>
            <w:tcW w:w="284" w:type="dxa"/>
            <w:gridSpan w:val="2"/>
            <w:tcBorders>
              <w:bottom w:val="single" w:sz="4" w:space="0" w:color="auto"/>
            </w:tcBorders>
            <w:shd w:val="clear" w:color="auto" w:fill="A6A6A6"/>
          </w:tcPr>
          <w:p w14:paraId="56F31D16" w14:textId="77777777" w:rsidR="004E4A18" w:rsidRPr="00272860" w:rsidRDefault="004E4A18" w:rsidP="00470C41">
            <w:pPr>
              <w:pStyle w:val="TF-TEXTOQUADROCentralizado"/>
              <w:rPr>
                <w:sz w:val="20"/>
              </w:rPr>
            </w:pPr>
            <w:r w:rsidRPr="00272860">
              <w:rPr>
                <w:sz w:val="20"/>
              </w:rPr>
              <w:t>2</w:t>
            </w:r>
          </w:p>
        </w:tc>
        <w:tc>
          <w:tcPr>
            <w:tcW w:w="284" w:type="dxa"/>
            <w:gridSpan w:val="2"/>
            <w:tcBorders>
              <w:bottom w:val="single" w:sz="4" w:space="0" w:color="auto"/>
            </w:tcBorders>
            <w:shd w:val="clear" w:color="auto" w:fill="A6A6A6"/>
          </w:tcPr>
          <w:p w14:paraId="47AFAD8F" w14:textId="77777777" w:rsidR="004E4A18" w:rsidRPr="00272860" w:rsidRDefault="004E4A18" w:rsidP="00470C41">
            <w:pPr>
              <w:pStyle w:val="TF-TEXTOQUADROCentralizado"/>
              <w:rPr>
                <w:sz w:val="20"/>
              </w:rPr>
            </w:pPr>
            <w:r w:rsidRPr="00272860">
              <w:rPr>
                <w:sz w:val="20"/>
              </w:rPr>
              <w:t>1</w:t>
            </w:r>
          </w:p>
        </w:tc>
        <w:tc>
          <w:tcPr>
            <w:tcW w:w="352" w:type="dxa"/>
            <w:gridSpan w:val="2"/>
            <w:tcBorders>
              <w:bottom w:val="single" w:sz="4" w:space="0" w:color="auto"/>
            </w:tcBorders>
            <w:shd w:val="clear" w:color="auto" w:fill="A6A6A6"/>
          </w:tcPr>
          <w:p w14:paraId="39A21540" w14:textId="77777777" w:rsidR="004E4A18" w:rsidRPr="00272860" w:rsidRDefault="004E4A18" w:rsidP="00470C41">
            <w:pPr>
              <w:pStyle w:val="TF-TEXTOQUADROCentralizado"/>
              <w:rPr>
                <w:sz w:val="20"/>
              </w:rPr>
            </w:pPr>
            <w:r w:rsidRPr="00272860">
              <w:rPr>
                <w:sz w:val="20"/>
              </w:rPr>
              <w:t>2</w:t>
            </w:r>
          </w:p>
        </w:tc>
      </w:tr>
      <w:tr w:rsidR="004E4A18" w:rsidRPr="00272860" w14:paraId="2C0F242B" w14:textId="77777777" w:rsidTr="00532001">
        <w:trPr>
          <w:jc w:val="center"/>
        </w:trPr>
        <w:tc>
          <w:tcPr>
            <w:tcW w:w="6171" w:type="dxa"/>
            <w:tcBorders>
              <w:left w:val="single" w:sz="4" w:space="0" w:color="auto"/>
            </w:tcBorders>
          </w:tcPr>
          <w:p w14:paraId="5AAFBA50" w14:textId="77777777" w:rsidR="004E4A18" w:rsidRPr="00272860" w:rsidRDefault="004E4A18" w:rsidP="00DE72B0">
            <w:pPr>
              <w:pStyle w:val="TF-TEXTOQUADRO"/>
              <w:rPr>
                <w:bCs/>
                <w:sz w:val="20"/>
              </w:rPr>
            </w:pPr>
            <w:r w:rsidRPr="00272860">
              <w:rPr>
                <w:sz w:val="20"/>
              </w:rPr>
              <w:t>levantamento bibliográfico</w:t>
            </w:r>
          </w:p>
        </w:tc>
        <w:tc>
          <w:tcPr>
            <w:tcW w:w="284" w:type="dxa"/>
            <w:gridSpan w:val="2"/>
            <w:tcBorders>
              <w:bottom w:val="single" w:sz="4" w:space="0" w:color="auto"/>
            </w:tcBorders>
            <w:shd w:val="clear" w:color="auto" w:fill="AEAAAA" w:themeFill="background2" w:themeFillShade="BF"/>
          </w:tcPr>
          <w:p w14:paraId="228B7052"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A60CAC9"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4E50686C"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7DC2C42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33ED2DD2"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D0396C0"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7DBB05D5" w14:textId="77777777" w:rsidR="004E4A18" w:rsidRPr="00272860" w:rsidRDefault="004E4A18" w:rsidP="00DE72B0">
            <w:pPr>
              <w:pStyle w:val="TF-TEXTOQUADROCentralizado"/>
              <w:rPr>
                <w:sz w:val="20"/>
              </w:rPr>
            </w:pPr>
          </w:p>
        </w:tc>
        <w:tc>
          <w:tcPr>
            <w:tcW w:w="341" w:type="dxa"/>
            <w:tcBorders>
              <w:bottom w:val="single" w:sz="4" w:space="0" w:color="auto"/>
            </w:tcBorders>
          </w:tcPr>
          <w:p w14:paraId="0ADBC487" w14:textId="77777777" w:rsidR="004E4A18" w:rsidRPr="00272860" w:rsidRDefault="004E4A18" w:rsidP="00DE72B0">
            <w:pPr>
              <w:pStyle w:val="TF-TEXTOQUADROCentralizado"/>
              <w:rPr>
                <w:sz w:val="20"/>
              </w:rPr>
            </w:pPr>
          </w:p>
        </w:tc>
      </w:tr>
      <w:tr w:rsidR="004E4A18" w:rsidRPr="00272860" w14:paraId="7B8E1BBC" w14:textId="77777777" w:rsidTr="00532001">
        <w:trPr>
          <w:jc w:val="center"/>
        </w:trPr>
        <w:tc>
          <w:tcPr>
            <w:tcW w:w="6171" w:type="dxa"/>
            <w:tcBorders>
              <w:left w:val="single" w:sz="4" w:space="0" w:color="auto"/>
            </w:tcBorders>
          </w:tcPr>
          <w:p w14:paraId="5BEB5724" w14:textId="77777777" w:rsidR="004E4A18" w:rsidRPr="00272860" w:rsidRDefault="004E4A18" w:rsidP="00DE72B0">
            <w:pPr>
              <w:pStyle w:val="TF-TEXTOQUADRO"/>
              <w:rPr>
                <w:sz w:val="20"/>
              </w:rPr>
            </w:pPr>
            <w:r w:rsidRPr="00272860">
              <w:rPr>
                <w:sz w:val="20"/>
              </w:rPr>
              <w:t>elicitação de requisitos</w:t>
            </w:r>
          </w:p>
        </w:tc>
        <w:tc>
          <w:tcPr>
            <w:tcW w:w="284" w:type="dxa"/>
            <w:gridSpan w:val="2"/>
            <w:tcBorders>
              <w:top w:val="single" w:sz="4" w:space="0" w:color="auto"/>
            </w:tcBorders>
            <w:shd w:val="clear" w:color="auto" w:fill="AEAAAA" w:themeFill="background2" w:themeFillShade="BF"/>
          </w:tcPr>
          <w:p w14:paraId="6E7AF1E4" w14:textId="77777777" w:rsidR="004E4A18" w:rsidRPr="00272860" w:rsidRDefault="004E4A18" w:rsidP="00DE72B0">
            <w:pPr>
              <w:pStyle w:val="TF-TEXTOQUADROCentralizado"/>
              <w:rPr>
                <w:sz w:val="20"/>
              </w:rPr>
            </w:pPr>
          </w:p>
        </w:tc>
        <w:tc>
          <w:tcPr>
            <w:tcW w:w="284" w:type="dxa"/>
            <w:gridSpan w:val="2"/>
            <w:tcBorders>
              <w:top w:val="single" w:sz="4" w:space="0" w:color="auto"/>
            </w:tcBorders>
            <w:shd w:val="clear" w:color="auto" w:fill="AEAAAA" w:themeFill="background2" w:themeFillShade="BF"/>
          </w:tcPr>
          <w:p w14:paraId="7D9EB4A8"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shd w:val="clear" w:color="auto" w:fill="FFFFFF" w:themeFill="background1"/>
          </w:tcPr>
          <w:p w14:paraId="4C85828C" w14:textId="77777777" w:rsidR="004E4A18" w:rsidRPr="00272860" w:rsidRDefault="004E4A18" w:rsidP="00DE72B0">
            <w:pPr>
              <w:pStyle w:val="TF-TEXTOQUADROCentralizado"/>
              <w:rPr>
                <w:sz w:val="20"/>
                <w:highlight w:val="lightGray"/>
              </w:rPr>
            </w:pPr>
          </w:p>
        </w:tc>
        <w:tc>
          <w:tcPr>
            <w:tcW w:w="284" w:type="dxa"/>
            <w:gridSpan w:val="2"/>
            <w:tcBorders>
              <w:top w:val="single" w:sz="4" w:space="0" w:color="auto"/>
            </w:tcBorders>
          </w:tcPr>
          <w:p w14:paraId="38EE15E4"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20CAAE49"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1A8CF3EC" w14:textId="77777777" w:rsidR="004E4A18" w:rsidRPr="00272860" w:rsidRDefault="004E4A18" w:rsidP="00DE72B0">
            <w:pPr>
              <w:pStyle w:val="TF-TEXTOQUADROCentralizado"/>
              <w:rPr>
                <w:sz w:val="20"/>
              </w:rPr>
            </w:pPr>
          </w:p>
        </w:tc>
        <w:tc>
          <w:tcPr>
            <w:tcW w:w="284" w:type="dxa"/>
            <w:gridSpan w:val="2"/>
            <w:tcBorders>
              <w:top w:val="single" w:sz="4" w:space="0" w:color="auto"/>
            </w:tcBorders>
          </w:tcPr>
          <w:p w14:paraId="2C767090" w14:textId="77777777" w:rsidR="004E4A18" w:rsidRPr="00272860" w:rsidRDefault="004E4A18" w:rsidP="00DE72B0">
            <w:pPr>
              <w:pStyle w:val="TF-TEXTOQUADROCentralizado"/>
              <w:rPr>
                <w:sz w:val="20"/>
              </w:rPr>
            </w:pPr>
          </w:p>
        </w:tc>
        <w:tc>
          <w:tcPr>
            <w:tcW w:w="341" w:type="dxa"/>
            <w:tcBorders>
              <w:top w:val="single" w:sz="4" w:space="0" w:color="auto"/>
            </w:tcBorders>
          </w:tcPr>
          <w:p w14:paraId="56C91742" w14:textId="77777777" w:rsidR="004E4A18" w:rsidRPr="00272860" w:rsidRDefault="004E4A18" w:rsidP="00DE72B0">
            <w:pPr>
              <w:pStyle w:val="TF-TEXTOQUADROCentralizado"/>
              <w:rPr>
                <w:sz w:val="20"/>
              </w:rPr>
            </w:pPr>
          </w:p>
        </w:tc>
      </w:tr>
      <w:tr w:rsidR="004E4A18" w:rsidRPr="00272860" w14:paraId="1FC43078" w14:textId="77777777" w:rsidTr="00532001">
        <w:trPr>
          <w:jc w:val="center"/>
        </w:trPr>
        <w:tc>
          <w:tcPr>
            <w:tcW w:w="6171" w:type="dxa"/>
            <w:tcBorders>
              <w:left w:val="single" w:sz="4" w:space="0" w:color="auto"/>
            </w:tcBorders>
          </w:tcPr>
          <w:p w14:paraId="15CAF68F" w14:textId="77777777" w:rsidR="004E4A18" w:rsidRPr="00272860" w:rsidRDefault="004E4A18" w:rsidP="00DE72B0">
            <w:pPr>
              <w:pStyle w:val="TF-TEXTOQUADRO"/>
              <w:rPr>
                <w:sz w:val="20"/>
              </w:rPr>
            </w:pPr>
            <w:r w:rsidRPr="00272860">
              <w:rPr>
                <w:sz w:val="20"/>
              </w:rPr>
              <w:t>especificação</w:t>
            </w:r>
          </w:p>
        </w:tc>
        <w:tc>
          <w:tcPr>
            <w:tcW w:w="284" w:type="dxa"/>
            <w:gridSpan w:val="2"/>
            <w:tcBorders>
              <w:bottom w:val="single" w:sz="4" w:space="0" w:color="auto"/>
            </w:tcBorders>
          </w:tcPr>
          <w:p w14:paraId="266177C9"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43D1777"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shd w:val="clear" w:color="auto" w:fill="AEAAAA" w:themeFill="background2" w:themeFillShade="BF"/>
          </w:tcPr>
          <w:p w14:paraId="36B9E19C" w14:textId="77777777" w:rsidR="004E4A18" w:rsidRPr="00272860" w:rsidRDefault="004E4A18" w:rsidP="00DE72B0">
            <w:pPr>
              <w:pStyle w:val="TF-TEXTOQUADROCentralizado"/>
              <w:rPr>
                <w:sz w:val="20"/>
                <w:highlight w:val="lightGray"/>
              </w:rPr>
            </w:pPr>
          </w:p>
        </w:tc>
        <w:tc>
          <w:tcPr>
            <w:tcW w:w="284" w:type="dxa"/>
            <w:gridSpan w:val="2"/>
            <w:tcBorders>
              <w:bottom w:val="single" w:sz="4" w:space="0" w:color="auto"/>
            </w:tcBorders>
          </w:tcPr>
          <w:p w14:paraId="1410EC0D"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683C620C"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6F8A507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283D7A23" w14:textId="77777777" w:rsidR="004E4A18" w:rsidRPr="00272860" w:rsidRDefault="004E4A18" w:rsidP="00DE72B0">
            <w:pPr>
              <w:pStyle w:val="TF-TEXTOQUADROCentralizado"/>
              <w:rPr>
                <w:sz w:val="20"/>
              </w:rPr>
            </w:pPr>
          </w:p>
        </w:tc>
        <w:tc>
          <w:tcPr>
            <w:tcW w:w="341" w:type="dxa"/>
            <w:tcBorders>
              <w:bottom w:val="single" w:sz="4" w:space="0" w:color="auto"/>
            </w:tcBorders>
          </w:tcPr>
          <w:p w14:paraId="59835E44" w14:textId="77777777" w:rsidR="004E4A18" w:rsidRPr="00272860" w:rsidRDefault="004E4A18" w:rsidP="00DE72B0">
            <w:pPr>
              <w:pStyle w:val="TF-TEXTOQUADROCentralizado"/>
              <w:rPr>
                <w:sz w:val="20"/>
              </w:rPr>
            </w:pPr>
          </w:p>
        </w:tc>
      </w:tr>
      <w:tr w:rsidR="004E4A18" w:rsidRPr="00272860" w14:paraId="2683CBD8" w14:textId="77777777" w:rsidTr="00532001">
        <w:trPr>
          <w:trHeight w:val="70"/>
          <w:jc w:val="center"/>
        </w:trPr>
        <w:tc>
          <w:tcPr>
            <w:tcW w:w="6171" w:type="dxa"/>
            <w:tcBorders>
              <w:left w:val="single" w:sz="4" w:space="0" w:color="auto"/>
            </w:tcBorders>
          </w:tcPr>
          <w:p w14:paraId="4484364C" w14:textId="77777777" w:rsidR="004E4A18" w:rsidRPr="00272860" w:rsidRDefault="004E4A18" w:rsidP="00DE72B0">
            <w:pPr>
              <w:pStyle w:val="TF-TEXTOQUADRO"/>
              <w:rPr>
                <w:sz w:val="20"/>
              </w:rPr>
            </w:pPr>
            <w:r w:rsidRPr="00272860">
              <w:rPr>
                <w:sz w:val="20"/>
              </w:rPr>
              <w:t>implementação</w:t>
            </w:r>
          </w:p>
        </w:tc>
        <w:tc>
          <w:tcPr>
            <w:tcW w:w="284" w:type="dxa"/>
            <w:gridSpan w:val="2"/>
          </w:tcPr>
          <w:p w14:paraId="1F23DF1F" w14:textId="77777777" w:rsidR="004E4A18" w:rsidRPr="00272860" w:rsidRDefault="004E4A18" w:rsidP="00DE72B0">
            <w:pPr>
              <w:pStyle w:val="TF-TEXTOQUADROCentralizado"/>
              <w:rPr>
                <w:sz w:val="20"/>
              </w:rPr>
            </w:pPr>
          </w:p>
        </w:tc>
        <w:tc>
          <w:tcPr>
            <w:tcW w:w="284" w:type="dxa"/>
            <w:gridSpan w:val="2"/>
          </w:tcPr>
          <w:p w14:paraId="3E33761D"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574705CF"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5AB6B6C8"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2E8EF5AB"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3D7360E3" w14:textId="77777777" w:rsidR="004E4A18" w:rsidRPr="00272860" w:rsidRDefault="004E4A18" w:rsidP="00DE72B0">
            <w:pPr>
              <w:pStyle w:val="TF-TEXTOQUADROCentralizado"/>
              <w:rPr>
                <w:sz w:val="20"/>
              </w:rPr>
            </w:pPr>
          </w:p>
        </w:tc>
        <w:tc>
          <w:tcPr>
            <w:tcW w:w="284" w:type="dxa"/>
            <w:gridSpan w:val="2"/>
            <w:shd w:val="clear" w:color="auto" w:fill="AEAAAA" w:themeFill="background2" w:themeFillShade="BF"/>
          </w:tcPr>
          <w:p w14:paraId="0E58AE0C" w14:textId="77777777" w:rsidR="004E4A18" w:rsidRPr="00272860" w:rsidRDefault="004E4A18" w:rsidP="00DE72B0">
            <w:pPr>
              <w:pStyle w:val="TF-TEXTOQUADROCentralizado"/>
              <w:rPr>
                <w:sz w:val="20"/>
              </w:rPr>
            </w:pPr>
          </w:p>
        </w:tc>
        <w:tc>
          <w:tcPr>
            <w:tcW w:w="341" w:type="dxa"/>
          </w:tcPr>
          <w:p w14:paraId="7B19C411" w14:textId="77777777" w:rsidR="004E4A18" w:rsidRPr="00272860" w:rsidRDefault="004E4A18" w:rsidP="00DE72B0">
            <w:pPr>
              <w:pStyle w:val="TF-TEXTOQUADROCentralizado"/>
              <w:rPr>
                <w:sz w:val="20"/>
              </w:rPr>
            </w:pPr>
          </w:p>
        </w:tc>
      </w:tr>
      <w:tr w:rsidR="004E4A18" w:rsidRPr="00272860" w14:paraId="3D2A17F8" w14:textId="77777777" w:rsidTr="00532001">
        <w:trPr>
          <w:jc w:val="center"/>
        </w:trPr>
        <w:tc>
          <w:tcPr>
            <w:tcW w:w="6171" w:type="dxa"/>
            <w:tcBorders>
              <w:left w:val="single" w:sz="4" w:space="0" w:color="auto"/>
              <w:bottom w:val="single" w:sz="4" w:space="0" w:color="auto"/>
            </w:tcBorders>
          </w:tcPr>
          <w:p w14:paraId="292FE720" w14:textId="77777777" w:rsidR="004E4A18" w:rsidRPr="00272860" w:rsidRDefault="004E4A18" w:rsidP="00DE72B0">
            <w:pPr>
              <w:pStyle w:val="TF-TEXTOQUADRO"/>
              <w:rPr>
                <w:sz w:val="20"/>
              </w:rPr>
            </w:pPr>
            <w:r w:rsidRPr="00272860">
              <w:rPr>
                <w:sz w:val="20"/>
              </w:rPr>
              <w:t>testes</w:t>
            </w:r>
          </w:p>
        </w:tc>
        <w:tc>
          <w:tcPr>
            <w:tcW w:w="284" w:type="dxa"/>
            <w:gridSpan w:val="2"/>
            <w:tcBorders>
              <w:bottom w:val="single" w:sz="4" w:space="0" w:color="auto"/>
            </w:tcBorders>
          </w:tcPr>
          <w:p w14:paraId="2DC27F4F"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199AB485" w14:textId="77777777" w:rsidR="004E4A18" w:rsidRPr="00272860" w:rsidRDefault="004E4A18" w:rsidP="00DE72B0">
            <w:pPr>
              <w:pStyle w:val="TF-TEXTOQUADROCentralizado"/>
              <w:rPr>
                <w:sz w:val="20"/>
              </w:rPr>
            </w:pPr>
          </w:p>
        </w:tc>
        <w:tc>
          <w:tcPr>
            <w:tcW w:w="284" w:type="dxa"/>
            <w:gridSpan w:val="2"/>
            <w:tcBorders>
              <w:bottom w:val="single" w:sz="4" w:space="0" w:color="auto"/>
            </w:tcBorders>
          </w:tcPr>
          <w:p w14:paraId="5F0C1C58"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6EA8477D"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8CB795A"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40FB3DBF" w14:textId="77777777" w:rsidR="004E4A18" w:rsidRPr="00272860" w:rsidRDefault="004E4A18" w:rsidP="00DE72B0">
            <w:pPr>
              <w:pStyle w:val="TF-TEXTOQUADROCentralizado"/>
              <w:rPr>
                <w:sz w:val="20"/>
              </w:rPr>
            </w:pPr>
          </w:p>
        </w:tc>
        <w:tc>
          <w:tcPr>
            <w:tcW w:w="284" w:type="dxa"/>
            <w:gridSpan w:val="2"/>
            <w:tcBorders>
              <w:bottom w:val="single" w:sz="4" w:space="0" w:color="auto"/>
            </w:tcBorders>
            <w:shd w:val="clear" w:color="auto" w:fill="AEAAAA" w:themeFill="background2" w:themeFillShade="BF"/>
          </w:tcPr>
          <w:p w14:paraId="017CB03E" w14:textId="77777777" w:rsidR="004E4A18" w:rsidRPr="00272860" w:rsidRDefault="004E4A18" w:rsidP="00DE72B0">
            <w:pPr>
              <w:pStyle w:val="TF-TEXTOQUADROCentralizado"/>
              <w:rPr>
                <w:sz w:val="20"/>
              </w:rPr>
            </w:pPr>
          </w:p>
        </w:tc>
        <w:tc>
          <w:tcPr>
            <w:tcW w:w="341" w:type="dxa"/>
            <w:tcBorders>
              <w:bottom w:val="single" w:sz="4" w:space="0" w:color="auto"/>
            </w:tcBorders>
            <w:shd w:val="clear" w:color="auto" w:fill="AEAAAA" w:themeFill="background2" w:themeFillShade="BF"/>
          </w:tcPr>
          <w:p w14:paraId="2781E48F" w14:textId="77777777" w:rsidR="004E4A18" w:rsidRPr="00272860" w:rsidRDefault="004E4A18" w:rsidP="00DE72B0">
            <w:pPr>
              <w:pStyle w:val="TF-TEXTOQUADROCentralizado"/>
              <w:rPr>
                <w:sz w:val="20"/>
              </w:rPr>
            </w:pPr>
          </w:p>
        </w:tc>
      </w:tr>
    </w:tbl>
    <w:p w14:paraId="12E65828" w14:textId="77777777" w:rsidR="004E4A18" w:rsidRPr="00272860" w:rsidRDefault="004E4A18" w:rsidP="00FC4A9F">
      <w:pPr>
        <w:pStyle w:val="TF-FONTE"/>
      </w:pPr>
      <w:r w:rsidRPr="00272860">
        <w:t xml:space="preserve">     </w:t>
      </w:r>
      <w:commentRangeStart w:id="105"/>
      <w:r w:rsidRPr="00272860">
        <w:t>Fonte</w:t>
      </w:r>
      <w:commentRangeEnd w:id="105"/>
      <w:r>
        <w:rPr>
          <w:rStyle w:val="Refdecomentrio"/>
        </w:rPr>
        <w:commentReference w:id="105"/>
      </w:r>
      <w:r w:rsidRPr="00272860">
        <w:t>: elaborado pelo autor.</w:t>
      </w:r>
    </w:p>
    <w:p w14:paraId="29D0A43D" w14:textId="77777777" w:rsidR="004E4A18" w:rsidRPr="00272860" w:rsidRDefault="004E4A18" w:rsidP="00FC4A9F">
      <w:pPr>
        <w:pStyle w:val="Ttulo1"/>
        <w:rPr>
          <w:sz w:val="20"/>
          <w:szCs w:val="20"/>
        </w:rPr>
      </w:pPr>
      <w:r w:rsidRPr="00272860">
        <w:rPr>
          <w:sz w:val="20"/>
          <w:szCs w:val="20"/>
        </w:rPr>
        <w:lastRenderedPageBreak/>
        <w:t>REVISÃO BIBLIOGRÁFICA</w:t>
      </w:r>
    </w:p>
    <w:p w14:paraId="44398A5B" w14:textId="77777777" w:rsidR="004E4A18" w:rsidRPr="00272860" w:rsidRDefault="004E4A18" w:rsidP="0037046F">
      <w:pPr>
        <w:pStyle w:val="TF-TEXTO"/>
        <w:rPr>
          <w:sz w:val="20"/>
        </w:rPr>
      </w:pPr>
      <w:r w:rsidRPr="00272860">
        <w:rPr>
          <w:sz w:val="20"/>
        </w:rPr>
        <w:t>Este capítulo está divido em duas seções. A seção 5.1 aborda uma visão geral sobre a computação na educação básica. Na seção 5.2 são descritos os fundamentos principais sobre aprendizagem de máquina e métodos de aprendizagem supervisionados.</w:t>
      </w:r>
    </w:p>
    <w:p w14:paraId="6E7DA8DC" w14:textId="77777777" w:rsidR="004E4A18" w:rsidRPr="00272860" w:rsidRDefault="004E4A18" w:rsidP="007D17E8">
      <w:pPr>
        <w:pStyle w:val="Ttulo2"/>
        <w:rPr>
          <w:sz w:val="20"/>
        </w:rPr>
      </w:pPr>
      <w:r w:rsidRPr="00272860">
        <w:rPr>
          <w:sz w:val="20"/>
        </w:rPr>
        <w:t>Computação na Educação básica</w:t>
      </w:r>
    </w:p>
    <w:p w14:paraId="65C3FE06" w14:textId="77777777" w:rsidR="004E4A18" w:rsidRPr="00272860" w:rsidRDefault="004E4A18" w:rsidP="00DD2621">
      <w:pPr>
        <w:pStyle w:val="TF-TEXTO"/>
        <w:rPr>
          <w:sz w:val="20"/>
        </w:rPr>
      </w:pPr>
      <w:r>
        <w:rPr>
          <w:sz w:val="20"/>
        </w:rPr>
        <w:t>A</w:t>
      </w:r>
      <w:r w:rsidRPr="00272860">
        <w:rPr>
          <w:sz w:val="20"/>
        </w:rPr>
        <w:t xml:space="preserve"> inclusão de conceitos gerais de computação no ensino básico faz-se essencial como forma de aprimorar o raciocínio lógico-matemático das crianças e incentivar a criatividade por meio de </w:t>
      </w:r>
      <w:r w:rsidRPr="00DD17F0">
        <w:rPr>
          <w:sz w:val="20"/>
        </w:rPr>
        <w:t xml:space="preserve">tecnologias (NASCIMENTO </w:t>
      </w:r>
      <w:r w:rsidRPr="00DD17F0">
        <w:rPr>
          <w:i/>
          <w:iCs/>
          <w:sz w:val="20"/>
        </w:rPr>
        <w:t>et al</w:t>
      </w:r>
      <w:r w:rsidRPr="00DD17F0">
        <w:rPr>
          <w:sz w:val="20"/>
        </w:rPr>
        <w:t>., 2015).</w:t>
      </w:r>
      <w:r w:rsidRPr="00272860">
        <w:rPr>
          <w:sz w:val="20"/>
        </w:rPr>
        <w:t xml:space="preserve"> Ainda, seguindo este contexto, </w:t>
      </w:r>
      <w:proofErr w:type="spellStart"/>
      <w:r w:rsidRPr="00272860">
        <w:rPr>
          <w:sz w:val="20"/>
        </w:rPr>
        <w:t>Scaico</w:t>
      </w:r>
      <w:proofErr w:type="spellEnd"/>
      <w:r w:rsidRPr="00272860">
        <w:rPr>
          <w:sz w:val="20"/>
        </w:rPr>
        <w:t xml:space="preserve"> </w:t>
      </w:r>
      <w:r w:rsidRPr="00272860">
        <w:rPr>
          <w:i/>
          <w:sz w:val="20"/>
        </w:rPr>
        <w:t>et al</w:t>
      </w:r>
      <w:r w:rsidRPr="00272860">
        <w:rPr>
          <w:sz w:val="20"/>
        </w:rPr>
        <w:t>. (2013) complementa</w:t>
      </w:r>
      <w:r w:rsidRPr="00DD17F0">
        <w:rPr>
          <w:sz w:val="20"/>
        </w:rPr>
        <w:t>m</w:t>
      </w:r>
      <w:r w:rsidRPr="00272860">
        <w:rPr>
          <w:sz w:val="20"/>
        </w:rPr>
        <w:t xml:space="preserve"> que o ensino de conceitos de programação proporciona o desenvolvimento de várias habilidades que colaboram para aprimorar o raciocínio lógico dos estudantes. Programar abrange a capacidade de desenvolver uma solução para um problema, que caso seja grande demandará o exercício de outras habilidades (SCAICO </w:t>
      </w:r>
      <w:r w:rsidRPr="00272860">
        <w:rPr>
          <w:i/>
          <w:sz w:val="20"/>
        </w:rPr>
        <w:t>et al</w:t>
      </w:r>
      <w:r w:rsidRPr="00272860">
        <w:rPr>
          <w:sz w:val="20"/>
        </w:rPr>
        <w:t xml:space="preserve">., 2013). </w:t>
      </w:r>
    </w:p>
    <w:p w14:paraId="2AF520FF" w14:textId="77777777" w:rsidR="004E4A18" w:rsidRPr="00272860" w:rsidRDefault="004E4A18" w:rsidP="002727B8">
      <w:pPr>
        <w:pStyle w:val="TF-TEXTO"/>
        <w:rPr>
          <w:sz w:val="20"/>
        </w:rPr>
      </w:pPr>
      <w:r w:rsidRPr="00272860">
        <w:rPr>
          <w:sz w:val="20"/>
        </w:rPr>
        <w:t>Fundamentos da computação, agregados ao pensamento crítico definem um método para solucionar problemas</w:t>
      </w:r>
      <w:commentRangeStart w:id="106"/>
      <w:r w:rsidRPr="00272860">
        <w:rPr>
          <w:sz w:val="20"/>
        </w:rPr>
        <w:t xml:space="preserve">, </w:t>
      </w:r>
      <w:commentRangeEnd w:id="106"/>
      <w:r>
        <w:rPr>
          <w:rStyle w:val="Refdecomentrio"/>
        </w:rPr>
        <w:commentReference w:id="106"/>
      </w:r>
      <w:r w:rsidRPr="00272860">
        <w:rPr>
          <w:sz w:val="20"/>
        </w:rPr>
        <w:t xml:space="preserve">intitulado Pensamento Computacional </w:t>
      </w:r>
      <w:commentRangeStart w:id="107"/>
      <w:r w:rsidRPr="00272860">
        <w:rPr>
          <w:sz w:val="20"/>
        </w:rPr>
        <w:t xml:space="preserve">(PC) </w:t>
      </w:r>
      <w:commentRangeEnd w:id="107"/>
      <w:r>
        <w:rPr>
          <w:rStyle w:val="Refdecomentrio"/>
        </w:rPr>
        <w:commentReference w:id="107"/>
      </w:r>
      <w:r w:rsidRPr="00272860">
        <w:rPr>
          <w:sz w:val="20"/>
        </w:rPr>
        <w:t xml:space="preserve">(WING, 2006). Esta perspectiva argumenta que a cultura do computador ajuda a sociedade a aprender, mas especialmente, possibilita uma nova forma de aprender a aprender (LU; FLETCHER, 2009). O </w:t>
      </w:r>
      <w:commentRangeStart w:id="108"/>
      <w:r w:rsidRPr="00272860">
        <w:rPr>
          <w:sz w:val="20"/>
        </w:rPr>
        <w:t>PC</w:t>
      </w:r>
      <w:commentRangeEnd w:id="108"/>
      <w:r>
        <w:rPr>
          <w:rStyle w:val="Refdecomentrio"/>
        </w:rPr>
        <w:commentReference w:id="108"/>
      </w:r>
      <w:r w:rsidRPr="00272860">
        <w:rPr>
          <w:sz w:val="20"/>
        </w:rPr>
        <w:t xml:space="preserve"> é um método para solução de problemas que utiliza os princípios e técnicas da Ciência da Computação. </w:t>
      </w:r>
    </w:p>
    <w:p w14:paraId="18FF90EF" w14:textId="77777777" w:rsidR="004E4A18" w:rsidRPr="00272860" w:rsidRDefault="004E4A18" w:rsidP="00CC4DED">
      <w:pPr>
        <w:pStyle w:val="TF-TEXTO"/>
        <w:rPr>
          <w:sz w:val="20"/>
        </w:rPr>
      </w:pPr>
      <w:r w:rsidRPr="00272860">
        <w:rPr>
          <w:sz w:val="20"/>
        </w:rPr>
        <w:t xml:space="preserve">Segundo Ribeiro, </w:t>
      </w:r>
      <w:proofErr w:type="spellStart"/>
      <w:r w:rsidRPr="00272860">
        <w:rPr>
          <w:sz w:val="20"/>
        </w:rPr>
        <w:t>Foss</w:t>
      </w:r>
      <w:proofErr w:type="spellEnd"/>
      <w:r w:rsidRPr="00272860">
        <w:rPr>
          <w:sz w:val="20"/>
        </w:rPr>
        <w:t xml:space="preserve"> e Cavalheiro (2017), as três habilidades básicas que fundamentam o </w:t>
      </w:r>
      <w:commentRangeStart w:id="109"/>
      <w:r w:rsidRPr="00272860">
        <w:rPr>
          <w:sz w:val="20"/>
        </w:rPr>
        <w:t>PC</w:t>
      </w:r>
      <w:commentRangeEnd w:id="109"/>
      <w:r>
        <w:rPr>
          <w:rStyle w:val="Refdecomentrio"/>
        </w:rPr>
        <w:commentReference w:id="109"/>
      </w:r>
      <w:r w:rsidRPr="00272860">
        <w:rPr>
          <w:sz w:val="20"/>
        </w:rPr>
        <w:t xml:space="preserve"> são:  abstração, automação e análise.  A habilidade de abstração se associa a aptidão </w:t>
      </w:r>
      <w:commentRangeStart w:id="110"/>
      <w:r w:rsidRPr="00272860">
        <w:rPr>
          <w:sz w:val="20"/>
        </w:rPr>
        <w:t>de o</w:t>
      </w:r>
      <w:commentRangeEnd w:id="110"/>
      <w:r>
        <w:rPr>
          <w:rStyle w:val="Refdecomentrio"/>
        </w:rPr>
        <w:commentReference w:id="110"/>
      </w:r>
      <w:r w:rsidRPr="00272860">
        <w:rPr>
          <w:sz w:val="20"/>
        </w:rPr>
        <w:t xml:space="preserve"> indivíduo extrair somente os aspectos mais relevantes de um problema para chegar a uma solução. A habilidade de automação associa-se a aptidão de utilização um meio eletrônico que é capaz de substituir o trabalho de um ser humano e a habilidade de análise associa-se ao estudo dos resultados criados pela automação. </w:t>
      </w:r>
    </w:p>
    <w:p w14:paraId="1F67E071" w14:textId="77777777" w:rsidR="004E4A18" w:rsidRPr="00272860" w:rsidRDefault="004E4A18" w:rsidP="00C647F0">
      <w:pPr>
        <w:pStyle w:val="TF-TEXTO"/>
        <w:rPr>
          <w:sz w:val="20"/>
        </w:rPr>
      </w:pPr>
      <w:r w:rsidRPr="00272860">
        <w:rPr>
          <w:sz w:val="20"/>
        </w:rPr>
        <w:t xml:space="preserve">Como </w:t>
      </w:r>
      <w:proofErr w:type="spellStart"/>
      <w:r w:rsidRPr="00272860">
        <w:rPr>
          <w:sz w:val="20"/>
        </w:rPr>
        <w:t>Brackmann</w:t>
      </w:r>
      <w:proofErr w:type="spellEnd"/>
      <w:r w:rsidRPr="00272860">
        <w:rPr>
          <w:sz w:val="20"/>
        </w:rPr>
        <w:t xml:space="preserve"> (2017) afirma, enquanto os alunos aprendem a programar, estão também programando para aprender. Este aprendizado possibilita que eles </w:t>
      </w:r>
      <w:r>
        <w:rPr>
          <w:sz w:val="20"/>
        </w:rPr>
        <w:t>conheçam</w:t>
      </w:r>
      <w:r w:rsidRPr="00272860">
        <w:rPr>
          <w:sz w:val="20"/>
        </w:rPr>
        <w:t xml:space="preserve"> várias outras coisas e criem oportunidades de aprendizagem.</w:t>
      </w:r>
    </w:p>
    <w:p w14:paraId="6F1A0AB1" w14:textId="77777777" w:rsidR="004E4A18" w:rsidRDefault="004E4A18" w:rsidP="007D17E8">
      <w:pPr>
        <w:pStyle w:val="Ttulo2"/>
        <w:rPr>
          <w:sz w:val="20"/>
        </w:rPr>
      </w:pPr>
      <w:r w:rsidRPr="00DD17F0">
        <w:rPr>
          <w:sz w:val="20"/>
        </w:rPr>
        <w:t>Aprendizagem</w:t>
      </w:r>
      <w:r w:rsidRPr="00272860">
        <w:rPr>
          <w:sz w:val="20"/>
        </w:rPr>
        <w:t xml:space="preserve"> de Máquina e Métodos </w:t>
      </w:r>
    </w:p>
    <w:p w14:paraId="5519189E" w14:textId="77777777" w:rsidR="004E4A18" w:rsidRPr="00272860" w:rsidRDefault="004E4A18" w:rsidP="00A33A70">
      <w:pPr>
        <w:pStyle w:val="TF-TEXTO"/>
        <w:ind w:firstLine="567"/>
        <w:rPr>
          <w:sz w:val="20"/>
        </w:rPr>
      </w:pPr>
      <w:r w:rsidRPr="00DD17F0">
        <w:rPr>
          <w:sz w:val="20"/>
        </w:rPr>
        <w:t>Como afirma Bishop (2006), Sistemas de Aprendizado de Máquina são sistemas que combinam</w:t>
      </w:r>
      <w:r w:rsidRPr="00272860">
        <w:rPr>
          <w:sz w:val="20"/>
        </w:rPr>
        <w:t xml:space="preserve"> algoritmos e modelos matemáticos da área de Aprendizado de Máquina em soluções que visam a implantação do uso de tais algoritmos e modelos em ambientes reais. Aprendizado de máquina, por sua vez, se refere a área de estudos voltada ao desenvolvimento e compreensão de modelos matemáticos caracterizados pelo aprimoramento de seus resultados por meio da ingestão de dados de treino, de forma que esses modelos possam realizar predições e decisões sem que sejam explicitamente programados para o fazerem.</w:t>
      </w:r>
    </w:p>
    <w:p w14:paraId="3ED24A07" w14:textId="77777777" w:rsidR="004E4A18" w:rsidRPr="00272860" w:rsidRDefault="004E4A18" w:rsidP="00D20FC6">
      <w:pPr>
        <w:pStyle w:val="TF-TEXTO"/>
        <w:rPr>
          <w:sz w:val="20"/>
        </w:rPr>
      </w:pPr>
      <w:r w:rsidRPr="00272860">
        <w:rPr>
          <w:sz w:val="20"/>
        </w:rPr>
        <w:t xml:space="preserve">A aprendizagem de máquina é dividida em três tipos de técnicas: a aprendizagem supervisionada, que treina um modelo a partir de dados conhecidos de entrada e saída para que ele possa prever resultados futuros; a aprendizagem não supervisionada, que encontra padrões ocultos ou estruturas específicas a partir de dados de entrada; e a aprendizagem por reforço, que utiliza um sistema de recompensas ou punições para se aperfeiçoar no ambiente que se encontra (NORVIG, RUSSELL, 2014). </w:t>
      </w:r>
    </w:p>
    <w:p w14:paraId="246EC636" w14:textId="77777777" w:rsidR="004E4A18" w:rsidRPr="00272860" w:rsidRDefault="004E4A18" w:rsidP="00D20FC6">
      <w:pPr>
        <w:pStyle w:val="TF-TEXTO"/>
        <w:rPr>
          <w:sz w:val="20"/>
        </w:rPr>
      </w:pPr>
      <w:r w:rsidRPr="00272860">
        <w:rPr>
          <w:sz w:val="20"/>
        </w:rPr>
        <w:lastRenderedPageBreak/>
        <w:t xml:space="preserve">Como aponta Bueno (2018), o intuito da aprendizagem supervisionada é construir um modelo que faça previsões baseadas em evidências na presença de incerteza. Nesta técnica, um programa de computador pode “aprender” a partir de observações. Conforme exposto a mais observações, o programa melhora seu desempenho preditivo. Especificamente, um algoritmo de aprendizagem supervisionada recebe um conjunto conhecido de dados de entrada e um conjunto conhecido de respostas aos dados de entrada e treina um modelo para gerar previsões. </w:t>
      </w:r>
    </w:p>
    <w:sdt>
      <w:sdtPr>
        <w:rPr>
          <w:b w:val="0"/>
          <w:caps w:val="0"/>
          <w:sz w:val="20"/>
          <w:szCs w:val="20"/>
        </w:rPr>
        <w:id w:val="1507324220"/>
        <w:docPartObj>
          <w:docPartGallery w:val="Bibliographies"/>
          <w:docPartUnique/>
        </w:docPartObj>
      </w:sdtPr>
      <w:sdtContent>
        <w:p w14:paraId="48B6CD06" w14:textId="77777777" w:rsidR="004E4A18" w:rsidRPr="00272860" w:rsidRDefault="004E4A18" w:rsidP="00BE1ECD">
          <w:pPr>
            <w:pStyle w:val="Ttulo1"/>
            <w:numPr>
              <w:ilvl w:val="0"/>
              <w:numId w:val="0"/>
            </w:numPr>
            <w:ind w:left="284" w:hanging="284"/>
            <w:jc w:val="center"/>
            <w:rPr>
              <w:sz w:val="20"/>
              <w:szCs w:val="20"/>
            </w:rPr>
          </w:pPr>
          <w:r w:rsidRPr="00272860">
            <w:rPr>
              <w:sz w:val="20"/>
              <w:szCs w:val="20"/>
            </w:rPr>
            <w:t>REFERÊNCIAS</w:t>
          </w:r>
        </w:p>
        <w:p w14:paraId="27E43CFE" w14:textId="77777777" w:rsidR="004E4A18" w:rsidRPr="004A1DF6" w:rsidRDefault="004E4A18" w:rsidP="00C647F0">
          <w:pPr>
            <w:pStyle w:val="TF-refernciasITEM"/>
            <w:rPr>
              <w:sz w:val="20"/>
              <w:lang w:val="en-US"/>
            </w:rPr>
          </w:pPr>
          <w:r w:rsidRPr="00272860">
            <w:rPr>
              <w:sz w:val="20"/>
            </w:rPr>
            <w:t xml:space="preserve">ARAÚJO, Luciana; MATTOS, Mauro. </w:t>
          </w:r>
          <w:proofErr w:type="spellStart"/>
          <w:r w:rsidRPr="00272860">
            <w:rPr>
              <w:sz w:val="20"/>
            </w:rPr>
            <w:t>Furbot</w:t>
          </w:r>
          <w:proofErr w:type="spellEnd"/>
          <w:r w:rsidRPr="00272860">
            <w:rPr>
              <w:sz w:val="20"/>
            </w:rPr>
            <w:t xml:space="preserve">: plataforma para o ensino-aprendizado de pensamento computacional e programação. </w:t>
          </w:r>
          <w:commentRangeStart w:id="111"/>
          <w:r w:rsidRPr="00272860">
            <w:rPr>
              <w:sz w:val="20"/>
            </w:rPr>
            <w:t>In</w:t>
          </w:r>
          <w:commentRangeEnd w:id="111"/>
          <w:r>
            <w:rPr>
              <w:rStyle w:val="Refdecomentrio"/>
            </w:rPr>
            <w:commentReference w:id="111"/>
          </w:r>
          <w:r w:rsidRPr="00272860">
            <w:rPr>
              <w:sz w:val="20"/>
            </w:rPr>
            <w:t xml:space="preserve">: I CONCURSO LATINOAMERICANO DE TECNOLOGIAS EDUCACIONAIS PARA APRENDIZAGEM (EDUTECH), 1., 2018, São Paulo. </w:t>
          </w:r>
          <w:r w:rsidRPr="004A1DF6">
            <w:rPr>
              <w:sz w:val="20"/>
              <w:lang w:val="en-US"/>
            </w:rPr>
            <w:t>1p.</w:t>
          </w:r>
        </w:p>
        <w:p w14:paraId="7A049FA1" w14:textId="77777777" w:rsidR="004E4A18" w:rsidRPr="004A1DF6" w:rsidRDefault="004E4A18" w:rsidP="00C647F0">
          <w:pPr>
            <w:pStyle w:val="TF-refernciasITEM"/>
            <w:rPr>
              <w:sz w:val="20"/>
              <w:lang w:val="en-US"/>
            </w:rPr>
          </w:pPr>
          <w:r w:rsidRPr="004A1DF6">
            <w:rPr>
              <w:sz w:val="20"/>
              <w:lang w:val="en-US"/>
            </w:rPr>
            <w:t xml:space="preserve">BISHOP, C. M., </w:t>
          </w:r>
          <w:commentRangeStart w:id="112"/>
          <w:r w:rsidRPr="004A1DF6">
            <w:rPr>
              <w:sz w:val="20"/>
              <w:lang w:val="en-US"/>
            </w:rPr>
            <w:t>“Pattern Recognition and Machine Learning”</w:t>
          </w:r>
          <w:commentRangeEnd w:id="112"/>
          <w:r>
            <w:rPr>
              <w:rStyle w:val="Refdecomentrio"/>
            </w:rPr>
            <w:commentReference w:id="112"/>
          </w:r>
          <w:r w:rsidRPr="004A1DF6">
            <w:rPr>
              <w:sz w:val="20"/>
              <w:lang w:val="en-US"/>
            </w:rPr>
            <w:t>, Springer, v. ISBN 978-0-387-31073-2, 2006.</w:t>
          </w:r>
        </w:p>
        <w:p w14:paraId="1E6CEF02" w14:textId="77777777" w:rsidR="004E4A18" w:rsidRPr="00272860" w:rsidRDefault="004E4A18" w:rsidP="00C647F0">
          <w:pPr>
            <w:pStyle w:val="TF-refernciasITEM"/>
            <w:rPr>
              <w:sz w:val="20"/>
            </w:rPr>
          </w:pPr>
          <w:r w:rsidRPr="00272860">
            <w:rPr>
              <w:sz w:val="20"/>
            </w:rPr>
            <w:t xml:space="preserve">BRACKMANN, Christian </w:t>
          </w:r>
          <w:commentRangeStart w:id="113"/>
          <w:proofErr w:type="spellStart"/>
          <w:r w:rsidRPr="00272860">
            <w:rPr>
              <w:sz w:val="20"/>
            </w:rPr>
            <w:t>Puhlmann</w:t>
          </w:r>
          <w:commentRangeEnd w:id="113"/>
          <w:proofErr w:type="spellEnd"/>
          <w:r>
            <w:rPr>
              <w:rStyle w:val="Refdecomentrio"/>
            </w:rPr>
            <w:commentReference w:id="113"/>
          </w:r>
          <w:r w:rsidRPr="00272860">
            <w:rPr>
              <w:sz w:val="20"/>
            </w:rPr>
            <w:t xml:space="preserve">. </w:t>
          </w:r>
          <w:commentRangeStart w:id="114"/>
          <w:r w:rsidRPr="00272860">
            <w:rPr>
              <w:b/>
              <w:sz w:val="20"/>
            </w:rPr>
            <w:t>DESENVOLVIMENTO DO PENSAMENTO COMPUTACIONAL ATRAVÉS DE ATIVIDADES DESPLUGADAS NA EDUCAÇÃO BÁSICA</w:t>
          </w:r>
          <w:commentRangeEnd w:id="114"/>
          <w:r>
            <w:rPr>
              <w:rStyle w:val="Refdecomentrio"/>
            </w:rPr>
            <w:commentReference w:id="114"/>
          </w:r>
          <w:r w:rsidRPr="00272860">
            <w:rPr>
              <w:sz w:val="20"/>
            </w:rPr>
            <w:t>. 2017. 226 f. Tese (Doutorado) - Curso de Informática na Educação, Universidade Federal do Rio Grande do Sul, Porto Alegre, 2017.</w:t>
          </w:r>
        </w:p>
        <w:p w14:paraId="5419DB98" w14:textId="77777777" w:rsidR="004E4A18" w:rsidRPr="00272860" w:rsidRDefault="004E4A18" w:rsidP="00C647F0">
          <w:pPr>
            <w:pStyle w:val="TF-refernciasITEM"/>
            <w:rPr>
              <w:sz w:val="20"/>
            </w:rPr>
          </w:pPr>
          <w:r w:rsidRPr="00272860">
            <w:rPr>
              <w:sz w:val="20"/>
            </w:rPr>
            <w:t xml:space="preserve">BUENO, </w:t>
          </w:r>
          <w:proofErr w:type="spellStart"/>
          <w:r w:rsidRPr="00272860">
            <w:rPr>
              <w:sz w:val="20"/>
            </w:rPr>
            <w:t>Andre</w:t>
          </w:r>
          <w:proofErr w:type="spellEnd"/>
          <w:r w:rsidRPr="00272860">
            <w:rPr>
              <w:sz w:val="20"/>
            </w:rPr>
            <w:t xml:space="preserve"> </w:t>
          </w:r>
          <w:commentRangeStart w:id="115"/>
          <w:proofErr w:type="spellStart"/>
          <w:r w:rsidRPr="00272860">
            <w:rPr>
              <w:sz w:val="20"/>
            </w:rPr>
            <w:t>Luis</w:t>
          </w:r>
          <w:proofErr w:type="spellEnd"/>
          <w:r w:rsidRPr="00272860">
            <w:rPr>
              <w:sz w:val="20"/>
            </w:rPr>
            <w:t xml:space="preserve"> Cavalcanti</w:t>
          </w:r>
          <w:commentRangeEnd w:id="115"/>
          <w:r>
            <w:rPr>
              <w:rStyle w:val="Refdecomentrio"/>
            </w:rPr>
            <w:commentReference w:id="115"/>
          </w:r>
          <w:r w:rsidRPr="00272860">
            <w:rPr>
              <w:sz w:val="20"/>
            </w:rPr>
            <w:t xml:space="preserve">. </w:t>
          </w:r>
          <w:r w:rsidRPr="00272860">
            <w:rPr>
              <w:b/>
              <w:sz w:val="20"/>
            </w:rPr>
            <w:t>Relaxamento Adaptativo da Sincronização Através do Uso de Métodos de Aprendizagem Supervisionada</w:t>
          </w:r>
          <w:r w:rsidRPr="00272860">
            <w:rPr>
              <w:sz w:val="20"/>
            </w:rPr>
            <w:t>. 2018. 80 f. Tese (Doutorado) - Curso de Informática, Pontifícia Universidade Católica do Rio de Janeiro, Departamento de Informática, Rio de Janeiro, 2018.</w:t>
          </w:r>
        </w:p>
        <w:p w14:paraId="7F0A3513" w14:textId="77777777" w:rsidR="004E4A18" w:rsidRPr="00272860" w:rsidRDefault="004E4A18" w:rsidP="00C647F0">
          <w:pPr>
            <w:pStyle w:val="TF-refernciasITEM"/>
            <w:rPr>
              <w:sz w:val="20"/>
            </w:rPr>
          </w:pPr>
          <w:r w:rsidRPr="00272860">
            <w:rPr>
              <w:sz w:val="20"/>
            </w:rPr>
            <w:t xml:space="preserve">BURKE, B. </w:t>
          </w:r>
          <w:commentRangeStart w:id="116"/>
          <w:proofErr w:type="spellStart"/>
          <w:r w:rsidRPr="00272860">
            <w:rPr>
              <w:sz w:val="20"/>
            </w:rPr>
            <w:t>Gamificar</w:t>
          </w:r>
          <w:commentRangeEnd w:id="116"/>
          <w:proofErr w:type="spellEnd"/>
          <w:r>
            <w:rPr>
              <w:rStyle w:val="Refdecomentrio"/>
            </w:rPr>
            <w:commentReference w:id="116"/>
          </w:r>
          <w:r w:rsidRPr="00272860">
            <w:rPr>
              <w:sz w:val="20"/>
            </w:rPr>
            <w:t xml:space="preserve">: como a gamificação motiva as pessoas a fazerem coisas </w:t>
          </w:r>
        </w:p>
        <w:p w14:paraId="45A31875" w14:textId="77777777" w:rsidR="004E4A18" w:rsidRPr="00272860" w:rsidRDefault="004E4A18" w:rsidP="00C647F0">
          <w:pPr>
            <w:pStyle w:val="TF-refernciasITEM"/>
            <w:rPr>
              <w:sz w:val="20"/>
            </w:rPr>
          </w:pPr>
          <w:commentRangeStart w:id="117"/>
          <w:r w:rsidRPr="00272860">
            <w:rPr>
              <w:sz w:val="20"/>
            </w:rPr>
            <w:t>ex</w:t>
          </w:r>
          <w:commentRangeEnd w:id="117"/>
          <w:r>
            <w:rPr>
              <w:rStyle w:val="Refdecomentrio"/>
            </w:rPr>
            <w:commentReference w:id="117"/>
          </w:r>
          <w:r w:rsidRPr="00272860">
            <w:rPr>
              <w:sz w:val="20"/>
            </w:rPr>
            <w:t>traordinárias. São Paulo: DVS Editora, 2015.</w:t>
          </w:r>
        </w:p>
        <w:p w14:paraId="1CEE1267" w14:textId="77777777" w:rsidR="004E4A18" w:rsidRPr="00272860" w:rsidRDefault="004E4A18" w:rsidP="00C647F0">
          <w:pPr>
            <w:pStyle w:val="TF-refernciasITEM"/>
            <w:rPr>
              <w:noProof/>
              <w:sz w:val="20"/>
            </w:rPr>
          </w:pPr>
          <w:r w:rsidRPr="00272860">
            <w:rPr>
              <w:noProof/>
              <w:sz w:val="20"/>
            </w:rPr>
            <w:t xml:space="preserve">CODE.ORG. </w:t>
          </w:r>
          <w:r w:rsidRPr="00272860">
            <w:rPr>
              <w:b/>
              <w:bCs/>
              <w:noProof/>
              <w:sz w:val="20"/>
            </w:rPr>
            <w:t>Minecfraft: Jornada do Herói</w:t>
          </w:r>
          <w:r w:rsidRPr="00272860">
            <w:rPr>
              <w:noProof/>
              <w:sz w:val="20"/>
            </w:rPr>
            <w:t>,</w:t>
          </w:r>
          <w:r w:rsidRPr="00272860">
            <w:rPr>
              <w:sz w:val="20"/>
            </w:rPr>
            <w:t xml:space="preserve"> [</w:t>
          </w:r>
          <w:proofErr w:type="spellStart"/>
          <w:r w:rsidRPr="00272860">
            <w:rPr>
              <w:sz w:val="20"/>
            </w:rPr>
            <w:t>s.l</w:t>
          </w:r>
          <w:proofErr w:type="spellEnd"/>
          <w:r w:rsidRPr="00272860">
            <w:rPr>
              <w:sz w:val="20"/>
            </w:rPr>
            <w:t>.],</w:t>
          </w:r>
          <w:r w:rsidRPr="00272860">
            <w:rPr>
              <w:noProof/>
              <w:sz w:val="20"/>
            </w:rPr>
            <w:t xml:space="preserve"> 2021a. Disponivel em:</w:t>
          </w:r>
          <w:r>
            <w:rPr>
              <w:sz w:val="20"/>
            </w:rPr>
            <w:t xml:space="preserve"> </w:t>
          </w:r>
          <w:r w:rsidRPr="00272860">
            <w:rPr>
              <w:noProof/>
              <w:sz w:val="20"/>
            </w:rPr>
            <w:t>https://studio.code.org/s/hero/lessons/1/levels/1. Acesso em: 27 mai. 2021.</w:t>
          </w:r>
        </w:p>
        <w:p w14:paraId="7444C159" w14:textId="77777777" w:rsidR="004E4A18" w:rsidRPr="00272860" w:rsidRDefault="004E4A18" w:rsidP="00C647F0">
          <w:pPr>
            <w:pStyle w:val="TF-refernciasITEM"/>
            <w:rPr>
              <w:noProof/>
              <w:sz w:val="20"/>
            </w:rPr>
          </w:pPr>
          <w:commentRangeStart w:id="118"/>
          <w:r w:rsidRPr="00272860">
            <w:rPr>
              <w:noProof/>
              <w:sz w:val="20"/>
            </w:rPr>
            <w:t>__________</w:t>
          </w:r>
          <w:commentRangeEnd w:id="118"/>
          <w:r>
            <w:rPr>
              <w:rStyle w:val="Refdecomentrio"/>
            </w:rPr>
            <w:commentReference w:id="118"/>
          </w:r>
          <w:r w:rsidRPr="00272860">
            <w:rPr>
              <w:noProof/>
              <w:sz w:val="20"/>
            </w:rPr>
            <w:t xml:space="preserve">. </w:t>
          </w:r>
          <w:r w:rsidRPr="00272860">
            <w:rPr>
              <w:b/>
              <w:bCs/>
              <w:noProof/>
              <w:sz w:val="20"/>
            </w:rPr>
            <w:t>About Us</w:t>
          </w:r>
          <w:r w:rsidRPr="00272860">
            <w:rPr>
              <w:noProof/>
              <w:sz w:val="20"/>
            </w:rPr>
            <w:t xml:space="preserve">, </w:t>
          </w:r>
          <w:r w:rsidRPr="00272860">
            <w:rPr>
              <w:sz w:val="20"/>
            </w:rPr>
            <w:t>[</w:t>
          </w:r>
          <w:proofErr w:type="spellStart"/>
          <w:r w:rsidRPr="00272860">
            <w:rPr>
              <w:sz w:val="20"/>
            </w:rPr>
            <w:t>s.l</w:t>
          </w:r>
          <w:proofErr w:type="spellEnd"/>
          <w:r w:rsidRPr="00272860">
            <w:rPr>
              <w:sz w:val="20"/>
            </w:rPr>
            <w:t xml:space="preserve">.] </w:t>
          </w:r>
          <w:r w:rsidRPr="00272860">
            <w:rPr>
              <w:noProof/>
              <w:sz w:val="20"/>
            </w:rPr>
            <w:t>2021b. Disponivel em: https://code.org/about. Acesso em: 27 mai. 2021.</w:t>
          </w:r>
        </w:p>
        <w:p w14:paraId="0CBA5B90" w14:textId="77777777" w:rsidR="004E4A18" w:rsidRPr="00272860" w:rsidRDefault="004E4A18" w:rsidP="009E2C10">
          <w:pPr>
            <w:pStyle w:val="TF-refernciasITEM"/>
            <w:rPr>
              <w:sz w:val="20"/>
            </w:rPr>
          </w:pPr>
          <w:r w:rsidRPr="00272860">
            <w:rPr>
              <w:noProof/>
              <w:sz w:val="20"/>
            </w:rPr>
            <w:t xml:space="preserve">CODESPARK. </w:t>
          </w:r>
          <w:r w:rsidRPr="00272860">
            <w:rPr>
              <w:b/>
              <w:bCs/>
              <w:noProof/>
              <w:sz w:val="20"/>
            </w:rPr>
            <w:t>About Us</w:t>
          </w:r>
          <w:r w:rsidRPr="00272860">
            <w:rPr>
              <w:noProof/>
              <w:sz w:val="20"/>
            </w:rPr>
            <w:t xml:space="preserve">, [s.l.], </w:t>
          </w:r>
          <w:commentRangeStart w:id="119"/>
          <w:r w:rsidRPr="00272860">
            <w:rPr>
              <w:noProof/>
              <w:sz w:val="20"/>
            </w:rPr>
            <w:t>2021</w:t>
          </w:r>
          <w:commentRangeEnd w:id="119"/>
          <w:r>
            <w:rPr>
              <w:rStyle w:val="Refdecomentrio"/>
            </w:rPr>
            <w:commentReference w:id="119"/>
          </w:r>
          <w:r w:rsidRPr="00272860">
            <w:rPr>
              <w:noProof/>
              <w:sz w:val="20"/>
            </w:rPr>
            <w:t>. Disponivel em: https://codespark.com/about. Acesso em: 25 mai. 2021.</w:t>
          </w:r>
        </w:p>
        <w:p w14:paraId="645749E6" w14:textId="77777777" w:rsidR="004E4A18" w:rsidRPr="00272860" w:rsidRDefault="004E4A18" w:rsidP="009E2C10">
          <w:pPr>
            <w:pStyle w:val="TF-refernciasITEM"/>
            <w:rPr>
              <w:sz w:val="20"/>
            </w:rPr>
          </w:pPr>
          <w:commentRangeStart w:id="120"/>
          <w:r w:rsidRPr="00272860">
            <w:rPr>
              <w:sz w:val="20"/>
            </w:rPr>
            <w:t>__________</w:t>
          </w:r>
          <w:commentRangeEnd w:id="120"/>
          <w:r>
            <w:rPr>
              <w:rStyle w:val="Refdecomentrio"/>
            </w:rPr>
            <w:commentReference w:id="120"/>
          </w:r>
          <w:r w:rsidRPr="00272860">
            <w:rPr>
              <w:sz w:val="20"/>
            </w:rPr>
            <w:t xml:space="preserve">. </w:t>
          </w:r>
          <w:proofErr w:type="spellStart"/>
          <w:r w:rsidRPr="00272860">
            <w:rPr>
              <w:b/>
              <w:sz w:val="20"/>
            </w:rPr>
            <w:t>Frequently</w:t>
          </w:r>
          <w:proofErr w:type="spellEnd"/>
          <w:r w:rsidRPr="00272860">
            <w:rPr>
              <w:b/>
              <w:sz w:val="20"/>
            </w:rPr>
            <w:t xml:space="preserve"> </w:t>
          </w:r>
          <w:proofErr w:type="spellStart"/>
          <w:r w:rsidRPr="00272860">
            <w:rPr>
              <w:b/>
              <w:sz w:val="20"/>
            </w:rPr>
            <w:t>Asked</w:t>
          </w:r>
          <w:proofErr w:type="spellEnd"/>
          <w:r w:rsidRPr="00272860">
            <w:rPr>
              <w:b/>
              <w:sz w:val="20"/>
            </w:rPr>
            <w:t xml:space="preserve"> </w:t>
          </w:r>
          <w:proofErr w:type="spellStart"/>
          <w:r w:rsidRPr="00272860">
            <w:rPr>
              <w:b/>
              <w:sz w:val="20"/>
            </w:rPr>
            <w:t>Questions</w:t>
          </w:r>
          <w:proofErr w:type="spellEnd"/>
          <w:r w:rsidRPr="00272860">
            <w:rPr>
              <w:sz w:val="20"/>
            </w:rPr>
            <w:t>, [</w:t>
          </w:r>
          <w:proofErr w:type="spellStart"/>
          <w:r w:rsidRPr="00272860">
            <w:rPr>
              <w:sz w:val="20"/>
            </w:rPr>
            <w:t>s.l</w:t>
          </w:r>
          <w:proofErr w:type="spellEnd"/>
          <w:r w:rsidRPr="00272860">
            <w:rPr>
              <w:sz w:val="20"/>
            </w:rPr>
            <w:t xml:space="preserve">.] 2021b. </w:t>
          </w:r>
          <w:proofErr w:type="spellStart"/>
          <w:r w:rsidRPr="00272860">
            <w:rPr>
              <w:sz w:val="20"/>
            </w:rPr>
            <w:t>Disponivel</w:t>
          </w:r>
          <w:proofErr w:type="spellEnd"/>
          <w:r w:rsidRPr="00272860">
            <w:rPr>
              <w:sz w:val="20"/>
            </w:rPr>
            <w:t xml:space="preserve"> em: https://codespark.com/frequently-asked-questions. Acesso em: 25 mai. 2021.</w:t>
          </w:r>
        </w:p>
        <w:p w14:paraId="03BAEB4D" w14:textId="77777777" w:rsidR="004E4A18" w:rsidRPr="004A1DF6" w:rsidRDefault="004E4A18" w:rsidP="00C647F0">
          <w:pPr>
            <w:pStyle w:val="TF-refernciasITEM"/>
            <w:rPr>
              <w:sz w:val="20"/>
              <w:lang w:val="en-US"/>
            </w:rPr>
          </w:pPr>
          <w:r w:rsidRPr="004E4A18">
            <w:rPr>
              <w:sz w:val="20"/>
            </w:rPr>
            <w:t>Lu, J. J</w:t>
          </w:r>
          <w:commentRangeStart w:id="121"/>
          <w:r w:rsidRPr="004E4A18">
            <w:rPr>
              <w:sz w:val="20"/>
            </w:rPr>
            <w:t xml:space="preserve">. and </w:t>
          </w:r>
          <w:commentRangeEnd w:id="121"/>
          <w:r>
            <w:rPr>
              <w:rStyle w:val="Refdecomentrio"/>
            </w:rPr>
            <w:commentReference w:id="121"/>
          </w:r>
          <w:r w:rsidRPr="004E4A18">
            <w:rPr>
              <w:sz w:val="20"/>
            </w:rPr>
            <w:t xml:space="preserve">Fletcher, G. H. (2009). </w:t>
          </w:r>
          <w:r w:rsidRPr="004A1DF6">
            <w:rPr>
              <w:sz w:val="20"/>
              <w:lang w:val="en-US"/>
            </w:rPr>
            <w:t xml:space="preserve">Thinking about computational thinking. </w:t>
          </w:r>
          <w:commentRangeStart w:id="122"/>
          <w:r w:rsidRPr="004A1DF6">
            <w:rPr>
              <w:sz w:val="20"/>
              <w:lang w:val="en-US"/>
            </w:rPr>
            <w:t>In</w:t>
          </w:r>
          <w:commentRangeEnd w:id="122"/>
          <w:r>
            <w:rPr>
              <w:rStyle w:val="Refdecomentrio"/>
            </w:rPr>
            <w:commentReference w:id="122"/>
          </w:r>
          <w:r w:rsidRPr="004A1DF6">
            <w:rPr>
              <w:sz w:val="20"/>
              <w:lang w:val="en-US"/>
            </w:rPr>
            <w:t xml:space="preserve"> Proc. 40th Technical </w:t>
          </w:r>
          <w:proofErr w:type="spellStart"/>
          <w:r w:rsidRPr="004A1DF6">
            <w:rPr>
              <w:sz w:val="20"/>
              <w:lang w:val="en-US"/>
            </w:rPr>
            <w:t>Symp</w:t>
          </w:r>
          <w:proofErr w:type="spellEnd"/>
          <w:r w:rsidRPr="004A1DF6">
            <w:rPr>
              <w:sz w:val="20"/>
              <w:lang w:val="en-US"/>
            </w:rPr>
            <w:t>. on Comp. Sci. Education, pages 260–264, New York, USA. ACM.</w:t>
          </w:r>
        </w:p>
        <w:p w14:paraId="34E1AE48" w14:textId="77777777" w:rsidR="004E4A18" w:rsidRPr="00272860" w:rsidRDefault="004E4A18" w:rsidP="00414E31">
          <w:pPr>
            <w:rPr>
              <w:sz w:val="20"/>
              <w:szCs w:val="20"/>
            </w:rPr>
          </w:pPr>
          <w:r w:rsidRPr="004A1DF6">
            <w:rPr>
              <w:sz w:val="20"/>
              <w:szCs w:val="20"/>
              <w:lang w:val="en-US"/>
            </w:rPr>
            <w:t xml:space="preserve">MATTOS, Mauro et al. </w:t>
          </w:r>
          <w:proofErr w:type="spellStart"/>
          <w:r w:rsidRPr="00272860">
            <w:rPr>
              <w:b/>
              <w:sz w:val="20"/>
              <w:szCs w:val="20"/>
            </w:rPr>
            <w:t>Furbot</w:t>
          </w:r>
          <w:proofErr w:type="spellEnd"/>
          <w:r w:rsidRPr="00272860">
            <w:rPr>
              <w:b/>
              <w:sz w:val="20"/>
              <w:szCs w:val="20"/>
            </w:rPr>
            <w:t xml:space="preserve"> Móvel</w:t>
          </w:r>
          <w:r w:rsidRPr="00272860">
            <w:rPr>
              <w:sz w:val="20"/>
              <w:szCs w:val="20"/>
            </w:rPr>
            <w:t xml:space="preserve">: um jogo para o ensino do pensamento computacional. </w:t>
          </w:r>
          <w:commentRangeStart w:id="123"/>
          <w:r w:rsidRPr="00272860">
            <w:rPr>
              <w:sz w:val="20"/>
              <w:szCs w:val="20"/>
            </w:rPr>
            <w:t>In</w:t>
          </w:r>
          <w:commentRangeEnd w:id="123"/>
          <w:r>
            <w:rPr>
              <w:rStyle w:val="Refdecomentrio"/>
            </w:rPr>
            <w:commentReference w:id="123"/>
          </w:r>
          <w:r w:rsidRPr="00272860">
            <w:rPr>
              <w:sz w:val="20"/>
              <w:szCs w:val="20"/>
            </w:rPr>
            <w:t xml:space="preserve">: VIII CONGRESSO BRASILEIRO DE INFORMÁTICA NA EDUCAÇÃO, 8., 2019, Brasília. Anais dos Workshops do VIII Congresso Brasileiro de Informática na Educação (CBIE 2019). [S.L.]: </w:t>
          </w:r>
          <w:proofErr w:type="spellStart"/>
          <w:r w:rsidRPr="00272860">
            <w:rPr>
              <w:sz w:val="20"/>
              <w:szCs w:val="20"/>
            </w:rPr>
            <w:t>Brazilian</w:t>
          </w:r>
          <w:proofErr w:type="spellEnd"/>
          <w:r w:rsidRPr="00272860">
            <w:rPr>
              <w:sz w:val="20"/>
              <w:szCs w:val="20"/>
            </w:rPr>
            <w:t xml:space="preserve"> Computer </w:t>
          </w:r>
          <w:proofErr w:type="spellStart"/>
          <w:r w:rsidRPr="00272860">
            <w:rPr>
              <w:sz w:val="20"/>
              <w:szCs w:val="20"/>
            </w:rPr>
            <w:t>Society</w:t>
          </w:r>
          <w:proofErr w:type="spellEnd"/>
          <w:r w:rsidRPr="00272860">
            <w:rPr>
              <w:sz w:val="20"/>
              <w:szCs w:val="20"/>
            </w:rPr>
            <w:t xml:space="preserve"> (Sociedade Brasileira de Computação - </w:t>
          </w:r>
          <w:proofErr w:type="spellStart"/>
          <w:r w:rsidRPr="00272860">
            <w:rPr>
              <w:sz w:val="20"/>
              <w:szCs w:val="20"/>
            </w:rPr>
            <w:t>Sbc</w:t>
          </w:r>
          <w:proofErr w:type="spellEnd"/>
          <w:r w:rsidRPr="00272860">
            <w:rPr>
              <w:sz w:val="20"/>
              <w:szCs w:val="20"/>
            </w:rPr>
            <w:t>), 2019. p. 1294-13</w:t>
          </w:r>
          <w:commentRangeStart w:id="124"/>
          <w:r w:rsidRPr="00272860">
            <w:rPr>
              <w:sz w:val="20"/>
              <w:szCs w:val="20"/>
            </w:rPr>
            <w:t>01</w:t>
          </w:r>
          <w:commentRangeEnd w:id="124"/>
          <w:r>
            <w:rPr>
              <w:rStyle w:val="Refdecomentrio"/>
            </w:rPr>
            <w:commentReference w:id="124"/>
          </w:r>
        </w:p>
        <w:p w14:paraId="50E7DAAB" w14:textId="77777777" w:rsidR="004E4A18" w:rsidRPr="00272860" w:rsidRDefault="004E4A18" w:rsidP="00C647F0">
          <w:pPr>
            <w:pStyle w:val="TF-refernciasITEM"/>
            <w:rPr>
              <w:sz w:val="20"/>
            </w:rPr>
          </w:pPr>
          <w:commentRangeStart w:id="125"/>
          <w:r w:rsidRPr="00272860">
            <w:rPr>
              <w:sz w:val="20"/>
            </w:rPr>
            <w:t>Nas</w:t>
          </w:r>
          <w:commentRangeEnd w:id="125"/>
          <w:r>
            <w:rPr>
              <w:rStyle w:val="Refdecomentrio"/>
            </w:rPr>
            <w:commentReference w:id="125"/>
          </w:r>
          <w:r w:rsidRPr="00272860">
            <w:rPr>
              <w:sz w:val="20"/>
            </w:rPr>
            <w:t xml:space="preserve">cimento, J., Xavier, D., Passos, O. e Barreto, R., (2015) </w:t>
          </w:r>
          <w:commentRangeStart w:id="126"/>
          <w:r w:rsidRPr="00272860">
            <w:rPr>
              <w:sz w:val="20"/>
            </w:rPr>
            <w:t>“</w:t>
          </w:r>
          <w:commentRangeEnd w:id="126"/>
          <w:r>
            <w:rPr>
              <w:rStyle w:val="Refdecomentrio"/>
            </w:rPr>
            <w:commentReference w:id="126"/>
          </w:r>
          <w:commentRangeStart w:id="127"/>
          <w:r w:rsidRPr="00272860">
            <w:rPr>
              <w:sz w:val="20"/>
            </w:rPr>
            <w:t xml:space="preserve">Um Relato de Experiência da Aplicação de Técnicas Interativas para Ensino da Computação na Educação Básica. </w:t>
          </w:r>
          <w:commentRangeEnd w:id="127"/>
          <w:r>
            <w:rPr>
              <w:rStyle w:val="Refdecomentrio"/>
            </w:rPr>
            <w:commentReference w:id="127"/>
          </w:r>
          <w:r w:rsidRPr="00272860">
            <w:rPr>
              <w:sz w:val="20"/>
            </w:rPr>
            <w:t>” Anais do Encontro Regional de Computação e Sistemas de Informação. p. 95-10</w:t>
          </w:r>
          <w:commentRangeStart w:id="128"/>
          <w:r w:rsidRPr="00272860">
            <w:rPr>
              <w:sz w:val="20"/>
            </w:rPr>
            <w:t>4</w:t>
          </w:r>
          <w:commentRangeEnd w:id="128"/>
          <w:r>
            <w:rPr>
              <w:rStyle w:val="Refdecomentrio"/>
            </w:rPr>
            <w:commentReference w:id="128"/>
          </w:r>
        </w:p>
        <w:p w14:paraId="69BCBC24" w14:textId="77777777" w:rsidR="004E4A18" w:rsidRPr="00272860" w:rsidRDefault="004E4A18" w:rsidP="00C647F0">
          <w:pPr>
            <w:pStyle w:val="TF-refernciasITEM"/>
            <w:rPr>
              <w:sz w:val="20"/>
            </w:rPr>
          </w:pPr>
          <w:r w:rsidRPr="00272860">
            <w:rPr>
              <w:sz w:val="20"/>
            </w:rPr>
            <w:t xml:space="preserve">NORVIG, Peter; RUSSELL, Stuart. </w:t>
          </w:r>
          <w:commentRangeStart w:id="129"/>
          <w:r w:rsidRPr="00272860">
            <w:rPr>
              <w:sz w:val="20"/>
            </w:rPr>
            <w:t>Inteligência Artificial</w:t>
          </w:r>
          <w:commentRangeEnd w:id="129"/>
          <w:r>
            <w:rPr>
              <w:rStyle w:val="Refdecomentrio"/>
            </w:rPr>
            <w:commentReference w:id="129"/>
          </w:r>
          <w:r w:rsidRPr="00272860">
            <w:rPr>
              <w:sz w:val="20"/>
            </w:rPr>
            <w:t xml:space="preserve">: Tradução da 3a Edição. </w:t>
          </w:r>
          <w:proofErr w:type="spellStart"/>
          <w:r w:rsidRPr="00272860">
            <w:rPr>
              <w:sz w:val="20"/>
            </w:rPr>
            <w:t>Elsevier</w:t>
          </w:r>
          <w:proofErr w:type="spellEnd"/>
          <w:r w:rsidRPr="00272860">
            <w:rPr>
              <w:sz w:val="20"/>
            </w:rPr>
            <w:t xml:space="preserve"> Brasil, 2014.</w:t>
          </w:r>
        </w:p>
        <w:p w14:paraId="088AB21C" w14:textId="77777777" w:rsidR="004E4A18" w:rsidRPr="00272860" w:rsidRDefault="004E4A18" w:rsidP="00C647F0">
          <w:pPr>
            <w:pStyle w:val="TF-refernciasITEM"/>
            <w:rPr>
              <w:noProof/>
              <w:sz w:val="20"/>
            </w:rPr>
          </w:pPr>
          <w:r w:rsidRPr="00272860">
            <w:rPr>
              <w:noProof/>
              <w:sz w:val="20"/>
            </w:rPr>
            <w:t xml:space="preserve">RAABE, André L. A. </w:t>
          </w:r>
          <w:r w:rsidRPr="00272860">
            <w:rPr>
              <w:i/>
              <w:noProof/>
              <w:sz w:val="20"/>
            </w:rPr>
            <w:t>et al</w:t>
          </w:r>
          <w:r w:rsidRPr="00272860">
            <w:rPr>
              <w:noProof/>
              <w:sz w:val="20"/>
            </w:rPr>
            <w:t xml:space="preserve">. </w:t>
          </w:r>
          <w:r w:rsidRPr="00272860">
            <w:rPr>
              <w:b/>
              <w:bCs/>
              <w:noProof/>
              <w:sz w:val="20"/>
            </w:rPr>
            <w:t>Referenciais de Formação em Computação:</w:t>
          </w:r>
          <w:r w:rsidRPr="00272860">
            <w:rPr>
              <w:noProof/>
              <w:sz w:val="20"/>
            </w:rPr>
            <w:t xml:space="preserve"> Educação Básica. Porto Alegre. Assembleias do WEI e da SBC. 2017. 9 f .</w:t>
          </w:r>
          <w:r w:rsidRPr="00272860">
            <w:rPr>
              <w:sz w:val="20"/>
            </w:rPr>
            <w:t xml:space="preserve"> Disponível em: http://www.sbc.org.br/files/ComputacaoEducacaoBasica-versaofinal-julho2017.pdf Acesso em:27 mai. 2021</w:t>
          </w:r>
          <w:r w:rsidRPr="00272860">
            <w:rPr>
              <w:noProof/>
              <w:sz w:val="20"/>
            </w:rPr>
            <w:t>.</w:t>
          </w:r>
        </w:p>
        <w:p w14:paraId="4BDF8768" w14:textId="77777777" w:rsidR="004E4A18" w:rsidRPr="00272860" w:rsidRDefault="004E4A18" w:rsidP="00C647F0">
          <w:pPr>
            <w:pStyle w:val="TF-refernciasITEM"/>
            <w:rPr>
              <w:sz w:val="20"/>
            </w:rPr>
          </w:pPr>
          <w:commentRangeStart w:id="130"/>
          <w:r w:rsidRPr="00272860">
            <w:rPr>
              <w:sz w:val="20"/>
            </w:rPr>
            <w:t>RIBEIRO</w:t>
          </w:r>
          <w:commentRangeEnd w:id="130"/>
          <w:r>
            <w:rPr>
              <w:rStyle w:val="Refdecomentrio"/>
            </w:rPr>
            <w:commentReference w:id="130"/>
          </w:r>
          <w:r w:rsidRPr="00272860">
            <w:rPr>
              <w:sz w:val="20"/>
            </w:rPr>
            <w:t xml:space="preserve">, L.; FOSS, L.; CAVALHEIRO, S. A. da C. </w:t>
          </w:r>
          <w:commentRangeStart w:id="131"/>
          <w:r w:rsidRPr="00272860">
            <w:rPr>
              <w:sz w:val="20"/>
            </w:rPr>
            <w:t>Entendendo o Pensamento Computacional</w:t>
          </w:r>
          <w:commentRangeEnd w:id="131"/>
          <w:r>
            <w:rPr>
              <w:rStyle w:val="Refdecomentrio"/>
            </w:rPr>
            <w:commentReference w:id="131"/>
          </w:r>
          <w:r w:rsidRPr="00272860">
            <w:rPr>
              <w:sz w:val="20"/>
            </w:rPr>
            <w:t>. Jul. Disponível em: https://arxiv.org/abs/1707.00338. Acesso em: 01 jun. 202</w:t>
          </w:r>
          <w:commentRangeStart w:id="132"/>
          <w:r w:rsidRPr="00272860">
            <w:rPr>
              <w:sz w:val="20"/>
            </w:rPr>
            <w:t>1</w:t>
          </w:r>
          <w:commentRangeEnd w:id="132"/>
          <w:r>
            <w:rPr>
              <w:rStyle w:val="Refdecomentrio"/>
            </w:rPr>
            <w:commentReference w:id="132"/>
          </w:r>
        </w:p>
        <w:p w14:paraId="595A7333" w14:textId="77777777" w:rsidR="004E4A18" w:rsidRPr="00272860" w:rsidRDefault="004E4A18" w:rsidP="00C647F0">
          <w:pPr>
            <w:pStyle w:val="TF-refernciasITEM"/>
            <w:rPr>
              <w:sz w:val="20"/>
            </w:rPr>
          </w:pPr>
          <w:r w:rsidRPr="00272860">
            <w:rPr>
              <w:sz w:val="20"/>
            </w:rPr>
            <w:t xml:space="preserve">SCAICO, </w:t>
          </w:r>
          <w:proofErr w:type="spellStart"/>
          <w:r w:rsidRPr="00272860">
            <w:rPr>
              <w:sz w:val="20"/>
            </w:rPr>
            <w:t>Pasqueline</w:t>
          </w:r>
          <w:proofErr w:type="spellEnd"/>
          <w:r w:rsidRPr="00272860">
            <w:rPr>
              <w:sz w:val="20"/>
            </w:rPr>
            <w:t xml:space="preserve"> D. </w:t>
          </w:r>
          <w:r w:rsidRPr="00272860">
            <w:rPr>
              <w:i/>
              <w:sz w:val="20"/>
            </w:rPr>
            <w:t>et al</w:t>
          </w:r>
          <w:r w:rsidRPr="00272860">
            <w:rPr>
              <w:sz w:val="20"/>
            </w:rPr>
            <w:t xml:space="preserve">. </w:t>
          </w:r>
          <w:commentRangeStart w:id="133"/>
          <w:r w:rsidRPr="00272860">
            <w:rPr>
              <w:sz w:val="20"/>
            </w:rPr>
            <w:t>Ensino de Programação no Ensino Médio</w:t>
          </w:r>
          <w:commentRangeEnd w:id="133"/>
          <w:r>
            <w:rPr>
              <w:rStyle w:val="Refdecomentrio"/>
            </w:rPr>
            <w:commentReference w:id="133"/>
          </w:r>
          <w:r w:rsidRPr="00272860">
            <w:rPr>
              <w:sz w:val="20"/>
            </w:rPr>
            <w:t xml:space="preserve">: Uma Abordagem Orientada ao Design com a linguagem </w:t>
          </w:r>
          <w:proofErr w:type="spellStart"/>
          <w:r w:rsidRPr="00272860">
            <w:rPr>
              <w:sz w:val="20"/>
            </w:rPr>
            <w:t>Scratch</w:t>
          </w:r>
          <w:proofErr w:type="spellEnd"/>
          <w:r w:rsidRPr="00272860">
            <w:rPr>
              <w:sz w:val="20"/>
            </w:rPr>
            <w:t>. Revista Brasileira de Informática na Educação, Porto Alegre, v. 21, n. 2, p. 92, set. 2013.</w:t>
          </w:r>
        </w:p>
        <w:p w14:paraId="7E02643C" w14:textId="77777777" w:rsidR="004E4A18" w:rsidRPr="00272860" w:rsidRDefault="004E4A18" w:rsidP="00C647F0">
          <w:pPr>
            <w:pStyle w:val="TF-refernciasITEM"/>
            <w:rPr>
              <w:noProof/>
              <w:sz w:val="20"/>
            </w:rPr>
          </w:pPr>
          <w:r w:rsidRPr="00272860">
            <w:rPr>
              <w:noProof/>
              <w:sz w:val="20"/>
            </w:rPr>
            <w:lastRenderedPageBreak/>
            <w:t xml:space="preserve">Schlögl,Lucas Eduardo;Oliveira,Gabriel Castellani de; Giovanella,Gian Carlo; Bizon, A. R.; Santos, B. F. F. ; Kruger, N.; Bursoni, P.; Neumann, C. B.; Huber, E. E.; Araújo, Luciana P; Mattos, Mauro M.; Zucco, F. D.; Cunha, K. Z.; Hein, N. . </w:t>
          </w:r>
          <w:commentRangeStart w:id="134"/>
          <w:r w:rsidRPr="00272860">
            <w:rPr>
              <w:noProof/>
              <w:sz w:val="20"/>
            </w:rPr>
            <w:t>Ensino do Pensamento Computacional na Educação Básica. Revista de Sistemas e Computação</w:t>
          </w:r>
          <w:commentRangeEnd w:id="134"/>
          <w:r>
            <w:rPr>
              <w:rStyle w:val="Refdecomentrio"/>
            </w:rPr>
            <w:commentReference w:id="134"/>
          </w:r>
          <w:r w:rsidRPr="00272860">
            <w:rPr>
              <w:noProof/>
              <w:sz w:val="20"/>
            </w:rPr>
            <w:t xml:space="preserve"> - RSC, v. 7, p. 304-322, 2017.</w:t>
          </w:r>
        </w:p>
        <w:p w14:paraId="3CCC438A" w14:textId="77777777" w:rsidR="004E4A18" w:rsidRPr="00272860" w:rsidRDefault="004E4A18" w:rsidP="00C647F0">
          <w:pPr>
            <w:pStyle w:val="TF-refernciasITEM"/>
            <w:rPr>
              <w:noProof/>
              <w:sz w:val="20"/>
            </w:rPr>
          </w:pPr>
          <w:r w:rsidRPr="00272860">
            <w:rPr>
              <w:noProof/>
              <w:sz w:val="20"/>
            </w:rPr>
            <w:t>Vahldick,Adilson; Mattos,Mauro Marcelo</w:t>
          </w:r>
          <w:commentRangeStart w:id="135"/>
          <w:r w:rsidRPr="00272860">
            <w:rPr>
              <w:noProof/>
              <w:sz w:val="20"/>
            </w:rPr>
            <w:t>.R</w:t>
          </w:r>
          <w:commentRangeEnd w:id="135"/>
          <w:r>
            <w:rPr>
              <w:rStyle w:val="Refdecomentrio"/>
            </w:rPr>
            <w:commentReference w:id="135"/>
          </w:r>
          <w:r w:rsidRPr="00272860">
            <w:rPr>
              <w:noProof/>
              <w:sz w:val="20"/>
            </w:rPr>
            <w:t xml:space="preserve">elato de uma Experiência no Ensino de Algoritmos e Programação Utilizando um Framework Lúdico </w:t>
          </w:r>
          <w:commentRangeStart w:id="136"/>
          <w:r w:rsidRPr="00272860">
            <w:rPr>
              <w:noProof/>
              <w:sz w:val="20"/>
            </w:rPr>
            <w:t>In</w:t>
          </w:r>
          <w:commentRangeEnd w:id="136"/>
          <w:r>
            <w:rPr>
              <w:rStyle w:val="Refdecomentrio"/>
            </w:rPr>
            <w:commentReference w:id="136"/>
          </w:r>
          <w:r w:rsidRPr="00272860">
            <w:rPr>
              <w:noProof/>
              <w:sz w:val="20"/>
            </w:rPr>
            <w:t>: Simpósio Brasileiro de Informática na Educação, 2008, Fortaleza. XIX Simpósio Brasileiro de Informática na Educação.2008.</w:t>
          </w:r>
        </w:p>
        <w:p w14:paraId="0347D4C9" w14:textId="77777777" w:rsidR="004E4A18" w:rsidRPr="004A1DF6" w:rsidRDefault="004E4A18" w:rsidP="00C647F0">
          <w:pPr>
            <w:pStyle w:val="TF-refernciasITEM"/>
            <w:rPr>
              <w:sz w:val="20"/>
              <w:lang w:val="en-US"/>
            </w:rPr>
          </w:pPr>
          <w:proofErr w:type="spellStart"/>
          <w:r w:rsidRPr="00272860">
            <w:rPr>
              <w:sz w:val="20"/>
            </w:rPr>
            <w:t>Wing</w:t>
          </w:r>
          <w:proofErr w:type="spellEnd"/>
          <w:r w:rsidRPr="00272860">
            <w:rPr>
              <w:sz w:val="20"/>
            </w:rPr>
            <w:t xml:space="preserve">, J. M. (2006). </w:t>
          </w:r>
          <w:commentRangeStart w:id="137"/>
          <w:r w:rsidRPr="004A1DF6">
            <w:rPr>
              <w:sz w:val="20"/>
              <w:lang w:val="en-US"/>
            </w:rPr>
            <w:t>Computational thinking</w:t>
          </w:r>
          <w:commentRangeEnd w:id="137"/>
          <w:r>
            <w:rPr>
              <w:rStyle w:val="Refdecomentrio"/>
            </w:rPr>
            <w:commentReference w:id="137"/>
          </w:r>
          <w:r w:rsidRPr="004A1DF6">
            <w:rPr>
              <w:sz w:val="20"/>
              <w:lang w:val="en-US"/>
            </w:rPr>
            <w:t>. Communications of the ACM, v. 49, n. 3,</w:t>
          </w:r>
        </w:p>
        <w:p w14:paraId="75BAD9B7" w14:textId="77777777" w:rsidR="004E4A18" w:rsidRPr="00272860" w:rsidRDefault="004E4A18" w:rsidP="00C647F0">
          <w:pPr>
            <w:pStyle w:val="TF-refernciasITEM"/>
            <w:rPr>
              <w:sz w:val="20"/>
            </w:rPr>
          </w:pPr>
          <w:commentRangeStart w:id="138"/>
          <w:r w:rsidRPr="00272860">
            <w:rPr>
              <w:sz w:val="20"/>
            </w:rPr>
            <w:t>p.33</w:t>
          </w:r>
          <w:commentRangeEnd w:id="138"/>
          <w:r>
            <w:rPr>
              <w:rStyle w:val="Refdecomentrio"/>
            </w:rPr>
            <w:commentReference w:id="138"/>
          </w:r>
          <w:r w:rsidRPr="00272860">
            <w:rPr>
              <w:sz w:val="20"/>
            </w:rPr>
            <w:t>–35.</w:t>
          </w:r>
        </w:p>
        <w:p w14:paraId="1C3F3241" w14:textId="77777777" w:rsidR="004E4A18" w:rsidRPr="00272860" w:rsidRDefault="004E4A18" w:rsidP="00C647F0">
          <w:pPr>
            <w:pStyle w:val="TF-refernciasITEM"/>
            <w:rPr>
              <w:sz w:val="20"/>
            </w:rPr>
          </w:pPr>
          <w:r w:rsidRPr="00272860">
            <w:rPr>
              <w:sz w:val="20"/>
            </w:rPr>
            <w:t xml:space="preserve">XAVIER, Francisca </w:t>
          </w:r>
          <w:proofErr w:type="spellStart"/>
          <w:r w:rsidRPr="00272860">
            <w:rPr>
              <w:sz w:val="20"/>
            </w:rPr>
            <w:t>Edyr</w:t>
          </w:r>
          <w:proofErr w:type="spellEnd"/>
          <w:r w:rsidRPr="00272860">
            <w:rPr>
              <w:sz w:val="20"/>
            </w:rPr>
            <w:t>.</w:t>
          </w:r>
          <w:r w:rsidRPr="00272860">
            <w:rPr>
              <w:b/>
              <w:sz w:val="20"/>
            </w:rPr>
            <w:t xml:space="preserve"> </w:t>
          </w:r>
          <w:commentRangeStart w:id="139"/>
          <w:r w:rsidRPr="00272860">
            <w:rPr>
              <w:b/>
              <w:sz w:val="20"/>
            </w:rPr>
            <w:t>GERAÇÃO AUTOMATIZADA DE GABARITO E CORREÇÃO DE EXERCÍCIOS EM AMBIENTE FURBOT PARA O ENSINO DO PENSAMENTO COMPUTACIONAL</w:t>
          </w:r>
          <w:commentRangeEnd w:id="139"/>
          <w:r>
            <w:rPr>
              <w:rStyle w:val="Refdecomentrio"/>
            </w:rPr>
            <w:commentReference w:id="139"/>
          </w:r>
          <w:r w:rsidRPr="00272860">
            <w:rPr>
              <w:sz w:val="20"/>
            </w:rPr>
            <w:t>. 2019. 26 f. TCC (Graduação) - Curso de Ciências da Computação, Universidade Regional de Blumenau, Blumenau, 2019. Disponível em: http://dsc.inf.furb.br/arquivos/tccs/monografias/2019_1_francisca-edyr-xavier_monografia.pdf. Acesso em: 01 maio 2021.</w:t>
          </w:r>
        </w:p>
        <w:p w14:paraId="3F7799E4" w14:textId="77777777" w:rsidR="004E4A18" w:rsidRDefault="004E4A18" w:rsidP="00CB6BF3">
          <w:pPr>
            <w:pStyle w:val="TF-refernciasITEM"/>
            <w:rPr>
              <w:sz w:val="20"/>
            </w:rPr>
          </w:pPr>
          <w:r w:rsidRPr="00272860">
            <w:rPr>
              <w:sz w:val="20"/>
            </w:rPr>
            <w:t xml:space="preserve">ZEFERINO, A. M. B.; DOMINGUES, R. C. L.; AMARAL, E. </w:t>
          </w:r>
          <w:commentRangeStart w:id="140"/>
          <w:r w:rsidRPr="00272860">
            <w:rPr>
              <w:sz w:val="20"/>
            </w:rPr>
            <w:t>Feedback como estratégia de aprendizado no ensino médico</w:t>
          </w:r>
          <w:commentRangeEnd w:id="140"/>
          <w:r>
            <w:rPr>
              <w:rStyle w:val="Refdecomentrio"/>
            </w:rPr>
            <w:commentReference w:id="140"/>
          </w:r>
          <w:r w:rsidRPr="00272860">
            <w:rPr>
              <w:sz w:val="20"/>
            </w:rPr>
            <w:t xml:space="preserve">. Rev. bras. educ. med. [online]. 2007, vol.31, n.2, pp.176-179. Disponível em: https://www.scielo.br/j/rbem/a/yK7SFyqJBCm6h6RqNk4Szyt/abstract/?lang=pt. Acesso em: 05 </w:t>
          </w:r>
          <w:proofErr w:type="spellStart"/>
          <w:r w:rsidRPr="00272860">
            <w:rPr>
              <w:sz w:val="20"/>
            </w:rPr>
            <w:t>jun</w:t>
          </w:r>
          <w:proofErr w:type="spellEnd"/>
          <w:r w:rsidRPr="00272860">
            <w:rPr>
              <w:sz w:val="20"/>
            </w:rPr>
            <w:t xml:space="preserve"> 2021.</w:t>
          </w:r>
        </w:p>
        <w:p w14:paraId="6A579518" w14:textId="77777777" w:rsidR="004E4A18" w:rsidRPr="00272860" w:rsidRDefault="004E4A18" w:rsidP="00CB6BF3">
          <w:pPr>
            <w:pStyle w:val="TF-refernciasITEM"/>
            <w:rPr>
              <w:sz w:val="20"/>
            </w:rPr>
          </w:pPr>
        </w:p>
      </w:sdtContent>
    </w:sdt>
    <w:p w14:paraId="3CFFAEAF" w14:textId="77777777" w:rsidR="004E4A18" w:rsidRDefault="004E4A18">
      <w:pPr>
        <w:rPr>
          <w:caps/>
          <w:noProof/>
          <w:szCs w:val="20"/>
        </w:rPr>
      </w:pPr>
      <w:r>
        <w:br w:type="page"/>
      </w:r>
    </w:p>
    <w:p w14:paraId="37DD37CE" w14:textId="77777777" w:rsidR="004E4A18" w:rsidRPr="00320BFA" w:rsidRDefault="004E4A18" w:rsidP="0091615A">
      <w:pPr>
        <w:pStyle w:val="TF-xAvalTTULO"/>
      </w:pPr>
      <w:r>
        <w:lastRenderedPageBreak/>
        <w:t>FORMULÁRIO  DE  avaliação BCC</w:t>
      </w:r>
      <w:r w:rsidRPr="00320BFA">
        <w:t xml:space="preserve"> – PROFESSOR TCC I</w:t>
      </w:r>
    </w:p>
    <w:p w14:paraId="3CB2B792" w14:textId="77777777" w:rsidR="004E4A18" w:rsidRDefault="004E4A18" w:rsidP="0091615A">
      <w:pPr>
        <w:pStyle w:val="TF-xAvalLINHA"/>
      </w:pPr>
      <w:r w:rsidRPr="00320BFA">
        <w:t>Avaliador(a):</w:t>
      </w:r>
      <w:r w:rsidRPr="00320BFA">
        <w:tab/>
      </w:r>
      <w:r>
        <w:t>Dalton Solano dos Reis</w:t>
      </w:r>
    </w:p>
    <w:p w14:paraId="2F393ECC" w14:textId="77777777" w:rsidR="004E4A18" w:rsidRPr="00320BFA" w:rsidRDefault="004E4A18" w:rsidP="0091615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40"/>
        <w:gridCol w:w="353"/>
        <w:gridCol w:w="837"/>
        <w:gridCol w:w="353"/>
      </w:tblGrid>
      <w:tr w:rsidR="004E4A18" w:rsidRPr="00320BFA" w14:paraId="005B37B7" w14:textId="77777777" w:rsidTr="00353A5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22ADB05" w14:textId="77777777" w:rsidR="004E4A18" w:rsidRPr="00320BFA" w:rsidRDefault="004E4A18" w:rsidP="00353A57">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1213087" w14:textId="77777777" w:rsidR="004E4A18" w:rsidRPr="00320BFA" w:rsidRDefault="004E4A18" w:rsidP="00353A5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14F591F" w14:textId="77777777" w:rsidR="004E4A18" w:rsidRPr="00320BFA" w:rsidRDefault="004E4A18" w:rsidP="00353A5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C1AEF4E" w14:textId="77777777" w:rsidR="004E4A18" w:rsidRPr="00320BFA" w:rsidRDefault="004E4A18" w:rsidP="00353A57">
            <w:pPr>
              <w:pStyle w:val="TF-xAvalITEMTABELA"/>
            </w:pPr>
            <w:r w:rsidRPr="00320BFA">
              <w:t>não atende</w:t>
            </w:r>
          </w:p>
        </w:tc>
      </w:tr>
      <w:tr w:rsidR="004E4A18" w:rsidRPr="00320BFA" w14:paraId="3CB37E65" w14:textId="77777777" w:rsidTr="00353A5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67519AF" w14:textId="77777777" w:rsidR="004E4A18" w:rsidRPr="00320BFA" w:rsidRDefault="004E4A18" w:rsidP="00353A5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5671CE1" w14:textId="77777777" w:rsidR="004E4A18" w:rsidRPr="00821EE8" w:rsidRDefault="004E4A18" w:rsidP="004E4A18">
            <w:pPr>
              <w:pStyle w:val="TF-xAvalITEM"/>
              <w:numPr>
                <w:ilvl w:val="0"/>
                <w:numId w:val="10"/>
              </w:numPr>
            </w:pPr>
            <w:r w:rsidRPr="00821EE8">
              <w:t>INTRODUÇÃO</w:t>
            </w:r>
          </w:p>
          <w:p w14:paraId="2FCB9E7C" w14:textId="77777777" w:rsidR="004E4A18" w:rsidRPr="00821EE8" w:rsidRDefault="004E4A18" w:rsidP="00353A5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318BBE1C" w14:textId="77777777" w:rsidR="004E4A18" w:rsidRPr="00320BFA" w:rsidRDefault="004E4A18" w:rsidP="00740D3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9090173" w14:textId="77777777" w:rsidR="004E4A18" w:rsidRPr="00320BFA" w:rsidRDefault="004E4A18" w:rsidP="00740D3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9898B58" w14:textId="77777777" w:rsidR="004E4A18" w:rsidRPr="00320BFA" w:rsidRDefault="004E4A18" w:rsidP="00740D38">
            <w:pPr>
              <w:ind w:left="709" w:hanging="709"/>
              <w:jc w:val="center"/>
              <w:rPr>
                <w:sz w:val="18"/>
              </w:rPr>
            </w:pPr>
          </w:p>
        </w:tc>
      </w:tr>
      <w:tr w:rsidR="004E4A18" w:rsidRPr="00320BFA" w14:paraId="2BCA3EFE" w14:textId="77777777" w:rsidTr="00353A5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D04B0D9"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014B99" w14:textId="77777777" w:rsidR="004E4A18" w:rsidRPr="00821EE8" w:rsidRDefault="004E4A18" w:rsidP="00353A5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4BE1375"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AFD586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354CA6" w14:textId="77777777" w:rsidR="004E4A18" w:rsidRPr="00320BFA" w:rsidRDefault="004E4A18" w:rsidP="00740D38">
            <w:pPr>
              <w:ind w:left="709" w:hanging="709"/>
              <w:jc w:val="center"/>
              <w:rPr>
                <w:sz w:val="18"/>
              </w:rPr>
            </w:pPr>
          </w:p>
        </w:tc>
      </w:tr>
      <w:tr w:rsidR="004E4A18" w:rsidRPr="00320BFA" w14:paraId="4AFF4068"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DF6314"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E8B0B5" w14:textId="77777777" w:rsidR="004E4A18" w:rsidRPr="00320BFA" w:rsidRDefault="004E4A18" w:rsidP="004E4A18">
            <w:pPr>
              <w:pStyle w:val="TF-xAvalITEM"/>
              <w:numPr>
                <w:ilvl w:val="0"/>
                <w:numId w:val="10"/>
              </w:numPr>
            </w:pPr>
            <w:r w:rsidRPr="00320BFA">
              <w:t>OBJETIVOS</w:t>
            </w:r>
          </w:p>
          <w:p w14:paraId="05D003AC" w14:textId="77777777" w:rsidR="004E4A18" w:rsidRPr="00320BFA" w:rsidRDefault="004E4A18" w:rsidP="00353A5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82990F6"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AAFF0B"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06FC05" w14:textId="77777777" w:rsidR="004E4A18" w:rsidRPr="00320BFA" w:rsidRDefault="004E4A18" w:rsidP="00740D38">
            <w:pPr>
              <w:ind w:left="709" w:hanging="709"/>
              <w:jc w:val="center"/>
              <w:rPr>
                <w:sz w:val="18"/>
              </w:rPr>
            </w:pPr>
          </w:p>
        </w:tc>
      </w:tr>
      <w:tr w:rsidR="004E4A18" w:rsidRPr="00320BFA" w14:paraId="618E2CCB" w14:textId="77777777" w:rsidTr="00353A5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56A189"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FD0BF" w14:textId="77777777" w:rsidR="004E4A18" w:rsidRPr="00320BFA" w:rsidRDefault="004E4A18" w:rsidP="00353A5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781045"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A14FB9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047F22" w14:textId="77777777" w:rsidR="004E4A18" w:rsidRPr="00320BFA" w:rsidRDefault="004E4A18" w:rsidP="00740D38">
            <w:pPr>
              <w:ind w:left="709" w:hanging="709"/>
              <w:jc w:val="center"/>
              <w:rPr>
                <w:sz w:val="18"/>
              </w:rPr>
            </w:pPr>
          </w:p>
        </w:tc>
      </w:tr>
      <w:tr w:rsidR="004E4A18" w:rsidRPr="00320BFA" w14:paraId="00EEB027"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5941BD"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3BA8E8" w14:textId="77777777" w:rsidR="004E4A18" w:rsidRPr="00EE20C1" w:rsidRDefault="004E4A18" w:rsidP="004E4A18">
            <w:pPr>
              <w:pStyle w:val="TF-xAvalITEM"/>
              <w:numPr>
                <w:ilvl w:val="0"/>
                <w:numId w:val="10"/>
              </w:numPr>
            </w:pPr>
            <w:r w:rsidRPr="00EE20C1">
              <w:t>JUSTIFICATIVA</w:t>
            </w:r>
          </w:p>
          <w:p w14:paraId="10CB9D6F" w14:textId="77777777" w:rsidR="004E4A18" w:rsidRPr="00EE20C1" w:rsidRDefault="004E4A18" w:rsidP="00353A5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E6353EF"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97E2E5"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4E85AC3" w14:textId="77777777" w:rsidR="004E4A18" w:rsidRPr="00320BFA" w:rsidRDefault="004E4A18" w:rsidP="00740D38">
            <w:pPr>
              <w:ind w:left="709" w:hanging="709"/>
              <w:jc w:val="center"/>
              <w:rPr>
                <w:sz w:val="18"/>
              </w:rPr>
            </w:pPr>
          </w:p>
        </w:tc>
      </w:tr>
      <w:tr w:rsidR="004E4A18" w:rsidRPr="00320BFA" w14:paraId="44044BD5"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E87C51"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F61973" w14:textId="77777777" w:rsidR="004E4A18" w:rsidRPr="00EE20C1" w:rsidRDefault="004E4A18" w:rsidP="00353A5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03B36E8"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AB62BF0"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C05EDE" w14:textId="77777777" w:rsidR="004E4A18" w:rsidRPr="00320BFA" w:rsidRDefault="004E4A18" w:rsidP="00740D38">
            <w:pPr>
              <w:ind w:left="709" w:hanging="709"/>
              <w:jc w:val="center"/>
              <w:rPr>
                <w:sz w:val="18"/>
              </w:rPr>
            </w:pPr>
          </w:p>
        </w:tc>
      </w:tr>
      <w:tr w:rsidR="004E4A18" w:rsidRPr="00320BFA" w14:paraId="4590485D" w14:textId="77777777" w:rsidTr="00353A5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3DDF468"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F6254E" w14:textId="77777777" w:rsidR="004E4A18" w:rsidRPr="00320BFA" w:rsidRDefault="004E4A18" w:rsidP="004E4A18">
            <w:pPr>
              <w:pStyle w:val="TF-xAvalITEM"/>
              <w:numPr>
                <w:ilvl w:val="0"/>
                <w:numId w:val="10"/>
              </w:numPr>
            </w:pPr>
            <w:r w:rsidRPr="00320BFA">
              <w:t>METODOLOGIA</w:t>
            </w:r>
          </w:p>
          <w:p w14:paraId="1201EDFE" w14:textId="77777777" w:rsidR="004E4A18" w:rsidRPr="00320BFA" w:rsidRDefault="004E4A18" w:rsidP="00353A5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F13D5C7"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6FD2F72"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1227DF" w14:textId="77777777" w:rsidR="004E4A18" w:rsidRPr="00320BFA" w:rsidRDefault="004E4A18" w:rsidP="00740D38">
            <w:pPr>
              <w:ind w:left="709" w:hanging="709"/>
              <w:jc w:val="center"/>
              <w:rPr>
                <w:sz w:val="18"/>
              </w:rPr>
            </w:pPr>
          </w:p>
        </w:tc>
      </w:tr>
      <w:tr w:rsidR="004E4A18" w:rsidRPr="00320BFA" w14:paraId="46598323" w14:textId="77777777" w:rsidTr="00353A5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34F406"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8254A8" w14:textId="77777777" w:rsidR="004E4A18" w:rsidRPr="00320BFA" w:rsidRDefault="004E4A18" w:rsidP="00353A5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7F6A000"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B64FA37"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DFDE22" w14:textId="77777777" w:rsidR="004E4A18" w:rsidRPr="00320BFA" w:rsidRDefault="004E4A18" w:rsidP="00740D38">
            <w:pPr>
              <w:ind w:left="709" w:hanging="709"/>
              <w:jc w:val="center"/>
              <w:rPr>
                <w:sz w:val="18"/>
              </w:rPr>
            </w:pPr>
          </w:p>
        </w:tc>
      </w:tr>
      <w:tr w:rsidR="004E4A18" w:rsidRPr="00320BFA" w14:paraId="528BF908" w14:textId="77777777" w:rsidTr="00353A5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308A5CF"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CDFD12" w14:textId="77777777" w:rsidR="004E4A18" w:rsidRPr="00801036" w:rsidRDefault="004E4A18" w:rsidP="004E4A18">
            <w:pPr>
              <w:pStyle w:val="TF-xAvalITEM"/>
              <w:numPr>
                <w:ilvl w:val="0"/>
                <w:numId w:val="10"/>
              </w:numPr>
            </w:pPr>
            <w:r w:rsidRPr="00801036">
              <w:t>REVISÃO BIBLIOGRÁFICA (atenção para a diferença de conteúdo entre projeto e pré-projeto)</w:t>
            </w:r>
          </w:p>
          <w:p w14:paraId="52727394" w14:textId="77777777" w:rsidR="004E4A18" w:rsidRPr="00801036" w:rsidRDefault="004E4A18" w:rsidP="00353A5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BC8DF04" w14:textId="77777777" w:rsidR="004E4A18" w:rsidRPr="00801036"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2065A9" w14:textId="77777777" w:rsidR="004E4A18" w:rsidRPr="00801036"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E8C9A1" w14:textId="77777777" w:rsidR="004E4A18" w:rsidRPr="00320BFA" w:rsidRDefault="004E4A18" w:rsidP="00740D38">
            <w:pPr>
              <w:ind w:left="709" w:hanging="709"/>
              <w:jc w:val="center"/>
              <w:rPr>
                <w:sz w:val="18"/>
              </w:rPr>
            </w:pPr>
          </w:p>
        </w:tc>
      </w:tr>
      <w:tr w:rsidR="004E4A18" w:rsidRPr="00320BFA" w14:paraId="50124DC1" w14:textId="77777777" w:rsidTr="00353A5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EDD960D" w14:textId="77777777" w:rsidR="004E4A18" w:rsidRPr="00320BFA" w:rsidRDefault="004E4A18" w:rsidP="00353A5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5D24B02" w14:textId="77777777" w:rsidR="004E4A18" w:rsidRPr="00320BFA" w:rsidRDefault="004E4A18" w:rsidP="004E4A18">
            <w:pPr>
              <w:pStyle w:val="TF-xAvalITEM"/>
              <w:numPr>
                <w:ilvl w:val="0"/>
                <w:numId w:val="10"/>
              </w:numPr>
            </w:pPr>
            <w:r w:rsidRPr="00320BFA">
              <w:t>LINGUAGEM USADA (redação)</w:t>
            </w:r>
          </w:p>
          <w:p w14:paraId="1F948736" w14:textId="77777777" w:rsidR="004E4A18" w:rsidRPr="00320BFA" w:rsidRDefault="004E4A18" w:rsidP="00353A5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13E348" w14:textId="77777777" w:rsidR="004E4A18" w:rsidRPr="00320BFA" w:rsidRDefault="004E4A18" w:rsidP="00740D38">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60311A1" w14:textId="77777777" w:rsidR="004E4A18" w:rsidRPr="00320BFA" w:rsidRDefault="004E4A18" w:rsidP="00740D38">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EC82A7A" w14:textId="77777777" w:rsidR="004E4A18" w:rsidRPr="00320BFA" w:rsidRDefault="004E4A18" w:rsidP="00740D38">
            <w:pPr>
              <w:ind w:left="709" w:hanging="709"/>
              <w:jc w:val="center"/>
              <w:rPr>
                <w:sz w:val="18"/>
              </w:rPr>
            </w:pPr>
          </w:p>
        </w:tc>
      </w:tr>
      <w:tr w:rsidR="004E4A18" w:rsidRPr="00320BFA" w14:paraId="6310B211"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93DD13C"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90C8C3" w14:textId="77777777" w:rsidR="004E4A18" w:rsidRPr="00320BFA" w:rsidRDefault="004E4A18" w:rsidP="00353A5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4728BC6"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6907D8"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5EA5EF" w14:textId="77777777" w:rsidR="004E4A18" w:rsidRPr="00320BFA" w:rsidRDefault="004E4A18" w:rsidP="00740D38">
            <w:pPr>
              <w:ind w:left="709" w:hanging="709"/>
              <w:jc w:val="center"/>
              <w:rPr>
                <w:sz w:val="18"/>
              </w:rPr>
            </w:pPr>
          </w:p>
        </w:tc>
      </w:tr>
      <w:tr w:rsidR="004E4A18" w:rsidRPr="00320BFA" w14:paraId="4ACEE0AB"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8C13EA"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E4B467" w14:textId="77777777" w:rsidR="004E4A18" w:rsidRPr="00320BFA" w:rsidRDefault="004E4A18" w:rsidP="004E4A18">
            <w:pPr>
              <w:pStyle w:val="TF-xAvalITEM"/>
              <w:numPr>
                <w:ilvl w:val="0"/>
                <w:numId w:val="10"/>
              </w:numPr>
            </w:pPr>
            <w:r w:rsidRPr="00320BFA">
              <w:t>ORGANIZAÇÃO E APRESENTAÇÃO GRÁFICA DO TEXTO</w:t>
            </w:r>
          </w:p>
          <w:p w14:paraId="3AE99654" w14:textId="77777777" w:rsidR="004E4A18" w:rsidRPr="00320BFA" w:rsidRDefault="004E4A18" w:rsidP="00353A5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E38F639"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4ABD26"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74FD9" w14:textId="77777777" w:rsidR="004E4A18" w:rsidRPr="00320BFA" w:rsidRDefault="004E4A18" w:rsidP="00740D38">
            <w:pPr>
              <w:ind w:left="709" w:hanging="709"/>
              <w:jc w:val="center"/>
              <w:rPr>
                <w:sz w:val="18"/>
              </w:rPr>
            </w:pPr>
          </w:p>
        </w:tc>
      </w:tr>
      <w:tr w:rsidR="004E4A18" w:rsidRPr="00320BFA" w14:paraId="56AAD615"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8DD9BC"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E6F2D0" w14:textId="77777777" w:rsidR="004E4A18" w:rsidRPr="00320BFA" w:rsidRDefault="004E4A18" w:rsidP="004E4A18">
            <w:pPr>
              <w:pStyle w:val="TF-xAvalITEM"/>
              <w:numPr>
                <w:ilvl w:val="0"/>
                <w:numId w:val="10"/>
              </w:numPr>
            </w:pPr>
            <w:r w:rsidRPr="00320BFA">
              <w:t>ILUSTRAÇÕES (figuras, quadros, tabelas)</w:t>
            </w:r>
          </w:p>
          <w:p w14:paraId="47FDF698" w14:textId="77777777" w:rsidR="004E4A18" w:rsidRPr="00320BFA" w:rsidRDefault="004E4A18" w:rsidP="00353A5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4EA07AC" w14:textId="77777777" w:rsidR="004E4A18" w:rsidRPr="00320BFA" w:rsidRDefault="004E4A18" w:rsidP="00740D38">
            <w:pPr>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35453F" w14:textId="77777777" w:rsidR="004E4A18" w:rsidRPr="00320BFA" w:rsidRDefault="004E4A18" w:rsidP="00740D38">
            <w:pPr>
              <w:spacing w:before="80" w:after="80"/>
              <w:ind w:left="709" w:hanging="709"/>
              <w:jc w:val="center"/>
              <w:rPr>
                <w:sz w:val="18"/>
              </w:rPr>
            </w:pPr>
            <w:commentRangeStart w:id="141"/>
            <w:r>
              <w:rPr>
                <w:sz w:val="18"/>
              </w:rPr>
              <w:t>X</w:t>
            </w:r>
            <w:commentRangeEnd w:id="141"/>
            <w:r>
              <w:rPr>
                <w:rStyle w:val="Refdecomentrio"/>
              </w:rPr>
              <w:commentReference w:id="141"/>
            </w:r>
          </w:p>
        </w:tc>
        <w:tc>
          <w:tcPr>
            <w:tcW w:w="262" w:type="pct"/>
            <w:tcBorders>
              <w:top w:val="single" w:sz="4" w:space="0" w:color="auto"/>
              <w:left w:val="single" w:sz="4" w:space="0" w:color="auto"/>
              <w:bottom w:val="single" w:sz="4" w:space="0" w:color="auto"/>
              <w:right w:val="single" w:sz="12" w:space="0" w:color="auto"/>
            </w:tcBorders>
          </w:tcPr>
          <w:p w14:paraId="03AE7428" w14:textId="77777777" w:rsidR="004E4A18" w:rsidRPr="00320BFA" w:rsidRDefault="004E4A18" w:rsidP="00740D38">
            <w:pPr>
              <w:spacing w:before="80" w:after="80"/>
              <w:ind w:left="709" w:hanging="709"/>
              <w:jc w:val="center"/>
              <w:rPr>
                <w:sz w:val="18"/>
              </w:rPr>
            </w:pPr>
          </w:p>
        </w:tc>
      </w:tr>
      <w:tr w:rsidR="004E4A18" w:rsidRPr="00320BFA" w14:paraId="35DC8903" w14:textId="77777777" w:rsidTr="00353A5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E3BC44"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BA7856" w14:textId="77777777" w:rsidR="004E4A18" w:rsidRPr="00320BFA" w:rsidRDefault="004E4A18" w:rsidP="004E4A18">
            <w:pPr>
              <w:pStyle w:val="TF-xAvalITEM"/>
              <w:numPr>
                <w:ilvl w:val="0"/>
                <w:numId w:val="10"/>
              </w:numPr>
            </w:pPr>
            <w:r w:rsidRPr="00320BFA">
              <w:t>REFERÊNCIAS E CITAÇÕES</w:t>
            </w:r>
          </w:p>
          <w:p w14:paraId="7DA749FD" w14:textId="77777777" w:rsidR="004E4A18" w:rsidRPr="00320BFA" w:rsidRDefault="004E4A18" w:rsidP="00353A5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5CE6B72" w14:textId="77777777" w:rsidR="004E4A18" w:rsidRPr="00320BFA" w:rsidRDefault="004E4A18" w:rsidP="00740D3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FCA3B2" w14:textId="77777777" w:rsidR="004E4A18" w:rsidRPr="00320BFA" w:rsidRDefault="004E4A18" w:rsidP="00740D38">
            <w:pPr>
              <w:ind w:left="709" w:hanging="709"/>
              <w:jc w:val="center"/>
              <w:rPr>
                <w:sz w:val="18"/>
              </w:rPr>
            </w:pPr>
            <w:commentRangeStart w:id="142"/>
            <w:r>
              <w:rPr>
                <w:sz w:val="18"/>
              </w:rPr>
              <w:t>X</w:t>
            </w:r>
            <w:commentRangeEnd w:id="142"/>
            <w:r>
              <w:rPr>
                <w:rStyle w:val="Refdecomentrio"/>
              </w:rPr>
              <w:commentReference w:id="142"/>
            </w:r>
          </w:p>
        </w:tc>
        <w:tc>
          <w:tcPr>
            <w:tcW w:w="262" w:type="pct"/>
            <w:tcBorders>
              <w:top w:val="single" w:sz="4" w:space="0" w:color="auto"/>
              <w:left w:val="single" w:sz="4" w:space="0" w:color="auto"/>
              <w:bottom w:val="single" w:sz="4" w:space="0" w:color="auto"/>
              <w:right w:val="single" w:sz="12" w:space="0" w:color="auto"/>
            </w:tcBorders>
          </w:tcPr>
          <w:p w14:paraId="3920AEBE" w14:textId="77777777" w:rsidR="004E4A18" w:rsidRPr="00320BFA" w:rsidRDefault="004E4A18" w:rsidP="00740D38">
            <w:pPr>
              <w:ind w:left="709" w:hanging="709"/>
              <w:jc w:val="center"/>
              <w:rPr>
                <w:sz w:val="18"/>
              </w:rPr>
            </w:pPr>
          </w:p>
        </w:tc>
      </w:tr>
      <w:tr w:rsidR="004E4A18" w:rsidRPr="00320BFA" w14:paraId="4A8A7623" w14:textId="77777777" w:rsidTr="00353A5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8117B2" w14:textId="77777777" w:rsidR="004E4A18" w:rsidRPr="00320BFA" w:rsidRDefault="004E4A18" w:rsidP="00353A57">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76FF2D" w14:textId="77777777" w:rsidR="004E4A18" w:rsidRPr="00320BFA" w:rsidRDefault="004E4A18" w:rsidP="00353A5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F283052" w14:textId="77777777" w:rsidR="004E4A18" w:rsidRPr="00320BFA" w:rsidRDefault="004E4A18" w:rsidP="00740D38">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3D2A4DD" w14:textId="77777777" w:rsidR="004E4A18" w:rsidRPr="00320BFA" w:rsidRDefault="004E4A18" w:rsidP="00740D38">
            <w:pPr>
              <w:ind w:left="709" w:hanging="709"/>
              <w:jc w:val="center"/>
              <w:rPr>
                <w:sz w:val="18"/>
              </w:rPr>
            </w:pPr>
            <w:commentRangeStart w:id="143"/>
            <w:r>
              <w:rPr>
                <w:sz w:val="18"/>
              </w:rPr>
              <w:t>X</w:t>
            </w:r>
            <w:commentRangeEnd w:id="143"/>
            <w:r>
              <w:rPr>
                <w:rStyle w:val="Refdecomentrio"/>
              </w:rPr>
              <w:commentReference w:id="143"/>
            </w:r>
          </w:p>
        </w:tc>
        <w:tc>
          <w:tcPr>
            <w:tcW w:w="262" w:type="pct"/>
            <w:tcBorders>
              <w:top w:val="single" w:sz="4" w:space="0" w:color="auto"/>
              <w:left w:val="single" w:sz="4" w:space="0" w:color="auto"/>
              <w:bottom w:val="single" w:sz="4" w:space="0" w:color="auto"/>
              <w:right w:val="single" w:sz="12" w:space="0" w:color="auto"/>
            </w:tcBorders>
          </w:tcPr>
          <w:p w14:paraId="630B7B6A" w14:textId="77777777" w:rsidR="004E4A18" w:rsidRPr="00320BFA" w:rsidRDefault="004E4A18" w:rsidP="00740D38">
            <w:pPr>
              <w:ind w:left="709" w:hanging="709"/>
              <w:jc w:val="center"/>
              <w:rPr>
                <w:sz w:val="18"/>
              </w:rPr>
            </w:pPr>
          </w:p>
        </w:tc>
      </w:tr>
      <w:tr w:rsidR="004E4A18" w:rsidRPr="00320BFA" w14:paraId="577BCA0C" w14:textId="77777777" w:rsidTr="00353A5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E2F462" w14:textId="77777777" w:rsidR="004E4A18" w:rsidRPr="00320BFA" w:rsidRDefault="004E4A18" w:rsidP="00353A57">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9C61B02" w14:textId="77777777" w:rsidR="004E4A18" w:rsidRPr="00320BFA" w:rsidRDefault="004E4A18" w:rsidP="00353A5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006F989" w14:textId="77777777" w:rsidR="004E4A18" w:rsidRPr="00320BFA" w:rsidRDefault="004E4A18" w:rsidP="00740D38">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69FE67E" w14:textId="77777777" w:rsidR="004E4A18" w:rsidRPr="00320BFA" w:rsidRDefault="004E4A18" w:rsidP="00740D38">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4F5A5500" w14:textId="77777777" w:rsidR="004E4A18" w:rsidRPr="00320BFA" w:rsidRDefault="004E4A18" w:rsidP="00740D38">
            <w:pPr>
              <w:ind w:left="709" w:hanging="709"/>
              <w:jc w:val="center"/>
              <w:rPr>
                <w:sz w:val="18"/>
              </w:rPr>
            </w:pPr>
          </w:p>
        </w:tc>
      </w:tr>
    </w:tbl>
    <w:p w14:paraId="43032186" w14:textId="77777777" w:rsidR="004E4A18" w:rsidRDefault="004E4A18" w:rsidP="0091615A">
      <w:pPr>
        <w:pStyle w:val="TF-xAvalITEMDETALHE"/>
      </w:pPr>
    </w:p>
    <w:p w14:paraId="6A29F27C" w14:textId="77777777" w:rsidR="004E4A18" w:rsidRDefault="004E4A18" w:rsidP="001B2982">
      <w:pPr>
        <w:pStyle w:val="TF-xAvalTTULO"/>
        <w:rPr>
          <w:rFonts w:ascii="Times" w:hAnsi="Times"/>
          <w:b/>
          <w:caps w:val="0"/>
        </w:rPr>
      </w:pPr>
    </w:p>
    <w:p w14:paraId="46DA9673" w14:textId="3E222B80" w:rsidR="004E4A18" w:rsidRDefault="004E4A18">
      <w:r>
        <w:br w:type="page"/>
      </w:r>
    </w:p>
    <w:tbl>
      <w:tblPr>
        <w:tblW w:w="5000" w:type="pct"/>
        <w:tblLook w:val="0000" w:firstRow="0" w:lastRow="0" w:firstColumn="0" w:lastColumn="0" w:noHBand="0" w:noVBand="0"/>
      </w:tblPr>
      <w:tblGrid>
        <w:gridCol w:w="2568"/>
        <w:gridCol w:w="5936"/>
      </w:tblGrid>
      <w:tr w:rsidR="004E4A18" w14:paraId="288A33BF" w14:textId="77777777" w:rsidTr="00671D82">
        <w:trPr>
          <w:trHeight w:val="721"/>
        </w:trPr>
        <w:tc>
          <w:tcPr>
            <w:tcW w:w="988" w:type="pct"/>
            <w:tcBorders>
              <w:top w:val="nil"/>
              <w:left w:val="nil"/>
              <w:bottom w:val="nil"/>
              <w:right w:val="nil"/>
            </w:tcBorders>
            <w:vAlign w:val="center"/>
          </w:tcPr>
          <w:p w14:paraId="2B46D476" w14:textId="77777777" w:rsidR="004E4A18" w:rsidRDefault="004E4A18" w:rsidP="00B30858">
            <w:pPr>
              <w:pStyle w:val="Ttulo3"/>
            </w:pPr>
            <w:r>
              <w:rPr>
                <w:noProof/>
              </w:rPr>
              <w:lastRenderedPageBreak/>
              <w:drawing>
                <wp:inline distT="0" distB="0" distL="0" distR="0" wp14:anchorId="666E6EEB" wp14:editId="35A209AF">
                  <wp:extent cx="943117" cy="590550"/>
                  <wp:effectExtent l="0" t="0" r="9525" b="0"/>
                  <wp:docPr id="15" name="Imagem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7517AF2" w14:textId="77777777" w:rsidR="004E4A18" w:rsidRPr="00951D18" w:rsidRDefault="004E4A18"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6BE68C13"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6989FE7" w14:textId="77777777" w:rsidR="004E4A18" w:rsidRDefault="004E4A18"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283B2315" w14:textId="77777777" w:rsidR="004E4A18" w:rsidRDefault="004E4A18"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FBD9F03" w14:textId="77777777" w:rsidR="004E4A18" w:rsidRPr="00951D18" w:rsidRDefault="004E4A18" w:rsidP="00671D82">
            <w:pPr>
              <w:jc w:val="both"/>
              <w:rPr>
                <w:smallCaps/>
                <w:sz w:val="22"/>
              </w:rPr>
            </w:pPr>
          </w:p>
        </w:tc>
      </w:tr>
    </w:tbl>
    <w:p w14:paraId="58EFF164" w14:textId="77777777" w:rsidR="004E4A18" w:rsidRDefault="004E4A18">
      <w:pPr>
        <w:spacing w:line="360" w:lineRule="auto"/>
        <w:rPr>
          <w:rFonts w:ascii="Arial" w:hAnsi="Arial" w:cs="Arial"/>
          <w:sz w:val="22"/>
        </w:rPr>
      </w:pPr>
    </w:p>
    <w:p w14:paraId="080C5C5A" w14:textId="77777777" w:rsidR="004E4A18" w:rsidRPr="00126703" w:rsidRDefault="004E4A18"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5D3FA60F" w14:textId="77777777" w:rsidR="004E4A18" w:rsidRPr="00BD774A" w:rsidRDefault="004E4A18" w:rsidP="00BD774A">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BD774A">
        <w:rPr>
          <w:rFonts w:ascii="Arial" w:hAnsi="Arial" w:cs="Arial"/>
          <w:sz w:val="22"/>
        </w:rPr>
        <w:t>Gian</w:t>
      </w:r>
      <w:r>
        <w:rPr>
          <w:rFonts w:ascii="Arial" w:hAnsi="Arial" w:cs="Arial"/>
          <w:sz w:val="22"/>
        </w:rPr>
        <w:t xml:space="preserve"> </w:t>
      </w:r>
      <w:r w:rsidRPr="00BD774A">
        <w:rPr>
          <w:rFonts w:ascii="Arial" w:hAnsi="Arial" w:cs="Arial"/>
          <w:sz w:val="22"/>
        </w:rPr>
        <w:t>Carlo</w:t>
      </w:r>
      <w:r>
        <w:rPr>
          <w:rFonts w:ascii="Arial" w:hAnsi="Arial" w:cs="Arial"/>
          <w:sz w:val="22"/>
        </w:rPr>
        <w:t xml:space="preserve"> </w:t>
      </w:r>
      <w:proofErr w:type="spellStart"/>
      <w:r w:rsidRPr="00BD774A">
        <w:rPr>
          <w:rFonts w:ascii="Arial" w:hAnsi="Arial" w:cs="Arial"/>
          <w:sz w:val="22"/>
        </w:rPr>
        <w:t>Giovanella</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com o título</w:t>
      </w:r>
      <w:r>
        <w:rPr>
          <w:rFonts w:ascii="Arial" w:hAnsi="Arial" w:cs="Arial"/>
          <w:sz w:val="22"/>
        </w:rPr>
        <w:t xml:space="preserve"> </w:t>
      </w:r>
      <w:r w:rsidRPr="00BD774A">
        <w:rPr>
          <w:rFonts w:ascii="Arial" w:hAnsi="Arial" w:cs="Arial"/>
          <w:sz w:val="22"/>
        </w:rPr>
        <w:t>GERAÇÃO AUTOMATIZADA DE RESOLUÇÃO DE EXERCÍCIOS EM AMBIENTE FURBOT UTILIZANDO MÉTODOS DE APRENDIZAGEM DE MÁQUINA</w:t>
      </w:r>
      <w:r w:rsidRPr="00BF077D">
        <w:rPr>
          <w:rFonts w:ascii="Arial" w:hAnsi="Arial" w:cs="Arial"/>
          <w:sz w:val="22"/>
        </w:rPr>
        <w:t>.</w:t>
      </w:r>
    </w:p>
    <w:p w14:paraId="6DD28495" w14:textId="77777777" w:rsidR="004E4A18" w:rsidRDefault="004E4A18" w:rsidP="00610451">
      <w:pPr>
        <w:pStyle w:val="Recuodecorpodetexto"/>
        <w:spacing w:before="120"/>
        <w:ind w:firstLine="0"/>
        <w:jc w:val="both"/>
        <w:rPr>
          <w:rFonts w:ascii="Arial" w:hAnsi="Arial" w:cs="Arial"/>
          <w:sz w:val="22"/>
        </w:rPr>
      </w:pPr>
    </w:p>
    <w:p w14:paraId="403540FD" w14:textId="77777777" w:rsidR="004E4A18" w:rsidRDefault="004E4A18"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E4A18" w14:paraId="7E12722D"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60B034C" w14:textId="77777777" w:rsidR="004E4A18" w:rsidRDefault="004E4A18"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7F8A6F32"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7CD8C347" w14:textId="77777777" w:rsidR="004E4A18" w:rsidRDefault="004E4A18"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22C86D36" w14:textId="77777777" w:rsidR="004E4A18" w:rsidRDefault="004E4A18"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E4A18" w14:paraId="67E6020A"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4B32614" w14:textId="77777777" w:rsidR="004E4A18" w:rsidRDefault="004E4A18"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07C89F51" w14:textId="77777777" w:rsidR="004E4A18" w:rsidRPr="00BD774A" w:rsidRDefault="004E4A18" w:rsidP="00BD774A">
            <w:pPr>
              <w:pStyle w:val="Corpodetexto"/>
              <w:rPr>
                <w:rFonts w:ascii="Arial" w:hAnsi="Arial" w:cs="Arial"/>
                <w:b w:val="0"/>
                <w:bCs w:val="0"/>
                <w:sz w:val="22"/>
              </w:rPr>
            </w:pPr>
            <w:r w:rsidRPr="00BD774A">
              <w:rPr>
                <w:rFonts w:ascii="Arial" w:hAnsi="Arial" w:cs="Arial"/>
                <w:b w:val="0"/>
                <w:bCs w:val="0"/>
                <w:sz w:val="22"/>
              </w:rPr>
              <w:t xml:space="preserve"> Luciana Pereira de Araújo </w:t>
            </w:r>
            <w:proofErr w:type="spellStart"/>
            <w:r w:rsidRPr="00BD774A">
              <w:rPr>
                <w:rFonts w:ascii="Arial" w:hAnsi="Arial" w:cs="Arial"/>
                <w:b w:val="0"/>
                <w:bCs w:val="0"/>
                <w:sz w:val="22"/>
              </w:rPr>
              <w:t>Kohler</w:t>
            </w:r>
            <w:proofErr w:type="spellEnd"/>
          </w:p>
        </w:tc>
        <w:tc>
          <w:tcPr>
            <w:tcW w:w="1519" w:type="dxa"/>
            <w:vAlign w:val="center"/>
          </w:tcPr>
          <w:p w14:paraId="369495EE" w14:textId="77777777" w:rsidR="004E4A18" w:rsidRDefault="004E4A18"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7,0</w:t>
            </w:r>
          </w:p>
        </w:tc>
        <w:tc>
          <w:tcPr>
            <w:tcW w:w="236" w:type="dxa"/>
            <w:tcBorders>
              <w:top w:val="nil"/>
              <w:left w:val="single" w:sz="4" w:space="0" w:color="auto"/>
              <w:bottom w:val="nil"/>
              <w:right w:val="nil"/>
            </w:tcBorders>
            <w:vAlign w:val="center"/>
          </w:tcPr>
          <w:p w14:paraId="7D48AB71" w14:textId="77777777" w:rsidR="004E4A18" w:rsidRDefault="004E4A18"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7DE91A5D" w14:textId="77777777" w:rsidR="004E4A18" w:rsidRDefault="004E4A18" w:rsidP="0072263E">
      <w:pPr>
        <w:pStyle w:val="Recuodecorpodetexto"/>
        <w:spacing w:before="240"/>
        <w:ind w:firstLine="0"/>
        <w:jc w:val="both"/>
        <w:rPr>
          <w:rFonts w:ascii="Arial" w:hAnsi="Arial" w:cs="Arial"/>
          <w:sz w:val="22"/>
        </w:rPr>
      </w:pPr>
      <w:r>
        <w:rPr>
          <w:rFonts w:ascii="Arial" w:hAnsi="Arial" w:cs="Arial"/>
          <w:sz w:val="22"/>
        </w:rPr>
        <w:t>A apresentação aconteceu em 21/ 10 / 2021 na sala de reunião virtual do MS-</w:t>
      </w:r>
      <w:proofErr w:type="spellStart"/>
      <w:r>
        <w:rPr>
          <w:rFonts w:ascii="Arial" w:hAnsi="Arial" w:cs="Arial"/>
          <w:sz w:val="22"/>
        </w:rPr>
        <w:t>Teams</w:t>
      </w:r>
      <w:proofErr w:type="spellEnd"/>
      <w:r>
        <w:rPr>
          <w:rFonts w:ascii="Arial" w:hAnsi="Arial" w:cs="Arial"/>
          <w:sz w:val="22"/>
        </w:rPr>
        <w:t xml:space="preserve">, tendo início às 17:00 </w:t>
      </w:r>
      <w:proofErr w:type="spellStart"/>
      <w:r>
        <w:rPr>
          <w:rFonts w:ascii="Arial" w:hAnsi="Arial" w:cs="Arial"/>
          <w:sz w:val="22"/>
        </w:rPr>
        <w:t>hs</w:t>
      </w:r>
      <w:proofErr w:type="spellEnd"/>
      <w:r>
        <w:rPr>
          <w:rFonts w:ascii="Arial" w:hAnsi="Arial" w:cs="Arial"/>
          <w:sz w:val="22"/>
        </w:rPr>
        <w:t xml:space="preserve"> e foi encerrada às 17:30 </w:t>
      </w:r>
      <w:proofErr w:type="spellStart"/>
      <w:r>
        <w:rPr>
          <w:rFonts w:ascii="Arial" w:hAnsi="Arial" w:cs="Arial"/>
          <w:sz w:val="22"/>
        </w:rPr>
        <w:t>hs</w:t>
      </w:r>
      <w:proofErr w:type="spellEnd"/>
      <w:r>
        <w:rPr>
          <w:rFonts w:ascii="Arial" w:hAnsi="Arial" w:cs="Arial"/>
          <w:sz w:val="22"/>
        </w:rPr>
        <w:t>.</w:t>
      </w:r>
    </w:p>
    <w:p w14:paraId="72A54EBA" w14:textId="77777777" w:rsidR="004E4A18" w:rsidRDefault="004E4A18" w:rsidP="00584D96">
      <w:pPr>
        <w:spacing w:line="360" w:lineRule="auto"/>
        <w:jc w:val="right"/>
        <w:rPr>
          <w:rFonts w:ascii="Arial" w:hAnsi="Arial" w:cs="Arial"/>
          <w:sz w:val="22"/>
          <w:szCs w:val="22"/>
        </w:rPr>
      </w:pPr>
    </w:p>
    <w:p w14:paraId="4ACA39F8" w14:textId="77777777" w:rsidR="004E4A18" w:rsidRPr="0001192F" w:rsidRDefault="004E4A18"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B1EB76F" w14:textId="77777777" w:rsidR="004E4A18" w:rsidRDefault="004E4A18" w:rsidP="0001192F">
      <w:pPr>
        <w:spacing w:line="360" w:lineRule="auto"/>
        <w:jc w:val="both"/>
        <w:rPr>
          <w:rFonts w:ascii="Arial" w:hAnsi="Arial" w:cs="Arial"/>
          <w:sz w:val="22"/>
          <w:szCs w:val="22"/>
        </w:rPr>
      </w:pPr>
    </w:p>
    <w:p w14:paraId="746FFD14" w14:textId="77777777" w:rsidR="004E4A18" w:rsidRDefault="004E4A18" w:rsidP="0001192F">
      <w:pPr>
        <w:spacing w:line="360" w:lineRule="auto"/>
        <w:rPr>
          <w:rFonts w:ascii="Arial" w:hAnsi="Arial" w:cs="Arial"/>
          <w:sz w:val="22"/>
          <w:szCs w:val="22"/>
        </w:rPr>
      </w:pPr>
      <w:r>
        <w:rPr>
          <w:rFonts w:ascii="Arial" w:hAnsi="Arial" w:cs="Arial"/>
          <w:sz w:val="22"/>
          <w:szCs w:val="22"/>
        </w:rPr>
        <w:t>Observações da apresentação:</w:t>
      </w:r>
    </w:p>
    <w:p w14:paraId="074CEDB7" w14:textId="77777777" w:rsidR="004E4A18" w:rsidRDefault="004E4A18" w:rsidP="0001192F">
      <w:pPr>
        <w:spacing w:line="360" w:lineRule="auto"/>
        <w:rPr>
          <w:rFonts w:ascii="Arial" w:hAnsi="Arial" w:cs="Arial"/>
          <w:sz w:val="22"/>
          <w:szCs w:val="22"/>
        </w:rPr>
      </w:pPr>
    </w:p>
    <w:p w14:paraId="2D484C4A" w14:textId="77777777" w:rsidR="004E4A18" w:rsidRDefault="004E4A18" w:rsidP="0001192F">
      <w:pPr>
        <w:spacing w:line="360" w:lineRule="auto"/>
        <w:rPr>
          <w:rFonts w:ascii="Arial" w:hAnsi="Arial" w:cs="Arial"/>
          <w:sz w:val="22"/>
          <w:szCs w:val="22"/>
        </w:rPr>
      </w:pPr>
    </w:p>
    <w:p w14:paraId="49A37F4F" w14:textId="77777777" w:rsidR="004E4A18" w:rsidRDefault="004E4A18" w:rsidP="005164F2">
      <w:pPr>
        <w:spacing w:line="360" w:lineRule="auto"/>
        <w:rPr>
          <w:rFonts w:ascii="Arial" w:hAnsi="Arial" w:cs="Arial"/>
          <w:sz w:val="22"/>
          <w:szCs w:val="22"/>
        </w:rPr>
      </w:pPr>
      <w:r>
        <w:rPr>
          <w:rFonts w:ascii="Arial" w:hAnsi="Arial" w:cs="Arial"/>
          <w:sz w:val="22"/>
          <w:szCs w:val="22"/>
        </w:rPr>
        <w:t>Minha internet estava um pouco travada, mas consegui acompanhar, só não pude ligar a câmera.</w:t>
      </w:r>
    </w:p>
    <w:p w14:paraId="2057DE08" w14:textId="77777777" w:rsidR="004E4A18" w:rsidRDefault="004E4A18" w:rsidP="0001192F">
      <w:pPr>
        <w:spacing w:line="360" w:lineRule="auto"/>
        <w:rPr>
          <w:rFonts w:ascii="Arial" w:hAnsi="Arial" w:cs="Arial"/>
          <w:sz w:val="22"/>
          <w:szCs w:val="22"/>
        </w:rPr>
      </w:pPr>
    </w:p>
    <w:p w14:paraId="65ED94B2" w14:textId="77777777" w:rsidR="004E4A18" w:rsidRDefault="004E4A18" w:rsidP="0001192F">
      <w:pPr>
        <w:spacing w:line="360" w:lineRule="auto"/>
        <w:rPr>
          <w:rFonts w:ascii="Arial" w:hAnsi="Arial" w:cs="Arial"/>
          <w:sz w:val="22"/>
          <w:szCs w:val="22"/>
        </w:rPr>
      </w:pPr>
    </w:p>
    <w:p w14:paraId="3FEBA46B" w14:textId="77777777" w:rsidR="004E4A18" w:rsidRPr="0080416A" w:rsidRDefault="004E4A18" w:rsidP="0080416A">
      <w:pPr>
        <w:jc w:val="both"/>
      </w:pPr>
    </w:p>
    <w:sectPr w:rsidR="004E4A18"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Marcel Hugo" w:date="2021-10-12T12:18:00Z" w:initials="MH">
    <w:p w14:paraId="7C551555" w14:textId="77777777" w:rsidR="004E4A18" w:rsidRDefault="004E4A18">
      <w:pPr>
        <w:pStyle w:val="Textodecomentrio"/>
      </w:pPr>
      <w:r>
        <w:rPr>
          <w:rStyle w:val="Refdecomentrio"/>
        </w:rPr>
        <w:annotationRef/>
      </w:r>
      <w:r>
        <w:t>Não entendi o que seria “desenvolvimento social”.</w:t>
      </w:r>
    </w:p>
  </w:comment>
  <w:comment w:id="55" w:author="Marcel Hugo" w:date="2021-10-12T12:20:00Z" w:initials="MH">
    <w:p w14:paraId="67204F51" w14:textId="77777777" w:rsidR="004E4A18" w:rsidRDefault="004E4A18">
      <w:pPr>
        <w:pStyle w:val="Textodecomentrio"/>
      </w:pPr>
      <w:r>
        <w:rPr>
          <w:rStyle w:val="Refdecomentrio"/>
        </w:rPr>
        <w:annotationRef/>
      </w:r>
      <w:r>
        <w:t>Estamos falando de educação de crianças, então cuidado na busca pela melhor resposta ou pela resposta correta. Entendo que aqui deve se utilizar uma abordagem do tipo “erro no processo de ensino-aprendizagem” ou “construção da aprendizagem a partir do erro”. Apesar de que a criança encontrou uma solução, ou seja, ela não errou, Mas pode refletir na otimização de sua solução.</w:t>
      </w:r>
    </w:p>
  </w:comment>
  <w:comment w:id="59" w:author="Marcel Hugo" w:date="2021-10-12T12:23:00Z" w:initials="MH">
    <w:p w14:paraId="5D8FD6ED" w14:textId="77777777" w:rsidR="004E4A18" w:rsidRDefault="004E4A18">
      <w:pPr>
        <w:pStyle w:val="Textodecomentrio"/>
      </w:pPr>
      <w:r>
        <w:rPr>
          <w:rStyle w:val="Refdecomentrio"/>
        </w:rPr>
        <w:annotationRef/>
      </w:r>
      <w:r>
        <w:t>Em que contexto a competitividade é benéfica para a aprendizagem?</w:t>
      </w:r>
    </w:p>
  </w:comment>
  <w:comment w:id="61" w:author="Marcel Hugo" w:date="2021-10-12T12:14:00Z" w:initials="MH">
    <w:p w14:paraId="72352FA4" w14:textId="77777777" w:rsidR="004E4A18" w:rsidRDefault="004E4A18">
      <w:pPr>
        <w:pStyle w:val="Textodecomentrio"/>
      </w:pPr>
      <w:r>
        <w:rPr>
          <w:rStyle w:val="Refdecomentrio"/>
        </w:rPr>
        <w:annotationRef/>
      </w:r>
      <w:r>
        <w:t>Estas etapas estão muito tradicionais e muito sequenciais. Para os objetivos propostos e para os requisitos explicitados entendo que é preciso iterar ou subdividir as etapas.</w:t>
      </w:r>
    </w:p>
  </w:comment>
  <w:comment w:id="62" w:author="Marcel Hugo" w:date="2021-10-12T12:02:00Z" w:initials="MH">
    <w:p w14:paraId="7D7195D8" w14:textId="77777777" w:rsidR="004E4A18" w:rsidRDefault="004E4A18">
      <w:pPr>
        <w:pStyle w:val="Textodecomentrio"/>
      </w:pPr>
      <w:r>
        <w:rPr>
          <w:rStyle w:val="Refdecomentrio"/>
        </w:rPr>
        <w:annotationRef/>
      </w:r>
      <w:r>
        <w:t>Entendo que a comparação da solução ótima encontrada pelo algoritmo deveria ser comparada com a solução ótima encontrada pelo trabalho de Xavier, incluindo um comparativo de tempo. Desta forma você poderia afirmar que seu trabalho resolveu (ou não) a limitação apresentada por Xavier.</w:t>
      </w:r>
    </w:p>
    <w:p w14:paraId="098E75A2" w14:textId="77777777" w:rsidR="004E4A18" w:rsidRDefault="004E4A18">
      <w:pPr>
        <w:pStyle w:val="Textodecomentrio"/>
      </w:pPr>
      <w:r>
        <w:t>Sobre a comparação com a solução dos alunos, penso que é um desenvolvimento a ser realizado (inclusive está explicitado como RF) e não apenas um elemento de teste.</w:t>
      </w:r>
    </w:p>
  </w:comment>
  <w:comment w:id="68" w:author="Marcel Hugo" w:date="2021-10-12T12:11:00Z" w:initials="MH">
    <w:p w14:paraId="39438C90" w14:textId="77777777" w:rsidR="004E4A18" w:rsidRDefault="004E4A18">
      <w:pPr>
        <w:pStyle w:val="Textodecomentrio"/>
      </w:pPr>
      <w:r>
        <w:rPr>
          <w:rStyle w:val="Refdecomentrio"/>
        </w:rPr>
        <w:annotationRef/>
      </w:r>
      <w:r>
        <w:t>Por que só falou deste tipo de técnica? E os outros dois?</w:t>
      </w:r>
    </w:p>
  </w:comment>
  <w:comment w:id="84" w:author="Dalton Solano dos Reis" w:date="2021-10-18T14:26:00Z" w:initials="DSdR">
    <w:p w14:paraId="474C028F" w14:textId="77777777" w:rsidR="004E4A18" w:rsidRDefault="004E4A18">
      <w:pPr>
        <w:pStyle w:val="Textodecomentrio"/>
      </w:pPr>
      <w:r>
        <w:rPr>
          <w:rStyle w:val="Refdecomentrio"/>
        </w:rPr>
        <w:annotationRef/>
      </w:r>
      <w:r>
        <w:t>Alinhamento itens igual parágrafo.</w:t>
      </w:r>
    </w:p>
  </w:comment>
  <w:comment w:id="85" w:author="Dalton Solano dos Reis" w:date="2021-10-18T14:28:00Z" w:initials="DSdR">
    <w:p w14:paraId="4A0AF068" w14:textId="77777777" w:rsidR="004E4A18" w:rsidRDefault="004E4A18">
      <w:pPr>
        <w:pStyle w:val="Textodecomentrio"/>
      </w:pPr>
      <w:r>
        <w:rPr>
          <w:rStyle w:val="Refdecomentrio"/>
        </w:rPr>
        <w:annotationRef/>
      </w:r>
      <w:r>
        <w:t>Nesta seção</w:t>
      </w:r>
    </w:p>
  </w:comment>
  <w:comment w:id="86" w:author="Dalton Solano dos Reis" w:date="2021-10-18T14:52:00Z" w:initials="DSdR">
    <w:p w14:paraId="20B5920F" w14:textId="77777777" w:rsidR="004E4A18" w:rsidRDefault="004E4A18">
      <w:pPr>
        <w:pStyle w:val="Textodecomentrio"/>
      </w:pPr>
      <w:r>
        <w:rPr>
          <w:rStyle w:val="Refdecomentrio"/>
        </w:rPr>
        <w:annotationRef/>
      </w:r>
      <w:proofErr w:type="spellStart"/>
      <w:r>
        <w:rPr>
          <w:rStyle w:val="Refdecomentrio"/>
        </w:rPr>
        <w:t>C</w:t>
      </w:r>
      <w:r w:rsidRPr="00272860">
        <w:t>odeSpark</w:t>
      </w:r>
      <w:proofErr w:type="spellEnd"/>
    </w:p>
  </w:comment>
  <w:comment w:id="87" w:author="Dalton Solano dos Reis" w:date="2021-10-18T14:58:00Z" w:initials="DSdR">
    <w:p w14:paraId="70B11FD7" w14:textId="77777777" w:rsidR="004E4A18" w:rsidRDefault="004E4A18">
      <w:pPr>
        <w:pStyle w:val="Textodecomentrio"/>
      </w:pPr>
      <w:r>
        <w:rPr>
          <w:rStyle w:val="Refdecomentrio"/>
        </w:rPr>
        <w:annotationRef/>
      </w:r>
      <w:r>
        <w:t>Itálico.</w:t>
      </w:r>
    </w:p>
  </w:comment>
  <w:comment w:id="88" w:author="Dalton Solano dos Reis" w:date="2021-10-18T14:43:00Z" w:initials="DSdR">
    <w:p w14:paraId="561F6581" w14:textId="77777777" w:rsidR="004E4A18" w:rsidRDefault="004E4A18">
      <w:pPr>
        <w:pStyle w:val="Textodecomentrio"/>
      </w:pPr>
      <w:r>
        <w:rPr>
          <w:rStyle w:val="Refdecomentrio"/>
        </w:rPr>
        <w:annotationRef/>
      </w:r>
      <w:r>
        <w:t>Juntar com parágrafo anterior. Evitar parágrafos 1 frase.</w:t>
      </w:r>
    </w:p>
  </w:comment>
  <w:comment w:id="89" w:author="Dalton Solano dos Reis" w:date="2021-10-18T14:44:00Z" w:initials="DSdR">
    <w:p w14:paraId="0D85DD02" w14:textId="77777777" w:rsidR="004E4A18" w:rsidRDefault="004E4A18" w:rsidP="0093534D">
      <w:r>
        <w:rPr>
          <w:rStyle w:val="Refdecomentrio"/>
        </w:rPr>
        <w:annotationRef/>
      </w:r>
      <w:r w:rsidRPr="00272860">
        <w:rPr>
          <w:sz w:val="20"/>
        </w:rPr>
        <w:t xml:space="preserve">arquivos </w:t>
      </w:r>
      <w:proofErr w:type="spellStart"/>
      <w:r>
        <w:rPr>
          <w:rFonts w:ascii="Arial" w:hAnsi="Arial" w:cs="Arial"/>
          <w:color w:val="202124"/>
          <w:shd w:val="clear" w:color="auto" w:fill="FFFFFF"/>
        </w:rPr>
        <w:t>eXtensible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Markup</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Language</w:t>
      </w:r>
      <w:proofErr w:type="spellEnd"/>
      <w:r>
        <w:rPr>
          <w:rFonts w:ascii="Arial" w:hAnsi="Arial" w:cs="Arial"/>
          <w:color w:val="202124"/>
          <w:shd w:val="clear" w:color="auto" w:fill="FFFFFF"/>
        </w:rPr>
        <w:t xml:space="preserve"> (</w:t>
      </w:r>
      <w:r w:rsidRPr="00272860">
        <w:rPr>
          <w:sz w:val="20"/>
        </w:rPr>
        <w:t>XML</w:t>
      </w:r>
      <w:r>
        <w:rPr>
          <w:sz w:val="20"/>
        </w:rPr>
        <w:t>)</w:t>
      </w:r>
      <w:r w:rsidRPr="00272860">
        <w:rPr>
          <w:sz w:val="20"/>
        </w:rPr>
        <w:t xml:space="preserve"> e o</w:t>
      </w:r>
    </w:p>
  </w:comment>
  <w:comment w:id="90" w:author="Dalton Solano dos Reis" w:date="2021-10-18T14:49:00Z" w:initials="DSdR">
    <w:p w14:paraId="637C52B7" w14:textId="77777777" w:rsidR="004E4A18" w:rsidRDefault="004E4A18">
      <w:pPr>
        <w:pStyle w:val="Textodecomentrio"/>
      </w:pPr>
      <w:r>
        <w:rPr>
          <w:rStyle w:val="Refdecomentrio"/>
        </w:rPr>
        <w:annotationRef/>
      </w:r>
      <w:r>
        <w:t>Melhor trocar por letras A,B,C...</w:t>
      </w:r>
    </w:p>
  </w:comment>
  <w:comment w:id="91" w:author="Dalton Solano dos Reis" w:date="2021-10-18T14:49:00Z" w:initials="DSdR">
    <w:p w14:paraId="337E3124" w14:textId="77777777" w:rsidR="004E4A18" w:rsidRDefault="004E4A18">
      <w:pPr>
        <w:pStyle w:val="Textodecomentrio"/>
      </w:pPr>
      <w:r>
        <w:rPr>
          <w:rStyle w:val="Refdecomentrio"/>
        </w:rPr>
        <w:annotationRef/>
      </w:r>
      <w:r>
        <w:t>Remover ponto final.</w:t>
      </w:r>
    </w:p>
  </w:comment>
  <w:comment w:id="92" w:author="Dalton Solano dos Reis" w:date="2021-10-18T14:51:00Z" w:initials="DSdR">
    <w:p w14:paraId="0B2FF2D2" w14:textId="77777777" w:rsidR="004E4A18" w:rsidRDefault="004E4A18">
      <w:pPr>
        <w:pStyle w:val="Textodecomentrio"/>
      </w:pPr>
      <w:r>
        <w:rPr>
          <w:rStyle w:val="Refdecomentrio"/>
        </w:rPr>
        <w:annotationRef/>
      </w:r>
      <w:r>
        <w:t>Remover ponto final.</w:t>
      </w:r>
    </w:p>
  </w:comment>
  <w:comment w:id="93" w:author="Dalton Solano dos Reis" w:date="2021-10-18T14:59:00Z" w:initials="DSdR">
    <w:p w14:paraId="4983135E" w14:textId="77777777" w:rsidR="004E4A18" w:rsidRPr="004E4A18" w:rsidRDefault="004E4A18">
      <w:pPr>
        <w:pStyle w:val="Textodecomentrio"/>
      </w:pPr>
      <w:r>
        <w:rPr>
          <w:rStyle w:val="Refdecomentrio"/>
        </w:rPr>
        <w:annotationRef/>
      </w:r>
      <w:r w:rsidRPr="004E4A18">
        <w:t>SCHLÖGL et al.</w:t>
      </w:r>
      <w:r>
        <w:rPr>
          <w:rStyle w:val="Refdecomentrio"/>
        </w:rPr>
        <w:annotationRef/>
      </w:r>
      <w:r w:rsidRPr="004E4A18">
        <w:t>, 2017</w:t>
      </w:r>
    </w:p>
    <w:p w14:paraId="448AD603" w14:textId="77777777" w:rsidR="004E4A18" w:rsidRPr="004E4A18" w:rsidRDefault="004E4A18">
      <w:pPr>
        <w:pStyle w:val="Textodecomentrio"/>
      </w:pPr>
      <w:r w:rsidRPr="004E4A18">
        <w:t>et al. em itálico.</w:t>
      </w:r>
    </w:p>
  </w:comment>
  <w:comment w:id="94" w:author="Dalton Solano dos Reis" w:date="2021-10-18T15:02:00Z" w:initials="DSdR">
    <w:p w14:paraId="1D411B44" w14:textId="77777777" w:rsidR="004E4A18" w:rsidRDefault="004E4A18">
      <w:pPr>
        <w:pStyle w:val="Textodecomentrio"/>
      </w:pPr>
      <w:r>
        <w:rPr>
          <w:rStyle w:val="Refdecomentrio"/>
        </w:rPr>
        <w:annotationRef/>
      </w:r>
      <w:r>
        <w:t>Figura 5</w:t>
      </w:r>
    </w:p>
  </w:comment>
  <w:comment w:id="95" w:author="Dalton Solano dos Reis" w:date="2021-10-18T15:04:00Z" w:initials="DSdR">
    <w:p w14:paraId="65BFC1F0" w14:textId="77777777" w:rsidR="004E4A18" w:rsidRDefault="004E4A18">
      <w:pPr>
        <w:pStyle w:val="Textodecomentrio"/>
      </w:pPr>
      <w:r>
        <w:rPr>
          <w:rStyle w:val="Refdecomentrio"/>
        </w:rPr>
        <w:annotationRef/>
      </w:r>
      <w:r>
        <w:t>Nesta seção</w:t>
      </w:r>
    </w:p>
  </w:comment>
  <w:comment w:id="96" w:author="Dalton Solano dos Reis" w:date="2021-10-18T15:08:00Z" w:initials="DSdR">
    <w:p w14:paraId="088003E9" w14:textId="77777777" w:rsidR="004E4A18" w:rsidRDefault="004E4A18">
      <w:pPr>
        <w:pStyle w:val="Textodecomentrio"/>
      </w:pPr>
      <w:r>
        <w:rPr>
          <w:rStyle w:val="Refdecomentrio"/>
        </w:rPr>
        <w:annotationRef/>
      </w:r>
      <w:r>
        <w:t>Centralizar.</w:t>
      </w:r>
    </w:p>
  </w:comment>
  <w:comment w:id="97" w:author="Dalton Solano dos Reis" w:date="2021-10-18T15:05:00Z" w:initials="DSdR">
    <w:p w14:paraId="3222AE74" w14:textId="77777777" w:rsidR="004E4A18" w:rsidRDefault="004E4A18">
      <w:pPr>
        <w:pStyle w:val="Textodecomentrio"/>
      </w:pPr>
      <w:r>
        <w:rPr>
          <w:rStyle w:val="Refdecomentrio"/>
        </w:rPr>
        <w:annotationRef/>
      </w:r>
      <w:r>
        <w:t>b</w:t>
      </w:r>
    </w:p>
  </w:comment>
  <w:comment w:id="98" w:author="Dalton Solano dos Reis" w:date="2021-10-18T15:09:00Z" w:initials="DSdR">
    <w:p w14:paraId="778B6371" w14:textId="77777777" w:rsidR="004E4A18" w:rsidRDefault="004E4A18">
      <w:pPr>
        <w:pStyle w:val="Textodecomentrio"/>
      </w:pPr>
      <w:r>
        <w:rPr>
          <w:rStyle w:val="Refdecomentrio"/>
        </w:rPr>
        <w:annotationRef/>
      </w:r>
      <w:r>
        <w:t>Alinhamento.</w:t>
      </w:r>
    </w:p>
  </w:comment>
  <w:comment w:id="99" w:author="Dalton Solano dos Reis" w:date="2021-10-18T15:09:00Z" w:initials="DSdR">
    <w:p w14:paraId="3972D4F2" w14:textId="77777777" w:rsidR="004E4A18" w:rsidRDefault="004E4A18">
      <w:pPr>
        <w:pStyle w:val="Textodecomentrio"/>
      </w:pPr>
      <w:r>
        <w:rPr>
          <w:rStyle w:val="Refdecomentrio"/>
        </w:rPr>
        <w:annotationRef/>
      </w:r>
      <w:r>
        <w:rPr>
          <w:rStyle w:val="Refdecomentrio"/>
        </w:rPr>
        <w:annotationRef/>
      </w:r>
      <w:r>
        <w:t>Alinhamento.</w:t>
      </w:r>
    </w:p>
  </w:comment>
  <w:comment w:id="100" w:author="Dalton Solano dos Reis" w:date="2021-10-18T15:41:00Z" w:initials="DSdR">
    <w:p w14:paraId="05601B2A" w14:textId="77777777" w:rsidR="004E4A18" w:rsidRDefault="004E4A18">
      <w:pPr>
        <w:pStyle w:val="Textodecomentrio"/>
      </w:pPr>
      <w:r>
        <w:rPr>
          <w:rStyle w:val="Refdecomentrio"/>
        </w:rPr>
        <w:annotationRef/>
      </w:r>
      <w:r>
        <w:t>a</w:t>
      </w:r>
      <w:r w:rsidRPr="00272860">
        <w:t>cerca</w:t>
      </w:r>
    </w:p>
  </w:comment>
  <w:comment w:id="101" w:author="Dalton Solano dos Reis" w:date="2021-10-18T15:10:00Z" w:initials="DSdR">
    <w:p w14:paraId="52FEC62A" w14:textId="77777777" w:rsidR="004E4A18" w:rsidRDefault="004E4A18">
      <w:pPr>
        <w:pStyle w:val="Textodecomentrio"/>
      </w:pPr>
      <w:r>
        <w:rPr>
          <w:rStyle w:val="Refdecomentrio"/>
        </w:rPr>
        <w:annotationRef/>
      </w:r>
      <w:r>
        <w:t>Alinhamento.</w:t>
      </w:r>
    </w:p>
  </w:comment>
  <w:comment w:id="102" w:author="Dalton Solano dos Reis" w:date="2021-10-18T15:10:00Z" w:initials="DSdR">
    <w:p w14:paraId="13052409" w14:textId="77777777" w:rsidR="004E4A18" w:rsidRDefault="004E4A18">
      <w:pPr>
        <w:pStyle w:val="Textodecomentrio"/>
      </w:pPr>
      <w:r>
        <w:rPr>
          <w:rStyle w:val="Refdecomentrio"/>
        </w:rPr>
        <w:annotationRef/>
      </w:r>
      <w:r>
        <w:t>Alinhamento.</w:t>
      </w:r>
    </w:p>
  </w:comment>
  <w:comment w:id="103" w:author="Dalton Solano dos Reis" w:date="2021-10-18T15:11:00Z" w:initials="DSdR">
    <w:p w14:paraId="47441A87" w14:textId="77777777" w:rsidR="004E4A18" w:rsidRDefault="004E4A18">
      <w:pPr>
        <w:pStyle w:val="Textodecomentrio"/>
      </w:pPr>
      <w:r>
        <w:rPr>
          <w:rStyle w:val="Refdecomentrio"/>
        </w:rPr>
        <w:annotationRef/>
      </w:r>
      <w:r>
        <w:t>Ponto final.</w:t>
      </w:r>
    </w:p>
  </w:comment>
  <w:comment w:id="104" w:author="Dalton Solano dos Reis" w:date="2021-10-18T15:16:00Z" w:initials="DSdR">
    <w:p w14:paraId="1ABA7BCC" w14:textId="77777777" w:rsidR="004E4A18" w:rsidRDefault="004E4A18">
      <w:pPr>
        <w:pStyle w:val="Textodecomentrio"/>
      </w:pPr>
      <w:r>
        <w:rPr>
          <w:rStyle w:val="Refdecomentrio"/>
        </w:rPr>
        <w:annotationRef/>
      </w:r>
      <w:r>
        <w:t>Arrumar ano/meses.</w:t>
      </w:r>
    </w:p>
    <w:p w14:paraId="7F2BF0E9" w14:textId="77777777" w:rsidR="004E4A18" w:rsidRDefault="004E4A18">
      <w:pPr>
        <w:pStyle w:val="Textodecomentrio"/>
      </w:pPr>
      <w:r>
        <w:t>Semestre TCC2.</w:t>
      </w:r>
    </w:p>
  </w:comment>
  <w:comment w:id="105" w:author="Dalton Solano dos Reis" w:date="2021-10-18T15:16:00Z" w:initials="DSdR">
    <w:p w14:paraId="53C61680" w14:textId="77777777" w:rsidR="004E4A18" w:rsidRDefault="004E4A18">
      <w:pPr>
        <w:pStyle w:val="Textodecomentrio"/>
      </w:pPr>
      <w:r>
        <w:rPr>
          <w:rStyle w:val="Refdecomentrio"/>
        </w:rPr>
        <w:annotationRef/>
      </w:r>
      <w:r>
        <w:t>Centralizar.</w:t>
      </w:r>
    </w:p>
  </w:comment>
  <w:comment w:id="106" w:author="Dalton Solano dos Reis" w:date="2021-10-18T15:44:00Z" w:initials="DSdR">
    <w:p w14:paraId="715A1014" w14:textId="77777777" w:rsidR="004E4A18" w:rsidRDefault="004E4A18">
      <w:pPr>
        <w:pStyle w:val="Textodecomentrio"/>
      </w:pPr>
      <w:r>
        <w:rPr>
          <w:rStyle w:val="Refdecomentrio"/>
        </w:rPr>
        <w:annotationRef/>
      </w:r>
      <w:r>
        <w:t>Remover vírgula</w:t>
      </w:r>
    </w:p>
  </w:comment>
  <w:comment w:id="107" w:author="Dalton Solano dos Reis" w:date="2021-10-18T15:19:00Z" w:initials="DSdR">
    <w:p w14:paraId="2727B877" w14:textId="77777777" w:rsidR="004E4A18" w:rsidRDefault="004E4A18">
      <w:pPr>
        <w:pStyle w:val="Textodecomentrio"/>
      </w:pPr>
      <w:r>
        <w:rPr>
          <w:rStyle w:val="Refdecomentrio"/>
        </w:rPr>
        <w:annotationRef/>
      </w:r>
      <w:r>
        <w:t>Remover.</w:t>
      </w:r>
    </w:p>
  </w:comment>
  <w:comment w:id="108" w:author="Dalton Solano dos Reis" w:date="2021-10-18T15:20:00Z" w:initials="DSdR">
    <w:p w14:paraId="39DC87F8" w14:textId="77777777" w:rsidR="004E4A18" w:rsidRDefault="004E4A18">
      <w:pPr>
        <w:pStyle w:val="Textodecomentrio"/>
      </w:pPr>
      <w:r>
        <w:rPr>
          <w:rStyle w:val="Refdecomentrio"/>
        </w:rPr>
        <w:annotationRef/>
      </w:r>
      <w:r w:rsidRPr="00272860">
        <w:t>Pensamento Computacional</w:t>
      </w:r>
    </w:p>
  </w:comment>
  <w:comment w:id="109" w:author="Dalton Solano dos Reis" w:date="2021-10-18T15:21:00Z" w:initials="DSdR">
    <w:p w14:paraId="5C590DA8" w14:textId="77777777" w:rsidR="004E4A18" w:rsidRDefault="004E4A18">
      <w:pPr>
        <w:pStyle w:val="Textodecomentrio"/>
      </w:pPr>
      <w:r>
        <w:rPr>
          <w:rStyle w:val="Refdecomentrio"/>
        </w:rPr>
        <w:annotationRef/>
      </w:r>
      <w:r w:rsidRPr="00272860">
        <w:t>Pensamento Computacional</w:t>
      </w:r>
    </w:p>
  </w:comment>
  <w:comment w:id="110" w:author="Dalton Solano dos Reis" w:date="2021-10-18T15:21:00Z" w:initials="DSdR">
    <w:p w14:paraId="5F6DDAB1" w14:textId="77777777" w:rsidR="004E4A18" w:rsidRDefault="004E4A18">
      <w:pPr>
        <w:pStyle w:val="Textodecomentrio"/>
      </w:pPr>
      <w:r>
        <w:rPr>
          <w:rStyle w:val="Refdecomentrio"/>
        </w:rPr>
        <w:annotationRef/>
      </w:r>
      <w:r>
        <w:t>do</w:t>
      </w:r>
    </w:p>
  </w:comment>
  <w:comment w:id="111" w:author="Dalton Solano dos Reis" w:date="2021-10-18T15:25:00Z" w:initials="DSdR">
    <w:p w14:paraId="146BB163" w14:textId="77777777" w:rsidR="004E4A18" w:rsidRDefault="004E4A18">
      <w:pPr>
        <w:pStyle w:val="Textodecomentrio"/>
      </w:pPr>
      <w:r>
        <w:rPr>
          <w:rStyle w:val="Refdecomentrio"/>
        </w:rPr>
        <w:annotationRef/>
      </w:r>
      <w:r>
        <w:t>Formato ABNT para eventos.</w:t>
      </w:r>
    </w:p>
  </w:comment>
  <w:comment w:id="112" w:author="Dalton Solano dos Reis" w:date="2021-10-18T15:26:00Z" w:initials="DSdR">
    <w:p w14:paraId="0280EAD3" w14:textId="77777777" w:rsidR="004E4A18" w:rsidRDefault="004E4A18">
      <w:pPr>
        <w:pStyle w:val="Textodecomentrio"/>
      </w:pPr>
      <w:r>
        <w:rPr>
          <w:rStyle w:val="Refdecomentrio"/>
        </w:rPr>
        <w:annotationRef/>
      </w:r>
      <w:r>
        <w:t>Remover aspas duplas.</w:t>
      </w:r>
    </w:p>
    <w:p w14:paraId="26BD5B8C" w14:textId="77777777" w:rsidR="004E4A18" w:rsidRDefault="004E4A18">
      <w:pPr>
        <w:pStyle w:val="Textodecomentrio"/>
      </w:pPr>
      <w:r>
        <w:t>Negrito.</w:t>
      </w:r>
    </w:p>
  </w:comment>
  <w:comment w:id="113" w:author="Dalton Solano dos Reis" w:date="2021-10-18T15:27:00Z" w:initials="DSdR">
    <w:p w14:paraId="496DDADC" w14:textId="77777777" w:rsidR="004E4A18" w:rsidRDefault="004E4A18">
      <w:pPr>
        <w:pStyle w:val="Textodecomentrio"/>
      </w:pPr>
      <w:r>
        <w:rPr>
          <w:rStyle w:val="Refdecomentrio"/>
        </w:rPr>
        <w:annotationRef/>
      </w:r>
      <w:r>
        <w:t>Abreviar.</w:t>
      </w:r>
    </w:p>
  </w:comment>
  <w:comment w:id="114" w:author="Dalton Solano dos Reis" w:date="2021-10-18T15:29:00Z" w:initials="DSdR">
    <w:p w14:paraId="167201F7" w14:textId="77777777" w:rsidR="004E4A18" w:rsidRDefault="004E4A18">
      <w:pPr>
        <w:pStyle w:val="Textodecomentrio"/>
      </w:pPr>
      <w:r>
        <w:rPr>
          <w:rStyle w:val="Refdecomentrio"/>
        </w:rPr>
        <w:annotationRef/>
      </w:r>
      <w:r>
        <w:t>Só as letras iniciais em maiúsculo.</w:t>
      </w:r>
    </w:p>
  </w:comment>
  <w:comment w:id="115" w:author="Dalton Solano dos Reis" w:date="2021-10-18T15:29:00Z" w:initials="DSdR">
    <w:p w14:paraId="2EC2249E" w14:textId="77777777" w:rsidR="004E4A18" w:rsidRDefault="004E4A18">
      <w:pPr>
        <w:pStyle w:val="Textodecomentrio"/>
      </w:pPr>
      <w:r>
        <w:rPr>
          <w:rStyle w:val="Refdecomentrio"/>
        </w:rPr>
        <w:annotationRef/>
      </w:r>
      <w:r>
        <w:t>Abreviar.</w:t>
      </w:r>
    </w:p>
  </w:comment>
  <w:comment w:id="116" w:author="Dalton Solano dos Reis" w:date="2021-10-18T15:30:00Z" w:initials="DSdR">
    <w:p w14:paraId="69038A9A" w14:textId="77777777" w:rsidR="004E4A18" w:rsidRDefault="004E4A18">
      <w:pPr>
        <w:pStyle w:val="Textodecomentrio"/>
      </w:pPr>
      <w:r>
        <w:rPr>
          <w:rStyle w:val="Refdecomentrio"/>
        </w:rPr>
        <w:annotationRef/>
      </w:r>
      <w:r>
        <w:t>Negrito.</w:t>
      </w:r>
    </w:p>
  </w:comment>
  <w:comment w:id="117" w:author="Dalton Solano dos Reis" w:date="2021-10-18T15:30:00Z" w:initials="DSdR">
    <w:p w14:paraId="47E9218B" w14:textId="77777777" w:rsidR="004E4A18" w:rsidRDefault="004E4A18">
      <w:pPr>
        <w:pStyle w:val="Textodecomentrio"/>
      </w:pPr>
      <w:r>
        <w:rPr>
          <w:rStyle w:val="Refdecomentrio"/>
        </w:rPr>
        <w:annotationRef/>
      </w:r>
      <w:r>
        <w:t>Juntar com a frase anterior.</w:t>
      </w:r>
    </w:p>
  </w:comment>
  <w:comment w:id="118" w:author="Dalton Solano dos Reis" w:date="2021-10-18T15:31:00Z" w:initials="DSdR">
    <w:p w14:paraId="55B8A50A" w14:textId="77777777" w:rsidR="004E4A18" w:rsidRDefault="004E4A18">
      <w:pPr>
        <w:pStyle w:val="Textodecomentrio"/>
      </w:pPr>
      <w:r>
        <w:rPr>
          <w:rStyle w:val="Refdecomentrio"/>
        </w:rPr>
        <w:annotationRef/>
      </w:r>
      <w:r>
        <w:t>Remover sublinhas.</w:t>
      </w:r>
    </w:p>
    <w:p w14:paraId="27A05EC7" w14:textId="77777777" w:rsidR="004E4A18" w:rsidRDefault="004E4A18">
      <w:pPr>
        <w:pStyle w:val="Textodecomentrio"/>
      </w:pPr>
      <w:r w:rsidRPr="00272860">
        <w:rPr>
          <w:noProof/>
        </w:rPr>
        <w:t>CODE.ORG</w:t>
      </w:r>
      <w:r>
        <w:rPr>
          <w:noProof/>
        </w:rPr>
        <w:t>.</w:t>
      </w:r>
    </w:p>
  </w:comment>
  <w:comment w:id="119" w:author="Dalton Solano dos Reis" w:date="2021-10-18T15:31:00Z" w:initials="DSdR">
    <w:p w14:paraId="4E60D295" w14:textId="77777777" w:rsidR="004E4A18" w:rsidRDefault="004E4A18">
      <w:pPr>
        <w:pStyle w:val="Textodecomentrio"/>
      </w:pPr>
      <w:r>
        <w:rPr>
          <w:rStyle w:val="Refdecomentrio"/>
        </w:rPr>
        <w:annotationRef/>
      </w:r>
      <w:r>
        <w:t>2021a</w:t>
      </w:r>
    </w:p>
  </w:comment>
  <w:comment w:id="120" w:author="Dalton Solano dos Reis" w:date="2021-10-18T15:32:00Z" w:initials="DSdR">
    <w:p w14:paraId="737B733F" w14:textId="77777777" w:rsidR="004E4A18" w:rsidRDefault="004E4A18">
      <w:pPr>
        <w:pStyle w:val="Textodecomentrio"/>
      </w:pPr>
      <w:r>
        <w:rPr>
          <w:rStyle w:val="Refdecomentrio"/>
        </w:rPr>
        <w:annotationRef/>
      </w:r>
      <w:r>
        <w:t>Remover sublinhas.</w:t>
      </w:r>
    </w:p>
    <w:p w14:paraId="62011EE9" w14:textId="77777777" w:rsidR="004E4A18" w:rsidRDefault="004E4A18">
      <w:pPr>
        <w:pStyle w:val="Textodecomentrio"/>
      </w:pPr>
      <w:r w:rsidRPr="00272860">
        <w:rPr>
          <w:noProof/>
        </w:rPr>
        <w:t>CODESPARK</w:t>
      </w:r>
      <w:r>
        <w:rPr>
          <w:noProof/>
        </w:rPr>
        <w:t>.</w:t>
      </w:r>
    </w:p>
  </w:comment>
  <w:comment w:id="121" w:author="Dalton Solano dos Reis" w:date="2021-10-18T15:32:00Z" w:initials="DSdR">
    <w:p w14:paraId="600BC78E" w14:textId="77777777" w:rsidR="004E4A18" w:rsidRDefault="004E4A18">
      <w:pPr>
        <w:pStyle w:val="Textodecomentrio"/>
      </w:pPr>
      <w:r>
        <w:rPr>
          <w:rStyle w:val="Refdecomentrio"/>
        </w:rPr>
        <w:annotationRef/>
      </w:r>
      <w:r>
        <w:t>;</w:t>
      </w:r>
    </w:p>
  </w:comment>
  <w:comment w:id="122" w:author="Dalton Solano dos Reis" w:date="2021-10-18T15:33:00Z" w:initials="DSdR">
    <w:p w14:paraId="3EF3768A" w14:textId="77777777" w:rsidR="004E4A18" w:rsidRDefault="004E4A18">
      <w:pPr>
        <w:pStyle w:val="Textodecomentrio"/>
      </w:pPr>
      <w:r>
        <w:rPr>
          <w:rStyle w:val="Refdecomentrio"/>
        </w:rPr>
        <w:annotationRef/>
      </w:r>
      <w:r>
        <w:t>Formato ABNT para eventos.</w:t>
      </w:r>
    </w:p>
  </w:comment>
  <w:comment w:id="123" w:author="Dalton Solano dos Reis" w:date="2021-10-18T15:33:00Z" w:initials="DSdR">
    <w:p w14:paraId="1D1771D0" w14:textId="77777777" w:rsidR="004E4A18" w:rsidRDefault="004E4A18">
      <w:pPr>
        <w:pStyle w:val="Textodecomentrio"/>
      </w:pPr>
      <w:r>
        <w:rPr>
          <w:rStyle w:val="Refdecomentrio"/>
        </w:rPr>
        <w:annotationRef/>
      </w:r>
      <w:r>
        <w:t>Formato ABNT para eventos.</w:t>
      </w:r>
    </w:p>
  </w:comment>
  <w:comment w:id="124" w:author="Dalton Solano dos Reis" w:date="2021-10-18T15:33:00Z" w:initials="DSdR">
    <w:p w14:paraId="2775FEB2" w14:textId="77777777" w:rsidR="004E4A18" w:rsidRDefault="004E4A18">
      <w:pPr>
        <w:pStyle w:val="Textodecomentrio"/>
      </w:pPr>
      <w:r>
        <w:rPr>
          <w:rStyle w:val="Refdecomentrio"/>
        </w:rPr>
        <w:annotationRef/>
      </w:r>
      <w:r>
        <w:t>Ponto final.</w:t>
      </w:r>
    </w:p>
  </w:comment>
  <w:comment w:id="125" w:author="Dalton Solano dos Reis" w:date="2021-10-18T15:34:00Z" w:initials="DSdR">
    <w:p w14:paraId="74B8CD1A" w14:textId="77777777" w:rsidR="004E4A18" w:rsidRDefault="004E4A18">
      <w:pPr>
        <w:pStyle w:val="Textodecomentrio"/>
      </w:pPr>
      <w:r>
        <w:rPr>
          <w:rStyle w:val="Refdecomentrio"/>
        </w:rPr>
        <w:annotationRef/>
      </w:r>
      <w:r>
        <w:t>Arrumar espaçamento entre parágrafos.</w:t>
      </w:r>
    </w:p>
  </w:comment>
  <w:comment w:id="126" w:author="Dalton Solano dos Reis" w:date="2021-10-18T15:34:00Z" w:initials="DSdR">
    <w:p w14:paraId="70A1417F" w14:textId="77777777" w:rsidR="004E4A18" w:rsidRDefault="004E4A18">
      <w:pPr>
        <w:pStyle w:val="Textodecomentrio"/>
      </w:pPr>
      <w:r>
        <w:rPr>
          <w:rStyle w:val="Refdecomentrio"/>
        </w:rPr>
        <w:annotationRef/>
      </w:r>
      <w:r>
        <w:t>Remover aspas duplas.</w:t>
      </w:r>
    </w:p>
  </w:comment>
  <w:comment w:id="127" w:author="Dalton Solano dos Reis" w:date="2021-10-18T15:34:00Z" w:initials="DSdR">
    <w:p w14:paraId="755AAA6E" w14:textId="77777777" w:rsidR="004E4A18" w:rsidRDefault="004E4A18">
      <w:pPr>
        <w:pStyle w:val="Textodecomentrio"/>
      </w:pPr>
      <w:r>
        <w:rPr>
          <w:rStyle w:val="Refdecomentrio"/>
        </w:rPr>
        <w:annotationRef/>
      </w:r>
      <w:r>
        <w:t>Negrito.</w:t>
      </w:r>
    </w:p>
  </w:comment>
  <w:comment w:id="128" w:author="Dalton Solano dos Reis" w:date="2021-10-18T15:34:00Z" w:initials="DSdR">
    <w:p w14:paraId="3249438F" w14:textId="77777777" w:rsidR="004E4A18" w:rsidRDefault="004E4A18">
      <w:pPr>
        <w:pStyle w:val="Textodecomentrio"/>
      </w:pPr>
      <w:r>
        <w:rPr>
          <w:rStyle w:val="Refdecomentrio"/>
        </w:rPr>
        <w:annotationRef/>
      </w:r>
      <w:r>
        <w:t>Ponto final.</w:t>
      </w:r>
    </w:p>
  </w:comment>
  <w:comment w:id="129" w:author="Dalton Solano dos Reis" w:date="2021-10-18T15:35:00Z" w:initials="DSdR">
    <w:p w14:paraId="3FB199B2" w14:textId="77777777" w:rsidR="004E4A18" w:rsidRDefault="004E4A18">
      <w:pPr>
        <w:pStyle w:val="Textodecomentrio"/>
      </w:pPr>
      <w:r>
        <w:rPr>
          <w:rStyle w:val="Refdecomentrio"/>
        </w:rPr>
        <w:annotationRef/>
      </w:r>
      <w:r>
        <w:t>Negrito.</w:t>
      </w:r>
    </w:p>
  </w:comment>
  <w:comment w:id="130" w:author="Dalton Solano dos Reis" w:date="2021-10-18T15:21:00Z" w:initials="DSdR">
    <w:p w14:paraId="1B6205DA" w14:textId="77777777" w:rsidR="004E4A18" w:rsidRDefault="004E4A18">
      <w:pPr>
        <w:pStyle w:val="Textodecomentrio"/>
      </w:pPr>
      <w:r>
        <w:rPr>
          <w:rStyle w:val="Refdecomentrio"/>
        </w:rPr>
        <w:annotationRef/>
      </w:r>
      <w:r>
        <w:t>Falta ano 2017.</w:t>
      </w:r>
    </w:p>
  </w:comment>
  <w:comment w:id="131" w:author="Dalton Solano dos Reis" w:date="2021-10-18T15:35:00Z" w:initials="DSdR">
    <w:p w14:paraId="1A873AEA" w14:textId="77777777" w:rsidR="004E4A18" w:rsidRDefault="004E4A18">
      <w:pPr>
        <w:pStyle w:val="Textodecomentrio"/>
      </w:pPr>
      <w:r>
        <w:rPr>
          <w:rStyle w:val="Refdecomentrio"/>
        </w:rPr>
        <w:annotationRef/>
      </w:r>
      <w:r>
        <w:t>Negrito.</w:t>
      </w:r>
    </w:p>
  </w:comment>
  <w:comment w:id="132" w:author="Dalton Solano dos Reis" w:date="2021-10-18T15:35:00Z" w:initials="DSdR">
    <w:p w14:paraId="50EBD7C2" w14:textId="77777777" w:rsidR="004E4A18" w:rsidRDefault="004E4A18">
      <w:pPr>
        <w:pStyle w:val="Textodecomentrio"/>
      </w:pPr>
      <w:r>
        <w:rPr>
          <w:rStyle w:val="Refdecomentrio"/>
        </w:rPr>
        <w:annotationRef/>
      </w:r>
      <w:r>
        <w:t>Ponto final.</w:t>
      </w:r>
    </w:p>
  </w:comment>
  <w:comment w:id="133" w:author="Dalton Solano dos Reis" w:date="2021-10-18T15:36:00Z" w:initials="DSdR">
    <w:p w14:paraId="02C10286" w14:textId="77777777" w:rsidR="004E4A18" w:rsidRDefault="004E4A18">
      <w:pPr>
        <w:pStyle w:val="Textodecomentrio"/>
      </w:pPr>
      <w:r>
        <w:rPr>
          <w:rStyle w:val="Refdecomentrio"/>
        </w:rPr>
        <w:annotationRef/>
      </w:r>
      <w:r>
        <w:t>Negrito.</w:t>
      </w:r>
    </w:p>
  </w:comment>
  <w:comment w:id="134" w:author="Dalton Solano dos Reis" w:date="2021-10-18T15:36:00Z" w:initials="DSdR">
    <w:p w14:paraId="418A8860" w14:textId="77777777" w:rsidR="004E4A18" w:rsidRDefault="004E4A18">
      <w:pPr>
        <w:pStyle w:val="Textodecomentrio"/>
      </w:pPr>
      <w:r>
        <w:rPr>
          <w:rStyle w:val="Refdecomentrio"/>
        </w:rPr>
        <w:annotationRef/>
      </w:r>
      <w:r>
        <w:t>Negrito.</w:t>
      </w:r>
    </w:p>
  </w:comment>
  <w:comment w:id="135" w:author="Dalton Solano dos Reis" w:date="2021-10-18T15:36:00Z" w:initials="DSdR">
    <w:p w14:paraId="7A9E9F78" w14:textId="77777777" w:rsidR="004E4A18" w:rsidRDefault="004E4A18">
      <w:pPr>
        <w:pStyle w:val="Textodecomentrio"/>
      </w:pPr>
      <w:r>
        <w:rPr>
          <w:rStyle w:val="Refdecomentrio"/>
        </w:rPr>
        <w:annotationRef/>
      </w:r>
      <w:r>
        <w:t>Espaço em branco.</w:t>
      </w:r>
    </w:p>
  </w:comment>
  <w:comment w:id="136" w:author="Dalton Solano dos Reis" w:date="2021-10-18T15:37:00Z" w:initials="DSdR">
    <w:p w14:paraId="3258B236" w14:textId="77777777" w:rsidR="004E4A18" w:rsidRDefault="004E4A18">
      <w:pPr>
        <w:pStyle w:val="Textodecomentrio"/>
      </w:pPr>
      <w:r>
        <w:rPr>
          <w:rStyle w:val="Refdecomentrio"/>
        </w:rPr>
        <w:annotationRef/>
      </w:r>
      <w:r>
        <w:t>Formato ABNT para eventos.</w:t>
      </w:r>
    </w:p>
  </w:comment>
  <w:comment w:id="137" w:author="Dalton Solano dos Reis" w:date="2021-10-18T15:37:00Z" w:initials="DSdR">
    <w:p w14:paraId="0FB97F96" w14:textId="77777777" w:rsidR="004E4A18" w:rsidRDefault="004E4A18">
      <w:pPr>
        <w:pStyle w:val="Textodecomentrio"/>
      </w:pPr>
      <w:r>
        <w:rPr>
          <w:rStyle w:val="Refdecomentrio"/>
        </w:rPr>
        <w:annotationRef/>
      </w:r>
      <w:r>
        <w:t>Negrito.</w:t>
      </w:r>
    </w:p>
  </w:comment>
  <w:comment w:id="138" w:author="Dalton Solano dos Reis" w:date="2021-10-18T15:37:00Z" w:initials="DSdR">
    <w:p w14:paraId="5A605949" w14:textId="77777777" w:rsidR="004E4A18" w:rsidRDefault="004E4A18">
      <w:pPr>
        <w:pStyle w:val="Textodecomentrio"/>
      </w:pPr>
      <w:r>
        <w:rPr>
          <w:rStyle w:val="Refdecomentrio"/>
        </w:rPr>
        <w:annotationRef/>
      </w:r>
      <w:r>
        <w:t>Juntar com a frase anterior.</w:t>
      </w:r>
    </w:p>
  </w:comment>
  <w:comment w:id="139" w:author="Dalton Solano dos Reis" w:date="2021-10-18T15:37:00Z" w:initials="DSdR">
    <w:p w14:paraId="3D4E1D69" w14:textId="77777777" w:rsidR="004E4A18" w:rsidRDefault="004E4A18">
      <w:pPr>
        <w:pStyle w:val="Textodecomentrio"/>
      </w:pPr>
      <w:r>
        <w:rPr>
          <w:rStyle w:val="Refdecomentrio"/>
        </w:rPr>
        <w:annotationRef/>
      </w:r>
      <w:r>
        <w:t>Só as letras iniciais em maiúsculo.</w:t>
      </w:r>
    </w:p>
  </w:comment>
  <w:comment w:id="140" w:author="Dalton Solano dos Reis" w:date="2021-10-18T15:38:00Z" w:initials="DSdR">
    <w:p w14:paraId="78CB2174" w14:textId="77777777" w:rsidR="004E4A18" w:rsidRDefault="004E4A18">
      <w:pPr>
        <w:pStyle w:val="Textodecomentrio"/>
      </w:pPr>
      <w:r>
        <w:rPr>
          <w:rStyle w:val="Refdecomentrio"/>
        </w:rPr>
        <w:annotationRef/>
      </w:r>
      <w:r>
        <w:t>Negrito.</w:t>
      </w:r>
    </w:p>
  </w:comment>
  <w:comment w:id="141" w:author="Dalton Solano dos Reis" w:date="2021-10-18T15:45:00Z" w:initials="DSdR">
    <w:p w14:paraId="23CF56F4" w14:textId="77777777" w:rsidR="004E4A18" w:rsidRDefault="004E4A18" w:rsidP="00740D38">
      <w:pPr>
        <w:pStyle w:val="Textodecomentrio"/>
      </w:pPr>
      <w:r>
        <w:rPr>
          <w:rStyle w:val="Refdecomentrio"/>
        </w:rPr>
        <w:annotationRef/>
      </w:r>
      <w:r>
        <w:t>Indicados no texto.</w:t>
      </w:r>
    </w:p>
  </w:comment>
  <w:comment w:id="142" w:author="Dalton Solano dos Reis" w:date="2021-10-18T15:45:00Z" w:initials="DSdR">
    <w:p w14:paraId="64479333" w14:textId="77777777" w:rsidR="004E4A18" w:rsidRDefault="004E4A18" w:rsidP="00740D38">
      <w:pPr>
        <w:pStyle w:val="Textodecomentrio"/>
      </w:pPr>
      <w:r>
        <w:rPr>
          <w:rStyle w:val="Refdecomentrio"/>
        </w:rPr>
        <w:annotationRef/>
      </w:r>
      <w:r>
        <w:t>Indicados no texto.</w:t>
      </w:r>
    </w:p>
  </w:comment>
  <w:comment w:id="143" w:author="Dalton Solano dos Reis" w:date="2021-10-18T15:45:00Z" w:initials="DSdR">
    <w:p w14:paraId="28E6ED16" w14:textId="77777777" w:rsidR="004E4A18" w:rsidRDefault="004E4A18">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551555" w15:done="0"/>
  <w15:commentEx w15:paraId="67204F51" w15:done="0"/>
  <w15:commentEx w15:paraId="5D8FD6ED" w15:done="0"/>
  <w15:commentEx w15:paraId="72352FA4" w15:done="0"/>
  <w15:commentEx w15:paraId="098E75A2" w15:done="0"/>
  <w15:commentEx w15:paraId="39438C90" w15:done="0"/>
  <w15:commentEx w15:paraId="474C028F" w15:done="0"/>
  <w15:commentEx w15:paraId="4A0AF068" w15:done="0"/>
  <w15:commentEx w15:paraId="20B5920F" w15:done="0"/>
  <w15:commentEx w15:paraId="70B11FD7" w15:done="0"/>
  <w15:commentEx w15:paraId="561F6581" w15:done="0"/>
  <w15:commentEx w15:paraId="0D85DD02" w15:done="0"/>
  <w15:commentEx w15:paraId="637C52B7" w15:done="0"/>
  <w15:commentEx w15:paraId="337E3124" w15:done="0"/>
  <w15:commentEx w15:paraId="0B2FF2D2" w15:done="0"/>
  <w15:commentEx w15:paraId="448AD603" w15:done="0"/>
  <w15:commentEx w15:paraId="1D411B44" w15:done="0"/>
  <w15:commentEx w15:paraId="65BFC1F0" w15:done="0"/>
  <w15:commentEx w15:paraId="088003E9" w15:done="0"/>
  <w15:commentEx w15:paraId="3222AE74" w15:done="0"/>
  <w15:commentEx w15:paraId="778B6371" w15:done="0"/>
  <w15:commentEx w15:paraId="3972D4F2" w15:done="0"/>
  <w15:commentEx w15:paraId="05601B2A" w15:done="0"/>
  <w15:commentEx w15:paraId="52FEC62A" w15:done="0"/>
  <w15:commentEx w15:paraId="13052409" w15:done="0"/>
  <w15:commentEx w15:paraId="47441A87" w15:done="0"/>
  <w15:commentEx w15:paraId="7F2BF0E9" w15:done="0"/>
  <w15:commentEx w15:paraId="53C61680" w15:done="0"/>
  <w15:commentEx w15:paraId="715A1014" w15:done="0"/>
  <w15:commentEx w15:paraId="2727B877" w15:done="0"/>
  <w15:commentEx w15:paraId="39DC87F8" w15:done="0"/>
  <w15:commentEx w15:paraId="5C590DA8" w15:done="0"/>
  <w15:commentEx w15:paraId="5F6DDAB1" w15:done="0"/>
  <w15:commentEx w15:paraId="146BB163" w15:done="0"/>
  <w15:commentEx w15:paraId="26BD5B8C" w15:done="0"/>
  <w15:commentEx w15:paraId="496DDADC" w15:done="0"/>
  <w15:commentEx w15:paraId="167201F7" w15:done="0"/>
  <w15:commentEx w15:paraId="2EC2249E" w15:done="0"/>
  <w15:commentEx w15:paraId="69038A9A" w15:done="0"/>
  <w15:commentEx w15:paraId="47E9218B" w15:done="0"/>
  <w15:commentEx w15:paraId="27A05EC7" w15:done="0"/>
  <w15:commentEx w15:paraId="4E60D295" w15:done="0"/>
  <w15:commentEx w15:paraId="62011EE9" w15:done="0"/>
  <w15:commentEx w15:paraId="600BC78E" w15:done="0"/>
  <w15:commentEx w15:paraId="3EF3768A" w15:done="0"/>
  <w15:commentEx w15:paraId="1D1771D0" w15:done="0"/>
  <w15:commentEx w15:paraId="2775FEB2" w15:done="0"/>
  <w15:commentEx w15:paraId="74B8CD1A" w15:done="0"/>
  <w15:commentEx w15:paraId="70A1417F" w15:done="0"/>
  <w15:commentEx w15:paraId="755AAA6E" w15:done="0"/>
  <w15:commentEx w15:paraId="3249438F" w15:done="0"/>
  <w15:commentEx w15:paraId="3FB199B2" w15:done="0"/>
  <w15:commentEx w15:paraId="1B6205DA" w15:done="0"/>
  <w15:commentEx w15:paraId="1A873AEA" w15:done="0"/>
  <w15:commentEx w15:paraId="50EBD7C2" w15:done="0"/>
  <w15:commentEx w15:paraId="02C10286" w15:done="0"/>
  <w15:commentEx w15:paraId="418A8860" w15:done="0"/>
  <w15:commentEx w15:paraId="7A9E9F78" w15:done="0"/>
  <w15:commentEx w15:paraId="3258B236" w15:done="0"/>
  <w15:commentEx w15:paraId="0FB97F96" w15:done="0"/>
  <w15:commentEx w15:paraId="5A605949" w15:done="0"/>
  <w15:commentEx w15:paraId="3D4E1D69" w15:done="0"/>
  <w15:commentEx w15:paraId="78CB2174" w15:done="0"/>
  <w15:commentEx w15:paraId="23CF56F4" w15:done="0"/>
  <w15:commentEx w15:paraId="64479333" w15:done="0"/>
  <w15:commentEx w15:paraId="28E6ED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FFBAE" w16cex:dateUtc="2021-10-12T15:18:00Z"/>
  <w16cex:commentExtensible w16cex:durableId="250FFBF9" w16cex:dateUtc="2021-10-12T15:20:00Z"/>
  <w16cex:commentExtensible w16cex:durableId="250FFCCA" w16cex:dateUtc="2021-10-12T15:23:00Z"/>
  <w16cex:commentExtensible w16cex:durableId="250FFAB8" w16cex:dateUtc="2021-10-12T15:14:00Z"/>
  <w16cex:commentExtensible w16cex:durableId="250FF7C3" w16cex:dateUtc="2021-10-12T15:02:00Z"/>
  <w16cex:commentExtensible w16cex:durableId="250FF9E0" w16cex:dateUtc="2021-10-12T15:11:00Z"/>
  <w16cex:commentExtensible w16cex:durableId="251802B2" w16cex:dateUtc="2021-10-18T17:26:00Z"/>
  <w16cex:commentExtensible w16cex:durableId="25180305" w16cex:dateUtc="2021-10-18T17:28:00Z"/>
  <w16cex:commentExtensible w16cex:durableId="251808B2" w16cex:dateUtc="2021-10-18T17:52:00Z"/>
  <w16cex:commentExtensible w16cex:durableId="25180A72" w16cex:dateUtc="2021-10-18T17:58:00Z"/>
  <w16cex:commentExtensible w16cex:durableId="25180692" w16cex:dateUtc="2021-10-18T17:43:00Z"/>
  <w16cex:commentExtensible w16cex:durableId="251806C0" w16cex:dateUtc="2021-10-18T17:44:00Z"/>
  <w16cex:commentExtensible w16cex:durableId="251807E9" w16cex:dateUtc="2021-10-18T17:49:00Z"/>
  <w16cex:commentExtensible w16cex:durableId="2518080C" w16cex:dateUtc="2021-10-18T17:49:00Z"/>
  <w16cex:commentExtensible w16cex:durableId="25180860" w16cex:dateUtc="2021-10-18T17:51:00Z"/>
  <w16cex:commentExtensible w16cex:durableId="25180A73" w16cex:dateUtc="2021-10-18T17:59:00Z"/>
  <w16cex:commentExtensible w16cex:durableId="25180B17" w16cex:dateUtc="2021-10-18T18:02:00Z"/>
  <w16cex:commentExtensible w16cex:durableId="25180B60" w16cex:dateUtc="2021-10-18T18:04:00Z"/>
  <w16cex:commentExtensible w16cex:durableId="25180C70" w16cex:dateUtc="2021-10-18T18:08:00Z"/>
  <w16cex:commentExtensible w16cex:durableId="25180BB1" w16cex:dateUtc="2021-10-18T18:05:00Z"/>
  <w16cex:commentExtensible w16cex:durableId="25180CB5" w16cex:dateUtc="2021-10-18T18:09:00Z"/>
  <w16cex:commentExtensible w16cex:durableId="25180CC5" w16cex:dateUtc="2021-10-18T18:09:00Z"/>
  <w16cex:commentExtensible w16cex:durableId="25181442" w16cex:dateUtc="2021-10-18T18:41:00Z"/>
  <w16cex:commentExtensible w16cex:durableId="25180CD1" w16cex:dateUtc="2021-10-18T18:10:00Z"/>
  <w16cex:commentExtensible w16cex:durableId="25180CE2" w16cex:dateUtc="2021-10-18T18:10:00Z"/>
  <w16cex:commentExtensible w16cex:durableId="25180D3F" w16cex:dateUtc="2021-10-18T18:11:00Z"/>
  <w16cex:commentExtensible w16cex:durableId="25180E31" w16cex:dateUtc="2021-10-18T18:16:00Z"/>
  <w16cex:commentExtensible w16cex:durableId="25180E61" w16cex:dateUtc="2021-10-18T18:16:00Z"/>
  <w16cex:commentExtensible w16cex:durableId="251814D8" w16cex:dateUtc="2021-10-18T18:44:00Z"/>
  <w16cex:commentExtensible w16cex:durableId="25180F1B" w16cex:dateUtc="2021-10-18T18:19:00Z"/>
  <w16cex:commentExtensible w16cex:durableId="25180F2A" w16cex:dateUtc="2021-10-18T18:20:00Z"/>
  <w16cex:commentExtensible w16cex:durableId="25180F7D" w16cex:dateUtc="2021-10-18T18:21:00Z"/>
  <w16cex:commentExtensible w16cex:durableId="25180F91" w16cex:dateUtc="2021-10-18T18:21:00Z"/>
  <w16cex:commentExtensible w16cex:durableId="25181086" w16cex:dateUtc="2021-10-18T18:25:00Z"/>
  <w16cex:commentExtensible w16cex:durableId="251810AC" w16cex:dateUtc="2021-10-18T18:26:00Z"/>
  <w16cex:commentExtensible w16cex:durableId="251810CA" w16cex:dateUtc="2021-10-18T18:27:00Z"/>
  <w16cex:commentExtensible w16cex:durableId="25181149" w16cex:dateUtc="2021-10-18T18:29:00Z"/>
  <w16cex:commentExtensible w16cex:durableId="25181176" w16cex:dateUtc="2021-10-18T18:29:00Z"/>
  <w16cex:commentExtensible w16cex:durableId="25181190" w16cex:dateUtc="2021-10-18T18:30:00Z"/>
  <w16cex:commentExtensible w16cex:durableId="25181199" w16cex:dateUtc="2021-10-18T18:30:00Z"/>
  <w16cex:commentExtensible w16cex:durableId="251811C0" w16cex:dateUtc="2021-10-18T18:31:00Z"/>
  <w16cex:commentExtensible w16cex:durableId="251811EC" w16cex:dateUtc="2021-10-18T18:31:00Z"/>
  <w16cex:commentExtensible w16cex:durableId="251811FA" w16cex:dateUtc="2021-10-18T18:32:00Z"/>
  <w16cex:commentExtensible w16cex:durableId="2518121B" w16cex:dateUtc="2021-10-18T18:32:00Z"/>
  <w16cex:commentExtensible w16cex:durableId="25181233" w16cex:dateUtc="2021-10-18T18:33:00Z"/>
  <w16cex:commentExtensible w16cex:durableId="25181245" w16cex:dateUtc="2021-10-18T18:33:00Z"/>
  <w16cex:commentExtensible w16cex:durableId="25181260" w16cex:dateUtc="2021-10-18T18:33:00Z"/>
  <w16cex:commentExtensible w16cex:durableId="2518126A" w16cex:dateUtc="2021-10-18T18:34:00Z"/>
  <w16cex:commentExtensible w16cex:durableId="25181282" w16cex:dateUtc="2021-10-18T18:34:00Z"/>
  <w16cex:commentExtensible w16cex:durableId="25181291" w16cex:dateUtc="2021-10-18T18:34:00Z"/>
  <w16cex:commentExtensible w16cex:durableId="2518129C" w16cex:dateUtc="2021-10-18T18:34:00Z"/>
  <w16cex:commentExtensible w16cex:durableId="251812B0" w16cex:dateUtc="2021-10-18T18:35:00Z"/>
  <w16cex:commentExtensible w16cex:durableId="25180F66" w16cex:dateUtc="2021-10-18T18:21:00Z"/>
  <w16cex:commentExtensible w16cex:durableId="251812D1" w16cex:dateUtc="2021-10-18T18:35:00Z"/>
  <w16cex:commentExtensible w16cex:durableId="251812DA" w16cex:dateUtc="2021-10-18T18:35:00Z"/>
  <w16cex:commentExtensible w16cex:durableId="251812E8" w16cex:dateUtc="2021-10-18T18:36:00Z"/>
  <w16cex:commentExtensible w16cex:durableId="25181304" w16cex:dateUtc="2021-10-18T18:36:00Z"/>
  <w16cex:commentExtensible w16cex:durableId="2518130F" w16cex:dateUtc="2021-10-18T18:36:00Z"/>
  <w16cex:commentExtensible w16cex:durableId="2518131D" w16cex:dateUtc="2021-10-18T18:37:00Z"/>
  <w16cex:commentExtensible w16cex:durableId="25181348" w16cex:dateUtc="2021-10-18T18:37:00Z"/>
  <w16cex:commentExtensible w16cex:durableId="2518133B" w16cex:dateUtc="2021-10-18T18:37:00Z"/>
  <w16cex:commentExtensible w16cex:durableId="25181357" w16cex:dateUtc="2021-10-18T18:37:00Z"/>
  <w16cex:commentExtensible w16cex:durableId="25181376" w16cex:dateUtc="2021-10-18T18:38:00Z"/>
  <w16cex:commentExtensible w16cex:durableId="25181559" w16cex:dateUtc="2021-10-18T18:45:00Z"/>
  <w16cex:commentExtensible w16cex:durableId="25181533" w16cex:dateUtc="2021-10-18T18:45:00Z"/>
  <w16cex:commentExtensible w16cex:durableId="25181524" w16cex:dateUtc="2021-10-18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551555" w16cid:durableId="250FFBAE"/>
  <w16cid:commentId w16cid:paraId="67204F51" w16cid:durableId="250FFBF9"/>
  <w16cid:commentId w16cid:paraId="5D8FD6ED" w16cid:durableId="250FFCCA"/>
  <w16cid:commentId w16cid:paraId="72352FA4" w16cid:durableId="250FFAB8"/>
  <w16cid:commentId w16cid:paraId="098E75A2" w16cid:durableId="250FF7C3"/>
  <w16cid:commentId w16cid:paraId="39438C90" w16cid:durableId="250FF9E0"/>
  <w16cid:commentId w16cid:paraId="474C028F" w16cid:durableId="251802B2"/>
  <w16cid:commentId w16cid:paraId="4A0AF068" w16cid:durableId="25180305"/>
  <w16cid:commentId w16cid:paraId="20B5920F" w16cid:durableId="251808B2"/>
  <w16cid:commentId w16cid:paraId="70B11FD7" w16cid:durableId="25180A72"/>
  <w16cid:commentId w16cid:paraId="561F6581" w16cid:durableId="25180692"/>
  <w16cid:commentId w16cid:paraId="0D85DD02" w16cid:durableId="251806C0"/>
  <w16cid:commentId w16cid:paraId="637C52B7" w16cid:durableId="251807E9"/>
  <w16cid:commentId w16cid:paraId="337E3124" w16cid:durableId="2518080C"/>
  <w16cid:commentId w16cid:paraId="0B2FF2D2" w16cid:durableId="25180860"/>
  <w16cid:commentId w16cid:paraId="448AD603" w16cid:durableId="25180A73"/>
  <w16cid:commentId w16cid:paraId="1D411B44" w16cid:durableId="25180B17"/>
  <w16cid:commentId w16cid:paraId="65BFC1F0" w16cid:durableId="25180B60"/>
  <w16cid:commentId w16cid:paraId="088003E9" w16cid:durableId="25180C70"/>
  <w16cid:commentId w16cid:paraId="3222AE74" w16cid:durableId="25180BB1"/>
  <w16cid:commentId w16cid:paraId="778B6371" w16cid:durableId="25180CB5"/>
  <w16cid:commentId w16cid:paraId="3972D4F2" w16cid:durableId="25180CC5"/>
  <w16cid:commentId w16cid:paraId="05601B2A" w16cid:durableId="25181442"/>
  <w16cid:commentId w16cid:paraId="52FEC62A" w16cid:durableId="25180CD1"/>
  <w16cid:commentId w16cid:paraId="13052409" w16cid:durableId="25180CE2"/>
  <w16cid:commentId w16cid:paraId="47441A87" w16cid:durableId="25180D3F"/>
  <w16cid:commentId w16cid:paraId="7F2BF0E9" w16cid:durableId="25180E31"/>
  <w16cid:commentId w16cid:paraId="53C61680" w16cid:durableId="25180E61"/>
  <w16cid:commentId w16cid:paraId="715A1014" w16cid:durableId="251814D8"/>
  <w16cid:commentId w16cid:paraId="2727B877" w16cid:durableId="25180F1B"/>
  <w16cid:commentId w16cid:paraId="39DC87F8" w16cid:durableId="25180F2A"/>
  <w16cid:commentId w16cid:paraId="5C590DA8" w16cid:durableId="25180F7D"/>
  <w16cid:commentId w16cid:paraId="5F6DDAB1" w16cid:durableId="25180F91"/>
  <w16cid:commentId w16cid:paraId="146BB163" w16cid:durableId="25181086"/>
  <w16cid:commentId w16cid:paraId="26BD5B8C" w16cid:durableId="251810AC"/>
  <w16cid:commentId w16cid:paraId="496DDADC" w16cid:durableId="251810CA"/>
  <w16cid:commentId w16cid:paraId="167201F7" w16cid:durableId="25181149"/>
  <w16cid:commentId w16cid:paraId="2EC2249E" w16cid:durableId="25181176"/>
  <w16cid:commentId w16cid:paraId="69038A9A" w16cid:durableId="25181190"/>
  <w16cid:commentId w16cid:paraId="47E9218B" w16cid:durableId="25181199"/>
  <w16cid:commentId w16cid:paraId="27A05EC7" w16cid:durableId="251811C0"/>
  <w16cid:commentId w16cid:paraId="4E60D295" w16cid:durableId="251811EC"/>
  <w16cid:commentId w16cid:paraId="62011EE9" w16cid:durableId="251811FA"/>
  <w16cid:commentId w16cid:paraId="600BC78E" w16cid:durableId="2518121B"/>
  <w16cid:commentId w16cid:paraId="3EF3768A" w16cid:durableId="25181233"/>
  <w16cid:commentId w16cid:paraId="1D1771D0" w16cid:durableId="25181245"/>
  <w16cid:commentId w16cid:paraId="2775FEB2" w16cid:durableId="25181260"/>
  <w16cid:commentId w16cid:paraId="74B8CD1A" w16cid:durableId="2518126A"/>
  <w16cid:commentId w16cid:paraId="70A1417F" w16cid:durableId="25181282"/>
  <w16cid:commentId w16cid:paraId="755AAA6E" w16cid:durableId="25181291"/>
  <w16cid:commentId w16cid:paraId="3249438F" w16cid:durableId="2518129C"/>
  <w16cid:commentId w16cid:paraId="3FB199B2" w16cid:durableId="251812B0"/>
  <w16cid:commentId w16cid:paraId="1B6205DA" w16cid:durableId="25180F66"/>
  <w16cid:commentId w16cid:paraId="1A873AEA" w16cid:durableId="251812D1"/>
  <w16cid:commentId w16cid:paraId="50EBD7C2" w16cid:durableId="251812DA"/>
  <w16cid:commentId w16cid:paraId="02C10286" w16cid:durableId="251812E8"/>
  <w16cid:commentId w16cid:paraId="418A8860" w16cid:durableId="25181304"/>
  <w16cid:commentId w16cid:paraId="7A9E9F78" w16cid:durableId="2518130F"/>
  <w16cid:commentId w16cid:paraId="3258B236" w16cid:durableId="2518131D"/>
  <w16cid:commentId w16cid:paraId="0FB97F96" w16cid:durableId="25181348"/>
  <w16cid:commentId w16cid:paraId="5A605949" w16cid:durableId="2518133B"/>
  <w16cid:commentId w16cid:paraId="3D4E1D69" w16cid:durableId="25181357"/>
  <w16cid:commentId w16cid:paraId="78CB2174" w16cid:durableId="25181376"/>
  <w16cid:commentId w16cid:paraId="23CF56F4" w16cid:durableId="25181559"/>
  <w16cid:commentId w16cid:paraId="64479333" w16cid:durableId="25181533"/>
  <w16cid:commentId w16cid:paraId="28E6ED16" w16cid:durableId="25181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3AA67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7A9190A"/>
    <w:multiLevelType w:val="hybridMultilevel"/>
    <w:tmpl w:val="36E6A07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40237"/>
    <w:multiLevelType w:val="hybridMultilevel"/>
    <w:tmpl w:val="29BA3BA8"/>
    <w:lvl w:ilvl="0" w:tplc="04160017">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4" w15:restartNumberingAfterBreak="0">
    <w:nsid w:val="0D7F68A2"/>
    <w:multiLevelType w:val="multilevel"/>
    <w:tmpl w:val="3E8C11FE"/>
    <w:lvl w:ilvl="0">
      <w:start w:val="1"/>
      <w:numFmt w:val="lowerLetter"/>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10BC2DF0"/>
    <w:multiLevelType w:val="hybridMultilevel"/>
    <w:tmpl w:val="EF1E0AE2"/>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2F3F3C12"/>
    <w:multiLevelType w:val="hybridMultilevel"/>
    <w:tmpl w:val="7A46721E"/>
    <w:lvl w:ilvl="0" w:tplc="0416000F">
      <w:start w:val="1"/>
      <w:numFmt w:val="decimal"/>
      <w:lvlText w:val="%1."/>
      <w:lvlJc w:val="left"/>
      <w:pPr>
        <w:ind w:left="2487" w:hanging="360"/>
      </w:p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8"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2250ADE"/>
    <w:multiLevelType w:val="hybridMultilevel"/>
    <w:tmpl w:val="F5CE60C4"/>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36E1F85"/>
    <w:multiLevelType w:val="hybridMultilevel"/>
    <w:tmpl w:val="88FA8678"/>
    <w:lvl w:ilvl="0" w:tplc="04160017">
      <w:start w:val="1"/>
      <w:numFmt w:val="lowerLetter"/>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4"/>
  </w:num>
  <w:num w:numId="3">
    <w:abstractNumId w:val="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
  </w:num>
  <w:num w:numId="20">
    <w:abstractNumId w:val="6"/>
  </w:num>
  <w:num w:numId="21">
    <w:abstractNumId w:val="2"/>
  </w:num>
  <w:num w:numId="22">
    <w:abstractNumId w:val="9"/>
  </w:num>
  <w:num w:numId="23">
    <w:abstractNumId w:val="7"/>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 Hugo">
    <w15:presenceInfo w15:providerId="None" w15:userId="Marcel Hugo"/>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9300C"/>
    <w:rsid w:val="0036712C"/>
    <w:rsid w:val="003C5448"/>
    <w:rsid w:val="004E4A18"/>
    <w:rsid w:val="00557348"/>
    <w:rsid w:val="005A5022"/>
    <w:rsid w:val="0080416A"/>
    <w:rsid w:val="00A151C9"/>
    <w:rsid w:val="00BC76D0"/>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uiPriority w:val="9"/>
    <w:qFormat/>
    <w:rsid w:val="004E4A18"/>
    <w:pPr>
      <w:keepNext/>
      <w:keepLines/>
      <w:numPr>
        <w:numId w:val="1"/>
      </w:numPr>
      <w:tabs>
        <w:tab w:val="left" w:pos="284"/>
      </w:tabs>
      <w:spacing w:before="240" w:line="360" w:lineRule="auto"/>
      <w:ind w:left="284" w:hanging="284"/>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4E4A18"/>
    <w:pPr>
      <w:keepNext/>
      <w:keepLines/>
      <w:numPr>
        <w:ilvl w:val="1"/>
        <w:numId w:val="1"/>
      </w:numPr>
      <w:spacing w:before="240" w:line="360" w:lineRule="auto"/>
      <w:ind w:left="567" w:hanging="567"/>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4E4A18"/>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4E4A18"/>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4E4A18"/>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4E4A18"/>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E4A18"/>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E4A18"/>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E4A18"/>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uiPriority w:val="9"/>
    <w:rsid w:val="004E4A18"/>
    <w:rPr>
      <w:rFonts w:ascii="Times New Roman" w:eastAsia="Times New Roman" w:hAnsi="Times New Roman" w:cs="Times New Roman"/>
      <w:b/>
      <w:caps/>
      <w:lang w:eastAsia="pt-BR"/>
    </w:rPr>
  </w:style>
  <w:style w:type="character" w:customStyle="1" w:styleId="Ttulo2Char">
    <w:name w:val="Título 2 Char"/>
    <w:basedOn w:val="Fontepargpadro"/>
    <w:link w:val="Ttulo2"/>
    <w:rsid w:val="004E4A18"/>
    <w:rPr>
      <w:rFonts w:ascii="Times New Roman" w:eastAsia="Times New Roman" w:hAnsi="Times New Roman" w:cs="Times New Roman"/>
      <w:caps/>
      <w:color w:val="000000"/>
      <w:szCs w:val="20"/>
      <w:lang w:eastAsia="pt-BR"/>
    </w:rPr>
  </w:style>
  <w:style w:type="character" w:customStyle="1" w:styleId="Ttulo3Char">
    <w:name w:val="Título 3 Char"/>
    <w:basedOn w:val="Fontepargpadro"/>
    <w:link w:val="Ttulo3"/>
    <w:rsid w:val="004E4A18"/>
    <w:rPr>
      <w:rFonts w:ascii="Times New Roman" w:eastAsia="Times New Roman" w:hAnsi="Times New Roman" w:cs="Times New Roman"/>
      <w:color w:val="000000"/>
      <w:szCs w:val="20"/>
      <w:lang w:eastAsia="pt-BR"/>
    </w:rPr>
  </w:style>
  <w:style w:type="character" w:customStyle="1" w:styleId="Ttulo4Char">
    <w:name w:val="Título 4 Char"/>
    <w:basedOn w:val="Fontepargpadro"/>
    <w:link w:val="Ttulo4"/>
    <w:rsid w:val="004E4A18"/>
    <w:rPr>
      <w:rFonts w:ascii="Times New Roman" w:eastAsia="Times New Roman" w:hAnsi="Times New Roman" w:cs="Times New Roman"/>
      <w:color w:val="000000"/>
      <w:szCs w:val="20"/>
      <w:lang w:eastAsia="pt-BR"/>
    </w:rPr>
  </w:style>
  <w:style w:type="character" w:customStyle="1" w:styleId="Ttulo5Char">
    <w:name w:val="Título 5 Char"/>
    <w:basedOn w:val="Fontepargpadro"/>
    <w:link w:val="Ttulo5"/>
    <w:rsid w:val="004E4A18"/>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4E4A18"/>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E4A18"/>
    <w:rPr>
      <w:rFonts w:ascii="Times" w:eastAsia="Times New Roman" w:hAnsi="Times" w:cs="Times New Roman"/>
      <w:szCs w:val="20"/>
      <w:lang w:eastAsia="pt-BR"/>
    </w:rPr>
  </w:style>
  <w:style w:type="character" w:customStyle="1" w:styleId="Ttulo8Char">
    <w:name w:val="Título 8 Char"/>
    <w:basedOn w:val="Fontepargpadro"/>
    <w:link w:val="Ttulo8"/>
    <w:rsid w:val="004E4A18"/>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E4A18"/>
    <w:rPr>
      <w:rFonts w:ascii="Times New Roman" w:eastAsia="Times New Roman" w:hAnsi="Times New Roman" w:cs="Times New Roman"/>
      <w:b/>
      <w:color w:val="000000"/>
      <w:szCs w:val="20"/>
      <w:lang w:eastAsia="pt-BR"/>
    </w:rPr>
  </w:style>
  <w:style w:type="paragraph" w:customStyle="1" w:styleId="TF-TEXTO">
    <w:name w:val="TF-TEXTO"/>
    <w:link w:val="TF-TEXTOChar"/>
    <w:qFormat/>
    <w:rsid w:val="004E4A18"/>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4E4A18"/>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E4A18"/>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E4A18"/>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E4A18"/>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E4A18"/>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E4A18"/>
    <w:pPr>
      <w:widowControl w:val="0"/>
      <w:spacing w:before="0"/>
      <w:jc w:val="center"/>
    </w:pPr>
  </w:style>
  <w:style w:type="paragraph" w:customStyle="1" w:styleId="TF-folharostoFINALIDADE">
    <w:name w:val="TF-folha rosto FINALIDADE"/>
    <w:semiHidden/>
    <w:rsid w:val="004E4A18"/>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E4A18"/>
    <w:pPr>
      <w:spacing w:before="2000"/>
    </w:pPr>
  </w:style>
  <w:style w:type="paragraph" w:customStyle="1" w:styleId="TF-autor">
    <w:name w:val="TF-autor"/>
    <w:basedOn w:val="TF-folharostoFINALIDADE"/>
    <w:semiHidden/>
    <w:rsid w:val="004E4A18"/>
    <w:pPr>
      <w:keepNext/>
      <w:keepLines/>
      <w:spacing w:before="0"/>
      <w:ind w:left="0"/>
      <w:jc w:val="right"/>
    </w:pPr>
  </w:style>
  <w:style w:type="paragraph" w:customStyle="1" w:styleId="TF-folharostoANO">
    <w:name w:val="TF-folha rosto ANO"/>
    <w:next w:val="TF-folharostoID"/>
    <w:semiHidden/>
    <w:rsid w:val="004E4A18"/>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E4A18"/>
  </w:style>
  <w:style w:type="paragraph" w:customStyle="1" w:styleId="TF-folhaaprovaoTTULO">
    <w:name w:val="TF-folha aprovação TÍTULO"/>
    <w:basedOn w:val="TF-capaTTULO"/>
    <w:semiHidden/>
    <w:rsid w:val="004E4A18"/>
    <w:pPr>
      <w:pageBreakBefore/>
      <w:spacing w:before="0"/>
    </w:pPr>
  </w:style>
  <w:style w:type="paragraph" w:customStyle="1" w:styleId="TF-folhaaprovaoPOR">
    <w:name w:val="TF-folha aprovação POR"/>
    <w:semiHidden/>
    <w:rsid w:val="004E4A18"/>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E4A18"/>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E4A18"/>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E4A18"/>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E4A18"/>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E4A18"/>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E4A18"/>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E4A18"/>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E4A18"/>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E4A18"/>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E4A18"/>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E4A18"/>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E4A18"/>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E4A18"/>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E4A18"/>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E4A18"/>
  </w:style>
  <w:style w:type="paragraph" w:customStyle="1" w:styleId="TF-resumoTEXTO">
    <w:name w:val="TF-resumo TEXTO"/>
    <w:next w:val="TF-resumoPALAVRAS-CHAVE"/>
    <w:semiHidden/>
    <w:rsid w:val="004E4A18"/>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E4A18"/>
    <w:pPr>
      <w:spacing w:before="240"/>
    </w:pPr>
  </w:style>
  <w:style w:type="paragraph" w:customStyle="1" w:styleId="TF-abstractKEY-WORDS">
    <w:name w:val="TF-abstract KEY-WORDS"/>
    <w:basedOn w:val="TF-resumoPALAVRAS-CHAVE"/>
    <w:semiHidden/>
    <w:rsid w:val="004E4A18"/>
  </w:style>
  <w:style w:type="paragraph" w:customStyle="1" w:styleId="TF-listadeilustraesTTULO">
    <w:name w:val="TF-lista de ilustrações TÍTULO"/>
    <w:basedOn w:val="Normal"/>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E4A18"/>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E4A18"/>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4E4A18"/>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E4A18"/>
  </w:style>
  <w:style w:type="paragraph" w:customStyle="1" w:styleId="TF-listadesiglasITEM">
    <w:name w:val="TF-lista de siglas ITEM"/>
    <w:semiHidden/>
    <w:rsid w:val="004E4A18"/>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E4A18"/>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4E4A18"/>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4E4A18"/>
    <w:pPr>
      <w:numPr>
        <w:ilvl w:val="1"/>
        <w:numId w:val="2"/>
      </w:numPr>
    </w:pPr>
    <w:rPr>
      <w:rFonts w:ascii="Times" w:hAnsi="Times"/>
    </w:rPr>
  </w:style>
  <w:style w:type="paragraph" w:customStyle="1" w:styleId="TF-ALNEA">
    <w:name w:val="TF-ALÍNEA"/>
    <w:qFormat/>
    <w:rsid w:val="004E4A18"/>
    <w:pPr>
      <w:widowControl w:val="0"/>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E4A18"/>
    <w:pPr>
      <w:numPr>
        <w:ilvl w:val="2"/>
      </w:numPr>
    </w:pPr>
  </w:style>
  <w:style w:type="paragraph" w:styleId="Cabealho">
    <w:name w:val="header"/>
    <w:basedOn w:val="Normal"/>
    <w:link w:val="CabealhoChar"/>
    <w:uiPriority w:val="99"/>
    <w:rsid w:val="004E4A18"/>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E4A18"/>
    <w:rPr>
      <w:rFonts w:ascii="Times New Roman" w:eastAsia="Times New Roman" w:hAnsi="Times New Roman" w:cs="Times New Roman"/>
      <w:lang w:eastAsia="pt-BR"/>
    </w:rPr>
  </w:style>
  <w:style w:type="paragraph" w:styleId="Rodap">
    <w:name w:val="footer"/>
    <w:basedOn w:val="Normal"/>
    <w:link w:val="RodapChar"/>
    <w:uiPriority w:val="99"/>
    <w:rsid w:val="004E4A18"/>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4E4A18"/>
    <w:rPr>
      <w:rFonts w:ascii="Times New Roman" w:eastAsia="Times New Roman" w:hAnsi="Times New Roman" w:cs="Times New Roman"/>
      <w:lang w:eastAsia="pt-BR"/>
    </w:rPr>
  </w:style>
  <w:style w:type="character" w:styleId="Nmerodepgina">
    <w:name w:val="page number"/>
    <w:basedOn w:val="Fontepargpadro"/>
    <w:semiHidden/>
    <w:rsid w:val="004E4A18"/>
  </w:style>
  <w:style w:type="paragraph" w:styleId="Sumrio2">
    <w:name w:val="toc 2"/>
    <w:basedOn w:val="Sumrio1"/>
    <w:autoRedefine/>
    <w:uiPriority w:val="39"/>
    <w:rsid w:val="004E4A18"/>
    <w:pPr>
      <w:tabs>
        <w:tab w:val="left" w:pos="426"/>
      </w:tabs>
      <w:ind w:left="425" w:hanging="425"/>
    </w:pPr>
    <w:rPr>
      <w:b w:val="0"/>
    </w:rPr>
  </w:style>
  <w:style w:type="paragraph" w:styleId="Sumrio1">
    <w:name w:val="toc 1"/>
    <w:autoRedefine/>
    <w:uiPriority w:val="39"/>
    <w:rsid w:val="004E4A18"/>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E4A18"/>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E4A18"/>
    <w:pPr>
      <w:tabs>
        <w:tab w:val="left" w:pos="709"/>
      </w:tabs>
      <w:ind w:left="709" w:hanging="709"/>
    </w:pPr>
  </w:style>
  <w:style w:type="paragraph" w:styleId="Sumrio5">
    <w:name w:val="toc 5"/>
    <w:basedOn w:val="Sumrio4"/>
    <w:autoRedefine/>
    <w:uiPriority w:val="39"/>
    <w:rsid w:val="004E4A18"/>
    <w:pPr>
      <w:tabs>
        <w:tab w:val="left" w:pos="993"/>
      </w:tabs>
      <w:ind w:left="992" w:hanging="992"/>
    </w:pPr>
  </w:style>
  <w:style w:type="paragraph" w:styleId="Sumrio6">
    <w:name w:val="toc 6"/>
    <w:basedOn w:val="Sumrio5"/>
    <w:autoRedefine/>
    <w:semiHidden/>
    <w:rsid w:val="004E4A18"/>
    <w:pPr>
      <w:tabs>
        <w:tab w:val="left" w:pos="1134"/>
      </w:tabs>
      <w:ind w:left="1134" w:hanging="1134"/>
    </w:pPr>
  </w:style>
  <w:style w:type="paragraph" w:styleId="Sumrio7">
    <w:name w:val="toc 7"/>
    <w:basedOn w:val="Sumrio6"/>
    <w:autoRedefine/>
    <w:semiHidden/>
    <w:rsid w:val="004E4A18"/>
    <w:pPr>
      <w:tabs>
        <w:tab w:val="left" w:pos="1276"/>
      </w:tabs>
      <w:ind w:left="1276" w:hanging="1276"/>
    </w:pPr>
  </w:style>
  <w:style w:type="paragraph" w:styleId="Sumrio8">
    <w:name w:val="toc 8"/>
    <w:basedOn w:val="Sumrio7"/>
    <w:autoRedefine/>
    <w:semiHidden/>
    <w:rsid w:val="004E4A18"/>
    <w:pPr>
      <w:tabs>
        <w:tab w:val="left" w:pos="1418"/>
      </w:tabs>
      <w:ind w:left="1418" w:hanging="1418"/>
    </w:pPr>
  </w:style>
  <w:style w:type="paragraph" w:styleId="Sumrio9">
    <w:name w:val="toc 9"/>
    <w:basedOn w:val="Sumrio8"/>
    <w:autoRedefine/>
    <w:uiPriority w:val="39"/>
    <w:rsid w:val="004E4A18"/>
    <w:pPr>
      <w:tabs>
        <w:tab w:val="left" w:pos="1701"/>
      </w:tabs>
      <w:ind w:left="0" w:firstLine="0"/>
    </w:pPr>
    <w:rPr>
      <w:b/>
    </w:rPr>
  </w:style>
  <w:style w:type="paragraph" w:styleId="Lista5">
    <w:name w:val="List 5"/>
    <w:basedOn w:val="Normal"/>
    <w:semiHidden/>
    <w:rsid w:val="004E4A18"/>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E4A18"/>
    <w:rPr>
      <w:noProof/>
      <w:color w:val="0000FF"/>
      <w:u w:val="single"/>
    </w:rPr>
  </w:style>
  <w:style w:type="paragraph" w:customStyle="1" w:styleId="TF-apndiceTTULO">
    <w:name w:val="TF-apêndice TÍTULO"/>
    <w:next w:val="TF-TEXTO"/>
    <w:semiHidden/>
    <w:rsid w:val="004E4A18"/>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E4A18"/>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E4A18"/>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E4A18"/>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E4A18"/>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E4A18"/>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E4A18"/>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4E4A18"/>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E4A18"/>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E4A18"/>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E4A18"/>
    <w:pPr>
      <w:spacing w:after="160"/>
    </w:pPr>
  </w:style>
  <w:style w:type="paragraph" w:customStyle="1" w:styleId="xl24">
    <w:name w:val="xl24"/>
    <w:basedOn w:val="Normal"/>
    <w:rsid w:val="004E4A18"/>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E4A18"/>
    <w:rPr>
      <w:i/>
      <w:iCs/>
    </w:rPr>
  </w:style>
  <w:style w:type="paragraph" w:customStyle="1" w:styleId="TF-xAvalITEMTABELA">
    <w:name w:val="TF-xAval ITEM TABELA"/>
    <w:basedOn w:val="TF-xAvalITEMDETALHE"/>
    <w:rsid w:val="004E4A18"/>
    <w:pPr>
      <w:ind w:left="0"/>
      <w:jc w:val="center"/>
    </w:pPr>
  </w:style>
  <w:style w:type="paragraph" w:customStyle="1" w:styleId="TF-ilustraoTEXTO">
    <w:name w:val="TF-ilustração TEXTO"/>
    <w:semiHidden/>
    <w:rsid w:val="004E4A18"/>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E4A18"/>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E4A18"/>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E4A18"/>
  </w:style>
  <w:style w:type="paragraph" w:customStyle="1" w:styleId="TF-subalineasn3">
    <w:name w:val="TF-subalineas n3"/>
    <w:basedOn w:val="TF-subalineasn2"/>
    <w:autoRedefine/>
    <w:semiHidden/>
    <w:rsid w:val="004E4A18"/>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E4A18"/>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E4A18"/>
    <w:pPr>
      <w:jc w:val="center"/>
    </w:pPr>
  </w:style>
  <w:style w:type="paragraph" w:styleId="Textodebalo">
    <w:name w:val="Balloon Text"/>
    <w:basedOn w:val="Normal"/>
    <w:link w:val="TextodebaloChar"/>
    <w:uiPriority w:val="99"/>
    <w:semiHidden/>
    <w:unhideWhenUsed/>
    <w:rsid w:val="004E4A18"/>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E4A18"/>
    <w:rPr>
      <w:rFonts w:ascii="Tahoma" w:eastAsia="Times New Roman" w:hAnsi="Tahoma" w:cs="Times New Roman"/>
      <w:sz w:val="16"/>
      <w:szCs w:val="16"/>
      <w:lang w:val="x-none" w:eastAsia="x-none"/>
    </w:rPr>
  </w:style>
  <w:style w:type="paragraph" w:customStyle="1" w:styleId="TF-TEXTOQUADRODireita">
    <w:name w:val="TF-TEXTO QUADRO Direita"/>
    <w:basedOn w:val="TF-TEXTOQUADRO"/>
    <w:qFormat/>
    <w:rsid w:val="004E4A18"/>
    <w:pPr>
      <w:jc w:val="right"/>
    </w:pPr>
  </w:style>
  <w:style w:type="table" w:styleId="Tabelacomgrade">
    <w:name w:val="Table Grid"/>
    <w:basedOn w:val="Tabelanormal"/>
    <w:uiPriority w:val="59"/>
    <w:rsid w:val="004E4A18"/>
    <w:rPr>
      <w:rFonts w:ascii="Times New Roman" w:eastAsia="Times New Roman" w:hAnsi="Times New Roman"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E4A18"/>
  </w:style>
  <w:style w:type="paragraph" w:customStyle="1" w:styleId="TF-LEGENDA-Tabela">
    <w:name w:val="TF-LEGENDA-Tabela"/>
    <w:basedOn w:val="TF-LEGENDA"/>
    <w:semiHidden/>
    <w:qFormat/>
    <w:rsid w:val="004E4A18"/>
  </w:style>
  <w:style w:type="paragraph" w:customStyle="1" w:styleId="TF-FIGURA">
    <w:name w:val="TF-FIGURA"/>
    <w:basedOn w:val="TF-TEXTO"/>
    <w:qFormat/>
    <w:rsid w:val="004E4A18"/>
    <w:pPr>
      <w:keepNext/>
      <w:spacing w:before="0" w:line="240" w:lineRule="auto"/>
      <w:ind w:firstLine="0"/>
      <w:jc w:val="center"/>
    </w:pPr>
  </w:style>
  <w:style w:type="character" w:customStyle="1" w:styleId="TF-COURIER10">
    <w:name w:val="TF-COURIER10"/>
    <w:qFormat/>
    <w:rsid w:val="004E4A18"/>
    <w:rPr>
      <w:rFonts w:ascii="Courier New" w:hAnsi="Courier New"/>
      <w:sz w:val="20"/>
    </w:rPr>
  </w:style>
  <w:style w:type="paragraph" w:customStyle="1" w:styleId="TtuloIntroduo">
    <w:name w:val="Título Introdução"/>
    <w:basedOn w:val="Ttulo1"/>
    <w:qFormat/>
    <w:rsid w:val="004E4A18"/>
    <w:pPr>
      <w:spacing w:before="480"/>
    </w:pPr>
  </w:style>
  <w:style w:type="paragraph" w:styleId="Textodecomentrio">
    <w:name w:val="annotation text"/>
    <w:basedOn w:val="Normal"/>
    <w:link w:val="TextodecomentrioChar"/>
    <w:uiPriority w:val="99"/>
    <w:semiHidden/>
    <w:unhideWhenUsed/>
    <w:rsid w:val="004E4A18"/>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4E4A18"/>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E4A18"/>
    <w:rPr>
      <w:sz w:val="16"/>
      <w:szCs w:val="16"/>
    </w:rPr>
  </w:style>
  <w:style w:type="paragraph" w:styleId="Assuntodocomentrio">
    <w:name w:val="annotation subject"/>
    <w:basedOn w:val="Textodecomentrio"/>
    <w:next w:val="Textodecomentrio"/>
    <w:link w:val="AssuntodocomentrioChar"/>
    <w:uiPriority w:val="99"/>
    <w:semiHidden/>
    <w:unhideWhenUsed/>
    <w:rsid w:val="004E4A18"/>
    <w:rPr>
      <w:b/>
      <w:bCs/>
      <w:lang w:val="x-none" w:eastAsia="x-none"/>
    </w:rPr>
  </w:style>
  <w:style w:type="character" w:customStyle="1" w:styleId="AssuntodocomentrioChar">
    <w:name w:val="Assunto do comentário Char"/>
    <w:basedOn w:val="TextodecomentrioChar"/>
    <w:link w:val="Assuntodocomentrio"/>
    <w:uiPriority w:val="99"/>
    <w:semiHidden/>
    <w:rsid w:val="004E4A18"/>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E4A18"/>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E4A18"/>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E4A18"/>
    <w:rPr>
      <w:rFonts w:ascii="Times New Roman" w:eastAsia="Times New Roman" w:hAnsi="Times New Roman" w:cs="Times New Roman"/>
      <w:sz w:val="20"/>
      <w:szCs w:val="20"/>
      <w:lang w:eastAsia="pt-BR"/>
    </w:rPr>
  </w:style>
  <w:style w:type="character" w:styleId="Refdenotaderodap">
    <w:name w:val="footnote reference"/>
    <w:semiHidden/>
    <w:unhideWhenUsed/>
    <w:rsid w:val="004E4A18"/>
    <w:rPr>
      <w:vertAlign w:val="superscript"/>
    </w:rPr>
  </w:style>
  <w:style w:type="paragraph" w:customStyle="1" w:styleId="TF-orientador">
    <w:name w:val="TF-orientador"/>
    <w:basedOn w:val="TF-autor"/>
    <w:semiHidden/>
    <w:qFormat/>
    <w:rsid w:val="004E4A18"/>
    <w:pPr>
      <w:spacing w:after="480"/>
    </w:pPr>
  </w:style>
  <w:style w:type="paragraph" w:customStyle="1" w:styleId="TF-avaliaoCABEALHO">
    <w:name w:val="TF-avaliação CABEÇALHO"/>
    <w:basedOn w:val="Normal"/>
    <w:semiHidden/>
    <w:rsid w:val="004E4A18"/>
    <w:rPr>
      <w:rFonts w:ascii="Times New Roman" w:eastAsia="Times New Roman" w:hAnsi="Times New Roman" w:cs="Times New Roman"/>
      <w:lang w:eastAsia="pt-BR"/>
    </w:rPr>
  </w:style>
  <w:style w:type="paragraph" w:customStyle="1" w:styleId="TF-avaliaoTTULOTCC">
    <w:name w:val="TF-avaliação TÍTULO TCC"/>
    <w:basedOn w:val="Normal"/>
    <w:semiHidden/>
    <w:rsid w:val="004E4A18"/>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E4A18"/>
    <w:pPr>
      <w:numPr>
        <w:numId w:val="8"/>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E4A18"/>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4E4A18"/>
    <w:pPr>
      <w:ind w:firstLine="0"/>
    </w:pPr>
  </w:style>
  <w:style w:type="paragraph" w:customStyle="1" w:styleId="TF-avaliaoQUADRO">
    <w:name w:val="TF-avaliação QUADRO"/>
    <w:basedOn w:val="Normal"/>
    <w:semiHidden/>
    <w:rsid w:val="004E4A18"/>
    <w:pPr>
      <w:spacing w:before="60" w:after="60"/>
    </w:pPr>
    <w:rPr>
      <w:rFonts w:ascii="Times New Roman" w:eastAsia="Times New Roman" w:hAnsi="Times New Roman" w:cs="Times New Roman"/>
      <w:sz w:val="20"/>
      <w:lang w:eastAsia="pt-BR"/>
    </w:rPr>
  </w:style>
  <w:style w:type="paragraph" w:customStyle="1" w:styleId="TF-AUTOR0">
    <w:name w:val="TF-AUTOR"/>
    <w:basedOn w:val="Normal"/>
    <w:qFormat/>
    <w:rsid w:val="004E4A18"/>
    <w:pPr>
      <w:keepNext/>
      <w:keepLines/>
      <w:spacing w:before="120"/>
      <w:jc w:val="right"/>
    </w:pPr>
    <w:rPr>
      <w:rFonts w:ascii="Times New Roman" w:eastAsia="Times New Roman" w:hAnsi="Times New Roman" w:cs="Times New Roman"/>
      <w:color w:val="000000"/>
      <w:szCs w:val="20"/>
      <w:lang w:eastAsia="pt-BR"/>
    </w:rPr>
  </w:style>
  <w:style w:type="paragraph" w:customStyle="1" w:styleId="TF-CDIGO-FONTE">
    <w:name w:val="TF-CÓDIGO-FONTE"/>
    <w:rsid w:val="004E4A18"/>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E4A18"/>
    <w:rPr>
      <w:rFonts w:ascii="Times New Roman" w:eastAsia="Times New Roman" w:hAnsi="Times New Roman" w:cs="Times New Roman"/>
      <w:sz w:val="20"/>
      <w:szCs w:val="20"/>
      <w:lang w:eastAsia="pt-BR"/>
    </w:rPr>
  </w:style>
  <w:style w:type="paragraph" w:customStyle="1" w:styleId="TF-xAvalITEM">
    <w:name w:val="TF-xAval ITEM"/>
    <w:basedOn w:val="Normal"/>
    <w:rsid w:val="004E4A18"/>
    <w:pPr>
      <w:numPr>
        <w:numId w:val="9"/>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E4A18"/>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E4A18"/>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E4A18"/>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4E4A18"/>
    <w:pPr>
      <w:keepNext/>
      <w:keepLines/>
      <w:spacing w:after="200"/>
    </w:pPr>
    <w:rPr>
      <w:rFonts w:ascii="Times New Roman" w:eastAsia="Times New Roman" w:hAnsi="Times New Roman" w:cs="Times New Roman"/>
      <w:i/>
      <w:iCs/>
      <w:color w:val="44546A" w:themeColor="text2"/>
      <w:sz w:val="18"/>
      <w:szCs w:val="18"/>
      <w:lang w:eastAsia="pt-BR"/>
    </w:rPr>
  </w:style>
  <w:style w:type="paragraph" w:styleId="Textodenotadefim">
    <w:name w:val="endnote text"/>
    <w:basedOn w:val="Normal"/>
    <w:link w:val="TextodenotadefimChar"/>
    <w:uiPriority w:val="99"/>
    <w:semiHidden/>
    <w:unhideWhenUsed/>
    <w:rsid w:val="004E4A18"/>
    <w:pPr>
      <w:keepNext/>
      <w:keepLines/>
    </w:pPr>
    <w:rPr>
      <w:rFonts w:ascii="Times New Roman" w:eastAsia="Times New Roman" w:hAnsi="Times New Roman" w:cs="Times New Roman"/>
      <w:sz w:val="20"/>
      <w:szCs w:val="20"/>
      <w:lang w:eastAsia="pt-BR"/>
    </w:rPr>
  </w:style>
  <w:style w:type="character" w:customStyle="1" w:styleId="TextodenotadefimChar">
    <w:name w:val="Texto de nota de fim Char"/>
    <w:basedOn w:val="Fontepargpadro"/>
    <w:link w:val="Textodenotadefim"/>
    <w:uiPriority w:val="99"/>
    <w:semiHidden/>
    <w:rsid w:val="004E4A18"/>
    <w:rPr>
      <w:rFonts w:ascii="Times New Roman" w:eastAsia="Times New Roman" w:hAnsi="Times New Roman" w:cs="Times New Roman"/>
      <w:sz w:val="20"/>
      <w:szCs w:val="20"/>
      <w:lang w:eastAsia="pt-BR"/>
    </w:rPr>
  </w:style>
  <w:style w:type="character" w:styleId="Refdenotadefim">
    <w:name w:val="endnote reference"/>
    <w:basedOn w:val="Fontepargpadro"/>
    <w:uiPriority w:val="99"/>
    <w:semiHidden/>
    <w:unhideWhenUsed/>
    <w:rsid w:val="004E4A18"/>
    <w:rPr>
      <w:vertAlign w:val="superscript"/>
    </w:rPr>
  </w:style>
  <w:style w:type="paragraph" w:styleId="Bibliografia">
    <w:name w:val="Bibliography"/>
    <w:basedOn w:val="Normal"/>
    <w:next w:val="Normal"/>
    <w:uiPriority w:val="37"/>
    <w:unhideWhenUsed/>
    <w:rsid w:val="004E4A18"/>
    <w:pPr>
      <w:keepNext/>
      <w:keepLines/>
    </w:pPr>
    <w:rPr>
      <w:rFonts w:ascii="Times New Roman" w:eastAsia="Times New Roman" w:hAnsi="Times New Roman" w:cs="Times New Roman"/>
      <w:lang w:eastAsia="pt-BR"/>
    </w:rPr>
  </w:style>
  <w:style w:type="character" w:styleId="MenoPendente">
    <w:name w:val="Unresolved Mention"/>
    <w:basedOn w:val="Fontepargpadro"/>
    <w:uiPriority w:val="99"/>
    <w:semiHidden/>
    <w:unhideWhenUsed/>
    <w:rsid w:val="004E4A18"/>
    <w:rPr>
      <w:color w:val="605E5C"/>
      <w:shd w:val="clear" w:color="auto" w:fill="E1DFDD"/>
    </w:rPr>
  </w:style>
  <w:style w:type="character" w:styleId="HiperlinkVisitado">
    <w:name w:val="FollowedHyperlink"/>
    <w:basedOn w:val="Fontepargpadro"/>
    <w:uiPriority w:val="99"/>
    <w:semiHidden/>
    <w:unhideWhenUsed/>
    <w:rsid w:val="004E4A18"/>
    <w:rPr>
      <w:color w:val="954F72" w:themeColor="followedHyperlink"/>
      <w:u w:val="single"/>
    </w:rPr>
  </w:style>
  <w:style w:type="paragraph" w:styleId="PargrafodaLista">
    <w:name w:val="List Paragraph"/>
    <w:basedOn w:val="Normal"/>
    <w:uiPriority w:val="34"/>
    <w:qFormat/>
    <w:rsid w:val="004E4A18"/>
    <w:pPr>
      <w:keepNext/>
      <w:keepLines/>
      <w:ind w:left="720"/>
      <w:contextualSpacing/>
    </w:pPr>
    <w:rPr>
      <w:rFonts w:ascii="Times New Roman" w:eastAsia="Times New Roman" w:hAnsi="Times New Roman" w:cs="Times New Roman"/>
      <w:lang w:eastAsia="pt-BR"/>
    </w:rPr>
  </w:style>
  <w:style w:type="paragraph" w:customStyle="1" w:styleId="CitacaoDiretaABNT">
    <w:name w:val="Citacao Direta ABNT"/>
    <w:basedOn w:val="TF-TEXTO"/>
    <w:next w:val="Normal"/>
    <w:link w:val="CitacaoDiretaABNTChar"/>
    <w:qFormat/>
    <w:rsid w:val="004E4A18"/>
    <w:pPr>
      <w:suppressAutoHyphens/>
      <w:spacing w:after="120" w:line="240" w:lineRule="auto"/>
      <w:ind w:left="2268"/>
      <w:contextualSpacing w:val="0"/>
    </w:pPr>
  </w:style>
  <w:style w:type="character" w:customStyle="1" w:styleId="TF-TEXTOChar">
    <w:name w:val="TF-TEXTO Char"/>
    <w:basedOn w:val="Fontepargpadro"/>
    <w:link w:val="TF-TEXTO"/>
    <w:rsid w:val="004E4A18"/>
    <w:rPr>
      <w:rFonts w:ascii="Times New Roman" w:eastAsia="Times New Roman" w:hAnsi="Times New Roman" w:cs="Times New Roman"/>
      <w:szCs w:val="20"/>
      <w:lang w:eastAsia="pt-BR"/>
    </w:rPr>
  </w:style>
  <w:style w:type="character" w:customStyle="1" w:styleId="CitacaoDiretaABNTChar">
    <w:name w:val="Citacao Direta ABNT Char"/>
    <w:basedOn w:val="TF-TEXTOChar"/>
    <w:link w:val="CitacaoDiretaABNT"/>
    <w:rsid w:val="004E4A18"/>
    <w:rPr>
      <w:rFonts w:ascii="Times New Roman" w:eastAsia="Times New Roman" w:hAnsi="Times New Roman" w:cs="Times New Roman"/>
      <w:szCs w:val="20"/>
      <w:lang w:eastAsia="pt-BR"/>
    </w:rPr>
  </w:style>
  <w:style w:type="character" w:styleId="nfase">
    <w:name w:val="Emphasis"/>
    <w:basedOn w:val="Fontepargpadro"/>
    <w:uiPriority w:val="20"/>
    <w:qFormat/>
    <w:rsid w:val="004E4A18"/>
    <w:rPr>
      <w:i/>
      <w:iCs/>
    </w:rPr>
  </w:style>
  <w:style w:type="character" w:styleId="Forte">
    <w:name w:val="Strong"/>
    <w:basedOn w:val="Fontepargpadro"/>
    <w:uiPriority w:val="22"/>
    <w:qFormat/>
    <w:rsid w:val="004E4A18"/>
    <w:rPr>
      <w:b/>
      <w:bCs/>
    </w:rPr>
  </w:style>
  <w:style w:type="paragraph" w:customStyle="1" w:styleId="TF-REFERNCIASITEM0">
    <w:name w:val="TF-REFERÊNCIAS ITEM"/>
    <w:rsid w:val="004E4A18"/>
    <w:pPr>
      <w:keepLines/>
      <w:spacing w:before="120"/>
    </w:pPr>
    <w:rPr>
      <w:rFonts w:ascii="Times New Roman" w:eastAsia="Times New Roman" w:hAnsi="Times New Roman" w:cs="Times New Roman"/>
      <w:sz w:val="18"/>
      <w:szCs w:val="20"/>
      <w:lang w:eastAsia="pt-BR"/>
    </w:rPr>
  </w:style>
  <w:style w:type="paragraph" w:customStyle="1" w:styleId="Sub-inciso">
    <w:name w:val="Sub-inciso"/>
    <w:basedOn w:val="Normal"/>
    <w:rsid w:val="004E4A18"/>
    <w:pPr>
      <w:numPr>
        <w:numId w:val="24"/>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E4A18"/>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E4A18"/>
    <w:rPr>
      <w:rFonts w:ascii="Times New Roman" w:eastAsia="Times New Roman" w:hAnsi="Times New Roman" w:cs="Times New Roman"/>
      <w:lang w:eastAsia="pt-BR"/>
    </w:rPr>
  </w:style>
  <w:style w:type="paragraph" w:styleId="Corpodetexto">
    <w:name w:val="Body Text"/>
    <w:basedOn w:val="Normal"/>
    <w:link w:val="CorpodetextoChar"/>
    <w:semiHidden/>
    <w:rsid w:val="004E4A18"/>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E4A18"/>
    <w:rPr>
      <w:rFonts w:ascii="Times New Roman" w:eastAsia="Times New Roman" w:hAnsi="Times New Roman" w:cs="Times New Roman"/>
      <w:lang w:eastAsia="pt-BR"/>
    </w:rPr>
  </w:style>
  <w:style w:type="table" w:styleId="GradeClara">
    <w:name w:val="Light Grid"/>
    <w:basedOn w:val="Tabelanormal"/>
    <w:uiPriority w:val="62"/>
    <w:rsid w:val="004E4A18"/>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hyperlink" Target="mailto:dalton@furb.b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emf"/><Relationship Id="rId15" Type="http://schemas.openxmlformats.org/officeDocument/2006/relationships/image" Target="media/image7.pn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8878</Words>
  <Characters>47943</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7</cp:revision>
  <dcterms:created xsi:type="dcterms:W3CDTF">2021-10-26T15:09:00Z</dcterms:created>
  <dcterms:modified xsi:type="dcterms:W3CDTF">2021-10-26T19:38:00Z</dcterms:modified>
</cp:coreProperties>
</file>