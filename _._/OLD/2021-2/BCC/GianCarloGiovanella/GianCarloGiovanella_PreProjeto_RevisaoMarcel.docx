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8A1196" w14:paraId="1A071987" w14:textId="77777777" w:rsidTr="00225EA3">
        <w:tc>
          <w:tcPr>
            <w:tcW w:w="9212" w:type="dxa"/>
            <w:gridSpan w:val="2"/>
            <w:shd w:val="clear" w:color="auto" w:fill="auto"/>
          </w:tcPr>
          <w:p w14:paraId="4F08A74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8A1196" w14:paraId="28F3D2A9" w14:textId="77777777" w:rsidTr="00225EA3">
        <w:tc>
          <w:tcPr>
            <w:tcW w:w="5778" w:type="dxa"/>
            <w:shd w:val="clear" w:color="auto" w:fill="auto"/>
          </w:tcPr>
          <w:p w14:paraId="1D6B20BE" w14:textId="77777777" w:rsidR="008A1196" w:rsidRPr="003C5262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31D3E48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459AB2D" w14:textId="77777777" w:rsidR="008A1196" w:rsidRDefault="008A1196" w:rsidP="001E682E">
      <w:pPr>
        <w:pStyle w:val="TF-TTULO"/>
      </w:pPr>
    </w:p>
    <w:p w14:paraId="50F9C1EA" w14:textId="7CC7B437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Gian Carlo Giovanella</w:t>
      </w:r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 xml:space="preserve">Profª </w:t>
      </w:r>
      <w:r w:rsidR="007333C2" w:rsidRPr="00272860">
        <w:rPr>
          <w:sz w:val="20"/>
        </w:rPr>
        <w:t>Luciana Pereira de Araújo Kohler</w:t>
      </w:r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Coorientadora</w:t>
      </w:r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27538C5A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>jogo Furbot</w:t>
      </w:r>
      <w:r w:rsidR="00DA29A6" w:rsidRPr="00272860">
        <w:rPr>
          <w:sz w:val="20"/>
        </w:rPr>
        <w:t xml:space="preserve"> </w:t>
      </w:r>
      <w:del w:id="9" w:author="Marcel Hugo" w:date="2021-10-12T12:28:00Z">
        <w:r w:rsidR="009A776B" w:rsidRPr="00272860" w:rsidDel="00AA087D">
          <w:rPr>
            <w:sz w:val="20"/>
          </w:rPr>
          <w:delText xml:space="preserve">que </w:delText>
        </w:r>
        <w:r w:rsidR="002F15F2" w:rsidRPr="00272860" w:rsidDel="00AA087D">
          <w:rPr>
            <w:sz w:val="20"/>
          </w:rPr>
          <w:delText xml:space="preserve">tem </w:delText>
        </w:r>
        <w:r w:rsidR="00DA29A6" w:rsidRPr="00272860" w:rsidDel="00AA087D">
          <w:rPr>
            <w:sz w:val="20"/>
          </w:rPr>
          <w:delText>a</w:delText>
        </w:r>
      </w:del>
      <w:ins w:id="10" w:author="Marcel Hugo" w:date="2021-10-12T12:28:00Z">
        <w:r w:rsidR="00AA087D">
          <w:rPr>
            <w:sz w:val="20"/>
          </w:rPr>
          <w:t>cuja</w:t>
        </w:r>
      </w:ins>
      <w:r w:rsidR="00DA29A6" w:rsidRPr="00272860">
        <w:rPr>
          <w:sz w:val="20"/>
        </w:rPr>
        <w:t xml:space="preserve"> finalidade </w:t>
      </w:r>
      <w:del w:id="11" w:author="Marcel Hugo" w:date="2021-10-12T12:28:00Z">
        <w:r w:rsidR="00DA29A6" w:rsidRPr="00272860" w:rsidDel="00AA087D">
          <w:rPr>
            <w:sz w:val="20"/>
          </w:rPr>
          <w:delText xml:space="preserve">de </w:delText>
        </w:r>
      </w:del>
      <w:ins w:id="12" w:author="Marcel Hugo" w:date="2021-10-12T12:28:00Z">
        <w:r w:rsidR="00AA087D">
          <w:rPr>
            <w:sz w:val="20"/>
          </w:rPr>
          <w:t>é</w:t>
        </w:r>
        <w:r w:rsidR="00AA087D" w:rsidRPr="00272860">
          <w:rPr>
            <w:sz w:val="20"/>
          </w:rPr>
          <w:t xml:space="preserve"> </w:t>
        </w:r>
      </w:ins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>fase do Furbot</w:t>
      </w:r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13" w:name="_Toc419598576"/>
      <w:bookmarkStart w:id="14" w:name="_Toc420721317"/>
      <w:bookmarkStart w:id="15" w:name="_Toc420721467"/>
      <w:bookmarkStart w:id="16" w:name="_Toc420721562"/>
      <w:bookmarkStart w:id="17" w:name="_Toc420721768"/>
      <w:bookmarkStart w:id="18" w:name="_Toc420723209"/>
      <w:bookmarkStart w:id="19" w:name="_Toc482682370"/>
      <w:bookmarkStart w:id="20" w:name="_Toc54164904"/>
      <w:bookmarkStart w:id="21" w:name="_Toc54165664"/>
      <w:bookmarkStart w:id="22" w:name="_Toc54169316"/>
      <w:bookmarkStart w:id="23" w:name="_Toc96347426"/>
      <w:bookmarkStart w:id="24" w:name="_Toc96357710"/>
      <w:bookmarkStart w:id="25" w:name="_Toc96491850"/>
      <w:bookmarkStart w:id="26" w:name="_Toc411603090"/>
      <w:r w:rsidRPr="00272860">
        <w:rPr>
          <w:sz w:val="20"/>
        </w:rPr>
        <w:t xml:space="preserve">OBJETIVOS 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AFCD0AD" w14:textId="0D6DB97C" w:rsidR="00833BED" w:rsidRPr="00272860" w:rsidRDefault="00E84495" w:rsidP="00E84495">
      <w:pPr>
        <w:pStyle w:val="TF-TEXTO"/>
        <w:ind w:firstLine="0"/>
        <w:rPr>
          <w:sz w:val="20"/>
        </w:rPr>
      </w:pPr>
      <w:r w:rsidRPr="00272860">
        <w:rPr>
          <w:sz w:val="20"/>
        </w:rPr>
        <w:t xml:space="preserve"> </w:t>
      </w:r>
      <w:r w:rsidRPr="00272860">
        <w:rPr>
          <w:sz w:val="20"/>
        </w:rPr>
        <w:tab/>
      </w:r>
      <w:r w:rsidR="00F57A02" w:rsidRPr="00272860">
        <w:rPr>
          <w:sz w:val="20"/>
        </w:rPr>
        <w:t xml:space="preserve">O objetivo </w:t>
      </w:r>
      <w:r w:rsidR="004B651D" w:rsidRPr="00272860">
        <w:rPr>
          <w:sz w:val="20"/>
        </w:rPr>
        <w:t xml:space="preserve">deste trabalho </w:t>
      </w:r>
      <w:r w:rsidR="00DA29A6" w:rsidRPr="00272860">
        <w:rPr>
          <w:sz w:val="20"/>
        </w:rPr>
        <w:t xml:space="preserve">é </w:t>
      </w:r>
      <w:r w:rsidR="00A9242D" w:rsidRPr="00272860">
        <w:rPr>
          <w:sz w:val="20"/>
        </w:rPr>
        <w:t xml:space="preserve">propor uma </w:t>
      </w:r>
      <w:r w:rsidR="00A9242D" w:rsidRPr="00DD17F0">
        <w:rPr>
          <w:sz w:val="20"/>
        </w:rPr>
        <w:t>solução de automatização da resolução das fases do jogo Furbot</w:t>
      </w:r>
      <w:r w:rsidR="005168CE" w:rsidRPr="00DD17F0">
        <w:rPr>
          <w:sz w:val="20"/>
        </w:rPr>
        <w:t>, que encontre a resolução mais otimizada para cada fase</w:t>
      </w:r>
      <w:r w:rsidR="005168CE" w:rsidRPr="00272860">
        <w:rPr>
          <w:sz w:val="20"/>
        </w:rPr>
        <w:t>.</w:t>
      </w:r>
    </w:p>
    <w:p w14:paraId="5FDE4839" w14:textId="77777777" w:rsidR="00C35E57" w:rsidRPr="00272860" w:rsidRDefault="00C35E57" w:rsidP="002C5206">
      <w:pPr>
        <w:pStyle w:val="TF-TEXTO"/>
        <w:rPr>
          <w:sz w:val="20"/>
        </w:rPr>
      </w:pPr>
      <w:r w:rsidRPr="00272860">
        <w:rPr>
          <w:sz w:val="20"/>
        </w:rPr>
        <w:t>Os objetivos específicos são:</w:t>
      </w:r>
    </w:p>
    <w:p w14:paraId="763A84E6" w14:textId="2E1BC825" w:rsidR="00D263AF" w:rsidRPr="00272860" w:rsidRDefault="00D263AF" w:rsidP="00AB182A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gerar </w:t>
      </w:r>
      <w:r w:rsidR="005645BE" w:rsidRPr="00272860">
        <w:rPr>
          <w:sz w:val="20"/>
        </w:rPr>
        <w:t>uma solução ótima para cada fase do jogo Furbot</w:t>
      </w:r>
      <w:r w:rsidR="00DC5B6E" w:rsidRPr="00272860">
        <w:rPr>
          <w:sz w:val="20"/>
        </w:rPr>
        <w:t>, sendo esta</w:t>
      </w:r>
      <w:r w:rsidR="007032F1" w:rsidRPr="00272860">
        <w:rPr>
          <w:sz w:val="20"/>
        </w:rPr>
        <w:t>,</w:t>
      </w:r>
      <w:r w:rsidR="00DC5B6E" w:rsidRPr="00272860">
        <w:rPr>
          <w:sz w:val="20"/>
        </w:rPr>
        <w:t xml:space="preserve"> </w:t>
      </w:r>
      <w:r w:rsidR="00DC5B6E" w:rsidRPr="00DD17F0">
        <w:rPr>
          <w:sz w:val="20"/>
        </w:rPr>
        <w:t>baseada no caminho mínimo</w:t>
      </w:r>
      <w:r w:rsidR="00DC5B6E" w:rsidRPr="00272860">
        <w:rPr>
          <w:sz w:val="20"/>
        </w:rPr>
        <w:t xml:space="preserve"> entre a origem e os objetivos da fase</w:t>
      </w:r>
      <w:r w:rsidR="005645BE" w:rsidRPr="00272860">
        <w:rPr>
          <w:sz w:val="20"/>
        </w:rPr>
        <w:t>;</w:t>
      </w:r>
    </w:p>
    <w:p w14:paraId="0F32E0DF" w14:textId="400B6811" w:rsidR="00D8129F" w:rsidRPr="00272860" w:rsidRDefault="005645BE" w:rsidP="004C16F7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fornecer feedback para o jogador </w:t>
      </w:r>
      <w:r w:rsidR="00A246C5" w:rsidRPr="00272860">
        <w:rPr>
          <w:sz w:val="20"/>
        </w:rPr>
        <w:t>comparando sua solução com a solução ótima gerada</w:t>
      </w:r>
      <w:r w:rsidR="000913C0" w:rsidRPr="00272860">
        <w:rPr>
          <w:sz w:val="20"/>
        </w:rPr>
        <w:t>;</w:t>
      </w:r>
    </w:p>
    <w:p w14:paraId="68DBD481" w14:textId="14B63BAB" w:rsidR="00C82328" w:rsidRPr="00DD17F0" w:rsidRDefault="009E5032" w:rsidP="004C16F7">
      <w:pPr>
        <w:pStyle w:val="TF-ALNEA"/>
        <w:numPr>
          <w:ilvl w:val="0"/>
          <w:numId w:val="25"/>
        </w:numPr>
        <w:rPr>
          <w:sz w:val="20"/>
        </w:rPr>
      </w:pPr>
      <w:r w:rsidRPr="00DD17F0">
        <w:rPr>
          <w:sz w:val="20"/>
        </w:rPr>
        <w:t>integrar a solução gerada no jogo existente do Furbot.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7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7091AAFA" w:rsidR="002979FF" w:rsidRPr="00272860" w:rsidRDefault="00F61C51" w:rsidP="006E78FD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Neste </w:t>
      </w:r>
      <w:r w:rsidR="00D91158" w:rsidRPr="00272860">
        <w:rPr>
          <w:sz w:val="20"/>
        </w:rPr>
        <w:t>capítulo</w:t>
      </w:r>
      <w:r w:rsidRPr="00272860">
        <w:rPr>
          <w:sz w:val="20"/>
        </w:rPr>
        <w:t xml:space="preserve"> s</w:t>
      </w:r>
      <w:r w:rsidR="002979FF" w:rsidRPr="00272860">
        <w:rPr>
          <w:sz w:val="20"/>
        </w:rPr>
        <w:t xml:space="preserve">erão apresentados </w:t>
      </w:r>
      <w:r w:rsidR="00720407" w:rsidRPr="00272860">
        <w:rPr>
          <w:sz w:val="20"/>
        </w:rPr>
        <w:t>os</w:t>
      </w:r>
      <w:r w:rsidR="002979FF" w:rsidRPr="00272860">
        <w:rPr>
          <w:sz w:val="20"/>
        </w:rPr>
        <w:t xml:space="preserve"> trabalhos </w:t>
      </w:r>
      <w:r w:rsidR="002C144A" w:rsidRPr="00272860">
        <w:rPr>
          <w:sz w:val="20"/>
        </w:rPr>
        <w:t>que possu</w:t>
      </w:r>
      <w:r w:rsidR="006F1A1F" w:rsidRPr="00272860">
        <w:rPr>
          <w:sz w:val="20"/>
        </w:rPr>
        <w:t>em</w:t>
      </w:r>
      <w:r w:rsidR="002C144A" w:rsidRPr="00272860">
        <w:rPr>
          <w:sz w:val="20"/>
        </w:rPr>
        <w:t xml:space="preserve"> características </w:t>
      </w:r>
      <w:r w:rsidR="008B1C5B" w:rsidRPr="00272860">
        <w:rPr>
          <w:sz w:val="20"/>
        </w:rPr>
        <w:t xml:space="preserve">semelhantes </w:t>
      </w:r>
      <w:r w:rsidR="00B26755" w:rsidRPr="00272860">
        <w:rPr>
          <w:sz w:val="20"/>
        </w:rPr>
        <w:t>às</w:t>
      </w:r>
      <w:r w:rsidR="00F57655" w:rsidRPr="00272860">
        <w:rPr>
          <w:sz w:val="20"/>
        </w:rPr>
        <w:t xml:space="preserve"> </w:t>
      </w:r>
      <w:r w:rsidR="008D2AF6" w:rsidRPr="00272860">
        <w:rPr>
          <w:sz w:val="20"/>
        </w:rPr>
        <w:t>d</w:t>
      </w:r>
      <w:r w:rsidR="003C7B7D" w:rsidRPr="00272860">
        <w:rPr>
          <w:sz w:val="20"/>
        </w:rPr>
        <w:t>os</w:t>
      </w:r>
      <w:r w:rsidR="008D2AF6" w:rsidRPr="00272860">
        <w:rPr>
          <w:sz w:val="20"/>
        </w:rPr>
        <w:t xml:space="preserve"> objetivos</w:t>
      </w:r>
      <w:r w:rsidR="006F1A1F" w:rsidRPr="00272860">
        <w:rPr>
          <w:sz w:val="20"/>
        </w:rPr>
        <w:t xml:space="preserve"> </w:t>
      </w:r>
      <w:r w:rsidR="008D2AF6" w:rsidRPr="00272860">
        <w:rPr>
          <w:sz w:val="20"/>
        </w:rPr>
        <w:t>propostos nesse trabalho</w:t>
      </w:r>
      <w:r w:rsidR="007C6A14" w:rsidRPr="00272860">
        <w:rPr>
          <w:sz w:val="20"/>
        </w:rPr>
        <w:t>. O primeiro</w:t>
      </w:r>
      <w:r w:rsidR="0062371B" w:rsidRPr="00272860">
        <w:rPr>
          <w:sz w:val="20"/>
        </w:rPr>
        <w:t xml:space="preserve"> aborda o </w:t>
      </w:r>
      <w:r w:rsidR="00853489" w:rsidRPr="00272860">
        <w:rPr>
          <w:sz w:val="20"/>
        </w:rPr>
        <w:t xml:space="preserve">trabalho de </w:t>
      </w:r>
      <w:r w:rsidR="00F87041" w:rsidRPr="00272860">
        <w:rPr>
          <w:sz w:val="20"/>
        </w:rPr>
        <w:t xml:space="preserve">Xavier (2019) que é a geração </w:t>
      </w:r>
      <w:r w:rsidR="00853489" w:rsidRPr="00272860">
        <w:rPr>
          <w:sz w:val="20"/>
        </w:rPr>
        <w:t xml:space="preserve">automatizada de gabarito e correção de exercícios em ambiente </w:t>
      </w:r>
      <w:r w:rsidR="00F348DC" w:rsidRPr="00272860">
        <w:rPr>
          <w:sz w:val="20"/>
        </w:rPr>
        <w:t xml:space="preserve">Furbot </w:t>
      </w:r>
      <w:r w:rsidR="00853489" w:rsidRPr="00272860">
        <w:rPr>
          <w:sz w:val="20"/>
        </w:rPr>
        <w:t>para o ensino do pensamento computacional</w:t>
      </w:r>
      <w:r w:rsidR="00E70430" w:rsidRPr="00272860">
        <w:rPr>
          <w:sz w:val="20"/>
        </w:rPr>
        <w:t>.</w:t>
      </w:r>
      <w:r w:rsidR="00822C3B" w:rsidRPr="00272860">
        <w:rPr>
          <w:sz w:val="20"/>
        </w:rPr>
        <w:t xml:space="preserve"> </w:t>
      </w:r>
      <w:r w:rsidR="008D2AF6" w:rsidRPr="00272860">
        <w:rPr>
          <w:sz w:val="20"/>
        </w:rPr>
        <w:t>O</w:t>
      </w:r>
      <w:r w:rsidR="0063652F" w:rsidRPr="00272860">
        <w:rPr>
          <w:sz w:val="20"/>
        </w:rPr>
        <w:t xml:space="preserve"> segundo é uma ferramenta para ensino introdutório de programação</w:t>
      </w:r>
      <w:r w:rsidR="0001250D" w:rsidRPr="00272860">
        <w:rPr>
          <w:sz w:val="20"/>
        </w:rPr>
        <w:t xml:space="preserve"> (CODE.ORG, 2021a)</w:t>
      </w:r>
      <w:r w:rsidR="008D2AF6" w:rsidRPr="00272860">
        <w:rPr>
          <w:sz w:val="20"/>
        </w:rPr>
        <w:t>. Por fim,</w:t>
      </w:r>
      <w:r w:rsidR="004C20B9" w:rsidRPr="00272860">
        <w:rPr>
          <w:sz w:val="20"/>
        </w:rPr>
        <w:t xml:space="preserve"> o terceiro trabalho é um jogo de quebra</w:t>
      </w:r>
      <w:r w:rsidR="001725D3" w:rsidRPr="00272860">
        <w:rPr>
          <w:sz w:val="20"/>
        </w:rPr>
        <w:t xml:space="preserve"> </w:t>
      </w:r>
      <w:r w:rsidR="004C20B9" w:rsidRPr="00272860">
        <w:rPr>
          <w:sz w:val="20"/>
        </w:rPr>
        <w:t>cabeça</w:t>
      </w:r>
      <w:r w:rsidR="00D8269C" w:rsidRPr="00272860">
        <w:rPr>
          <w:sz w:val="20"/>
        </w:rPr>
        <w:t xml:space="preserve"> </w:t>
      </w:r>
      <w:r w:rsidR="00E021A4" w:rsidRPr="00272860">
        <w:rPr>
          <w:sz w:val="20"/>
        </w:rPr>
        <w:t xml:space="preserve">chamado </w:t>
      </w:r>
      <w:r w:rsidR="00D8269C" w:rsidRPr="00272860">
        <w:rPr>
          <w:sz w:val="20"/>
        </w:rPr>
        <w:t>codeSpark (</w:t>
      </w:r>
      <w:r w:rsidR="008E7F4D" w:rsidRPr="00272860">
        <w:rPr>
          <w:sz w:val="20"/>
        </w:rPr>
        <w:t>CODESPARK</w:t>
      </w:r>
      <w:r w:rsidR="008E7F4D" w:rsidRPr="00272860" w:rsidDel="00FD1328">
        <w:rPr>
          <w:sz w:val="20"/>
        </w:rPr>
        <w:t>,</w:t>
      </w:r>
      <w:r w:rsidR="00D8269C" w:rsidRPr="00272860">
        <w:rPr>
          <w:sz w:val="20"/>
        </w:rPr>
        <w:t xml:space="preserve"> 20</w:t>
      </w:r>
      <w:r w:rsidR="009E2C10" w:rsidRPr="00272860">
        <w:rPr>
          <w:sz w:val="20"/>
        </w:rPr>
        <w:t>2</w:t>
      </w:r>
      <w:r w:rsidR="00D8269C" w:rsidRPr="00272860">
        <w:rPr>
          <w:sz w:val="20"/>
        </w:rPr>
        <w:t>1</w:t>
      </w:r>
      <w:r w:rsidR="009E2C10" w:rsidRPr="00272860">
        <w:rPr>
          <w:sz w:val="20"/>
        </w:rPr>
        <w:t>a</w:t>
      </w:r>
      <w:r w:rsidR="00D8269C" w:rsidRPr="00272860">
        <w:rPr>
          <w:sz w:val="20"/>
        </w:rPr>
        <w:t>)</w:t>
      </w:r>
      <w:r w:rsidR="00FB1A9C" w:rsidRPr="00272860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009842DB" w:rsidP="00D263AF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016350" w:rsidRPr="00272860">
        <w:rPr>
          <w:sz w:val="20"/>
        </w:rPr>
        <w:t xml:space="preserve">trabalho </w:t>
      </w:r>
      <w:r w:rsidR="00F348DC" w:rsidRPr="00272860">
        <w:rPr>
          <w:sz w:val="20"/>
        </w:rPr>
        <w:t>desenvolvido por Xavier (2019)</w:t>
      </w:r>
      <w:r w:rsidR="002E7714" w:rsidRPr="00272860">
        <w:rPr>
          <w:sz w:val="20"/>
        </w:rPr>
        <w:t xml:space="preserve"> </w:t>
      </w:r>
      <w:r w:rsidR="00F348DC" w:rsidRPr="00272860">
        <w:rPr>
          <w:sz w:val="20"/>
        </w:rPr>
        <w:t>te</w:t>
      </w:r>
      <w:r w:rsidR="00C10424" w:rsidRPr="00272860">
        <w:rPr>
          <w:sz w:val="20"/>
        </w:rPr>
        <w:t>ve</w:t>
      </w:r>
      <w:r w:rsidR="00F348DC" w:rsidRPr="00272860">
        <w:rPr>
          <w:sz w:val="20"/>
        </w:rPr>
        <w:t xml:space="preserve"> </w:t>
      </w:r>
      <w:r w:rsidR="00481956" w:rsidRPr="00272860">
        <w:rPr>
          <w:sz w:val="20"/>
        </w:rPr>
        <w:t>como objetivo gerar gabaritos para as fases do projeto Furbot</w:t>
      </w:r>
      <w:r w:rsidR="00894B7A" w:rsidRPr="00272860">
        <w:rPr>
          <w:sz w:val="20"/>
        </w:rPr>
        <w:t>. Este projeto</w:t>
      </w:r>
      <w:r w:rsidR="00D62651" w:rsidRPr="00272860">
        <w:rPr>
          <w:sz w:val="20"/>
        </w:rPr>
        <w:t xml:space="preserve"> é</w:t>
      </w:r>
      <w:r w:rsidR="00481956" w:rsidRPr="00272860">
        <w:rPr>
          <w:sz w:val="20"/>
        </w:rPr>
        <w:t xml:space="preserve"> desenvolvido </w:t>
      </w:r>
      <w:r w:rsidR="00CD7BBC" w:rsidRPr="00272860">
        <w:rPr>
          <w:sz w:val="20"/>
        </w:rPr>
        <w:t>em</w:t>
      </w:r>
      <w:r w:rsidR="00481956" w:rsidRPr="00272860">
        <w:rPr>
          <w:i/>
          <w:noProof/>
          <w:sz w:val="20"/>
        </w:rPr>
        <w:t xml:space="preserve"> </w:t>
      </w:r>
      <w:r w:rsidR="00481956" w:rsidRPr="00272860">
        <w:rPr>
          <w:sz w:val="20"/>
        </w:rPr>
        <w:t>Java</w:t>
      </w:r>
      <w:r w:rsidR="00CD7BBC" w:rsidRPr="00272860">
        <w:rPr>
          <w:sz w:val="20"/>
        </w:rPr>
        <w:t xml:space="preserve"> para o ensino do pensamento computacional </w:t>
      </w:r>
      <w:r w:rsidR="00F348DC" w:rsidRPr="00272860">
        <w:rPr>
          <w:sz w:val="20"/>
        </w:rPr>
        <w:t xml:space="preserve">voltado </w:t>
      </w:r>
      <w:r w:rsidR="00CF5F65" w:rsidRPr="00272860">
        <w:rPr>
          <w:sz w:val="20"/>
        </w:rPr>
        <w:t>às</w:t>
      </w:r>
      <w:r w:rsidR="00F348DC" w:rsidRPr="00272860">
        <w:rPr>
          <w:sz w:val="20"/>
        </w:rPr>
        <w:t xml:space="preserve"> </w:t>
      </w:r>
      <w:r w:rsidR="00CD7BBC" w:rsidRPr="00272860">
        <w:rPr>
          <w:sz w:val="20"/>
        </w:rPr>
        <w:t>crianças da rede básica de educação</w:t>
      </w:r>
      <w:r w:rsidR="00BE0FA4" w:rsidRPr="00272860">
        <w:rPr>
          <w:sz w:val="20"/>
        </w:rPr>
        <w:t xml:space="preserve"> (SCHLÖGL </w:t>
      </w:r>
      <w:r w:rsidR="00414E31" w:rsidRPr="00272860">
        <w:rPr>
          <w:sz w:val="20"/>
        </w:rPr>
        <w:t>et al</w:t>
      </w:r>
      <w:r w:rsidR="00BE0FA4" w:rsidRPr="00272860">
        <w:rPr>
          <w:sz w:val="20"/>
        </w:rPr>
        <w:t xml:space="preserve">., </w:t>
      </w:r>
      <w:r w:rsidR="00414E31" w:rsidRPr="00272860">
        <w:rPr>
          <w:sz w:val="20"/>
        </w:rPr>
        <w:t>2017)</w:t>
      </w:r>
      <w:r w:rsidR="00481956" w:rsidRPr="00272860">
        <w:rPr>
          <w:sz w:val="20"/>
        </w:rPr>
        <w:t xml:space="preserve">. </w:t>
      </w:r>
    </w:p>
    <w:p w14:paraId="2CAFA079" w14:textId="706FB7FE" w:rsidR="00AD7835" w:rsidRPr="00272860" w:rsidRDefault="00D62651" w:rsidP="00D1646E">
      <w:pPr>
        <w:pStyle w:val="TF-TEXTO"/>
        <w:rPr>
          <w:sz w:val="20"/>
        </w:rPr>
      </w:pPr>
      <w:r w:rsidRPr="00272860">
        <w:rPr>
          <w:sz w:val="20"/>
        </w:rPr>
        <w:t xml:space="preserve">Xavier (2019) utilizou </w:t>
      </w:r>
      <w:r w:rsidR="00481956" w:rsidRPr="00272860">
        <w:rPr>
          <w:sz w:val="20"/>
        </w:rPr>
        <w:t>algoritmos de menor caminho</w:t>
      </w:r>
      <w:r w:rsidRPr="00272860">
        <w:rPr>
          <w:sz w:val="20"/>
        </w:rPr>
        <w:t xml:space="preserve"> para</w:t>
      </w:r>
      <w:r w:rsidR="00481956" w:rsidRPr="00272860">
        <w:rPr>
          <w:sz w:val="20"/>
        </w:rPr>
        <w:t xml:space="preserve"> solucionar problemas como</w:t>
      </w:r>
      <w:r w:rsidR="008D1B7C" w:rsidRPr="00272860">
        <w:rPr>
          <w:sz w:val="20"/>
        </w:rPr>
        <w:t xml:space="preserve">: </w:t>
      </w:r>
      <w:r w:rsidR="00481956" w:rsidRPr="00272860">
        <w:rPr>
          <w:sz w:val="20"/>
        </w:rPr>
        <w:t>encontrar o menor caminho até os objetivos do robô</w:t>
      </w:r>
      <w:r w:rsidR="008D1B7C" w:rsidRPr="00272860">
        <w:rPr>
          <w:sz w:val="20"/>
        </w:rPr>
        <w:t xml:space="preserve">; </w:t>
      </w:r>
      <w:r w:rsidR="00481956" w:rsidRPr="00272860">
        <w:rPr>
          <w:sz w:val="20"/>
        </w:rPr>
        <w:t>gerar um gabarito dos comandos sequenciais que o robô deve fazer para sair do ponto de origem e chegar até o ponto de destino</w:t>
      </w:r>
      <w:r w:rsidR="00137FB9" w:rsidRPr="00272860">
        <w:rPr>
          <w:sz w:val="20"/>
        </w:rPr>
        <w:t xml:space="preserve"> (XAVIER, 2019).</w:t>
      </w:r>
      <w:r w:rsidR="00481956" w:rsidRPr="00272860">
        <w:rPr>
          <w:sz w:val="20"/>
        </w:rPr>
        <w:t xml:space="preserve"> </w:t>
      </w:r>
      <w:r w:rsidR="00D025DD" w:rsidRPr="00272860">
        <w:rPr>
          <w:sz w:val="20"/>
        </w:rPr>
        <w:t>Além disso, o</w:t>
      </w:r>
      <w:r w:rsidR="00137FB9" w:rsidRPr="00272860">
        <w:rPr>
          <w:sz w:val="20"/>
        </w:rPr>
        <w:t xml:space="preserve"> trabalho também </w:t>
      </w:r>
      <w:r w:rsidR="00C10424" w:rsidRPr="00272860">
        <w:rPr>
          <w:sz w:val="20"/>
        </w:rPr>
        <w:t xml:space="preserve">teve </w:t>
      </w:r>
      <w:r w:rsidR="00137FB9" w:rsidRPr="00272860">
        <w:rPr>
          <w:sz w:val="20"/>
        </w:rPr>
        <w:t xml:space="preserve">como objetivo auxiliar os professores a fazer a correção dos exercícios </w:t>
      </w:r>
      <w:r w:rsidR="008D1B7C" w:rsidRPr="00DD17F0">
        <w:rPr>
          <w:sz w:val="20"/>
        </w:rPr>
        <w:t>criados</w:t>
      </w:r>
      <w:r w:rsidR="00137FB9" w:rsidRPr="00272860">
        <w:rPr>
          <w:sz w:val="20"/>
        </w:rPr>
        <w:t xml:space="preserve"> pelos alunos</w:t>
      </w:r>
      <w:r w:rsidR="008D1B7C" w:rsidRPr="00272860">
        <w:rPr>
          <w:sz w:val="20"/>
        </w:rPr>
        <w:t xml:space="preserve">, </w:t>
      </w:r>
      <w:r w:rsidR="008D1B7C" w:rsidRPr="00DD17F0">
        <w:rPr>
          <w:sz w:val="20"/>
        </w:rPr>
        <w:t>visto que</w:t>
      </w:r>
      <w:r w:rsidR="00137FB9" w:rsidRPr="00272860">
        <w:rPr>
          <w:sz w:val="20"/>
        </w:rPr>
        <w:t xml:space="preserve"> muitos dos professores não </w:t>
      </w:r>
      <w:r w:rsidR="00C10424" w:rsidRPr="00272860">
        <w:rPr>
          <w:sz w:val="20"/>
        </w:rPr>
        <w:t>possuem</w:t>
      </w:r>
      <w:r w:rsidR="00137FB9" w:rsidRPr="00272860">
        <w:rPr>
          <w:sz w:val="20"/>
        </w:rPr>
        <w:t xml:space="preserve"> experiência na área de programação.</w:t>
      </w:r>
    </w:p>
    <w:p w14:paraId="382F4C7C" w14:textId="172A8716" w:rsidR="002E7714" w:rsidRPr="00272860" w:rsidRDefault="002E7714" w:rsidP="008D0C9C">
      <w:pPr>
        <w:pStyle w:val="TF-TEXTO"/>
        <w:rPr>
          <w:sz w:val="20"/>
        </w:rPr>
      </w:pPr>
      <w:r w:rsidRPr="00272860">
        <w:rPr>
          <w:sz w:val="20"/>
        </w:rPr>
        <w:t xml:space="preserve">As tecnologias utilizadas </w:t>
      </w:r>
      <w:r w:rsidR="00D025DD" w:rsidRPr="00272860">
        <w:rPr>
          <w:sz w:val="20"/>
        </w:rPr>
        <w:t xml:space="preserve">no desenvolvimento </w:t>
      </w:r>
      <w:r w:rsidRPr="00272860">
        <w:rPr>
          <w:sz w:val="20"/>
        </w:rPr>
        <w:t xml:space="preserve">incluem </w:t>
      </w:r>
      <w:r w:rsidR="008D0C9C" w:rsidRPr="00272860">
        <w:rPr>
          <w:sz w:val="20"/>
        </w:rPr>
        <w:t xml:space="preserve">o </w:t>
      </w:r>
      <w:r w:rsidRPr="00272860">
        <w:rPr>
          <w:i/>
          <w:iCs/>
          <w:sz w:val="20"/>
        </w:rPr>
        <w:t>frame</w:t>
      </w:r>
      <w:r w:rsidR="008D0C9C" w:rsidRPr="00272860">
        <w:rPr>
          <w:i/>
          <w:iCs/>
          <w:sz w:val="20"/>
        </w:rPr>
        <w:t>work</w:t>
      </w:r>
      <w:r w:rsidR="008D0C9C" w:rsidRPr="00272860">
        <w:rPr>
          <w:sz w:val="20"/>
        </w:rPr>
        <w:t xml:space="preserve"> Furbot na linguagem Java, além da biblioteca </w:t>
      </w:r>
      <w:r w:rsidR="008D0C9C" w:rsidRPr="00272860">
        <w:rPr>
          <w:rStyle w:val="TF-COURIER10"/>
          <w:rFonts w:ascii="Times New Roman" w:hAnsi="Times New Roman"/>
        </w:rPr>
        <w:t>Commons-digester-1.8</w:t>
      </w:r>
      <w:r w:rsidR="008D0C9C" w:rsidRPr="00272860">
        <w:rPr>
          <w:sz w:val="20"/>
        </w:rPr>
        <w:t xml:space="preserve"> para leitura de arquivos XMLs e o algoritmo de Dijkstra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63CE88E1" w:rsidR="008D0C9C" w:rsidRPr="00272860" w:rsidRDefault="0059291C" w:rsidP="00473E4B">
      <w:pPr>
        <w:pStyle w:val="TF-TEXTO"/>
        <w:rPr>
          <w:sz w:val="20"/>
        </w:rPr>
      </w:pPr>
      <w:r w:rsidRPr="00272860">
        <w:rPr>
          <w:sz w:val="20"/>
        </w:rPr>
        <w:t xml:space="preserve">Por meio de testes em campo realizado com alunos de ensino fundamental, Xavier (2019) pode </w:t>
      </w:r>
      <w:r w:rsidR="00AF4B8D" w:rsidRPr="00272860">
        <w:rPr>
          <w:sz w:val="20"/>
        </w:rPr>
        <w:t>observar como</w:t>
      </w:r>
      <w:r w:rsidR="008D0C9C" w:rsidRPr="00272860">
        <w:rPr>
          <w:sz w:val="20"/>
        </w:rPr>
        <w:t xml:space="preserve"> resultado </w:t>
      </w:r>
      <w:r w:rsidR="00AF4B8D" w:rsidRPr="00272860">
        <w:rPr>
          <w:sz w:val="20"/>
        </w:rPr>
        <w:t>uma</w:t>
      </w:r>
      <w:r w:rsidR="008D0C9C" w:rsidRPr="00272860">
        <w:rPr>
          <w:sz w:val="20"/>
        </w:rPr>
        <w:t xml:space="preserve"> maior motivação entre os alunos que passaram a comparar suas soluções com o gabarito gerado. Ainda, Xavier (2019) aponta que há uma demora </w:t>
      </w:r>
      <w:ins w:id="28" w:author="Marcel Hugo" w:date="2021-10-12T11:48:00Z">
        <w:r w:rsidR="00806137" w:rsidRPr="00272860">
          <w:rPr>
            <w:sz w:val="20"/>
          </w:rPr>
          <w:t>para gerar o gabarito</w:t>
        </w:r>
        <w:r w:rsidR="00806137" w:rsidRPr="00272860" w:rsidDel="00EB2C53">
          <w:rPr>
            <w:sz w:val="20"/>
          </w:rPr>
          <w:t xml:space="preserve"> </w:t>
        </w:r>
      </w:ins>
      <w:del w:id="29" w:author="Marcel Hugo" w:date="2021-10-12T11:48:00Z">
        <w:r w:rsidR="008D0C9C" w:rsidRPr="00272860" w:rsidDel="00EB2C53">
          <w:rPr>
            <w:sz w:val="20"/>
          </w:rPr>
          <w:delText xml:space="preserve">na geração </w:delText>
        </w:r>
      </w:del>
      <w:r w:rsidR="008D0C9C" w:rsidRPr="00272860">
        <w:rPr>
          <w:sz w:val="20"/>
        </w:rPr>
        <w:t>ao colocar muitos objetivos no mapa</w:t>
      </w:r>
      <w:del w:id="30" w:author="Marcel Hugo" w:date="2021-10-12T11:48:00Z">
        <w:r w:rsidR="008D0C9C" w:rsidRPr="00272860" w:rsidDel="00806137">
          <w:rPr>
            <w:sz w:val="20"/>
          </w:rPr>
          <w:delText xml:space="preserve"> para gerar o gabarito</w:delText>
        </w:r>
      </w:del>
      <w:r w:rsidR="008D0C9C" w:rsidRPr="00272860">
        <w:rPr>
          <w:sz w:val="20"/>
        </w:rPr>
        <w:t xml:space="preserve">, sendo </w:t>
      </w:r>
      <w:r w:rsidR="003C1B38" w:rsidRPr="00272860">
        <w:rPr>
          <w:sz w:val="20"/>
        </w:rPr>
        <w:t>est</w:t>
      </w:r>
      <w:r w:rsidR="00CA3034">
        <w:rPr>
          <w:sz w:val="20"/>
        </w:rPr>
        <w:t>a</w:t>
      </w:r>
      <w:r w:rsidR="003C1B38" w:rsidRPr="00272860">
        <w:rPr>
          <w:sz w:val="20"/>
        </w:rPr>
        <w:t xml:space="preserve"> </w:t>
      </w:r>
      <w:r w:rsidR="008D0C9C" w:rsidRPr="00272860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>A programação com Minecraft</w:t>
      </w:r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31" w:name="_Hlk73993513"/>
      <w:r w:rsidRPr="00272860">
        <w:rPr>
          <w:sz w:val="20"/>
        </w:rPr>
        <w:t xml:space="preserve">Code.org </w:t>
      </w:r>
      <w:bookmarkEnd w:id="31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54B9658C" w:rsidR="00CA3034" w:rsidRDefault="00F81321" w:rsidP="00CA3034">
      <w:pPr>
        <w:pStyle w:val="TF-TEXTO"/>
        <w:ind w:firstLine="709"/>
        <w:rPr>
          <w:sz w:val="20"/>
        </w:rPr>
      </w:pPr>
      <w:r w:rsidRPr="00272860">
        <w:rPr>
          <w:sz w:val="20"/>
        </w:rPr>
        <w:t>A</w:t>
      </w:r>
      <w:r w:rsidR="00C66DF4" w:rsidRPr="00272860">
        <w:rPr>
          <w:sz w:val="20"/>
        </w:rPr>
        <w:t xml:space="preserve"> </w:t>
      </w:r>
      <w:r w:rsidR="00C525B1" w:rsidRPr="00272860">
        <w:rPr>
          <w:sz w:val="20"/>
        </w:rPr>
        <w:t xml:space="preserve">Figura </w:t>
      </w:r>
      <w:r w:rsidR="0038466F" w:rsidRPr="00272860">
        <w:rPr>
          <w:sz w:val="20"/>
        </w:rPr>
        <w:t>2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identifica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a tela principal do jogo</w:t>
      </w:r>
      <w:r w:rsidR="00E27004" w:rsidRPr="00272860">
        <w:rPr>
          <w:sz w:val="20"/>
        </w:rPr>
        <w:t xml:space="preserve">. Ela </w:t>
      </w:r>
      <w:r w:rsidRPr="00272860">
        <w:rPr>
          <w:sz w:val="20"/>
        </w:rPr>
        <w:t xml:space="preserve">é dividida em alguns componentes, sendo eles: </w:t>
      </w:r>
      <w:r w:rsidR="00C66DF4" w:rsidRPr="00272860">
        <w:rPr>
          <w:sz w:val="20"/>
        </w:rPr>
        <w:t>as instruções da fase</w:t>
      </w:r>
      <w:r w:rsidR="00577FFB" w:rsidRPr="00272860">
        <w:rPr>
          <w:sz w:val="20"/>
        </w:rPr>
        <w:t xml:space="preserve"> (</w:t>
      </w:r>
      <w:r w:rsidR="009445C5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1</w:t>
      </w:r>
      <w:r w:rsidR="009445C5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8819DD" w:rsidRPr="00272860">
        <w:rPr>
          <w:sz w:val="20"/>
        </w:rPr>
        <w:t xml:space="preserve">; </w:t>
      </w:r>
      <w:r w:rsidR="00C66DF4" w:rsidRPr="00272860">
        <w:rPr>
          <w:sz w:val="20"/>
        </w:rPr>
        <w:t xml:space="preserve">blocos para </w:t>
      </w:r>
      <w:r w:rsidR="00BD2303" w:rsidRPr="00272860">
        <w:rPr>
          <w:sz w:val="20"/>
        </w:rPr>
        <w:t>utilizar na resolução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2</w:t>
      </w:r>
      <w:r w:rsidR="00BD2303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; área de trabalho que é onde o aluno deve incluir os blocos para montar o código para ser executado pelo personagem auxiliar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>identificado pelo número 3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.</w:t>
      </w:r>
      <w:r w:rsidR="00D614EA" w:rsidRPr="00272860">
        <w:rPr>
          <w:sz w:val="20"/>
        </w:rPr>
        <w:t xml:space="preserve"> Ao clicar no botão executar, o personagem executa os comandos da área de trabalho, identificado pelo número </w:t>
      </w:r>
      <w:r w:rsidR="00D614EA" w:rsidRPr="00CA3034">
        <w:rPr>
          <w:sz w:val="20"/>
        </w:rPr>
        <w:t>6 na figura, e ao finalizar</w:t>
      </w:r>
      <w:r w:rsidR="00D614EA" w:rsidRPr="00272860">
        <w:rPr>
          <w:sz w:val="20"/>
        </w:rPr>
        <w:t xml:space="preserve">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pelo item 4 na figura. </w:t>
      </w:r>
      <w:bookmarkStart w:id="32" w:name="_Ref525501821"/>
      <w:bookmarkStart w:id="33" w:name="_Ref525501817"/>
    </w:p>
    <w:p w14:paraId="313912D6" w14:textId="4A676AEB" w:rsidR="00CA3034" w:rsidRPr="00CA3034" w:rsidRDefault="00C83465" w:rsidP="00CA3034">
      <w:pPr>
        <w:pStyle w:val="TF-LEGENDA"/>
        <w:rPr>
          <w:sz w:val="20"/>
        </w:rPr>
      </w:pPr>
      <w:r w:rsidRPr="00CA3034">
        <w:rPr>
          <w:sz w:val="20"/>
        </w:rPr>
        <w:t xml:space="preserve">Figura </w:t>
      </w:r>
      <w:bookmarkEnd w:id="32"/>
      <w:r w:rsidR="0038466F" w:rsidRPr="00CA3034">
        <w:rPr>
          <w:noProof/>
          <w:sz w:val="20"/>
        </w:rPr>
        <w:t>2</w:t>
      </w:r>
      <w:r w:rsidR="00A303EA" w:rsidRPr="00CA3034">
        <w:rPr>
          <w:sz w:val="20"/>
        </w:rPr>
        <w:t xml:space="preserve"> </w:t>
      </w:r>
      <w:r w:rsidRPr="00CA3034">
        <w:rPr>
          <w:sz w:val="20"/>
        </w:rPr>
        <w:t xml:space="preserve">– </w:t>
      </w:r>
      <w:r w:rsidR="00F67C43" w:rsidRPr="00CA3034">
        <w:rPr>
          <w:sz w:val="20"/>
        </w:rPr>
        <w:t>Tela principal</w:t>
      </w:r>
      <w:r w:rsidRPr="00CA3034">
        <w:rPr>
          <w:sz w:val="20"/>
        </w:rPr>
        <w:t xml:space="preserve"> d</w:t>
      </w:r>
      <w:r w:rsidR="00F67C43" w:rsidRPr="00CA3034">
        <w:rPr>
          <w:sz w:val="20"/>
        </w:rPr>
        <w:t>o</w:t>
      </w:r>
      <w:r w:rsidRPr="00CA3034">
        <w:rPr>
          <w:sz w:val="20"/>
        </w:rPr>
        <w:t xml:space="preserve"> </w:t>
      </w:r>
      <w:r w:rsidR="00F25C75" w:rsidRPr="00CA3034">
        <w:rPr>
          <w:sz w:val="20"/>
        </w:rPr>
        <w:t>Minecraft: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  <w:bookmarkEnd w:id="33"/>
    </w:p>
    <w:p w14:paraId="7C7D972E" w14:textId="07F17ED6" w:rsidR="00CA3034" w:rsidRPr="00CA3034" w:rsidRDefault="00CA3034" w:rsidP="00CA3034">
      <w:pPr>
        <w:pStyle w:val="TF-FIGURA"/>
      </w:pPr>
      <w:r w:rsidRPr="00272860">
        <w:rPr>
          <w:noProof/>
        </w:rPr>
        <w:drawing>
          <wp:inline distT="0" distB="0" distL="0" distR="0" wp14:anchorId="569B976E" wp14:editId="2A0D3FF0">
            <wp:extent cx="4912565" cy="2286000"/>
            <wp:effectExtent l="19050" t="19050" r="21590" b="19050"/>
            <wp:docPr id="1364472329" name="picture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028E3C5C" w:rsidR="00821747" w:rsidRPr="00272860" w:rsidRDefault="001F3CEA" w:rsidP="00821747">
      <w:pPr>
        <w:pStyle w:val="TF-TEXTO"/>
        <w:rPr>
          <w:sz w:val="20"/>
        </w:rPr>
      </w:pPr>
      <w:r w:rsidRPr="00272860">
        <w:rPr>
          <w:sz w:val="20"/>
        </w:rPr>
        <w:t>Ao pedir para executar os passos, c</w:t>
      </w:r>
      <w:r w:rsidR="00BD6392" w:rsidRPr="00272860">
        <w:rPr>
          <w:sz w:val="20"/>
        </w:rPr>
        <w:t xml:space="preserve">onforme as ações da área de trabalho são executadas, elas são destacadas em amarelo, </w:t>
      </w:r>
      <w:r w:rsidRPr="00272860">
        <w:rPr>
          <w:sz w:val="20"/>
        </w:rPr>
        <w:t>como</w:t>
      </w:r>
      <w:r w:rsidR="00BD6392" w:rsidRPr="00272860">
        <w:rPr>
          <w:sz w:val="20"/>
        </w:rPr>
        <w:t xml:space="preserve"> pode ser observado no último comando da Figura </w:t>
      </w:r>
      <w:r w:rsidRPr="00272860">
        <w:rPr>
          <w:sz w:val="20"/>
        </w:rPr>
        <w:t>2</w:t>
      </w:r>
      <w:r w:rsidR="00BD6392" w:rsidRPr="00272860">
        <w:rPr>
          <w:sz w:val="20"/>
        </w:rPr>
        <w:t>.</w:t>
      </w:r>
      <w:r w:rsidR="00667F56" w:rsidRPr="00272860">
        <w:rPr>
          <w:sz w:val="20"/>
        </w:rPr>
        <w:t xml:space="preserve"> </w:t>
      </w:r>
      <w:r w:rsidR="00F67C43" w:rsidRPr="00272860">
        <w:rPr>
          <w:sz w:val="20"/>
        </w:rPr>
        <w:t xml:space="preserve">Caso o usuário </w:t>
      </w:r>
      <w:r w:rsidR="00D6097D" w:rsidRPr="00272860">
        <w:rPr>
          <w:sz w:val="20"/>
        </w:rPr>
        <w:t>conclua o objetivo</w:t>
      </w:r>
      <w:r w:rsidR="00F67C43" w:rsidRPr="00272860">
        <w:rPr>
          <w:sz w:val="20"/>
        </w:rPr>
        <w:t xml:space="preserve">, além de uma mensagem de parabéns, é apresentado o código gerado na linguagem JavaScript, conforme a Figura </w:t>
      </w:r>
      <w:r w:rsidR="0038466F" w:rsidRPr="00272860">
        <w:rPr>
          <w:sz w:val="20"/>
        </w:rPr>
        <w:t>3</w:t>
      </w:r>
      <w:r w:rsidR="00F67C43" w:rsidRPr="00272860">
        <w:rPr>
          <w:sz w:val="20"/>
        </w:rPr>
        <w:t>.</w:t>
      </w:r>
      <w:r w:rsidR="00821747" w:rsidRPr="00272860">
        <w:rPr>
          <w:sz w:val="20"/>
        </w:rPr>
        <w:t xml:space="preserve"> As tecnologias utilizadas para o desenvolvimento incluem JavaScript e Javascript XML (JSX) que permite escrever código HTML dentro do React. </w:t>
      </w:r>
    </w:p>
    <w:p w14:paraId="4C059B3B" w14:textId="25AE50D8" w:rsidR="00F67C43" w:rsidRPr="00CA3034" w:rsidRDefault="00F67C43" w:rsidP="00CA3034">
      <w:pPr>
        <w:pStyle w:val="TF-LEGENDA"/>
        <w:rPr>
          <w:sz w:val="20"/>
        </w:rPr>
      </w:pPr>
      <w:r w:rsidRPr="00CA3034">
        <w:rPr>
          <w:sz w:val="20"/>
        </w:rPr>
        <w:lastRenderedPageBreak/>
        <w:t xml:space="preserve">Figura </w:t>
      </w:r>
      <w:r w:rsidR="0038466F" w:rsidRPr="00CA3034">
        <w:rPr>
          <w:sz w:val="20"/>
        </w:rPr>
        <w:t>3</w:t>
      </w:r>
      <w:r w:rsidRPr="00CA3034">
        <w:rPr>
          <w:sz w:val="20"/>
        </w:rPr>
        <w:t xml:space="preserve"> – Tela de conclusão do exercício do </w:t>
      </w:r>
      <w:r w:rsidR="00F25C75" w:rsidRPr="00CA3034">
        <w:rPr>
          <w:sz w:val="20"/>
        </w:rPr>
        <w:t>Minecraft: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r w:rsidRPr="00272860">
        <w:rPr>
          <w:sz w:val="20"/>
        </w:rPr>
        <w:t xml:space="preserve">CodeSpark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r w:rsidR="00706A5F" w:rsidRPr="00272860">
        <w:rPr>
          <w:sz w:val="20"/>
        </w:rPr>
        <w:t>C</w:t>
      </w:r>
      <w:r w:rsidR="000C586D" w:rsidRPr="00272860">
        <w:rPr>
          <w:sz w:val="20"/>
        </w:rPr>
        <w:t xml:space="preserve">odeSpark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1FBC8605" w:rsidR="0098578D" w:rsidRPr="00272860" w:rsidRDefault="0098578D" w:rsidP="00BA5546">
      <w:pPr>
        <w:pStyle w:val="TF-LEGENDA"/>
        <w:rPr>
          <w:sz w:val="20"/>
        </w:rPr>
      </w:pPr>
      <w:bookmarkStart w:id="34" w:name="_Ref525502740"/>
      <w:r w:rsidRPr="00272860">
        <w:rPr>
          <w:sz w:val="20"/>
        </w:rPr>
        <w:t xml:space="preserve">Figura </w:t>
      </w:r>
      <w:bookmarkEnd w:id="34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r w:rsidR="00D46ACC" w:rsidRPr="00272860">
        <w:rPr>
          <w:sz w:val="20"/>
        </w:rPr>
        <w:t>codeSpark</w:t>
      </w:r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7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1F5C1939" w:rsidR="00DC5B6E" w:rsidRPr="00272860" w:rsidRDefault="0099398E" w:rsidP="00DC5B6E">
      <w:pPr>
        <w:pStyle w:val="TF-TEXTO"/>
        <w:rPr>
          <w:sz w:val="20"/>
        </w:rPr>
      </w:pPr>
      <w:r w:rsidRPr="00DD17F0">
        <w:rPr>
          <w:sz w:val="20"/>
        </w:rPr>
        <w:t xml:space="preserve">O Furbot teve sua origem em 2008 com o propósito de auxiliar o ensino dos conceitos iniciais de programação orientada a objetos, voltado aos alunos de graduação do departamento de Sistemas e Computação da FURB, por meio de um </w:t>
      </w:r>
      <w:r w:rsidRPr="00DD17F0">
        <w:rPr>
          <w:i/>
          <w:iCs/>
          <w:sz w:val="20"/>
        </w:rPr>
        <w:t>framework</w:t>
      </w:r>
      <w:r w:rsidRPr="00DD17F0">
        <w:rPr>
          <w:sz w:val="20"/>
        </w:rPr>
        <w:t xml:space="preserve"> Java</w:t>
      </w:r>
      <w:r w:rsidRPr="00272860">
        <w:rPr>
          <w:sz w:val="20"/>
        </w:rPr>
        <w:t xml:space="preserve"> </w:t>
      </w:r>
      <w:r w:rsidR="00C179DC" w:rsidRPr="00272860">
        <w:rPr>
          <w:sz w:val="20"/>
        </w:rPr>
        <w:t>(</w:t>
      </w:r>
      <w:r w:rsidR="00302A6E" w:rsidRPr="00272860">
        <w:rPr>
          <w:sz w:val="20"/>
        </w:rPr>
        <w:t>VAHLDICK</w:t>
      </w:r>
      <w:r w:rsidR="00414E31" w:rsidRPr="00272860">
        <w:rPr>
          <w:sz w:val="20"/>
        </w:rPr>
        <w:t>;</w:t>
      </w:r>
      <w:r w:rsidR="008C67A8" w:rsidRPr="00272860">
        <w:rPr>
          <w:sz w:val="20"/>
        </w:rPr>
        <w:t xml:space="preserve"> MATTOS</w:t>
      </w:r>
      <w:r w:rsidR="00F31F38" w:rsidRPr="00272860">
        <w:rPr>
          <w:sz w:val="20"/>
        </w:rPr>
        <w:t xml:space="preserve">, </w:t>
      </w:r>
      <w:r w:rsidR="00D6097D" w:rsidRPr="00272860">
        <w:rPr>
          <w:sz w:val="20"/>
        </w:rPr>
        <w:t>2008</w:t>
      </w:r>
      <w:r w:rsidR="00C179DC" w:rsidRPr="00272860">
        <w:rPr>
          <w:sz w:val="20"/>
        </w:rPr>
        <w:t>)</w:t>
      </w:r>
      <w:r w:rsidR="00942D42" w:rsidRPr="00272860">
        <w:rPr>
          <w:sz w:val="20"/>
        </w:rPr>
        <w:t xml:space="preserve">. </w:t>
      </w:r>
      <w:r w:rsidR="00C179DC" w:rsidRPr="00272860">
        <w:rPr>
          <w:sz w:val="20"/>
        </w:rPr>
        <w:t xml:space="preserve">Em 2017, o </w:t>
      </w:r>
      <w:r w:rsidR="00C179DC" w:rsidRPr="00272860">
        <w:rPr>
          <w:i/>
          <w:iCs/>
          <w:sz w:val="20"/>
        </w:rPr>
        <w:t xml:space="preserve">framework </w:t>
      </w:r>
      <w:r w:rsidR="00C179DC" w:rsidRPr="00272860">
        <w:rPr>
          <w:sz w:val="20"/>
        </w:rPr>
        <w:t xml:space="preserve">foi utilizado para a concepção de um ambiente de programação com o objetivo </w:t>
      </w:r>
      <w:r w:rsidR="00D6097D" w:rsidRPr="00272860">
        <w:rPr>
          <w:sz w:val="20"/>
        </w:rPr>
        <w:t>de introduzir</w:t>
      </w:r>
      <w:r w:rsidR="00C179DC" w:rsidRPr="00272860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r w:rsidR="00FC21E2" w:rsidRPr="00272860">
        <w:rPr>
          <w:sz w:val="20"/>
        </w:rPr>
        <w:t>SCHLÖGL</w:t>
      </w:r>
      <w:r w:rsidR="00C179DC" w:rsidRPr="00272860">
        <w:rPr>
          <w:sz w:val="20"/>
        </w:rPr>
        <w:t xml:space="preserve">, </w:t>
      </w:r>
      <w:r w:rsidR="00FC21E2" w:rsidRPr="00272860">
        <w:rPr>
          <w:sz w:val="20"/>
        </w:rPr>
        <w:t>2017</w:t>
      </w:r>
      <w:r w:rsidR="00C179DC" w:rsidRPr="00272860">
        <w:rPr>
          <w:sz w:val="20"/>
        </w:rPr>
        <w:t xml:space="preserve">). Por sua vez, em </w:t>
      </w:r>
      <w:r w:rsidR="00DF615F" w:rsidRPr="00272860">
        <w:rPr>
          <w:sz w:val="20"/>
        </w:rPr>
        <w:t>2018</w:t>
      </w:r>
      <w:r w:rsidR="00942D42" w:rsidRPr="00272860">
        <w:rPr>
          <w:sz w:val="20"/>
        </w:rPr>
        <w:t xml:space="preserve">, </w:t>
      </w:r>
      <w:r w:rsidR="00C179DC" w:rsidRPr="00272860">
        <w:rPr>
          <w:sz w:val="20"/>
        </w:rPr>
        <w:t xml:space="preserve">o Furbot </w:t>
      </w:r>
      <w:r w:rsidR="00DF615F" w:rsidRPr="00272860">
        <w:rPr>
          <w:sz w:val="20"/>
        </w:rPr>
        <w:t>passou por uma reformulação</w:t>
      </w:r>
      <w:r w:rsidR="00C179DC" w:rsidRPr="00272860">
        <w:rPr>
          <w:sz w:val="20"/>
        </w:rPr>
        <w:t xml:space="preserve"> se transformando em uma plataforma composta por um jogo e um servidor (</w:t>
      </w:r>
      <w:r w:rsidR="00035A2E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035A2E" w:rsidRPr="00272860">
        <w:rPr>
          <w:sz w:val="20"/>
        </w:rPr>
        <w:t>2019</w:t>
      </w:r>
      <w:r w:rsidR="00C179DC" w:rsidRPr="00272860">
        <w:rPr>
          <w:sz w:val="20"/>
        </w:rPr>
        <w:t xml:space="preserve">). O jogo, desenvolvido em Unity na linguagem C#, possui um apelo mais lúdico e um gráfico mais atrativo para o </w:t>
      </w:r>
      <w:r w:rsidR="007032F1" w:rsidRPr="00272860">
        <w:rPr>
          <w:sz w:val="20"/>
        </w:rPr>
        <w:t>público-alvo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que são as crianças de ensino fundamental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</w:t>
      </w:r>
      <w:r w:rsidR="0008290E" w:rsidRPr="00272860">
        <w:rPr>
          <w:sz w:val="20"/>
        </w:rPr>
        <w:t xml:space="preserve">em relação ao ambiente desenvolvido em 2017 </w:t>
      </w:r>
      <w:r w:rsidR="00C179DC" w:rsidRPr="00272860">
        <w:rPr>
          <w:sz w:val="20"/>
        </w:rPr>
        <w:t>(</w:t>
      </w:r>
      <w:r w:rsidR="00C0155B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C0155B" w:rsidRPr="00272860">
        <w:rPr>
          <w:sz w:val="20"/>
        </w:rPr>
        <w:t>2019</w:t>
      </w:r>
      <w:r w:rsidR="00C179DC" w:rsidRPr="00272860">
        <w:rPr>
          <w:sz w:val="20"/>
        </w:rPr>
        <w:t xml:space="preserve">). Já </w:t>
      </w:r>
      <w:r w:rsidR="0008290E" w:rsidRPr="00272860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00FC21E2" w:rsidRPr="00272860">
        <w:rPr>
          <w:sz w:val="20"/>
        </w:rPr>
        <w:t>MATTOS</w:t>
      </w:r>
      <w:r w:rsidR="0008290E" w:rsidRPr="00272860">
        <w:rPr>
          <w:sz w:val="20"/>
        </w:rPr>
        <w:t xml:space="preserve">, </w:t>
      </w:r>
      <w:r w:rsidR="00FC21E2" w:rsidRPr="00272860">
        <w:rPr>
          <w:sz w:val="20"/>
        </w:rPr>
        <w:t>2019</w:t>
      </w:r>
      <w:r w:rsidR="0008290E" w:rsidRPr="00272860">
        <w:rPr>
          <w:sz w:val="20"/>
        </w:rPr>
        <w:t xml:space="preserve">). Este servidor é desenvolvido em Java utilizando o </w:t>
      </w:r>
      <w:r w:rsidR="0008290E" w:rsidRPr="00272860">
        <w:rPr>
          <w:i/>
          <w:iCs/>
          <w:sz w:val="20"/>
        </w:rPr>
        <w:t xml:space="preserve">framework </w:t>
      </w:r>
      <w:r w:rsidR="0008290E" w:rsidRPr="00272860">
        <w:rPr>
          <w:sz w:val="20"/>
        </w:rPr>
        <w:t>Spring.</w:t>
      </w:r>
      <w:r w:rsidR="00DC5B6E" w:rsidRPr="00272860">
        <w:rPr>
          <w:sz w:val="20"/>
        </w:rPr>
        <w:t xml:space="preserve"> Como o foco deste trabalho é o jogo do Furbot, este é explicado com maiores detalhes.</w:t>
      </w:r>
    </w:p>
    <w:p w14:paraId="6284F861" w14:textId="08FFC031" w:rsidR="0008290E" w:rsidRPr="00272860" w:rsidRDefault="00DC5B6E" w:rsidP="00ED62BA">
      <w:pPr>
        <w:pStyle w:val="TF-TEXTO"/>
        <w:rPr>
          <w:sz w:val="20"/>
        </w:rPr>
      </w:pPr>
      <w:r w:rsidRPr="00272860">
        <w:rPr>
          <w:sz w:val="20"/>
        </w:rPr>
        <w:t xml:space="preserve">O jogo possui uma narrativa </w:t>
      </w:r>
      <w:r w:rsidR="00ED62BA" w:rsidRPr="00272860">
        <w:rPr>
          <w:sz w:val="20"/>
        </w:rPr>
        <w:t>que tem como personagens a Professora Sam que cria o Furbot</w:t>
      </w:r>
      <w:r w:rsidR="009B1A60" w:rsidRPr="00272860">
        <w:rPr>
          <w:sz w:val="20"/>
        </w:rPr>
        <w:t>. O Furbot é</w:t>
      </w:r>
      <w:r w:rsidR="00ED62BA" w:rsidRPr="00272860">
        <w:rPr>
          <w:sz w:val="20"/>
        </w:rPr>
        <w:t xml:space="preserve"> um robô que os alunos precisam programar para salvar o mundo do ataque dos malvados </w:t>
      </w:r>
      <w:r w:rsidR="00ED62BA" w:rsidRPr="00272860">
        <w:rPr>
          <w:i/>
          <w:iCs/>
          <w:sz w:val="20"/>
        </w:rPr>
        <w:t>buggiens</w:t>
      </w:r>
      <w:r w:rsidR="00ED62BA" w:rsidRPr="00272860">
        <w:rPr>
          <w:sz w:val="20"/>
        </w:rPr>
        <w:t xml:space="preserve">. A Figura </w:t>
      </w:r>
      <w:r w:rsidR="0038466F" w:rsidRPr="00272860">
        <w:rPr>
          <w:sz w:val="20"/>
        </w:rPr>
        <w:t>5</w:t>
      </w:r>
      <w:r w:rsidR="00ED62BA" w:rsidRPr="00272860">
        <w:rPr>
          <w:sz w:val="20"/>
        </w:rPr>
        <w:t xml:space="preserve"> apresenta uma visão da tela de uma das fases </w:t>
      </w:r>
      <w:r w:rsidR="00C0155B" w:rsidRPr="00272860">
        <w:rPr>
          <w:sz w:val="20"/>
        </w:rPr>
        <w:t>iniciais.</w:t>
      </w:r>
      <w:r w:rsidR="00ED62BA" w:rsidRPr="00272860">
        <w:rPr>
          <w:sz w:val="20"/>
        </w:rPr>
        <w:t xml:space="preserve"> </w:t>
      </w:r>
      <w:r w:rsidR="009B1A60" w:rsidRPr="00272860">
        <w:rPr>
          <w:sz w:val="20"/>
        </w:rPr>
        <w:t xml:space="preserve">Nessa tela, tem-se </w:t>
      </w:r>
      <w:r w:rsidR="00ED62BA" w:rsidRPr="00272860">
        <w:rPr>
          <w:sz w:val="20"/>
        </w:rPr>
        <w:t xml:space="preserve">o painel de comandos, localizado </w:t>
      </w:r>
      <w:r w:rsidR="003C2A7C" w:rsidRPr="00DD17F0">
        <w:rPr>
          <w:sz w:val="20"/>
        </w:rPr>
        <w:t>à</w:t>
      </w:r>
      <w:r w:rsidR="003C2A7C" w:rsidRPr="00272860">
        <w:rPr>
          <w:sz w:val="20"/>
        </w:rPr>
        <w:t xml:space="preserve"> </w:t>
      </w:r>
      <w:r w:rsidR="00ED62BA" w:rsidRPr="00272860">
        <w:rPr>
          <w:sz w:val="20"/>
        </w:rPr>
        <w:t xml:space="preserve">direita da </w:t>
      </w:r>
      <w:r w:rsidR="009B1A60" w:rsidRPr="00272860">
        <w:rPr>
          <w:sz w:val="20"/>
        </w:rPr>
        <w:t>figura</w:t>
      </w:r>
      <w:r w:rsidR="00ED62BA" w:rsidRPr="00272860">
        <w:rPr>
          <w:sz w:val="20"/>
        </w:rPr>
        <w:t xml:space="preserve">, que permite que o aluno desenvolva os comandos necessários para movimentar o Furbot </w:t>
      </w:r>
      <w:r w:rsidR="00A96A85" w:rsidRPr="00272860">
        <w:rPr>
          <w:sz w:val="20"/>
        </w:rPr>
        <w:t>n</w:t>
      </w:r>
      <w:r w:rsidR="00ED62BA" w:rsidRPr="00272860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>Tela de jogo do Furbot</w:t>
      </w:r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r w:rsidR="00ED62BA" w:rsidRPr="00272860">
        <w:rPr>
          <w:i/>
          <w:iCs/>
          <w:sz w:val="20"/>
        </w:rPr>
        <w:t>buggiens</w:t>
      </w:r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42" w:name="_Ref525810007"/>
    </w:p>
    <w:bookmarkEnd w:id="42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1D14CD48" w:rsidR="003D044D" w:rsidRPr="00272860" w:rsidRDefault="00232F4C" w:rsidP="003D044D">
      <w:pPr>
        <w:pStyle w:val="TF-TEXTO"/>
        <w:rPr>
          <w:sz w:val="20"/>
        </w:rPr>
      </w:pPr>
      <w:r w:rsidRPr="00272860">
        <w:rPr>
          <w:sz w:val="20"/>
        </w:rPr>
        <w:t>Nes</w:t>
      </w:r>
      <w:r w:rsidR="00A46E01" w:rsidRPr="00272860">
        <w:rPr>
          <w:sz w:val="20"/>
        </w:rPr>
        <w:t>te</w:t>
      </w:r>
      <w:r w:rsidR="00376B02" w:rsidRPr="00272860">
        <w:rPr>
          <w:sz w:val="20"/>
        </w:rPr>
        <w:t xml:space="preserve"> capítulo</w:t>
      </w:r>
      <w:r w:rsidRPr="00272860">
        <w:rPr>
          <w:sz w:val="20"/>
        </w:rPr>
        <w:t xml:space="preserve"> serão apresentadas as justificativas para o desenvolvimento </w:t>
      </w:r>
      <w:r w:rsidR="003C7145" w:rsidRPr="00272860">
        <w:rPr>
          <w:sz w:val="20"/>
        </w:rPr>
        <w:t>deste trabalho</w:t>
      </w:r>
      <w:r w:rsidR="005A55F4" w:rsidRPr="00272860">
        <w:rPr>
          <w:sz w:val="20"/>
        </w:rPr>
        <w:t xml:space="preserve">. Além disso, serão apresentados </w:t>
      </w:r>
      <w:r w:rsidRPr="00272860">
        <w:rPr>
          <w:sz w:val="20"/>
        </w:rPr>
        <w:t xml:space="preserve">os principais </w:t>
      </w:r>
      <w:r w:rsidR="00B64566" w:rsidRPr="00272860">
        <w:rPr>
          <w:sz w:val="20"/>
        </w:rPr>
        <w:t>Requisitos Funcionais (RF) e Requisitos Não Funcionais (RNF), bem como</w:t>
      </w:r>
      <w:r w:rsidRPr="00272860">
        <w:rPr>
          <w:sz w:val="20"/>
        </w:rPr>
        <w:t xml:space="preserve"> suas características e a metodologia de desenvolvimento que será </w:t>
      </w:r>
      <w:r w:rsidR="000063EC" w:rsidRPr="00272860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43" w:name="_Toc54164915"/>
      <w:bookmarkStart w:id="44" w:name="_Toc54165669"/>
      <w:bookmarkStart w:id="45" w:name="_Toc54169327"/>
      <w:bookmarkStart w:id="46" w:name="_Toc96347433"/>
      <w:bookmarkStart w:id="47" w:name="_Toc96357717"/>
      <w:bookmarkStart w:id="48" w:name="_Toc96491860"/>
      <w:bookmarkStart w:id="49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50" w:name="_Ref525544094"/>
      <w:bookmarkStart w:id="51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50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51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4A1DF6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Minecraft: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Web/App</w:t>
            </w:r>
          </w:p>
        </w:tc>
      </w:tr>
    </w:tbl>
    <w:p w14:paraId="0D89C297" w14:textId="2BFD73A0" w:rsidR="009749C2" w:rsidRPr="00272860" w:rsidRDefault="00905456" w:rsidP="009749C2">
      <w:pPr>
        <w:pStyle w:val="TF-FONTE"/>
      </w:pPr>
      <w:r w:rsidRPr="00272860">
        <w:t xml:space="preserve"> </w:t>
      </w:r>
      <w:r w:rsidR="009749C2" w:rsidRPr="00272860">
        <w:t xml:space="preserve">Fonte: </w:t>
      </w:r>
      <w:r w:rsidR="00932FAA" w:rsidRPr="00272860">
        <w:t xml:space="preserve">elaborado </w:t>
      </w:r>
      <w:r w:rsidR="009749C2" w:rsidRPr="00272860">
        <w:t>pel</w:t>
      </w:r>
      <w:r w:rsidR="006568CE" w:rsidRPr="00272860">
        <w:t>o</w:t>
      </w:r>
      <w:r w:rsidR="009749C2" w:rsidRPr="00272860">
        <w:t xml:space="preserve"> autor.</w:t>
      </w:r>
    </w:p>
    <w:p w14:paraId="3989078C" w14:textId="7BD2F396" w:rsidR="00D031BF" w:rsidRPr="00272860" w:rsidRDefault="009D5D13" w:rsidP="00D73B70">
      <w:pPr>
        <w:pStyle w:val="TF-TEXTO"/>
        <w:rPr>
          <w:sz w:val="20"/>
        </w:rPr>
      </w:pPr>
      <w:r w:rsidRPr="00272860">
        <w:rPr>
          <w:sz w:val="20"/>
        </w:rPr>
        <w:tab/>
        <w:t xml:space="preserve">Como pode ser observado no </w:t>
      </w:r>
      <w:r w:rsidR="00932FAA" w:rsidRPr="00272860">
        <w:rPr>
          <w:sz w:val="20"/>
        </w:rPr>
        <w:fldChar w:fldCharType="begin"/>
      </w:r>
      <w:r w:rsidR="00932FAA" w:rsidRPr="00272860">
        <w:rPr>
          <w:sz w:val="20"/>
        </w:rPr>
        <w:instrText xml:space="preserve"> REF _Ref525544094 \h </w:instrText>
      </w:r>
      <w:r w:rsidR="00AD7835" w:rsidRPr="00272860">
        <w:rPr>
          <w:sz w:val="20"/>
        </w:rPr>
        <w:instrText xml:space="preserve"> \* MERGEFORMAT </w:instrText>
      </w:r>
      <w:r w:rsidR="00932FAA" w:rsidRPr="00272860">
        <w:rPr>
          <w:sz w:val="20"/>
        </w:rPr>
      </w:r>
      <w:r w:rsidR="00932FAA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932FAA" w:rsidRPr="00272860">
        <w:rPr>
          <w:sz w:val="20"/>
        </w:rPr>
        <w:fldChar w:fldCharType="end"/>
      </w:r>
      <w:r w:rsidRPr="00272860">
        <w:rPr>
          <w:sz w:val="20"/>
        </w:rPr>
        <w:t xml:space="preserve">, </w:t>
      </w:r>
      <w:r w:rsidR="00553294" w:rsidRPr="00272860">
        <w:rPr>
          <w:sz w:val="20"/>
        </w:rPr>
        <w:t xml:space="preserve">todos </w:t>
      </w:r>
      <w:r w:rsidRPr="00272860">
        <w:rPr>
          <w:sz w:val="20"/>
        </w:rPr>
        <w:t xml:space="preserve">os trabalhos </w:t>
      </w:r>
      <w:r w:rsidR="00205078" w:rsidRPr="00272860">
        <w:rPr>
          <w:sz w:val="20"/>
        </w:rPr>
        <w:t xml:space="preserve">são ferramentas que </w:t>
      </w:r>
      <w:r w:rsidR="00205078" w:rsidRPr="00D73B70">
        <w:rPr>
          <w:sz w:val="20"/>
        </w:rPr>
        <w:t>foram</w:t>
      </w:r>
      <w:r w:rsidR="00205078" w:rsidRPr="00272860">
        <w:rPr>
          <w:sz w:val="20"/>
        </w:rPr>
        <w:t xml:space="preserve"> construídas para fins </w:t>
      </w:r>
      <w:r w:rsidR="00205078" w:rsidRPr="00D73B70">
        <w:rPr>
          <w:sz w:val="20"/>
        </w:rPr>
        <w:t>educacionais</w:t>
      </w:r>
      <w:r w:rsidR="003E5684" w:rsidRPr="00272860">
        <w:rPr>
          <w:sz w:val="20"/>
        </w:rPr>
        <w:t xml:space="preserve"> e verificam de forma automatizada se o objetivo foi concluído</w:t>
      </w:r>
      <w:r w:rsidR="00F1734A" w:rsidRPr="00272860">
        <w:rPr>
          <w:sz w:val="20"/>
        </w:rPr>
        <w:t xml:space="preserve">. </w:t>
      </w:r>
      <w:r w:rsidR="00DD223D" w:rsidRPr="00272860">
        <w:rPr>
          <w:sz w:val="20"/>
        </w:rPr>
        <w:t>T</w:t>
      </w:r>
      <w:r w:rsidR="003E5684" w:rsidRPr="00272860">
        <w:rPr>
          <w:sz w:val="20"/>
        </w:rPr>
        <w:t xml:space="preserve">anto </w:t>
      </w:r>
      <w:r w:rsidR="008712FB" w:rsidRPr="00272860">
        <w:rPr>
          <w:sz w:val="20"/>
        </w:rPr>
        <w:t xml:space="preserve">o </w:t>
      </w:r>
      <w:r w:rsidR="004A4BCA" w:rsidRPr="00DD17F0">
        <w:rPr>
          <w:sz w:val="20"/>
        </w:rPr>
        <w:t>C</w:t>
      </w:r>
      <w:r w:rsidR="008712FB" w:rsidRPr="00272860">
        <w:rPr>
          <w:sz w:val="20"/>
        </w:rPr>
        <w:t>odeSpark</w:t>
      </w:r>
      <w:r w:rsidR="00DD223D" w:rsidRPr="00272860">
        <w:rPr>
          <w:sz w:val="20"/>
        </w:rPr>
        <w:t xml:space="preserve"> (</w:t>
      </w:r>
      <w:r w:rsidR="00FD1328" w:rsidRPr="00272860">
        <w:rPr>
          <w:noProof/>
          <w:sz w:val="20"/>
        </w:rPr>
        <w:t>CODESPARK</w:t>
      </w:r>
      <w:r w:rsidR="00DD223D" w:rsidRPr="00272860">
        <w:rPr>
          <w:sz w:val="20"/>
        </w:rPr>
        <w:t xml:space="preserve">, </w:t>
      </w:r>
      <w:r w:rsidR="00DD223D" w:rsidRPr="00DD17F0">
        <w:rPr>
          <w:sz w:val="20"/>
        </w:rPr>
        <w:t>20</w:t>
      </w:r>
      <w:r w:rsidR="00FD1328" w:rsidRPr="00DD17F0">
        <w:rPr>
          <w:sz w:val="20"/>
        </w:rPr>
        <w:t>2</w:t>
      </w:r>
      <w:r w:rsidR="00DD223D" w:rsidRPr="00DD17F0">
        <w:rPr>
          <w:sz w:val="20"/>
        </w:rPr>
        <w:t>1</w:t>
      </w:r>
      <w:r w:rsidR="004A4BCA" w:rsidRPr="00DD17F0">
        <w:rPr>
          <w:sz w:val="20"/>
        </w:rPr>
        <w:t>a</w:t>
      </w:r>
      <w:r w:rsidR="00DD223D" w:rsidRPr="00DD17F0">
        <w:rPr>
          <w:sz w:val="20"/>
        </w:rPr>
        <w:t>),</w:t>
      </w:r>
      <w:r w:rsidR="008712FB" w:rsidRPr="00272860">
        <w:rPr>
          <w:sz w:val="20"/>
        </w:rPr>
        <w:t xml:space="preserve"> </w:t>
      </w:r>
      <w:r w:rsidR="00DD223D" w:rsidRPr="00272860">
        <w:rPr>
          <w:sz w:val="20"/>
        </w:rPr>
        <w:t xml:space="preserve">quanto </w:t>
      </w:r>
      <w:r w:rsidR="003E5684" w:rsidRPr="00272860">
        <w:rPr>
          <w:sz w:val="20"/>
        </w:rPr>
        <w:t xml:space="preserve">o Minecraft: Jornada do Herói (CODE.ORG, 2018B) </w:t>
      </w:r>
      <w:r w:rsidR="008712FB" w:rsidRPr="00272860">
        <w:rPr>
          <w:sz w:val="20"/>
        </w:rPr>
        <w:t xml:space="preserve">não </w:t>
      </w:r>
      <w:r w:rsidR="008D4365" w:rsidRPr="00272860">
        <w:rPr>
          <w:sz w:val="20"/>
        </w:rPr>
        <w:t>demonstra</w:t>
      </w:r>
      <w:r w:rsidR="003E5684" w:rsidRPr="00272860">
        <w:rPr>
          <w:sz w:val="20"/>
        </w:rPr>
        <w:t>m</w:t>
      </w:r>
      <w:r w:rsidR="008D4365" w:rsidRPr="00272860">
        <w:rPr>
          <w:sz w:val="20"/>
        </w:rPr>
        <w:t xml:space="preserve"> ao aluno </w:t>
      </w:r>
      <w:r w:rsidR="008712FB" w:rsidRPr="00272860">
        <w:rPr>
          <w:sz w:val="20"/>
        </w:rPr>
        <w:t>se existe alguma solução melhor do que a desenvolvida por ele.</w:t>
      </w:r>
      <w:r w:rsidR="00E7634B" w:rsidRPr="00272860">
        <w:rPr>
          <w:sz w:val="20"/>
        </w:rPr>
        <w:t xml:space="preserve"> </w:t>
      </w:r>
      <w:r w:rsidR="00FA5AB4" w:rsidRPr="00272860">
        <w:rPr>
          <w:sz w:val="20"/>
        </w:rPr>
        <w:t xml:space="preserve">Em relação </w:t>
      </w:r>
      <w:r w:rsidR="00F84E2B" w:rsidRPr="00272860">
        <w:rPr>
          <w:sz w:val="20"/>
        </w:rPr>
        <w:t xml:space="preserve">ao </w:t>
      </w:r>
      <w:r w:rsidR="00AE20D9" w:rsidRPr="00272860">
        <w:rPr>
          <w:sz w:val="20"/>
        </w:rPr>
        <w:t>trabalho de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Xavier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(</w:t>
      </w:r>
      <w:r w:rsidR="00790346" w:rsidRPr="00272860">
        <w:rPr>
          <w:sz w:val="20"/>
        </w:rPr>
        <w:t>2019), é utilizado o algoritmo de busca de menor caminho Dijkstra para solucionar e encontrar a solução ótima dos exercícios</w:t>
      </w:r>
      <w:r w:rsidR="00AE20D9" w:rsidRPr="00272860">
        <w:rPr>
          <w:sz w:val="20"/>
        </w:rPr>
        <w:t xml:space="preserve">. Desta </w:t>
      </w:r>
      <w:r w:rsidR="00CB581F" w:rsidRPr="00272860">
        <w:rPr>
          <w:sz w:val="20"/>
        </w:rPr>
        <w:t>forma</w:t>
      </w:r>
      <w:r w:rsidR="00657F3C" w:rsidRPr="00272860">
        <w:rPr>
          <w:sz w:val="20"/>
        </w:rPr>
        <w:t>,</w:t>
      </w:r>
      <w:r w:rsidR="00CB581F" w:rsidRPr="00272860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00D778F3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Analisando os correlatos apresentados</w:t>
      </w:r>
      <w:r w:rsidR="001131D2" w:rsidRPr="00272860">
        <w:rPr>
          <w:sz w:val="20"/>
        </w:rPr>
        <w:t>, o único trabalho que se preocupa em gerar uma solução ótima é o tra</w:t>
      </w:r>
      <w:r w:rsidRPr="00272860">
        <w:rPr>
          <w:sz w:val="20"/>
        </w:rPr>
        <w:t>b</w:t>
      </w:r>
      <w:r w:rsidR="001131D2" w:rsidRPr="00272860">
        <w:rPr>
          <w:sz w:val="20"/>
        </w:rPr>
        <w:t>alho de Xavier</w:t>
      </w:r>
      <w:r w:rsidR="00AB31D0" w:rsidRPr="00272860">
        <w:rPr>
          <w:sz w:val="20"/>
        </w:rPr>
        <w:t xml:space="preserve"> (2019). </w:t>
      </w:r>
      <w:r w:rsidR="00AB31D0" w:rsidRPr="00DD17F0">
        <w:rPr>
          <w:sz w:val="20"/>
        </w:rPr>
        <w:t xml:space="preserve">Contudo, </w:t>
      </w:r>
      <w:r w:rsidR="004A4BCA" w:rsidRPr="00DD17F0">
        <w:rPr>
          <w:sz w:val="20"/>
        </w:rPr>
        <w:t>o autor concluiu que essa solução não possui bom desempenho, possuindo um elevado tempo de execução, o qual</w:t>
      </w:r>
      <w:r w:rsidR="0012128F" w:rsidRPr="00DD17F0">
        <w:rPr>
          <w:sz w:val="20"/>
        </w:rPr>
        <w:t xml:space="preserve"> </w:t>
      </w:r>
      <w:r w:rsidR="004A4BCA" w:rsidRPr="00DD17F0">
        <w:rPr>
          <w:sz w:val="20"/>
        </w:rPr>
        <w:t xml:space="preserve">o autor atribuiu ao elevado número de </w:t>
      </w:r>
      <w:r w:rsidRPr="00DD17F0">
        <w:rPr>
          <w:sz w:val="20"/>
        </w:rPr>
        <w:t>objetivos</w:t>
      </w:r>
      <w:r w:rsidR="00B551D9" w:rsidRPr="00DD17F0">
        <w:rPr>
          <w:sz w:val="20"/>
        </w:rPr>
        <w:t xml:space="preserve"> e </w:t>
      </w:r>
      <w:r w:rsidRPr="00DD17F0">
        <w:rPr>
          <w:sz w:val="20"/>
        </w:rPr>
        <w:t>obstáculos</w:t>
      </w:r>
      <w:r w:rsidR="004A4BCA" w:rsidRPr="00DD17F0">
        <w:rPr>
          <w:sz w:val="20"/>
        </w:rPr>
        <w:t xml:space="preserve"> que o jogo possui</w:t>
      </w:r>
      <w:r w:rsidR="00B551D9" w:rsidRPr="00272860">
        <w:rPr>
          <w:sz w:val="20"/>
        </w:rPr>
        <w:t xml:space="preserve">. Além disso, esse tipo de algoritmo não é suficiente para a versão atual do Furbot, pois além destes itens, ainda deve ser considerado os </w:t>
      </w:r>
      <w:r w:rsidRPr="00272860">
        <w:rPr>
          <w:sz w:val="20"/>
        </w:rPr>
        <w:t>tipos de terreno, itens</w:t>
      </w:r>
      <w:r w:rsidR="0072693D" w:rsidRPr="00272860">
        <w:rPr>
          <w:sz w:val="20"/>
        </w:rPr>
        <w:t xml:space="preserve"> coletados no mapa</w:t>
      </w:r>
      <w:r w:rsidRPr="00272860">
        <w:rPr>
          <w:sz w:val="20"/>
        </w:rPr>
        <w:t xml:space="preserve">, gasto de energia e inimigos </w:t>
      </w:r>
      <w:r w:rsidR="0072693D" w:rsidRPr="00272860">
        <w:rPr>
          <w:sz w:val="20"/>
        </w:rPr>
        <w:t>encontrados.</w:t>
      </w:r>
      <w:r w:rsidRPr="00272860">
        <w:rPr>
          <w:sz w:val="20"/>
        </w:rPr>
        <w:t xml:space="preserve"> </w:t>
      </w:r>
    </w:p>
    <w:p w14:paraId="557EB581" w14:textId="7B95D51D" w:rsidR="001131D2" w:rsidRPr="00272860" w:rsidRDefault="00F236A8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Em relação à</w:t>
      </w:r>
      <w:r w:rsidR="001131D2" w:rsidRPr="00272860">
        <w:rPr>
          <w:sz w:val="20"/>
        </w:rPr>
        <w:t xml:space="preserve"> aplicação a ser desenvolvida, podem existir várias formas de resolver um mesmo exercício no Furbot. Criar um processo automatizado para verificar a melhor solução a partir dos objetivos da fase, proporciona uma referência que os alunos podem seguir para se desafiar a aprimorar suas soluções.</w:t>
      </w:r>
      <w:r w:rsidR="007E5DEF" w:rsidRPr="00272860">
        <w:rPr>
          <w:sz w:val="20"/>
        </w:rPr>
        <w:t xml:space="preserve"> Para gerar a melhor solução, um estudo </w:t>
      </w:r>
      <w:del w:id="52" w:author="Marcel Hugo" w:date="2021-10-12T11:57:00Z">
        <w:r w:rsidR="004A4BCA" w:rsidRPr="00DD17F0" w:rsidDel="006A09CD">
          <w:rPr>
            <w:sz w:val="20"/>
          </w:rPr>
          <w:delText>à</w:delText>
        </w:r>
        <w:r w:rsidR="007E5DEF" w:rsidRPr="00272860" w:rsidDel="006A09CD">
          <w:rPr>
            <w:sz w:val="20"/>
          </w:rPr>
          <w:delText xml:space="preserve"> cerca</w:delText>
        </w:r>
      </w:del>
      <w:ins w:id="53" w:author="Marcel Hugo" w:date="2021-10-12T11:57:00Z">
        <w:r w:rsidR="006A09CD">
          <w:rPr>
            <w:sz w:val="20"/>
          </w:rPr>
          <w:t>acerca</w:t>
        </w:r>
      </w:ins>
      <w:r w:rsidR="007E5DEF" w:rsidRPr="00272860">
        <w:rPr>
          <w:sz w:val="20"/>
        </w:rPr>
        <w:t xml:space="preserve"> dos principais algoritmos utilizados em aprendizagem supervisionada</w:t>
      </w:r>
      <w:r w:rsidR="001131D2" w:rsidRPr="00272860">
        <w:rPr>
          <w:sz w:val="20"/>
        </w:rPr>
        <w:t xml:space="preserve"> </w:t>
      </w:r>
      <w:r w:rsidR="007E5DEF" w:rsidRPr="00272860">
        <w:rPr>
          <w:sz w:val="20"/>
        </w:rPr>
        <w:t>será realizado, observando as revisões bibliográficas mais recentes e dessa forma, será definido o que mais se encaixa no contexto do</w:t>
      </w:r>
      <w:r w:rsidR="003876C1" w:rsidRPr="00272860">
        <w:rPr>
          <w:sz w:val="20"/>
        </w:rPr>
        <w:t>s objetivos</w:t>
      </w:r>
      <w:r w:rsidR="007E5DEF" w:rsidRPr="00272860">
        <w:rPr>
          <w:sz w:val="20"/>
        </w:rPr>
        <w:t xml:space="preserve"> </w:t>
      </w:r>
      <w:r w:rsidR="00AD6997" w:rsidRPr="00272860">
        <w:rPr>
          <w:sz w:val="20"/>
        </w:rPr>
        <w:t>propostos</w:t>
      </w:r>
      <w:r w:rsidR="007E5DEF" w:rsidRPr="00272860">
        <w:rPr>
          <w:sz w:val="20"/>
        </w:rPr>
        <w:t>.</w:t>
      </w:r>
    </w:p>
    <w:p w14:paraId="3916AC9C" w14:textId="224EFCD8" w:rsidR="00A65ADC" w:rsidRPr="00272860" w:rsidRDefault="00CB581F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 xml:space="preserve">Tendo em vista os pontos levantados, torna-se importante para o </w:t>
      </w:r>
      <w:commentRangeStart w:id="54"/>
      <w:r w:rsidRPr="00272860">
        <w:rPr>
          <w:sz w:val="20"/>
        </w:rPr>
        <w:t>desenvolvimento social</w:t>
      </w:r>
      <w:r w:rsidR="003E5684" w:rsidRPr="00272860">
        <w:rPr>
          <w:sz w:val="20"/>
        </w:rPr>
        <w:t xml:space="preserve"> </w:t>
      </w:r>
      <w:commentRangeEnd w:id="54"/>
      <w:r w:rsidR="00002FB9">
        <w:rPr>
          <w:rStyle w:val="Refdecomentrio"/>
        </w:rPr>
        <w:commentReference w:id="54"/>
      </w:r>
      <w:r w:rsidR="003E5684" w:rsidRPr="00272860">
        <w:rPr>
          <w:sz w:val="20"/>
        </w:rPr>
        <w:t xml:space="preserve">a tarefa de instigar e inspirar os alunos a </w:t>
      </w:r>
      <w:commentRangeStart w:id="55"/>
      <w:r w:rsidR="003E5684" w:rsidRPr="00272860">
        <w:rPr>
          <w:sz w:val="20"/>
        </w:rPr>
        <w:t>encontrarem as melhores soluções para os desafios propostos</w:t>
      </w:r>
      <w:commentRangeEnd w:id="55"/>
      <w:r w:rsidR="00C867D0">
        <w:rPr>
          <w:rStyle w:val="Refdecomentrio"/>
        </w:rPr>
        <w:commentReference w:id="55"/>
      </w:r>
      <w:r w:rsidR="006F1417" w:rsidRPr="00272860">
        <w:rPr>
          <w:sz w:val="20"/>
        </w:rPr>
        <w:t xml:space="preserve">. Com isso, é possível </w:t>
      </w:r>
      <w:r w:rsidR="003E5684" w:rsidRPr="00272860">
        <w:rPr>
          <w:sz w:val="20"/>
        </w:rPr>
        <w:t>contribui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</w:t>
      </w:r>
      <w:r w:rsidR="006F1417" w:rsidRPr="00272860">
        <w:rPr>
          <w:sz w:val="20"/>
        </w:rPr>
        <w:t>n</w:t>
      </w:r>
      <w:r w:rsidR="003E5684" w:rsidRPr="00272860">
        <w:rPr>
          <w:sz w:val="20"/>
        </w:rPr>
        <w:t>a formação deles e expandi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o ensino de pensamento computacional desde cedo nas escolas.</w:t>
      </w:r>
      <w:r w:rsidR="00303740" w:rsidRPr="00272860">
        <w:rPr>
          <w:sz w:val="20"/>
        </w:rPr>
        <w:t xml:space="preserve"> </w:t>
      </w:r>
    </w:p>
    <w:p w14:paraId="5343B05E" w14:textId="003390BC" w:rsidR="006F56F4" w:rsidRPr="00272860" w:rsidRDefault="00303740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 xml:space="preserve">Em relação </w:t>
      </w:r>
      <w:r w:rsidR="00042595" w:rsidRPr="00DD17F0">
        <w:rPr>
          <w:sz w:val="20"/>
        </w:rPr>
        <w:t>à</w:t>
      </w:r>
      <w:r w:rsidRPr="00272860">
        <w:rPr>
          <w:sz w:val="20"/>
        </w:rPr>
        <w:t xml:space="preserve"> contribuição tecnológica, </w:t>
      </w:r>
      <w:r w:rsidR="00FA04E9" w:rsidRPr="00272860">
        <w:rPr>
          <w:sz w:val="20"/>
        </w:rPr>
        <w:t>o trabalho proposto pode verificar a viabilidade do</w:t>
      </w:r>
      <w:r w:rsidRPr="00272860">
        <w:rPr>
          <w:sz w:val="20"/>
        </w:rPr>
        <w:t xml:space="preserve">s métodos </w:t>
      </w:r>
      <w:r w:rsidR="00FA04E9" w:rsidRPr="00272860">
        <w:rPr>
          <w:sz w:val="20"/>
        </w:rPr>
        <w:t xml:space="preserve">de </w:t>
      </w:r>
      <w:r w:rsidRPr="00272860">
        <w:rPr>
          <w:sz w:val="20"/>
        </w:rPr>
        <w:t>aprendizagem de máquina</w:t>
      </w:r>
      <w:r w:rsidR="00FA04E9" w:rsidRPr="00272860">
        <w:rPr>
          <w:sz w:val="20"/>
        </w:rPr>
        <w:t xml:space="preserve"> supervisionados no contexto </w:t>
      </w:r>
      <w:r w:rsidR="00A65ADC" w:rsidRPr="00272860">
        <w:rPr>
          <w:sz w:val="20"/>
        </w:rPr>
        <w:t xml:space="preserve">de automatizar a </w:t>
      </w:r>
      <w:del w:id="56" w:author="Marcel Hugo" w:date="2021-10-12T11:58:00Z">
        <w:r w:rsidR="00A65ADC" w:rsidRPr="00272860" w:rsidDel="00F91FA8">
          <w:rPr>
            <w:sz w:val="20"/>
          </w:rPr>
          <w:delText>encontrar os</w:delText>
        </w:r>
      </w:del>
      <w:ins w:id="57" w:author="Marcel Hugo" w:date="2021-10-12T11:58:00Z">
        <w:r w:rsidR="00F91FA8">
          <w:rPr>
            <w:sz w:val="20"/>
          </w:rPr>
          <w:t xml:space="preserve">busca </w:t>
        </w:r>
      </w:ins>
      <w:ins w:id="58" w:author="Marcel Hugo" w:date="2021-10-12T11:59:00Z">
        <w:r w:rsidR="00FD3EA1">
          <w:rPr>
            <w:sz w:val="20"/>
          </w:rPr>
          <w:t>pelos</w:t>
        </w:r>
      </w:ins>
      <w:r w:rsidR="00A65ADC" w:rsidRPr="00272860">
        <w:rPr>
          <w:sz w:val="20"/>
        </w:rPr>
        <w:t xml:space="preserve"> melhores </w:t>
      </w:r>
      <w:r w:rsidR="00A65ADC" w:rsidRPr="00272860">
        <w:rPr>
          <w:sz w:val="20"/>
        </w:rPr>
        <w:lastRenderedPageBreak/>
        <w:t xml:space="preserve">resultados dado os objetivos do jogo, podendo ser utilizado para aprimorar a bonificação dos jogadores e aumentar a </w:t>
      </w:r>
      <w:commentRangeStart w:id="59"/>
      <w:r w:rsidR="00A65ADC" w:rsidRPr="00272860">
        <w:rPr>
          <w:sz w:val="20"/>
        </w:rPr>
        <w:t xml:space="preserve">competitividade </w:t>
      </w:r>
      <w:commentRangeEnd w:id="59"/>
      <w:r w:rsidR="0039752B">
        <w:rPr>
          <w:rStyle w:val="Refdecomentrio"/>
        </w:rPr>
        <w:commentReference w:id="59"/>
      </w:r>
      <w:r w:rsidR="00A65ADC" w:rsidRPr="00272860">
        <w:rPr>
          <w:sz w:val="20"/>
        </w:rPr>
        <w:t>entre</w:t>
      </w:r>
      <w:r w:rsidR="006F56F4" w:rsidRPr="00272860">
        <w:rPr>
          <w:sz w:val="20"/>
        </w:rPr>
        <w:t xml:space="preserve"> eles.</w:t>
      </w:r>
      <w:r w:rsidR="00FA04E9" w:rsidRPr="00272860">
        <w:rPr>
          <w:sz w:val="20"/>
        </w:rPr>
        <w:t xml:space="preserve"> </w:t>
      </w:r>
      <w:r w:rsidR="006F56F4" w:rsidRPr="00272860">
        <w:rPr>
          <w:sz w:val="20"/>
        </w:rPr>
        <w:t xml:space="preserve">No que se refere </w:t>
      </w:r>
      <w:r w:rsidR="00042595" w:rsidRPr="00DD17F0">
        <w:rPr>
          <w:sz w:val="20"/>
        </w:rPr>
        <w:t>à</w:t>
      </w:r>
      <w:r w:rsidR="006F56F4" w:rsidRPr="00272860">
        <w:rPr>
          <w:sz w:val="20"/>
        </w:rPr>
        <w:t xml:space="preserve"> contribuição </w:t>
      </w:r>
      <w:r w:rsidR="00042595" w:rsidRPr="00DD17F0">
        <w:rPr>
          <w:sz w:val="20"/>
        </w:rPr>
        <w:t>pedagógica</w:t>
      </w:r>
      <w:r w:rsidR="007E5DEF" w:rsidRPr="00272860">
        <w:rPr>
          <w:sz w:val="20"/>
        </w:rPr>
        <w:t xml:space="preserve">, desenvolver o recurso proposto pelo presente trabalho dentro do jogo, </w:t>
      </w:r>
      <w:r w:rsidR="00220FBF" w:rsidRPr="00272860">
        <w:rPr>
          <w:sz w:val="20"/>
        </w:rPr>
        <w:t>intensifica os objetivos educacionais d</w:t>
      </w:r>
      <w:r w:rsidR="007E5DEF" w:rsidRPr="00272860">
        <w:rPr>
          <w:sz w:val="20"/>
        </w:rPr>
        <w:t xml:space="preserve">o jogo do </w:t>
      </w:r>
      <w:r w:rsidR="003876C1" w:rsidRPr="00272860">
        <w:rPr>
          <w:sz w:val="20"/>
        </w:rPr>
        <w:t>Furbot</w:t>
      </w:r>
      <w:r w:rsidR="00B05D97" w:rsidRPr="00272860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>cada fase do jogo Furbot</w:t>
      </w:r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334572C0" w:rsidR="00B23DB3" w:rsidRPr="00272860" w:rsidRDefault="000F340F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gerar </w:t>
      </w:r>
      <w:r w:rsidR="008B1FA3" w:rsidRPr="00272860">
        <w:rPr>
          <w:sz w:val="20"/>
        </w:rPr>
        <w:t xml:space="preserve">um </w:t>
      </w:r>
      <w:r w:rsidR="00546A23" w:rsidRPr="00272860">
        <w:rPr>
          <w:sz w:val="20"/>
        </w:rPr>
        <w:t>gabarito</w:t>
      </w:r>
      <w:r w:rsidR="005A4327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com a solução ótima contendo os </w:t>
      </w:r>
      <w:r w:rsidR="005A4327" w:rsidRPr="00272860">
        <w:rPr>
          <w:sz w:val="20"/>
        </w:rPr>
        <w:t>comandos</w:t>
      </w:r>
      <w:r w:rsidRPr="00272860">
        <w:rPr>
          <w:sz w:val="20"/>
        </w:rPr>
        <w:t xml:space="preserve"> sequencia</w:t>
      </w:r>
      <w:r w:rsidR="005A4327" w:rsidRPr="00272860">
        <w:rPr>
          <w:sz w:val="20"/>
        </w:rPr>
        <w:t>is</w:t>
      </w:r>
      <w:r w:rsidRPr="00272860">
        <w:rPr>
          <w:sz w:val="20"/>
        </w:rPr>
        <w:t xml:space="preserve"> que o robô deve </w:t>
      </w:r>
      <w:r w:rsidR="00BD2A26" w:rsidRPr="00272860">
        <w:rPr>
          <w:sz w:val="20"/>
        </w:rPr>
        <w:t>fazer p</w:t>
      </w:r>
      <w:r w:rsidRPr="00272860">
        <w:rPr>
          <w:sz w:val="20"/>
        </w:rPr>
        <w:t xml:space="preserve">ara </w:t>
      </w:r>
      <w:r w:rsidR="008B1FA3" w:rsidRPr="00272860">
        <w:rPr>
          <w:sz w:val="20"/>
        </w:rPr>
        <w:t xml:space="preserve">sair </w:t>
      </w:r>
      <w:r w:rsidR="00DA1A53" w:rsidRPr="00272860">
        <w:rPr>
          <w:sz w:val="20"/>
        </w:rPr>
        <w:t>do</w:t>
      </w:r>
      <w:r w:rsidR="00ED5027" w:rsidRPr="00272860">
        <w:rPr>
          <w:sz w:val="20"/>
        </w:rPr>
        <w:t xml:space="preserve"> ponto de origem </w:t>
      </w:r>
      <w:r w:rsidR="008B1FA3" w:rsidRPr="00272860">
        <w:rPr>
          <w:sz w:val="20"/>
        </w:rPr>
        <w:t>e chegar até o ponto de destino</w:t>
      </w:r>
      <w:r w:rsidR="00AD6ECF" w:rsidRPr="00272860">
        <w:rPr>
          <w:sz w:val="20"/>
        </w:rPr>
        <w:t xml:space="preserve"> (</w:t>
      </w:r>
      <w:r w:rsidR="00877E04" w:rsidRPr="00272860">
        <w:rPr>
          <w:sz w:val="20"/>
        </w:rPr>
        <w:t>RF)</w:t>
      </w:r>
      <w:r w:rsidR="00913D6F" w:rsidRPr="00272860">
        <w:rPr>
          <w:sz w:val="20"/>
        </w:rPr>
        <w:t>;</w:t>
      </w:r>
    </w:p>
    <w:p w14:paraId="6C9AFE8F" w14:textId="4EDA43B8" w:rsidR="00B57EA7" w:rsidRPr="00272860" w:rsidRDefault="006148E9" w:rsidP="00476DE4">
      <w:pPr>
        <w:pStyle w:val="TF-ALNEA"/>
        <w:numPr>
          <w:ilvl w:val="0"/>
          <w:numId w:val="24"/>
        </w:numPr>
        <w:rPr>
          <w:sz w:val="20"/>
        </w:rPr>
      </w:pPr>
      <w:del w:id="60" w:author="Marcel Hugo" w:date="2021-10-12T12:00:00Z">
        <w:r w:rsidRPr="00272860" w:rsidDel="00CD761F">
          <w:rPr>
            <w:sz w:val="20"/>
          </w:rPr>
          <w:delText xml:space="preserve"> </w:delText>
        </w:r>
      </w:del>
      <w:r w:rsidR="009702A3" w:rsidRPr="00272860">
        <w:rPr>
          <w:sz w:val="20"/>
        </w:rPr>
        <w:t xml:space="preserve">comparar </w:t>
      </w:r>
      <w:r w:rsidR="006568CE" w:rsidRPr="00272860">
        <w:rPr>
          <w:sz w:val="20"/>
        </w:rPr>
        <w:t xml:space="preserve">a resolução do </w:t>
      </w:r>
      <w:r w:rsidR="009702A3" w:rsidRPr="00272860">
        <w:rPr>
          <w:sz w:val="20"/>
        </w:rPr>
        <w:t xml:space="preserve">aluno com a gerada pelo algoritmo </w:t>
      </w:r>
      <w:r w:rsidR="00951F92" w:rsidRPr="00272860">
        <w:rPr>
          <w:sz w:val="20"/>
        </w:rPr>
        <w:t>(</w:t>
      </w:r>
      <w:r w:rsidRPr="00272860">
        <w:rPr>
          <w:sz w:val="20"/>
        </w:rPr>
        <w:t>RF);</w:t>
      </w:r>
    </w:p>
    <w:p w14:paraId="775A1DBB" w14:textId="68E29B92" w:rsidR="006C035C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7A3A01" w:rsidRPr="00272860">
        <w:rPr>
          <w:sz w:val="20"/>
        </w:rPr>
        <w:t>implementa</w:t>
      </w:r>
      <w:r w:rsidRPr="00272860">
        <w:rPr>
          <w:sz w:val="20"/>
        </w:rPr>
        <w:t>do</w:t>
      </w:r>
      <w:r w:rsidR="007A3A01" w:rsidRPr="00272860">
        <w:rPr>
          <w:sz w:val="20"/>
        </w:rPr>
        <w:t xml:space="preserve"> na linguagem </w:t>
      </w:r>
      <w:r w:rsidR="009702A3" w:rsidRPr="00272860">
        <w:rPr>
          <w:sz w:val="20"/>
        </w:rPr>
        <w:t xml:space="preserve">C# </w:t>
      </w:r>
      <w:r w:rsidR="006C035C" w:rsidRPr="00272860">
        <w:rPr>
          <w:sz w:val="20"/>
        </w:rPr>
        <w:t>(R</w:t>
      </w:r>
      <w:r w:rsidR="002A3D57" w:rsidRPr="00272860">
        <w:rPr>
          <w:sz w:val="20"/>
        </w:rPr>
        <w:t xml:space="preserve">equisito </w:t>
      </w:r>
      <w:r w:rsidR="00A96677" w:rsidRPr="00272860">
        <w:rPr>
          <w:sz w:val="20"/>
        </w:rPr>
        <w:t>Não Funcional</w:t>
      </w:r>
      <w:r w:rsidR="002A3D57" w:rsidRPr="00272860">
        <w:rPr>
          <w:sz w:val="20"/>
        </w:rPr>
        <w:t xml:space="preserve"> - </w:t>
      </w:r>
      <w:r w:rsidR="00313118" w:rsidRPr="00272860">
        <w:rPr>
          <w:sz w:val="20"/>
        </w:rPr>
        <w:t>R</w:t>
      </w:r>
      <w:r w:rsidR="006C035C" w:rsidRPr="00272860">
        <w:rPr>
          <w:sz w:val="20"/>
        </w:rPr>
        <w:t>NF);</w:t>
      </w:r>
    </w:p>
    <w:p w14:paraId="5FB482EA" w14:textId="39C2D3CF" w:rsidR="007A3A01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6C035C" w:rsidRPr="00272860">
        <w:rPr>
          <w:sz w:val="20"/>
        </w:rPr>
        <w:t>implementa</w:t>
      </w:r>
      <w:r w:rsidRPr="00272860">
        <w:rPr>
          <w:sz w:val="20"/>
        </w:rPr>
        <w:t xml:space="preserve">do </w:t>
      </w:r>
      <w:r w:rsidR="00D60ADB" w:rsidRPr="00272860">
        <w:rPr>
          <w:sz w:val="20"/>
        </w:rPr>
        <w:t>n</w:t>
      </w:r>
      <w:r w:rsidRPr="00272860">
        <w:rPr>
          <w:sz w:val="20"/>
        </w:rPr>
        <w:t xml:space="preserve">o </w:t>
      </w:r>
      <w:r w:rsidR="007A3A01" w:rsidRPr="00272860">
        <w:rPr>
          <w:sz w:val="20"/>
        </w:rPr>
        <w:t xml:space="preserve">ambiente de desenvolvimento </w:t>
      </w:r>
      <w:r w:rsidR="009702A3" w:rsidRPr="00272860">
        <w:rPr>
          <w:sz w:val="20"/>
        </w:rPr>
        <w:t xml:space="preserve">Visual Studio </w:t>
      </w:r>
      <w:r w:rsidR="007A3A01" w:rsidRPr="00272860">
        <w:rPr>
          <w:sz w:val="20"/>
        </w:rPr>
        <w:t>(RNF</w:t>
      </w:r>
      <w:r w:rsidR="00D57243" w:rsidRPr="00272860">
        <w:rPr>
          <w:sz w:val="20"/>
        </w:rPr>
        <w:t>);</w:t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commentRangeStart w:id="61"/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  <w:commentRangeEnd w:id="61"/>
      <w:r w:rsidR="00A14E52">
        <w:rPr>
          <w:rStyle w:val="Refdecomentrio"/>
        </w:rPr>
        <w:commentReference w:id="61"/>
      </w:r>
    </w:p>
    <w:p w14:paraId="6E3B8410" w14:textId="42CF4039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supervisionada 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642E985E" w:rsidR="00AA1E2C" w:rsidRPr="00272860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elicitação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26463968" w14:textId="63CEDCE6" w:rsidR="000E19E6" w:rsidRPr="00272860" w:rsidRDefault="00BE2721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="00150FA4" w:rsidRPr="00272860">
        <w:rPr>
          <w:color w:val="000000"/>
          <w:sz w:val="20"/>
        </w:rPr>
        <w:t xml:space="preserve">formalizar as funcionalidades do projeto através de diagramas de </w:t>
      </w:r>
      <w:r w:rsidR="00C519BF" w:rsidRPr="00272860">
        <w:rPr>
          <w:color w:val="000000"/>
          <w:sz w:val="20"/>
        </w:rPr>
        <w:t xml:space="preserve">casos de uso, de </w:t>
      </w:r>
      <w:r w:rsidR="00150FA4" w:rsidRPr="00272860">
        <w:rPr>
          <w:color w:val="000000"/>
          <w:sz w:val="20"/>
        </w:rPr>
        <w:t>classe</w:t>
      </w:r>
      <w:r w:rsidR="00C519BF" w:rsidRPr="00272860">
        <w:rPr>
          <w:color w:val="000000"/>
          <w:sz w:val="20"/>
        </w:rPr>
        <w:t>,</w:t>
      </w:r>
      <w:r w:rsidR="00150FA4" w:rsidRPr="00272860">
        <w:rPr>
          <w:color w:val="000000"/>
          <w:sz w:val="20"/>
        </w:rPr>
        <w:t xml:space="preserve"> de atividade</w:t>
      </w:r>
      <w:r w:rsidR="00C519BF" w:rsidRPr="00272860">
        <w:rPr>
          <w:color w:val="000000"/>
          <w:sz w:val="20"/>
        </w:rPr>
        <w:t xml:space="preserve"> e de componentes</w:t>
      </w:r>
      <w:r w:rsidR="00150FA4" w:rsidRPr="00272860">
        <w:rPr>
          <w:color w:val="000000"/>
          <w:sz w:val="20"/>
        </w:rPr>
        <w:t xml:space="preserve"> da </w:t>
      </w:r>
      <w:r w:rsidR="00C519BF" w:rsidRPr="00272860">
        <w:rPr>
          <w:color w:val="000000"/>
          <w:sz w:val="20"/>
        </w:rPr>
        <w:t>Unified Modeling Language (</w:t>
      </w:r>
      <w:r w:rsidR="00150FA4" w:rsidRPr="00272860">
        <w:rPr>
          <w:color w:val="000000"/>
          <w:sz w:val="20"/>
        </w:rPr>
        <w:t>UML</w:t>
      </w:r>
      <w:r w:rsidR="00C519BF" w:rsidRPr="00272860">
        <w:rPr>
          <w:color w:val="000000"/>
          <w:sz w:val="20"/>
        </w:rPr>
        <w:t>)</w:t>
      </w:r>
      <w:r w:rsidR="00150FA4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utilizando a </w:t>
      </w:r>
      <w:r w:rsidR="00481C96" w:rsidRPr="00272860">
        <w:rPr>
          <w:sz w:val="20"/>
        </w:rPr>
        <w:t>ferramenta</w:t>
      </w:r>
      <w:r w:rsidR="001840C4" w:rsidRPr="00272860">
        <w:rPr>
          <w:sz w:val="20"/>
        </w:rPr>
        <w:t xml:space="preserve"> </w:t>
      </w:r>
      <w:r w:rsidR="00FB1A9C" w:rsidRPr="00272860">
        <w:rPr>
          <w:sz w:val="20"/>
        </w:rPr>
        <w:t>LucidChart</w:t>
      </w:r>
      <w:r w:rsidR="003327CC" w:rsidRPr="00272860">
        <w:rPr>
          <w:sz w:val="20"/>
        </w:rPr>
        <w:t>;</w:t>
      </w:r>
    </w:p>
    <w:p w14:paraId="68CE9FCD" w14:textId="4BB7890F" w:rsidR="001840C4" w:rsidRPr="00272860" w:rsidRDefault="00D34400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i</w:t>
      </w:r>
      <w:r w:rsidR="004023A0" w:rsidRPr="00272860">
        <w:rPr>
          <w:sz w:val="20"/>
        </w:rPr>
        <w:t>mplementação:</w:t>
      </w:r>
      <w:r w:rsidR="009B3381" w:rsidRPr="00272860">
        <w:rPr>
          <w:sz w:val="20"/>
        </w:rPr>
        <w:t xml:space="preserve"> implementar</w:t>
      </w:r>
      <w:r w:rsidR="00D0415A" w:rsidRPr="00272860">
        <w:rPr>
          <w:sz w:val="20"/>
        </w:rPr>
        <w:t xml:space="preserve"> </w:t>
      </w:r>
      <w:r w:rsidR="0051709F" w:rsidRPr="00272860">
        <w:rPr>
          <w:sz w:val="20"/>
        </w:rPr>
        <w:t>algoritmos</w:t>
      </w:r>
      <w:r w:rsidR="002A7F06" w:rsidRPr="00272860">
        <w:rPr>
          <w:sz w:val="20"/>
        </w:rPr>
        <w:t xml:space="preserve"> para geração </w:t>
      </w:r>
      <w:r w:rsidR="009702A3" w:rsidRPr="00272860">
        <w:rPr>
          <w:sz w:val="20"/>
        </w:rPr>
        <w:t>da melhor solução</w:t>
      </w:r>
      <w:r w:rsidR="00D0415A" w:rsidRPr="00272860">
        <w:rPr>
          <w:sz w:val="20"/>
        </w:rPr>
        <w:t xml:space="preserve">, </w:t>
      </w:r>
      <w:r w:rsidR="0083252F" w:rsidRPr="00272860">
        <w:rPr>
          <w:sz w:val="20"/>
        </w:rPr>
        <w:t xml:space="preserve">utilizando a linguagem </w:t>
      </w:r>
      <w:r w:rsidR="009702A3" w:rsidRPr="00272860">
        <w:rPr>
          <w:sz w:val="20"/>
        </w:rPr>
        <w:t xml:space="preserve">C# </w:t>
      </w:r>
      <w:r w:rsidR="0083252F" w:rsidRPr="00272860">
        <w:rPr>
          <w:sz w:val="20"/>
        </w:rPr>
        <w:t xml:space="preserve">no ambiente de desenvolvimento </w:t>
      </w:r>
      <w:r w:rsidR="009702A3" w:rsidRPr="00272860">
        <w:rPr>
          <w:sz w:val="20"/>
        </w:rPr>
        <w:t>Visual Studio</w:t>
      </w:r>
      <w:r w:rsidR="00F50FDB" w:rsidRPr="00272860">
        <w:rPr>
          <w:sz w:val="20"/>
        </w:rPr>
        <w:t>;</w:t>
      </w:r>
    </w:p>
    <w:p w14:paraId="626C14CB" w14:textId="6F235864" w:rsidR="0059339A" w:rsidRPr="00DD17F0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commentRangeStart w:id="62"/>
      <w:r w:rsidR="000A66C7" w:rsidRPr="00DD17F0">
        <w:rPr>
          <w:sz w:val="20"/>
        </w:rPr>
        <w:t>e</w:t>
      </w:r>
      <w:r w:rsidR="00F50FDB" w:rsidRPr="00DD17F0">
        <w:rPr>
          <w:sz w:val="20"/>
        </w:rPr>
        <w:t xml:space="preserve">laborar e efetuar </w:t>
      </w:r>
      <w:r w:rsidR="009702A3" w:rsidRPr="00DD17F0">
        <w:rPr>
          <w:sz w:val="20"/>
        </w:rPr>
        <w:t xml:space="preserve">testes comparando a solução gerada pelo algoritmo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0B1B78" w:rsidRPr="00DD17F0">
        <w:rPr>
          <w:sz w:val="20"/>
        </w:rPr>
        <w:t>, medindo quantos passos de diferença existem</w:t>
      </w:r>
      <w:commentRangeEnd w:id="62"/>
      <w:r w:rsidR="008A69A3">
        <w:rPr>
          <w:rStyle w:val="Refdecomentrio"/>
        </w:rPr>
        <w:commentReference w:id="62"/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05355A50" w:rsidR="009B766C" w:rsidRPr="00272860" w:rsidRDefault="0025584B" w:rsidP="0025584B">
      <w:pPr>
        <w:pStyle w:val="TF-TEXTO"/>
        <w:rPr>
          <w:sz w:val="20"/>
        </w:rPr>
      </w:pPr>
      <w:r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Pr="00272860">
        <w:rPr>
          <w:sz w:val="20"/>
        </w:rPr>
        <w:t>.</w:t>
      </w:r>
    </w:p>
    <w:p w14:paraId="4AAD9AC1" w14:textId="33EF9F89" w:rsidR="00451B94" w:rsidRPr="00272860" w:rsidRDefault="0060060C" w:rsidP="0060060C">
      <w:pPr>
        <w:pStyle w:val="TF-LEGENDA-Ilustracao"/>
        <w:rPr>
          <w:sz w:val="20"/>
        </w:rPr>
      </w:pPr>
      <w:bookmarkStart w:id="63" w:name="_Ref98650273"/>
      <w:r w:rsidRPr="00272860">
        <w:rPr>
          <w:sz w:val="20"/>
        </w:rPr>
        <w:t xml:space="preserve">Quadro </w:t>
      </w:r>
      <w:bookmarkEnd w:id="63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272860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272860" w:rsidRDefault="00451B94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E088E01" w:rsidR="00451B94" w:rsidRPr="00272860" w:rsidRDefault="008F2C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20</w:t>
            </w:r>
            <w:r w:rsidR="006568CE" w:rsidRPr="00272860">
              <w:rPr>
                <w:sz w:val="20"/>
              </w:rPr>
              <w:t>21</w:t>
            </w:r>
          </w:p>
        </w:tc>
      </w:tr>
      <w:tr w:rsidR="00532001" w:rsidRPr="00272860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ago.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set.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out.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nov.</w:t>
            </w:r>
          </w:p>
        </w:tc>
      </w:tr>
      <w:tr w:rsidR="00532001" w:rsidRPr="00272860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</w:tr>
      <w:tr w:rsidR="00532001" w:rsidRPr="00272860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272860" w:rsidRDefault="00532001" w:rsidP="00DE72B0">
            <w:pPr>
              <w:pStyle w:val="TF-TEXTOQUADRO"/>
              <w:rPr>
                <w:bCs/>
                <w:sz w:val="20"/>
              </w:rPr>
            </w:pPr>
            <w:r w:rsidRPr="00272860">
              <w:rPr>
                <w:sz w:val="20"/>
              </w:rPr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elicitação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</w:tcPr>
          <w:p w14:paraId="3D0EF3A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</w:tbl>
    <w:p w14:paraId="15DA454A" w14:textId="49E678BB" w:rsidR="00FC4A9F" w:rsidRPr="00272860" w:rsidRDefault="00532001" w:rsidP="00FC4A9F">
      <w:pPr>
        <w:pStyle w:val="TF-FONTE"/>
      </w:pPr>
      <w:r w:rsidRPr="00272860">
        <w:t xml:space="preserve">     </w:t>
      </w:r>
      <w:r w:rsidR="00FC4A9F" w:rsidRPr="00272860">
        <w:t xml:space="preserve">Fonte: elaborado </w:t>
      </w:r>
      <w:r w:rsidR="006F5581" w:rsidRPr="00272860">
        <w:t>pel</w:t>
      </w:r>
      <w:r w:rsidR="006568CE" w:rsidRPr="00272860">
        <w:t>o</w:t>
      </w:r>
      <w:r w:rsidR="006F5581" w:rsidRPr="00272860">
        <w:t xml:space="preserve"> </w:t>
      </w:r>
      <w:r w:rsidR="00FC4A9F" w:rsidRPr="00272860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r w:rsidR="00414E31" w:rsidRPr="00272860">
        <w:rPr>
          <w:sz w:val="20"/>
        </w:rPr>
        <w:t xml:space="preserve">Scaico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35"/>
    <w:bookmarkEnd w:id="36"/>
    <w:bookmarkEnd w:id="37"/>
    <w:bookmarkEnd w:id="38"/>
    <w:bookmarkEnd w:id="39"/>
    <w:bookmarkEnd w:id="40"/>
    <w:bookmarkEnd w:id="41"/>
    <w:p w14:paraId="2E03A207" w14:textId="00A3673C" w:rsidR="002727B8" w:rsidRPr="00272860" w:rsidRDefault="00196A12" w:rsidP="002727B8">
      <w:pPr>
        <w:pStyle w:val="TF-TEXTO"/>
        <w:rPr>
          <w:sz w:val="20"/>
        </w:rPr>
      </w:pPr>
      <w:r w:rsidRPr="00272860">
        <w:rPr>
          <w:sz w:val="20"/>
        </w:rPr>
        <w:t>Fundamentos da computação, agregados ao pensamento crítico</w:t>
      </w:r>
      <w:ins w:id="64" w:author="Marcel Hugo" w:date="2021-10-12T12:06:00Z">
        <w:r w:rsidR="00DB2548">
          <w:rPr>
            <w:sz w:val="20"/>
          </w:rPr>
          <w:t>,</w:t>
        </w:r>
      </w:ins>
      <w:r w:rsidRPr="00272860">
        <w:rPr>
          <w:sz w:val="20"/>
        </w:rPr>
        <w:t xml:space="preserve"> definem um m</w:t>
      </w:r>
      <w:r w:rsidR="00BD2D5B" w:rsidRPr="00272860">
        <w:rPr>
          <w:sz w:val="20"/>
        </w:rPr>
        <w:t>é</w:t>
      </w:r>
      <w:r w:rsidRPr="00272860">
        <w:rPr>
          <w:sz w:val="20"/>
        </w:rPr>
        <w:t>todo para solucionar problemas</w:t>
      </w:r>
      <w:del w:id="65" w:author="Marcel Hugo" w:date="2021-10-12T12:06:00Z">
        <w:r w:rsidRPr="00272860" w:rsidDel="00245E1A">
          <w:rPr>
            <w:sz w:val="20"/>
          </w:rPr>
          <w:delText>,</w:delText>
        </w:r>
      </w:del>
      <w:r w:rsidRPr="00272860">
        <w:rPr>
          <w:sz w:val="20"/>
        </w:rPr>
        <w:t xml:space="preserve"> intitulado </w:t>
      </w:r>
      <w:r w:rsidR="00F144EC" w:rsidRPr="00272860">
        <w:rPr>
          <w:sz w:val="20"/>
        </w:rPr>
        <w:t xml:space="preserve">Pensamento Computacional </w:t>
      </w:r>
      <w:r w:rsidRPr="00272860">
        <w:rPr>
          <w:sz w:val="20"/>
        </w:rPr>
        <w:t xml:space="preserve">(PC) </w:t>
      </w:r>
      <w:r w:rsidR="00F144EC" w:rsidRPr="00272860">
        <w:rPr>
          <w:sz w:val="20"/>
        </w:rPr>
        <w:t xml:space="preserve">(WING, </w:t>
      </w:r>
      <w:r w:rsidRPr="00272860">
        <w:rPr>
          <w:sz w:val="20"/>
        </w:rPr>
        <w:t>2006</w:t>
      </w:r>
      <w:r w:rsidR="00F144EC" w:rsidRPr="00272860">
        <w:rPr>
          <w:sz w:val="20"/>
        </w:rPr>
        <w:t xml:space="preserve">). </w:t>
      </w:r>
      <w:r w:rsidRPr="00272860">
        <w:rPr>
          <w:sz w:val="20"/>
        </w:rPr>
        <w:t>Esta perspectiva argumenta que a cultura do computador ajuda a sociedade a aprender, mas especialmente</w:t>
      </w:r>
      <w:r w:rsidR="00106B0C" w:rsidRPr="00272860">
        <w:rPr>
          <w:sz w:val="20"/>
        </w:rPr>
        <w:t xml:space="preserve">, possibilita </w:t>
      </w:r>
      <w:r w:rsidRPr="00272860">
        <w:rPr>
          <w:sz w:val="20"/>
        </w:rPr>
        <w:t xml:space="preserve">uma nova </w:t>
      </w:r>
      <w:r w:rsidR="00106B0C" w:rsidRPr="00272860">
        <w:rPr>
          <w:sz w:val="20"/>
        </w:rPr>
        <w:t xml:space="preserve">forma </w:t>
      </w:r>
      <w:r w:rsidRPr="00272860">
        <w:rPr>
          <w:sz w:val="20"/>
        </w:rPr>
        <w:t>de aprender a aprender</w:t>
      </w:r>
      <w:r w:rsidR="00414E31" w:rsidRPr="00272860">
        <w:rPr>
          <w:sz w:val="20"/>
        </w:rPr>
        <w:t xml:space="preserve"> (LU; FLETCHER, 2009)</w:t>
      </w:r>
      <w:r w:rsidRPr="00272860">
        <w:rPr>
          <w:sz w:val="20"/>
        </w:rPr>
        <w:t xml:space="preserve">. O PC </w:t>
      </w:r>
      <w:r w:rsidR="00106B0C" w:rsidRPr="00272860">
        <w:rPr>
          <w:sz w:val="20"/>
        </w:rPr>
        <w:t>é</w:t>
      </w:r>
      <w:r w:rsidRPr="00272860">
        <w:rPr>
          <w:sz w:val="20"/>
        </w:rPr>
        <w:t xml:space="preserve"> um </w:t>
      </w:r>
      <w:r w:rsidR="00106B0C" w:rsidRPr="00272860">
        <w:rPr>
          <w:sz w:val="20"/>
        </w:rPr>
        <w:t>método</w:t>
      </w:r>
      <w:r w:rsidRPr="00272860">
        <w:rPr>
          <w:sz w:val="20"/>
        </w:rPr>
        <w:t xml:space="preserve"> para </w:t>
      </w:r>
      <w:r w:rsidR="00106B0C" w:rsidRPr="00272860">
        <w:rPr>
          <w:sz w:val="20"/>
        </w:rPr>
        <w:t>solução</w:t>
      </w:r>
      <w:r w:rsidRPr="00272860">
        <w:rPr>
          <w:sz w:val="20"/>
        </w:rPr>
        <w:t xml:space="preserve"> de problemas que utiliza os </w:t>
      </w:r>
      <w:r w:rsidR="00106B0C" w:rsidRPr="00272860">
        <w:rPr>
          <w:sz w:val="20"/>
        </w:rPr>
        <w:t xml:space="preserve">princípios </w:t>
      </w:r>
      <w:r w:rsidRPr="00272860">
        <w:rPr>
          <w:sz w:val="20"/>
        </w:rPr>
        <w:t xml:space="preserve">e </w:t>
      </w:r>
      <w:r w:rsidR="00106B0C" w:rsidRPr="00272860">
        <w:rPr>
          <w:sz w:val="20"/>
        </w:rPr>
        <w:t>técnicas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Ciência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Computação</w:t>
      </w:r>
      <w:r w:rsidRPr="00272860">
        <w:rPr>
          <w:sz w:val="20"/>
        </w:rPr>
        <w:t xml:space="preserve">. </w:t>
      </w:r>
    </w:p>
    <w:p w14:paraId="2F9E11EF" w14:textId="77E4E673" w:rsidR="008D5F84" w:rsidRPr="00272860" w:rsidRDefault="00703CE5" w:rsidP="00CC4DED">
      <w:pPr>
        <w:pStyle w:val="TF-TEXTO"/>
        <w:rPr>
          <w:sz w:val="20"/>
        </w:rPr>
      </w:pPr>
      <w:r w:rsidRPr="00272860">
        <w:rPr>
          <w:sz w:val="20"/>
        </w:rPr>
        <w:t xml:space="preserve">Segundo </w:t>
      </w:r>
      <w:r w:rsidR="00414E31" w:rsidRPr="00272860">
        <w:rPr>
          <w:sz w:val="20"/>
        </w:rPr>
        <w:t>Ribeiro, Foss e Cavalheiro (2017)</w:t>
      </w:r>
      <w:r w:rsidRPr="00272860">
        <w:rPr>
          <w:sz w:val="20"/>
        </w:rPr>
        <w:t>, a</w:t>
      </w:r>
      <w:r w:rsidR="00130444" w:rsidRPr="00272860">
        <w:rPr>
          <w:sz w:val="20"/>
        </w:rPr>
        <w:t xml:space="preserve">s três </w:t>
      </w:r>
      <w:r w:rsidR="00266623" w:rsidRPr="00272860">
        <w:rPr>
          <w:sz w:val="20"/>
        </w:rPr>
        <w:t xml:space="preserve">habilidades </w:t>
      </w:r>
      <w:r w:rsidR="00130444" w:rsidRPr="00272860">
        <w:rPr>
          <w:sz w:val="20"/>
        </w:rPr>
        <w:t xml:space="preserve">básicas que fundamentam o PC são:  </w:t>
      </w:r>
      <w:r w:rsidR="00266623" w:rsidRPr="00272860">
        <w:rPr>
          <w:sz w:val="20"/>
        </w:rPr>
        <w:t>abstração, automação e</w:t>
      </w:r>
      <w:r w:rsidR="00130444" w:rsidRPr="00272860">
        <w:rPr>
          <w:sz w:val="20"/>
        </w:rPr>
        <w:t xml:space="preserve"> análise.  A habilidade de abstração </w:t>
      </w:r>
      <w:r w:rsidR="00266623" w:rsidRPr="00272860">
        <w:rPr>
          <w:sz w:val="20"/>
        </w:rPr>
        <w:t>se associa</w:t>
      </w:r>
      <w:r w:rsidR="00130444" w:rsidRPr="00272860">
        <w:rPr>
          <w:sz w:val="20"/>
        </w:rPr>
        <w:t xml:space="preserve"> a </w:t>
      </w:r>
      <w:r w:rsidR="00266623" w:rsidRPr="00272860">
        <w:rPr>
          <w:sz w:val="20"/>
        </w:rPr>
        <w:t xml:space="preserve">aptidão </w:t>
      </w:r>
      <w:r w:rsidR="00130444" w:rsidRPr="00272860">
        <w:rPr>
          <w:sz w:val="20"/>
        </w:rPr>
        <w:t>de o indivíduo extrair</w:t>
      </w:r>
      <w:r w:rsidR="00266623" w:rsidRPr="00272860">
        <w:rPr>
          <w:sz w:val="20"/>
        </w:rPr>
        <w:t xml:space="preserve"> somente os</w:t>
      </w:r>
      <w:r w:rsidR="00130444" w:rsidRPr="00272860">
        <w:rPr>
          <w:sz w:val="20"/>
        </w:rPr>
        <w:t xml:space="preserve"> </w:t>
      </w:r>
      <w:r w:rsidR="00266623" w:rsidRPr="00272860">
        <w:rPr>
          <w:sz w:val="20"/>
        </w:rPr>
        <w:t xml:space="preserve">aspectos </w:t>
      </w:r>
      <w:r w:rsidR="00130444" w:rsidRPr="00272860">
        <w:rPr>
          <w:sz w:val="20"/>
        </w:rPr>
        <w:t xml:space="preserve">mais </w:t>
      </w:r>
      <w:r w:rsidR="00266623" w:rsidRPr="00272860">
        <w:rPr>
          <w:sz w:val="20"/>
        </w:rPr>
        <w:t xml:space="preserve">relevantes </w:t>
      </w:r>
      <w:r w:rsidR="00130444" w:rsidRPr="00272860">
        <w:rPr>
          <w:sz w:val="20"/>
        </w:rPr>
        <w:t>de um problema para chegar a uma solução.</w:t>
      </w:r>
      <w:r w:rsidR="00266623" w:rsidRPr="00272860">
        <w:rPr>
          <w:sz w:val="20"/>
        </w:rPr>
        <w:t xml:space="preserve"> </w:t>
      </w:r>
      <w:r w:rsidR="00130444" w:rsidRPr="00272860">
        <w:rPr>
          <w:sz w:val="20"/>
        </w:rPr>
        <w:t xml:space="preserve">A habilidade de </w:t>
      </w:r>
      <w:r w:rsidR="00266623" w:rsidRPr="00272860">
        <w:rPr>
          <w:sz w:val="20"/>
        </w:rPr>
        <w:t>automação</w:t>
      </w:r>
      <w:r w:rsidR="00130444" w:rsidRPr="00272860">
        <w:rPr>
          <w:sz w:val="20"/>
        </w:rPr>
        <w:t xml:space="preserve">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 </w:t>
      </w:r>
      <w:r w:rsidR="001B48EE" w:rsidRPr="00272860">
        <w:rPr>
          <w:sz w:val="20"/>
        </w:rPr>
        <w:t xml:space="preserve">aptidão </w:t>
      </w:r>
      <w:r w:rsidR="00130444" w:rsidRPr="00272860">
        <w:rPr>
          <w:sz w:val="20"/>
        </w:rPr>
        <w:t xml:space="preserve">de utilização </w:t>
      </w:r>
      <w:r w:rsidR="001B48EE" w:rsidRPr="00272860">
        <w:rPr>
          <w:sz w:val="20"/>
        </w:rPr>
        <w:t>um</w:t>
      </w:r>
      <w:r w:rsidR="00130444" w:rsidRPr="00272860">
        <w:rPr>
          <w:sz w:val="20"/>
        </w:rPr>
        <w:t xml:space="preserve"> meio eletrônico que </w:t>
      </w:r>
      <w:r w:rsidR="001B48EE" w:rsidRPr="00272860">
        <w:rPr>
          <w:sz w:val="20"/>
        </w:rPr>
        <w:t xml:space="preserve">é capaz de </w:t>
      </w:r>
      <w:r w:rsidR="00130444" w:rsidRPr="00272860">
        <w:rPr>
          <w:sz w:val="20"/>
        </w:rPr>
        <w:t xml:space="preserve">substituir o trabalho de um ser humano e a habilidade de análise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ao estudo dos resultados </w:t>
      </w:r>
      <w:r w:rsidR="001B48EE" w:rsidRPr="00272860">
        <w:rPr>
          <w:sz w:val="20"/>
        </w:rPr>
        <w:t xml:space="preserve">criados </w:t>
      </w:r>
      <w:r w:rsidR="00130444" w:rsidRPr="00272860">
        <w:rPr>
          <w:sz w:val="20"/>
        </w:rPr>
        <w:t>pela automação</w:t>
      </w:r>
      <w:r w:rsidRPr="00272860">
        <w:rPr>
          <w:sz w:val="20"/>
        </w:rPr>
        <w:t>.</w:t>
      </w:r>
      <w:r w:rsidR="00DD2621" w:rsidRPr="00272860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Brackmann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66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Pr="00272860" w:rsidRDefault="00B67D52" w:rsidP="00D20FC6">
      <w:pPr>
        <w:pStyle w:val="TF-TEXTO"/>
        <w:rPr>
          <w:sz w:val="20"/>
        </w:rPr>
      </w:pPr>
      <w:r w:rsidRPr="00272860">
        <w:rPr>
          <w:sz w:val="20"/>
        </w:rPr>
        <w:t>A aprendizagem de máquina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é dividida em </w:t>
      </w:r>
      <w:r w:rsidR="0017675B" w:rsidRPr="00272860">
        <w:rPr>
          <w:sz w:val="20"/>
        </w:rPr>
        <w:t xml:space="preserve">três </w:t>
      </w:r>
      <w:r w:rsidRPr="00272860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0017675B" w:rsidRPr="00272860">
        <w:rPr>
          <w:sz w:val="20"/>
        </w:rPr>
        <w:t>;</w:t>
      </w:r>
      <w:r w:rsidRPr="00272860">
        <w:rPr>
          <w:sz w:val="20"/>
        </w:rPr>
        <w:t xml:space="preserve"> </w:t>
      </w:r>
      <w:r w:rsidR="0017675B" w:rsidRPr="00272860">
        <w:rPr>
          <w:sz w:val="20"/>
        </w:rPr>
        <w:t xml:space="preserve">a </w:t>
      </w:r>
      <w:r w:rsidRPr="00272860">
        <w:rPr>
          <w:sz w:val="20"/>
        </w:rPr>
        <w:t xml:space="preserve">aprendizagem não supervisionada, que encontra padrões ocultos ou estruturas </w:t>
      </w:r>
      <w:r w:rsidR="00C16380" w:rsidRPr="00272860">
        <w:rPr>
          <w:sz w:val="20"/>
        </w:rPr>
        <w:t xml:space="preserve">específicas </w:t>
      </w:r>
      <w:r w:rsidRPr="00272860">
        <w:rPr>
          <w:sz w:val="20"/>
        </w:rPr>
        <w:t>a partir de dados de entrada</w:t>
      </w:r>
      <w:r w:rsidR="00CC4DED" w:rsidRPr="00272860">
        <w:rPr>
          <w:sz w:val="20"/>
        </w:rPr>
        <w:t>;</w:t>
      </w:r>
      <w:r w:rsidR="0017675B" w:rsidRPr="00272860">
        <w:rPr>
          <w:sz w:val="20"/>
        </w:rPr>
        <w:t xml:space="preserve"> e a aprendizagem por reforço, que utiliza um sistema de recompensas ou punições para se aperfeiçoar no ambiente que se encontra</w:t>
      </w:r>
      <w:r w:rsidR="000B79C5" w:rsidRPr="00272860">
        <w:rPr>
          <w:sz w:val="20"/>
        </w:rPr>
        <w:t xml:space="preserve"> (</w:t>
      </w:r>
      <w:r w:rsidR="00E065D2" w:rsidRPr="00272860">
        <w:rPr>
          <w:sz w:val="20"/>
        </w:rPr>
        <w:t>NORVIG, RUSSELL, 2014</w:t>
      </w:r>
      <w:r w:rsidR="000B79C5" w:rsidRPr="00272860">
        <w:rPr>
          <w:sz w:val="20"/>
        </w:rPr>
        <w:t>)</w:t>
      </w:r>
      <w:r w:rsidRPr="00272860">
        <w:rPr>
          <w:sz w:val="20"/>
        </w:rPr>
        <w:t>.</w:t>
      </w:r>
      <w:r w:rsidR="00204FE5" w:rsidRPr="00272860">
        <w:rPr>
          <w:sz w:val="20"/>
        </w:rPr>
        <w:t xml:space="preserve"> </w:t>
      </w:r>
    </w:p>
    <w:p w14:paraId="1143F13E" w14:textId="2BCDD05A" w:rsidR="002D3B2A" w:rsidRPr="00272860" w:rsidRDefault="0085607E" w:rsidP="00D20FC6">
      <w:pPr>
        <w:pStyle w:val="TF-TEXTO"/>
        <w:rPr>
          <w:sz w:val="20"/>
        </w:rPr>
      </w:pPr>
      <w:bookmarkStart w:id="67" w:name="_Hlk73124771"/>
      <w:bookmarkEnd w:id="66"/>
      <w:r w:rsidRPr="00272860">
        <w:rPr>
          <w:sz w:val="20"/>
        </w:rPr>
        <w:t xml:space="preserve">Como </w:t>
      </w:r>
      <w:r w:rsidR="000B79C5" w:rsidRPr="00272860">
        <w:rPr>
          <w:sz w:val="20"/>
        </w:rPr>
        <w:t xml:space="preserve">aponta </w:t>
      </w:r>
      <w:r w:rsidRPr="00272860">
        <w:rPr>
          <w:sz w:val="20"/>
        </w:rPr>
        <w:t>Bueno (2018), o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intuito </w:t>
      </w:r>
      <w:r w:rsidR="002D3B2A" w:rsidRPr="00272860">
        <w:rPr>
          <w:sz w:val="20"/>
        </w:rPr>
        <w:t xml:space="preserve">da aprendizagem supervisionada é construir um modelo que faça previsões baseadas em evidências na presença de incerteza. </w:t>
      </w:r>
      <w:r w:rsidR="00020649" w:rsidRPr="00272860">
        <w:rPr>
          <w:sz w:val="20"/>
        </w:rPr>
        <w:t>Nesta</w:t>
      </w:r>
      <w:r w:rsidR="002D3B2A" w:rsidRPr="00272860">
        <w:rPr>
          <w:sz w:val="20"/>
        </w:rPr>
        <w:t xml:space="preserve"> técnica, um programa de computador pode “aprender” a partir de observações. </w:t>
      </w:r>
      <w:r w:rsidR="00020649" w:rsidRPr="00272860">
        <w:rPr>
          <w:sz w:val="20"/>
        </w:rPr>
        <w:t xml:space="preserve">Conforme </w:t>
      </w:r>
      <w:r w:rsidR="002D3B2A" w:rsidRPr="00272860">
        <w:rPr>
          <w:sz w:val="20"/>
        </w:rPr>
        <w:t xml:space="preserve">exposto a mais observações, o programa melhora seu desempenho preditivo. Especificamente, um </w:t>
      </w:r>
      <w:commentRangeStart w:id="68"/>
      <w:r w:rsidR="002D3B2A" w:rsidRPr="00272860">
        <w:rPr>
          <w:sz w:val="20"/>
        </w:rPr>
        <w:t xml:space="preserve">algoritmo de aprendizagem supervisionada </w:t>
      </w:r>
      <w:commentRangeEnd w:id="68"/>
      <w:r w:rsidR="00C6555A">
        <w:rPr>
          <w:rStyle w:val="Refdecomentrio"/>
        </w:rPr>
        <w:commentReference w:id="68"/>
      </w:r>
      <w:r w:rsidR="002D3B2A" w:rsidRPr="00272860">
        <w:rPr>
          <w:sz w:val="20"/>
        </w:rPr>
        <w:t>recebe um conjunto conhecido de dados de entrada e um conjunto conhecido de respostas aos dados de entrada e treina um modelo para gerar previsões</w:t>
      </w:r>
      <w:r w:rsidR="00E065D2" w:rsidRPr="00272860">
        <w:rPr>
          <w:sz w:val="20"/>
        </w:rPr>
        <w:t>.</w:t>
      </w:r>
      <w:r w:rsidR="0015526E" w:rsidRPr="00272860">
        <w:rPr>
          <w:sz w:val="20"/>
        </w:rPr>
        <w:t xml:space="preserve"> </w:t>
      </w:r>
    </w:p>
    <w:bookmarkEnd w:id="67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>REFERÊNCIAS</w:t>
          </w:r>
        </w:p>
        <w:p w14:paraId="70ECB893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Furbot: plataforma para o ensino-aprendizado de pensamento computacional e programação. In: I CONCURSO LATINOAMERICANO DE TECNOLOGIAS EDUCACIONAIS PARA APRENDIZAGEM (EDUTECH), 1., 2018, São Paulo. </w:t>
          </w:r>
          <w:r w:rsidRPr="004A1DF6">
            <w:rPr>
              <w:sz w:val="20"/>
              <w:lang w:val="en-US"/>
            </w:rPr>
            <w:t>1p.</w:t>
          </w:r>
        </w:p>
        <w:p w14:paraId="4471C72E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4A1DF6">
            <w:rPr>
              <w:sz w:val="20"/>
              <w:lang w:val="en-US"/>
            </w:rPr>
            <w:t>BISHOP, C. M., “Pattern Recognition and Machine Learning”, Springer, v. ISBN 978-0-387-31073-2, 2006.</w:t>
          </w:r>
        </w:p>
        <w:p w14:paraId="5BF2F93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BRACKMANN, Christian Puhlmann. </w:t>
          </w:r>
          <w:r w:rsidRPr="00272860">
            <w:rPr>
              <w:b/>
              <w:sz w:val="20"/>
            </w:rPr>
            <w:t>DESENVOLVIMENTO DO PENSAMENTO COMPUTACIONAL ATRAVÉS DE ATIVIDADES DESPLUGADAS NA EDUCAÇÃO BÁSICA</w:t>
          </w:r>
          <w:r w:rsidRPr="00272860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134F941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BUENO, Andre Luis Cavalcanti. </w:t>
          </w:r>
          <w:r w:rsidRPr="00272860">
            <w:rPr>
              <w:b/>
              <w:sz w:val="20"/>
            </w:rPr>
            <w:t>Relaxamento Adaptativo da Sincronização Através do Uso de Métodos de Aprendizagem Supervisionada</w:t>
          </w:r>
          <w:r w:rsidRPr="00272860">
            <w:rPr>
              <w:sz w:val="20"/>
            </w:rPr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BURKE, B. Gamificar: como a gamificação motiva as pessoas a fazerem coisas </w:t>
          </w:r>
        </w:p>
        <w:p w14:paraId="2D9D472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extraordinárias. São Paulo: DVS Editora, 2015.</w:t>
          </w:r>
        </w:p>
        <w:p w14:paraId="05BF6F86" w14:textId="2A73EB0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[s.l.],</w:t>
          </w:r>
          <w:r w:rsidRPr="00272860">
            <w:rPr>
              <w:noProof/>
              <w:sz w:val="20"/>
            </w:rPr>
            <w:t xml:space="preserve"> 2021a. Disponivel em:</w:t>
          </w:r>
          <w:r w:rsidRPr="00272860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1C8F3136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__________. </w:t>
          </w:r>
          <w:r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</w:t>
          </w:r>
          <w:r w:rsidRPr="00272860">
            <w:rPr>
              <w:sz w:val="20"/>
            </w:rPr>
            <w:t xml:space="preserve">[s.l.] </w:t>
          </w:r>
          <w:r w:rsidRPr="00272860">
            <w:rPr>
              <w:noProof/>
              <w:sz w:val="20"/>
            </w:rPr>
            <w:t>2021b. Disponivel em: https://code.org/about. Acesso em: 27 mai. 2021.</w:t>
          </w:r>
        </w:p>
        <w:p w14:paraId="5D3C094F" w14:textId="3AB97E20" w:rsidR="009E2C10" w:rsidRPr="00272860" w:rsidRDefault="00C647F0" w:rsidP="009E2C10">
          <w:pPr>
            <w:pStyle w:val="TF-refernciasITEM"/>
            <w:rPr>
              <w:sz w:val="20"/>
            </w:rPr>
          </w:pPr>
          <w:r w:rsidRPr="00272860">
            <w:rPr>
              <w:noProof/>
              <w:sz w:val="20"/>
            </w:rPr>
            <w:t xml:space="preserve">CODESPARK. </w:t>
          </w:r>
          <w:r w:rsidR="004E455F"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>, [s.l.], 2021. Disponivel em: https://codespark.com/about. Acesso em: 25 mai. 2021.</w:t>
          </w:r>
        </w:p>
        <w:p w14:paraId="07049DC1" w14:textId="1B7C4AC3" w:rsidR="009E2C10" w:rsidRPr="00272860" w:rsidRDefault="009E2C10" w:rsidP="009E2C1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__________. </w:t>
          </w:r>
          <w:r w:rsidRPr="00272860">
            <w:rPr>
              <w:b/>
              <w:sz w:val="20"/>
            </w:rPr>
            <w:t>Frequently Asked Questions</w:t>
          </w:r>
          <w:r w:rsidRPr="00272860">
            <w:rPr>
              <w:sz w:val="20"/>
            </w:rPr>
            <w:t>, [s.l.] 2021b. Disponivel em: https://codespark.com/frequently-asked-questions. Acesso em: 25 mai. 2021.</w:t>
          </w:r>
        </w:p>
        <w:p w14:paraId="5B91D824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Lu, J. J. and Fletcher, G. H. (2009). </w:t>
          </w:r>
          <w:r w:rsidRPr="004A1DF6">
            <w:rPr>
              <w:sz w:val="20"/>
              <w:lang w:val="en-US"/>
            </w:rPr>
            <w:t>Thinking about computational thinking. In Proc. 40th Technical Symp. on Comp. Sci. Education, pages 260–264, New York, USA. ACM.</w:t>
          </w:r>
        </w:p>
        <w:p w14:paraId="46488D6C" w14:textId="77777777" w:rsidR="00414E31" w:rsidRPr="00272860" w:rsidRDefault="00414E31" w:rsidP="00414E31">
          <w:pPr>
            <w:rPr>
              <w:sz w:val="20"/>
              <w:szCs w:val="20"/>
            </w:rPr>
          </w:pPr>
          <w:r w:rsidRPr="004A1DF6">
            <w:rPr>
              <w:sz w:val="20"/>
              <w:szCs w:val="20"/>
              <w:lang w:val="en-US"/>
            </w:rPr>
            <w:t xml:space="preserve">MATTOS, Mauro et al. </w:t>
          </w:r>
          <w:r w:rsidRPr="00272860">
            <w:rPr>
              <w:b/>
              <w:sz w:val="20"/>
              <w:szCs w:val="20"/>
            </w:rPr>
            <w:t>Furbot Móvel</w:t>
          </w:r>
          <w:r w:rsidRPr="00272860">
            <w:rPr>
              <w:sz w:val="20"/>
              <w:szCs w:val="20"/>
            </w:rPr>
            <w:t>: um jogo para o ensino do pensamento computacional. In: VIII CONGRESSO BRASILEIRO DE INFORMÁTICA NA EDUCAÇÃO, 8., 2019, Brasília. Anais dos Workshops do VIII Congresso Brasileiro de Informática na Educação (CBIE 2019). [S.L.]: Brazilian Computer Society (Sociedade Brasileira de Computação - Sbc), 2019. p. 1294-1301</w:t>
          </w:r>
        </w:p>
        <w:p w14:paraId="60E51CB2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Nascimento, J., Xavier, D., Passos, O. e Barreto, R., (2015) “Um Relato de Experiência da Aplicação de Técnicas Interativas para Ensino da Computação na Educação Básica. ” Anais do Encontro Regional de Computação e Sistemas de Informação. p. 95-104</w:t>
          </w:r>
        </w:p>
        <w:p w14:paraId="508AC1A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NORVIG, Peter; RUSSELL, Stuart. Inteligência Artificial: Tradução da 3a Edição. Elsevier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77794570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RIBEIRO, L.; FOSS, L.; CAVALHEIRO, S. A. da C. Entendendo o Pensament</w:t>
          </w:r>
          <w:r w:rsidR="00BE439B" w:rsidRPr="00272860">
            <w:rPr>
              <w:sz w:val="20"/>
            </w:rPr>
            <w:t>o Computacional</w:t>
          </w:r>
          <w:r w:rsidRPr="00272860">
            <w:rPr>
              <w:sz w:val="20"/>
            </w:rPr>
            <w:t>. Jul. Disponível em: https://arxiv.org/abs/1707.00338. Acesso em:</w:t>
          </w:r>
          <w:r w:rsidR="00BE439B" w:rsidRPr="00272860">
            <w:rPr>
              <w:sz w:val="20"/>
            </w:rPr>
            <w:t xml:space="preserve"> 01 jun. 2021</w:t>
          </w:r>
        </w:p>
        <w:p w14:paraId="6C7F276B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SCAICO, Pasqueline D. </w:t>
          </w:r>
          <w:r w:rsidRPr="00272860">
            <w:rPr>
              <w:i/>
              <w:sz w:val="20"/>
            </w:rPr>
            <w:t>et al</w:t>
          </w:r>
          <w:r w:rsidRPr="00272860">
            <w:rPr>
              <w:sz w:val="20"/>
            </w:rPr>
            <w:t>. Ensino de Programação no Ensino Médio: Uma Abordagem Orientada ao Design com a linguagem Scratch. Revista Brasileira de Informática na Educação, Porto Alegre, v. 21, n. 2, p. 92, set. 2013.</w:t>
          </w:r>
        </w:p>
        <w:p w14:paraId="6518363F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Schlögl,Lucas Eduardo;Oliveira,Gabriel Castellani de; Giovanella,Gian Carlo; Bizon, A. R.; Santos, B. F. F. ; Kruger, N.; Bursoni, P.; Neumann, C. B.; Huber, E. E.; Araújo, Luciana P; Mattos, Mauro M.; Zucco, F. D.; Cunha, K. Z.; Hein, N. . Ensino do Pensamento Computacional na Educação Básica. Revista de Sistemas e Computação - RSC, v. 7, p. 304-322, 2017.</w:t>
          </w:r>
        </w:p>
        <w:p w14:paraId="6CE5EAD2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Vahldick,Adilson; Mattos,Mauro Marcelo.Relato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4B6E759F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Wing, J. M. (2006). </w:t>
          </w:r>
          <w:r w:rsidRPr="004A1DF6">
            <w:rPr>
              <w:sz w:val="20"/>
              <w:lang w:val="en-US"/>
            </w:rPr>
            <w:t>Computational thinking. Communications of the ACM, v. 49, n. 3,</w:t>
          </w:r>
        </w:p>
        <w:p w14:paraId="67A32E00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p.33–35.</w:t>
          </w:r>
        </w:p>
        <w:p w14:paraId="7A289CA6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lastRenderedPageBreak/>
            <w:t>XAVIER, Francisca Edyr.</w:t>
          </w:r>
          <w:r w:rsidRPr="00272860">
            <w:rPr>
              <w:b/>
              <w:sz w:val="20"/>
            </w:rPr>
            <w:t xml:space="preserve"> GERAÇÃO AUTOMATIZADA DE GABARITO E CORREÇÃO DE EXERCÍCIOS EM AMBIENTE FURBOT PARA O ENSINO DO PENSAMENTO COMPUTACIONAL</w:t>
          </w:r>
          <w:r w:rsidRPr="00272860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00C647F0" w:rsidP="00CB6BF3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ZEFERINO, A. M. B.; DOMINGUES, R. C. L.; AMARAL, E. Feedback como estratégia de aprendizado no ensino médico. Rev. bras. educ. med. [online]. 2007, vol.31, n.2, pp.176-179. Disponível em: https://www.scielo.br/j/rbem/a/yK7SFyqJBCm6h6RqNk4Szyt/abstract/?lang=pt. Acesso em: 05 jun 2021.</w:t>
          </w:r>
        </w:p>
        <w:p w14:paraId="696131C4" w14:textId="63F1EAD8" w:rsidR="00BB1455" w:rsidRPr="00272860" w:rsidRDefault="00BC74C5" w:rsidP="00CB6BF3">
          <w:pPr>
            <w:pStyle w:val="TF-refernciasITEM"/>
            <w:rPr>
              <w:sz w:val="20"/>
            </w:rPr>
          </w:pPr>
        </w:p>
      </w:sdtContent>
    </w:sdt>
    <w:p w14:paraId="583A678A" w14:textId="77777777" w:rsidR="001B2982" w:rsidRPr="00320BFA" w:rsidRDefault="004A1DF6" w:rsidP="001B2982">
      <w:pPr>
        <w:pStyle w:val="TF-xAvalTTULO"/>
      </w:pPr>
      <w:r>
        <w:br w:type="page"/>
      </w:r>
      <w:r w:rsidR="001B2982" w:rsidRPr="00320BFA">
        <w:lastRenderedPageBreak/>
        <w:t>FORMULÁRIO  DE  avaliação</w:t>
      </w:r>
      <w:r w:rsidR="001B2982">
        <w:t xml:space="preserve"> </w:t>
      </w:r>
      <w:r w:rsidR="001B2982" w:rsidRPr="00320BFA">
        <w:t xml:space="preserve">– PROFESSOR </w:t>
      </w:r>
      <w:r w:rsidR="001B2982">
        <w:t>AVALIADOR</w:t>
      </w:r>
    </w:p>
    <w:p w14:paraId="53A2FB37" w14:textId="1F1E25DB" w:rsidR="001B2982" w:rsidRDefault="001B2982" w:rsidP="001B2982">
      <w:pPr>
        <w:pStyle w:val="TF-xAvalLINHA"/>
      </w:pPr>
      <w:r w:rsidRPr="00320BFA">
        <w:t>Avaliador(a):</w:t>
      </w:r>
      <w:r w:rsidRPr="00320BFA">
        <w:tab/>
      </w:r>
      <w:r w:rsidRPr="001B2982">
        <w:rPr>
          <w:b/>
          <w:bCs/>
        </w:rPr>
        <w:t>Marcel Hugo</w:t>
      </w:r>
    </w:p>
    <w:p w14:paraId="2E8C3DE8" w14:textId="77777777" w:rsidR="001B2982" w:rsidRPr="00C767AD" w:rsidRDefault="001B2982" w:rsidP="001B2982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1B2982" w:rsidRPr="00320BFA" w14:paraId="466EA38D" w14:textId="77777777" w:rsidTr="00225EA3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2FA75A" w14:textId="77777777" w:rsidR="001B2982" w:rsidRPr="00320BFA" w:rsidRDefault="001B2982" w:rsidP="00225EA3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033F8C5" w14:textId="77777777" w:rsidR="001B2982" w:rsidRPr="00320BFA" w:rsidRDefault="001B2982" w:rsidP="00225EA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4DB6594" w14:textId="77777777" w:rsidR="001B2982" w:rsidRPr="00320BFA" w:rsidRDefault="001B2982" w:rsidP="00225EA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FD4813B" w14:textId="77777777" w:rsidR="001B2982" w:rsidRPr="00320BFA" w:rsidRDefault="001B2982" w:rsidP="00225EA3">
            <w:pPr>
              <w:pStyle w:val="TF-xAvalITEMTABELA"/>
            </w:pPr>
            <w:r w:rsidRPr="00320BFA">
              <w:t>não atende</w:t>
            </w:r>
          </w:p>
        </w:tc>
      </w:tr>
      <w:tr w:rsidR="001B2982" w:rsidRPr="00320BFA" w14:paraId="5864E955" w14:textId="77777777" w:rsidTr="00225EA3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D854073" w14:textId="77777777" w:rsidR="001B2982" w:rsidRPr="0000224C" w:rsidRDefault="001B2982" w:rsidP="00225EA3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648A8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381E1672" w14:textId="77777777" w:rsidR="001B2982" w:rsidRPr="00320BFA" w:rsidRDefault="001B2982" w:rsidP="00225EA3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DCD7" w14:textId="701231AC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69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8249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013BED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64E5270" w14:textId="77777777" w:rsidTr="00225EA3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5853D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69E0" w14:textId="77777777" w:rsidR="001B2982" w:rsidRPr="00320BFA" w:rsidRDefault="001B2982" w:rsidP="00225EA3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7922" w14:textId="05087545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0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077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B30833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754487F9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BD583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E4BC2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2FDD5580" w14:textId="77777777" w:rsidR="001B2982" w:rsidRPr="00320BFA" w:rsidRDefault="001B2982" w:rsidP="00225EA3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EB70" w14:textId="30878D31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1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FCA9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7A921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11D520D7" w14:textId="77777777" w:rsidTr="00225EA3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215E0E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3000" w14:textId="77777777" w:rsidR="001B2982" w:rsidRPr="00320BFA" w:rsidRDefault="001B2982" w:rsidP="00225EA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865F0" w14:textId="5B406252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2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B7E4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785EA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0100A53" w14:textId="77777777" w:rsidTr="00225EA3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59939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036F6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54C9682A" w14:textId="77777777" w:rsidR="001B2982" w:rsidRPr="00320BFA" w:rsidRDefault="001B2982" w:rsidP="00225EA3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DE335" w14:textId="5008D59B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3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23AD4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C790E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066606E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68E267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25180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35BD6B4D" w14:textId="77777777" w:rsidR="001B2982" w:rsidRPr="00320BFA" w:rsidRDefault="001B2982" w:rsidP="00225EA3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A2D9B" w14:textId="7DF771C6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4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7BD5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4F8320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54112CE9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8E34E7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04CB3" w14:textId="77777777" w:rsidR="001B2982" w:rsidRPr="00320BFA" w:rsidRDefault="001B2982" w:rsidP="00225EA3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B2D24" w14:textId="18D4AA4D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5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FAE2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A99DA3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34D13140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F4D76A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8BF26" w14:textId="77777777" w:rsidR="001B2982" w:rsidRPr="00320BFA" w:rsidRDefault="001B2982" w:rsidP="00225EA3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CCC7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1BC11" w14:textId="3195F8B5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6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58C6D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5A1BB8D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5B237D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D57F0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6CD370BF" w14:textId="77777777" w:rsidR="001B2982" w:rsidRPr="00320BFA" w:rsidRDefault="001B2982" w:rsidP="00225EA3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3212" w14:textId="6172FC16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7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2988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436C6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198E14D4" w14:textId="77777777" w:rsidTr="00225EA3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A4E2CB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D6608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6960040A" w14:textId="77777777" w:rsidR="001B2982" w:rsidRPr="00320BFA" w:rsidRDefault="001B2982" w:rsidP="00225EA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EA3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3AF8" w14:textId="77CECCC1" w:rsidR="001B2982" w:rsidRPr="00320BFA" w:rsidRDefault="00EF133E" w:rsidP="00225EA3">
            <w:pPr>
              <w:ind w:left="709" w:hanging="709"/>
              <w:jc w:val="both"/>
              <w:rPr>
                <w:sz w:val="18"/>
              </w:rPr>
            </w:pPr>
            <w:ins w:id="78" w:author="Marcel Hugo" w:date="2021-10-12T12:12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0D0BE5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7F2419D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C1CB2D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C6618" w14:textId="77777777" w:rsidR="001B2982" w:rsidRPr="00320BFA" w:rsidRDefault="001B2982" w:rsidP="00225EA3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A486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819E" w14:textId="133DCB03" w:rsidR="001B2982" w:rsidRPr="00320BFA" w:rsidRDefault="0045445D" w:rsidP="00225EA3">
            <w:pPr>
              <w:ind w:left="709" w:hanging="709"/>
              <w:jc w:val="both"/>
              <w:rPr>
                <w:sz w:val="18"/>
              </w:rPr>
            </w:pPr>
            <w:ins w:id="79" w:author="Marcel Hugo" w:date="2021-10-12T12:16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CA7B8A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7FF771E9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CBEDC4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D47DA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486A5342" w14:textId="77777777" w:rsidR="001B2982" w:rsidRPr="00320BFA" w:rsidRDefault="001B2982" w:rsidP="00225EA3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D56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ED23E" w14:textId="21F55146" w:rsidR="001B2982" w:rsidRPr="00320BFA" w:rsidRDefault="00F54DE2" w:rsidP="00225EA3">
            <w:pPr>
              <w:ind w:left="709" w:hanging="709"/>
              <w:jc w:val="both"/>
              <w:rPr>
                <w:sz w:val="18"/>
              </w:rPr>
            </w:pPr>
            <w:ins w:id="80" w:author="Marcel Hugo" w:date="2021-10-12T12:25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044C7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0ACF742A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D9E650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C656FD8" w14:textId="77777777" w:rsidR="001B2982" w:rsidRPr="00320BFA" w:rsidRDefault="001B2982" w:rsidP="00225EA3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A8070B6" w14:textId="5B3BB595" w:rsidR="001B2982" w:rsidRPr="00320BFA" w:rsidRDefault="00F54DE2" w:rsidP="00225EA3">
            <w:pPr>
              <w:ind w:left="709" w:hanging="709"/>
              <w:jc w:val="both"/>
              <w:rPr>
                <w:sz w:val="18"/>
              </w:rPr>
            </w:pPr>
            <w:ins w:id="81" w:author="Marcel Hugo" w:date="2021-10-12T12:25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C70B549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AE769B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9E49E77" w14:textId="77777777" w:rsidTr="00225EA3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3A82B33" w14:textId="77777777" w:rsidR="001B2982" w:rsidRPr="0000224C" w:rsidRDefault="001B2982" w:rsidP="00225EA3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295A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69D55C20" w14:textId="77777777" w:rsidR="001B2982" w:rsidRPr="00320BFA" w:rsidRDefault="001B2982" w:rsidP="00225EA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3056" w14:textId="6BA64FA0" w:rsidR="001B2982" w:rsidRPr="00320BFA" w:rsidRDefault="00C87DD7" w:rsidP="00225EA3">
            <w:pPr>
              <w:ind w:left="709" w:hanging="709"/>
              <w:jc w:val="both"/>
              <w:rPr>
                <w:sz w:val="18"/>
              </w:rPr>
            </w:pPr>
            <w:ins w:id="82" w:author="Marcel Hugo" w:date="2021-10-12T12:24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71E9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FE894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58EB97A6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A00DE0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14131A1" w14:textId="77777777" w:rsidR="001B2982" w:rsidRPr="00320BFA" w:rsidRDefault="001B2982" w:rsidP="00225EA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19AC82" w14:textId="66498CF5" w:rsidR="001B2982" w:rsidRPr="00320BFA" w:rsidRDefault="00C87DD7" w:rsidP="00225EA3">
            <w:pPr>
              <w:ind w:left="709" w:hanging="709"/>
              <w:jc w:val="both"/>
              <w:rPr>
                <w:sz w:val="18"/>
              </w:rPr>
            </w:pPr>
            <w:ins w:id="83" w:author="Marcel Hugo" w:date="2021-10-12T12:24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FBA17D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6EFCF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6125A82C" w14:textId="77777777" w:rsidR="001B2982" w:rsidRDefault="001B2982" w:rsidP="001B2982">
      <w:pPr>
        <w:pStyle w:val="TF-xAvalLINHA"/>
        <w:tabs>
          <w:tab w:val="left" w:leader="underscore" w:pos="6237"/>
        </w:tabs>
      </w:pPr>
    </w:p>
    <w:p w14:paraId="7CB19D43" w14:textId="77777777" w:rsidR="001B2982" w:rsidRDefault="001B2982" w:rsidP="001B2982">
      <w:pPr>
        <w:pStyle w:val="TF-xAvalTTULO"/>
        <w:ind w:left="0" w:firstLine="0"/>
        <w:jc w:val="left"/>
      </w:pPr>
    </w:p>
    <w:p w14:paraId="00000427" w14:textId="44EB0827" w:rsidR="004A1DF6" w:rsidRDefault="004A1DF6" w:rsidP="001B2982">
      <w:pPr>
        <w:pStyle w:val="TF-xAvalTTULO"/>
        <w:rPr>
          <w:rFonts w:ascii="Times" w:hAnsi="Times"/>
          <w:b/>
          <w:caps w:val="0"/>
        </w:rPr>
      </w:pPr>
    </w:p>
    <w:sectPr w:rsidR="004A1DF6" w:rsidSect="00EC2D7A">
      <w:headerReference w:type="default" r:id="rId20"/>
      <w:headerReference w:type="first" r:id="rId21"/>
      <w:footerReference w:type="first" r:id="rId22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4" w:author="Marcel Hugo" w:date="2021-10-12T12:18:00Z" w:initials="MH">
    <w:p w14:paraId="0693FA9E" w14:textId="5A02D009" w:rsidR="00002FB9" w:rsidRDefault="00002FB9">
      <w:pPr>
        <w:pStyle w:val="Textodecomentrio"/>
      </w:pPr>
      <w:r>
        <w:rPr>
          <w:rStyle w:val="Refdecomentrio"/>
        </w:rPr>
        <w:annotationRef/>
      </w:r>
      <w:r>
        <w:t>Não entendi o que seria “desenvolvimento social”.</w:t>
      </w:r>
    </w:p>
  </w:comment>
  <w:comment w:id="55" w:author="Marcel Hugo" w:date="2021-10-12T12:20:00Z" w:initials="MH">
    <w:p w14:paraId="1B46CAFE" w14:textId="3FB14377" w:rsidR="00C867D0" w:rsidRDefault="00C867D0">
      <w:pPr>
        <w:pStyle w:val="Textodecomentrio"/>
      </w:pPr>
      <w:r>
        <w:rPr>
          <w:rStyle w:val="Refdecomentrio"/>
        </w:rPr>
        <w:annotationRef/>
      </w:r>
      <w:r w:rsidR="001456F8">
        <w:t xml:space="preserve">Estamos falando de educação de crianças, então cuidado na busca pela melhor resposta ou pela resposta correta. Entendo que aqui deve se </w:t>
      </w:r>
      <w:r w:rsidR="00F62795">
        <w:t xml:space="preserve">utilizar uma abordagem </w:t>
      </w:r>
      <w:r w:rsidR="00F629AA">
        <w:t>do tipo “erro no processo de ensino-aprendizagem” ou “</w:t>
      </w:r>
      <w:r w:rsidR="00977405">
        <w:t>construção da aprendizagem a partir do erro”. Apesar de que a criança encontrou uma solução, ou seja, ela não errou</w:t>
      </w:r>
      <w:r w:rsidR="007A0F19">
        <w:t>, Mas pode refletir na otimização de sua solução.</w:t>
      </w:r>
    </w:p>
  </w:comment>
  <w:comment w:id="59" w:author="Marcel Hugo" w:date="2021-10-12T12:23:00Z" w:initials="MH">
    <w:p w14:paraId="55F6FF8E" w14:textId="12A9515D" w:rsidR="0039752B" w:rsidRDefault="0039752B">
      <w:pPr>
        <w:pStyle w:val="Textodecomentrio"/>
      </w:pPr>
      <w:r>
        <w:rPr>
          <w:rStyle w:val="Refdecomentrio"/>
        </w:rPr>
        <w:annotationRef/>
      </w:r>
      <w:r>
        <w:t>Em que contexto a competitividade é benéfica para a aprendizagem?</w:t>
      </w:r>
    </w:p>
  </w:comment>
  <w:comment w:id="61" w:author="Marcel Hugo" w:date="2021-10-12T12:14:00Z" w:initials="MH">
    <w:p w14:paraId="5B6798B8" w14:textId="7D36B099" w:rsidR="00A14E52" w:rsidRDefault="00A14E52">
      <w:pPr>
        <w:pStyle w:val="Textodecomentrio"/>
      </w:pPr>
      <w:r>
        <w:rPr>
          <w:rStyle w:val="Refdecomentrio"/>
        </w:rPr>
        <w:annotationRef/>
      </w:r>
      <w:r>
        <w:t>Estas etapas estão muito tradicionais e muito sequenciais. Para</w:t>
      </w:r>
      <w:r w:rsidR="002B3415">
        <w:t xml:space="preserve"> os objetivos propostos e para os requisitos explicitados entendo que é preciso iterar ou subdividir as etapas.</w:t>
      </w:r>
    </w:p>
  </w:comment>
  <w:comment w:id="62" w:author="Marcel Hugo" w:date="2021-10-12T12:02:00Z" w:initials="MH">
    <w:p w14:paraId="55453198" w14:textId="10B3A489" w:rsidR="008A69A3" w:rsidRDefault="008A69A3">
      <w:pPr>
        <w:pStyle w:val="Textodecomentrio"/>
      </w:pPr>
      <w:r>
        <w:rPr>
          <w:rStyle w:val="Refdecomentrio"/>
        </w:rPr>
        <w:annotationRef/>
      </w:r>
      <w:r>
        <w:t>Entendo que a comparação da solução ótima encontrada pelo algoritmo deveria ser comparada com a solução ótima encontrada pelo trabalho de Xavier</w:t>
      </w:r>
      <w:r w:rsidR="00DF49C4">
        <w:t>, incluindo um comparativo de tempo.</w:t>
      </w:r>
      <w:r w:rsidR="00AD7721">
        <w:t xml:space="preserve"> Desta forma você poderia afirmar que seu trabalho resolveu (ou não) a limitação </w:t>
      </w:r>
      <w:r w:rsidR="00FB5DE3">
        <w:t>apresentada por Xavier.</w:t>
      </w:r>
    </w:p>
    <w:p w14:paraId="4B879F02" w14:textId="316D1212" w:rsidR="00DF49C4" w:rsidRDefault="00DF49C4">
      <w:pPr>
        <w:pStyle w:val="Textodecomentrio"/>
      </w:pPr>
      <w:r>
        <w:t xml:space="preserve">Sobre a comparação com a solução dos alunos, penso que é um desenvolvimento a ser realizado </w:t>
      </w:r>
      <w:r w:rsidR="00726BB8">
        <w:t>(inclusive está explicitado como RF) e não apenas um</w:t>
      </w:r>
      <w:r w:rsidR="00B03950">
        <w:t xml:space="preserve"> elemento de teste.</w:t>
      </w:r>
    </w:p>
  </w:comment>
  <w:comment w:id="68" w:author="Marcel Hugo" w:date="2021-10-12T12:11:00Z" w:initials="MH">
    <w:p w14:paraId="3428957C" w14:textId="3E84B71E" w:rsidR="00C6555A" w:rsidRDefault="00C6555A">
      <w:pPr>
        <w:pStyle w:val="Textodecomentrio"/>
      </w:pPr>
      <w:r>
        <w:rPr>
          <w:rStyle w:val="Refdecomentrio"/>
        </w:rPr>
        <w:annotationRef/>
      </w:r>
      <w:r>
        <w:t>Por que só falou deste tipo de técnica</w:t>
      </w:r>
      <w:r w:rsidR="00E628D1">
        <w:t>? E os outros dois?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93FA9E" w15:done="0"/>
  <w15:commentEx w15:paraId="1B46CAFE" w15:done="0"/>
  <w15:commentEx w15:paraId="55F6FF8E" w15:done="0"/>
  <w15:commentEx w15:paraId="5B6798B8" w15:done="0"/>
  <w15:commentEx w15:paraId="4B879F02" w15:done="0"/>
  <w15:commentEx w15:paraId="3428957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FFBAE" w16cex:dateUtc="2021-10-12T15:18:00Z"/>
  <w16cex:commentExtensible w16cex:durableId="250FFBF9" w16cex:dateUtc="2021-10-12T15:20:00Z"/>
  <w16cex:commentExtensible w16cex:durableId="250FFCCA" w16cex:dateUtc="2021-10-12T15:23:00Z"/>
  <w16cex:commentExtensible w16cex:durableId="250FFAB8" w16cex:dateUtc="2021-10-12T15:14:00Z"/>
  <w16cex:commentExtensible w16cex:durableId="250FF7C3" w16cex:dateUtc="2021-10-12T15:02:00Z"/>
  <w16cex:commentExtensible w16cex:durableId="250FF9E0" w16cex:dateUtc="2021-10-12T15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93FA9E" w16cid:durableId="250FFBAE"/>
  <w16cid:commentId w16cid:paraId="1B46CAFE" w16cid:durableId="250FFBF9"/>
  <w16cid:commentId w16cid:paraId="55F6FF8E" w16cid:durableId="250FFCCA"/>
  <w16cid:commentId w16cid:paraId="5B6798B8" w16cid:durableId="250FFAB8"/>
  <w16cid:commentId w16cid:paraId="4B879F02" w16cid:durableId="250FF7C3"/>
  <w16cid:commentId w16cid:paraId="3428957C" w16cid:durableId="250FF9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133A9" w14:textId="77777777" w:rsidR="00BC74C5" w:rsidRDefault="00BC74C5">
      <w:r>
        <w:separator/>
      </w:r>
    </w:p>
  </w:endnote>
  <w:endnote w:type="continuationSeparator" w:id="0">
    <w:p w14:paraId="08AB4916" w14:textId="77777777" w:rsidR="00BC74C5" w:rsidRDefault="00BC74C5">
      <w:r>
        <w:continuationSeparator/>
      </w:r>
    </w:p>
  </w:endnote>
  <w:endnote w:type="continuationNotice" w:id="1">
    <w:p w14:paraId="0ABF3A8B" w14:textId="77777777" w:rsidR="00BC74C5" w:rsidRDefault="00BC74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63DF4" w14:textId="77777777" w:rsidR="00BC74C5" w:rsidRDefault="00BC74C5">
      <w:r>
        <w:separator/>
      </w:r>
    </w:p>
  </w:footnote>
  <w:footnote w:type="continuationSeparator" w:id="0">
    <w:p w14:paraId="4D12F705" w14:textId="77777777" w:rsidR="00BC74C5" w:rsidRDefault="00BC74C5">
      <w:r>
        <w:continuationSeparator/>
      </w:r>
    </w:p>
  </w:footnote>
  <w:footnote w:type="continuationNotice" w:id="1">
    <w:p w14:paraId="41FCF7D7" w14:textId="77777777" w:rsidR="00BC74C5" w:rsidRDefault="00BC74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cel Hugo">
    <w15:presenceInfo w15:providerId="None" w15:userId="Marcel Hug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trackRevisions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2FB9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5950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6F8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982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5E1A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3415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9752B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45D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1DF6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9CD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D5C1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6BB8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0F19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6137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1196"/>
    <w:rsid w:val="008A309D"/>
    <w:rsid w:val="008A4F5F"/>
    <w:rsid w:val="008A585E"/>
    <w:rsid w:val="008A6425"/>
    <w:rsid w:val="008A69A3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405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52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87D"/>
    <w:rsid w:val="00AA09EF"/>
    <w:rsid w:val="00AA0ECA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721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950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4C5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555A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67D0"/>
    <w:rsid w:val="00C8759B"/>
    <w:rsid w:val="00C87C01"/>
    <w:rsid w:val="00C87DD7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61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2548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49C4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28D1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2C53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133E"/>
    <w:rsid w:val="00EF43F5"/>
    <w:rsid w:val="00EF480E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4DE2"/>
    <w:rsid w:val="00F558D6"/>
    <w:rsid w:val="00F57655"/>
    <w:rsid w:val="00F57A02"/>
    <w:rsid w:val="00F61C51"/>
    <w:rsid w:val="00F62795"/>
    <w:rsid w:val="00F629AA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1FA8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B5A6E"/>
    <w:rsid w:val="00FB5DE3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3EA1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950"/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keepNext/>
      <w:keepLines/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keepNext/>
      <w:keepLines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Next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Next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keepNext/>
      <w:keepLines/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keepNext/>
      <w:keepLines/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pPr>
      <w:keepNext/>
      <w:keepLines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pPr>
      <w:keepNext/>
      <w:keepLines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pPr>
      <w:keepNext/>
      <w:keepLines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keepNext/>
      <w:keepLines/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keepNext/>
      <w:keepLines/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pPr>
      <w:keepNext/>
      <w:keepLines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  <w:pPr>
      <w:keepNext/>
      <w:keepLines/>
    </w:pPr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keepNext/>
      <w:keepLines/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TF-REFERNCIASITEM0">
    <w:name w:val="TF-REFERÊNCIAS ITEM"/>
    <w:rsid w:val="004A1DF6"/>
    <w:pPr>
      <w:keepLines/>
      <w:spacing w:before="120"/>
    </w:pPr>
    <w:rPr>
      <w:sz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Props1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customXml/itemProps4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4145</Words>
  <Characters>22386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Marcel Hugo</cp:lastModifiedBy>
  <cp:revision>42</cp:revision>
  <cp:lastPrinted>2015-03-26T10:00:00Z</cp:lastPrinted>
  <dcterms:created xsi:type="dcterms:W3CDTF">2021-09-30T14:32:00Z</dcterms:created>
  <dcterms:modified xsi:type="dcterms:W3CDTF">2021-10-12T15:28:00Z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