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9A03D" w14:textId="77777777" w:rsidR="00922109" w:rsidRDefault="00922109" w:rsidP="00922109">
      <w:pPr>
        <w:jc w:val="both"/>
        <w:rPr>
          <w:b/>
          <w:bCs/>
        </w:rPr>
      </w:pPr>
      <w:r w:rsidRPr="007310B3">
        <w:rPr>
          <w:b/>
          <w:bCs/>
          <w:sz w:val="72"/>
          <w:szCs w:val="72"/>
        </w:rPr>
        <w:t>Revisão do Projeto</w:t>
      </w:r>
      <w:r w:rsidRPr="00AF68BE">
        <w:rPr>
          <w:b/>
          <w:bCs/>
        </w:rPr>
        <w:t xml:space="preserve"> </w:t>
      </w:r>
    </w:p>
    <w:p w14:paraId="61E50B0A" w14:textId="77777777" w:rsidR="00922109" w:rsidRDefault="00922109" w:rsidP="00922109">
      <w:pPr>
        <w:jc w:val="both"/>
        <w:rPr>
          <w:b/>
          <w:bCs/>
        </w:rPr>
      </w:pPr>
    </w:p>
    <w:p w14:paraId="2AE57865" w14:textId="77777777" w:rsidR="00922109" w:rsidRPr="00AF68BE" w:rsidRDefault="00922109" w:rsidP="00922109">
      <w:pPr>
        <w:jc w:val="both"/>
        <w:rPr>
          <w:b/>
          <w:bCs/>
        </w:rPr>
      </w:pPr>
      <w:r w:rsidRPr="00AF68BE">
        <w:rPr>
          <w:b/>
          <w:bCs/>
        </w:rPr>
        <w:t xml:space="preserve">Disciplina: Trabalho de Conclusão de Curso I – </w:t>
      </w:r>
      <w:r>
        <w:rPr>
          <w:b/>
          <w:bCs/>
        </w:rPr>
        <w:t>BCC</w:t>
      </w:r>
    </w:p>
    <w:p w14:paraId="40487489" w14:textId="77777777" w:rsidR="00922109" w:rsidRDefault="00922109" w:rsidP="00922109">
      <w:pPr>
        <w:jc w:val="both"/>
      </w:pPr>
    </w:p>
    <w:p w14:paraId="36AB8E4D" w14:textId="77777777" w:rsidR="00922109" w:rsidRPr="00BC76D0" w:rsidRDefault="00922109" w:rsidP="00922109">
      <w:pPr>
        <w:jc w:val="both"/>
      </w:pPr>
      <w:r w:rsidRPr="00BC76D0">
        <w:t>Caro orienta</w:t>
      </w:r>
      <w:r>
        <w:t>ndo</w:t>
      </w:r>
      <w:r w:rsidRPr="00BC76D0">
        <w:t>,</w:t>
      </w:r>
    </w:p>
    <w:p w14:paraId="6E7EF457" w14:textId="77777777" w:rsidR="00922109" w:rsidRPr="00BC76D0" w:rsidRDefault="00922109" w:rsidP="00922109">
      <w:pPr>
        <w:jc w:val="both"/>
      </w:pPr>
    </w:p>
    <w:p w14:paraId="17709BAE" w14:textId="77777777" w:rsidR="00922109" w:rsidRDefault="00922109" w:rsidP="00922109">
      <w:pPr>
        <w:jc w:val="both"/>
      </w:pPr>
      <w:r w:rsidRPr="00BC76D0">
        <w:t xml:space="preserve">segue </w:t>
      </w:r>
      <w:r>
        <w:t>abaixo a tabela de cálculo da média das notas obtidas no Pré-Projeto e Projeto, as DUAS revisões do seu projeto contendo a avaliação do professor “avaliador” e professor “TCC1”. Lembro que os ajustes indicados nestas revisões não precisam ser feitos no projeto, mas sim quando levarem o conteúdo do projeto para o artigo (se for o caso). Este material contendo todo o histórico das revisões é encaminhado para o professor de TCC2.</w:t>
      </w:r>
    </w:p>
    <w:p w14:paraId="56110F3E" w14:textId="77777777" w:rsidR="00922109" w:rsidRDefault="00922109" w:rsidP="00922109">
      <w:pPr>
        <w:jc w:val="both"/>
      </w:pPr>
    </w:p>
    <w:p w14:paraId="17F879A8" w14:textId="77777777" w:rsidR="00922109" w:rsidRDefault="00922109">
      <w:r>
        <w:t>Atenciosamente,</w:t>
      </w:r>
    </w:p>
    <w:p w14:paraId="34FA2B1D" w14:textId="77777777" w:rsidR="00F20C77" w:rsidRDefault="00F20C77"/>
    <w:p w14:paraId="20949927" w14:textId="3D03FB81" w:rsidR="00922109" w:rsidRDefault="00F20C77">
      <w:r w:rsidRPr="00F20C77">
        <w:drawing>
          <wp:inline distT="0" distB="0" distL="0" distR="0" wp14:anchorId="5CD45ADB" wp14:editId="500842A1">
            <wp:extent cx="5760085" cy="503555"/>
            <wp:effectExtent l="0" t="0" r="571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085" cy="503555"/>
                    </a:xfrm>
                    <a:prstGeom prst="rect">
                      <a:avLst/>
                    </a:prstGeom>
                  </pic:spPr>
                </pic:pic>
              </a:graphicData>
            </a:graphic>
          </wp:inline>
        </w:drawing>
      </w:r>
      <w:r w:rsidR="00922109">
        <w:br w:type="page"/>
      </w:r>
    </w:p>
    <w:p w14:paraId="22AFCBF1" w14:textId="77777777" w:rsidR="00F20C77" w:rsidRDefault="00F20C77"/>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6"/>
        <w:gridCol w:w="3647"/>
      </w:tblGrid>
      <w:tr w:rsidR="00922109" w14:paraId="3711F132" w14:textId="77777777" w:rsidTr="005F5236">
        <w:tc>
          <w:tcPr>
            <w:tcW w:w="9072" w:type="dxa"/>
            <w:gridSpan w:val="2"/>
            <w:shd w:val="clear" w:color="auto" w:fill="auto"/>
          </w:tcPr>
          <w:p w14:paraId="7D1C05A8" w14:textId="77777777" w:rsidR="00922109" w:rsidRDefault="00922109" w:rsidP="005F5236">
            <w:pPr>
              <w:pStyle w:val="Cabealho"/>
              <w:tabs>
                <w:tab w:val="clear" w:pos="8640"/>
                <w:tab w:val="right" w:pos="8931"/>
              </w:tabs>
              <w:ind w:right="141"/>
              <w:jc w:val="center"/>
              <w:rPr>
                <w:rStyle w:val="Nmerodepgina"/>
              </w:rPr>
            </w:pPr>
            <w:r>
              <w:rPr>
                <w:rStyle w:val="Nmerodepgina"/>
              </w:rPr>
              <w:t>CURSO DE CIÊNCIA DA COMPUTAÇÃO – TCC</w:t>
            </w:r>
          </w:p>
        </w:tc>
      </w:tr>
      <w:tr w:rsidR="00922109" w14:paraId="0401F963" w14:textId="77777777" w:rsidTr="005F5236">
        <w:tc>
          <w:tcPr>
            <w:tcW w:w="5387" w:type="dxa"/>
            <w:shd w:val="clear" w:color="auto" w:fill="auto"/>
          </w:tcPr>
          <w:p w14:paraId="465EEC0C" w14:textId="77777777" w:rsidR="00922109" w:rsidRPr="003C5262" w:rsidRDefault="00922109" w:rsidP="005F5236">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42925CE1" w14:textId="77777777" w:rsidR="00922109" w:rsidRDefault="00922109" w:rsidP="005F5236">
            <w:pPr>
              <w:pStyle w:val="Cabealho"/>
              <w:tabs>
                <w:tab w:val="clear" w:pos="8640"/>
                <w:tab w:val="right" w:pos="8931"/>
              </w:tabs>
              <w:ind w:right="141"/>
              <w:rPr>
                <w:rStyle w:val="Nmerodepgina"/>
              </w:rPr>
            </w:pPr>
            <w:r>
              <w:rPr>
                <w:rStyle w:val="Nmerodepgina"/>
              </w:rPr>
              <w:t>ANO/SEMESTRE: 2021/2</w:t>
            </w:r>
          </w:p>
        </w:tc>
      </w:tr>
    </w:tbl>
    <w:p w14:paraId="5AC8EFAE" w14:textId="77777777" w:rsidR="00922109" w:rsidRDefault="00922109" w:rsidP="001E682E">
      <w:pPr>
        <w:pStyle w:val="TF-TTULO"/>
      </w:pPr>
    </w:p>
    <w:p w14:paraId="699FC033" w14:textId="77777777" w:rsidR="00922109" w:rsidRPr="00B00E04" w:rsidRDefault="00922109" w:rsidP="001E682E">
      <w:pPr>
        <w:pStyle w:val="TF-TTULO"/>
      </w:pPr>
      <w:r>
        <w:t>geração</w:t>
      </w:r>
      <w:r w:rsidRPr="005906FB">
        <w:t xml:space="preserve"> </w:t>
      </w:r>
      <w:r>
        <w:t>AUTOMATIZADA</w:t>
      </w:r>
      <w:r w:rsidRPr="005906FB">
        <w:t xml:space="preserve"> DE RESOLUÇÃO DE </w:t>
      </w:r>
      <w:r>
        <w:t>exercícios</w:t>
      </w:r>
      <w:r w:rsidRPr="005906FB">
        <w:t xml:space="preserve"> EM AMBIENTE FURBOT</w:t>
      </w:r>
      <w:r>
        <w:t xml:space="preserve"> utilizando métodos de APRENDIZAGEM de Máquina </w:t>
      </w:r>
    </w:p>
    <w:p w14:paraId="309D4423" w14:textId="77777777" w:rsidR="00922109" w:rsidRPr="00272860" w:rsidRDefault="00922109" w:rsidP="00272860">
      <w:pPr>
        <w:pStyle w:val="TF-AUTOR0"/>
        <w:jc w:val="center"/>
        <w:rPr>
          <w:sz w:val="20"/>
        </w:rPr>
      </w:pPr>
      <w:r w:rsidRPr="00272860">
        <w:rPr>
          <w:sz w:val="20"/>
        </w:rPr>
        <w:t xml:space="preserve">Gian Carlo </w:t>
      </w:r>
      <w:proofErr w:type="spellStart"/>
      <w:r w:rsidRPr="00272860">
        <w:rPr>
          <w:sz w:val="20"/>
        </w:rPr>
        <w:t>Giovanella</w:t>
      </w:r>
      <w:proofErr w:type="spellEnd"/>
    </w:p>
    <w:p w14:paraId="1C4BC3DD" w14:textId="77777777" w:rsidR="00922109" w:rsidRPr="00272860" w:rsidRDefault="00922109" w:rsidP="00272860">
      <w:pPr>
        <w:pStyle w:val="TF-AUTOR0"/>
        <w:jc w:val="center"/>
        <w:rPr>
          <w:sz w:val="20"/>
        </w:rPr>
      </w:pPr>
      <w:proofErr w:type="spellStart"/>
      <w:r w:rsidRPr="00272860">
        <w:rPr>
          <w:sz w:val="20"/>
        </w:rPr>
        <w:t>Profª</w:t>
      </w:r>
      <w:proofErr w:type="spellEnd"/>
      <w:r w:rsidRPr="00272860">
        <w:rPr>
          <w:sz w:val="20"/>
        </w:rPr>
        <w:t xml:space="preserve"> Luciana Pereira de Araújo </w:t>
      </w:r>
      <w:proofErr w:type="spellStart"/>
      <w:r w:rsidRPr="00272860">
        <w:rPr>
          <w:sz w:val="20"/>
        </w:rPr>
        <w:t>Kohler</w:t>
      </w:r>
      <w:proofErr w:type="spellEnd"/>
      <w:r w:rsidRPr="00272860">
        <w:rPr>
          <w:sz w:val="20"/>
        </w:rPr>
        <w:t xml:space="preserve"> – Orientadora</w:t>
      </w:r>
    </w:p>
    <w:p w14:paraId="21A5C443" w14:textId="77777777" w:rsidR="00922109" w:rsidRPr="00272860" w:rsidRDefault="00922109" w:rsidP="00272860">
      <w:pPr>
        <w:pStyle w:val="TF-AUTOR0"/>
        <w:jc w:val="center"/>
        <w:rPr>
          <w:sz w:val="20"/>
        </w:rPr>
      </w:pPr>
      <w:proofErr w:type="spellStart"/>
      <w:r w:rsidRPr="00272860">
        <w:rPr>
          <w:sz w:val="20"/>
        </w:rPr>
        <w:t>Profª</w:t>
      </w:r>
      <w:proofErr w:type="spellEnd"/>
      <w:r w:rsidRPr="00272860">
        <w:rPr>
          <w:sz w:val="20"/>
        </w:rPr>
        <w:t xml:space="preserve">. Andreza Sartori – </w:t>
      </w:r>
      <w:proofErr w:type="spellStart"/>
      <w:r w:rsidRPr="00272860">
        <w:rPr>
          <w:sz w:val="20"/>
        </w:rPr>
        <w:t>Coorientadora</w:t>
      </w:r>
      <w:proofErr w:type="spellEnd"/>
    </w:p>
    <w:p w14:paraId="6F67030C" w14:textId="77777777" w:rsidR="00922109" w:rsidRPr="00272860" w:rsidRDefault="00922109" w:rsidP="00922109">
      <w:pPr>
        <w:pStyle w:val="Ttulo1"/>
      </w:pPr>
      <w:r w:rsidRPr="00272860">
        <w:t xml:space="preserve">Introdução </w:t>
      </w:r>
    </w:p>
    <w:p w14:paraId="5DECD2DA" w14:textId="77777777" w:rsidR="00922109" w:rsidRPr="00272860" w:rsidRDefault="00922109" w:rsidP="00124649">
      <w:pPr>
        <w:pStyle w:val="TF-TEXTO"/>
        <w:rPr>
          <w:sz w:val="20"/>
        </w:rPr>
      </w:pPr>
      <w:r w:rsidRPr="00272860">
        <w:rPr>
          <w:sz w:val="20"/>
        </w:rPr>
        <w:t xml:space="preserve">A Sociedade Brasileira de Computação (SBC) considera primordial que assuntos associados </w:t>
      </w:r>
      <w:r w:rsidRPr="00DD17F0">
        <w:rPr>
          <w:sz w:val="20"/>
        </w:rPr>
        <w:t>à</w:t>
      </w:r>
      <w:r w:rsidRPr="00272860">
        <w:rPr>
          <w:sz w:val="20"/>
        </w:rPr>
        <w:t xml:space="preserve"> Computação sejam inseridos na Educação Básica, sendo de grande relevância para a inclusão dos indivíduos na sociedade atual (RAABE </w:t>
      </w:r>
      <w:r w:rsidRPr="00272860">
        <w:rPr>
          <w:i/>
          <w:sz w:val="20"/>
        </w:rPr>
        <w:t>et al</w:t>
      </w:r>
      <w:r w:rsidRPr="00272860">
        <w:rPr>
          <w:sz w:val="20"/>
        </w:rPr>
        <w:t>., 2017). Pensando em viabilizar a introdução aos conceitos básicos da área, atividades lúdicas amparadas por jogos eletrônicos são utilizadas para divertir e expandir a possibilidade de aprendizagem de conceitos, conteúdos e habilidades embutidas nesses jogos, motivando os alunos e auxiliando na assimilação dos conteúdos de uma forma envolvente e criativa (BURKE, 2015)</w:t>
      </w:r>
      <w:r w:rsidRPr="00272860">
        <w:rPr>
          <w:color w:val="000000"/>
          <w:sz w:val="20"/>
        </w:rPr>
        <w:t>.</w:t>
      </w:r>
      <w:r w:rsidRPr="00272860">
        <w:rPr>
          <w:sz w:val="20"/>
        </w:rPr>
        <w:t xml:space="preserve"> </w:t>
      </w:r>
    </w:p>
    <w:p w14:paraId="6161D9D3" w14:textId="77777777" w:rsidR="00922109" w:rsidRPr="00272860" w:rsidRDefault="00922109" w:rsidP="007D1CC7">
      <w:pPr>
        <w:pStyle w:val="TF-TEXTO"/>
        <w:rPr>
          <w:sz w:val="20"/>
        </w:rPr>
      </w:pPr>
      <w:r w:rsidRPr="00272860">
        <w:rPr>
          <w:sz w:val="20"/>
        </w:rPr>
        <w:t xml:space="preserve">Nesse contexto, tem-se o jogo </w:t>
      </w:r>
      <w:proofErr w:type="spellStart"/>
      <w:r w:rsidRPr="00272860">
        <w:rPr>
          <w:sz w:val="20"/>
        </w:rPr>
        <w:t>Furbot</w:t>
      </w:r>
      <w:proofErr w:type="spellEnd"/>
      <w:r w:rsidRPr="00272860">
        <w:rPr>
          <w:sz w:val="20"/>
        </w:rPr>
        <w:t xml:space="preserve"> que tem a finalidade de auxiliar no desenvolvimento do pensamento computacional em crianças de ensino fundamental (ARAÚJO; MATTOS, 2018). O jogo é dividido em várias fases, nas quais os jogadores programam um robô utilizando comandos iniciais de programação (MATTOS, 2019). O problema que se apresenta neste momento é que não há um feedback ao aluno sobre a qualidade de sua solução. Com isto, o aluno não sabe se haveria alguma forma mais eficiente de resolver os exercícios. Segundo Zeferino, Domingues e Amaral (2007, p. 176), o feedback é fundamental no processo de aprendizagem, pois ajuda os alunos a identificar áreas de </w:t>
      </w:r>
      <w:r w:rsidRPr="00DD17F0">
        <w:rPr>
          <w:sz w:val="20"/>
        </w:rPr>
        <w:t>aprimoramento</w:t>
      </w:r>
      <w:r w:rsidRPr="00272860">
        <w:rPr>
          <w:sz w:val="20"/>
        </w:rPr>
        <w:t xml:space="preserve"> de seus conhecimentos ou habilidades, refletindo assim, em uma maior </w:t>
      </w:r>
      <w:r w:rsidRPr="00DD17F0">
        <w:rPr>
          <w:sz w:val="20"/>
        </w:rPr>
        <w:t>performance</w:t>
      </w:r>
      <w:r w:rsidRPr="00272860">
        <w:rPr>
          <w:sz w:val="20"/>
        </w:rPr>
        <w:t xml:space="preserve"> no processo</w:t>
      </w:r>
      <w:r w:rsidRPr="00272860">
        <w:rPr>
          <w:color w:val="000000" w:themeColor="text1"/>
          <w:sz w:val="20"/>
        </w:rPr>
        <w:t xml:space="preserve"> </w:t>
      </w:r>
      <w:r w:rsidRPr="00272860">
        <w:rPr>
          <w:sz w:val="20"/>
        </w:rPr>
        <w:t>de aprendizagem.</w:t>
      </w:r>
    </w:p>
    <w:p w14:paraId="01EE4B53" w14:textId="77777777" w:rsidR="00922109" w:rsidRPr="00272860" w:rsidRDefault="00922109" w:rsidP="00A9242D">
      <w:pPr>
        <w:pStyle w:val="TF-TEXTO"/>
        <w:rPr>
          <w:sz w:val="20"/>
        </w:rPr>
      </w:pPr>
      <w:r w:rsidRPr="00272860">
        <w:rPr>
          <w:sz w:val="20"/>
        </w:rPr>
        <w:t xml:space="preserve">Nesse contexto, essa proposta tem como objetivo fornecer uma resolução de forma automatizada para cada fase do </w:t>
      </w:r>
      <w:proofErr w:type="spellStart"/>
      <w:r w:rsidRPr="00272860">
        <w:rPr>
          <w:sz w:val="20"/>
        </w:rPr>
        <w:t>Furbot</w:t>
      </w:r>
      <w:proofErr w:type="spellEnd"/>
      <w:r w:rsidRPr="00272860">
        <w:rPr>
          <w:sz w:val="20"/>
        </w:rPr>
        <w:t xml:space="preserve">, que poderá ser utilizada para fornecer um feedback ao jogador quando este a conclui. Para a automatização deste processo serão utilizados métodos de aprendizagem </w:t>
      </w:r>
      <w:r w:rsidRPr="00DD17F0">
        <w:rPr>
          <w:sz w:val="20"/>
        </w:rPr>
        <w:t>de máquina</w:t>
      </w:r>
      <w:r>
        <w:rPr>
          <w:sz w:val="20"/>
        </w:rPr>
        <w:t xml:space="preserve"> </w:t>
      </w:r>
      <w:r w:rsidRPr="00272860">
        <w:rPr>
          <w:sz w:val="20"/>
        </w:rPr>
        <w:t>produzindo a solução ótima de acordo com os objetivos do mapa de cada fase. Considera-se uma solução ótima, a solução que apresenta o menor caminho entre a origem e o destino.</w:t>
      </w:r>
    </w:p>
    <w:p w14:paraId="2DCC5032" w14:textId="77777777" w:rsidR="00922109" w:rsidRPr="00272860" w:rsidRDefault="00922109" w:rsidP="00922109">
      <w:pPr>
        <w:pStyle w:val="Ttulo2"/>
        <w:ind w:left="567" w:hanging="567"/>
        <w:rPr>
          <w:sz w:val="20"/>
        </w:rPr>
      </w:pPr>
      <w:r w:rsidRPr="00272860">
        <w:rPr>
          <w:sz w:val="20"/>
        </w:rPr>
        <w:t xml:space="preserve">OBJETIVOS </w:t>
      </w:r>
    </w:p>
    <w:p w14:paraId="122D6BFB" w14:textId="77777777" w:rsidR="00922109" w:rsidRPr="00272860" w:rsidRDefault="00922109" w:rsidP="572C669F">
      <w:pPr>
        <w:pStyle w:val="TF-TEXTO"/>
        <w:spacing w:after="120"/>
        <w:ind w:firstLine="0"/>
        <w:rPr>
          <w:sz w:val="20"/>
        </w:rPr>
      </w:pPr>
      <w:r w:rsidRPr="572C669F">
        <w:rPr>
          <w:sz w:val="20"/>
        </w:rPr>
        <w:t xml:space="preserve"> </w:t>
      </w:r>
      <w:r>
        <w:tab/>
      </w:r>
      <w:r w:rsidRPr="572C669F">
        <w:rPr>
          <w:sz w:val="20"/>
        </w:rPr>
        <w:t xml:space="preserve">O objetivo deste trabalho é propor uma solução de automatização da resolução das fases do jogo </w:t>
      </w:r>
      <w:proofErr w:type="spellStart"/>
      <w:r w:rsidRPr="572C669F">
        <w:rPr>
          <w:sz w:val="20"/>
        </w:rPr>
        <w:t>Furbot</w:t>
      </w:r>
      <w:proofErr w:type="spellEnd"/>
      <w:r w:rsidRPr="572C669F">
        <w:rPr>
          <w:sz w:val="20"/>
        </w:rPr>
        <w:t>, que encontre a resolução mais otimizada para cada fase.</w:t>
      </w:r>
    </w:p>
    <w:p w14:paraId="7394302E" w14:textId="77777777" w:rsidR="00922109" w:rsidRPr="00272860" w:rsidRDefault="00922109" w:rsidP="572C669F">
      <w:pPr>
        <w:pStyle w:val="TF-TEXTO"/>
        <w:spacing w:after="120"/>
        <w:rPr>
          <w:sz w:val="20"/>
        </w:rPr>
      </w:pPr>
      <w:r w:rsidRPr="572C669F">
        <w:rPr>
          <w:sz w:val="20"/>
        </w:rPr>
        <w:t>Os objetivos específicos são:</w:t>
      </w:r>
    </w:p>
    <w:p w14:paraId="1709572A" w14:textId="77777777" w:rsidR="00922109" w:rsidRPr="00272860" w:rsidRDefault="00922109" w:rsidP="00922109">
      <w:pPr>
        <w:pStyle w:val="TF-ALNEA"/>
        <w:numPr>
          <w:ilvl w:val="0"/>
          <w:numId w:val="9"/>
        </w:numPr>
        <w:spacing w:after="120"/>
        <w:rPr>
          <w:sz w:val="20"/>
        </w:rPr>
      </w:pPr>
      <w:r w:rsidRPr="572C669F">
        <w:rPr>
          <w:sz w:val="20"/>
        </w:rPr>
        <w:t xml:space="preserve">gerar uma solução ótima para cada fase do jogo </w:t>
      </w:r>
      <w:proofErr w:type="spellStart"/>
      <w:r w:rsidRPr="572C669F">
        <w:rPr>
          <w:sz w:val="20"/>
        </w:rPr>
        <w:t>Furbot</w:t>
      </w:r>
      <w:proofErr w:type="spellEnd"/>
      <w:r w:rsidRPr="572C669F">
        <w:rPr>
          <w:sz w:val="20"/>
        </w:rPr>
        <w:t>, sendo esta, baseada no caminho mínimo entre a origem e os objetivos da fase;</w:t>
      </w:r>
    </w:p>
    <w:p w14:paraId="5C61A2E0" w14:textId="77777777" w:rsidR="00922109" w:rsidRPr="00272860" w:rsidRDefault="00922109" w:rsidP="00922109">
      <w:pPr>
        <w:pStyle w:val="TF-ALNEA"/>
        <w:numPr>
          <w:ilvl w:val="0"/>
          <w:numId w:val="9"/>
        </w:numPr>
        <w:spacing w:after="120"/>
        <w:rPr>
          <w:sz w:val="20"/>
        </w:rPr>
      </w:pPr>
      <w:r w:rsidRPr="572C669F">
        <w:rPr>
          <w:sz w:val="20"/>
        </w:rPr>
        <w:t>fornecer feedback para o jogador comparando sua solução com a solução ótima gerada;</w:t>
      </w:r>
    </w:p>
    <w:p w14:paraId="28B24331" w14:textId="77777777" w:rsidR="00922109" w:rsidRPr="00DD17F0" w:rsidRDefault="00922109" w:rsidP="00922109">
      <w:pPr>
        <w:pStyle w:val="TF-ALNEA"/>
        <w:numPr>
          <w:ilvl w:val="0"/>
          <w:numId w:val="9"/>
        </w:numPr>
        <w:spacing w:after="120"/>
        <w:rPr>
          <w:sz w:val="20"/>
        </w:rPr>
      </w:pPr>
      <w:r w:rsidRPr="572C669F">
        <w:rPr>
          <w:sz w:val="20"/>
        </w:rPr>
        <w:t xml:space="preserve">integrar a solução gerada no jogo existente do </w:t>
      </w:r>
      <w:proofErr w:type="spellStart"/>
      <w:r w:rsidRPr="572C669F">
        <w:rPr>
          <w:sz w:val="20"/>
        </w:rPr>
        <w:t>Furbot</w:t>
      </w:r>
      <w:proofErr w:type="spellEnd"/>
      <w:r w:rsidRPr="572C669F">
        <w:rPr>
          <w:sz w:val="20"/>
        </w:rPr>
        <w:t>.</w:t>
      </w:r>
    </w:p>
    <w:p w14:paraId="59C88425" w14:textId="77777777" w:rsidR="00922109" w:rsidRPr="00272860" w:rsidRDefault="00922109" w:rsidP="00922109">
      <w:pPr>
        <w:pStyle w:val="Ttulo1"/>
      </w:pPr>
      <w:r w:rsidRPr="00272860">
        <w:lastRenderedPageBreak/>
        <w:t xml:space="preserve">trabalhos correlatos </w:t>
      </w:r>
    </w:p>
    <w:p w14:paraId="7C825502" w14:textId="77777777" w:rsidR="00922109" w:rsidRPr="00272860" w:rsidRDefault="00922109" w:rsidP="572C669F">
      <w:pPr>
        <w:pStyle w:val="TF-TEXTO"/>
        <w:rPr>
          <w:sz w:val="20"/>
          <w:highlight w:val="yellow"/>
        </w:rPr>
      </w:pPr>
      <w:r w:rsidRPr="572C669F">
        <w:rPr>
          <w:sz w:val="20"/>
        </w:rPr>
        <w:t xml:space="preserve">Nesta seção serão apresentados os trabalhos que possuem características semelhantes às dos objetivos propostos nesse trabalho. O primeiro aborda o trabalho de Xavier (2019) que é a geração automatizada de gabarito e correção de exercícios em ambiente </w:t>
      </w:r>
      <w:proofErr w:type="spellStart"/>
      <w:r w:rsidRPr="572C669F">
        <w:rPr>
          <w:sz w:val="20"/>
        </w:rPr>
        <w:t>Furbot</w:t>
      </w:r>
      <w:proofErr w:type="spellEnd"/>
      <w:r w:rsidRPr="572C669F">
        <w:rPr>
          <w:sz w:val="20"/>
        </w:rPr>
        <w:t xml:space="preserve"> para o ensino do pensamento computacional. O segundo é uma ferramenta para ensino introdutório de programação (CODE.ORG, 2021a). Por fim, o terceiro trabalho é um jogo de quebra cabeça chamado </w:t>
      </w:r>
      <w:proofErr w:type="spellStart"/>
      <w:r w:rsidRPr="572C669F">
        <w:rPr>
          <w:sz w:val="20"/>
        </w:rPr>
        <w:t>CodeSpark</w:t>
      </w:r>
      <w:proofErr w:type="spellEnd"/>
      <w:r w:rsidRPr="572C669F">
        <w:rPr>
          <w:sz w:val="20"/>
        </w:rPr>
        <w:t xml:space="preserve"> (CODESPARK, 2021a).</w:t>
      </w:r>
    </w:p>
    <w:p w14:paraId="2F041833" w14:textId="77777777" w:rsidR="00922109" w:rsidRPr="00272860" w:rsidRDefault="00922109" w:rsidP="00922109">
      <w:pPr>
        <w:pStyle w:val="Ttulo2"/>
        <w:ind w:left="567" w:hanging="567"/>
        <w:rPr>
          <w:sz w:val="20"/>
        </w:rPr>
      </w:pPr>
      <w:r w:rsidRPr="00272860">
        <w:rPr>
          <w:sz w:val="20"/>
        </w:rPr>
        <w:t>Geração automatizada de gabarito e correção de exercícios em ambiente furbot</w:t>
      </w:r>
    </w:p>
    <w:p w14:paraId="4B213AB6" w14:textId="77777777" w:rsidR="00922109" w:rsidRPr="00272860" w:rsidRDefault="00922109" w:rsidP="572C669F">
      <w:pPr>
        <w:pStyle w:val="TF-TEXTO"/>
        <w:rPr>
          <w:sz w:val="20"/>
        </w:rPr>
      </w:pPr>
      <w:r w:rsidRPr="572C669F">
        <w:rPr>
          <w:sz w:val="20"/>
        </w:rPr>
        <w:t xml:space="preserve">O trabalho desenvolvido por Xavier (2019) teve como objetivo gerar gabaritos para as fases do projeto </w:t>
      </w:r>
      <w:proofErr w:type="spellStart"/>
      <w:r w:rsidRPr="572C669F">
        <w:rPr>
          <w:sz w:val="20"/>
        </w:rPr>
        <w:t>Furbot</w:t>
      </w:r>
      <w:proofErr w:type="spellEnd"/>
      <w:r w:rsidRPr="572C669F">
        <w:rPr>
          <w:sz w:val="20"/>
        </w:rPr>
        <w:t>. Este projeto é desenvolvido em</w:t>
      </w:r>
      <w:r w:rsidRPr="572C669F">
        <w:rPr>
          <w:i/>
          <w:iCs/>
          <w:noProof/>
          <w:sz w:val="20"/>
        </w:rPr>
        <w:t xml:space="preserve"> </w:t>
      </w:r>
      <w:r w:rsidRPr="572C669F">
        <w:rPr>
          <w:sz w:val="20"/>
        </w:rPr>
        <w:t xml:space="preserve">Java para o ensino do pensamento computacional voltado às crianças da rede básica de educação (SCHLÖGL </w:t>
      </w:r>
      <w:r w:rsidRPr="572C669F">
        <w:rPr>
          <w:i/>
          <w:iCs/>
          <w:sz w:val="20"/>
        </w:rPr>
        <w:t>et al</w:t>
      </w:r>
      <w:r w:rsidRPr="572C669F">
        <w:rPr>
          <w:sz w:val="20"/>
        </w:rPr>
        <w:t xml:space="preserve">., 2017). </w:t>
      </w:r>
    </w:p>
    <w:p w14:paraId="54D63E52" w14:textId="77777777" w:rsidR="00922109" w:rsidRPr="00272860" w:rsidRDefault="00922109" w:rsidP="572C669F">
      <w:pPr>
        <w:pStyle w:val="TF-TEXTO"/>
        <w:rPr>
          <w:sz w:val="20"/>
        </w:rPr>
      </w:pPr>
      <w:r w:rsidRPr="572C669F">
        <w:rPr>
          <w:sz w:val="20"/>
        </w:rPr>
        <w:t xml:space="preserve">Xavier (2019) utilizou algoritmos de menor caminho para solucionar problemas como: encontrar o menor caminho até os objetivos do robô; gerar um gabarito dos comandos sequenciais que o robô deve fazer para sair do ponto de origem e chegar até o ponto de destino (XAVIER, 2019). Além disso, o trabalho também teve como objetivo auxiliar os professores a fazer a correção dos exercícios criados pelos alunos, visto que muitos dos professores não possuem experiência na área de programação. As tecnologias utilizadas no desenvolvimento incluem o </w:t>
      </w:r>
      <w:r w:rsidRPr="572C669F">
        <w:rPr>
          <w:i/>
          <w:iCs/>
          <w:sz w:val="20"/>
        </w:rPr>
        <w:t>framework</w:t>
      </w:r>
      <w:r w:rsidRPr="572C669F">
        <w:rPr>
          <w:sz w:val="20"/>
        </w:rPr>
        <w:t xml:space="preserve"> </w:t>
      </w:r>
      <w:proofErr w:type="spellStart"/>
      <w:r w:rsidRPr="572C669F">
        <w:rPr>
          <w:sz w:val="20"/>
        </w:rPr>
        <w:t>Furbot</w:t>
      </w:r>
      <w:proofErr w:type="spellEnd"/>
      <w:r w:rsidRPr="572C669F">
        <w:rPr>
          <w:sz w:val="20"/>
        </w:rPr>
        <w:t xml:space="preserve"> na linguagem Java, além da biblioteca </w:t>
      </w:r>
      <w:r w:rsidRPr="572C669F">
        <w:rPr>
          <w:rStyle w:val="TF-COURIER10"/>
        </w:rPr>
        <w:t>Commons-digester-1.8</w:t>
      </w:r>
      <w:r w:rsidRPr="572C669F">
        <w:rPr>
          <w:sz w:val="20"/>
        </w:rPr>
        <w:t xml:space="preserve"> para leitura de arquivos </w:t>
      </w:r>
      <w:proofErr w:type="spellStart"/>
      <w:r w:rsidRPr="572C669F">
        <w:rPr>
          <w:sz w:val="20"/>
        </w:rPr>
        <w:t>eXtensible</w:t>
      </w:r>
      <w:proofErr w:type="spellEnd"/>
      <w:r w:rsidRPr="572C669F">
        <w:rPr>
          <w:sz w:val="20"/>
        </w:rPr>
        <w:t xml:space="preserve"> </w:t>
      </w:r>
      <w:proofErr w:type="spellStart"/>
      <w:r w:rsidRPr="572C669F">
        <w:rPr>
          <w:sz w:val="20"/>
        </w:rPr>
        <w:t>Markup</w:t>
      </w:r>
      <w:proofErr w:type="spellEnd"/>
      <w:r w:rsidRPr="572C669F">
        <w:rPr>
          <w:sz w:val="20"/>
        </w:rPr>
        <w:t xml:space="preserve"> </w:t>
      </w:r>
      <w:proofErr w:type="spellStart"/>
      <w:r w:rsidRPr="572C669F">
        <w:rPr>
          <w:sz w:val="20"/>
        </w:rPr>
        <w:t>Language</w:t>
      </w:r>
      <w:proofErr w:type="spellEnd"/>
      <w:r w:rsidRPr="572C669F">
        <w:rPr>
          <w:sz w:val="20"/>
        </w:rPr>
        <w:t xml:space="preserve"> (XML) e o algoritmo de </w:t>
      </w:r>
      <w:proofErr w:type="spellStart"/>
      <w:r w:rsidRPr="572C669F">
        <w:rPr>
          <w:sz w:val="20"/>
        </w:rPr>
        <w:t>Dijkstra</w:t>
      </w:r>
      <w:proofErr w:type="spellEnd"/>
      <w:r w:rsidRPr="572C669F">
        <w:rPr>
          <w:sz w:val="20"/>
        </w:rPr>
        <w:t xml:space="preserve"> utilizado para encontrar os caminhos mínimos entre os objetivos do mapa (XAVIER, 2019).</w:t>
      </w:r>
    </w:p>
    <w:p w14:paraId="3A21A056" w14:textId="77777777" w:rsidR="00922109" w:rsidRPr="00272860" w:rsidRDefault="00922109" w:rsidP="008D0C9C">
      <w:pPr>
        <w:pStyle w:val="TF-TEXTO"/>
        <w:rPr>
          <w:sz w:val="20"/>
        </w:rPr>
      </w:pPr>
      <w:r w:rsidRPr="00272860">
        <w:rPr>
          <w:sz w:val="20"/>
        </w:rPr>
        <w:t>Na Figura 1 pode-se visualizar a comparação entre o código gerado pelo aluno e o gabarito fornecido pelo algoritmo de Xavier (2019). Ao concluir a fase, o aluno visualiza a quantidade de linhas que ele escreveu e a quantidade de linhas que poderia ter escrito. Ainda, é apresentada a pontuação com base nos objetivos do mapa.</w:t>
      </w:r>
    </w:p>
    <w:p w14:paraId="3710E733" w14:textId="77777777" w:rsidR="00922109" w:rsidRPr="00272860" w:rsidRDefault="00922109" w:rsidP="00DD17F0">
      <w:pPr>
        <w:pStyle w:val="TF-LEGENDA"/>
        <w:rPr>
          <w:sz w:val="20"/>
        </w:rPr>
      </w:pPr>
      <w:r w:rsidRPr="00272860">
        <w:rPr>
          <w:sz w:val="20"/>
        </w:rPr>
        <w:t xml:space="preserve">Figura </w:t>
      </w:r>
      <w:r w:rsidRPr="00DD17F0">
        <w:rPr>
          <w:sz w:val="20"/>
        </w:rPr>
        <w:t>1</w:t>
      </w:r>
      <w:r w:rsidRPr="00272860">
        <w:rPr>
          <w:sz w:val="20"/>
        </w:rPr>
        <w:t xml:space="preserve"> – Tela de comparação resolução com o gabarito</w:t>
      </w:r>
    </w:p>
    <w:p w14:paraId="1E824ED8" w14:textId="77777777" w:rsidR="00922109" w:rsidRPr="00272860" w:rsidRDefault="00922109" w:rsidP="00DD17F0">
      <w:pPr>
        <w:pStyle w:val="TF-FIGURA"/>
        <w:rPr>
          <w:sz w:val="20"/>
        </w:rPr>
      </w:pPr>
      <w:r w:rsidRPr="00272860">
        <w:rPr>
          <w:noProof/>
          <w:sz w:val="20"/>
        </w:rPr>
        <w:drawing>
          <wp:inline distT="0" distB="0" distL="0" distR="0" wp14:anchorId="799EC970" wp14:editId="5BA2D262">
            <wp:extent cx="3640667" cy="1913810"/>
            <wp:effectExtent l="19050" t="19050" r="17145" b="10795"/>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pic:nvPicPr>
                  <pic:blipFill>
                    <a:blip r:embed="rId6">
                      <a:extLst>
                        <a:ext uri="{28A0092B-C50C-407E-A947-70E740481C1C}">
                          <a14:useLocalDpi xmlns:a14="http://schemas.microsoft.com/office/drawing/2010/main" val="0"/>
                        </a:ext>
                      </a:extLst>
                    </a:blip>
                    <a:stretch>
                      <a:fillRect/>
                    </a:stretch>
                  </pic:blipFill>
                  <pic:spPr>
                    <a:xfrm>
                      <a:off x="0" y="0"/>
                      <a:ext cx="3719423" cy="1955210"/>
                    </a:xfrm>
                    <a:prstGeom prst="rect">
                      <a:avLst/>
                    </a:prstGeom>
                    <a:ln w="12700">
                      <a:solidFill>
                        <a:schemeClr val="tx1"/>
                      </a:solidFill>
                    </a:ln>
                  </pic:spPr>
                </pic:pic>
              </a:graphicData>
            </a:graphic>
          </wp:inline>
        </w:drawing>
      </w:r>
    </w:p>
    <w:p w14:paraId="08177A9B" w14:textId="77777777" w:rsidR="00922109" w:rsidRPr="00CA3034" w:rsidRDefault="00922109" w:rsidP="00DD17F0">
      <w:pPr>
        <w:pStyle w:val="TF-FONTE"/>
        <w:jc w:val="center"/>
        <w:rPr>
          <w:sz w:val="18"/>
          <w:szCs w:val="18"/>
        </w:rPr>
      </w:pPr>
      <w:r w:rsidRPr="00CA3034">
        <w:rPr>
          <w:sz w:val="18"/>
          <w:szCs w:val="18"/>
        </w:rPr>
        <w:t>Fonte: Xavier, 2019.</w:t>
      </w:r>
    </w:p>
    <w:p w14:paraId="07C74063" w14:textId="77777777" w:rsidR="00922109" w:rsidRPr="00272860" w:rsidRDefault="00922109" w:rsidP="572C669F">
      <w:pPr>
        <w:pStyle w:val="TF-TEXTO"/>
        <w:rPr>
          <w:sz w:val="20"/>
        </w:rPr>
      </w:pPr>
      <w:r w:rsidRPr="572C669F">
        <w:rPr>
          <w:sz w:val="20"/>
        </w:rPr>
        <w:t xml:space="preserve">Por meio de testes em campo realizado com alunos de ensino fundamental, Xavier (2019) pôde observar como resultado uma maior motivação entre os alunos que passaram a comparar suas soluções com o gabarito gerado. Ainda, Xavier (2019) aponta que há uma demora </w:t>
      </w:r>
      <w:r>
        <w:rPr>
          <w:sz w:val="20"/>
        </w:rPr>
        <w:t>para gerar o gabarito</w:t>
      </w:r>
      <w:r w:rsidRPr="572C669F">
        <w:rPr>
          <w:sz w:val="20"/>
        </w:rPr>
        <w:t xml:space="preserve"> ao colocar muitos objetivos no mapa, sendo est</w:t>
      </w:r>
      <w:r>
        <w:rPr>
          <w:sz w:val="20"/>
        </w:rPr>
        <w:t>a</w:t>
      </w:r>
      <w:r w:rsidRPr="572C669F">
        <w:rPr>
          <w:sz w:val="20"/>
        </w:rPr>
        <w:t xml:space="preserve"> uma limitação do trabalho.</w:t>
      </w:r>
    </w:p>
    <w:p w14:paraId="01FDD2A9" w14:textId="77777777" w:rsidR="00922109" w:rsidRPr="00272860" w:rsidRDefault="00922109" w:rsidP="00922109">
      <w:pPr>
        <w:pStyle w:val="Ttulo2"/>
        <w:ind w:left="567" w:hanging="567"/>
        <w:rPr>
          <w:sz w:val="20"/>
        </w:rPr>
      </w:pPr>
      <w:r w:rsidRPr="00272860">
        <w:rPr>
          <w:sz w:val="20"/>
        </w:rPr>
        <w:tab/>
        <w:t>Programação com minecraft: jornada do heroi</w:t>
      </w:r>
    </w:p>
    <w:p w14:paraId="018755D2" w14:textId="77777777" w:rsidR="00922109" w:rsidRPr="00272860" w:rsidRDefault="00922109" w:rsidP="00C0155B">
      <w:pPr>
        <w:pStyle w:val="TF-TEXTO"/>
        <w:rPr>
          <w:sz w:val="20"/>
        </w:rPr>
      </w:pPr>
      <w:r w:rsidRPr="00272860">
        <w:rPr>
          <w:sz w:val="20"/>
        </w:rPr>
        <w:t xml:space="preserve">A programação com </w:t>
      </w:r>
      <w:proofErr w:type="spellStart"/>
      <w:r w:rsidRPr="00272860">
        <w:rPr>
          <w:sz w:val="20"/>
        </w:rPr>
        <w:t>Minecraft</w:t>
      </w:r>
      <w:proofErr w:type="spellEnd"/>
      <w:r w:rsidRPr="00272860">
        <w:rPr>
          <w:sz w:val="20"/>
        </w:rPr>
        <w:t xml:space="preserve">: Jornada do Herói é uma das várias ferramentas de ensino de programação desenvolvidas pela Code.org (2021a). A ferramenta introduz diversos conceitos de programação, tais como </w:t>
      </w:r>
      <w:r w:rsidRPr="00272860">
        <w:rPr>
          <w:sz w:val="20"/>
        </w:rPr>
        <w:lastRenderedPageBreak/>
        <w:t>programação sequencial, uso de laços de repetição e uso de funções pré-determinadas. A ferramenta propõe uma programação visual com o uso de blocos, sendo que seus comandos estão disponíveis em vários idiomas. O objetivo é usar os comandos disponíveis para realizar o que é proposto no início de cada fase.</w:t>
      </w:r>
    </w:p>
    <w:p w14:paraId="3FF40427" w14:textId="77777777" w:rsidR="00922109" w:rsidRDefault="00922109" w:rsidP="572C669F">
      <w:pPr>
        <w:pStyle w:val="TF-TEXTO"/>
        <w:ind w:firstLine="709"/>
        <w:rPr>
          <w:sz w:val="20"/>
        </w:rPr>
      </w:pPr>
      <w:r w:rsidRPr="572C669F">
        <w:rPr>
          <w:sz w:val="20"/>
        </w:rPr>
        <w:t xml:space="preserve">A Figura 2 identifica a tela principal do jogo. Ela é dividida em alguns componentes, sendo eles: as instruções da fase (identificado pela letra A na figura); blocos para utilizar na resolução (identificado pela letra B na figura); área de trabalho que é onde o aluno deve incluir os blocos para montar o código para ser executado pelo personagem auxiliar (identificado pela letra C na figura). Ao clicar no botão executar, o personagem executa os comandos da área de trabalho, identificado pela letra F na figura, e ao finalizar, o botão de recomeçar é exibido no lugar do botão executar. Caso haja um erro na sequência de passos, o personagem controlado pelo aluno não conseguirá concluir o problema. Assim, o aluno deverá pensar no que errou e recomeçar ou pedir uma dica clicando na lâmpada situada no quadrado das instruções, indicado pela letra D na figura. </w:t>
      </w:r>
    </w:p>
    <w:p w14:paraId="0F5012BF" w14:textId="77777777" w:rsidR="00922109" w:rsidRPr="00CA3034" w:rsidRDefault="00922109" w:rsidP="572C669F">
      <w:pPr>
        <w:pStyle w:val="TF-LEGENDA"/>
        <w:rPr>
          <w:sz w:val="20"/>
        </w:rPr>
      </w:pPr>
      <w:r w:rsidRPr="572C669F">
        <w:rPr>
          <w:sz w:val="20"/>
        </w:rPr>
        <w:t xml:space="preserve">Figura </w:t>
      </w:r>
      <w:r w:rsidRPr="572C669F">
        <w:rPr>
          <w:noProof/>
          <w:sz w:val="20"/>
        </w:rPr>
        <w:t>2</w:t>
      </w:r>
      <w:r w:rsidRPr="572C669F">
        <w:rPr>
          <w:sz w:val="20"/>
        </w:rPr>
        <w:t xml:space="preserve"> – Tela principal do </w:t>
      </w:r>
      <w:proofErr w:type="spellStart"/>
      <w:r w:rsidRPr="572C669F">
        <w:rPr>
          <w:sz w:val="20"/>
        </w:rPr>
        <w:t>Minecraft</w:t>
      </w:r>
      <w:proofErr w:type="spellEnd"/>
      <w:r w:rsidRPr="572C669F">
        <w:rPr>
          <w:sz w:val="20"/>
        </w:rPr>
        <w:t>: Jornada do Herói</w:t>
      </w:r>
    </w:p>
    <w:p w14:paraId="0DEBF42B" w14:textId="77777777" w:rsidR="00922109" w:rsidRPr="00CA3034" w:rsidRDefault="00922109" w:rsidP="00CA3034">
      <w:pPr>
        <w:pStyle w:val="TF-FIGURA"/>
      </w:pPr>
      <w:r>
        <w:rPr>
          <w:noProof/>
        </w:rPr>
        <w:drawing>
          <wp:inline distT="0" distB="0" distL="0" distR="0" wp14:anchorId="106DEDD2" wp14:editId="64493A33">
            <wp:extent cx="4170947" cy="1955131"/>
            <wp:effectExtent l="0" t="0" r="0" b="1270"/>
            <wp:docPr id="781767941" name="Imagem 78176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87573" cy="1962924"/>
                    </a:xfrm>
                    <a:prstGeom prst="rect">
                      <a:avLst/>
                    </a:prstGeom>
                  </pic:spPr>
                </pic:pic>
              </a:graphicData>
            </a:graphic>
          </wp:inline>
        </w:drawing>
      </w:r>
    </w:p>
    <w:p w14:paraId="3002D3BD" w14:textId="77777777" w:rsidR="00922109" w:rsidRPr="00CA3034" w:rsidRDefault="00922109" w:rsidP="00CA3034">
      <w:pPr>
        <w:pStyle w:val="TF-FONTE"/>
        <w:jc w:val="center"/>
        <w:rPr>
          <w:sz w:val="18"/>
          <w:szCs w:val="18"/>
        </w:rPr>
      </w:pPr>
      <w:r w:rsidRPr="00CA3034">
        <w:rPr>
          <w:sz w:val="18"/>
          <w:szCs w:val="18"/>
        </w:rPr>
        <w:t>Fonte: elaborado pelo autor.</w:t>
      </w:r>
    </w:p>
    <w:p w14:paraId="7781C363" w14:textId="77777777" w:rsidR="00922109" w:rsidRPr="00272860" w:rsidRDefault="00922109" w:rsidP="572C669F">
      <w:pPr>
        <w:pStyle w:val="TF-TEXTO"/>
        <w:rPr>
          <w:sz w:val="20"/>
        </w:rPr>
      </w:pPr>
      <w:r w:rsidRPr="572C669F">
        <w:rPr>
          <w:sz w:val="20"/>
        </w:rPr>
        <w:t xml:space="preserve">Ao pedir para executar os passos, conforme as ações da área de trabalho são executadas, elas são destacadas em amarelo, como pode ser observado na letra E da Figura 2. Caso o usuário conclua o objetivo, além de uma mensagem de parabéns, é apresentado o código gerado na linguagem </w:t>
      </w:r>
      <w:proofErr w:type="spellStart"/>
      <w:r w:rsidRPr="572C669F">
        <w:rPr>
          <w:sz w:val="20"/>
        </w:rPr>
        <w:t>JavaScript</w:t>
      </w:r>
      <w:proofErr w:type="spellEnd"/>
      <w:r w:rsidRPr="572C669F">
        <w:rPr>
          <w:sz w:val="20"/>
        </w:rPr>
        <w:t xml:space="preserve">, conforme a Figura 3. As tecnologias utilizadas para o desenvolvimento incluem </w:t>
      </w:r>
      <w:proofErr w:type="spellStart"/>
      <w:r w:rsidRPr="572C669F">
        <w:rPr>
          <w:sz w:val="20"/>
        </w:rPr>
        <w:t>JavaScript</w:t>
      </w:r>
      <w:proofErr w:type="spellEnd"/>
      <w:r w:rsidRPr="572C669F">
        <w:rPr>
          <w:sz w:val="20"/>
        </w:rPr>
        <w:t xml:space="preserve"> e </w:t>
      </w:r>
      <w:proofErr w:type="spellStart"/>
      <w:r w:rsidRPr="572C669F">
        <w:rPr>
          <w:sz w:val="20"/>
        </w:rPr>
        <w:t>Javascript</w:t>
      </w:r>
      <w:proofErr w:type="spellEnd"/>
      <w:r w:rsidRPr="572C669F">
        <w:rPr>
          <w:sz w:val="20"/>
        </w:rPr>
        <w:t xml:space="preserve"> XML (JSX) que permite escrever código HTML dentro do </w:t>
      </w:r>
      <w:proofErr w:type="spellStart"/>
      <w:r w:rsidRPr="572C669F">
        <w:rPr>
          <w:sz w:val="20"/>
        </w:rPr>
        <w:t>React</w:t>
      </w:r>
      <w:proofErr w:type="spellEnd"/>
      <w:r w:rsidRPr="572C669F">
        <w:rPr>
          <w:sz w:val="20"/>
        </w:rPr>
        <w:t xml:space="preserve">. </w:t>
      </w:r>
    </w:p>
    <w:p w14:paraId="4831A2FA" w14:textId="77777777" w:rsidR="00922109" w:rsidRPr="00CA3034" w:rsidRDefault="00922109" w:rsidP="572C669F">
      <w:pPr>
        <w:pStyle w:val="TF-LEGENDA"/>
        <w:rPr>
          <w:sz w:val="20"/>
        </w:rPr>
      </w:pPr>
      <w:r w:rsidRPr="572C669F">
        <w:rPr>
          <w:sz w:val="20"/>
        </w:rPr>
        <w:t xml:space="preserve">Figura 3 – Tela de conclusão do exercício do </w:t>
      </w:r>
      <w:proofErr w:type="spellStart"/>
      <w:r w:rsidRPr="572C669F">
        <w:rPr>
          <w:sz w:val="20"/>
        </w:rPr>
        <w:t>Minecraft</w:t>
      </w:r>
      <w:proofErr w:type="spellEnd"/>
      <w:r w:rsidRPr="572C669F">
        <w:rPr>
          <w:sz w:val="20"/>
        </w:rPr>
        <w:t>: Jornada do Herói</w:t>
      </w:r>
    </w:p>
    <w:p w14:paraId="33462DF5" w14:textId="77777777" w:rsidR="00922109" w:rsidRPr="00272860" w:rsidRDefault="00922109" w:rsidP="00F67C43">
      <w:pPr>
        <w:pStyle w:val="TF-FIGURA"/>
        <w:rPr>
          <w:sz w:val="20"/>
        </w:rPr>
      </w:pPr>
      <w:r w:rsidRPr="00272860">
        <w:rPr>
          <w:noProof/>
          <w:sz w:val="20"/>
        </w:rPr>
        <w:drawing>
          <wp:inline distT="0" distB="0" distL="0" distR="0" wp14:anchorId="684A971C" wp14:editId="1093EC2F">
            <wp:extent cx="1594318" cy="1896311"/>
            <wp:effectExtent l="12700" t="12700" r="19050" b="889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9784" cy="1962284"/>
                    </a:xfrm>
                    <a:prstGeom prst="rect">
                      <a:avLst/>
                    </a:prstGeom>
                    <a:ln w="12700">
                      <a:solidFill>
                        <a:schemeClr val="tx1"/>
                      </a:solidFill>
                    </a:ln>
                  </pic:spPr>
                </pic:pic>
              </a:graphicData>
            </a:graphic>
          </wp:inline>
        </w:drawing>
      </w:r>
    </w:p>
    <w:p w14:paraId="265DE161" w14:textId="77777777" w:rsidR="00922109" w:rsidRPr="00CA3034" w:rsidRDefault="00922109" w:rsidP="00CA3034">
      <w:pPr>
        <w:pStyle w:val="TF-FONTE"/>
        <w:jc w:val="center"/>
        <w:rPr>
          <w:sz w:val="18"/>
          <w:szCs w:val="18"/>
        </w:rPr>
      </w:pPr>
      <w:r w:rsidRPr="00CA3034">
        <w:rPr>
          <w:sz w:val="18"/>
          <w:szCs w:val="18"/>
        </w:rPr>
        <w:t>Fonte: elaborado pelo autor.</w:t>
      </w:r>
    </w:p>
    <w:p w14:paraId="7A9C03C0" w14:textId="77777777" w:rsidR="00922109" w:rsidRPr="00272860" w:rsidRDefault="00922109" w:rsidP="00922109">
      <w:pPr>
        <w:pStyle w:val="Ttulo2"/>
        <w:ind w:left="567" w:hanging="567"/>
        <w:rPr>
          <w:sz w:val="20"/>
        </w:rPr>
      </w:pPr>
      <w:r w:rsidRPr="00272860">
        <w:rPr>
          <w:sz w:val="20"/>
        </w:rPr>
        <w:t>codeSpark</w:t>
      </w:r>
    </w:p>
    <w:p w14:paraId="4E48E1D2" w14:textId="77777777" w:rsidR="00922109" w:rsidRPr="00272860" w:rsidRDefault="00922109" w:rsidP="0098578D">
      <w:pPr>
        <w:pStyle w:val="TF-TEXTO"/>
        <w:rPr>
          <w:sz w:val="20"/>
        </w:rPr>
      </w:pPr>
      <w:proofErr w:type="spellStart"/>
      <w:r w:rsidRPr="00272860">
        <w:rPr>
          <w:sz w:val="20"/>
        </w:rPr>
        <w:t>CodeSpark</w:t>
      </w:r>
      <w:proofErr w:type="spellEnd"/>
      <w:r w:rsidRPr="00272860">
        <w:rPr>
          <w:sz w:val="20"/>
        </w:rPr>
        <w:t xml:space="preserve"> é uma plataforma de minijogos </w:t>
      </w:r>
      <w:r w:rsidRPr="00272860">
        <w:rPr>
          <w:iCs/>
          <w:sz w:val="20"/>
        </w:rPr>
        <w:t>online</w:t>
      </w:r>
      <w:r w:rsidRPr="00272860">
        <w:rPr>
          <w:sz w:val="20"/>
        </w:rPr>
        <w:t xml:space="preserve"> que </w:t>
      </w:r>
      <w:r w:rsidRPr="00272860">
        <w:rPr>
          <w:sz w:val="20"/>
          <w:shd w:val="clear" w:color="auto" w:fill="FFFFFF"/>
        </w:rPr>
        <w:t>pode ser acessada pelo navegador ou por um aplicativo (</w:t>
      </w:r>
      <w:r w:rsidRPr="00272860">
        <w:rPr>
          <w:noProof/>
          <w:sz w:val="20"/>
        </w:rPr>
        <w:t>CODESPARK</w:t>
      </w:r>
      <w:r w:rsidRPr="00272860">
        <w:rPr>
          <w:sz w:val="20"/>
          <w:shd w:val="clear" w:color="auto" w:fill="FFFFFF"/>
        </w:rPr>
        <w:t xml:space="preserve">, 2021b). No </w:t>
      </w:r>
      <w:proofErr w:type="spellStart"/>
      <w:r w:rsidRPr="00272860">
        <w:rPr>
          <w:sz w:val="20"/>
        </w:rPr>
        <w:t>CodeSpark</w:t>
      </w:r>
      <w:proofErr w:type="spellEnd"/>
      <w:r w:rsidRPr="00272860">
        <w:rPr>
          <w:sz w:val="20"/>
        </w:rPr>
        <w:t xml:space="preserve"> </w:t>
      </w:r>
      <w:r w:rsidRPr="00272860">
        <w:rPr>
          <w:sz w:val="20"/>
          <w:shd w:val="clear" w:color="auto" w:fill="FFFFFF"/>
        </w:rPr>
        <w:t xml:space="preserve">o jogador deve programar os personagens clicando e arrastando </w:t>
      </w:r>
      <w:r w:rsidRPr="00272860">
        <w:rPr>
          <w:sz w:val="20"/>
          <w:shd w:val="clear" w:color="auto" w:fill="FFFFFF"/>
        </w:rPr>
        <w:lastRenderedPageBreak/>
        <w:t>comandos em sequência. Após finalizar a escolha e ordem dos comandos, necessita clicar no personagem para que ele execute as ações escolhidas, como pode ser observado na Figura 4.</w:t>
      </w:r>
    </w:p>
    <w:p w14:paraId="5D0C25E8" w14:textId="77777777" w:rsidR="00922109" w:rsidRPr="00272860" w:rsidRDefault="00922109" w:rsidP="00BA5546">
      <w:pPr>
        <w:pStyle w:val="TF-LEGENDA"/>
        <w:rPr>
          <w:sz w:val="20"/>
        </w:rPr>
      </w:pPr>
      <w:r w:rsidRPr="00272860">
        <w:rPr>
          <w:sz w:val="20"/>
        </w:rPr>
        <w:t xml:space="preserve">Figura </w:t>
      </w:r>
      <w:r w:rsidRPr="00272860">
        <w:rPr>
          <w:noProof/>
          <w:sz w:val="20"/>
        </w:rPr>
        <w:t xml:space="preserve">4 </w:t>
      </w:r>
      <w:r w:rsidRPr="00272860">
        <w:rPr>
          <w:sz w:val="20"/>
        </w:rPr>
        <w:t xml:space="preserve">– Ambiente do Jogo </w:t>
      </w:r>
      <w:proofErr w:type="spellStart"/>
      <w:r w:rsidRPr="00272860">
        <w:rPr>
          <w:sz w:val="20"/>
        </w:rPr>
        <w:t>codeSpark</w:t>
      </w:r>
      <w:proofErr w:type="spellEnd"/>
    </w:p>
    <w:p w14:paraId="36170F59" w14:textId="77777777" w:rsidR="00922109" w:rsidRPr="00272860" w:rsidRDefault="00922109" w:rsidP="0098578D">
      <w:pPr>
        <w:pStyle w:val="TF-FIGURA"/>
        <w:rPr>
          <w:sz w:val="20"/>
        </w:rPr>
      </w:pPr>
      <w:r w:rsidRPr="00272860">
        <w:rPr>
          <w:noProof/>
          <w:sz w:val="20"/>
        </w:rPr>
        <w:drawing>
          <wp:inline distT="0" distB="0" distL="0" distR="0" wp14:anchorId="15D886D7" wp14:editId="2EB9AFB0">
            <wp:extent cx="3056467" cy="1932209"/>
            <wp:effectExtent l="19050" t="19050" r="10795" b="1143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5241" cy="1950399"/>
                    </a:xfrm>
                    <a:prstGeom prst="rect">
                      <a:avLst/>
                    </a:prstGeom>
                    <a:ln w="12700">
                      <a:solidFill>
                        <a:schemeClr val="tx1"/>
                      </a:solidFill>
                    </a:ln>
                  </pic:spPr>
                </pic:pic>
              </a:graphicData>
            </a:graphic>
          </wp:inline>
        </w:drawing>
      </w:r>
    </w:p>
    <w:p w14:paraId="2DB4898C" w14:textId="77777777" w:rsidR="00922109" w:rsidRPr="00CA3034" w:rsidRDefault="00922109" w:rsidP="00CA3034">
      <w:pPr>
        <w:pStyle w:val="TF-FONTE"/>
        <w:jc w:val="center"/>
        <w:rPr>
          <w:sz w:val="18"/>
          <w:szCs w:val="18"/>
        </w:rPr>
      </w:pPr>
      <w:r w:rsidRPr="00CA3034">
        <w:rPr>
          <w:sz w:val="18"/>
          <w:szCs w:val="18"/>
        </w:rPr>
        <w:t>Fonte: elaborado pelo autor.</w:t>
      </w:r>
    </w:p>
    <w:p w14:paraId="020D8CE4" w14:textId="77777777" w:rsidR="00922109" w:rsidRPr="00272860" w:rsidRDefault="00922109" w:rsidP="006A3E45">
      <w:pPr>
        <w:pStyle w:val="TF-TEXTO"/>
        <w:rPr>
          <w:sz w:val="20"/>
        </w:rPr>
      </w:pPr>
      <w:r w:rsidRPr="00272860">
        <w:rPr>
          <w:sz w:val="20"/>
        </w:rPr>
        <w:t xml:space="preserve">O cenário é formado por vários objetos comuns do dia a dia. O ambiente apresentado ao jogador varia de acordo com o quebra cabeça e sempre possui símbolos como os que se encontram na parte inferior da </w:t>
      </w:r>
      <w:r w:rsidRPr="00272860">
        <w:rPr>
          <w:sz w:val="20"/>
          <w:shd w:val="clear" w:color="auto" w:fill="FFFFFF"/>
        </w:rPr>
        <w:t>Figura 4</w:t>
      </w:r>
      <w:r w:rsidRPr="00272860">
        <w:rPr>
          <w:sz w:val="20"/>
        </w:rPr>
        <w:t>, que se traduzem em funções tais como: seguir em frente, virar para esquerda, virar para direita ou pular em alguma direção.</w:t>
      </w:r>
    </w:p>
    <w:p w14:paraId="5CE2AFD0" w14:textId="77777777" w:rsidR="00922109" w:rsidRPr="00272860" w:rsidRDefault="00922109" w:rsidP="00AA2150">
      <w:pPr>
        <w:pStyle w:val="TF-TEXTO"/>
        <w:rPr>
          <w:sz w:val="20"/>
        </w:rPr>
      </w:pPr>
      <w:r w:rsidRPr="00272860">
        <w:rPr>
          <w:sz w:val="20"/>
        </w:rPr>
        <w:t>O jogo proporciona a prática de vários conceitos de programação sendo eles: programação sequencial; lógica condicional e uso de funções. Uma vez executado, é possível visualizar a execução dos comandos inseridos.</w:t>
      </w:r>
      <w:r w:rsidRPr="00272860">
        <w:rPr>
          <w:sz w:val="20"/>
          <w:shd w:val="clear" w:color="auto" w:fill="FFFFFF"/>
        </w:rPr>
        <w:t xml:space="preserve"> Para concluir o objetivo é necessário coletar todas as esmeraldas do mapa. </w:t>
      </w:r>
    </w:p>
    <w:p w14:paraId="7F7FA61D" w14:textId="77777777" w:rsidR="00922109" w:rsidRPr="00272860" w:rsidRDefault="00922109" w:rsidP="004F144E">
      <w:pPr>
        <w:pStyle w:val="TF-TEXTO"/>
        <w:rPr>
          <w:sz w:val="20"/>
        </w:rPr>
      </w:pPr>
      <w:r w:rsidRPr="00272860">
        <w:rPr>
          <w:sz w:val="20"/>
        </w:rPr>
        <w:t>A plataforma não verifica o menor caminho entre o objetivo de cada fase, apenas verifica quantas esmeraldas foram coletadas e gera uma pontuação a partir disso. O número de comandos que o usuário pode utilizar em cada fase é limitado, induzindo-o a utilizar os comandos na sequência que é pré-</w:t>
      </w:r>
      <w:r w:rsidRPr="00CA3034">
        <w:rPr>
          <w:sz w:val="20"/>
        </w:rPr>
        <w:t>determinada</w:t>
      </w:r>
      <w:r w:rsidRPr="00272860">
        <w:rPr>
          <w:sz w:val="20"/>
        </w:rPr>
        <w:t xml:space="preserve">. </w:t>
      </w:r>
    </w:p>
    <w:p w14:paraId="5F14986D" w14:textId="77777777" w:rsidR="00922109" w:rsidRPr="00272860" w:rsidRDefault="00922109" w:rsidP="00922109">
      <w:pPr>
        <w:pStyle w:val="Ttulo1"/>
      </w:pPr>
      <w:r w:rsidRPr="00272860">
        <w:t>FERRAMENTA ATUAL</w:t>
      </w:r>
      <w:r>
        <w:t xml:space="preserve"> </w:t>
      </w:r>
    </w:p>
    <w:p w14:paraId="34286B09" w14:textId="77777777" w:rsidR="00922109" w:rsidRPr="00272860" w:rsidRDefault="00922109" w:rsidP="572C669F">
      <w:pPr>
        <w:pStyle w:val="TF-TEXTO"/>
        <w:rPr>
          <w:sz w:val="20"/>
        </w:rPr>
      </w:pPr>
      <w:r w:rsidRPr="572C669F">
        <w:rPr>
          <w:sz w:val="20"/>
        </w:rPr>
        <w:t xml:space="preserve">O </w:t>
      </w:r>
      <w:proofErr w:type="spellStart"/>
      <w:r w:rsidRPr="572C669F">
        <w:rPr>
          <w:sz w:val="20"/>
        </w:rPr>
        <w:t>Furbot</w:t>
      </w:r>
      <w:proofErr w:type="spellEnd"/>
      <w:r w:rsidRPr="572C669F">
        <w:rPr>
          <w:sz w:val="20"/>
        </w:rPr>
        <w:t xml:space="preserve"> teve sua origem em 2008 com o propósito de auxiliar o ensino dos conceitos iniciais de programação orientada a objetos, voltado aos alunos de graduação do departamento de Sistemas e Computação da FURB, por meio de um </w:t>
      </w:r>
      <w:r w:rsidRPr="572C669F">
        <w:rPr>
          <w:i/>
          <w:iCs/>
          <w:sz w:val="20"/>
        </w:rPr>
        <w:t>framework</w:t>
      </w:r>
      <w:r w:rsidRPr="572C669F">
        <w:rPr>
          <w:sz w:val="20"/>
        </w:rPr>
        <w:t xml:space="preserve"> Java (VAHLDICK; MATTOS, 2008). Em 2017, o </w:t>
      </w:r>
      <w:r w:rsidRPr="572C669F">
        <w:rPr>
          <w:i/>
          <w:iCs/>
          <w:sz w:val="20"/>
        </w:rPr>
        <w:t xml:space="preserve">framework </w:t>
      </w:r>
      <w:r w:rsidRPr="572C669F">
        <w:rPr>
          <w:sz w:val="20"/>
        </w:rPr>
        <w:t xml:space="preserve">foi utilizado para a concepção de um ambiente de programação com o objetivo de introduzir o pensamento computacional em crianças de ensino fundamental, sem a necessidade da instalação de um ambiente de programação ou destas conhecerem uma linguagem de programação (SCHLÖGL </w:t>
      </w:r>
      <w:r w:rsidRPr="572C669F">
        <w:rPr>
          <w:i/>
          <w:iCs/>
          <w:sz w:val="20"/>
        </w:rPr>
        <w:t>et al</w:t>
      </w:r>
      <w:r w:rsidRPr="572C669F">
        <w:rPr>
          <w:sz w:val="20"/>
        </w:rPr>
        <w:t xml:space="preserve">., 2017). Por sua vez, em 2018, o </w:t>
      </w:r>
      <w:proofErr w:type="spellStart"/>
      <w:r w:rsidRPr="572C669F">
        <w:rPr>
          <w:sz w:val="20"/>
        </w:rPr>
        <w:t>Furbot</w:t>
      </w:r>
      <w:proofErr w:type="spellEnd"/>
      <w:r w:rsidRPr="572C669F">
        <w:rPr>
          <w:sz w:val="20"/>
        </w:rPr>
        <w:t xml:space="preserve"> passou por uma reformulação se transformando em uma plataforma composta por um jogo e um servidor (MATTOS, 2019). O jogo, desenvolvido em </w:t>
      </w:r>
      <w:proofErr w:type="spellStart"/>
      <w:r w:rsidRPr="572C669F">
        <w:rPr>
          <w:sz w:val="20"/>
        </w:rPr>
        <w:t>Unity</w:t>
      </w:r>
      <w:proofErr w:type="spellEnd"/>
      <w:r w:rsidRPr="572C669F">
        <w:rPr>
          <w:sz w:val="20"/>
        </w:rPr>
        <w:t xml:space="preserve"> na linguagem C#, possui um apelo mais lúdico e um gráfico mais atrativo para o público-alvo, que são as crianças de ensino fundamental, em relação ao ambiente desenvolvido em 2017 (MATTOS, 2019). Já o servidor que acompanha a plataforma é utilizado para manter os dados dos jogadores de modo que os professores possam acompanhar suas turmas e visualizar os exercícios resolvidos pelos seus alunos (MATTOS, 2019). Este servidor é desenvolvido em Java utilizando o </w:t>
      </w:r>
      <w:r w:rsidRPr="572C669F">
        <w:rPr>
          <w:i/>
          <w:iCs/>
          <w:sz w:val="20"/>
        </w:rPr>
        <w:t xml:space="preserve">framework </w:t>
      </w:r>
      <w:r w:rsidRPr="572C669F">
        <w:rPr>
          <w:sz w:val="20"/>
        </w:rPr>
        <w:t xml:space="preserve">Spring. Como o foco deste trabalho é o jogo do </w:t>
      </w:r>
      <w:proofErr w:type="spellStart"/>
      <w:r w:rsidRPr="572C669F">
        <w:rPr>
          <w:sz w:val="20"/>
        </w:rPr>
        <w:t>Furbot</w:t>
      </w:r>
      <w:proofErr w:type="spellEnd"/>
      <w:r w:rsidRPr="572C669F">
        <w:rPr>
          <w:sz w:val="20"/>
        </w:rPr>
        <w:t>, este é explicado com maiores detalhes.</w:t>
      </w:r>
    </w:p>
    <w:p w14:paraId="0D9EFF28" w14:textId="77777777" w:rsidR="00922109" w:rsidRPr="00272860" w:rsidRDefault="00922109" w:rsidP="572C669F">
      <w:pPr>
        <w:pStyle w:val="TF-TEXTO"/>
        <w:rPr>
          <w:sz w:val="20"/>
        </w:rPr>
      </w:pPr>
      <w:r w:rsidRPr="572C669F">
        <w:rPr>
          <w:sz w:val="20"/>
        </w:rPr>
        <w:t xml:space="preserve">O jogo possui uma narrativa que tem como personagens a Professora Sam que cria o </w:t>
      </w:r>
      <w:proofErr w:type="spellStart"/>
      <w:r w:rsidRPr="572C669F">
        <w:rPr>
          <w:sz w:val="20"/>
        </w:rPr>
        <w:t>Furbot</w:t>
      </w:r>
      <w:proofErr w:type="spellEnd"/>
      <w:r w:rsidRPr="572C669F">
        <w:rPr>
          <w:sz w:val="20"/>
        </w:rPr>
        <w:t xml:space="preserve">. O </w:t>
      </w:r>
      <w:proofErr w:type="spellStart"/>
      <w:r w:rsidRPr="572C669F">
        <w:rPr>
          <w:sz w:val="20"/>
        </w:rPr>
        <w:t>Furbot</w:t>
      </w:r>
      <w:proofErr w:type="spellEnd"/>
      <w:r w:rsidRPr="572C669F">
        <w:rPr>
          <w:sz w:val="20"/>
        </w:rPr>
        <w:t xml:space="preserve"> é um robô que os alunos precisam programar para salvar o mundo do ataque dos malvados </w:t>
      </w:r>
      <w:proofErr w:type="spellStart"/>
      <w:r w:rsidRPr="572C669F">
        <w:rPr>
          <w:i/>
          <w:iCs/>
          <w:sz w:val="20"/>
        </w:rPr>
        <w:t>buggiens</w:t>
      </w:r>
      <w:proofErr w:type="spellEnd"/>
      <w:r w:rsidRPr="572C669F">
        <w:rPr>
          <w:sz w:val="20"/>
        </w:rPr>
        <w:t xml:space="preserve">. A Figura 5 apresenta uma visão da tela de uma das fases iniciais. Nessa tela, tem-se o painel de comandos, localizado à direita </w:t>
      </w:r>
      <w:r w:rsidRPr="572C669F">
        <w:rPr>
          <w:sz w:val="20"/>
        </w:rPr>
        <w:lastRenderedPageBreak/>
        <w:t xml:space="preserve">da </w:t>
      </w:r>
      <w:r>
        <w:rPr>
          <w:sz w:val="20"/>
        </w:rPr>
        <w:t>F</w:t>
      </w:r>
      <w:r w:rsidRPr="572C669F">
        <w:rPr>
          <w:sz w:val="20"/>
        </w:rPr>
        <w:t xml:space="preserve">igura 5, que permite que o aluno desenvolva os comandos necessários para movimentar o </w:t>
      </w:r>
      <w:proofErr w:type="spellStart"/>
      <w:r w:rsidRPr="572C669F">
        <w:rPr>
          <w:sz w:val="20"/>
        </w:rPr>
        <w:t>Furbot</w:t>
      </w:r>
      <w:proofErr w:type="spellEnd"/>
      <w:r w:rsidRPr="572C669F">
        <w:rPr>
          <w:sz w:val="20"/>
        </w:rPr>
        <w:t xml:space="preserve"> no cenário da fase.</w:t>
      </w:r>
    </w:p>
    <w:p w14:paraId="27AF4E91" w14:textId="77777777" w:rsidR="00922109" w:rsidRPr="00272860" w:rsidRDefault="00922109" w:rsidP="00AB2A36">
      <w:pPr>
        <w:pStyle w:val="TF-LEGENDA"/>
        <w:rPr>
          <w:sz w:val="20"/>
        </w:rPr>
      </w:pPr>
      <w:r w:rsidRPr="00272860">
        <w:rPr>
          <w:sz w:val="20"/>
        </w:rPr>
        <w:t xml:space="preserve">Figura 5 – Tela de jogo do </w:t>
      </w:r>
      <w:proofErr w:type="spellStart"/>
      <w:r w:rsidRPr="00272860">
        <w:rPr>
          <w:sz w:val="20"/>
        </w:rPr>
        <w:t>Furbot</w:t>
      </w:r>
      <w:proofErr w:type="spellEnd"/>
    </w:p>
    <w:p w14:paraId="0B65CA86" w14:textId="77777777" w:rsidR="00922109" w:rsidRPr="00272860" w:rsidRDefault="00922109" w:rsidP="00AB2A36">
      <w:pPr>
        <w:pStyle w:val="TF-FIGURA"/>
        <w:rPr>
          <w:sz w:val="20"/>
        </w:rPr>
      </w:pPr>
      <w:r w:rsidRPr="00272860">
        <w:rPr>
          <w:noProof/>
          <w:sz w:val="20"/>
        </w:rPr>
        <w:drawing>
          <wp:inline distT="0" distB="0" distL="0" distR="0" wp14:anchorId="2495B4A7" wp14:editId="1E40299C">
            <wp:extent cx="3092639" cy="1739894"/>
            <wp:effectExtent l="19050" t="19050" r="12700" b="133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6011" cy="1758669"/>
                    </a:xfrm>
                    <a:prstGeom prst="rect">
                      <a:avLst/>
                    </a:prstGeom>
                    <a:ln w="12700">
                      <a:solidFill>
                        <a:schemeClr val="tx1"/>
                      </a:solidFill>
                    </a:ln>
                  </pic:spPr>
                </pic:pic>
              </a:graphicData>
            </a:graphic>
          </wp:inline>
        </w:drawing>
      </w:r>
    </w:p>
    <w:p w14:paraId="5B1732D9" w14:textId="77777777" w:rsidR="00922109" w:rsidRPr="000B1B78" w:rsidRDefault="00922109" w:rsidP="000B1B78">
      <w:pPr>
        <w:pStyle w:val="TF-FONTE"/>
        <w:jc w:val="center"/>
        <w:rPr>
          <w:sz w:val="18"/>
          <w:szCs w:val="18"/>
        </w:rPr>
      </w:pPr>
      <w:r w:rsidRPr="000B1B78">
        <w:rPr>
          <w:sz w:val="18"/>
          <w:szCs w:val="18"/>
        </w:rPr>
        <w:t>Fonte: elaborado pelo autor.</w:t>
      </w:r>
    </w:p>
    <w:p w14:paraId="24068334" w14:textId="77777777" w:rsidR="00922109" w:rsidRPr="00272860" w:rsidRDefault="00922109" w:rsidP="00F74C21">
      <w:pPr>
        <w:pStyle w:val="TF-TEXTO"/>
        <w:rPr>
          <w:sz w:val="20"/>
        </w:rPr>
      </w:pPr>
      <w:r w:rsidRPr="00272860">
        <w:rPr>
          <w:sz w:val="20"/>
        </w:rPr>
        <w:t xml:space="preserve">Cada fase possui desafios próprios com o objetivo de chegar ao final do caminho coletando tesouros, evitando os </w:t>
      </w:r>
      <w:proofErr w:type="spellStart"/>
      <w:r w:rsidRPr="00272860">
        <w:rPr>
          <w:i/>
          <w:iCs/>
          <w:sz w:val="20"/>
        </w:rPr>
        <w:t>buggiens</w:t>
      </w:r>
      <w:proofErr w:type="spellEnd"/>
      <w:r w:rsidRPr="00272860">
        <w:rPr>
          <w:sz w:val="20"/>
        </w:rPr>
        <w:t xml:space="preserve"> e desviando dos obstáculos, para então continuar progredindo para as próximas fases. O jogo introduz os conceitos de programação sequencial, utilização de condicionais e o uso de laços de repetição. </w:t>
      </w:r>
    </w:p>
    <w:p w14:paraId="28E42999" w14:textId="77777777" w:rsidR="00922109" w:rsidRPr="00272860" w:rsidRDefault="00922109" w:rsidP="00AD7835">
      <w:pPr>
        <w:pStyle w:val="TF-TEXTO"/>
        <w:rPr>
          <w:sz w:val="20"/>
        </w:rPr>
      </w:pPr>
      <w:r w:rsidRPr="00272860">
        <w:rPr>
          <w:sz w:val="20"/>
        </w:rPr>
        <w:tab/>
        <w:t>Ao finalizar a fase, é exibida uma tela mostrando a pontuação do aluno. Nela, o aluno pode retornar ao jogo e tentar fazer a fase novamente a fim de aumentar sua pontuação ou seguir em frente para a próxima fase. Contudo, o aluno não tem o feedback se sua solução é a melhor possível ou não.</w:t>
      </w:r>
    </w:p>
    <w:p w14:paraId="541CA5E7" w14:textId="77777777" w:rsidR="00922109" w:rsidRPr="00272860" w:rsidRDefault="00922109" w:rsidP="00922109">
      <w:pPr>
        <w:pStyle w:val="Ttulo1"/>
      </w:pPr>
      <w:r w:rsidRPr="00272860">
        <w:t>proposta</w:t>
      </w:r>
    </w:p>
    <w:p w14:paraId="6A156828" w14:textId="77777777" w:rsidR="00922109" w:rsidRPr="00272860" w:rsidRDefault="00922109" w:rsidP="572C669F">
      <w:pPr>
        <w:pStyle w:val="TF-TEXTO"/>
        <w:rPr>
          <w:sz w:val="20"/>
        </w:rPr>
      </w:pPr>
      <w:r w:rsidRPr="572C669F">
        <w:rPr>
          <w:sz w:val="20"/>
        </w:rPr>
        <w:t>Nesta seção serão apresentadas as justificativas para o desenvolvimento deste trabalho. Além disso, serão apresentados os principais Requisitos Funcionais (RF) e Requisitos Não Funcionais (RNF), bem como suas características e a metodologia de desenvolvimento que será utilizada.</w:t>
      </w:r>
    </w:p>
    <w:p w14:paraId="5249AD2F" w14:textId="77777777" w:rsidR="00922109" w:rsidRPr="00272860" w:rsidRDefault="00922109" w:rsidP="00922109">
      <w:pPr>
        <w:pStyle w:val="Ttulo2"/>
        <w:ind w:left="567" w:hanging="567"/>
        <w:rPr>
          <w:sz w:val="20"/>
        </w:rPr>
      </w:pPr>
      <w:r w:rsidRPr="00272860">
        <w:rPr>
          <w:sz w:val="20"/>
        </w:rPr>
        <w:t>JUSTIFICATIVA</w:t>
      </w:r>
    </w:p>
    <w:p w14:paraId="6F85B811" w14:textId="77777777" w:rsidR="00922109" w:rsidRPr="00272860" w:rsidRDefault="00922109" w:rsidP="00C35ADC">
      <w:pPr>
        <w:pStyle w:val="TF-TEXTO"/>
        <w:rPr>
          <w:sz w:val="20"/>
          <w:highlight w:val="yellow"/>
        </w:rPr>
      </w:pPr>
      <w:r w:rsidRPr="00272860">
        <w:rPr>
          <w:sz w:val="20"/>
        </w:rPr>
        <w:t xml:space="preserve">No </w:t>
      </w:r>
      <w:r w:rsidRPr="00272860">
        <w:rPr>
          <w:sz w:val="20"/>
        </w:rPr>
        <w:fldChar w:fldCharType="begin"/>
      </w:r>
      <w:r w:rsidRPr="00272860">
        <w:rPr>
          <w:sz w:val="20"/>
        </w:rPr>
        <w:instrText xml:space="preserve"> REF _Ref525544094 \h  \* MERGEFORMAT </w:instrText>
      </w:r>
      <w:r w:rsidRPr="00272860">
        <w:rPr>
          <w:sz w:val="20"/>
        </w:rPr>
      </w:r>
      <w:r w:rsidRPr="00272860">
        <w:rPr>
          <w:sz w:val="20"/>
        </w:rPr>
        <w:fldChar w:fldCharType="separate"/>
      </w:r>
      <w:r w:rsidRPr="00272860">
        <w:rPr>
          <w:sz w:val="20"/>
        </w:rPr>
        <w:t xml:space="preserve">Quadro </w:t>
      </w:r>
      <w:r w:rsidRPr="00272860">
        <w:rPr>
          <w:noProof/>
          <w:sz w:val="20"/>
        </w:rPr>
        <w:t>1</w:t>
      </w:r>
      <w:r w:rsidRPr="00272860">
        <w:rPr>
          <w:sz w:val="20"/>
        </w:rPr>
        <w:fldChar w:fldCharType="end"/>
      </w:r>
      <w:r w:rsidRPr="00272860">
        <w:rPr>
          <w:sz w:val="20"/>
        </w:rPr>
        <w:t xml:space="preserve"> é apresentada uma comparação entre os trabalhos correlatos. Nas colunas são identificados os trabalhos e nas linhas as características.</w:t>
      </w:r>
    </w:p>
    <w:p w14:paraId="77F355C4" w14:textId="77777777" w:rsidR="00922109" w:rsidRPr="00272860" w:rsidRDefault="00922109" w:rsidP="00E04FBF">
      <w:pPr>
        <w:pStyle w:val="TF-LEGENDA"/>
        <w:rPr>
          <w:sz w:val="20"/>
        </w:rPr>
      </w:pPr>
      <w:r w:rsidRPr="00272860">
        <w:rPr>
          <w:sz w:val="20"/>
        </w:rPr>
        <w:t xml:space="preserve">Quadro </w:t>
      </w:r>
      <w:r w:rsidRPr="00272860">
        <w:rPr>
          <w:noProof/>
          <w:sz w:val="20"/>
        </w:rPr>
        <w:fldChar w:fldCharType="begin"/>
      </w:r>
      <w:r w:rsidRPr="00272860">
        <w:rPr>
          <w:noProof/>
          <w:sz w:val="20"/>
        </w:rPr>
        <w:instrText xml:space="preserve"> SEQ Quadro \* ARABIC </w:instrText>
      </w:r>
      <w:r w:rsidRPr="00272860">
        <w:rPr>
          <w:noProof/>
          <w:sz w:val="20"/>
        </w:rPr>
        <w:fldChar w:fldCharType="separate"/>
      </w:r>
      <w:r w:rsidRPr="00272860">
        <w:rPr>
          <w:noProof/>
          <w:sz w:val="20"/>
        </w:rPr>
        <w:t>1</w:t>
      </w:r>
      <w:r w:rsidRPr="00272860">
        <w:rPr>
          <w:noProof/>
          <w:sz w:val="20"/>
        </w:rPr>
        <w:fldChar w:fldCharType="end"/>
      </w:r>
      <w:r w:rsidRPr="00272860">
        <w:rPr>
          <w:noProof/>
          <w:sz w:val="20"/>
        </w:rPr>
        <w:t xml:space="preserve"> </w:t>
      </w:r>
      <w:r w:rsidRPr="00272860">
        <w:rPr>
          <w:sz w:val="20"/>
        </w:rPr>
        <w:t>– Comparativo entre os trabalhos correlatos</w:t>
      </w:r>
    </w:p>
    <w:tbl>
      <w:tblPr>
        <w:tblW w:w="89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3386"/>
        <w:gridCol w:w="1849"/>
        <w:gridCol w:w="2004"/>
        <w:gridCol w:w="1695"/>
      </w:tblGrid>
      <w:tr w:rsidR="00922109" w:rsidRPr="00272860" w14:paraId="38EAF2C0" w14:textId="77777777" w:rsidTr="00CF6228">
        <w:trPr>
          <w:cantSplit/>
          <w:trHeight w:val="534"/>
          <w:jc w:val="center"/>
        </w:trPr>
        <w:tc>
          <w:tcPr>
            <w:tcW w:w="3386" w:type="dxa"/>
            <w:tcBorders>
              <w:top w:val="single" w:sz="4" w:space="0" w:color="auto"/>
              <w:left w:val="single" w:sz="4" w:space="0" w:color="auto"/>
              <w:bottom w:val="nil"/>
              <w:right w:val="single" w:sz="4" w:space="0" w:color="auto"/>
            </w:tcBorders>
            <w:shd w:val="clear" w:color="auto" w:fill="A6A6A6" w:themeFill="background1" w:themeFillShade="A6"/>
          </w:tcPr>
          <w:p w14:paraId="4D2E2821" w14:textId="77777777" w:rsidR="00922109" w:rsidRPr="00272860" w:rsidRDefault="00922109" w:rsidP="004A09AA">
            <w:pPr>
              <w:pStyle w:val="TF-FIGURA"/>
              <w:rPr>
                <w:sz w:val="20"/>
              </w:rPr>
            </w:pPr>
          </w:p>
        </w:tc>
        <w:tc>
          <w:tcPr>
            <w:tcW w:w="1849" w:type="dxa"/>
            <w:tcBorders>
              <w:top w:val="single" w:sz="4" w:space="0" w:color="auto"/>
              <w:left w:val="single" w:sz="4" w:space="0" w:color="auto"/>
              <w:right w:val="single" w:sz="4" w:space="0" w:color="auto"/>
            </w:tcBorders>
            <w:shd w:val="clear" w:color="auto" w:fill="A6A6A6" w:themeFill="background1" w:themeFillShade="A6"/>
          </w:tcPr>
          <w:p w14:paraId="7EC6516D" w14:textId="77777777" w:rsidR="00922109" w:rsidRPr="00232D48" w:rsidRDefault="00922109" w:rsidP="004A09AA">
            <w:pPr>
              <w:pStyle w:val="TF-FIGURA"/>
              <w:rPr>
                <w:sz w:val="20"/>
              </w:rPr>
            </w:pPr>
            <w:r w:rsidRPr="00272860">
              <w:rPr>
                <w:sz w:val="20"/>
              </w:rPr>
              <w:t>Geração automatizada de gabarito (XAVIER, 2019)</w:t>
            </w:r>
          </w:p>
        </w:tc>
        <w:tc>
          <w:tcPr>
            <w:tcW w:w="2004" w:type="dxa"/>
            <w:tcBorders>
              <w:top w:val="single" w:sz="4" w:space="0" w:color="auto"/>
              <w:left w:val="single" w:sz="4" w:space="0" w:color="auto"/>
              <w:right w:val="single" w:sz="4" w:space="0" w:color="auto"/>
            </w:tcBorders>
            <w:shd w:val="clear" w:color="auto" w:fill="A6A6A6" w:themeFill="background1" w:themeFillShade="A6"/>
          </w:tcPr>
          <w:p w14:paraId="192EC1D4" w14:textId="77777777" w:rsidR="00922109" w:rsidRPr="00272860" w:rsidRDefault="00922109" w:rsidP="004A09AA">
            <w:pPr>
              <w:pStyle w:val="TF-FIGURA"/>
              <w:rPr>
                <w:sz w:val="20"/>
              </w:rPr>
            </w:pPr>
            <w:proofErr w:type="spellStart"/>
            <w:r w:rsidRPr="00272860">
              <w:rPr>
                <w:sz w:val="20"/>
              </w:rPr>
              <w:t>Minecraft</w:t>
            </w:r>
            <w:proofErr w:type="spellEnd"/>
            <w:r w:rsidRPr="00272860">
              <w:rPr>
                <w:sz w:val="20"/>
              </w:rPr>
              <w:t>: Jornada do Herói</w:t>
            </w:r>
            <w:r w:rsidRPr="00272860" w:rsidDel="00A303EA">
              <w:rPr>
                <w:sz w:val="20"/>
              </w:rPr>
              <w:t xml:space="preserve"> </w:t>
            </w:r>
            <w:r w:rsidRPr="00272860">
              <w:rPr>
                <w:noProof/>
                <w:sz w:val="20"/>
              </w:rPr>
              <w:t>(CODE.ORG, 2018b)</w:t>
            </w:r>
          </w:p>
        </w:tc>
        <w:tc>
          <w:tcPr>
            <w:tcW w:w="1695" w:type="dxa"/>
            <w:tcBorders>
              <w:top w:val="single" w:sz="4" w:space="0" w:color="auto"/>
              <w:left w:val="single" w:sz="4" w:space="0" w:color="auto"/>
              <w:right w:val="single" w:sz="4" w:space="0" w:color="auto"/>
            </w:tcBorders>
            <w:shd w:val="clear" w:color="auto" w:fill="A6A6A6" w:themeFill="background1" w:themeFillShade="A6"/>
          </w:tcPr>
          <w:p w14:paraId="31CEA5FA" w14:textId="77777777" w:rsidR="00922109" w:rsidRPr="00272860" w:rsidRDefault="00922109" w:rsidP="004A09AA">
            <w:pPr>
              <w:pStyle w:val="TF-FIGURA"/>
              <w:rPr>
                <w:sz w:val="20"/>
              </w:rPr>
            </w:pPr>
            <w:proofErr w:type="spellStart"/>
            <w:r w:rsidRPr="00DD17F0">
              <w:rPr>
                <w:sz w:val="20"/>
              </w:rPr>
              <w:t>C</w:t>
            </w:r>
            <w:r w:rsidRPr="00272860">
              <w:rPr>
                <w:sz w:val="20"/>
              </w:rPr>
              <w:t>odeSpark</w:t>
            </w:r>
            <w:proofErr w:type="spellEnd"/>
          </w:p>
          <w:p w14:paraId="5FC237FE" w14:textId="77777777" w:rsidR="00922109" w:rsidRPr="00272860" w:rsidRDefault="00922109" w:rsidP="004A09AA">
            <w:pPr>
              <w:pStyle w:val="TF-FIGURA"/>
              <w:rPr>
                <w:sz w:val="20"/>
              </w:rPr>
            </w:pPr>
            <w:r w:rsidRPr="00272860">
              <w:rPr>
                <w:sz w:val="20"/>
              </w:rPr>
              <w:t>(</w:t>
            </w:r>
            <w:r w:rsidRPr="00272860">
              <w:rPr>
                <w:noProof/>
                <w:sz w:val="20"/>
              </w:rPr>
              <w:t>CODESPARK</w:t>
            </w:r>
            <w:r w:rsidRPr="00272860">
              <w:rPr>
                <w:sz w:val="20"/>
              </w:rPr>
              <w:t xml:space="preserve">, 2021b) </w:t>
            </w:r>
          </w:p>
        </w:tc>
      </w:tr>
      <w:tr w:rsidR="00922109" w:rsidRPr="00272860" w14:paraId="1E7CEDD4" w14:textId="77777777" w:rsidTr="00CF6228">
        <w:trPr>
          <w:trHeight w:val="441"/>
          <w:jc w:val="center"/>
        </w:trPr>
        <w:tc>
          <w:tcPr>
            <w:tcW w:w="3386" w:type="dxa"/>
            <w:tcBorders>
              <w:left w:val="single" w:sz="4" w:space="0" w:color="auto"/>
            </w:tcBorders>
          </w:tcPr>
          <w:p w14:paraId="286F83AC" w14:textId="77777777" w:rsidR="00922109" w:rsidRPr="00272860" w:rsidRDefault="00922109" w:rsidP="00CF2D9E">
            <w:pPr>
              <w:pStyle w:val="TF-FIGURA"/>
              <w:jc w:val="left"/>
              <w:rPr>
                <w:bCs/>
                <w:sz w:val="20"/>
              </w:rPr>
            </w:pPr>
            <w:r w:rsidRPr="00272860">
              <w:rPr>
                <w:bCs/>
                <w:sz w:val="20"/>
              </w:rPr>
              <w:t>Objetivo educacional</w:t>
            </w:r>
          </w:p>
        </w:tc>
        <w:tc>
          <w:tcPr>
            <w:tcW w:w="1849" w:type="dxa"/>
          </w:tcPr>
          <w:p w14:paraId="591B21BE" w14:textId="77777777" w:rsidR="00922109" w:rsidRPr="00272860" w:rsidRDefault="00922109" w:rsidP="004A09AA">
            <w:pPr>
              <w:pStyle w:val="TF-FIGURA"/>
              <w:rPr>
                <w:sz w:val="20"/>
              </w:rPr>
            </w:pPr>
            <w:r w:rsidRPr="00272860">
              <w:rPr>
                <w:sz w:val="20"/>
              </w:rPr>
              <w:t>Sim</w:t>
            </w:r>
          </w:p>
        </w:tc>
        <w:tc>
          <w:tcPr>
            <w:tcW w:w="2004" w:type="dxa"/>
          </w:tcPr>
          <w:p w14:paraId="00EA6213" w14:textId="77777777" w:rsidR="00922109" w:rsidRPr="00272860" w:rsidRDefault="00922109" w:rsidP="004A09AA">
            <w:pPr>
              <w:pStyle w:val="TF-FIGURA"/>
              <w:rPr>
                <w:sz w:val="20"/>
              </w:rPr>
            </w:pPr>
            <w:r w:rsidRPr="00272860">
              <w:rPr>
                <w:sz w:val="20"/>
              </w:rPr>
              <w:t>Sim</w:t>
            </w:r>
          </w:p>
        </w:tc>
        <w:tc>
          <w:tcPr>
            <w:tcW w:w="1695" w:type="dxa"/>
          </w:tcPr>
          <w:p w14:paraId="3AC12388" w14:textId="77777777" w:rsidR="00922109" w:rsidRPr="00272860" w:rsidRDefault="00922109" w:rsidP="004A09AA">
            <w:pPr>
              <w:pStyle w:val="TF-FIGURA"/>
              <w:rPr>
                <w:sz w:val="20"/>
              </w:rPr>
            </w:pPr>
            <w:r w:rsidRPr="00272860">
              <w:rPr>
                <w:sz w:val="20"/>
              </w:rPr>
              <w:t>Sim</w:t>
            </w:r>
          </w:p>
        </w:tc>
      </w:tr>
      <w:tr w:rsidR="00922109" w:rsidRPr="00272860" w14:paraId="454FC94E" w14:textId="77777777" w:rsidTr="00CF6228">
        <w:trPr>
          <w:trHeight w:val="473"/>
          <w:jc w:val="center"/>
        </w:trPr>
        <w:tc>
          <w:tcPr>
            <w:tcW w:w="3386" w:type="dxa"/>
            <w:tcBorders>
              <w:left w:val="single" w:sz="4" w:space="0" w:color="auto"/>
            </w:tcBorders>
          </w:tcPr>
          <w:p w14:paraId="39BC9FA7" w14:textId="77777777" w:rsidR="00922109" w:rsidRPr="00272860" w:rsidRDefault="00922109" w:rsidP="00CF2D9E">
            <w:pPr>
              <w:pStyle w:val="TF-FIGURA"/>
              <w:jc w:val="left"/>
              <w:rPr>
                <w:sz w:val="20"/>
              </w:rPr>
            </w:pPr>
            <w:r w:rsidRPr="00272860">
              <w:rPr>
                <w:sz w:val="20"/>
              </w:rPr>
              <w:t>Conferência automatizada do resultado da resolução do exercício</w:t>
            </w:r>
          </w:p>
        </w:tc>
        <w:tc>
          <w:tcPr>
            <w:tcW w:w="1849" w:type="dxa"/>
          </w:tcPr>
          <w:p w14:paraId="1445A801" w14:textId="77777777" w:rsidR="00922109" w:rsidRPr="00272860" w:rsidRDefault="00922109" w:rsidP="004A09AA">
            <w:pPr>
              <w:pStyle w:val="TF-FIGURA"/>
              <w:rPr>
                <w:sz w:val="20"/>
              </w:rPr>
            </w:pPr>
            <w:r w:rsidRPr="00272860">
              <w:rPr>
                <w:sz w:val="20"/>
              </w:rPr>
              <w:t>Sim</w:t>
            </w:r>
          </w:p>
        </w:tc>
        <w:tc>
          <w:tcPr>
            <w:tcW w:w="2004" w:type="dxa"/>
          </w:tcPr>
          <w:p w14:paraId="4F4AFC23" w14:textId="77777777" w:rsidR="00922109" w:rsidRPr="00272860" w:rsidRDefault="00922109" w:rsidP="004A09AA">
            <w:pPr>
              <w:pStyle w:val="TF-FIGURA"/>
              <w:rPr>
                <w:sz w:val="20"/>
              </w:rPr>
            </w:pPr>
            <w:r w:rsidRPr="00272860">
              <w:rPr>
                <w:sz w:val="20"/>
              </w:rPr>
              <w:t>Sim</w:t>
            </w:r>
          </w:p>
        </w:tc>
        <w:tc>
          <w:tcPr>
            <w:tcW w:w="1695" w:type="dxa"/>
          </w:tcPr>
          <w:p w14:paraId="0AB7B963" w14:textId="77777777" w:rsidR="00922109" w:rsidRPr="00272860" w:rsidRDefault="00922109" w:rsidP="004A09AA">
            <w:pPr>
              <w:pStyle w:val="TF-FIGURA"/>
              <w:rPr>
                <w:sz w:val="20"/>
              </w:rPr>
            </w:pPr>
            <w:r w:rsidRPr="00272860">
              <w:rPr>
                <w:sz w:val="20"/>
              </w:rPr>
              <w:t>Sim</w:t>
            </w:r>
          </w:p>
        </w:tc>
      </w:tr>
      <w:tr w:rsidR="00922109" w:rsidRPr="00272860" w14:paraId="3BC4250D" w14:textId="77777777" w:rsidTr="00CF6228">
        <w:trPr>
          <w:trHeight w:val="473"/>
          <w:jc w:val="center"/>
        </w:trPr>
        <w:tc>
          <w:tcPr>
            <w:tcW w:w="3386" w:type="dxa"/>
            <w:tcBorders>
              <w:left w:val="single" w:sz="4" w:space="0" w:color="auto"/>
            </w:tcBorders>
          </w:tcPr>
          <w:p w14:paraId="20EA93F9" w14:textId="77777777" w:rsidR="00922109" w:rsidRPr="00272860" w:rsidRDefault="00922109" w:rsidP="00CF2D9E">
            <w:pPr>
              <w:pStyle w:val="TF-FIGURA"/>
              <w:jc w:val="left"/>
              <w:rPr>
                <w:sz w:val="20"/>
              </w:rPr>
            </w:pPr>
            <w:r w:rsidRPr="00272860">
              <w:rPr>
                <w:sz w:val="20"/>
              </w:rPr>
              <w:t>Verifica se a resolução é a melhor possível</w:t>
            </w:r>
          </w:p>
        </w:tc>
        <w:tc>
          <w:tcPr>
            <w:tcW w:w="1849" w:type="dxa"/>
          </w:tcPr>
          <w:p w14:paraId="623B7ABE" w14:textId="77777777" w:rsidR="00922109" w:rsidRPr="00272860" w:rsidRDefault="00922109" w:rsidP="004A09AA">
            <w:pPr>
              <w:pStyle w:val="TF-FIGURA"/>
              <w:rPr>
                <w:sz w:val="20"/>
              </w:rPr>
            </w:pPr>
            <w:r w:rsidRPr="00272860">
              <w:rPr>
                <w:sz w:val="20"/>
              </w:rPr>
              <w:t>Sim</w:t>
            </w:r>
          </w:p>
        </w:tc>
        <w:tc>
          <w:tcPr>
            <w:tcW w:w="2004" w:type="dxa"/>
          </w:tcPr>
          <w:p w14:paraId="1EE0A936" w14:textId="77777777" w:rsidR="00922109" w:rsidRPr="00272860" w:rsidRDefault="00922109" w:rsidP="004A09AA">
            <w:pPr>
              <w:pStyle w:val="TF-FIGURA"/>
              <w:rPr>
                <w:sz w:val="20"/>
              </w:rPr>
            </w:pPr>
            <w:r w:rsidRPr="00272860">
              <w:rPr>
                <w:sz w:val="20"/>
              </w:rPr>
              <w:t>Não</w:t>
            </w:r>
          </w:p>
        </w:tc>
        <w:tc>
          <w:tcPr>
            <w:tcW w:w="1695" w:type="dxa"/>
          </w:tcPr>
          <w:p w14:paraId="2BC83C75" w14:textId="77777777" w:rsidR="00922109" w:rsidRPr="00272860" w:rsidRDefault="00922109" w:rsidP="004A09AA">
            <w:pPr>
              <w:pStyle w:val="TF-FIGURA"/>
              <w:rPr>
                <w:sz w:val="20"/>
              </w:rPr>
            </w:pPr>
            <w:r w:rsidRPr="00272860">
              <w:rPr>
                <w:sz w:val="20"/>
              </w:rPr>
              <w:t>Não</w:t>
            </w:r>
          </w:p>
        </w:tc>
      </w:tr>
      <w:tr w:rsidR="00922109" w:rsidRPr="00272860" w14:paraId="78945DE8" w14:textId="77777777" w:rsidTr="00CF6228">
        <w:trPr>
          <w:trHeight w:val="473"/>
          <w:jc w:val="center"/>
        </w:trPr>
        <w:tc>
          <w:tcPr>
            <w:tcW w:w="3386" w:type="dxa"/>
            <w:tcBorders>
              <w:left w:val="single" w:sz="4" w:space="0" w:color="auto"/>
            </w:tcBorders>
          </w:tcPr>
          <w:p w14:paraId="6ECE47AD" w14:textId="77777777" w:rsidR="00922109" w:rsidRPr="00272860" w:rsidRDefault="00922109" w:rsidP="00CF2D9E">
            <w:pPr>
              <w:pStyle w:val="TF-FIGURA"/>
              <w:jc w:val="left"/>
              <w:rPr>
                <w:sz w:val="20"/>
              </w:rPr>
            </w:pPr>
            <w:r w:rsidRPr="00272860">
              <w:rPr>
                <w:sz w:val="20"/>
              </w:rPr>
              <w:t>Plataforma</w:t>
            </w:r>
          </w:p>
        </w:tc>
        <w:tc>
          <w:tcPr>
            <w:tcW w:w="1849" w:type="dxa"/>
          </w:tcPr>
          <w:p w14:paraId="7AA09D86" w14:textId="77777777" w:rsidR="00922109" w:rsidRPr="00272860" w:rsidRDefault="00922109" w:rsidP="004A09AA">
            <w:pPr>
              <w:pStyle w:val="TF-FIGURA"/>
              <w:rPr>
                <w:sz w:val="20"/>
              </w:rPr>
            </w:pPr>
            <w:r w:rsidRPr="00272860">
              <w:rPr>
                <w:sz w:val="20"/>
              </w:rPr>
              <w:t>Web</w:t>
            </w:r>
          </w:p>
        </w:tc>
        <w:tc>
          <w:tcPr>
            <w:tcW w:w="2004" w:type="dxa"/>
          </w:tcPr>
          <w:p w14:paraId="7EC80A3F" w14:textId="77777777" w:rsidR="00922109" w:rsidRPr="00272860" w:rsidRDefault="00922109" w:rsidP="004A09AA">
            <w:pPr>
              <w:pStyle w:val="TF-FIGURA"/>
              <w:rPr>
                <w:sz w:val="20"/>
              </w:rPr>
            </w:pPr>
            <w:r w:rsidRPr="00272860">
              <w:rPr>
                <w:sz w:val="20"/>
              </w:rPr>
              <w:t>Web</w:t>
            </w:r>
          </w:p>
        </w:tc>
        <w:tc>
          <w:tcPr>
            <w:tcW w:w="1695" w:type="dxa"/>
          </w:tcPr>
          <w:p w14:paraId="5B3E1ABB" w14:textId="77777777" w:rsidR="00922109" w:rsidRPr="00272860" w:rsidRDefault="00922109" w:rsidP="004A09AA">
            <w:pPr>
              <w:pStyle w:val="TF-FIGURA"/>
              <w:rPr>
                <w:sz w:val="20"/>
              </w:rPr>
            </w:pPr>
            <w:r w:rsidRPr="00272860">
              <w:rPr>
                <w:sz w:val="20"/>
              </w:rPr>
              <w:t>Web/</w:t>
            </w:r>
            <w:proofErr w:type="spellStart"/>
            <w:r w:rsidRPr="00272860">
              <w:rPr>
                <w:sz w:val="20"/>
              </w:rPr>
              <w:t>App</w:t>
            </w:r>
            <w:proofErr w:type="spellEnd"/>
          </w:p>
        </w:tc>
      </w:tr>
    </w:tbl>
    <w:p w14:paraId="6EE395A6" w14:textId="77777777" w:rsidR="00922109" w:rsidRPr="00272860" w:rsidRDefault="00922109" w:rsidP="572C669F">
      <w:pPr>
        <w:pStyle w:val="TF-FONTE"/>
        <w:jc w:val="center"/>
      </w:pPr>
      <w:r>
        <w:t xml:space="preserve"> Fonte: elaborado pelo autor.</w:t>
      </w:r>
    </w:p>
    <w:p w14:paraId="2BF0F1A0" w14:textId="77777777" w:rsidR="00922109" w:rsidRPr="00272860" w:rsidRDefault="00922109" w:rsidP="572C669F">
      <w:pPr>
        <w:pStyle w:val="TF-TEXTO"/>
        <w:ind w:firstLine="567"/>
        <w:rPr>
          <w:sz w:val="20"/>
        </w:rPr>
      </w:pPr>
      <w:r w:rsidRPr="572C669F">
        <w:rPr>
          <w:sz w:val="20"/>
        </w:rPr>
        <w:t xml:space="preserve">Como pode ser observado no </w:t>
      </w:r>
      <w:r w:rsidRPr="572C669F">
        <w:rPr>
          <w:sz w:val="20"/>
        </w:rPr>
        <w:fldChar w:fldCharType="begin"/>
      </w:r>
      <w:r w:rsidRPr="572C669F">
        <w:rPr>
          <w:sz w:val="20"/>
        </w:rPr>
        <w:instrText xml:space="preserve"> REF _Ref525544094 \h  \* MERGEFORMAT </w:instrText>
      </w:r>
      <w:r w:rsidRPr="572C669F">
        <w:rPr>
          <w:sz w:val="20"/>
        </w:rPr>
      </w:r>
      <w:r w:rsidRPr="572C669F">
        <w:rPr>
          <w:sz w:val="20"/>
        </w:rPr>
        <w:fldChar w:fldCharType="separate"/>
      </w:r>
      <w:r w:rsidRPr="572C669F">
        <w:rPr>
          <w:sz w:val="20"/>
        </w:rPr>
        <w:t xml:space="preserve">Quadro </w:t>
      </w:r>
      <w:r w:rsidRPr="572C669F">
        <w:rPr>
          <w:noProof/>
          <w:sz w:val="20"/>
        </w:rPr>
        <w:t>1</w:t>
      </w:r>
      <w:r w:rsidRPr="572C669F">
        <w:rPr>
          <w:sz w:val="20"/>
        </w:rPr>
        <w:fldChar w:fldCharType="end"/>
      </w:r>
      <w:r w:rsidRPr="572C669F">
        <w:rPr>
          <w:sz w:val="20"/>
        </w:rPr>
        <w:t xml:space="preserve">, todos os trabalhos são ferramentas que foram construídas para fins educacionais e verificam de forma automatizada se o objetivo foi concluído. Tanto o </w:t>
      </w:r>
      <w:proofErr w:type="spellStart"/>
      <w:r w:rsidRPr="572C669F">
        <w:rPr>
          <w:sz w:val="20"/>
        </w:rPr>
        <w:t>CodeSpark</w:t>
      </w:r>
      <w:proofErr w:type="spellEnd"/>
      <w:r w:rsidRPr="572C669F">
        <w:rPr>
          <w:sz w:val="20"/>
        </w:rPr>
        <w:t xml:space="preserve"> (</w:t>
      </w:r>
      <w:r w:rsidRPr="572C669F">
        <w:rPr>
          <w:noProof/>
          <w:sz w:val="20"/>
        </w:rPr>
        <w:t>CODESPARK</w:t>
      </w:r>
      <w:r w:rsidRPr="572C669F">
        <w:rPr>
          <w:sz w:val="20"/>
        </w:rPr>
        <w:t xml:space="preserve">, 2021a), quanto o </w:t>
      </w:r>
      <w:proofErr w:type="spellStart"/>
      <w:r w:rsidRPr="572C669F">
        <w:rPr>
          <w:sz w:val="20"/>
        </w:rPr>
        <w:t>Minecraft</w:t>
      </w:r>
      <w:proofErr w:type="spellEnd"/>
      <w:r w:rsidRPr="572C669F">
        <w:rPr>
          <w:sz w:val="20"/>
        </w:rPr>
        <w:t xml:space="preserve">: Jornada do Herói (CODE.ORG, 2018b) não demonstram ao aluno se existe alguma solução melhor do que a desenvolvida por ele. Em relação ao trabalho de Xavier (2019), é utilizado o algoritmo </w:t>
      </w:r>
      <w:r w:rsidRPr="572C669F">
        <w:rPr>
          <w:sz w:val="20"/>
        </w:rPr>
        <w:lastRenderedPageBreak/>
        <w:t xml:space="preserve">de busca de menor caminho </w:t>
      </w:r>
      <w:proofErr w:type="spellStart"/>
      <w:r w:rsidRPr="572C669F">
        <w:rPr>
          <w:sz w:val="20"/>
        </w:rPr>
        <w:t>Dijkstra</w:t>
      </w:r>
      <w:proofErr w:type="spellEnd"/>
      <w:r w:rsidRPr="572C669F">
        <w:rPr>
          <w:sz w:val="20"/>
        </w:rPr>
        <w:t xml:space="preserve"> para solucionar e encontrar a solução ótima dos exercícios. Desta forma, há uma referência que pode ser utilizada pelos alunos para chegar na melhor solução. </w:t>
      </w:r>
    </w:p>
    <w:p w14:paraId="55724564" w14:textId="77777777" w:rsidR="00922109" w:rsidRPr="00272860" w:rsidRDefault="00922109" w:rsidP="572C669F">
      <w:pPr>
        <w:pStyle w:val="TF-TEXTO"/>
        <w:spacing w:after="120"/>
        <w:ind w:firstLine="567"/>
        <w:rPr>
          <w:sz w:val="20"/>
        </w:rPr>
      </w:pPr>
      <w:r w:rsidRPr="572C669F">
        <w:rPr>
          <w:sz w:val="20"/>
        </w:rPr>
        <w:t xml:space="preserve">Analisando os correlatos apresentados, o único trabalho que se preocupa em gerar uma solução ótima é o trabalho de Xavier (2019). Contudo, o autor concluiu que essa solução não possui bom desempenho, possuindo um elevado tempo de execução, o qual o autor atribuiu ao elevado número de objetivos e obstáculos que o jogo possui. Além disso, esse tipo de algoritmo não é suficiente para a versão atual do </w:t>
      </w:r>
      <w:proofErr w:type="spellStart"/>
      <w:r w:rsidRPr="572C669F">
        <w:rPr>
          <w:sz w:val="20"/>
        </w:rPr>
        <w:t>Furbot</w:t>
      </w:r>
      <w:proofErr w:type="spellEnd"/>
      <w:r w:rsidRPr="572C669F">
        <w:rPr>
          <w:sz w:val="20"/>
        </w:rPr>
        <w:t xml:space="preserve">, pois além destes itens, ainda deve ser considerado os tipos de terreno, itens coletados no mapa, gasto de energia e inimigos encontrados. </w:t>
      </w:r>
    </w:p>
    <w:p w14:paraId="1BDCE4FF" w14:textId="77777777" w:rsidR="00922109" w:rsidRPr="00272860" w:rsidRDefault="00922109" w:rsidP="572C669F">
      <w:pPr>
        <w:pStyle w:val="TF-TEXTO"/>
        <w:spacing w:after="120"/>
        <w:ind w:firstLine="567"/>
        <w:rPr>
          <w:sz w:val="20"/>
        </w:rPr>
      </w:pPr>
      <w:r w:rsidRPr="572C669F">
        <w:rPr>
          <w:sz w:val="20"/>
        </w:rPr>
        <w:t xml:space="preserve">Em relação à aplicação a ser desenvolvida, podem existir várias formas de resolver um mesmo exercício no </w:t>
      </w:r>
      <w:proofErr w:type="spellStart"/>
      <w:r w:rsidRPr="572C669F">
        <w:rPr>
          <w:sz w:val="20"/>
        </w:rPr>
        <w:t>Furbot</w:t>
      </w:r>
      <w:proofErr w:type="spellEnd"/>
      <w:r w:rsidRPr="572C669F">
        <w:rPr>
          <w:sz w:val="20"/>
        </w:rPr>
        <w:t>. Criar um processo automatizado para verificar a melhor solução a partir dos objetivos da fase, proporciona uma referência que os alunos podem seguir para se desafiar a aprimorar suas soluções. Para gerar a melhor solução, um estudo</w:t>
      </w:r>
      <w:r>
        <w:rPr>
          <w:sz w:val="20"/>
        </w:rPr>
        <w:t xml:space="preserve"> acerca</w:t>
      </w:r>
      <w:r w:rsidRPr="572C669F">
        <w:rPr>
          <w:sz w:val="20"/>
        </w:rPr>
        <w:t xml:space="preserve"> dos principais algoritmos utilizados em aprendizagem supervisionada será realizado, observando as revisões bibliográficas mais recentes e dessa forma, será definido o que mais se encaixa no contexto dos objetivos propostos.</w:t>
      </w:r>
    </w:p>
    <w:p w14:paraId="0449D20C" w14:textId="77777777" w:rsidR="00922109" w:rsidRPr="00272860" w:rsidRDefault="00922109" w:rsidP="572C669F">
      <w:pPr>
        <w:pStyle w:val="TF-TEXTO"/>
        <w:spacing w:after="120"/>
        <w:ind w:firstLine="567"/>
        <w:rPr>
          <w:sz w:val="20"/>
        </w:rPr>
      </w:pPr>
      <w:r w:rsidRPr="572C669F">
        <w:rPr>
          <w:sz w:val="20"/>
        </w:rPr>
        <w:t xml:space="preserve">Tendo em vista os pontos levantados, torna-se importante a construção da aprendizagem a partir do erro, instigando e inspirando os alunos a encontrarem as melhores soluções para os desafios propostos. Com isso, é possível contribuir na formação deles e expandir o ensino de pensamento computacional desde cedo nas escolas. </w:t>
      </w:r>
    </w:p>
    <w:p w14:paraId="1F0BCDCF" w14:textId="77777777" w:rsidR="00922109" w:rsidRPr="00272860" w:rsidRDefault="00922109" w:rsidP="572C669F">
      <w:pPr>
        <w:pStyle w:val="TF-TEXTO"/>
        <w:spacing w:after="120"/>
        <w:ind w:firstLine="567"/>
        <w:rPr>
          <w:sz w:val="20"/>
        </w:rPr>
      </w:pPr>
      <w:r w:rsidRPr="572C669F">
        <w:rPr>
          <w:sz w:val="20"/>
        </w:rPr>
        <w:t xml:space="preserve">Em relação à contribuição tecnológica, o trabalho proposto pode verificar a viabilidade dos métodos de aprendizagem de máquina no contexto de automatizar a </w:t>
      </w:r>
      <w:r>
        <w:rPr>
          <w:sz w:val="20"/>
        </w:rPr>
        <w:t>busca pelo</w:t>
      </w:r>
      <w:r w:rsidRPr="572C669F">
        <w:rPr>
          <w:sz w:val="20"/>
        </w:rPr>
        <w:t xml:space="preserve">s melhores resultados dado os objetivos do jogo, podendo ser utilizado para aprimorar a bonificação dos jogadores. No que se refere à contribuição pedagógica, desenvolver o recurso proposto pelo presente trabalho dentro do jogo, intensifica os objetivos educacionais do jogo do </w:t>
      </w:r>
      <w:proofErr w:type="spellStart"/>
      <w:r w:rsidRPr="572C669F">
        <w:rPr>
          <w:sz w:val="20"/>
        </w:rPr>
        <w:t>Furbot</w:t>
      </w:r>
      <w:proofErr w:type="spellEnd"/>
      <w:r w:rsidRPr="572C669F">
        <w:rPr>
          <w:sz w:val="20"/>
        </w:rPr>
        <w:t xml:space="preserve">. </w:t>
      </w:r>
    </w:p>
    <w:p w14:paraId="22E34190" w14:textId="77777777" w:rsidR="00922109" w:rsidRPr="00272860" w:rsidRDefault="00922109" w:rsidP="00922109">
      <w:pPr>
        <w:pStyle w:val="Ttulo2"/>
        <w:ind w:left="567" w:hanging="567"/>
        <w:rPr>
          <w:sz w:val="20"/>
        </w:rPr>
      </w:pPr>
      <w:r w:rsidRPr="00272860">
        <w:rPr>
          <w:sz w:val="20"/>
        </w:rPr>
        <w:t>REQUISITOS PRINCIPAIS DO PROBLEMA A SER TRABALHADO</w:t>
      </w:r>
    </w:p>
    <w:p w14:paraId="0356F01B" w14:textId="77777777" w:rsidR="00922109" w:rsidRPr="00272860" w:rsidRDefault="00922109" w:rsidP="007A3A01">
      <w:pPr>
        <w:pStyle w:val="TF-TEXTO"/>
        <w:rPr>
          <w:sz w:val="20"/>
          <w:u w:val="single"/>
        </w:rPr>
      </w:pPr>
      <w:r w:rsidRPr="00272860">
        <w:rPr>
          <w:sz w:val="20"/>
        </w:rPr>
        <w:t>A aplicação descrita nesse trabalho deverá:</w:t>
      </w:r>
    </w:p>
    <w:p w14:paraId="3945F787" w14:textId="77777777" w:rsidR="00922109" w:rsidRPr="00272860" w:rsidRDefault="00922109" w:rsidP="00922109">
      <w:pPr>
        <w:pStyle w:val="TF-ALNEA"/>
        <w:numPr>
          <w:ilvl w:val="0"/>
          <w:numId w:val="8"/>
        </w:numPr>
        <w:rPr>
          <w:sz w:val="20"/>
        </w:rPr>
      </w:pPr>
      <w:r w:rsidRPr="00DD17F0">
        <w:rPr>
          <w:sz w:val="20"/>
        </w:rPr>
        <w:t xml:space="preserve">encontrar a melhor resposta para cada fase do jogo </w:t>
      </w:r>
      <w:proofErr w:type="spellStart"/>
      <w:r w:rsidRPr="00DD17F0">
        <w:rPr>
          <w:sz w:val="20"/>
        </w:rPr>
        <w:t>Furbot</w:t>
      </w:r>
      <w:proofErr w:type="spellEnd"/>
      <w:r w:rsidRPr="00272860">
        <w:rPr>
          <w:sz w:val="20"/>
        </w:rPr>
        <w:t xml:space="preserve"> (Requisito Funcional - RF);</w:t>
      </w:r>
    </w:p>
    <w:p w14:paraId="4C35C6F7" w14:textId="77777777" w:rsidR="00922109" w:rsidRDefault="00922109" w:rsidP="00922109">
      <w:pPr>
        <w:pStyle w:val="TF-ALNEA"/>
        <w:numPr>
          <w:ilvl w:val="0"/>
          <w:numId w:val="8"/>
        </w:numPr>
        <w:rPr>
          <w:sz w:val="20"/>
        </w:rPr>
      </w:pPr>
      <w:r w:rsidRPr="572C669F">
        <w:rPr>
          <w:sz w:val="20"/>
        </w:rPr>
        <w:t>gerar um gabarito com a solução ótima contendo os comandos sequenciais que o robô deve fazer para sair do ponto de origem e chegar até o ponto de destino (RF);</w:t>
      </w:r>
    </w:p>
    <w:p w14:paraId="461ED22A" w14:textId="77777777" w:rsidR="00922109" w:rsidRPr="00272860" w:rsidRDefault="00922109" w:rsidP="00922109">
      <w:pPr>
        <w:pStyle w:val="TF-ALNEA"/>
        <w:numPr>
          <w:ilvl w:val="0"/>
          <w:numId w:val="8"/>
        </w:numPr>
        <w:rPr>
          <w:sz w:val="20"/>
        </w:rPr>
      </w:pPr>
      <w:r>
        <w:rPr>
          <w:sz w:val="20"/>
        </w:rPr>
        <w:t>comparar a resolução do aluno com a gerada pelo algoritmo (RF);</w:t>
      </w:r>
    </w:p>
    <w:p w14:paraId="27716655" w14:textId="77777777" w:rsidR="00922109" w:rsidRPr="00272860" w:rsidRDefault="00922109" w:rsidP="00922109">
      <w:pPr>
        <w:pStyle w:val="TF-ALNEA"/>
        <w:numPr>
          <w:ilvl w:val="0"/>
          <w:numId w:val="8"/>
        </w:numPr>
        <w:rPr>
          <w:sz w:val="20"/>
        </w:rPr>
      </w:pPr>
      <w:r w:rsidRPr="572C669F">
        <w:rPr>
          <w:sz w:val="20"/>
        </w:rPr>
        <w:t>ser implementado na linguagem Python (Requisito Não Funcional - RNF);</w:t>
      </w:r>
    </w:p>
    <w:p w14:paraId="446F92E3" w14:textId="77777777" w:rsidR="00922109" w:rsidRPr="00272860" w:rsidRDefault="00922109" w:rsidP="00922109">
      <w:pPr>
        <w:pStyle w:val="TF-ALNEA"/>
        <w:numPr>
          <w:ilvl w:val="0"/>
          <w:numId w:val="8"/>
        </w:numPr>
        <w:rPr>
          <w:sz w:val="20"/>
        </w:rPr>
      </w:pPr>
      <w:r w:rsidRPr="572C669F">
        <w:rPr>
          <w:sz w:val="20"/>
        </w:rPr>
        <w:t>ser implementado no ambiente de desenvolvimento Visual Studio (RNF).</w:t>
      </w:r>
    </w:p>
    <w:p w14:paraId="0762D74D" w14:textId="77777777" w:rsidR="00922109" w:rsidRPr="00272860" w:rsidRDefault="00922109" w:rsidP="00922109">
      <w:pPr>
        <w:pStyle w:val="Ttulo2"/>
        <w:ind w:left="567" w:hanging="567"/>
        <w:rPr>
          <w:sz w:val="20"/>
        </w:rPr>
      </w:pPr>
      <w:r w:rsidRPr="00272860">
        <w:rPr>
          <w:sz w:val="20"/>
        </w:rPr>
        <w:t>METODOLOGIA</w:t>
      </w:r>
    </w:p>
    <w:p w14:paraId="75EA475D" w14:textId="77777777" w:rsidR="00922109" w:rsidRPr="00272860" w:rsidRDefault="00922109" w:rsidP="009B766C">
      <w:pPr>
        <w:pStyle w:val="TF-TEXTO"/>
        <w:rPr>
          <w:sz w:val="20"/>
        </w:rPr>
      </w:pPr>
      <w:r w:rsidRPr="00272860">
        <w:rPr>
          <w:sz w:val="20"/>
        </w:rPr>
        <w:t>O trabalho será desenvolvido observando as seguintes etapas:</w:t>
      </w:r>
    </w:p>
    <w:p w14:paraId="37C0A2F0" w14:textId="77777777" w:rsidR="00922109" w:rsidRPr="00272860" w:rsidRDefault="00922109" w:rsidP="00922109">
      <w:pPr>
        <w:pStyle w:val="TF-ALNEA"/>
        <w:numPr>
          <w:ilvl w:val="0"/>
          <w:numId w:val="7"/>
        </w:numPr>
        <w:rPr>
          <w:sz w:val="20"/>
        </w:rPr>
      </w:pPr>
      <w:r w:rsidRPr="00272860">
        <w:rPr>
          <w:sz w:val="20"/>
        </w:rPr>
        <w:t xml:space="preserve">levantamento bibliográfico:  levantar material bibliográfico pertinente a utilização de ensino de lógica e programação no ensino, pensamento computacional, aprendizagem </w:t>
      </w:r>
      <w:r>
        <w:rPr>
          <w:sz w:val="20"/>
        </w:rPr>
        <w:t xml:space="preserve">de máquina </w:t>
      </w:r>
      <w:r w:rsidRPr="00272860">
        <w:rPr>
          <w:sz w:val="20"/>
        </w:rPr>
        <w:t xml:space="preserve">e demais temas que forem necessários, além de aprimorar os trabalhos correlatos; </w:t>
      </w:r>
    </w:p>
    <w:p w14:paraId="7437973E" w14:textId="77777777" w:rsidR="00922109" w:rsidRDefault="00922109" w:rsidP="00922109">
      <w:pPr>
        <w:pStyle w:val="TF-ALNEA"/>
        <w:numPr>
          <w:ilvl w:val="0"/>
          <w:numId w:val="7"/>
        </w:numPr>
        <w:rPr>
          <w:sz w:val="20"/>
        </w:rPr>
      </w:pPr>
      <w:r w:rsidRPr="00272860">
        <w:rPr>
          <w:sz w:val="20"/>
        </w:rPr>
        <w:t xml:space="preserve">elicitação de requisitos: revisar o conjunto de requisitos funcionais e não funcionais previamente identificados nesta proposta; </w:t>
      </w:r>
    </w:p>
    <w:p w14:paraId="13B21F5C" w14:textId="77777777" w:rsidR="00922109" w:rsidRPr="00186B6C" w:rsidRDefault="00922109" w:rsidP="00922109">
      <w:pPr>
        <w:pStyle w:val="TF-ALNEA"/>
        <w:numPr>
          <w:ilvl w:val="0"/>
          <w:numId w:val="7"/>
        </w:numPr>
        <w:rPr>
          <w:sz w:val="20"/>
        </w:rPr>
      </w:pPr>
      <w:r w:rsidRPr="00272860">
        <w:rPr>
          <w:sz w:val="20"/>
        </w:rPr>
        <w:t xml:space="preserve">especificação: </w:t>
      </w:r>
      <w:r w:rsidRPr="00272860">
        <w:rPr>
          <w:color w:val="000000"/>
          <w:sz w:val="20"/>
        </w:rPr>
        <w:t xml:space="preserve">formalizar as funcionalidades do projeto através de diagramas de casos de uso, de classe, de atividade e de componentes da </w:t>
      </w:r>
      <w:proofErr w:type="spellStart"/>
      <w:r w:rsidRPr="00272860">
        <w:rPr>
          <w:color w:val="000000"/>
          <w:sz w:val="20"/>
        </w:rPr>
        <w:t>Unified</w:t>
      </w:r>
      <w:proofErr w:type="spellEnd"/>
      <w:r w:rsidRPr="00272860">
        <w:rPr>
          <w:color w:val="000000"/>
          <w:sz w:val="20"/>
        </w:rPr>
        <w:t xml:space="preserve"> </w:t>
      </w:r>
      <w:proofErr w:type="spellStart"/>
      <w:r w:rsidRPr="00272860">
        <w:rPr>
          <w:color w:val="000000"/>
          <w:sz w:val="20"/>
        </w:rPr>
        <w:t>Modeling</w:t>
      </w:r>
      <w:proofErr w:type="spellEnd"/>
      <w:r w:rsidRPr="00272860">
        <w:rPr>
          <w:color w:val="000000"/>
          <w:sz w:val="20"/>
        </w:rPr>
        <w:t xml:space="preserve"> </w:t>
      </w:r>
      <w:proofErr w:type="spellStart"/>
      <w:r w:rsidRPr="00272860">
        <w:rPr>
          <w:color w:val="000000"/>
          <w:sz w:val="20"/>
        </w:rPr>
        <w:t>Language</w:t>
      </w:r>
      <w:proofErr w:type="spellEnd"/>
      <w:r w:rsidRPr="00272860">
        <w:rPr>
          <w:color w:val="000000"/>
          <w:sz w:val="20"/>
        </w:rPr>
        <w:t xml:space="preserve"> (UML)</w:t>
      </w:r>
      <w:r w:rsidRPr="00272860">
        <w:rPr>
          <w:sz w:val="20"/>
        </w:rPr>
        <w:t xml:space="preserve"> utilizando a ferramenta </w:t>
      </w:r>
      <w:proofErr w:type="spellStart"/>
      <w:r w:rsidRPr="00272860">
        <w:rPr>
          <w:sz w:val="20"/>
        </w:rPr>
        <w:t>LucidChart</w:t>
      </w:r>
      <w:proofErr w:type="spellEnd"/>
      <w:r w:rsidRPr="00272860">
        <w:rPr>
          <w:sz w:val="20"/>
        </w:rPr>
        <w:t>;</w:t>
      </w:r>
    </w:p>
    <w:p w14:paraId="3369CD63" w14:textId="77777777" w:rsidR="00922109" w:rsidRPr="00272860" w:rsidRDefault="00922109" w:rsidP="00922109">
      <w:pPr>
        <w:pStyle w:val="TF-ALNEA"/>
        <w:numPr>
          <w:ilvl w:val="0"/>
          <w:numId w:val="7"/>
        </w:numPr>
        <w:rPr>
          <w:sz w:val="20"/>
        </w:rPr>
      </w:pPr>
      <w:r>
        <w:rPr>
          <w:sz w:val="20"/>
        </w:rPr>
        <w:t xml:space="preserve">implementação do algoritmo de aprendizagem: implementar e testar os principais algoritmos de </w:t>
      </w:r>
      <w:r>
        <w:rPr>
          <w:sz w:val="20"/>
        </w:rPr>
        <w:lastRenderedPageBreak/>
        <w:t xml:space="preserve">aprendizagem de máquina na </w:t>
      </w:r>
      <w:r w:rsidRPr="572C669F">
        <w:rPr>
          <w:sz w:val="20"/>
        </w:rPr>
        <w:t>linguagem Python no ambiente de desenvolvimento Visual Studio</w:t>
      </w:r>
      <w:r>
        <w:rPr>
          <w:sz w:val="20"/>
        </w:rPr>
        <w:t xml:space="preserve">. </w:t>
      </w:r>
    </w:p>
    <w:p w14:paraId="7CF914F2" w14:textId="77777777" w:rsidR="00922109" w:rsidRPr="00272860" w:rsidRDefault="00922109" w:rsidP="00922109">
      <w:pPr>
        <w:pStyle w:val="TF-ALNEA"/>
        <w:numPr>
          <w:ilvl w:val="0"/>
          <w:numId w:val="7"/>
        </w:numPr>
        <w:rPr>
          <w:sz w:val="20"/>
        </w:rPr>
      </w:pPr>
      <w:r>
        <w:rPr>
          <w:sz w:val="20"/>
        </w:rPr>
        <w:t xml:space="preserve">integração com o </w:t>
      </w:r>
      <w:proofErr w:type="spellStart"/>
      <w:r>
        <w:rPr>
          <w:sz w:val="20"/>
        </w:rPr>
        <w:t>Furbot</w:t>
      </w:r>
      <w:proofErr w:type="spellEnd"/>
      <w:r>
        <w:rPr>
          <w:sz w:val="20"/>
        </w:rPr>
        <w:t xml:space="preserve">: integrar o algoritmo Python com a arquitetura do </w:t>
      </w:r>
      <w:proofErr w:type="spellStart"/>
      <w:r>
        <w:rPr>
          <w:sz w:val="20"/>
        </w:rPr>
        <w:t>Furbot</w:t>
      </w:r>
      <w:proofErr w:type="spellEnd"/>
      <w:r>
        <w:rPr>
          <w:sz w:val="20"/>
        </w:rPr>
        <w:t xml:space="preserve"> utilizando a linguagem C#;</w:t>
      </w:r>
    </w:p>
    <w:p w14:paraId="7AA57AC7" w14:textId="77777777" w:rsidR="00922109" w:rsidRDefault="00922109" w:rsidP="00922109">
      <w:pPr>
        <w:pStyle w:val="TF-ALNEA"/>
        <w:numPr>
          <w:ilvl w:val="0"/>
          <w:numId w:val="7"/>
        </w:numPr>
        <w:rPr>
          <w:sz w:val="20"/>
        </w:rPr>
      </w:pPr>
      <w:r w:rsidRPr="00DD17F0">
        <w:rPr>
          <w:sz w:val="20"/>
        </w:rPr>
        <w:t>testes</w:t>
      </w:r>
      <w:r>
        <w:rPr>
          <w:sz w:val="20"/>
        </w:rPr>
        <w:t xml:space="preserve"> e validações</w:t>
      </w:r>
      <w:r w:rsidRPr="00DD17F0">
        <w:rPr>
          <w:sz w:val="20"/>
        </w:rPr>
        <w:t xml:space="preserve">: </w:t>
      </w:r>
      <w:r w:rsidRPr="00186B6C">
        <w:rPr>
          <w:sz w:val="20"/>
        </w:rPr>
        <w:t>serão realizados testes juntamente com a construção d</w:t>
      </w:r>
      <w:r>
        <w:rPr>
          <w:sz w:val="20"/>
        </w:rPr>
        <w:t>os algoritmos</w:t>
      </w:r>
      <w:r w:rsidRPr="00DD17F0">
        <w:rPr>
          <w:sz w:val="20"/>
        </w:rPr>
        <w:t xml:space="preserve"> comparando a</w:t>
      </w:r>
      <w:r>
        <w:rPr>
          <w:sz w:val="20"/>
        </w:rPr>
        <w:t>s</w:t>
      </w:r>
      <w:r w:rsidRPr="00DD17F0">
        <w:rPr>
          <w:sz w:val="20"/>
        </w:rPr>
        <w:t xml:space="preserve"> soluç</w:t>
      </w:r>
      <w:r>
        <w:rPr>
          <w:sz w:val="20"/>
        </w:rPr>
        <w:t>ões</w:t>
      </w:r>
      <w:r w:rsidRPr="00DD17F0">
        <w:rPr>
          <w:sz w:val="20"/>
        </w:rPr>
        <w:t xml:space="preserve"> gerada</w:t>
      </w:r>
      <w:r>
        <w:rPr>
          <w:sz w:val="20"/>
        </w:rPr>
        <w:t>s</w:t>
      </w:r>
      <w:r w:rsidRPr="00DD17F0">
        <w:rPr>
          <w:sz w:val="20"/>
        </w:rPr>
        <w:t xml:space="preserve"> pelo</w:t>
      </w:r>
      <w:r>
        <w:rPr>
          <w:sz w:val="20"/>
        </w:rPr>
        <w:t>s</w:t>
      </w:r>
      <w:r w:rsidRPr="00DD17F0">
        <w:rPr>
          <w:sz w:val="20"/>
        </w:rPr>
        <w:t xml:space="preserve"> algoritmo</w:t>
      </w:r>
      <w:r>
        <w:rPr>
          <w:sz w:val="20"/>
        </w:rPr>
        <w:t>s</w:t>
      </w:r>
      <w:r w:rsidRPr="00DD17F0">
        <w:rPr>
          <w:sz w:val="20"/>
        </w:rPr>
        <w:t xml:space="preserve"> com a dos alunos</w:t>
      </w:r>
      <w:r>
        <w:rPr>
          <w:sz w:val="20"/>
        </w:rPr>
        <w:t xml:space="preserve"> e com a solução desenvolvida por Xavier (2019)</w:t>
      </w:r>
      <w:r w:rsidRPr="00DD17F0">
        <w:rPr>
          <w:sz w:val="20"/>
        </w:rPr>
        <w:t xml:space="preserve">, medindo </w:t>
      </w:r>
      <w:r>
        <w:rPr>
          <w:sz w:val="20"/>
        </w:rPr>
        <w:t>a eficiência das soluções</w:t>
      </w:r>
      <w:r w:rsidRPr="00DD17F0">
        <w:rPr>
          <w:sz w:val="20"/>
        </w:rPr>
        <w:t xml:space="preserve">. </w:t>
      </w:r>
    </w:p>
    <w:p w14:paraId="39640FAA" w14:textId="77777777" w:rsidR="00922109" w:rsidRPr="00272860" w:rsidRDefault="00922109" w:rsidP="0025584B">
      <w:pPr>
        <w:pStyle w:val="TF-TEXTO"/>
        <w:rPr>
          <w:sz w:val="20"/>
        </w:rPr>
      </w:pPr>
      <w:r w:rsidRPr="00D22716">
        <w:rPr>
          <w:sz w:val="20"/>
        </w:rPr>
        <w:t>As etapas de implementação e testes serão desenvolvidas de forma integrada, de modo que haja uma evolução contínua em relação ao desempenho na obtenção do melhor caminho, até se identificar o melhor algoritmo a ser utilizado.</w:t>
      </w:r>
      <w:r>
        <w:rPr>
          <w:sz w:val="20"/>
        </w:rPr>
        <w:t xml:space="preserve"> </w:t>
      </w:r>
      <w:r w:rsidRPr="00272860">
        <w:rPr>
          <w:sz w:val="20"/>
        </w:rPr>
        <w:t>As etapas serão realizadas nos períodos relacionados no Quadro 2.</w:t>
      </w:r>
    </w:p>
    <w:p w14:paraId="4EB9D1D6" w14:textId="77777777" w:rsidR="00922109" w:rsidRDefault="00922109" w:rsidP="0060060C">
      <w:pPr>
        <w:pStyle w:val="TF-LEGENDA-Ilustracao"/>
        <w:rPr>
          <w:sz w:val="20"/>
        </w:rPr>
      </w:pPr>
      <w:r w:rsidRPr="00272860">
        <w:rPr>
          <w:sz w:val="20"/>
        </w:rPr>
        <w:t>Quadro 2 -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922109" w:rsidRPr="00B24796" w14:paraId="4DC7A301" w14:textId="77777777" w:rsidTr="00854E32">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49B3D9DB" w14:textId="77777777" w:rsidR="00922109" w:rsidRPr="00B24796" w:rsidRDefault="00922109" w:rsidP="00B24796">
            <w:pPr>
              <w:rPr>
                <w:sz w:val="20"/>
                <w:szCs w:val="20"/>
              </w:rPr>
            </w:pPr>
          </w:p>
        </w:tc>
        <w:tc>
          <w:tcPr>
            <w:tcW w:w="2834" w:type="dxa"/>
            <w:gridSpan w:val="10"/>
            <w:tcBorders>
              <w:top w:val="single" w:sz="4" w:space="0" w:color="auto"/>
              <w:left w:val="single" w:sz="4" w:space="0" w:color="auto"/>
              <w:right w:val="single" w:sz="4" w:space="0" w:color="auto"/>
            </w:tcBorders>
            <w:shd w:val="clear" w:color="auto" w:fill="A6A6A6"/>
          </w:tcPr>
          <w:p w14:paraId="13B97B9B" w14:textId="77777777" w:rsidR="00922109" w:rsidRPr="00B24796" w:rsidRDefault="00922109" w:rsidP="00B24796">
            <w:pPr>
              <w:jc w:val="center"/>
              <w:rPr>
                <w:sz w:val="20"/>
                <w:szCs w:val="20"/>
              </w:rPr>
            </w:pPr>
            <w:r w:rsidRPr="00B24796">
              <w:rPr>
                <w:sz w:val="20"/>
                <w:szCs w:val="20"/>
              </w:rPr>
              <w:t>2022</w:t>
            </w:r>
          </w:p>
        </w:tc>
      </w:tr>
      <w:tr w:rsidR="00922109" w:rsidRPr="00B24796" w14:paraId="43993175" w14:textId="77777777" w:rsidTr="00854E32">
        <w:trPr>
          <w:cantSplit/>
          <w:jc w:val="center"/>
        </w:trPr>
        <w:tc>
          <w:tcPr>
            <w:tcW w:w="6171" w:type="dxa"/>
            <w:tcBorders>
              <w:top w:val="nil"/>
              <w:left w:val="single" w:sz="4" w:space="0" w:color="auto"/>
              <w:bottom w:val="nil"/>
            </w:tcBorders>
            <w:shd w:val="clear" w:color="auto" w:fill="A6A6A6"/>
          </w:tcPr>
          <w:p w14:paraId="7EC531F4" w14:textId="77777777" w:rsidR="00922109" w:rsidRPr="00B24796" w:rsidRDefault="00922109" w:rsidP="00B24796">
            <w:pPr>
              <w:rPr>
                <w:sz w:val="20"/>
                <w:szCs w:val="20"/>
              </w:rPr>
            </w:pPr>
          </w:p>
        </w:tc>
        <w:tc>
          <w:tcPr>
            <w:tcW w:w="557" w:type="dxa"/>
            <w:gridSpan w:val="2"/>
            <w:shd w:val="clear" w:color="auto" w:fill="A6A6A6"/>
          </w:tcPr>
          <w:p w14:paraId="6E1A609D" w14:textId="77777777" w:rsidR="00922109" w:rsidRPr="00B24796" w:rsidRDefault="00922109" w:rsidP="00B24796">
            <w:pPr>
              <w:jc w:val="center"/>
              <w:rPr>
                <w:sz w:val="20"/>
                <w:szCs w:val="20"/>
              </w:rPr>
            </w:pPr>
            <w:r w:rsidRPr="00B24796">
              <w:rPr>
                <w:sz w:val="20"/>
                <w:szCs w:val="20"/>
              </w:rPr>
              <w:t>fev.</w:t>
            </w:r>
          </w:p>
        </w:tc>
        <w:tc>
          <w:tcPr>
            <w:tcW w:w="568" w:type="dxa"/>
            <w:gridSpan w:val="2"/>
            <w:shd w:val="clear" w:color="auto" w:fill="A6A6A6"/>
          </w:tcPr>
          <w:p w14:paraId="04F9545C" w14:textId="77777777" w:rsidR="00922109" w:rsidRPr="00B24796" w:rsidRDefault="00922109" w:rsidP="00B24796">
            <w:pPr>
              <w:jc w:val="center"/>
              <w:rPr>
                <w:sz w:val="20"/>
                <w:szCs w:val="20"/>
              </w:rPr>
            </w:pPr>
            <w:r w:rsidRPr="00B24796">
              <w:rPr>
                <w:sz w:val="20"/>
                <w:szCs w:val="20"/>
              </w:rPr>
              <w:t>mar.</w:t>
            </w:r>
          </w:p>
        </w:tc>
        <w:tc>
          <w:tcPr>
            <w:tcW w:w="568" w:type="dxa"/>
            <w:gridSpan w:val="2"/>
            <w:shd w:val="clear" w:color="auto" w:fill="A6A6A6"/>
          </w:tcPr>
          <w:p w14:paraId="6C26017F" w14:textId="77777777" w:rsidR="00922109" w:rsidRPr="00B24796" w:rsidRDefault="00922109" w:rsidP="00B24796">
            <w:pPr>
              <w:jc w:val="center"/>
              <w:rPr>
                <w:sz w:val="20"/>
                <w:szCs w:val="20"/>
              </w:rPr>
            </w:pPr>
            <w:r w:rsidRPr="00B24796">
              <w:rPr>
                <w:sz w:val="20"/>
                <w:szCs w:val="20"/>
              </w:rPr>
              <w:t>abr.</w:t>
            </w:r>
          </w:p>
        </w:tc>
        <w:tc>
          <w:tcPr>
            <w:tcW w:w="568" w:type="dxa"/>
            <w:gridSpan w:val="2"/>
            <w:shd w:val="clear" w:color="auto" w:fill="A6A6A6"/>
          </w:tcPr>
          <w:p w14:paraId="09144832" w14:textId="77777777" w:rsidR="00922109" w:rsidRPr="00B24796" w:rsidRDefault="00922109" w:rsidP="00B24796">
            <w:pPr>
              <w:jc w:val="center"/>
              <w:rPr>
                <w:sz w:val="20"/>
                <w:szCs w:val="20"/>
              </w:rPr>
            </w:pPr>
            <w:r w:rsidRPr="00B24796">
              <w:rPr>
                <w:sz w:val="20"/>
                <w:szCs w:val="20"/>
              </w:rPr>
              <w:t>mai.</w:t>
            </w:r>
          </w:p>
        </w:tc>
        <w:tc>
          <w:tcPr>
            <w:tcW w:w="573" w:type="dxa"/>
            <w:gridSpan w:val="2"/>
            <w:shd w:val="clear" w:color="auto" w:fill="A6A6A6"/>
          </w:tcPr>
          <w:p w14:paraId="6A225EBC" w14:textId="77777777" w:rsidR="00922109" w:rsidRPr="00B24796" w:rsidRDefault="00922109" w:rsidP="00B24796">
            <w:pPr>
              <w:jc w:val="center"/>
              <w:rPr>
                <w:sz w:val="20"/>
                <w:szCs w:val="20"/>
              </w:rPr>
            </w:pPr>
            <w:r w:rsidRPr="00B24796">
              <w:rPr>
                <w:sz w:val="20"/>
                <w:szCs w:val="20"/>
              </w:rPr>
              <w:t>jun.</w:t>
            </w:r>
          </w:p>
        </w:tc>
      </w:tr>
      <w:tr w:rsidR="00922109" w:rsidRPr="00B24796" w14:paraId="3CA0BDAC" w14:textId="77777777" w:rsidTr="00854E32">
        <w:trPr>
          <w:cantSplit/>
          <w:jc w:val="center"/>
        </w:trPr>
        <w:tc>
          <w:tcPr>
            <w:tcW w:w="6171" w:type="dxa"/>
            <w:tcBorders>
              <w:top w:val="nil"/>
              <w:left w:val="single" w:sz="4" w:space="0" w:color="auto"/>
            </w:tcBorders>
            <w:shd w:val="clear" w:color="auto" w:fill="A6A6A6"/>
          </w:tcPr>
          <w:p w14:paraId="670B2334" w14:textId="77777777" w:rsidR="00922109" w:rsidRPr="00B24796" w:rsidRDefault="00922109" w:rsidP="00B24796">
            <w:pPr>
              <w:rPr>
                <w:sz w:val="20"/>
                <w:szCs w:val="20"/>
              </w:rPr>
            </w:pPr>
            <w:r w:rsidRPr="00B24796">
              <w:rPr>
                <w:sz w:val="20"/>
                <w:szCs w:val="20"/>
              </w:rPr>
              <w:t>etapas / quinzenas</w:t>
            </w:r>
          </w:p>
        </w:tc>
        <w:tc>
          <w:tcPr>
            <w:tcW w:w="273" w:type="dxa"/>
            <w:tcBorders>
              <w:bottom w:val="single" w:sz="4" w:space="0" w:color="auto"/>
            </w:tcBorders>
            <w:shd w:val="clear" w:color="auto" w:fill="A6A6A6"/>
          </w:tcPr>
          <w:p w14:paraId="31526998" w14:textId="77777777" w:rsidR="00922109" w:rsidRPr="00B24796" w:rsidRDefault="00922109" w:rsidP="00B24796">
            <w:pPr>
              <w:jc w:val="center"/>
              <w:rPr>
                <w:sz w:val="20"/>
                <w:szCs w:val="20"/>
              </w:rPr>
            </w:pPr>
            <w:r w:rsidRPr="00B24796">
              <w:rPr>
                <w:sz w:val="20"/>
                <w:szCs w:val="20"/>
              </w:rPr>
              <w:t>1</w:t>
            </w:r>
          </w:p>
        </w:tc>
        <w:tc>
          <w:tcPr>
            <w:tcW w:w="284" w:type="dxa"/>
            <w:tcBorders>
              <w:bottom w:val="single" w:sz="4" w:space="0" w:color="auto"/>
            </w:tcBorders>
            <w:shd w:val="clear" w:color="auto" w:fill="A6A6A6"/>
          </w:tcPr>
          <w:p w14:paraId="41A9AEAE" w14:textId="77777777" w:rsidR="00922109" w:rsidRPr="00B24796" w:rsidRDefault="00922109" w:rsidP="00B24796">
            <w:pPr>
              <w:jc w:val="center"/>
              <w:rPr>
                <w:sz w:val="20"/>
                <w:szCs w:val="20"/>
              </w:rPr>
            </w:pPr>
            <w:r w:rsidRPr="00B24796">
              <w:rPr>
                <w:sz w:val="20"/>
                <w:szCs w:val="20"/>
              </w:rPr>
              <w:t>2</w:t>
            </w:r>
          </w:p>
        </w:tc>
        <w:tc>
          <w:tcPr>
            <w:tcW w:w="284" w:type="dxa"/>
            <w:tcBorders>
              <w:bottom w:val="single" w:sz="4" w:space="0" w:color="auto"/>
            </w:tcBorders>
            <w:shd w:val="clear" w:color="auto" w:fill="A6A6A6"/>
          </w:tcPr>
          <w:p w14:paraId="259F2779" w14:textId="77777777" w:rsidR="00922109" w:rsidRPr="00B24796" w:rsidRDefault="00922109" w:rsidP="00B24796">
            <w:pPr>
              <w:jc w:val="center"/>
              <w:rPr>
                <w:sz w:val="20"/>
                <w:szCs w:val="20"/>
              </w:rPr>
            </w:pPr>
            <w:r w:rsidRPr="00B24796">
              <w:rPr>
                <w:sz w:val="20"/>
                <w:szCs w:val="20"/>
              </w:rPr>
              <w:t>1</w:t>
            </w:r>
          </w:p>
        </w:tc>
        <w:tc>
          <w:tcPr>
            <w:tcW w:w="284" w:type="dxa"/>
            <w:tcBorders>
              <w:bottom w:val="single" w:sz="4" w:space="0" w:color="auto"/>
            </w:tcBorders>
            <w:shd w:val="clear" w:color="auto" w:fill="A6A6A6"/>
          </w:tcPr>
          <w:p w14:paraId="65BA13C3" w14:textId="77777777" w:rsidR="00922109" w:rsidRPr="00B24796" w:rsidRDefault="00922109" w:rsidP="00B24796">
            <w:pPr>
              <w:jc w:val="center"/>
              <w:rPr>
                <w:sz w:val="20"/>
                <w:szCs w:val="20"/>
              </w:rPr>
            </w:pPr>
            <w:r w:rsidRPr="00B24796">
              <w:rPr>
                <w:sz w:val="20"/>
                <w:szCs w:val="20"/>
              </w:rPr>
              <w:t>2</w:t>
            </w:r>
          </w:p>
        </w:tc>
        <w:tc>
          <w:tcPr>
            <w:tcW w:w="284" w:type="dxa"/>
            <w:tcBorders>
              <w:bottom w:val="single" w:sz="4" w:space="0" w:color="auto"/>
            </w:tcBorders>
            <w:shd w:val="clear" w:color="auto" w:fill="A6A6A6"/>
          </w:tcPr>
          <w:p w14:paraId="2E9512A2" w14:textId="77777777" w:rsidR="00922109" w:rsidRPr="00B24796" w:rsidRDefault="00922109" w:rsidP="00B24796">
            <w:pPr>
              <w:jc w:val="center"/>
              <w:rPr>
                <w:sz w:val="20"/>
                <w:szCs w:val="20"/>
              </w:rPr>
            </w:pPr>
            <w:r w:rsidRPr="00B24796">
              <w:rPr>
                <w:sz w:val="20"/>
                <w:szCs w:val="20"/>
              </w:rPr>
              <w:t>1</w:t>
            </w:r>
          </w:p>
        </w:tc>
        <w:tc>
          <w:tcPr>
            <w:tcW w:w="284" w:type="dxa"/>
            <w:tcBorders>
              <w:bottom w:val="single" w:sz="4" w:space="0" w:color="auto"/>
            </w:tcBorders>
            <w:shd w:val="clear" w:color="auto" w:fill="A6A6A6"/>
          </w:tcPr>
          <w:p w14:paraId="27F88ED2" w14:textId="77777777" w:rsidR="00922109" w:rsidRPr="00B24796" w:rsidRDefault="00922109" w:rsidP="00B24796">
            <w:pPr>
              <w:jc w:val="center"/>
              <w:rPr>
                <w:sz w:val="20"/>
                <w:szCs w:val="20"/>
              </w:rPr>
            </w:pPr>
            <w:r w:rsidRPr="00B24796">
              <w:rPr>
                <w:sz w:val="20"/>
                <w:szCs w:val="20"/>
              </w:rPr>
              <w:t>2</w:t>
            </w:r>
          </w:p>
        </w:tc>
        <w:tc>
          <w:tcPr>
            <w:tcW w:w="284" w:type="dxa"/>
            <w:tcBorders>
              <w:bottom w:val="single" w:sz="4" w:space="0" w:color="auto"/>
            </w:tcBorders>
            <w:shd w:val="clear" w:color="auto" w:fill="A6A6A6"/>
          </w:tcPr>
          <w:p w14:paraId="058BCA16" w14:textId="77777777" w:rsidR="00922109" w:rsidRPr="00B24796" w:rsidRDefault="00922109" w:rsidP="00B24796">
            <w:pPr>
              <w:jc w:val="center"/>
              <w:rPr>
                <w:sz w:val="20"/>
                <w:szCs w:val="20"/>
              </w:rPr>
            </w:pPr>
            <w:r w:rsidRPr="00B24796">
              <w:rPr>
                <w:sz w:val="20"/>
                <w:szCs w:val="20"/>
              </w:rPr>
              <w:t>1</w:t>
            </w:r>
          </w:p>
        </w:tc>
        <w:tc>
          <w:tcPr>
            <w:tcW w:w="284" w:type="dxa"/>
            <w:tcBorders>
              <w:bottom w:val="single" w:sz="4" w:space="0" w:color="auto"/>
            </w:tcBorders>
            <w:shd w:val="clear" w:color="auto" w:fill="A6A6A6"/>
          </w:tcPr>
          <w:p w14:paraId="5ED45F85" w14:textId="77777777" w:rsidR="00922109" w:rsidRPr="00B24796" w:rsidRDefault="00922109" w:rsidP="00B24796">
            <w:pPr>
              <w:jc w:val="center"/>
              <w:rPr>
                <w:sz w:val="20"/>
                <w:szCs w:val="20"/>
              </w:rPr>
            </w:pPr>
            <w:r w:rsidRPr="00B24796">
              <w:rPr>
                <w:sz w:val="20"/>
                <w:szCs w:val="20"/>
              </w:rPr>
              <w:t>2</w:t>
            </w:r>
          </w:p>
        </w:tc>
        <w:tc>
          <w:tcPr>
            <w:tcW w:w="284" w:type="dxa"/>
            <w:tcBorders>
              <w:bottom w:val="single" w:sz="4" w:space="0" w:color="auto"/>
            </w:tcBorders>
            <w:shd w:val="clear" w:color="auto" w:fill="A6A6A6"/>
          </w:tcPr>
          <w:p w14:paraId="14614DA2" w14:textId="77777777" w:rsidR="00922109" w:rsidRPr="00B24796" w:rsidRDefault="00922109" w:rsidP="00B24796">
            <w:pPr>
              <w:jc w:val="center"/>
              <w:rPr>
                <w:sz w:val="20"/>
                <w:szCs w:val="20"/>
              </w:rPr>
            </w:pPr>
            <w:r w:rsidRPr="00B24796">
              <w:rPr>
                <w:sz w:val="20"/>
                <w:szCs w:val="20"/>
              </w:rPr>
              <w:t>1</w:t>
            </w:r>
          </w:p>
        </w:tc>
        <w:tc>
          <w:tcPr>
            <w:tcW w:w="289" w:type="dxa"/>
            <w:tcBorders>
              <w:bottom w:val="single" w:sz="4" w:space="0" w:color="auto"/>
            </w:tcBorders>
            <w:shd w:val="clear" w:color="auto" w:fill="A6A6A6"/>
          </w:tcPr>
          <w:p w14:paraId="73EBEAEF" w14:textId="77777777" w:rsidR="00922109" w:rsidRPr="00B24796" w:rsidRDefault="00922109" w:rsidP="00B24796">
            <w:pPr>
              <w:jc w:val="center"/>
              <w:rPr>
                <w:sz w:val="20"/>
                <w:szCs w:val="20"/>
              </w:rPr>
            </w:pPr>
            <w:r w:rsidRPr="00B24796">
              <w:rPr>
                <w:sz w:val="20"/>
                <w:szCs w:val="20"/>
              </w:rPr>
              <w:t>2</w:t>
            </w:r>
          </w:p>
        </w:tc>
      </w:tr>
      <w:tr w:rsidR="00922109" w:rsidRPr="00B24796" w14:paraId="3AABB3E7" w14:textId="77777777" w:rsidTr="00854E32">
        <w:trPr>
          <w:jc w:val="center"/>
        </w:trPr>
        <w:tc>
          <w:tcPr>
            <w:tcW w:w="6171" w:type="dxa"/>
            <w:tcBorders>
              <w:left w:val="single" w:sz="4" w:space="0" w:color="auto"/>
            </w:tcBorders>
          </w:tcPr>
          <w:p w14:paraId="7D994A38" w14:textId="77777777" w:rsidR="00922109" w:rsidRPr="00B24796" w:rsidRDefault="00922109" w:rsidP="00B24796">
            <w:pPr>
              <w:rPr>
                <w:bCs/>
                <w:sz w:val="20"/>
                <w:szCs w:val="20"/>
              </w:rPr>
            </w:pPr>
            <w:r w:rsidRPr="00B24796">
              <w:rPr>
                <w:bCs/>
                <w:sz w:val="20"/>
                <w:szCs w:val="20"/>
              </w:rPr>
              <w:t>levantamento bibliográfico</w:t>
            </w:r>
          </w:p>
        </w:tc>
        <w:tc>
          <w:tcPr>
            <w:tcW w:w="273" w:type="dxa"/>
            <w:tcBorders>
              <w:bottom w:val="single" w:sz="4" w:space="0" w:color="auto"/>
            </w:tcBorders>
            <w:shd w:val="clear" w:color="auto" w:fill="auto"/>
          </w:tcPr>
          <w:p w14:paraId="7CC14545"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1D8B5CE2"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06770479" w14:textId="77777777" w:rsidR="00922109" w:rsidRPr="00B24796" w:rsidRDefault="00922109" w:rsidP="00B24796">
            <w:pPr>
              <w:jc w:val="center"/>
              <w:rPr>
                <w:sz w:val="20"/>
                <w:szCs w:val="20"/>
              </w:rPr>
            </w:pPr>
          </w:p>
        </w:tc>
        <w:tc>
          <w:tcPr>
            <w:tcW w:w="284" w:type="dxa"/>
            <w:tcBorders>
              <w:bottom w:val="single" w:sz="4" w:space="0" w:color="auto"/>
            </w:tcBorders>
          </w:tcPr>
          <w:p w14:paraId="1EF35C8B" w14:textId="77777777" w:rsidR="00922109" w:rsidRPr="00B24796" w:rsidRDefault="00922109" w:rsidP="00B24796">
            <w:pPr>
              <w:jc w:val="center"/>
              <w:rPr>
                <w:sz w:val="20"/>
                <w:szCs w:val="20"/>
              </w:rPr>
            </w:pPr>
          </w:p>
        </w:tc>
        <w:tc>
          <w:tcPr>
            <w:tcW w:w="284" w:type="dxa"/>
            <w:tcBorders>
              <w:bottom w:val="single" w:sz="4" w:space="0" w:color="auto"/>
            </w:tcBorders>
          </w:tcPr>
          <w:p w14:paraId="7931F804" w14:textId="77777777" w:rsidR="00922109" w:rsidRPr="00B24796" w:rsidRDefault="00922109" w:rsidP="00B24796">
            <w:pPr>
              <w:jc w:val="center"/>
              <w:rPr>
                <w:sz w:val="20"/>
                <w:szCs w:val="20"/>
              </w:rPr>
            </w:pPr>
          </w:p>
        </w:tc>
        <w:tc>
          <w:tcPr>
            <w:tcW w:w="284" w:type="dxa"/>
            <w:tcBorders>
              <w:bottom w:val="single" w:sz="4" w:space="0" w:color="auto"/>
            </w:tcBorders>
          </w:tcPr>
          <w:p w14:paraId="0D04A226" w14:textId="77777777" w:rsidR="00922109" w:rsidRPr="00B24796" w:rsidRDefault="00922109" w:rsidP="00B24796">
            <w:pPr>
              <w:jc w:val="center"/>
              <w:rPr>
                <w:sz w:val="20"/>
                <w:szCs w:val="20"/>
              </w:rPr>
            </w:pPr>
          </w:p>
        </w:tc>
        <w:tc>
          <w:tcPr>
            <w:tcW w:w="284" w:type="dxa"/>
            <w:tcBorders>
              <w:bottom w:val="single" w:sz="4" w:space="0" w:color="auto"/>
            </w:tcBorders>
          </w:tcPr>
          <w:p w14:paraId="05CD467A" w14:textId="77777777" w:rsidR="00922109" w:rsidRPr="00B24796" w:rsidRDefault="00922109" w:rsidP="00B24796">
            <w:pPr>
              <w:jc w:val="center"/>
              <w:rPr>
                <w:sz w:val="20"/>
                <w:szCs w:val="20"/>
              </w:rPr>
            </w:pPr>
          </w:p>
        </w:tc>
        <w:tc>
          <w:tcPr>
            <w:tcW w:w="284" w:type="dxa"/>
            <w:tcBorders>
              <w:bottom w:val="single" w:sz="4" w:space="0" w:color="auto"/>
            </w:tcBorders>
          </w:tcPr>
          <w:p w14:paraId="2F15726A" w14:textId="77777777" w:rsidR="00922109" w:rsidRPr="00B24796" w:rsidRDefault="00922109" w:rsidP="00B24796">
            <w:pPr>
              <w:jc w:val="center"/>
              <w:rPr>
                <w:sz w:val="20"/>
                <w:szCs w:val="20"/>
              </w:rPr>
            </w:pPr>
          </w:p>
        </w:tc>
        <w:tc>
          <w:tcPr>
            <w:tcW w:w="284" w:type="dxa"/>
            <w:tcBorders>
              <w:bottom w:val="single" w:sz="4" w:space="0" w:color="auto"/>
            </w:tcBorders>
          </w:tcPr>
          <w:p w14:paraId="64D319E8" w14:textId="77777777" w:rsidR="00922109" w:rsidRPr="00B24796" w:rsidRDefault="00922109" w:rsidP="00B24796">
            <w:pPr>
              <w:jc w:val="center"/>
              <w:rPr>
                <w:sz w:val="20"/>
                <w:szCs w:val="20"/>
              </w:rPr>
            </w:pPr>
          </w:p>
        </w:tc>
        <w:tc>
          <w:tcPr>
            <w:tcW w:w="289" w:type="dxa"/>
          </w:tcPr>
          <w:p w14:paraId="1195CB7A" w14:textId="77777777" w:rsidR="00922109" w:rsidRPr="00B24796" w:rsidRDefault="00922109" w:rsidP="00B24796">
            <w:pPr>
              <w:jc w:val="center"/>
              <w:rPr>
                <w:sz w:val="20"/>
                <w:szCs w:val="20"/>
              </w:rPr>
            </w:pPr>
          </w:p>
        </w:tc>
      </w:tr>
      <w:tr w:rsidR="00922109" w:rsidRPr="00B24796" w14:paraId="5088FB6D" w14:textId="77777777" w:rsidTr="00854E32">
        <w:trPr>
          <w:jc w:val="center"/>
        </w:trPr>
        <w:tc>
          <w:tcPr>
            <w:tcW w:w="6171" w:type="dxa"/>
            <w:tcBorders>
              <w:left w:val="single" w:sz="4" w:space="0" w:color="auto"/>
            </w:tcBorders>
          </w:tcPr>
          <w:p w14:paraId="682181AD" w14:textId="77777777" w:rsidR="00922109" w:rsidRPr="00B24796" w:rsidRDefault="00922109" w:rsidP="00B24796">
            <w:pPr>
              <w:rPr>
                <w:sz w:val="20"/>
                <w:szCs w:val="20"/>
              </w:rPr>
            </w:pPr>
            <w:r w:rsidRPr="00272860">
              <w:rPr>
                <w:sz w:val="20"/>
              </w:rPr>
              <w:t>elicitação de requisitos</w:t>
            </w:r>
          </w:p>
        </w:tc>
        <w:tc>
          <w:tcPr>
            <w:tcW w:w="273" w:type="dxa"/>
            <w:tcBorders>
              <w:top w:val="single" w:sz="4" w:space="0" w:color="auto"/>
            </w:tcBorders>
          </w:tcPr>
          <w:p w14:paraId="6878C51A" w14:textId="77777777" w:rsidR="00922109" w:rsidRPr="00B24796" w:rsidRDefault="00922109" w:rsidP="00B24796">
            <w:pPr>
              <w:jc w:val="center"/>
              <w:rPr>
                <w:sz w:val="20"/>
                <w:szCs w:val="20"/>
              </w:rPr>
            </w:pPr>
          </w:p>
        </w:tc>
        <w:tc>
          <w:tcPr>
            <w:tcW w:w="284" w:type="dxa"/>
            <w:tcBorders>
              <w:top w:val="single" w:sz="4" w:space="0" w:color="auto"/>
            </w:tcBorders>
            <w:shd w:val="clear" w:color="auto" w:fill="auto"/>
          </w:tcPr>
          <w:p w14:paraId="7C2E6EED" w14:textId="77777777" w:rsidR="00922109" w:rsidRPr="00B24796" w:rsidRDefault="00922109" w:rsidP="00B24796">
            <w:pPr>
              <w:jc w:val="center"/>
              <w:rPr>
                <w:sz w:val="20"/>
                <w:szCs w:val="20"/>
              </w:rPr>
            </w:pPr>
          </w:p>
        </w:tc>
        <w:tc>
          <w:tcPr>
            <w:tcW w:w="284" w:type="dxa"/>
            <w:tcBorders>
              <w:top w:val="single" w:sz="4" w:space="0" w:color="auto"/>
            </w:tcBorders>
            <w:shd w:val="clear" w:color="auto" w:fill="AEAAAA"/>
          </w:tcPr>
          <w:p w14:paraId="1C627D4D" w14:textId="77777777" w:rsidR="00922109" w:rsidRPr="00B24796" w:rsidRDefault="00922109" w:rsidP="00B24796">
            <w:pPr>
              <w:jc w:val="center"/>
              <w:rPr>
                <w:sz w:val="20"/>
                <w:szCs w:val="20"/>
              </w:rPr>
            </w:pPr>
          </w:p>
        </w:tc>
        <w:tc>
          <w:tcPr>
            <w:tcW w:w="284" w:type="dxa"/>
            <w:tcBorders>
              <w:top w:val="single" w:sz="4" w:space="0" w:color="auto"/>
            </w:tcBorders>
          </w:tcPr>
          <w:p w14:paraId="096DA88D" w14:textId="77777777" w:rsidR="00922109" w:rsidRPr="00B24796" w:rsidRDefault="00922109" w:rsidP="00B24796">
            <w:pPr>
              <w:jc w:val="center"/>
              <w:rPr>
                <w:sz w:val="20"/>
                <w:szCs w:val="20"/>
              </w:rPr>
            </w:pPr>
          </w:p>
        </w:tc>
        <w:tc>
          <w:tcPr>
            <w:tcW w:w="284" w:type="dxa"/>
            <w:tcBorders>
              <w:top w:val="single" w:sz="4" w:space="0" w:color="auto"/>
            </w:tcBorders>
          </w:tcPr>
          <w:p w14:paraId="4EE7D7D4" w14:textId="77777777" w:rsidR="00922109" w:rsidRPr="00B24796" w:rsidRDefault="00922109" w:rsidP="00B24796">
            <w:pPr>
              <w:jc w:val="center"/>
              <w:rPr>
                <w:sz w:val="20"/>
                <w:szCs w:val="20"/>
              </w:rPr>
            </w:pPr>
          </w:p>
        </w:tc>
        <w:tc>
          <w:tcPr>
            <w:tcW w:w="284" w:type="dxa"/>
            <w:tcBorders>
              <w:top w:val="single" w:sz="4" w:space="0" w:color="auto"/>
            </w:tcBorders>
          </w:tcPr>
          <w:p w14:paraId="2F4FB91B" w14:textId="77777777" w:rsidR="00922109" w:rsidRPr="00B24796" w:rsidRDefault="00922109" w:rsidP="00B24796">
            <w:pPr>
              <w:jc w:val="center"/>
              <w:rPr>
                <w:sz w:val="20"/>
                <w:szCs w:val="20"/>
              </w:rPr>
            </w:pPr>
          </w:p>
        </w:tc>
        <w:tc>
          <w:tcPr>
            <w:tcW w:w="284" w:type="dxa"/>
            <w:tcBorders>
              <w:top w:val="single" w:sz="4" w:space="0" w:color="auto"/>
            </w:tcBorders>
          </w:tcPr>
          <w:p w14:paraId="207D1987" w14:textId="77777777" w:rsidR="00922109" w:rsidRPr="00B24796" w:rsidRDefault="00922109" w:rsidP="00B24796">
            <w:pPr>
              <w:jc w:val="center"/>
              <w:rPr>
                <w:sz w:val="20"/>
                <w:szCs w:val="20"/>
              </w:rPr>
            </w:pPr>
          </w:p>
        </w:tc>
        <w:tc>
          <w:tcPr>
            <w:tcW w:w="284" w:type="dxa"/>
            <w:tcBorders>
              <w:top w:val="single" w:sz="4" w:space="0" w:color="auto"/>
            </w:tcBorders>
          </w:tcPr>
          <w:p w14:paraId="7A4905EA" w14:textId="77777777" w:rsidR="00922109" w:rsidRPr="00B24796" w:rsidRDefault="00922109" w:rsidP="00B24796">
            <w:pPr>
              <w:jc w:val="center"/>
              <w:rPr>
                <w:sz w:val="20"/>
                <w:szCs w:val="20"/>
              </w:rPr>
            </w:pPr>
          </w:p>
        </w:tc>
        <w:tc>
          <w:tcPr>
            <w:tcW w:w="284" w:type="dxa"/>
            <w:tcBorders>
              <w:top w:val="single" w:sz="4" w:space="0" w:color="auto"/>
            </w:tcBorders>
          </w:tcPr>
          <w:p w14:paraId="5E74D2D9" w14:textId="77777777" w:rsidR="00922109" w:rsidRPr="00B24796" w:rsidRDefault="00922109" w:rsidP="00B24796">
            <w:pPr>
              <w:jc w:val="center"/>
              <w:rPr>
                <w:sz w:val="20"/>
                <w:szCs w:val="20"/>
              </w:rPr>
            </w:pPr>
          </w:p>
        </w:tc>
        <w:tc>
          <w:tcPr>
            <w:tcW w:w="289" w:type="dxa"/>
          </w:tcPr>
          <w:p w14:paraId="42C9BDF3" w14:textId="77777777" w:rsidR="00922109" w:rsidRPr="00B24796" w:rsidRDefault="00922109" w:rsidP="00B24796">
            <w:pPr>
              <w:jc w:val="center"/>
              <w:rPr>
                <w:sz w:val="20"/>
                <w:szCs w:val="20"/>
              </w:rPr>
            </w:pPr>
          </w:p>
        </w:tc>
      </w:tr>
      <w:tr w:rsidR="00922109" w:rsidRPr="00B24796" w14:paraId="3ADDD3B2" w14:textId="77777777" w:rsidTr="00854E32">
        <w:trPr>
          <w:jc w:val="center"/>
        </w:trPr>
        <w:tc>
          <w:tcPr>
            <w:tcW w:w="6171" w:type="dxa"/>
            <w:tcBorders>
              <w:left w:val="single" w:sz="4" w:space="0" w:color="auto"/>
            </w:tcBorders>
          </w:tcPr>
          <w:p w14:paraId="322270DF" w14:textId="77777777" w:rsidR="00922109" w:rsidRPr="00B24796" w:rsidRDefault="00922109" w:rsidP="00B24796">
            <w:pPr>
              <w:rPr>
                <w:sz w:val="20"/>
                <w:szCs w:val="20"/>
              </w:rPr>
            </w:pPr>
            <w:r w:rsidRPr="00B24796">
              <w:rPr>
                <w:sz w:val="20"/>
                <w:szCs w:val="20"/>
              </w:rPr>
              <w:t>especificação</w:t>
            </w:r>
          </w:p>
        </w:tc>
        <w:tc>
          <w:tcPr>
            <w:tcW w:w="273" w:type="dxa"/>
            <w:tcBorders>
              <w:bottom w:val="single" w:sz="4" w:space="0" w:color="auto"/>
            </w:tcBorders>
          </w:tcPr>
          <w:p w14:paraId="6E50E08B" w14:textId="77777777" w:rsidR="00922109" w:rsidRPr="00B24796" w:rsidRDefault="00922109" w:rsidP="00B24796">
            <w:pPr>
              <w:jc w:val="center"/>
              <w:rPr>
                <w:sz w:val="20"/>
                <w:szCs w:val="20"/>
              </w:rPr>
            </w:pPr>
          </w:p>
        </w:tc>
        <w:tc>
          <w:tcPr>
            <w:tcW w:w="284" w:type="dxa"/>
            <w:tcBorders>
              <w:bottom w:val="single" w:sz="4" w:space="0" w:color="auto"/>
            </w:tcBorders>
          </w:tcPr>
          <w:p w14:paraId="2FC323EA"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6C45A5BE"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46F44CC7" w14:textId="77777777" w:rsidR="00922109" w:rsidRPr="00B24796" w:rsidRDefault="00922109" w:rsidP="00B24796">
            <w:pPr>
              <w:jc w:val="center"/>
              <w:rPr>
                <w:sz w:val="20"/>
                <w:szCs w:val="20"/>
              </w:rPr>
            </w:pPr>
          </w:p>
        </w:tc>
        <w:tc>
          <w:tcPr>
            <w:tcW w:w="284" w:type="dxa"/>
            <w:tcBorders>
              <w:bottom w:val="single" w:sz="4" w:space="0" w:color="auto"/>
            </w:tcBorders>
          </w:tcPr>
          <w:p w14:paraId="253257B8" w14:textId="77777777" w:rsidR="00922109" w:rsidRPr="00B24796" w:rsidRDefault="00922109" w:rsidP="00B24796">
            <w:pPr>
              <w:jc w:val="center"/>
              <w:rPr>
                <w:sz w:val="20"/>
                <w:szCs w:val="20"/>
              </w:rPr>
            </w:pPr>
          </w:p>
        </w:tc>
        <w:tc>
          <w:tcPr>
            <w:tcW w:w="284" w:type="dxa"/>
            <w:tcBorders>
              <w:bottom w:val="single" w:sz="4" w:space="0" w:color="auto"/>
            </w:tcBorders>
          </w:tcPr>
          <w:p w14:paraId="175BF720" w14:textId="77777777" w:rsidR="00922109" w:rsidRPr="00B24796" w:rsidRDefault="00922109" w:rsidP="00B24796">
            <w:pPr>
              <w:jc w:val="center"/>
              <w:rPr>
                <w:sz w:val="20"/>
                <w:szCs w:val="20"/>
              </w:rPr>
            </w:pPr>
          </w:p>
        </w:tc>
        <w:tc>
          <w:tcPr>
            <w:tcW w:w="284" w:type="dxa"/>
            <w:tcBorders>
              <w:bottom w:val="single" w:sz="4" w:space="0" w:color="auto"/>
            </w:tcBorders>
          </w:tcPr>
          <w:p w14:paraId="3E2452D4" w14:textId="77777777" w:rsidR="00922109" w:rsidRPr="00B24796" w:rsidRDefault="00922109" w:rsidP="00B24796">
            <w:pPr>
              <w:jc w:val="center"/>
              <w:rPr>
                <w:sz w:val="20"/>
                <w:szCs w:val="20"/>
              </w:rPr>
            </w:pPr>
          </w:p>
        </w:tc>
        <w:tc>
          <w:tcPr>
            <w:tcW w:w="284" w:type="dxa"/>
            <w:tcBorders>
              <w:bottom w:val="single" w:sz="4" w:space="0" w:color="auto"/>
            </w:tcBorders>
          </w:tcPr>
          <w:p w14:paraId="128A5E71" w14:textId="77777777" w:rsidR="00922109" w:rsidRPr="00B24796" w:rsidRDefault="00922109" w:rsidP="00B24796">
            <w:pPr>
              <w:jc w:val="center"/>
              <w:rPr>
                <w:sz w:val="20"/>
                <w:szCs w:val="20"/>
              </w:rPr>
            </w:pPr>
          </w:p>
        </w:tc>
        <w:tc>
          <w:tcPr>
            <w:tcW w:w="284" w:type="dxa"/>
            <w:tcBorders>
              <w:bottom w:val="single" w:sz="4" w:space="0" w:color="auto"/>
            </w:tcBorders>
          </w:tcPr>
          <w:p w14:paraId="6155DD34" w14:textId="77777777" w:rsidR="00922109" w:rsidRPr="00B24796" w:rsidRDefault="00922109" w:rsidP="00B24796">
            <w:pPr>
              <w:jc w:val="center"/>
              <w:rPr>
                <w:sz w:val="20"/>
                <w:szCs w:val="20"/>
              </w:rPr>
            </w:pPr>
          </w:p>
        </w:tc>
        <w:tc>
          <w:tcPr>
            <w:tcW w:w="289" w:type="dxa"/>
          </w:tcPr>
          <w:p w14:paraId="36141106" w14:textId="77777777" w:rsidR="00922109" w:rsidRPr="00B24796" w:rsidRDefault="00922109" w:rsidP="00B24796">
            <w:pPr>
              <w:jc w:val="center"/>
              <w:rPr>
                <w:sz w:val="20"/>
                <w:szCs w:val="20"/>
              </w:rPr>
            </w:pPr>
          </w:p>
        </w:tc>
      </w:tr>
      <w:tr w:rsidR="00922109" w:rsidRPr="00B24796" w14:paraId="02972CCE" w14:textId="77777777" w:rsidTr="00854E32">
        <w:trPr>
          <w:jc w:val="center"/>
        </w:trPr>
        <w:tc>
          <w:tcPr>
            <w:tcW w:w="6171" w:type="dxa"/>
            <w:tcBorders>
              <w:left w:val="single" w:sz="4" w:space="0" w:color="auto"/>
            </w:tcBorders>
          </w:tcPr>
          <w:p w14:paraId="6B0F1633" w14:textId="77777777" w:rsidR="00922109" w:rsidRPr="00B24796" w:rsidRDefault="00922109" w:rsidP="00B24796">
            <w:pPr>
              <w:rPr>
                <w:sz w:val="20"/>
                <w:szCs w:val="20"/>
              </w:rPr>
            </w:pPr>
            <w:r>
              <w:rPr>
                <w:sz w:val="20"/>
              </w:rPr>
              <w:t>implementação do algoritmo de aprendizagem</w:t>
            </w:r>
          </w:p>
        </w:tc>
        <w:tc>
          <w:tcPr>
            <w:tcW w:w="273" w:type="dxa"/>
          </w:tcPr>
          <w:p w14:paraId="3CD387C2" w14:textId="77777777" w:rsidR="00922109" w:rsidRPr="00B24796" w:rsidRDefault="00922109" w:rsidP="00B24796">
            <w:pPr>
              <w:jc w:val="center"/>
              <w:rPr>
                <w:sz w:val="20"/>
                <w:szCs w:val="20"/>
              </w:rPr>
            </w:pPr>
          </w:p>
        </w:tc>
        <w:tc>
          <w:tcPr>
            <w:tcW w:w="284" w:type="dxa"/>
          </w:tcPr>
          <w:p w14:paraId="1A0BE03E" w14:textId="77777777" w:rsidR="00922109" w:rsidRPr="00B24796" w:rsidRDefault="00922109" w:rsidP="00B24796">
            <w:pPr>
              <w:jc w:val="center"/>
              <w:rPr>
                <w:sz w:val="20"/>
                <w:szCs w:val="20"/>
              </w:rPr>
            </w:pPr>
          </w:p>
        </w:tc>
        <w:tc>
          <w:tcPr>
            <w:tcW w:w="284" w:type="dxa"/>
          </w:tcPr>
          <w:p w14:paraId="54A657EE" w14:textId="77777777" w:rsidR="00922109" w:rsidRPr="00B24796" w:rsidRDefault="00922109" w:rsidP="00B24796">
            <w:pPr>
              <w:jc w:val="center"/>
              <w:rPr>
                <w:sz w:val="20"/>
                <w:szCs w:val="20"/>
              </w:rPr>
            </w:pPr>
          </w:p>
        </w:tc>
        <w:tc>
          <w:tcPr>
            <w:tcW w:w="284" w:type="dxa"/>
            <w:shd w:val="clear" w:color="auto" w:fill="AEAAAA"/>
          </w:tcPr>
          <w:p w14:paraId="0C882227" w14:textId="77777777" w:rsidR="00922109" w:rsidRPr="00B24796" w:rsidRDefault="00922109" w:rsidP="00B24796">
            <w:pPr>
              <w:jc w:val="center"/>
              <w:rPr>
                <w:sz w:val="20"/>
                <w:szCs w:val="20"/>
              </w:rPr>
            </w:pPr>
          </w:p>
        </w:tc>
        <w:tc>
          <w:tcPr>
            <w:tcW w:w="284" w:type="dxa"/>
            <w:shd w:val="clear" w:color="auto" w:fill="AEAAAA"/>
          </w:tcPr>
          <w:p w14:paraId="5D92D9BB" w14:textId="77777777" w:rsidR="00922109" w:rsidRPr="00B24796" w:rsidRDefault="00922109" w:rsidP="00B24796">
            <w:pPr>
              <w:jc w:val="center"/>
              <w:rPr>
                <w:sz w:val="20"/>
                <w:szCs w:val="20"/>
              </w:rPr>
            </w:pPr>
          </w:p>
        </w:tc>
        <w:tc>
          <w:tcPr>
            <w:tcW w:w="284" w:type="dxa"/>
            <w:shd w:val="clear" w:color="auto" w:fill="AEAAAA"/>
          </w:tcPr>
          <w:p w14:paraId="65B7B12D" w14:textId="77777777" w:rsidR="00922109" w:rsidRPr="00B24796" w:rsidRDefault="00922109" w:rsidP="00B24796">
            <w:pPr>
              <w:jc w:val="center"/>
              <w:rPr>
                <w:sz w:val="20"/>
                <w:szCs w:val="20"/>
              </w:rPr>
            </w:pPr>
          </w:p>
        </w:tc>
        <w:tc>
          <w:tcPr>
            <w:tcW w:w="284" w:type="dxa"/>
            <w:shd w:val="clear" w:color="auto" w:fill="AEAAAA"/>
          </w:tcPr>
          <w:p w14:paraId="5314E7CF" w14:textId="77777777" w:rsidR="00922109" w:rsidRPr="00B24796" w:rsidRDefault="00922109" w:rsidP="00B24796">
            <w:pPr>
              <w:jc w:val="center"/>
              <w:rPr>
                <w:sz w:val="20"/>
                <w:szCs w:val="20"/>
              </w:rPr>
            </w:pPr>
          </w:p>
        </w:tc>
        <w:tc>
          <w:tcPr>
            <w:tcW w:w="284" w:type="dxa"/>
            <w:shd w:val="clear" w:color="auto" w:fill="AEAAAA"/>
          </w:tcPr>
          <w:p w14:paraId="640DCF95" w14:textId="77777777" w:rsidR="00922109" w:rsidRPr="00B24796" w:rsidRDefault="00922109" w:rsidP="00B24796">
            <w:pPr>
              <w:jc w:val="center"/>
              <w:rPr>
                <w:sz w:val="20"/>
                <w:szCs w:val="20"/>
              </w:rPr>
            </w:pPr>
          </w:p>
        </w:tc>
        <w:tc>
          <w:tcPr>
            <w:tcW w:w="284" w:type="dxa"/>
            <w:shd w:val="clear" w:color="auto" w:fill="AEAAAA"/>
          </w:tcPr>
          <w:p w14:paraId="00E169BD" w14:textId="77777777" w:rsidR="00922109" w:rsidRPr="00B24796" w:rsidRDefault="00922109" w:rsidP="00B24796">
            <w:pPr>
              <w:jc w:val="center"/>
              <w:rPr>
                <w:sz w:val="20"/>
                <w:szCs w:val="20"/>
              </w:rPr>
            </w:pPr>
          </w:p>
        </w:tc>
        <w:tc>
          <w:tcPr>
            <w:tcW w:w="289" w:type="dxa"/>
          </w:tcPr>
          <w:p w14:paraId="62A22CA2" w14:textId="77777777" w:rsidR="00922109" w:rsidRPr="00B24796" w:rsidRDefault="00922109" w:rsidP="00B24796">
            <w:pPr>
              <w:jc w:val="center"/>
              <w:rPr>
                <w:sz w:val="20"/>
                <w:szCs w:val="20"/>
              </w:rPr>
            </w:pPr>
          </w:p>
        </w:tc>
      </w:tr>
      <w:tr w:rsidR="00922109" w:rsidRPr="00B24796" w14:paraId="7A5278CB" w14:textId="77777777" w:rsidTr="00D22716">
        <w:trPr>
          <w:jc w:val="center"/>
        </w:trPr>
        <w:tc>
          <w:tcPr>
            <w:tcW w:w="6171" w:type="dxa"/>
            <w:tcBorders>
              <w:left w:val="single" w:sz="4" w:space="0" w:color="auto"/>
            </w:tcBorders>
          </w:tcPr>
          <w:p w14:paraId="7C9E93A1" w14:textId="77777777" w:rsidR="00922109" w:rsidRDefault="00922109" w:rsidP="00B24796">
            <w:pPr>
              <w:rPr>
                <w:sz w:val="20"/>
              </w:rPr>
            </w:pPr>
            <w:r>
              <w:rPr>
                <w:sz w:val="20"/>
              </w:rPr>
              <w:t xml:space="preserve">integração com o </w:t>
            </w:r>
            <w:proofErr w:type="spellStart"/>
            <w:r>
              <w:rPr>
                <w:sz w:val="20"/>
              </w:rPr>
              <w:t>Furbot</w:t>
            </w:r>
            <w:proofErr w:type="spellEnd"/>
          </w:p>
        </w:tc>
        <w:tc>
          <w:tcPr>
            <w:tcW w:w="273" w:type="dxa"/>
          </w:tcPr>
          <w:p w14:paraId="6A927B8D" w14:textId="77777777" w:rsidR="00922109" w:rsidRPr="00B24796" w:rsidRDefault="00922109" w:rsidP="00B24796">
            <w:pPr>
              <w:jc w:val="center"/>
              <w:rPr>
                <w:sz w:val="20"/>
                <w:szCs w:val="20"/>
              </w:rPr>
            </w:pPr>
          </w:p>
        </w:tc>
        <w:tc>
          <w:tcPr>
            <w:tcW w:w="284" w:type="dxa"/>
          </w:tcPr>
          <w:p w14:paraId="109ACEEE" w14:textId="77777777" w:rsidR="00922109" w:rsidRPr="00B24796" w:rsidRDefault="00922109" w:rsidP="00B24796">
            <w:pPr>
              <w:jc w:val="center"/>
              <w:rPr>
                <w:sz w:val="20"/>
                <w:szCs w:val="20"/>
              </w:rPr>
            </w:pPr>
          </w:p>
        </w:tc>
        <w:tc>
          <w:tcPr>
            <w:tcW w:w="284" w:type="dxa"/>
          </w:tcPr>
          <w:p w14:paraId="1E0139DC" w14:textId="77777777" w:rsidR="00922109" w:rsidRPr="00B24796" w:rsidRDefault="00922109" w:rsidP="00B24796">
            <w:pPr>
              <w:jc w:val="center"/>
              <w:rPr>
                <w:sz w:val="20"/>
                <w:szCs w:val="20"/>
              </w:rPr>
            </w:pPr>
          </w:p>
        </w:tc>
        <w:tc>
          <w:tcPr>
            <w:tcW w:w="284" w:type="dxa"/>
            <w:shd w:val="clear" w:color="auto" w:fill="FFFFFF" w:themeFill="background1"/>
          </w:tcPr>
          <w:p w14:paraId="301565A5" w14:textId="77777777" w:rsidR="00922109" w:rsidRPr="00B24796" w:rsidRDefault="00922109" w:rsidP="00B24796">
            <w:pPr>
              <w:jc w:val="center"/>
              <w:rPr>
                <w:sz w:val="20"/>
                <w:szCs w:val="20"/>
              </w:rPr>
            </w:pPr>
          </w:p>
        </w:tc>
        <w:tc>
          <w:tcPr>
            <w:tcW w:w="284" w:type="dxa"/>
            <w:shd w:val="clear" w:color="auto" w:fill="FFFFFF" w:themeFill="background1"/>
          </w:tcPr>
          <w:p w14:paraId="3FE931AD" w14:textId="77777777" w:rsidR="00922109" w:rsidRPr="00B24796" w:rsidRDefault="00922109" w:rsidP="00B24796">
            <w:pPr>
              <w:jc w:val="center"/>
              <w:rPr>
                <w:sz w:val="20"/>
                <w:szCs w:val="20"/>
              </w:rPr>
            </w:pPr>
          </w:p>
        </w:tc>
        <w:tc>
          <w:tcPr>
            <w:tcW w:w="284" w:type="dxa"/>
            <w:shd w:val="clear" w:color="auto" w:fill="FFFFFF" w:themeFill="background1"/>
          </w:tcPr>
          <w:p w14:paraId="70237F4E" w14:textId="77777777" w:rsidR="00922109" w:rsidRPr="00B24796" w:rsidRDefault="00922109" w:rsidP="00B24796">
            <w:pPr>
              <w:jc w:val="center"/>
              <w:rPr>
                <w:sz w:val="20"/>
                <w:szCs w:val="20"/>
              </w:rPr>
            </w:pPr>
          </w:p>
        </w:tc>
        <w:tc>
          <w:tcPr>
            <w:tcW w:w="284" w:type="dxa"/>
            <w:shd w:val="clear" w:color="auto" w:fill="FFFFFF" w:themeFill="background1"/>
          </w:tcPr>
          <w:p w14:paraId="1CD7BBCA" w14:textId="77777777" w:rsidR="00922109" w:rsidRPr="00B24796" w:rsidRDefault="00922109" w:rsidP="00B24796">
            <w:pPr>
              <w:jc w:val="center"/>
              <w:rPr>
                <w:sz w:val="20"/>
                <w:szCs w:val="20"/>
              </w:rPr>
            </w:pPr>
          </w:p>
        </w:tc>
        <w:tc>
          <w:tcPr>
            <w:tcW w:w="284" w:type="dxa"/>
            <w:shd w:val="clear" w:color="auto" w:fill="AEAAAA"/>
          </w:tcPr>
          <w:p w14:paraId="1B4BEFF4" w14:textId="77777777" w:rsidR="00922109" w:rsidRPr="00B24796" w:rsidRDefault="00922109" w:rsidP="00B24796">
            <w:pPr>
              <w:jc w:val="center"/>
              <w:rPr>
                <w:sz w:val="20"/>
                <w:szCs w:val="20"/>
              </w:rPr>
            </w:pPr>
          </w:p>
        </w:tc>
        <w:tc>
          <w:tcPr>
            <w:tcW w:w="284" w:type="dxa"/>
            <w:shd w:val="clear" w:color="auto" w:fill="AEAAAA"/>
          </w:tcPr>
          <w:p w14:paraId="4B4126A0" w14:textId="77777777" w:rsidR="00922109" w:rsidRPr="00B24796" w:rsidRDefault="00922109" w:rsidP="00B24796">
            <w:pPr>
              <w:jc w:val="center"/>
              <w:rPr>
                <w:sz w:val="20"/>
                <w:szCs w:val="20"/>
              </w:rPr>
            </w:pPr>
          </w:p>
        </w:tc>
        <w:tc>
          <w:tcPr>
            <w:tcW w:w="289" w:type="dxa"/>
          </w:tcPr>
          <w:p w14:paraId="1D73B0CD" w14:textId="77777777" w:rsidR="00922109" w:rsidRPr="00B24796" w:rsidRDefault="00922109" w:rsidP="00B24796">
            <w:pPr>
              <w:jc w:val="center"/>
              <w:rPr>
                <w:sz w:val="20"/>
                <w:szCs w:val="20"/>
              </w:rPr>
            </w:pPr>
          </w:p>
        </w:tc>
      </w:tr>
      <w:tr w:rsidR="00922109" w:rsidRPr="00B24796" w14:paraId="58E3D9CA" w14:textId="77777777" w:rsidTr="00854E32">
        <w:trPr>
          <w:jc w:val="center"/>
        </w:trPr>
        <w:tc>
          <w:tcPr>
            <w:tcW w:w="6171" w:type="dxa"/>
            <w:tcBorders>
              <w:left w:val="single" w:sz="4" w:space="0" w:color="auto"/>
              <w:bottom w:val="single" w:sz="4" w:space="0" w:color="auto"/>
            </w:tcBorders>
          </w:tcPr>
          <w:p w14:paraId="48F0F929" w14:textId="77777777" w:rsidR="00922109" w:rsidRPr="00B24796" w:rsidRDefault="00922109" w:rsidP="00B24796">
            <w:pPr>
              <w:rPr>
                <w:sz w:val="20"/>
                <w:szCs w:val="20"/>
              </w:rPr>
            </w:pPr>
            <w:r w:rsidRPr="00B24796">
              <w:rPr>
                <w:sz w:val="20"/>
                <w:szCs w:val="20"/>
              </w:rPr>
              <w:t>testes e validações</w:t>
            </w:r>
          </w:p>
        </w:tc>
        <w:tc>
          <w:tcPr>
            <w:tcW w:w="273" w:type="dxa"/>
            <w:tcBorders>
              <w:bottom w:val="single" w:sz="4" w:space="0" w:color="auto"/>
            </w:tcBorders>
          </w:tcPr>
          <w:p w14:paraId="5F9365A5" w14:textId="77777777" w:rsidR="00922109" w:rsidRPr="00B24796" w:rsidRDefault="00922109" w:rsidP="00B24796">
            <w:pPr>
              <w:jc w:val="center"/>
              <w:rPr>
                <w:sz w:val="20"/>
                <w:szCs w:val="20"/>
              </w:rPr>
            </w:pPr>
          </w:p>
        </w:tc>
        <w:tc>
          <w:tcPr>
            <w:tcW w:w="284" w:type="dxa"/>
            <w:tcBorders>
              <w:bottom w:val="single" w:sz="4" w:space="0" w:color="auto"/>
            </w:tcBorders>
          </w:tcPr>
          <w:p w14:paraId="34AF5D48" w14:textId="77777777" w:rsidR="00922109" w:rsidRPr="00B24796" w:rsidRDefault="00922109" w:rsidP="00B24796">
            <w:pPr>
              <w:jc w:val="center"/>
              <w:rPr>
                <w:sz w:val="20"/>
                <w:szCs w:val="20"/>
              </w:rPr>
            </w:pPr>
          </w:p>
        </w:tc>
        <w:tc>
          <w:tcPr>
            <w:tcW w:w="284" w:type="dxa"/>
            <w:tcBorders>
              <w:bottom w:val="single" w:sz="4" w:space="0" w:color="auto"/>
            </w:tcBorders>
          </w:tcPr>
          <w:p w14:paraId="469A740A"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FFFFFF"/>
          </w:tcPr>
          <w:p w14:paraId="2E627827"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12A845D0"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5C8B07A4"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5CB0F891"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0C3CB24A"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0F906BAC" w14:textId="77777777" w:rsidR="00922109" w:rsidRPr="00B24796" w:rsidRDefault="00922109" w:rsidP="00B24796">
            <w:pPr>
              <w:jc w:val="center"/>
              <w:rPr>
                <w:sz w:val="20"/>
                <w:szCs w:val="20"/>
              </w:rPr>
            </w:pPr>
          </w:p>
        </w:tc>
        <w:tc>
          <w:tcPr>
            <w:tcW w:w="289" w:type="dxa"/>
            <w:tcBorders>
              <w:bottom w:val="single" w:sz="4" w:space="0" w:color="auto"/>
            </w:tcBorders>
          </w:tcPr>
          <w:p w14:paraId="327F4E19" w14:textId="77777777" w:rsidR="00922109" w:rsidRPr="00B24796" w:rsidRDefault="00922109" w:rsidP="00B24796">
            <w:pPr>
              <w:jc w:val="center"/>
              <w:rPr>
                <w:sz w:val="20"/>
                <w:szCs w:val="20"/>
              </w:rPr>
            </w:pPr>
          </w:p>
        </w:tc>
      </w:tr>
    </w:tbl>
    <w:p w14:paraId="382709E0" w14:textId="77777777" w:rsidR="00922109" w:rsidRPr="00272860" w:rsidRDefault="00922109" w:rsidP="0060060C">
      <w:pPr>
        <w:pStyle w:val="TF-LEGENDA-Ilustracao"/>
        <w:rPr>
          <w:sz w:val="20"/>
        </w:rPr>
      </w:pPr>
    </w:p>
    <w:p w14:paraId="4CB2BB01" w14:textId="77777777" w:rsidR="00922109" w:rsidRPr="00272860" w:rsidRDefault="00922109" w:rsidP="572C669F">
      <w:pPr>
        <w:pStyle w:val="TF-FONTE"/>
        <w:jc w:val="center"/>
      </w:pPr>
      <w:r>
        <w:t xml:space="preserve">     Fonte: elaborado pelo autor.</w:t>
      </w:r>
    </w:p>
    <w:p w14:paraId="7FBCED07" w14:textId="77777777" w:rsidR="00922109" w:rsidRPr="00272860" w:rsidRDefault="00922109" w:rsidP="00922109">
      <w:pPr>
        <w:pStyle w:val="Ttulo1"/>
      </w:pPr>
      <w:r w:rsidRPr="00272860">
        <w:t>REVISÃO BIBLIOGRÁFICA</w:t>
      </w:r>
    </w:p>
    <w:p w14:paraId="0DDE1351" w14:textId="77777777" w:rsidR="00922109" w:rsidRPr="00272860" w:rsidRDefault="00922109" w:rsidP="0037046F">
      <w:pPr>
        <w:pStyle w:val="TF-TEXTO"/>
        <w:rPr>
          <w:sz w:val="20"/>
        </w:rPr>
      </w:pPr>
      <w:r w:rsidRPr="00272860">
        <w:rPr>
          <w:sz w:val="20"/>
        </w:rPr>
        <w:t>Este capítulo está divido em duas seções. A seção 5.1 aborda uma visão geral sobre a computação na educação básica. Na seção 5.2 são descritos os fundamentos principais sobre aprendizagem de máquina e métodos de aprendizagem supervisionados.</w:t>
      </w:r>
    </w:p>
    <w:p w14:paraId="1B97C1F3" w14:textId="77777777" w:rsidR="00922109" w:rsidRPr="00272860" w:rsidRDefault="00922109" w:rsidP="00922109">
      <w:pPr>
        <w:pStyle w:val="Ttulo2"/>
        <w:ind w:left="567" w:hanging="567"/>
        <w:rPr>
          <w:sz w:val="20"/>
        </w:rPr>
      </w:pPr>
      <w:r w:rsidRPr="00272860">
        <w:rPr>
          <w:sz w:val="20"/>
        </w:rPr>
        <w:t>Computação na Educação básica</w:t>
      </w:r>
    </w:p>
    <w:p w14:paraId="27F8519C" w14:textId="77777777" w:rsidR="00922109" w:rsidRPr="00272860" w:rsidRDefault="00922109" w:rsidP="00DD2621">
      <w:pPr>
        <w:pStyle w:val="TF-TEXTO"/>
        <w:rPr>
          <w:sz w:val="20"/>
        </w:rPr>
      </w:pPr>
      <w:r>
        <w:rPr>
          <w:sz w:val="20"/>
        </w:rPr>
        <w:t>A</w:t>
      </w:r>
      <w:r w:rsidRPr="00272860">
        <w:rPr>
          <w:sz w:val="20"/>
        </w:rPr>
        <w:t xml:space="preserve"> inclusão de conceitos gerais de computação no ensino básico faz-se essencial como forma de aprimorar o raciocínio lógico-matemático das crianças e incentivar a criatividade por meio de </w:t>
      </w:r>
      <w:r w:rsidRPr="00DD17F0">
        <w:rPr>
          <w:sz w:val="20"/>
        </w:rPr>
        <w:t xml:space="preserve">tecnologias (NASCIMENTO </w:t>
      </w:r>
      <w:r w:rsidRPr="00DD17F0">
        <w:rPr>
          <w:i/>
          <w:iCs/>
          <w:sz w:val="20"/>
        </w:rPr>
        <w:t>et al</w:t>
      </w:r>
      <w:r w:rsidRPr="00DD17F0">
        <w:rPr>
          <w:sz w:val="20"/>
        </w:rPr>
        <w:t>., 2015).</w:t>
      </w:r>
      <w:r w:rsidRPr="00272860">
        <w:rPr>
          <w:sz w:val="20"/>
        </w:rPr>
        <w:t xml:space="preserve"> Ainda, seguindo este contexto, </w:t>
      </w:r>
      <w:proofErr w:type="spellStart"/>
      <w:r w:rsidRPr="00272860">
        <w:rPr>
          <w:sz w:val="20"/>
        </w:rPr>
        <w:t>Scaico</w:t>
      </w:r>
      <w:proofErr w:type="spellEnd"/>
      <w:r w:rsidRPr="00272860">
        <w:rPr>
          <w:sz w:val="20"/>
        </w:rPr>
        <w:t xml:space="preserve"> </w:t>
      </w:r>
      <w:r w:rsidRPr="00272860">
        <w:rPr>
          <w:i/>
          <w:sz w:val="20"/>
        </w:rPr>
        <w:t>et al</w:t>
      </w:r>
      <w:r w:rsidRPr="00272860">
        <w:rPr>
          <w:sz w:val="20"/>
        </w:rPr>
        <w:t>. (2013) complementa</w:t>
      </w:r>
      <w:r w:rsidRPr="00DD17F0">
        <w:rPr>
          <w:sz w:val="20"/>
        </w:rPr>
        <w:t>m</w:t>
      </w:r>
      <w:r w:rsidRPr="00272860">
        <w:rPr>
          <w:sz w:val="20"/>
        </w:rPr>
        <w:t xml:space="preserve"> que o ensino de conceitos de programação proporciona o desenvolvimento de várias habilidades que colaboram para aprimorar o raciocínio lógico dos estudantes. Programar abrange a capacidade de desenvolver uma solução para um problema, que caso seja grande demandará o exercício de outras habilidades (SCAICO </w:t>
      </w:r>
      <w:r w:rsidRPr="00272860">
        <w:rPr>
          <w:i/>
          <w:sz w:val="20"/>
        </w:rPr>
        <w:t>et al</w:t>
      </w:r>
      <w:r w:rsidRPr="00272860">
        <w:rPr>
          <w:sz w:val="20"/>
        </w:rPr>
        <w:t xml:space="preserve">., 2013). </w:t>
      </w:r>
    </w:p>
    <w:p w14:paraId="7C5F8856" w14:textId="77777777" w:rsidR="00922109" w:rsidRPr="00272860" w:rsidRDefault="00922109" w:rsidP="572C669F">
      <w:pPr>
        <w:pStyle w:val="TF-TEXTO"/>
        <w:rPr>
          <w:sz w:val="20"/>
        </w:rPr>
      </w:pPr>
      <w:r w:rsidRPr="572C669F">
        <w:rPr>
          <w:sz w:val="20"/>
        </w:rPr>
        <w:t xml:space="preserve">Fundamentos da computação, agregados ao pensamento crítico definem um método para solucionar problemas intitulado Pensamento Computacional (WING, 2006). Esta perspectiva argumenta que a cultura do computador ajuda a sociedade a aprender, mas especialmente, possibilita uma nova forma de aprender a aprender (LU; FLETCHER, 2009). O Pensamento Computacional é um método para solução de problemas que utiliza os princípios e técnicas da Ciência da Computação. </w:t>
      </w:r>
    </w:p>
    <w:p w14:paraId="77FE540F" w14:textId="77777777" w:rsidR="00922109" w:rsidRPr="00272860" w:rsidRDefault="00922109" w:rsidP="572C669F">
      <w:pPr>
        <w:pStyle w:val="TF-TEXTO"/>
        <w:rPr>
          <w:sz w:val="20"/>
        </w:rPr>
      </w:pPr>
      <w:r w:rsidRPr="572C669F">
        <w:rPr>
          <w:sz w:val="20"/>
        </w:rPr>
        <w:t xml:space="preserve">Segundo Ribeiro, </w:t>
      </w:r>
      <w:proofErr w:type="spellStart"/>
      <w:r w:rsidRPr="572C669F">
        <w:rPr>
          <w:sz w:val="20"/>
        </w:rPr>
        <w:t>Foss</w:t>
      </w:r>
      <w:proofErr w:type="spellEnd"/>
      <w:r w:rsidRPr="572C669F">
        <w:rPr>
          <w:sz w:val="20"/>
        </w:rPr>
        <w:t xml:space="preserve"> e Cavalheiro (2017), as três habilidades básicas que fundamentam o Pensamento Computacional são:  abstração, automação e análise.  A habilidade de abstração se associa a aptidão do indivíduo extrair somente os aspectos mais relevantes de um problema para chegar a uma solução. A habilidade de automação associa-se a aptidão de utilização um meio eletrônico que é capaz de substituir o trabalho de um ser humano e a habilidade de análise associa-se ao estudo dos resultados criados pela automação. </w:t>
      </w:r>
    </w:p>
    <w:p w14:paraId="72EBB75C" w14:textId="77777777" w:rsidR="00922109" w:rsidRPr="00272860" w:rsidRDefault="00922109" w:rsidP="00C647F0">
      <w:pPr>
        <w:pStyle w:val="TF-TEXTO"/>
        <w:rPr>
          <w:sz w:val="20"/>
        </w:rPr>
      </w:pPr>
      <w:r w:rsidRPr="00272860">
        <w:rPr>
          <w:sz w:val="20"/>
        </w:rPr>
        <w:lastRenderedPageBreak/>
        <w:t xml:space="preserve">Como </w:t>
      </w:r>
      <w:proofErr w:type="spellStart"/>
      <w:r w:rsidRPr="00272860">
        <w:rPr>
          <w:sz w:val="20"/>
        </w:rPr>
        <w:t>Brackmann</w:t>
      </w:r>
      <w:proofErr w:type="spellEnd"/>
      <w:r w:rsidRPr="00272860">
        <w:rPr>
          <w:sz w:val="20"/>
        </w:rPr>
        <w:t xml:space="preserve"> (2017) afirma, enquanto os alunos aprendem a programar, estão também programando para aprender. Este aprendizado possibilita que eles </w:t>
      </w:r>
      <w:r>
        <w:rPr>
          <w:sz w:val="20"/>
        </w:rPr>
        <w:t>conheçam</w:t>
      </w:r>
      <w:r w:rsidRPr="00272860">
        <w:rPr>
          <w:sz w:val="20"/>
        </w:rPr>
        <w:t xml:space="preserve"> várias outras coisas e criem oportunidades de aprendizagem.</w:t>
      </w:r>
    </w:p>
    <w:p w14:paraId="57E644A0" w14:textId="77777777" w:rsidR="00922109" w:rsidRDefault="00922109" w:rsidP="00922109">
      <w:pPr>
        <w:pStyle w:val="Ttulo2"/>
        <w:ind w:left="567" w:hanging="567"/>
        <w:rPr>
          <w:sz w:val="20"/>
        </w:rPr>
      </w:pPr>
      <w:r w:rsidRPr="00DD17F0">
        <w:rPr>
          <w:sz w:val="20"/>
        </w:rPr>
        <w:t>Aprendizagem</w:t>
      </w:r>
      <w:r w:rsidRPr="00272860">
        <w:rPr>
          <w:sz w:val="20"/>
        </w:rPr>
        <w:t xml:space="preserve"> de Máquina e Métodos </w:t>
      </w:r>
    </w:p>
    <w:p w14:paraId="37E37FDF" w14:textId="77777777" w:rsidR="00922109" w:rsidRPr="00272860" w:rsidRDefault="00922109" w:rsidP="00A33A70">
      <w:pPr>
        <w:pStyle w:val="TF-TEXTO"/>
        <w:ind w:firstLine="567"/>
        <w:rPr>
          <w:sz w:val="20"/>
        </w:rPr>
      </w:pPr>
      <w:r w:rsidRPr="00DD17F0">
        <w:rPr>
          <w:sz w:val="20"/>
        </w:rPr>
        <w:t>Como afirma Bishop (2006), Sistemas de Aprendizado de Máquina são sistemas que combinam</w:t>
      </w:r>
      <w:r w:rsidRPr="00272860">
        <w:rPr>
          <w:sz w:val="20"/>
        </w:rPr>
        <w:t xml:space="preserve"> algoritmos e modelos matemáticos da área de Aprendizado de Máquina em soluções que visam a implantação do uso de tais algoritmos e modelos em ambientes reais. Aprendizado de máquina, por sua vez, se refere a área de estudos voltada ao desenvolvimento e compreensão de modelos matemáticos caracterizados pelo aprimoramento de seus resultados por meio da ingestão de dados de treino, de forma que esses modelos possam realizar predições e decisões sem que sejam explicitamente programados para o fazerem.</w:t>
      </w:r>
    </w:p>
    <w:p w14:paraId="2DAD6E5F" w14:textId="77777777" w:rsidR="00922109" w:rsidRDefault="00922109" w:rsidP="008E0DFF">
      <w:pPr>
        <w:pStyle w:val="TF-TEXTO"/>
        <w:rPr>
          <w:sz w:val="20"/>
        </w:rPr>
      </w:pPr>
      <w:r w:rsidRPr="572C669F">
        <w:rPr>
          <w:sz w:val="20"/>
        </w:rPr>
        <w:t xml:space="preserve">A aprendizagem de máquina é dividida em três tipos de técnicas: a aprendizagem supervisionada, que treina um modelo a partir de dados conhecidos de entrada e saída para que ele possa prever resultados futuros; a aprendizagem não supervisionada, que encontra padrões ocultos ou estruturas específicas a partir de dados de entrada; e a aprendizagem por reforço, que utiliza um sistema de recompensas ou punições para se aperfeiçoar no ambiente que se encontra (NORVIG, RUSSELL, 2014). </w:t>
      </w:r>
    </w:p>
    <w:p w14:paraId="716FFC9D" w14:textId="77777777" w:rsidR="00922109" w:rsidRDefault="00922109" w:rsidP="00A6765F">
      <w:pPr>
        <w:pStyle w:val="TF-TEXTO"/>
        <w:rPr>
          <w:sz w:val="20"/>
        </w:rPr>
      </w:pPr>
      <w:r w:rsidRPr="00A6765F">
        <w:rPr>
          <w:sz w:val="20"/>
        </w:rPr>
        <w:t>Na aprendizagem supervisionada</w:t>
      </w:r>
      <w:r>
        <w:rPr>
          <w:sz w:val="20"/>
        </w:rPr>
        <w:t xml:space="preserve">, </w:t>
      </w:r>
      <w:proofErr w:type="spellStart"/>
      <w:r>
        <w:rPr>
          <w:sz w:val="20"/>
        </w:rPr>
        <w:t>Norvig</w:t>
      </w:r>
      <w:proofErr w:type="spellEnd"/>
      <w:r>
        <w:rPr>
          <w:sz w:val="20"/>
        </w:rPr>
        <w:t xml:space="preserve"> e Russel (2014) descrevem que </w:t>
      </w:r>
      <w:r w:rsidRPr="00A6765F">
        <w:rPr>
          <w:sz w:val="20"/>
        </w:rPr>
        <w:t xml:space="preserve">o agente </w:t>
      </w:r>
      <w:r>
        <w:rPr>
          <w:sz w:val="20"/>
        </w:rPr>
        <w:t>analisa</w:t>
      </w:r>
      <w:r w:rsidRPr="00A6765F">
        <w:rPr>
          <w:sz w:val="20"/>
        </w:rPr>
        <w:t xml:space="preserve"> </w:t>
      </w:r>
      <w:r>
        <w:rPr>
          <w:sz w:val="20"/>
        </w:rPr>
        <w:t>determinados</w:t>
      </w:r>
      <w:r w:rsidRPr="00A6765F">
        <w:rPr>
          <w:sz w:val="20"/>
        </w:rPr>
        <w:t xml:space="preserve"> exemplos de entrada e saída</w:t>
      </w:r>
      <w:r>
        <w:rPr>
          <w:sz w:val="20"/>
        </w:rPr>
        <w:t xml:space="preserve"> correspondentes</w:t>
      </w:r>
      <w:r w:rsidRPr="00A6765F">
        <w:rPr>
          <w:sz w:val="20"/>
        </w:rPr>
        <w:t>,</w:t>
      </w:r>
      <w:r>
        <w:rPr>
          <w:sz w:val="20"/>
        </w:rPr>
        <w:t xml:space="preserve"> </w:t>
      </w:r>
      <w:r w:rsidRPr="00A6765F">
        <w:rPr>
          <w:sz w:val="20"/>
        </w:rPr>
        <w:t>e aprende uma função que faz o mapeamento da entrada para a saída</w:t>
      </w:r>
      <w:r>
        <w:rPr>
          <w:sz w:val="20"/>
        </w:rPr>
        <w:t xml:space="preserve">. Exemplificando, o </w:t>
      </w:r>
      <w:r w:rsidRPr="0038452B">
        <w:rPr>
          <w:sz w:val="20"/>
        </w:rPr>
        <w:t>agente pode aprender a reconhec</w:t>
      </w:r>
      <w:r>
        <w:rPr>
          <w:sz w:val="20"/>
        </w:rPr>
        <w:t>er fotos de ônibus a</w:t>
      </w:r>
      <w:r w:rsidRPr="0038452B">
        <w:rPr>
          <w:sz w:val="20"/>
        </w:rPr>
        <w:t>o</w:t>
      </w:r>
      <w:r>
        <w:rPr>
          <w:sz w:val="20"/>
        </w:rPr>
        <w:t xml:space="preserve"> </w:t>
      </w:r>
      <w:r w:rsidRPr="0038452B">
        <w:rPr>
          <w:sz w:val="20"/>
        </w:rPr>
        <w:t>ver muitas imagens que lhe mostram ônibus</w:t>
      </w:r>
      <w:r w:rsidRPr="00A6765F">
        <w:rPr>
          <w:sz w:val="20"/>
        </w:rPr>
        <w:t>.</w:t>
      </w:r>
    </w:p>
    <w:p w14:paraId="703B0586" w14:textId="77777777" w:rsidR="00922109" w:rsidRDefault="00922109" w:rsidP="00AC38F6">
      <w:pPr>
        <w:pStyle w:val="TF-TEXTO"/>
        <w:rPr>
          <w:sz w:val="20"/>
        </w:rPr>
      </w:pPr>
      <w:r>
        <w:rPr>
          <w:sz w:val="20"/>
        </w:rPr>
        <w:t>N</w:t>
      </w:r>
      <w:r w:rsidRPr="00AC38F6">
        <w:rPr>
          <w:sz w:val="20"/>
        </w:rPr>
        <w:t xml:space="preserve">a aprendizagem não supervisionada, </w:t>
      </w:r>
      <w:proofErr w:type="spellStart"/>
      <w:r>
        <w:rPr>
          <w:sz w:val="20"/>
        </w:rPr>
        <w:t>Norvig</w:t>
      </w:r>
      <w:proofErr w:type="spellEnd"/>
      <w:r>
        <w:rPr>
          <w:sz w:val="20"/>
        </w:rPr>
        <w:t xml:space="preserve"> e Russel (2014) explicam que </w:t>
      </w:r>
      <w:r w:rsidRPr="00AC38F6">
        <w:rPr>
          <w:sz w:val="20"/>
        </w:rPr>
        <w:t xml:space="preserve">o agente </w:t>
      </w:r>
      <w:r>
        <w:rPr>
          <w:sz w:val="20"/>
        </w:rPr>
        <w:t>estuda</w:t>
      </w:r>
      <w:r w:rsidRPr="00AC38F6">
        <w:rPr>
          <w:sz w:val="20"/>
        </w:rPr>
        <w:t xml:space="preserve"> padrões na entrada, </w:t>
      </w:r>
      <w:r>
        <w:rPr>
          <w:sz w:val="20"/>
        </w:rPr>
        <w:t>ainda que</w:t>
      </w:r>
      <w:r w:rsidRPr="00AC38F6">
        <w:rPr>
          <w:sz w:val="20"/>
        </w:rPr>
        <w:t xml:space="preserve"> </w:t>
      </w:r>
      <w:r>
        <w:rPr>
          <w:sz w:val="20"/>
        </w:rPr>
        <w:t>nenhum</w:t>
      </w:r>
      <w:r w:rsidRPr="00AC38F6">
        <w:rPr>
          <w:sz w:val="20"/>
        </w:rPr>
        <w:t xml:space="preserve"> feedback</w:t>
      </w:r>
      <w:r>
        <w:rPr>
          <w:sz w:val="20"/>
        </w:rPr>
        <w:t xml:space="preserve"> </w:t>
      </w:r>
      <w:r w:rsidRPr="00AC38F6">
        <w:rPr>
          <w:sz w:val="20"/>
        </w:rPr>
        <w:t>explícito seja</w:t>
      </w:r>
      <w:r>
        <w:rPr>
          <w:sz w:val="20"/>
        </w:rPr>
        <w:t xml:space="preserve"> </w:t>
      </w:r>
      <w:r w:rsidRPr="00AC38F6">
        <w:rPr>
          <w:sz w:val="20"/>
        </w:rPr>
        <w:t>fornecid</w:t>
      </w:r>
      <w:r>
        <w:rPr>
          <w:sz w:val="20"/>
        </w:rPr>
        <w:t>o</w:t>
      </w:r>
      <w:r w:rsidRPr="00AC38F6">
        <w:rPr>
          <w:sz w:val="20"/>
        </w:rPr>
        <w:t xml:space="preserve">. A </w:t>
      </w:r>
      <w:r>
        <w:rPr>
          <w:sz w:val="20"/>
        </w:rPr>
        <w:t>tarefa</w:t>
      </w:r>
      <w:r w:rsidRPr="00AC38F6">
        <w:rPr>
          <w:sz w:val="20"/>
        </w:rPr>
        <w:t xml:space="preserve"> mais </w:t>
      </w:r>
      <w:r>
        <w:rPr>
          <w:sz w:val="20"/>
        </w:rPr>
        <w:t>utilizada na</w:t>
      </w:r>
      <w:r w:rsidRPr="00AC38F6">
        <w:rPr>
          <w:sz w:val="20"/>
        </w:rPr>
        <w:t xml:space="preserve"> aprendizagem não supervisionada é </w:t>
      </w:r>
      <w:r>
        <w:rPr>
          <w:sz w:val="20"/>
        </w:rPr>
        <w:t xml:space="preserve">a detecção e agrupamento de </w:t>
      </w:r>
      <w:r w:rsidRPr="00AC38F6">
        <w:rPr>
          <w:sz w:val="20"/>
        </w:rPr>
        <w:t xml:space="preserve">exemplos de entrada potencialmente úteis. </w:t>
      </w:r>
      <w:r>
        <w:rPr>
          <w:sz w:val="20"/>
        </w:rPr>
        <w:t>Exemplificando</w:t>
      </w:r>
      <w:r w:rsidRPr="00AC38F6">
        <w:rPr>
          <w:sz w:val="20"/>
        </w:rPr>
        <w:t>, um</w:t>
      </w:r>
      <w:r>
        <w:rPr>
          <w:sz w:val="20"/>
        </w:rPr>
        <w:t xml:space="preserve"> </w:t>
      </w:r>
      <w:r w:rsidRPr="00AC38F6">
        <w:rPr>
          <w:sz w:val="20"/>
        </w:rPr>
        <w:t>agente de táxi pode desenvolver gradualmente um conceito de “dia de tráfego bom” e “dia de tráfego</w:t>
      </w:r>
      <w:r>
        <w:rPr>
          <w:sz w:val="20"/>
        </w:rPr>
        <w:t xml:space="preserve"> </w:t>
      </w:r>
      <w:r w:rsidRPr="00AC38F6">
        <w:rPr>
          <w:sz w:val="20"/>
        </w:rPr>
        <w:t xml:space="preserve">ruim” sem </w:t>
      </w:r>
      <w:r>
        <w:rPr>
          <w:sz w:val="20"/>
        </w:rPr>
        <w:t xml:space="preserve">necessariamente </w:t>
      </w:r>
      <w:r w:rsidRPr="00AC38F6">
        <w:rPr>
          <w:sz w:val="20"/>
        </w:rPr>
        <w:t>ter</w:t>
      </w:r>
      <w:r>
        <w:rPr>
          <w:sz w:val="20"/>
        </w:rPr>
        <w:t>em</w:t>
      </w:r>
      <w:r w:rsidRPr="00AC38F6">
        <w:rPr>
          <w:sz w:val="20"/>
        </w:rPr>
        <w:t xml:space="preserve"> sido rotulados </w:t>
      </w:r>
      <w:r>
        <w:rPr>
          <w:sz w:val="20"/>
        </w:rPr>
        <w:t>anteriormente.</w:t>
      </w:r>
    </w:p>
    <w:p w14:paraId="234FD480" w14:textId="77777777" w:rsidR="00922109" w:rsidRDefault="00922109" w:rsidP="00B521C7">
      <w:pPr>
        <w:pStyle w:val="TF-TEXTO"/>
        <w:rPr>
          <w:sz w:val="20"/>
        </w:rPr>
      </w:pPr>
      <w:r>
        <w:rPr>
          <w:sz w:val="20"/>
        </w:rPr>
        <w:t>Por fim, na</w:t>
      </w:r>
      <w:r w:rsidRPr="00B521C7">
        <w:rPr>
          <w:sz w:val="20"/>
        </w:rPr>
        <w:t xml:space="preserve"> aprendizagem por reforço, o agente aprende </w:t>
      </w:r>
      <w:r>
        <w:rPr>
          <w:sz w:val="20"/>
        </w:rPr>
        <w:t>com base</w:t>
      </w:r>
      <w:r w:rsidRPr="00B521C7">
        <w:rPr>
          <w:sz w:val="20"/>
        </w:rPr>
        <w:t xml:space="preserve"> </w:t>
      </w:r>
      <w:r>
        <w:rPr>
          <w:sz w:val="20"/>
        </w:rPr>
        <w:t>em</w:t>
      </w:r>
      <w:r w:rsidRPr="00B521C7">
        <w:rPr>
          <w:sz w:val="20"/>
        </w:rPr>
        <w:t xml:space="preserve"> uma </w:t>
      </w:r>
      <w:r>
        <w:rPr>
          <w:sz w:val="20"/>
        </w:rPr>
        <w:t>sucessão</w:t>
      </w:r>
      <w:r w:rsidRPr="00B521C7">
        <w:rPr>
          <w:sz w:val="20"/>
        </w:rPr>
        <w:t xml:space="preserve"> de reforços</w:t>
      </w:r>
      <w:r>
        <w:rPr>
          <w:sz w:val="20"/>
        </w:rPr>
        <w:t xml:space="preserve">, </w:t>
      </w:r>
      <w:r w:rsidRPr="00B521C7">
        <w:rPr>
          <w:sz w:val="20"/>
        </w:rPr>
        <w:t xml:space="preserve">recompensas ou punições. </w:t>
      </w:r>
      <w:r>
        <w:rPr>
          <w:sz w:val="20"/>
        </w:rPr>
        <w:t>Exemplificando</w:t>
      </w:r>
      <w:r w:rsidRPr="00B521C7">
        <w:rPr>
          <w:sz w:val="20"/>
        </w:rPr>
        <w:t xml:space="preserve">, </w:t>
      </w:r>
      <w:r>
        <w:rPr>
          <w:sz w:val="20"/>
        </w:rPr>
        <w:t>um agente de táxi entende que algo saiu errado a partir d</w:t>
      </w:r>
      <w:r w:rsidRPr="00B521C7">
        <w:rPr>
          <w:sz w:val="20"/>
        </w:rPr>
        <w:t>a falta de gorjeta ao final de uma corrida</w:t>
      </w:r>
      <w:r>
        <w:rPr>
          <w:sz w:val="20"/>
        </w:rPr>
        <w:t xml:space="preserve"> </w:t>
      </w:r>
      <w:r w:rsidRPr="572C669F">
        <w:rPr>
          <w:sz w:val="20"/>
        </w:rPr>
        <w:t>(NORVIG, RUSSELL, 2014).</w:t>
      </w:r>
    </w:p>
    <w:p w14:paraId="4897FEDA" w14:textId="77777777" w:rsidR="00922109" w:rsidRDefault="00922109" w:rsidP="008E0DFF">
      <w:pPr>
        <w:pStyle w:val="TF-TEXTO"/>
        <w:rPr>
          <w:sz w:val="20"/>
        </w:rPr>
      </w:pPr>
    </w:p>
    <w:sdt>
      <w:sdtPr>
        <w:id w:val="1347369609"/>
        <w:docPartObj>
          <w:docPartGallery w:val="Bibliographies"/>
          <w:docPartUnique/>
        </w:docPartObj>
      </w:sdtPr>
      <w:sdtEndPr>
        <w:rPr>
          <w:b w:val="0"/>
          <w:caps w:val="0"/>
          <w:sz w:val="20"/>
          <w:szCs w:val="20"/>
        </w:rPr>
      </w:sdtEndPr>
      <w:sdtContent>
        <w:p w14:paraId="0A18CE8F" w14:textId="77777777" w:rsidR="00922109" w:rsidRPr="00272860" w:rsidRDefault="00922109" w:rsidP="00922109">
          <w:pPr>
            <w:pStyle w:val="Ttulo1"/>
            <w:numPr>
              <w:ilvl w:val="0"/>
              <w:numId w:val="0"/>
            </w:numPr>
            <w:ind w:left="284"/>
          </w:pPr>
          <w:r w:rsidRPr="572C669F">
            <w:t>REFERÊNCIAS</w:t>
          </w:r>
        </w:p>
        <w:p w14:paraId="74B903DC" w14:textId="77777777" w:rsidR="00922109" w:rsidRPr="00D22716" w:rsidRDefault="00922109" w:rsidP="00C647F0">
          <w:pPr>
            <w:pStyle w:val="TF-refernciasITEM"/>
            <w:rPr>
              <w:sz w:val="20"/>
              <w:lang w:val="en-US"/>
            </w:rPr>
          </w:pPr>
          <w:r w:rsidRPr="00272860">
            <w:rPr>
              <w:sz w:val="20"/>
            </w:rPr>
            <w:t xml:space="preserve">ARAÚJO, Luciana; MATTOS, Mauro. </w:t>
          </w:r>
          <w:proofErr w:type="spellStart"/>
          <w:r w:rsidRPr="008E0DFF">
            <w:rPr>
              <w:b/>
              <w:bCs/>
              <w:sz w:val="20"/>
            </w:rPr>
            <w:t>Furbot</w:t>
          </w:r>
          <w:proofErr w:type="spellEnd"/>
          <w:r w:rsidRPr="00272860">
            <w:rPr>
              <w:sz w:val="20"/>
            </w:rPr>
            <w:t xml:space="preserve">: plataforma para o ensino-aprendizado de pensamento computacional e programação. In: I CONCURSO LATINOAMERICANO DE TECNOLOGIAS EDUCACIONAIS PARA APRENDIZAGEM (EDUTECH), 1., 2018, São Paulo. </w:t>
          </w:r>
          <w:r w:rsidRPr="00D22716">
            <w:rPr>
              <w:sz w:val="20"/>
              <w:lang w:val="en-US"/>
            </w:rPr>
            <w:t>1p.</w:t>
          </w:r>
        </w:p>
        <w:p w14:paraId="78D60CCC" w14:textId="77777777" w:rsidR="00922109" w:rsidRPr="00D22716" w:rsidRDefault="00922109" w:rsidP="00E15E4D">
          <w:pPr>
            <w:pStyle w:val="TF-refernciasITEM"/>
            <w:ind w:left="709" w:hanging="709"/>
            <w:rPr>
              <w:sz w:val="20"/>
              <w:lang w:val="en-US"/>
            </w:rPr>
          </w:pPr>
          <w:r w:rsidRPr="00D22716">
            <w:rPr>
              <w:sz w:val="20"/>
              <w:lang w:val="en-US"/>
            </w:rPr>
            <w:t xml:space="preserve">BISHOP, C. M., </w:t>
          </w:r>
          <w:r w:rsidRPr="00D22716">
            <w:rPr>
              <w:b/>
              <w:bCs/>
              <w:sz w:val="20"/>
              <w:lang w:val="en-US"/>
            </w:rPr>
            <w:t>Pattern Recognition and Machine Learning</w:t>
          </w:r>
          <w:r w:rsidRPr="00D22716">
            <w:rPr>
              <w:sz w:val="20"/>
              <w:lang w:val="en-US"/>
            </w:rPr>
            <w:t>, Springer, v. ISBN 978-0-387-31073-2, 2006.</w:t>
          </w:r>
        </w:p>
        <w:p w14:paraId="46B5F44E" w14:textId="77777777" w:rsidR="00922109" w:rsidRPr="00272860" w:rsidRDefault="00922109" w:rsidP="572C669F">
          <w:pPr>
            <w:pStyle w:val="TF-refernciasITEM"/>
            <w:rPr>
              <w:sz w:val="20"/>
            </w:rPr>
          </w:pPr>
          <w:r w:rsidRPr="572C669F">
            <w:rPr>
              <w:sz w:val="20"/>
            </w:rPr>
            <w:t xml:space="preserve">BRACKMANN, C. P., </w:t>
          </w:r>
          <w:r w:rsidRPr="572C669F">
            <w:rPr>
              <w:b/>
              <w:bCs/>
              <w:sz w:val="20"/>
            </w:rPr>
            <w:t xml:space="preserve">Desenvolvimento do Pensamento Computacional Através de Atividades </w:t>
          </w:r>
          <w:proofErr w:type="spellStart"/>
          <w:r w:rsidRPr="572C669F">
            <w:rPr>
              <w:b/>
              <w:bCs/>
              <w:sz w:val="20"/>
            </w:rPr>
            <w:t>Desplugadas</w:t>
          </w:r>
          <w:proofErr w:type="spellEnd"/>
          <w:r w:rsidRPr="572C669F">
            <w:rPr>
              <w:b/>
              <w:bCs/>
              <w:sz w:val="20"/>
            </w:rPr>
            <w:t xml:space="preserve"> na Educação Básica</w:t>
          </w:r>
          <w:r w:rsidRPr="572C669F">
            <w:rPr>
              <w:sz w:val="20"/>
            </w:rPr>
            <w:t>. 2017. 226 f. Tese (Doutorado) - Curso de Informática na Educação, Universidade Federal do Rio Grande do Sul, Porto Alegre, 2017.</w:t>
          </w:r>
        </w:p>
        <w:p w14:paraId="4D6A3A76" w14:textId="77777777" w:rsidR="00922109" w:rsidRPr="00272860" w:rsidRDefault="00922109" w:rsidP="572C669F">
          <w:pPr>
            <w:pStyle w:val="TF-refernciasITEM"/>
            <w:rPr>
              <w:sz w:val="20"/>
            </w:rPr>
          </w:pPr>
          <w:r w:rsidRPr="572C669F">
            <w:rPr>
              <w:sz w:val="20"/>
            </w:rPr>
            <w:t xml:space="preserve">BURKE, B. </w:t>
          </w:r>
          <w:proofErr w:type="spellStart"/>
          <w:r w:rsidRPr="572C669F">
            <w:rPr>
              <w:b/>
              <w:bCs/>
              <w:sz w:val="20"/>
            </w:rPr>
            <w:t>Gamificar</w:t>
          </w:r>
          <w:proofErr w:type="spellEnd"/>
          <w:r w:rsidRPr="572C669F">
            <w:rPr>
              <w:sz w:val="20"/>
            </w:rPr>
            <w:t>: como a gamificação motiva as pessoas a fazerem coisas extraordinárias. São Paulo: DVS Editora, 2015.</w:t>
          </w:r>
        </w:p>
        <w:p w14:paraId="7F51B0CE" w14:textId="77777777" w:rsidR="00922109" w:rsidRPr="00272860" w:rsidRDefault="00922109" w:rsidP="00C647F0">
          <w:pPr>
            <w:pStyle w:val="TF-refernciasITEM"/>
            <w:rPr>
              <w:noProof/>
              <w:sz w:val="20"/>
            </w:rPr>
          </w:pPr>
          <w:r w:rsidRPr="00272860">
            <w:rPr>
              <w:noProof/>
              <w:sz w:val="20"/>
            </w:rPr>
            <w:t xml:space="preserve">CODE.ORG. </w:t>
          </w:r>
          <w:r w:rsidRPr="00272860">
            <w:rPr>
              <w:b/>
              <w:bCs/>
              <w:noProof/>
              <w:sz w:val="20"/>
            </w:rPr>
            <w:t>Minecfraft: Jornada do Herói</w:t>
          </w:r>
          <w:r w:rsidRPr="00272860">
            <w:rPr>
              <w:noProof/>
              <w:sz w:val="20"/>
            </w:rPr>
            <w:t>,</w:t>
          </w:r>
          <w:r w:rsidRPr="00272860">
            <w:rPr>
              <w:sz w:val="20"/>
            </w:rPr>
            <w:t xml:space="preserve"> [</w:t>
          </w:r>
          <w:proofErr w:type="spellStart"/>
          <w:r w:rsidRPr="00272860">
            <w:rPr>
              <w:sz w:val="20"/>
            </w:rPr>
            <w:t>s.l</w:t>
          </w:r>
          <w:proofErr w:type="spellEnd"/>
          <w:r w:rsidRPr="00272860">
            <w:rPr>
              <w:sz w:val="20"/>
            </w:rPr>
            <w:t>.],</w:t>
          </w:r>
          <w:r w:rsidRPr="00272860">
            <w:rPr>
              <w:noProof/>
              <w:sz w:val="20"/>
            </w:rPr>
            <w:t xml:space="preserve"> 2021a. Disponivel em:</w:t>
          </w:r>
          <w:r w:rsidRPr="00272860">
            <w:rPr>
              <w:sz w:val="20"/>
            </w:rPr>
            <w:t xml:space="preserve"> </w:t>
          </w:r>
          <w:r w:rsidRPr="00272860">
            <w:rPr>
              <w:noProof/>
              <w:sz w:val="20"/>
            </w:rPr>
            <w:t>https://studio.code.org/s/hero/lessons/1/levels/1. Acesso em: 27 mai. 2021.</w:t>
          </w:r>
        </w:p>
        <w:p w14:paraId="7BF8DD45" w14:textId="77777777" w:rsidR="00922109" w:rsidRPr="00272860" w:rsidRDefault="00922109" w:rsidP="572C669F">
          <w:pPr>
            <w:pStyle w:val="TF-refernciasITEM"/>
            <w:rPr>
              <w:noProof/>
              <w:sz w:val="20"/>
            </w:rPr>
          </w:pPr>
          <w:r w:rsidRPr="572C669F">
            <w:rPr>
              <w:noProof/>
              <w:sz w:val="20"/>
            </w:rPr>
            <w:t xml:space="preserve">CODE.ORG. </w:t>
          </w:r>
          <w:r w:rsidRPr="572C669F">
            <w:rPr>
              <w:b/>
              <w:bCs/>
              <w:noProof/>
              <w:sz w:val="20"/>
            </w:rPr>
            <w:t>About Us</w:t>
          </w:r>
          <w:r w:rsidRPr="572C669F">
            <w:rPr>
              <w:noProof/>
              <w:sz w:val="20"/>
            </w:rPr>
            <w:t xml:space="preserve">, </w:t>
          </w:r>
          <w:r w:rsidRPr="572C669F">
            <w:rPr>
              <w:sz w:val="20"/>
            </w:rPr>
            <w:t>[</w:t>
          </w:r>
          <w:proofErr w:type="spellStart"/>
          <w:r w:rsidRPr="572C669F">
            <w:rPr>
              <w:sz w:val="20"/>
            </w:rPr>
            <w:t>s.l</w:t>
          </w:r>
          <w:proofErr w:type="spellEnd"/>
          <w:r w:rsidRPr="572C669F">
            <w:rPr>
              <w:sz w:val="20"/>
            </w:rPr>
            <w:t xml:space="preserve">.] </w:t>
          </w:r>
          <w:r w:rsidRPr="572C669F">
            <w:rPr>
              <w:noProof/>
              <w:sz w:val="20"/>
            </w:rPr>
            <w:t>2021b. Disponivel em: https://code.org/about. Acesso em: 27 mai. 2021.</w:t>
          </w:r>
        </w:p>
        <w:p w14:paraId="154DABD0" w14:textId="77777777" w:rsidR="00922109" w:rsidRPr="00272860" w:rsidRDefault="00922109" w:rsidP="572C669F">
          <w:pPr>
            <w:pStyle w:val="TF-refernciasITEM"/>
            <w:rPr>
              <w:sz w:val="20"/>
            </w:rPr>
          </w:pPr>
          <w:r w:rsidRPr="572C669F">
            <w:rPr>
              <w:noProof/>
              <w:sz w:val="20"/>
            </w:rPr>
            <w:t xml:space="preserve">CODESPARK. </w:t>
          </w:r>
          <w:r w:rsidRPr="572C669F">
            <w:rPr>
              <w:b/>
              <w:bCs/>
              <w:noProof/>
              <w:sz w:val="20"/>
            </w:rPr>
            <w:t>About Us</w:t>
          </w:r>
          <w:r w:rsidRPr="572C669F">
            <w:rPr>
              <w:noProof/>
              <w:sz w:val="20"/>
            </w:rPr>
            <w:t>, [s.l.], 2021a. Disponivel em: https://codespark.com/about. Acesso em: 25 mai. 2021.</w:t>
          </w:r>
        </w:p>
        <w:p w14:paraId="5FC4F4E5" w14:textId="77777777" w:rsidR="00922109" w:rsidRPr="00272860" w:rsidRDefault="00922109" w:rsidP="572C669F">
          <w:pPr>
            <w:pStyle w:val="TF-refernciasITEM"/>
            <w:rPr>
              <w:sz w:val="20"/>
            </w:rPr>
          </w:pPr>
          <w:r w:rsidRPr="572C669F">
            <w:rPr>
              <w:sz w:val="20"/>
            </w:rPr>
            <w:lastRenderedPageBreak/>
            <w:t xml:space="preserve">CODESPARK. </w:t>
          </w:r>
          <w:proofErr w:type="spellStart"/>
          <w:r w:rsidRPr="572C669F">
            <w:rPr>
              <w:b/>
              <w:bCs/>
              <w:sz w:val="20"/>
            </w:rPr>
            <w:t>Frequently</w:t>
          </w:r>
          <w:proofErr w:type="spellEnd"/>
          <w:r w:rsidRPr="572C669F">
            <w:rPr>
              <w:b/>
              <w:bCs/>
              <w:sz w:val="20"/>
            </w:rPr>
            <w:t xml:space="preserve"> </w:t>
          </w:r>
          <w:proofErr w:type="spellStart"/>
          <w:r w:rsidRPr="572C669F">
            <w:rPr>
              <w:b/>
              <w:bCs/>
              <w:sz w:val="20"/>
            </w:rPr>
            <w:t>Asked</w:t>
          </w:r>
          <w:proofErr w:type="spellEnd"/>
          <w:r w:rsidRPr="572C669F">
            <w:rPr>
              <w:b/>
              <w:bCs/>
              <w:sz w:val="20"/>
            </w:rPr>
            <w:t xml:space="preserve"> </w:t>
          </w:r>
          <w:proofErr w:type="spellStart"/>
          <w:r w:rsidRPr="572C669F">
            <w:rPr>
              <w:b/>
              <w:bCs/>
              <w:sz w:val="20"/>
            </w:rPr>
            <w:t>Questions</w:t>
          </w:r>
          <w:proofErr w:type="spellEnd"/>
          <w:r w:rsidRPr="572C669F">
            <w:rPr>
              <w:sz w:val="20"/>
            </w:rPr>
            <w:t>, [</w:t>
          </w:r>
          <w:proofErr w:type="spellStart"/>
          <w:r w:rsidRPr="572C669F">
            <w:rPr>
              <w:sz w:val="20"/>
            </w:rPr>
            <w:t>s.l</w:t>
          </w:r>
          <w:proofErr w:type="spellEnd"/>
          <w:r w:rsidRPr="572C669F">
            <w:rPr>
              <w:sz w:val="20"/>
            </w:rPr>
            <w:t xml:space="preserve">.] 2021b. </w:t>
          </w:r>
          <w:proofErr w:type="spellStart"/>
          <w:r w:rsidRPr="572C669F">
            <w:rPr>
              <w:sz w:val="20"/>
            </w:rPr>
            <w:t>Disponivel</w:t>
          </w:r>
          <w:proofErr w:type="spellEnd"/>
          <w:r w:rsidRPr="572C669F">
            <w:rPr>
              <w:sz w:val="20"/>
            </w:rPr>
            <w:t xml:space="preserve"> em: https://codespark.com/frequently-asked-questions. Acesso em: 25 mai. 2021.</w:t>
          </w:r>
        </w:p>
        <w:p w14:paraId="21F3E716" w14:textId="77777777" w:rsidR="00922109" w:rsidRPr="00D22716" w:rsidRDefault="00922109" w:rsidP="572C669F">
          <w:pPr>
            <w:pStyle w:val="TF-refernciasITEM"/>
            <w:rPr>
              <w:sz w:val="20"/>
              <w:lang w:val="en-US"/>
            </w:rPr>
          </w:pPr>
          <w:r w:rsidRPr="00D22716">
            <w:rPr>
              <w:sz w:val="20"/>
              <w:lang w:val="en-US"/>
            </w:rPr>
            <w:t xml:space="preserve">Lu, J. J; Fletcher, G. H. (2009). Thinking about computational thinking. In Proc. 40th Technical </w:t>
          </w:r>
          <w:proofErr w:type="spellStart"/>
          <w:r w:rsidRPr="00D22716">
            <w:rPr>
              <w:sz w:val="20"/>
              <w:lang w:val="en-US"/>
            </w:rPr>
            <w:t>Symp</w:t>
          </w:r>
          <w:proofErr w:type="spellEnd"/>
          <w:r w:rsidRPr="00D22716">
            <w:rPr>
              <w:sz w:val="20"/>
              <w:lang w:val="en-US"/>
            </w:rPr>
            <w:t>. on Comp. Sci. Education, pages 260–264, New York, USA. ACM.</w:t>
          </w:r>
        </w:p>
        <w:p w14:paraId="24F4EE11" w14:textId="77777777" w:rsidR="00922109" w:rsidRDefault="00922109" w:rsidP="572C669F">
          <w:pPr>
            <w:pStyle w:val="TF-refernciasITEM"/>
            <w:spacing w:line="259" w:lineRule="auto"/>
            <w:rPr>
              <w:sz w:val="20"/>
            </w:rPr>
          </w:pPr>
          <w:r w:rsidRPr="00D22716">
            <w:rPr>
              <w:sz w:val="20"/>
              <w:lang w:val="en-US"/>
            </w:rPr>
            <w:t xml:space="preserve">MATTOS, Mauro et al. </w:t>
          </w:r>
          <w:proofErr w:type="spellStart"/>
          <w:r w:rsidRPr="572C669F">
            <w:rPr>
              <w:b/>
              <w:bCs/>
              <w:sz w:val="20"/>
            </w:rPr>
            <w:t>Furbot</w:t>
          </w:r>
          <w:proofErr w:type="spellEnd"/>
          <w:r w:rsidRPr="572C669F">
            <w:rPr>
              <w:b/>
              <w:bCs/>
              <w:sz w:val="20"/>
            </w:rPr>
            <w:t xml:space="preserve"> Móvel</w:t>
          </w:r>
          <w:r w:rsidRPr="572C669F">
            <w:rPr>
              <w:sz w:val="20"/>
            </w:rPr>
            <w:t xml:space="preserve">: um jogo para o ensino do pensamento computacional. In: VIII CONGRESSO BRASILEIRO DE INFORMÁTICA NA EDUCAÇÃO, 8., 2019, Brasília. Anais dos Workshops do VIII Congresso Brasileiro de Informática na Educação (CBIE 2019). [S.L.]: </w:t>
          </w:r>
          <w:proofErr w:type="spellStart"/>
          <w:r w:rsidRPr="572C669F">
            <w:rPr>
              <w:sz w:val="20"/>
            </w:rPr>
            <w:t>Brazilian</w:t>
          </w:r>
          <w:proofErr w:type="spellEnd"/>
          <w:r w:rsidRPr="572C669F">
            <w:rPr>
              <w:sz w:val="20"/>
            </w:rPr>
            <w:t xml:space="preserve"> Computer </w:t>
          </w:r>
          <w:proofErr w:type="spellStart"/>
          <w:r w:rsidRPr="572C669F">
            <w:rPr>
              <w:sz w:val="20"/>
            </w:rPr>
            <w:t>Society</w:t>
          </w:r>
          <w:proofErr w:type="spellEnd"/>
          <w:r w:rsidRPr="572C669F">
            <w:rPr>
              <w:sz w:val="20"/>
            </w:rPr>
            <w:t xml:space="preserve"> (Sociedade Brasileira de Computação - </w:t>
          </w:r>
          <w:proofErr w:type="spellStart"/>
          <w:r w:rsidRPr="572C669F">
            <w:rPr>
              <w:sz w:val="20"/>
            </w:rPr>
            <w:t>Sbc</w:t>
          </w:r>
          <w:proofErr w:type="spellEnd"/>
          <w:r w:rsidRPr="572C669F">
            <w:rPr>
              <w:sz w:val="20"/>
            </w:rPr>
            <w:t>), 2019. p. 1294-1301.</w:t>
          </w:r>
        </w:p>
        <w:p w14:paraId="635DC90E" w14:textId="77777777" w:rsidR="00922109" w:rsidRPr="00272860" w:rsidRDefault="00922109" w:rsidP="572C669F">
          <w:pPr>
            <w:pStyle w:val="TF-refernciasITEM"/>
            <w:spacing w:line="259" w:lineRule="auto"/>
            <w:rPr>
              <w:sz w:val="20"/>
            </w:rPr>
          </w:pPr>
          <w:r w:rsidRPr="572C669F">
            <w:rPr>
              <w:sz w:val="20"/>
            </w:rPr>
            <w:t xml:space="preserve">Nascimento, J., Xavier, D., Passos, O. e Barreto, R., (2015) </w:t>
          </w:r>
          <w:r w:rsidRPr="572C669F">
            <w:rPr>
              <w:b/>
              <w:bCs/>
              <w:sz w:val="20"/>
            </w:rPr>
            <w:t>Um Relato de Experiência da Aplicação de Técnicas Interativas para Ensino da Computação na Educação Básica</w:t>
          </w:r>
          <w:r w:rsidRPr="572C669F">
            <w:rPr>
              <w:sz w:val="20"/>
            </w:rPr>
            <w:t>. Anais do Encontro Regional de Computação e Sistemas de Informação. p. 95-104.</w:t>
          </w:r>
        </w:p>
        <w:p w14:paraId="1FF717D9" w14:textId="77777777" w:rsidR="00922109" w:rsidRPr="00272860" w:rsidRDefault="00922109" w:rsidP="572C669F">
          <w:pPr>
            <w:pStyle w:val="TF-refernciasITEM"/>
            <w:rPr>
              <w:sz w:val="20"/>
            </w:rPr>
          </w:pPr>
          <w:r w:rsidRPr="572C669F">
            <w:rPr>
              <w:sz w:val="20"/>
            </w:rPr>
            <w:t xml:space="preserve">NORVIG, Peter; RUSSELL, Stuart. </w:t>
          </w:r>
          <w:r w:rsidRPr="572C669F">
            <w:rPr>
              <w:b/>
              <w:bCs/>
              <w:sz w:val="20"/>
            </w:rPr>
            <w:t>Inteligência Artificial</w:t>
          </w:r>
          <w:r w:rsidRPr="572C669F">
            <w:rPr>
              <w:sz w:val="20"/>
            </w:rPr>
            <w:t xml:space="preserve">: Tradução da 3a Edição. </w:t>
          </w:r>
          <w:proofErr w:type="spellStart"/>
          <w:r w:rsidRPr="572C669F">
            <w:rPr>
              <w:sz w:val="20"/>
            </w:rPr>
            <w:t>Elsevier</w:t>
          </w:r>
          <w:proofErr w:type="spellEnd"/>
          <w:r w:rsidRPr="572C669F">
            <w:rPr>
              <w:sz w:val="20"/>
            </w:rPr>
            <w:t xml:space="preserve"> Brasil, 2014.</w:t>
          </w:r>
        </w:p>
        <w:p w14:paraId="655A99AD" w14:textId="77777777" w:rsidR="00922109" w:rsidRPr="00272860" w:rsidRDefault="00922109" w:rsidP="00C647F0">
          <w:pPr>
            <w:pStyle w:val="TF-refernciasITEM"/>
            <w:rPr>
              <w:noProof/>
              <w:sz w:val="20"/>
            </w:rPr>
          </w:pPr>
          <w:r w:rsidRPr="00272860">
            <w:rPr>
              <w:noProof/>
              <w:sz w:val="20"/>
            </w:rPr>
            <w:t xml:space="preserve">RAABE, André L. A. </w:t>
          </w:r>
          <w:r w:rsidRPr="00272860">
            <w:rPr>
              <w:i/>
              <w:noProof/>
              <w:sz w:val="20"/>
            </w:rPr>
            <w:t>et al</w:t>
          </w:r>
          <w:r w:rsidRPr="00272860">
            <w:rPr>
              <w:noProof/>
              <w:sz w:val="20"/>
            </w:rPr>
            <w:t xml:space="preserve">. </w:t>
          </w:r>
          <w:r w:rsidRPr="00272860">
            <w:rPr>
              <w:b/>
              <w:bCs/>
              <w:noProof/>
              <w:sz w:val="20"/>
            </w:rPr>
            <w:t>Referenciais de Formação em Computação:</w:t>
          </w:r>
          <w:r w:rsidRPr="00272860">
            <w:rPr>
              <w:noProof/>
              <w:sz w:val="20"/>
            </w:rPr>
            <w:t xml:space="preserve"> Educação Básica. Porto Alegre. Assembleias do WEI e da SBC. 2017. 9 f .</w:t>
          </w:r>
          <w:r w:rsidRPr="00272860">
            <w:rPr>
              <w:sz w:val="20"/>
            </w:rPr>
            <w:t xml:space="preserve"> Disponível em: http://www.sbc.org.br/files/ComputacaoEducacaoBasica-versaofinal-julho2017.pdf Acesso em:27 mai. 2021</w:t>
          </w:r>
          <w:r w:rsidRPr="00272860">
            <w:rPr>
              <w:noProof/>
              <w:sz w:val="20"/>
            </w:rPr>
            <w:t>.</w:t>
          </w:r>
        </w:p>
        <w:p w14:paraId="5FC66460" w14:textId="77777777" w:rsidR="00922109" w:rsidRPr="00272860" w:rsidRDefault="00922109" w:rsidP="572C669F">
          <w:pPr>
            <w:pStyle w:val="TF-refernciasITEM"/>
            <w:rPr>
              <w:sz w:val="20"/>
            </w:rPr>
          </w:pPr>
          <w:r w:rsidRPr="572C669F">
            <w:rPr>
              <w:sz w:val="20"/>
            </w:rPr>
            <w:t xml:space="preserve">RIBEIRO, L.; FOSS, L.; CAVALHEIRO, S. A. da C. </w:t>
          </w:r>
          <w:r w:rsidRPr="572C669F">
            <w:rPr>
              <w:b/>
              <w:bCs/>
              <w:sz w:val="20"/>
            </w:rPr>
            <w:t>Entendendo o Pensamento Computacional</w:t>
          </w:r>
          <w:r w:rsidRPr="572C669F">
            <w:rPr>
              <w:sz w:val="20"/>
            </w:rPr>
            <w:t xml:space="preserve">. </w:t>
          </w:r>
          <w:proofErr w:type="spellStart"/>
          <w:r w:rsidRPr="572C669F">
            <w:rPr>
              <w:sz w:val="20"/>
            </w:rPr>
            <w:t>Jul</w:t>
          </w:r>
          <w:proofErr w:type="spellEnd"/>
          <w:r w:rsidRPr="572C669F">
            <w:rPr>
              <w:sz w:val="20"/>
            </w:rPr>
            <w:t xml:space="preserve"> 2017. Disponível em: https://arxiv.org/abs/1707.00338. Acesso em: 01 jun. 2021.</w:t>
          </w:r>
        </w:p>
        <w:p w14:paraId="5905B19B" w14:textId="77777777" w:rsidR="00922109" w:rsidRPr="00272860" w:rsidRDefault="00922109" w:rsidP="572C669F">
          <w:pPr>
            <w:pStyle w:val="TF-refernciasITEM"/>
            <w:rPr>
              <w:sz w:val="20"/>
            </w:rPr>
          </w:pPr>
          <w:r w:rsidRPr="572C669F">
            <w:rPr>
              <w:sz w:val="20"/>
            </w:rPr>
            <w:t xml:space="preserve">SCAICO, </w:t>
          </w:r>
          <w:proofErr w:type="spellStart"/>
          <w:r w:rsidRPr="572C669F">
            <w:rPr>
              <w:sz w:val="20"/>
            </w:rPr>
            <w:t>Pasqueline</w:t>
          </w:r>
          <w:proofErr w:type="spellEnd"/>
          <w:r w:rsidRPr="572C669F">
            <w:rPr>
              <w:sz w:val="20"/>
            </w:rPr>
            <w:t xml:space="preserve"> D. </w:t>
          </w:r>
          <w:r w:rsidRPr="572C669F">
            <w:rPr>
              <w:i/>
              <w:iCs/>
              <w:sz w:val="20"/>
            </w:rPr>
            <w:t>et al</w:t>
          </w:r>
          <w:r w:rsidRPr="572C669F">
            <w:rPr>
              <w:sz w:val="20"/>
            </w:rPr>
            <w:t xml:space="preserve">. </w:t>
          </w:r>
          <w:r w:rsidRPr="572C669F">
            <w:rPr>
              <w:b/>
              <w:bCs/>
              <w:sz w:val="20"/>
            </w:rPr>
            <w:t>Ensino de Programação no Ensino Médio</w:t>
          </w:r>
          <w:r w:rsidRPr="572C669F">
            <w:rPr>
              <w:sz w:val="20"/>
            </w:rPr>
            <w:t xml:space="preserve">: Uma Abordagem Orientada ao Design com a linguagem </w:t>
          </w:r>
          <w:proofErr w:type="spellStart"/>
          <w:r w:rsidRPr="572C669F">
            <w:rPr>
              <w:sz w:val="20"/>
            </w:rPr>
            <w:t>Scratch</w:t>
          </w:r>
          <w:proofErr w:type="spellEnd"/>
          <w:r w:rsidRPr="572C669F">
            <w:rPr>
              <w:sz w:val="20"/>
            </w:rPr>
            <w:t>. Revista Brasileira de Informática na Educação, Porto Alegre, v. 21, n. 2, p. 92, set. 2013.</w:t>
          </w:r>
        </w:p>
        <w:p w14:paraId="4A7B7561" w14:textId="77777777" w:rsidR="00922109" w:rsidRPr="00272860" w:rsidRDefault="00922109" w:rsidP="572C669F">
          <w:pPr>
            <w:pStyle w:val="TF-refernciasITEM"/>
            <w:rPr>
              <w:noProof/>
              <w:sz w:val="20"/>
            </w:rPr>
          </w:pPr>
          <w:r w:rsidRPr="572C669F">
            <w:rPr>
              <w:noProof/>
              <w:sz w:val="20"/>
            </w:rPr>
            <w:t xml:space="preserve">Schlögl,Lucas Eduardo;Oliveira,Gabriel Castellani de; Giovanella,Gian Carlo; Bizon, A. R.; Santos, B. F. F. ; Kruger, N.; Bursoni, P.; Neumann, C. B.; Huber, E. E.; Araújo, Luciana P; Mattos, Mauro M.; Zucco, F. D.; Cunha, K. Z.; Hein, N. . </w:t>
          </w:r>
          <w:r w:rsidRPr="572C669F">
            <w:rPr>
              <w:b/>
              <w:bCs/>
              <w:noProof/>
              <w:sz w:val="20"/>
            </w:rPr>
            <w:t>Ensino do Pensamento Computacional na Educação Básica</w:t>
          </w:r>
          <w:r w:rsidRPr="572C669F">
            <w:rPr>
              <w:noProof/>
              <w:sz w:val="20"/>
            </w:rPr>
            <w:t>. Revista de Sistemas e Computação - RSC, v. 7, p. 304-322, 2017.</w:t>
          </w:r>
        </w:p>
        <w:p w14:paraId="7D52DD8E" w14:textId="77777777" w:rsidR="00922109" w:rsidRPr="00272860" w:rsidRDefault="00922109" w:rsidP="572C669F">
          <w:pPr>
            <w:pStyle w:val="TF-refernciasITEM"/>
            <w:rPr>
              <w:noProof/>
              <w:sz w:val="20"/>
            </w:rPr>
          </w:pPr>
          <w:r w:rsidRPr="572C669F">
            <w:rPr>
              <w:noProof/>
              <w:sz w:val="20"/>
            </w:rPr>
            <w:t>Vahldick,Adilson; Mattos,Mauro Marcelo. Relato de uma Experiência no Ensino de Algoritmos e Programação Utilizando um Framework Lúdico In: Simpósio Brasileiro de Informática na Educação, 2008, Fortaleza. XIX Simpósio Brasileiro de Informática na Educação.2008.</w:t>
          </w:r>
        </w:p>
        <w:p w14:paraId="6F0A9030" w14:textId="77777777" w:rsidR="00922109" w:rsidRPr="00D22716" w:rsidRDefault="00922109" w:rsidP="572C669F">
          <w:pPr>
            <w:pStyle w:val="TF-refernciasITEM"/>
            <w:rPr>
              <w:sz w:val="20"/>
              <w:lang w:val="en-US"/>
            </w:rPr>
          </w:pPr>
          <w:proofErr w:type="spellStart"/>
          <w:r w:rsidRPr="00EF6521">
            <w:rPr>
              <w:sz w:val="20"/>
            </w:rPr>
            <w:t>Wing</w:t>
          </w:r>
          <w:proofErr w:type="spellEnd"/>
          <w:r w:rsidRPr="00EF6521">
            <w:rPr>
              <w:sz w:val="20"/>
            </w:rPr>
            <w:t xml:space="preserve">, J. M. (2006). </w:t>
          </w:r>
          <w:r w:rsidRPr="00D22716">
            <w:rPr>
              <w:b/>
              <w:bCs/>
              <w:sz w:val="20"/>
              <w:lang w:val="en-US"/>
            </w:rPr>
            <w:t>Computational thinking</w:t>
          </w:r>
          <w:r w:rsidRPr="00D22716">
            <w:rPr>
              <w:sz w:val="20"/>
              <w:lang w:val="en-US"/>
            </w:rPr>
            <w:t>. Communications of the ACM, v. 49, n. 3,p.33–35.</w:t>
          </w:r>
        </w:p>
        <w:p w14:paraId="034A682B" w14:textId="77777777" w:rsidR="00922109" w:rsidRPr="00272860" w:rsidRDefault="00922109" w:rsidP="572C669F">
          <w:pPr>
            <w:pStyle w:val="TF-refernciasITEM"/>
            <w:rPr>
              <w:sz w:val="20"/>
            </w:rPr>
          </w:pPr>
          <w:r w:rsidRPr="572C669F">
            <w:rPr>
              <w:sz w:val="20"/>
            </w:rPr>
            <w:t xml:space="preserve">XAVIER, Francisca </w:t>
          </w:r>
          <w:proofErr w:type="spellStart"/>
          <w:r w:rsidRPr="572C669F">
            <w:rPr>
              <w:sz w:val="20"/>
            </w:rPr>
            <w:t>Edyr</w:t>
          </w:r>
          <w:proofErr w:type="spellEnd"/>
          <w:r w:rsidRPr="572C669F">
            <w:rPr>
              <w:sz w:val="20"/>
            </w:rPr>
            <w:t>.</w:t>
          </w:r>
          <w:r w:rsidRPr="572C669F">
            <w:rPr>
              <w:b/>
              <w:bCs/>
              <w:sz w:val="20"/>
            </w:rPr>
            <w:t xml:space="preserve"> Geração Automatizada de Gabarito e Correção de Exercícios em Ambiente </w:t>
          </w:r>
          <w:proofErr w:type="spellStart"/>
          <w:r w:rsidRPr="572C669F">
            <w:rPr>
              <w:b/>
              <w:bCs/>
              <w:sz w:val="20"/>
            </w:rPr>
            <w:t>Furbot</w:t>
          </w:r>
          <w:proofErr w:type="spellEnd"/>
          <w:r w:rsidRPr="572C669F">
            <w:rPr>
              <w:b/>
              <w:bCs/>
              <w:sz w:val="20"/>
            </w:rPr>
            <w:t xml:space="preserve"> Para o Ensino do Pensamento Computacional</w:t>
          </w:r>
          <w:r w:rsidRPr="572C669F">
            <w:rPr>
              <w:sz w:val="20"/>
            </w:rPr>
            <w:t>. 2019. 26 f. TCC (Graduação) - Curso de Ciências da Computação, Universidade Regional de Blumenau, Blumenau, 2019. Disponível em: http://dsc.inf.furb.br/arquivos/tccs/monografias/2019_1_francisca-edyr-xavier_monografia.pdf. Acesso em: 01 maio 2021.</w:t>
          </w:r>
        </w:p>
        <w:p w14:paraId="588AEE4B" w14:textId="77777777" w:rsidR="00922109" w:rsidRDefault="00922109" w:rsidP="572C669F">
          <w:pPr>
            <w:pStyle w:val="TF-refernciasITEM"/>
            <w:rPr>
              <w:sz w:val="20"/>
            </w:rPr>
          </w:pPr>
          <w:r w:rsidRPr="572C669F">
            <w:rPr>
              <w:sz w:val="20"/>
            </w:rPr>
            <w:t xml:space="preserve">ZEFERINO, A. M. B.; DOMINGUES, R. C. L.; AMARAL, E. </w:t>
          </w:r>
          <w:r w:rsidRPr="572C669F">
            <w:rPr>
              <w:b/>
              <w:bCs/>
              <w:sz w:val="20"/>
            </w:rPr>
            <w:t>Feedback como estratégia de aprendizado no ensino médico</w:t>
          </w:r>
          <w:r w:rsidRPr="572C669F">
            <w:rPr>
              <w:sz w:val="20"/>
            </w:rPr>
            <w:t xml:space="preserve">. Rev. bras. educ. med. [online]. 2007, vol.31, n.2, pp.176-179. Disponível em: https://www.scielo.br/j/rbem/a/yK7SFyqJBCm6h6RqNk4Szyt/abstract/?lang=pt. Acesso em: 05 </w:t>
          </w:r>
          <w:proofErr w:type="spellStart"/>
          <w:r w:rsidRPr="572C669F">
            <w:rPr>
              <w:sz w:val="20"/>
            </w:rPr>
            <w:t>jun</w:t>
          </w:r>
          <w:proofErr w:type="spellEnd"/>
          <w:r w:rsidRPr="572C669F">
            <w:rPr>
              <w:sz w:val="20"/>
            </w:rPr>
            <w:t xml:space="preserve"> 2021.</w:t>
          </w:r>
        </w:p>
        <w:p w14:paraId="64E4A7AF" w14:textId="77777777" w:rsidR="00922109" w:rsidRPr="00272860" w:rsidRDefault="00922109" w:rsidP="00CB6BF3">
          <w:pPr>
            <w:pStyle w:val="TF-refernciasITEM"/>
            <w:rPr>
              <w:sz w:val="20"/>
            </w:rPr>
          </w:pPr>
        </w:p>
      </w:sdtContent>
    </w:sdt>
    <w:p w14:paraId="3301DFC2" w14:textId="77777777" w:rsidR="00922109" w:rsidRDefault="00922109" w:rsidP="00F83A19">
      <w:pPr>
        <w:pStyle w:val="TF-refernciasbibliogrficasTTULO"/>
      </w:pPr>
    </w:p>
    <w:p w14:paraId="69F1E0A1" w14:textId="77777777" w:rsidR="00922109" w:rsidRDefault="00922109" w:rsidP="0000224C">
      <w:pPr>
        <w:pStyle w:val="TF-xAvalLINHA"/>
        <w:tabs>
          <w:tab w:val="left" w:leader="underscore" w:pos="6237"/>
        </w:tabs>
      </w:pPr>
    </w:p>
    <w:p w14:paraId="7F436171" w14:textId="77777777" w:rsidR="00922109" w:rsidRDefault="00922109" w:rsidP="00EF6521">
      <w:pPr>
        <w:pStyle w:val="TF-xAvalTTULO"/>
      </w:pPr>
      <w:r>
        <w:br w:type="page"/>
      </w:r>
    </w:p>
    <w:p w14:paraId="56FE2DE7" w14:textId="77777777" w:rsidR="00922109" w:rsidRPr="00320BFA" w:rsidRDefault="00922109" w:rsidP="00EF6521">
      <w:pPr>
        <w:pStyle w:val="TF-xAvalTTULO"/>
      </w:pPr>
      <w:r w:rsidRPr="00320BFA">
        <w:lastRenderedPageBreak/>
        <w:t>FORMULÁRIO  DE  avaliação</w:t>
      </w:r>
      <w:r>
        <w:t xml:space="preserve"> BCC </w:t>
      </w:r>
      <w:r w:rsidRPr="00320BFA">
        <w:t xml:space="preserve">– PROFESSOR </w:t>
      </w:r>
      <w:r>
        <w:t>AVALIADOR</w:t>
      </w:r>
    </w:p>
    <w:p w14:paraId="7033C883" w14:textId="77777777" w:rsidR="00922109" w:rsidRDefault="00922109" w:rsidP="00EF6521">
      <w:pPr>
        <w:pStyle w:val="TF-xAvalLINHA"/>
      </w:pPr>
      <w:r w:rsidRPr="00320BFA">
        <w:t>Avaliador(a):</w:t>
      </w:r>
      <w:r w:rsidRPr="00320BFA">
        <w:tab/>
      </w:r>
      <w:r w:rsidRPr="00EF6521">
        <w:t>Marcel Hugo</w:t>
      </w:r>
    </w:p>
    <w:p w14:paraId="0DA04261" w14:textId="77777777" w:rsidR="00922109" w:rsidRPr="00C767AD" w:rsidRDefault="00922109" w:rsidP="00EF6521">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922109" w:rsidRPr="00320BFA" w14:paraId="645F7A33" w14:textId="77777777" w:rsidTr="005F5236">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581F2F38" w14:textId="77777777" w:rsidR="00922109" w:rsidRPr="00320BFA" w:rsidRDefault="00922109" w:rsidP="005F5236">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F636916" w14:textId="77777777" w:rsidR="00922109" w:rsidRPr="00320BFA" w:rsidRDefault="00922109" w:rsidP="005F5236">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63C3407D" w14:textId="77777777" w:rsidR="00922109" w:rsidRPr="00320BFA" w:rsidRDefault="00922109" w:rsidP="005F5236">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548DF0E6" w14:textId="77777777" w:rsidR="00922109" w:rsidRPr="00320BFA" w:rsidRDefault="00922109" w:rsidP="005F5236">
            <w:pPr>
              <w:pStyle w:val="TF-xAvalITEMTABELA"/>
            </w:pPr>
            <w:r w:rsidRPr="00320BFA">
              <w:t>não atende</w:t>
            </w:r>
          </w:p>
        </w:tc>
      </w:tr>
      <w:tr w:rsidR="00922109" w:rsidRPr="00320BFA" w14:paraId="48531D13" w14:textId="77777777" w:rsidTr="005F5236">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DDFDDC7" w14:textId="77777777" w:rsidR="00922109" w:rsidRPr="0000224C" w:rsidRDefault="00922109" w:rsidP="005F5236">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504C00AC" w14:textId="77777777" w:rsidR="00922109" w:rsidRPr="00320BFA" w:rsidRDefault="00922109" w:rsidP="00922109">
            <w:pPr>
              <w:pStyle w:val="TF-xAvalITEM"/>
            </w:pPr>
            <w:r w:rsidRPr="00320BFA">
              <w:t>INTRODUÇÃO</w:t>
            </w:r>
          </w:p>
          <w:p w14:paraId="0EC2971C" w14:textId="77777777" w:rsidR="00922109" w:rsidRPr="00320BFA" w:rsidRDefault="00922109" w:rsidP="005F5236">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A2BD1BB" w14:textId="77777777" w:rsidR="00922109" w:rsidRPr="00320BFA" w:rsidRDefault="00922109" w:rsidP="005F5236">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5E19D47D" w14:textId="77777777" w:rsidR="00922109" w:rsidRPr="00320BFA" w:rsidRDefault="00922109" w:rsidP="005F5236">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1FF9AC49" w14:textId="77777777" w:rsidR="00922109" w:rsidRPr="00320BFA" w:rsidRDefault="00922109" w:rsidP="005F5236">
            <w:pPr>
              <w:ind w:left="709" w:hanging="709"/>
              <w:jc w:val="center"/>
              <w:rPr>
                <w:sz w:val="18"/>
              </w:rPr>
            </w:pPr>
          </w:p>
        </w:tc>
      </w:tr>
      <w:tr w:rsidR="00922109" w:rsidRPr="00320BFA" w14:paraId="59421220" w14:textId="77777777" w:rsidTr="005F5236">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78F305A" w14:textId="77777777" w:rsidR="00922109" w:rsidRPr="00320BFA" w:rsidRDefault="00922109"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B3ECD5B" w14:textId="77777777" w:rsidR="00922109" w:rsidRPr="00320BFA" w:rsidRDefault="00922109" w:rsidP="005F5236">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358DBAD" w14:textId="77777777" w:rsidR="00922109" w:rsidRPr="00320BFA" w:rsidRDefault="00922109"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2F0377F" w14:textId="77777777" w:rsidR="00922109" w:rsidRPr="00320BFA" w:rsidRDefault="00922109"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48DA6BA" w14:textId="77777777" w:rsidR="00922109" w:rsidRPr="00320BFA" w:rsidRDefault="00922109" w:rsidP="005F5236">
            <w:pPr>
              <w:ind w:left="709" w:hanging="709"/>
              <w:jc w:val="center"/>
              <w:rPr>
                <w:sz w:val="18"/>
              </w:rPr>
            </w:pPr>
          </w:p>
        </w:tc>
      </w:tr>
      <w:tr w:rsidR="00922109" w:rsidRPr="00320BFA" w14:paraId="19C83772"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6BE3D53" w14:textId="77777777" w:rsidR="00922109" w:rsidRPr="00320BFA" w:rsidRDefault="00922109"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B4381FA" w14:textId="77777777" w:rsidR="00922109" w:rsidRPr="00320BFA" w:rsidRDefault="00922109" w:rsidP="00922109">
            <w:pPr>
              <w:pStyle w:val="TF-xAvalITEM"/>
            </w:pPr>
            <w:r w:rsidRPr="00320BFA">
              <w:t>OBJETIVOS</w:t>
            </w:r>
          </w:p>
          <w:p w14:paraId="47DE3214" w14:textId="77777777" w:rsidR="00922109" w:rsidRPr="00320BFA" w:rsidRDefault="00922109" w:rsidP="005F5236">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2341670" w14:textId="77777777" w:rsidR="00922109" w:rsidRPr="00320BFA" w:rsidRDefault="00922109"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34D931E" w14:textId="77777777" w:rsidR="00922109" w:rsidRPr="00320BFA" w:rsidRDefault="00922109"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211A3DE" w14:textId="77777777" w:rsidR="00922109" w:rsidRPr="00320BFA" w:rsidRDefault="00922109" w:rsidP="005F5236">
            <w:pPr>
              <w:ind w:left="709" w:hanging="709"/>
              <w:jc w:val="center"/>
              <w:rPr>
                <w:sz w:val="18"/>
              </w:rPr>
            </w:pPr>
          </w:p>
        </w:tc>
      </w:tr>
      <w:tr w:rsidR="00922109" w:rsidRPr="00320BFA" w14:paraId="1E8F68E9" w14:textId="77777777" w:rsidTr="005F5236">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103C1F1" w14:textId="77777777" w:rsidR="00922109" w:rsidRPr="00320BFA" w:rsidRDefault="00922109"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83416DC" w14:textId="77777777" w:rsidR="00922109" w:rsidRPr="00320BFA" w:rsidRDefault="00922109" w:rsidP="005F5236">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015DEDBD" w14:textId="77777777" w:rsidR="00922109" w:rsidRPr="00320BFA" w:rsidRDefault="00922109"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B7609DC" w14:textId="77777777" w:rsidR="00922109" w:rsidRPr="00320BFA" w:rsidRDefault="00922109"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A64F81E" w14:textId="77777777" w:rsidR="00922109" w:rsidRPr="00320BFA" w:rsidRDefault="00922109" w:rsidP="005F5236">
            <w:pPr>
              <w:ind w:left="709" w:hanging="709"/>
              <w:jc w:val="center"/>
              <w:rPr>
                <w:sz w:val="18"/>
              </w:rPr>
            </w:pPr>
          </w:p>
        </w:tc>
      </w:tr>
      <w:tr w:rsidR="00922109" w:rsidRPr="00320BFA" w14:paraId="2343E0E5" w14:textId="77777777" w:rsidTr="005F5236">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EB871E1" w14:textId="77777777" w:rsidR="00922109" w:rsidRPr="00320BFA" w:rsidRDefault="00922109"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4F5D0A2" w14:textId="77777777" w:rsidR="00922109" w:rsidRPr="00320BFA" w:rsidRDefault="00922109" w:rsidP="00922109">
            <w:pPr>
              <w:pStyle w:val="TF-xAvalITEM"/>
            </w:pPr>
            <w:r w:rsidRPr="00320BFA">
              <w:t>TRABALHOS CORRELATOS</w:t>
            </w:r>
          </w:p>
          <w:p w14:paraId="65518F1F" w14:textId="77777777" w:rsidR="00922109" w:rsidRPr="00320BFA" w:rsidRDefault="00922109" w:rsidP="005F5236">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04EC81EA" w14:textId="77777777" w:rsidR="00922109" w:rsidRPr="00320BFA" w:rsidRDefault="00922109"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040A5D5" w14:textId="77777777" w:rsidR="00922109" w:rsidRPr="00320BFA" w:rsidRDefault="00922109"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B269C38" w14:textId="77777777" w:rsidR="00922109" w:rsidRPr="00320BFA" w:rsidRDefault="00922109" w:rsidP="005F5236">
            <w:pPr>
              <w:ind w:left="709" w:hanging="709"/>
              <w:jc w:val="center"/>
              <w:rPr>
                <w:sz w:val="18"/>
              </w:rPr>
            </w:pPr>
          </w:p>
        </w:tc>
      </w:tr>
      <w:tr w:rsidR="00922109" w:rsidRPr="00320BFA" w14:paraId="4CE016D2"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E177D2A" w14:textId="77777777" w:rsidR="00922109" w:rsidRPr="00320BFA" w:rsidRDefault="00922109"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629BB80" w14:textId="77777777" w:rsidR="00922109" w:rsidRPr="00320BFA" w:rsidRDefault="00922109" w:rsidP="00922109">
            <w:pPr>
              <w:pStyle w:val="TF-xAvalITEM"/>
            </w:pPr>
            <w:r w:rsidRPr="00320BFA">
              <w:t>JUSTIFICATIVA</w:t>
            </w:r>
          </w:p>
          <w:p w14:paraId="6A0B1875" w14:textId="77777777" w:rsidR="00922109" w:rsidRPr="00320BFA" w:rsidRDefault="00922109" w:rsidP="005F5236">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46B61D1D" w14:textId="77777777" w:rsidR="00922109" w:rsidRPr="00320BFA" w:rsidRDefault="00922109"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387CEDB" w14:textId="77777777" w:rsidR="00922109" w:rsidRPr="00320BFA" w:rsidRDefault="00922109"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C1781ED" w14:textId="77777777" w:rsidR="00922109" w:rsidRPr="00320BFA" w:rsidRDefault="00922109" w:rsidP="005F5236">
            <w:pPr>
              <w:ind w:left="709" w:hanging="709"/>
              <w:jc w:val="center"/>
              <w:rPr>
                <w:sz w:val="18"/>
              </w:rPr>
            </w:pPr>
          </w:p>
        </w:tc>
      </w:tr>
      <w:tr w:rsidR="00922109" w:rsidRPr="00320BFA" w14:paraId="7F39FF3B"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D85932" w14:textId="77777777" w:rsidR="00922109" w:rsidRPr="00320BFA" w:rsidRDefault="00922109"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5E2A403" w14:textId="77777777" w:rsidR="00922109" w:rsidRPr="00320BFA" w:rsidRDefault="00922109" w:rsidP="005F5236">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22BAE08E" w14:textId="77777777" w:rsidR="00922109" w:rsidRPr="00320BFA" w:rsidRDefault="00922109"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6457CC7" w14:textId="77777777" w:rsidR="00922109" w:rsidRPr="00320BFA" w:rsidRDefault="00922109"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2D0CC49" w14:textId="77777777" w:rsidR="00922109" w:rsidRPr="00320BFA" w:rsidRDefault="00922109" w:rsidP="005F5236">
            <w:pPr>
              <w:ind w:left="709" w:hanging="709"/>
              <w:jc w:val="center"/>
              <w:rPr>
                <w:sz w:val="18"/>
              </w:rPr>
            </w:pPr>
          </w:p>
        </w:tc>
      </w:tr>
      <w:tr w:rsidR="00922109" w:rsidRPr="00320BFA" w14:paraId="50E89074"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F017E28" w14:textId="77777777" w:rsidR="00922109" w:rsidRPr="00320BFA" w:rsidRDefault="00922109"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51AAF6" w14:textId="77777777" w:rsidR="00922109" w:rsidRPr="00320BFA" w:rsidRDefault="00922109" w:rsidP="005F5236">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3185E89" w14:textId="77777777" w:rsidR="00922109" w:rsidRPr="00320BFA" w:rsidRDefault="00922109"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8EF65F7" w14:textId="77777777" w:rsidR="00922109" w:rsidRPr="00320BFA" w:rsidRDefault="00922109"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3279769" w14:textId="77777777" w:rsidR="00922109" w:rsidRPr="00320BFA" w:rsidRDefault="00922109" w:rsidP="005F5236">
            <w:pPr>
              <w:ind w:left="709" w:hanging="709"/>
              <w:jc w:val="center"/>
              <w:rPr>
                <w:sz w:val="18"/>
              </w:rPr>
            </w:pPr>
          </w:p>
        </w:tc>
      </w:tr>
      <w:tr w:rsidR="00922109" w:rsidRPr="00320BFA" w14:paraId="32ABA9F0"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4FA8EFB" w14:textId="77777777" w:rsidR="00922109" w:rsidRPr="00320BFA" w:rsidRDefault="00922109"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B4BE8AF" w14:textId="77777777" w:rsidR="00922109" w:rsidRPr="00320BFA" w:rsidRDefault="00922109" w:rsidP="00922109">
            <w:pPr>
              <w:pStyle w:val="TF-xAvalITEM"/>
            </w:pPr>
            <w:r w:rsidRPr="00320BFA">
              <w:t>REQUISITOS PRINCIPAIS DO PROBLEMA A SER TRABALHADO</w:t>
            </w:r>
          </w:p>
          <w:p w14:paraId="4A2A4F93" w14:textId="77777777" w:rsidR="00922109" w:rsidRPr="00320BFA" w:rsidRDefault="00922109" w:rsidP="005F5236">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543B979D" w14:textId="77777777" w:rsidR="00922109" w:rsidRPr="00320BFA" w:rsidRDefault="00922109"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D343A61" w14:textId="77777777" w:rsidR="00922109" w:rsidRPr="00320BFA" w:rsidRDefault="00922109"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7B054A3" w14:textId="77777777" w:rsidR="00922109" w:rsidRPr="00320BFA" w:rsidRDefault="00922109" w:rsidP="005F5236">
            <w:pPr>
              <w:ind w:left="709" w:hanging="709"/>
              <w:jc w:val="center"/>
              <w:rPr>
                <w:sz w:val="18"/>
              </w:rPr>
            </w:pPr>
          </w:p>
        </w:tc>
      </w:tr>
      <w:tr w:rsidR="00922109" w:rsidRPr="00320BFA" w14:paraId="38416EEA" w14:textId="77777777" w:rsidTr="005F5236">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EA322EB" w14:textId="77777777" w:rsidR="00922109" w:rsidRPr="00320BFA" w:rsidRDefault="00922109"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37F7D31" w14:textId="77777777" w:rsidR="00922109" w:rsidRPr="00320BFA" w:rsidRDefault="00922109" w:rsidP="00922109">
            <w:pPr>
              <w:pStyle w:val="TF-xAvalITEM"/>
            </w:pPr>
            <w:r w:rsidRPr="00320BFA">
              <w:t>METODOLOGIA</w:t>
            </w:r>
          </w:p>
          <w:p w14:paraId="5CF2A953" w14:textId="77777777" w:rsidR="00922109" w:rsidRPr="00320BFA" w:rsidRDefault="00922109" w:rsidP="005F5236">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6456BDE6" w14:textId="77777777" w:rsidR="00922109" w:rsidRPr="00320BFA" w:rsidRDefault="00922109"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EC01E35" w14:textId="77777777" w:rsidR="00922109" w:rsidRPr="00320BFA" w:rsidRDefault="00922109"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B53C88B" w14:textId="77777777" w:rsidR="00922109" w:rsidRPr="00320BFA" w:rsidRDefault="00922109" w:rsidP="005F5236">
            <w:pPr>
              <w:ind w:left="709" w:hanging="709"/>
              <w:jc w:val="center"/>
              <w:rPr>
                <w:sz w:val="18"/>
              </w:rPr>
            </w:pPr>
          </w:p>
        </w:tc>
      </w:tr>
      <w:tr w:rsidR="00922109" w:rsidRPr="00320BFA" w14:paraId="559E894E"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148C87F" w14:textId="77777777" w:rsidR="00922109" w:rsidRPr="00320BFA" w:rsidRDefault="00922109"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0408089" w14:textId="77777777" w:rsidR="00922109" w:rsidRPr="00320BFA" w:rsidRDefault="00922109" w:rsidP="005F5236">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658FDDC9" w14:textId="77777777" w:rsidR="00922109" w:rsidRPr="00320BFA" w:rsidRDefault="00922109"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B3C55F0" w14:textId="77777777" w:rsidR="00922109" w:rsidRPr="00320BFA" w:rsidRDefault="00922109"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4B9C3EF" w14:textId="77777777" w:rsidR="00922109" w:rsidRPr="00320BFA" w:rsidRDefault="00922109" w:rsidP="005F5236">
            <w:pPr>
              <w:ind w:left="709" w:hanging="709"/>
              <w:jc w:val="center"/>
              <w:rPr>
                <w:sz w:val="18"/>
              </w:rPr>
            </w:pPr>
          </w:p>
        </w:tc>
      </w:tr>
      <w:tr w:rsidR="00922109" w:rsidRPr="00320BFA" w14:paraId="2F7C7645"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E065B3D" w14:textId="77777777" w:rsidR="00922109" w:rsidRPr="00320BFA" w:rsidRDefault="00922109"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4E70E33" w14:textId="77777777" w:rsidR="00922109" w:rsidRPr="00320BFA" w:rsidRDefault="00922109" w:rsidP="00922109">
            <w:pPr>
              <w:pStyle w:val="TF-xAvalITEM"/>
            </w:pPr>
            <w:r w:rsidRPr="00320BFA">
              <w:t>REVISÃO BIBLIOGRÁFICA</w:t>
            </w:r>
            <w:r>
              <w:t xml:space="preserve"> (atenção para a diferença de conteúdo entre projeto e pré-projeto)</w:t>
            </w:r>
          </w:p>
          <w:p w14:paraId="7F188899" w14:textId="77777777" w:rsidR="00922109" w:rsidRPr="00320BFA" w:rsidRDefault="00922109" w:rsidP="005F5236">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6B3D601F" w14:textId="77777777" w:rsidR="00922109" w:rsidRPr="00320BFA" w:rsidRDefault="00922109"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C9D7FEC" w14:textId="77777777" w:rsidR="00922109" w:rsidRPr="00320BFA" w:rsidRDefault="00922109"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141418C" w14:textId="77777777" w:rsidR="00922109" w:rsidRPr="00320BFA" w:rsidRDefault="00922109" w:rsidP="005F5236">
            <w:pPr>
              <w:ind w:left="709" w:hanging="709"/>
              <w:jc w:val="center"/>
              <w:rPr>
                <w:sz w:val="18"/>
              </w:rPr>
            </w:pPr>
          </w:p>
        </w:tc>
      </w:tr>
      <w:tr w:rsidR="00922109" w:rsidRPr="00320BFA" w14:paraId="754C5C25"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D209CF" w14:textId="77777777" w:rsidR="00922109" w:rsidRPr="00320BFA" w:rsidRDefault="00922109" w:rsidP="005F5236">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8CF34C0" w14:textId="77777777" w:rsidR="00922109" w:rsidRPr="00320BFA" w:rsidRDefault="00922109" w:rsidP="005F5236">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60276877" w14:textId="77777777" w:rsidR="00922109" w:rsidRPr="00320BFA" w:rsidRDefault="00922109" w:rsidP="005F5236">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62DF7857" w14:textId="77777777" w:rsidR="00922109" w:rsidRPr="00320BFA" w:rsidRDefault="00922109" w:rsidP="005F5236">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2189D03" w14:textId="77777777" w:rsidR="00922109" w:rsidRPr="00320BFA" w:rsidRDefault="00922109" w:rsidP="005F5236">
            <w:pPr>
              <w:ind w:left="709" w:hanging="709"/>
              <w:jc w:val="center"/>
              <w:rPr>
                <w:sz w:val="18"/>
              </w:rPr>
            </w:pPr>
          </w:p>
        </w:tc>
      </w:tr>
      <w:tr w:rsidR="00922109" w:rsidRPr="00320BFA" w14:paraId="3B32FF74" w14:textId="77777777" w:rsidTr="005F5236">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D77F267" w14:textId="77777777" w:rsidR="00922109" w:rsidRPr="0000224C" w:rsidRDefault="00922109" w:rsidP="005F5236">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4D9B0FBE" w14:textId="77777777" w:rsidR="00922109" w:rsidRPr="00320BFA" w:rsidRDefault="00922109" w:rsidP="00922109">
            <w:pPr>
              <w:pStyle w:val="TF-xAvalITEM"/>
            </w:pPr>
            <w:r w:rsidRPr="00320BFA">
              <w:t>LINGUAGEM USADA (redação)</w:t>
            </w:r>
          </w:p>
          <w:p w14:paraId="50B7B9F3" w14:textId="77777777" w:rsidR="00922109" w:rsidRPr="00320BFA" w:rsidRDefault="00922109" w:rsidP="005F5236">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33657585" w14:textId="77777777" w:rsidR="00922109" w:rsidRPr="00320BFA" w:rsidRDefault="00922109" w:rsidP="005F5236">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565A4BC7" w14:textId="77777777" w:rsidR="00922109" w:rsidRPr="00320BFA" w:rsidRDefault="00922109" w:rsidP="005F5236">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6119F0AD" w14:textId="77777777" w:rsidR="00922109" w:rsidRPr="00320BFA" w:rsidRDefault="00922109" w:rsidP="005F5236">
            <w:pPr>
              <w:ind w:left="709" w:hanging="709"/>
              <w:jc w:val="center"/>
              <w:rPr>
                <w:sz w:val="18"/>
              </w:rPr>
            </w:pPr>
          </w:p>
        </w:tc>
      </w:tr>
      <w:tr w:rsidR="00922109" w:rsidRPr="00320BFA" w14:paraId="0627F182"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E7EE07B" w14:textId="77777777" w:rsidR="00922109" w:rsidRPr="00320BFA" w:rsidRDefault="00922109" w:rsidP="005F5236">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4769245" w14:textId="77777777" w:rsidR="00922109" w:rsidRPr="00320BFA" w:rsidRDefault="00922109" w:rsidP="005F5236">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63D634C2" w14:textId="77777777" w:rsidR="00922109" w:rsidRPr="00320BFA" w:rsidRDefault="00922109" w:rsidP="005F5236">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2BB2F28F" w14:textId="77777777" w:rsidR="00922109" w:rsidRPr="00320BFA" w:rsidRDefault="00922109" w:rsidP="005F5236">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B102A00" w14:textId="77777777" w:rsidR="00922109" w:rsidRPr="00320BFA" w:rsidRDefault="00922109" w:rsidP="005F5236">
            <w:pPr>
              <w:ind w:left="709" w:hanging="709"/>
              <w:jc w:val="center"/>
              <w:rPr>
                <w:sz w:val="18"/>
              </w:rPr>
            </w:pPr>
          </w:p>
        </w:tc>
      </w:tr>
    </w:tbl>
    <w:p w14:paraId="4568C1D9" w14:textId="77777777" w:rsidR="00922109" w:rsidRPr="003F5F25" w:rsidRDefault="00922109" w:rsidP="00EF6521">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922109" w:rsidRPr="00320BFA" w14:paraId="024358FA" w14:textId="77777777" w:rsidTr="005F5236">
        <w:trPr>
          <w:cantSplit/>
          <w:jc w:val="center"/>
        </w:trPr>
        <w:tc>
          <w:tcPr>
            <w:tcW w:w="5000" w:type="pct"/>
            <w:gridSpan w:val="3"/>
            <w:tcBorders>
              <w:top w:val="single" w:sz="12" w:space="0" w:color="auto"/>
              <w:left w:val="single" w:sz="12" w:space="0" w:color="auto"/>
              <w:bottom w:val="nil"/>
              <w:right w:val="single" w:sz="12" w:space="0" w:color="auto"/>
            </w:tcBorders>
            <w:hideMark/>
          </w:tcPr>
          <w:p w14:paraId="5EE16F75" w14:textId="77777777" w:rsidR="00922109" w:rsidRPr="00320BFA" w:rsidRDefault="00922109" w:rsidP="005F5236">
            <w:pPr>
              <w:spacing w:before="60"/>
              <w:jc w:val="both"/>
              <w:rPr>
                <w:sz w:val="18"/>
              </w:rPr>
            </w:pPr>
            <w:r w:rsidRPr="00320BFA">
              <w:rPr>
                <w:sz w:val="18"/>
              </w:rPr>
              <w:t>O projeto de TCC será reprovado se:</w:t>
            </w:r>
          </w:p>
          <w:p w14:paraId="097DBC3D" w14:textId="77777777" w:rsidR="00922109" w:rsidRPr="00320BFA" w:rsidRDefault="00922109" w:rsidP="00922109">
            <w:pPr>
              <w:numPr>
                <w:ilvl w:val="0"/>
                <w:numId w:val="6"/>
              </w:numPr>
              <w:ind w:left="357" w:hanging="357"/>
              <w:jc w:val="both"/>
              <w:rPr>
                <w:sz w:val="18"/>
              </w:rPr>
            </w:pPr>
            <w:r w:rsidRPr="00320BFA">
              <w:rPr>
                <w:sz w:val="18"/>
              </w:rPr>
              <w:t>qualquer um dos itens tiver resposta NÃO ATENDE;</w:t>
            </w:r>
          </w:p>
          <w:p w14:paraId="37AB36BE" w14:textId="77777777" w:rsidR="00922109" w:rsidRPr="00320BFA" w:rsidRDefault="00922109" w:rsidP="00922109">
            <w:pPr>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3E5FF4E9" w14:textId="77777777" w:rsidR="00922109" w:rsidRPr="00320BFA" w:rsidRDefault="00922109" w:rsidP="00922109">
            <w:pPr>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922109" w:rsidRPr="00320BFA" w14:paraId="2D4DB2B8" w14:textId="77777777" w:rsidTr="005F5236">
        <w:trPr>
          <w:cantSplit/>
          <w:jc w:val="center"/>
        </w:trPr>
        <w:tc>
          <w:tcPr>
            <w:tcW w:w="1250" w:type="pct"/>
            <w:tcBorders>
              <w:top w:val="nil"/>
              <w:left w:val="single" w:sz="12" w:space="0" w:color="auto"/>
              <w:bottom w:val="single" w:sz="12" w:space="0" w:color="auto"/>
              <w:right w:val="nil"/>
            </w:tcBorders>
            <w:hideMark/>
          </w:tcPr>
          <w:p w14:paraId="6CB9297D" w14:textId="77777777" w:rsidR="00922109" w:rsidRPr="00320BFA" w:rsidRDefault="00922109" w:rsidP="005F5236">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167982DF" w14:textId="77777777" w:rsidR="00922109" w:rsidRPr="00320BFA" w:rsidRDefault="00922109" w:rsidP="005F5236">
            <w:pPr>
              <w:spacing w:before="60" w:after="60"/>
              <w:jc w:val="center"/>
              <w:rPr>
                <w:sz w:val="18"/>
              </w:rPr>
            </w:pPr>
            <w:r w:rsidRPr="00320BFA">
              <w:rPr>
                <w:sz w:val="20"/>
              </w:rPr>
              <w:t xml:space="preserve">(   </w:t>
            </w:r>
            <w:r>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4E9E6320" w14:textId="77777777" w:rsidR="00922109" w:rsidRPr="00320BFA" w:rsidRDefault="00922109" w:rsidP="005F5236">
            <w:pPr>
              <w:spacing w:before="60" w:after="60"/>
              <w:jc w:val="center"/>
              <w:rPr>
                <w:sz w:val="20"/>
              </w:rPr>
            </w:pPr>
            <w:r w:rsidRPr="00320BFA">
              <w:rPr>
                <w:sz w:val="20"/>
              </w:rPr>
              <w:t>(      ) REPROVADO</w:t>
            </w:r>
          </w:p>
        </w:tc>
      </w:tr>
    </w:tbl>
    <w:p w14:paraId="18CE0C7F" w14:textId="77777777" w:rsidR="00922109" w:rsidRDefault="00922109" w:rsidP="00EF6521">
      <w:pPr>
        <w:pStyle w:val="TF-xAvalTTULO"/>
        <w:ind w:left="0" w:firstLine="0"/>
        <w:jc w:val="left"/>
      </w:pPr>
    </w:p>
    <w:p w14:paraId="33C21AD6" w14:textId="77777777" w:rsidR="00922109" w:rsidRDefault="00922109" w:rsidP="00EF6521">
      <w:pPr>
        <w:pStyle w:val="TF-xAvalTTULO"/>
        <w:ind w:left="0" w:firstLine="0"/>
        <w:jc w:val="left"/>
      </w:pPr>
    </w:p>
    <w:p w14:paraId="388C4E26" w14:textId="77777777" w:rsidR="00922109" w:rsidRDefault="00922109" w:rsidP="0000224C">
      <w:pPr>
        <w:pStyle w:val="TF-xAvalLINHA"/>
        <w:tabs>
          <w:tab w:val="left" w:leader="underscore" w:pos="6237"/>
        </w:tabs>
      </w:pPr>
    </w:p>
    <w:p w14:paraId="0B1DD233" w14:textId="77777777" w:rsidR="00922109" w:rsidRDefault="00922109">
      <w:pPr>
        <w:rPr>
          <w:b/>
          <w:bCs/>
          <w:sz w:val="72"/>
          <w:szCs w:val="72"/>
        </w:rPr>
      </w:pPr>
      <w:r>
        <w:rPr>
          <w:b/>
          <w:bCs/>
          <w:sz w:val="72"/>
          <w:szCs w:val="72"/>
        </w:rP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6"/>
        <w:gridCol w:w="3647"/>
      </w:tblGrid>
      <w:tr w:rsidR="00922109" w14:paraId="2A298FCA" w14:textId="77777777" w:rsidTr="005F5236">
        <w:tc>
          <w:tcPr>
            <w:tcW w:w="9072" w:type="dxa"/>
            <w:gridSpan w:val="2"/>
            <w:shd w:val="clear" w:color="auto" w:fill="auto"/>
          </w:tcPr>
          <w:p w14:paraId="05BFCD09" w14:textId="77777777" w:rsidR="00922109" w:rsidRDefault="00922109" w:rsidP="005F5236">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922109" w14:paraId="03D90B81" w14:textId="77777777" w:rsidTr="005F5236">
        <w:tc>
          <w:tcPr>
            <w:tcW w:w="5387" w:type="dxa"/>
            <w:shd w:val="clear" w:color="auto" w:fill="auto"/>
          </w:tcPr>
          <w:p w14:paraId="177DF0BB" w14:textId="77777777" w:rsidR="00922109" w:rsidRPr="003C5262" w:rsidRDefault="00922109" w:rsidP="005F5236">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55890030" w14:textId="77777777" w:rsidR="00922109" w:rsidRDefault="00922109" w:rsidP="005F5236">
            <w:pPr>
              <w:pStyle w:val="Cabealho"/>
              <w:tabs>
                <w:tab w:val="clear" w:pos="8640"/>
                <w:tab w:val="right" w:pos="8931"/>
              </w:tabs>
              <w:ind w:right="141"/>
              <w:rPr>
                <w:rStyle w:val="Nmerodepgina"/>
              </w:rPr>
            </w:pPr>
            <w:r>
              <w:rPr>
                <w:rStyle w:val="Nmerodepgina"/>
              </w:rPr>
              <w:t>ANO/SEMESTRE: 2021/2</w:t>
            </w:r>
          </w:p>
        </w:tc>
      </w:tr>
    </w:tbl>
    <w:p w14:paraId="389B1414" w14:textId="77777777" w:rsidR="00922109" w:rsidRDefault="00922109" w:rsidP="001E682E">
      <w:pPr>
        <w:pStyle w:val="TF-TTULO"/>
      </w:pPr>
    </w:p>
    <w:p w14:paraId="305E104B" w14:textId="77777777" w:rsidR="00922109" w:rsidRPr="00B00E04" w:rsidRDefault="00922109" w:rsidP="001E682E">
      <w:pPr>
        <w:pStyle w:val="TF-TTULO"/>
      </w:pPr>
      <w:r>
        <w:t>geração</w:t>
      </w:r>
      <w:r w:rsidRPr="005906FB">
        <w:t xml:space="preserve"> </w:t>
      </w:r>
      <w:r>
        <w:t>AUTOMATIZADA</w:t>
      </w:r>
      <w:r w:rsidRPr="005906FB">
        <w:t xml:space="preserve"> DE RESOLUÇÃO DE </w:t>
      </w:r>
      <w:r>
        <w:t>exercícios</w:t>
      </w:r>
      <w:r w:rsidRPr="005906FB">
        <w:t xml:space="preserve"> EM AMBIENTE FURBOT</w:t>
      </w:r>
      <w:r>
        <w:t xml:space="preserve"> utilizando métodos de APRENDIZAGEM de Máquina </w:t>
      </w:r>
    </w:p>
    <w:p w14:paraId="23A3DC99" w14:textId="77777777" w:rsidR="00922109" w:rsidRPr="00272860" w:rsidRDefault="00922109" w:rsidP="00272860">
      <w:pPr>
        <w:pStyle w:val="TF-AUTOR0"/>
        <w:jc w:val="center"/>
        <w:rPr>
          <w:sz w:val="20"/>
        </w:rPr>
      </w:pPr>
      <w:r w:rsidRPr="00272860">
        <w:rPr>
          <w:sz w:val="20"/>
        </w:rPr>
        <w:t xml:space="preserve">Gian Carlo </w:t>
      </w:r>
      <w:proofErr w:type="spellStart"/>
      <w:r w:rsidRPr="00272860">
        <w:rPr>
          <w:sz w:val="20"/>
        </w:rPr>
        <w:t>Giovanella</w:t>
      </w:r>
      <w:proofErr w:type="spellEnd"/>
    </w:p>
    <w:p w14:paraId="60529AC5" w14:textId="77777777" w:rsidR="00922109" w:rsidRPr="00272860" w:rsidRDefault="00922109" w:rsidP="00272860">
      <w:pPr>
        <w:pStyle w:val="TF-AUTOR0"/>
        <w:jc w:val="center"/>
        <w:rPr>
          <w:sz w:val="20"/>
        </w:rPr>
      </w:pPr>
      <w:proofErr w:type="spellStart"/>
      <w:r w:rsidRPr="00272860">
        <w:rPr>
          <w:sz w:val="20"/>
        </w:rPr>
        <w:t>Profª</w:t>
      </w:r>
      <w:proofErr w:type="spellEnd"/>
      <w:r w:rsidRPr="00272860">
        <w:rPr>
          <w:sz w:val="20"/>
        </w:rPr>
        <w:t xml:space="preserve"> Luciana Pereira de Araújo </w:t>
      </w:r>
      <w:proofErr w:type="spellStart"/>
      <w:r w:rsidRPr="00272860">
        <w:rPr>
          <w:sz w:val="20"/>
        </w:rPr>
        <w:t>Kohler</w:t>
      </w:r>
      <w:proofErr w:type="spellEnd"/>
      <w:r w:rsidRPr="00272860">
        <w:rPr>
          <w:sz w:val="20"/>
        </w:rPr>
        <w:t xml:space="preserve"> – Orientadora</w:t>
      </w:r>
    </w:p>
    <w:p w14:paraId="5C085274" w14:textId="77777777" w:rsidR="00922109" w:rsidRPr="00272860" w:rsidRDefault="00922109" w:rsidP="00272860">
      <w:pPr>
        <w:pStyle w:val="TF-AUTOR0"/>
        <w:jc w:val="center"/>
        <w:rPr>
          <w:sz w:val="20"/>
        </w:rPr>
      </w:pPr>
      <w:proofErr w:type="spellStart"/>
      <w:r w:rsidRPr="00272860">
        <w:rPr>
          <w:sz w:val="20"/>
        </w:rPr>
        <w:t>Profª</w:t>
      </w:r>
      <w:proofErr w:type="spellEnd"/>
      <w:r w:rsidRPr="00272860">
        <w:rPr>
          <w:sz w:val="20"/>
        </w:rPr>
        <w:t xml:space="preserve">. Andreza Sartori – </w:t>
      </w:r>
      <w:proofErr w:type="spellStart"/>
      <w:r w:rsidRPr="00272860">
        <w:rPr>
          <w:sz w:val="20"/>
        </w:rPr>
        <w:t>Coorientadora</w:t>
      </w:r>
      <w:proofErr w:type="spellEnd"/>
    </w:p>
    <w:p w14:paraId="465012A4" w14:textId="77777777" w:rsidR="00922109" w:rsidRPr="00922109" w:rsidRDefault="00922109" w:rsidP="00922109">
      <w:pPr>
        <w:pStyle w:val="Ttulo1"/>
        <w:numPr>
          <w:ilvl w:val="0"/>
          <w:numId w:val="14"/>
        </w:numPr>
      </w:pPr>
      <w:r w:rsidRPr="00922109">
        <w:t xml:space="preserve">Introdução </w:t>
      </w:r>
    </w:p>
    <w:p w14:paraId="08E80A01" w14:textId="77777777" w:rsidR="00922109" w:rsidRPr="00272860" w:rsidRDefault="00922109" w:rsidP="00124649">
      <w:pPr>
        <w:pStyle w:val="TF-TEXTO"/>
        <w:rPr>
          <w:sz w:val="20"/>
        </w:rPr>
      </w:pPr>
      <w:r w:rsidRPr="00272860">
        <w:rPr>
          <w:sz w:val="20"/>
        </w:rPr>
        <w:t xml:space="preserve">A Sociedade Brasileira de Computação (SBC) considera primordial que assuntos associados </w:t>
      </w:r>
      <w:r w:rsidRPr="00DD17F0">
        <w:rPr>
          <w:sz w:val="20"/>
        </w:rPr>
        <w:t>à</w:t>
      </w:r>
      <w:r w:rsidRPr="00272860">
        <w:rPr>
          <w:sz w:val="20"/>
        </w:rPr>
        <w:t xml:space="preserve"> Computação sejam inseridos na Educação Básica, sendo de grande relevância para a inclusão dos indivíduos na sociedade atual (RAABE </w:t>
      </w:r>
      <w:r w:rsidRPr="00272860">
        <w:rPr>
          <w:i/>
          <w:sz w:val="20"/>
        </w:rPr>
        <w:t>et al</w:t>
      </w:r>
      <w:r w:rsidRPr="00272860">
        <w:rPr>
          <w:sz w:val="20"/>
        </w:rPr>
        <w:t>., 2017). Pensando em viabilizar a introdução aos conceitos básicos da área, atividades lúdicas amparadas por jogos eletrônicos são utilizadas para divertir e expandir a possibilidade de aprendizagem de conceitos, conteúdos e habilidades embutidas nesses jogos, motivando os alunos e auxiliando na assimilação dos conteúdos de uma forma envolvente e criativa (BURKE, 2015)</w:t>
      </w:r>
      <w:r w:rsidRPr="00272860">
        <w:rPr>
          <w:color w:val="000000"/>
          <w:sz w:val="20"/>
        </w:rPr>
        <w:t>.</w:t>
      </w:r>
      <w:r w:rsidRPr="00272860">
        <w:rPr>
          <w:sz w:val="20"/>
        </w:rPr>
        <w:t xml:space="preserve"> </w:t>
      </w:r>
    </w:p>
    <w:p w14:paraId="48D47578" w14:textId="77777777" w:rsidR="00922109" w:rsidRPr="00272860" w:rsidRDefault="00922109" w:rsidP="007D1CC7">
      <w:pPr>
        <w:pStyle w:val="TF-TEXTO"/>
        <w:rPr>
          <w:sz w:val="20"/>
        </w:rPr>
      </w:pPr>
      <w:r w:rsidRPr="00272860">
        <w:rPr>
          <w:sz w:val="20"/>
        </w:rPr>
        <w:t xml:space="preserve">Nesse contexto, tem-se o jogo </w:t>
      </w:r>
      <w:proofErr w:type="spellStart"/>
      <w:r w:rsidRPr="00272860">
        <w:rPr>
          <w:sz w:val="20"/>
        </w:rPr>
        <w:t>Furbot</w:t>
      </w:r>
      <w:proofErr w:type="spellEnd"/>
      <w:r w:rsidRPr="00272860">
        <w:rPr>
          <w:sz w:val="20"/>
        </w:rPr>
        <w:t xml:space="preserve"> que tem a finalidade de auxiliar no desenvolvimento do pensamento computacional em crianças de ensino fundamental (ARAÚJO; MATTOS, 2018). O jogo é dividido em várias fases, nas quais os jogadores programam um robô utilizando comandos iniciais de programação (MATTOS, 2019). O problema que se apresenta neste momento é que não há um feedback ao aluno sobre a qualidade de sua solução. Com isto, o aluno não sabe se haveria alguma forma mais eficiente de resolver os exercícios. Segundo Zeferino, Domingues e Amaral (2007, p. 176), o feedback é fundamental no processo de aprendizagem, pois ajuda os alunos a identificar áreas de </w:t>
      </w:r>
      <w:r w:rsidRPr="00DD17F0">
        <w:rPr>
          <w:sz w:val="20"/>
        </w:rPr>
        <w:t>aprimoramento</w:t>
      </w:r>
      <w:r w:rsidRPr="00272860">
        <w:rPr>
          <w:sz w:val="20"/>
        </w:rPr>
        <w:t xml:space="preserve"> de seus conhecimentos ou habilidades, refletindo assim, em uma maior </w:t>
      </w:r>
      <w:r w:rsidRPr="00DD17F0">
        <w:rPr>
          <w:sz w:val="20"/>
        </w:rPr>
        <w:t>performance</w:t>
      </w:r>
      <w:r w:rsidRPr="00272860">
        <w:rPr>
          <w:sz w:val="20"/>
        </w:rPr>
        <w:t xml:space="preserve"> no processo</w:t>
      </w:r>
      <w:r w:rsidRPr="00272860">
        <w:rPr>
          <w:color w:val="000000" w:themeColor="text1"/>
          <w:sz w:val="20"/>
        </w:rPr>
        <w:t xml:space="preserve"> </w:t>
      </w:r>
      <w:r w:rsidRPr="00272860">
        <w:rPr>
          <w:sz w:val="20"/>
        </w:rPr>
        <w:t>de aprendizagem.</w:t>
      </w:r>
    </w:p>
    <w:p w14:paraId="19AB63C6" w14:textId="77777777" w:rsidR="00922109" w:rsidRPr="00272860" w:rsidRDefault="00922109" w:rsidP="00A9242D">
      <w:pPr>
        <w:pStyle w:val="TF-TEXTO"/>
        <w:rPr>
          <w:sz w:val="20"/>
        </w:rPr>
      </w:pPr>
      <w:r w:rsidRPr="00272860">
        <w:rPr>
          <w:sz w:val="20"/>
        </w:rPr>
        <w:t xml:space="preserve">Nesse contexto, essa proposta tem como objetivo fornecer uma resolução de forma automatizada para cada fase do </w:t>
      </w:r>
      <w:proofErr w:type="spellStart"/>
      <w:r w:rsidRPr="00272860">
        <w:rPr>
          <w:sz w:val="20"/>
        </w:rPr>
        <w:t>Furbot</w:t>
      </w:r>
      <w:proofErr w:type="spellEnd"/>
      <w:r w:rsidRPr="00272860">
        <w:rPr>
          <w:sz w:val="20"/>
        </w:rPr>
        <w:t xml:space="preserve">, que poderá ser utilizada para fornecer um feedback ao jogador quando este a conclui. Para a automatização deste processo serão utilizados métodos de aprendizagem </w:t>
      </w:r>
      <w:r w:rsidRPr="00DD17F0">
        <w:rPr>
          <w:sz w:val="20"/>
        </w:rPr>
        <w:t>de máquina</w:t>
      </w:r>
      <w:r>
        <w:rPr>
          <w:sz w:val="20"/>
        </w:rPr>
        <w:t xml:space="preserve"> </w:t>
      </w:r>
      <w:r w:rsidRPr="00272860">
        <w:rPr>
          <w:sz w:val="20"/>
        </w:rPr>
        <w:t>produzindo a solução ótima de acordo com os objetivos do mapa de cada fase. Considera-se uma solução ótima, a solução que apresenta o menor caminho entre a origem e o destino.</w:t>
      </w:r>
    </w:p>
    <w:p w14:paraId="5F1F5AF9" w14:textId="77777777" w:rsidR="00922109" w:rsidRPr="00272860" w:rsidRDefault="00922109" w:rsidP="00922109">
      <w:pPr>
        <w:pStyle w:val="Ttulo2"/>
        <w:ind w:left="567" w:hanging="567"/>
        <w:rPr>
          <w:sz w:val="20"/>
        </w:rPr>
      </w:pPr>
      <w:r w:rsidRPr="00272860">
        <w:rPr>
          <w:sz w:val="20"/>
        </w:rPr>
        <w:t xml:space="preserve">OBJETIVOS </w:t>
      </w:r>
    </w:p>
    <w:p w14:paraId="50F1FD90" w14:textId="77777777" w:rsidR="00922109" w:rsidRPr="00272860" w:rsidRDefault="00922109" w:rsidP="572C669F">
      <w:pPr>
        <w:pStyle w:val="TF-TEXTO"/>
        <w:spacing w:after="120"/>
        <w:ind w:firstLine="0"/>
        <w:rPr>
          <w:sz w:val="20"/>
        </w:rPr>
      </w:pPr>
      <w:r w:rsidRPr="572C669F">
        <w:rPr>
          <w:sz w:val="20"/>
        </w:rPr>
        <w:t xml:space="preserve"> </w:t>
      </w:r>
      <w:r>
        <w:tab/>
      </w:r>
      <w:r w:rsidRPr="572C669F">
        <w:rPr>
          <w:sz w:val="20"/>
        </w:rPr>
        <w:t xml:space="preserve">O objetivo deste trabalho é propor uma solução de automatização da resolução das fases do jogo </w:t>
      </w:r>
      <w:proofErr w:type="spellStart"/>
      <w:r w:rsidRPr="572C669F">
        <w:rPr>
          <w:sz w:val="20"/>
        </w:rPr>
        <w:t>Furbot</w:t>
      </w:r>
      <w:proofErr w:type="spellEnd"/>
      <w:r w:rsidRPr="572C669F">
        <w:rPr>
          <w:sz w:val="20"/>
        </w:rPr>
        <w:t>, que encontre a resolução mais otimizada para cada fase.</w:t>
      </w:r>
    </w:p>
    <w:p w14:paraId="6E9967DC" w14:textId="77777777" w:rsidR="00922109" w:rsidRPr="00272860" w:rsidRDefault="00922109" w:rsidP="572C669F">
      <w:pPr>
        <w:pStyle w:val="TF-TEXTO"/>
        <w:spacing w:after="120"/>
        <w:rPr>
          <w:sz w:val="20"/>
        </w:rPr>
      </w:pPr>
      <w:r w:rsidRPr="572C669F">
        <w:rPr>
          <w:sz w:val="20"/>
        </w:rPr>
        <w:t>Os objetivos específicos são:</w:t>
      </w:r>
    </w:p>
    <w:p w14:paraId="0E324801" w14:textId="77777777" w:rsidR="00922109" w:rsidRPr="00272860" w:rsidRDefault="00922109" w:rsidP="00922109">
      <w:pPr>
        <w:pStyle w:val="TF-ALNEA"/>
        <w:numPr>
          <w:ilvl w:val="0"/>
          <w:numId w:val="16"/>
        </w:numPr>
        <w:spacing w:after="120"/>
        <w:rPr>
          <w:sz w:val="20"/>
        </w:rPr>
      </w:pPr>
      <w:commentRangeStart w:id="0"/>
      <w:r w:rsidRPr="572C669F">
        <w:rPr>
          <w:sz w:val="20"/>
        </w:rPr>
        <w:t>gerar u</w:t>
      </w:r>
      <w:commentRangeEnd w:id="0"/>
      <w:r>
        <w:rPr>
          <w:rStyle w:val="Refdecomentrio"/>
        </w:rPr>
        <w:commentReference w:id="0"/>
      </w:r>
      <w:r w:rsidRPr="572C669F">
        <w:rPr>
          <w:sz w:val="20"/>
        </w:rPr>
        <w:t xml:space="preserve">ma solução ótima para cada fase do jogo </w:t>
      </w:r>
      <w:proofErr w:type="spellStart"/>
      <w:r w:rsidRPr="572C669F">
        <w:rPr>
          <w:sz w:val="20"/>
        </w:rPr>
        <w:t>Furbot</w:t>
      </w:r>
      <w:proofErr w:type="spellEnd"/>
      <w:r w:rsidRPr="572C669F">
        <w:rPr>
          <w:sz w:val="20"/>
        </w:rPr>
        <w:t>, sendo esta, baseada no caminho mínimo entre a origem e os objetivos da fase;</w:t>
      </w:r>
    </w:p>
    <w:p w14:paraId="3A010330" w14:textId="77777777" w:rsidR="00922109" w:rsidRPr="00272860" w:rsidRDefault="00922109" w:rsidP="00922109">
      <w:pPr>
        <w:pStyle w:val="TF-ALNEA"/>
        <w:numPr>
          <w:ilvl w:val="0"/>
          <w:numId w:val="16"/>
        </w:numPr>
        <w:spacing w:after="120"/>
        <w:rPr>
          <w:sz w:val="20"/>
        </w:rPr>
      </w:pPr>
      <w:r w:rsidRPr="572C669F">
        <w:rPr>
          <w:sz w:val="20"/>
        </w:rPr>
        <w:t>fornecer feedback para o jogador comparando sua solução com a solução ótima gerada;</w:t>
      </w:r>
    </w:p>
    <w:p w14:paraId="53E42473" w14:textId="77777777" w:rsidR="00922109" w:rsidRPr="00DD17F0" w:rsidRDefault="00922109" w:rsidP="00922109">
      <w:pPr>
        <w:pStyle w:val="TF-ALNEA"/>
        <w:numPr>
          <w:ilvl w:val="0"/>
          <w:numId w:val="16"/>
        </w:numPr>
        <w:spacing w:after="120"/>
        <w:rPr>
          <w:sz w:val="20"/>
        </w:rPr>
      </w:pPr>
      <w:r w:rsidRPr="572C669F">
        <w:rPr>
          <w:sz w:val="20"/>
        </w:rPr>
        <w:t xml:space="preserve">integrar a solução gerada no jogo existente do </w:t>
      </w:r>
      <w:proofErr w:type="spellStart"/>
      <w:r w:rsidRPr="572C669F">
        <w:rPr>
          <w:sz w:val="20"/>
        </w:rPr>
        <w:t>Furbot</w:t>
      </w:r>
      <w:proofErr w:type="spellEnd"/>
      <w:r w:rsidRPr="572C669F">
        <w:rPr>
          <w:sz w:val="20"/>
        </w:rPr>
        <w:t>.</w:t>
      </w:r>
    </w:p>
    <w:p w14:paraId="72572BB6" w14:textId="77777777" w:rsidR="00922109" w:rsidRPr="00272860" w:rsidRDefault="00922109" w:rsidP="00922109">
      <w:pPr>
        <w:pStyle w:val="Ttulo1"/>
      </w:pPr>
      <w:r w:rsidRPr="00272860">
        <w:lastRenderedPageBreak/>
        <w:t xml:space="preserve">trabalhos correlatos </w:t>
      </w:r>
    </w:p>
    <w:p w14:paraId="1534E074" w14:textId="77777777" w:rsidR="00922109" w:rsidRPr="00272860" w:rsidRDefault="00922109" w:rsidP="572C669F">
      <w:pPr>
        <w:pStyle w:val="TF-TEXTO"/>
        <w:rPr>
          <w:sz w:val="20"/>
          <w:highlight w:val="yellow"/>
        </w:rPr>
      </w:pPr>
      <w:r w:rsidRPr="572C669F">
        <w:rPr>
          <w:sz w:val="20"/>
        </w:rPr>
        <w:t xml:space="preserve">Nesta seção serão apresentados os trabalhos que possuem características semelhantes às dos objetivos propostos nesse trabalho. O primeiro aborda o trabalho de Xavier (2019) que é a geração automatizada de gabarito e correção de exercícios em ambiente </w:t>
      </w:r>
      <w:proofErr w:type="spellStart"/>
      <w:r w:rsidRPr="572C669F">
        <w:rPr>
          <w:sz w:val="20"/>
        </w:rPr>
        <w:t>Furbot</w:t>
      </w:r>
      <w:proofErr w:type="spellEnd"/>
      <w:r w:rsidRPr="572C669F">
        <w:rPr>
          <w:sz w:val="20"/>
        </w:rPr>
        <w:t xml:space="preserve"> para o ensino do pensamento computacional. O segundo é uma ferramenta para ensino introdutório de programação (CODE.ORG, 2021a). Por fim, o terceiro trabalho é um jogo de quebra cabeça chamado </w:t>
      </w:r>
      <w:proofErr w:type="spellStart"/>
      <w:r w:rsidRPr="572C669F">
        <w:rPr>
          <w:sz w:val="20"/>
        </w:rPr>
        <w:t>CodeSpark</w:t>
      </w:r>
      <w:proofErr w:type="spellEnd"/>
      <w:r w:rsidRPr="572C669F">
        <w:rPr>
          <w:sz w:val="20"/>
        </w:rPr>
        <w:t xml:space="preserve"> (CODESPARK, 2021a).</w:t>
      </w:r>
    </w:p>
    <w:p w14:paraId="28937505" w14:textId="77777777" w:rsidR="00922109" w:rsidRPr="00272860" w:rsidRDefault="00922109" w:rsidP="00922109">
      <w:pPr>
        <w:pStyle w:val="Ttulo2"/>
        <w:ind w:left="567" w:hanging="567"/>
        <w:rPr>
          <w:sz w:val="20"/>
        </w:rPr>
      </w:pPr>
      <w:r w:rsidRPr="00272860">
        <w:rPr>
          <w:sz w:val="20"/>
        </w:rPr>
        <w:t>Geração automatizada de gabarito e correção de exercícios em ambiente furbot</w:t>
      </w:r>
    </w:p>
    <w:p w14:paraId="3BFD011B" w14:textId="77777777" w:rsidR="00922109" w:rsidRPr="00272860" w:rsidRDefault="00922109" w:rsidP="572C669F">
      <w:pPr>
        <w:pStyle w:val="TF-TEXTO"/>
        <w:rPr>
          <w:sz w:val="20"/>
        </w:rPr>
      </w:pPr>
      <w:r w:rsidRPr="572C669F">
        <w:rPr>
          <w:sz w:val="20"/>
        </w:rPr>
        <w:t xml:space="preserve">O trabalho desenvolvido por Xavier (2019) teve como objetivo gerar gabaritos para as fases do projeto </w:t>
      </w:r>
      <w:proofErr w:type="spellStart"/>
      <w:r w:rsidRPr="572C669F">
        <w:rPr>
          <w:sz w:val="20"/>
        </w:rPr>
        <w:t>Furbot</w:t>
      </w:r>
      <w:proofErr w:type="spellEnd"/>
      <w:r w:rsidRPr="572C669F">
        <w:rPr>
          <w:sz w:val="20"/>
        </w:rPr>
        <w:t>. Este projeto é desenvolvido em</w:t>
      </w:r>
      <w:r w:rsidRPr="572C669F">
        <w:rPr>
          <w:i/>
          <w:iCs/>
          <w:noProof/>
          <w:sz w:val="20"/>
        </w:rPr>
        <w:t xml:space="preserve"> </w:t>
      </w:r>
      <w:r w:rsidRPr="572C669F">
        <w:rPr>
          <w:sz w:val="20"/>
        </w:rPr>
        <w:t xml:space="preserve">Java para o ensino do pensamento computacional voltado às crianças da rede básica de educação (SCHLÖGL </w:t>
      </w:r>
      <w:r w:rsidRPr="572C669F">
        <w:rPr>
          <w:i/>
          <w:iCs/>
          <w:sz w:val="20"/>
        </w:rPr>
        <w:t>et al</w:t>
      </w:r>
      <w:r w:rsidRPr="572C669F">
        <w:rPr>
          <w:sz w:val="20"/>
        </w:rPr>
        <w:t xml:space="preserve">., 2017). </w:t>
      </w:r>
    </w:p>
    <w:p w14:paraId="74203CCD" w14:textId="77777777" w:rsidR="00922109" w:rsidRPr="00272860" w:rsidRDefault="00922109" w:rsidP="572C669F">
      <w:pPr>
        <w:pStyle w:val="TF-TEXTO"/>
        <w:rPr>
          <w:sz w:val="20"/>
        </w:rPr>
      </w:pPr>
      <w:r w:rsidRPr="572C669F">
        <w:rPr>
          <w:sz w:val="20"/>
        </w:rPr>
        <w:t xml:space="preserve">Xavier (2019) utilizou algoritmos de menor caminho para solucionar problemas como: encontrar o menor caminho até os objetivos do robô; gerar um gabarito dos comandos sequenciais que o robô deve fazer para sair do ponto de origem e chegar até o ponto de destino (XAVIER, 2019). Além disso, o trabalho também teve como objetivo auxiliar os professores a fazer a correção dos exercícios criados pelos alunos, visto que muitos dos professores não possuem experiência na área de programação. As tecnologias utilizadas no desenvolvimento incluem o </w:t>
      </w:r>
      <w:r w:rsidRPr="572C669F">
        <w:rPr>
          <w:i/>
          <w:iCs/>
          <w:sz w:val="20"/>
        </w:rPr>
        <w:t>framework</w:t>
      </w:r>
      <w:r w:rsidRPr="572C669F">
        <w:rPr>
          <w:sz w:val="20"/>
        </w:rPr>
        <w:t xml:space="preserve"> </w:t>
      </w:r>
      <w:proofErr w:type="spellStart"/>
      <w:r w:rsidRPr="572C669F">
        <w:rPr>
          <w:sz w:val="20"/>
        </w:rPr>
        <w:t>Furbot</w:t>
      </w:r>
      <w:proofErr w:type="spellEnd"/>
      <w:r w:rsidRPr="572C669F">
        <w:rPr>
          <w:sz w:val="20"/>
        </w:rPr>
        <w:t xml:space="preserve"> na linguagem Java, além da biblioteca </w:t>
      </w:r>
      <w:r w:rsidRPr="572C669F">
        <w:rPr>
          <w:rStyle w:val="TF-COURIER10"/>
        </w:rPr>
        <w:t>Commons-digester-1.8</w:t>
      </w:r>
      <w:r w:rsidRPr="572C669F">
        <w:rPr>
          <w:sz w:val="20"/>
        </w:rPr>
        <w:t xml:space="preserve"> para leitura de arquivos </w:t>
      </w:r>
      <w:proofErr w:type="spellStart"/>
      <w:r w:rsidRPr="572C669F">
        <w:rPr>
          <w:sz w:val="20"/>
        </w:rPr>
        <w:t>eXtensible</w:t>
      </w:r>
      <w:proofErr w:type="spellEnd"/>
      <w:r w:rsidRPr="572C669F">
        <w:rPr>
          <w:sz w:val="20"/>
        </w:rPr>
        <w:t xml:space="preserve"> </w:t>
      </w:r>
      <w:proofErr w:type="spellStart"/>
      <w:r w:rsidRPr="572C669F">
        <w:rPr>
          <w:sz w:val="20"/>
        </w:rPr>
        <w:t>Markup</w:t>
      </w:r>
      <w:proofErr w:type="spellEnd"/>
      <w:r w:rsidRPr="572C669F">
        <w:rPr>
          <w:sz w:val="20"/>
        </w:rPr>
        <w:t xml:space="preserve"> </w:t>
      </w:r>
      <w:proofErr w:type="spellStart"/>
      <w:r w:rsidRPr="572C669F">
        <w:rPr>
          <w:sz w:val="20"/>
        </w:rPr>
        <w:t>Language</w:t>
      </w:r>
      <w:proofErr w:type="spellEnd"/>
      <w:r w:rsidRPr="572C669F">
        <w:rPr>
          <w:sz w:val="20"/>
        </w:rPr>
        <w:t xml:space="preserve"> (XML) e o algoritmo de </w:t>
      </w:r>
      <w:proofErr w:type="spellStart"/>
      <w:r w:rsidRPr="572C669F">
        <w:rPr>
          <w:sz w:val="20"/>
        </w:rPr>
        <w:t>Dijkstra</w:t>
      </w:r>
      <w:proofErr w:type="spellEnd"/>
      <w:r w:rsidRPr="572C669F">
        <w:rPr>
          <w:sz w:val="20"/>
        </w:rPr>
        <w:t xml:space="preserve"> utilizado para encontrar os caminhos mínimos entre os objetivos do mapa (XAVIER, 2019).</w:t>
      </w:r>
    </w:p>
    <w:p w14:paraId="13C97611" w14:textId="77777777" w:rsidR="00922109" w:rsidRPr="00272860" w:rsidRDefault="00922109" w:rsidP="008D0C9C">
      <w:pPr>
        <w:pStyle w:val="TF-TEXTO"/>
        <w:rPr>
          <w:sz w:val="20"/>
        </w:rPr>
      </w:pPr>
      <w:r w:rsidRPr="00272860">
        <w:rPr>
          <w:sz w:val="20"/>
        </w:rPr>
        <w:t>Na Figura 1 pode-se visualizar a comparação entre o código gerado pelo aluno e o gabarito fornecido pelo algoritmo de Xavier (2019). Ao concluir a fase, o aluno visualiza a quantidade de linhas que ele escreveu e a quantidade de linhas que poderia ter escrito. Ainda, é apresentada a pontuação com base nos objetivos do mapa.</w:t>
      </w:r>
    </w:p>
    <w:p w14:paraId="32C32BBD" w14:textId="77777777" w:rsidR="00922109" w:rsidRPr="00272860" w:rsidRDefault="00922109" w:rsidP="00DD17F0">
      <w:pPr>
        <w:pStyle w:val="TF-LEGENDA"/>
        <w:rPr>
          <w:sz w:val="20"/>
        </w:rPr>
      </w:pPr>
      <w:r w:rsidRPr="00272860">
        <w:rPr>
          <w:sz w:val="20"/>
        </w:rPr>
        <w:t xml:space="preserve">Figura </w:t>
      </w:r>
      <w:r w:rsidRPr="00DD17F0">
        <w:rPr>
          <w:sz w:val="20"/>
        </w:rPr>
        <w:t>1</w:t>
      </w:r>
      <w:r w:rsidRPr="00272860">
        <w:rPr>
          <w:sz w:val="20"/>
        </w:rPr>
        <w:t xml:space="preserve"> – Tela de comparação resolução com o gabarito</w:t>
      </w:r>
    </w:p>
    <w:p w14:paraId="0471C908" w14:textId="77777777" w:rsidR="00922109" w:rsidRPr="00272860" w:rsidRDefault="00922109" w:rsidP="00DD17F0">
      <w:pPr>
        <w:pStyle w:val="TF-FIGURA"/>
        <w:rPr>
          <w:sz w:val="20"/>
        </w:rPr>
      </w:pPr>
      <w:r w:rsidRPr="00272860">
        <w:rPr>
          <w:noProof/>
          <w:sz w:val="20"/>
        </w:rPr>
        <w:drawing>
          <wp:inline distT="0" distB="0" distL="0" distR="0" wp14:anchorId="04975CEE" wp14:editId="3DD4D27B">
            <wp:extent cx="3640667" cy="1913810"/>
            <wp:effectExtent l="19050" t="19050" r="17145" b="10795"/>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pic:nvPicPr>
                  <pic:blipFill>
                    <a:blip r:embed="rId6">
                      <a:extLst>
                        <a:ext uri="{28A0092B-C50C-407E-A947-70E740481C1C}">
                          <a14:useLocalDpi xmlns:a14="http://schemas.microsoft.com/office/drawing/2010/main" val="0"/>
                        </a:ext>
                      </a:extLst>
                    </a:blip>
                    <a:stretch>
                      <a:fillRect/>
                    </a:stretch>
                  </pic:blipFill>
                  <pic:spPr>
                    <a:xfrm>
                      <a:off x="0" y="0"/>
                      <a:ext cx="3719423" cy="1955210"/>
                    </a:xfrm>
                    <a:prstGeom prst="rect">
                      <a:avLst/>
                    </a:prstGeom>
                    <a:ln w="12700">
                      <a:solidFill>
                        <a:schemeClr val="tx1"/>
                      </a:solidFill>
                    </a:ln>
                  </pic:spPr>
                </pic:pic>
              </a:graphicData>
            </a:graphic>
          </wp:inline>
        </w:drawing>
      </w:r>
    </w:p>
    <w:p w14:paraId="1C39E371" w14:textId="77777777" w:rsidR="00922109" w:rsidRPr="00CA3034" w:rsidRDefault="00922109" w:rsidP="00DD17F0">
      <w:pPr>
        <w:pStyle w:val="TF-FONTE"/>
        <w:jc w:val="center"/>
        <w:rPr>
          <w:sz w:val="18"/>
          <w:szCs w:val="18"/>
        </w:rPr>
      </w:pPr>
      <w:r w:rsidRPr="00CA3034">
        <w:rPr>
          <w:sz w:val="18"/>
          <w:szCs w:val="18"/>
        </w:rPr>
        <w:t>Fonte: Xavier, 2019.</w:t>
      </w:r>
    </w:p>
    <w:p w14:paraId="73D72DFB" w14:textId="77777777" w:rsidR="00922109" w:rsidRPr="00272860" w:rsidRDefault="00922109" w:rsidP="572C669F">
      <w:pPr>
        <w:pStyle w:val="TF-TEXTO"/>
        <w:rPr>
          <w:sz w:val="20"/>
        </w:rPr>
      </w:pPr>
      <w:r w:rsidRPr="572C669F">
        <w:rPr>
          <w:sz w:val="20"/>
        </w:rPr>
        <w:t xml:space="preserve">Por meio de testes em campo realizado com alunos de ensino fundamental, Xavier (2019) pôde observar como resultado uma maior motivação entre os alunos que passaram a comparar suas soluções com o gabarito gerado. Ainda, Xavier (2019) aponta que há uma demora </w:t>
      </w:r>
      <w:r>
        <w:rPr>
          <w:sz w:val="20"/>
        </w:rPr>
        <w:t>para gerar o gabarito</w:t>
      </w:r>
      <w:r w:rsidRPr="572C669F">
        <w:rPr>
          <w:sz w:val="20"/>
        </w:rPr>
        <w:t xml:space="preserve"> ao colocar muitos objetivos no mapa, sendo est</w:t>
      </w:r>
      <w:r>
        <w:rPr>
          <w:sz w:val="20"/>
        </w:rPr>
        <w:t>a</w:t>
      </w:r>
      <w:r w:rsidRPr="572C669F">
        <w:rPr>
          <w:sz w:val="20"/>
        </w:rPr>
        <w:t xml:space="preserve"> uma limitação do trabalho.</w:t>
      </w:r>
    </w:p>
    <w:p w14:paraId="210BDE69" w14:textId="77777777" w:rsidR="00922109" w:rsidRPr="00272860" w:rsidRDefault="00922109" w:rsidP="00922109">
      <w:pPr>
        <w:pStyle w:val="Ttulo2"/>
        <w:ind w:left="567" w:hanging="567"/>
        <w:rPr>
          <w:sz w:val="20"/>
        </w:rPr>
      </w:pPr>
      <w:r w:rsidRPr="00272860">
        <w:rPr>
          <w:sz w:val="20"/>
        </w:rPr>
        <w:tab/>
        <w:t>Programação com minecraft: jornada do heroi</w:t>
      </w:r>
    </w:p>
    <w:p w14:paraId="5F602F18" w14:textId="77777777" w:rsidR="00922109" w:rsidRPr="00272860" w:rsidRDefault="00922109" w:rsidP="00C0155B">
      <w:pPr>
        <w:pStyle w:val="TF-TEXTO"/>
        <w:rPr>
          <w:sz w:val="20"/>
        </w:rPr>
      </w:pPr>
      <w:r w:rsidRPr="00272860">
        <w:rPr>
          <w:sz w:val="20"/>
        </w:rPr>
        <w:t xml:space="preserve">A programação com </w:t>
      </w:r>
      <w:proofErr w:type="spellStart"/>
      <w:r w:rsidRPr="00272860">
        <w:rPr>
          <w:sz w:val="20"/>
        </w:rPr>
        <w:t>Minecraft</w:t>
      </w:r>
      <w:proofErr w:type="spellEnd"/>
      <w:r w:rsidRPr="00272860">
        <w:rPr>
          <w:sz w:val="20"/>
        </w:rPr>
        <w:t xml:space="preserve">: Jornada do Herói é uma das várias ferramentas de ensino de programação desenvolvidas pela Code.org (2021a). A ferramenta introduz diversos conceitos de programação, tais como </w:t>
      </w:r>
      <w:r w:rsidRPr="00272860">
        <w:rPr>
          <w:sz w:val="20"/>
        </w:rPr>
        <w:lastRenderedPageBreak/>
        <w:t>programação sequencial, uso de laços de repetição e uso de funções pré-determinadas. A ferramenta propõe uma programação visual com o uso de blocos, sendo que seus comandos estão disponíveis em vários idiomas. O objetivo é usar os comandos disponíveis para realizar o que é proposto no início de cada fase.</w:t>
      </w:r>
    </w:p>
    <w:p w14:paraId="07FB9A77" w14:textId="77777777" w:rsidR="00922109" w:rsidRDefault="00922109" w:rsidP="572C669F">
      <w:pPr>
        <w:pStyle w:val="TF-TEXTO"/>
        <w:ind w:firstLine="709"/>
        <w:rPr>
          <w:sz w:val="20"/>
        </w:rPr>
      </w:pPr>
      <w:r w:rsidRPr="572C669F">
        <w:rPr>
          <w:sz w:val="20"/>
        </w:rPr>
        <w:t xml:space="preserve">A Figura 2 identifica a tela principal do jogo. Ela é dividida em alguns componentes, sendo eles: as instruções da fase (identificado pela letra A na figura); blocos para utilizar na resolução (identificado pela letra B na figura); área de trabalho que é onde o aluno deve incluir os blocos para montar o código para ser executado pelo personagem auxiliar (identificado pela letra C na figura). Ao clicar no botão executar, o personagem executa os comandos da área de trabalho, identificado pela letra F na figura, e ao finalizar, o botão de recomeçar é exibido no lugar do botão executar. Caso haja um erro na sequência de passos, o personagem controlado pelo aluno não conseguirá concluir o problema. Assim, o aluno deverá pensar no que errou e recomeçar ou pedir uma dica clicando na lâmpada situada no quadrado das instruções, indicado pela letra D na figura. </w:t>
      </w:r>
    </w:p>
    <w:p w14:paraId="5A618C8A" w14:textId="77777777" w:rsidR="00922109" w:rsidRPr="00CA3034" w:rsidRDefault="00922109" w:rsidP="572C669F">
      <w:pPr>
        <w:pStyle w:val="TF-LEGENDA"/>
        <w:rPr>
          <w:sz w:val="20"/>
        </w:rPr>
      </w:pPr>
      <w:r w:rsidRPr="572C669F">
        <w:rPr>
          <w:sz w:val="20"/>
        </w:rPr>
        <w:t xml:space="preserve">Figura </w:t>
      </w:r>
      <w:r w:rsidRPr="572C669F">
        <w:rPr>
          <w:noProof/>
          <w:sz w:val="20"/>
        </w:rPr>
        <w:t>2</w:t>
      </w:r>
      <w:r w:rsidRPr="572C669F">
        <w:rPr>
          <w:sz w:val="20"/>
        </w:rPr>
        <w:t xml:space="preserve"> – Tela principal do </w:t>
      </w:r>
      <w:proofErr w:type="spellStart"/>
      <w:r w:rsidRPr="572C669F">
        <w:rPr>
          <w:sz w:val="20"/>
        </w:rPr>
        <w:t>Minecraft</w:t>
      </w:r>
      <w:proofErr w:type="spellEnd"/>
      <w:r w:rsidRPr="572C669F">
        <w:rPr>
          <w:sz w:val="20"/>
        </w:rPr>
        <w:t>: Jornada do Herói</w:t>
      </w:r>
    </w:p>
    <w:p w14:paraId="6B5964A5" w14:textId="77777777" w:rsidR="00922109" w:rsidRPr="00CA3034" w:rsidRDefault="00922109" w:rsidP="00CA3034">
      <w:pPr>
        <w:pStyle w:val="TF-FIGURA"/>
      </w:pPr>
      <w:r>
        <w:rPr>
          <w:noProof/>
        </w:rPr>
        <w:drawing>
          <wp:inline distT="0" distB="0" distL="0" distR="0" wp14:anchorId="289B7F1E" wp14:editId="706871D8">
            <wp:extent cx="4170947" cy="1955131"/>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87573" cy="1962924"/>
                    </a:xfrm>
                    <a:prstGeom prst="rect">
                      <a:avLst/>
                    </a:prstGeom>
                  </pic:spPr>
                </pic:pic>
              </a:graphicData>
            </a:graphic>
          </wp:inline>
        </w:drawing>
      </w:r>
    </w:p>
    <w:p w14:paraId="5F76F7F7" w14:textId="77777777" w:rsidR="00922109" w:rsidRPr="00CA3034" w:rsidRDefault="00922109" w:rsidP="00CA3034">
      <w:pPr>
        <w:pStyle w:val="TF-FONTE"/>
        <w:jc w:val="center"/>
        <w:rPr>
          <w:sz w:val="18"/>
          <w:szCs w:val="18"/>
        </w:rPr>
      </w:pPr>
      <w:r w:rsidRPr="00CA3034">
        <w:rPr>
          <w:sz w:val="18"/>
          <w:szCs w:val="18"/>
        </w:rPr>
        <w:t>Fonte: elaborado pelo autor.</w:t>
      </w:r>
    </w:p>
    <w:p w14:paraId="72139977" w14:textId="77777777" w:rsidR="00922109" w:rsidRPr="00272860" w:rsidRDefault="00922109" w:rsidP="572C669F">
      <w:pPr>
        <w:pStyle w:val="TF-TEXTO"/>
        <w:rPr>
          <w:sz w:val="20"/>
        </w:rPr>
      </w:pPr>
      <w:r w:rsidRPr="572C669F">
        <w:rPr>
          <w:sz w:val="20"/>
        </w:rPr>
        <w:t xml:space="preserve">Ao pedir para executar os passos, conforme as ações da área de trabalho são executadas, elas são destacadas em amarelo, como pode ser observado na letra E da Figura 2. Caso o usuário conclua o objetivo, além de uma mensagem de parabéns, é apresentado o código gerado na linguagem </w:t>
      </w:r>
      <w:proofErr w:type="spellStart"/>
      <w:r w:rsidRPr="572C669F">
        <w:rPr>
          <w:sz w:val="20"/>
        </w:rPr>
        <w:t>JavaScript</w:t>
      </w:r>
      <w:proofErr w:type="spellEnd"/>
      <w:r w:rsidRPr="572C669F">
        <w:rPr>
          <w:sz w:val="20"/>
        </w:rPr>
        <w:t xml:space="preserve">, conforme a Figura 3. As tecnologias utilizadas para o desenvolvimento incluem </w:t>
      </w:r>
      <w:proofErr w:type="spellStart"/>
      <w:r w:rsidRPr="572C669F">
        <w:rPr>
          <w:sz w:val="20"/>
        </w:rPr>
        <w:t>JavaScript</w:t>
      </w:r>
      <w:proofErr w:type="spellEnd"/>
      <w:r w:rsidRPr="572C669F">
        <w:rPr>
          <w:sz w:val="20"/>
        </w:rPr>
        <w:t xml:space="preserve"> e </w:t>
      </w:r>
      <w:proofErr w:type="spellStart"/>
      <w:r w:rsidRPr="572C669F">
        <w:rPr>
          <w:sz w:val="20"/>
        </w:rPr>
        <w:t>Javascript</w:t>
      </w:r>
      <w:proofErr w:type="spellEnd"/>
      <w:r w:rsidRPr="572C669F">
        <w:rPr>
          <w:sz w:val="20"/>
        </w:rPr>
        <w:t xml:space="preserve"> XML (JSX) que permite escrever código HTML dentro do </w:t>
      </w:r>
      <w:proofErr w:type="spellStart"/>
      <w:r w:rsidRPr="572C669F">
        <w:rPr>
          <w:sz w:val="20"/>
        </w:rPr>
        <w:t>React</w:t>
      </w:r>
      <w:proofErr w:type="spellEnd"/>
      <w:r w:rsidRPr="572C669F">
        <w:rPr>
          <w:sz w:val="20"/>
        </w:rPr>
        <w:t xml:space="preserve">. </w:t>
      </w:r>
    </w:p>
    <w:p w14:paraId="74F36928" w14:textId="77777777" w:rsidR="00922109" w:rsidRPr="00CA3034" w:rsidRDefault="00922109" w:rsidP="572C669F">
      <w:pPr>
        <w:pStyle w:val="TF-LEGENDA"/>
        <w:rPr>
          <w:sz w:val="20"/>
        </w:rPr>
      </w:pPr>
      <w:r w:rsidRPr="572C669F">
        <w:rPr>
          <w:sz w:val="20"/>
        </w:rPr>
        <w:t xml:space="preserve">Figura 3 – Tela de conclusão do exercício do </w:t>
      </w:r>
      <w:proofErr w:type="spellStart"/>
      <w:r w:rsidRPr="572C669F">
        <w:rPr>
          <w:sz w:val="20"/>
        </w:rPr>
        <w:t>Minecraft</w:t>
      </w:r>
      <w:proofErr w:type="spellEnd"/>
      <w:r w:rsidRPr="572C669F">
        <w:rPr>
          <w:sz w:val="20"/>
        </w:rPr>
        <w:t>: Jornada do Herói</w:t>
      </w:r>
    </w:p>
    <w:p w14:paraId="39161858" w14:textId="77777777" w:rsidR="00922109" w:rsidRPr="00272860" w:rsidRDefault="00922109" w:rsidP="00F67C43">
      <w:pPr>
        <w:pStyle w:val="TF-FIGURA"/>
        <w:rPr>
          <w:sz w:val="20"/>
        </w:rPr>
      </w:pPr>
      <w:r w:rsidRPr="00272860">
        <w:rPr>
          <w:noProof/>
          <w:sz w:val="20"/>
        </w:rPr>
        <w:drawing>
          <wp:inline distT="0" distB="0" distL="0" distR="0" wp14:anchorId="71E46466" wp14:editId="61ECA3D9">
            <wp:extent cx="1594318" cy="1896311"/>
            <wp:effectExtent l="12700" t="12700" r="19050" b="889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9784" cy="1962284"/>
                    </a:xfrm>
                    <a:prstGeom prst="rect">
                      <a:avLst/>
                    </a:prstGeom>
                    <a:ln w="12700">
                      <a:solidFill>
                        <a:schemeClr val="tx1"/>
                      </a:solidFill>
                    </a:ln>
                  </pic:spPr>
                </pic:pic>
              </a:graphicData>
            </a:graphic>
          </wp:inline>
        </w:drawing>
      </w:r>
    </w:p>
    <w:p w14:paraId="1FB0C8B4" w14:textId="77777777" w:rsidR="00922109" w:rsidRPr="00CA3034" w:rsidRDefault="00922109" w:rsidP="00CA3034">
      <w:pPr>
        <w:pStyle w:val="TF-FONTE"/>
        <w:jc w:val="center"/>
        <w:rPr>
          <w:sz w:val="18"/>
          <w:szCs w:val="18"/>
        </w:rPr>
      </w:pPr>
      <w:r w:rsidRPr="00CA3034">
        <w:rPr>
          <w:sz w:val="18"/>
          <w:szCs w:val="18"/>
        </w:rPr>
        <w:t>Fonte: elaborado pelo autor.</w:t>
      </w:r>
    </w:p>
    <w:p w14:paraId="5C1067F9" w14:textId="77777777" w:rsidR="00922109" w:rsidRPr="00272860" w:rsidRDefault="00922109" w:rsidP="00922109">
      <w:pPr>
        <w:pStyle w:val="Ttulo2"/>
        <w:ind w:left="567" w:hanging="567"/>
        <w:rPr>
          <w:sz w:val="20"/>
        </w:rPr>
      </w:pPr>
      <w:r w:rsidRPr="00272860">
        <w:rPr>
          <w:sz w:val="20"/>
        </w:rPr>
        <w:t>codeSpark</w:t>
      </w:r>
    </w:p>
    <w:p w14:paraId="7C719957" w14:textId="77777777" w:rsidR="00922109" w:rsidRPr="00272860" w:rsidRDefault="00922109" w:rsidP="0098578D">
      <w:pPr>
        <w:pStyle w:val="TF-TEXTO"/>
        <w:rPr>
          <w:sz w:val="20"/>
        </w:rPr>
      </w:pPr>
      <w:proofErr w:type="spellStart"/>
      <w:r w:rsidRPr="00272860">
        <w:rPr>
          <w:sz w:val="20"/>
        </w:rPr>
        <w:t>CodeSpark</w:t>
      </w:r>
      <w:proofErr w:type="spellEnd"/>
      <w:r w:rsidRPr="00272860">
        <w:rPr>
          <w:sz w:val="20"/>
        </w:rPr>
        <w:t xml:space="preserve"> é uma plataforma de minijogos </w:t>
      </w:r>
      <w:r w:rsidRPr="00272860">
        <w:rPr>
          <w:iCs/>
          <w:sz w:val="20"/>
        </w:rPr>
        <w:t>online</w:t>
      </w:r>
      <w:r w:rsidRPr="00272860">
        <w:rPr>
          <w:sz w:val="20"/>
        </w:rPr>
        <w:t xml:space="preserve"> que </w:t>
      </w:r>
      <w:r w:rsidRPr="00272860">
        <w:rPr>
          <w:sz w:val="20"/>
          <w:shd w:val="clear" w:color="auto" w:fill="FFFFFF"/>
        </w:rPr>
        <w:t>pode ser acessada pelo navegador ou por um aplicativo (</w:t>
      </w:r>
      <w:r w:rsidRPr="00272860">
        <w:rPr>
          <w:noProof/>
          <w:sz w:val="20"/>
        </w:rPr>
        <w:t>CODESPARK</w:t>
      </w:r>
      <w:r w:rsidRPr="00272860">
        <w:rPr>
          <w:sz w:val="20"/>
          <w:shd w:val="clear" w:color="auto" w:fill="FFFFFF"/>
        </w:rPr>
        <w:t xml:space="preserve">, 2021b). No </w:t>
      </w:r>
      <w:proofErr w:type="spellStart"/>
      <w:r w:rsidRPr="00272860">
        <w:rPr>
          <w:sz w:val="20"/>
        </w:rPr>
        <w:t>CodeSpark</w:t>
      </w:r>
      <w:proofErr w:type="spellEnd"/>
      <w:r w:rsidRPr="00272860">
        <w:rPr>
          <w:sz w:val="20"/>
        </w:rPr>
        <w:t xml:space="preserve"> </w:t>
      </w:r>
      <w:r w:rsidRPr="00272860">
        <w:rPr>
          <w:sz w:val="20"/>
          <w:shd w:val="clear" w:color="auto" w:fill="FFFFFF"/>
        </w:rPr>
        <w:t xml:space="preserve">o jogador deve programar os personagens clicando e arrastando </w:t>
      </w:r>
      <w:r w:rsidRPr="00272860">
        <w:rPr>
          <w:sz w:val="20"/>
          <w:shd w:val="clear" w:color="auto" w:fill="FFFFFF"/>
        </w:rPr>
        <w:lastRenderedPageBreak/>
        <w:t>comandos em sequência. Após finalizar a escolha e ordem dos comandos, necessita clicar no personagem para que ele execute as ações escolhidas, como pode ser observado na Figura 4.</w:t>
      </w:r>
    </w:p>
    <w:p w14:paraId="2D148F4D" w14:textId="77777777" w:rsidR="00922109" w:rsidRPr="00272860" w:rsidRDefault="00922109" w:rsidP="00BA5546">
      <w:pPr>
        <w:pStyle w:val="TF-LEGENDA"/>
        <w:rPr>
          <w:sz w:val="20"/>
        </w:rPr>
      </w:pPr>
      <w:r w:rsidRPr="00272860">
        <w:rPr>
          <w:sz w:val="20"/>
        </w:rPr>
        <w:t xml:space="preserve">Figura </w:t>
      </w:r>
      <w:r w:rsidRPr="00272860">
        <w:rPr>
          <w:noProof/>
          <w:sz w:val="20"/>
        </w:rPr>
        <w:t xml:space="preserve">4 </w:t>
      </w:r>
      <w:r w:rsidRPr="00272860">
        <w:rPr>
          <w:sz w:val="20"/>
        </w:rPr>
        <w:t xml:space="preserve">– Ambiente do Jogo </w:t>
      </w:r>
      <w:proofErr w:type="spellStart"/>
      <w:r w:rsidRPr="00272860">
        <w:rPr>
          <w:sz w:val="20"/>
        </w:rPr>
        <w:t>codeSpark</w:t>
      </w:r>
      <w:proofErr w:type="spellEnd"/>
    </w:p>
    <w:p w14:paraId="08CA37A5" w14:textId="77777777" w:rsidR="00922109" w:rsidRPr="00272860" w:rsidRDefault="00922109" w:rsidP="0098578D">
      <w:pPr>
        <w:pStyle w:val="TF-FIGURA"/>
        <w:rPr>
          <w:sz w:val="20"/>
        </w:rPr>
      </w:pPr>
      <w:r w:rsidRPr="00272860">
        <w:rPr>
          <w:noProof/>
          <w:sz w:val="20"/>
        </w:rPr>
        <w:drawing>
          <wp:inline distT="0" distB="0" distL="0" distR="0" wp14:anchorId="4E56B358" wp14:editId="6F2B05F1">
            <wp:extent cx="3056467" cy="1932209"/>
            <wp:effectExtent l="19050" t="19050" r="10795" b="1143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5241" cy="1950399"/>
                    </a:xfrm>
                    <a:prstGeom prst="rect">
                      <a:avLst/>
                    </a:prstGeom>
                    <a:ln w="12700">
                      <a:solidFill>
                        <a:schemeClr val="tx1"/>
                      </a:solidFill>
                    </a:ln>
                  </pic:spPr>
                </pic:pic>
              </a:graphicData>
            </a:graphic>
          </wp:inline>
        </w:drawing>
      </w:r>
    </w:p>
    <w:p w14:paraId="50C57108" w14:textId="77777777" w:rsidR="00922109" w:rsidRPr="00CA3034" w:rsidRDefault="00922109" w:rsidP="00CA3034">
      <w:pPr>
        <w:pStyle w:val="TF-FONTE"/>
        <w:jc w:val="center"/>
        <w:rPr>
          <w:sz w:val="18"/>
          <w:szCs w:val="18"/>
        </w:rPr>
      </w:pPr>
      <w:r w:rsidRPr="00CA3034">
        <w:rPr>
          <w:sz w:val="18"/>
          <w:szCs w:val="18"/>
        </w:rPr>
        <w:t>Fonte: elaborado pelo autor.</w:t>
      </w:r>
    </w:p>
    <w:p w14:paraId="418E33AC" w14:textId="77777777" w:rsidR="00922109" w:rsidRPr="00272860" w:rsidRDefault="00922109" w:rsidP="006A3E45">
      <w:pPr>
        <w:pStyle w:val="TF-TEXTO"/>
        <w:rPr>
          <w:sz w:val="20"/>
        </w:rPr>
      </w:pPr>
      <w:r w:rsidRPr="00272860">
        <w:rPr>
          <w:sz w:val="20"/>
        </w:rPr>
        <w:t xml:space="preserve">O cenário é formado por vários objetos comuns do dia a dia. O ambiente apresentado ao jogador varia de acordo com o quebra cabeça e sempre possui símbolos como os que se encontram na parte inferior da </w:t>
      </w:r>
      <w:r w:rsidRPr="00272860">
        <w:rPr>
          <w:sz w:val="20"/>
          <w:shd w:val="clear" w:color="auto" w:fill="FFFFFF"/>
        </w:rPr>
        <w:t>Figura 4</w:t>
      </w:r>
      <w:r w:rsidRPr="00272860">
        <w:rPr>
          <w:sz w:val="20"/>
        </w:rPr>
        <w:t>, que se traduzem em funções tais como: seguir em frente, virar para esquerda, virar para direita ou pular em alguma direção.</w:t>
      </w:r>
    </w:p>
    <w:p w14:paraId="07611951" w14:textId="77777777" w:rsidR="00922109" w:rsidRPr="00272860" w:rsidRDefault="00922109" w:rsidP="00AA2150">
      <w:pPr>
        <w:pStyle w:val="TF-TEXTO"/>
        <w:rPr>
          <w:sz w:val="20"/>
        </w:rPr>
      </w:pPr>
      <w:r w:rsidRPr="00272860">
        <w:rPr>
          <w:sz w:val="20"/>
        </w:rPr>
        <w:t>O jogo proporciona a prática de vários conceitos de programação sendo eles: programação sequencial; lógica condicional e uso de funções. Uma vez executado, é possível visualizar a execução dos comandos inseridos.</w:t>
      </w:r>
      <w:r w:rsidRPr="00272860">
        <w:rPr>
          <w:sz w:val="20"/>
          <w:shd w:val="clear" w:color="auto" w:fill="FFFFFF"/>
        </w:rPr>
        <w:t xml:space="preserve"> Para concluir o objetivo é necessário coletar todas as esmeraldas do mapa. </w:t>
      </w:r>
    </w:p>
    <w:p w14:paraId="3314E502" w14:textId="77777777" w:rsidR="00922109" w:rsidRPr="00272860" w:rsidRDefault="00922109" w:rsidP="004F144E">
      <w:pPr>
        <w:pStyle w:val="TF-TEXTO"/>
        <w:rPr>
          <w:sz w:val="20"/>
        </w:rPr>
      </w:pPr>
      <w:r w:rsidRPr="00272860">
        <w:rPr>
          <w:sz w:val="20"/>
        </w:rPr>
        <w:t>A plataforma não verifica o menor caminho entre o objetivo de cada fase, apenas verifica quantas esmeraldas foram coletadas e gera uma pontuação a partir disso. O número de comandos que o usuário pode utilizar em cada fase é limitado, induzindo-o a utilizar os comandos na sequência que é pré-</w:t>
      </w:r>
      <w:r w:rsidRPr="00CA3034">
        <w:rPr>
          <w:sz w:val="20"/>
        </w:rPr>
        <w:t>determinada</w:t>
      </w:r>
      <w:r w:rsidRPr="00272860">
        <w:rPr>
          <w:sz w:val="20"/>
        </w:rPr>
        <w:t xml:space="preserve">. </w:t>
      </w:r>
    </w:p>
    <w:p w14:paraId="43A25A7D" w14:textId="77777777" w:rsidR="00922109" w:rsidRPr="00272860" w:rsidRDefault="00922109" w:rsidP="00922109">
      <w:pPr>
        <w:pStyle w:val="Ttulo1"/>
      </w:pPr>
      <w:r w:rsidRPr="00272860">
        <w:t>FERRAMENTA ATUAL</w:t>
      </w:r>
      <w:r>
        <w:t xml:space="preserve"> </w:t>
      </w:r>
    </w:p>
    <w:p w14:paraId="4676424E" w14:textId="77777777" w:rsidR="00922109" w:rsidRPr="00272860" w:rsidRDefault="00922109" w:rsidP="572C669F">
      <w:pPr>
        <w:pStyle w:val="TF-TEXTO"/>
        <w:rPr>
          <w:sz w:val="20"/>
        </w:rPr>
      </w:pPr>
      <w:r w:rsidRPr="572C669F">
        <w:rPr>
          <w:sz w:val="20"/>
        </w:rPr>
        <w:t xml:space="preserve">O </w:t>
      </w:r>
      <w:proofErr w:type="spellStart"/>
      <w:r w:rsidRPr="572C669F">
        <w:rPr>
          <w:sz w:val="20"/>
        </w:rPr>
        <w:t>Furbot</w:t>
      </w:r>
      <w:proofErr w:type="spellEnd"/>
      <w:r w:rsidRPr="572C669F">
        <w:rPr>
          <w:sz w:val="20"/>
        </w:rPr>
        <w:t xml:space="preserve"> teve sua origem em 2008 com o propósito de auxiliar o ensino dos conceitos iniciais de programação orientada a objetos, voltado aos alunos de graduação do departamento de Sistemas e Computação da FURB, por meio de um </w:t>
      </w:r>
      <w:r w:rsidRPr="572C669F">
        <w:rPr>
          <w:i/>
          <w:iCs/>
          <w:sz w:val="20"/>
        </w:rPr>
        <w:t>framework</w:t>
      </w:r>
      <w:r w:rsidRPr="572C669F">
        <w:rPr>
          <w:sz w:val="20"/>
        </w:rPr>
        <w:t xml:space="preserve"> Java (VAHLDICK; MATTOS, 2008). Em 2017, o </w:t>
      </w:r>
      <w:r w:rsidRPr="572C669F">
        <w:rPr>
          <w:i/>
          <w:iCs/>
          <w:sz w:val="20"/>
        </w:rPr>
        <w:t xml:space="preserve">framework </w:t>
      </w:r>
      <w:r w:rsidRPr="572C669F">
        <w:rPr>
          <w:sz w:val="20"/>
        </w:rPr>
        <w:t xml:space="preserve">foi utilizado para a concepção de um ambiente de programação com o objetivo de introduzir o pensamento computacional em crianças de ensino fundamental, sem a necessidade da instalação de um ambiente de programação ou destas conhecerem uma linguagem de programação (SCHLÖGL </w:t>
      </w:r>
      <w:r w:rsidRPr="572C669F">
        <w:rPr>
          <w:i/>
          <w:iCs/>
          <w:sz w:val="20"/>
        </w:rPr>
        <w:t>et al</w:t>
      </w:r>
      <w:r w:rsidRPr="572C669F">
        <w:rPr>
          <w:sz w:val="20"/>
        </w:rPr>
        <w:t xml:space="preserve">., 2017). Por sua vez, em 2018, o </w:t>
      </w:r>
      <w:proofErr w:type="spellStart"/>
      <w:r w:rsidRPr="572C669F">
        <w:rPr>
          <w:sz w:val="20"/>
        </w:rPr>
        <w:t>Furbot</w:t>
      </w:r>
      <w:proofErr w:type="spellEnd"/>
      <w:r w:rsidRPr="572C669F">
        <w:rPr>
          <w:sz w:val="20"/>
        </w:rPr>
        <w:t xml:space="preserve"> passou por uma reformulação se transformando em uma plataforma composta por um jogo e um servidor (MATTOS, 2019). O jogo, desenvolvido em </w:t>
      </w:r>
      <w:proofErr w:type="spellStart"/>
      <w:r w:rsidRPr="572C669F">
        <w:rPr>
          <w:sz w:val="20"/>
        </w:rPr>
        <w:t>Unity</w:t>
      </w:r>
      <w:proofErr w:type="spellEnd"/>
      <w:r w:rsidRPr="572C669F">
        <w:rPr>
          <w:sz w:val="20"/>
        </w:rPr>
        <w:t xml:space="preserve"> na linguagem C#, possui um apelo mais lúdico e um gráfico mais atrativo para o público-alvo, que são as crianças de ensino fundamental, em relação ao ambiente desenvolvido em 2017 (MATTOS, 2019). Já o servidor que acompanha a plataforma é utilizado para manter os dados dos jogadores de modo que os professores possam acompanhar suas turmas e visualizar os exercícios resolvidos pelos seus alunos (MATTOS, 2019). Este servidor é desenvolvido em Java utilizando o </w:t>
      </w:r>
      <w:r w:rsidRPr="572C669F">
        <w:rPr>
          <w:i/>
          <w:iCs/>
          <w:sz w:val="20"/>
        </w:rPr>
        <w:t xml:space="preserve">framework </w:t>
      </w:r>
      <w:r w:rsidRPr="572C669F">
        <w:rPr>
          <w:sz w:val="20"/>
        </w:rPr>
        <w:t xml:space="preserve">Spring. Como o foco deste trabalho é o jogo do </w:t>
      </w:r>
      <w:proofErr w:type="spellStart"/>
      <w:r w:rsidRPr="572C669F">
        <w:rPr>
          <w:sz w:val="20"/>
        </w:rPr>
        <w:t>Furbot</w:t>
      </w:r>
      <w:proofErr w:type="spellEnd"/>
      <w:r w:rsidRPr="572C669F">
        <w:rPr>
          <w:sz w:val="20"/>
        </w:rPr>
        <w:t>, este é explicado com maiores detalhes.</w:t>
      </w:r>
    </w:p>
    <w:p w14:paraId="41DA7C75" w14:textId="77777777" w:rsidR="00922109" w:rsidRPr="00272860" w:rsidRDefault="00922109" w:rsidP="572C669F">
      <w:pPr>
        <w:pStyle w:val="TF-TEXTO"/>
        <w:rPr>
          <w:sz w:val="20"/>
        </w:rPr>
      </w:pPr>
      <w:r w:rsidRPr="572C669F">
        <w:rPr>
          <w:sz w:val="20"/>
        </w:rPr>
        <w:t xml:space="preserve">O jogo possui uma narrativa que tem como personagens a Professora Sam que cria o </w:t>
      </w:r>
      <w:proofErr w:type="spellStart"/>
      <w:r w:rsidRPr="572C669F">
        <w:rPr>
          <w:sz w:val="20"/>
        </w:rPr>
        <w:t>Furbot</w:t>
      </w:r>
      <w:proofErr w:type="spellEnd"/>
      <w:r w:rsidRPr="572C669F">
        <w:rPr>
          <w:sz w:val="20"/>
        </w:rPr>
        <w:t xml:space="preserve">. O </w:t>
      </w:r>
      <w:proofErr w:type="spellStart"/>
      <w:r w:rsidRPr="572C669F">
        <w:rPr>
          <w:sz w:val="20"/>
        </w:rPr>
        <w:t>Furbot</w:t>
      </w:r>
      <w:proofErr w:type="spellEnd"/>
      <w:r w:rsidRPr="572C669F">
        <w:rPr>
          <w:sz w:val="20"/>
        </w:rPr>
        <w:t xml:space="preserve"> é um robô que os alunos precisam programar para salvar o mundo do ataque dos malvados </w:t>
      </w:r>
      <w:proofErr w:type="spellStart"/>
      <w:r w:rsidRPr="572C669F">
        <w:rPr>
          <w:i/>
          <w:iCs/>
          <w:sz w:val="20"/>
        </w:rPr>
        <w:t>buggiens</w:t>
      </w:r>
      <w:proofErr w:type="spellEnd"/>
      <w:r w:rsidRPr="572C669F">
        <w:rPr>
          <w:sz w:val="20"/>
        </w:rPr>
        <w:t xml:space="preserve">. A Figura 5 apresenta uma visão da tela de uma das fases iniciais. Nessa tela, tem-se o painel de comandos, localizado à direita </w:t>
      </w:r>
      <w:r w:rsidRPr="572C669F">
        <w:rPr>
          <w:sz w:val="20"/>
        </w:rPr>
        <w:lastRenderedPageBreak/>
        <w:t xml:space="preserve">da </w:t>
      </w:r>
      <w:r>
        <w:rPr>
          <w:sz w:val="20"/>
        </w:rPr>
        <w:t>F</w:t>
      </w:r>
      <w:r w:rsidRPr="572C669F">
        <w:rPr>
          <w:sz w:val="20"/>
        </w:rPr>
        <w:t xml:space="preserve">igura 5, que permite que o aluno desenvolva os comandos necessários para movimentar o </w:t>
      </w:r>
      <w:proofErr w:type="spellStart"/>
      <w:r w:rsidRPr="572C669F">
        <w:rPr>
          <w:sz w:val="20"/>
        </w:rPr>
        <w:t>Furbot</w:t>
      </w:r>
      <w:proofErr w:type="spellEnd"/>
      <w:r w:rsidRPr="572C669F">
        <w:rPr>
          <w:sz w:val="20"/>
        </w:rPr>
        <w:t xml:space="preserve"> no cenário da fase.</w:t>
      </w:r>
    </w:p>
    <w:p w14:paraId="75E57156" w14:textId="77777777" w:rsidR="00922109" w:rsidRPr="00272860" w:rsidRDefault="00922109" w:rsidP="00AB2A36">
      <w:pPr>
        <w:pStyle w:val="TF-LEGENDA"/>
        <w:rPr>
          <w:sz w:val="20"/>
        </w:rPr>
      </w:pPr>
      <w:r w:rsidRPr="00272860">
        <w:rPr>
          <w:sz w:val="20"/>
        </w:rPr>
        <w:t xml:space="preserve">Figura 5 – Tela de jogo do </w:t>
      </w:r>
      <w:proofErr w:type="spellStart"/>
      <w:r w:rsidRPr="00272860">
        <w:rPr>
          <w:sz w:val="20"/>
        </w:rPr>
        <w:t>Furbot</w:t>
      </w:r>
      <w:proofErr w:type="spellEnd"/>
    </w:p>
    <w:p w14:paraId="7E39F277" w14:textId="77777777" w:rsidR="00922109" w:rsidRPr="00272860" w:rsidRDefault="00922109" w:rsidP="00AB2A36">
      <w:pPr>
        <w:pStyle w:val="TF-FIGURA"/>
        <w:rPr>
          <w:sz w:val="20"/>
        </w:rPr>
      </w:pPr>
      <w:r w:rsidRPr="00272860">
        <w:rPr>
          <w:noProof/>
          <w:sz w:val="20"/>
        </w:rPr>
        <w:drawing>
          <wp:inline distT="0" distB="0" distL="0" distR="0" wp14:anchorId="608FD99F" wp14:editId="099C9855">
            <wp:extent cx="3092639" cy="1739894"/>
            <wp:effectExtent l="19050" t="19050" r="12700" b="133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6011" cy="1758669"/>
                    </a:xfrm>
                    <a:prstGeom prst="rect">
                      <a:avLst/>
                    </a:prstGeom>
                    <a:ln w="12700">
                      <a:solidFill>
                        <a:schemeClr val="tx1"/>
                      </a:solidFill>
                    </a:ln>
                  </pic:spPr>
                </pic:pic>
              </a:graphicData>
            </a:graphic>
          </wp:inline>
        </w:drawing>
      </w:r>
    </w:p>
    <w:p w14:paraId="1017B3BF" w14:textId="77777777" w:rsidR="00922109" w:rsidRPr="000B1B78" w:rsidRDefault="00922109" w:rsidP="000B1B78">
      <w:pPr>
        <w:pStyle w:val="TF-FONTE"/>
        <w:jc w:val="center"/>
        <w:rPr>
          <w:sz w:val="18"/>
          <w:szCs w:val="18"/>
        </w:rPr>
      </w:pPr>
      <w:r w:rsidRPr="000B1B78">
        <w:rPr>
          <w:sz w:val="18"/>
          <w:szCs w:val="18"/>
        </w:rPr>
        <w:t>Fonte: elaborado pelo autor.</w:t>
      </w:r>
    </w:p>
    <w:p w14:paraId="78576B3E" w14:textId="77777777" w:rsidR="00922109" w:rsidRPr="00272860" w:rsidRDefault="00922109" w:rsidP="00F74C21">
      <w:pPr>
        <w:pStyle w:val="TF-TEXTO"/>
        <w:rPr>
          <w:sz w:val="20"/>
        </w:rPr>
      </w:pPr>
      <w:r w:rsidRPr="00272860">
        <w:rPr>
          <w:sz w:val="20"/>
        </w:rPr>
        <w:t xml:space="preserve">Cada fase possui desafios próprios com o objetivo de chegar ao final do caminho coletando tesouros, evitando os </w:t>
      </w:r>
      <w:proofErr w:type="spellStart"/>
      <w:r w:rsidRPr="00272860">
        <w:rPr>
          <w:i/>
          <w:iCs/>
          <w:sz w:val="20"/>
        </w:rPr>
        <w:t>buggiens</w:t>
      </w:r>
      <w:proofErr w:type="spellEnd"/>
      <w:r w:rsidRPr="00272860">
        <w:rPr>
          <w:sz w:val="20"/>
        </w:rPr>
        <w:t xml:space="preserve"> e desviando dos obstáculos, para então continuar progredindo para as próximas fases. O jogo introduz os conceitos de programação sequencial, utilização de condicionais e o uso de laços de repetição. </w:t>
      </w:r>
    </w:p>
    <w:p w14:paraId="4CBA26F4" w14:textId="77777777" w:rsidR="00922109" w:rsidRPr="00272860" w:rsidRDefault="00922109" w:rsidP="00AD7835">
      <w:pPr>
        <w:pStyle w:val="TF-TEXTO"/>
        <w:rPr>
          <w:sz w:val="20"/>
        </w:rPr>
      </w:pPr>
      <w:r w:rsidRPr="00272860">
        <w:rPr>
          <w:sz w:val="20"/>
        </w:rPr>
        <w:tab/>
        <w:t>Ao finalizar a fase, é exibida uma tela mostrando a pontuação do aluno. Nela, o aluno pode retornar ao jogo e tentar fazer a fase novamente a fim de aumentar sua pontuação ou seguir em frente para a próxima fase. Contudo, o aluno não tem o feedback se sua solução é a melhor possível ou não.</w:t>
      </w:r>
    </w:p>
    <w:p w14:paraId="1C753B2E" w14:textId="77777777" w:rsidR="00922109" w:rsidRPr="00272860" w:rsidRDefault="00922109" w:rsidP="00922109">
      <w:pPr>
        <w:pStyle w:val="Ttulo1"/>
      </w:pPr>
      <w:r w:rsidRPr="00272860">
        <w:t>proposta</w:t>
      </w:r>
    </w:p>
    <w:p w14:paraId="586C13B3" w14:textId="77777777" w:rsidR="00922109" w:rsidRPr="00272860" w:rsidRDefault="00922109" w:rsidP="572C669F">
      <w:pPr>
        <w:pStyle w:val="TF-TEXTO"/>
        <w:rPr>
          <w:sz w:val="20"/>
        </w:rPr>
      </w:pPr>
      <w:r w:rsidRPr="572C669F">
        <w:rPr>
          <w:sz w:val="20"/>
        </w:rPr>
        <w:t>Nesta seção serão apresentadas as justificativas para o desenvolvimento deste trabalho. Além disso, serão apresentados os principais Requisitos Funcionais (RF) e Requisitos Não Funcionais (RNF), bem como suas características e a metodologia de desenvolvimento que será utilizada.</w:t>
      </w:r>
    </w:p>
    <w:p w14:paraId="453C9883" w14:textId="77777777" w:rsidR="00922109" w:rsidRPr="00272860" w:rsidRDefault="00922109" w:rsidP="00922109">
      <w:pPr>
        <w:pStyle w:val="Ttulo2"/>
        <w:ind w:left="567" w:hanging="567"/>
        <w:rPr>
          <w:sz w:val="20"/>
        </w:rPr>
      </w:pPr>
      <w:r w:rsidRPr="00272860">
        <w:rPr>
          <w:sz w:val="20"/>
        </w:rPr>
        <w:t>JUSTIFICATIVA</w:t>
      </w:r>
    </w:p>
    <w:p w14:paraId="40B3B54D" w14:textId="77777777" w:rsidR="00922109" w:rsidRPr="00272860" w:rsidRDefault="00922109" w:rsidP="00C35ADC">
      <w:pPr>
        <w:pStyle w:val="TF-TEXTO"/>
        <w:rPr>
          <w:sz w:val="20"/>
          <w:highlight w:val="yellow"/>
        </w:rPr>
      </w:pPr>
      <w:r w:rsidRPr="00272860">
        <w:rPr>
          <w:sz w:val="20"/>
        </w:rPr>
        <w:t xml:space="preserve">No </w:t>
      </w:r>
      <w:r w:rsidRPr="00272860">
        <w:rPr>
          <w:sz w:val="20"/>
        </w:rPr>
        <w:fldChar w:fldCharType="begin"/>
      </w:r>
      <w:r w:rsidRPr="00272860">
        <w:rPr>
          <w:sz w:val="20"/>
        </w:rPr>
        <w:instrText xml:space="preserve"> REF _Ref525544094 \h  \* MERGEFORMAT </w:instrText>
      </w:r>
      <w:r w:rsidRPr="00272860">
        <w:rPr>
          <w:sz w:val="20"/>
        </w:rPr>
      </w:r>
      <w:r w:rsidRPr="00272860">
        <w:rPr>
          <w:sz w:val="20"/>
        </w:rPr>
        <w:fldChar w:fldCharType="separate"/>
      </w:r>
      <w:r w:rsidRPr="00272860">
        <w:rPr>
          <w:sz w:val="20"/>
        </w:rPr>
        <w:t xml:space="preserve">Quadro </w:t>
      </w:r>
      <w:r w:rsidRPr="00272860">
        <w:rPr>
          <w:noProof/>
          <w:sz w:val="20"/>
        </w:rPr>
        <w:t>1</w:t>
      </w:r>
      <w:r w:rsidRPr="00272860">
        <w:rPr>
          <w:sz w:val="20"/>
        </w:rPr>
        <w:fldChar w:fldCharType="end"/>
      </w:r>
      <w:r w:rsidRPr="00272860">
        <w:rPr>
          <w:sz w:val="20"/>
        </w:rPr>
        <w:t xml:space="preserve"> é apresentada uma comparação entre os trabalhos correlatos. Nas colunas são identificados os trabalhos e nas linhas as características.</w:t>
      </w:r>
    </w:p>
    <w:p w14:paraId="493F3166" w14:textId="77777777" w:rsidR="00922109" w:rsidRPr="00272860" w:rsidRDefault="00922109" w:rsidP="00E04FBF">
      <w:pPr>
        <w:pStyle w:val="TF-LEGENDA"/>
        <w:rPr>
          <w:sz w:val="20"/>
        </w:rPr>
      </w:pPr>
      <w:r w:rsidRPr="00272860">
        <w:rPr>
          <w:sz w:val="20"/>
        </w:rPr>
        <w:t xml:space="preserve">Quadro </w:t>
      </w:r>
      <w:r w:rsidRPr="00272860">
        <w:rPr>
          <w:noProof/>
          <w:sz w:val="20"/>
        </w:rPr>
        <w:fldChar w:fldCharType="begin"/>
      </w:r>
      <w:r w:rsidRPr="00272860">
        <w:rPr>
          <w:noProof/>
          <w:sz w:val="20"/>
        </w:rPr>
        <w:instrText xml:space="preserve"> SEQ Quadro \* ARABIC </w:instrText>
      </w:r>
      <w:r w:rsidRPr="00272860">
        <w:rPr>
          <w:noProof/>
          <w:sz w:val="20"/>
        </w:rPr>
        <w:fldChar w:fldCharType="separate"/>
      </w:r>
      <w:r w:rsidRPr="00272860">
        <w:rPr>
          <w:noProof/>
          <w:sz w:val="20"/>
        </w:rPr>
        <w:t>1</w:t>
      </w:r>
      <w:r w:rsidRPr="00272860">
        <w:rPr>
          <w:noProof/>
          <w:sz w:val="20"/>
        </w:rPr>
        <w:fldChar w:fldCharType="end"/>
      </w:r>
      <w:r w:rsidRPr="00272860">
        <w:rPr>
          <w:noProof/>
          <w:sz w:val="20"/>
        </w:rPr>
        <w:t xml:space="preserve"> </w:t>
      </w:r>
      <w:r w:rsidRPr="00272860">
        <w:rPr>
          <w:sz w:val="20"/>
        </w:rPr>
        <w:t>– Comparativo entre os trabalhos correlatos</w:t>
      </w:r>
    </w:p>
    <w:tbl>
      <w:tblPr>
        <w:tblW w:w="89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3386"/>
        <w:gridCol w:w="1849"/>
        <w:gridCol w:w="2004"/>
        <w:gridCol w:w="1695"/>
      </w:tblGrid>
      <w:tr w:rsidR="00922109" w:rsidRPr="00272860" w14:paraId="4694BA82" w14:textId="77777777" w:rsidTr="00CF6228">
        <w:trPr>
          <w:cantSplit/>
          <w:trHeight w:val="534"/>
          <w:jc w:val="center"/>
        </w:trPr>
        <w:tc>
          <w:tcPr>
            <w:tcW w:w="3386" w:type="dxa"/>
            <w:tcBorders>
              <w:top w:val="single" w:sz="4" w:space="0" w:color="auto"/>
              <w:left w:val="single" w:sz="4" w:space="0" w:color="auto"/>
              <w:bottom w:val="nil"/>
              <w:right w:val="single" w:sz="4" w:space="0" w:color="auto"/>
            </w:tcBorders>
            <w:shd w:val="clear" w:color="auto" w:fill="A6A6A6" w:themeFill="background1" w:themeFillShade="A6"/>
          </w:tcPr>
          <w:p w14:paraId="1856FB83" w14:textId="77777777" w:rsidR="00922109" w:rsidRPr="00272860" w:rsidRDefault="00922109" w:rsidP="004A09AA">
            <w:pPr>
              <w:pStyle w:val="TF-FIGURA"/>
              <w:rPr>
                <w:sz w:val="20"/>
              </w:rPr>
            </w:pPr>
          </w:p>
        </w:tc>
        <w:tc>
          <w:tcPr>
            <w:tcW w:w="1849" w:type="dxa"/>
            <w:tcBorders>
              <w:top w:val="single" w:sz="4" w:space="0" w:color="auto"/>
              <w:left w:val="single" w:sz="4" w:space="0" w:color="auto"/>
              <w:right w:val="single" w:sz="4" w:space="0" w:color="auto"/>
            </w:tcBorders>
            <w:shd w:val="clear" w:color="auto" w:fill="A6A6A6" w:themeFill="background1" w:themeFillShade="A6"/>
          </w:tcPr>
          <w:p w14:paraId="5BFB81D1" w14:textId="77777777" w:rsidR="00922109" w:rsidRPr="00232D48" w:rsidRDefault="00922109" w:rsidP="004A09AA">
            <w:pPr>
              <w:pStyle w:val="TF-FIGURA"/>
              <w:rPr>
                <w:sz w:val="20"/>
              </w:rPr>
            </w:pPr>
            <w:r w:rsidRPr="00272860">
              <w:rPr>
                <w:sz w:val="20"/>
              </w:rPr>
              <w:t>Geração automatizada de gabarito (XAVIER, 2019)</w:t>
            </w:r>
          </w:p>
        </w:tc>
        <w:tc>
          <w:tcPr>
            <w:tcW w:w="2004" w:type="dxa"/>
            <w:tcBorders>
              <w:top w:val="single" w:sz="4" w:space="0" w:color="auto"/>
              <w:left w:val="single" w:sz="4" w:space="0" w:color="auto"/>
              <w:right w:val="single" w:sz="4" w:space="0" w:color="auto"/>
            </w:tcBorders>
            <w:shd w:val="clear" w:color="auto" w:fill="A6A6A6" w:themeFill="background1" w:themeFillShade="A6"/>
          </w:tcPr>
          <w:p w14:paraId="5AB015BA" w14:textId="77777777" w:rsidR="00922109" w:rsidRPr="00272860" w:rsidRDefault="00922109" w:rsidP="004A09AA">
            <w:pPr>
              <w:pStyle w:val="TF-FIGURA"/>
              <w:rPr>
                <w:sz w:val="20"/>
              </w:rPr>
            </w:pPr>
            <w:proofErr w:type="spellStart"/>
            <w:r w:rsidRPr="00272860">
              <w:rPr>
                <w:sz w:val="20"/>
              </w:rPr>
              <w:t>Minecraft</w:t>
            </w:r>
            <w:proofErr w:type="spellEnd"/>
            <w:r w:rsidRPr="00272860">
              <w:rPr>
                <w:sz w:val="20"/>
              </w:rPr>
              <w:t>: Jornada do Herói</w:t>
            </w:r>
            <w:r w:rsidRPr="00272860" w:rsidDel="00A303EA">
              <w:rPr>
                <w:sz w:val="20"/>
              </w:rPr>
              <w:t xml:space="preserve"> </w:t>
            </w:r>
            <w:r w:rsidRPr="00272860">
              <w:rPr>
                <w:noProof/>
                <w:sz w:val="20"/>
              </w:rPr>
              <w:t>(CODE.ORG, 2018b)</w:t>
            </w:r>
          </w:p>
        </w:tc>
        <w:tc>
          <w:tcPr>
            <w:tcW w:w="1695" w:type="dxa"/>
            <w:tcBorders>
              <w:top w:val="single" w:sz="4" w:space="0" w:color="auto"/>
              <w:left w:val="single" w:sz="4" w:space="0" w:color="auto"/>
              <w:right w:val="single" w:sz="4" w:space="0" w:color="auto"/>
            </w:tcBorders>
            <w:shd w:val="clear" w:color="auto" w:fill="A6A6A6" w:themeFill="background1" w:themeFillShade="A6"/>
          </w:tcPr>
          <w:p w14:paraId="303E6281" w14:textId="77777777" w:rsidR="00922109" w:rsidRPr="00272860" w:rsidRDefault="00922109" w:rsidP="004A09AA">
            <w:pPr>
              <w:pStyle w:val="TF-FIGURA"/>
              <w:rPr>
                <w:sz w:val="20"/>
              </w:rPr>
            </w:pPr>
            <w:proofErr w:type="spellStart"/>
            <w:r w:rsidRPr="00DD17F0">
              <w:rPr>
                <w:sz w:val="20"/>
              </w:rPr>
              <w:t>C</w:t>
            </w:r>
            <w:r w:rsidRPr="00272860">
              <w:rPr>
                <w:sz w:val="20"/>
              </w:rPr>
              <w:t>odeSpark</w:t>
            </w:r>
            <w:proofErr w:type="spellEnd"/>
          </w:p>
          <w:p w14:paraId="6455B1D9" w14:textId="77777777" w:rsidR="00922109" w:rsidRPr="00272860" w:rsidRDefault="00922109" w:rsidP="004A09AA">
            <w:pPr>
              <w:pStyle w:val="TF-FIGURA"/>
              <w:rPr>
                <w:sz w:val="20"/>
              </w:rPr>
            </w:pPr>
            <w:r w:rsidRPr="00272860">
              <w:rPr>
                <w:sz w:val="20"/>
              </w:rPr>
              <w:t>(</w:t>
            </w:r>
            <w:r w:rsidRPr="00272860">
              <w:rPr>
                <w:noProof/>
                <w:sz w:val="20"/>
              </w:rPr>
              <w:t>CODESPARK</w:t>
            </w:r>
            <w:r w:rsidRPr="00272860">
              <w:rPr>
                <w:sz w:val="20"/>
              </w:rPr>
              <w:t xml:space="preserve">, 2021b) </w:t>
            </w:r>
          </w:p>
        </w:tc>
      </w:tr>
      <w:tr w:rsidR="00922109" w:rsidRPr="00272860" w14:paraId="3D10F2CA" w14:textId="77777777" w:rsidTr="00CF6228">
        <w:trPr>
          <w:trHeight w:val="441"/>
          <w:jc w:val="center"/>
        </w:trPr>
        <w:tc>
          <w:tcPr>
            <w:tcW w:w="3386" w:type="dxa"/>
            <w:tcBorders>
              <w:left w:val="single" w:sz="4" w:space="0" w:color="auto"/>
            </w:tcBorders>
          </w:tcPr>
          <w:p w14:paraId="52C3DD8D" w14:textId="77777777" w:rsidR="00922109" w:rsidRPr="00272860" w:rsidRDefault="00922109" w:rsidP="00CF2D9E">
            <w:pPr>
              <w:pStyle w:val="TF-FIGURA"/>
              <w:jc w:val="left"/>
              <w:rPr>
                <w:bCs/>
                <w:sz w:val="20"/>
              </w:rPr>
            </w:pPr>
            <w:r w:rsidRPr="00272860">
              <w:rPr>
                <w:bCs/>
                <w:sz w:val="20"/>
              </w:rPr>
              <w:t>Objetivo educacional</w:t>
            </w:r>
          </w:p>
        </w:tc>
        <w:tc>
          <w:tcPr>
            <w:tcW w:w="1849" w:type="dxa"/>
          </w:tcPr>
          <w:p w14:paraId="3F173946" w14:textId="77777777" w:rsidR="00922109" w:rsidRPr="00272860" w:rsidRDefault="00922109" w:rsidP="004A09AA">
            <w:pPr>
              <w:pStyle w:val="TF-FIGURA"/>
              <w:rPr>
                <w:sz w:val="20"/>
              </w:rPr>
            </w:pPr>
            <w:r w:rsidRPr="00272860">
              <w:rPr>
                <w:sz w:val="20"/>
              </w:rPr>
              <w:t>Sim</w:t>
            </w:r>
          </w:p>
        </w:tc>
        <w:tc>
          <w:tcPr>
            <w:tcW w:w="2004" w:type="dxa"/>
          </w:tcPr>
          <w:p w14:paraId="78FCFE1B" w14:textId="77777777" w:rsidR="00922109" w:rsidRPr="00272860" w:rsidRDefault="00922109" w:rsidP="004A09AA">
            <w:pPr>
              <w:pStyle w:val="TF-FIGURA"/>
              <w:rPr>
                <w:sz w:val="20"/>
              </w:rPr>
            </w:pPr>
            <w:r w:rsidRPr="00272860">
              <w:rPr>
                <w:sz w:val="20"/>
              </w:rPr>
              <w:t>Sim</w:t>
            </w:r>
          </w:p>
        </w:tc>
        <w:tc>
          <w:tcPr>
            <w:tcW w:w="1695" w:type="dxa"/>
          </w:tcPr>
          <w:p w14:paraId="1CAD3D2F" w14:textId="77777777" w:rsidR="00922109" w:rsidRPr="00272860" w:rsidRDefault="00922109" w:rsidP="004A09AA">
            <w:pPr>
              <w:pStyle w:val="TF-FIGURA"/>
              <w:rPr>
                <w:sz w:val="20"/>
              </w:rPr>
            </w:pPr>
            <w:r w:rsidRPr="00272860">
              <w:rPr>
                <w:sz w:val="20"/>
              </w:rPr>
              <w:t>Sim</w:t>
            </w:r>
          </w:p>
        </w:tc>
      </w:tr>
      <w:tr w:rsidR="00922109" w:rsidRPr="00272860" w14:paraId="6ACF1281" w14:textId="77777777" w:rsidTr="00CF6228">
        <w:trPr>
          <w:trHeight w:val="473"/>
          <w:jc w:val="center"/>
        </w:trPr>
        <w:tc>
          <w:tcPr>
            <w:tcW w:w="3386" w:type="dxa"/>
            <w:tcBorders>
              <w:left w:val="single" w:sz="4" w:space="0" w:color="auto"/>
            </w:tcBorders>
          </w:tcPr>
          <w:p w14:paraId="4E3F0A7F" w14:textId="77777777" w:rsidR="00922109" w:rsidRPr="00272860" w:rsidRDefault="00922109" w:rsidP="00CF2D9E">
            <w:pPr>
              <w:pStyle w:val="TF-FIGURA"/>
              <w:jc w:val="left"/>
              <w:rPr>
                <w:sz w:val="20"/>
              </w:rPr>
            </w:pPr>
            <w:r w:rsidRPr="00272860">
              <w:rPr>
                <w:sz w:val="20"/>
              </w:rPr>
              <w:t>Conferência automatizada do resultado da resolução do exercício</w:t>
            </w:r>
          </w:p>
        </w:tc>
        <w:tc>
          <w:tcPr>
            <w:tcW w:w="1849" w:type="dxa"/>
          </w:tcPr>
          <w:p w14:paraId="63827F2E" w14:textId="77777777" w:rsidR="00922109" w:rsidRPr="00272860" w:rsidRDefault="00922109" w:rsidP="004A09AA">
            <w:pPr>
              <w:pStyle w:val="TF-FIGURA"/>
              <w:rPr>
                <w:sz w:val="20"/>
              </w:rPr>
            </w:pPr>
            <w:r w:rsidRPr="00272860">
              <w:rPr>
                <w:sz w:val="20"/>
              </w:rPr>
              <w:t>Sim</w:t>
            </w:r>
          </w:p>
        </w:tc>
        <w:tc>
          <w:tcPr>
            <w:tcW w:w="2004" w:type="dxa"/>
          </w:tcPr>
          <w:p w14:paraId="2055E7C5" w14:textId="77777777" w:rsidR="00922109" w:rsidRPr="00272860" w:rsidRDefault="00922109" w:rsidP="004A09AA">
            <w:pPr>
              <w:pStyle w:val="TF-FIGURA"/>
              <w:rPr>
                <w:sz w:val="20"/>
              </w:rPr>
            </w:pPr>
            <w:r w:rsidRPr="00272860">
              <w:rPr>
                <w:sz w:val="20"/>
              </w:rPr>
              <w:t>Sim</w:t>
            </w:r>
          </w:p>
        </w:tc>
        <w:tc>
          <w:tcPr>
            <w:tcW w:w="1695" w:type="dxa"/>
          </w:tcPr>
          <w:p w14:paraId="1AA9452A" w14:textId="77777777" w:rsidR="00922109" w:rsidRPr="00272860" w:rsidRDefault="00922109" w:rsidP="004A09AA">
            <w:pPr>
              <w:pStyle w:val="TF-FIGURA"/>
              <w:rPr>
                <w:sz w:val="20"/>
              </w:rPr>
            </w:pPr>
            <w:r w:rsidRPr="00272860">
              <w:rPr>
                <w:sz w:val="20"/>
              </w:rPr>
              <w:t>Sim</w:t>
            </w:r>
          </w:p>
        </w:tc>
      </w:tr>
      <w:tr w:rsidR="00922109" w:rsidRPr="00272860" w14:paraId="367791DE" w14:textId="77777777" w:rsidTr="00CF6228">
        <w:trPr>
          <w:trHeight w:val="473"/>
          <w:jc w:val="center"/>
        </w:trPr>
        <w:tc>
          <w:tcPr>
            <w:tcW w:w="3386" w:type="dxa"/>
            <w:tcBorders>
              <w:left w:val="single" w:sz="4" w:space="0" w:color="auto"/>
            </w:tcBorders>
          </w:tcPr>
          <w:p w14:paraId="2505CC30" w14:textId="77777777" w:rsidR="00922109" w:rsidRPr="00272860" w:rsidRDefault="00922109" w:rsidP="00CF2D9E">
            <w:pPr>
              <w:pStyle w:val="TF-FIGURA"/>
              <w:jc w:val="left"/>
              <w:rPr>
                <w:sz w:val="20"/>
              </w:rPr>
            </w:pPr>
            <w:r w:rsidRPr="00272860">
              <w:rPr>
                <w:sz w:val="20"/>
              </w:rPr>
              <w:t>Verifica se a resolução é a melhor possível</w:t>
            </w:r>
          </w:p>
        </w:tc>
        <w:tc>
          <w:tcPr>
            <w:tcW w:w="1849" w:type="dxa"/>
          </w:tcPr>
          <w:p w14:paraId="6A770183" w14:textId="77777777" w:rsidR="00922109" w:rsidRPr="00272860" w:rsidRDefault="00922109" w:rsidP="004A09AA">
            <w:pPr>
              <w:pStyle w:val="TF-FIGURA"/>
              <w:rPr>
                <w:sz w:val="20"/>
              </w:rPr>
            </w:pPr>
            <w:r w:rsidRPr="00272860">
              <w:rPr>
                <w:sz w:val="20"/>
              </w:rPr>
              <w:t>Sim</w:t>
            </w:r>
          </w:p>
        </w:tc>
        <w:tc>
          <w:tcPr>
            <w:tcW w:w="2004" w:type="dxa"/>
          </w:tcPr>
          <w:p w14:paraId="7281E1A4" w14:textId="77777777" w:rsidR="00922109" w:rsidRPr="00272860" w:rsidRDefault="00922109" w:rsidP="004A09AA">
            <w:pPr>
              <w:pStyle w:val="TF-FIGURA"/>
              <w:rPr>
                <w:sz w:val="20"/>
              </w:rPr>
            </w:pPr>
            <w:r w:rsidRPr="00272860">
              <w:rPr>
                <w:sz w:val="20"/>
              </w:rPr>
              <w:t>Não</w:t>
            </w:r>
          </w:p>
        </w:tc>
        <w:tc>
          <w:tcPr>
            <w:tcW w:w="1695" w:type="dxa"/>
          </w:tcPr>
          <w:p w14:paraId="7BBA55B9" w14:textId="77777777" w:rsidR="00922109" w:rsidRPr="00272860" w:rsidRDefault="00922109" w:rsidP="004A09AA">
            <w:pPr>
              <w:pStyle w:val="TF-FIGURA"/>
              <w:rPr>
                <w:sz w:val="20"/>
              </w:rPr>
            </w:pPr>
            <w:r w:rsidRPr="00272860">
              <w:rPr>
                <w:sz w:val="20"/>
              </w:rPr>
              <w:t>Não</w:t>
            </w:r>
          </w:p>
        </w:tc>
      </w:tr>
      <w:tr w:rsidR="00922109" w:rsidRPr="00272860" w14:paraId="04F01066" w14:textId="77777777" w:rsidTr="00CF6228">
        <w:trPr>
          <w:trHeight w:val="473"/>
          <w:jc w:val="center"/>
        </w:trPr>
        <w:tc>
          <w:tcPr>
            <w:tcW w:w="3386" w:type="dxa"/>
            <w:tcBorders>
              <w:left w:val="single" w:sz="4" w:space="0" w:color="auto"/>
            </w:tcBorders>
          </w:tcPr>
          <w:p w14:paraId="2423CEA3" w14:textId="77777777" w:rsidR="00922109" w:rsidRPr="00272860" w:rsidRDefault="00922109" w:rsidP="00CF2D9E">
            <w:pPr>
              <w:pStyle w:val="TF-FIGURA"/>
              <w:jc w:val="left"/>
              <w:rPr>
                <w:sz w:val="20"/>
              </w:rPr>
            </w:pPr>
            <w:r w:rsidRPr="00272860">
              <w:rPr>
                <w:sz w:val="20"/>
              </w:rPr>
              <w:t>Plataforma</w:t>
            </w:r>
          </w:p>
        </w:tc>
        <w:tc>
          <w:tcPr>
            <w:tcW w:w="1849" w:type="dxa"/>
          </w:tcPr>
          <w:p w14:paraId="0CBB06A7" w14:textId="77777777" w:rsidR="00922109" w:rsidRPr="00272860" w:rsidRDefault="00922109" w:rsidP="004A09AA">
            <w:pPr>
              <w:pStyle w:val="TF-FIGURA"/>
              <w:rPr>
                <w:sz w:val="20"/>
              </w:rPr>
            </w:pPr>
            <w:r w:rsidRPr="00272860">
              <w:rPr>
                <w:sz w:val="20"/>
              </w:rPr>
              <w:t>Web</w:t>
            </w:r>
          </w:p>
        </w:tc>
        <w:tc>
          <w:tcPr>
            <w:tcW w:w="2004" w:type="dxa"/>
          </w:tcPr>
          <w:p w14:paraId="7DFAFA6C" w14:textId="77777777" w:rsidR="00922109" w:rsidRPr="00272860" w:rsidRDefault="00922109" w:rsidP="004A09AA">
            <w:pPr>
              <w:pStyle w:val="TF-FIGURA"/>
              <w:rPr>
                <w:sz w:val="20"/>
              </w:rPr>
            </w:pPr>
            <w:r w:rsidRPr="00272860">
              <w:rPr>
                <w:sz w:val="20"/>
              </w:rPr>
              <w:t>Web</w:t>
            </w:r>
          </w:p>
        </w:tc>
        <w:tc>
          <w:tcPr>
            <w:tcW w:w="1695" w:type="dxa"/>
          </w:tcPr>
          <w:p w14:paraId="2066058F" w14:textId="77777777" w:rsidR="00922109" w:rsidRPr="00272860" w:rsidRDefault="00922109" w:rsidP="004A09AA">
            <w:pPr>
              <w:pStyle w:val="TF-FIGURA"/>
              <w:rPr>
                <w:sz w:val="20"/>
              </w:rPr>
            </w:pPr>
            <w:r w:rsidRPr="00272860">
              <w:rPr>
                <w:sz w:val="20"/>
              </w:rPr>
              <w:t>Web/</w:t>
            </w:r>
            <w:proofErr w:type="spellStart"/>
            <w:r w:rsidRPr="00272860">
              <w:rPr>
                <w:sz w:val="20"/>
              </w:rPr>
              <w:t>App</w:t>
            </w:r>
            <w:proofErr w:type="spellEnd"/>
          </w:p>
        </w:tc>
      </w:tr>
    </w:tbl>
    <w:p w14:paraId="08B1DD8B" w14:textId="77777777" w:rsidR="00922109" w:rsidRPr="00272860" w:rsidRDefault="00922109" w:rsidP="572C669F">
      <w:pPr>
        <w:pStyle w:val="TF-FONTE"/>
        <w:jc w:val="center"/>
      </w:pPr>
      <w:r>
        <w:t xml:space="preserve"> Fonte: elaborado pelo autor.</w:t>
      </w:r>
    </w:p>
    <w:p w14:paraId="2A8CD1B9" w14:textId="77777777" w:rsidR="00922109" w:rsidRPr="00272860" w:rsidRDefault="00922109" w:rsidP="572C669F">
      <w:pPr>
        <w:pStyle w:val="TF-TEXTO"/>
        <w:ind w:firstLine="567"/>
        <w:rPr>
          <w:sz w:val="20"/>
        </w:rPr>
      </w:pPr>
      <w:commentRangeStart w:id="1"/>
      <w:r w:rsidRPr="572C669F">
        <w:rPr>
          <w:sz w:val="20"/>
        </w:rPr>
        <w:t>Como</w:t>
      </w:r>
      <w:commentRangeEnd w:id="1"/>
      <w:r>
        <w:rPr>
          <w:rStyle w:val="Refdecomentrio"/>
        </w:rPr>
        <w:commentReference w:id="1"/>
      </w:r>
      <w:r w:rsidRPr="572C669F">
        <w:rPr>
          <w:sz w:val="20"/>
        </w:rPr>
        <w:t xml:space="preserve"> pode ser observado no </w:t>
      </w:r>
      <w:r w:rsidRPr="572C669F">
        <w:rPr>
          <w:sz w:val="20"/>
        </w:rPr>
        <w:fldChar w:fldCharType="begin"/>
      </w:r>
      <w:r w:rsidRPr="572C669F">
        <w:rPr>
          <w:sz w:val="20"/>
        </w:rPr>
        <w:instrText xml:space="preserve"> REF _Ref525544094 \h  \* MERGEFORMAT </w:instrText>
      </w:r>
      <w:r w:rsidRPr="572C669F">
        <w:rPr>
          <w:sz w:val="20"/>
        </w:rPr>
      </w:r>
      <w:r w:rsidRPr="572C669F">
        <w:rPr>
          <w:sz w:val="20"/>
        </w:rPr>
        <w:fldChar w:fldCharType="separate"/>
      </w:r>
      <w:r w:rsidRPr="572C669F">
        <w:rPr>
          <w:sz w:val="20"/>
        </w:rPr>
        <w:t xml:space="preserve">Quadro </w:t>
      </w:r>
      <w:r w:rsidRPr="572C669F">
        <w:rPr>
          <w:noProof/>
          <w:sz w:val="20"/>
        </w:rPr>
        <w:t>1</w:t>
      </w:r>
      <w:r w:rsidRPr="572C669F">
        <w:rPr>
          <w:sz w:val="20"/>
        </w:rPr>
        <w:fldChar w:fldCharType="end"/>
      </w:r>
      <w:r w:rsidRPr="572C669F">
        <w:rPr>
          <w:sz w:val="20"/>
        </w:rPr>
        <w:t xml:space="preserve">, todos os trabalhos são ferramentas que foram construídas para fins educacionais e verificam de forma automatizada se o objetivo foi concluído. Tanto o </w:t>
      </w:r>
      <w:proofErr w:type="spellStart"/>
      <w:r w:rsidRPr="572C669F">
        <w:rPr>
          <w:sz w:val="20"/>
        </w:rPr>
        <w:t>CodeSpark</w:t>
      </w:r>
      <w:proofErr w:type="spellEnd"/>
      <w:r w:rsidRPr="572C669F">
        <w:rPr>
          <w:sz w:val="20"/>
        </w:rPr>
        <w:t xml:space="preserve"> (</w:t>
      </w:r>
      <w:r w:rsidRPr="572C669F">
        <w:rPr>
          <w:noProof/>
          <w:sz w:val="20"/>
        </w:rPr>
        <w:t>CODESPARK</w:t>
      </w:r>
      <w:r w:rsidRPr="572C669F">
        <w:rPr>
          <w:sz w:val="20"/>
        </w:rPr>
        <w:t xml:space="preserve">, 2021a), quanto o </w:t>
      </w:r>
      <w:proofErr w:type="spellStart"/>
      <w:r w:rsidRPr="572C669F">
        <w:rPr>
          <w:sz w:val="20"/>
        </w:rPr>
        <w:t>Minecraft</w:t>
      </w:r>
      <w:proofErr w:type="spellEnd"/>
      <w:r w:rsidRPr="572C669F">
        <w:rPr>
          <w:sz w:val="20"/>
        </w:rPr>
        <w:t xml:space="preserve">: Jornada do Herói (CODE.ORG, 2018b) não demonstram ao aluno se existe alguma solução melhor do que a desenvolvida por ele. Em relação ao trabalho de Xavier (2019), é utilizado o algoritmo </w:t>
      </w:r>
      <w:r w:rsidRPr="572C669F">
        <w:rPr>
          <w:sz w:val="20"/>
        </w:rPr>
        <w:lastRenderedPageBreak/>
        <w:t xml:space="preserve">de busca de menor caminho </w:t>
      </w:r>
      <w:proofErr w:type="spellStart"/>
      <w:r w:rsidRPr="572C669F">
        <w:rPr>
          <w:sz w:val="20"/>
        </w:rPr>
        <w:t>Dijkstra</w:t>
      </w:r>
      <w:proofErr w:type="spellEnd"/>
      <w:r w:rsidRPr="572C669F">
        <w:rPr>
          <w:sz w:val="20"/>
        </w:rPr>
        <w:t xml:space="preserve"> para solucionar e encontrar a solução ótima dos exercícios. Desta forma, há uma referência que pode ser utilizada pelos alunos para chegar na melhor solução. </w:t>
      </w:r>
    </w:p>
    <w:p w14:paraId="775670D5" w14:textId="77777777" w:rsidR="00922109" w:rsidRPr="00272860" w:rsidRDefault="00922109" w:rsidP="572C669F">
      <w:pPr>
        <w:pStyle w:val="TF-TEXTO"/>
        <w:spacing w:after="120"/>
        <w:ind w:firstLine="567"/>
        <w:rPr>
          <w:sz w:val="20"/>
        </w:rPr>
      </w:pPr>
      <w:commentRangeStart w:id="2"/>
      <w:r w:rsidRPr="572C669F">
        <w:rPr>
          <w:sz w:val="20"/>
        </w:rPr>
        <w:t xml:space="preserve">Analisando </w:t>
      </w:r>
      <w:commentRangeEnd w:id="2"/>
      <w:r>
        <w:rPr>
          <w:rStyle w:val="Refdecomentrio"/>
        </w:rPr>
        <w:commentReference w:id="2"/>
      </w:r>
      <w:r w:rsidRPr="572C669F">
        <w:rPr>
          <w:sz w:val="20"/>
        </w:rPr>
        <w:t xml:space="preserve">os correlatos apresentados, o único trabalho que se preocupa em gerar uma solução ótima é o trabalho de Xavier (2019). Contudo, o autor concluiu que essa solução não possui bom desempenho, possuindo um elevado tempo de execução, o qual o autor atribuiu ao elevado número de objetivos e obstáculos que o jogo possui. Além disso, esse tipo de algoritmo não é suficiente para a versão atual do </w:t>
      </w:r>
      <w:proofErr w:type="spellStart"/>
      <w:r w:rsidRPr="572C669F">
        <w:rPr>
          <w:sz w:val="20"/>
        </w:rPr>
        <w:t>Furbot</w:t>
      </w:r>
      <w:proofErr w:type="spellEnd"/>
      <w:r w:rsidRPr="572C669F">
        <w:rPr>
          <w:sz w:val="20"/>
        </w:rPr>
        <w:t xml:space="preserve">, pois além destes itens, ainda deve ser considerado os tipos de terreno, itens coletados no mapa, gasto de energia e inimigos encontrados. </w:t>
      </w:r>
    </w:p>
    <w:p w14:paraId="4A339849" w14:textId="77777777" w:rsidR="00922109" w:rsidRPr="00272860" w:rsidRDefault="00922109" w:rsidP="572C669F">
      <w:pPr>
        <w:pStyle w:val="TF-TEXTO"/>
        <w:spacing w:after="120"/>
        <w:ind w:firstLine="567"/>
        <w:rPr>
          <w:sz w:val="20"/>
        </w:rPr>
      </w:pPr>
      <w:commentRangeStart w:id="3"/>
      <w:r w:rsidRPr="572C669F">
        <w:rPr>
          <w:sz w:val="20"/>
        </w:rPr>
        <w:t xml:space="preserve">Em </w:t>
      </w:r>
      <w:commentRangeEnd w:id="3"/>
      <w:r>
        <w:rPr>
          <w:rStyle w:val="Refdecomentrio"/>
        </w:rPr>
        <w:commentReference w:id="3"/>
      </w:r>
      <w:r w:rsidRPr="572C669F">
        <w:rPr>
          <w:sz w:val="20"/>
        </w:rPr>
        <w:t xml:space="preserve">relação à aplicação a ser desenvolvida, podem existir várias formas de resolver um mesmo exercício no </w:t>
      </w:r>
      <w:proofErr w:type="spellStart"/>
      <w:r w:rsidRPr="572C669F">
        <w:rPr>
          <w:sz w:val="20"/>
        </w:rPr>
        <w:t>Furbot</w:t>
      </w:r>
      <w:proofErr w:type="spellEnd"/>
      <w:r w:rsidRPr="572C669F">
        <w:rPr>
          <w:sz w:val="20"/>
        </w:rPr>
        <w:t>. Criar um processo automatizado para verificar a melhor solução a partir dos objetivos da fase, proporciona uma referência que os alunos podem seguir para se desafiar a aprimorar suas soluções. Para gerar a melhor solução, um estudo</w:t>
      </w:r>
      <w:r>
        <w:rPr>
          <w:sz w:val="20"/>
        </w:rPr>
        <w:t xml:space="preserve"> acerca</w:t>
      </w:r>
      <w:r w:rsidRPr="572C669F">
        <w:rPr>
          <w:sz w:val="20"/>
        </w:rPr>
        <w:t xml:space="preserve"> dos principais algoritmos utilizados em aprendizagem supervisionada será realizado, observando as revisões bibliográficas mais recentes e dessa forma, será definido o que mais se encaixa no contexto dos objetivos propostos.</w:t>
      </w:r>
    </w:p>
    <w:p w14:paraId="3865FA91" w14:textId="77777777" w:rsidR="00922109" w:rsidRPr="00272860" w:rsidRDefault="00922109" w:rsidP="572C669F">
      <w:pPr>
        <w:pStyle w:val="TF-TEXTO"/>
        <w:spacing w:after="120"/>
        <w:ind w:firstLine="567"/>
        <w:rPr>
          <w:sz w:val="20"/>
        </w:rPr>
      </w:pPr>
      <w:commentRangeStart w:id="4"/>
      <w:r w:rsidRPr="572C669F">
        <w:rPr>
          <w:sz w:val="20"/>
        </w:rPr>
        <w:t xml:space="preserve">Tendo </w:t>
      </w:r>
      <w:commentRangeEnd w:id="4"/>
      <w:r>
        <w:rPr>
          <w:rStyle w:val="Refdecomentrio"/>
        </w:rPr>
        <w:commentReference w:id="4"/>
      </w:r>
      <w:r w:rsidRPr="572C669F">
        <w:rPr>
          <w:sz w:val="20"/>
        </w:rPr>
        <w:t xml:space="preserve">em vista os pontos levantados, torna-se importante a construção da aprendizagem a partir do erro, instigando e inspirando os alunos a encontrarem as melhores soluções para os desafios propostos. Com isso, é possível contribuir na formação deles e expandir o ensino de pensamento computacional desde cedo nas escolas. </w:t>
      </w:r>
    </w:p>
    <w:p w14:paraId="3B4A628B" w14:textId="77777777" w:rsidR="00922109" w:rsidRPr="00272860" w:rsidRDefault="00922109" w:rsidP="572C669F">
      <w:pPr>
        <w:pStyle w:val="TF-TEXTO"/>
        <w:spacing w:after="120"/>
        <w:ind w:firstLine="567"/>
        <w:rPr>
          <w:sz w:val="20"/>
        </w:rPr>
      </w:pPr>
      <w:commentRangeStart w:id="5"/>
      <w:r w:rsidRPr="572C669F">
        <w:rPr>
          <w:sz w:val="20"/>
        </w:rPr>
        <w:t xml:space="preserve">Em </w:t>
      </w:r>
      <w:commentRangeEnd w:id="5"/>
      <w:r>
        <w:rPr>
          <w:rStyle w:val="Refdecomentrio"/>
        </w:rPr>
        <w:commentReference w:id="5"/>
      </w:r>
      <w:r w:rsidRPr="572C669F">
        <w:rPr>
          <w:sz w:val="20"/>
        </w:rPr>
        <w:t xml:space="preserve">relação à contribuição tecnológica, o trabalho proposto pode verificar a viabilidade dos métodos de aprendizagem de máquina no contexto de automatizar a </w:t>
      </w:r>
      <w:r>
        <w:rPr>
          <w:sz w:val="20"/>
        </w:rPr>
        <w:t>busca pelo</w:t>
      </w:r>
      <w:r w:rsidRPr="572C669F">
        <w:rPr>
          <w:sz w:val="20"/>
        </w:rPr>
        <w:t xml:space="preserve">s melhores resultados dado os objetivos do jogo, podendo ser utilizado para aprimorar a bonificação dos jogadores. No que se refere à contribuição pedagógica, desenvolver o recurso proposto pelo presente trabalho dentro do jogo, intensifica os objetivos educacionais do jogo do </w:t>
      </w:r>
      <w:proofErr w:type="spellStart"/>
      <w:r w:rsidRPr="572C669F">
        <w:rPr>
          <w:sz w:val="20"/>
        </w:rPr>
        <w:t>Furbot</w:t>
      </w:r>
      <w:proofErr w:type="spellEnd"/>
      <w:r w:rsidRPr="572C669F">
        <w:rPr>
          <w:sz w:val="20"/>
        </w:rPr>
        <w:t xml:space="preserve">. </w:t>
      </w:r>
    </w:p>
    <w:p w14:paraId="2FB34E7B" w14:textId="77777777" w:rsidR="00922109" w:rsidRPr="00272860" w:rsidRDefault="00922109" w:rsidP="00922109">
      <w:pPr>
        <w:pStyle w:val="Ttulo2"/>
        <w:ind w:left="567" w:hanging="567"/>
        <w:rPr>
          <w:sz w:val="20"/>
        </w:rPr>
      </w:pPr>
      <w:r w:rsidRPr="00272860">
        <w:rPr>
          <w:sz w:val="20"/>
        </w:rPr>
        <w:t>REQUISITOS PRINCIPAIS DO PROBLEMA A SER TRABALHADO</w:t>
      </w:r>
    </w:p>
    <w:p w14:paraId="0CD69250" w14:textId="77777777" w:rsidR="00922109" w:rsidRPr="00272860" w:rsidRDefault="00922109" w:rsidP="007A3A01">
      <w:pPr>
        <w:pStyle w:val="TF-TEXTO"/>
        <w:rPr>
          <w:sz w:val="20"/>
          <w:u w:val="single"/>
        </w:rPr>
      </w:pPr>
      <w:r w:rsidRPr="00272860">
        <w:rPr>
          <w:sz w:val="20"/>
        </w:rPr>
        <w:t>A aplicação descrita nesse trabalho deverá:</w:t>
      </w:r>
    </w:p>
    <w:p w14:paraId="1EB7C16F" w14:textId="77777777" w:rsidR="00922109" w:rsidRPr="00272860" w:rsidRDefault="00922109" w:rsidP="00922109">
      <w:pPr>
        <w:pStyle w:val="TF-ALNEA"/>
        <w:numPr>
          <w:ilvl w:val="0"/>
          <w:numId w:val="18"/>
        </w:numPr>
        <w:rPr>
          <w:sz w:val="20"/>
        </w:rPr>
      </w:pPr>
      <w:r w:rsidRPr="00DD17F0">
        <w:rPr>
          <w:sz w:val="20"/>
        </w:rPr>
        <w:t xml:space="preserve">encontrar a melhor resposta para cada fase do jogo </w:t>
      </w:r>
      <w:proofErr w:type="spellStart"/>
      <w:r w:rsidRPr="00DD17F0">
        <w:rPr>
          <w:sz w:val="20"/>
        </w:rPr>
        <w:t>Furbot</w:t>
      </w:r>
      <w:proofErr w:type="spellEnd"/>
      <w:r w:rsidRPr="00272860">
        <w:rPr>
          <w:sz w:val="20"/>
        </w:rPr>
        <w:t xml:space="preserve"> (Requisito Funcional - RF);</w:t>
      </w:r>
    </w:p>
    <w:p w14:paraId="0A8485E9" w14:textId="77777777" w:rsidR="00922109" w:rsidRDefault="00922109" w:rsidP="00922109">
      <w:pPr>
        <w:pStyle w:val="TF-ALNEA"/>
        <w:numPr>
          <w:ilvl w:val="0"/>
          <w:numId w:val="18"/>
        </w:numPr>
        <w:rPr>
          <w:sz w:val="20"/>
        </w:rPr>
      </w:pPr>
      <w:r w:rsidRPr="572C669F">
        <w:rPr>
          <w:sz w:val="20"/>
        </w:rPr>
        <w:t>gerar um gabarito com a solução ótima contendo os comandos sequenciais que o robô deve fazer para sair do ponto de origem e chegar até o ponto de destino (RF);</w:t>
      </w:r>
    </w:p>
    <w:p w14:paraId="1911F32B" w14:textId="77777777" w:rsidR="00922109" w:rsidRPr="00272860" w:rsidRDefault="00922109" w:rsidP="00922109">
      <w:pPr>
        <w:pStyle w:val="TF-ALNEA"/>
        <w:numPr>
          <w:ilvl w:val="0"/>
          <w:numId w:val="18"/>
        </w:numPr>
        <w:rPr>
          <w:sz w:val="20"/>
        </w:rPr>
      </w:pPr>
      <w:r>
        <w:rPr>
          <w:sz w:val="20"/>
        </w:rPr>
        <w:t>comparar a resolução do aluno com a gerada pelo algoritmo (RF);</w:t>
      </w:r>
    </w:p>
    <w:p w14:paraId="60AA82F3" w14:textId="77777777" w:rsidR="00922109" w:rsidRPr="00272860" w:rsidRDefault="00922109" w:rsidP="00922109">
      <w:pPr>
        <w:pStyle w:val="TF-ALNEA"/>
        <w:numPr>
          <w:ilvl w:val="0"/>
          <w:numId w:val="18"/>
        </w:numPr>
        <w:rPr>
          <w:sz w:val="20"/>
        </w:rPr>
      </w:pPr>
      <w:r w:rsidRPr="572C669F">
        <w:rPr>
          <w:sz w:val="20"/>
        </w:rPr>
        <w:t>ser implementado na linguagem Python (Requisito Não Funcional - RNF);</w:t>
      </w:r>
    </w:p>
    <w:p w14:paraId="086E8550" w14:textId="77777777" w:rsidR="00922109" w:rsidRPr="00272860" w:rsidRDefault="00922109" w:rsidP="00922109">
      <w:pPr>
        <w:pStyle w:val="TF-ALNEA"/>
        <w:numPr>
          <w:ilvl w:val="0"/>
          <w:numId w:val="18"/>
        </w:numPr>
        <w:rPr>
          <w:sz w:val="20"/>
        </w:rPr>
      </w:pPr>
      <w:r w:rsidRPr="572C669F">
        <w:rPr>
          <w:sz w:val="20"/>
        </w:rPr>
        <w:t>ser implementado no ambiente de desenvolvimento Visual Studio (RNF).</w:t>
      </w:r>
    </w:p>
    <w:p w14:paraId="12FD0A28" w14:textId="77777777" w:rsidR="00922109" w:rsidRPr="00272860" w:rsidRDefault="00922109" w:rsidP="00922109">
      <w:pPr>
        <w:pStyle w:val="Ttulo2"/>
        <w:ind w:left="567" w:hanging="567"/>
        <w:rPr>
          <w:sz w:val="20"/>
        </w:rPr>
      </w:pPr>
      <w:r w:rsidRPr="00272860">
        <w:rPr>
          <w:sz w:val="20"/>
        </w:rPr>
        <w:t>METODOLOGIA</w:t>
      </w:r>
    </w:p>
    <w:p w14:paraId="107B6DEF" w14:textId="77777777" w:rsidR="00922109" w:rsidRPr="00272860" w:rsidRDefault="00922109" w:rsidP="009B766C">
      <w:pPr>
        <w:pStyle w:val="TF-TEXTO"/>
        <w:rPr>
          <w:sz w:val="20"/>
        </w:rPr>
      </w:pPr>
      <w:r w:rsidRPr="00272860">
        <w:rPr>
          <w:sz w:val="20"/>
        </w:rPr>
        <w:t>O trabalho será desenvolvido observando as seguintes etapas:</w:t>
      </w:r>
    </w:p>
    <w:p w14:paraId="6A3535A6" w14:textId="77777777" w:rsidR="00922109" w:rsidRPr="00272860" w:rsidRDefault="00922109" w:rsidP="00922109">
      <w:pPr>
        <w:pStyle w:val="TF-ALNEA"/>
        <w:numPr>
          <w:ilvl w:val="0"/>
          <w:numId w:val="20"/>
        </w:numPr>
        <w:rPr>
          <w:sz w:val="20"/>
        </w:rPr>
      </w:pPr>
      <w:r w:rsidRPr="00272860">
        <w:rPr>
          <w:sz w:val="20"/>
        </w:rPr>
        <w:t xml:space="preserve">levantamento bibliográfico:  levantar material bibliográfico pertinente a utilização de ensino de lógica e programação no ensino, pensamento computacional, aprendizagem </w:t>
      </w:r>
      <w:r>
        <w:rPr>
          <w:sz w:val="20"/>
        </w:rPr>
        <w:t xml:space="preserve">de máquina </w:t>
      </w:r>
      <w:r w:rsidRPr="00272860">
        <w:rPr>
          <w:sz w:val="20"/>
        </w:rPr>
        <w:t xml:space="preserve">e demais temas que forem necessários, além de aprimorar os trabalhos correlatos; </w:t>
      </w:r>
    </w:p>
    <w:p w14:paraId="16581A9E" w14:textId="77777777" w:rsidR="00922109" w:rsidRDefault="00922109" w:rsidP="00922109">
      <w:pPr>
        <w:pStyle w:val="TF-ALNEA"/>
        <w:numPr>
          <w:ilvl w:val="0"/>
          <w:numId w:val="20"/>
        </w:numPr>
        <w:rPr>
          <w:sz w:val="20"/>
        </w:rPr>
      </w:pPr>
      <w:r w:rsidRPr="00272860">
        <w:rPr>
          <w:sz w:val="20"/>
        </w:rPr>
        <w:t xml:space="preserve">elicitação de requisitos: revisar o conjunto de requisitos funcionais e não funcionais previamente identificados nesta proposta; </w:t>
      </w:r>
    </w:p>
    <w:p w14:paraId="4D01D5CC" w14:textId="77777777" w:rsidR="00922109" w:rsidRPr="00186B6C" w:rsidRDefault="00922109" w:rsidP="00922109">
      <w:pPr>
        <w:pStyle w:val="TF-ALNEA"/>
        <w:numPr>
          <w:ilvl w:val="0"/>
          <w:numId w:val="20"/>
        </w:numPr>
        <w:rPr>
          <w:sz w:val="20"/>
        </w:rPr>
      </w:pPr>
      <w:r w:rsidRPr="00272860">
        <w:rPr>
          <w:sz w:val="20"/>
        </w:rPr>
        <w:t xml:space="preserve">especificação: </w:t>
      </w:r>
      <w:r w:rsidRPr="00272860">
        <w:rPr>
          <w:color w:val="000000"/>
          <w:sz w:val="20"/>
        </w:rPr>
        <w:t xml:space="preserve">formalizar as funcionalidades do projeto através de diagramas de casos de uso, de classe, de atividade e de componentes da </w:t>
      </w:r>
      <w:proofErr w:type="spellStart"/>
      <w:r w:rsidRPr="00272860">
        <w:rPr>
          <w:color w:val="000000"/>
          <w:sz w:val="20"/>
        </w:rPr>
        <w:t>Unified</w:t>
      </w:r>
      <w:proofErr w:type="spellEnd"/>
      <w:r w:rsidRPr="00272860">
        <w:rPr>
          <w:color w:val="000000"/>
          <w:sz w:val="20"/>
        </w:rPr>
        <w:t xml:space="preserve"> </w:t>
      </w:r>
      <w:proofErr w:type="spellStart"/>
      <w:r w:rsidRPr="00272860">
        <w:rPr>
          <w:color w:val="000000"/>
          <w:sz w:val="20"/>
        </w:rPr>
        <w:t>Modeling</w:t>
      </w:r>
      <w:proofErr w:type="spellEnd"/>
      <w:r w:rsidRPr="00272860">
        <w:rPr>
          <w:color w:val="000000"/>
          <w:sz w:val="20"/>
        </w:rPr>
        <w:t xml:space="preserve"> </w:t>
      </w:r>
      <w:proofErr w:type="spellStart"/>
      <w:r w:rsidRPr="00272860">
        <w:rPr>
          <w:color w:val="000000"/>
          <w:sz w:val="20"/>
        </w:rPr>
        <w:t>Language</w:t>
      </w:r>
      <w:proofErr w:type="spellEnd"/>
      <w:r w:rsidRPr="00272860">
        <w:rPr>
          <w:color w:val="000000"/>
          <w:sz w:val="20"/>
        </w:rPr>
        <w:t xml:space="preserve"> (UML)</w:t>
      </w:r>
      <w:r w:rsidRPr="00272860">
        <w:rPr>
          <w:sz w:val="20"/>
        </w:rPr>
        <w:t xml:space="preserve"> utilizando a ferramenta </w:t>
      </w:r>
      <w:proofErr w:type="spellStart"/>
      <w:r w:rsidRPr="00272860">
        <w:rPr>
          <w:sz w:val="20"/>
        </w:rPr>
        <w:t>LucidChart</w:t>
      </w:r>
      <w:proofErr w:type="spellEnd"/>
      <w:r w:rsidRPr="00272860">
        <w:rPr>
          <w:sz w:val="20"/>
        </w:rPr>
        <w:t>;</w:t>
      </w:r>
    </w:p>
    <w:p w14:paraId="5A73C800" w14:textId="77777777" w:rsidR="00922109" w:rsidRPr="00272860" w:rsidRDefault="00922109" w:rsidP="00922109">
      <w:pPr>
        <w:pStyle w:val="TF-ALNEA"/>
        <w:numPr>
          <w:ilvl w:val="0"/>
          <w:numId w:val="20"/>
        </w:numPr>
        <w:rPr>
          <w:sz w:val="20"/>
        </w:rPr>
      </w:pPr>
      <w:r>
        <w:rPr>
          <w:sz w:val="20"/>
        </w:rPr>
        <w:t xml:space="preserve">implementação do algoritmo de aprendizagem: implementar e testar os principais algoritmos de </w:t>
      </w:r>
      <w:r>
        <w:rPr>
          <w:sz w:val="20"/>
        </w:rPr>
        <w:lastRenderedPageBreak/>
        <w:t xml:space="preserve">aprendizagem de máquina na </w:t>
      </w:r>
      <w:r w:rsidRPr="572C669F">
        <w:rPr>
          <w:sz w:val="20"/>
        </w:rPr>
        <w:t>linguagem Python no ambiente de desenvolvimento Visual Studio</w:t>
      </w:r>
      <w:r>
        <w:rPr>
          <w:sz w:val="20"/>
        </w:rPr>
        <w:t xml:space="preserve">. </w:t>
      </w:r>
    </w:p>
    <w:p w14:paraId="26CCA07D" w14:textId="77777777" w:rsidR="00922109" w:rsidRPr="00272860" w:rsidRDefault="00922109" w:rsidP="00922109">
      <w:pPr>
        <w:pStyle w:val="TF-ALNEA"/>
        <w:numPr>
          <w:ilvl w:val="0"/>
          <w:numId w:val="20"/>
        </w:numPr>
        <w:rPr>
          <w:sz w:val="20"/>
        </w:rPr>
      </w:pPr>
      <w:r>
        <w:rPr>
          <w:sz w:val="20"/>
        </w:rPr>
        <w:t xml:space="preserve">integração com o </w:t>
      </w:r>
      <w:proofErr w:type="spellStart"/>
      <w:r>
        <w:rPr>
          <w:sz w:val="20"/>
        </w:rPr>
        <w:t>Furbot</w:t>
      </w:r>
      <w:proofErr w:type="spellEnd"/>
      <w:r>
        <w:rPr>
          <w:sz w:val="20"/>
        </w:rPr>
        <w:t xml:space="preserve">: integrar o algoritmo Python com a arquitetura do </w:t>
      </w:r>
      <w:proofErr w:type="spellStart"/>
      <w:r>
        <w:rPr>
          <w:sz w:val="20"/>
        </w:rPr>
        <w:t>Furbot</w:t>
      </w:r>
      <w:proofErr w:type="spellEnd"/>
      <w:r>
        <w:rPr>
          <w:sz w:val="20"/>
        </w:rPr>
        <w:t xml:space="preserve"> utilizando a linguagem C#;</w:t>
      </w:r>
    </w:p>
    <w:p w14:paraId="133591E3" w14:textId="77777777" w:rsidR="00922109" w:rsidRDefault="00922109" w:rsidP="00922109">
      <w:pPr>
        <w:pStyle w:val="TF-ALNEA"/>
        <w:numPr>
          <w:ilvl w:val="0"/>
          <w:numId w:val="20"/>
        </w:numPr>
        <w:rPr>
          <w:sz w:val="20"/>
        </w:rPr>
      </w:pPr>
      <w:r w:rsidRPr="00DD17F0">
        <w:rPr>
          <w:sz w:val="20"/>
        </w:rPr>
        <w:t>testes</w:t>
      </w:r>
      <w:r>
        <w:rPr>
          <w:sz w:val="20"/>
        </w:rPr>
        <w:t xml:space="preserve"> e validações</w:t>
      </w:r>
      <w:r w:rsidRPr="00DD17F0">
        <w:rPr>
          <w:sz w:val="20"/>
        </w:rPr>
        <w:t xml:space="preserve">: </w:t>
      </w:r>
      <w:r w:rsidRPr="00186B6C">
        <w:rPr>
          <w:sz w:val="20"/>
        </w:rPr>
        <w:t>serão realizados testes juntamente com a construção d</w:t>
      </w:r>
      <w:r>
        <w:rPr>
          <w:sz w:val="20"/>
        </w:rPr>
        <w:t>os algoritmos</w:t>
      </w:r>
      <w:r w:rsidRPr="00DD17F0">
        <w:rPr>
          <w:sz w:val="20"/>
        </w:rPr>
        <w:t xml:space="preserve"> comparando a</w:t>
      </w:r>
      <w:r>
        <w:rPr>
          <w:sz w:val="20"/>
        </w:rPr>
        <w:t>s</w:t>
      </w:r>
      <w:r w:rsidRPr="00DD17F0">
        <w:rPr>
          <w:sz w:val="20"/>
        </w:rPr>
        <w:t xml:space="preserve"> soluç</w:t>
      </w:r>
      <w:r>
        <w:rPr>
          <w:sz w:val="20"/>
        </w:rPr>
        <w:t>ões</w:t>
      </w:r>
      <w:r w:rsidRPr="00DD17F0">
        <w:rPr>
          <w:sz w:val="20"/>
        </w:rPr>
        <w:t xml:space="preserve"> gerada</w:t>
      </w:r>
      <w:r>
        <w:rPr>
          <w:sz w:val="20"/>
        </w:rPr>
        <w:t>s</w:t>
      </w:r>
      <w:r w:rsidRPr="00DD17F0">
        <w:rPr>
          <w:sz w:val="20"/>
        </w:rPr>
        <w:t xml:space="preserve"> pelo</w:t>
      </w:r>
      <w:r>
        <w:rPr>
          <w:sz w:val="20"/>
        </w:rPr>
        <w:t>s</w:t>
      </w:r>
      <w:r w:rsidRPr="00DD17F0">
        <w:rPr>
          <w:sz w:val="20"/>
        </w:rPr>
        <w:t xml:space="preserve"> algoritmo</w:t>
      </w:r>
      <w:r>
        <w:rPr>
          <w:sz w:val="20"/>
        </w:rPr>
        <w:t>s</w:t>
      </w:r>
      <w:r w:rsidRPr="00DD17F0">
        <w:rPr>
          <w:sz w:val="20"/>
        </w:rPr>
        <w:t xml:space="preserve"> com a dos alunos</w:t>
      </w:r>
      <w:r>
        <w:rPr>
          <w:sz w:val="20"/>
        </w:rPr>
        <w:t xml:space="preserve"> e com a solução desenvolvida por Xavier (2019)</w:t>
      </w:r>
      <w:r w:rsidRPr="00DD17F0">
        <w:rPr>
          <w:sz w:val="20"/>
        </w:rPr>
        <w:t xml:space="preserve">, medindo </w:t>
      </w:r>
      <w:r>
        <w:rPr>
          <w:sz w:val="20"/>
        </w:rPr>
        <w:t>a eficiência das soluções</w:t>
      </w:r>
      <w:r w:rsidRPr="00DD17F0">
        <w:rPr>
          <w:sz w:val="20"/>
        </w:rPr>
        <w:t xml:space="preserve">. </w:t>
      </w:r>
    </w:p>
    <w:p w14:paraId="092A66F8" w14:textId="77777777" w:rsidR="00922109" w:rsidRPr="00272860" w:rsidRDefault="00922109" w:rsidP="0025584B">
      <w:pPr>
        <w:pStyle w:val="TF-TEXTO"/>
        <w:rPr>
          <w:sz w:val="20"/>
        </w:rPr>
      </w:pPr>
      <w:r w:rsidRPr="00D22716">
        <w:rPr>
          <w:sz w:val="20"/>
        </w:rPr>
        <w:t>As etapas de implementação e testes serão desenvolvidas de forma integrada, de modo que haja uma evolução contínua em relação ao desempenho na obtenção do melhor caminho, até se identificar o melhor algoritmo a ser utilizado.</w:t>
      </w:r>
      <w:r>
        <w:rPr>
          <w:sz w:val="20"/>
        </w:rPr>
        <w:t xml:space="preserve"> </w:t>
      </w:r>
      <w:r w:rsidRPr="00272860">
        <w:rPr>
          <w:sz w:val="20"/>
        </w:rPr>
        <w:t>As etapas serão realizadas nos períodos relacionados no Quadro 2.</w:t>
      </w:r>
    </w:p>
    <w:p w14:paraId="3ABCDFBB" w14:textId="77777777" w:rsidR="00922109" w:rsidRDefault="00922109" w:rsidP="0060060C">
      <w:pPr>
        <w:pStyle w:val="TF-LEGENDA-Ilustracao"/>
        <w:rPr>
          <w:sz w:val="20"/>
        </w:rPr>
      </w:pPr>
      <w:r w:rsidRPr="00272860">
        <w:rPr>
          <w:sz w:val="20"/>
        </w:rPr>
        <w:t>Quadro 2 -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922109" w:rsidRPr="00B24796" w14:paraId="0C24657E" w14:textId="77777777" w:rsidTr="00854E32">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7ADFE624" w14:textId="77777777" w:rsidR="00922109" w:rsidRPr="00B24796" w:rsidRDefault="00922109" w:rsidP="00B24796">
            <w:pPr>
              <w:rPr>
                <w:sz w:val="20"/>
                <w:szCs w:val="20"/>
              </w:rPr>
            </w:pPr>
          </w:p>
        </w:tc>
        <w:tc>
          <w:tcPr>
            <w:tcW w:w="2834" w:type="dxa"/>
            <w:gridSpan w:val="10"/>
            <w:tcBorders>
              <w:top w:val="single" w:sz="4" w:space="0" w:color="auto"/>
              <w:left w:val="single" w:sz="4" w:space="0" w:color="auto"/>
              <w:right w:val="single" w:sz="4" w:space="0" w:color="auto"/>
            </w:tcBorders>
            <w:shd w:val="clear" w:color="auto" w:fill="A6A6A6"/>
          </w:tcPr>
          <w:p w14:paraId="7A8CF1C7" w14:textId="77777777" w:rsidR="00922109" w:rsidRPr="00B24796" w:rsidRDefault="00922109" w:rsidP="00B24796">
            <w:pPr>
              <w:jc w:val="center"/>
              <w:rPr>
                <w:sz w:val="20"/>
                <w:szCs w:val="20"/>
              </w:rPr>
            </w:pPr>
            <w:r w:rsidRPr="00B24796">
              <w:rPr>
                <w:sz w:val="20"/>
                <w:szCs w:val="20"/>
              </w:rPr>
              <w:t>2022</w:t>
            </w:r>
          </w:p>
        </w:tc>
      </w:tr>
      <w:tr w:rsidR="00922109" w:rsidRPr="00B24796" w14:paraId="2620AC91" w14:textId="77777777" w:rsidTr="00854E32">
        <w:trPr>
          <w:cantSplit/>
          <w:jc w:val="center"/>
        </w:trPr>
        <w:tc>
          <w:tcPr>
            <w:tcW w:w="6171" w:type="dxa"/>
            <w:tcBorders>
              <w:top w:val="nil"/>
              <w:left w:val="single" w:sz="4" w:space="0" w:color="auto"/>
              <w:bottom w:val="nil"/>
            </w:tcBorders>
            <w:shd w:val="clear" w:color="auto" w:fill="A6A6A6"/>
          </w:tcPr>
          <w:p w14:paraId="6B565289" w14:textId="77777777" w:rsidR="00922109" w:rsidRPr="00B24796" w:rsidRDefault="00922109" w:rsidP="00B24796">
            <w:pPr>
              <w:rPr>
                <w:sz w:val="20"/>
                <w:szCs w:val="20"/>
              </w:rPr>
            </w:pPr>
          </w:p>
        </w:tc>
        <w:tc>
          <w:tcPr>
            <w:tcW w:w="557" w:type="dxa"/>
            <w:gridSpan w:val="2"/>
            <w:shd w:val="clear" w:color="auto" w:fill="A6A6A6"/>
          </w:tcPr>
          <w:p w14:paraId="69A941B6" w14:textId="77777777" w:rsidR="00922109" w:rsidRPr="00B24796" w:rsidRDefault="00922109" w:rsidP="00B24796">
            <w:pPr>
              <w:jc w:val="center"/>
              <w:rPr>
                <w:sz w:val="20"/>
                <w:szCs w:val="20"/>
              </w:rPr>
            </w:pPr>
            <w:r w:rsidRPr="00B24796">
              <w:rPr>
                <w:sz w:val="20"/>
                <w:szCs w:val="20"/>
              </w:rPr>
              <w:t>fev.</w:t>
            </w:r>
          </w:p>
        </w:tc>
        <w:tc>
          <w:tcPr>
            <w:tcW w:w="568" w:type="dxa"/>
            <w:gridSpan w:val="2"/>
            <w:shd w:val="clear" w:color="auto" w:fill="A6A6A6"/>
          </w:tcPr>
          <w:p w14:paraId="1D4ACB58" w14:textId="77777777" w:rsidR="00922109" w:rsidRPr="00B24796" w:rsidRDefault="00922109" w:rsidP="00B24796">
            <w:pPr>
              <w:jc w:val="center"/>
              <w:rPr>
                <w:sz w:val="20"/>
                <w:szCs w:val="20"/>
              </w:rPr>
            </w:pPr>
            <w:r w:rsidRPr="00B24796">
              <w:rPr>
                <w:sz w:val="20"/>
                <w:szCs w:val="20"/>
              </w:rPr>
              <w:t>mar.</w:t>
            </w:r>
          </w:p>
        </w:tc>
        <w:tc>
          <w:tcPr>
            <w:tcW w:w="568" w:type="dxa"/>
            <w:gridSpan w:val="2"/>
            <w:shd w:val="clear" w:color="auto" w:fill="A6A6A6"/>
          </w:tcPr>
          <w:p w14:paraId="5967BBD8" w14:textId="77777777" w:rsidR="00922109" w:rsidRPr="00B24796" w:rsidRDefault="00922109" w:rsidP="00B24796">
            <w:pPr>
              <w:jc w:val="center"/>
              <w:rPr>
                <w:sz w:val="20"/>
                <w:szCs w:val="20"/>
              </w:rPr>
            </w:pPr>
            <w:r w:rsidRPr="00B24796">
              <w:rPr>
                <w:sz w:val="20"/>
                <w:szCs w:val="20"/>
              </w:rPr>
              <w:t>abr.</w:t>
            </w:r>
          </w:p>
        </w:tc>
        <w:tc>
          <w:tcPr>
            <w:tcW w:w="568" w:type="dxa"/>
            <w:gridSpan w:val="2"/>
            <w:shd w:val="clear" w:color="auto" w:fill="A6A6A6"/>
          </w:tcPr>
          <w:p w14:paraId="7B9E353E" w14:textId="77777777" w:rsidR="00922109" w:rsidRPr="00B24796" w:rsidRDefault="00922109" w:rsidP="00B24796">
            <w:pPr>
              <w:jc w:val="center"/>
              <w:rPr>
                <w:sz w:val="20"/>
                <w:szCs w:val="20"/>
              </w:rPr>
            </w:pPr>
            <w:commentRangeStart w:id="6"/>
            <w:r w:rsidRPr="00B24796">
              <w:rPr>
                <w:sz w:val="20"/>
                <w:szCs w:val="20"/>
              </w:rPr>
              <w:t>mai.</w:t>
            </w:r>
            <w:commentRangeEnd w:id="6"/>
            <w:r>
              <w:rPr>
                <w:rStyle w:val="Refdecomentrio"/>
              </w:rPr>
              <w:commentReference w:id="6"/>
            </w:r>
          </w:p>
        </w:tc>
        <w:tc>
          <w:tcPr>
            <w:tcW w:w="573" w:type="dxa"/>
            <w:gridSpan w:val="2"/>
            <w:shd w:val="clear" w:color="auto" w:fill="A6A6A6"/>
          </w:tcPr>
          <w:p w14:paraId="7F6D7B50" w14:textId="77777777" w:rsidR="00922109" w:rsidRPr="00B24796" w:rsidRDefault="00922109" w:rsidP="00B24796">
            <w:pPr>
              <w:jc w:val="center"/>
              <w:rPr>
                <w:sz w:val="20"/>
                <w:szCs w:val="20"/>
              </w:rPr>
            </w:pPr>
            <w:r w:rsidRPr="00B24796">
              <w:rPr>
                <w:sz w:val="20"/>
                <w:szCs w:val="20"/>
              </w:rPr>
              <w:t>jun.</w:t>
            </w:r>
          </w:p>
        </w:tc>
      </w:tr>
      <w:tr w:rsidR="00922109" w:rsidRPr="00B24796" w14:paraId="29FBE18C" w14:textId="77777777" w:rsidTr="00854E32">
        <w:trPr>
          <w:cantSplit/>
          <w:jc w:val="center"/>
        </w:trPr>
        <w:tc>
          <w:tcPr>
            <w:tcW w:w="6171" w:type="dxa"/>
            <w:tcBorders>
              <w:top w:val="nil"/>
              <w:left w:val="single" w:sz="4" w:space="0" w:color="auto"/>
            </w:tcBorders>
            <w:shd w:val="clear" w:color="auto" w:fill="A6A6A6"/>
          </w:tcPr>
          <w:p w14:paraId="4E88FDEF" w14:textId="77777777" w:rsidR="00922109" w:rsidRPr="00B24796" w:rsidRDefault="00922109" w:rsidP="00B24796">
            <w:pPr>
              <w:rPr>
                <w:sz w:val="20"/>
                <w:szCs w:val="20"/>
              </w:rPr>
            </w:pPr>
            <w:r w:rsidRPr="00B24796">
              <w:rPr>
                <w:sz w:val="20"/>
                <w:szCs w:val="20"/>
              </w:rPr>
              <w:t>etapas / quinzenas</w:t>
            </w:r>
          </w:p>
        </w:tc>
        <w:tc>
          <w:tcPr>
            <w:tcW w:w="273" w:type="dxa"/>
            <w:tcBorders>
              <w:bottom w:val="single" w:sz="4" w:space="0" w:color="auto"/>
            </w:tcBorders>
            <w:shd w:val="clear" w:color="auto" w:fill="A6A6A6"/>
          </w:tcPr>
          <w:p w14:paraId="788289B2" w14:textId="77777777" w:rsidR="00922109" w:rsidRPr="00B24796" w:rsidRDefault="00922109" w:rsidP="00B24796">
            <w:pPr>
              <w:jc w:val="center"/>
              <w:rPr>
                <w:sz w:val="20"/>
                <w:szCs w:val="20"/>
              </w:rPr>
            </w:pPr>
            <w:r w:rsidRPr="00B24796">
              <w:rPr>
                <w:sz w:val="20"/>
                <w:szCs w:val="20"/>
              </w:rPr>
              <w:t>1</w:t>
            </w:r>
          </w:p>
        </w:tc>
        <w:tc>
          <w:tcPr>
            <w:tcW w:w="284" w:type="dxa"/>
            <w:tcBorders>
              <w:bottom w:val="single" w:sz="4" w:space="0" w:color="auto"/>
            </w:tcBorders>
            <w:shd w:val="clear" w:color="auto" w:fill="A6A6A6"/>
          </w:tcPr>
          <w:p w14:paraId="42E963A1" w14:textId="77777777" w:rsidR="00922109" w:rsidRPr="00B24796" w:rsidRDefault="00922109" w:rsidP="00B24796">
            <w:pPr>
              <w:jc w:val="center"/>
              <w:rPr>
                <w:sz w:val="20"/>
                <w:szCs w:val="20"/>
              </w:rPr>
            </w:pPr>
            <w:r w:rsidRPr="00B24796">
              <w:rPr>
                <w:sz w:val="20"/>
                <w:szCs w:val="20"/>
              </w:rPr>
              <w:t>2</w:t>
            </w:r>
          </w:p>
        </w:tc>
        <w:tc>
          <w:tcPr>
            <w:tcW w:w="284" w:type="dxa"/>
            <w:tcBorders>
              <w:bottom w:val="single" w:sz="4" w:space="0" w:color="auto"/>
            </w:tcBorders>
            <w:shd w:val="clear" w:color="auto" w:fill="A6A6A6"/>
          </w:tcPr>
          <w:p w14:paraId="0E9FFBF8" w14:textId="77777777" w:rsidR="00922109" w:rsidRPr="00B24796" w:rsidRDefault="00922109" w:rsidP="00B24796">
            <w:pPr>
              <w:jc w:val="center"/>
              <w:rPr>
                <w:sz w:val="20"/>
                <w:szCs w:val="20"/>
              </w:rPr>
            </w:pPr>
            <w:r w:rsidRPr="00B24796">
              <w:rPr>
                <w:sz w:val="20"/>
                <w:szCs w:val="20"/>
              </w:rPr>
              <w:t>1</w:t>
            </w:r>
          </w:p>
        </w:tc>
        <w:tc>
          <w:tcPr>
            <w:tcW w:w="284" w:type="dxa"/>
            <w:tcBorders>
              <w:bottom w:val="single" w:sz="4" w:space="0" w:color="auto"/>
            </w:tcBorders>
            <w:shd w:val="clear" w:color="auto" w:fill="A6A6A6"/>
          </w:tcPr>
          <w:p w14:paraId="2A9222D3" w14:textId="77777777" w:rsidR="00922109" w:rsidRPr="00B24796" w:rsidRDefault="00922109" w:rsidP="00B24796">
            <w:pPr>
              <w:jc w:val="center"/>
              <w:rPr>
                <w:sz w:val="20"/>
                <w:szCs w:val="20"/>
              </w:rPr>
            </w:pPr>
            <w:r w:rsidRPr="00B24796">
              <w:rPr>
                <w:sz w:val="20"/>
                <w:szCs w:val="20"/>
              </w:rPr>
              <w:t>2</w:t>
            </w:r>
          </w:p>
        </w:tc>
        <w:tc>
          <w:tcPr>
            <w:tcW w:w="284" w:type="dxa"/>
            <w:tcBorders>
              <w:bottom w:val="single" w:sz="4" w:space="0" w:color="auto"/>
            </w:tcBorders>
            <w:shd w:val="clear" w:color="auto" w:fill="A6A6A6"/>
          </w:tcPr>
          <w:p w14:paraId="434EC84D" w14:textId="77777777" w:rsidR="00922109" w:rsidRPr="00B24796" w:rsidRDefault="00922109" w:rsidP="00B24796">
            <w:pPr>
              <w:jc w:val="center"/>
              <w:rPr>
                <w:sz w:val="20"/>
                <w:szCs w:val="20"/>
              </w:rPr>
            </w:pPr>
            <w:r w:rsidRPr="00B24796">
              <w:rPr>
                <w:sz w:val="20"/>
                <w:szCs w:val="20"/>
              </w:rPr>
              <w:t>1</w:t>
            </w:r>
          </w:p>
        </w:tc>
        <w:tc>
          <w:tcPr>
            <w:tcW w:w="284" w:type="dxa"/>
            <w:tcBorders>
              <w:bottom w:val="single" w:sz="4" w:space="0" w:color="auto"/>
            </w:tcBorders>
            <w:shd w:val="clear" w:color="auto" w:fill="A6A6A6"/>
          </w:tcPr>
          <w:p w14:paraId="40670F09" w14:textId="77777777" w:rsidR="00922109" w:rsidRPr="00B24796" w:rsidRDefault="00922109" w:rsidP="00B24796">
            <w:pPr>
              <w:jc w:val="center"/>
              <w:rPr>
                <w:sz w:val="20"/>
                <w:szCs w:val="20"/>
              </w:rPr>
            </w:pPr>
            <w:r w:rsidRPr="00B24796">
              <w:rPr>
                <w:sz w:val="20"/>
                <w:szCs w:val="20"/>
              </w:rPr>
              <w:t>2</w:t>
            </w:r>
          </w:p>
        </w:tc>
        <w:tc>
          <w:tcPr>
            <w:tcW w:w="284" w:type="dxa"/>
            <w:tcBorders>
              <w:bottom w:val="single" w:sz="4" w:space="0" w:color="auto"/>
            </w:tcBorders>
            <w:shd w:val="clear" w:color="auto" w:fill="A6A6A6"/>
          </w:tcPr>
          <w:p w14:paraId="4CB896AC" w14:textId="77777777" w:rsidR="00922109" w:rsidRPr="00B24796" w:rsidRDefault="00922109" w:rsidP="00B24796">
            <w:pPr>
              <w:jc w:val="center"/>
              <w:rPr>
                <w:sz w:val="20"/>
                <w:szCs w:val="20"/>
              </w:rPr>
            </w:pPr>
            <w:r w:rsidRPr="00B24796">
              <w:rPr>
                <w:sz w:val="20"/>
                <w:szCs w:val="20"/>
              </w:rPr>
              <w:t>1</w:t>
            </w:r>
          </w:p>
        </w:tc>
        <w:tc>
          <w:tcPr>
            <w:tcW w:w="284" w:type="dxa"/>
            <w:tcBorders>
              <w:bottom w:val="single" w:sz="4" w:space="0" w:color="auto"/>
            </w:tcBorders>
            <w:shd w:val="clear" w:color="auto" w:fill="A6A6A6"/>
          </w:tcPr>
          <w:p w14:paraId="60792C7C" w14:textId="77777777" w:rsidR="00922109" w:rsidRPr="00B24796" w:rsidRDefault="00922109" w:rsidP="00B24796">
            <w:pPr>
              <w:jc w:val="center"/>
              <w:rPr>
                <w:sz w:val="20"/>
                <w:szCs w:val="20"/>
              </w:rPr>
            </w:pPr>
            <w:r w:rsidRPr="00B24796">
              <w:rPr>
                <w:sz w:val="20"/>
                <w:szCs w:val="20"/>
              </w:rPr>
              <w:t>2</w:t>
            </w:r>
          </w:p>
        </w:tc>
        <w:tc>
          <w:tcPr>
            <w:tcW w:w="284" w:type="dxa"/>
            <w:tcBorders>
              <w:bottom w:val="single" w:sz="4" w:space="0" w:color="auto"/>
            </w:tcBorders>
            <w:shd w:val="clear" w:color="auto" w:fill="A6A6A6"/>
          </w:tcPr>
          <w:p w14:paraId="23AC6F62" w14:textId="77777777" w:rsidR="00922109" w:rsidRPr="00B24796" w:rsidRDefault="00922109" w:rsidP="00B24796">
            <w:pPr>
              <w:jc w:val="center"/>
              <w:rPr>
                <w:sz w:val="20"/>
                <w:szCs w:val="20"/>
              </w:rPr>
            </w:pPr>
            <w:r w:rsidRPr="00B24796">
              <w:rPr>
                <w:sz w:val="20"/>
                <w:szCs w:val="20"/>
              </w:rPr>
              <w:t>1</w:t>
            </w:r>
          </w:p>
        </w:tc>
        <w:tc>
          <w:tcPr>
            <w:tcW w:w="289" w:type="dxa"/>
            <w:tcBorders>
              <w:bottom w:val="single" w:sz="4" w:space="0" w:color="auto"/>
            </w:tcBorders>
            <w:shd w:val="clear" w:color="auto" w:fill="A6A6A6"/>
          </w:tcPr>
          <w:p w14:paraId="2939D061" w14:textId="77777777" w:rsidR="00922109" w:rsidRPr="00B24796" w:rsidRDefault="00922109" w:rsidP="00B24796">
            <w:pPr>
              <w:jc w:val="center"/>
              <w:rPr>
                <w:sz w:val="20"/>
                <w:szCs w:val="20"/>
              </w:rPr>
            </w:pPr>
            <w:r w:rsidRPr="00B24796">
              <w:rPr>
                <w:sz w:val="20"/>
                <w:szCs w:val="20"/>
              </w:rPr>
              <w:t>2</w:t>
            </w:r>
          </w:p>
        </w:tc>
      </w:tr>
      <w:tr w:rsidR="00922109" w:rsidRPr="00B24796" w14:paraId="06E7A3E2" w14:textId="77777777" w:rsidTr="00854E32">
        <w:trPr>
          <w:jc w:val="center"/>
        </w:trPr>
        <w:tc>
          <w:tcPr>
            <w:tcW w:w="6171" w:type="dxa"/>
            <w:tcBorders>
              <w:left w:val="single" w:sz="4" w:space="0" w:color="auto"/>
            </w:tcBorders>
          </w:tcPr>
          <w:p w14:paraId="3F087633" w14:textId="77777777" w:rsidR="00922109" w:rsidRPr="00B24796" w:rsidRDefault="00922109" w:rsidP="00B24796">
            <w:pPr>
              <w:rPr>
                <w:bCs/>
                <w:sz w:val="20"/>
                <w:szCs w:val="20"/>
              </w:rPr>
            </w:pPr>
            <w:r w:rsidRPr="00B24796">
              <w:rPr>
                <w:bCs/>
                <w:sz w:val="20"/>
                <w:szCs w:val="20"/>
              </w:rPr>
              <w:t>levantamento bibliográfico</w:t>
            </w:r>
          </w:p>
        </w:tc>
        <w:tc>
          <w:tcPr>
            <w:tcW w:w="273" w:type="dxa"/>
            <w:tcBorders>
              <w:bottom w:val="single" w:sz="4" w:space="0" w:color="auto"/>
            </w:tcBorders>
            <w:shd w:val="clear" w:color="auto" w:fill="auto"/>
          </w:tcPr>
          <w:p w14:paraId="42AB6129"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43BB4B8B"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034DF1AF" w14:textId="77777777" w:rsidR="00922109" w:rsidRPr="00B24796" w:rsidRDefault="00922109" w:rsidP="00B24796">
            <w:pPr>
              <w:jc w:val="center"/>
              <w:rPr>
                <w:sz w:val="20"/>
                <w:szCs w:val="20"/>
              </w:rPr>
            </w:pPr>
          </w:p>
        </w:tc>
        <w:tc>
          <w:tcPr>
            <w:tcW w:w="284" w:type="dxa"/>
            <w:tcBorders>
              <w:bottom w:val="single" w:sz="4" w:space="0" w:color="auto"/>
            </w:tcBorders>
          </w:tcPr>
          <w:p w14:paraId="603D8669" w14:textId="77777777" w:rsidR="00922109" w:rsidRPr="00B24796" w:rsidRDefault="00922109" w:rsidP="00B24796">
            <w:pPr>
              <w:jc w:val="center"/>
              <w:rPr>
                <w:sz w:val="20"/>
                <w:szCs w:val="20"/>
              </w:rPr>
            </w:pPr>
          </w:p>
        </w:tc>
        <w:tc>
          <w:tcPr>
            <w:tcW w:w="284" w:type="dxa"/>
            <w:tcBorders>
              <w:bottom w:val="single" w:sz="4" w:space="0" w:color="auto"/>
            </w:tcBorders>
          </w:tcPr>
          <w:p w14:paraId="335A610F" w14:textId="77777777" w:rsidR="00922109" w:rsidRPr="00B24796" w:rsidRDefault="00922109" w:rsidP="00B24796">
            <w:pPr>
              <w:jc w:val="center"/>
              <w:rPr>
                <w:sz w:val="20"/>
                <w:szCs w:val="20"/>
              </w:rPr>
            </w:pPr>
          </w:p>
        </w:tc>
        <w:tc>
          <w:tcPr>
            <w:tcW w:w="284" w:type="dxa"/>
            <w:tcBorders>
              <w:bottom w:val="single" w:sz="4" w:space="0" w:color="auto"/>
            </w:tcBorders>
          </w:tcPr>
          <w:p w14:paraId="2D4A510B" w14:textId="77777777" w:rsidR="00922109" w:rsidRPr="00B24796" w:rsidRDefault="00922109" w:rsidP="00B24796">
            <w:pPr>
              <w:jc w:val="center"/>
              <w:rPr>
                <w:sz w:val="20"/>
                <w:szCs w:val="20"/>
              </w:rPr>
            </w:pPr>
          </w:p>
        </w:tc>
        <w:tc>
          <w:tcPr>
            <w:tcW w:w="284" w:type="dxa"/>
            <w:tcBorders>
              <w:bottom w:val="single" w:sz="4" w:space="0" w:color="auto"/>
            </w:tcBorders>
          </w:tcPr>
          <w:p w14:paraId="1713EF9C" w14:textId="77777777" w:rsidR="00922109" w:rsidRPr="00B24796" w:rsidRDefault="00922109" w:rsidP="00B24796">
            <w:pPr>
              <w:jc w:val="center"/>
              <w:rPr>
                <w:sz w:val="20"/>
                <w:szCs w:val="20"/>
              </w:rPr>
            </w:pPr>
          </w:p>
        </w:tc>
        <w:tc>
          <w:tcPr>
            <w:tcW w:w="284" w:type="dxa"/>
            <w:tcBorders>
              <w:bottom w:val="single" w:sz="4" w:space="0" w:color="auto"/>
            </w:tcBorders>
          </w:tcPr>
          <w:p w14:paraId="72DBFAA0" w14:textId="77777777" w:rsidR="00922109" w:rsidRPr="00B24796" w:rsidRDefault="00922109" w:rsidP="00B24796">
            <w:pPr>
              <w:jc w:val="center"/>
              <w:rPr>
                <w:sz w:val="20"/>
                <w:szCs w:val="20"/>
              </w:rPr>
            </w:pPr>
          </w:p>
        </w:tc>
        <w:tc>
          <w:tcPr>
            <w:tcW w:w="284" w:type="dxa"/>
            <w:tcBorders>
              <w:bottom w:val="single" w:sz="4" w:space="0" w:color="auto"/>
            </w:tcBorders>
          </w:tcPr>
          <w:p w14:paraId="7C2ACCD9" w14:textId="77777777" w:rsidR="00922109" w:rsidRPr="00B24796" w:rsidRDefault="00922109" w:rsidP="00B24796">
            <w:pPr>
              <w:jc w:val="center"/>
              <w:rPr>
                <w:sz w:val="20"/>
                <w:szCs w:val="20"/>
              </w:rPr>
            </w:pPr>
          </w:p>
        </w:tc>
        <w:tc>
          <w:tcPr>
            <w:tcW w:w="289" w:type="dxa"/>
          </w:tcPr>
          <w:p w14:paraId="1101A36F" w14:textId="77777777" w:rsidR="00922109" w:rsidRPr="00B24796" w:rsidRDefault="00922109" w:rsidP="00B24796">
            <w:pPr>
              <w:jc w:val="center"/>
              <w:rPr>
                <w:sz w:val="20"/>
                <w:szCs w:val="20"/>
              </w:rPr>
            </w:pPr>
          </w:p>
        </w:tc>
      </w:tr>
      <w:tr w:rsidR="00922109" w:rsidRPr="00B24796" w14:paraId="45ED2779" w14:textId="77777777" w:rsidTr="00854E32">
        <w:trPr>
          <w:jc w:val="center"/>
        </w:trPr>
        <w:tc>
          <w:tcPr>
            <w:tcW w:w="6171" w:type="dxa"/>
            <w:tcBorders>
              <w:left w:val="single" w:sz="4" w:space="0" w:color="auto"/>
            </w:tcBorders>
          </w:tcPr>
          <w:p w14:paraId="7F86BE4F" w14:textId="77777777" w:rsidR="00922109" w:rsidRPr="00B24796" w:rsidRDefault="00922109" w:rsidP="00B24796">
            <w:pPr>
              <w:rPr>
                <w:sz w:val="20"/>
                <w:szCs w:val="20"/>
              </w:rPr>
            </w:pPr>
            <w:r w:rsidRPr="00272860">
              <w:rPr>
                <w:sz w:val="20"/>
              </w:rPr>
              <w:t>elicitação de requisitos</w:t>
            </w:r>
          </w:p>
        </w:tc>
        <w:tc>
          <w:tcPr>
            <w:tcW w:w="273" w:type="dxa"/>
            <w:tcBorders>
              <w:top w:val="single" w:sz="4" w:space="0" w:color="auto"/>
            </w:tcBorders>
          </w:tcPr>
          <w:p w14:paraId="6F3FD927" w14:textId="77777777" w:rsidR="00922109" w:rsidRPr="00B24796" w:rsidRDefault="00922109" w:rsidP="00B24796">
            <w:pPr>
              <w:jc w:val="center"/>
              <w:rPr>
                <w:sz w:val="20"/>
                <w:szCs w:val="20"/>
              </w:rPr>
            </w:pPr>
          </w:p>
        </w:tc>
        <w:tc>
          <w:tcPr>
            <w:tcW w:w="284" w:type="dxa"/>
            <w:tcBorders>
              <w:top w:val="single" w:sz="4" w:space="0" w:color="auto"/>
            </w:tcBorders>
            <w:shd w:val="clear" w:color="auto" w:fill="auto"/>
          </w:tcPr>
          <w:p w14:paraId="7F7AA221" w14:textId="77777777" w:rsidR="00922109" w:rsidRPr="00B24796" w:rsidRDefault="00922109" w:rsidP="00B24796">
            <w:pPr>
              <w:jc w:val="center"/>
              <w:rPr>
                <w:sz w:val="20"/>
                <w:szCs w:val="20"/>
              </w:rPr>
            </w:pPr>
          </w:p>
        </w:tc>
        <w:tc>
          <w:tcPr>
            <w:tcW w:w="284" w:type="dxa"/>
            <w:tcBorders>
              <w:top w:val="single" w:sz="4" w:space="0" w:color="auto"/>
            </w:tcBorders>
            <w:shd w:val="clear" w:color="auto" w:fill="AEAAAA"/>
          </w:tcPr>
          <w:p w14:paraId="1EAABAA9" w14:textId="77777777" w:rsidR="00922109" w:rsidRPr="00B24796" w:rsidRDefault="00922109" w:rsidP="00B24796">
            <w:pPr>
              <w:jc w:val="center"/>
              <w:rPr>
                <w:sz w:val="20"/>
                <w:szCs w:val="20"/>
              </w:rPr>
            </w:pPr>
          </w:p>
        </w:tc>
        <w:tc>
          <w:tcPr>
            <w:tcW w:w="284" w:type="dxa"/>
            <w:tcBorders>
              <w:top w:val="single" w:sz="4" w:space="0" w:color="auto"/>
            </w:tcBorders>
          </w:tcPr>
          <w:p w14:paraId="16C7A3D0" w14:textId="77777777" w:rsidR="00922109" w:rsidRPr="00B24796" w:rsidRDefault="00922109" w:rsidP="00B24796">
            <w:pPr>
              <w:jc w:val="center"/>
              <w:rPr>
                <w:sz w:val="20"/>
                <w:szCs w:val="20"/>
              </w:rPr>
            </w:pPr>
          </w:p>
        </w:tc>
        <w:tc>
          <w:tcPr>
            <w:tcW w:w="284" w:type="dxa"/>
            <w:tcBorders>
              <w:top w:val="single" w:sz="4" w:space="0" w:color="auto"/>
            </w:tcBorders>
          </w:tcPr>
          <w:p w14:paraId="03E421CE" w14:textId="77777777" w:rsidR="00922109" w:rsidRPr="00B24796" w:rsidRDefault="00922109" w:rsidP="00B24796">
            <w:pPr>
              <w:jc w:val="center"/>
              <w:rPr>
                <w:sz w:val="20"/>
                <w:szCs w:val="20"/>
              </w:rPr>
            </w:pPr>
          </w:p>
        </w:tc>
        <w:tc>
          <w:tcPr>
            <w:tcW w:w="284" w:type="dxa"/>
            <w:tcBorders>
              <w:top w:val="single" w:sz="4" w:space="0" w:color="auto"/>
            </w:tcBorders>
          </w:tcPr>
          <w:p w14:paraId="61F19B00" w14:textId="77777777" w:rsidR="00922109" w:rsidRPr="00B24796" w:rsidRDefault="00922109" w:rsidP="00B24796">
            <w:pPr>
              <w:jc w:val="center"/>
              <w:rPr>
                <w:sz w:val="20"/>
                <w:szCs w:val="20"/>
              </w:rPr>
            </w:pPr>
          </w:p>
        </w:tc>
        <w:tc>
          <w:tcPr>
            <w:tcW w:w="284" w:type="dxa"/>
            <w:tcBorders>
              <w:top w:val="single" w:sz="4" w:space="0" w:color="auto"/>
            </w:tcBorders>
          </w:tcPr>
          <w:p w14:paraId="0CD42D90" w14:textId="77777777" w:rsidR="00922109" w:rsidRPr="00B24796" w:rsidRDefault="00922109" w:rsidP="00B24796">
            <w:pPr>
              <w:jc w:val="center"/>
              <w:rPr>
                <w:sz w:val="20"/>
                <w:szCs w:val="20"/>
              </w:rPr>
            </w:pPr>
          </w:p>
        </w:tc>
        <w:tc>
          <w:tcPr>
            <w:tcW w:w="284" w:type="dxa"/>
            <w:tcBorders>
              <w:top w:val="single" w:sz="4" w:space="0" w:color="auto"/>
            </w:tcBorders>
          </w:tcPr>
          <w:p w14:paraId="42E4A9A1" w14:textId="77777777" w:rsidR="00922109" w:rsidRPr="00B24796" w:rsidRDefault="00922109" w:rsidP="00B24796">
            <w:pPr>
              <w:jc w:val="center"/>
              <w:rPr>
                <w:sz w:val="20"/>
                <w:szCs w:val="20"/>
              </w:rPr>
            </w:pPr>
          </w:p>
        </w:tc>
        <w:tc>
          <w:tcPr>
            <w:tcW w:w="284" w:type="dxa"/>
            <w:tcBorders>
              <w:top w:val="single" w:sz="4" w:space="0" w:color="auto"/>
            </w:tcBorders>
          </w:tcPr>
          <w:p w14:paraId="594C67CB" w14:textId="77777777" w:rsidR="00922109" w:rsidRPr="00B24796" w:rsidRDefault="00922109" w:rsidP="00B24796">
            <w:pPr>
              <w:jc w:val="center"/>
              <w:rPr>
                <w:sz w:val="20"/>
                <w:szCs w:val="20"/>
              </w:rPr>
            </w:pPr>
          </w:p>
        </w:tc>
        <w:tc>
          <w:tcPr>
            <w:tcW w:w="289" w:type="dxa"/>
          </w:tcPr>
          <w:p w14:paraId="6336BC92" w14:textId="77777777" w:rsidR="00922109" w:rsidRPr="00B24796" w:rsidRDefault="00922109" w:rsidP="00B24796">
            <w:pPr>
              <w:jc w:val="center"/>
              <w:rPr>
                <w:sz w:val="20"/>
                <w:szCs w:val="20"/>
              </w:rPr>
            </w:pPr>
          </w:p>
        </w:tc>
      </w:tr>
      <w:tr w:rsidR="00922109" w:rsidRPr="00B24796" w14:paraId="301B565E" w14:textId="77777777" w:rsidTr="00854E32">
        <w:trPr>
          <w:jc w:val="center"/>
        </w:trPr>
        <w:tc>
          <w:tcPr>
            <w:tcW w:w="6171" w:type="dxa"/>
            <w:tcBorders>
              <w:left w:val="single" w:sz="4" w:space="0" w:color="auto"/>
            </w:tcBorders>
          </w:tcPr>
          <w:p w14:paraId="36101F28" w14:textId="77777777" w:rsidR="00922109" w:rsidRPr="00B24796" w:rsidRDefault="00922109" w:rsidP="00B24796">
            <w:pPr>
              <w:rPr>
                <w:sz w:val="20"/>
                <w:szCs w:val="20"/>
              </w:rPr>
            </w:pPr>
            <w:r w:rsidRPr="00B24796">
              <w:rPr>
                <w:sz w:val="20"/>
                <w:szCs w:val="20"/>
              </w:rPr>
              <w:t>especificação</w:t>
            </w:r>
          </w:p>
        </w:tc>
        <w:tc>
          <w:tcPr>
            <w:tcW w:w="273" w:type="dxa"/>
            <w:tcBorders>
              <w:bottom w:val="single" w:sz="4" w:space="0" w:color="auto"/>
            </w:tcBorders>
          </w:tcPr>
          <w:p w14:paraId="2387FEF9" w14:textId="77777777" w:rsidR="00922109" w:rsidRPr="00B24796" w:rsidRDefault="00922109" w:rsidP="00B24796">
            <w:pPr>
              <w:jc w:val="center"/>
              <w:rPr>
                <w:sz w:val="20"/>
                <w:szCs w:val="20"/>
              </w:rPr>
            </w:pPr>
          </w:p>
        </w:tc>
        <w:tc>
          <w:tcPr>
            <w:tcW w:w="284" w:type="dxa"/>
            <w:tcBorders>
              <w:bottom w:val="single" w:sz="4" w:space="0" w:color="auto"/>
            </w:tcBorders>
          </w:tcPr>
          <w:p w14:paraId="334D6E33"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3C8968E7"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7E8A3F9B" w14:textId="77777777" w:rsidR="00922109" w:rsidRPr="00B24796" w:rsidRDefault="00922109" w:rsidP="00B24796">
            <w:pPr>
              <w:jc w:val="center"/>
              <w:rPr>
                <w:sz w:val="20"/>
                <w:szCs w:val="20"/>
              </w:rPr>
            </w:pPr>
          </w:p>
        </w:tc>
        <w:tc>
          <w:tcPr>
            <w:tcW w:w="284" w:type="dxa"/>
            <w:tcBorders>
              <w:bottom w:val="single" w:sz="4" w:space="0" w:color="auto"/>
            </w:tcBorders>
          </w:tcPr>
          <w:p w14:paraId="18B70769" w14:textId="77777777" w:rsidR="00922109" w:rsidRPr="00B24796" w:rsidRDefault="00922109" w:rsidP="00B24796">
            <w:pPr>
              <w:jc w:val="center"/>
              <w:rPr>
                <w:sz w:val="20"/>
                <w:szCs w:val="20"/>
              </w:rPr>
            </w:pPr>
          </w:p>
        </w:tc>
        <w:tc>
          <w:tcPr>
            <w:tcW w:w="284" w:type="dxa"/>
            <w:tcBorders>
              <w:bottom w:val="single" w:sz="4" w:space="0" w:color="auto"/>
            </w:tcBorders>
          </w:tcPr>
          <w:p w14:paraId="40A4026A" w14:textId="77777777" w:rsidR="00922109" w:rsidRPr="00B24796" w:rsidRDefault="00922109" w:rsidP="00B24796">
            <w:pPr>
              <w:jc w:val="center"/>
              <w:rPr>
                <w:sz w:val="20"/>
                <w:szCs w:val="20"/>
              </w:rPr>
            </w:pPr>
          </w:p>
        </w:tc>
        <w:tc>
          <w:tcPr>
            <w:tcW w:w="284" w:type="dxa"/>
            <w:tcBorders>
              <w:bottom w:val="single" w:sz="4" w:space="0" w:color="auto"/>
            </w:tcBorders>
          </w:tcPr>
          <w:p w14:paraId="6EFD69FB" w14:textId="77777777" w:rsidR="00922109" w:rsidRPr="00B24796" w:rsidRDefault="00922109" w:rsidP="00B24796">
            <w:pPr>
              <w:jc w:val="center"/>
              <w:rPr>
                <w:sz w:val="20"/>
                <w:szCs w:val="20"/>
              </w:rPr>
            </w:pPr>
          </w:p>
        </w:tc>
        <w:tc>
          <w:tcPr>
            <w:tcW w:w="284" w:type="dxa"/>
            <w:tcBorders>
              <w:bottom w:val="single" w:sz="4" w:space="0" w:color="auto"/>
            </w:tcBorders>
          </w:tcPr>
          <w:p w14:paraId="0AD7BB59" w14:textId="77777777" w:rsidR="00922109" w:rsidRPr="00B24796" w:rsidRDefault="00922109" w:rsidP="00B24796">
            <w:pPr>
              <w:jc w:val="center"/>
              <w:rPr>
                <w:sz w:val="20"/>
                <w:szCs w:val="20"/>
              </w:rPr>
            </w:pPr>
          </w:p>
        </w:tc>
        <w:tc>
          <w:tcPr>
            <w:tcW w:w="284" w:type="dxa"/>
            <w:tcBorders>
              <w:bottom w:val="single" w:sz="4" w:space="0" w:color="auto"/>
            </w:tcBorders>
          </w:tcPr>
          <w:p w14:paraId="113AEDDF" w14:textId="77777777" w:rsidR="00922109" w:rsidRPr="00B24796" w:rsidRDefault="00922109" w:rsidP="00B24796">
            <w:pPr>
              <w:jc w:val="center"/>
              <w:rPr>
                <w:sz w:val="20"/>
                <w:szCs w:val="20"/>
              </w:rPr>
            </w:pPr>
          </w:p>
        </w:tc>
        <w:tc>
          <w:tcPr>
            <w:tcW w:w="289" w:type="dxa"/>
          </w:tcPr>
          <w:p w14:paraId="1CC441C1" w14:textId="77777777" w:rsidR="00922109" w:rsidRPr="00B24796" w:rsidRDefault="00922109" w:rsidP="00B24796">
            <w:pPr>
              <w:jc w:val="center"/>
              <w:rPr>
                <w:sz w:val="20"/>
                <w:szCs w:val="20"/>
              </w:rPr>
            </w:pPr>
          </w:p>
        </w:tc>
      </w:tr>
      <w:tr w:rsidR="00922109" w:rsidRPr="00B24796" w14:paraId="1C288C36" w14:textId="77777777" w:rsidTr="00854E32">
        <w:trPr>
          <w:jc w:val="center"/>
        </w:trPr>
        <w:tc>
          <w:tcPr>
            <w:tcW w:w="6171" w:type="dxa"/>
            <w:tcBorders>
              <w:left w:val="single" w:sz="4" w:space="0" w:color="auto"/>
            </w:tcBorders>
          </w:tcPr>
          <w:p w14:paraId="23CD120B" w14:textId="77777777" w:rsidR="00922109" w:rsidRPr="00B24796" w:rsidRDefault="00922109" w:rsidP="00B24796">
            <w:pPr>
              <w:rPr>
                <w:sz w:val="20"/>
                <w:szCs w:val="20"/>
              </w:rPr>
            </w:pPr>
            <w:r>
              <w:rPr>
                <w:sz w:val="20"/>
              </w:rPr>
              <w:t>implementação do algoritmo de aprendizagem</w:t>
            </w:r>
          </w:p>
        </w:tc>
        <w:tc>
          <w:tcPr>
            <w:tcW w:w="273" w:type="dxa"/>
          </w:tcPr>
          <w:p w14:paraId="0D39E4D3" w14:textId="77777777" w:rsidR="00922109" w:rsidRPr="00B24796" w:rsidRDefault="00922109" w:rsidP="00B24796">
            <w:pPr>
              <w:jc w:val="center"/>
              <w:rPr>
                <w:sz w:val="20"/>
                <w:szCs w:val="20"/>
              </w:rPr>
            </w:pPr>
          </w:p>
        </w:tc>
        <w:tc>
          <w:tcPr>
            <w:tcW w:w="284" w:type="dxa"/>
          </w:tcPr>
          <w:p w14:paraId="010C284E" w14:textId="77777777" w:rsidR="00922109" w:rsidRPr="00B24796" w:rsidRDefault="00922109" w:rsidP="00B24796">
            <w:pPr>
              <w:jc w:val="center"/>
              <w:rPr>
                <w:sz w:val="20"/>
                <w:szCs w:val="20"/>
              </w:rPr>
            </w:pPr>
          </w:p>
        </w:tc>
        <w:tc>
          <w:tcPr>
            <w:tcW w:w="284" w:type="dxa"/>
          </w:tcPr>
          <w:p w14:paraId="4A72EDE9" w14:textId="77777777" w:rsidR="00922109" w:rsidRPr="00B24796" w:rsidRDefault="00922109" w:rsidP="00B24796">
            <w:pPr>
              <w:jc w:val="center"/>
              <w:rPr>
                <w:sz w:val="20"/>
                <w:szCs w:val="20"/>
              </w:rPr>
            </w:pPr>
          </w:p>
        </w:tc>
        <w:tc>
          <w:tcPr>
            <w:tcW w:w="284" w:type="dxa"/>
            <w:shd w:val="clear" w:color="auto" w:fill="AEAAAA"/>
          </w:tcPr>
          <w:p w14:paraId="361DD89E" w14:textId="77777777" w:rsidR="00922109" w:rsidRPr="00B24796" w:rsidRDefault="00922109" w:rsidP="00B24796">
            <w:pPr>
              <w:jc w:val="center"/>
              <w:rPr>
                <w:sz w:val="20"/>
                <w:szCs w:val="20"/>
              </w:rPr>
            </w:pPr>
          </w:p>
        </w:tc>
        <w:tc>
          <w:tcPr>
            <w:tcW w:w="284" w:type="dxa"/>
            <w:shd w:val="clear" w:color="auto" w:fill="AEAAAA"/>
          </w:tcPr>
          <w:p w14:paraId="320BE397" w14:textId="77777777" w:rsidR="00922109" w:rsidRPr="00B24796" w:rsidRDefault="00922109" w:rsidP="00B24796">
            <w:pPr>
              <w:jc w:val="center"/>
              <w:rPr>
                <w:sz w:val="20"/>
                <w:szCs w:val="20"/>
              </w:rPr>
            </w:pPr>
          </w:p>
        </w:tc>
        <w:tc>
          <w:tcPr>
            <w:tcW w:w="284" w:type="dxa"/>
            <w:shd w:val="clear" w:color="auto" w:fill="AEAAAA"/>
          </w:tcPr>
          <w:p w14:paraId="0D26E88F" w14:textId="77777777" w:rsidR="00922109" w:rsidRPr="00B24796" w:rsidRDefault="00922109" w:rsidP="00B24796">
            <w:pPr>
              <w:jc w:val="center"/>
              <w:rPr>
                <w:sz w:val="20"/>
                <w:szCs w:val="20"/>
              </w:rPr>
            </w:pPr>
          </w:p>
        </w:tc>
        <w:tc>
          <w:tcPr>
            <w:tcW w:w="284" w:type="dxa"/>
            <w:shd w:val="clear" w:color="auto" w:fill="AEAAAA"/>
          </w:tcPr>
          <w:p w14:paraId="28B45B1E" w14:textId="77777777" w:rsidR="00922109" w:rsidRPr="00B24796" w:rsidRDefault="00922109" w:rsidP="00B24796">
            <w:pPr>
              <w:jc w:val="center"/>
              <w:rPr>
                <w:sz w:val="20"/>
                <w:szCs w:val="20"/>
              </w:rPr>
            </w:pPr>
          </w:p>
        </w:tc>
        <w:tc>
          <w:tcPr>
            <w:tcW w:w="284" w:type="dxa"/>
            <w:shd w:val="clear" w:color="auto" w:fill="AEAAAA"/>
          </w:tcPr>
          <w:p w14:paraId="2A1844F9" w14:textId="77777777" w:rsidR="00922109" w:rsidRPr="00B24796" w:rsidRDefault="00922109" w:rsidP="00B24796">
            <w:pPr>
              <w:jc w:val="center"/>
              <w:rPr>
                <w:sz w:val="20"/>
                <w:szCs w:val="20"/>
              </w:rPr>
            </w:pPr>
          </w:p>
        </w:tc>
        <w:tc>
          <w:tcPr>
            <w:tcW w:w="284" w:type="dxa"/>
            <w:shd w:val="clear" w:color="auto" w:fill="AEAAAA"/>
          </w:tcPr>
          <w:p w14:paraId="001ACB58" w14:textId="77777777" w:rsidR="00922109" w:rsidRPr="00B24796" w:rsidRDefault="00922109" w:rsidP="00B24796">
            <w:pPr>
              <w:jc w:val="center"/>
              <w:rPr>
                <w:sz w:val="20"/>
                <w:szCs w:val="20"/>
              </w:rPr>
            </w:pPr>
          </w:p>
        </w:tc>
        <w:tc>
          <w:tcPr>
            <w:tcW w:w="289" w:type="dxa"/>
          </w:tcPr>
          <w:p w14:paraId="1EF79C01" w14:textId="77777777" w:rsidR="00922109" w:rsidRPr="00B24796" w:rsidRDefault="00922109" w:rsidP="00B24796">
            <w:pPr>
              <w:jc w:val="center"/>
              <w:rPr>
                <w:sz w:val="20"/>
                <w:szCs w:val="20"/>
              </w:rPr>
            </w:pPr>
          </w:p>
        </w:tc>
      </w:tr>
      <w:tr w:rsidR="00922109" w:rsidRPr="00B24796" w14:paraId="579E179D" w14:textId="77777777" w:rsidTr="00D22716">
        <w:trPr>
          <w:jc w:val="center"/>
        </w:trPr>
        <w:tc>
          <w:tcPr>
            <w:tcW w:w="6171" w:type="dxa"/>
            <w:tcBorders>
              <w:left w:val="single" w:sz="4" w:space="0" w:color="auto"/>
            </w:tcBorders>
          </w:tcPr>
          <w:p w14:paraId="5A97BE2B" w14:textId="77777777" w:rsidR="00922109" w:rsidRDefault="00922109" w:rsidP="00B24796">
            <w:pPr>
              <w:rPr>
                <w:sz w:val="20"/>
              </w:rPr>
            </w:pPr>
            <w:r>
              <w:rPr>
                <w:sz w:val="20"/>
              </w:rPr>
              <w:t xml:space="preserve">integração com o </w:t>
            </w:r>
            <w:proofErr w:type="spellStart"/>
            <w:r>
              <w:rPr>
                <w:sz w:val="20"/>
              </w:rPr>
              <w:t>Furbot</w:t>
            </w:r>
            <w:proofErr w:type="spellEnd"/>
          </w:p>
        </w:tc>
        <w:tc>
          <w:tcPr>
            <w:tcW w:w="273" w:type="dxa"/>
          </w:tcPr>
          <w:p w14:paraId="0A676D90" w14:textId="77777777" w:rsidR="00922109" w:rsidRPr="00B24796" w:rsidRDefault="00922109" w:rsidP="00B24796">
            <w:pPr>
              <w:jc w:val="center"/>
              <w:rPr>
                <w:sz w:val="20"/>
                <w:szCs w:val="20"/>
              </w:rPr>
            </w:pPr>
          </w:p>
        </w:tc>
        <w:tc>
          <w:tcPr>
            <w:tcW w:w="284" w:type="dxa"/>
          </w:tcPr>
          <w:p w14:paraId="3CE2DD0B" w14:textId="77777777" w:rsidR="00922109" w:rsidRPr="00B24796" w:rsidRDefault="00922109" w:rsidP="00B24796">
            <w:pPr>
              <w:jc w:val="center"/>
              <w:rPr>
                <w:sz w:val="20"/>
                <w:szCs w:val="20"/>
              </w:rPr>
            </w:pPr>
          </w:p>
        </w:tc>
        <w:tc>
          <w:tcPr>
            <w:tcW w:w="284" w:type="dxa"/>
          </w:tcPr>
          <w:p w14:paraId="6646BD85" w14:textId="77777777" w:rsidR="00922109" w:rsidRPr="00B24796" w:rsidRDefault="00922109" w:rsidP="00B24796">
            <w:pPr>
              <w:jc w:val="center"/>
              <w:rPr>
                <w:sz w:val="20"/>
                <w:szCs w:val="20"/>
              </w:rPr>
            </w:pPr>
          </w:p>
        </w:tc>
        <w:tc>
          <w:tcPr>
            <w:tcW w:w="284" w:type="dxa"/>
            <w:shd w:val="clear" w:color="auto" w:fill="FFFFFF" w:themeFill="background1"/>
          </w:tcPr>
          <w:p w14:paraId="42E17EF1" w14:textId="77777777" w:rsidR="00922109" w:rsidRPr="00B24796" w:rsidRDefault="00922109" w:rsidP="00B24796">
            <w:pPr>
              <w:jc w:val="center"/>
              <w:rPr>
                <w:sz w:val="20"/>
                <w:szCs w:val="20"/>
              </w:rPr>
            </w:pPr>
          </w:p>
        </w:tc>
        <w:tc>
          <w:tcPr>
            <w:tcW w:w="284" w:type="dxa"/>
            <w:shd w:val="clear" w:color="auto" w:fill="FFFFFF" w:themeFill="background1"/>
          </w:tcPr>
          <w:p w14:paraId="5FCFC568" w14:textId="77777777" w:rsidR="00922109" w:rsidRPr="00B24796" w:rsidRDefault="00922109" w:rsidP="00B24796">
            <w:pPr>
              <w:jc w:val="center"/>
              <w:rPr>
                <w:sz w:val="20"/>
                <w:szCs w:val="20"/>
              </w:rPr>
            </w:pPr>
          </w:p>
        </w:tc>
        <w:tc>
          <w:tcPr>
            <w:tcW w:w="284" w:type="dxa"/>
            <w:shd w:val="clear" w:color="auto" w:fill="FFFFFF" w:themeFill="background1"/>
          </w:tcPr>
          <w:p w14:paraId="40D5092A" w14:textId="77777777" w:rsidR="00922109" w:rsidRPr="00B24796" w:rsidRDefault="00922109" w:rsidP="00B24796">
            <w:pPr>
              <w:jc w:val="center"/>
              <w:rPr>
                <w:sz w:val="20"/>
                <w:szCs w:val="20"/>
              </w:rPr>
            </w:pPr>
          </w:p>
        </w:tc>
        <w:tc>
          <w:tcPr>
            <w:tcW w:w="284" w:type="dxa"/>
            <w:shd w:val="clear" w:color="auto" w:fill="FFFFFF" w:themeFill="background1"/>
          </w:tcPr>
          <w:p w14:paraId="47CD56B1" w14:textId="77777777" w:rsidR="00922109" w:rsidRPr="00B24796" w:rsidRDefault="00922109" w:rsidP="00B24796">
            <w:pPr>
              <w:jc w:val="center"/>
              <w:rPr>
                <w:sz w:val="20"/>
                <w:szCs w:val="20"/>
              </w:rPr>
            </w:pPr>
          </w:p>
        </w:tc>
        <w:tc>
          <w:tcPr>
            <w:tcW w:w="284" w:type="dxa"/>
            <w:shd w:val="clear" w:color="auto" w:fill="AEAAAA"/>
          </w:tcPr>
          <w:p w14:paraId="2B839440" w14:textId="77777777" w:rsidR="00922109" w:rsidRPr="00B24796" w:rsidRDefault="00922109" w:rsidP="00B24796">
            <w:pPr>
              <w:jc w:val="center"/>
              <w:rPr>
                <w:sz w:val="20"/>
                <w:szCs w:val="20"/>
              </w:rPr>
            </w:pPr>
          </w:p>
        </w:tc>
        <w:tc>
          <w:tcPr>
            <w:tcW w:w="284" w:type="dxa"/>
            <w:shd w:val="clear" w:color="auto" w:fill="AEAAAA"/>
          </w:tcPr>
          <w:p w14:paraId="71DB2DD1" w14:textId="77777777" w:rsidR="00922109" w:rsidRPr="00B24796" w:rsidRDefault="00922109" w:rsidP="00B24796">
            <w:pPr>
              <w:jc w:val="center"/>
              <w:rPr>
                <w:sz w:val="20"/>
                <w:szCs w:val="20"/>
              </w:rPr>
            </w:pPr>
          </w:p>
        </w:tc>
        <w:tc>
          <w:tcPr>
            <w:tcW w:w="289" w:type="dxa"/>
          </w:tcPr>
          <w:p w14:paraId="0079B193" w14:textId="77777777" w:rsidR="00922109" w:rsidRPr="00B24796" w:rsidRDefault="00922109" w:rsidP="00B24796">
            <w:pPr>
              <w:jc w:val="center"/>
              <w:rPr>
                <w:sz w:val="20"/>
                <w:szCs w:val="20"/>
              </w:rPr>
            </w:pPr>
          </w:p>
        </w:tc>
      </w:tr>
      <w:tr w:rsidR="00922109" w:rsidRPr="00B24796" w14:paraId="7BFBC5ED" w14:textId="77777777" w:rsidTr="00854E32">
        <w:trPr>
          <w:jc w:val="center"/>
        </w:trPr>
        <w:tc>
          <w:tcPr>
            <w:tcW w:w="6171" w:type="dxa"/>
            <w:tcBorders>
              <w:left w:val="single" w:sz="4" w:space="0" w:color="auto"/>
              <w:bottom w:val="single" w:sz="4" w:space="0" w:color="auto"/>
            </w:tcBorders>
          </w:tcPr>
          <w:p w14:paraId="66FCB940" w14:textId="77777777" w:rsidR="00922109" w:rsidRPr="00B24796" w:rsidRDefault="00922109" w:rsidP="00B24796">
            <w:pPr>
              <w:rPr>
                <w:sz w:val="20"/>
                <w:szCs w:val="20"/>
              </w:rPr>
            </w:pPr>
            <w:r w:rsidRPr="00B24796">
              <w:rPr>
                <w:sz w:val="20"/>
                <w:szCs w:val="20"/>
              </w:rPr>
              <w:t>testes e validações</w:t>
            </w:r>
          </w:p>
        </w:tc>
        <w:tc>
          <w:tcPr>
            <w:tcW w:w="273" w:type="dxa"/>
            <w:tcBorders>
              <w:bottom w:val="single" w:sz="4" w:space="0" w:color="auto"/>
            </w:tcBorders>
          </w:tcPr>
          <w:p w14:paraId="085BC20A" w14:textId="77777777" w:rsidR="00922109" w:rsidRPr="00B24796" w:rsidRDefault="00922109" w:rsidP="00B24796">
            <w:pPr>
              <w:jc w:val="center"/>
              <w:rPr>
                <w:sz w:val="20"/>
                <w:szCs w:val="20"/>
              </w:rPr>
            </w:pPr>
          </w:p>
        </w:tc>
        <w:tc>
          <w:tcPr>
            <w:tcW w:w="284" w:type="dxa"/>
            <w:tcBorders>
              <w:bottom w:val="single" w:sz="4" w:space="0" w:color="auto"/>
            </w:tcBorders>
          </w:tcPr>
          <w:p w14:paraId="432FC1CA" w14:textId="77777777" w:rsidR="00922109" w:rsidRPr="00B24796" w:rsidRDefault="00922109" w:rsidP="00B24796">
            <w:pPr>
              <w:jc w:val="center"/>
              <w:rPr>
                <w:sz w:val="20"/>
                <w:szCs w:val="20"/>
              </w:rPr>
            </w:pPr>
          </w:p>
        </w:tc>
        <w:tc>
          <w:tcPr>
            <w:tcW w:w="284" w:type="dxa"/>
            <w:tcBorders>
              <w:bottom w:val="single" w:sz="4" w:space="0" w:color="auto"/>
            </w:tcBorders>
          </w:tcPr>
          <w:p w14:paraId="1A2A3927"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FFFFFF"/>
          </w:tcPr>
          <w:p w14:paraId="60DF4DAE"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71B3F51C"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1FCF1867"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66E7EA2D"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6A0FBA7B" w14:textId="77777777" w:rsidR="00922109" w:rsidRPr="00B24796" w:rsidRDefault="00922109" w:rsidP="00B24796">
            <w:pPr>
              <w:jc w:val="center"/>
              <w:rPr>
                <w:sz w:val="20"/>
                <w:szCs w:val="20"/>
              </w:rPr>
            </w:pPr>
          </w:p>
        </w:tc>
        <w:tc>
          <w:tcPr>
            <w:tcW w:w="284" w:type="dxa"/>
            <w:tcBorders>
              <w:bottom w:val="single" w:sz="4" w:space="0" w:color="auto"/>
            </w:tcBorders>
            <w:shd w:val="clear" w:color="auto" w:fill="AEAAAA"/>
          </w:tcPr>
          <w:p w14:paraId="7871DD5E" w14:textId="77777777" w:rsidR="00922109" w:rsidRPr="00B24796" w:rsidRDefault="00922109" w:rsidP="00B24796">
            <w:pPr>
              <w:jc w:val="center"/>
              <w:rPr>
                <w:sz w:val="20"/>
                <w:szCs w:val="20"/>
              </w:rPr>
            </w:pPr>
          </w:p>
        </w:tc>
        <w:tc>
          <w:tcPr>
            <w:tcW w:w="289" w:type="dxa"/>
            <w:tcBorders>
              <w:bottom w:val="single" w:sz="4" w:space="0" w:color="auto"/>
            </w:tcBorders>
          </w:tcPr>
          <w:p w14:paraId="43465370" w14:textId="77777777" w:rsidR="00922109" w:rsidRPr="00B24796" w:rsidRDefault="00922109" w:rsidP="00B24796">
            <w:pPr>
              <w:jc w:val="center"/>
              <w:rPr>
                <w:sz w:val="20"/>
                <w:szCs w:val="20"/>
              </w:rPr>
            </w:pPr>
          </w:p>
        </w:tc>
      </w:tr>
    </w:tbl>
    <w:p w14:paraId="04E517ED" w14:textId="77777777" w:rsidR="00922109" w:rsidRPr="00272860" w:rsidRDefault="00922109" w:rsidP="0060060C">
      <w:pPr>
        <w:pStyle w:val="TF-LEGENDA-Ilustracao"/>
        <w:rPr>
          <w:sz w:val="20"/>
        </w:rPr>
      </w:pPr>
    </w:p>
    <w:p w14:paraId="63D39844" w14:textId="77777777" w:rsidR="00922109" w:rsidRPr="00272860" w:rsidRDefault="00922109" w:rsidP="572C669F">
      <w:pPr>
        <w:pStyle w:val="TF-FONTE"/>
        <w:jc w:val="center"/>
      </w:pPr>
      <w:r>
        <w:t xml:space="preserve">     </w:t>
      </w:r>
      <w:commentRangeStart w:id="7"/>
      <w:r>
        <w:t>Fon</w:t>
      </w:r>
      <w:commentRangeEnd w:id="7"/>
      <w:r>
        <w:rPr>
          <w:rStyle w:val="Refdecomentrio"/>
        </w:rPr>
        <w:commentReference w:id="7"/>
      </w:r>
      <w:r>
        <w:t>te: elaborado pelo autor.</w:t>
      </w:r>
    </w:p>
    <w:p w14:paraId="4785593F" w14:textId="77777777" w:rsidR="00922109" w:rsidRPr="00272860" w:rsidRDefault="00922109" w:rsidP="00922109">
      <w:pPr>
        <w:pStyle w:val="Ttulo1"/>
      </w:pPr>
      <w:r w:rsidRPr="00272860">
        <w:t>REVISÃO BIBLIOGRÁFICA</w:t>
      </w:r>
    </w:p>
    <w:p w14:paraId="61BD98FB" w14:textId="77777777" w:rsidR="00922109" w:rsidRPr="00272860" w:rsidRDefault="00922109" w:rsidP="0037046F">
      <w:pPr>
        <w:pStyle w:val="TF-TEXTO"/>
        <w:rPr>
          <w:sz w:val="20"/>
        </w:rPr>
      </w:pPr>
      <w:r w:rsidRPr="00272860">
        <w:rPr>
          <w:sz w:val="20"/>
        </w:rPr>
        <w:t>Este capítulo está divido em duas seções. A seção 5.1 aborda uma visão geral sobre a computação na educação básica. Na seção 5.2 são descritos os fundamentos principais sobre aprendizagem de máquina e métodos de aprendizagem supervisionados.</w:t>
      </w:r>
    </w:p>
    <w:p w14:paraId="41A2BFE2" w14:textId="77777777" w:rsidR="00922109" w:rsidRPr="00272860" w:rsidRDefault="00922109" w:rsidP="00922109">
      <w:pPr>
        <w:pStyle w:val="Ttulo2"/>
        <w:ind w:left="567" w:hanging="567"/>
        <w:rPr>
          <w:sz w:val="20"/>
        </w:rPr>
      </w:pPr>
      <w:r w:rsidRPr="00272860">
        <w:rPr>
          <w:sz w:val="20"/>
        </w:rPr>
        <w:t>Computação na Educação básica</w:t>
      </w:r>
    </w:p>
    <w:p w14:paraId="1BA80DC1" w14:textId="77777777" w:rsidR="00922109" w:rsidRPr="00272860" w:rsidRDefault="00922109" w:rsidP="00DD2621">
      <w:pPr>
        <w:pStyle w:val="TF-TEXTO"/>
        <w:rPr>
          <w:sz w:val="20"/>
        </w:rPr>
      </w:pPr>
      <w:r>
        <w:rPr>
          <w:sz w:val="20"/>
        </w:rPr>
        <w:t>A</w:t>
      </w:r>
      <w:r w:rsidRPr="00272860">
        <w:rPr>
          <w:sz w:val="20"/>
        </w:rPr>
        <w:t xml:space="preserve"> inclusão de conceitos gerais de computação no ensino básico faz-se essencial como forma de aprimorar o raciocínio lógico-matemático das crianças e incentivar a criatividade por meio de </w:t>
      </w:r>
      <w:r w:rsidRPr="00DD17F0">
        <w:rPr>
          <w:sz w:val="20"/>
        </w:rPr>
        <w:t xml:space="preserve">tecnologias (NASCIMENTO </w:t>
      </w:r>
      <w:r w:rsidRPr="00DD17F0">
        <w:rPr>
          <w:i/>
          <w:iCs/>
          <w:sz w:val="20"/>
        </w:rPr>
        <w:t>et al</w:t>
      </w:r>
      <w:r w:rsidRPr="00DD17F0">
        <w:rPr>
          <w:sz w:val="20"/>
        </w:rPr>
        <w:t>., 2015).</w:t>
      </w:r>
      <w:r w:rsidRPr="00272860">
        <w:rPr>
          <w:sz w:val="20"/>
        </w:rPr>
        <w:t xml:space="preserve"> Ainda, seguindo este contexto, </w:t>
      </w:r>
      <w:proofErr w:type="spellStart"/>
      <w:r w:rsidRPr="00272860">
        <w:rPr>
          <w:sz w:val="20"/>
        </w:rPr>
        <w:t>Scaico</w:t>
      </w:r>
      <w:proofErr w:type="spellEnd"/>
      <w:r w:rsidRPr="00272860">
        <w:rPr>
          <w:sz w:val="20"/>
        </w:rPr>
        <w:t xml:space="preserve"> </w:t>
      </w:r>
      <w:r w:rsidRPr="00272860">
        <w:rPr>
          <w:i/>
          <w:sz w:val="20"/>
        </w:rPr>
        <w:t>et al</w:t>
      </w:r>
      <w:r w:rsidRPr="00272860">
        <w:rPr>
          <w:sz w:val="20"/>
        </w:rPr>
        <w:t>. (2013) complementa</w:t>
      </w:r>
      <w:r w:rsidRPr="00DD17F0">
        <w:rPr>
          <w:sz w:val="20"/>
        </w:rPr>
        <w:t>m</w:t>
      </w:r>
      <w:r w:rsidRPr="00272860">
        <w:rPr>
          <w:sz w:val="20"/>
        </w:rPr>
        <w:t xml:space="preserve"> que o ensino de conceitos de programação proporciona o desenvolvimento de várias habilidades que colaboram para aprimorar o raciocínio lógico dos estudantes. Programar abrange a capacidade de desenvolver uma solução para um problema, que caso seja grande demandará o exercício de outras habilidades (SCAICO </w:t>
      </w:r>
      <w:r w:rsidRPr="00272860">
        <w:rPr>
          <w:i/>
          <w:sz w:val="20"/>
        </w:rPr>
        <w:t>et al</w:t>
      </w:r>
      <w:r w:rsidRPr="00272860">
        <w:rPr>
          <w:sz w:val="20"/>
        </w:rPr>
        <w:t xml:space="preserve">., 2013). </w:t>
      </w:r>
    </w:p>
    <w:p w14:paraId="192477FD" w14:textId="77777777" w:rsidR="00922109" w:rsidRPr="00272860" w:rsidRDefault="00922109" w:rsidP="572C669F">
      <w:pPr>
        <w:pStyle w:val="TF-TEXTO"/>
        <w:rPr>
          <w:sz w:val="20"/>
        </w:rPr>
      </w:pPr>
      <w:r w:rsidRPr="572C669F">
        <w:rPr>
          <w:sz w:val="20"/>
        </w:rPr>
        <w:t xml:space="preserve">Fundamentos da computação, agregados ao pensamento crítico definem um método para solucionar problemas intitulado Pensamento Computacional (WING, 2006). Esta perspectiva argumenta que a cultura do computador ajuda a sociedade a aprender, mas especialmente, possibilita uma nova forma de aprender a aprender (LU; FLETCHER, 2009). O Pensamento Computacional é um método para solução de problemas que utiliza os princípios e técnicas da Ciência da Computação. </w:t>
      </w:r>
    </w:p>
    <w:p w14:paraId="271BD457" w14:textId="77777777" w:rsidR="00922109" w:rsidRPr="00272860" w:rsidRDefault="00922109" w:rsidP="572C669F">
      <w:pPr>
        <w:pStyle w:val="TF-TEXTO"/>
        <w:rPr>
          <w:sz w:val="20"/>
        </w:rPr>
      </w:pPr>
      <w:r w:rsidRPr="572C669F">
        <w:rPr>
          <w:sz w:val="20"/>
        </w:rPr>
        <w:t xml:space="preserve">Segundo Ribeiro, </w:t>
      </w:r>
      <w:proofErr w:type="spellStart"/>
      <w:r w:rsidRPr="572C669F">
        <w:rPr>
          <w:sz w:val="20"/>
        </w:rPr>
        <w:t>Foss</w:t>
      </w:r>
      <w:proofErr w:type="spellEnd"/>
      <w:r w:rsidRPr="572C669F">
        <w:rPr>
          <w:sz w:val="20"/>
        </w:rPr>
        <w:t xml:space="preserve"> e Cavalheiro (2017), as três habilidades básicas que fundamentam o Pensamento Computacional são:  abstração, automação e análise.  A habilidade de abstração se associa a aptidão do indivíduo extrair somente os aspectos mais relevantes de um problema para chegar a uma solução. A habilidade de automação associa-se a aptidão de utilização um meio eletrônico que é capaz de substituir o trabalho de um ser humano e a habilidade de análise associa-se ao estudo dos resultados criados pela automação. </w:t>
      </w:r>
    </w:p>
    <w:p w14:paraId="71ADE69E" w14:textId="77777777" w:rsidR="00922109" w:rsidRPr="00272860" w:rsidRDefault="00922109" w:rsidP="00C647F0">
      <w:pPr>
        <w:pStyle w:val="TF-TEXTO"/>
        <w:rPr>
          <w:sz w:val="20"/>
        </w:rPr>
      </w:pPr>
      <w:r w:rsidRPr="00272860">
        <w:rPr>
          <w:sz w:val="20"/>
        </w:rPr>
        <w:lastRenderedPageBreak/>
        <w:t xml:space="preserve">Como </w:t>
      </w:r>
      <w:proofErr w:type="spellStart"/>
      <w:r w:rsidRPr="00272860">
        <w:rPr>
          <w:sz w:val="20"/>
        </w:rPr>
        <w:t>Brackmann</w:t>
      </w:r>
      <w:proofErr w:type="spellEnd"/>
      <w:r w:rsidRPr="00272860">
        <w:rPr>
          <w:sz w:val="20"/>
        </w:rPr>
        <w:t xml:space="preserve"> (2017) afirma, enquanto os alunos aprendem a programar, estão também programando para aprender. Este aprendizado possibilita que eles </w:t>
      </w:r>
      <w:r>
        <w:rPr>
          <w:sz w:val="20"/>
        </w:rPr>
        <w:t>conheçam</w:t>
      </w:r>
      <w:r w:rsidRPr="00272860">
        <w:rPr>
          <w:sz w:val="20"/>
        </w:rPr>
        <w:t xml:space="preserve"> várias outras coisas e criem oportunidades de aprendizagem.</w:t>
      </w:r>
    </w:p>
    <w:p w14:paraId="37753382" w14:textId="77777777" w:rsidR="00922109" w:rsidRDefault="00922109" w:rsidP="00922109">
      <w:pPr>
        <w:pStyle w:val="Ttulo2"/>
        <w:ind w:left="567" w:hanging="567"/>
        <w:rPr>
          <w:sz w:val="20"/>
        </w:rPr>
      </w:pPr>
      <w:r w:rsidRPr="00DD17F0">
        <w:rPr>
          <w:sz w:val="20"/>
        </w:rPr>
        <w:t>Aprendizagem</w:t>
      </w:r>
      <w:r w:rsidRPr="00272860">
        <w:rPr>
          <w:sz w:val="20"/>
        </w:rPr>
        <w:t xml:space="preserve"> de Máquina e Métodos </w:t>
      </w:r>
    </w:p>
    <w:p w14:paraId="2645E2A9" w14:textId="77777777" w:rsidR="00922109" w:rsidRPr="00272860" w:rsidRDefault="00922109" w:rsidP="00A33A70">
      <w:pPr>
        <w:pStyle w:val="TF-TEXTO"/>
        <w:ind w:firstLine="567"/>
        <w:rPr>
          <w:sz w:val="20"/>
        </w:rPr>
      </w:pPr>
      <w:r w:rsidRPr="00DD17F0">
        <w:rPr>
          <w:sz w:val="20"/>
        </w:rPr>
        <w:t>Como afirma Bishop (2006), Sistemas de Aprendizado de Máquina são sistemas que combinam</w:t>
      </w:r>
      <w:r w:rsidRPr="00272860">
        <w:rPr>
          <w:sz w:val="20"/>
        </w:rPr>
        <w:t xml:space="preserve"> algoritmos e modelos matemáticos da área de Aprendizado de Máquina em soluções que visam a implantação do uso de tais algoritmos e modelos em ambientes reais. Aprendizado de máquina, por sua vez, se refere a área de estudos voltada ao desenvolvimento e compreensão de modelos matemáticos caracterizados pelo aprimoramento de seus resultados por meio da ingestão de dados de treino, de forma que esses modelos possam realizar predições e decisões sem que sejam explicitamente programados para o fazerem.</w:t>
      </w:r>
    </w:p>
    <w:p w14:paraId="62153E77" w14:textId="77777777" w:rsidR="00922109" w:rsidRDefault="00922109" w:rsidP="008E0DFF">
      <w:pPr>
        <w:pStyle w:val="TF-TEXTO"/>
        <w:rPr>
          <w:sz w:val="20"/>
        </w:rPr>
      </w:pPr>
      <w:r w:rsidRPr="572C669F">
        <w:rPr>
          <w:sz w:val="20"/>
        </w:rPr>
        <w:t xml:space="preserve">A aprendizagem de máquina é dividida em três tipos de técnicas: a aprendizagem supervisionada, que treina um modelo a partir de dados conhecidos de entrada e saída para que ele possa prever resultados futuros; a aprendizagem não supervisionada, que encontra padrões ocultos ou estruturas específicas a partir de dados de entrada; e a aprendizagem por reforço, que utiliza um sistema de recompensas ou punições para se aperfeiçoar no ambiente que se encontra (NORVIG, RUSSELL, 2014). </w:t>
      </w:r>
    </w:p>
    <w:p w14:paraId="640A4999" w14:textId="77777777" w:rsidR="00922109" w:rsidRDefault="00922109" w:rsidP="00A6765F">
      <w:pPr>
        <w:pStyle w:val="TF-TEXTO"/>
        <w:rPr>
          <w:sz w:val="20"/>
        </w:rPr>
      </w:pPr>
      <w:r w:rsidRPr="00A6765F">
        <w:rPr>
          <w:sz w:val="20"/>
        </w:rPr>
        <w:t>Na aprendizagem supervisionada</w:t>
      </w:r>
      <w:r>
        <w:rPr>
          <w:sz w:val="20"/>
        </w:rPr>
        <w:t xml:space="preserve">, </w:t>
      </w:r>
      <w:proofErr w:type="spellStart"/>
      <w:r>
        <w:rPr>
          <w:sz w:val="20"/>
        </w:rPr>
        <w:t>Norvig</w:t>
      </w:r>
      <w:proofErr w:type="spellEnd"/>
      <w:r>
        <w:rPr>
          <w:sz w:val="20"/>
        </w:rPr>
        <w:t xml:space="preserve"> e Russel (2014) descrevem que </w:t>
      </w:r>
      <w:r w:rsidRPr="00A6765F">
        <w:rPr>
          <w:sz w:val="20"/>
        </w:rPr>
        <w:t xml:space="preserve">o agente </w:t>
      </w:r>
      <w:r>
        <w:rPr>
          <w:sz w:val="20"/>
        </w:rPr>
        <w:t>analisa</w:t>
      </w:r>
      <w:r w:rsidRPr="00A6765F">
        <w:rPr>
          <w:sz w:val="20"/>
        </w:rPr>
        <w:t xml:space="preserve"> </w:t>
      </w:r>
      <w:r>
        <w:rPr>
          <w:sz w:val="20"/>
        </w:rPr>
        <w:t>determinados</w:t>
      </w:r>
      <w:r w:rsidRPr="00A6765F">
        <w:rPr>
          <w:sz w:val="20"/>
        </w:rPr>
        <w:t xml:space="preserve"> exemplos de entrada e saída</w:t>
      </w:r>
      <w:r>
        <w:rPr>
          <w:sz w:val="20"/>
        </w:rPr>
        <w:t xml:space="preserve"> correspondentes</w:t>
      </w:r>
      <w:r w:rsidRPr="00A6765F">
        <w:rPr>
          <w:sz w:val="20"/>
        </w:rPr>
        <w:t>,</w:t>
      </w:r>
      <w:r>
        <w:rPr>
          <w:sz w:val="20"/>
        </w:rPr>
        <w:t xml:space="preserve"> </w:t>
      </w:r>
      <w:r w:rsidRPr="00A6765F">
        <w:rPr>
          <w:sz w:val="20"/>
        </w:rPr>
        <w:t>e aprende uma função que faz o mapeamento da entrada para a saída</w:t>
      </w:r>
      <w:r>
        <w:rPr>
          <w:sz w:val="20"/>
        </w:rPr>
        <w:t xml:space="preserve">. Exemplificando, o </w:t>
      </w:r>
      <w:r w:rsidRPr="0038452B">
        <w:rPr>
          <w:sz w:val="20"/>
        </w:rPr>
        <w:t>agente pode aprender a reconhec</w:t>
      </w:r>
      <w:r>
        <w:rPr>
          <w:sz w:val="20"/>
        </w:rPr>
        <w:t>er fotos de ônibus a</w:t>
      </w:r>
      <w:r w:rsidRPr="0038452B">
        <w:rPr>
          <w:sz w:val="20"/>
        </w:rPr>
        <w:t>o</w:t>
      </w:r>
      <w:r>
        <w:rPr>
          <w:sz w:val="20"/>
        </w:rPr>
        <w:t xml:space="preserve"> </w:t>
      </w:r>
      <w:r w:rsidRPr="0038452B">
        <w:rPr>
          <w:sz w:val="20"/>
        </w:rPr>
        <w:t>ver muitas imagens que lhe mostram ônibus</w:t>
      </w:r>
      <w:r w:rsidRPr="00A6765F">
        <w:rPr>
          <w:sz w:val="20"/>
        </w:rPr>
        <w:t>.</w:t>
      </w:r>
    </w:p>
    <w:p w14:paraId="79B661C6" w14:textId="77777777" w:rsidR="00922109" w:rsidRDefault="00922109" w:rsidP="00AC38F6">
      <w:pPr>
        <w:pStyle w:val="TF-TEXTO"/>
        <w:rPr>
          <w:sz w:val="20"/>
        </w:rPr>
      </w:pPr>
      <w:r>
        <w:rPr>
          <w:sz w:val="20"/>
        </w:rPr>
        <w:t>N</w:t>
      </w:r>
      <w:r w:rsidRPr="00AC38F6">
        <w:rPr>
          <w:sz w:val="20"/>
        </w:rPr>
        <w:t xml:space="preserve">a aprendizagem não supervisionada, </w:t>
      </w:r>
      <w:proofErr w:type="spellStart"/>
      <w:r>
        <w:rPr>
          <w:sz w:val="20"/>
        </w:rPr>
        <w:t>Norvig</w:t>
      </w:r>
      <w:proofErr w:type="spellEnd"/>
      <w:r>
        <w:rPr>
          <w:sz w:val="20"/>
        </w:rPr>
        <w:t xml:space="preserve"> e Russel (2014) explicam que </w:t>
      </w:r>
      <w:r w:rsidRPr="00AC38F6">
        <w:rPr>
          <w:sz w:val="20"/>
        </w:rPr>
        <w:t xml:space="preserve">o agente </w:t>
      </w:r>
      <w:r>
        <w:rPr>
          <w:sz w:val="20"/>
        </w:rPr>
        <w:t>estuda</w:t>
      </w:r>
      <w:r w:rsidRPr="00AC38F6">
        <w:rPr>
          <w:sz w:val="20"/>
        </w:rPr>
        <w:t xml:space="preserve"> padrões na entrada, </w:t>
      </w:r>
      <w:r>
        <w:rPr>
          <w:sz w:val="20"/>
        </w:rPr>
        <w:t>ainda que</w:t>
      </w:r>
      <w:r w:rsidRPr="00AC38F6">
        <w:rPr>
          <w:sz w:val="20"/>
        </w:rPr>
        <w:t xml:space="preserve"> </w:t>
      </w:r>
      <w:r>
        <w:rPr>
          <w:sz w:val="20"/>
        </w:rPr>
        <w:t>nenhum</w:t>
      </w:r>
      <w:r w:rsidRPr="00AC38F6">
        <w:rPr>
          <w:sz w:val="20"/>
        </w:rPr>
        <w:t xml:space="preserve"> feedback</w:t>
      </w:r>
      <w:r>
        <w:rPr>
          <w:sz w:val="20"/>
        </w:rPr>
        <w:t xml:space="preserve"> </w:t>
      </w:r>
      <w:r w:rsidRPr="00AC38F6">
        <w:rPr>
          <w:sz w:val="20"/>
        </w:rPr>
        <w:t>explícito seja</w:t>
      </w:r>
      <w:r>
        <w:rPr>
          <w:sz w:val="20"/>
        </w:rPr>
        <w:t xml:space="preserve"> </w:t>
      </w:r>
      <w:r w:rsidRPr="00AC38F6">
        <w:rPr>
          <w:sz w:val="20"/>
        </w:rPr>
        <w:t>fornecid</w:t>
      </w:r>
      <w:r>
        <w:rPr>
          <w:sz w:val="20"/>
        </w:rPr>
        <w:t>o</w:t>
      </w:r>
      <w:r w:rsidRPr="00AC38F6">
        <w:rPr>
          <w:sz w:val="20"/>
        </w:rPr>
        <w:t xml:space="preserve">. A </w:t>
      </w:r>
      <w:r>
        <w:rPr>
          <w:sz w:val="20"/>
        </w:rPr>
        <w:t>tarefa</w:t>
      </w:r>
      <w:r w:rsidRPr="00AC38F6">
        <w:rPr>
          <w:sz w:val="20"/>
        </w:rPr>
        <w:t xml:space="preserve"> mais </w:t>
      </w:r>
      <w:r>
        <w:rPr>
          <w:sz w:val="20"/>
        </w:rPr>
        <w:t>utilizada na</w:t>
      </w:r>
      <w:r w:rsidRPr="00AC38F6">
        <w:rPr>
          <w:sz w:val="20"/>
        </w:rPr>
        <w:t xml:space="preserve"> aprendizagem não supervisionada é </w:t>
      </w:r>
      <w:r>
        <w:rPr>
          <w:sz w:val="20"/>
        </w:rPr>
        <w:t xml:space="preserve">a detecção e agrupamento de </w:t>
      </w:r>
      <w:r w:rsidRPr="00AC38F6">
        <w:rPr>
          <w:sz w:val="20"/>
        </w:rPr>
        <w:t xml:space="preserve">exemplos de entrada potencialmente úteis. </w:t>
      </w:r>
      <w:r>
        <w:rPr>
          <w:sz w:val="20"/>
        </w:rPr>
        <w:t>Exemplificando</w:t>
      </w:r>
      <w:r w:rsidRPr="00AC38F6">
        <w:rPr>
          <w:sz w:val="20"/>
        </w:rPr>
        <w:t>, um</w:t>
      </w:r>
      <w:r>
        <w:rPr>
          <w:sz w:val="20"/>
        </w:rPr>
        <w:t xml:space="preserve"> </w:t>
      </w:r>
      <w:r w:rsidRPr="00AC38F6">
        <w:rPr>
          <w:sz w:val="20"/>
        </w:rPr>
        <w:t>agente de táxi pode desenvolver gradualmente um conceito de “dia de tráfego bom” e “dia de tráfego</w:t>
      </w:r>
      <w:r>
        <w:rPr>
          <w:sz w:val="20"/>
        </w:rPr>
        <w:t xml:space="preserve"> </w:t>
      </w:r>
      <w:r w:rsidRPr="00AC38F6">
        <w:rPr>
          <w:sz w:val="20"/>
        </w:rPr>
        <w:t xml:space="preserve">ruim” sem </w:t>
      </w:r>
      <w:r>
        <w:rPr>
          <w:sz w:val="20"/>
        </w:rPr>
        <w:t xml:space="preserve">necessariamente </w:t>
      </w:r>
      <w:r w:rsidRPr="00AC38F6">
        <w:rPr>
          <w:sz w:val="20"/>
        </w:rPr>
        <w:t>ter</w:t>
      </w:r>
      <w:r>
        <w:rPr>
          <w:sz w:val="20"/>
        </w:rPr>
        <w:t>em</w:t>
      </w:r>
      <w:r w:rsidRPr="00AC38F6">
        <w:rPr>
          <w:sz w:val="20"/>
        </w:rPr>
        <w:t xml:space="preserve"> sido rotulados </w:t>
      </w:r>
      <w:r>
        <w:rPr>
          <w:sz w:val="20"/>
        </w:rPr>
        <w:t>anteriormente.</w:t>
      </w:r>
    </w:p>
    <w:p w14:paraId="64D1D80C" w14:textId="77777777" w:rsidR="00922109" w:rsidRDefault="00922109" w:rsidP="00B521C7">
      <w:pPr>
        <w:pStyle w:val="TF-TEXTO"/>
        <w:rPr>
          <w:sz w:val="20"/>
        </w:rPr>
      </w:pPr>
      <w:r>
        <w:rPr>
          <w:sz w:val="20"/>
        </w:rPr>
        <w:t>Por fim, na</w:t>
      </w:r>
      <w:r w:rsidRPr="00B521C7">
        <w:rPr>
          <w:sz w:val="20"/>
        </w:rPr>
        <w:t xml:space="preserve"> aprendizagem por reforço, o agente aprende </w:t>
      </w:r>
      <w:r>
        <w:rPr>
          <w:sz w:val="20"/>
        </w:rPr>
        <w:t>com base</w:t>
      </w:r>
      <w:r w:rsidRPr="00B521C7">
        <w:rPr>
          <w:sz w:val="20"/>
        </w:rPr>
        <w:t xml:space="preserve"> </w:t>
      </w:r>
      <w:r>
        <w:rPr>
          <w:sz w:val="20"/>
        </w:rPr>
        <w:t>em</w:t>
      </w:r>
      <w:r w:rsidRPr="00B521C7">
        <w:rPr>
          <w:sz w:val="20"/>
        </w:rPr>
        <w:t xml:space="preserve"> uma </w:t>
      </w:r>
      <w:r>
        <w:rPr>
          <w:sz w:val="20"/>
        </w:rPr>
        <w:t>sucessão</w:t>
      </w:r>
      <w:r w:rsidRPr="00B521C7">
        <w:rPr>
          <w:sz w:val="20"/>
        </w:rPr>
        <w:t xml:space="preserve"> de reforços</w:t>
      </w:r>
      <w:r>
        <w:rPr>
          <w:sz w:val="20"/>
        </w:rPr>
        <w:t xml:space="preserve">, </w:t>
      </w:r>
      <w:r w:rsidRPr="00B521C7">
        <w:rPr>
          <w:sz w:val="20"/>
        </w:rPr>
        <w:t xml:space="preserve">recompensas ou punições. </w:t>
      </w:r>
      <w:r>
        <w:rPr>
          <w:sz w:val="20"/>
        </w:rPr>
        <w:t>Exemplificando</w:t>
      </w:r>
      <w:r w:rsidRPr="00B521C7">
        <w:rPr>
          <w:sz w:val="20"/>
        </w:rPr>
        <w:t xml:space="preserve">, </w:t>
      </w:r>
      <w:r>
        <w:rPr>
          <w:sz w:val="20"/>
        </w:rPr>
        <w:t>um agente de táxi entende que algo saiu errado a partir d</w:t>
      </w:r>
      <w:r w:rsidRPr="00B521C7">
        <w:rPr>
          <w:sz w:val="20"/>
        </w:rPr>
        <w:t>a falta de gorjeta ao final de uma corrida</w:t>
      </w:r>
      <w:r>
        <w:rPr>
          <w:sz w:val="20"/>
        </w:rPr>
        <w:t xml:space="preserve"> </w:t>
      </w:r>
      <w:r w:rsidRPr="572C669F">
        <w:rPr>
          <w:sz w:val="20"/>
        </w:rPr>
        <w:t>(NORVIG, RUSSELL, 2014).</w:t>
      </w:r>
    </w:p>
    <w:p w14:paraId="615A2C95" w14:textId="77777777" w:rsidR="00922109" w:rsidRDefault="00922109" w:rsidP="008E0DFF">
      <w:pPr>
        <w:pStyle w:val="TF-TEXTO"/>
        <w:rPr>
          <w:sz w:val="20"/>
        </w:rPr>
      </w:pPr>
    </w:p>
    <w:sdt>
      <w:sdtPr>
        <w:id w:val="583725012"/>
        <w:docPartObj>
          <w:docPartGallery w:val="Bibliographies"/>
          <w:docPartUnique/>
        </w:docPartObj>
      </w:sdtPr>
      <w:sdtEndPr>
        <w:rPr>
          <w:b w:val="0"/>
          <w:caps w:val="0"/>
          <w:sz w:val="20"/>
          <w:szCs w:val="20"/>
        </w:rPr>
      </w:sdtEndPr>
      <w:sdtContent>
        <w:p w14:paraId="5B6D435E" w14:textId="77777777" w:rsidR="00922109" w:rsidRPr="00272860" w:rsidRDefault="00922109" w:rsidP="00922109">
          <w:pPr>
            <w:pStyle w:val="Ttulo1"/>
            <w:numPr>
              <w:ilvl w:val="0"/>
              <w:numId w:val="0"/>
            </w:numPr>
            <w:ind w:left="284"/>
          </w:pPr>
          <w:r w:rsidRPr="572C669F">
            <w:t>REFERÊNCIAS</w:t>
          </w:r>
        </w:p>
        <w:p w14:paraId="09BE54EE" w14:textId="77777777" w:rsidR="00922109" w:rsidRPr="00D22716" w:rsidRDefault="00922109" w:rsidP="00C647F0">
          <w:pPr>
            <w:pStyle w:val="TF-refernciasITEM"/>
            <w:rPr>
              <w:sz w:val="20"/>
              <w:lang w:val="en-US"/>
            </w:rPr>
          </w:pPr>
          <w:r w:rsidRPr="00272860">
            <w:rPr>
              <w:sz w:val="20"/>
            </w:rPr>
            <w:t xml:space="preserve">ARAÚJO, Luciana; MATTOS, Mauro. </w:t>
          </w:r>
          <w:proofErr w:type="spellStart"/>
          <w:r w:rsidRPr="008E0DFF">
            <w:rPr>
              <w:b/>
              <w:bCs/>
              <w:sz w:val="20"/>
            </w:rPr>
            <w:t>Furbot</w:t>
          </w:r>
          <w:proofErr w:type="spellEnd"/>
          <w:r w:rsidRPr="00272860">
            <w:rPr>
              <w:sz w:val="20"/>
            </w:rPr>
            <w:t xml:space="preserve">: plataforma para o ensino-aprendizado de pensamento computacional e programação. In: I CONCURSO LATINOAMERICANO DE TECNOLOGIAS EDUCACIONAIS PARA APRENDIZAGEM (EDUTECH), 1., 2018, São Paulo. </w:t>
          </w:r>
          <w:r w:rsidRPr="00D22716">
            <w:rPr>
              <w:sz w:val="20"/>
              <w:lang w:val="en-US"/>
            </w:rPr>
            <w:t>1p.</w:t>
          </w:r>
        </w:p>
        <w:p w14:paraId="65CCD187" w14:textId="77777777" w:rsidR="00922109" w:rsidRPr="00D22716" w:rsidRDefault="00922109" w:rsidP="00E15E4D">
          <w:pPr>
            <w:pStyle w:val="TF-refernciasITEM"/>
            <w:ind w:left="709" w:hanging="709"/>
            <w:rPr>
              <w:sz w:val="20"/>
              <w:lang w:val="en-US"/>
            </w:rPr>
          </w:pPr>
          <w:r w:rsidRPr="00D22716">
            <w:rPr>
              <w:sz w:val="20"/>
              <w:lang w:val="en-US"/>
            </w:rPr>
            <w:t xml:space="preserve">BISHOP, C. M., </w:t>
          </w:r>
          <w:r w:rsidRPr="00D22716">
            <w:rPr>
              <w:b/>
              <w:bCs/>
              <w:sz w:val="20"/>
              <w:lang w:val="en-US"/>
            </w:rPr>
            <w:t>Pattern Recognition and Machine Learning</w:t>
          </w:r>
          <w:r w:rsidRPr="00D22716">
            <w:rPr>
              <w:sz w:val="20"/>
              <w:lang w:val="en-US"/>
            </w:rPr>
            <w:t>, Springer, v. ISBN 978-0-387-31073-2, 2006.</w:t>
          </w:r>
        </w:p>
        <w:p w14:paraId="7D8F022E" w14:textId="77777777" w:rsidR="00922109" w:rsidRPr="00272860" w:rsidRDefault="00922109" w:rsidP="572C669F">
          <w:pPr>
            <w:pStyle w:val="TF-refernciasITEM"/>
            <w:rPr>
              <w:sz w:val="20"/>
            </w:rPr>
          </w:pPr>
          <w:r w:rsidRPr="572C669F">
            <w:rPr>
              <w:sz w:val="20"/>
            </w:rPr>
            <w:t xml:space="preserve">BRACKMANN, C. P., </w:t>
          </w:r>
          <w:r w:rsidRPr="572C669F">
            <w:rPr>
              <w:b/>
              <w:bCs/>
              <w:sz w:val="20"/>
            </w:rPr>
            <w:t xml:space="preserve">Desenvolvimento do Pensamento Computacional Através de Atividades </w:t>
          </w:r>
          <w:proofErr w:type="spellStart"/>
          <w:r w:rsidRPr="572C669F">
            <w:rPr>
              <w:b/>
              <w:bCs/>
              <w:sz w:val="20"/>
            </w:rPr>
            <w:t>Desplugadas</w:t>
          </w:r>
          <w:proofErr w:type="spellEnd"/>
          <w:r w:rsidRPr="572C669F">
            <w:rPr>
              <w:b/>
              <w:bCs/>
              <w:sz w:val="20"/>
            </w:rPr>
            <w:t xml:space="preserve"> na Educação Básica</w:t>
          </w:r>
          <w:r w:rsidRPr="572C669F">
            <w:rPr>
              <w:sz w:val="20"/>
            </w:rPr>
            <w:t>. 2017. 226 f. Tese (Doutorado) - Curso de Informática na Educação, Universidade Federal do Rio Grande do Sul, Porto Alegre, 2017.</w:t>
          </w:r>
        </w:p>
        <w:p w14:paraId="72538C41" w14:textId="77777777" w:rsidR="00922109" w:rsidRPr="00272860" w:rsidRDefault="00922109" w:rsidP="572C669F">
          <w:pPr>
            <w:pStyle w:val="TF-refernciasITEM"/>
            <w:rPr>
              <w:sz w:val="20"/>
            </w:rPr>
          </w:pPr>
          <w:r w:rsidRPr="572C669F">
            <w:rPr>
              <w:sz w:val="20"/>
            </w:rPr>
            <w:t xml:space="preserve">BURKE, B. </w:t>
          </w:r>
          <w:proofErr w:type="spellStart"/>
          <w:r w:rsidRPr="572C669F">
            <w:rPr>
              <w:b/>
              <w:bCs/>
              <w:sz w:val="20"/>
            </w:rPr>
            <w:t>Gamificar</w:t>
          </w:r>
          <w:proofErr w:type="spellEnd"/>
          <w:r w:rsidRPr="572C669F">
            <w:rPr>
              <w:sz w:val="20"/>
            </w:rPr>
            <w:t>: como a gamificação motiva as pessoas a fazerem coisas extraordinárias. São Paulo: DVS Editora, 2015.</w:t>
          </w:r>
        </w:p>
        <w:p w14:paraId="0A388909" w14:textId="77777777" w:rsidR="00922109" w:rsidRPr="00272860" w:rsidRDefault="00922109" w:rsidP="00C647F0">
          <w:pPr>
            <w:pStyle w:val="TF-refernciasITEM"/>
            <w:rPr>
              <w:noProof/>
              <w:sz w:val="20"/>
            </w:rPr>
          </w:pPr>
          <w:r w:rsidRPr="00272860">
            <w:rPr>
              <w:noProof/>
              <w:sz w:val="20"/>
            </w:rPr>
            <w:t xml:space="preserve">CODE.ORG. </w:t>
          </w:r>
          <w:r w:rsidRPr="00272860">
            <w:rPr>
              <w:b/>
              <w:bCs/>
              <w:noProof/>
              <w:sz w:val="20"/>
            </w:rPr>
            <w:t>Minecfraft: Jornada do Herói</w:t>
          </w:r>
          <w:r w:rsidRPr="00272860">
            <w:rPr>
              <w:noProof/>
              <w:sz w:val="20"/>
            </w:rPr>
            <w:t>,</w:t>
          </w:r>
          <w:r w:rsidRPr="00272860">
            <w:rPr>
              <w:sz w:val="20"/>
            </w:rPr>
            <w:t xml:space="preserve"> [</w:t>
          </w:r>
          <w:proofErr w:type="spellStart"/>
          <w:r w:rsidRPr="00272860">
            <w:rPr>
              <w:sz w:val="20"/>
            </w:rPr>
            <w:t>s.l</w:t>
          </w:r>
          <w:proofErr w:type="spellEnd"/>
          <w:r w:rsidRPr="00272860">
            <w:rPr>
              <w:sz w:val="20"/>
            </w:rPr>
            <w:t>.],</w:t>
          </w:r>
          <w:r w:rsidRPr="00272860">
            <w:rPr>
              <w:noProof/>
              <w:sz w:val="20"/>
            </w:rPr>
            <w:t xml:space="preserve"> 2021a. Disponivel em:</w:t>
          </w:r>
          <w:r w:rsidRPr="00272860">
            <w:rPr>
              <w:sz w:val="20"/>
            </w:rPr>
            <w:t xml:space="preserve"> </w:t>
          </w:r>
          <w:r w:rsidRPr="00272860">
            <w:rPr>
              <w:noProof/>
              <w:sz w:val="20"/>
            </w:rPr>
            <w:t>https://studio.code.org/s/hero/lessons/1/levels/1. Acesso em: 27 mai. 2021.</w:t>
          </w:r>
        </w:p>
        <w:p w14:paraId="35EDD5A4" w14:textId="77777777" w:rsidR="00922109" w:rsidRPr="00272860" w:rsidRDefault="00922109" w:rsidP="572C669F">
          <w:pPr>
            <w:pStyle w:val="TF-refernciasITEM"/>
            <w:rPr>
              <w:noProof/>
              <w:sz w:val="20"/>
            </w:rPr>
          </w:pPr>
          <w:r w:rsidRPr="572C669F">
            <w:rPr>
              <w:noProof/>
              <w:sz w:val="20"/>
            </w:rPr>
            <w:t xml:space="preserve">CODE.ORG. </w:t>
          </w:r>
          <w:r w:rsidRPr="572C669F">
            <w:rPr>
              <w:b/>
              <w:bCs/>
              <w:noProof/>
              <w:sz w:val="20"/>
            </w:rPr>
            <w:t>About Us</w:t>
          </w:r>
          <w:r w:rsidRPr="572C669F">
            <w:rPr>
              <w:noProof/>
              <w:sz w:val="20"/>
            </w:rPr>
            <w:t xml:space="preserve">, </w:t>
          </w:r>
          <w:r w:rsidRPr="572C669F">
            <w:rPr>
              <w:sz w:val="20"/>
            </w:rPr>
            <w:t>[</w:t>
          </w:r>
          <w:proofErr w:type="spellStart"/>
          <w:r w:rsidRPr="572C669F">
            <w:rPr>
              <w:sz w:val="20"/>
            </w:rPr>
            <w:t>s.l</w:t>
          </w:r>
          <w:proofErr w:type="spellEnd"/>
          <w:r w:rsidRPr="572C669F">
            <w:rPr>
              <w:sz w:val="20"/>
            </w:rPr>
            <w:t xml:space="preserve">.] </w:t>
          </w:r>
          <w:r w:rsidRPr="572C669F">
            <w:rPr>
              <w:noProof/>
              <w:sz w:val="20"/>
            </w:rPr>
            <w:t>2021b. Disponivel em: https://code.org/about. Acesso em: 27 mai. 2021.</w:t>
          </w:r>
        </w:p>
        <w:p w14:paraId="0029D756" w14:textId="77777777" w:rsidR="00922109" w:rsidRPr="00272860" w:rsidRDefault="00922109" w:rsidP="572C669F">
          <w:pPr>
            <w:pStyle w:val="TF-refernciasITEM"/>
            <w:rPr>
              <w:sz w:val="20"/>
            </w:rPr>
          </w:pPr>
          <w:r w:rsidRPr="572C669F">
            <w:rPr>
              <w:noProof/>
              <w:sz w:val="20"/>
            </w:rPr>
            <w:t xml:space="preserve">CODESPARK. </w:t>
          </w:r>
          <w:r w:rsidRPr="572C669F">
            <w:rPr>
              <w:b/>
              <w:bCs/>
              <w:noProof/>
              <w:sz w:val="20"/>
            </w:rPr>
            <w:t>About Us</w:t>
          </w:r>
          <w:r w:rsidRPr="572C669F">
            <w:rPr>
              <w:noProof/>
              <w:sz w:val="20"/>
            </w:rPr>
            <w:t>, [s.l.], 2021a. Disponivel em: https://codespark.com/about. Acesso em: 25 mai. 2021.</w:t>
          </w:r>
        </w:p>
        <w:p w14:paraId="6036C127" w14:textId="77777777" w:rsidR="00922109" w:rsidRPr="00272860" w:rsidRDefault="00922109" w:rsidP="572C669F">
          <w:pPr>
            <w:pStyle w:val="TF-refernciasITEM"/>
            <w:rPr>
              <w:sz w:val="20"/>
            </w:rPr>
          </w:pPr>
          <w:r w:rsidRPr="572C669F">
            <w:rPr>
              <w:sz w:val="20"/>
            </w:rPr>
            <w:lastRenderedPageBreak/>
            <w:t xml:space="preserve">CODESPARK. </w:t>
          </w:r>
          <w:proofErr w:type="spellStart"/>
          <w:r w:rsidRPr="572C669F">
            <w:rPr>
              <w:b/>
              <w:bCs/>
              <w:sz w:val="20"/>
            </w:rPr>
            <w:t>Frequently</w:t>
          </w:r>
          <w:proofErr w:type="spellEnd"/>
          <w:r w:rsidRPr="572C669F">
            <w:rPr>
              <w:b/>
              <w:bCs/>
              <w:sz w:val="20"/>
            </w:rPr>
            <w:t xml:space="preserve"> </w:t>
          </w:r>
          <w:proofErr w:type="spellStart"/>
          <w:r w:rsidRPr="572C669F">
            <w:rPr>
              <w:b/>
              <w:bCs/>
              <w:sz w:val="20"/>
            </w:rPr>
            <w:t>Asked</w:t>
          </w:r>
          <w:proofErr w:type="spellEnd"/>
          <w:r w:rsidRPr="572C669F">
            <w:rPr>
              <w:b/>
              <w:bCs/>
              <w:sz w:val="20"/>
            </w:rPr>
            <w:t xml:space="preserve"> </w:t>
          </w:r>
          <w:proofErr w:type="spellStart"/>
          <w:r w:rsidRPr="572C669F">
            <w:rPr>
              <w:b/>
              <w:bCs/>
              <w:sz w:val="20"/>
            </w:rPr>
            <w:t>Questions</w:t>
          </w:r>
          <w:proofErr w:type="spellEnd"/>
          <w:r w:rsidRPr="572C669F">
            <w:rPr>
              <w:sz w:val="20"/>
            </w:rPr>
            <w:t>, [</w:t>
          </w:r>
          <w:proofErr w:type="spellStart"/>
          <w:r w:rsidRPr="572C669F">
            <w:rPr>
              <w:sz w:val="20"/>
            </w:rPr>
            <w:t>s.l</w:t>
          </w:r>
          <w:proofErr w:type="spellEnd"/>
          <w:r w:rsidRPr="572C669F">
            <w:rPr>
              <w:sz w:val="20"/>
            </w:rPr>
            <w:t xml:space="preserve">.] 2021b. </w:t>
          </w:r>
          <w:proofErr w:type="spellStart"/>
          <w:r w:rsidRPr="572C669F">
            <w:rPr>
              <w:sz w:val="20"/>
            </w:rPr>
            <w:t>Disponivel</w:t>
          </w:r>
          <w:proofErr w:type="spellEnd"/>
          <w:r w:rsidRPr="572C669F">
            <w:rPr>
              <w:sz w:val="20"/>
            </w:rPr>
            <w:t xml:space="preserve"> em: https://codespark.com/frequently-asked-questions. Acesso em: 25 mai. 2021.</w:t>
          </w:r>
        </w:p>
        <w:p w14:paraId="2F9CD6E1" w14:textId="77777777" w:rsidR="00922109" w:rsidRPr="00D22716" w:rsidRDefault="00922109" w:rsidP="572C669F">
          <w:pPr>
            <w:pStyle w:val="TF-refernciasITEM"/>
            <w:rPr>
              <w:sz w:val="20"/>
              <w:lang w:val="en-US"/>
            </w:rPr>
          </w:pPr>
          <w:r w:rsidRPr="00D22716">
            <w:rPr>
              <w:sz w:val="20"/>
              <w:lang w:val="en-US"/>
            </w:rPr>
            <w:t xml:space="preserve">Lu, J. J; Fletcher, G. H. (2009). Thinking about computational thinking. In Proc. 40th Technical </w:t>
          </w:r>
          <w:proofErr w:type="spellStart"/>
          <w:r w:rsidRPr="00D22716">
            <w:rPr>
              <w:sz w:val="20"/>
              <w:lang w:val="en-US"/>
            </w:rPr>
            <w:t>Symp</w:t>
          </w:r>
          <w:proofErr w:type="spellEnd"/>
          <w:r w:rsidRPr="00D22716">
            <w:rPr>
              <w:sz w:val="20"/>
              <w:lang w:val="en-US"/>
            </w:rPr>
            <w:t>. on Comp. Sci. Education, pages 260–264, New York, USA. ACM.</w:t>
          </w:r>
        </w:p>
        <w:p w14:paraId="2EEC3235" w14:textId="77777777" w:rsidR="00922109" w:rsidRDefault="00922109" w:rsidP="572C669F">
          <w:pPr>
            <w:pStyle w:val="TF-refernciasITEM"/>
            <w:spacing w:line="259" w:lineRule="auto"/>
            <w:rPr>
              <w:sz w:val="20"/>
            </w:rPr>
          </w:pPr>
          <w:r w:rsidRPr="00D22716">
            <w:rPr>
              <w:sz w:val="20"/>
              <w:lang w:val="en-US"/>
            </w:rPr>
            <w:t xml:space="preserve">MATTOS, Mauro et al. </w:t>
          </w:r>
          <w:proofErr w:type="spellStart"/>
          <w:r w:rsidRPr="572C669F">
            <w:rPr>
              <w:b/>
              <w:bCs/>
              <w:sz w:val="20"/>
            </w:rPr>
            <w:t>Furbot</w:t>
          </w:r>
          <w:proofErr w:type="spellEnd"/>
          <w:r w:rsidRPr="572C669F">
            <w:rPr>
              <w:b/>
              <w:bCs/>
              <w:sz w:val="20"/>
            </w:rPr>
            <w:t xml:space="preserve"> Móvel</w:t>
          </w:r>
          <w:r w:rsidRPr="572C669F">
            <w:rPr>
              <w:sz w:val="20"/>
            </w:rPr>
            <w:t xml:space="preserve">: um jogo para o ensino do pensamento computacional. In: VIII CONGRESSO BRASILEIRO DE INFORMÁTICA NA EDUCAÇÃO, 8., 2019, Brasília. Anais dos Workshops do VIII Congresso Brasileiro de Informática na Educação (CBIE 2019). [S.L.]: </w:t>
          </w:r>
          <w:proofErr w:type="spellStart"/>
          <w:r w:rsidRPr="572C669F">
            <w:rPr>
              <w:sz w:val="20"/>
            </w:rPr>
            <w:t>Brazilian</w:t>
          </w:r>
          <w:proofErr w:type="spellEnd"/>
          <w:r w:rsidRPr="572C669F">
            <w:rPr>
              <w:sz w:val="20"/>
            </w:rPr>
            <w:t xml:space="preserve"> Computer </w:t>
          </w:r>
          <w:proofErr w:type="spellStart"/>
          <w:r w:rsidRPr="572C669F">
            <w:rPr>
              <w:sz w:val="20"/>
            </w:rPr>
            <w:t>Society</w:t>
          </w:r>
          <w:proofErr w:type="spellEnd"/>
          <w:r w:rsidRPr="572C669F">
            <w:rPr>
              <w:sz w:val="20"/>
            </w:rPr>
            <w:t xml:space="preserve"> (Sociedade Brasileira de Computação - </w:t>
          </w:r>
          <w:proofErr w:type="spellStart"/>
          <w:r w:rsidRPr="572C669F">
            <w:rPr>
              <w:sz w:val="20"/>
            </w:rPr>
            <w:t>Sbc</w:t>
          </w:r>
          <w:proofErr w:type="spellEnd"/>
          <w:r w:rsidRPr="572C669F">
            <w:rPr>
              <w:sz w:val="20"/>
            </w:rPr>
            <w:t>), 2019. p. 1294-1301.</w:t>
          </w:r>
        </w:p>
        <w:p w14:paraId="364EE522" w14:textId="77777777" w:rsidR="00922109" w:rsidRPr="00272860" w:rsidRDefault="00922109" w:rsidP="572C669F">
          <w:pPr>
            <w:pStyle w:val="TF-refernciasITEM"/>
            <w:spacing w:line="259" w:lineRule="auto"/>
            <w:rPr>
              <w:sz w:val="20"/>
            </w:rPr>
          </w:pPr>
          <w:r w:rsidRPr="572C669F">
            <w:rPr>
              <w:sz w:val="20"/>
            </w:rPr>
            <w:t xml:space="preserve">Nascimento, J., Xavier, D., Passos, O. e Barreto, R., (2015) </w:t>
          </w:r>
          <w:r w:rsidRPr="572C669F">
            <w:rPr>
              <w:b/>
              <w:bCs/>
              <w:sz w:val="20"/>
            </w:rPr>
            <w:t>Um Relato de Experiência da Aplicação de Técnicas Interativas para Ensino da Computação na Educação Básica</w:t>
          </w:r>
          <w:r w:rsidRPr="572C669F">
            <w:rPr>
              <w:sz w:val="20"/>
            </w:rPr>
            <w:t>. Anais do Encontro Regional de Computação e Sistemas de Informação. p. 95-104.</w:t>
          </w:r>
        </w:p>
        <w:p w14:paraId="0BB926F1" w14:textId="77777777" w:rsidR="00922109" w:rsidRPr="00272860" w:rsidRDefault="00922109" w:rsidP="572C669F">
          <w:pPr>
            <w:pStyle w:val="TF-refernciasITEM"/>
            <w:rPr>
              <w:sz w:val="20"/>
            </w:rPr>
          </w:pPr>
          <w:r w:rsidRPr="572C669F">
            <w:rPr>
              <w:sz w:val="20"/>
            </w:rPr>
            <w:t xml:space="preserve">NORVIG, Peter; RUSSELL, Stuart. </w:t>
          </w:r>
          <w:r w:rsidRPr="572C669F">
            <w:rPr>
              <w:b/>
              <w:bCs/>
              <w:sz w:val="20"/>
            </w:rPr>
            <w:t>Inteligência Artificial</w:t>
          </w:r>
          <w:r w:rsidRPr="572C669F">
            <w:rPr>
              <w:sz w:val="20"/>
            </w:rPr>
            <w:t xml:space="preserve">: Tradução da 3a Edição. </w:t>
          </w:r>
          <w:proofErr w:type="spellStart"/>
          <w:r w:rsidRPr="572C669F">
            <w:rPr>
              <w:sz w:val="20"/>
            </w:rPr>
            <w:t>Elsevier</w:t>
          </w:r>
          <w:proofErr w:type="spellEnd"/>
          <w:r w:rsidRPr="572C669F">
            <w:rPr>
              <w:sz w:val="20"/>
            </w:rPr>
            <w:t xml:space="preserve"> Brasil, 2014.</w:t>
          </w:r>
        </w:p>
        <w:p w14:paraId="59179A01" w14:textId="77777777" w:rsidR="00922109" w:rsidRPr="00272860" w:rsidRDefault="00922109" w:rsidP="00C647F0">
          <w:pPr>
            <w:pStyle w:val="TF-refernciasITEM"/>
            <w:rPr>
              <w:noProof/>
              <w:sz w:val="20"/>
            </w:rPr>
          </w:pPr>
          <w:r w:rsidRPr="00272860">
            <w:rPr>
              <w:noProof/>
              <w:sz w:val="20"/>
            </w:rPr>
            <w:t xml:space="preserve">RAABE, André L. A. </w:t>
          </w:r>
          <w:r w:rsidRPr="00272860">
            <w:rPr>
              <w:i/>
              <w:noProof/>
              <w:sz w:val="20"/>
            </w:rPr>
            <w:t>et al</w:t>
          </w:r>
          <w:r w:rsidRPr="00272860">
            <w:rPr>
              <w:noProof/>
              <w:sz w:val="20"/>
            </w:rPr>
            <w:t xml:space="preserve">. </w:t>
          </w:r>
          <w:r w:rsidRPr="00272860">
            <w:rPr>
              <w:b/>
              <w:bCs/>
              <w:noProof/>
              <w:sz w:val="20"/>
            </w:rPr>
            <w:t>Referenciais de Formação em Computação:</w:t>
          </w:r>
          <w:r w:rsidRPr="00272860">
            <w:rPr>
              <w:noProof/>
              <w:sz w:val="20"/>
            </w:rPr>
            <w:t xml:space="preserve"> Educação Básica. Porto Alegre. Assembleias do WEI e da SBC. 2017. 9 f .</w:t>
          </w:r>
          <w:r w:rsidRPr="00272860">
            <w:rPr>
              <w:sz w:val="20"/>
            </w:rPr>
            <w:t xml:space="preserve"> Disponível em: http://www.sbc.org.br/files/ComputacaoEducacaoBasica-versaofinal-julho2017.pdf Acesso em:27 mai. 2021</w:t>
          </w:r>
          <w:r w:rsidRPr="00272860">
            <w:rPr>
              <w:noProof/>
              <w:sz w:val="20"/>
            </w:rPr>
            <w:t>.</w:t>
          </w:r>
        </w:p>
        <w:p w14:paraId="797C09E0" w14:textId="77777777" w:rsidR="00922109" w:rsidRPr="00272860" w:rsidRDefault="00922109" w:rsidP="572C669F">
          <w:pPr>
            <w:pStyle w:val="TF-refernciasITEM"/>
            <w:rPr>
              <w:sz w:val="20"/>
            </w:rPr>
          </w:pPr>
          <w:r w:rsidRPr="572C669F">
            <w:rPr>
              <w:sz w:val="20"/>
            </w:rPr>
            <w:t xml:space="preserve">RIBEIRO, L.; FOSS, L.; CAVALHEIRO, S. A. da C. </w:t>
          </w:r>
          <w:r w:rsidRPr="572C669F">
            <w:rPr>
              <w:b/>
              <w:bCs/>
              <w:sz w:val="20"/>
            </w:rPr>
            <w:t>Entendendo o Pensamento Computacional</w:t>
          </w:r>
          <w:r w:rsidRPr="572C669F">
            <w:rPr>
              <w:sz w:val="20"/>
            </w:rPr>
            <w:t xml:space="preserve">. </w:t>
          </w:r>
          <w:proofErr w:type="spellStart"/>
          <w:r w:rsidRPr="572C669F">
            <w:rPr>
              <w:sz w:val="20"/>
            </w:rPr>
            <w:t>Jul</w:t>
          </w:r>
          <w:proofErr w:type="spellEnd"/>
          <w:r w:rsidRPr="572C669F">
            <w:rPr>
              <w:sz w:val="20"/>
            </w:rPr>
            <w:t xml:space="preserve"> 2017. Disponível em: https://arxiv.org/abs/1707.00338. Acesso em: 01 jun. 2021.</w:t>
          </w:r>
        </w:p>
        <w:p w14:paraId="2693DDB3" w14:textId="77777777" w:rsidR="00922109" w:rsidRPr="00272860" w:rsidRDefault="00922109" w:rsidP="572C669F">
          <w:pPr>
            <w:pStyle w:val="TF-refernciasITEM"/>
            <w:rPr>
              <w:sz w:val="20"/>
            </w:rPr>
          </w:pPr>
          <w:r w:rsidRPr="572C669F">
            <w:rPr>
              <w:sz w:val="20"/>
            </w:rPr>
            <w:t xml:space="preserve">SCAICO, </w:t>
          </w:r>
          <w:proofErr w:type="spellStart"/>
          <w:r w:rsidRPr="572C669F">
            <w:rPr>
              <w:sz w:val="20"/>
            </w:rPr>
            <w:t>Pasqueline</w:t>
          </w:r>
          <w:proofErr w:type="spellEnd"/>
          <w:r w:rsidRPr="572C669F">
            <w:rPr>
              <w:sz w:val="20"/>
            </w:rPr>
            <w:t xml:space="preserve"> D. </w:t>
          </w:r>
          <w:r w:rsidRPr="572C669F">
            <w:rPr>
              <w:i/>
              <w:iCs/>
              <w:sz w:val="20"/>
            </w:rPr>
            <w:t>et al</w:t>
          </w:r>
          <w:r w:rsidRPr="572C669F">
            <w:rPr>
              <w:sz w:val="20"/>
            </w:rPr>
            <w:t xml:space="preserve">. </w:t>
          </w:r>
          <w:r w:rsidRPr="572C669F">
            <w:rPr>
              <w:b/>
              <w:bCs/>
              <w:sz w:val="20"/>
            </w:rPr>
            <w:t>Ensino de Programação no Ensino Médio</w:t>
          </w:r>
          <w:r w:rsidRPr="572C669F">
            <w:rPr>
              <w:sz w:val="20"/>
            </w:rPr>
            <w:t xml:space="preserve">: Uma Abordagem Orientada ao Design com a linguagem </w:t>
          </w:r>
          <w:proofErr w:type="spellStart"/>
          <w:r w:rsidRPr="572C669F">
            <w:rPr>
              <w:sz w:val="20"/>
            </w:rPr>
            <w:t>Scratch</w:t>
          </w:r>
          <w:proofErr w:type="spellEnd"/>
          <w:r w:rsidRPr="572C669F">
            <w:rPr>
              <w:sz w:val="20"/>
            </w:rPr>
            <w:t>. Revista Brasileira de Informática na Educação, Porto Alegre, v. 21, n. 2, p. 92, set. 2013.</w:t>
          </w:r>
        </w:p>
        <w:p w14:paraId="11ACD14E" w14:textId="77777777" w:rsidR="00922109" w:rsidRPr="00272860" w:rsidRDefault="00922109" w:rsidP="572C669F">
          <w:pPr>
            <w:pStyle w:val="TF-refernciasITEM"/>
            <w:rPr>
              <w:noProof/>
              <w:sz w:val="20"/>
            </w:rPr>
          </w:pPr>
          <w:r w:rsidRPr="572C669F">
            <w:rPr>
              <w:noProof/>
              <w:sz w:val="20"/>
            </w:rPr>
            <w:t xml:space="preserve">Schlögl,Lucas Eduardo;Oliveira,Gabriel Castellani de; Giovanella,Gian Carlo; Bizon, A. R.; Santos, B. F. F. ; Kruger, N.; Bursoni, P.; Neumann, C. B.; Huber, E. E.; Araújo, Luciana P; Mattos, Mauro M.; Zucco, F. D.; Cunha, K. Z.; Hein, N. . </w:t>
          </w:r>
          <w:r w:rsidRPr="572C669F">
            <w:rPr>
              <w:b/>
              <w:bCs/>
              <w:noProof/>
              <w:sz w:val="20"/>
            </w:rPr>
            <w:t>Ensino do Pensamento Computacional na Educação Básica</w:t>
          </w:r>
          <w:r w:rsidRPr="572C669F">
            <w:rPr>
              <w:noProof/>
              <w:sz w:val="20"/>
            </w:rPr>
            <w:t>. Revista de Sistemas e Computação - RSC, v. 7, p. 304-322, 2017.</w:t>
          </w:r>
        </w:p>
        <w:p w14:paraId="2DE6566F" w14:textId="77777777" w:rsidR="00922109" w:rsidRPr="00272860" w:rsidRDefault="00922109" w:rsidP="572C669F">
          <w:pPr>
            <w:pStyle w:val="TF-refernciasITEM"/>
            <w:rPr>
              <w:noProof/>
              <w:sz w:val="20"/>
            </w:rPr>
          </w:pPr>
          <w:r w:rsidRPr="572C669F">
            <w:rPr>
              <w:noProof/>
              <w:sz w:val="20"/>
            </w:rPr>
            <w:t>Vahldick,Adilson; Mattos,Mauro Marcelo. Relato de uma Experiência no Ensino de Algoritmos e Programação Utilizando um Framework Lúdico In: Simpósio Brasileiro de Informática na Educação, 2008, Fortaleza. XIX Simpósio Brasileiro de Informática na Educação.2008.</w:t>
          </w:r>
        </w:p>
        <w:p w14:paraId="788EA388" w14:textId="77777777" w:rsidR="00922109" w:rsidRPr="00D22716" w:rsidRDefault="00922109" w:rsidP="572C669F">
          <w:pPr>
            <w:pStyle w:val="TF-refernciasITEM"/>
            <w:rPr>
              <w:sz w:val="20"/>
              <w:lang w:val="en-US"/>
            </w:rPr>
          </w:pPr>
          <w:proofErr w:type="spellStart"/>
          <w:r w:rsidRPr="00EF6521">
            <w:rPr>
              <w:sz w:val="20"/>
            </w:rPr>
            <w:t>Wing</w:t>
          </w:r>
          <w:proofErr w:type="spellEnd"/>
          <w:r w:rsidRPr="00EF6521">
            <w:rPr>
              <w:sz w:val="20"/>
            </w:rPr>
            <w:t xml:space="preserve">, J. M. (2006). </w:t>
          </w:r>
          <w:r w:rsidRPr="00D22716">
            <w:rPr>
              <w:b/>
              <w:bCs/>
              <w:sz w:val="20"/>
              <w:lang w:val="en-US"/>
            </w:rPr>
            <w:t>Computational thinking</w:t>
          </w:r>
          <w:r w:rsidRPr="00D22716">
            <w:rPr>
              <w:sz w:val="20"/>
              <w:lang w:val="en-US"/>
            </w:rPr>
            <w:t>. Communications of the ACM, v. 49, n. 3,p.33–35.</w:t>
          </w:r>
        </w:p>
        <w:p w14:paraId="132495FD" w14:textId="77777777" w:rsidR="00922109" w:rsidRPr="00272860" w:rsidRDefault="00922109" w:rsidP="572C669F">
          <w:pPr>
            <w:pStyle w:val="TF-refernciasITEM"/>
            <w:rPr>
              <w:sz w:val="20"/>
            </w:rPr>
          </w:pPr>
          <w:r w:rsidRPr="572C669F">
            <w:rPr>
              <w:sz w:val="20"/>
            </w:rPr>
            <w:t xml:space="preserve">XAVIER, Francisca </w:t>
          </w:r>
          <w:proofErr w:type="spellStart"/>
          <w:r w:rsidRPr="572C669F">
            <w:rPr>
              <w:sz w:val="20"/>
            </w:rPr>
            <w:t>Edyr</w:t>
          </w:r>
          <w:proofErr w:type="spellEnd"/>
          <w:r w:rsidRPr="572C669F">
            <w:rPr>
              <w:sz w:val="20"/>
            </w:rPr>
            <w:t>.</w:t>
          </w:r>
          <w:r w:rsidRPr="572C669F">
            <w:rPr>
              <w:b/>
              <w:bCs/>
              <w:sz w:val="20"/>
            </w:rPr>
            <w:t xml:space="preserve"> Geração Automatizada de Gabarito e Correção de Exercícios em Ambiente </w:t>
          </w:r>
          <w:proofErr w:type="spellStart"/>
          <w:r w:rsidRPr="572C669F">
            <w:rPr>
              <w:b/>
              <w:bCs/>
              <w:sz w:val="20"/>
            </w:rPr>
            <w:t>Furbot</w:t>
          </w:r>
          <w:proofErr w:type="spellEnd"/>
          <w:r w:rsidRPr="572C669F">
            <w:rPr>
              <w:b/>
              <w:bCs/>
              <w:sz w:val="20"/>
            </w:rPr>
            <w:t xml:space="preserve"> Para o Ensino do Pensamento Computacional</w:t>
          </w:r>
          <w:r w:rsidRPr="572C669F">
            <w:rPr>
              <w:sz w:val="20"/>
            </w:rPr>
            <w:t>. 2019. 26 f. TCC (Graduação) - Curso de Ciências da Computação, Universidade Regional de Blumenau, Blumenau, 2019. Disponível em: http://dsc.inf.furb.br/arquivos/tccs/monografias/2019_1_francisca-edyr-xavier_monografia.pdf. Acesso em: 01 maio 2021.</w:t>
          </w:r>
        </w:p>
        <w:p w14:paraId="7D9ACEDE" w14:textId="77777777" w:rsidR="00922109" w:rsidRDefault="00922109" w:rsidP="572C669F">
          <w:pPr>
            <w:pStyle w:val="TF-refernciasITEM"/>
            <w:rPr>
              <w:sz w:val="20"/>
            </w:rPr>
          </w:pPr>
          <w:r w:rsidRPr="572C669F">
            <w:rPr>
              <w:sz w:val="20"/>
            </w:rPr>
            <w:t xml:space="preserve">ZEFERINO, A. M. B.; DOMINGUES, R. C. L.; AMARAL, E. </w:t>
          </w:r>
          <w:r w:rsidRPr="572C669F">
            <w:rPr>
              <w:b/>
              <w:bCs/>
              <w:sz w:val="20"/>
            </w:rPr>
            <w:t>Feedback como estratégia de aprendizado no ensino médico</w:t>
          </w:r>
          <w:r w:rsidRPr="572C669F">
            <w:rPr>
              <w:sz w:val="20"/>
            </w:rPr>
            <w:t xml:space="preserve">. Rev. bras. educ. med. [online]. 2007, vol.31, n.2, pp.176-179. Disponível em: https://www.scielo.br/j/rbem/a/yK7SFyqJBCm6h6RqNk4Szyt/abstract/?lang=pt. Acesso em: 05 </w:t>
          </w:r>
          <w:proofErr w:type="spellStart"/>
          <w:r w:rsidRPr="572C669F">
            <w:rPr>
              <w:sz w:val="20"/>
            </w:rPr>
            <w:t>jun</w:t>
          </w:r>
          <w:proofErr w:type="spellEnd"/>
          <w:r w:rsidRPr="572C669F">
            <w:rPr>
              <w:sz w:val="20"/>
            </w:rPr>
            <w:t xml:space="preserve"> 2021.</w:t>
          </w:r>
        </w:p>
        <w:p w14:paraId="36FF1130" w14:textId="77777777" w:rsidR="00922109" w:rsidRPr="00272860" w:rsidRDefault="00922109" w:rsidP="00CB6BF3">
          <w:pPr>
            <w:pStyle w:val="TF-refernciasITEM"/>
            <w:rPr>
              <w:sz w:val="20"/>
            </w:rPr>
          </w:pPr>
        </w:p>
      </w:sdtContent>
    </w:sdt>
    <w:p w14:paraId="72431FB3" w14:textId="77777777" w:rsidR="00922109" w:rsidRDefault="00922109" w:rsidP="00F83A19">
      <w:pPr>
        <w:pStyle w:val="TF-refernciasbibliogrficasTTULO"/>
      </w:pPr>
    </w:p>
    <w:p w14:paraId="1423F7E3" w14:textId="77777777" w:rsidR="00922109" w:rsidRDefault="00922109" w:rsidP="0000224C">
      <w:pPr>
        <w:pStyle w:val="TF-xAvalLINHA"/>
        <w:tabs>
          <w:tab w:val="left" w:leader="underscore" w:pos="6237"/>
        </w:tabs>
      </w:pPr>
    </w:p>
    <w:p w14:paraId="42E97BA2" w14:textId="77777777" w:rsidR="00922109" w:rsidRDefault="00922109" w:rsidP="00EF6521">
      <w:pPr>
        <w:pStyle w:val="TF-xAvalTTULO"/>
      </w:pPr>
      <w:r>
        <w:br w:type="page"/>
      </w:r>
    </w:p>
    <w:p w14:paraId="1238CA39" w14:textId="77777777" w:rsidR="00922109" w:rsidRPr="00320BFA" w:rsidRDefault="00922109" w:rsidP="00F96FF3">
      <w:pPr>
        <w:pStyle w:val="TF-xAvalTTULO"/>
      </w:pPr>
      <w:r>
        <w:lastRenderedPageBreak/>
        <w:t>FORMULÁRIO  DE  avaliação BCC</w:t>
      </w:r>
      <w:r w:rsidRPr="00320BFA">
        <w:t xml:space="preserve"> – PROFESSOR TCC I</w:t>
      </w:r>
    </w:p>
    <w:p w14:paraId="27B2B46A" w14:textId="77777777" w:rsidR="00922109" w:rsidRDefault="00922109" w:rsidP="00F96FF3">
      <w:pPr>
        <w:pStyle w:val="TF-xAvalLINHA"/>
      </w:pPr>
      <w:r w:rsidRPr="00320BFA">
        <w:t>Avaliador(a):</w:t>
      </w:r>
      <w:r w:rsidRPr="00320BFA">
        <w:tab/>
      </w:r>
      <w:r>
        <w:t>Dalton Solano dos Reis</w:t>
      </w:r>
    </w:p>
    <w:p w14:paraId="0DC019D5" w14:textId="77777777" w:rsidR="00922109" w:rsidRPr="00320BFA" w:rsidRDefault="00922109" w:rsidP="00F96FF3">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4"/>
        <w:gridCol w:w="475"/>
        <w:gridCol w:w="479"/>
        <w:gridCol w:w="472"/>
      </w:tblGrid>
      <w:tr w:rsidR="00922109" w:rsidRPr="00320BFA" w14:paraId="2AB8868A" w14:textId="77777777" w:rsidTr="00883C4F">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1DABB342" w14:textId="77777777" w:rsidR="00922109" w:rsidRPr="00320BFA" w:rsidRDefault="00922109" w:rsidP="00883C4F">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5F08AB43" w14:textId="77777777" w:rsidR="00922109" w:rsidRPr="00320BFA" w:rsidRDefault="00922109" w:rsidP="00883C4F">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A9F23B2" w14:textId="77777777" w:rsidR="00922109" w:rsidRPr="00320BFA" w:rsidRDefault="00922109" w:rsidP="00883C4F">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76295541" w14:textId="77777777" w:rsidR="00922109" w:rsidRPr="00320BFA" w:rsidRDefault="00922109" w:rsidP="00883C4F">
            <w:pPr>
              <w:pStyle w:val="TF-xAvalITEMTABELA"/>
            </w:pPr>
            <w:r w:rsidRPr="00320BFA">
              <w:t>não atende</w:t>
            </w:r>
          </w:p>
        </w:tc>
      </w:tr>
      <w:tr w:rsidR="00922109" w:rsidRPr="00320BFA" w14:paraId="30D5989F" w14:textId="77777777" w:rsidTr="00883C4F">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40E3394" w14:textId="77777777" w:rsidR="00922109" w:rsidRPr="00320BFA" w:rsidRDefault="00922109" w:rsidP="00883C4F">
            <w:pPr>
              <w:pStyle w:val="TF-xAvalITEMTABELA"/>
            </w:pPr>
            <w:r w:rsidRPr="00754321">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2FDD6745" w14:textId="77777777" w:rsidR="00922109" w:rsidRPr="00821EE8" w:rsidRDefault="00922109" w:rsidP="00922109">
            <w:pPr>
              <w:pStyle w:val="TF-xAvalITEM"/>
              <w:numPr>
                <w:ilvl w:val="0"/>
                <w:numId w:val="22"/>
              </w:numPr>
            </w:pPr>
            <w:r w:rsidRPr="00821EE8">
              <w:t>INTRODUÇÃO</w:t>
            </w:r>
          </w:p>
          <w:p w14:paraId="5BCF85E0" w14:textId="77777777" w:rsidR="00922109" w:rsidRPr="00821EE8" w:rsidRDefault="00922109" w:rsidP="00883C4F">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434FCAFA" w14:textId="77777777" w:rsidR="00922109" w:rsidRPr="00320BFA" w:rsidRDefault="00922109" w:rsidP="00883C4F">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672AA22C" w14:textId="77777777" w:rsidR="00922109" w:rsidRPr="00320BFA" w:rsidRDefault="00922109" w:rsidP="00883C4F">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699C6B84" w14:textId="77777777" w:rsidR="00922109" w:rsidRPr="00320BFA" w:rsidRDefault="00922109" w:rsidP="00883C4F">
            <w:pPr>
              <w:ind w:left="709" w:hanging="709"/>
              <w:jc w:val="center"/>
              <w:rPr>
                <w:sz w:val="18"/>
              </w:rPr>
            </w:pPr>
          </w:p>
        </w:tc>
      </w:tr>
      <w:tr w:rsidR="00922109" w:rsidRPr="00320BFA" w14:paraId="7A8F3D2F" w14:textId="77777777" w:rsidTr="00883C4F">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D4CD44C" w14:textId="77777777" w:rsidR="00922109" w:rsidRPr="00320BFA" w:rsidRDefault="00922109"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779147E" w14:textId="77777777" w:rsidR="00922109" w:rsidRPr="00821EE8" w:rsidRDefault="00922109" w:rsidP="00883C4F">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5B13F80B" w14:textId="77777777" w:rsidR="00922109" w:rsidRPr="00320BFA" w:rsidRDefault="00922109"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81FA8C5" w14:textId="77777777" w:rsidR="00922109" w:rsidRPr="00320BFA" w:rsidRDefault="00922109"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19A612F" w14:textId="77777777" w:rsidR="00922109" w:rsidRPr="00320BFA" w:rsidRDefault="00922109" w:rsidP="00883C4F">
            <w:pPr>
              <w:ind w:left="709" w:hanging="709"/>
              <w:jc w:val="center"/>
              <w:rPr>
                <w:sz w:val="18"/>
              </w:rPr>
            </w:pPr>
          </w:p>
        </w:tc>
      </w:tr>
      <w:tr w:rsidR="00922109" w:rsidRPr="00320BFA" w14:paraId="4D3B916C"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42B309A" w14:textId="77777777" w:rsidR="00922109" w:rsidRPr="00320BFA" w:rsidRDefault="00922109"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7F47FF3" w14:textId="77777777" w:rsidR="00922109" w:rsidRPr="00320BFA" w:rsidRDefault="00922109" w:rsidP="00922109">
            <w:pPr>
              <w:pStyle w:val="TF-xAvalITEM"/>
            </w:pPr>
            <w:r w:rsidRPr="00320BFA">
              <w:t>OBJETIVOS</w:t>
            </w:r>
          </w:p>
          <w:p w14:paraId="29DD7EB8" w14:textId="77777777" w:rsidR="00922109" w:rsidRPr="00320BFA" w:rsidRDefault="00922109" w:rsidP="00883C4F">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315332D5" w14:textId="77777777" w:rsidR="00922109" w:rsidRPr="00320BFA" w:rsidRDefault="00922109"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FD1F4FC" w14:textId="77777777" w:rsidR="00922109" w:rsidRPr="00320BFA" w:rsidRDefault="00922109"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4B05F0F" w14:textId="77777777" w:rsidR="00922109" w:rsidRPr="00320BFA" w:rsidRDefault="00922109" w:rsidP="00883C4F">
            <w:pPr>
              <w:ind w:left="709" w:hanging="709"/>
              <w:jc w:val="center"/>
              <w:rPr>
                <w:sz w:val="18"/>
              </w:rPr>
            </w:pPr>
          </w:p>
        </w:tc>
      </w:tr>
      <w:tr w:rsidR="00922109" w:rsidRPr="00320BFA" w14:paraId="3889A35C" w14:textId="77777777" w:rsidTr="00883C4F">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146C750" w14:textId="77777777" w:rsidR="00922109" w:rsidRPr="00320BFA" w:rsidRDefault="00922109"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358EAD5" w14:textId="77777777" w:rsidR="00922109" w:rsidRPr="00320BFA" w:rsidRDefault="00922109" w:rsidP="00883C4F">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5535ABA5" w14:textId="77777777" w:rsidR="00922109" w:rsidRPr="00320BFA" w:rsidRDefault="00922109"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706BC1D" w14:textId="77777777" w:rsidR="00922109" w:rsidRPr="00320BFA" w:rsidRDefault="00922109"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86B5431" w14:textId="77777777" w:rsidR="00922109" w:rsidRPr="00320BFA" w:rsidRDefault="00922109" w:rsidP="00883C4F">
            <w:pPr>
              <w:ind w:left="709" w:hanging="709"/>
              <w:jc w:val="center"/>
              <w:rPr>
                <w:sz w:val="18"/>
              </w:rPr>
            </w:pPr>
          </w:p>
        </w:tc>
      </w:tr>
      <w:tr w:rsidR="00922109" w:rsidRPr="00320BFA" w14:paraId="45C9DB0E"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4CC5CF" w14:textId="77777777" w:rsidR="00922109" w:rsidRPr="00320BFA" w:rsidRDefault="00922109"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34D5152" w14:textId="77777777" w:rsidR="00922109" w:rsidRPr="00EE20C1" w:rsidRDefault="00922109" w:rsidP="00922109">
            <w:pPr>
              <w:pStyle w:val="TF-xAvalITEM"/>
            </w:pPr>
            <w:r w:rsidRPr="00EE20C1">
              <w:t>JUSTIFICATIVA</w:t>
            </w:r>
          </w:p>
          <w:p w14:paraId="48357654" w14:textId="77777777" w:rsidR="00922109" w:rsidRPr="00EE20C1" w:rsidRDefault="00922109" w:rsidP="00883C4F">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6094F8E" w14:textId="77777777" w:rsidR="00922109" w:rsidRPr="00320BFA" w:rsidRDefault="00922109"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E3DDFA9" w14:textId="77777777" w:rsidR="00922109" w:rsidRPr="00320BFA" w:rsidRDefault="00922109"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6BA57DF" w14:textId="77777777" w:rsidR="00922109" w:rsidRPr="00320BFA" w:rsidRDefault="00922109" w:rsidP="00883C4F">
            <w:pPr>
              <w:ind w:left="709" w:hanging="709"/>
              <w:jc w:val="center"/>
              <w:rPr>
                <w:sz w:val="18"/>
              </w:rPr>
            </w:pPr>
          </w:p>
        </w:tc>
      </w:tr>
      <w:tr w:rsidR="00922109" w:rsidRPr="00320BFA" w14:paraId="44C94ADB"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BE58824" w14:textId="77777777" w:rsidR="00922109" w:rsidRPr="00320BFA" w:rsidRDefault="00922109"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FA4C809" w14:textId="77777777" w:rsidR="00922109" w:rsidRPr="00EE20C1" w:rsidRDefault="00922109" w:rsidP="00883C4F">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F9ADDF5" w14:textId="77777777" w:rsidR="00922109" w:rsidRPr="00320BFA" w:rsidRDefault="00922109"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341CDEF" w14:textId="77777777" w:rsidR="00922109" w:rsidRPr="00320BFA" w:rsidRDefault="00922109"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E85F9B5" w14:textId="77777777" w:rsidR="00922109" w:rsidRPr="00320BFA" w:rsidRDefault="00922109" w:rsidP="00883C4F">
            <w:pPr>
              <w:ind w:left="709" w:hanging="709"/>
              <w:jc w:val="center"/>
              <w:rPr>
                <w:sz w:val="18"/>
              </w:rPr>
            </w:pPr>
          </w:p>
        </w:tc>
      </w:tr>
      <w:tr w:rsidR="00922109" w:rsidRPr="00320BFA" w14:paraId="6C720E1F" w14:textId="77777777" w:rsidTr="00883C4F">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9498394" w14:textId="77777777" w:rsidR="00922109" w:rsidRPr="00320BFA" w:rsidRDefault="00922109"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49C4AC" w14:textId="77777777" w:rsidR="00922109" w:rsidRPr="00320BFA" w:rsidRDefault="00922109" w:rsidP="00922109">
            <w:pPr>
              <w:pStyle w:val="TF-xAvalITEM"/>
            </w:pPr>
            <w:r w:rsidRPr="00320BFA">
              <w:t>METODOLOGIA</w:t>
            </w:r>
          </w:p>
          <w:p w14:paraId="6D0AB05B" w14:textId="77777777" w:rsidR="00922109" w:rsidRPr="00320BFA" w:rsidRDefault="00922109" w:rsidP="00883C4F">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E1C83E6" w14:textId="77777777" w:rsidR="00922109" w:rsidRPr="00320BFA" w:rsidRDefault="00922109"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6FCFDAD" w14:textId="77777777" w:rsidR="00922109" w:rsidRPr="00320BFA" w:rsidRDefault="00922109"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29C97A3" w14:textId="77777777" w:rsidR="00922109" w:rsidRPr="00320BFA" w:rsidRDefault="00922109" w:rsidP="00883C4F">
            <w:pPr>
              <w:ind w:left="709" w:hanging="709"/>
              <w:jc w:val="center"/>
              <w:rPr>
                <w:sz w:val="18"/>
              </w:rPr>
            </w:pPr>
          </w:p>
        </w:tc>
      </w:tr>
      <w:tr w:rsidR="00922109" w:rsidRPr="00320BFA" w14:paraId="77AC2278" w14:textId="77777777" w:rsidTr="00883C4F">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E94A728" w14:textId="77777777" w:rsidR="00922109" w:rsidRPr="00320BFA" w:rsidRDefault="00922109"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7DD98F3" w14:textId="77777777" w:rsidR="00922109" w:rsidRPr="00320BFA" w:rsidRDefault="00922109" w:rsidP="00883C4F">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6B418003" w14:textId="77777777" w:rsidR="00922109" w:rsidRPr="00320BFA" w:rsidRDefault="00922109"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AD8D5D8" w14:textId="77777777" w:rsidR="00922109" w:rsidRPr="00320BFA" w:rsidRDefault="00922109"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B90A8E4" w14:textId="77777777" w:rsidR="00922109" w:rsidRPr="00320BFA" w:rsidRDefault="00922109" w:rsidP="00883C4F">
            <w:pPr>
              <w:ind w:left="709" w:hanging="709"/>
              <w:jc w:val="center"/>
              <w:rPr>
                <w:sz w:val="18"/>
              </w:rPr>
            </w:pPr>
          </w:p>
        </w:tc>
      </w:tr>
      <w:tr w:rsidR="00922109" w:rsidRPr="00320BFA" w14:paraId="1375B06C" w14:textId="77777777" w:rsidTr="00883C4F">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1B34850" w14:textId="77777777" w:rsidR="00922109" w:rsidRPr="00320BFA" w:rsidRDefault="00922109"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5E9DC22" w14:textId="77777777" w:rsidR="00922109" w:rsidRPr="00801036" w:rsidRDefault="00922109" w:rsidP="00922109">
            <w:pPr>
              <w:pStyle w:val="TF-xAvalITEM"/>
            </w:pPr>
            <w:r w:rsidRPr="00801036">
              <w:t>REVISÃO BIBLIOGRÁFICA (atenção para a diferença de conteúdo entre projeto e pré-projeto)</w:t>
            </w:r>
          </w:p>
          <w:p w14:paraId="27AEF199" w14:textId="77777777" w:rsidR="00922109" w:rsidRPr="00801036" w:rsidRDefault="00922109" w:rsidP="00883C4F">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7D774E20" w14:textId="77777777" w:rsidR="00922109" w:rsidRPr="00801036" w:rsidRDefault="00922109"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4FD0FC5" w14:textId="77777777" w:rsidR="00922109" w:rsidRPr="00801036" w:rsidRDefault="00922109"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B52D301" w14:textId="77777777" w:rsidR="00922109" w:rsidRPr="00320BFA" w:rsidRDefault="00922109" w:rsidP="00883C4F">
            <w:pPr>
              <w:ind w:left="709" w:hanging="709"/>
              <w:jc w:val="center"/>
              <w:rPr>
                <w:sz w:val="18"/>
              </w:rPr>
            </w:pPr>
          </w:p>
        </w:tc>
      </w:tr>
      <w:tr w:rsidR="00922109" w:rsidRPr="00320BFA" w14:paraId="1C44D9FF" w14:textId="77777777" w:rsidTr="00883C4F">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24FDD7A8" w14:textId="77777777" w:rsidR="00922109" w:rsidRPr="00320BFA" w:rsidRDefault="00922109" w:rsidP="00883C4F">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39471941" w14:textId="77777777" w:rsidR="00922109" w:rsidRPr="00320BFA" w:rsidRDefault="00922109" w:rsidP="00922109">
            <w:pPr>
              <w:pStyle w:val="TF-xAvalITEM"/>
            </w:pPr>
            <w:r w:rsidRPr="00320BFA">
              <w:t>LINGUAGEM USADA (redação)</w:t>
            </w:r>
          </w:p>
          <w:p w14:paraId="77A0A88E" w14:textId="77777777" w:rsidR="00922109" w:rsidRPr="00320BFA" w:rsidRDefault="00922109" w:rsidP="00883C4F">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696F3689" w14:textId="77777777" w:rsidR="00922109" w:rsidRPr="00320BFA" w:rsidRDefault="00922109" w:rsidP="00883C4F">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6A8C15C9" w14:textId="77777777" w:rsidR="00922109" w:rsidRPr="00320BFA" w:rsidRDefault="00922109" w:rsidP="00883C4F">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1B2CAF11" w14:textId="77777777" w:rsidR="00922109" w:rsidRPr="00320BFA" w:rsidRDefault="00922109" w:rsidP="00883C4F">
            <w:pPr>
              <w:ind w:left="709" w:hanging="709"/>
              <w:jc w:val="center"/>
              <w:rPr>
                <w:sz w:val="18"/>
              </w:rPr>
            </w:pPr>
          </w:p>
        </w:tc>
      </w:tr>
      <w:tr w:rsidR="00922109" w:rsidRPr="00320BFA" w14:paraId="58F4AD79"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86BD5AB" w14:textId="77777777" w:rsidR="00922109" w:rsidRPr="00320BFA" w:rsidRDefault="00922109"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BF0C647" w14:textId="77777777" w:rsidR="00922109" w:rsidRPr="00320BFA" w:rsidRDefault="00922109" w:rsidP="00883C4F">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5EF384BB" w14:textId="77777777" w:rsidR="00922109" w:rsidRPr="00320BFA" w:rsidRDefault="00922109"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F37EC59" w14:textId="77777777" w:rsidR="00922109" w:rsidRPr="00320BFA" w:rsidRDefault="00922109"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F72FA2E" w14:textId="77777777" w:rsidR="00922109" w:rsidRPr="00320BFA" w:rsidRDefault="00922109" w:rsidP="00883C4F">
            <w:pPr>
              <w:ind w:left="709" w:hanging="709"/>
              <w:jc w:val="center"/>
              <w:rPr>
                <w:sz w:val="18"/>
              </w:rPr>
            </w:pPr>
          </w:p>
        </w:tc>
      </w:tr>
      <w:tr w:rsidR="00922109" w:rsidRPr="00320BFA" w14:paraId="27BE484B"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AFD0FA" w14:textId="77777777" w:rsidR="00922109" w:rsidRPr="00320BFA" w:rsidRDefault="00922109"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CF0CE61" w14:textId="77777777" w:rsidR="00922109" w:rsidRPr="00320BFA" w:rsidRDefault="00922109" w:rsidP="00922109">
            <w:pPr>
              <w:pStyle w:val="TF-xAvalITEM"/>
            </w:pPr>
            <w:r w:rsidRPr="00320BFA">
              <w:t>ORGANIZAÇÃO E APRESENTAÇÃO GRÁFICA DO TEXTO</w:t>
            </w:r>
          </w:p>
          <w:p w14:paraId="5D2A249F" w14:textId="77777777" w:rsidR="00922109" w:rsidRPr="00320BFA" w:rsidRDefault="00922109" w:rsidP="00883C4F">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34CBC93F" w14:textId="77777777" w:rsidR="00922109" w:rsidRPr="00320BFA" w:rsidRDefault="00922109" w:rsidP="00883C4F">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8F4356E" w14:textId="77777777" w:rsidR="00922109" w:rsidRPr="00320BFA" w:rsidRDefault="00922109" w:rsidP="00883C4F">
            <w:pPr>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1BB271A3" w14:textId="77777777" w:rsidR="00922109" w:rsidRPr="00320BFA" w:rsidRDefault="00922109" w:rsidP="00883C4F">
            <w:pPr>
              <w:ind w:left="709" w:hanging="709"/>
              <w:jc w:val="center"/>
              <w:rPr>
                <w:sz w:val="18"/>
              </w:rPr>
            </w:pPr>
          </w:p>
        </w:tc>
      </w:tr>
      <w:tr w:rsidR="00922109" w:rsidRPr="00320BFA" w14:paraId="14E33780"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9E82310" w14:textId="77777777" w:rsidR="00922109" w:rsidRPr="00320BFA" w:rsidRDefault="00922109"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95F108" w14:textId="77777777" w:rsidR="00922109" w:rsidRPr="00320BFA" w:rsidRDefault="00922109" w:rsidP="00922109">
            <w:pPr>
              <w:pStyle w:val="TF-xAvalITEM"/>
            </w:pPr>
            <w:r w:rsidRPr="00320BFA">
              <w:t>ILUSTRAÇÕES (figuras, quadros, tabelas)</w:t>
            </w:r>
          </w:p>
          <w:p w14:paraId="384CA00A" w14:textId="77777777" w:rsidR="00922109" w:rsidRPr="00320BFA" w:rsidRDefault="00922109" w:rsidP="00883C4F">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6EA47B31" w14:textId="77777777" w:rsidR="00922109" w:rsidRPr="00320BFA" w:rsidRDefault="00922109" w:rsidP="00883C4F">
            <w:pPr>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71705A8" w14:textId="77777777" w:rsidR="00922109" w:rsidRPr="00320BFA" w:rsidRDefault="00922109" w:rsidP="00883C4F">
            <w:pPr>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940C571" w14:textId="77777777" w:rsidR="00922109" w:rsidRPr="00320BFA" w:rsidRDefault="00922109" w:rsidP="00883C4F">
            <w:pPr>
              <w:spacing w:before="80" w:after="80"/>
              <w:ind w:left="709" w:hanging="709"/>
              <w:jc w:val="center"/>
              <w:rPr>
                <w:sz w:val="18"/>
              </w:rPr>
            </w:pPr>
          </w:p>
        </w:tc>
      </w:tr>
      <w:tr w:rsidR="00922109" w:rsidRPr="00320BFA" w14:paraId="277A8C25" w14:textId="77777777" w:rsidTr="00883C4F">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BD4ECDC" w14:textId="77777777" w:rsidR="00922109" w:rsidRPr="00320BFA" w:rsidRDefault="00922109"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28F9913" w14:textId="77777777" w:rsidR="00922109" w:rsidRPr="00320BFA" w:rsidRDefault="00922109" w:rsidP="00922109">
            <w:pPr>
              <w:pStyle w:val="TF-xAvalITEM"/>
            </w:pPr>
            <w:r w:rsidRPr="00320BFA">
              <w:t>REFERÊNCIAS E CITAÇÕES</w:t>
            </w:r>
          </w:p>
          <w:p w14:paraId="39F05022" w14:textId="77777777" w:rsidR="00922109" w:rsidRPr="00320BFA" w:rsidRDefault="00922109" w:rsidP="00883C4F">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533F0736" w14:textId="77777777" w:rsidR="00922109" w:rsidRPr="00320BFA" w:rsidRDefault="00922109"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4047ACF" w14:textId="77777777" w:rsidR="00922109" w:rsidRPr="00320BFA" w:rsidRDefault="00922109"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AE82906" w14:textId="77777777" w:rsidR="00922109" w:rsidRPr="00320BFA" w:rsidRDefault="00922109" w:rsidP="00883C4F">
            <w:pPr>
              <w:ind w:left="709" w:hanging="709"/>
              <w:jc w:val="center"/>
              <w:rPr>
                <w:sz w:val="18"/>
              </w:rPr>
            </w:pPr>
          </w:p>
        </w:tc>
      </w:tr>
      <w:tr w:rsidR="00922109" w:rsidRPr="00320BFA" w14:paraId="45910274" w14:textId="77777777" w:rsidTr="00883C4F">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35F2D6D" w14:textId="77777777" w:rsidR="00922109" w:rsidRPr="00320BFA" w:rsidRDefault="00922109"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55E7B1A" w14:textId="77777777" w:rsidR="00922109" w:rsidRPr="00320BFA" w:rsidRDefault="00922109" w:rsidP="00883C4F">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64A55961" w14:textId="77777777" w:rsidR="00922109" w:rsidRPr="00320BFA" w:rsidRDefault="00922109"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662BC46" w14:textId="77777777" w:rsidR="00922109" w:rsidRPr="00320BFA" w:rsidRDefault="00922109"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4DDA1B3" w14:textId="77777777" w:rsidR="00922109" w:rsidRPr="00320BFA" w:rsidRDefault="00922109" w:rsidP="00883C4F">
            <w:pPr>
              <w:ind w:left="709" w:hanging="709"/>
              <w:jc w:val="center"/>
              <w:rPr>
                <w:sz w:val="18"/>
              </w:rPr>
            </w:pPr>
          </w:p>
        </w:tc>
      </w:tr>
      <w:tr w:rsidR="00922109" w:rsidRPr="00320BFA" w14:paraId="2CB7ADAF"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717FF58" w14:textId="77777777" w:rsidR="00922109" w:rsidRPr="00320BFA" w:rsidRDefault="00922109" w:rsidP="00883C4F">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1EABBFB1" w14:textId="77777777" w:rsidR="00922109" w:rsidRPr="00320BFA" w:rsidRDefault="00922109" w:rsidP="00883C4F">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3DE5B248" w14:textId="77777777" w:rsidR="00922109" w:rsidRPr="00320BFA" w:rsidRDefault="00922109" w:rsidP="00883C4F">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2FF54AD9" w14:textId="77777777" w:rsidR="00922109" w:rsidRPr="00320BFA" w:rsidRDefault="00922109" w:rsidP="00883C4F">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704546BD" w14:textId="77777777" w:rsidR="00922109" w:rsidRPr="00320BFA" w:rsidRDefault="00922109" w:rsidP="00883C4F">
            <w:pPr>
              <w:ind w:left="709" w:hanging="709"/>
              <w:jc w:val="center"/>
              <w:rPr>
                <w:sz w:val="18"/>
              </w:rPr>
            </w:pPr>
          </w:p>
        </w:tc>
      </w:tr>
    </w:tbl>
    <w:p w14:paraId="1D8ED124" w14:textId="77777777" w:rsidR="00922109" w:rsidRPr="003F5F25" w:rsidRDefault="00922109" w:rsidP="00F96FF3">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922109" w:rsidRPr="00320BFA" w14:paraId="58EF8931" w14:textId="77777777" w:rsidTr="00883C4F">
        <w:trPr>
          <w:cantSplit/>
          <w:jc w:val="center"/>
        </w:trPr>
        <w:tc>
          <w:tcPr>
            <w:tcW w:w="5000" w:type="pct"/>
            <w:gridSpan w:val="3"/>
            <w:tcBorders>
              <w:top w:val="single" w:sz="12" w:space="0" w:color="auto"/>
              <w:left w:val="single" w:sz="12" w:space="0" w:color="auto"/>
              <w:bottom w:val="nil"/>
              <w:right w:val="single" w:sz="12" w:space="0" w:color="auto"/>
            </w:tcBorders>
            <w:hideMark/>
          </w:tcPr>
          <w:p w14:paraId="0AFA1F42" w14:textId="77777777" w:rsidR="00922109" w:rsidRPr="00320BFA" w:rsidRDefault="00922109" w:rsidP="00883C4F">
            <w:pPr>
              <w:spacing w:before="60"/>
              <w:jc w:val="both"/>
              <w:rPr>
                <w:sz w:val="18"/>
              </w:rPr>
            </w:pPr>
            <w:r w:rsidRPr="00320BFA">
              <w:rPr>
                <w:sz w:val="18"/>
              </w:rPr>
              <w:t>O projeto de TCC será reprovado se:</w:t>
            </w:r>
          </w:p>
          <w:p w14:paraId="388DDDE6" w14:textId="77777777" w:rsidR="00922109" w:rsidRPr="00320BFA" w:rsidRDefault="00922109" w:rsidP="00922109">
            <w:pPr>
              <w:numPr>
                <w:ilvl w:val="0"/>
                <w:numId w:val="6"/>
              </w:numPr>
              <w:ind w:left="357" w:hanging="357"/>
              <w:jc w:val="both"/>
              <w:rPr>
                <w:sz w:val="18"/>
              </w:rPr>
            </w:pPr>
            <w:r w:rsidRPr="00320BFA">
              <w:rPr>
                <w:sz w:val="18"/>
              </w:rPr>
              <w:t>qualquer um dos itens tiver resposta NÃO ATENDE;</w:t>
            </w:r>
          </w:p>
          <w:p w14:paraId="35869FDD" w14:textId="77777777" w:rsidR="00922109" w:rsidRPr="00320BFA" w:rsidRDefault="00922109" w:rsidP="00922109">
            <w:pPr>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08AFBCED" w14:textId="77777777" w:rsidR="00922109" w:rsidRPr="00320BFA" w:rsidRDefault="00922109" w:rsidP="00922109">
            <w:pPr>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922109" w:rsidRPr="00320BFA" w14:paraId="0ECDF763" w14:textId="77777777" w:rsidTr="00883C4F">
        <w:trPr>
          <w:cantSplit/>
          <w:jc w:val="center"/>
        </w:trPr>
        <w:tc>
          <w:tcPr>
            <w:tcW w:w="1250" w:type="pct"/>
            <w:tcBorders>
              <w:top w:val="nil"/>
              <w:left w:val="single" w:sz="12" w:space="0" w:color="auto"/>
              <w:bottom w:val="single" w:sz="12" w:space="0" w:color="auto"/>
              <w:right w:val="nil"/>
            </w:tcBorders>
            <w:hideMark/>
          </w:tcPr>
          <w:p w14:paraId="786F065F" w14:textId="77777777" w:rsidR="00922109" w:rsidRPr="00320BFA" w:rsidRDefault="00922109" w:rsidP="00883C4F">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56546817" w14:textId="77777777" w:rsidR="00922109" w:rsidRPr="00320BFA" w:rsidRDefault="00922109" w:rsidP="00883C4F">
            <w:pPr>
              <w:spacing w:before="60" w:after="60"/>
              <w:jc w:val="center"/>
              <w:rPr>
                <w:sz w:val="18"/>
              </w:rPr>
            </w:pPr>
            <w:r w:rsidRPr="00320BFA">
              <w:rPr>
                <w:sz w:val="20"/>
              </w:rPr>
              <w:t xml:space="preserve">(   </w:t>
            </w:r>
            <w:r>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7F2A24AD" w14:textId="77777777" w:rsidR="00922109" w:rsidRPr="00320BFA" w:rsidRDefault="00922109" w:rsidP="00883C4F">
            <w:pPr>
              <w:spacing w:before="60" w:after="60"/>
              <w:jc w:val="center"/>
              <w:rPr>
                <w:sz w:val="20"/>
              </w:rPr>
            </w:pPr>
            <w:r w:rsidRPr="00320BFA">
              <w:rPr>
                <w:sz w:val="20"/>
              </w:rPr>
              <w:t>(      ) REPROVADO</w:t>
            </w:r>
          </w:p>
        </w:tc>
      </w:tr>
    </w:tbl>
    <w:p w14:paraId="0E98523B" w14:textId="77777777" w:rsidR="00922109" w:rsidRDefault="00922109" w:rsidP="0000224C">
      <w:pPr>
        <w:pStyle w:val="TF-xAvalLINHA"/>
        <w:tabs>
          <w:tab w:val="left" w:leader="underscore" w:pos="6237"/>
        </w:tabs>
      </w:pPr>
    </w:p>
    <w:p w14:paraId="5B953A4E" w14:textId="1E890F54" w:rsidR="00922109" w:rsidRPr="00922109" w:rsidRDefault="00922109">
      <w:r>
        <w:rPr>
          <w:b/>
          <w:bCs/>
          <w:sz w:val="72"/>
          <w:szCs w:val="72"/>
        </w:rPr>
        <w:br w:type="page"/>
      </w:r>
    </w:p>
    <w:p w14:paraId="07601F4F" w14:textId="25DE48A2" w:rsidR="00922109" w:rsidRDefault="00922109" w:rsidP="00922109">
      <w:pPr>
        <w:jc w:val="both"/>
        <w:rPr>
          <w:b/>
          <w:bCs/>
        </w:rPr>
      </w:pPr>
      <w:r w:rsidRPr="007310B3">
        <w:rPr>
          <w:b/>
          <w:bCs/>
          <w:sz w:val="72"/>
          <w:szCs w:val="72"/>
        </w:rPr>
        <w:lastRenderedPageBreak/>
        <w:t>Revisão do Pré-projeto</w:t>
      </w:r>
      <w:r w:rsidRPr="00AF68BE">
        <w:rPr>
          <w:b/>
          <w:bCs/>
        </w:rPr>
        <w:t xml:space="preserve"> </w:t>
      </w:r>
    </w:p>
    <w:p w14:paraId="0D9DD14D" w14:textId="77777777" w:rsidR="00922109" w:rsidRDefault="00922109" w:rsidP="00922109">
      <w:pPr>
        <w:jc w:val="both"/>
        <w:rPr>
          <w:b/>
          <w:bCs/>
        </w:rPr>
      </w:pPr>
    </w:p>
    <w:p w14:paraId="7A7321E7" w14:textId="77777777" w:rsidR="00922109" w:rsidRPr="00AF68BE" w:rsidRDefault="00922109" w:rsidP="00922109">
      <w:pPr>
        <w:jc w:val="both"/>
        <w:rPr>
          <w:b/>
          <w:bCs/>
        </w:rPr>
      </w:pPr>
      <w:r w:rsidRPr="00AF68BE">
        <w:rPr>
          <w:b/>
          <w:bCs/>
        </w:rPr>
        <w:t xml:space="preserve">Disciplina: Trabalho de Conclusão de Curso I – </w:t>
      </w:r>
      <w:r>
        <w:rPr>
          <w:b/>
          <w:bCs/>
        </w:rPr>
        <w:t>BCC</w:t>
      </w:r>
    </w:p>
    <w:p w14:paraId="2DE89E32" w14:textId="77777777" w:rsidR="00922109" w:rsidRDefault="00922109" w:rsidP="00922109">
      <w:pPr>
        <w:jc w:val="both"/>
      </w:pPr>
    </w:p>
    <w:p w14:paraId="5009A0A1" w14:textId="77777777" w:rsidR="00922109" w:rsidRPr="00BC76D0" w:rsidRDefault="00922109" w:rsidP="00922109">
      <w:pPr>
        <w:jc w:val="both"/>
      </w:pPr>
      <w:r w:rsidRPr="00BC76D0">
        <w:t>Caro orienta</w:t>
      </w:r>
      <w:r>
        <w:t>ndo</w:t>
      </w:r>
      <w:r w:rsidRPr="00BC76D0">
        <w:t>,</w:t>
      </w:r>
    </w:p>
    <w:p w14:paraId="1C6430BC" w14:textId="77777777" w:rsidR="00922109" w:rsidRPr="00BC76D0" w:rsidRDefault="00922109" w:rsidP="00922109">
      <w:pPr>
        <w:jc w:val="both"/>
      </w:pPr>
    </w:p>
    <w:p w14:paraId="4AAE5385" w14:textId="77777777" w:rsidR="00922109" w:rsidRDefault="00922109" w:rsidP="00922109">
      <w:pPr>
        <w:jc w:val="both"/>
      </w:pPr>
      <w:r w:rsidRPr="00BC76D0">
        <w:t xml:space="preserve">segue </w:t>
      </w:r>
      <w:r>
        <w:t>abaixo o Termo de Compromisso, as DUAS revisões do seu pré-projeto contendo a avaliação do professor “avaliador” e professor “TCC1”, junto com as avaliações da defesa na banca de qualificação. É muito importante que revise com cuidado e discuta possíveis dúvidas decorrente das revisões com o seu professor orientador, e com o professor de TCC1. Sempre procure fazer todos os ajustes solicitados, até mesmo o menores detalhes, pois todos são importantes e irão refletir na sua nota nesta disciplina.</w:t>
      </w:r>
    </w:p>
    <w:p w14:paraId="1CC6EA23" w14:textId="77777777" w:rsidR="00922109" w:rsidRDefault="00922109" w:rsidP="00922109">
      <w:pPr>
        <w:jc w:val="both"/>
      </w:pPr>
      <w:r>
        <w:t>Mas, caso o professor orientador julgue que algumas anotações das revisões não devam ser feitas, ou mesmo que sejam feitas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 e justifique o motivo.</w:t>
      </w:r>
    </w:p>
    <w:p w14:paraId="16110BDF" w14:textId="77777777" w:rsidR="00922109" w:rsidRDefault="00922109" w:rsidP="00922109">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p>
    <w:p w14:paraId="2701249C" w14:textId="77777777" w:rsidR="00922109" w:rsidRDefault="00922109" w:rsidP="00922109">
      <w:pPr>
        <w:jc w:val="both"/>
      </w:pPr>
    </w:p>
    <w:p w14:paraId="71E629CB" w14:textId="77777777" w:rsidR="00922109" w:rsidRDefault="00922109" w:rsidP="00922109">
      <w:r>
        <w:t>Atenciosamente,</w:t>
      </w:r>
    </w:p>
    <w:p w14:paraId="7FAE85F4" w14:textId="77777777" w:rsidR="0029300C" w:rsidRDefault="0029300C" w:rsidP="0029300C"/>
    <w:p w14:paraId="787C6D35" w14:textId="4D57346C" w:rsidR="00DF6E9B" w:rsidRDefault="00DF6E9B">
      <w:r>
        <w:br w:type="page"/>
      </w:r>
    </w:p>
    <w:p w14:paraId="2582F76A" w14:textId="65270641" w:rsidR="0080416A" w:rsidRDefault="004E4A18" w:rsidP="0080416A">
      <w:pPr>
        <w:jc w:val="both"/>
      </w:pPr>
      <w:r>
        <w:rPr>
          <w:noProof/>
        </w:rPr>
        <w:lastRenderedPageBreak/>
        <w:drawing>
          <wp:inline distT="0" distB="0" distL="0" distR="0" wp14:anchorId="058C41A6" wp14:editId="7F867AEE">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5">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2527C6F4" w14:textId="0208423B" w:rsidR="004E4A18" w:rsidRDefault="004E4A18">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4"/>
        <w:gridCol w:w="3397"/>
      </w:tblGrid>
      <w:tr w:rsidR="004E4A18" w14:paraId="277C0DEE" w14:textId="77777777" w:rsidTr="00225EA3">
        <w:tc>
          <w:tcPr>
            <w:tcW w:w="9212" w:type="dxa"/>
            <w:gridSpan w:val="2"/>
            <w:shd w:val="clear" w:color="auto" w:fill="auto"/>
          </w:tcPr>
          <w:p w14:paraId="7E01D602" w14:textId="77777777" w:rsidR="004E4A18" w:rsidRDefault="004E4A18" w:rsidP="00225EA3">
            <w:pPr>
              <w:pStyle w:val="Cabealho"/>
              <w:tabs>
                <w:tab w:val="clear" w:pos="8640"/>
                <w:tab w:val="right" w:pos="8931"/>
              </w:tabs>
              <w:ind w:right="141"/>
              <w:jc w:val="center"/>
              <w:rPr>
                <w:rStyle w:val="Nmerodepgina"/>
              </w:rPr>
            </w:pPr>
            <w:bookmarkStart w:id="8" w:name="_Toc420723208"/>
            <w:bookmarkStart w:id="9" w:name="_Toc482682369"/>
            <w:bookmarkStart w:id="10" w:name="_Toc54164903"/>
            <w:bookmarkStart w:id="11" w:name="_Toc54165663"/>
            <w:bookmarkStart w:id="12" w:name="_Toc54169315"/>
            <w:bookmarkStart w:id="13" w:name="_Toc96347419"/>
            <w:bookmarkStart w:id="14" w:name="_Toc96357709"/>
            <w:bookmarkStart w:id="15" w:name="_Toc96491849"/>
            <w:bookmarkStart w:id="16" w:name="_Toc411603089"/>
            <w:r>
              <w:rPr>
                <w:rStyle w:val="Nmerodepgina"/>
              </w:rPr>
              <w:lastRenderedPageBreak/>
              <w:t>CURSO DE CIÊNCIA DA COMPUTAÇÃO – TCC</w:t>
            </w:r>
          </w:p>
        </w:tc>
      </w:tr>
      <w:tr w:rsidR="004E4A18" w14:paraId="20805441" w14:textId="77777777" w:rsidTr="00225EA3">
        <w:tc>
          <w:tcPr>
            <w:tcW w:w="5778" w:type="dxa"/>
            <w:shd w:val="clear" w:color="auto" w:fill="auto"/>
          </w:tcPr>
          <w:p w14:paraId="5D2F1909" w14:textId="77777777" w:rsidR="004E4A18" w:rsidRPr="003C5262" w:rsidRDefault="004E4A18"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72E0433C" w14:textId="77777777" w:rsidR="004E4A18" w:rsidRDefault="004E4A18" w:rsidP="00225EA3">
            <w:pPr>
              <w:pStyle w:val="Cabealho"/>
              <w:tabs>
                <w:tab w:val="clear" w:pos="8640"/>
                <w:tab w:val="right" w:pos="8931"/>
              </w:tabs>
              <w:ind w:right="141"/>
              <w:rPr>
                <w:rStyle w:val="Nmerodepgina"/>
              </w:rPr>
            </w:pPr>
            <w:r>
              <w:rPr>
                <w:rStyle w:val="Nmerodepgina"/>
              </w:rPr>
              <w:t>ANO/SEMESTRE: 2021/2</w:t>
            </w:r>
          </w:p>
        </w:tc>
      </w:tr>
    </w:tbl>
    <w:p w14:paraId="762CF409" w14:textId="77777777" w:rsidR="004E4A18" w:rsidRDefault="004E4A18" w:rsidP="001E682E">
      <w:pPr>
        <w:pStyle w:val="TF-TTULO"/>
      </w:pPr>
    </w:p>
    <w:p w14:paraId="359B06D7" w14:textId="77777777" w:rsidR="004E4A18" w:rsidRPr="00B00E04" w:rsidRDefault="004E4A18" w:rsidP="001E682E">
      <w:pPr>
        <w:pStyle w:val="TF-TTULO"/>
      </w:pPr>
      <w:r>
        <w:t>geração</w:t>
      </w:r>
      <w:r w:rsidRPr="005906FB">
        <w:t xml:space="preserve"> </w:t>
      </w:r>
      <w:r>
        <w:t>AUTOMATIZADA</w:t>
      </w:r>
      <w:r w:rsidRPr="005906FB">
        <w:t xml:space="preserve"> DE RESOLUÇÃO DE </w:t>
      </w:r>
      <w:r>
        <w:t>exercícios</w:t>
      </w:r>
      <w:r w:rsidRPr="005906FB">
        <w:t xml:space="preserve"> EM AMBIENTE FURBOT</w:t>
      </w:r>
      <w:r>
        <w:t xml:space="preserve"> utilizando métodos de APRENDIZAGEM de Máquina </w:t>
      </w:r>
    </w:p>
    <w:p w14:paraId="17622C77" w14:textId="77777777" w:rsidR="004E4A18" w:rsidRPr="00272860" w:rsidRDefault="004E4A18" w:rsidP="00272860">
      <w:pPr>
        <w:pStyle w:val="TF-AUTOR0"/>
        <w:jc w:val="center"/>
        <w:rPr>
          <w:sz w:val="20"/>
        </w:rPr>
      </w:pPr>
      <w:r w:rsidRPr="00272860">
        <w:rPr>
          <w:sz w:val="20"/>
        </w:rPr>
        <w:t xml:space="preserve">Gian Carlo </w:t>
      </w:r>
      <w:proofErr w:type="spellStart"/>
      <w:r w:rsidRPr="00272860">
        <w:rPr>
          <w:sz w:val="20"/>
        </w:rPr>
        <w:t>Giovanella</w:t>
      </w:r>
      <w:proofErr w:type="spellEnd"/>
    </w:p>
    <w:p w14:paraId="2C509A36" w14:textId="77777777" w:rsidR="004E4A18" w:rsidRPr="00272860" w:rsidRDefault="004E4A18" w:rsidP="00272860">
      <w:pPr>
        <w:pStyle w:val="TF-AUTOR0"/>
        <w:jc w:val="center"/>
        <w:rPr>
          <w:sz w:val="20"/>
        </w:rPr>
      </w:pPr>
      <w:proofErr w:type="spellStart"/>
      <w:r w:rsidRPr="00272860">
        <w:rPr>
          <w:sz w:val="20"/>
        </w:rPr>
        <w:t>Profª</w:t>
      </w:r>
      <w:proofErr w:type="spellEnd"/>
      <w:r w:rsidRPr="00272860">
        <w:rPr>
          <w:sz w:val="20"/>
        </w:rPr>
        <w:t xml:space="preserve"> Luciana Pereira de Araújo </w:t>
      </w:r>
      <w:proofErr w:type="spellStart"/>
      <w:r w:rsidRPr="00272860">
        <w:rPr>
          <w:sz w:val="20"/>
        </w:rPr>
        <w:t>Kohler</w:t>
      </w:r>
      <w:proofErr w:type="spellEnd"/>
      <w:r w:rsidRPr="00272860">
        <w:rPr>
          <w:sz w:val="20"/>
        </w:rPr>
        <w:t xml:space="preserve"> – Orientadora</w:t>
      </w:r>
    </w:p>
    <w:p w14:paraId="2B38E050" w14:textId="77777777" w:rsidR="004E4A18" w:rsidRPr="00272860" w:rsidRDefault="004E4A18" w:rsidP="00272860">
      <w:pPr>
        <w:pStyle w:val="TF-AUTOR0"/>
        <w:jc w:val="center"/>
        <w:rPr>
          <w:sz w:val="20"/>
        </w:rPr>
      </w:pPr>
      <w:proofErr w:type="spellStart"/>
      <w:r w:rsidRPr="00272860">
        <w:rPr>
          <w:sz w:val="20"/>
        </w:rPr>
        <w:t>Profª</w:t>
      </w:r>
      <w:proofErr w:type="spellEnd"/>
      <w:r w:rsidRPr="00272860">
        <w:rPr>
          <w:sz w:val="20"/>
        </w:rPr>
        <w:t xml:space="preserve">. Andreza Sartori – </w:t>
      </w:r>
      <w:proofErr w:type="spellStart"/>
      <w:r w:rsidRPr="00272860">
        <w:rPr>
          <w:sz w:val="20"/>
        </w:rPr>
        <w:t>Coorientadora</w:t>
      </w:r>
      <w:proofErr w:type="spellEnd"/>
    </w:p>
    <w:p w14:paraId="4002169C" w14:textId="77777777" w:rsidR="004E4A18" w:rsidRPr="00272860" w:rsidRDefault="004E4A18" w:rsidP="00922109">
      <w:pPr>
        <w:pStyle w:val="Ttulo1"/>
        <w:numPr>
          <w:ilvl w:val="0"/>
          <w:numId w:val="24"/>
        </w:numPr>
      </w:pPr>
      <w:r w:rsidRPr="00272860">
        <w:t xml:space="preserve">Introdução </w:t>
      </w:r>
      <w:bookmarkEnd w:id="8"/>
      <w:bookmarkEnd w:id="9"/>
      <w:bookmarkEnd w:id="10"/>
      <w:bookmarkEnd w:id="11"/>
      <w:bookmarkEnd w:id="12"/>
      <w:bookmarkEnd w:id="13"/>
      <w:bookmarkEnd w:id="14"/>
      <w:bookmarkEnd w:id="15"/>
      <w:bookmarkEnd w:id="16"/>
    </w:p>
    <w:p w14:paraId="2B2A2555" w14:textId="77777777" w:rsidR="004E4A18" w:rsidRPr="00272860" w:rsidRDefault="004E4A18" w:rsidP="00124649">
      <w:pPr>
        <w:pStyle w:val="TF-TEXTO"/>
        <w:rPr>
          <w:sz w:val="20"/>
        </w:rPr>
      </w:pPr>
      <w:r w:rsidRPr="00272860">
        <w:rPr>
          <w:sz w:val="20"/>
        </w:rPr>
        <w:t xml:space="preserve">A Sociedade Brasileira de Computação (SBC) considera primordial que assuntos associados </w:t>
      </w:r>
      <w:r w:rsidRPr="00DD17F0">
        <w:rPr>
          <w:sz w:val="20"/>
        </w:rPr>
        <w:t>à</w:t>
      </w:r>
      <w:r w:rsidRPr="00272860">
        <w:rPr>
          <w:sz w:val="20"/>
        </w:rPr>
        <w:t xml:space="preserve"> Computação sejam inseridos na Educação Básica, sendo de grande relevância para a inclusão dos indivíduos na sociedade atual (RAABE </w:t>
      </w:r>
      <w:r w:rsidRPr="00272860">
        <w:rPr>
          <w:i/>
          <w:sz w:val="20"/>
        </w:rPr>
        <w:t>et al</w:t>
      </w:r>
      <w:r w:rsidRPr="00272860">
        <w:rPr>
          <w:sz w:val="20"/>
        </w:rPr>
        <w:t>., 2017). Pensando em viabilizar a introdução aos conceitos básicos da área, atividades lúdicas amparadas por jogos eletrônicos são utilizadas para divertir e expandir a possibilidade de aprendizagem de conceitos, conteúdos e habilidades embutidas nesses jogos, motivando os alunos e auxiliando na assimilação dos conteúdos de uma forma envolvente e criativa (BURKE, 2015)</w:t>
      </w:r>
      <w:r w:rsidRPr="00272860">
        <w:rPr>
          <w:color w:val="000000"/>
          <w:sz w:val="20"/>
        </w:rPr>
        <w:t>.</w:t>
      </w:r>
      <w:r w:rsidRPr="00272860">
        <w:rPr>
          <w:sz w:val="20"/>
        </w:rPr>
        <w:t xml:space="preserve"> </w:t>
      </w:r>
    </w:p>
    <w:p w14:paraId="0AE6EC5F" w14:textId="77777777" w:rsidR="004E4A18" w:rsidRPr="00272860" w:rsidRDefault="004E4A18" w:rsidP="007D1CC7">
      <w:pPr>
        <w:pStyle w:val="TF-TEXTO"/>
        <w:rPr>
          <w:sz w:val="20"/>
        </w:rPr>
      </w:pPr>
      <w:r w:rsidRPr="00272860">
        <w:rPr>
          <w:sz w:val="20"/>
        </w:rPr>
        <w:t xml:space="preserve">Nesse contexto, tem-se o jogo </w:t>
      </w:r>
      <w:proofErr w:type="spellStart"/>
      <w:r w:rsidRPr="00272860">
        <w:rPr>
          <w:sz w:val="20"/>
        </w:rPr>
        <w:t>Furbot</w:t>
      </w:r>
      <w:proofErr w:type="spellEnd"/>
      <w:r w:rsidRPr="00272860">
        <w:rPr>
          <w:sz w:val="20"/>
        </w:rPr>
        <w:t xml:space="preserve"> </w:t>
      </w:r>
      <w:del w:id="17" w:author="Marcel Hugo" w:date="2021-10-12T12:28:00Z">
        <w:r w:rsidRPr="00272860" w:rsidDel="00AA087D">
          <w:rPr>
            <w:sz w:val="20"/>
          </w:rPr>
          <w:delText>que tem a</w:delText>
        </w:r>
      </w:del>
      <w:ins w:id="18" w:author="Marcel Hugo" w:date="2021-10-12T12:28:00Z">
        <w:r>
          <w:rPr>
            <w:sz w:val="20"/>
          </w:rPr>
          <w:t>cuja</w:t>
        </w:r>
      </w:ins>
      <w:r w:rsidRPr="00272860">
        <w:rPr>
          <w:sz w:val="20"/>
        </w:rPr>
        <w:t xml:space="preserve"> finalidade </w:t>
      </w:r>
      <w:del w:id="19" w:author="Marcel Hugo" w:date="2021-10-12T12:28:00Z">
        <w:r w:rsidRPr="00272860" w:rsidDel="00AA087D">
          <w:rPr>
            <w:sz w:val="20"/>
          </w:rPr>
          <w:delText xml:space="preserve">de </w:delText>
        </w:r>
      </w:del>
      <w:ins w:id="20" w:author="Marcel Hugo" w:date="2021-10-12T12:28:00Z">
        <w:r>
          <w:rPr>
            <w:sz w:val="20"/>
          </w:rPr>
          <w:t>é</w:t>
        </w:r>
        <w:r w:rsidRPr="00272860">
          <w:rPr>
            <w:sz w:val="20"/>
          </w:rPr>
          <w:t xml:space="preserve"> </w:t>
        </w:r>
      </w:ins>
      <w:r w:rsidRPr="00272860">
        <w:rPr>
          <w:sz w:val="20"/>
        </w:rPr>
        <w:t xml:space="preserve">auxiliar no desenvolvimento do pensamento computacional em crianças de ensino fundamental (ARAÚJO; MATTOS, 2018). O jogo é dividido em várias fases, nas quais os jogadores programam um robô utilizando comandos iniciais de programação (MATTOS, 2019). O problema que se apresenta neste momento é que não há um feedback ao aluno sobre a qualidade de sua solução. Com isto, o aluno não sabe se haveria alguma forma mais eficiente de resolver os exercícios. Segundo Zeferino, Domingues e Amaral (2007, p. 176), o feedback é fundamental no processo de aprendizagem, pois ajuda os alunos a identificar áreas de </w:t>
      </w:r>
      <w:r w:rsidRPr="00DD17F0">
        <w:rPr>
          <w:sz w:val="20"/>
        </w:rPr>
        <w:t>aprimoramento</w:t>
      </w:r>
      <w:r w:rsidRPr="00272860">
        <w:rPr>
          <w:sz w:val="20"/>
        </w:rPr>
        <w:t xml:space="preserve"> de seus conhecimentos ou habilidades, refletindo assim, em uma maior </w:t>
      </w:r>
      <w:r w:rsidRPr="00DD17F0">
        <w:rPr>
          <w:sz w:val="20"/>
        </w:rPr>
        <w:t>performance</w:t>
      </w:r>
      <w:r w:rsidRPr="00272860">
        <w:rPr>
          <w:sz w:val="20"/>
        </w:rPr>
        <w:t xml:space="preserve"> no processo</w:t>
      </w:r>
      <w:r w:rsidRPr="00272860">
        <w:rPr>
          <w:color w:val="000000" w:themeColor="text1"/>
          <w:sz w:val="20"/>
        </w:rPr>
        <w:t xml:space="preserve"> </w:t>
      </w:r>
      <w:r w:rsidRPr="00272860">
        <w:rPr>
          <w:sz w:val="20"/>
        </w:rPr>
        <w:t>de aprendizagem.</w:t>
      </w:r>
    </w:p>
    <w:p w14:paraId="5806BEB8" w14:textId="77777777" w:rsidR="004E4A18" w:rsidRPr="00272860" w:rsidRDefault="004E4A18" w:rsidP="00A9242D">
      <w:pPr>
        <w:pStyle w:val="TF-TEXTO"/>
        <w:rPr>
          <w:sz w:val="20"/>
        </w:rPr>
      </w:pPr>
      <w:r w:rsidRPr="00272860">
        <w:rPr>
          <w:sz w:val="20"/>
        </w:rPr>
        <w:t xml:space="preserve">Nesse contexto, essa proposta tem como objetivo fornecer uma resolução de forma automatizada para cada fase do </w:t>
      </w:r>
      <w:proofErr w:type="spellStart"/>
      <w:r w:rsidRPr="00272860">
        <w:rPr>
          <w:sz w:val="20"/>
        </w:rPr>
        <w:t>Furbot</w:t>
      </w:r>
      <w:proofErr w:type="spellEnd"/>
      <w:r w:rsidRPr="00272860">
        <w:rPr>
          <w:sz w:val="20"/>
        </w:rPr>
        <w:t xml:space="preserve">, que poderá ser utilizada para fornecer um feedback ao jogador quando este a conclui. Para a automatização deste processo serão utilizados métodos de aprendizagem </w:t>
      </w:r>
      <w:r w:rsidRPr="00DD17F0">
        <w:rPr>
          <w:sz w:val="20"/>
        </w:rPr>
        <w:t>de máquina</w:t>
      </w:r>
      <w:r>
        <w:rPr>
          <w:sz w:val="20"/>
        </w:rPr>
        <w:t xml:space="preserve"> </w:t>
      </w:r>
      <w:r w:rsidRPr="00272860">
        <w:rPr>
          <w:sz w:val="20"/>
        </w:rPr>
        <w:t>produzindo a solução ótima de acordo com os objetivos do mapa de cada fase. Considera-se uma solução ótima, a solução que apresenta o menor caminho entre a origem e o destino.</w:t>
      </w:r>
    </w:p>
    <w:p w14:paraId="15CF7A41" w14:textId="77777777" w:rsidR="004E4A18" w:rsidRPr="00272860" w:rsidRDefault="004E4A18" w:rsidP="007D17E8">
      <w:pPr>
        <w:pStyle w:val="Ttulo2"/>
        <w:rPr>
          <w:sz w:val="20"/>
        </w:rPr>
      </w:pPr>
      <w:bookmarkStart w:id="21" w:name="_Toc419598576"/>
      <w:bookmarkStart w:id="22" w:name="_Toc420721317"/>
      <w:bookmarkStart w:id="23" w:name="_Toc420721467"/>
      <w:bookmarkStart w:id="24" w:name="_Toc420721562"/>
      <w:bookmarkStart w:id="25" w:name="_Toc420721768"/>
      <w:bookmarkStart w:id="26" w:name="_Toc420723209"/>
      <w:bookmarkStart w:id="27" w:name="_Toc482682370"/>
      <w:bookmarkStart w:id="28" w:name="_Toc54164904"/>
      <w:bookmarkStart w:id="29" w:name="_Toc54165664"/>
      <w:bookmarkStart w:id="30" w:name="_Toc54169316"/>
      <w:bookmarkStart w:id="31" w:name="_Toc96347426"/>
      <w:bookmarkStart w:id="32" w:name="_Toc96357710"/>
      <w:bookmarkStart w:id="33" w:name="_Toc96491850"/>
      <w:bookmarkStart w:id="34" w:name="_Toc411603090"/>
      <w:r w:rsidRPr="00272860">
        <w:rPr>
          <w:sz w:val="20"/>
        </w:rPr>
        <w:t xml:space="preserve">OBJETIVOS </w:t>
      </w:r>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5391C82F" w14:textId="77777777" w:rsidR="004E4A18" w:rsidRPr="00272860" w:rsidRDefault="004E4A18" w:rsidP="00E84495">
      <w:pPr>
        <w:pStyle w:val="TF-TEXTO"/>
        <w:ind w:firstLine="0"/>
        <w:rPr>
          <w:sz w:val="20"/>
        </w:rPr>
      </w:pPr>
      <w:r w:rsidRPr="00272860">
        <w:rPr>
          <w:sz w:val="20"/>
        </w:rPr>
        <w:t xml:space="preserve"> </w:t>
      </w:r>
      <w:r w:rsidRPr="00272860">
        <w:rPr>
          <w:sz w:val="20"/>
        </w:rPr>
        <w:tab/>
        <w:t xml:space="preserve">O objetivo deste trabalho é propor uma </w:t>
      </w:r>
      <w:r w:rsidRPr="00DD17F0">
        <w:rPr>
          <w:sz w:val="20"/>
        </w:rPr>
        <w:t xml:space="preserve">solução de automatização da resolução das fases do jogo </w:t>
      </w:r>
      <w:proofErr w:type="spellStart"/>
      <w:r w:rsidRPr="00DD17F0">
        <w:rPr>
          <w:sz w:val="20"/>
        </w:rPr>
        <w:t>Furbot</w:t>
      </w:r>
      <w:proofErr w:type="spellEnd"/>
      <w:r w:rsidRPr="00DD17F0">
        <w:rPr>
          <w:sz w:val="20"/>
        </w:rPr>
        <w:t>, que encontre a resolução mais otimizada para cada fase</w:t>
      </w:r>
      <w:r w:rsidRPr="00272860">
        <w:rPr>
          <w:sz w:val="20"/>
        </w:rPr>
        <w:t>.</w:t>
      </w:r>
    </w:p>
    <w:p w14:paraId="1AB9923C" w14:textId="77777777" w:rsidR="004E4A18" w:rsidRPr="00272860" w:rsidRDefault="004E4A18" w:rsidP="002C5206">
      <w:pPr>
        <w:pStyle w:val="TF-TEXTO"/>
        <w:rPr>
          <w:sz w:val="20"/>
        </w:rPr>
      </w:pPr>
      <w:r w:rsidRPr="00272860">
        <w:rPr>
          <w:sz w:val="20"/>
        </w:rPr>
        <w:t>Os objetivos específicos são:</w:t>
      </w:r>
    </w:p>
    <w:p w14:paraId="5C2BD57F" w14:textId="77777777" w:rsidR="004E4A18" w:rsidRPr="00272860" w:rsidRDefault="004E4A18" w:rsidP="00922109">
      <w:pPr>
        <w:pStyle w:val="TF-ALNEA"/>
        <w:numPr>
          <w:ilvl w:val="0"/>
          <w:numId w:val="26"/>
        </w:numPr>
        <w:rPr>
          <w:sz w:val="20"/>
        </w:rPr>
      </w:pPr>
      <w:r w:rsidRPr="00272860">
        <w:rPr>
          <w:sz w:val="20"/>
        </w:rPr>
        <w:t xml:space="preserve">gerar uma solução ótima para cada fase do jogo </w:t>
      </w:r>
      <w:proofErr w:type="spellStart"/>
      <w:r w:rsidRPr="00272860">
        <w:rPr>
          <w:sz w:val="20"/>
        </w:rPr>
        <w:t>Furbot</w:t>
      </w:r>
      <w:proofErr w:type="spellEnd"/>
      <w:r w:rsidRPr="00272860">
        <w:rPr>
          <w:sz w:val="20"/>
        </w:rPr>
        <w:t xml:space="preserve">, sendo esta, </w:t>
      </w:r>
      <w:r w:rsidRPr="00DD17F0">
        <w:rPr>
          <w:sz w:val="20"/>
        </w:rPr>
        <w:t>baseada no caminho mínimo</w:t>
      </w:r>
      <w:r w:rsidRPr="00272860">
        <w:rPr>
          <w:sz w:val="20"/>
        </w:rPr>
        <w:t xml:space="preserve"> entre a origem e os objetivos da fase;</w:t>
      </w:r>
    </w:p>
    <w:p w14:paraId="18AA50D7" w14:textId="77777777" w:rsidR="004E4A18" w:rsidRPr="00272860" w:rsidRDefault="004E4A18" w:rsidP="00922109">
      <w:pPr>
        <w:pStyle w:val="TF-ALNEA"/>
        <w:numPr>
          <w:ilvl w:val="0"/>
          <w:numId w:val="26"/>
        </w:numPr>
        <w:rPr>
          <w:sz w:val="20"/>
        </w:rPr>
      </w:pPr>
      <w:r w:rsidRPr="00272860">
        <w:rPr>
          <w:sz w:val="20"/>
        </w:rPr>
        <w:t>fornecer feedback para o jogador comparando sua solução com a solução ótima gerada;</w:t>
      </w:r>
    </w:p>
    <w:p w14:paraId="58EC0A91" w14:textId="77777777" w:rsidR="004E4A18" w:rsidRPr="00DD17F0" w:rsidRDefault="004E4A18" w:rsidP="00922109">
      <w:pPr>
        <w:pStyle w:val="TF-ALNEA"/>
        <w:numPr>
          <w:ilvl w:val="0"/>
          <w:numId w:val="26"/>
        </w:numPr>
        <w:rPr>
          <w:sz w:val="20"/>
        </w:rPr>
      </w:pPr>
      <w:r w:rsidRPr="00DD17F0">
        <w:rPr>
          <w:sz w:val="20"/>
        </w:rPr>
        <w:t xml:space="preserve">integrar a solução gerada no jogo existente do </w:t>
      </w:r>
      <w:proofErr w:type="spellStart"/>
      <w:r w:rsidRPr="00DD17F0">
        <w:rPr>
          <w:sz w:val="20"/>
        </w:rPr>
        <w:t>Furbot</w:t>
      </w:r>
      <w:proofErr w:type="spellEnd"/>
      <w:r w:rsidRPr="00DD17F0">
        <w:rPr>
          <w:sz w:val="20"/>
        </w:rPr>
        <w:t>.</w:t>
      </w:r>
    </w:p>
    <w:p w14:paraId="725E3AEF" w14:textId="77777777" w:rsidR="004E4A18" w:rsidRPr="00272860" w:rsidRDefault="004E4A18" w:rsidP="00922109">
      <w:pPr>
        <w:pStyle w:val="Ttulo1"/>
      </w:pPr>
      <w:bookmarkStart w:id="35" w:name="_Toc419598587"/>
      <w:r w:rsidRPr="00272860">
        <w:lastRenderedPageBreak/>
        <w:t xml:space="preserve">trabalhos correlatos </w:t>
      </w:r>
    </w:p>
    <w:p w14:paraId="2407CFFF" w14:textId="77777777" w:rsidR="004E4A18" w:rsidRPr="00272860" w:rsidRDefault="004E4A18" w:rsidP="006E78FD">
      <w:pPr>
        <w:pStyle w:val="TF-TEXTO"/>
        <w:rPr>
          <w:sz w:val="20"/>
          <w:highlight w:val="yellow"/>
        </w:rPr>
      </w:pPr>
      <w:r w:rsidRPr="00272860">
        <w:rPr>
          <w:sz w:val="20"/>
        </w:rPr>
        <w:t xml:space="preserve">Neste capítulo serão apresentados os trabalhos que possuem características semelhantes às dos objetivos propostos nesse trabalho. O primeiro aborda o trabalho de Xavier (2019) que é a geração automatizada de gabarito e correção de exercícios em ambiente </w:t>
      </w:r>
      <w:proofErr w:type="spellStart"/>
      <w:r w:rsidRPr="00272860">
        <w:rPr>
          <w:sz w:val="20"/>
        </w:rPr>
        <w:t>Furbot</w:t>
      </w:r>
      <w:proofErr w:type="spellEnd"/>
      <w:r w:rsidRPr="00272860">
        <w:rPr>
          <w:sz w:val="20"/>
        </w:rPr>
        <w:t xml:space="preserve"> para o ensino do pensamento computacional. O segundo é uma ferramenta para ensino introdutório de programação (CODE.ORG, 2021a). Por fim, o terceiro trabalho é um jogo de quebra cabeça chamado </w:t>
      </w:r>
      <w:proofErr w:type="spellStart"/>
      <w:r w:rsidRPr="00272860">
        <w:rPr>
          <w:sz w:val="20"/>
        </w:rPr>
        <w:t>codeSpark</w:t>
      </w:r>
      <w:proofErr w:type="spellEnd"/>
      <w:r w:rsidRPr="00272860">
        <w:rPr>
          <w:sz w:val="20"/>
        </w:rPr>
        <w:t xml:space="preserve"> (CODESPARK</w:t>
      </w:r>
      <w:r w:rsidRPr="00272860" w:rsidDel="00FD1328">
        <w:rPr>
          <w:sz w:val="20"/>
        </w:rPr>
        <w:t>,</w:t>
      </w:r>
      <w:r w:rsidRPr="00272860">
        <w:rPr>
          <w:sz w:val="20"/>
        </w:rPr>
        <w:t xml:space="preserve"> 2021a).</w:t>
      </w:r>
    </w:p>
    <w:p w14:paraId="5AC33623" w14:textId="77777777" w:rsidR="004E4A18" w:rsidRPr="00272860" w:rsidRDefault="004E4A18" w:rsidP="007D17E8">
      <w:pPr>
        <w:pStyle w:val="Ttulo2"/>
        <w:rPr>
          <w:sz w:val="20"/>
        </w:rPr>
      </w:pPr>
      <w:r w:rsidRPr="00272860">
        <w:rPr>
          <w:sz w:val="20"/>
        </w:rPr>
        <w:t>Geração automatizada de gabarito e correção de exercícios em ambiente furbot</w:t>
      </w:r>
    </w:p>
    <w:p w14:paraId="0E00C804" w14:textId="77777777" w:rsidR="004E4A18" w:rsidRPr="00272860" w:rsidRDefault="004E4A18" w:rsidP="00D263AF">
      <w:pPr>
        <w:pStyle w:val="TF-TEXTO"/>
        <w:rPr>
          <w:sz w:val="20"/>
        </w:rPr>
      </w:pPr>
      <w:r w:rsidRPr="00272860">
        <w:rPr>
          <w:sz w:val="20"/>
        </w:rPr>
        <w:t xml:space="preserve">O trabalho desenvolvido por Xavier (2019) teve como objetivo gerar gabaritos para as fases do projeto </w:t>
      </w:r>
      <w:proofErr w:type="spellStart"/>
      <w:r w:rsidRPr="00272860">
        <w:rPr>
          <w:sz w:val="20"/>
        </w:rPr>
        <w:t>Furbot</w:t>
      </w:r>
      <w:proofErr w:type="spellEnd"/>
      <w:r w:rsidRPr="00272860">
        <w:rPr>
          <w:sz w:val="20"/>
        </w:rPr>
        <w:t>. Este projeto é desenvolvido em</w:t>
      </w:r>
      <w:r w:rsidRPr="00272860">
        <w:rPr>
          <w:i/>
          <w:noProof/>
          <w:sz w:val="20"/>
        </w:rPr>
        <w:t xml:space="preserve"> </w:t>
      </w:r>
      <w:r w:rsidRPr="00272860">
        <w:rPr>
          <w:sz w:val="20"/>
        </w:rPr>
        <w:t xml:space="preserve">Java para o ensino do pensamento computacional voltado às crianças da rede básica de educação (SCHLÖGL et al., 2017). </w:t>
      </w:r>
    </w:p>
    <w:p w14:paraId="4F05F920" w14:textId="77777777" w:rsidR="004E4A18" w:rsidRPr="00272860" w:rsidRDefault="004E4A18" w:rsidP="00D1646E">
      <w:pPr>
        <w:pStyle w:val="TF-TEXTO"/>
        <w:rPr>
          <w:sz w:val="20"/>
        </w:rPr>
      </w:pPr>
      <w:r w:rsidRPr="00272860">
        <w:rPr>
          <w:sz w:val="20"/>
        </w:rPr>
        <w:t xml:space="preserve">Xavier (2019) utilizou algoritmos de menor caminho para solucionar problemas como: encontrar o menor caminho até os objetivos do robô; gerar um gabarito dos comandos sequenciais que o robô deve fazer para sair do ponto de origem e chegar até o ponto de destino (XAVIER, 2019). Além disso, o trabalho também teve como objetivo auxiliar os professores a fazer a correção dos exercícios </w:t>
      </w:r>
      <w:r w:rsidRPr="00DD17F0">
        <w:rPr>
          <w:sz w:val="20"/>
        </w:rPr>
        <w:t>criados</w:t>
      </w:r>
      <w:r w:rsidRPr="00272860">
        <w:rPr>
          <w:sz w:val="20"/>
        </w:rPr>
        <w:t xml:space="preserve"> pelos alunos, </w:t>
      </w:r>
      <w:r w:rsidRPr="00DD17F0">
        <w:rPr>
          <w:sz w:val="20"/>
        </w:rPr>
        <w:t>visto que</w:t>
      </w:r>
      <w:r w:rsidRPr="00272860">
        <w:rPr>
          <w:sz w:val="20"/>
        </w:rPr>
        <w:t xml:space="preserve"> muitos dos professores não possuem experiência na área de programação.</w:t>
      </w:r>
    </w:p>
    <w:p w14:paraId="333318E4" w14:textId="77777777" w:rsidR="004E4A18" w:rsidRPr="00272860" w:rsidRDefault="004E4A18" w:rsidP="008D0C9C">
      <w:pPr>
        <w:pStyle w:val="TF-TEXTO"/>
        <w:rPr>
          <w:sz w:val="20"/>
        </w:rPr>
      </w:pPr>
      <w:r w:rsidRPr="00272860">
        <w:rPr>
          <w:sz w:val="20"/>
        </w:rPr>
        <w:t xml:space="preserve">As tecnologias utilizadas no desenvolvimento incluem o </w:t>
      </w:r>
      <w:r w:rsidRPr="00272860">
        <w:rPr>
          <w:i/>
          <w:iCs/>
          <w:sz w:val="20"/>
        </w:rPr>
        <w:t>framework</w:t>
      </w:r>
      <w:r w:rsidRPr="00272860">
        <w:rPr>
          <w:sz w:val="20"/>
        </w:rPr>
        <w:t xml:space="preserve"> </w:t>
      </w:r>
      <w:proofErr w:type="spellStart"/>
      <w:r w:rsidRPr="00272860">
        <w:rPr>
          <w:sz w:val="20"/>
        </w:rPr>
        <w:t>Furbot</w:t>
      </w:r>
      <w:proofErr w:type="spellEnd"/>
      <w:r w:rsidRPr="00272860">
        <w:rPr>
          <w:sz w:val="20"/>
        </w:rPr>
        <w:t xml:space="preserve"> na linguagem Java, além da biblioteca </w:t>
      </w:r>
      <w:r w:rsidRPr="00272860">
        <w:rPr>
          <w:rStyle w:val="TF-COURIER10"/>
        </w:rPr>
        <w:t>Commons-digester-1.8</w:t>
      </w:r>
      <w:r w:rsidRPr="00272860">
        <w:rPr>
          <w:sz w:val="20"/>
        </w:rPr>
        <w:t xml:space="preserve"> para leitura de arquivos </w:t>
      </w:r>
      <w:proofErr w:type="spellStart"/>
      <w:r w:rsidRPr="00272860">
        <w:rPr>
          <w:sz w:val="20"/>
        </w:rPr>
        <w:t>XMLs</w:t>
      </w:r>
      <w:proofErr w:type="spellEnd"/>
      <w:r w:rsidRPr="00272860">
        <w:rPr>
          <w:sz w:val="20"/>
        </w:rPr>
        <w:t xml:space="preserve"> e o algoritmo de </w:t>
      </w:r>
      <w:proofErr w:type="spellStart"/>
      <w:r w:rsidRPr="00272860">
        <w:rPr>
          <w:sz w:val="20"/>
        </w:rPr>
        <w:t>Dijkstra</w:t>
      </w:r>
      <w:proofErr w:type="spellEnd"/>
      <w:r w:rsidRPr="00272860">
        <w:rPr>
          <w:sz w:val="20"/>
        </w:rPr>
        <w:t xml:space="preserve"> utilizado para encontrar os caminhos mínimos entre os objetivos do mapa (XAVIER, 2019).</w:t>
      </w:r>
    </w:p>
    <w:p w14:paraId="4A4EBB9E" w14:textId="77777777" w:rsidR="004E4A18" w:rsidRPr="00272860" w:rsidRDefault="004E4A18" w:rsidP="008D0C9C">
      <w:pPr>
        <w:pStyle w:val="TF-TEXTO"/>
        <w:rPr>
          <w:sz w:val="20"/>
        </w:rPr>
      </w:pPr>
      <w:r w:rsidRPr="00272860">
        <w:rPr>
          <w:sz w:val="20"/>
        </w:rPr>
        <w:t>Na Figura 1 pode-se visualizar a comparação entre o código gerado pelo aluno e o gabarito fornecido pelo algoritmo de Xavier (2019). Ao concluir a fase, o aluno visualiza a quantidade de linhas que ele escreveu e a quantidade de linhas que poderia ter escrito. Ainda, é apresentada a pontuação com base nos objetivos do mapa.</w:t>
      </w:r>
    </w:p>
    <w:p w14:paraId="49807F9A" w14:textId="77777777" w:rsidR="004E4A18" w:rsidRPr="00272860" w:rsidRDefault="004E4A18" w:rsidP="00DD17F0">
      <w:pPr>
        <w:pStyle w:val="TF-LEGENDA"/>
        <w:rPr>
          <w:sz w:val="20"/>
        </w:rPr>
      </w:pPr>
      <w:r w:rsidRPr="00272860">
        <w:rPr>
          <w:sz w:val="20"/>
        </w:rPr>
        <w:t xml:space="preserve">Figura </w:t>
      </w:r>
      <w:r w:rsidRPr="00DD17F0">
        <w:rPr>
          <w:sz w:val="20"/>
        </w:rPr>
        <w:t>1</w:t>
      </w:r>
      <w:r w:rsidRPr="00272860">
        <w:rPr>
          <w:sz w:val="20"/>
        </w:rPr>
        <w:t xml:space="preserve"> – Tela de comparação resolução com o gabarito</w:t>
      </w:r>
    </w:p>
    <w:p w14:paraId="61AC23AA" w14:textId="77777777" w:rsidR="004E4A18" w:rsidRPr="00272860" w:rsidRDefault="004E4A18" w:rsidP="00DD17F0">
      <w:pPr>
        <w:pStyle w:val="TF-FIGURA"/>
        <w:rPr>
          <w:sz w:val="20"/>
        </w:rPr>
      </w:pPr>
      <w:r w:rsidRPr="00272860">
        <w:rPr>
          <w:noProof/>
          <w:sz w:val="20"/>
        </w:rPr>
        <w:drawing>
          <wp:inline distT="0" distB="0" distL="0" distR="0" wp14:anchorId="31F5F6D4" wp14:editId="440B040C">
            <wp:extent cx="3640667" cy="1913810"/>
            <wp:effectExtent l="19050" t="19050" r="17145" b="1079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pic:nvPicPr>
                  <pic:blipFill>
                    <a:blip r:embed="rId6">
                      <a:extLst>
                        <a:ext uri="{28A0092B-C50C-407E-A947-70E740481C1C}">
                          <a14:useLocalDpi xmlns:a14="http://schemas.microsoft.com/office/drawing/2010/main" val="0"/>
                        </a:ext>
                      </a:extLst>
                    </a:blip>
                    <a:stretch>
                      <a:fillRect/>
                    </a:stretch>
                  </pic:blipFill>
                  <pic:spPr>
                    <a:xfrm>
                      <a:off x="0" y="0"/>
                      <a:ext cx="3719423" cy="1955210"/>
                    </a:xfrm>
                    <a:prstGeom prst="rect">
                      <a:avLst/>
                    </a:prstGeom>
                    <a:ln w="12700">
                      <a:solidFill>
                        <a:schemeClr val="tx1"/>
                      </a:solidFill>
                    </a:ln>
                  </pic:spPr>
                </pic:pic>
              </a:graphicData>
            </a:graphic>
          </wp:inline>
        </w:drawing>
      </w:r>
    </w:p>
    <w:p w14:paraId="23E1201A" w14:textId="77777777" w:rsidR="004E4A18" w:rsidRPr="00CA3034" w:rsidRDefault="004E4A18" w:rsidP="00DD17F0">
      <w:pPr>
        <w:pStyle w:val="TF-FONTE"/>
        <w:jc w:val="center"/>
        <w:rPr>
          <w:sz w:val="18"/>
          <w:szCs w:val="18"/>
        </w:rPr>
      </w:pPr>
      <w:r w:rsidRPr="00CA3034">
        <w:rPr>
          <w:sz w:val="18"/>
          <w:szCs w:val="18"/>
        </w:rPr>
        <w:t>Fonte: Xavier, 2019.</w:t>
      </w:r>
    </w:p>
    <w:p w14:paraId="0E995C24" w14:textId="77777777" w:rsidR="004E4A18" w:rsidRPr="00272860" w:rsidRDefault="004E4A18" w:rsidP="00473E4B">
      <w:pPr>
        <w:pStyle w:val="TF-TEXTO"/>
        <w:rPr>
          <w:sz w:val="20"/>
        </w:rPr>
      </w:pPr>
      <w:r w:rsidRPr="00272860">
        <w:rPr>
          <w:sz w:val="20"/>
        </w:rPr>
        <w:t xml:space="preserve">Por meio de testes em campo realizado com alunos de ensino fundamental, Xavier (2019) pode observar como resultado uma maior motivação entre os alunos que passaram a comparar suas soluções com o gabarito gerado. Ainda, Xavier (2019) aponta que há uma demora </w:t>
      </w:r>
      <w:ins w:id="36" w:author="Marcel Hugo" w:date="2021-10-12T11:48:00Z">
        <w:r w:rsidRPr="00272860">
          <w:rPr>
            <w:sz w:val="20"/>
          </w:rPr>
          <w:t>para gerar o gabarito</w:t>
        </w:r>
        <w:r w:rsidRPr="00272860" w:rsidDel="00EB2C53">
          <w:rPr>
            <w:sz w:val="20"/>
          </w:rPr>
          <w:t xml:space="preserve"> </w:t>
        </w:r>
      </w:ins>
      <w:del w:id="37" w:author="Marcel Hugo" w:date="2021-10-12T11:48:00Z">
        <w:r w:rsidRPr="00272860" w:rsidDel="00EB2C53">
          <w:rPr>
            <w:sz w:val="20"/>
          </w:rPr>
          <w:delText xml:space="preserve">na geração </w:delText>
        </w:r>
      </w:del>
      <w:r w:rsidRPr="00272860">
        <w:rPr>
          <w:sz w:val="20"/>
        </w:rPr>
        <w:t>ao colocar muitos objetivos no mapa</w:t>
      </w:r>
      <w:del w:id="38" w:author="Marcel Hugo" w:date="2021-10-12T11:48:00Z">
        <w:r w:rsidRPr="00272860" w:rsidDel="00806137">
          <w:rPr>
            <w:sz w:val="20"/>
          </w:rPr>
          <w:delText xml:space="preserve"> para gerar o gabarito</w:delText>
        </w:r>
      </w:del>
      <w:r w:rsidRPr="00272860">
        <w:rPr>
          <w:sz w:val="20"/>
        </w:rPr>
        <w:t>, sendo est</w:t>
      </w:r>
      <w:r>
        <w:rPr>
          <w:sz w:val="20"/>
        </w:rPr>
        <w:t>a</w:t>
      </w:r>
      <w:r w:rsidRPr="00272860">
        <w:rPr>
          <w:sz w:val="20"/>
        </w:rPr>
        <w:t xml:space="preserve"> uma limitação do trabalho.</w:t>
      </w:r>
    </w:p>
    <w:p w14:paraId="2C708AA0" w14:textId="77777777" w:rsidR="004E4A18" w:rsidRPr="00272860" w:rsidRDefault="004E4A18" w:rsidP="007D17E8">
      <w:pPr>
        <w:pStyle w:val="Ttulo2"/>
        <w:rPr>
          <w:sz w:val="20"/>
        </w:rPr>
      </w:pPr>
      <w:r w:rsidRPr="00272860">
        <w:rPr>
          <w:sz w:val="20"/>
        </w:rPr>
        <w:tab/>
        <w:t>Programação com minecraft: jornada do heroi</w:t>
      </w:r>
    </w:p>
    <w:p w14:paraId="7482E2C8" w14:textId="77777777" w:rsidR="004E4A18" w:rsidRPr="00272860" w:rsidRDefault="004E4A18" w:rsidP="00C0155B">
      <w:pPr>
        <w:pStyle w:val="TF-TEXTO"/>
        <w:rPr>
          <w:sz w:val="20"/>
        </w:rPr>
      </w:pPr>
      <w:r w:rsidRPr="00272860">
        <w:rPr>
          <w:sz w:val="20"/>
        </w:rPr>
        <w:t xml:space="preserve">A programação com </w:t>
      </w:r>
      <w:proofErr w:type="spellStart"/>
      <w:r w:rsidRPr="00272860">
        <w:rPr>
          <w:sz w:val="20"/>
        </w:rPr>
        <w:t>Minecraft</w:t>
      </w:r>
      <w:proofErr w:type="spellEnd"/>
      <w:r w:rsidRPr="00272860">
        <w:rPr>
          <w:sz w:val="20"/>
        </w:rPr>
        <w:t xml:space="preserve">: Jornada do Herói é uma das várias ferramentas de ensino de programação desenvolvidas pela </w:t>
      </w:r>
      <w:bookmarkStart w:id="39" w:name="_Hlk73993513"/>
      <w:r w:rsidRPr="00272860">
        <w:rPr>
          <w:sz w:val="20"/>
        </w:rPr>
        <w:t xml:space="preserve">Code.org </w:t>
      </w:r>
      <w:bookmarkEnd w:id="39"/>
      <w:r w:rsidRPr="00272860">
        <w:rPr>
          <w:sz w:val="20"/>
        </w:rPr>
        <w:t xml:space="preserve">(2021a). A ferramenta introduz diversos conceitos de programação, tais como </w:t>
      </w:r>
      <w:r w:rsidRPr="00272860">
        <w:rPr>
          <w:sz w:val="20"/>
        </w:rPr>
        <w:lastRenderedPageBreak/>
        <w:t>programação sequencial, uso de laços de repetição e uso de funções pré-determinadas. A ferramenta propõe uma programação visual com o uso de blocos, sendo que seus comandos estão disponíveis em vários idiomas. O objetivo é usar os comandos disponíveis para realizar o que é proposto no início de cada fase.</w:t>
      </w:r>
    </w:p>
    <w:p w14:paraId="5C42F782" w14:textId="77777777" w:rsidR="004E4A18" w:rsidRDefault="004E4A18" w:rsidP="00CA3034">
      <w:pPr>
        <w:pStyle w:val="TF-TEXTO"/>
        <w:ind w:firstLine="709"/>
        <w:rPr>
          <w:sz w:val="20"/>
        </w:rPr>
      </w:pPr>
      <w:r w:rsidRPr="00272860">
        <w:rPr>
          <w:sz w:val="20"/>
        </w:rPr>
        <w:t xml:space="preserve">A Figura 2 identifica a tela principal do jogo. Ela é dividida em alguns componentes, sendo eles: as instruções da fase (identificado pelo número 1 na figura); blocos para utilizar na resolução (identificado pelo número 2 na figura); área de trabalho que é onde o aluno deve incluir os blocos para montar o código para ser executado pelo personagem auxiliar (identificado pelo número 3 na figura). Ao clicar no botão executar, o personagem executa os comandos da área de trabalho, identificado pelo número </w:t>
      </w:r>
      <w:r w:rsidRPr="00CA3034">
        <w:rPr>
          <w:sz w:val="20"/>
        </w:rPr>
        <w:t>6 na figura, e ao finalizar</w:t>
      </w:r>
      <w:r w:rsidRPr="00272860">
        <w:rPr>
          <w:sz w:val="20"/>
        </w:rPr>
        <w:t xml:space="preserve">, o botão de recomeçar é exibido no lugar do botão executar. Caso haja um erro na sequência de passos, o personagem controlado pelo aluno não conseguirá concluir o problema. Assim, o aluno deverá pensar no que errou e recomeçar ou pedir uma dica clicando na lâmpada situada no quadrado das instruções, indicado pelo item 4 na figura. </w:t>
      </w:r>
      <w:bookmarkStart w:id="40" w:name="_Ref525501821"/>
      <w:bookmarkStart w:id="41" w:name="_Ref525501817"/>
    </w:p>
    <w:p w14:paraId="101E22F3" w14:textId="77777777" w:rsidR="004E4A18" w:rsidRPr="00CA3034" w:rsidRDefault="004E4A18" w:rsidP="00CA3034">
      <w:pPr>
        <w:pStyle w:val="TF-LEGENDA"/>
        <w:rPr>
          <w:sz w:val="20"/>
        </w:rPr>
      </w:pPr>
      <w:r w:rsidRPr="00CA3034">
        <w:rPr>
          <w:sz w:val="20"/>
        </w:rPr>
        <w:t xml:space="preserve">Figura </w:t>
      </w:r>
      <w:bookmarkEnd w:id="40"/>
      <w:r w:rsidRPr="00CA3034">
        <w:rPr>
          <w:noProof/>
          <w:sz w:val="20"/>
        </w:rPr>
        <w:t>2</w:t>
      </w:r>
      <w:r w:rsidRPr="00CA3034">
        <w:rPr>
          <w:sz w:val="20"/>
        </w:rPr>
        <w:t xml:space="preserve"> – Tela principal do </w:t>
      </w:r>
      <w:proofErr w:type="spellStart"/>
      <w:r w:rsidRPr="00CA3034">
        <w:rPr>
          <w:sz w:val="20"/>
        </w:rPr>
        <w:t>Minecraft</w:t>
      </w:r>
      <w:proofErr w:type="spellEnd"/>
      <w:r w:rsidRPr="00CA3034">
        <w:rPr>
          <w:sz w:val="20"/>
        </w:rPr>
        <w:t>: Jornada do Herói.</w:t>
      </w:r>
      <w:bookmarkEnd w:id="41"/>
    </w:p>
    <w:p w14:paraId="6F2F8D41" w14:textId="77777777" w:rsidR="004E4A18" w:rsidRPr="00CA3034" w:rsidRDefault="004E4A18" w:rsidP="00CA3034">
      <w:pPr>
        <w:pStyle w:val="TF-FIGURA"/>
      </w:pPr>
      <w:r w:rsidRPr="00272860">
        <w:rPr>
          <w:noProof/>
        </w:rPr>
        <w:drawing>
          <wp:inline distT="0" distB="0" distL="0" distR="0" wp14:anchorId="75A722D0" wp14:editId="27EF7954">
            <wp:extent cx="4912565" cy="2286000"/>
            <wp:effectExtent l="19050" t="19050" r="21590" b="19050"/>
            <wp:docPr id="1364472329" name="picture" descr="Interface gráfica do usuário, Texto, Aplicativo, chat ou mensagem de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72329" name="picture" descr="Interface gráfica do usuário, Texto, Aplicativo, chat ou mensagem de texto, Site&#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967908" cy="2311753"/>
                    </a:xfrm>
                    <a:prstGeom prst="rect">
                      <a:avLst/>
                    </a:prstGeom>
                    <a:ln w="12700">
                      <a:solidFill>
                        <a:schemeClr val="tx1"/>
                      </a:solidFill>
                    </a:ln>
                  </pic:spPr>
                </pic:pic>
              </a:graphicData>
            </a:graphic>
          </wp:inline>
        </w:drawing>
      </w:r>
    </w:p>
    <w:p w14:paraId="0E4AF3AC" w14:textId="77777777" w:rsidR="004E4A18" w:rsidRPr="00CA3034" w:rsidRDefault="004E4A18" w:rsidP="00CA3034">
      <w:pPr>
        <w:pStyle w:val="TF-FONTE"/>
        <w:jc w:val="center"/>
        <w:rPr>
          <w:sz w:val="18"/>
          <w:szCs w:val="18"/>
        </w:rPr>
      </w:pPr>
      <w:r w:rsidRPr="00CA3034">
        <w:rPr>
          <w:sz w:val="18"/>
          <w:szCs w:val="18"/>
        </w:rPr>
        <w:t>Fonte: elaborado pelo autor.</w:t>
      </w:r>
    </w:p>
    <w:p w14:paraId="6C72C71A" w14:textId="77777777" w:rsidR="004E4A18" w:rsidRPr="00272860" w:rsidRDefault="004E4A18" w:rsidP="00821747">
      <w:pPr>
        <w:pStyle w:val="TF-TEXTO"/>
        <w:rPr>
          <w:sz w:val="20"/>
        </w:rPr>
      </w:pPr>
      <w:r w:rsidRPr="00272860">
        <w:rPr>
          <w:sz w:val="20"/>
        </w:rPr>
        <w:t xml:space="preserve">Ao pedir para executar os passos, conforme as ações da área de trabalho são executadas, elas são destacadas em amarelo, como pode ser observado no último comando da Figura 2. Caso o usuário conclua o objetivo, além de uma mensagem de parabéns, é apresentado o código gerado na linguagem </w:t>
      </w:r>
      <w:proofErr w:type="spellStart"/>
      <w:r w:rsidRPr="00272860">
        <w:rPr>
          <w:sz w:val="20"/>
        </w:rPr>
        <w:t>JavaScript</w:t>
      </w:r>
      <w:proofErr w:type="spellEnd"/>
      <w:r w:rsidRPr="00272860">
        <w:rPr>
          <w:sz w:val="20"/>
        </w:rPr>
        <w:t xml:space="preserve">, conforme a Figura 3. As tecnologias utilizadas para o desenvolvimento incluem </w:t>
      </w:r>
      <w:proofErr w:type="spellStart"/>
      <w:r w:rsidRPr="00272860">
        <w:rPr>
          <w:sz w:val="20"/>
        </w:rPr>
        <w:t>JavaScript</w:t>
      </w:r>
      <w:proofErr w:type="spellEnd"/>
      <w:r w:rsidRPr="00272860">
        <w:rPr>
          <w:sz w:val="20"/>
        </w:rPr>
        <w:t xml:space="preserve"> e </w:t>
      </w:r>
      <w:proofErr w:type="spellStart"/>
      <w:r w:rsidRPr="00272860">
        <w:rPr>
          <w:sz w:val="20"/>
        </w:rPr>
        <w:t>Javascript</w:t>
      </w:r>
      <w:proofErr w:type="spellEnd"/>
      <w:r w:rsidRPr="00272860">
        <w:rPr>
          <w:sz w:val="20"/>
        </w:rPr>
        <w:t xml:space="preserve"> XML (JSX) que permite escrever código HTML dentro do </w:t>
      </w:r>
      <w:proofErr w:type="spellStart"/>
      <w:r w:rsidRPr="00272860">
        <w:rPr>
          <w:sz w:val="20"/>
        </w:rPr>
        <w:t>React</w:t>
      </w:r>
      <w:proofErr w:type="spellEnd"/>
      <w:r w:rsidRPr="00272860">
        <w:rPr>
          <w:sz w:val="20"/>
        </w:rPr>
        <w:t xml:space="preserve">. </w:t>
      </w:r>
    </w:p>
    <w:p w14:paraId="0A4D2470" w14:textId="77777777" w:rsidR="004E4A18" w:rsidRPr="00CA3034" w:rsidRDefault="004E4A18" w:rsidP="00CA3034">
      <w:pPr>
        <w:pStyle w:val="TF-LEGENDA"/>
        <w:rPr>
          <w:sz w:val="20"/>
        </w:rPr>
      </w:pPr>
      <w:r w:rsidRPr="00CA3034">
        <w:rPr>
          <w:sz w:val="20"/>
        </w:rPr>
        <w:lastRenderedPageBreak/>
        <w:t xml:space="preserve">Figura 3 – Tela de conclusão do exercício do </w:t>
      </w:r>
      <w:proofErr w:type="spellStart"/>
      <w:r w:rsidRPr="00CA3034">
        <w:rPr>
          <w:sz w:val="20"/>
        </w:rPr>
        <w:t>Minecraft</w:t>
      </w:r>
      <w:proofErr w:type="spellEnd"/>
      <w:r w:rsidRPr="00CA3034">
        <w:rPr>
          <w:sz w:val="20"/>
        </w:rPr>
        <w:t>: Jornada do Herói.</w:t>
      </w:r>
    </w:p>
    <w:p w14:paraId="4C7B970E" w14:textId="77777777" w:rsidR="004E4A18" w:rsidRPr="00272860" w:rsidRDefault="004E4A18" w:rsidP="00F67C43">
      <w:pPr>
        <w:pStyle w:val="TF-FIGURA"/>
        <w:rPr>
          <w:sz w:val="20"/>
        </w:rPr>
      </w:pPr>
      <w:r w:rsidRPr="00272860">
        <w:rPr>
          <w:noProof/>
          <w:sz w:val="20"/>
        </w:rPr>
        <w:drawing>
          <wp:inline distT="0" distB="0" distL="0" distR="0" wp14:anchorId="290E576B" wp14:editId="263C7DC9">
            <wp:extent cx="2363281" cy="2810933"/>
            <wp:effectExtent l="19050" t="19050" r="18415" b="2794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2138" cy="2833361"/>
                    </a:xfrm>
                    <a:prstGeom prst="rect">
                      <a:avLst/>
                    </a:prstGeom>
                    <a:ln w="12700">
                      <a:solidFill>
                        <a:schemeClr val="tx1"/>
                      </a:solidFill>
                    </a:ln>
                  </pic:spPr>
                </pic:pic>
              </a:graphicData>
            </a:graphic>
          </wp:inline>
        </w:drawing>
      </w:r>
    </w:p>
    <w:p w14:paraId="3C5EE108" w14:textId="77777777" w:rsidR="004E4A18" w:rsidRPr="00CA3034" w:rsidRDefault="004E4A18" w:rsidP="00CA3034">
      <w:pPr>
        <w:pStyle w:val="TF-FONTE"/>
        <w:jc w:val="center"/>
        <w:rPr>
          <w:sz w:val="18"/>
          <w:szCs w:val="18"/>
        </w:rPr>
      </w:pPr>
      <w:r w:rsidRPr="00CA3034">
        <w:rPr>
          <w:sz w:val="18"/>
          <w:szCs w:val="18"/>
        </w:rPr>
        <w:t>Fonte: elaborado pelo autor.</w:t>
      </w:r>
    </w:p>
    <w:p w14:paraId="1EEBCDCB" w14:textId="77777777" w:rsidR="004E4A18" w:rsidRPr="00272860" w:rsidRDefault="004E4A18" w:rsidP="007D17E8">
      <w:pPr>
        <w:pStyle w:val="Ttulo2"/>
        <w:rPr>
          <w:sz w:val="20"/>
        </w:rPr>
      </w:pPr>
      <w:r w:rsidRPr="00272860">
        <w:rPr>
          <w:sz w:val="20"/>
        </w:rPr>
        <w:t>codeSpark</w:t>
      </w:r>
    </w:p>
    <w:p w14:paraId="5742AF13" w14:textId="77777777" w:rsidR="004E4A18" w:rsidRPr="00272860" w:rsidRDefault="004E4A18" w:rsidP="0098578D">
      <w:pPr>
        <w:pStyle w:val="TF-TEXTO"/>
        <w:rPr>
          <w:sz w:val="20"/>
        </w:rPr>
      </w:pPr>
      <w:proofErr w:type="spellStart"/>
      <w:r w:rsidRPr="00272860">
        <w:rPr>
          <w:sz w:val="20"/>
        </w:rPr>
        <w:t>CodeSpark</w:t>
      </w:r>
      <w:proofErr w:type="spellEnd"/>
      <w:r w:rsidRPr="00272860">
        <w:rPr>
          <w:sz w:val="20"/>
        </w:rPr>
        <w:t xml:space="preserve"> é uma plataforma de minijogos </w:t>
      </w:r>
      <w:r w:rsidRPr="00272860">
        <w:rPr>
          <w:iCs/>
          <w:sz w:val="20"/>
        </w:rPr>
        <w:t>online</w:t>
      </w:r>
      <w:r w:rsidRPr="00272860">
        <w:rPr>
          <w:sz w:val="20"/>
        </w:rPr>
        <w:t xml:space="preserve"> que </w:t>
      </w:r>
      <w:r w:rsidRPr="00272860">
        <w:rPr>
          <w:sz w:val="20"/>
          <w:shd w:val="clear" w:color="auto" w:fill="FFFFFF"/>
        </w:rPr>
        <w:t>pode ser acessada pelo navegador ou por um aplicativo (</w:t>
      </w:r>
      <w:r w:rsidRPr="00272860">
        <w:rPr>
          <w:noProof/>
          <w:sz w:val="20"/>
        </w:rPr>
        <w:t>CODESPARK</w:t>
      </w:r>
      <w:r w:rsidRPr="00272860">
        <w:rPr>
          <w:sz w:val="20"/>
          <w:shd w:val="clear" w:color="auto" w:fill="FFFFFF"/>
        </w:rPr>
        <w:t xml:space="preserve">, 2021b). No </w:t>
      </w:r>
      <w:proofErr w:type="spellStart"/>
      <w:r w:rsidRPr="00272860">
        <w:rPr>
          <w:sz w:val="20"/>
        </w:rPr>
        <w:t>CodeSpark</w:t>
      </w:r>
      <w:proofErr w:type="spellEnd"/>
      <w:r w:rsidRPr="00272860">
        <w:rPr>
          <w:sz w:val="20"/>
        </w:rPr>
        <w:t xml:space="preserve"> </w:t>
      </w:r>
      <w:r w:rsidRPr="00272860">
        <w:rPr>
          <w:sz w:val="20"/>
          <w:shd w:val="clear" w:color="auto" w:fill="FFFFFF"/>
        </w:rPr>
        <w:t>o jogador deve programar os personagens clicando e arrastando comandos em sequência. Após finalizar a escolha e ordem dos comandos, necessita clicar no personagem para que ele execute as ações escolhidas, como pode ser observado na Figura 4.</w:t>
      </w:r>
    </w:p>
    <w:p w14:paraId="34434CEF" w14:textId="77777777" w:rsidR="004E4A18" w:rsidRPr="00272860" w:rsidRDefault="004E4A18" w:rsidP="00BA5546">
      <w:pPr>
        <w:pStyle w:val="TF-LEGENDA"/>
        <w:rPr>
          <w:sz w:val="20"/>
        </w:rPr>
      </w:pPr>
      <w:bookmarkStart w:id="42" w:name="_Ref525502740"/>
      <w:r w:rsidRPr="00272860">
        <w:rPr>
          <w:sz w:val="20"/>
        </w:rPr>
        <w:t xml:space="preserve">Figura </w:t>
      </w:r>
      <w:bookmarkEnd w:id="42"/>
      <w:r w:rsidRPr="00272860">
        <w:rPr>
          <w:noProof/>
          <w:sz w:val="20"/>
        </w:rPr>
        <w:t xml:space="preserve">4 </w:t>
      </w:r>
      <w:r w:rsidRPr="00272860">
        <w:rPr>
          <w:sz w:val="20"/>
        </w:rPr>
        <w:t xml:space="preserve">– Ambiente do Jogo </w:t>
      </w:r>
      <w:proofErr w:type="spellStart"/>
      <w:r w:rsidRPr="00272860">
        <w:rPr>
          <w:sz w:val="20"/>
        </w:rPr>
        <w:t>codeSpark</w:t>
      </w:r>
      <w:proofErr w:type="spellEnd"/>
    </w:p>
    <w:p w14:paraId="14EB4F48" w14:textId="77777777" w:rsidR="004E4A18" w:rsidRPr="00272860" w:rsidRDefault="004E4A18" w:rsidP="0098578D">
      <w:pPr>
        <w:pStyle w:val="TF-FIGURA"/>
        <w:rPr>
          <w:sz w:val="20"/>
        </w:rPr>
      </w:pPr>
      <w:r w:rsidRPr="00272860">
        <w:rPr>
          <w:noProof/>
          <w:sz w:val="20"/>
        </w:rPr>
        <w:drawing>
          <wp:inline distT="0" distB="0" distL="0" distR="0" wp14:anchorId="79B260A8" wp14:editId="4B3308AA">
            <wp:extent cx="3056467" cy="1932209"/>
            <wp:effectExtent l="19050" t="19050" r="10795" b="1143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5241" cy="1950399"/>
                    </a:xfrm>
                    <a:prstGeom prst="rect">
                      <a:avLst/>
                    </a:prstGeom>
                    <a:ln w="12700">
                      <a:solidFill>
                        <a:schemeClr val="tx1"/>
                      </a:solidFill>
                    </a:ln>
                  </pic:spPr>
                </pic:pic>
              </a:graphicData>
            </a:graphic>
          </wp:inline>
        </w:drawing>
      </w:r>
    </w:p>
    <w:p w14:paraId="224D4A8F" w14:textId="77777777" w:rsidR="004E4A18" w:rsidRPr="00CA3034" w:rsidRDefault="004E4A18" w:rsidP="00CA3034">
      <w:pPr>
        <w:pStyle w:val="TF-FONTE"/>
        <w:jc w:val="center"/>
        <w:rPr>
          <w:sz w:val="18"/>
          <w:szCs w:val="18"/>
        </w:rPr>
      </w:pPr>
      <w:r w:rsidRPr="00CA3034">
        <w:rPr>
          <w:sz w:val="18"/>
          <w:szCs w:val="18"/>
        </w:rPr>
        <w:t>Fonte: elaborado pelo autor.</w:t>
      </w:r>
    </w:p>
    <w:p w14:paraId="0A321BC8" w14:textId="77777777" w:rsidR="004E4A18" w:rsidRPr="00272860" w:rsidRDefault="004E4A18" w:rsidP="006A3E45">
      <w:pPr>
        <w:pStyle w:val="TF-TEXTO"/>
        <w:rPr>
          <w:sz w:val="20"/>
        </w:rPr>
      </w:pPr>
      <w:r w:rsidRPr="00272860">
        <w:rPr>
          <w:sz w:val="20"/>
        </w:rPr>
        <w:t xml:space="preserve">O cenário é formado por vários objetos comuns do dia a dia. O ambiente apresentado ao jogador varia de acordo com o quebra cabeça e sempre possui símbolos como os que se encontram na parte inferior da </w:t>
      </w:r>
      <w:r w:rsidRPr="00272860">
        <w:rPr>
          <w:sz w:val="20"/>
          <w:shd w:val="clear" w:color="auto" w:fill="FFFFFF"/>
        </w:rPr>
        <w:t>Figura 4</w:t>
      </w:r>
      <w:r w:rsidRPr="00272860">
        <w:rPr>
          <w:sz w:val="20"/>
        </w:rPr>
        <w:t>, que se traduzem em funções tais como: seguir em frente, virar para esquerda, virar para direita ou pular em alguma direção.</w:t>
      </w:r>
    </w:p>
    <w:p w14:paraId="3F60743D" w14:textId="77777777" w:rsidR="004E4A18" w:rsidRPr="00272860" w:rsidRDefault="004E4A18" w:rsidP="00AA2150">
      <w:pPr>
        <w:pStyle w:val="TF-TEXTO"/>
        <w:rPr>
          <w:sz w:val="20"/>
        </w:rPr>
      </w:pPr>
      <w:r w:rsidRPr="00272860">
        <w:rPr>
          <w:sz w:val="20"/>
        </w:rPr>
        <w:t>O jogo proporciona a prática de vários conceitos de programação sendo eles: programação sequencial; lógica condicional e uso de funções. Uma vez executado, é possível visualizar a execução dos comandos inseridos.</w:t>
      </w:r>
      <w:r w:rsidRPr="00272860">
        <w:rPr>
          <w:sz w:val="20"/>
          <w:shd w:val="clear" w:color="auto" w:fill="FFFFFF"/>
        </w:rPr>
        <w:t xml:space="preserve"> Para concluir o objetivo é necessário coletar todas as esmeraldas do mapa. </w:t>
      </w:r>
    </w:p>
    <w:p w14:paraId="725824EB" w14:textId="77777777" w:rsidR="004E4A18" w:rsidRPr="00272860" w:rsidRDefault="004E4A18" w:rsidP="004F144E">
      <w:pPr>
        <w:pStyle w:val="TF-TEXTO"/>
        <w:rPr>
          <w:sz w:val="20"/>
        </w:rPr>
      </w:pPr>
      <w:r w:rsidRPr="00272860">
        <w:rPr>
          <w:sz w:val="20"/>
        </w:rPr>
        <w:t>A plataforma não verifica o menor caminho entre o objetivo de cada fase, apenas verifica quantas esmeraldas foram coletadas e gera uma pontuação a partir disso. O número de comandos que o usuário pode utilizar em cada fase é limitado, induzindo-o a utilizar os comandos na sequência que é pré-</w:t>
      </w:r>
      <w:r w:rsidRPr="00CA3034">
        <w:rPr>
          <w:sz w:val="20"/>
        </w:rPr>
        <w:t>determinada</w:t>
      </w:r>
      <w:r w:rsidRPr="00272860">
        <w:rPr>
          <w:sz w:val="20"/>
        </w:rPr>
        <w:t xml:space="preserve">. </w:t>
      </w:r>
    </w:p>
    <w:p w14:paraId="3A8D46A1" w14:textId="77777777" w:rsidR="004E4A18" w:rsidRPr="00272860" w:rsidRDefault="004E4A18" w:rsidP="00922109">
      <w:pPr>
        <w:pStyle w:val="Ttulo1"/>
      </w:pPr>
      <w:bookmarkStart w:id="43" w:name="_Toc54164921"/>
      <w:bookmarkStart w:id="44" w:name="_Toc54165675"/>
      <w:bookmarkStart w:id="45" w:name="_Toc54169333"/>
      <w:bookmarkStart w:id="46" w:name="_Toc96347439"/>
      <w:bookmarkStart w:id="47" w:name="_Toc96357723"/>
      <w:bookmarkStart w:id="48" w:name="_Toc96491866"/>
      <w:bookmarkStart w:id="49" w:name="_Toc411603107"/>
      <w:bookmarkEnd w:id="35"/>
      <w:r w:rsidRPr="00272860">
        <w:lastRenderedPageBreak/>
        <w:t>FERRAMENTA ATUAL</w:t>
      </w:r>
      <w:r>
        <w:t xml:space="preserve"> </w:t>
      </w:r>
    </w:p>
    <w:p w14:paraId="58DB60AF" w14:textId="77777777" w:rsidR="004E4A18" w:rsidRPr="00272860" w:rsidRDefault="004E4A18" w:rsidP="00DC5B6E">
      <w:pPr>
        <w:pStyle w:val="TF-TEXTO"/>
        <w:rPr>
          <w:sz w:val="20"/>
        </w:rPr>
      </w:pPr>
      <w:r w:rsidRPr="00DD17F0">
        <w:rPr>
          <w:sz w:val="20"/>
        </w:rPr>
        <w:t xml:space="preserve">O </w:t>
      </w:r>
      <w:proofErr w:type="spellStart"/>
      <w:r w:rsidRPr="00DD17F0">
        <w:rPr>
          <w:sz w:val="20"/>
        </w:rPr>
        <w:t>Furbot</w:t>
      </w:r>
      <w:proofErr w:type="spellEnd"/>
      <w:r w:rsidRPr="00DD17F0">
        <w:rPr>
          <w:sz w:val="20"/>
        </w:rPr>
        <w:t xml:space="preserve"> teve sua origem em 2008 com o propósito de auxiliar o ensino dos conceitos iniciais de programação orientada a objetos, voltado aos alunos de graduação do departamento de Sistemas e Computação da FURB, por meio de um </w:t>
      </w:r>
      <w:r w:rsidRPr="00DD17F0">
        <w:rPr>
          <w:i/>
          <w:iCs/>
          <w:sz w:val="20"/>
        </w:rPr>
        <w:t>framework</w:t>
      </w:r>
      <w:r w:rsidRPr="00DD17F0">
        <w:rPr>
          <w:sz w:val="20"/>
        </w:rPr>
        <w:t xml:space="preserve"> Java</w:t>
      </w:r>
      <w:r w:rsidRPr="00272860">
        <w:rPr>
          <w:sz w:val="20"/>
        </w:rPr>
        <w:t xml:space="preserve"> (VAHLDICK; MATTOS, 2008). Em 2017, o </w:t>
      </w:r>
      <w:r w:rsidRPr="00272860">
        <w:rPr>
          <w:i/>
          <w:iCs/>
          <w:sz w:val="20"/>
        </w:rPr>
        <w:t xml:space="preserve">framework </w:t>
      </w:r>
      <w:r w:rsidRPr="00272860">
        <w:rPr>
          <w:sz w:val="20"/>
        </w:rPr>
        <w:t xml:space="preserve">foi utilizado para a concepção de um ambiente de programação com o objetivo de introduzir o pensamento computacional em crianças de ensino fundamental, sem a necessidade da instalação de um ambiente de programação ou destas conhecerem uma linguagem de programação (SCHLÖGL, 2017). Por sua vez, em 2018, o </w:t>
      </w:r>
      <w:proofErr w:type="spellStart"/>
      <w:r w:rsidRPr="00272860">
        <w:rPr>
          <w:sz w:val="20"/>
        </w:rPr>
        <w:t>Furbot</w:t>
      </w:r>
      <w:proofErr w:type="spellEnd"/>
      <w:r w:rsidRPr="00272860">
        <w:rPr>
          <w:sz w:val="20"/>
        </w:rPr>
        <w:t xml:space="preserve"> passou por uma reformulação se transformando em uma plataforma composta por um jogo e um servidor (MATTOS, 2019). O jogo, desenvolvido em </w:t>
      </w:r>
      <w:proofErr w:type="spellStart"/>
      <w:r w:rsidRPr="00272860">
        <w:rPr>
          <w:sz w:val="20"/>
        </w:rPr>
        <w:t>Unity</w:t>
      </w:r>
      <w:proofErr w:type="spellEnd"/>
      <w:r w:rsidRPr="00272860">
        <w:rPr>
          <w:sz w:val="20"/>
        </w:rPr>
        <w:t xml:space="preserve"> na linguagem C#, possui um apelo mais lúdico e um gráfico mais atrativo para o público-alvo, que são as crianças de ensino fundamental, em relação ao ambiente desenvolvido em 2017 (MATTOS, 2019). Já o servidor que acompanha a plataforma é utilizado para manter os dados dos jogadores de modo que os professores possam acompanhar suas turmas e visualizar os exercícios resolvidos pelos seus alunos (MATTOS, 2019). Este servidor é desenvolvido em Java utilizando o </w:t>
      </w:r>
      <w:r w:rsidRPr="00272860">
        <w:rPr>
          <w:i/>
          <w:iCs/>
          <w:sz w:val="20"/>
        </w:rPr>
        <w:t xml:space="preserve">framework </w:t>
      </w:r>
      <w:r w:rsidRPr="00272860">
        <w:rPr>
          <w:sz w:val="20"/>
        </w:rPr>
        <w:t xml:space="preserve">Spring. Como o foco deste trabalho é o jogo do </w:t>
      </w:r>
      <w:proofErr w:type="spellStart"/>
      <w:r w:rsidRPr="00272860">
        <w:rPr>
          <w:sz w:val="20"/>
        </w:rPr>
        <w:t>Furbot</w:t>
      </w:r>
      <w:proofErr w:type="spellEnd"/>
      <w:r w:rsidRPr="00272860">
        <w:rPr>
          <w:sz w:val="20"/>
        </w:rPr>
        <w:t>, este é explicado com maiores detalhes.</w:t>
      </w:r>
    </w:p>
    <w:p w14:paraId="7318FD60" w14:textId="77777777" w:rsidR="004E4A18" w:rsidRPr="00272860" w:rsidRDefault="004E4A18" w:rsidP="00ED62BA">
      <w:pPr>
        <w:pStyle w:val="TF-TEXTO"/>
        <w:rPr>
          <w:sz w:val="20"/>
        </w:rPr>
      </w:pPr>
      <w:r w:rsidRPr="00272860">
        <w:rPr>
          <w:sz w:val="20"/>
        </w:rPr>
        <w:t xml:space="preserve">O jogo possui uma narrativa que tem como personagens a Professora Sam que cria o </w:t>
      </w:r>
      <w:proofErr w:type="spellStart"/>
      <w:r w:rsidRPr="00272860">
        <w:rPr>
          <w:sz w:val="20"/>
        </w:rPr>
        <w:t>Furbot</w:t>
      </w:r>
      <w:proofErr w:type="spellEnd"/>
      <w:r w:rsidRPr="00272860">
        <w:rPr>
          <w:sz w:val="20"/>
        </w:rPr>
        <w:t xml:space="preserve">. O </w:t>
      </w:r>
      <w:proofErr w:type="spellStart"/>
      <w:r w:rsidRPr="00272860">
        <w:rPr>
          <w:sz w:val="20"/>
        </w:rPr>
        <w:t>Furbot</w:t>
      </w:r>
      <w:proofErr w:type="spellEnd"/>
      <w:r w:rsidRPr="00272860">
        <w:rPr>
          <w:sz w:val="20"/>
        </w:rPr>
        <w:t xml:space="preserve"> é um robô que os alunos precisam programar para salvar o mundo do ataque dos malvados </w:t>
      </w:r>
      <w:proofErr w:type="spellStart"/>
      <w:r w:rsidRPr="00272860">
        <w:rPr>
          <w:i/>
          <w:iCs/>
          <w:sz w:val="20"/>
        </w:rPr>
        <w:t>buggiens</w:t>
      </w:r>
      <w:proofErr w:type="spellEnd"/>
      <w:r w:rsidRPr="00272860">
        <w:rPr>
          <w:sz w:val="20"/>
        </w:rPr>
        <w:t xml:space="preserve">. A Figura 5 apresenta uma visão da tela de uma das fases iniciais. Nessa tela, tem-se o painel de comandos, localizado </w:t>
      </w:r>
      <w:r w:rsidRPr="00DD17F0">
        <w:rPr>
          <w:sz w:val="20"/>
        </w:rPr>
        <w:t>à</w:t>
      </w:r>
      <w:r w:rsidRPr="00272860">
        <w:rPr>
          <w:sz w:val="20"/>
        </w:rPr>
        <w:t xml:space="preserve"> direita da figura, que permite que o aluno desenvolva os comandos necessários para movimentar o </w:t>
      </w:r>
      <w:proofErr w:type="spellStart"/>
      <w:r w:rsidRPr="00272860">
        <w:rPr>
          <w:sz w:val="20"/>
        </w:rPr>
        <w:t>Furbot</w:t>
      </w:r>
      <w:proofErr w:type="spellEnd"/>
      <w:r w:rsidRPr="00272860">
        <w:rPr>
          <w:sz w:val="20"/>
        </w:rPr>
        <w:t xml:space="preserve"> no cenário da fase.</w:t>
      </w:r>
    </w:p>
    <w:p w14:paraId="20BD49FB" w14:textId="77777777" w:rsidR="004E4A18" w:rsidRPr="00272860" w:rsidRDefault="004E4A18" w:rsidP="00AB2A36">
      <w:pPr>
        <w:pStyle w:val="TF-LEGENDA"/>
        <w:rPr>
          <w:sz w:val="20"/>
        </w:rPr>
      </w:pPr>
      <w:r w:rsidRPr="00272860">
        <w:rPr>
          <w:sz w:val="20"/>
        </w:rPr>
        <w:t xml:space="preserve">Figura 5 – Tela de jogo do </w:t>
      </w:r>
      <w:proofErr w:type="spellStart"/>
      <w:r w:rsidRPr="00272860">
        <w:rPr>
          <w:sz w:val="20"/>
        </w:rPr>
        <w:t>Furbot</w:t>
      </w:r>
      <w:proofErr w:type="spellEnd"/>
    </w:p>
    <w:p w14:paraId="18CBF0A3" w14:textId="77777777" w:rsidR="004E4A18" w:rsidRPr="00272860" w:rsidRDefault="004E4A18" w:rsidP="00AB2A36">
      <w:pPr>
        <w:pStyle w:val="TF-FIGURA"/>
        <w:rPr>
          <w:sz w:val="20"/>
        </w:rPr>
      </w:pPr>
      <w:r w:rsidRPr="00272860">
        <w:rPr>
          <w:noProof/>
          <w:sz w:val="20"/>
        </w:rPr>
        <w:drawing>
          <wp:inline distT="0" distB="0" distL="0" distR="0" wp14:anchorId="7FE03081" wp14:editId="56B1C165">
            <wp:extent cx="3092639" cy="1739894"/>
            <wp:effectExtent l="19050" t="19050" r="12700" b="133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6011" cy="1758669"/>
                    </a:xfrm>
                    <a:prstGeom prst="rect">
                      <a:avLst/>
                    </a:prstGeom>
                    <a:ln w="12700">
                      <a:solidFill>
                        <a:schemeClr val="tx1"/>
                      </a:solidFill>
                    </a:ln>
                  </pic:spPr>
                </pic:pic>
              </a:graphicData>
            </a:graphic>
          </wp:inline>
        </w:drawing>
      </w:r>
    </w:p>
    <w:p w14:paraId="62DB5782" w14:textId="77777777" w:rsidR="004E4A18" w:rsidRPr="000B1B78" w:rsidRDefault="004E4A18" w:rsidP="000B1B78">
      <w:pPr>
        <w:pStyle w:val="TF-FONTE"/>
        <w:jc w:val="center"/>
        <w:rPr>
          <w:sz w:val="18"/>
          <w:szCs w:val="18"/>
        </w:rPr>
      </w:pPr>
      <w:r w:rsidRPr="000B1B78">
        <w:rPr>
          <w:sz w:val="18"/>
          <w:szCs w:val="18"/>
        </w:rPr>
        <w:t>Fonte: elaborado pelo autor.</w:t>
      </w:r>
    </w:p>
    <w:p w14:paraId="13B8FC35" w14:textId="77777777" w:rsidR="004E4A18" w:rsidRPr="00272860" w:rsidRDefault="004E4A18" w:rsidP="00F74C21">
      <w:pPr>
        <w:pStyle w:val="TF-TEXTO"/>
        <w:rPr>
          <w:sz w:val="20"/>
        </w:rPr>
      </w:pPr>
      <w:r w:rsidRPr="00272860">
        <w:rPr>
          <w:sz w:val="20"/>
        </w:rPr>
        <w:t xml:space="preserve">Cada fase possui desafios próprios com o objetivo de chegar ao final do caminho coletando tesouros, evitando os </w:t>
      </w:r>
      <w:proofErr w:type="spellStart"/>
      <w:r w:rsidRPr="00272860">
        <w:rPr>
          <w:i/>
          <w:iCs/>
          <w:sz w:val="20"/>
        </w:rPr>
        <w:t>buggiens</w:t>
      </w:r>
      <w:proofErr w:type="spellEnd"/>
      <w:r w:rsidRPr="00272860">
        <w:rPr>
          <w:sz w:val="20"/>
        </w:rPr>
        <w:t xml:space="preserve"> e desviando dos obstáculos, para então continuar progredindo para as próximas fases. O jogo introduz os conceitos de programação sequencial, utilização de condicionais e o uso de laços de repetição. </w:t>
      </w:r>
      <w:bookmarkStart w:id="50" w:name="_Ref525810007"/>
    </w:p>
    <w:bookmarkEnd w:id="50"/>
    <w:p w14:paraId="3AB038E6" w14:textId="77777777" w:rsidR="004E4A18" w:rsidRPr="00272860" w:rsidRDefault="004E4A18" w:rsidP="00AD7835">
      <w:pPr>
        <w:pStyle w:val="TF-TEXTO"/>
        <w:rPr>
          <w:sz w:val="20"/>
        </w:rPr>
      </w:pPr>
      <w:r w:rsidRPr="00272860">
        <w:rPr>
          <w:sz w:val="20"/>
        </w:rPr>
        <w:tab/>
        <w:t>Ao finalizar a fase, é exibida uma tela mostrando a pontuação do aluno. Nela, o aluno pode retornar ao jogo e tentar fazer a fase novamente a fim de aumentar sua pontuação ou seguir em frente para a próxima fase. Contudo, o aluno não tem o feedback se sua solução é a melhor possível ou não.</w:t>
      </w:r>
    </w:p>
    <w:p w14:paraId="15839983" w14:textId="77777777" w:rsidR="004E4A18" w:rsidRPr="00272860" w:rsidRDefault="004E4A18" w:rsidP="00922109">
      <w:pPr>
        <w:pStyle w:val="Ttulo1"/>
      </w:pPr>
      <w:r w:rsidRPr="00272860">
        <w:t>proposta</w:t>
      </w:r>
    </w:p>
    <w:p w14:paraId="74A4F4C7" w14:textId="77777777" w:rsidR="004E4A18" w:rsidRPr="00272860" w:rsidRDefault="004E4A18" w:rsidP="003D044D">
      <w:pPr>
        <w:pStyle w:val="TF-TEXTO"/>
        <w:rPr>
          <w:sz w:val="20"/>
        </w:rPr>
      </w:pPr>
      <w:r w:rsidRPr="00272860">
        <w:rPr>
          <w:sz w:val="20"/>
        </w:rPr>
        <w:t>Neste capítulo serão apresentadas as justificativas para o desenvolvimento deste trabalho. Além disso, serão apresentados os principais Requisitos Funcionais (RF) e Requisitos Não Funcionais (RNF), bem como suas características e a metodologia de desenvolvimento que será utilizada.</w:t>
      </w:r>
    </w:p>
    <w:p w14:paraId="774F6D5A" w14:textId="77777777" w:rsidR="004E4A18" w:rsidRPr="00272860" w:rsidRDefault="004E4A18" w:rsidP="007D17E8">
      <w:pPr>
        <w:pStyle w:val="Ttulo2"/>
        <w:rPr>
          <w:sz w:val="20"/>
        </w:rPr>
      </w:pPr>
      <w:bookmarkStart w:id="51" w:name="_Toc54164915"/>
      <w:bookmarkStart w:id="52" w:name="_Toc54165669"/>
      <w:bookmarkStart w:id="53" w:name="_Toc54169327"/>
      <w:bookmarkStart w:id="54" w:name="_Toc96347433"/>
      <w:bookmarkStart w:id="55" w:name="_Toc96357717"/>
      <w:bookmarkStart w:id="56" w:name="_Toc96491860"/>
      <w:bookmarkStart w:id="57" w:name="_Toc351015594"/>
      <w:r w:rsidRPr="00272860">
        <w:rPr>
          <w:sz w:val="20"/>
        </w:rPr>
        <w:lastRenderedPageBreak/>
        <w:t>JUSTIFICATIVA</w:t>
      </w:r>
    </w:p>
    <w:p w14:paraId="3D2307A9" w14:textId="77777777" w:rsidR="004E4A18" w:rsidRPr="00272860" w:rsidRDefault="004E4A18" w:rsidP="00C35ADC">
      <w:pPr>
        <w:pStyle w:val="TF-TEXTO"/>
        <w:rPr>
          <w:sz w:val="20"/>
          <w:highlight w:val="yellow"/>
        </w:rPr>
      </w:pPr>
      <w:r w:rsidRPr="00272860">
        <w:rPr>
          <w:sz w:val="20"/>
        </w:rPr>
        <w:t xml:space="preserve">No </w:t>
      </w:r>
      <w:r w:rsidRPr="00272860">
        <w:rPr>
          <w:sz w:val="20"/>
        </w:rPr>
        <w:fldChar w:fldCharType="begin"/>
      </w:r>
      <w:r w:rsidRPr="00272860">
        <w:rPr>
          <w:sz w:val="20"/>
        </w:rPr>
        <w:instrText xml:space="preserve"> REF _Ref525544094 \h  \* MERGEFORMAT </w:instrText>
      </w:r>
      <w:r w:rsidRPr="00272860">
        <w:rPr>
          <w:sz w:val="20"/>
        </w:rPr>
      </w:r>
      <w:r w:rsidRPr="00272860">
        <w:rPr>
          <w:sz w:val="20"/>
        </w:rPr>
        <w:fldChar w:fldCharType="separate"/>
      </w:r>
      <w:r w:rsidRPr="00272860">
        <w:rPr>
          <w:sz w:val="20"/>
        </w:rPr>
        <w:t xml:space="preserve">Quadro </w:t>
      </w:r>
      <w:r w:rsidRPr="00272860">
        <w:rPr>
          <w:noProof/>
          <w:sz w:val="20"/>
        </w:rPr>
        <w:t>1</w:t>
      </w:r>
      <w:r w:rsidRPr="00272860">
        <w:rPr>
          <w:sz w:val="20"/>
        </w:rPr>
        <w:fldChar w:fldCharType="end"/>
      </w:r>
      <w:r w:rsidRPr="00272860">
        <w:rPr>
          <w:sz w:val="20"/>
        </w:rPr>
        <w:t xml:space="preserve"> é apresentada uma comparação entre os trabalhos correlatos. Nas colunas são identificados os trabalhos e nas linhas as características.</w:t>
      </w:r>
    </w:p>
    <w:p w14:paraId="03E9C2E1" w14:textId="77777777" w:rsidR="004E4A18" w:rsidRPr="00272860" w:rsidRDefault="004E4A18" w:rsidP="00E04FBF">
      <w:pPr>
        <w:pStyle w:val="TF-LEGENDA"/>
        <w:rPr>
          <w:sz w:val="20"/>
        </w:rPr>
      </w:pPr>
      <w:bookmarkStart w:id="58" w:name="_Ref525544094"/>
      <w:bookmarkStart w:id="59" w:name="_Ref525544089"/>
      <w:r w:rsidRPr="00272860">
        <w:rPr>
          <w:sz w:val="20"/>
        </w:rPr>
        <w:t xml:space="preserve">Quadro </w:t>
      </w:r>
      <w:r w:rsidRPr="00272860">
        <w:rPr>
          <w:noProof/>
          <w:sz w:val="20"/>
        </w:rPr>
        <w:fldChar w:fldCharType="begin"/>
      </w:r>
      <w:r w:rsidRPr="00272860">
        <w:rPr>
          <w:noProof/>
          <w:sz w:val="20"/>
        </w:rPr>
        <w:instrText xml:space="preserve"> SEQ Quadro \* ARABIC </w:instrText>
      </w:r>
      <w:r w:rsidRPr="00272860">
        <w:rPr>
          <w:noProof/>
          <w:sz w:val="20"/>
        </w:rPr>
        <w:fldChar w:fldCharType="separate"/>
      </w:r>
      <w:r w:rsidRPr="00272860">
        <w:rPr>
          <w:noProof/>
          <w:sz w:val="20"/>
        </w:rPr>
        <w:t>1</w:t>
      </w:r>
      <w:r w:rsidRPr="00272860">
        <w:rPr>
          <w:noProof/>
          <w:sz w:val="20"/>
        </w:rPr>
        <w:fldChar w:fldCharType="end"/>
      </w:r>
      <w:bookmarkEnd w:id="58"/>
      <w:r w:rsidRPr="00272860">
        <w:rPr>
          <w:noProof/>
          <w:sz w:val="20"/>
        </w:rPr>
        <w:t xml:space="preserve"> </w:t>
      </w:r>
      <w:r w:rsidRPr="00272860">
        <w:rPr>
          <w:sz w:val="20"/>
        </w:rPr>
        <w:t>– Comparativo entre os trabalhos correlatos</w:t>
      </w:r>
      <w:bookmarkEnd w:id="59"/>
    </w:p>
    <w:tbl>
      <w:tblPr>
        <w:tblW w:w="89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3386"/>
        <w:gridCol w:w="1849"/>
        <w:gridCol w:w="2004"/>
        <w:gridCol w:w="1695"/>
      </w:tblGrid>
      <w:tr w:rsidR="004E4A18" w:rsidRPr="00272860" w14:paraId="40083BE9" w14:textId="77777777" w:rsidTr="00CF6228">
        <w:trPr>
          <w:cantSplit/>
          <w:trHeight w:val="534"/>
          <w:jc w:val="center"/>
        </w:trPr>
        <w:tc>
          <w:tcPr>
            <w:tcW w:w="3386" w:type="dxa"/>
            <w:tcBorders>
              <w:top w:val="single" w:sz="4" w:space="0" w:color="auto"/>
              <w:left w:val="single" w:sz="4" w:space="0" w:color="auto"/>
              <w:bottom w:val="nil"/>
              <w:right w:val="single" w:sz="4" w:space="0" w:color="auto"/>
            </w:tcBorders>
            <w:shd w:val="clear" w:color="auto" w:fill="A6A6A6" w:themeFill="background1" w:themeFillShade="A6"/>
          </w:tcPr>
          <w:p w14:paraId="39E5D51B" w14:textId="77777777" w:rsidR="004E4A18" w:rsidRPr="00272860" w:rsidRDefault="004E4A18" w:rsidP="004A09AA">
            <w:pPr>
              <w:pStyle w:val="TF-FIGURA"/>
              <w:rPr>
                <w:sz w:val="20"/>
              </w:rPr>
            </w:pPr>
          </w:p>
        </w:tc>
        <w:tc>
          <w:tcPr>
            <w:tcW w:w="1849" w:type="dxa"/>
            <w:tcBorders>
              <w:top w:val="single" w:sz="4" w:space="0" w:color="auto"/>
              <w:left w:val="single" w:sz="4" w:space="0" w:color="auto"/>
              <w:right w:val="single" w:sz="4" w:space="0" w:color="auto"/>
            </w:tcBorders>
            <w:shd w:val="clear" w:color="auto" w:fill="A6A6A6" w:themeFill="background1" w:themeFillShade="A6"/>
          </w:tcPr>
          <w:p w14:paraId="412D3C75" w14:textId="77777777" w:rsidR="004E4A18" w:rsidRPr="004A1DF6" w:rsidRDefault="004E4A18" w:rsidP="004A09AA">
            <w:pPr>
              <w:pStyle w:val="TF-FIGURA"/>
              <w:rPr>
                <w:sz w:val="20"/>
              </w:rPr>
            </w:pPr>
            <w:r w:rsidRPr="00272860">
              <w:rPr>
                <w:sz w:val="20"/>
              </w:rPr>
              <w:t>Geração automatizada de gabarito (XAVIER, 2019)</w:t>
            </w:r>
          </w:p>
        </w:tc>
        <w:tc>
          <w:tcPr>
            <w:tcW w:w="2004" w:type="dxa"/>
            <w:tcBorders>
              <w:top w:val="single" w:sz="4" w:space="0" w:color="auto"/>
              <w:left w:val="single" w:sz="4" w:space="0" w:color="auto"/>
              <w:right w:val="single" w:sz="4" w:space="0" w:color="auto"/>
            </w:tcBorders>
            <w:shd w:val="clear" w:color="auto" w:fill="A6A6A6" w:themeFill="background1" w:themeFillShade="A6"/>
          </w:tcPr>
          <w:p w14:paraId="7F753190" w14:textId="77777777" w:rsidR="004E4A18" w:rsidRPr="00272860" w:rsidRDefault="004E4A18" w:rsidP="004A09AA">
            <w:pPr>
              <w:pStyle w:val="TF-FIGURA"/>
              <w:rPr>
                <w:sz w:val="20"/>
              </w:rPr>
            </w:pPr>
            <w:proofErr w:type="spellStart"/>
            <w:r w:rsidRPr="00272860">
              <w:rPr>
                <w:sz w:val="20"/>
              </w:rPr>
              <w:t>Minecraft</w:t>
            </w:r>
            <w:proofErr w:type="spellEnd"/>
            <w:r w:rsidRPr="00272860">
              <w:rPr>
                <w:sz w:val="20"/>
              </w:rPr>
              <w:t>: Jornada do Herói</w:t>
            </w:r>
            <w:r w:rsidRPr="00272860" w:rsidDel="00A303EA">
              <w:rPr>
                <w:sz w:val="20"/>
              </w:rPr>
              <w:t xml:space="preserve"> </w:t>
            </w:r>
            <w:r w:rsidRPr="00272860">
              <w:rPr>
                <w:noProof/>
                <w:sz w:val="20"/>
              </w:rPr>
              <w:t>(CODE.ORG, 2018b)</w:t>
            </w:r>
          </w:p>
        </w:tc>
        <w:tc>
          <w:tcPr>
            <w:tcW w:w="1695" w:type="dxa"/>
            <w:tcBorders>
              <w:top w:val="single" w:sz="4" w:space="0" w:color="auto"/>
              <w:left w:val="single" w:sz="4" w:space="0" w:color="auto"/>
              <w:right w:val="single" w:sz="4" w:space="0" w:color="auto"/>
            </w:tcBorders>
            <w:shd w:val="clear" w:color="auto" w:fill="A6A6A6" w:themeFill="background1" w:themeFillShade="A6"/>
          </w:tcPr>
          <w:p w14:paraId="4DFB5214" w14:textId="77777777" w:rsidR="004E4A18" w:rsidRPr="00272860" w:rsidRDefault="004E4A18" w:rsidP="004A09AA">
            <w:pPr>
              <w:pStyle w:val="TF-FIGURA"/>
              <w:rPr>
                <w:sz w:val="20"/>
              </w:rPr>
            </w:pPr>
            <w:proofErr w:type="spellStart"/>
            <w:r w:rsidRPr="00DD17F0">
              <w:rPr>
                <w:sz w:val="20"/>
              </w:rPr>
              <w:t>C</w:t>
            </w:r>
            <w:r w:rsidRPr="00272860">
              <w:rPr>
                <w:sz w:val="20"/>
              </w:rPr>
              <w:t>odeSpark</w:t>
            </w:r>
            <w:proofErr w:type="spellEnd"/>
          </w:p>
          <w:p w14:paraId="3D88B157" w14:textId="77777777" w:rsidR="004E4A18" w:rsidRPr="00272860" w:rsidRDefault="004E4A18" w:rsidP="004A09AA">
            <w:pPr>
              <w:pStyle w:val="TF-FIGURA"/>
              <w:rPr>
                <w:sz w:val="20"/>
              </w:rPr>
            </w:pPr>
            <w:r w:rsidRPr="00272860">
              <w:rPr>
                <w:sz w:val="20"/>
              </w:rPr>
              <w:t>(</w:t>
            </w:r>
            <w:r w:rsidRPr="00272860">
              <w:rPr>
                <w:noProof/>
                <w:sz w:val="20"/>
              </w:rPr>
              <w:t>CODESPARK</w:t>
            </w:r>
            <w:r w:rsidRPr="00272860">
              <w:rPr>
                <w:sz w:val="20"/>
              </w:rPr>
              <w:t xml:space="preserve">, 2021b) </w:t>
            </w:r>
          </w:p>
        </w:tc>
      </w:tr>
      <w:tr w:rsidR="004E4A18" w:rsidRPr="00272860" w14:paraId="4D216319" w14:textId="77777777" w:rsidTr="00CF6228">
        <w:trPr>
          <w:trHeight w:val="441"/>
          <w:jc w:val="center"/>
        </w:trPr>
        <w:tc>
          <w:tcPr>
            <w:tcW w:w="3386" w:type="dxa"/>
            <w:tcBorders>
              <w:left w:val="single" w:sz="4" w:space="0" w:color="auto"/>
            </w:tcBorders>
          </w:tcPr>
          <w:p w14:paraId="16EF234D" w14:textId="77777777" w:rsidR="004E4A18" w:rsidRPr="00272860" w:rsidRDefault="004E4A18" w:rsidP="00CF2D9E">
            <w:pPr>
              <w:pStyle w:val="TF-FIGURA"/>
              <w:jc w:val="left"/>
              <w:rPr>
                <w:bCs/>
                <w:sz w:val="20"/>
              </w:rPr>
            </w:pPr>
            <w:r w:rsidRPr="00272860">
              <w:rPr>
                <w:bCs/>
                <w:sz w:val="20"/>
              </w:rPr>
              <w:t>Objetivo educacional</w:t>
            </w:r>
          </w:p>
        </w:tc>
        <w:tc>
          <w:tcPr>
            <w:tcW w:w="1849" w:type="dxa"/>
          </w:tcPr>
          <w:p w14:paraId="6F2A09A7" w14:textId="77777777" w:rsidR="004E4A18" w:rsidRPr="00272860" w:rsidRDefault="004E4A18" w:rsidP="004A09AA">
            <w:pPr>
              <w:pStyle w:val="TF-FIGURA"/>
              <w:rPr>
                <w:sz w:val="20"/>
              </w:rPr>
            </w:pPr>
            <w:r w:rsidRPr="00272860">
              <w:rPr>
                <w:sz w:val="20"/>
              </w:rPr>
              <w:t>Sim</w:t>
            </w:r>
          </w:p>
        </w:tc>
        <w:tc>
          <w:tcPr>
            <w:tcW w:w="2004" w:type="dxa"/>
          </w:tcPr>
          <w:p w14:paraId="3AC12CDA" w14:textId="77777777" w:rsidR="004E4A18" w:rsidRPr="00272860" w:rsidRDefault="004E4A18" w:rsidP="004A09AA">
            <w:pPr>
              <w:pStyle w:val="TF-FIGURA"/>
              <w:rPr>
                <w:sz w:val="20"/>
              </w:rPr>
            </w:pPr>
            <w:r w:rsidRPr="00272860">
              <w:rPr>
                <w:sz w:val="20"/>
              </w:rPr>
              <w:t>Sim</w:t>
            </w:r>
          </w:p>
        </w:tc>
        <w:tc>
          <w:tcPr>
            <w:tcW w:w="1695" w:type="dxa"/>
          </w:tcPr>
          <w:p w14:paraId="1FE2714D" w14:textId="77777777" w:rsidR="004E4A18" w:rsidRPr="00272860" w:rsidRDefault="004E4A18" w:rsidP="004A09AA">
            <w:pPr>
              <w:pStyle w:val="TF-FIGURA"/>
              <w:rPr>
                <w:sz w:val="20"/>
              </w:rPr>
            </w:pPr>
            <w:r w:rsidRPr="00272860">
              <w:rPr>
                <w:sz w:val="20"/>
              </w:rPr>
              <w:t>Sim</w:t>
            </w:r>
          </w:p>
        </w:tc>
      </w:tr>
      <w:tr w:rsidR="004E4A18" w:rsidRPr="00272860" w14:paraId="10733190" w14:textId="77777777" w:rsidTr="00CF6228">
        <w:trPr>
          <w:trHeight w:val="473"/>
          <w:jc w:val="center"/>
        </w:trPr>
        <w:tc>
          <w:tcPr>
            <w:tcW w:w="3386" w:type="dxa"/>
            <w:tcBorders>
              <w:left w:val="single" w:sz="4" w:space="0" w:color="auto"/>
            </w:tcBorders>
          </w:tcPr>
          <w:p w14:paraId="14E3A4E7" w14:textId="77777777" w:rsidR="004E4A18" w:rsidRPr="00272860" w:rsidRDefault="004E4A18" w:rsidP="00CF2D9E">
            <w:pPr>
              <w:pStyle w:val="TF-FIGURA"/>
              <w:jc w:val="left"/>
              <w:rPr>
                <w:sz w:val="20"/>
              </w:rPr>
            </w:pPr>
            <w:r w:rsidRPr="00272860">
              <w:rPr>
                <w:sz w:val="20"/>
              </w:rPr>
              <w:t>Conferência automatizada do resultado da resolução do exercício</w:t>
            </w:r>
          </w:p>
        </w:tc>
        <w:tc>
          <w:tcPr>
            <w:tcW w:w="1849" w:type="dxa"/>
          </w:tcPr>
          <w:p w14:paraId="7C39FE31" w14:textId="77777777" w:rsidR="004E4A18" w:rsidRPr="00272860" w:rsidRDefault="004E4A18" w:rsidP="004A09AA">
            <w:pPr>
              <w:pStyle w:val="TF-FIGURA"/>
              <w:rPr>
                <w:sz w:val="20"/>
              </w:rPr>
            </w:pPr>
            <w:r w:rsidRPr="00272860">
              <w:rPr>
                <w:sz w:val="20"/>
              </w:rPr>
              <w:t>Sim</w:t>
            </w:r>
          </w:p>
        </w:tc>
        <w:tc>
          <w:tcPr>
            <w:tcW w:w="2004" w:type="dxa"/>
          </w:tcPr>
          <w:p w14:paraId="57D99A8E" w14:textId="77777777" w:rsidR="004E4A18" w:rsidRPr="00272860" w:rsidRDefault="004E4A18" w:rsidP="004A09AA">
            <w:pPr>
              <w:pStyle w:val="TF-FIGURA"/>
              <w:rPr>
                <w:sz w:val="20"/>
              </w:rPr>
            </w:pPr>
            <w:r w:rsidRPr="00272860">
              <w:rPr>
                <w:sz w:val="20"/>
              </w:rPr>
              <w:t>Sim</w:t>
            </w:r>
          </w:p>
        </w:tc>
        <w:tc>
          <w:tcPr>
            <w:tcW w:w="1695" w:type="dxa"/>
          </w:tcPr>
          <w:p w14:paraId="520B240F" w14:textId="77777777" w:rsidR="004E4A18" w:rsidRPr="00272860" w:rsidRDefault="004E4A18" w:rsidP="004A09AA">
            <w:pPr>
              <w:pStyle w:val="TF-FIGURA"/>
              <w:rPr>
                <w:sz w:val="20"/>
              </w:rPr>
            </w:pPr>
            <w:r w:rsidRPr="00272860">
              <w:rPr>
                <w:sz w:val="20"/>
              </w:rPr>
              <w:t>Sim</w:t>
            </w:r>
          </w:p>
        </w:tc>
      </w:tr>
      <w:tr w:rsidR="004E4A18" w:rsidRPr="00272860" w14:paraId="5E50202E" w14:textId="77777777" w:rsidTr="00CF6228">
        <w:trPr>
          <w:trHeight w:val="473"/>
          <w:jc w:val="center"/>
        </w:trPr>
        <w:tc>
          <w:tcPr>
            <w:tcW w:w="3386" w:type="dxa"/>
            <w:tcBorders>
              <w:left w:val="single" w:sz="4" w:space="0" w:color="auto"/>
            </w:tcBorders>
          </w:tcPr>
          <w:p w14:paraId="2E411A2F" w14:textId="77777777" w:rsidR="004E4A18" w:rsidRPr="00272860" w:rsidRDefault="004E4A18" w:rsidP="00CF2D9E">
            <w:pPr>
              <w:pStyle w:val="TF-FIGURA"/>
              <w:jc w:val="left"/>
              <w:rPr>
                <w:sz w:val="20"/>
              </w:rPr>
            </w:pPr>
            <w:r w:rsidRPr="00272860">
              <w:rPr>
                <w:sz w:val="20"/>
              </w:rPr>
              <w:t>Verifica se a resolução é a melhor possível</w:t>
            </w:r>
          </w:p>
        </w:tc>
        <w:tc>
          <w:tcPr>
            <w:tcW w:w="1849" w:type="dxa"/>
          </w:tcPr>
          <w:p w14:paraId="129651BF" w14:textId="77777777" w:rsidR="004E4A18" w:rsidRPr="00272860" w:rsidRDefault="004E4A18" w:rsidP="004A09AA">
            <w:pPr>
              <w:pStyle w:val="TF-FIGURA"/>
              <w:rPr>
                <w:sz w:val="20"/>
              </w:rPr>
            </w:pPr>
            <w:r w:rsidRPr="00272860">
              <w:rPr>
                <w:sz w:val="20"/>
              </w:rPr>
              <w:t>Sim</w:t>
            </w:r>
          </w:p>
        </w:tc>
        <w:tc>
          <w:tcPr>
            <w:tcW w:w="2004" w:type="dxa"/>
          </w:tcPr>
          <w:p w14:paraId="2BCAC99B" w14:textId="77777777" w:rsidR="004E4A18" w:rsidRPr="00272860" w:rsidRDefault="004E4A18" w:rsidP="004A09AA">
            <w:pPr>
              <w:pStyle w:val="TF-FIGURA"/>
              <w:rPr>
                <w:sz w:val="20"/>
              </w:rPr>
            </w:pPr>
            <w:r w:rsidRPr="00272860">
              <w:rPr>
                <w:sz w:val="20"/>
              </w:rPr>
              <w:t>Não</w:t>
            </w:r>
          </w:p>
        </w:tc>
        <w:tc>
          <w:tcPr>
            <w:tcW w:w="1695" w:type="dxa"/>
          </w:tcPr>
          <w:p w14:paraId="1DA50226" w14:textId="77777777" w:rsidR="004E4A18" w:rsidRPr="00272860" w:rsidRDefault="004E4A18" w:rsidP="004A09AA">
            <w:pPr>
              <w:pStyle w:val="TF-FIGURA"/>
              <w:rPr>
                <w:sz w:val="20"/>
              </w:rPr>
            </w:pPr>
            <w:r w:rsidRPr="00272860">
              <w:rPr>
                <w:sz w:val="20"/>
              </w:rPr>
              <w:t>Não</w:t>
            </w:r>
          </w:p>
        </w:tc>
      </w:tr>
      <w:tr w:rsidR="004E4A18" w:rsidRPr="00272860" w14:paraId="743CED89" w14:textId="77777777" w:rsidTr="00CF6228">
        <w:trPr>
          <w:trHeight w:val="473"/>
          <w:jc w:val="center"/>
        </w:trPr>
        <w:tc>
          <w:tcPr>
            <w:tcW w:w="3386" w:type="dxa"/>
            <w:tcBorders>
              <w:left w:val="single" w:sz="4" w:space="0" w:color="auto"/>
            </w:tcBorders>
          </w:tcPr>
          <w:p w14:paraId="42EF5D47" w14:textId="77777777" w:rsidR="004E4A18" w:rsidRPr="00272860" w:rsidRDefault="004E4A18" w:rsidP="00CF2D9E">
            <w:pPr>
              <w:pStyle w:val="TF-FIGURA"/>
              <w:jc w:val="left"/>
              <w:rPr>
                <w:sz w:val="20"/>
              </w:rPr>
            </w:pPr>
            <w:r w:rsidRPr="00272860">
              <w:rPr>
                <w:sz w:val="20"/>
              </w:rPr>
              <w:t>Plataforma</w:t>
            </w:r>
          </w:p>
        </w:tc>
        <w:tc>
          <w:tcPr>
            <w:tcW w:w="1849" w:type="dxa"/>
          </w:tcPr>
          <w:p w14:paraId="73DA3B17" w14:textId="77777777" w:rsidR="004E4A18" w:rsidRPr="00272860" w:rsidRDefault="004E4A18" w:rsidP="004A09AA">
            <w:pPr>
              <w:pStyle w:val="TF-FIGURA"/>
              <w:rPr>
                <w:sz w:val="20"/>
              </w:rPr>
            </w:pPr>
            <w:r w:rsidRPr="00272860">
              <w:rPr>
                <w:sz w:val="20"/>
              </w:rPr>
              <w:t>Web</w:t>
            </w:r>
          </w:p>
        </w:tc>
        <w:tc>
          <w:tcPr>
            <w:tcW w:w="2004" w:type="dxa"/>
          </w:tcPr>
          <w:p w14:paraId="1619DA71" w14:textId="77777777" w:rsidR="004E4A18" w:rsidRPr="00272860" w:rsidRDefault="004E4A18" w:rsidP="004A09AA">
            <w:pPr>
              <w:pStyle w:val="TF-FIGURA"/>
              <w:rPr>
                <w:sz w:val="20"/>
              </w:rPr>
            </w:pPr>
            <w:r w:rsidRPr="00272860">
              <w:rPr>
                <w:sz w:val="20"/>
              </w:rPr>
              <w:t>Web</w:t>
            </w:r>
          </w:p>
        </w:tc>
        <w:tc>
          <w:tcPr>
            <w:tcW w:w="1695" w:type="dxa"/>
          </w:tcPr>
          <w:p w14:paraId="78DDE8E7" w14:textId="77777777" w:rsidR="004E4A18" w:rsidRPr="00272860" w:rsidRDefault="004E4A18" w:rsidP="004A09AA">
            <w:pPr>
              <w:pStyle w:val="TF-FIGURA"/>
              <w:rPr>
                <w:sz w:val="20"/>
              </w:rPr>
            </w:pPr>
            <w:r w:rsidRPr="00272860">
              <w:rPr>
                <w:sz w:val="20"/>
              </w:rPr>
              <w:t>Web/</w:t>
            </w:r>
            <w:proofErr w:type="spellStart"/>
            <w:r w:rsidRPr="00272860">
              <w:rPr>
                <w:sz w:val="20"/>
              </w:rPr>
              <w:t>App</w:t>
            </w:r>
            <w:proofErr w:type="spellEnd"/>
          </w:p>
        </w:tc>
      </w:tr>
    </w:tbl>
    <w:p w14:paraId="60719847" w14:textId="77777777" w:rsidR="004E4A18" w:rsidRPr="00272860" w:rsidRDefault="004E4A18" w:rsidP="009749C2">
      <w:pPr>
        <w:pStyle w:val="TF-FONTE"/>
      </w:pPr>
      <w:r w:rsidRPr="00272860">
        <w:t xml:space="preserve"> Fonte: elaborado pelo autor.</w:t>
      </w:r>
    </w:p>
    <w:p w14:paraId="00EBD136" w14:textId="77777777" w:rsidR="004E4A18" w:rsidRPr="00272860" w:rsidRDefault="004E4A18" w:rsidP="00D73B70">
      <w:pPr>
        <w:pStyle w:val="TF-TEXTO"/>
        <w:rPr>
          <w:sz w:val="20"/>
        </w:rPr>
      </w:pPr>
      <w:r w:rsidRPr="00272860">
        <w:rPr>
          <w:sz w:val="20"/>
        </w:rPr>
        <w:tab/>
        <w:t xml:space="preserve">Como pode ser observado no </w:t>
      </w:r>
      <w:r w:rsidRPr="00272860">
        <w:rPr>
          <w:sz w:val="20"/>
        </w:rPr>
        <w:fldChar w:fldCharType="begin"/>
      </w:r>
      <w:r w:rsidRPr="00272860">
        <w:rPr>
          <w:sz w:val="20"/>
        </w:rPr>
        <w:instrText xml:space="preserve"> REF _Ref525544094 \h  \* MERGEFORMAT </w:instrText>
      </w:r>
      <w:r w:rsidRPr="00272860">
        <w:rPr>
          <w:sz w:val="20"/>
        </w:rPr>
      </w:r>
      <w:r w:rsidRPr="00272860">
        <w:rPr>
          <w:sz w:val="20"/>
        </w:rPr>
        <w:fldChar w:fldCharType="separate"/>
      </w:r>
      <w:r w:rsidRPr="00272860">
        <w:rPr>
          <w:sz w:val="20"/>
        </w:rPr>
        <w:t xml:space="preserve">Quadro </w:t>
      </w:r>
      <w:r w:rsidRPr="00272860">
        <w:rPr>
          <w:noProof/>
          <w:sz w:val="20"/>
        </w:rPr>
        <w:t>1</w:t>
      </w:r>
      <w:r w:rsidRPr="00272860">
        <w:rPr>
          <w:sz w:val="20"/>
        </w:rPr>
        <w:fldChar w:fldCharType="end"/>
      </w:r>
      <w:r w:rsidRPr="00272860">
        <w:rPr>
          <w:sz w:val="20"/>
        </w:rPr>
        <w:t xml:space="preserve">, todos os trabalhos são ferramentas que </w:t>
      </w:r>
      <w:r w:rsidRPr="00D73B70">
        <w:rPr>
          <w:sz w:val="20"/>
        </w:rPr>
        <w:t>foram</w:t>
      </w:r>
      <w:r w:rsidRPr="00272860">
        <w:rPr>
          <w:sz w:val="20"/>
        </w:rPr>
        <w:t xml:space="preserve"> construídas para fins </w:t>
      </w:r>
      <w:r w:rsidRPr="00D73B70">
        <w:rPr>
          <w:sz w:val="20"/>
        </w:rPr>
        <w:t>educacionais</w:t>
      </w:r>
      <w:r w:rsidRPr="00272860">
        <w:rPr>
          <w:sz w:val="20"/>
        </w:rPr>
        <w:t xml:space="preserve"> e verificam de forma automatizada se o objetivo foi concluído. Tanto o </w:t>
      </w:r>
      <w:proofErr w:type="spellStart"/>
      <w:r w:rsidRPr="00DD17F0">
        <w:rPr>
          <w:sz w:val="20"/>
        </w:rPr>
        <w:t>C</w:t>
      </w:r>
      <w:r w:rsidRPr="00272860">
        <w:rPr>
          <w:sz w:val="20"/>
        </w:rPr>
        <w:t>odeSpark</w:t>
      </w:r>
      <w:proofErr w:type="spellEnd"/>
      <w:r w:rsidRPr="00272860">
        <w:rPr>
          <w:sz w:val="20"/>
        </w:rPr>
        <w:t xml:space="preserve"> (</w:t>
      </w:r>
      <w:r w:rsidRPr="00272860">
        <w:rPr>
          <w:noProof/>
          <w:sz w:val="20"/>
        </w:rPr>
        <w:t>CODESPARK</w:t>
      </w:r>
      <w:r w:rsidRPr="00272860">
        <w:rPr>
          <w:sz w:val="20"/>
        </w:rPr>
        <w:t xml:space="preserve">, </w:t>
      </w:r>
      <w:r w:rsidRPr="00DD17F0">
        <w:rPr>
          <w:sz w:val="20"/>
        </w:rPr>
        <w:t>2021a),</w:t>
      </w:r>
      <w:r w:rsidRPr="00272860">
        <w:rPr>
          <w:sz w:val="20"/>
        </w:rPr>
        <w:t xml:space="preserve"> quanto o </w:t>
      </w:r>
      <w:proofErr w:type="spellStart"/>
      <w:r w:rsidRPr="00272860">
        <w:rPr>
          <w:sz w:val="20"/>
        </w:rPr>
        <w:t>Minecraft</w:t>
      </w:r>
      <w:proofErr w:type="spellEnd"/>
      <w:r w:rsidRPr="00272860">
        <w:rPr>
          <w:sz w:val="20"/>
        </w:rPr>
        <w:t xml:space="preserve">: Jornada do Herói (CODE.ORG, 2018B) não demonstram ao aluno se existe alguma solução melhor do que a desenvolvida por ele. Em relação ao trabalho de Xavier (2019), é utilizado o algoritmo de busca de menor caminho </w:t>
      </w:r>
      <w:proofErr w:type="spellStart"/>
      <w:r w:rsidRPr="00272860">
        <w:rPr>
          <w:sz w:val="20"/>
        </w:rPr>
        <w:t>Dijkstra</w:t>
      </w:r>
      <w:proofErr w:type="spellEnd"/>
      <w:r w:rsidRPr="00272860">
        <w:rPr>
          <w:sz w:val="20"/>
        </w:rPr>
        <w:t xml:space="preserve"> para solucionar e encontrar a solução ótima dos exercícios. Desta forma, há uma referência que pode ser utilizada pelos alunos para chegar na melhor solução. </w:t>
      </w:r>
    </w:p>
    <w:p w14:paraId="71C5A9EE" w14:textId="77777777" w:rsidR="004E4A18" w:rsidRPr="00272860" w:rsidRDefault="004E4A18" w:rsidP="00B32C51">
      <w:pPr>
        <w:pStyle w:val="TF-TEXTO"/>
        <w:ind w:firstLine="567"/>
        <w:rPr>
          <w:sz w:val="20"/>
        </w:rPr>
      </w:pPr>
      <w:r w:rsidRPr="00272860">
        <w:rPr>
          <w:sz w:val="20"/>
        </w:rPr>
        <w:t xml:space="preserve">Analisando os correlatos apresentados, o único trabalho que se preocupa em gerar uma solução ótima é o trabalho de Xavier (2019). </w:t>
      </w:r>
      <w:r w:rsidRPr="00DD17F0">
        <w:rPr>
          <w:sz w:val="20"/>
        </w:rPr>
        <w:t>Contudo, o autor concluiu que essa solução não possui bom desempenho, possuindo um elevado tempo de execução, o qual o autor atribuiu ao elevado número de objetivos e obstáculos que o jogo possui</w:t>
      </w:r>
      <w:r w:rsidRPr="00272860">
        <w:rPr>
          <w:sz w:val="20"/>
        </w:rPr>
        <w:t xml:space="preserve">. Além disso, esse tipo de algoritmo não é suficiente para a versão atual do </w:t>
      </w:r>
      <w:proofErr w:type="spellStart"/>
      <w:r w:rsidRPr="00272860">
        <w:rPr>
          <w:sz w:val="20"/>
        </w:rPr>
        <w:t>Furbot</w:t>
      </w:r>
      <w:proofErr w:type="spellEnd"/>
      <w:r w:rsidRPr="00272860">
        <w:rPr>
          <w:sz w:val="20"/>
        </w:rPr>
        <w:t xml:space="preserve">, pois além destes itens, ainda deve ser considerado os tipos de terreno, itens coletados no mapa, gasto de energia e inimigos encontrados. </w:t>
      </w:r>
    </w:p>
    <w:p w14:paraId="4714FAD6" w14:textId="77777777" w:rsidR="004E4A18" w:rsidRPr="00272860" w:rsidRDefault="004E4A18" w:rsidP="00B32C51">
      <w:pPr>
        <w:pStyle w:val="TF-TEXTO"/>
        <w:ind w:firstLine="567"/>
        <w:rPr>
          <w:sz w:val="20"/>
        </w:rPr>
      </w:pPr>
      <w:r w:rsidRPr="00272860">
        <w:rPr>
          <w:sz w:val="20"/>
        </w:rPr>
        <w:t xml:space="preserve">Em relação à aplicação a ser desenvolvida, podem existir várias formas de resolver um mesmo exercício no </w:t>
      </w:r>
      <w:proofErr w:type="spellStart"/>
      <w:r w:rsidRPr="00272860">
        <w:rPr>
          <w:sz w:val="20"/>
        </w:rPr>
        <w:t>Furbot</w:t>
      </w:r>
      <w:proofErr w:type="spellEnd"/>
      <w:r w:rsidRPr="00272860">
        <w:rPr>
          <w:sz w:val="20"/>
        </w:rPr>
        <w:t xml:space="preserve">. Criar um processo automatizado para verificar a melhor solução a partir dos objetivos da fase, proporciona uma referência que os alunos podem seguir para se desafiar a aprimorar suas soluções. Para gerar a melhor solução, um estudo </w:t>
      </w:r>
      <w:del w:id="60" w:author="Marcel Hugo" w:date="2021-10-12T11:57:00Z">
        <w:r w:rsidRPr="00DD17F0" w:rsidDel="006A09CD">
          <w:rPr>
            <w:sz w:val="20"/>
          </w:rPr>
          <w:delText>à</w:delText>
        </w:r>
        <w:r w:rsidRPr="00272860" w:rsidDel="006A09CD">
          <w:rPr>
            <w:sz w:val="20"/>
          </w:rPr>
          <w:delText xml:space="preserve"> cerca</w:delText>
        </w:r>
      </w:del>
      <w:ins w:id="61" w:author="Marcel Hugo" w:date="2021-10-12T11:57:00Z">
        <w:r>
          <w:rPr>
            <w:sz w:val="20"/>
          </w:rPr>
          <w:t>acerca</w:t>
        </w:r>
      </w:ins>
      <w:r w:rsidRPr="00272860">
        <w:rPr>
          <w:sz w:val="20"/>
        </w:rPr>
        <w:t xml:space="preserve"> dos principais algoritmos utilizados em aprendizagem supervisionada será realizado, observando as revisões bibliográficas mais recentes e dessa forma, será definido o que mais se encaixa no contexto dos objetivos propostos.</w:t>
      </w:r>
    </w:p>
    <w:p w14:paraId="0AE7AE00" w14:textId="77777777" w:rsidR="004E4A18" w:rsidRPr="00272860" w:rsidRDefault="004E4A18" w:rsidP="003E5684">
      <w:pPr>
        <w:pStyle w:val="TF-TEXTO"/>
        <w:ind w:firstLine="567"/>
        <w:rPr>
          <w:sz w:val="20"/>
        </w:rPr>
      </w:pPr>
      <w:r w:rsidRPr="00272860">
        <w:rPr>
          <w:sz w:val="20"/>
        </w:rPr>
        <w:t xml:space="preserve">Tendo em vista os pontos levantados, torna-se importante para o </w:t>
      </w:r>
      <w:commentRangeStart w:id="62"/>
      <w:r w:rsidRPr="00272860">
        <w:rPr>
          <w:sz w:val="20"/>
        </w:rPr>
        <w:t xml:space="preserve">desenvolvimento social </w:t>
      </w:r>
      <w:commentRangeEnd w:id="62"/>
      <w:r>
        <w:rPr>
          <w:rStyle w:val="Refdecomentrio"/>
        </w:rPr>
        <w:commentReference w:id="62"/>
      </w:r>
      <w:r w:rsidRPr="00272860">
        <w:rPr>
          <w:sz w:val="20"/>
        </w:rPr>
        <w:t xml:space="preserve">a tarefa de instigar e inspirar os alunos a </w:t>
      </w:r>
      <w:commentRangeStart w:id="63"/>
      <w:r w:rsidRPr="00272860">
        <w:rPr>
          <w:sz w:val="20"/>
        </w:rPr>
        <w:t>encontrarem as melhores soluções para os desafios propostos</w:t>
      </w:r>
      <w:commentRangeEnd w:id="63"/>
      <w:r>
        <w:rPr>
          <w:rStyle w:val="Refdecomentrio"/>
        </w:rPr>
        <w:commentReference w:id="63"/>
      </w:r>
      <w:r w:rsidRPr="00272860">
        <w:rPr>
          <w:sz w:val="20"/>
        </w:rPr>
        <w:t xml:space="preserve">. Com isso, é possível contribuir na formação deles e expandir o ensino de pensamento computacional desde cedo nas escolas. </w:t>
      </w:r>
    </w:p>
    <w:p w14:paraId="750AE9B3" w14:textId="77777777" w:rsidR="004E4A18" w:rsidRPr="00272860" w:rsidRDefault="004E4A18" w:rsidP="003E5684">
      <w:pPr>
        <w:pStyle w:val="TF-TEXTO"/>
        <w:ind w:firstLine="567"/>
        <w:rPr>
          <w:sz w:val="20"/>
        </w:rPr>
      </w:pPr>
      <w:r w:rsidRPr="00272860">
        <w:rPr>
          <w:sz w:val="20"/>
        </w:rPr>
        <w:t xml:space="preserve">Em relação </w:t>
      </w:r>
      <w:r w:rsidRPr="00DD17F0">
        <w:rPr>
          <w:sz w:val="20"/>
        </w:rPr>
        <w:t>à</w:t>
      </w:r>
      <w:r w:rsidRPr="00272860">
        <w:rPr>
          <w:sz w:val="20"/>
        </w:rPr>
        <w:t xml:space="preserve"> contribuição tecnológica, o trabalho proposto pode verificar a viabilidade dos métodos de aprendizagem de máquina supervisionados no contexto de automatizar a </w:t>
      </w:r>
      <w:del w:id="64" w:author="Marcel Hugo" w:date="2021-10-12T11:58:00Z">
        <w:r w:rsidRPr="00272860" w:rsidDel="00F91FA8">
          <w:rPr>
            <w:sz w:val="20"/>
          </w:rPr>
          <w:delText>encontrar os</w:delText>
        </w:r>
      </w:del>
      <w:ins w:id="65" w:author="Marcel Hugo" w:date="2021-10-12T11:58:00Z">
        <w:r>
          <w:rPr>
            <w:sz w:val="20"/>
          </w:rPr>
          <w:t xml:space="preserve">busca </w:t>
        </w:r>
      </w:ins>
      <w:ins w:id="66" w:author="Marcel Hugo" w:date="2021-10-12T11:59:00Z">
        <w:r>
          <w:rPr>
            <w:sz w:val="20"/>
          </w:rPr>
          <w:t>pelos</w:t>
        </w:r>
      </w:ins>
      <w:r w:rsidRPr="00272860">
        <w:rPr>
          <w:sz w:val="20"/>
        </w:rPr>
        <w:t xml:space="preserve"> melhores resultados dado os objetivos do jogo, podendo ser utilizado para aprimorar a bonificação dos jogadores e aumentar a </w:t>
      </w:r>
      <w:commentRangeStart w:id="67"/>
      <w:r w:rsidRPr="00272860">
        <w:rPr>
          <w:sz w:val="20"/>
        </w:rPr>
        <w:t xml:space="preserve">competitividade </w:t>
      </w:r>
      <w:commentRangeEnd w:id="67"/>
      <w:r>
        <w:rPr>
          <w:rStyle w:val="Refdecomentrio"/>
        </w:rPr>
        <w:commentReference w:id="67"/>
      </w:r>
      <w:r w:rsidRPr="00272860">
        <w:rPr>
          <w:sz w:val="20"/>
        </w:rPr>
        <w:t xml:space="preserve">entre eles. No que se refere </w:t>
      </w:r>
      <w:r w:rsidRPr="00DD17F0">
        <w:rPr>
          <w:sz w:val="20"/>
        </w:rPr>
        <w:t>à</w:t>
      </w:r>
      <w:r w:rsidRPr="00272860">
        <w:rPr>
          <w:sz w:val="20"/>
        </w:rPr>
        <w:t xml:space="preserve"> contribuição </w:t>
      </w:r>
      <w:r w:rsidRPr="00DD17F0">
        <w:rPr>
          <w:sz w:val="20"/>
        </w:rPr>
        <w:t>pedagógica</w:t>
      </w:r>
      <w:r w:rsidRPr="00272860">
        <w:rPr>
          <w:sz w:val="20"/>
        </w:rPr>
        <w:t xml:space="preserve">, desenvolver o recurso proposto pelo presente trabalho dentro do jogo, intensifica os objetivos educacionais do jogo do </w:t>
      </w:r>
      <w:proofErr w:type="spellStart"/>
      <w:r w:rsidRPr="00272860">
        <w:rPr>
          <w:sz w:val="20"/>
        </w:rPr>
        <w:t>Furbot</w:t>
      </w:r>
      <w:proofErr w:type="spellEnd"/>
      <w:r w:rsidRPr="00272860">
        <w:rPr>
          <w:sz w:val="20"/>
        </w:rPr>
        <w:t xml:space="preserve">. </w:t>
      </w:r>
    </w:p>
    <w:p w14:paraId="3EB45E9B" w14:textId="77777777" w:rsidR="004E4A18" w:rsidRPr="00272860" w:rsidRDefault="004E4A18" w:rsidP="007D17E8">
      <w:pPr>
        <w:pStyle w:val="Ttulo2"/>
        <w:rPr>
          <w:sz w:val="20"/>
        </w:rPr>
      </w:pPr>
      <w:r w:rsidRPr="00272860">
        <w:rPr>
          <w:sz w:val="20"/>
        </w:rPr>
        <w:t>REQUISITOS PRINCIPAIS DO PROBLEMA A SER TRABALHADO</w:t>
      </w:r>
      <w:bookmarkEnd w:id="51"/>
      <w:bookmarkEnd w:id="52"/>
      <w:bookmarkEnd w:id="53"/>
      <w:bookmarkEnd w:id="54"/>
      <w:bookmarkEnd w:id="55"/>
      <w:bookmarkEnd w:id="56"/>
      <w:bookmarkEnd w:id="57"/>
    </w:p>
    <w:p w14:paraId="289E2D69" w14:textId="77777777" w:rsidR="004E4A18" w:rsidRPr="00272860" w:rsidRDefault="004E4A18" w:rsidP="007A3A01">
      <w:pPr>
        <w:pStyle w:val="TF-TEXTO"/>
        <w:rPr>
          <w:sz w:val="20"/>
          <w:u w:val="single"/>
        </w:rPr>
      </w:pPr>
      <w:r w:rsidRPr="00272860">
        <w:rPr>
          <w:sz w:val="20"/>
        </w:rPr>
        <w:t>A aplicação descrita nesse trabalho deverá:</w:t>
      </w:r>
    </w:p>
    <w:p w14:paraId="5740EB76" w14:textId="77777777" w:rsidR="004E4A18" w:rsidRPr="00272860" w:rsidRDefault="004E4A18" w:rsidP="00922109">
      <w:pPr>
        <w:pStyle w:val="TF-ALNEA"/>
        <w:numPr>
          <w:ilvl w:val="0"/>
          <w:numId w:val="28"/>
        </w:numPr>
        <w:rPr>
          <w:sz w:val="20"/>
        </w:rPr>
      </w:pPr>
      <w:r w:rsidRPr="00DD17F0">
        <w:rPr>
          <w:sz w:val="20"/>
        </w:rPr>
        <w:t xml:space="preserve">encontrar a melhor resposta para cada fase do jogo </w:t>
      </w:r>
      <w:proofErr w:type="spellStart"/>
      <w:r w:rsidRPr="00DD17F0">
        <w:rPr>
          <w:sz w:val="20"/>
        </w:rPr>
        <w:t>Furbot</w:t>
      </w:r>
      <w:proofErr w:type="spellEnd"/>
      <w:r w:rsidRPr="00272860">
        <w:rPr>
          <w:sz w:val="20"/>
        </w:rPr>
        <w:t xml:space="preserve"> (Requisito Funcional - RF);</w:t>
      </w:r>
    </w:p>
    <w:p w14:paraId="7095F14B" w14:textId="77777777" w:rsidR="004E4A18" w:rsidRPr="00272860" w:rsidRDefault="004E4A18" w:rsidP="00922109">
      <w:pPr>
        <w:pStyle w:val="TF-ALNEA"/>
        <w:numPr>
          <w:ilvl w:val="0"/>
          <w:numId w:val="28"/>
        </w:numPr>
        <w:rPr>
          <w:sz w:val="20"/>
        </w:rPr>
      </w:pPr>
      <w:r w:rsidRPr="00272860">
        <w:rPr>
          <w:sz w:val="20"/>
        </w:rPr>
        <w:lastRenderedPageBreak/>
        <w:t>gerar um gabarito com a solução ótima contendo os comandos sequenciais que o robô deve fazer para sair do ponto de origem e chegar até o ponto de destino (RF);</w:t>
      </w:r>
    </w:p>
    <w:p w14:paraId="4356CBDF" w14:textId="77777777" w:rsidR="004E4A18" w:rsidRPr="00272860" w:rsidRDefault="004E4A18" w:rsidP="00922109">
      <w:pPr>
        <w:pStyle w:val="TF-ALNEA"/>
        <w:numPr>
          <w:ilvl w:val="0"/>
          <w:numId w:val="28"/>
        </w:numPr>
        <w:rPr>
          <w:sz w:val="20"/>
        </w:rPr>
      </w:pPr>
      <w:del w:id="68" w:author="Marcel Hugo" w:date="2021-10-12T12:00:00Z">
        <w:r w:rsidRPr="00272860" w:rsidDel="00CD761F">
          <w:rPr>
            <w:sz w:val="20"/>
          </w:rPr>
          <w:delText xml:space="preserve"> </w:delText>
        </w:r>
      </w:del>
      <w:r w:rsidRPr="00272860">
        <w:rPr>
          <w:sz w:val="20"/>
        </w:rPr>
        <w:t>comparar a resolução do aluno com a gerada pelo algoritmo (RF);</w:t>
      </w:r>
    </w:p>
    <w:p w14:paraId="73D80D24" w14:textId="77777777" w:rsidR="004E4A18" w:rsidRPr="00272860" w:rsidRDefault="004E4A18" w:rsidP="00922109">
      <w:pPr>
        <w:pStyle w:val="TF-ALNEA"/>
        <w:numPr>
          <w:ilvl w:val="0"/>
          <w:numId w:val="28"/>
        </w:numPr>
        <w:rPr>
          <w:sz w:val="20"/>
        </w:rPr>
      </w:pPr>
      <w:r w:rsidRPr="00272860">
        <w:rPr>
          <w:sz w:val="20"/>
        </w:rPr>
        <w:t>ser implementado na linguagem C# (Requisito Não Funcional - RNF);</w:t>
      </w:r>
    </w:p>
    <w:p w14:paraId="427D03D5" w14:textId="77777777" w:rsidR="004E4A18" w:rsidRPr="00272860" w:rsidRDefault="004E4A18" w:rsidP="00922109">
      <w:pPr>
        <w:pStyle w:val="TF-ALNEA"/>
        <w:numPr>
          <w:ilvl w:val="0"/>
          <w:numId w:val="28"/>
        </w:numPr>
        <w:rPr>
          <w:sz w:val="20"/>
        </w:rPr>
      </w:pPr>
      <w:r w:rsidRPr="00272860">
        <w:rPr>
          <w:sz w:val="20"/>
        </w:rPr>
        <w:t>ser implementado no ambiente de desenvolvimento Visual Studio (RNF);</w:t>
      </w:r>
    </w:p>
    <w:p w14:paraId="5108CFA1" w14:textId="77777777" w:rsidR="004E4A18" w:rsidRPr="00272860" w:rsidRDefault="004E4A18" w:rsidP="007D17E8">
      <w:pPr>
        <w:pStyle w:val="Ttulo2"/>
        <w:rPr>
          <w:sz w:val="20"/>
        </w:rPr>
      </w:pPr>
      <w:r w:rsidRPr="00272860">
        <w:rPr>
          <w:sz w:val="20"/>
        </w:rPr>
        <w:t>METODOLOGIA</w:t>
      </w:r>
    </w:p>
    <w:p w14:paraId="5A1237BE" w14:textId="77777777" w:rsidR="004E4A18" w:rsidRPr="00272860" w:rsidRDefault="004E4A18" w:rsidP="009B766C">
      <w:pPr>
        <w:pStyle w:val="TF-TEXTO"/>
        <w:rPr>
          <w:sz w:val="20"/>
        </w:rPr>
      </w:pPr>
      <w:commentRangeStart w:id="69"/>
      <w:r w:rsidRPr="00272860">
        <w:rPr>
          <w:sz w:val="20"/>
        </w:rPr>
        <w:t>O trabalho será desenvolvido observando as seguintes etapas:</w:t>
      </w:r>
      <w:commentRangeEnd w:id="69"/>
      <w:r>
        <w:rPr>
          <w:rStyle w:val="Refdecomentrio"/>
        </w:rPr>
        <w:commentReference w:id="69"/>
      </w:r>
    </w:p>
    <w:p w14:paraId="07F14F37" w14:textId="77777777" w:rsidR="004E4A18" w:rsidRPr="00272860" w:rsidRDefault="004E4A18" w:rsidP="00922109">
      <w:pPr>
        <w:pStyle w:val="TF-ALNEA"/>
        <w:numPr>
          <w:ilvl w:val="0"/>
          <w:numId w:val="30"/>
        </w:numPr>
        <w:rPr>
          <w:sz w:val="20"/>
        </w:rPr>
      </w:pPr>
      <w:r w:rsidRPr="00272860">
        <w:rPr>
          <w:sz w:val="20"/>
        </w:rPr>
        <w:t xml:space="preserve">levantamento bibliográfico:  levantar material bibliográfico pertinente a utilização de ensino de lógica e programação no ensino, pensamento computacional, aprendizagem supervisionada e demais temas que forem necessários, além de aprimorar os trabalhos correlatos; </w:t>
      </w:r>
    </w:p>
    <w:p w14:paraId="4F78A6A1" w14:textId="77777777" w:rsidR="004E4A18" w:rsidRPr="00272860" w:rsidRDefault="004E4A18" w:rsidP="00922109">
      <w:pPr>
        <w:pStyle w:val="TF-ALNEA"/>
        <w:numPr>
          <w:ilvl w:val="0"/>
          <w:numId w:val="30"/>
        </w:numPr>
        <w:rPr>
          <w:sz w:val="20"/>
        </w:rPr>
      </w:pPr>
      <w:r w:rsidRPr="00272860">
        <w:rPr>
          <w:sz w:val="20"/>
        </w:rPr>
        <w:t xml:space="preserve">elicitação de requisitos: revisar o conjunto de requisitos funcionais e não funcionais previamente identificados nesta proposta; </w:t>
      </w:r>
    </w:p>
    <w:p w14:paraId="629D4A6C" w14:textId="77777777" w:rsidR="004E4A18" w:rsidRPr="00272860" w:rsidRDefault="004E4A18" w:rsidP="00922109">
      <w:pPr>
        <w:pStyle w:val="TF-ALNEA"/>
        <w:numPr>
          <w:ilvl w:val="0"/>
          <w:numId w:val="30"/>
        </w:numPr>
        <w:rPr>
          <w:sz w:val="20"/>
        </w:rPr>
      </w:pPr>
      <w:r w:rsidRPr="00272860">
        <w:rPr>
          <w:sz w:val="20"/>
        </w:rPr>
        <w:t xml:space="preserve">especificação: </w:t>
      </w:r>
      <w:r w:rsidRPr="00272860">
        <w:rPr>
          <w:color w:val="000000"/>
          <w:sz w:val="20"/>
        </w:rPr>
        <w:t xml:space="preserve">formalizar as funcionalidades do projeto através de diagramas de casos de uso, de classe, de atividade e de componentes da </w:t>
      </w:r>
      <w:proofErr w:type="spellStart"/>
      <w:r w:rsidRPr="00272860">
        <w:rPr>
          <w:color w:val="000000"/>
          <w:sz w:val="20"/>
        </w:rPr>
        <w:t>Unified</w:t>
      </w:r>
      <w:proofErr w:type="spellEnd"/>
      <w:r w:rsidRPr="00272860">
        <w:rPr>
          <w:color w:val="000000"/>
          <w:sz w:val="20"/>
        </w:rPr>
        <w:t xml:space="preserve"> </w:t>
      </w:r>
      <w:proofErr w:type="spellStart"/>
      <w:r w:rsidRPr="00272860">
        <w:rPr>
          <w:color w:val="000000"/>
          <w:sz w:val="20"/>
        </w:rPr>
        <w:t>Modeling</w:t>
      </w:r>
      <w:proofErr w:type="spellEnd"/>
      <w:r w:rsidRPr="00272860">
        <w:rPr>
          <w:color w:val="000000"/>
          <w:sz w:val="20"/>
        </w:rPr>
        <w:t xml:space="preserve"> </w:t>
      </w:r>
      <w:proofErr w:type="spellStart"/>
      <w:r w:rsidRPr="00272860">
        <w:rPr>
          <w:color w:val="000000"/>
          <w:sz w:val="20"/>
        </w:rPr>
        <w:t>Language</w:t>
      </w:r>
      <w:proofErr w:type="spellEnd"/>
      <w:r w:rsidRPr="00272860">
        <w:rPr>
          <w:color w:val="000000"/>
          <w:sz w:val="20"/>
        </w:rPr>
        <w:t xml:space="preserve"> (UML)</w:t>
      </w:r>
      <w:r w:rsidRPr="00272860">
        <w:rPr>
          <w:sz w:val="20"/>
        </w:rPr>
        <w:t xml:space="preserve"> utilizando a ferramenta </w:t>
      </w:r>
      <w:proofErr w:type="spellStart"/>
      <w:r w:rsidRPr="00272860">
        <w:rPr>
          <w:sz w:val="20"/>
        </w:rPr>
        <w:t>LucidChart</w:t>
      </w:r>
      <w:proofErr w:type="spellEnd"/>
      <w:r w:rsidRPr="00272860">
        <w:rPr>
          <w:sz w:val="20"/>
        </w:rPr>
        <w:t>;</w:t>
      </w:r>
    </w:p>
    <w:p w14:paraId="473D0C91" w14:textId="77777777" w:rsidR="004E4A18" w:rsidRPr="00272860" w:rsidRDefault="004E4A18" w:rsidP="00922109">
      <w:pPr>
        <w:pStyle w:val="TF-ALNEA"/>
        <w:numPr>
          <w:ilvl w:val="0"/>
          <w:numId w:val="30"/>
        </w:numPr>
        <w:rPr>
          <w:sz w:val="20"/>
        </w:rPr>
      </w:pPr>
      <w:r w:rsidRPr="00272860">
        <w:rPr>
          <w:sz w:val="20"/>
        </w:rPr>
        <w:t>implementação: implementar algoritmos para geração da melhor solução, utilizando a linguagem C# no ambiente de desenvolvimento Visual Studio;</w:t>
      </w:r>
    </w:p>
    <w:p w14:paraId="0C17EFC5" w14:textId="77777777" w:rsidR="004E4A18" w:rsidRPr="00DD17F0" w:rsidRDefault="004E4A18" w:rsidP="00922109">
      <w:pPr>
        <w:pStyle w:val="TF-ALNEA"/>
        <w:numPr>
          <w:ilvl w:val="0"/>
          <w:numId w:val="30"/>
        </w:numPr>
        <w:rPr>
          <w:sz w:val="20"/>
        </w:rPr>
      </w:pPr>
      <w:r w:rsidRPr="00DD17F0">
        <w:rPr>
          <w:sz w:val="20"/>
        </w:rPr>
        <w:t xml:space="preserve">testes: </w:t>
      </w:r>
      <w:commentRangeStart w:id="70"/>
      <w:r w:rsidRPr="00DD17F0">
        <w:rPr>
          <w:sz w:val="20"/>
        </w:rPr>
        <w:t>elaborar e efetuar testes comparando a solução gerada pelo algoritmo com a dos alunos, medindo quantos passos de diferença existem</w:t>
      </w:r>
      <w:commentRangeEnd w:id="70"/>
      <w:r>
        <w:rPr>
          <w:rStyle w:val="Refdecomentrio"/>
        </w:rPr>
        <w:commentReference w:id="70"/>
      </w:r>
      <w:r w:rsidRPr="00DD17F0">
        <w:rPr>
          <w:sz w:val="20"/>
        </w:rPr>
        <w:t xml:space="preserve">. </w:t>
      </w:r>
    </w:p>
    <w:p w14:paraId="0D560AEC" w14:textId="77777777" w:rsidR="004E4A18" w:rsidRPr="00272860" w:rsidRDefault="004E4A18" w:rsidP="0025584B">
      <w:pPr>
        <w:pStyle w:val="TF-TEXTO"/>
        <w:rPr>
          <w:sz w:val="20"/>
        </w:rPr>
      </w:pPr>
      <w:r w:rsidRPr="00272860">
        <w:rPr>
          <w:sz w:val="20"/>
        </w:rPr>
        <w:t>As etapas serão realizadas nos períodos relacionados no Quadro 2.</w:t>
      </w:r>
    </w:p>
    <w:p w14:paraId="38EDB59C" w14:textId="77777777" w:rsidR="004E4A18" w:rsidRPr="00272860" w:rsidRDefault="004E4A18" w:rsidP="0060060C">
      <w:pPr>
        <w:pStyle w:val="TF-LEGENDA-Ilustracao"/>
        <w:rPr>
          <w:sz w:val="20"/>
        </w:rPr>
      </w:pPr>
      <w:bookmarkStart w:id="71" w:name="_Ref98650273"/>
      <w:r w:rsidRPr="00272860">
        <w:rPr>
          <w:sz w:val="20"/>
        </w:rPr>
        <w:t xml:space="preserve">Quadro </w:t>
      </w:r>
      <w:bookmarkEnd w:id="71"/>
      <w:r w:rsidRPr="00272860">
        <w:rPr>
          <w:sz w:val="20"/>
        </w:rPr>
        <w:t>2 - Cronograma</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11"/>
        <w:gridCol w:w="273"/>
        <w:gridCol w:w="11"/>
        <w:gridCol w:w="273"/>
        <w:gridCol w:w="11"/>
        <w:gridCol w:w="273"/>
        <w:gridCol w:w="11"/>
        <w:gridCol w:w="273"/>
        <w:gridCol w:w="11"/>
        <w:gridCol w:w="273"/>
        <w:gridCol w:w="11"/>
        <w:gridCol w:w="273"/>
        <w:gridCol w:w="11"/>
        <w:gridCol w:w="341"/>
      </w:tblGrid>
      <w:tr w:rsidR="004E4A18" w:rsidRPr="00272860" w14:paraId="4DDFF225" w14:textId="77777777" w:rsidTr="005320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125CEC27" w14:textId="77777777" w:rsidR="004E4A18" w:rsidRPr="00272860" w:rsidRDefault="004E4A18" w:rsidP="00470C41">
            <w:pPr>
              <w:pStyle w:val="TF-TEXTOQUADRO"/>
              <w:rPr>
                <w:sz w:val="20"/>
              </w:rPr>
            </w:pPr>
          </w:p>
        </w:tc>
        <w:tc>
          <w:tcPr>
            <w:tcW w:w="2329" w:type="dxa"/>
            <w:gridSpan w:val="15"/>
            <w:tcBorders>
              <w:top w:val="single" w:sz="4" w:space="0" w:color="auto"/>
              <w:left w:val="single" w:sz="4" w:space="0" w:color="auto"/>
              <w:right w:val="single" w:sz="4" w:space="0" w:color="auto"/>
            </w:tcBorders>
            <w:shd w:val="clear" w:color="auto" w:fill="A6A6A6"/>
          </w:tcPr>
          <w:p w14:paraId="11DC5CC7" w14:textId="77777777" w:rsidR="004E4A18" w:rsidRPr="00272860" w:rsidRDefault="004E4A18" w:rsidP="00470C41">
            <w:pPr>
              <w:pStyle w:val="TF-TEXTOQUADROCentralizado"/>
              <w:rPr>
                <w:sz w:val="20"/>
              </w:rPr>
            </w:pPr>
            <w:r w:rsidRPr="00272860">
              <w:rPr>
                <w:sz w:val="20"/>
              </w:rPr>
              <w:t>2021</w:t>
            </w:r>
          </w:p>
        </w:tc>
      </w:tr>
      <w:tr w:rsidR="004E4A18" w:rsidRPr="00272860" w14:paraId="39E27542" w14:textId="77777777" w:rsidTr="00532001">
        <w:trPr>
          <w:cantSplit/>
          <w:jc w:val="center"/>
        </w:trPr>
        <w:tc>
          <w:tcPr>
            <w:tcW w:w="6171" w:type="dxa"/>
            <w:tcBorders>
              <w:top w:val="nil"/>
              <w:left w:val="single" w:sz="4" w:space="0" w:color="auto"/>
              <w:bottom w:val="nil"/>
            </w:tcBorders>
            <w:shd w:val="clear" w:color="auto" w:fill="A6A6A6"/>
          </w:tcPr>
          <w:p w14:paraId="23594398" w14:textId="77777777" w:rsidR="004E4A18" w:rsidRPr="00272860" w:rsidRDefault="004E4A18" w:rsidP="00470C41">
            <w:pPr>
              <w:pStyle w:val="TF-TEXTOQUADRO"/>
              <w:rPr>
                <w:sz w:val="20"/>
              </w:rPr>
            </w:pPr>
          </w:p>
        </w:tc>
        <w:tc>
          <w:tcPr>
            <w:tcW w:w="557" w:type="dxa"/>
            <w:gridSpan w:val="3"/>
            <w:shd w:val="clear" w:color="auto" w:fill="A6A6A6"/>
          </w:tcPr>
          <w:p w14:paraId="3282E301" w14:textId="77777777" w:rsidR="004E4A18" w:rsidRPr="00272860" w:rsidRDefault="004E4A18" w:rsidP="00470C41">
            <w:pPr>
              <w:pStyle w:val="TF-TEXTOQUADROCentralizado"/>
              <w:rPr>
                <w:sz w:val="20"/>
              </w:rPr>
            </w:pPr>
            <w:r w:rsidRPr="00272860">
              <w:rPr>
                <w:sz w:val="20"/>
              </w:rPr>
              <w:t>ago.</w:t>
            </w:r>
          </w:p>
        </w:tc>
        <w:tc>
          <w:tcPr>
            <w:tcW w:w="568" w:type="dxa"/>
            <w:gridSpan w:val="4"/>
            <w:shd w:val="clear" w:color="auto" w:fill="A6A6A6"/>
          </w:tcPr>
          <w:p w14:paraId="624B6D76" w14:textId="77777777" w:rsidR="004E4A18" w:rsidRPr="00272860" w:rsidRDefault="004E4A18" w:rsidP="00470C41">
            <w:pPr>
              <w:pStyle w:val="TF-TEXTOQUADROCentralizado"/>
              <w:rPr>
                <w:sz w:val="20"/>
              </w:rPr>
            </w:pPr>
            <w:r w:rsidRPr="00272860">
              <w:rPr>
                <w:sz w:val="20"/>
              </w:rPr>
              <w:t>set.</w:t>
            </w:r>
          </w:p>
        </w:tc>
        <w:tc>
          <w:tcPr>
            <w:tcW w:w="568" w:type="dxa"/>
            <w:gridSpan w:val="4"/>
            <w:shd w:val="clear" w:color="auto" w:fill="A6A6A6"/>
          </w:tcPr>
          <w:p w14:paraId="02B32861" w14:textId="77777777" w:rsidR="004E4A18" w:rsidRPr="00272860" w:rsidRDefault="004E4A18" w:rsidP="00470C41">
            <w:pPr>
              <w:pStyle w:val="TF-TEXTOQUADROCentralizado"/>
              <w:rPr>
                <w:sz w:val="20"/>
              </w:rPr>
            </w:pPr>
            <w:r w:rsidRPr="00272860">
              <w:rPr>
                <w:sz w:val="20"/>
              </w:rPr>
              <w:t>out.</w:t>
            </w:r>
          </w:p>
        </w:tc>
        <w:tc>
          <w:tcPr>
            <w:tcW w:w="636" w:type="dxa"/>
            <w:gridSpan w:val="4"/>
            <w:shd w:val="clear" w:color="auto" w:fill="A6A6A6"/>
          </w:tcPr>
          <w:p w14:paraId="2E20C2EB" w14:textId="77777777" w:rsidR="004E4A18" w:rsidRPr="00272860" w:rsidRDefault="004E4A18" w:rsidP="00470C41">
            <w:pPr>
              <w:pStyle w:val="TF-TEXTOQUADROCentralizado"/>
              <w:rPr>
                <w:sz w:val="20"/>
              </w:rPr>
            </w:pPr>
            <w:r w:rsidRPr="00272860">
              <w:rPr>
                <w:sz w:val="20"/>
              </w:rPr>
              <w:t>nov.</w:t>
            </w:r>
          </w:p>
        </w:tc>
      </w:tr>
      <w:tr w:rsidR="004E4A18" w:rsidRPr="00272860" w14:paraId="0996DD03" w14:textId="77777777" w:rsidTr="00532001">
        <w:trPr>
          <w:cantSplit/>
          <w:jc w:val="center"/>
        </w:trPr>
        <w:tc>
          <w:tcPr>
            <w:tcW w:w="6171" w:type="dxa"/>
            <w:tcBorders>
              <w:top w:val="nil"/>
              <w:left w:val="single" w:sz="4" w:space="0" w:color="auto"/>
            </w:tcBorders>
            <w:shd w:val="clear" w:color="auto" w:fill="A6A6A6"/>
          </w:tcPr>
          <w:p w14:paraId="3FB9452F" w14:textId="77777777" w:rsidR="004E4A18" w:rsidRPr="00272860" w:rsidRDefault="004E4A18" w:rsidP="00470C41">
            <w:pPr>
              <w:pStyle w:val="TF-TEXTOQUADRO"/>
              <w:rPr>
                <w:sz w:val="20"/>
              </w:rPr>
            </w:pPr>
            <w:r w:rsidRPr="00272860">
              <w:rPr>
                <w:sz w:val="20"/>
              </w:rPr>
              <w:t>etapas / quinzenas</w:t>
            </w:r>
          </w:p>
        </w:tc>
        <w:tc>
          <w:tcPr>
            <w:tcW w:w="273" w:type="dxa"/>
            <w:tcBorders>
              <w:bottom w:val="single" w:sz="4" w:space="0" w:color="auto"/>
            </w:tcBorders>
            <w:shd w:val="clear" w:color="auto" w:fill="A6A6A6"/>
          </w:tcPr>
          <w:p w14:paraId="419FFE9B" w14:textId="77777777" w:rsidR="004E4A18" w:rsidRPr="00272860" w:rsidRDefault="004E4A18" w:rsidP="00470C41">
            <w:pPr>
              <w:pStyle w:val="TF-TEXTOQUADROCentralizado"/>
              <w:rPr>
                <w:sz w:val="20"/>
              </w:rPr>
            </w:pPr>
            <w:r w:rsidRPr="00272860">
              <w:rPr>
                <w:sz w:val="20"/>
              </w:rPr>
              <w:t>1</w:t>
            </w:r>
          </w:p>
        </w:tc>
        <w:tc>
          <w:tcPr>
            <w:tcW w:w="284" w:type="dxa"/>
            <w:gridSpan w:val="2"/>
            <w:tcBorders>
              <w:bottom w:val="single" w:sz="4" w:space="0" w:color="auto"/>
            </w:tcBorders>
            <w:shd w:val="clear" w:color="auto" w:fill="A6A6A6"/>
          </w:tcPr>
          <w:p w14:paraId="31F754AE" w14:textId="77777777" w:rsidR="004E4A18" w:rsidRPr="00272860" w:rsidRDefault="004E4A18" w:rsidP="00470C41">
            <w:pPr>
              <w:pStyle w:val="TF-TEXTOQUADROCentralizado"/>
              <w:rPr>
                <w:sz w:val="20"/>
              </w:rPr>
            </w:pPr>
            <w:r w:rsidRPr="00272860">
              <w:rPr>
                <w:sz w:val="20"/>
              </w:rPr>
              <w:t>2</w:t>
            </w:r>
          </w:p>
        </w:tc>
        <w:tc>
          <w:tcPr>
            <w:tcW w:w="284" w:type="dxa"/>
            <w:gridSpan w:val="2"/>
            <w:tcBorders>
              <w:bottom w:val="single" w:sz="4" w:space="0" w:color="auto"/>
            </w:tcBorders>
            <w:shd w:val="clear" w:color="auto" w:fill="A6A6A6"/>
          </w:tcPr>
          <w:p w14:paraId="78785EEA" w14:textId="77777777" w:rsidR="004E4A18" w:rsidRPr="00272860" w:rsidRDefault="004E4A18" w:rsidP="00470C41">
            <w:pPr>
              <w:pStyle w:val="TF-TEXTOQUADROCentralizado"/>
              <w:rPr>
                <w:sz w:val="20"/>
              </w:rPr>
            </w:pPr>
            <w:r w:rsidRPr="00272860">
              <w:rPr>
                <w:sz w:val="20"/>
              </w:rPr>
              <w:t>1</w:t>
            </w:r>
          </w:p>
        </w:tc>
        <w:tc>
          <w:tcPr>
            <w:tcW w:w="284" w:type="dxa"/>
            <w:gridSpan w:val="2"/>
            <w:tcBorders>
              <w:bottom w:val="single" w:sz="4" w:space="0" w:color="auto"/>
            </w:tcBorders>
            <w:shd w:val="clear" w:color="auto" w:fill="A6A6A6"/>
          </w:tcPr>
          <w:p w14:paraId="3CDE30B1" w14:textId="77777777" w:rsidR="004E4A18" w:rsidRPr="00272860" w:rsidRDefault="004E4A18" w:rsidP="00470C41">
            <w:pPr>
              <w:pStyle w:val="TF-TEXTOQUADROCentralizado"/>
              <w:rPr>
                <w:sz w:val="20"/>
              </w:rPr>
            </w:pPr>
            <w:r w:rsidRPr="00272860">
              <w:rPr>
                <w:sz w:val="20"/>
              </w:rPr>
              <w:t>2</w:t>
            </w:r>
          </w:p>
        </w:tc>
        <w:tc>
          <w:tcPr>
            <w:tcW w:w="284" w:type="dxa"/>
            <w:gridSpan w:val="2"/>
            <w:tcBorders>
              <w:bottom w:val="single" w:sz="4" w:space="0" w:color="auto"/>
            </w:tcBorders>
            <w:shd w:val="clear" w:color="auto" w:fill="A6A6A6"/>
          </w:tcPr>
          <w:p w14:paraId="32FECF8B" w14:textId="77777777" w:rsidR="004E4A18" w:rsidRPr="00272860" w:rsidRDefault="004E4A18" w:rsidP="00470C41">
            <w:pPr>
              <w:pStyle w:val="TF-TEXTOQUADROCentralizado"/>
              <w:rPr>
                <w:sz w:val="20"/>
              </w:rPr>
            </w:pPr>
            <w:r w:rsidRPr="00272860">
              <w:rPr>
                <w:sz w:val="20"/>
              </w:rPr>
              <w:t>1</w:t>
            </w:r>
          </w:p>
        </w:tc>
        <w:tc>
          <w:tcPr>
            <w:tcW w:w="284" w:type="dxa"/>
            <w:gridSpan w:val="2"/>
            <w:tcBorders>
              <w:bottom w:val="single" w:sz="4" w:space="0" w:color="auto"/>
            </w:tcBorders>
            <w:shd w:val="clear" w:color="auto" w:fill="A6A6A6"/>
          </w:tcPr>
          <w:p w14:paraId="746CC7C8" w14:textId="77777777" w:rsidR="004E4A18" w:rsidRPr="00272860" w:rsidRDefault="004E4A18" w:rsidP="00470C41">
            <w:pPr>
              <w:pStyle w:val="TF-TEXTOQUADROCentralizado"/>
              <w:rPr>
                <w:sz w:val="20"/>
              </w:rPr>
            </w:pPr>
            <w:r w:rsidRPr="00272860">
              <w:rPr>
                <w:sz w:val="20"/>
              </w:rPr>
              <w:t>2</w:t>
            </w:r>
          </w:p>
        </w:tc>
        <w:tc>
          <w:tcPr>
            <w:tcW w:w="284" w:type="dxa"/>
            <w:gridSpan w:val="2"/>
            <w:tcBorders>
              <w:bottom w:val="single" w:sz="4" w:space="0" w:color="auto"/>
            </w:tcBorders>
            <w:shd w:val="clear" w:color="auto" w:fill="A6A6A6"/>
          </w:tcPr>
          <w:p w14:paraId="0C393E05" w14:textId="77777777" w:rsidR="004E4A18" w:rsidRPr="00272860" w:rsidRDefault="004E4A18" w:rsidP="00470C41">
            <w:pPr>
              <w:pStyle w:val="TF-TEXTOQUADROCentralizado"/>
              <w:rPr>
                <w:sz w:val="20"/>
              </w:rPr>
            </w:pPr>
            <w:r w:rsidRPr="00272860">
              <w:rPr>
                <w:sz w:val="20"/>
              </w:rPr>
              <w:t>1</w:t>
            </w:r>
          </w:p>
        </w:tc>
        <w:tc>
          <w:tcPr>
            <w:tcW w:w="352" w:type="dxa"/>
            <w:gridSpan w:val="2"/>
            <w:tcBorders>
              <w:bottom w:val="single" w:sz="4" w:space="0" w:color="auto"/>
            </w:tcBorders>
            <w:shd w:val="clear" w:color="auto" w:fill="A6A6A6"/>
          </w:tcPr>
          <w:p w14:paraId="0B0CEAC2" w14:textId="77777777" w:rsidR="004E4A18" w:rsidRPr="00272860" w:rsidRDefault="004E4A18" w:rsidP="00470C41">
            <w:pPr>
              <w:pStyle w:val="TF-TEXTOQUADROCentralizado"/>
              <w:rPr>
                <w:sz w:val="20"/>
              </w:rPr>
            </w:pPr>
            <w:r w:rsidRPr="00272860">
              <w:rPr>
                <w:sz w:val="20"/>
              </w:rPr>
              <w:t>2</w:t>
            </w:r>
          </w:p>
        </w:tc>
      </w:tr>
      <w:tr w:rsidR="004E4A18" w:rsidRPr="00272860" w14:paraId="2DA3F67D" w14:textId="77777777" w:rsidTr="00532001">
        <w:trPr>
          <w:jc w:val="center"/>
        </w:trPr>
        <w:tc>
          <w:tcPr>
            <w:tcW w:w="6171" w:type="dxa"/>
            <w:tcBorders>
              <w:left w:val="single" w:sz="4" w:space="0" w:color="auto"/>
            </w:tcBorders>
          </w:tcPr>
          <w:p w14:paraId="7BA968F8" w14:textId="77777777" w:rsidR="004E4A18" w:rsidRPr="00272860" w:rsidRDefault="004E4A18" w:rsidP="00DE72B0">
            <w:pPr>
              <w:pStyle w:val="TF-TEXTOQUADRO"/>
              <w:rPr>
                <w:bCs/>
                <w:sz w:val="20"/>
              </w:rPr>
            </w:pPr>
            <w:r w:rsidRPr="00272860">
              <w:rPr>
                <w:sz w:val="20"/>
              </w:rPr>
              <w:t>levantamento bibliográfico</w:t>
            </w:r>
          </w:p>
        </w:tc>
        <w:tc>
          <w:tcPr>
            <w:tcW w:w="284" w:type="dxa"/>
            <w:gridSpan w:val="2"/>
            <w:tcBorders>
              <w:bottom w:val="single" w:sz="4" w:space="0" w:color="auto"/>
            </w:tcBorders>
            <w:shd w:val="clear" w:color="auto" w:fill="AEAAAA" w:themeFill="background2" w:themeFillShade="BF"/>
          </w:tcPr>
          <w:p w14:paraId="2D2CEABB"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2F35CC7F"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3DF2DF55"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296E8663"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10265AE3"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2A795E8E"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0D2D27E2" w14:textId="77777777" w:rsidR="004E4A18" w:rsidRPr="00272860" w:rsidRDefault="004E4A18" w:rsidP="00DE72B0">
            <w:pPr>
              <w:pStyle w:val="TF-TEXTOQUADROCentralizado"/>
              <w:rPr>
                <w:sz w:val="20"/>
              </w:rPr>
            </w:pPr>
          </w:p>
        </w:tc>
        <w:tc>
          <w:tcPr>
            <w:tcW w:w="341" w:type="dxa"/>
            <w:tcBorders>
              <w:bottom w:val="single" w:sz="4" w:space="0" w:color="auto"/>
            </w:tcBorders>
          </w:tcPr>
          <w:p w14:paraId="185FC8B8" w14:textId="77777777" w:rsidR="004E4A18" w:rsidRPr="00272860" w:rsidRDefault="004E4A18" w:rsidP="00DE72B0">
            <w:pPr>
              <w:pStyle w:val="TF-TEXTOQUADROCentralizado"/>
              <w:rPr>
                <w:sz w:val="20"/>
              </w:rPr>
            </w:pPr>
          </w:p>
        </w:tc>
      </w:tr>
      <w:tr w:rsidR="004E4A18" w:rsidRPr="00272860" w14:paraId="7FA4C623" w14:textId="77777777" w:rsidTr="00532001">
        <w:trPr>
          <w:jc w:val="center"/>
        </w:trPr>
        <w:tc>
          <w:tcPr>
            <w:tcW w:w="6171" w:type="dxa"/>
            <w:tcBorders>
              <w:left w:val="single" w:sz="4" w:space="0" w:color="auto"/>
            </w:tcBorders>
          </w:tcPr>
          <w:p w14:paraId="0633E35E" w14:textId="77777777" w:rsidR="004E4A18" w:rsidRPr="00272860" w:rsidRDefault="004E4A18" w:rsidP="00DE72B0">
            <w:pPr>
              <w:pStyle w:val="TF-TEXTOQUADRO"/>
              <w:rPr>
                <w:sz w:val="20"/>
              </w:rPr>
            </w:pPr>
            <w:r w:rsidRPr="00272860">
              <w:rPr>
                <w:sz w:val="20"/>
              </w:rPr>
              <w:t>elicitação de requisitos</w:t>
            </w:r>
          </w:p>
        </w:tc>
        <w:tc>
          <w:tcPr>
            <w:tcW w:w="284" w:type="dxa"/>
            <w:gridSpan w:val="2"/>
            <w:tcBorders>
              <w:top w:val="single" w:sz="4" w:space="0" w:color="auto"/>
            </w:tcBorders>
            <w:shd w:val="clear" w:color="auto" w:fill="AEAAAA" w:themeFill="background2" w:themeFillShade="BF"/>
          </w:tcPr>
          <w:p w14:paraId="0FA64B58" w14:textId="77777777" w:rsidR="004E4A18" w:rsidRPr="00272860" w:rsidRDefault="004E4A18" w:rsidP="00DE72B0">
            <w:pPr>
              <w:pStyle w:val="TF-TEXTOQUADROCentralizado"/>
              <w:rPr>
                <w:sz w:val="20"/>
              </w:rPr>
            </w:pPr>
          </w:p>
        </w:tc>
        <w:tc>
          <w:tcPr>
            <w:tcW w:w="284" w:type="dxa"/>
            <w:gridSpan w:val="2"/>
            <w:tcBorders>
              <w:top w:val="single" w:sz="4" w:space="0" w:color="auto"/>
            </w:tcBorders>
            <w:shd w:val="clear" w:color="auto" w:fill="AEAAAA" w:themeFill="background2" w:themeFillShade="BF"/>
          </w:tcPr>
          <w:p w14:paraId="79A5194D" w14:textId="77777777" w:rsidR="004E4A18" w:rsidRPr="00272860" w:rsidRDefault="004E4A18" w:rsidP="00DE72B0">
            <w:pPr>
              <w:pStyle w:val="TF-TEXTOQUADROCentralizado"/>
              <w:rPr>
                <w:sz w:val="20"/>
                <w:highlight w:val="lightGray"/>
              </w:rPr>
            </w:pPr>
          </w:p>
        </w:tc>
        <w:tc>
          <w:tcPr>
            <w:tcW w:w="284" w:type="dxa"/>
            <w:gridSpan w:val="2"/>
            <w:tcBorders>
              <w:top w:val="single" w:sz="4" w:space="0" w:color="auto"/>
            </w:tcBorders>
            <w:shd w:val="clear" w:color="auto" w:fill="FFFFFF" w:themeFill="background1"/>
          </w:tcPr>
          <w:p w14:paraId="4DC890DD" w14:textId="77777777" w:rsidR="004E4A18" w:rsidRPr="00272860" w:rsidRDefault="004E4A18" w:rsidP="00DE72B0">
            <w:pPr>
              <w:pStyle w:val="TF-TEXTOQUADROCentralizado"/>
              <w:rPr>
                <w:sz w:val="20"/>
                <w:highlight w:val="lightGray"/>
              </w:rPr>
            </w:pPr>
          </w:p>
        </w:tc>
        <w:tc>
          <w:tcPr>
            <w:tcW w:w="284" w:type="dxa"/>
            <w:gridSpan w:val="2"/>
            <w:tcBorders>
              <w:top w:val="single" w:sz="4" w:space="0" w:color="auto"/>
            </w:tcBorders>
          </w:tcPr>
          <w:p w14:paraId="226A4BB9" w14:textId="77777777" w:rsidR="004E4A18" w:rsidRPr="00272860" w:rsidRDefault="004E4A18" w:rsidP="00DE72B0">
            <w:pPr>
              <w:pStyle w:val="TF-TEXTOQUADROCentralizado"/>
              <w:rPr>
                <w:sz w:val="20"/>
              </w:rPr>
            </w:pPr>
          </w:p>
        </w:tc>
        <w:tc>
          <w:tcPr>
            <w:tcW w:w="284" w:type="dxa"/>
            <w:gridSpan w:val="2"/>
            <w:tcBorders>
              <w:top w:val="single" w:sz="4" w:space="0" w:color="auto"/>
            </w:tcBorders>
          </w:tcPr>
          <w:p w14:paraId="62E7BF16" w14:textId="77777777" w:rsidR="004E4A18" w:rsidRPr="00272860" w:rsidRDefault="004E4A18" w:rsidP="00DE72B0">
            <w:pPr>
              <w:pStyle w:val="TF-TEXTOQUADROCentralizado"/>
              <w:rPr>
                <w:sz w:val="20"/>
              </w:rPr>
            </w:pPr>
          </w:p>
        </w:tc>
        <w:tc>
          <w:tcPr>
            <w:tcW w:w="284" w:type="dxa"/>
            <w:gridSpan w:val="2"/>
            <w:tcBorders>
              <w:top w:val="single" w:sz="4" w:space="0" w:color="auto"/>
            </w:tcBorders>
          </w:tcPr>
          <w:p w14:paraId="6F9AA8C0" w14:textId="77777777" w:rsidR="004E4A18" w:rsidRPr="00272860" w:rsidRDefault="004E4A18" w:rsidP="00DE72B0">
            <w:pPr>
              <w:pStyle w:val="TF-TEXTOQUADROCentralizado"/>
              <w:rPr>
                <w:sz w:val="20"/>
              </w:rPr>
            </w:pPr>
          </w:p>
        </w:tc>
        <w:tc>
          <w:tcPr>
            <w:tcW w:w="284" w:type="dxa"/>
            <w:gridSpan w:val="2"/>
            <w:tcBorders>
              <w:top w:val="single" w:sz="4" w:space="0" w:color="auto"/>
            </w:tcBorders>
          </w:tcPr>
          <w:p w14:paraId="1B48ADF6" w14:textId="77777777" w:rsidR="004E4A18" w:rsidRPr="00272860" w:rsidRDefault="004E4A18" w:rsidP="00DE72B0">
            <w:pPr>
              <w:pStyle w:val="TF-TEXTOQUADROCentralizado"/>
              <w:rPr>
                <w:sz w:val="20"/>
              </w:rPr>
            </w:pPr>
          </w:p>
        </w:tc>
        <w:tc>
          <w:tcPr>
            <w:tcW w:w="341" w:type="dxa"/>
            <w:tcBorders>
              <w:top w:val="single" w:sz="4" w:space="0" w:color="auto"/>
            </w:tcBorders>
          </w:tcPr>
          <w:p w14:paraId="4E467289" w14:textId="77777777" w:rsidR="004E4A18" w:rsidRPr="00272860" w:rsidRDefault="004E4A18" w:rsidP="00DE72B0">
            <w:pPr>
              <w:pStyle w:val="TF-TEXTOQUADROCentralizado"/>
              <w:rPr>
                <w:sz w:val="20"/>
              </w:rPr>
            </w:pPr>
          </w:p>
        </w:tc>
      </w:tr>
      <w:tr w:rsidR="004E4A18" w:rsidRPr="00272860" w14:paraId="42E81318" w14:textId="77777777" w:rsidTr="00532001">
        <w:trPr>
          <w:jc w:val="center"/>
        </w:trPr>
        <w:tc>
          <w:tcPr>
            <w:tcW w:w="6171" w:type="dxa"/>
            <w:tcBorders>
              <w:left w:val="single" w:sz="4" w:space="0" w:color="auto"/>
            </w:tcBorders>
          </w:tcPr>
          <w:p w14:paraId="6F521AC8" w14:textId="77777777" w:rsidR="004E4A18" w:rsidRPr="00272860" w:rsidRDefault="004E4A18" w:rsidP="00DE72B0">
            <w:pPr>
              <w:pStyle w:val="TF-TEXTOQUADRO"/>
              <w:rPr>
                <w:sz w:val="20"/>
              </w:rPr>
            </w:pPr>
            <w:r w:rsidRPr="00272860">
              <w:rPr>
                <w:sz w:val="20"/>
              </w:rPr>
              <w:t>especificação</w:t>
            </w:r>
          </w:p>
        </w:tc>
        <w:tc>
          <w:tcPr>
            <w:tcW w:w="284" w:type="dxa"/>
            <w:gridSpan w:val="2"/>
            <w:tcBorders>
              <w:bottom w:val="single" w:sz="4" w:space="0" w:color="auto"/>
            </w:tcBorders>
          </w:tcPr>
          <w:p w14:paraId="3BDA646A"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444B16CA" w14:textId="77777777" w:rsidR="004E4A18" w:rsidRPr="00272860" w:rsidRDefault="004E4A18" w:rsidP="00DE72B0">
            <w:pPr>
              <w:pStyle w:val="TF-TEXTOQUADROCentralizado"/>
              <w:rPr>
                <w:sz w:val="20"/>
                <w:highlight w:val="lightGray"/>
              </w:rPr>
            </w:pPr>
          </w:p>
        </w:tc>
        <w:tc>
          <w:tcPr>
            <w:tcW w:w="284" w:type="dxa"/>
            <w:gridSpan w:val="2"/>
            <w:tcBorders>
              <w:bottom w:val="single" w:sz="4" w:space="0" w:color="auto"/>
            </w:tcBorders>
            <w:shd w:val="clear" w:color="auto" w:fill="AEAAAA" w:themeFill="background2" w:themeFillShade="BF"/>
          </w:tcPr>
          <w:p w14:paraId="0FB62CE3" w14:textId="77777777" w:rsidR="004E4A18" w:rsidRPr="00272860" w:rsidRDefault="004E4A18" w:rsidP="00DE72B0">
            <w:pPr>
              <w:pStyle w:val="TF-TEXTOQUADROCentralizado"/>
              <w:rPr>
                <w:sz w:val="20"/>
                <w:highlight w:val="lightGray"/>
              </w:rPr>
            </w:pPr>
          </w:p>
        </w:tc>
        <w:tc>
          <w:tcPr>
            <w:tcW w:w="284" w:type="dxa"/>
            <w:gridSpan w:val="2"/>
            <w:tcBorders>
              <w:bottom w:val="single" w:sz="4" w:space="0" w:color="auto"/>
            </w:tcBorders>
          </w:tcPr>
          <w:p w14:paraId="5AE4AA59"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116806C8"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5ED8D017"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3EB3ED5A" w14:textId="77777777" w:rsidR="004E4A18" w:rsidRPr="00272860" w:rsidRDefault="004E4A18" w:rsidP="00DE72B0">
            <w:pPr>
              <w:pStyle w:val="TF-TEXTOQUADROCentralizado"/>
              <w:rPr>
                <w:sz w:val="20"/>
              </w:rPr>
            </w:pPr>
          </w:p>
        </w:tc>
        <w:tc>
          <w:tcPr>
            <w:tcW w:w="341" w:type="dxa"/>
            <w:tcBorders>
              <w:bottom w:val="single" w:sz="4" w:space="0" w:color="auto"/>
            </w:tcBorders>
          </w:tcPr>
          <w:p w14:paraId="17A57E39" w14:textId="77777777" w:rsidR="004E4A18" w:rsidRPr="00272860" w:rsidRDefault="004E4A18" w:rsidP="00DE72B0">
            <w:pPr>
              <w:pStyle w:val="TF-TEXTOQUADROCentralizado"/>
              <w:rPr>
                <w:sz w:val="20"/>
              </w:rPr>
            </w:pPr>
          </w:p>
        </w:tc>
      </w:tr>
      <w:tr w:rsidR="004E4A18" w:rsidRPr="00272860" w14:paraId="12AF6F5D" w14:textId="77777777" w:rsidTr="00532001">
        <w:trPr>
          <w:trHeight w:val="70"/>
          <w:jc w:val="center"/>
        </w:trPr>
        <w:tc>
          <w:tcPr>
            <w:tcW w:w="6171" w:type="dxa"/>
            <w:tcBorders>
              <w:left w:val="single" w:sz="4" w:space="0" w:color="auto"/>
            </w:tcBorders>
          </w:tcPr>
          <w:p w14:paraId="5C315702" w14:textId="77777777" w:rsidR="004E4A18" w:rsidRPr="00272860" w:rsidRDefault="004E4A18" w:rsidP="00DE72B0">
            <w:pPr>
              <w:pStyle w:val="TF-TEXTOQUADRO"/>
              <w:rPr>
                <w:sz w:val="20"/>
              </w:rPr>
            </w:pPr>
            <w:r w:rsidRPr="00272860">
              <w:rPr>
                <w:sz w:val="20"/>
              </w:rPr>
              <w:t>implementação</w:t>
            </w:r>
          </w:p>
        </w:tc>
        <w:tc>
          <w:tcPr>
            <w:tcW w:w="284" w:type="dxa"/>
            <w:gridSpan w:val="2"/>
          </w:tcPr>
          <w:p w14:paraId="6BE3D904" w14:textId="77777777" w:rsidR="004E4A18" w:rsidRPr="00272860" w:rsidRDefault="004E4A18" w:rsidP="00DE72B0">
            <w:pPr>
              <w:pStyle w:val="TF-TEXTOQUADROCentralizado"/>
              <w:rPr>
                <w:sz w:val="20"/>
              </w:rPr>
            </w:pPr>
          </w:p>
        </w:tc>
        <w:tc>
          <w:tcPr>
            <w:tcW w:w="284" w:type="dxa"/>
            <w:gridSpan w:val="2"/>
          </w:tcPr>
          <w:p w14:paraId="1F0960DF"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45D60C93"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3FAD3AC5"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73B46976"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6B3EC229"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61AB871E" w14:textId="77777777" w:rsidR="004E4A18" w:rsidRPr="00272860" w:rsidRDefault="004E4A18" w:rsidP="00DE72B0">
            <w:pPr>
              <w:pStyle w:val="TF-TEXTOQUADROCentralizado"/>
              <w:rPr>
                <w:sz w:val="20"/>
              </w:rPr>
            </w:pPr>
          </w:p>
        </w:tc>
        <w:tc>
          <w:tcPr>
            <w:tcW w:w="341" w:type="dxa"/>
          </w:tcPr>
          <w:p w14:paraId="0C6B7D37" w14:textId="77777777" w:rsidR="004E4A18" w:rsidRPr="00272860" w:rsidRDefault="004E4A18" w:rsidP="00DE72B0">
            <w:pPr>
              <w:pStyle w:val="TF-TEXTOQUADROCentralizado"/>
              <w:rPr>
                <w:sz w:val="20"/>
              </w:rPr>
            </w:pPr>
          </w:p>
        </w:tc>
      </w:tr>
      <w:tr w:rsidR="004E4A18" w:rsidRPr="00272860" w14:paraId="05EF34B2" w14:textId="77777777" w:rsidTr="00532001">
        <w:trPr>
          <w:jc w:val="center"/>
        </w:trPr>
        <w:tc>
          <w:tcPr>
            <w:tcW w:w="6171" w:type="dxa"/>
            <w:tcBorders>
              <w:left w:val="single" w:sz="4" w:space="0" w:color="auto"/>
              <w:bottom w:val="single" w:sz="4" w:space="0" w:color="auto"/>
            </w:tcBorders>
          </w:tcPr>
          <w:p w14:paraId="6F500817" w14:textId="77777777" w:rsidR="004E4A18" w:rsidRPr="00272860" w:rsidRDefault="004E4A18" w:rsidP="00DE72B0">
            <w:pPr>
              <w:pStyle w:val="TF-TEXTOQUADRO"/>
              <w:rPr>
                <w:sz w:val="20"/>
              </w:rPr>
            </w:pPr>
            <w:r w:rsidRPr="00272860">
              <w:rPr>
                <w:sz w:val="20"/>
              </w:rPr>
              <w:t>testes</w:t>
            </w:r>
          </w:p>
        </w:tc>
        <w:tc>
          <w:tcPr>
            <w:tcW w:w="284" w:type="dxa"/>
            <w:gridSpan w:val="2"/>
            <w:tcBorders>
              <w:bottom w:val="single" w:sz="4" w:space="0" w:color="auto"/>
            </w:tcBorders>
          </w:tcPr>
          <w:p w14:paraId="6C535B3B"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54DFD075"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294CF33E"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081C6A18"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451EC2A8"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481E79C0"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5431A8F8" w14:textId="77777777" w:rsidR="004E4A18" w:rsidRPr="00272860" w:rsidRDefault="004E4A18" w:rsidP="00DE72B0">
            <w:pPr>
              <w:pStyle w:val="TF-TEXTOQUADROCentralizado"/>
              <w:rPr>
                <w:sz w:val="20"/>
              </w:rPr>
            </w:pPr>
          </w:p>
        </w:tc>
        <w:tc>
          <w:tcPr>
            <w:tcW w:w="341" w:type="dxa"/>
            <w:tcBorders>
              <w:bottom w:val="single" w:sz="4" w:space="0" w:color="auto"/>
            </w:tcBorders>
            <w:shd w:val="clear" w:color="auto" w:fill="AEAAAA" w:themeFill="background2" w:themeFillShade="BF"/>
          </w:tcPr>
          <w:p w14:paraId="102C135B" w14:textId="77777777" w:rsidR="004E4A18" w:rsidRPr="00272860" w:rsidRDefault="004E4A18" w:rsidP="00DE72B0">
            <w:pPr>
              <w:pStyle w:val="TF-TEXTOQUADROCentralizado"/>
              <w:rPr>
                <w:sz w:val="20"/>
              </w:rPr>
            </w:pPr>
          </w:p>
        </w:tc>
      </w:tr>
    </w:tbl>
    <w:p w14:paraId="44C551B4" w14:textId="77777777" w:rsidR="004E4A18" w:rsidRPr="00272860" w:rsidRDefault="004E4A18" w:rsidP="00FC4A9F">
      <w:pPr>
        <w:pStyle w:val="TF-FONTE"/>
      </w:pPr>
      <w:r w:rsidRPr="00272860">
        <w:t xml:space="preserve">     Fonte: elaborado pelo autor.</w:t>
      </w:r>
    </w:p>
    <w:p w14:paraId="60DC3357" w14:textId="77777777" w:rsidR="004E4A18" w:rsidRPr="00272860" w:rsidRDefault="004E4A18" w:rsidP="00922109">
      <w:pPr>
        <w:pStyle w:val="Ttulo1"/>
      </w:pPr>
      <w:r w:rsidRPr="00272860">
        <w:t>REVISÃO BIBLIOGRÁFICA</w:t>
      </w:r>
    </w:p>
    <w:p w14:paraId="7AAA7F59" w14:textId="77777777" w:rsidR="004E4A18" w:rsidRPr="00272860" w:rsidRDefault="004E4A18" w:rsidP="0037046F">
      <w:pPr>
        <w:pStyle w:val="TF-TEXTO"/>
        <w:rPr>
          <w:sz w:val="20"/>
        </w:rPr>
      </w:pPr>
      <w:r w:rsidRPr="00272860">
        <w:rPr>
          <w:sz w:val="20"/>
        </w:rPr>
        <w:t>Este capítulo está divido em duas seções. A seção 5.1 aborda uma visão geral sobre a computação na educação básica. Na seção 5.2 são descritos os fundamentos principais sobre aprendizagem de máquina e métodos de aprendizagem supervisionados.</w:t>
      </w:r>
    </w:p>
    <w:p w14:paraId="79E46500" w14:textId="77777777" w:rsidR="004E4A18" w:rsidRPr="00272860" w:rsidRDefault="004E4A18" w:rsidP="007D17E8">
      <w:pPr>
        <w:pStyle w:val="Ttulo2"/>
        <w:rPr>
          <w:sz w:val="20"/>
        </w:rPr>
      </w:pPr>
      <w:r w:rsidRPr="00272860">
        <w:rPr>
          <w:sz w:val="20"/>
        </w:rPr>
        <w:t>Computação na Educação básica</w:t>
      </w:r>
    </w:p>
    <w:p w14:paraId="4A03B1F4" w14:textId="77777777" w:rsidR="004E4A18" w:rsidRPr="00272860" w:rsidRDefault="004E4A18" w:rsidP="00DD2621">
      <w:pPr>
        <w:pStyle w:val="TF-TEXTO"/>
        <w:rPr>
          <w:sz w:val="20"/>
        </w:rPr>
      </w:pPr>
      <w:r>
        <w:rPr>
          <w:sz w:val="20"/>
        </w:rPr>
        <w:t>A</w:t>
      </w:r>
      <w:r w:rsidRPr="00272860">
        <w:rPr>
          <w:sz w:val="20"/>
        </w:rPr>
        <w:t xml:space="preserve"> inclusão de conceitos gerais de computação no ensino básico faz-se essencial como forma de aprimorar o raciocínio lógico-matemático das crianças e incentivar a criatividade por meio de </w:t>
      </w:r>
      <w:r w:rsidRPr="00DD17F0">
        <w:rPr>
          <w:sz w:val="20"/>
        </w:rPr>
        <w:t xml:space="preserve">tecnologias (NASCIMENTO </w:t>
      </w:r>
      <w:r w:rsidRPr="00DD17F0">
        <w:rPr>
          <w:i/>
          <w:iCs/>
          <w:sz w:val="20"/>
        </w:rPr>
        <w:t>et al</w:t>
      </w:r>
      <w:r w:rsidRPr="00DD17F0">
        <w:rPr>
          <w:sz w:val="20"/>
        </w:rPr>
        <w:t>., 2015).</w:t>
      </w:r>
      <w:r w:rsidRPr="00272860">
        <w:rPr>
          <w:sz w:val="20"/>
        </w:rPr>
        <w:t xml:space="preserve"> Ainda, seguindo este contexto, </w:t>
      </w:r>
      <w:proofErr w:type="spellStart"/>
      <w:r w:rsidRPr="00272860">
        <w:rPr>
          <w:sz w:val="20"/>
        </w:rPr>
        <w:t>Scaico</w:t>
      </w:r>
      <w:proofErr w:type="spellEnd"/>
      <w:r w:rsidRPr="00272860">
        <w:rPr>
          <w:sz w:val="20"/>
        </w:rPr>
        <w:t xml:space="preserve"> </w:t>
      </w:r>
      <w:r w:rsidRPr="00272860">
        <w:rPr>
          <w:i/>
          <w:sz w:val="20"/>
        </w:rPr>
        <w:t>et al</w:t>
      </w:r>
      <w:r w:rsidRPr="00272860">
        <w:rPr>
          <w:sz w:val="20"/>
        </w:rPr>
        <w:t>. (2013) complementa</w:t>
      </w:r>
      <w:r w:rsidRPr="00DD17F0">
        <w:rPr>
          <w:sz w:val="20"/>
        </w:rPr>
        <w:t>m</w:t>
      </w:r>
      <w:r w:rsidRPr="00272860">
        <w:rPr>
          <w:sz w:val="20"/>
        </w:rPr>
        <w:t xml:space="preserve"> que o ensino de conceitos de programação proporciona o desenvolvimento de várias habilidades que colaboram para aprimorar o raciocínio lógico dos estudantes. Programar abrange a capacidade de desenvolver uma solução para um problema, que caso seja grande demandará o exercício de outras habilidades (SCAICO </w:t>
      </w:r>
      <w:r w:rsidRPr="00272860">
        <w:rPr>
          <w:i/>
          <w:sz w:val="20"/>
        </w:rPr>
        <w:t>et al</w:t>
      </w:r>
      <w:r w:rsidRPr="00272860">
        <w:rPr>
          <w:sz w:val="20"/>
        </w:rPr>
        <w:t xml:space="preserve">., 2013). </w:t>
      </w:r>
    </w:p>
    <w:bookmarkEnd w:id="43"/>
    <w:bookmarkEnd w:id="44"/>
    <w:bookmarkEnd w:id="45"/>
    <w:bookmarkEnd w:id="46"/>
    <w:bookmarkEnd w:id="47"/>
    <w:bookmarkEnd w:id="48"/>
    <w:bookmarkEnd w:id="49"/>
    <w:p w14:paraId="0ACEA859" w14:textId="77777777" w:rsidR="004E4A18" w:rsidRPr="00272860" w:rsidRDefault="004E4A18" w:rsidP="002727B8">
      <w:pPr>
        <w:pStyle w:val="TF-TEXTO"/>
        <w:rPr>
          <w:sz w:val="20"/>
        </w:rPr>
      </w:pPr>
      <w:r w:rsidRPr="00272860">
        <w:rPr>
          <w:sz w:val="20"/>
        </w:rPr>
        <w:lastRenderedPageBreak/>
        <w:t>Fundamentos da computação, agregados ao pensamento crítico</w:t>
      </w:r>
      <w:ins w:id="72" w:author="Marcel Hugo" w:date="2021-10-12T12:06:00Z">
        <w:r>
          <w:rPr>
            <w:sz w:val="20"/>
          </w:rPr>
          <w:t>,</w:t>
        </w:r>
      </w:ins>
      <w:r w:rsidRPr="00272860">
        <w:rPr>
          <w:sz w:val="20"/>
        </w:rPr>
        <w:t xml:space="preserve"> definem um método para solucionar problemas</w:t>
      </w:r>
      <w:del w:id="73" w:author="Marcel Hugo" w:date="2021-10-12T12:06:00Z">
        <w:r w:rsidRPr="00272860" w:rsidDel="00245E1A">
          <w:rPr>
            <w:sz w:val="20"/>
          </w:rPr>
          <w:delText>,</w:delText>
        </w:r>
      </w:del>
      <w:r w:rsidRPr="00272860">
        <w:rPr>
          <w:sz w:val="20"/>
        </w:rPr>
        <w:t xml:space="preserve"> intitulado Pensamento Computacional (PC) (WING, 2006). Esta perspectiva argumenta que a cultura do computador ajuda a sociedade a aprender, mas especialmente, possibilita uma nova forma de aprender a aprender (LU; FLETCHER, 2009). O PC é um método para solução de problemas que utiliza os princípios e técnicas da Ciência da Computação. </w:t>
      </w:r>
    </w:p>
    <w:p w14:paraId="351D157B" w14:textId="77777777" w:rsidR="004E4A18" w:rsidRPr="00272860" w:rsidRDefault="004E4A18" w:rsidP="00CC4DED">
      <w:pPr>
        <w:pStyle w:val="TF-TEXTO"/>
        <w:rPr>
          <w:sz w:val="20"/>
        </w:rPr>
      </w:pPr>
      <w:r w:rsidRPr="00272860">
        <w:rPr>
          <w:sz w:val="20"/>
        </w:rPr>
        <w:t xml:space="preserve">Segundo Ribeiro, </w:t>
      </w:r>
      <w:proofErr w:type="spellStart"/>
      <w:r w:rsidRPr="00272860">
        <w:rPr>
          <w:sz w:val="20"/>
        </w:rPr>
        <w:t>Foss</w:t>
      </w:r>
      <w:proofErr w:type="spellEnd"/>
      <w:r w:rsidRPr="00272860">
        <w:rPr>
          <w:sz w:val="20"/>
        </w:rPr>
        <w:t xml:space="preserve"> e Cavalheiro (2017), as três habilidades básicas que fundamentam o PC são:  abstração, automação e análise.  A habilidade de abstração se associa a aptidão de o indivíduo extrair somente os aspectos mais relevantes de um problema para chegar a uma solução. A habilidade de automação associa-se a aptidão de utilização um meio eletrônico que é capaz de substituir o trabalho de um ser humano e a habilidade de análise associa-se ao estudo dos resultados criados pela automação. </w:t>
      </w:r>
    </w:p>
    <w:p w14:paraId="37CDDD89" w14:textId="77777777" w:rsidR="004E4A18" w:rsidRPr="00272860" w:rsidRDefault="004E4A18" w:rsidP="00C647F0">
      <w:pPr>
        <w:pStyle w:val="TF-TEXTO"/>
        <w:rPr>
          <w:sz w:val="20"/>
        </w:rPr>
      </w:pPr>
      <w:r w:rsidRPr="00272860">
        <w:rPr>
          <w:sz w:val="20"/>
        </w:rPr>
        <w:t xml:space="preserve">Como </w:t>
      </w:r>
      <w:proofErr w:type="spellStart"/>
      <w:r w:rsidRPr="00272860">
        <w:rPr>
          <w:sz w:val="20"/>
        </w:rPr>
        <w:t>Brackmann</w:t>
      </w:r>
      <w:proofErr w:type="spellEnd"/>
      <w:r w:rsidRPr="00272860">
        <w:rPr>
          <w:sz w:val="20"/>
        </w:rPr>
        <w:t xml:space="preserve"> (2017) afirma, enquanto os alunos aprendem a programar, estão também programando para aprender. Este aprendizado possibilita que eles </w:t>
      </w:r>
      <w:r>
        <w:rPr>
          <w:sz w:val="20"/>
        </w:rPr>
        <w:t>conheçam</w:t>
      </w:r>
      <w:r w:rsidRPr="00272860">
        <w:rPr>
          <w:sz w:val="20"/>
        </w:rPr>
        <w:t xml:space="preserve"> várias outras coisas e criem oportunidades de aprendizagem.</w:t>
      </w:r>
    </w:p>
    <w:p w14:paraId="6FB8A00B" w14:textId="77777777" w:rsidR="004E4A18" w:rsidRDefault="004E4A18" w:rsidP="007D17E8">
      <w:pPr>
        <w:pStyle w:val="Ttulo2"/>
        <w:rPr>
          <w:sz w:val="20"/>
        </w:rPr>
      </w:pPr>
      <w:r w:rsidRPr="00DD17F0">
        <w:rPr>
          <w:sz w:val="20"/>
        </w:rPr>
        <w:t>Aprendizagem</w:t>
      </w:r>
      <w:r w:rsidRPr="00272860">
        <w:rPr>
          <w:sz w:val="20"/>
        </w:rPr>
        <w:t xml:space="preserve"> de Máquina e Métodos </w:t>
      </w:r>
    </w:p>
    <w:p w14:paraId="18E0A695" w14:textId="77777777" w:rsidR="004E4A18" w:rsidRPr="00272860" w:rsidRDefault="004E4A18" w:rsidP="00A33A70">
      <w:pPr>
        <w:pStyle w:val="TF-TEXTO"/>
        <w:ind w:firstLine="567"/>
        <w:rPr>
          <w:sz w:val="20"/>
        </w:rPr>
      </w:pPr>
      <w:bookmarkStart w:id="74" w:name="_Hlk73131954"/>
      <w:r w:rsidRPr="00DD17F0">
        <w:rPr>
          <w:sz w:val="20"/>
        </w:rPr>
        <w:t>Como afirma Bishop (2006), Sistemas de Aprendizado de Máquina são sistemas que combinam</w:t>
      </w:r>
      <w:r w:rsidRPr="00272860">
        <w:rPr>
          <w:sz w:val="20"/>
        </w:rPr>
        <w:t xml:space="preserve"> algoritmos e modelos matemáticos da área de Aprendizado de Máquina em soluções que visam a implantação do uso de tais algoritmos e modelos em ambientes reais. Aprendizado de máquina, por sua vez, se refere a área de estudos voltada ao desenvolvimento e compreensão de modelos matemáticos caracterizados pelo aprimoramento de seus resultados por meio da ingestão de dados de treino, de forma que esses modelos possam realizar predições e decisões sem que sejam explicitamente programados para o fazerem.</w:t>
      </w:r>
    </w:p>
    <w:p w14:paraId="7D635AD9" w14:textId="77777777" w:rsidR="004E4A18" w:rsidRPr="00272860" w:rsidRDefault="004E4A18" w:rsidP="00D20FC6">
      <w:pPr>
        <w:pStyle w:val="TF-TEXTO"/>
        <w:rPr>
          <w:sz w:val="20"/>
        </w:rPr>
      </w:pPr>
      <w:r w:rsidRPr="00272860">
        <w:rPr>
          <w:sz w:val="20"/>
        </w:rPr>
        <w:t xml:space="preserve">A aprendizagem de máquina é dividida em três tipos de técnicas: a aprendizagem supervisionada, que treina um modelo a partir de dados conhecidos de entrada e saída para que ele possa prever resultados futuros; a aprendizagem não supervisionada, que encontra padrões ocultos ou estruturas específicas a partir de dados de entrada; e a aprendizagem por reforço, que utiliza um sistema de recompensas ou punições para se aperfeiçoar no ambiente que se encontra (NORVIG, RUSSELL, 2014). </w:t>
      </w:r>
    </w:p>
    <w:p w14:paraId="67A123ED" w14:textId="77777777" w:rsidR="004E4A18" w:rsidRPr="00272860" w:rsidRDefault="004E4A18" w:rsidP="00D20FC6">
      <w:pPr>
        <w:pStyle w:val="TF-TEXTO"/>
        <w:rPr>
          <w:sz w:val="20"/>
        </w:rPr>
      </w:pPr>
      <w:bookmarkStart w:id="75" w:name="_Hlk73124771"/>
      <w:bookmarkEnd w:id="74"/>
      <w:r w:rsidRPr="00272860">
        <w:rPr>
          <w:sz w:val="20"/>
        </w:rPr>
        <w:t xml:space="preserve">Como aponta Bueno (2018), o intuito da aprendizagem supervisionada é construir um modelo que faça previsões baseadas em evidências na presença de incerteza. Nesta técnica, um programa de computador pode “aprender” a partir de observações. Conforme exposto a mais observações, o programa melhora seu desempenho preditivo. Especificamente, um </w:t>
      </w:r>
      <w:commentRangeStart w:id="76"/>
      <w:r w:rsidRPr="00272860">
        <w:rPr>
          <w:sz w:val="20"/>
        </w:rPr>
        <w:t xml:space="preserve">algoritmo de aprendizagem supervisionada </w:t>
      </w:r>
      <w:commentRangeEnd w:id="76"/>
      <w:r>
        <w:rPr>
          <w:rStyle w:val="Refdecomentrio"/>
        </w:rPr>
        <w:commentReference w:id="76"/>
      </w:r>
      <w:r w:rsidRPr="00272860">
        <w:rPr>
          <w:sz w:val="20"/>
        </w:rPr>
        <w:t xml:space="preserve">recebe um conjunto conhecido de dados de entrada e um conjunto conhecido de respostas aos dados de entrada e treina um modelo para gerar previsões. </w:t>
      </w:r>
    </w:p>
    <w:bookmarkEnd w:id="75" w:displacedByCustomXml="next"/>
    <w:sdt>
      <w:sdtPr>
        <w:rPr>
          <w:szCs w:val="20"/>
        </w:rPr>
        <w:id w:val="-937447450"/>
        <w:docPartObj>
          <w:docPartGallery w:val="Bibliographies"/>
          <w:docPartUnique/>
        </w:docPartObj>
      </w:sdtPr>
      <w:sdtEndPr>
        <w:rPr>
          <w:b w:val="0"/>
          <w:caps w:val="0"/>
          <w:sz w:val="20"/>
        </w:rPr>
      </w:sdtEndPr>
      <w:sdtContent>
        <w:p w14:paraId="2BEC26EC" w14:textId="77777777" w:rsidR="004E4A18" w:rsidRPr="00272860" w:rsidRDefault="004E4A18" w:rsidP="00922109">
          <w:pPr>
            <w:pStyle w:val="Ttulo1"/>
            <w:numPr>
              <w:ilvl w:val="0"/>
              <w:numId w:val="0"/>
            </w:numPr>
            <w:ind w:left="284"/>
          </w:pPr>
          <w:r w:rsidRPr="00272860">
            <w:t>REFERÊNCIAS</w:t>
          </w:r>
        </w:p>
        <w:p w14:paraId="1D9DEDD3" w14:textId="77777777" w:rsidR="004E4A18" w:rsidRPr="004A1DF6" w:rsidRDefault="004E4A18" w:rsidP="00C647F0">
          <w:pPr>
            <w:pStyle w:val="TF-refernciasITEM"/>
            <w:rPr>
              <w:sz w:val="20"/>
              <w:lang w:val="en-US"/>
            </w:rPr>
          </w:pPr>
          <w:r w:rsidRPr="00272860">
            <w:rPr>
              <w:sz w:val="20"/>
            </w:rPr>
            <w:t xml:space="preserve">ARAÚJO, Luciana; MATTOS, Mauro. </w:t>
          </w:r>
          <w:proofErr w:type="spellStart"/>
          <w:r w:rsidRPr="00272860">
            <w:rPr>
              <w:sz w:val="20"/>
            </w:rPr>
            <w:t>Furbot</w:t>
          </w:r>
          <w:proofErr w:type="spellEnd"/>
          <w:r w:rsidRPr="00272860">
            <w:rPr>
              <w:sz w:val="20"/>
            </w:rPr>
            <w:t xml:space="preserve">: plataforma para o ensino-aprendizado de pensamento computacional e programação. In: I CONCURSO LATINOAMERICANO DE TECNOLOGIAS EDUCACIONAIS PARA APRENDIZAGEM (EDUTECH), 1., 2018, São Paulo. </w:t>
          </w:r>
          <w:r w:rsidRPr="004A1DF6">
            <w:rPr>
              <w:sz w:val="20"/>
              <w:lang w:val="en-US"/>
            </w:rPr>
            <w:t>1p.</w:t>
          </w:r>
        </w:p>
        <w:p w14:paraId="4EB97312" w14:textId="77777777" w:rsidR="004E4A18" w:rsidRPr="004A1DF6" w:rsidRDefault="004E4A18" w:rsidP="00C647F0">
          <w:pPr>
            <w:pStyle w:val="TF-refernciasITEM"/>
            <w:rPr>
              <w:sz w:val="20"/>
              <w:lang w:val="en-US"/>
            </w:rPr>
          </w:pPr>
          <w:r w:rsidRPr="004A1DF6">
            <w:rPr>
              <w:sz w:val="20"/>
              <w:lang w:val="en-US"/>
            </w:rPr>
            <w:t>BISHOP, C. M., “Pattern Recognition and Machine Learning”, Springer, v. ISBN 978-0-387-31073-2, 2006.</w:t>
          </w:r>
        </w:p>
        <w:p w14:paraId="3B8054F4" w14:textId="77777777" w:rsidR="004E4A18" w:rsidRPr="00272860" w:rsidRDefault="004E4A18" w:rsidP="00C647F0">
          <w:pPr>
            <w:pStyle w:val="TF-refernciasITEM"/>
            <w:rPr>
              <w:sz w:val="20"/>
            </w:rPr>
          </w:pPr>
          <w:r w:rsidRPr="00272860">
            <w:rPr>
              <w:sz w:val="20"/>
            </w:rPr>
            <w:t xml:space="preserve">BRACKMANN, Christian </w:t>
          </w:r>
          <w:proofErr w:type="spellStart"/>
          <w:r w:rsidRPr="00272860">
            <w:rPr>
              <w:sz w:val="20"/>
            </w:rPr>
            <w:t>Puhlmann</w:t>
          </w:r>
          <w:proofErr w:type="spellEnd"/>
          <w:r w:rsidRPr="00272860">
            <w:rPr>
              <w:sz w:val="20"/>
            </w:rPr>
            <w:t xml:space="preserve">. </w:t>
          </w:r>
          <w:r w:rsidRPr="00272860">
            <w:rPr>
              <w:b/>
              <w:sz w:val="20"/>
            </w:rPr>
            <w:t>DESENVOLVIMENTO DO PENSAMENTO COMPUTACIONAL ATRAVÉS DE ATIVIDADES DESPLUGADAS NA EDUCAÇÃO BÁSICA</w:t>
          </w:r>
          <w:r w:rsidRPr="00272860">
            <w:rPr>
              <w:sz w:val="20"/>
            </w:rPr>
            <w:t>. 2017. 226 f. Tese (Doutorado) - Curso de Informática na Educação, Universidade Federal do Rio Grande do Sul, Porto Alegre, 2017.</w:t>
          </w:r>
        </w:p>
        <w:p w14:paraId="4547DF32" w14:textId="77777777" w:rsidR="004E4A18" w:rsidRPr="00272860" w:rsidRDefault="004E4A18" w:rsidP="00C647F0">
          <w:pPr>
            <w:pStyle w:val="TF-refernciasITEM"/>
            <w:rPr>
              <w:sz w:val="20"/>
            </w:rPr>
          </w:pPr>
          <w:r w:rsidRPr="00272860">
            <w:rPr>
              <w:sz w:val="20"/>
            </w:rPr>
            <w:t xml:space="preserve">BUENO, </w:t>
          </w:r>
          <w:proofErr w:type="spellStart"/>
          <w:r w:rsidRPr="00272860">
            <w:rPr>
              <w:sz w:val="20"/>
            </w:rPr>
            <w:t>Andre</w:t>
          </w:r>
          <w:proofErr w:type="spellEnd"/>
          <w:r w:rsidRPr="00272860">
            <w:rPr>
              <w:sz w:val="20"/>
            </w:rPr>
            <w:t xml:space="preserve"> </w:t>
          </w:r>
          <w:proofErr w:type="spellStart"/>
          <w:r w:rsidRPr="00272860">
            <w:rPr>
              <w:sz w:val="20"/>
            </w:rPr>
            <w:t>Luis</w:t>
          </w:r>
          <w:proofErr w:type="spellEnd"/>
          <w:r w:rsidRPr="00272860">
            <w:rPr>
              <w:sz w:val="20"/>
            </w:rPr>
            <w:t xml:space="preserve"> Cavalcanti. </w:t>
          </w:r>
          <w:r w:rsidRPr="00272860">
            <w:rPr>
              <w:b/>
              <w:sz w:val="20"/>
            </w:rPr>
            <w:t>Relaxamento Adaptativo da Sincronização Através do Uso de Métodos de Aprendizagem Supervisionada</w:t>
          </w:r>
          <w:r w:rsidRPr="00272860">
            <w:rPr>
              <w:sz w:val="20"/>
            </w:rPr>
            <w:t>. 2018. 80 f. Tese (Doutorado) - Curso de Informática, Pontifícia Universidade Católica do Rio de Janeiro, Departamento de Informática, Rio de Janeiro, 2018.</w:t>
          </w:r>
        </w:p>
        <w:p w14:paraId="714A50BC" w14:textId="77777777" w:rsidR="004E4A18" w:rsidRPr="00272860" w:rsidRDefault="004E4A18" w:rsidP="00C647F0">
          <w:pPr>
            <w:pStyle w:val="TF-refernciasITEM"/>
            <w:rPr>
              <w:sz w:val="20"/>
            </w:rPr>
          </w:pPr>
          <w:r w:rsidRPr="00272860">
            <w:rPr>
              <w:sz w:val="20"/>
            </w:rPr>
            <w:lastRenderedPageBreak/>
            <w:t xml:space="preserve">BURKE, B. </w:t>
          </w:r>
          <w:proofErr w:type="spellStart"/>
          <w:r w:rsidRPr="00272860">
            <w:rPr>
              <w:sz w:val="20"/>
            </w:rPr>
            <w:t>Gamificar</w:t>
          </w:r>
          <w:proofErr w:type="spellEnd"/>
          <w:r w:rsidRPr="00272860">
            <w:rPr>
              <w:sz w:val="20"/>
            </w:rPr>
            <w:t xml:space="preserve">: como a gamificação motiva as pessoas a fazerem coisas </w:t>
          </w:r>
        </w:p>
        <w:p w14:paraId="4B0838C1" w14:textId="77777777" w:rsidR="004E4A18" w:rsidRPr="00272860" w:rsidRDefault="004E4A18" w:rsidP="00C647F0">
          <w:pPr>
            <w:pStyle w:val="TF-refernciasITEM"/>
            <w:rPr>
              <w:sz w:val="20"/>
            </w:rPr>
          </w:pPr>
          <w:r w:rsidRPr="00272860">
            <w:rPr>
              <w:sz w:val="20"/>
            </w:rPr>
            <w:t>extraordinárias. São Paulo: DVS Editora, 2015.</w:t>
          </w:r>
        </w:p>
        <w:p w14:paraId="157612B7" w14:textId="77777777" w:rsidR="004E4A18" w:rsidRPr="00272860" w:rsidRDefault="004E4A18" w:rsidP="00C647F0">
          <w:pPr>
            <w:pStyle w:val="TF-refernciasITEM"/>
            <w:rPr>
              <w:noProof/>
              <w:sz w:val="20"/>
            </w:rPr>
          </w:pPr>
          <w:r w:rsidRPr="00272860">
            <w:rPr>
              <w:noProof/>
              <w:sz w:val="20"/>
            </w:rPr>
            <w:t xml:space="preserve">CODE.ORG. </w:t>
          </w:r>
          <w:r w:rsidRPr="00272860">
            <w:rPr>
              <w:b/>
              <w:bCs/>
              <w:noProof/>
              <w:sz w:val="20"/>
            </w:rPr>
            <w:t>Minecfraft: Jornada do Herói</w:t>
          </w:r>
          <w:r w:rsidRPr="00272860">
            <w:rPr>
              <w:noProof/>
              <w:sz w:val="20"/>
            </w:rPr>
            <w:t>,</w:t>
          </w:r>
          <w:r w:rsidRPr="00272860">
            <w:rPr>
              <w:sz w:val="20"/>
            </w:rPr>
            <w:t xml:space="preserve"> [</w:t>
          </w:r>
          <w:proofErr w:type="spellStart"/>
          <w:r w:rsidRPr="00272860">
            <w:rPr>
              <w:sz w:val="20"/>
            </w:rPr>
            <w:t>s.l</w:t>
          </w:r>
          <w:proofErr w:type="spellEnd"/>
          <w:r w:rsidRPr="00272860">
            <w:rPr>
              <w:sz w:val="20"/>
            </w:rPr>
            <w:t>.],</w:t>
          </w:r>
          <w:r w:rsidRPr="00272860">
            <w:rPr>
              <w:noProof/>
              <w:sz w:val="20"/>
            </w:rPr>
            <w:t xml:space="preserve"> 2021a. Disponivel em:</w:t>
          </w:r>
          <w:r w:rsidRPr="00272860">
            <w:rPr>
              <w:sz w:val="20"/>
            </w:rPr>
            <w:t xml:space="preserve"> </w:t>
          </w:r>
          <w:r w:rsidRPr="00272860">
            <w:rPr>
              <w:noProof/>
              <w:sz w:val="20"/>
            </w:rPr>
            <w:t>https://studio.code.org/s/hero/lessons/1/levels/1. Acesso em: 27 mai. 2021.</w:t>
          </w:r>
        </w:p>
        <w:p w14:paraId="6DB8BEB5" w14:textId="77777777" w:rsidR="004E4A18" w:rsidRPr="00272860" w:rsidRDefault="004E4A18" w:rsidP="00C647F0">
          <w:pPr>
            <w:pStyle w:val="TF-refernciasITEM"/>
            <w:rPr>
              <w:noProof/>
              <w:sz w:val="20"/>
            </w:rPr>
          </w:pPr>
          <w:r w:rsidRPr="00272860">
            <w:rPr>
              <w:noProof/>
              <w:sz w:val="20"/>
            </w:rPr>
            <w:t xml:space="preserve">__________. </w:t>
          </w:r>
          <w:r w:rsidRPr="00272860">
            <w:rPr>
              <w:b/>
              <w:bCs/>
              <w:noProof/>
              <w:sz w:val="20"/>
            </w:rPr>
            <w:t>About Us</w:t>
          </w:r>
          <w:r w:rsidRPr="00272860">
            <w:rPr>
              <w:noProof/>
              <w:sz w:val="20"/>
            </w:rPr>
            <w:t xml:space="preserve">, </w:t>
          </w:r>
          <w:r w:rsidRPr="00272860">
            <w:rPr>
              <w:sz w:val="20"/>
            </w:rPr>
            <w:t>[</w:t>
          </w:r>
          <w:proofErr w:type="spellStart"/>
          <w:r w:rsidRPr="00272860">
            <w:rPr>
              <w:sz w:val="20"/>
            </w:rPr>
            <w:t>s.l</w:t>
          </w:r>
          <w:proofErr w:type="spellEnd"/>
          <w:r w:rsidRPr="00272860">
            <w:rPr>
              <w:sz w:val="20"/>
            </w:rPr>
            <w:t xml:space="preserve">.] </w:t>
          </w:r>
          <w:r w:rsidRPr="00272860">
            <w:rPr>
              <w:noProof/>
              <w:sz w:val="20"/>
            </w:rPr>
            <w:t>2021b. Disponivel em: https://code.org/about. Acesso em: 27 mai. 2021.</w:t>
          </w:r>
        </w:p>
        <w:p w14:paraId="637929DA" w14:textId="77777777" w:rsidR="004E4A18" w:rsidRPr="00272860" w:rsidRDefault="004E4A18" w:rsidP="009E2C10">
          <w:pPr>
            <w:pStyle w:val="TF-refernciasITEM"/>
            <w:rPr>
              <w:sz w:val="20"/>
            </w:rPr>
          </w:pPr>
          <w:r w:rsidRPr="00272860">
            <w:rPr>
              <w:noProof/>
              <w:sz w:val="20"/>
            </w:rPr>
            <w:t xml:space="preserve">CODESPARK. </w:t>
          </w:r>
          <w:r w:rsidRPr="00272860">
            <w:rPr>
              <w:b/>
              <w:bCs/>
              <w:noProof/>
              <w:sz w:val="20"/>
            </w:rPr>
            <w:t>About Us</w:t>
          </w:r>
          <w:r w:rsidRPr="00272860">
            <w:rPr>
              <w:noProof/>
              <w:sz w:val="20"/>
            </w:rPr>
            <w:t>, [s.l.], 2021. Disponivel em: https://codespark.com/about. Acesso em: 25 mai. 2021.</w:t>
          </w:r>
        </w:p>
        <w:p w14:paraId="3A477307" w14:textId="77777777" w:rsidR="004E4A18" w:rsidRPr="00272860" w:rsidRDefault="004E4A18" w:rsidP="009E2C10">
          <w:pPr>
            <w:pStyle w:val="TF-refernciasITEM"/>
            <w:rPr>
              <w:sz w:val="20"/>
            </w:rPr>
          </w:pPr>
          <w:r w:rsidRPr="00272860">
            <w:rPr>
              <w:sz w:val="20"/>
            </w:rPr>
            <w:t xml:space="preserve">__________. </w:t>
          </w:r>
          <w:proofErr w:type="spellStart"/>
          <w:r w:rsidRPr="00272860">
            <w:rPr>
              <w:b/>
              <w:sz w:val="20"/>
            </w:rPr>
            <w:t>Frequently</w:t>
          </w:r>
          <w:proofErr w:type="spellEnd"/>
          <w:r w:rsidRPr="00272860">
            <w:rPr>
              <w:b/>
              <w:sz w:val="20"/>
            </w:rPr>
            <w:t xml:space="preserve"> </w:t>
          </w:r>
          <w:proofErr w:type="spellStart"/>
          <w:r w:rsidRPr="00272860">
            <w:rPr>
              <w:b/>
              <w:sz w:val="20"/>
            </w:rPr>
            <w:t>Asked</w:t>
          </w:r>
          <w:proofErr w:type="spellEnd"/>
          <w:r w:rsidRPr="00272860">
            <w:rPr>
              <w:b/>
              <w:sz w:val="20"/>
            </w:rPr>
            <w:t xml:space="preserve"> </w:t>
          </w:r>
          <w:proofErr w:type="spellStart"/>
          <w:r w:rsidRPr="00272860">
            <w:rPr>
              <w:b/>
              <w:sz w:val="20"/>
            </w:rPr>
            <w:t>Questions</w:t>
          </w:r>
          <w:proofErr w:type="spellEnd"/>
          <w:r w:rsidRPr="00272860">
            <w:rPr>
              <w:sz w:val="20"/>
            </w:rPr>
            <w:t>, [</w:t>
          </w:r>
          <w:proofErr w:type="spellStart"/>
          <w:r w:rsidRPr="00272860">
            <w:rPr>
              <w:sz w:val="20"/>
            </w:rPr>
            <w:t>s.l</w:t>
          </w:r>
          <w:proofErr w:type="spellEnd"/>
          <w:r w:rsidRPr="00272860">
            <w:rPr>
              <w:sz w:val="20"/>
            </w:rPr>
            <w:t xml:space="preserve">.] 2021b. </w:t>
          </w:r>
          <w:proofErr w:type="spellStart"/>
          <w:r w:rsidRPr="00272860">
            <w:rPr>
              <w:sz w:val="20"/>
            </w:rPr>
            <w:t>Disponivel</w:t>
          </w:r>
          <w:proofErr w:type="spellEnd"/>
          <w:r w:rsidRPr="00272860">
            <w:rPr>
              <w:sz w:val="20"/>
            </w:rPr>
            <w:t xml:space="preserve"> em: https://codespark.com/frequently-asked-questions. Acesso em: 25 mai. 2021.</w:t>
          </w:r>
        </w:p>
        <w:p w14:paraId="62149D6C" w14:textId="77777777" w:rsidR="004E4A18" w:rsidRPr="004A1DF6" w:rsidRDefault="004E4A18" w:rsidP="00C647F0">
          <w:pPr>
            <w:pStyle w:val="TF-refernciasITEM"/>
            <w:rPr>
              <w:sz w:val="20"/>
              <w:lang w:val="en-US"/>
            </w:rPr>
          </w:pPr>
          <w:r w:rsidRPr="00272860">
            <w:rPr>
              <w:sz w:val="20"/>
            </w:rPr>
            <w:t xml:space="preserve">Lu, J. J. </w:t>
          </w:r>
          <w:proofErr w:type="spellStart"/>
          <w:r w:rsidRPr="00272860">
            <w:rPr>
              <w:sz w:val="20"/>
            </w:rPr>
            <w:t>and</w:t>
          </w:r>
          <w:proofErr w:type="spellEnd"/>
          <w:r w:rsidRPr="00272860">
            <w:rPr>
              <w:sz w:val="20"/>
            </w:rPr>
            <w:t xml:space="preserve"> </w:t>
          </w:r>
          <w:proofErr w:type="spellStart"/>
          <w:r w:rsidRPr="00272860">
            <w:rPr>
              <w:sz w:val="20"/>
            </w:rPr>
            <w:t>Fletcher</w:t>
          </w:r>
          <w:proofErr w:type="spellEnd"/>
          <w:r w:rsidRPr="00272860">
            <w:rPr>
              <w:sz w:val="20"/>
            </w:rPr>
            <w:t xml:space="preserve">, G. H. (2009). </w:t>
          </w:r>
          <w:r w:rsidRPr="004A1DF6">
            <w:rPr>
              <w:sz w:val="20"/>
              <w:lang w:val="en-US"/>
            </w:rPr>
            <w:t xml:space="preserve">Thinking about computational thinking. In Proc. 40th Technical </w:t>
          </w:r>
          <w:proofErr w:type="spellStart"/>
          <w:r w:rsidRPr="004A1DF6">
            <w:rPr>
              <w:sz w:val="20"/>
              <w:lang w:val="en-US"/>
            </w:rPr>
            <w:t>Symp</w:t>
          </w:r>
          <w:proofErr w:type="spellEnd"/>
          <w:r w:rsidRPr="004A1DF6">
            <w:rPr>
              <w:sz w:val="20"/>
              <w:lang w:val="en-US"/>
            </w:rPr>
            <w:t>. on Comp. Sci. Education, pages 260–264, New York, USA. ACM.</w:t>
          </w:r>
        </w:p>
        <w:p w14:paraId="4BE815D2" w14:textId="77777777" w:rsidR="004E4A18" w:rsidRPr="00272860" w:rsidRDefault="004E4A18" w:rsidP="00414E31">
          <w:pPr>
            <w:rPr>
              <w:sz w:val="20"/>
              <w:szCs w:val="20"/>
            </w:rPr>
          </w:pPr>
          <w:r w:rsidRPr="004A1DF6">
            <w:rPr>
              <w:sz w:val="20"/>
              <w:szCs w:val="20"/>
              <w:lang w:val="en-US"/>
            </w:rPr>
            <w:t xml:space="preserve">MATTOS, Mauro et al. </w:t>
          </w:r>
          <w:proofErr w:type="spellStart"/>
          <w:r w:rsidRPr="00272860">
            <w:rPr>
              <w:b/>
              <w:sz w:val="20"/>
              <w:szCs w:val="20"/>
            </w:rPr>
            <w:t>Furbot</w:t>
          </w:r>
          <w:proofErr w:type="spellEnd"/>
          <w:r w:rsidRPr="00272860">
            <w:rPr>
              <w:b/>
              <w:sz w:val="20"/>
              <w:szCs w:val="20"/>
            </w:rPr>
            <w:t xml:space="preserve"> Móvel</w:t>
          </w:r>
          <w:r w:rsidRPr="00272860">
            <w:rPr>
              <w:sz w:val="20"/>
              <w:szCs w:val="20"/>
            </w:rPr>
            <w:t xml:space="preserve">: um jogo para o ensino do pensamento computacional. In: VIII CONGRESSO BRASILEIRO DE INFORMÁTICA NA EDUCAÇÃO, 8., 2019, Brasília. Anais dos Workshops do VIII Congresso Brasileiro de Informática na Educação (CBIE 2019). [S.L.]: </w:t>
          </w:r>
          <w:proofErr w:type="spellStart"/>
          <w:r w:rsidRPr="00272860">
            <w:rPr>
              <w:sz w:val="20"/>
              <w:szCs w:val="20"/>
            </w:rPr>
            <w:t>Brazilian</w:t>
          </w:r>
          <w:proofErr w:type="spellEnd"/>
          <w:r w:rsidRPr="00272860">
            <w:rPr>
              <w:sz w:val="20"/>
              <w:szCs w:val="20"/>
            </w:rPr>
            <w:t xml:space="preserve"> Computer </w:t>
          </w:r>
          <w:proofErr w:type="spellStart"/>
          <w:r w:rsidRPr="00272860">
            <w:rPr>
              <w:sz w:val="20"/>
              <w:szCs w:val="20"/>
            </w:rPr>
            <w:t>Society</w:t>
          </w:r>
          <w:proofErr w:type="spellEnd"/>
          <w:r w:rsidRPr="00272860">
            <w:rPr>
              <w:sz w:val="20"/>
              <w:szCs w:val="20"/>
            </w:rPr>
            <w:t xml:space="preserve"> (Sociedade Brasileira de Computação - </w:t>
          </w:r>
          <w:proofErr w:type="spellStart"/>
          <w:r w:rsidRPr="00272860">
            <w:rPr>
              <w:sz w:val="20"/>
              <w:szCs w:val="20"/>
            </w:rPr>
            <w:t>Sbc</w:t>
          </w:r>
          <w:proofErr w:type="spellEnd"/>
          <w:r w:rsidRPr="00272860">
            <w:rPr>
              <w:sz w:val="20"/>
              <w:szCs w:val="20"/>
            </w:rPr>
            <w:t>), 2019. p. 1294-1301</w:t>
          </w:r>
        </w:p>
        <w:p w14:paraId="2199EE1C" w14:textId="77777777" w:rsidR="004E4A18" w:rsidRPr="00272860" w:rsidRDefault="004E4A18" w:rsidP="00C647F0">
          <w:pPr>
            <w:pStyle w:val="TF-refernciasITEM"/>
            <w:rPr>
              <w:sz w:val="20"/>
            </w:rPr>
          </w:pPr>
          <w:r w:rsidRPr="00272860">
            <w:rPr>
              <w:sz w:val="20"/>
            </w:rPr>
            <w:t>Nascimento, J., Xavier, D., Passos, O. e Barreto, R., (2015) “Um Relato de Experiência da Aplicação de Técnicas Interativas para Ensino da Computação na Educação Básica. ” Anais do Encontro Regional de Computação e Sistemas de Informação. p. 95-104</w:t>
          </w:r>
        </w:p>
        <w:p w14:paraId="29507354" w14:textId="77777777" w:rsidR="004E4A18" w:rsidRPr="00272860" w:rsidRDefault="004E4A18" w:rsidP="00C647F0">
          <w:pPr>
            <w:pStyle w:val="TF-refernciasITEM"/>
            <w:rPr>
              <w:sz w:val="20"/>
            </w:rPr>
          </w:pPr>
          <w:r w:rsidRPr="00272860">
            <w:rPr>
              <w:sz w:val="20"/>
            </w:rPr>
            <w:t xml:space="preserve">NORVIG, Peter; RUSSELL, Stuart. Inteligência Artificial: Tradução da 3a Edição. </w:t>
          </w:r>
          <w:proofErr w:type="spellStart"/>
          <w:r w:rsidRPr="00272860">
            <w:rPr>
              <w:sz w:val="20"/>
            </w:rPr>
            <w:t>Elsevier</w:t>
          </w:r>
          <w:proofErr w:type="spellEnd"/>
          <w:r w:rsidRPr="00272860">
            <w:rPr>
              <w:sz w:val="20"/>
            </w:rPr>
            <w:t xml:space="preserve"> Brasil, 2014.</w:t>
          </w:r>
        </w:p>
        <w:p w14:paraId="0E65181D" w14:textId="77777777" w:rsidR="004E4A18" w:rsidRPr="00272860" w:rsidRDefault="004E4A18" w:rsidP="00C647F0">
          <w:pPr>
            <w:pStyle w:val="TF-refernciasITEM"/>
            <w:rPr>
              <w:noProof/>
              <w:sz w:val="20"/>
            </w:rPr>
          </w:pPr>
          <w:r w:rsidRPr="00272860">
            <w:rPr>
              <w:noProof/>
              <w:sz w:val="20"/>
            </w:rPr>
            <w:t xml:space="preserve">RAABE, André L. A. </w:t>
          </w:r>
          <w:r w:rsidRPr="00272860">
            <w:rPr>
              <w:i/>
              <w:noProof/>
              <w:sz w:val="20"/>
            </w:rPr>
            <w:t>et al</w:t>
          </w:r>
          <w:r w:rsidRPr="00272860">
            <w:rPr>
              <w:noProof/>
              <w:sz w:val="20"/>
            </w:rPr>
            <w:t xml:space="preserve">. </w:t>
          </w:r>
          <w:r w:rsidRPr="00272860">
            <w:rPr>
              <w:b/>
              <w:bCs/>
              <w:noProof/>
              <w:sz w:val="20"/>
            </w:rPr>
            <w:t>Referenciais de Formação em Computação:</w:t>
          </w:r>
          <w:r w:rsidRPr="00272860">
            <w:rPr>
              <w:noProof/>
              <w:sz w:val="20"/>
            </w:rPr>
            <w:t xml:space="preserve"> Educação Básica. Porto Alegre. Assembleias do WEI e da SBC. 2017. 9 f .</w:t>
          </w:r>
          <w:r w:rsidRPr="00272860">
            <w:rPr>
              <w:sz w:val="20"/>
            </w:rPr>
            <w:t xml:space="preserve"> Disponível em: http://www.sbc.org.br/files/ComputacaoEducacaoBasica-versaofinal-julho2017.pdf Acesso em:27 mai. 2021</w:t>
          </w:r>
          <w:r w:rsidRPr="00272860">
            <w:rPr>
              <w:noProof/>
              <w:sz w:val="20"/>
            </w:rPr>
            <w:t>.</w:t>
          </w:r>
        </w:p>
        <w:p w14:paraId="575AC5A9" w14:textId="77777777" w:rsidR="004E4A18" w:rsidRPr="00272860" w:rsidRDefault="004E4A18" w:rsidP="00C647F0">
          <w:pPr>
            <w:pStyle w:val="TF-refernciasITEM"/>
            <w:rPr>
              <w:sz w:val="20"/>
            </w:rPr>
          </w:pPr>
          <w:r w:rsidRPr="00272860">
            <w:rPr>
              <w:sz w:val="20"/>
            </w:rPr>
            <w:t>RIBEIRO, L.; FOSS, L.; CAVALHEIRO, S. A. da C. Entendendo o Pensamento Computacional. Jul. Disponível em: https://arxiv.org/abs/1707.00338. Acesso em: 01 jun. 2021</w:t>
          </w:r>
        </w:p>
        <w:p w14:paraId="505DB5EA" w14:textId="77777777" w:rsidR="004E4A18" w:rsidRPr="00272860" w:rsidRDefault="004E4A18" w:rsidP="00C647F0">
          <w:pPr>
            <w:pStyle w:val="TF-refernciasITEM"/>
            <w:rPr>
              <w:sz w:val="20"/>
            </w:rPr>
          </w:pPr>
          <w:r w:rsidRPr="00272860">
            <w:rPr>
              <w:sz w:val="20"/>
            </w:rPr>
            <w:t xml:space="preserve">SCAICO, </w:t>
          </w:r>
          <w:proofErr w:type="spellStart"/>
          <w:r w:rsidRPr="00272860">
            <w:rPr>
              <w:sz w:val="20"/>
            </w:rPr>
            <w:t>Pasqueline</w:t>
          </w:r>
          <w:proofErr w:type="spellEnd"/>
          <w:r w:rsidRPr="00272860">
            <w:rPr>
              <w:sz w:val="20"/>
            </w:rPr>
            <w:t xml:space="preserve"> D. </w:t>
          </w:r>
          <w:r w:rsidRPr="00272860">
            <w:rPr>
              <w:i/>
              <w:sz w:val="20"/>
            </w:rPr>
            <w:t>et al</w:t>
          </w:r>
          <w:r w:rsidRPr="00272860">
            <w:rPr>
              <w:sz w:val="20"/>
            </w:rPr>
            <w:t xml:space="preserve">. Ensino de Programação no Ensino Médio: Uma Abordagem Orientada ao Design com a linguagem </w:t>
          </w:r>
          <w:proofErr w:type="spellStart"/>
          <w:r w:rsidRPr="00272860">
            <w:rPr>
              <w:sz w:val="20"/>
            </w:rPr>
            <w:t>Scratch</w:t>
          </w:r>
          <w:proofErr w:type="spellEnd"/>
          <w:r w:rsidRPr="00272860">
            <w:rPr>
              <w:sz w:val="20"/>
            </w:rPr>
            <w:t>. Revista Brasileira de Informática na Educação, Porto Alegre, v. 21, n. 2, p. 92, set. 2013.</w:t>
          </w:r>
        </w:p>
        <w:p w14:paraId="3618C3D3" w14:textId="77777777" w:rsidR="004E4A18" w:rsidRPr="00272860" w:rsidRDefault="004E4A18" w:rsidP="00C647F0">
          <w:pPr>
            <w:pStyle w:val="TF-refernciasITEM"/>
            <w:rPr>
              <w:noProof/>
              <w:sz w:val="20"/>
            </w:rPr>
          </w:pPr>
          <w:r w:rsidRPr="00272860">
            <w:rPr>
              <w:noProof/>
              <w:sz w:val="20"/>
            </w:rPr>
            <w:t>Schlögl,Lucas Eduardo;Oliveira,Gabriel Castellani de; Giovanella,Gian Carlo; Bizon, A. R.; Santos, B. F. F. ; Kruger, N.; Bursoni, P.; Neumann, C. B.; Huber, E. E.; Araújo, Luciana P; Mattos, Mauro M.; Zucco, F. D.; Cunha, K. Z.; Hein, N. . Ensino do Pensamento Computacional na Educação Básica. Revista de Sistemas e Computação - RSC, v. 7, p. 304-322, 2017.</w:t>
          </w:r>
        </w:p>
        <w:p w14:paraId="6F1D4C1E" w14:textId="77777777" w:rsidR="004E4A18" w:rsidRPr="00272860" w:rsidRDefault="004E4A18" w:rsidP="00C647F0">
          <w:pPr>
            <w:pStyle w:val="TF-refernciasITEM"/>
            <w:rPr>
              <w:noProof/>
              <w:sz w:val="20"/>
            </w:rPr>
          </w:pPr>
          <w:r w:rsidRPr="00272860">
            <w:rPr>
              <w:noProof/>
              <w:sz w:val="20"/>
            </w:rPr>
            <w:t>Vahldick,Adilson; Mattos,Mauro Marcelo.Relato de uma Experiência no Ensino de Algoritmos e Programação Utilizando um Framework Lúdico In: Simpósio Brasileiro de Informática na Educação, 2008, Fortaleza. XIX Simpósio Brasileiro de Informática na Educação.2008.</w:t>
          </w:r>
        </w:p>
        <w:p w14:paraId="51FE0C44" w14:textId="77777777" w:rsidR="004E4A18" w:rsidRPr="004A1DF6" w:rsidRDefault="004E4A18" w:rsidP="00C647F0">
          <w:pPr>
            <w:pStyle w:val="TF-refernciasITEM"/>
            <w:rPr>
              <w:sz w:val="20"/>
              <w:lang w:val="en-US"/>
            </w:rPr>
          </w:pPr>
          <w:proofErr w:type="spellStart"/>
          <w:r w:rsidRPr="00272860">
            <w:rPr>
              <w:sz w:val="20"/>
            </w:rPr>
            <w:t>Wing</w:t>
          </w:r>
          <w:proofErr w:type="spellEnd"/>
          <w:r w:rsidRPr="00272860">
            <w:rPr>
              <w:sz w:val="20"/>
            </w:rPr>
            <w:t xml:space="preserve">, J. M. (2006). </w:t>
          </w:r>
          <w:r w:rsidRPr="004A1DF6">
            <w:rPr>
              <w:sz w:val="20"/>
              <w:lang w:val="en-US"/>
            </w:rPr>
            <w:t>Computational thinking. Communications of the ACM, v. 49, n. 3,</w:t>
          </w:r>
        </w:p>
        <w:p w14:paraId="1A295FCD" w14:textId="77777777" w:rsidR="004E4A18" w:rsidRPr="00272860" w:rsidRDefault="004E4A18" w:rsidP="00C647F0">
          <w:pPr>
            <w:pStyle w:val="TF-refernciasITEM"/>
            <w:rPr>
              <w:sz w:val="20"/>
            </w:rPr>
          </w:pPr>
          <w:r w:rsidRPr="00272860">
            <w:rPr>
              <w:sz w:val="20"/>
            </w:rPr>
            <w:t>p.33–35.</w:t>
          </w:r>
        </w:p>
        <w:p w14:paraId="404CFFCF" w14:textId="77777777" w:rsidR="004E4A18" w:rsidRPr="00272860" w:rsidRDefault="004E4A18" w:rsidP="00C647F0">
          <w:pPr>
            <w:pStyle w:val="TF-refernciasITEM"/>
            <w:rPr>
              <w:sz w:val="20"/>
            </w:rPr>
          </w:pPr>
          <w:r w:rsidRPr="00272860">
            <w:rPr>
              <w:sz w:val="20"/>
            </w:rPr>
            <w:t xml:space="preserve">XAVIER, Francisca </w:t>
          </w:r>
          <w:proofErr w:type="spellStart"/>
          <w:r w:rsidRPr="00272860">
            <w:rPr>
              <w:sz w:val="20"/>
            </w:rPr>
            <w:t>Edyr</w:t>
          </w:r>
          <w:proofErr w:type="spellEnd"/>
          <w:r w:rsidRPr="00272860">
            <w:rPr>
              <w:sz w:val="20"/>
            </w:rPr>
            <w:t>.</w:t>
          </w:r>
          <w:r w:rsidRPr="00272860">
            <w:rPr>
              <w:b/>
              <w:sz w:val="20"/>
            </w:rPr>
            <w:t xml:space="preserve"> GERAÇÃO AUTOMATIZADA DE GABARITO E CORREÇÃO DE EXERCÍCIOS EM AMBIENTE FURBOT PARA O ENSINO DO PENSAMENTO COMPUTACIONAL</w:t>
          </w:r>
          <w:r w:rsidRPr="00272860">
            <w:rPr>
              <w:sz w:val="20"/>
            </w:rPr>
            <w:t>. 2019. 26 f. TCC (Graduação) - Curso de Ciências da Computação, Universidade Regional de Blumenau, Blumenau, 2019. Disponível em: http://dsc.inf.furb.br/arquivos/tccs/monografias/2019_1_francisca-edyr-xavier_monografia.pdf. Acesso em: 01 maio 2021.</w:t>
          </w:r>
        </w:p>
        <w:p w14:paraId="64FE74D9" w14:textId="77777777" w:rsidR="004E4A18" w:rsidRDefault="004E4A18" w:rsidP="00CB6BF3">
          <w:pPr>
            <w:pStyle w:val="TF-refernciasITEM"/>
            <w:rPr>
              <w:sz w:val="20"/>
            </w:rPr>
          </w:pPr>
          <w:r w:rsidRPr="00272860">
            <w:rPr>
              <w:sz w:val="20"/>
            </w:rPr>
            <w:t xml:space="preserve">ZEFERINO, A. M. B.; DOMINGUES, R. C. L.; AMARAL, E. Feedback como estratégia de aprendizado no ensino médico. Rev. bras. educ. med. [online]. 2007, vol.31, n.2, pp.176-179. Disponível em: https://www.scielo.br/j/rbem/a/yK7SFyqJBCm6h6RqNk4Szyt/abstract/?lang=pt. Acesso em: 05 </w:t>
          </w:r>
          <w:proofErr w:type="spellStart"/>
          <w:r w:rsidRPr="00272860">
            <w:rPr>
              <w:sz w:val="20"/>
            </w:rPr>
            <w:t>jun</w:t>
          </w:r>
          <w:proofErr w:type="spellEnd"/>
          <w:r w:rsidRPr="00272860">
            <w:rPr>
              <w:sz w:val="20"/>
            </w:rPr>
            <w:t xml:space="preserve"> 2021.</w:t>
          </w:r>
        </w:p>
        <w:p w14:paraId="10D5A212" w14:textId="77777777" w:rsidR="004E4A18" w:rsidRPr="00272860" w:rsidRDefault="00F20C77" w:rsidP="00CB6BF3">
          <w:pPr>
            <w:pStyle w:val="TF-refernciasITEM"/>
            <w:rPr>
              <w:sz w:val="20"/>
            </w:rPr>
          </w:pPr>
        </w:p>
      </w:sdtContent>
    </w:sdt>
    <w:p w14:paraId="6EB73BF7" w14:textId="77777777" w:rsidR="004E4A18" w:rsidRPr="00320BFA" w:rsidRDefault="004E4A18" w:rsidP="001B2982">
      <w:pPr>
        <w:pStyle w:val="TF-xAvalTTULO"/>
      </w:pPr>
      <w:r>
        <w:br w:type="page"/>
      </w:r>
      <w:r w:rsidRPr="00320BFA">
        <w:lastRenderedPageBreak/>
        <w:t>FORMULÁRIO  DE  avaliação</w:t>
      </w:r>
      <w:r>
        <w:t xml:space="preserve"> </w:t>
      </w:r>
      <w:r w:rsidRPr="00320BFA">
        <w:t xml:space="preserve">– PROFESSOR </w:t>
      </w:r>
      <w:r>
        <w:t>AVALIADOR</w:t>
      </w:r>
    </w:p>
    <w:p w14:paraId="0684721D" w14:textId="77777777" w:rsidR="004E4A18" w:rsidRDefault="004E4A18" w:rsidP="001B2982">
      <w:pPr>
        <w:pStyle w:val="TF-xAvalLINHA"/>
      </w:pPr>
      <w:r w:rsidRPr="00320BFA">
        <w:t>Avaliador(a):</w:t>
      </w:r>
      <w:r w:rsidRPr="00320BFA">
        <w:tab/>
      </w:r>
      <w:r w:rsidRPr="001B2982">
        <w:rPr>
          <w:b/>
          <w:bCs/>
        </w:rPr>
        <w:t>Marcel Hugo</w:t>
      </w:r>
    </w:p>
    <w:p w14:paraId="221A6DEC" w14:textId="77777777" w:rsidR="004E4A18" w:rsidRPr="00C767AD" w:rsidRDefault="004E4A18" w:rsidP="001B2982">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4E4A18" w:rsidRPr="00320BFA" w14:paraId="3AB199C7" w14:textId="77777777" w:rsidTr="00225EA3">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6AF7B0BA" w14:textId="77777777" w:rsidR="004E4A18" w:rsidRPr="00320BFA" w:rsidRDefault="004E4A18" w:rsidP="00225EA3">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B43C00A" w14:textId="77777777" w:rsidR="004E4A18" w:rsidRPr="00320BFA" w:rsidRDefault="004E4A18" w:rsidP="00225EA3">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312B0BD6" w14:textId="77777777" w:rsidR="004E4A18" w:rsidRPr="00320BFA" w:rsidRDefault="004E4A18" w:rsidP="00225EA3">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5B71E02A" w14:textId="77777777" w:rsidR="004E4A18" w:rsidRPr="00320BFA" w:rsidRDefault="004E4A18" w:rsidP="00225EA3">
            <w:pPr>
              <w:pStyle w:val="TF-xAvalITEMTABELA"/>
            </w:pPr>
            <w:r w:rsidRPr="00320BFA">
              <w:t>não atende</w:t>
            </w:r>
          </w:p>
        </w:tc>
      </w:tr>
      <w:tr w:rsidR="004E4A18" w:rsidRPr="00320BFA" w14:paraId="6CF93E4E" w14:textId="77777777" w:rsidTr="00225EA3">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A653E0F" w14:textId="77777777" w:rsidR="004E4A18" w:rsidRPr="0000224C" w:rsidRDefault="004E4A18" w:rsidP="00225EA3">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290AAC54" w14:textId="77777777" w:rsidR="004E4A18" w:rsidRPr="00320BFA" w:rsidRDefault="004E4A18" w:rsidP="00922109">
            <w:pPr>
              <w:pStyle w:val="TF-xAvalITEM"/>
              <w:numPr>
                <w:ilvl w:val="0"/>
                <w:numId w:val="32"/>
              </w:numPr>
            </w:pPr>
            <w:r w:rsidRPr="00320BFA">
              <w:t>INTRODUÇÃO</w:t>
            </w:r>
          </w:p>
          <w:p w14:paraId="1981D50E" w14:textId="77777777" w:rsidR="004E4A18" w:rsidRPr="00320BFA" w:rsidRDefault="004E4A18" w:rsidP="00225EA3">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24D738F4" w14:textId="77777777" w:rsidR="004E4A18" w:rsidRPr="00320BFA" w:rsidRDefault="004E4A18" w:rsidP="00225EA3">
            <w:pPr>
              <w:ind w:left="709" w:hanging="709"/>
              <w:jc w:val="both"/>
              <w:rPr>
                <w:sz w:val="18"/>
              </w:rPr>
            </w:pPr>
            <w:ins w:id="77" w:author="Marcel Hugo" w:date="2021-10-12T12:16: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6FB0AB53" w14:textId="77777777" w:rsidR="004E4A18" w:rsidRPr="00320BFA" w:rsidRDefault="004E4A18" w:rsidP="00225EA3">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67A98251" w14:textId="77777777" w:rsidR="004E4A18" w:rsidRPr="00320BFA" w:rsidRDefault="004E4A18" w:rsidP="00225EA3">
            <w:pPr>
              <w:ind w:left="709" w:hanging="709"/>
              <w:jc w:val="both"/>
              <w:rPr>
                <w:sz w:val="18"/>
              </w:rPr>
            </w:pPr>
          </w:p>
        </w:tc>
      </w:tr>
      <w:tr w:rsidR="004E4A18" w:rsidRPr="00320BFA" w14:paraId="41901030" w14:textId="77777777" w:rsidTr="00225EA3">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0D83138"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0E506FC" w14:textId="77777777" w:rsidR="004E4A18" w:rsidRPr="00320BFA" w:rsidRDefault="004E4A18" w:rsidP="00225EA3">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1D49E2FE" w14:textId="77777777" w:rsidR="004E4A18" w:rsidRPr="00320BFA" w:rsidRDefault="004E4A18" w:rsidP="00225EA3">
            <w:pPr>
              <w:ind w:left="709" w:hanging="709"/>
              <w:jc w:val="both"/>
              <w:rPr>
                <w:sz w:val="18"/>
              </w:rPr>
            </w:pPr>
            <w:ins w:id="78" w:author="Marcel Hugo" w:date="2021-10-12T12:1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695DE0D"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E745FE8" w14:textId="77777777" w:rsidR="004E4A18" w:rsidRPr="00320BFA" w:rsidRDefault="004E4A18" w:rsidP="00225EA3">
            <w:pPr>
              <w:ind w:left="709" w:hanging="709"/>
              <w:jc w:val="both"/>
              <w:rPr>
                <w:sz w:val="18"/>
              </w:rPr>
            </w:pPr>
          </w:p>
        </w:tc>
      </w:tr>
      <w:tr w:rsidR="004E4A18" w:rsidRPr="00320BFA" w14:paraId="77A4CD53"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EC9D129"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69F5ED" w14:textId="77777777" w:rsidR="004E4A18" w:rsidRPr="00320BFA" w:rsidRDefault="004E4A18" w:rsidP="00922109">
            <w:pPr>
              <w:pStyle w:val="TF-xAvalITEM"/>
            </w:pPr>
            <w:r w:rsidRPr="00320BFA">
              <w:t>OBJETIVOS</w:t>
            </w:r>
          </w:p>
          <w:p w14:paraId="0F0C4B62" w14:textId="77777777" w:rsidR="004E4A18" w:rsidRPr="00320BFA" w:rsidRDefault="004E4A18" w:rsidP="00225EA3">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5B4B09D" w14:textId="77777777" w:rsidR="004E4A18" w:rsidRPr="00320BFA" w:rsidRDefault="004E4A18" w:rsidP="00225EA3">
            <w:pPr>
              <w:ind w:left="709" w:hanging="709"/>
              <w:jc w:val="both"/>
              <w:rPr>
                <w:sz w:val="18"/>
              </w:rPr>
            </w:pPr>
            <w:ins w:id="79" w:author="Marcel Hugo" w:date="2021-10-12T12:1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FE851D9"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E98D15D" w14:textId="77777777" w:rsidR="004E4A18" w:rsidRPr="00320BFA" w:rsidRDefault="004E4A18" w:rsidP="00225EA3">
            <w:pPr>
              <w:ind w:left="709" w:hanging="709"/>
              <w:jc w:val="both"/>
              <w:rPr>
                <w:sz w:val="18"/>
              </w:rPr>
            </w:pPr>
          </w:p>
        </w:tc>
      </w:tr>
      <w:tr w:rsidR="004E4A18" w:rsidRPr="00320BFA" w14:paraId="5567A9DA" w14:textId="77777777" w:rsidTr="00225EA3">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65E2C4"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7B92530" w14:textId="77777777" w:rsidR="004E4A18" w:rsidRPr="00320BFA" w:rsidRDefault="004E4A18" w:rsidP="00225EA3">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24D46DD1" w14:textId="77777777" w:rsidR="004E4A18" w:rsidRPr="00320BFA" w:rsidRDefault="004E4A18" w:rsidP="00225EA3">
            <w:pPr>
              <w:ind w:left="709" w:hanging="709"/>
              <w:jc w:val="both"/>
              <w:rPr>
                <w:sz w:val="18"/>
              </w:rPr>
            </w:pPr>
            <w:ins w:id="80" w:author="Marcel Hugo" w:date="2021-10-12T12:1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485BA6E"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94DB6BA" w14:textId="77777777" w:rsidR="004E4A18" w:rsidRPr="00320BFA" w:rsidRDefault="004E4A18" w:rsidP="00225EA3">
            <w:pPr>
              <w:ind w:left="709" w:hanging="709"/>
              <w:jc w:val="both"/>
              <w:rPr>
                <w:sz w:val="18"/>
              </w:rPr>
            </w:pPr>
          </w:p>
        </w:tc>
      </w:tr>
      <w:tr w:rsidR="004E4A18" w:rsidRPr="00320BFA" w14:paraId="27338EC6" w14:textId="77777777" w:rsidTr="00225EA3">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4EBF773"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B80B5CA" w14:textId="77777777" w:rsidR="004E4A18" w:rsidRPr="00320BFA" w:rsidRDefault="004E4A18" w:rsidP="00922109">
            <w:pPr>
              <w:pStyle w:val="TF-xAvalITEM"/>
            </w:pPr>
            <w:r w:rsidRPr="00320BFA">
              <w:t>TRABALHOS CORRELATOS</w:t>
            </w:r>
          </w:p>
          <w:p w14:paraId="43CAFD5E" w14:textId="77777777" w:rsidR="004E4A18" w:rsidRPr="00320BFA" w:rsidRDefault="004E4A18" w:rsidP="00225EA3">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5D66EA12" w14:textId="77777777" w:rsidR="004E4A18" w:rsidRPr="00320BFA" w:rsidRDefault="004E4A18" w:rsidP="00225EA3">
            <w:pPr>
              <w:ind w:left="709" w:hanging="709"/>
              <w:jc w:val="both"/>
              <w:rPr>
                <w:sz w:val="18"/>
              </w:rPr>
            </w:pPr>
            <w:ins w:id="81" w:author="Marcel Hugo" w:date="2021-10-12T12:1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02E9618"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6410397" w14:textId="77777777" w:rsidR="004E4A18" w:rsidRPr="00320BFA" w:rsidRDefault="004E4A18" w:rsidP="00225EA3">
            <w:pPr>
              <w:ind w:left="709" w:hanging="709"/>
              <w:jc w:val="both"/>
              <w:rPr>
                <w:sz w:val="18"/>
              </w:rPr>
            </w:pPr>
          </w:p>
        </w:tc>
      </w:tr>
      <w:tr w:rsidR="004E4A18" w:rsidRPr="00320BFA" w14:paraId="73FF65BE"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FF91060"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0F639E6" w14:textId="77777777" w:rsidR="004E4A18" w:rsidRPr="00320BFA" w:rsidRDefault="004E4A18" w:rsidP="00922109">
            <w:pPr>
              <w:pStyle w:val="TF-xAvalITEM"/>
            </w:pPr>
            <w:r w:rsidRPr="00320BFA">
              <w:t>JUSTIFICATIVA</w:t>
            </w:r>
          </w:p>
          <w:p w14:paraId="5117EC51" w14:textId="77777777" w:rsidR="004E4A18" w:rsidRPr="00320BFA" w:rsidRDefault="004E4A18" w:rsidP="00225EA3">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1DD1CF5F" w14:textId="77777777" w:rsidR="004E4A18" w:rsidRPr="00320BFA" w:rsidRDefault="004E4A18" w:rsidP="00225EA3">
            <w:pPr>
              <w:ind w:left="709" w:hanging="709"/>
              <w:jc w:val="both"/>
              <w:rPr>
                <w:sz w:val="18"/>
              </w:rPr>
            </w:pPr>
            <w:ins w:id="82" w:author="Marcel Hugo" w:date="2021-10-12T12:1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50D313A"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6263D03" w14:textId="77777777" w:rsidR="004E4A18" w:rsidRPr="00320BFA" w:rsidRDefault="004E4A18" w:rsidP="00225EA3">
            <w:pPr>
              <w:ind w:left="709" w:hanging="709"/>
              <w:jc w:val="both"/>
              <w:rPr>
                <w:sz w:val="18"/>
              </w:rPr>
            </w:pPr>
          </w:p>
        </w:tc>
      </w:tr>
      <w:tr w:rsidR="004E4A18" w:rsidRPr="00320BFA" w14:paraId="2FFC79DD"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7EF1912"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AA18283" w14:textId="77777777" w:rsidR="004E4A18" w:rsidRPr="00320BFA" w:rsidRDefault="004E4A18" w:rsidP="00225EA3">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1188D31" w14:textId="77777777" w:rsidR="004E4A18" w:rsidRPr="00320BFA" w:rsidRDefault="004E4A18" w:rsidP="00225EA3">
            <w:pPr>
              <w:ind w:left="709" w:hanging="709"/>
              <w:jc w:val="both"/>
              <w:rPr>
                <w:sz w:val="18"/>
              </w:rPr>
            </w:pPr>
            <w:ins w:id="83" w:author="Marcel Hugo" w:date="2021-10-12T12:1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5ED7414"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18B16F4" w14:textId="77777777" w:rsidR="004E4A18" w:rsidRPr="00320BFA" w:rsidRDefault="004E4A18" w:rsidP="00225EA3">
            <w:pPr>
              <w:ind w:left="709" w:hanging="709"/>
              <w:jc w:val="both"/>
              <w:rPr>
                <w:sz w:val="18"/>
              </w:rPr>
            </w:pPr>
          </w:p>
        </w:tc>
      </w:tr>
      <w:tr w:rsidR="004E4A18" w:rsidRPr="00320BFA" w14:paraId="47125017"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3DBEA5B"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6BA5B15" w14:textId="77777777" w:rsidR="004E4A18" w:rsidRPr="00320BFA" w:rsidRDefault="004E4A18" w:rsidP="00225EA3">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56450D0B" w14:textId="77777777" w:rsidR="004E4A18" w:rsidRPr="00320BFA" w:rsidRDefault="004E4A18" w:rsidP="00225EA3">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21245B9" w14:textId="77777777" w:rsidR="004E4A18" w:rsidRPr="00320BFA" w:rsidRDefault="004E4A18" w:rsidP="00225EA3">
            <w:pPr>
              <w:ind w:left="709" w:hanging="709"/>
              <w:jc w:val="both"/>
              <w:rPr>
                <w:sz w:val="18"/>
              </w:rPr>
            </w:pPr>
            <w:ins w:id="84" w:author="Marcel Hugo" w:date="2021-10-12T12:16: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0209A52D" w14:textId="77777777" w:rsidR="004E4A18" w:rsidRPr="00320BFA" w:rsidRDefault="004E4A18" w:rsidP="00225EA3">
            <w:pPr>
              <w:ind w:left="709" w:hanging="709"/>
              <w:jc w:val="both"/>
              <w:rPr>
                <w:sz w:val="18"/>
              </w:rPr>
            </w:pPr>
          </w:p>
        </w:tc>
      </w:tr>
      <w:tr w:rsidR="004E4A18" w:rsidRPr="00320BFA" w14:paraId="14C4C338"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4976AA9"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FE399E1" w14:textId="77777777" w:rsidR="004E4A18" w:rsidRPr="00320BFA" w:rsidRDefault="004E4A18" w:rsidP="00922109">
            <w:pPr>
              <w:pStyle w:val="TF-xAvalITEM"/>
            </w:pPr>
            <w:r w:rsidRPr="00320BFA">
              <w:t>REQUISITOS PRINCIPAIS DO PROBLEMA A SER TRABALHADO</w:t>
            </w:r>
          </w:p>
          <w:p w14:paraId="39932754" w14:textId="77777777" w:rsidR="004E4A18" w:rsidRPr="00320BFA" w:rsidRDefault="004E4A18" w:rsidP="00225EA3">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5D588C25" w14:textId="77777777" w:rsidR="004E4A18" w:rsidRPr="00320BFA" w:rsidRDefault="004E4A18" w:rsidP="00225EA3">
            <w:pPr>
              <w:ind w:left="709" w:hanging="709"/>
              <w:jc w:val="both"/>
              <w:rPr>
                <w:sz w:val="18"/>
              </w:rPr>
            </w:pPr>
            <w:ins w:id="85" w:author="Marcel Hugo" w:date="2021-10-12T12:1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9053DFC"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927BE85" w14:textId="77777777" w:rsidR="004E4A18" w:rsidRPr="00320BFA" w:rsidRDefault="004E4A18" w:rsidP="00225EA3">
            <w:pPr>
              <w:ind w:left="709" w:hanging="709"/>
              <w:jc w:val="both"/>
              <w:rPr>
                <w:sz w:val="18"/>
              </w:rPr>
            </w:pPr>
          </w:p>
        </w:tc>
      </w:tr>
      <w:tr w:rsidR="004E4A18" w:rsidRPr="00320BFA" w14:paraId="76C2CFE9" w14:textId="77777777" w:rsidTr="00225EA3">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B81F915"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43D8E3F" w14:textId="77777777" w:rsidR="004E4A18" w:rsidRPr="00320BFA" w:rsidRDefault="004E4A18" w:rsidP="00922109">
            <w:pPr>
              <w:pStyle w:val="TF-xAvalITEM"/>
            </w:pPr>
            <w:r w:rsidRPr="00320BFA">
              <w:t>METODOLOGIA</w:t>
            </w:r>
          </w:p>
          <w:p w14:paraId="6886C4C6" w14:textId="77777777" w:rsidR="004E4A18" w:rsidRPr="00320BFA" w:rsidRDefault="004E4A18" w:rsidP="00225EA3">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537E17C" w14:textId="77777777" w:rsidR="004E4A18" w:rsidRPr="00320BFA" w:rsidRDefault="004E4A18" w:rsidP="00225EA3">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BD207B3" w14:textId="77777777" w:rsidR="004E4A18" w:rsidRPr="00320BFA" w:rsidRDefault="004E4A18" w:rsidP="00225EA3">
            <w:pPr>
              <w:ind w:left="709" w:hanging="709"/>
              <w:jc w:val="both"/>
              <w:rPr>
                <w:sz w:val="18"/>
              </w:rPr>
            </w:pPr>
            <w:ins w:id="86" w:author="Marcel Hugo" w:date="2021-10-12T12: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637E1399" w14:textId="77777777" w:rsidR="004E4A18" w:rsidRPr="00320BFA" w:rsidRDefault="004E4A18" w:rsidP="00225EA3">
            <w:pPr>
              <w:ind w:left="709" w:hanging="709"/>
              <w:jc w:val="both"/>
              <w:rPr>
                <w:sz w:val="18"/>
              </w:rPr>
            </w:pPr>
          </w:p>
        </w:tc>
      </w:tr>
      <w:tr w:rsidR="004E4A18" w:rsidRPr="00320BFA" w14:paraId="10862D35"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AAF1D19"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AFC20E0" w14:textId="77777777" w:rsidR="004E4A18" w:rsidRPr="00320BFA" w:rsidRDefault="004E4A18" w:rsidP="00225EA3">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5585EE37" w14:textId="77777777" w:rsidR="004E4A18" w:rsidRPr="00320BFA" w:rsidRDefault="004E4A18" w:rsidP="00225EA3">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E10A0B4" w14:textId="77777777" w:rsidR="004E4A18" w:rsidRPr="00320BFA" w:rsidRDefault="004E4A18" w:rsidP="00225EA3">
            <w:pPr>
              <w:ind w:left="709" w:hanging="709"/>
              <w:jc w:val="both"/>
              <w:rPr>
                <w:sz w:val="18"/>
              </w:rPr>
            </w:pPr>
            <w:ins w:id="87" w:author="Marcel Hugo" w:date="2021-10-12T12:16: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2EF1E25F" w14:textId="77777777" w:rsidR="004E4A18" w:rsidRPr="00320BFA" w:rsidRDefault="004E4A18" w:rsidP="00225EA3">
            <w:pPr>
              <w:ind w:left="709" w:hanging="709"/>
              <w:jc w:val="both"/>
              <w:rPr>
                <w:sz w:val="18"/>
              </w:rPr>
            </w:pPr>
          </w:p>
        </w:tc>
      </w:tr>
      <w:tr w:rsidR="004E4A18" w:rsidRPr="00320BFA" w14:paraId="644B8C04"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68103CD"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E7B9622" w14:textId="77777777" w:rsidR="004E4A18" w:rsidRPr="00320BFA" w:rsidRDefault="004E4A18" w:rsidP="00922109">
            <w:pPr>
              <w:pStyle w:val="TF-xAvalITEM"/>
            </w:pPr>
            <w:r w:rsidRPr="00320BFA">
              <w:t>REVISÃO BIBLIOGRÁFICA</w:t>
            </w:r>
            <w:r>
              <w:t xml:space="preserve"> (atenção para a diferença de conteúdo entre projeto e pré-projeto)</w:t>
            </w:r>
          </w:p>
          <w:p w14:paraId="063B54D8" w14:textId="77777777" w:rsidR="004E4A18" w:rsidRPr="00320BFA" w:rsidRDefault="004E4A18" w:rsidP="00225EA3">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D32A8AE" w14:textId="77777777" w:rsidR="004E4A18" w:rsidRPr="00320BFA" w:rsidRDefault="004E4A18" w:rsidP="00225EA3">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B7DD642" w14:textId="77777777" w:rsidR="004E4A18" w:rsidRPr="00320BFA" w:rsidRDefault="004E4A18" w:rsidP="00225EA3">
            <w:pPr>
              <w:ind w:left="709" w:hanging="709"/>
              <w:jc w:val="both"/>
              <w:rPr>
                <w:sz w:val="18"/>
              </w:rPr>
            </w:pPr>
            <w:ins w:id="88" w:author="Marcel Hugo" w:date="2021-10-12T12:25: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75915A8B" w14:textId="77777777" w:rsidR="004E4A18" w:rsidRPr="00320BFA" w:rsidRDefault="004E4A18" w:rsidP="00225EA3">
            <w:pPr>
              <w:ind w:left="709" w:hanging="709"/>
              <w:jc w:val="both"/>
              <w:rPr>
                <w:sz w:val="18"/>
              </w:rPr>
            </w:pPr>
          </w:p>
        </w:tc>
      </w:tr>
      <w:tr w:rsidR="004E4A18" w:rsidRPr="00320BFA" w14:paraId="157ABA45"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14769AB" w14:textId="77777777" w:rsidR="004E4A18" w:rsidRPr="00320BFA" w:rsidRDefault="004E4A18" w:rsidP="00225EA3">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BAD9465" w14:textId="77777777" w:rsidR="004E4A18" w:rsidRPr="00320BFA" w:rsidRDefault="004E4A18" w:rsidP="00225EA3">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7D22C745" w14:textId="77777777" w:rsidR="004E4A18" w:rsidRPr="00320BFA" w:rsidRDefault="004E4A18" w:rsidP="00225EA3">
            <w:pPr>
              <w:ind w:left="709" w:hanging="709"/>
              <w:jc w:val="both"/>
              <w:rPr>
                <w:sz w:val="18"/>
              </w:rPr>
            </w:pPr>
            <w:ins w:id="89" w:author="Marcel Hugo" w:date="2021-10-12T12:25: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3A43A784"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507E39C2" w14:textId="77777777" w:rsidR="004E4A18" w:rsidRPr="00320BFA" w:rsidRDefault="004E4A18" w:rsidP="00225EA3">
            <w:pPr>
              <w:ind w:left="709" w:hanging="709"/>
              <w:jc w:val="both"/>
              <w:rPr>
                <w:sz w:val="18"/>
              </w:rPr>
            </w:pPr>
          </w:p>
        </w:tc>
      </w:tr>
      <w:tr w:rsidR="004E4A18" w:rsidRPr="00320BFA" w14:paraId="39AB5772" w14:textId="77777777" w:rsidTr="00225EA3">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2048A709" w14:textId="77777777" w:rsidR="004E4A18" w:rsidRPr="0000224C" w:rsidRDefault="004E4A18" w:rsidP="00225EA3">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1E3CC011" w14:textId="77777777" w:rsidR="004E4A18" w:rsidRPr="00320BFA" w:rsidRDefault="004E4A18" w:rsidP="00922109">
            <w:pPr>
              <w:pStyle w:val="TF-xAvalITEM"/>
            </w:pPr>
            <w:r w:rsidRPr="00320BFA">
              <w:t>LINGUAGEM USADA (redação)</w:t>
            </w:r>
          </w:p>
          <w:p w14:paraId="1BA0FDB5" w14:textId="77777777" w:rsidR="004E4A18" w:rsidRPr="00320BFA" w:rsidRDefault="004E4A18" w:rsidP="00225EA3">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0A31BEB5" w14:textId="77777777" w:rsidR="004E4A18" w:rsidRPr="00320BFA" w:rsidRDefault="004E4A18" w:rsidP="00225EA3">
            <w:pPr>
              <w:ind w:left="709" w:hanging="709"/>
              <w:jc w:val="both"/>
              <w:rPr>
                <w:sz w:val="18"/>
              </w:rPr>
            </w:pPr>
            <w:ins w:id="90" w:author="Marcel Hugo" w:date="2021-10-12T12:24: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316DD0D7" w14:textId="77777777" w:rsidR="004E4A18" w:rsidRPr="00320BFA" w:rsidRDefault="004E4A18" w:rsidP="00225EA3">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5CF18C97" w14:textId="77777777" w:rsidR="004E4A18" w:rsidRPr="00320BFA" w:rsidRDefault="004E4A18" w:rsidP="00225EA3">
            <w:pPr>
              <w:ind w:left="709" w:hanging="709"/>
              <w:jc w:val="both"/>
              <w:rPr>
                <w:sz w:val="18"/>
              </w:rPr>
            </w:pPr>
          </w:p>
        </w:tc>
      </w:tr>
      <w:tr w:rsidR="004E4A18" w:rsidRPr="00320BFA" w14:paraId="3894F160"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D467B0A" w14:textId="77777777" w:rsidR="004E4A18" w:rsidRPr="00320BFA" w:rsidRDefault="004E4A18" w:rsidP="00225EA3">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3EB2B8B" w14:textId="77777777" w:rsidR="004E4A18" w:rsidRPr="00320BFA" w:rsidRDefault="004E4A18" w:rsidP="00225EA3">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FF21F2E" w14:textId="77777777" w:rsidR="004E4A18" w:rsidRPr="00320BFA" w:rsidRDefault="004E4A18" w:rsidP="00225EA3">
            <w:pPr>
              <w:ind w:left="709" w:hanging="709"/>
              <w:jc w:val="both"/>
              <w:rPr>
                <w:sz w:val="18"/>
              </w:rPr>
            </w:pPr>
            <w:ins w:id="91" w:author="Marcel Hugo" w:date="2021-10-12T12:24: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46A2FD94"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5E6F6BF" w14:textId="77777777" w:rsidR="004E4A18" w:rsidRPr="00320BFA" w:rsidRDefault="004E4A18" w:rsidP="00225EA3">
            <w:pPr>
              <w:ind w:left="709" w:hanging="709"/>
              <w:jc w:val="both"/>
              <w:rPr>
                <w:sz w:val="18"/>
              </w:rPr>
            </w:pPr>
          </w:p>
        </w:tc>
      </w:tr>
    </w:tbl>
    <w:p w14:paraId="44FCD09C" w14:textId="77777777" w:rsidR="004E4A18" w:rsidRDefault="004E4A18" w:rsidP="001B2982">
      <w:pPr>
        <w:pStyle w:val="TF-xAvalLINHA"/>
        <w:tabs>
          <w:tab w:val="left" w:leader="underscore" w:pos="6237"/>
        </w:tabs>
      </w:pPr>
    </w:p>
    <w:p w14:paraId="31DBB741" w14:textId="77777777" w:rsidR="004E4A18" w:rsidRDefault="004E4A18" w:rsidP="001B2982">
      <w:pPr>
        <w:pStyle w:val="TF-xAvalTTULO"/>
        <w:ind w:left="0" w:firstLine="0"/>
        <w:jc w:val="left"/>
      </w:pPr>
    </w:p>
    <w:p w14:paraId="5512167F" w14:textId="77777777" w:rsidR="004E4A18" w:rsidRDefault="004E4A18" w:rsidP="001B2982">
      <w:pPr>
        <w:pStyle w:val="TF-xAvalTTULO"/>
        <w:rPr>
          <w:rFonts w:ascii="Times" w:hAnsi="Times"/>
          <w:b/>
          <w:caps w:val="0"/>
        </w:rPr>
      </w:pPr>
    </w:p>
    <w:p w14:paraId="11E17EC5" w14:textId="6F743971" w:rsidR="004E4A18" w:rsidRDefault="004E4A18" w:rsidP="0080416A">
      <w:pPr>
        <w:jc w:val="both"/>
      </w:pPr>
    </w:p>
    <w:p w14:paraId="58CC88AE" w14:textId="39A452F4" w:rsidR="004E4A18" w:rsidRDefault="004E4A18">
      <w:r>
        <w:br w:type="page"/>
      </w:r>
    </w:p>
    <w:tbl>
      <w:tblPr>
        <w:tblW w:w="5000" w:type="pct"/>
        <w:tblLook w:val="0000" w:firstRow="0" w:lastRow="0" w:firstColumn="0" w:lastColumn="0" w:noHBand="0" w:noVBand="0"/>
      </w:tblPr>
      <w:tblGrid>
        <w:gridCol w:w="1792"/>
        <w:gridCol w:w="7279"/>
      </w:tblGrid>
      <w:tr w:rsidR="004E4A18" w14:paraId="58D6B095" w14:textId="77777777" w:rsidTr="00671D82">
        <w:trPr>
          <w:trHeight w:val="721"/>
        </w:trPr>
        <w:tc>
          <w:tcPr>
            <w:tcW w:w="988" w:type="pct"/>
            <w:tcBorders>
              <w:top w:val="nil"/>
              <w:left w:val="nil"/>
              <w:bottom w:val="nil"/>
              <w:right w:val="nil"/>
            </w:tcBorders>
            <w:vAlign w:val="center"/>
          </w:tcPr>
          <w:p w14:paraId="2CFEB1F5" w14:textId="77777777" w:rsidR="004E4A18" w:rsidRDefault="004E4A18" w:rsidP="00922109">
            <w:pPr>
              <w:pStyle w:val="Ttulo3"/>
              <w:numPr>
                <w:ilvl w:val="0"/>
                <w:numId w:val="0"/>
              </w:numPr>
            </w:pPr>
            <w:r>
              <w:rPr>
                <w:noProof/>
              </w:rPr>
              <w:lastRenderedPageBreak/>
              <w:drawing>
                <wp:inline distT="0" distB="0" distL="0" distR="0" wp14:anchorId="72ADA0D2" wp14:editId="09FF8A42">
                  <wp:extent cx="943117" cy="590550"/>
                  <wp:effectExtent l="0" t="0" r="9525" b="0"/>
                  <wp:docPr id="3" name="Imagem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41FDCE09" w14:textId="77777777" w:rsidR="004E4A18" w:rsidRPr="00951D18" w:rsidRDefault="004E4A18"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40D5F46E" w14:textId="77777777" w:rsidR="004E4A18" w:rsidRDefault="004E4A18"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6B0EEC89" w14:textId="77777777" w:rsidR="004E4A18" w:rsidRDefault="004E4A18"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36953609" w14:textId="77777777" w:rsidR="004E4A18" w:rsidRDefault="004E4A18"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1546D143" w14:textId="77777777" w:rsidR="004E4A18" w:rsidRPr="00951D18" w:rsidRDefault="004E4A18" w:rsidP="00671D82">
            <w:pPr>
              <w:jc w:val="both"/>
              <w:rPr>
                <w:smallCaps/>
                <w:sz w:val="22"/>
              </w:rPr>
            </w:pPr>
          </w:p>
        </w:tc>
      </w:tr>
    </w:tbl>
    <w:p w14:paraId="3F413BA4" w14:textId="77777777" w:rsidR="004E4A18" w:rsidRDefault="004E4A18">
      <w:pPr>
        <w:spacing w:line="360" w:lineRule="auto"/>
        <w:rPr>
          <w:rFonts w:ascii="Arial" w:hAnsi="Arial" w:cs="Arial"/>
          <w:sz w:val="22"/>
        </w:rPr>
      </w:pPr>
    </w:p>
    <w:p w14:paraId="4499D18D" w14:textId="77777777" w:rsidR="004E4A18" w:rsidRPr="00126703" w:rsidRDefault="004E4A18"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5C08F94B" w14:textId="77777777" w:rsidR="004E4A18" w:rsidRDefault="004E4A18" w:rsidP="00B30858">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w:t>
      </w:r>
      <w:r w:rsidRPr="00B939B7">
        <w:rPr>
          <w:rFonts w:ascii="Arial" w:hAnsi="Arial" w:cs="Arial"/>
          <w:sz w:val="22"/>
        </w:rPr>
        <w:t xml:space="preserve"> </w:t>
      </w:r>
    </w:p>
    <w:p w14:paraId="5F50A1BD" w14:textId="77777777" w:rsidR="004E4A18" w:rsidRDefault="004E4A18" w:rsidP="00B30858">
      <w:pPr>
        <w:pStyle w:val="Recuodecorpodetexto"/>
        <w:spacing w:before="120"/>
        <w:ind w:firstLine="0"/>
        <w:jc w:val="both"/>
        <w:rPr>
          <w:rFonts w:ascii="Arial" w:hAnsi="Arial" w:cs="Arial"/>
          <w:b/>
          <w:sz w:val="22"/>
        </w:rPr>
      </w:pPr>
      <w:r w:rsidRPr="00B939B7">
        <w:rPr>
          <w:rFonts w:ascii="Arial" w:hAnsi="Arial" w:cs="Arial"/>
          <w:sz w:val="22"/>
        </w:rPr>
        <w:t>realizado pelo(a) acadêmico(a),</w:t>
      </w:r>
      <w:r>
        <w:rPr>
          <w:rFonts w:ascii="Arial" w:hAnsi="Arial" w:cs="Arial"/>
          <w:sz w:val="22"/>
        </w:rPr>
        <w:t xml:space="preserve"> </w:t>
      </w:r>
      <w:r w:rsidRPr="00BD774A">
        <w:rPr>
          <w:rFonts w:ascii="Arial" w:hAnsi="Arial" w:cs="Arial"/>
          <w:sz w:val="22"/>
        </w:rPr>
        <w:t>Gian</w:t>
      </w:r>
      <w:r>
        <w:rPr>
          <w:rFonts w:ascii="Arial" w:hAnsi="Arial" w:cs="Arial"/>
          <w:sz w:val="22"/>
        </w:rPr>
        <w:t xml:space="preserve"> </w:t>
      </w:r>
      <w:r w:rsidRPr="00BD774A">
        <w:rPr>
          <w:rFonts w:ascii="Arial" w:hAnsi="Arial" w:cs="Arial"/>
          <w:sz w:val="22"/>
        </w:rPr>
        <w:t>Carlo</w:t>
      </w:r>
      <w:r>
        <w:rPr>
          <w:rFonts w:ascii="Arial" w:hAnsi="Arial" w:cs="Arial"/>
          <w:sz w:val="22"/>
        </w:rPr>
        <w:t xml:space="preserve"> </w:t>
      </w:r>
      <w:proofErr w:type="spellStart"/>
      <w:r w:rsidRPr="00BD774A">
        <w:rPr>
          <w:rFonts w:ascii="Arial" w:hAnsi="Arial" w:cs="Arial"/>
          <w:sz w:val="22"/>
        </w:rPr>
        <w:t>Giovanella</w:t>
      </w:r>
      <w:proofErr w:type="spellEnd"/>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 xml:space="preserve">com o título  </w:t>
      </w:r>
      <w:r w:rsidRPr="00BD774A">
        <w:rPr>
          <w:rFonts w:ascii="Arial" w:hAnsi="Arial" w:cs="Arial"/>
          <w:sz w:val="22"/>
        </w:rPr>
        <w:t>GERAÇÃO AUTOMATIZADA DE RESOLUÇÃO DE EXERCÍCIOS EM AMBIENTE FURBOT UTILIZANDO MÉTODOS DE APRENDIZAGEM DE MÁQUINA</w:t>
      </w:r>
      <w:r>
        <w:rPr>
          <w:rFonts w:ascii="Arial" w:hAnsi="Arial" w:cs="Arial"/>
          <w:sz w:val="22"/>
        </w:rPr>
        <w:t xml:space="preserve"> </w:t>
      </w:r>
      <w:r w:rsidRPr="00646F0D">
        <w:rPr>
          <w:rFonts w:ascii="Arial" w:hAnsi="Arial" w:cs="Arial"/>
          <w:sz w:val="22"/>
        </w:rPr>
        <w:t>,</w:t>
      </w:r>
      <w:r w:rsidRPr="0028211F">
        <w:rPr>
          <w:rFonts w:ascii="Arial" w:hAnsi="Arial" w:cs="Arial"/>
          <w:sz w:val="22"/>
        </w:rPr>
        <w:t xml:space="preserve"> sob orientação </w:t>
      </w:r>
      <w:r w:rsidRPr="004F3C7A">
        <w:rPr>
          <w:rFonts w:ascii="Arial" w:hAnsi="Arial" w:cs="Arial"/>
          <w:sz w:val="22"/>
        </w:rPr>
        <w:t xml:space="preserve">do </w:t>
      </w:r>
      <w:proofErr w:type="spellStart"/>
      <w:r w:rsidRPr="004F3C7A">
        <w:rPr>
          <w:rFonts w:ascii="Arial" w:hAnsi="Arial" w:cs="Arial"/>
          <w:sz w:val="22"/>
        </w:rPr>
        <w:t>prof</w:t>
      </w:r>
      <w:proofErr w:type="spellEnd"/>
      <w:r w:rsidRPr="004F3C7A">
        <w:rPr>
          <w:rFonts w:ascii="Arial" w:hAnsi="Arial" w:cs="Arial"/>
          <w:sz w:val="22"/>
        </w:rPr>
        <w:t xml:space="preserve">(a). </w:t>
      </w:r>
      <w:r w:rsidRPr="00B941E4">
        <w:rPr>
          <w:rFonts w:ascii="Arial" w:eastAsiaTheme="majorEastAsia" w:hAnsi="Arial" w:cs="Arial"/>
          <w:sz w:val="22"/>
        </w:rPr>
        <w:t xml:space="preserve">Luciana Pereira de Araújo </w:t>
      </w:r>
      <w:proofErr w:type="spellStart"/>
      <w:r w:rsidRPr="00B941E4">
        <w:rPr>
          <w:rFonts w:ascii="Arial" w:eastAsiaTheme="majorEastAsia" w:hAnsi="Arial" w:cs="Arial"/>
          <w:sz w:val="22"/>
        </w:rPr>
        <w:t>Kohler</w:t>
      </w:r>
      <w:proofErr w:type="spellEnd"/>
      <w:r>
        <w:rPr>
          <w:rFonts w:ascii="Arial" w:hAnsi="Arial" w:cs="Arial"/>
          <w:sz w:val="22"/>
        </w:rPr>
        <w:t xml:space="preserve"> .</w:t>
      </w:r>
    </w:p>
    <w:p w14:paraId="3359B44A" w14:textId="77777777" w:rsidR="004E4A18" w:rsidRDefault="004E4A18" w:rsidP="00610451">
      <w:pPr>
        <w:pStyle w:val="Recuodecorpodetexto"/>
        <w:spacing w:before="120"/>
        <w:ind w:firstLine="0"/>
        <w:jc w:val="both"/>
        <w:rPr>
          <w:rFonts w:ascii="Arial" w:hAnsi="Arial" w:cs="Arial"/>
          <w:sz w:val="22"/>
        </w:rPr>
      </w:pPr>
    </w:p>
    <w:p w14:paraId="1366528D" w14:textId="77777777" w:rsidR="004E4A18" w:rsidRDefault="004E4A18"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4E4A18" w14:paraId="547B8BDB"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5779B2A1" w14:textId="77777777" w:rsidR="004E4A18" w:rsidRDefault="004E4A18"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72C6A84C" w14:textId="77777777" w:rsidR="004E4A18" w:rsidRDefault="004E4A18"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4A335555" w14:textId="77777777" w:rsidR="004E4A18" w:rsidRDefault="004E4A18"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2E5D831C" w14:textId="77777777" w:rsidR="004E4A18" w:rsidRDefault="004E4A18"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4E4A18" w14:paraId="0B2350B2"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22B143BA" w14:textId="77777777" w:rsidR="004E4A18" w:rsidRDefault="004E4A18" w:rsidP="0081369D">
            <w:pPr>
              <w:pStyle w:val="Corpodetexto"/>
              <w:spacing w:line="240" w:lineRule="auto"/>
              <w:jc w:val="left"/>
              <w:rPr>
                <w:rFonts w:ascii="Arial" w:hAnsi="Arial" w:cs="Arial"/>
                <w:sz w:val="22"/>
              </w:rPr>
            </w:pPr>
            <w:r>
              <w:rPr>
                <w:rFonts w:ascii="Arial" w:hAnsi="Arial" w:cs="Arial"/>
                <w:sz w:val="22"/>
              </w:rPr>
              <w:t xml:space="preserve">Professor(a) Avaliador(a): </w:t>
            </w:r>
          </w:p>
          <w:p w14:paraId="057FF105" w14:textId="77777777" w:rsidR="004E4A18" w:rsidRPr="00B941E4" w:rsidRDefault="004E4A18" w:rsidP="00B941E4">
            <w:pPr>
              <w:pStyle w:val="Corpodetexto"/>
              <w:rPr>
                <w:rFonts w:ascii="Arial" w:hAnsi="Arial" w:cs="Arial"/>
                <w:b w:val="0"/>
                <w:bCs w:val="0"/>
                <w:sz w:val="22"/>
              </w:rPr>
            </w:pPr>
            <w:r w:rsidRPr="00B941E4">
              <w:rPr>
                <w:rFonts w:ascii="Arial" w:hAnsi="Arial" w:cs="Arial"/>
                <w:b w:val="0"/>
                <w:bCs w:val="0"/>
                <w:sz w:val="22"/>
              </w:rPr>
              <w:t xml:space="preserve"> Marcel Hugo</w:t>
            </w:r>
          </w:p>
        </w:tc>
        <w:tc>
          <w:tcPr>
            <w:tcW w:w="1519" w:type="dxa"/>
            <w:vAlign w:val="center"/>
          </w:tcPr>
          <w:p w14:paraId="184DF402" w14:textId="77777777" w:rsidR="004E4A18" w:rsidRDefault="004E4A18"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7,5</w:t>
            </w:r>
          </w:p>
        </w:tc>
        <w:tc>
          <w:tcPr>
            <w:tcW w:w="236" w:type="dxa"/>
            <w:tcBorders>
              <w:top w:val="nil"/>
              <w:left w:val="single" w:sz="4" w:space="0" w:color="auto"/>
              <w:bottom w:val="nil"/>
              <w:right w:val="nil"/>
            </w:tcBorders>
            <w:vAlign w:val="center"/>
          </w:tcPr>
          <w:p w14:paraId="0196A422" w14:textId="77777777" w:rsidR="004E4A18" w:rsidRDefault="004E4A18"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64DB73CF" w14:textId="77777777" w:rsidR="004E4A18" w:rsidRDefault="004E4A18" w:rsidP="00584D96">
      <w:pPr>
        <w:spacing w:line="360" w:lineRule="auto"/>
        <w:jc w:val="right"/>
        <w:rPr>
          <w:rFonts w:ascii="Arial" w:hAnsi="Arial" w:cs="Arial"/>
          <w:sz w:val="22"/>
          <w:szCs w:val="22"/>
        </w:rPr>
      </w:pPr>
    </w:p>
    <w:p w14:paraId="51F6CBEA" w14:textId="77777777" w:rsidR="004E4A18" w:rsidRPr="0001192F" w:rsidRDefault="004E4A18"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9"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03F9ADF9" w14:textId="77777777" w:rsidR="004E4A18" w:rsidRDefault="004E4A18" w:rsidP="0001192F">
      <w:pPr>
        <w:spacing w:line="360" w:lineRule="auto"/>
        <w:jc w:val="both"/>
        <w:rPr>
          <w:rFonts w:ascii="Arial" w:hAnsi="Arial" w:cs="Arial"/>
          <w:sz w:val="22"/>
          <w:szCs w:val="22"/>
        </w:rPr>
      </w:pPr>
    </w:p>
    <w:p w14:paraId="1C93D465" w14:textId="77777777" w:rsidR="004E4A18" w:rsidRDefault="004E4A18" w:rsidP="0001192F">
      <w:pPr>
        <w:spacing w:line="360" w:lineRule="auto"/>
        <w:rPr>
          <w:rFonts w:ascii="Arial" w:hAnsi="Arial" w:cs="Arial"/>
          <w:sz w:val="22"/>
          <w:szCs w:val="22"/>
        </w:rPr>
      </w:pPr>
      <w:r>
        <w:rPr>
          <w:rFonts w:ascii="Arial" w:hAnsi="Arial" w:cs="Arial"/>
          <w:sz w:val="22"/>
          <w:szCs w:val="22"/>
        </w:rPr>
        <w:t>Observações da apresentação:</w:t>
      </w:r>
    </w:p>
    <w:p w14:paraId="6E47DD3D" w14:textId="77777777" w:rsidR="004E4A18" w:rsidRDefault="004E4A18" w:rsidP="0001192F">
      <w:pPr>
        <w:spacing w:line="360" w:lineRule="auto"/>
        <w:rPr>
          <w:rFonts w:ascii="Arial" w:hAnsi="Arial" w:cs="Arial"/>
          <w:sz w:val="22"/>
          <w:szCs w:val="22"/>
        </w:rPr>
      </w:pPr>
    </w:p>
    <w:p w14:paraId="55FF4FFD" w14:textId="77777777" w:rsidR="004E4A18" w:rsidRDefault="004E4A18" w:rsidP="0001192F">
      <w:pPr>
        <w:spacing w:line="360" w:lineRule="auto"/>
        <w:rPr>
          <w:rFonts w:ascii="Arial" w:hAnsi="Arial" w:cs="Arial"/>
          <w:sz w:val="22"/>
          <w:szCs w:val="22"/>
        </w:rPr>
      </w:pPr>
    </w:p>
    <w:p w14:paraId="3EAC8D3A" w14:textId="77777777" w:rsidR="004E4A18" w:rsidRDefault="004E4A18" w:rsidP="0001192F">
      <w:pPr>
        <w:spacing w:line="360" w:lineRule="auto"/>
        <w:rPr>
          <w:rFonts w:ascii="Arial" w:hAnsi="Arial" w:cs="Arial"/>
          <w:sz w:val="22"/>
          <w:szCs w:val="22"/>
        </w:rPr>
      </w:pPr>
    </w:p>
    <w:p w14:paraId="7CB2CE9F" w14:textId="77777777" w:rsidR="004E4A18" w:rsidRDefault="004E4A18" w:rsidP="0001192F">
      <w:pPr>
        <w:spacing w:line="360" w:lineRule="auto"/>
        <w:rPr>
          <w:rFonts w:ascii="Arial" w:hAnsi="Arial" w:cs="Arial"/>
          <w:sz w:val="22"/>
          <w:szCs w:val="22"/>
        </w:rPr>
      </w:pPr>
    </w:p>
    <w:p w14:paraId="700F2903" w14:textId="2B67C418" w:rsidR="004E4A18" w:rsidRDefault="004E4A18">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4"/>
        <w:gridCol w:w="3397"/>
      </w:tblGrid>
      <w:tr w:rsidR="004E4A18" w14:paraId="62940737" w14:textId="77777777" w:rsidTr="00225EA3">
        <w:tc>
          <w:tcPr>
            <w:tcW w:w="9212" w:type="dxa"/>
            <w:gridSpan w:val="2"/>
            <w:shd w:val="clear" w:color="auto" w:fill="auto"/>
          </w:tcPr>
          <w:p w14:paraId="7D6D3B97" w14:textId="77777777" w:rsidR="004E4A18" w:rsidRDefault="004E4A18" w:rsidP="00225EA3">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4E4A18" w14:paraId="4913B5DB" w14:textId="77777777" w:rsidTr="00225EA3">
        <w:tc>
          <w:tcPr>
            <w:tcW w:w="5778" w:type="dxa"/>
            <w:shd w:val="clear" w:color="auto" w:fill="auto"/>
          </w:tcPr>
          <w:p w14:paraId="63E5B074" w14:textId="77777777" w:rsidR="004E4A18" w:rsidRPr="003C5262" w:rsidRDefault="004E4A18"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7DAF4C6C" w14:textId="77777777" w:rsidR="004E4A18" w:rsidRDefault="004E4A18" w:rsidP="00225EA3">
            <w:pPr>
              <w:pStyle w:val="Cabealho"/>
              <w:tabs>
                <w:tab w:val="clear" w:pos="8640"/>
                <w:tab w:val="right" w:pos="8931"/>
              </w:tabs>
              <w:ind w:right="141"/>
              <w:rPr>
                <w:rStyle w:val="Nmerodepgina"/>
              </w:rPr>
            </w:pPr>
            <w:r>
              <w:rPr>
                <w:rStyle w:val="Nmerodepgina"/>
              </w:rPr>
              <w:t>ANO/SEMESTRE: 2021/2</w:t>
            </w:r>
          </w:p>
        </w:tc>
      </w:tr>
    </w:tbl>
    <w:p w14:paraId="14347EAF" w14:textId="77777777" w:rsidR="004E4A18" w:rsidRDefault="004E4A18" w:rsidP="001E682E">
      <w:pPr>
        <w:pStyle w:val="TF-TTULO"/>
      </w:pPr>
    </w:p>
    <w:p w14:paraId="3CECB72C" w14:textId="77777777" w:rsidR="004E4A18" w:rsidRPr="00B00E04" w:rsidRDefault="004E4A18" w:rsidP="001E682E">
      <w:pPr>
        <w:pStyle w:val="TF-TTULO"/>
      </w:pPr>
      <w:r>
        <w:t>geração</w:t>
      </w:r>
      <w:r w:rsidRPr="005906FB">
        <w:t xml:space="preserve"> </w:t>
      </w:r>
      <w:r>
        <w:t>AUTOMATIZADA</w:t>
      </w:r>
      <w:r w:rsidRPr="005906FB">
        <w:t xml:space="preserve"> DE RESOLUÇÃO DE </w:t>
      </w:r>
      <w:r>
        <w:t>exercícios</w:t>
      </w:r>
      <w:r w:rsidRPr="005906FB">
        <w:t xml:space="preserve"> EM AMBIENTE FURBOT</w:t>
      </w:r>
      <w:r>
        <w:t xml:space="preserve"> utilizando métodos de APRENDIZAGEM de Máquina </w:t>
      </w:r>
    </w:p>
    <w:p w14:paraId="603BE448" w14:textId="77777777" w:rsidR="004E4A18" w:rsidRPr="00272860" w:rsidRDefault="004E4A18" w:rsidP="00272860">
      <w:pPr>
        <w:pStyle w:val="TF-AUTOR0"/>
        <w:jc w:val="center"/>
        <w:rPr>
          <w:sz w:val="20"/>
        </w:rPr>
      </w:pPr>
      <w:r w:rsidRPr="00272860">
        <w:rPr>
          <w:sz w:val="20"/>
        </w:rPr>
        <w:t xml:space="preserve">Gian Carlo </w:t>
      </w:r>
      <w:proofErr w:type="spellStart"/>
      <w:r w:rsidRPr="00272860">
        <w:rPr>
          <w:sz w:val="20"/>
        </w:rPr>
        <w:t>Giovanella</w:t>
      </w:r>
      <w:proofErr w:type="spellEnd"/>
    </w:p>
    <w:p w14:paraId="74B17B10" w14:textId="77777777" w:rsidR="004E4A18" w:rsidRPr="00272860" w:rsidRDefault="004E4A18" w:rsidP="00272860">
      <w:pPr>
        <w:pStyle w:val="TF-AUTOR0"/>
        <w:jc w:val="center"/>
        <w:rPr>
          <w:sz w:val="20"/>
        </w:rPr>
      </w:pPr>
      <w:proofErr w:type="spellStart"/>
      <w:r w:rsidRPr="00272860">
        <w:rPr>
          <w:sz w:val="20"/>
        </w:rPr>
        <w:t>Profª</w:t>
      </w:r>
      <w:proofErr w:type="spellEnd"/>
      <w:r w:rsidRPr="00272860">
        <w:rPr>
          <w:sz w:val="20"/>
        </w:rPr>
        <w:t xml:space="preserve"> Luciana Pereira de Araújo </w:t>
      </w:r>
      <w:proofErr w:type="spellStart"/>
      <w:r w:rsidRPr="00272860">
        <w:rPr>
          <w:sz w:val="20"/>
        </w:rPr>
        <w:t>Kohler</w:t>
      </w:r>
      <w:proofErr w:type="spellEnd"/>
      <w:r w:rsidRPr="00272860">
        <w:rPr>
          <w:sz w:val="20"/>
        </w:rPr>
        <w:t xml:space="preserve"> – Orientadora</w:t>
      </w:r>
    </w:p>
    <w:p w14:paraId="57CB1E01" w14:textId="77777777" w:rsidR="004E4A18" w:rsidRPr="00272860" w:rsidRDefault="004E4A18" w:rsidP="00272860">
      <w:pPr>
        <w:pStyle w:val="TF-AUTOR0"/>
        <w:jc w:val="center"/>
        <w:rPr>
          <w:sz w:val="20"/>
        </w:rPr>
      </w:pPr>
      <w:proofErr w:type="spellStart"/>
      <w:r w:rsidRPr="00272860">
        <w:rPr>
          <w:sz w:val="20"/>
        </w:rPr>
        <w:t>Profª</w:t>
      </w:r>
      <w:proofErr w:type="spellEnd"/>
      <w:r w:rsidRPr="00272860">
        <w:rPr>
          <w:sz w:val="20"/>
        </w:rPr>
        <w:t xml:space="preserve">. Andreza Sartori – </w:t>
      </w:r>
      <w:proofErr w:type="spellStart"/>
      <w:r w:rsidRPr="00272860">
        <w:rPr>
          <w:sz w:val="20"/>
        </w:rPr>
        <w:t>Coorientadora</w:t>
      </w:r>
      <w:proofErr w:type="spellEnd"/>
    </w:p>
    <w:p w14:paraId="264AFCAF" w14:textId="77777777" w:rsidR="004E4A18" w:rsidRPr="0046604A" w:rsidRDefault="004E4A18" w:rsidP="00922109">
      <w:pPr>
        <w:pStyle w:val="Ttulo1"/>
        <w:numPr>
          <w:ilvl w:val="0"/>
          <w:numId w:val="12"/>
        </w:numPr>
      </w:pPr>
      <w:r w:rsidRPr="0046604A">
        <w:t xml:space="preserve">Introdução </w:t>
      </w:r>
    </w:p>
    <w:p w14:paraId="25CC83C4" w14:textId="77777777" w:rsidR="004E4A18" w:rsidRPr="00272860" w:rsidRDefault="004E4A18" w:rsidP="00124649">
      <w:pPr>
        <w:pStyle w:val="TF-TEXTO"/>
        <w:rPr>
          <w:sz w:val="20"/>
        </w:rPr>
      </w:pPr>
      <w:r w:rsidRPr="00272860">
        <w:rPr>
          <w:sz w:val="20"/>
        </w:rPr>
        <w:t xml:space="preserve">A Sociedade Brasileira de Computação (SBC) considera primordial que assuntos associados </w:t>
      </w:r>
      <w:r w:rsidRPr="00DD17F0">
        <w:rPr>
          <w:sz w:val="20"/>
        </w:rPr>
        <w:t>à</w:t>
      </w:r>
      <w:r w:rsidRPr="00272860">
        <w:rPr>
          <w:sz w:val="20"/>
        </w:rPr>
        <w:t xml:space="preserve"> Computação sejam inseridos na Educação Básica, sendo de grande relevância para a inclusão dos indivíduos na sociedade atual (RAABE </w:t>
      </w:r>
      <w:r w:rsidRPr="00272860">
        <w:rPr>
          <w:i/>
          <w:sz w:val="20"/>
        </w:rPr>
        <w:t>et al</w:t>
      </w:r>
      <w:r w:rsidRPr="00272860">
        <w:rPr>
          <w:sz w:val="20"/>
        </w:rPr>
        <w:t>., 2017). Pensando em viabilizar a introdução aos conceitos básicos da área, atividades lúdicas amparadas por jogos eletrônicos são utilizadas para divertir e expandir a possibilidade de aprendizagem de conceitos, conteúdos e habilidades embutidas nesses jogos, motivando os alunos e auxiliando na assimilação dos conteúdos de uma forma envolvente e criativa (BURKE, 2015)</w:t>
      </w:r>
      <w:r w:rsidRPr="00272860">
        <w:rPr>
          <w:color w:val="000000"/>
          <w:sz w:val="20"/>
        </w:rPr>
        <w:t>.</w:t>
      </w:r>
      <w:r w:rsidRPr="00272860">
        <w:rPr>
          <w:sz w:val="20"/>
        </w:rPr>
        <w:t xml:space="preserve"> </w:t>
      </w:r>
    </w:p>
    <w:p w14:paraId="31E7C6E7" w14:textId="77777777" w:rsidR="004E4A18" w:rsidRPr="00272860" w:rsidRDefault="004E4A18" w:rsidP="007D1CC7">
      <w:pPr>
        <w:pStyle w:val="TF-TEXTO"/>
        <w:rPr>
          <w:sz w:val="20"/>
        </w:rPr>
      </w:pPr>
      <w:r w:rsidRPr="00272860">
        <w:rPr>
          <w:sz w:val="20"/>
        </w:rPr>
        <w:t xml:space="preserve">Nesse contexto, tem-se o jogo </w:t>
      </w:r>
      <w:proofErr w:type="spellStart"/>
      <w:r w:rsidRPr="00272860">
        <w:rPr>
          <w:sz w:val="20"/>
        </w:rPr>
        <w:t>Furbot</w:t>
      </w:r>
      <w:proofErr w:type="spellEnd"/>
      <w:r w:rsidRPr="00272860">
        <w:rPr>
          <w:sz w:val="20"/>
        </w:rPr>
        <w:t xml:space="preserve"> que tem a finalidade de auxiliar no desenvolvimento do pensamento computacional em crianças de ensino fundamental (ARAÚJO; MATTOS, 2018). O jogo é dividido em várias fases, nas quais os jogadores programam um robô utilizando comandos iniciais de programação (MATTOS, 2019). O problema que se apresenta neste momento é que não há um feedback ao aluno sobre a qualidade de sua solução. Com isto, o aluno não sabe se haveria alguma forma mais eficiente de resolver os exercícios. Segundo Zeferino, Domingues e Amaral (2007, p. 176), o feedback é fundamental no processo de aprendizagem, pois ajuda os alunos a identificar áreas de </w:t>
      </w:r>
      <w:r w:rsidRPr="00DD17F0">
        <w:rPr>
          <w:sz w:val="20"/>
        </w:rPr>
        <w:t>aprimoramento</w:t>
      </w:r>
      <w:r w:rsidRPr="00272860">
        <w:rPr>
          <w:sz w:val="20"/>
        </w:rPr>
        <w:t xml:space="preserve"> de seus conhecimentos ou habilidades, refletindo assim, em uma maior </w:t>
      </w:r>
      <w:r w:rsidRPr="00DD17F0">
        <w:rPr>
          <w:sz w:val="20"/>
        </w:rPr>
        <w:t>performance</w:t>
      </w:r>
      <w:r w:rsidRPr="00272860">
        <w:rPr>
          <w:sz w:val="20"/>
        </w:rPr>
        <w:t xml:space="preserve"> no processo</w:t>
      </w:r>
      <w:r w:rsidRPr="00272860">
        <w:rPr>
          <w:color w:val="000000" w:themeColor="text1"/>
          <w:sz w:val="20"/>
        </w:rPr>
        <w:t xml:space="preserve"> </w:t>
      </w:r>
      <w:r w:rsidRPr="00272860">
        <w:rPr>
          <w:sz w:val="20"/>
        </w:rPr>
        <w:t>de aprendizagem.</w:t>
      </w:r>
    </w:p>
    <w:p w14:paraId="23C65773" w14:textId="77777777" w:rsidR="004E4A18" w:rsidRPr="00272860" w:rsidRDefault="004E4A18" w:rsidP="00A9242D">
      <w:pPr>
        <w:pStyle w:val="TF-TEXTO"/>
        <w:rPr>
          <w:sz w:val="20"/>
        </w:rPr>
      </w:pPr>
      <w:r w:rsidRPr="00272860">
        <w:rPr>
          <w:sz w:val="20"/>
        </w:rPr>
        <w:t xml:space="preserve">Nesse contexto, essa proposta tem como objetivo fornecer uma resolução de forma automatizada para cada fase do </w:t>
      </w:r>
      <w:proofErr w:type="spellStart"/>
      <w:r w:rsidRPr="00272860">
        <w:rPr>
          <w:sz w:val="20"/>
        </w:rPr>
        <w:t>Furbot</w:t>
      </w:r>
      <w:proofErr w:type="spellEnd"/>
      <w:r w:rsidRPr="00272860">
        <w:rPr>
          <w:sz w:val="20"/>
        </w:rPr>
        <w:t xml:space="preserve">, que poderá ser utilizada para fornecer um feedback ao jogador quando este a conclui. Para a automatização deste processo serão utilizados métodos de aprendizagem </w:t>
      </w:r>
      <w:r w:rsidRPr="00DD17F0">
        <w:rPr>
          <w:sz w:val="20"/>
        </w:rPr>
        <w:t>de máquina</w:t>
      </w:r>
      <w:r>
        <w:rPr>
          <w:sz w:val="20"/>
        </w:rPr>
        <w:t xml:space="preserve"> </w:t>
      </w:r>
      <w:r w:rsidRPr="00272860">
        <w:rPr>
          <w:sz w:val="20"/>
        </w:rPr>
        <w:t>produzindo a solução ótima de acordo com os objetivos do mapa de cada fase. Considera-se uma solução ótima, a solução que apresenta o menor caminho entre a origem e o destino.</w:t>
      </w:r>
    </w:p>
    <w:p w14:paraId="0B158DDA" w14:textId="77777777" w:rsidR="004E4A18" w:rsidRPr="00272860" w:rsidRDefault="004E4A18" w:rsidP="007D17E8">
      <w:pPr>
        <w:pStyle w:val="Ttulo2"/>
        <w:rPr>
          <w:sz w:val="20"/>
        </w:rPr>
      </w:pPr>
      <w:r w:rsidRPr="00272860">
        <w:rPr>
          <w:sz w:val="20"/>
        </w:rPr>
        <w:t xml:space="preserve">OBJETIVOS </w:t>
      </w:r>
    </w:p>
    <w:p w14:paraId="54EFAB14" w14:textId="77777777" w:rsidR="004E4A18" w:rsidRPr="00272860" w:rsidRDefault="004E4A18" w:rsidP="00E84495">
      <w:pPr>
        <w:pStyle w:val="TF-TEXTO"/>
        <w:ind w:firstLine="0"/>
        <w:rPr>
          <w:sz w:val="20"/>
        </w:rPr>
      </w:pPr>
      <w:r>
        <w:rPr>
          <w:noProof/>
          <w:sz w:val="20"/>
        </w:rPr>
        <mc:AlternateContent>
          <mc:Choice Requires="wps">
            <w:drawing>
              <wp:anchor distT="0" distB="0" distL="114300" distR="114300" simplePos="0" relativeHeight="251659264" behindDoc="0" locked="0" layoutInCell="1" allowOverlap="1" wp14:anchorId="664872F5" wp14:editId="046F2123">
                <wp:simplePos x="0" y="0"/>
                <wp:positionH relativeFrom="column">
                  <wp:posOffset>427355</wp:posOffset>
                </wp:positionH>
                <wp:positionV relativeFrom="paragraph">
                  <wp:posOffset>147955</wp:posOffset>
                </wp:positionV>
                <wp:extent cx="0" cy="1041569"/>
                <wp:effectExtent l="12700" t="0" r="12700" b="12700"/>
                <wp:wrapNone/>
                <wp:docPr id="6" name="Conector Reto 6"/>
                <wp:cNvGraphicFramePr/>
                <a:graphic xmlns:a="http://schemas.openxmlformats.org/drawingml/2006/main">
                  <a:graphicData uri="http://schemas.microsoft.com/office/word/2010/wordprocessingShape">
                    <wps:wsp>
                      <wps:cNvCnPr/>
                      <wps:spPr>
                        <a:xfrm>
                          <a:off x="0" y="0"/>
                          <a:ext cx="0" cy="104156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C35812" id="Conector Reto 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1.65pt" to="33.65pt,9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" strokecolor="red" strokeweight="2.25pt">
                <v:stroke joinstyle="miter"/>
              </v:line>
            </w:pict>
          </mc:Fallback>
        </mc:AlternateContent>
      </w:r>
      <w:r w:rsidRPr="00272860">
        <w:rPr>
          <w:sz w:val="20"/>
        </w:rPr>
        <w:t xml:space="preserve"> </w:t>
      </w:r>
      <w:r w:rsidRPr="00272860">
        <w:rPr>
          <w:sz w:val="20"/>
        </w:rPr>
        <w:tab/>
        <w:t xml:space="preserve">O objetivo deste trabalho é propor uma </w:t>
      </w:r>
      <w:r w:rsidRPr="00DD17F0">
        <w:rPr>
          <w:sz w:val="20"/>
        </w:rPr>
        <w:t xml:space="preserve">solução de automatização da resolução das fases do jogo </w:t>
      </w:r>
      <w:proofErr w:type="spellStart"/>
      <w:r w:rsidRPr="00DD17F0">
        <w:rPr>
          <w:sz w:val="20"/>
        </w:rPr>
        <w:t>Furbot</w:t>
      </w:r>
      <w:proofErr w:type="spellEnd"/>
      <w:r w:rsidRPr="00DD17F0">
        <w:rPr>
          <w:sz w:val="20"/>
        </w:rPr>
        <w:t>, que encontre a resolução mais otimizada para cada fase</w:t>
      </w:r>
      <w:r w:rsidRPr="00272860">
        <w:rPr>
          <w:sz w:val="20"/>
        </w:rPr>
        <w:t>.</w:t>
      </w:r>
    </w:p>
    <w:p w14:paraId="0982F1AA" w14:textId="77777777" w:rsidR="004E4A18" w:rsidRPr="00272860" w:rsidRDefault="004E4A18" w:rsidP="002C5206">
      <w:pPr>
        <w:pStyle w:val="TF-TEXTO"/>
        <w:rPr>
          <w:sz w:val="20"/>
        </w:rPr>
      </w:pPr>
      <w:r w:rsidRPr="00272860">
        <w:rPr>
          <w:sz w:val="20"/>
        </w:rPr>
        <w:t>Os objetivos específicos são:</w:t>
      </w:r>
    </w:p>
    <w:p w14:paraId="7F7DC099" w14:textId="77777777" w:rsidR="004E4A18" w:rsidRPr="00272860" w:rsidRDefault="004E4A18" w:rsidP="00922109">
      <w:pPr>
        <w:pStyle w:val="TF-ALNEA"/>
        <w:numPr>
          <w:ilvl w:val="0"/>
          <w:numId w:val="34"/>
        </w:numPr>
        <w:rPr>
          <w:sz w:val="20"/>
        </w:rPr>
      </w:pPr>
      <w:r w:rsidRPr="00272860">
        <w:rPr>
          <w:sz w:val="20"/>
        </w:rPr>
        <w:t>g</w:t>
      </w:r>
      <w:commentRangeStart w:id="92"/>
      <w:r w:rsidRPr="00272860">
        <w:rPr>
          <w:sz w:val="20"/>
        </w:rPr>
        <w:t xml:space="preserve">erar </w:t>
      </w:r>
      <w:commentRangeEnd w:id="92"/>
      <w:r>
        <w:rPr>
          <w:rStyle w:val="Refdecomentrio"/>
        </w:rPr>
        <w:commentReference w:id="92"/>
      </w:r>
      <w:r w:rsidRPr="00272860">
        <w:rPr>
          <w:sz w:val="20"/>
        </w:rPr>
        <w:t xml:space="preserve">uma solução ótima para cada fase do jogo </w:t>
      </w:r>
      <w:proofErr w:type="spellStart"/>
      <w:r w:rsidRPr="00272860">
        <w:rPr>
          <w:sz w:val="20"/>
        </w:rPr>
        <w:t>Furbot</w:t>
      </w:r>
      <w:proofErr w:type="spellEnd"/>
      <w:r w:rsidRPr="00272860">
        <w:rPr>
          <w:sz w:val="20"/>
        </w:rPr>
        <w:t xml:space="preserve">, sendo esta, </w:t>
      </w:r>
      <w:r w:rsidRPr="00DD17F0">
        <w:rPr>
          <w:sz w:val="20"/>
        </w:rPr>
        <w:t>baseada no caminho mínimo</w:t>
      </w:r>
      <w:r w:rsidRPr="00272860">
        <w:rPr>
          <w:sz w:val="20"/>
        </w:rPr>
        <w:t xml:space="preserve"> entre a origem e os objetivos da fase;</w:t>
      </w:r>
    </w:p>
    <w:p w14:paraId="1652B67B" w14:textId="77777777" w:rsidR="004E4A18" w:rsidRPr="00272860" w:rsidRDefault="004E4A18" w:rsidP="00922109">
      <w:pPr>
        <w:pStyle w:val="TF-ALNEA"/>
        <w:numPr>
          <w:ilvl w:val="0"/>
          <w:numId w:val="34"/>
        </w:numPr>
        <w:rPr>
          <w:sz w:val="20"/>
        </w:rPr>
      </w:pPr>
      <w:r w:rsidRPr="00272860">
        <w:rPr>
          <w:sz w:val="20"/>
        </w:rPr>
        <w:t>fornecer feedback para o jogador comparando sua solução com a solução ótima gerada;</w:t>
      </w:r>
    </w:p>
    <w:p w14:paraId="7E2F3AC3" w14:textId="77777777" w:rsidR="004E4A18" w:rsidRPr="00DD17F0" w:rsidRDefault="004E4A18" w:rsidP="00922109">
      <w:pPr>
        <w:pStyle w:val="TF-ALNEA"/>
        <w:numPr>
          <w:ilvl w:val="0"/>
          <w:numId w:val="34"/>
        </w:numPr>
        <w:rPr>
          <w:sz w:val="20"/>
        </w:rPr>
      </w:pPr>
      <w:r w:rsidRPr="00DD17F0">
        <w:rPr>
          <w:sz w:val="20"/>
        </w:rPr>
        <w:t xml:space="preserve">integrar a solução gerada no jogo existente do </w:t>
      </w:r>
      <w:proofErr w:type="spellStart"/>
      <w:r w:rsidRPr="00DD17F0">
        <w:rPr>
          <w:sz w:val="20"/>
        </w:rPr>
        <w:t>Furbot</w:t>
      </w:r>
      <w:proofErr w:type="spellEnd"/>
      <w:r w:rsidRPr="00DD17F0">
        <w:rPr>
          <w:sz w:val="20"/>
        </w:rPr>
        <w:t>.</w:t>
      </w:r>
    </w:p>
    <w:p w14:paraId="74EE3FE0" w14:textId="77777777" w:rsidR="004E4A18" w:rsidRPr="00272860" w:rsidRDefault="004E4A18" w:rsidP="00922109">
      <w:pPr>
        <w:pStyle w:val="Ttulo1"/>
      </w:pPr>
      <w:r w:rsidRPr="00272860">
        <w:lastRenderedPageBreak/>
        <w:t xml:space="preserve">trabalhos correlatos </w:t>
      </w:r>
    </w:p>
    <w:p w14:paraId="73156A16" w14:textId="77777777" w:rsidR="004E4A18" w:rsidRPr="00272860" w:rsidRDefault="004E4A18" w:rsidP="006E78FD">
      <w:pPr>
        <w:pStyle w:val="TF-TEXTO"/>
        <w:rPr>
          <w:sz w:val="20"/>
          <w:highlight w:val="yellow"/>
        </w:rPr>
      </w:pPr>
      <w:commentRangeStart w:id="93"/>
      <w:r w:rsidRPr="00272860">
        <w:rPr>
          <w:sz w:val="20"/>
        </w:rPr>
        <w:t xml:space="preserve">Neste capítulo </w:t>
      </w:r>
      <w:commentRangeEnd w:id="93"/>
      <w:r>
        <w:rPr>
          <w:rStyle w:val="Refdecomentrio"/>
        </w:rPr>
        <w:commentReference w:id="93"/>
      </w:r>
      <w:r w:rsidRPr="00272860">
        <w:rPr>
          <w:sz w:val="20"/>
        </w:rPr>
        <w:t xml:space="preserve">serão apresentados os trabalhos que possuem características semelhantes às dos objetivos propostos nesse trabalho. O primeiro aborda o trabalho de Xavier (2019) que é a geração automatizada de gabarito e correção de exercícios em ambiente </w:t>
      </w:r>
      <w:proofErr w:type="spellStart"/>
      <w:r w:rsidRPr="00272860">
        <w:rPr>
          <w:sz w:val="20"/>
        </w:rPr>
        <w:t>Furbot</w:t>
      </w:r>
      <w:proofErr w:type="spellEnd"/>
      <w:r w:rsidRPr="00272860">
        <w:rPr>
          <w:sz w:val="20"/>
        </w:rPr>
        <w:t xml:space="preserve"> para o ensino do pensamento computacional. O segundo é uma ferramenta para ensino introdutório de programação (CODE.ORG, 2021a). Por fim, o terceiro trabalho é um jogo de quebra cabeça chamado </w:t>
      </w:r>
      <w:commentRangeStart w:id="94"/>
      <w:proofErr w:type="spellStart"/>
      <w:r w:rsidRPr="00272860">
        <w:rPr>
          <w:sz w:val="20"/>
        </w:rPr>
        <w:t>codeSpark</w:t>
      </w:r>
      <w:commentRangeEnd w:id="94"/>
      <w:proofErr w:type="spellEnd"/>
      <w:r>
        <w:rPr>
          <w:rStyle w:val="Refdecomentrio"/>
        </w:rPr>
        <w:commentReference w:id="94"/>
      </w:r>
      <w:r w:rsidRPr="00272860">
        <w:rPr>
          <w:sz w:val="20"/>
        </w:rPr>
        <w:t xml:space="preserve"> (CODESPARK</w:t>
      </w:r>
      <w:r w:rsidRPr="00272860" w:rsidDel="00FD1328">
        <w:rPr>
          <w:sz w:val="20"/>
        </w:rPr>
        <w:t>,</w:t>
      </w:r>
      <w:r w:rsidRPr="00272860">
        <w:rPr>
          <w:sz w:val="20"/>
        </w:rPr>
        <w:t xml:space="preserve"> 2021a).</w:t>
      </w:r>
    </w:p>
    <w:p w14:paraId="1793B59F" w14:textId="77777777" w:rsidR="004E4A18" w:rsidRPr="00272860" w:rsidRDefault="004E4A18" w:rsidP="007D17E8">
      <w:pPr>
        <w:pStyle w:val="Ttulo2"/>
        <w:rPr>
          <w:sz w:val="20"/>
        </w:rPr>
      </w:pPr>
      <w:r w:rsidRPr="00272860">
        <w:rPr>
          <w:sz w:val="20"/>
        </w:rPr>
        <w:t>Geração automatizada de gabarito e correção de exercícios em ambiente furbot</w:t>
      </w:r>
    </w:p>
    <w:p w14:paraId="18AB5055" w14:textId="77777777" w:rsidR="004E4A18" w:rsidRPr="00272860" w:rsidRDefault="004E4A18" w:rsidP="00D263AF">
      <w:pPr>
        <w:pStyle w:val="TF-TEXTO"/>
        <w:rPr>
          <w:sz w:val="20"/>
        </w:rPr>
      </w:pPr>
      <w:r w:rsidRPr="00272860">
        <w:rPr>
          <w:sz w:val="20"/>
        </w:rPr>
        <w:t xml:space="preserve">O trabalho desenvolvido por Xavier (2019) teve como objetivo gerar gabaritos para as fases do projeto </w:t>
      </w:r>
      <w:proofErr w:type="spellStart"/>
      <w:r w:rsidRPr="00272860">
        <w:rPr>
          <w:sz w:val="20"/>
        </w:rPr>
        <w:t>Furbot</w:t>
      </w:r>
      <w:proofErr w:type="spellEnd"/>
      <w:r w:rsidRPr="00272860">
        <w:rPr>
          <w:sz w:val="20"/>
        </w:rPr>
        <w:t>. Este projeto é desenvolvido em</w:t>
      </w:r>
      <w:r w:rsidRPr="00272860">
        <w:rPr>
          <w:i/>
          <w:noProof/>
          <w:sz w:val="20"/>
        </w:rPr>
        <w:t xml:space="preserve"> </w:t>
      </w:r>
      <w:r w:rsidRPr="00272860">
        <w:rPr>
          <w:sz w:val="20"/>
        </w:rPr>
        <w:t xml:space="preserve">Java para o ensino do pensamento computacional voltado às crianças da rede básica de educação (SCHLÖGL </w:t>
      </w:r>
      <w:commentRangeStart w:id="95"/>
      <w:r w:rsidRPr="00272860">
        <w:rPr>
          <w:sz w:val="20"/>
        </w:rPr>
        <w:t>et al.</w:t>
      </w:r>
      <w:commentRangeEnd w:id="95"/>
      <w:r>
        <w:rPr>
          <w:rStyle w:val="Refdecomentrio"/>
        </w:rPr>
        <w:commentReference w:id="95"/>
      </w:r>
      <w:r w:rsidRPr="00272860">
        <w:rPr>
          <w:sz w:val="20"/>
        </w:rPr>
        <w:t xml:space="preserve">, 2017). </w:t>
      </w:r>
    </w:p>
    <w:p w14:paraId="7F358FDC" w14:textId="77777777" w:rsidR="004E4A18" w:rsidRPr="00272860" w:rsidRDefault="004E4A18" w:rsidP="00D1646E">
      <w:pPr>
        <w:pStyle w:val="TF-TEXTO"/>
        <w:rPr>
          <w:sz w:val="20"/>
        </w:rPr>
      </w:pPr>
      <w:r w:rsidRPr="00272860">
        <w:rPr>
          <w:sz w:val="20"/>
        </w:rPr>
        <w:t xml:space="preserve">Xavier (2019) utilizou algoritmos de menor caminho para solucionar problemas como: encontrar o menor caminho até os objetivos do robô; gerar um gabarito dos comandos sequenciais que o robô deve fazer para sair do ponto de origem e chegar até o ponto de destino (XAVIER, 2019). Além disso, o trabalho também teve como objetivo auxiliar os professores a fazer a correção dos exercícios </w:t>
      </w:r>
      <w:r w:rsidRPr="00DD17F0">
        <w:rPr>
          <w:sz w:val="20"/>
        </w:rPr>
        <w:t>criados</w:t>
      </w:r>
      <w:r w:rsidRPr="00272860">
        <w:rPr>
          <w:sz w:val="20"/>
        </w:rPr>
        <w:t xml:space="preserve"> pelos alunos, </w:t>
      </w:r>
      <w:r w:rsidRPr="00DD17F0">
        <w:rPr>
          <w:sz w:val="20"/>
        </w:rPr>
        <w:t>visto que</w:t>
      </w:r>
      <w:r w:rsidRPr="00272860">
        <w:rPr>
          <w:sz w:val="20"/>
        </w:rPr>
        <w:t xml:space="preserve"> muitos dos professores não possuem experiência na área de programação.</w:t>
      </w:r>
    </w:p>
    <w:p w14:paraId="44DCF9F6" w14:textId="77777777" w:rsidR="004E4A18" w:rsidRPr="00272860" w:rsidRDefault="004E4A18" w:rsidP="008D0C9C">
      <w:pPr>
        <w:pStyle w:val="TF-TEXTO"/>
        <w:rPr>
          <w:sz w:val="20"/>
        </w:rPr>
      </w:pPr>
      <w:commentRangeStart w:id="96"/>
      <w:r w:rsidRPr="00272860">
        <w:rPr>
          <w:sz w:val="20"/>
        </w:rPr>
        <w:t xml:space="preserve">As tecnologias </w:t>
      </w:r>
      <w:commentRangeEnd w:id="96"/>
      <w:r>
        <w:rPr>
          <w:rStyle w:val="Refdecomentrio"/>
        </w:rPr>
        <w:commentReference w:id="96"/>
      </w:r>
      <w:r w:rsidRPr="00272860">
        <w:rPr>
          <w:sz w:val="20"/>
        </w:rPr>
        <w:t xml:space="preserve">utilizadas no desenvolvimento incluem o </w:t>
      </w:r>
      <w:r w:rsidRPr="00272860">
        <w:rPr>
          <w:i/>
          <w:iCs/>
          <w:sz w:val="20"/>
        </w:rPr>
        <w:t>framework</w:t>
      </w:r>
      <w:r w:rsidRPr="00272860">
        <w:rPr>
          <w:sz w:val="20"/>
        </w:rPr>
        <w:t xml:space="preserve"> </w:t>
      </w:r>
      <w:proofErr w:type="spellStart"/>
      <w:r w:rsidRPr="00272860">
        <w:rPr>
          <w:sz w:val="20"/>
        </w:rPr>
        <w:t>Furbot</w:t>
      </w:r>
      <w:proofErr w:type="spellEnd"/>
      <w:r w:rsidRPr="00272860">
        <w:rPr>
          <w:sz w:val="20"/>
        </w:rPr>
        <w:t xml:space="preserve"> na linguagem Java, além da biblioteca </w:t>
      </w:r>
      <w:r w:rsidRPr="00272860">
        <w:rPr>
          <w:rStyle w:val="TF-COURIER10"/>
        </w:rPr>
        <w:t>Commons-digester-1.8</w:t>
      </w:r>
      <w:r w:rsidRPr="00272860">
        <w:rPr>
          <w:sz w:val="20"/>
        </w:rPr>
        <w:t xml:space="preserve"> para leitura de </w:t>
      </w:r>
      <w:commentRangeStart w:id="97"/>
      <w:r w:rsidRPr="00272860">
        <w:rPr>
          <w:sz w:val="20"/>
        </w:rPr>
        <w:t xml:space="preserve">arquivos </w:t>
      </w:r>
      <w:proofErr w:type="spellStart"/>
      <w:r w:rsidRPr="00272860">
        <w:rPr>
          <w:sz w:val="20"/>
        </w:rPr>
        <w:t>XMLs</w:t>
      </w:r>
      <w:proofErr w:type="spellEnd"/>
      <w:r w:rsidRPr="00272860">
        <w:rPr>
          <w:sz w:val="20"/>
        </w:rPr>
        <w:t xml:space="preserve"> e o </w:t>
      </w:r>
      <w:commentRangeEnd w:id="97"/>
      <w:r>
        <w:rPr>
          <w:rStyle w:val="Refdecomentrio"/>
        </w:rPr>
        <w:commentReference w:id="97"/>
      </w:r>
      <w:r w:rsidRPr="00272860">
        <w:rPr>
          <w:sz w:val="20"/>
        </w:rPr>
        <w:t xml:space="preserve">algoritmo de </w:t>
      </w:r>
      <w:proofErr w:type="spellStart"/>
      <w:r w:rsidRPr="00272860">
        <w:rPr>
          <w:sz w:val="20"/>
        </w:rPr>
        <w:t>Dijkstra</w:t>
      </w:r>
      <w:proofErr w:type="spellEnd"/>
      <w:r w:rsidRPr="00272860">
        <w:rPr>
          <w:sz w:val="20"/>
        </w:rPr>
        <w:t xml:space="preserve"> utilizado para encontrar os caminhos mínimos entre os objetivos do mapa (XAVIER, 2019).</w:t>
      </w:r>
    </w:p>
    <w:p w14:paraId="6C6E22C3" w14:textId="77777777" w:rsidR="004E4A18" w:rsidRPr="00272860" w:rsidRDefault="004E4A18" w:rsidP="008D0C9C">
      <w:pPr>
        <w:pStyle w:val="TF-TEXTO"/>
        <w:rPr>
          <w:sz w:val="20"/>
        </w:rPr>
      </w:pPr>
      <w:r w:rsidRPr="00272860">
        <w:rPr>
          <w:sz w:val="20"/>
        </w:rPr>
        <w:t>Na Figura 1 pode-se visualizar a comparação entre o código gerado pelo aluno e o gabarito fornecido pelo algoritmo de Xavier (2019). Ao concluir a fase, o aluno visualiza a quantidade de linhas que ele escreveu e a quantidade de linhas que poderia ter escrito. Ainda, é apresentada a pontuação com base nos objetivos do mapa.</w:t>
      </w:r>
    </w:p>
    <w:p w14:paraId="58388F38" w14:textId="77777777" w:rsidR="004E4A18" w:rsidRPr="00272860" w:rsidRDefault="004E4A18" w:rsidP="00DD17F0">
      <w:pPr>
        <w:pStyle w:val="TF-LEGENDA"/>
        <w:rPr>
          <w:sz w:val="20"/>
        </w:rPr>
      </w:pPr>
      <w:r w:rsidRPr="00272860">
        <w:rPr>
          <w:sz w:val="20"/>
        </w:rPr>
        <w:t xml:space="preserve">Figura </w:t>
      </w:r>
      <w:r w:rsidRPr="00DD17F0">
        <w:rPr>
          <w:sz w:val="20"/>
        </w:rPr>
        <w:t>1</w:t>
      </w:r>
      <w:r w:rsidRPr="00272860">
        <w:rPr>
          <w:sz w:val="20"/>
        </w:rPr>
        <w:t xml:space="preserve"> – Tela de comparação resolução com o gabarito</w:t>
      </w:r>
    </w:p>
    <w:p w14:paraId="0CDB4544" w14:textId="77777777" w:rsidR="004E4A18" w:rsidRPr="00272860" w:rsidRDefault="004E4A18" w:rsidP="00DD17F0">
      <w:pPr>
        <w:pStyle w:val="TF-FIGURA"/>
        <w:rPr>
          <w:sz w:val="20"/>
        </w:rPr>
      </w:pPr>
      <w:r w:rsidRPr="00272860">
        <w:rPr>
          <w:noProof/>
          <w:sz w:val="20"/>
        </w:rPr>
        <w:drawing>
          <wp:inline distT="0" distB="0" distL="0" distR="0" wp14:anchorId="3656E00E" wp14:editId="3DDE5699">
            <wp:extent cx="3640667" cy="1913810"/>
            <wp:effectExtent l="19050" t="19050" r="17145" b="10795"/>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pic:nvPicPr>
                  <pic:blipFill>
                    <a:blip r:embed="rId6">
                      <a:extLst>
                        <a:ext uri="{28A0092B-C50C-407E-A947-70E740481C1C}">
                          <a14:useLocalDpi xmlns:a14="http://schemas.microsoft.com/office/drawing/2010/main" val="0"/>
                        </a:ext>
                      </a:extLst>
                    </a:blip>
                    <a:stretch>
                      <a:fillRect/>
                    </a:stretch>
                  </pic:blipFill>
                  <pic:spPr>
                    <a:xfrm>
                      <a:off x="0" y="0"/>
                      <a:ext cx="3719423" cy="1955210"/>
                    </a:xfrm>
                    <a:prstGeom prst="rect">
                      <a:avLst/>
                    </a:prstGeom>
                    <a:ln w="12700">
                      <a:solidFill>
                        <a:schemeClr val="tx1"/>
                      </a:solidFill>
                    </a:ln>
                  </pic:spPr>
                </pic:pic>
              </a:graphicData>
            </a:graphic>
          </wp:inline>
        </w:drawing>
      </w:r>
    </w:p>
    <w:p w14:paraId="52FD0716" w14:textId="77777777" w:rsidR="004E4A18" w:rsidRPr="00CA3034" w:rsidRDefault="004E4A18" w:rsidP="00DD17F0">
      <w:pPr>
        <w:pStyle w:val="TF-FONTE"/>
        <w:jc w:val="center"/>
        <w:rPr>
          <w:sz w:val="18"/>
          <w:szCs w:val="18"/>
        </w:rPr>
      </w:pPr>
      <w:r w:rsidRPr="00CA3034">
        <w:rPr>
          <w:sz w:val="18"/>
          <w:szCs w:val="18"/>
        </w:rPr>
        <w:t>Fonte: Xavier, 2019.</w:t>
      </w:r>
    </w:p>
    <w:p w14:paraId="5005B879" w14:textId="77777777" w:rsidR="004E4A18" w:rsidRPr="00272860" w:rsidRDefault="004E4A18" w:rsidP="00473E4B">
      <w:pPr>
        <w:pStyle w:val="TF-TEXTO"/>
        <w:rPr>
          <w:sz w:val="20"/>
        </w:rPr>
      </w:pPr>
      <w:r w:rsidRPr="00272860">
        <w:rPr>
          <w:sz w:val="20"/>
        </w:rPr>
        <w:t>Por meio de testes em campo realizado com alunos de ensino fundamental, Xavier (2019) pode observar como resultado uma maior motivação entre os alunos que passaram a comparar suas soluções com o gabarito gerado. Ainda, Xavier (2019) aponta que há uma demora na geração ao colocar muitos objetivos no mapa para gerar o gabarito, sendo est</w:t>
      </w:r>
      <w:r>
        <w:rPr>
          <w:sz w:val="20"/>
        </w:rPr>
        <w:t>a</w:t>
      </w:r>
      <w:r w:rsidRPr="00272860">
        <w:rPr>
          <w:sz w:val="20"/>
        </w:rPr>
        <w:t xml:space="preserve"> uma limitação do trabalho.</w:t>
      </w:r>
    </w:p>
    <w:p w14:paraId="0682DFDD" w14:textId="77777777" w:rsidR="004E4A18" w:rsidRPr="00272860" w:rsidRDefault="004E4A18" w:rsidP="007D17E8">
      <w:pPr>
        <w:pStyle w:val="Ttulo2"/>
        <w:rPr>
          <w:sz w:val="20"/>
        </w:rPr>
      </w:pPr>
      <w:r w:rsidRPr="00272860">
        <w:rPr>
          <w:sz w:val="20"/>
        </w:rPr>
        <w:tab/>
        <w:t>Programação com minecraft: jornada do heroi</w:t>
      </w:r>
    </w:p>
    <w:p w14:paraId="65D2D5F5" w14:textId="77777777" w:rsidR="004E4A18" w:rsidRPr="00272860" w:rsidRDefault="004E4A18" w:rsidP="00C0155B">
      <w:pPr>
        <w:pStyle w:val="TF-TEXTO"/>
        <w:rPr>
          <w:sz w:val="20"/>
        </w:rPr>
      </w:pPr>
      <w:r w:rsidRPr="00272860">
        <w:rPr>
          <w:sz w:val="20"/>
        </w:rPr>
        <w:t xml:space="preserve">A programação com </w:t>
      </w:r>
      <w:proofErr w:type="spellStart"/>
      <w:r w:rsidRPr="00272860">
        <w:rPr>
          <w:sz w:val="20"/>
        </w:rPr>
        <w:t>Minecraft</w:t>
      </w:r>
      <w:proofErr w:type="spellEnd"/>
      <w:r w:rsidRPr="00272860">
        <w:rPr>
          <w:sz w:val="20"/>
        </w:rPr>
        <w:t xml:space="preserve">: Jornada do Herói é uma das várias ferramentas de ensino de programação desenvolvidas pela Code.org (2021a). A ferramenta introduz diversos conceitos de programação, tais como </w:t>
      </w:r>
      <w:r w:rsidRPr="00272860">
        <w:rPr>
          <w:sz w:val="20"/>
        </w:rPr>
        <w:lastRenderedPageBreak/>
        <w:t>programação sequencial, uso de laços de repetição e uso de funções pré-determinadas. A ferramenta propõe uma programação visual com o uso de blocos, sendo que seus comandos estão disponíveis em vários idiomas. O objetivo é usar os comandos disponíveis para realizar o que é proposto no início de cada fase.</w:t>
      </w:r>
    </w:p>
    <w:p w14:paraId="64670C71" w14:textId="77777777" w:rsidR="004E4A18" w:rsidRDefault="004E4A18" w:rsidP="00CA3034">
      <w:pPr>
        <w:pStyle w:val="TF-TEXTO"/>
        <w:ind w:firstLine="709"/>
        <w:rPr>
          <w:sz w:val="20"/>
        </w:rPr>
      </w:pPr>
      <w:r w:rsidRPr="00272860">
        <w:rPr>
          <w:sz w:val="20"/>
        </w:rPr>
        <w:t xml:space="preserve">A Figura 2 identifica a tela principal do jogo. Ela é dividida em alguns componentes, sendo eles: as instruções da fase (identificado </w:t>
      </w:r>
      <w:commentRangeStart w:id="98"/>
      <w:r w:rsidRPr="00272860">
        <w:rPr>
          <w:sz w:val="20"/>
        </w:rPr>
        <w:t xml:space="preserve">pelo número 1 </w:t>
      </w:r>
      <w:commentRangeEnd w:id="98"/>
      <w:r>
        <w:rPr>
          <w:rStyle w:val="Refdecomentrio"/>
        </w:rPr>
        <w:commentReference w:id="98"/>
      </w:r>
      <w:r w:rsidRPr="00272860">
        <w:rPr>
          <w:sz w:val="20"/>
        </w:rPr>
        <w:t xml:space="preserve">na figura); blocos para utilizar na resolução (identificado pelo número 2 na figura); área de trabalho que é onde o aluno deve incluir os blocos para montar o código para ser executado pelo personagem auxiliar (identificado pelo número 3 na figura). Ao clicar no botão executar, o personagem executa os comandos da área de trabalho, identificado pelo número </w:t>
      </w:r>
      <w:r w:rsidRPr="00CA3034">
        <w:rPr>
          <w:sz w:val="20"/>
        </w:rPr>
        <w:t>6 na figura, e ao finalizar</w:t>
      </w:r>
      <w:r w:rsidRPr="00272860">
        <w:rPr>
          <w:sz w:val="20"/>
        </w:rPr>
        <w:t xml:space="preserve">, o botão de recomeçar é exibido no lugar do botão executar. Caso haja um erro na sequência de passos, o personagem controlado pelo aluno não conseguirá concluir o problema. Assim, o aluno deverá pensar no que errou e recomeçar ou pedir uma dica clicando na lâmpada situada no quadrado das instruções, indicado pelo item 4 na figura. </w:t>
      </w:r>
    </w:p>
    <w:p w14:paraId="60552F3A" w14:textId="77777777" w:rsidR="004E4A18" w:rsidRPr="00CA3034" w:rsidRDefault="004E4A18" w:rsidP="00CA3034">
      <w:pPr>
        <w:pStyle w:val="TF-LEGENDA"/>
        <w:rPr>
          <w:sz w:val="20"/>
        </w:rPr>
      </w:pPr>
      <w:r w:rsidRPr="00CA3034">
        <w:rPr>
          <w:sz w:val="20"/>
        </w:rPr>
        <w:t xml:space="preserve">Figura </w:t>
      </w:r>
      <w:r w:rsidRPr="00CA3034">
        <w:rPr>
          <w:noProof/>
          <w:sz w:val="20"/>
        </w:rPr>
        <w:t>2</w:t>
      </w:r>
      <w:r w:rsidRPr="00CA3034">
        <w:rPr>
          <w:sz w:val="20"/>
        </w:rPr>
        <w:t xml:space="preserve"> – Tela principal do </w:t>
      </w:r>
      <w:proofErr w:type="spellStart"/>
      <w:r w:rsidRPr="00CA3034">
        <w:rPr>
          <w:sz w:val="20"/>
        </w:rPr>
        <w:t>Minecraft</w:t>
      </w:r>
      <w:proofErr w:type="spellEnd"/>
      <w:r w:rsidRPr="00CA3034">
        <w:rPr>
          <w:sz w:val="20"/>
        </w:rPr>
        <w:t>: Jornada do Heró</w:t>
      </w:r>
      <w:commentRangeStart w:id="99"/>
      <w:r w:rsidRPr="00CA3034">
        <w:rPr>
          <w:sz w:val="20"/>
        </w:rPr>
        <w:t>i.</w:t>
      </w:r>
      <w:commentRangeEnd w:id="99"/>
      <w:r>
        <w:rPr>
          <w:rStyle w:val="Refdecomentrio"/>
        </w:rPr>
        <w:commentReference w:id="99"/>
      </w:r>
    </w:p>
    <w:p w14:paraId="3F01BEA7" w14:textId="77777777" w:rsidR="004E4A18" w:rsidRPr="00CA3034" w:rsidRDefault="004E4A18" w:rsidP="00CA3034">
      <w:pPr>
        <w:pStyle w:val="TF-FIGURA"/>
      </w:pPr>
      <w:r w:rsidRPr="00272860">
        <w:rPr>
          <w:noProof/>
        </w:rPr>
        <w:drawing>
          <wp:inline distT="0" distB="0" distL="0" distR="0" wp14:anchorId="15ACF96F" wp14:editId="27E9E69A">
            <wp:extent cx="4912565" cy="2286000"/>
            <wp:effectExtent l="19050" t="19050" r="21590" b="19050"/>
            <wp:docPr id="11" name="picture" descr="Interface gráfica do usuário, Texto, Aplicativo, chat ou mensagem de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72329" name="picture" descr="Interface gráfica do usuário, Texto, Aplicativo, chat ou mensagem de texto, Site&#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967908" cy="2311753"/>
                    </a:xfrm>
                    <a:prstGeom prst="rect">
                      <a:avLst/>
                    </a:prstGeom>
                    <a:ln w="12700">
                      <a:solidFill>
                        <a:schemeClr val="tx1"/>
                      </a:solidFill>
                    </a:ln>
                  </pic:spPr>
                </pic:pic>
              </a:graphicData>
            </a:graphic>
          </wp:inline>
        </w:drawing>
      </w:r>
    </w:p>
    <w:p w14:paraId="40FBECCD" w14:textId="77777777" w:rsidR="004E4A18" w:rsidRPr="00CA3034" w:rsidRDefault="004E4A18" w:rsidP="00CA3034">
      <w:pPr>
        <w:pStyle w:val="TF-FONTE"/>
        <w:jc w:val="center"/>
        <w:rPr>
          <w:sz w:val="18"/>
          <w:szCs w:val="18"/>
        </w:rPr>
      </w:pPr>
      <w:r w:rsidRPr="00CA3034">
        <w:rPr>
          <w:sz w:val="18"/>
          <w:szCs w:val="18"/>
        </w:rPr>
        <w:t>Fonte: elaborado pelo autor.</w:t>
      </w:r>
    </w:p>
    <w:p w14:paraId="1BB8500A" w14:textId="77777777" w:rsidR="004E4A18" w:rsidRPr="00272860" w:rsidRDefault="004E4A18" w:rsidP="00821747">
      <w:pPr>
        <w:pStyle w:val="TF-TEXTO"/>
        <w:rPr>
          <w:sz w:val="20"/>
        </w:rPr>
      </w:pPr>
      <w:r w:rsidRPr="00272860">
        <w:rPr>
          <w:sz w:val="20"/>
        </w:rPr>
        <w:t xml:space="preserve">Ao pedir para executar os passos, conforme as ações da área de trabalho são executadas, elas são destacadas em amarelo, como pode ser observado no último comando da Figura 2. Caso o usuário conclua o objetivo, além de uma mensagem de parabéns, é apresentado o código gerado na linguagem </w:t>
      </w:r>
      <w:proofErr w:type="spellStart"/>
      <w:r w:rsidRPr="00272860">
        <w:rPr>
          <w:sz w:val="20"/>
        </w:rPr>
        <w:t>JavaScript</w:t>
      </w:r>
      <w:proofErr w:type="spellEnd"/>
      <w:r w:rsidRPr="00272860">
        <w:rPr>
          <w:sz w:val="20"/>
        </w:rPr>
        <w:t xml:space="preserve">, conforme a Figura 3. As tecnologias utilizadas para o desenvolvimento incluem </w:t>
      </w:r>
      <w:proofErr w:type="spellStart"/>
      <w:r w:rsidRPr="00272860">
        <w:rPr>
          <w:sz w:val="20"/>
        </w:rPr>
        <w:t>JavaScript</w:t>
      </w:r>
      <w:proofErr w:type="spellEnd"/>
      <w:r w:rsidRPr="00272860">
        <w:rPr>
          <w:sz w:val="20"/>
        </w:rPr>
        <w:t xml:space="preserve"> e </w:t>
      </w:r>
      <w:proofErr w:type="spellStart"/>
      <w:r w:rsidRPr="00272860">
        <w:rPr>
          <w:sz w:val="20"/>
        </w:rPr>
        <w:t>Javascript</w:t>
      </w:r>
      <w:proofErr w:type="spellEnd"/>
      <w:r w:rsidRPr="00272860">
        <w:rPr>
          <w:sz w:val="20"/>
        </w:rPr>
        <w:t xml:space="preserve"> XML (JSX) que permite escrever código HTML dentro do </w:t>
      </w:r>
      <w:proofErr w:type="spellStart"/>
      <w:r w:rsidRPr="00272860">
        <w:rPr>
          <w:sz w:val="20"/>
        </w:rPr>
        <w:t>React</w:t>
      </w:r>
      <w:proofErr w:type="spellEnd"/>
      <w:r w:rsidRPr="00272860">
        <w:rPr>
          <w:sz w:val="20"/>
        </w:rPr>
        <w:t xml:space="preserve">. </w:t>
      </w:r>
    </w:p>
    <w:p w14:paraId="08E341C3" w14:textId="77777777" w:rsidR="004E4A18" w:rsidRPr="00CA3034" w:rsidRDefault="004E4A18" w:rsidP="00CA3034">
      <w:pPr>
        <w:pStyle w:val="TF-LEGENDA"/>
        <w:rPr>
          <w:sz w:val="20"/>
        </w:rPr>
      </w:pPr>
      <w:r w:rsidRPr="00CA3034">
        <w:rPr>
          <w:sz w:val="20"/>
        </w:rPr>
        <w:lastRenderedPageBreak/>
        <w:t xml:space="preserve">Figura 3 – Tela de conclusão do exercício do </w:t>
      </w:r>
      <w:proofErr w:type="spellStart"/>
      <w:r w:rsidRPr="00CA3034">
        <w:rPr>
          <w:sz w:val="20"/>
        </w:rPr>
        <w:t>Minecraft</w:t>
      </w:r>
      <w:proofErr w:type="spellEnd"/>
      <w:r w:rsidRPr="00CA3034">
        <w:rPr>
          <w:sz w:val="20"/>
        </w:rPr>
        <w:t>: Jornada do Her</w:t>
      </w:r>
      <w:commentRangeStart w:id="100"/>
      <w:r w:rsidRPr="00CA3034">
        <w:rPr>
          <w:sz w:val="20"/>
        </w:rPr>
        <w:t>ói.</w:t>
      </w:r>
      <w:commentRangeEnd w:id="100"/>
      <w:r>
        <w:rPr>
          <w:rStyle w:val="Refdecomentrio"/>
        </w:rPr>
        <w:commentReference w:id="100"/>
      </w:r>
    </w:p>
    <w:p w14:paraId="115E9D2D" w14:textId="77777777" w:rsidR="004E4A18" w:rsidRPr="00272860" w:rsidRDefault="004E4A18" w:rsidP="00F67C43">
      <w:pPr>
        <w:pStyle w:val="TF-FIGURA"/>
        <w:rPr>
          <w:sz w:val="20"/>
        </w:rPr>
      </w:pPr>
      <w:r w:rsidRPr="00272860">
        <w:rPr>
          <w:noProof/>
          <w:sz w:val="20"/>
        </w:rPr>
        <w:drawing>
          <wp:inline distT="0" distB="0" distL="0" distR="0" wp14:anchorId="53405C2A" wp14:editId="671C9644">
            <wp:extent cx="2363281" cy="2810933"/>
            <wp:effectExtent l="19050" t="19050" r="18415" b="2794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2138" cy="2833361"/>
                    </a:xfrm>
                    <a:prstGeom prst="rect">
                      <a:avLst/>
                    </a:prstGeom>
                    <a:ln w="12700">
                      <a:solidFill>
                        <a:schemeClr val="tx1"/>
                      </a:solidFill>
                    </a:ln>
                  </pic:spPr>
                </pic:pic>
              </a:graphicData>
            </a:graphic>
          </wp:inline>
        </w:drawing>
      </w:r>
    </w:p>
    <w:p w14:paraId="75C077D3" w14:textId="77777777" w:rsidR="004E4A18" w:rsidRPr="00CA3034" w:rsidRDefault="004E4A18" w:rsidP="00CA3034">
      <w:pPr>
        <w:pStyle w:val="TF-FONTE"/>
        <w:jc w:val="center"/>
        <w:rPr>
          <w:sz w:val="18"/>
          <w:szCs w:val="18"/>
        </w:rPr>
      </w:pPr>
      <w:r w:rsidRPr="00CA3034">
        <w:rPr>
          <w:sz w:val="18"/>
          <w:szCs w:val="18"/>
        </w:rPr>
        <w:t>Fonte: elaborado pelo autor.</w:t>
      </w:r>
    </w:p>
    <w:p w14:paraId="73C1C77F" w14:textId="77777777" w:rsidR="004E4A18" w:rsidRPr="00272860" w:rsidRDefault="004E4A18" w:rsidP="007D17E8">
      <w:pPr>
        <w:pStyle w:val="Ttulo2"/>
        <w:rPr>
          <w:sz w:val="20"/>
        </w:rPr>
      </w:pPr>
      <w:r w:rsidRPr="00272860">
        <w:rPr>
          <w:sz w:val="20"/>
        </w:rPr>
        <w:t>codeSpark</w:t>
      </w:r>
    </w:p>
    <w:p w14:paraId="6C0F3810" w14:textId="77777777" w:rsidR="004E4A18" w:rsidRPr="00272860" w:rsidRDefault="004E4A18" w:rsidP="0098578D">
      <w:pPr>
        <w:pStyle w:val="TF-TEXTO"/>
        <w:rPr>
          <w:sz w:val="20"/>
        </w:rPr>
      </w:pPr>
      <w:proofErr w:type="spellStart"/>
      <w:r w:rsidRPr="00272860">
        <w:rPr>
          <w:sz w:val="20"/>
        </w:rPr>
        <w:t>CodeSpark</w:t>
      </w:r>
      <w:proofErr w:type="spellEnd"/>
      <w:r w:rsidRPr="00272860">
        <w:rPr>
          <w:sz w:val="20"/>
        </w:rPr>
        <w:t xml:space="preserve"> é uma plataforma de minijogos </w:t>
      </w:r>
      <w:r w:rsidRPr="00272860">
        <w:rPr>
          <w:iCs/>
          <w:sz w:val="20"/>
        </w:rPr>
        <w:t>online</w:t>
      </w:r>
      <w:r w:rsidRPr="00272860">
        <w:rPr>
          <w:sz w:val="20"/>
        </w:rPr>
        <w:t xml:space="preserve"> que </w:t>
      </w:r>
      <w:r w:rsidRPr="00272860">
        <w:rPr>
          <w:sz w:val="20"/>
          <w:shd w:val="clear" w:color="auto" w:fill="FFFFFF"/>
        </w:rPr>
        <w:t>pode ser acessada pelo navegador ou por um aplicativo (</w:t>
      </w:r>
      <w:r w:rsidRPr="00272860">
        <w:rPr>
          <w:noProof/>
          <w:sz w:val="20"/>
        </w:rPr>
        <w:t>CODESPARK</w:t>
      </w:r>
      <w:r w:rsidRPr="00272860">
        <w:rPr>
          <w:sz w:val="20"/>
          <w:shd w:val="clear" w:color="auto" w:fill="FFFFFF"/>
        </w:rPr>
        <w:t xml:space="preserve">, 2021b). No </w:t>
      </w:r>
      <w:proofErr w:type="spellStart"/>
      <w:r w:rsidRPr="00272860">
        <w:rPr>
          <w:sz w:val="20"/>
        </w:rPr>
        <w:t>CodeSpark</w:t>
      </w:r>
      <w:proofErr w:type="spellEnd"/>
      <w:r w:rsidRPr="00272860">
        <w:rPr>
          <w:sz w:val="20"/>
        </w:rPr>
        <w:t xml:space="preserve"> </w:t>
      </w:r>
      <w:r w:rsidRPr="00272860">
        <w:rPr>
          <w:sz w:val="20"/>
          <w:shd w:val="clear" w:color="auto" w:fill="FFFFFF"/>
        </w:rPr>
        <w:t>o jogador deve programar os personagens clicando e arrastando comandos em sequência. Após finalizar a escolha e ordem dos comandos, necessita clicar no personagem para que ele execute as ações escolhidas, como pode ser observado na Figura 4.</w:t>
      </w:r>
    </w:p>
    <w:p w14:paraId="1EE6B16E" w14:textId="77777777" w:rsidR="004E4A18" w:rsidRPr="00272860" w:rsidRDefault="004E4A18" w:rsidP="00BA5546">
      <w:pPr>
        <w:pStyle w:val="TF-LEGENDA"/>
        <w:rPr>
          <w:sz w:val="20"/>
        </w:rPr>
      </w:pPr>
      <w:r w:rsidRPr="00272860">
        <w:rPr>
          <w:sz w:val="20"/>
        </w:rPr>
        <w:t xml:space="preserve">Figura </w:t>
      </w:r>
      <w:r w:rsidRPr="00272860">
        <w:rPr>
          <w:noProof/>
          <w:sz w:val="20"/>
        </w:rPr>
        <w:t xml:space="preserve">4 </w:t>
      </w:r>
      <w:r w:rsidRPr="00272860">
        <w:rPr>
          <w:sz w:val="20"/>
        </w:rPr>
        <w:t xml:space="preserve">– Ambiente do Jogo </w:t>
      </w:r>
      <w:r>
        <w:rPr>
          <w:sz w:val="20"/>
        </w:rPr>
        <w:t xml:space="preserve">C1 </w:t>
      </w:r>
      <w:proofErr w:type="spellStart"/>
      <w:r>
        <w:rPr>
          <w:sz w:val="20"/>
        </w:rPr>
        <w:t>C</w:t>
      </w:r>
      <w:r w:rsidRPr="00272860">
        <w:rPr>
          <w:sz w:val="20"/>
        </w:rPr>
        <w:t>odeSpark</w:t>
      </w:r>
      <w:proofErr w:type="spellEnd"/>
    </w:p>
    <w:p w14:paraId="133186EE" w14:textId="77777777" w:rsidR="004E4A18" w:rsidRPr="00272860" w:rsidRDefault="004E4A18" w:rsidP="0098578D">
      <w:pPr>
        <w:pStyle w:val="TF-FIGURA"/>
        <w:rPr>
          <w:sz w:val="20"/>
        </w:rPr>
      </w:pPr>
      <w:r w:rsidRPr="00272860">
        <w:rPr>
          <w:noProof/>
          <w:sz w:val="20"/>
        </w:rPr>
        <w:drawing>
          <wp:inline distT="0" distB="0" distL="0" distR="0" wp14:anchorId="4EBD94D4" wp14:editId="5A0378F5">
            <wp:extent cx="3056467" cy="1932209"/>
            <wp:effectExtent l="19050" t="19050" r="10795" b="1143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5241" cy="1950399"/>
                    </a:xfrm>
                    <a:prstGeom prst="rect">
                      <a:avLst/>
                    </a:prstGeom>
                    <a:ln w="12700">
                      <a:solidFill>
                        <a:schemeClr val="tx1"/>
                      </a:solidFill>
                    </a:ln>
                  </pic:spPr>
                </pic:pic>
              </a:graphicData>
            </a:graphic>
          </wp:inline>
        </w:drawing>
      </w:r>
    </w:p>
    <w:p w14:paraId="6E121440" w14:textId="77777777" w:rsidR="004E4A18" w:rsidRPr="00CA3034" w:rsidRDefault="004E4A18" w:rsidP="00CA3034">
      <w:pPr>
        <w:pStyle w:val="TF-FONTE"/>
        <w:jc w:val="center"/>
        <w:rPr>
          <w:sz w:val="18"/>
          <w:szCs w:val="18"/>
        </w:rPr>
      </w:pPr>
      <w:r w:rsidRPr="00CA3034">
        <w:rPr>
          <w:sz w:val="18"/>
          <w:szCs w:val="18"/>
        </w:rPr>
        <w:t>Fonte: elaborado pelo autor.</w:t>
      </w:r>
    </w:p>
    <w:p w14:paraId="469FD981" w14:textId="77777777" w:rsidR="004E4A18" w:rsidRPr="00272860" w:rsidRDefault="004E4A18" w:rsidP="006A3E45">
      <w:pPr>
        <w:pStyle w:val="TF-TEXTO"/>
        <w:rPr>
          <w:sz w:val="20"/>
        </w:rPr>
      </w:pPr>
      <w:r w:rsidRPr="00272860">
        <w:rPr>
          <w:sz w:val="20"/>
        </w:rPr>
        <w:t xml:space="preserve">O cenário é formado por vários objetos comuns do dia a dia. O ambiente apresentado ao jogador varia de acordo com o quebra cabeça e sempre possui símbolos como os que se encontram na parte inferior da </w:t>
      </w:r>
      <w:r w:rsidRPr="00272860">
        <w:rPr>
          <w:sz w:val="20"/>
          <w:shd w:val="clear" w:color="auto" w:fill="FFFFFF"/>
        </w:rPr>
        <w:t>Figura 4</w:t>
      </w:r>
      <w:r w:rsidRPr="00272860">
        <w:rPr>
          <w:sz w:val="20"/>
        </w:rPr>
        <w:t>, que se traduzem em funções tais como: seguir em frente, virar para esquerda, virar para direita ou pular em alguma direção.</w:t>
      </w:r>
    </w:p>
    <w:p w14:paraId="7D68063F" w14:textId="77777777" w:rsidR="004E4A18" w:rsidRPr="00272860" w:rsidRDefault="004E4A18" w:rsidP="00AA2150">
      <w:pPr>
        <w:pStyle w:val="TF-TEXTO"/>
        <w:rPr>
          <w:sz w:val="20"/>
        </w:rPr>
      </w:pPr>
      <w:r w:rsidRPr="00272860">
        <w:rPr>
          <w:sz w:val="20"/>
        </w:rPr>
        <w:t>O jogo proporciona a prática de vários conceitos de programação sendo eles: programação sequencial; lógica condicional e uso de funções. Uma vez executado, é possível visualizar a execução dos comandos inseridos.</w:t>
      </w:r>
      <w:r w:rsidRPr="00272860">
        <w:rPr>
          <w:sz w:val="20"/>
          <w:shd w:val="clear" w:color="auto" w:fill="FFFFFF"/>
        </w:rPr>
        <w:t xml:space="preserve"> Para concluir o objetivo é necessário coletar todas as esmeraldas do mapa. </w:t>
      </w:r>
    </w:p>
    <w:p w14:paraId="1AC49DAB" w14:textId="77777777" w:rsidR="004E4A18" w:rsidRPr="00272860" w:rsidRDefault="004E4A18" w:rsidP="004F144E">
      <w:pPr>
        <w:pStyle w:val="TF-TEXTO"/>
        <w:rPr>
          <w:sz w:val="20"/>
        </w:rPr>
      </w:pPr>
      <w:r w:rsidRPr="00272860">
        <w:rPr>
          <w:sz w:val="20"/>
        </w:rPr>
        <w:t>A plataforma não verifica o menor caminho entre o objetivo de cada fase, apenas verifica quantas esmeraldas foram coletadas e gera uma pontuação a partir disso. O número de comandos que o usuário pode utilizar em cada fase é limitado, induzindo-o a utilizar os comandos na sequência que é pré-</w:t>
      </w:r>
      <w:r w:rsidRPr="00CA3034">
        <w:rPr>
          <w:sz w:val="20"/>
        </w:rPr>
        <w:t>determinada</w:t>
      </w:r>
      <w:r w:rsidRPr="00272860">
        <w:rPr>
          <w:sz w:val="20"/>
        </w:rPr>
        <w:t xml:space="preserve">. </w:t>
      </w:r>
    </w:p>
    <w:p w14:paraId="03E1697D" w14:textId="77777777" w:rsidR="004E4A18" w:rsidRPr="00272860" w:rsidRDefault="004E4A18" w:rsidP="00922109">
      <w:pPr>
        <w:pStyle w:val="Ttulo1"/>
      </w:pPr>
      <w:r w:rsidRPr="00272860">
        <w:lastRenderedPageBreak/>
        <w:t>FERRAMENTA ATUAL</w:t>
      </w:r>
      <w:r>
        <w:t xml:space="preserve"> </w:t>
      </w:r>
    </w:p>
    <w:p w14:paraId="79989502" w14:textId="77777777" w:rsidR="004E4A18" w:rsidRPr="00272860" w:rsidRDefault="004E4A18" w:rsidP="00DC5B6E">
      <w:pPr>
        <w:pStyle w:val="TF-TEXTO"/>
        <w:rPr>
          <w:sz w:val="20"/>
        </w:rPr>
      </w:pPr>
      <w:r w:rsidRPr="00DD17F0">
        <w:rPr>
          <w:sz w:val="20"/>
        </w:rPr>
        <w:t xml:space="preserve">O </w:t>
      </w:r>
      <w:proofErr w:type="spellStart"/>
      <w:r w:rsidRPr="00DD17F0">
        <w:rPr>
          <w:sz w:val="20"/>
        </w:rPr>
        <w:t>Furbot</w:t>
      </w:r>
      <w:proofErr w:type="spellEnd"/>
      <w:r w:rsidRPr="00DD17F0">
        <w:rPr>
          <w:sz w:val="20"/>
        </w:rPr>
        <w:t xml:space="preserve"> teve sua origem em 2008 com o propósito de auxiliar o ensino dos conceitos iniciais de programação orientada a objetos, voltado aos alunos de graduação do departamento de Sistemas e Computação da FURB, por meio de um </w:t>
      </w:r>
      <w:r w:rsidRPr="00DD17F0">
        <w:rPr>
          <w:i/>
          <w:iCs/>
          <w:sz w:val="20"/>
        </w:rPr>
        <w:t>framework</w:t>
      </w:r>
      <w:r w:rsidRPr="00DD17F0">
        <w:rPr>
          <w:sz w:val="20"/>
        </w:rPr>
        <w:t xml:space="preserve"> Java</w:t>
      </w:r>
      <w:r w:rsidRPr="00272860">
        <w:rPr>
          <w:sz w:val="20"/>
        </w:rPr>
        <w:t xml:space="preserve"> (VAHLDICK; MATTOS, 2008). Em 2017, o </w:t>
      </w:r>
      <w:r w:rsidRPr="00272860">
        <w:rPr>
          <w:i/>
          <w:iCs/>
          <w:sz w:val="20"/>
        </w:rPr>
        <w:t xml:space="preserve">framework </w:t>
      </w:r>
      <w:r w:rsidRPr="00272860">
        <w:rPr>
          <w:sz w:val="20"/>
        </w:rPr>
        <w:t>foi utilizado para a concepção de um ambiente de programação com o objetivo de introduzir o pensamento computacional em crianças de ensino fundamental, sem a necessidade da instalação de um ambiente de programação ou destas conhecerem uma linguagem de programação (</w:t>
      </w:r>
      <w:commentRangeStart w:id="101"/>
      <w:r w:rsidRPr="00272860">
        <w:rPr>
          <w:sz w:val="20"/>
        </w:rPr>
        <w:t>SCHLÖGL, 2017</w:t>
      </w:r>
      <w:commentRangeEnd w:id="101"/>
      <w:r>
        <w:rPr>
          <w:rStyle w:val="Refdecomentrio"/>
        </w:rPr>
        <w:commentReference w:id="101"/>
      </w:r>
      <w:r w:rsidRPr="00272860">
        <w:rPr>
          <w:sz w:val="20"/>
        </w:rPr>
        <w:t xml:space="preserve">). Por sua vez, em 2018, o </w:t>
      </w:r>
      <w:proofErr w:type="spellStart"/>
      <w:r w:rsidRPr="00272860">
        <w:rPr>
          <w:sz w:val="20"/>
        </w:rPr>
        <w:t>Furbot</w:t>
      </w:r>
      <w:proofErr w:type="spellEnd"/>
      <w:r w:rsidRPr="00272860">
        <w:rPr>
          <w:sz w:val="20"/>
        </w:rPr>
        <w:t xml:space="preserve"> passou por uma reformulação se transformando em uma plataforma composta por um jogo e um servidor (MATTOS, 2019). O jogo, desenvolvido em </w:t>
      </w:r>
      <w:proofErr w:type="spellStart"/>
      <w:r w:rsidRPr="00272860">
        <w:rPr>
          <w:sz w:val="20"/>
        </w:rPr>
        <w:t>Unity</w:t>
      </w:r>
      <w:proofErr w:type="spellEnd"/>
      <w:r w:rsidRPr="00272860">
        <w:rPr>
          <w:sz w:val="20"/>
        </w:rPr>
        <w:t xml:space="preserve"> na linguagem C#, possui um apelo mais lúdico e um gráfico mais atrativo para o público-alvo, que são as crianças de ensino fundamental, em relação ao ambiente desenvolvido em 2017 (MATTOS, 2019). Já o servidor que acompanha a plataforma é utilizado para manter os dados dos jogadores de modo que os professores possam acompanhar suas turmas e visualizar os exercícios resolvidos pelos seus alunos (MATTOS, 2019). Este servidor é desenvolvido em Java utilizando o </w:t>
      </w:r>
      <w:r w:rsidRPr="00272860">
        <w:rPr>
          <w:i/>
          <w:iCs/>
          <w:sz w:val="20"/>
        </w:rPr>
        <w:t xml:space="preserve">framework </w:t>
      </w:r>
      <w:r w:rsidRPr="00272860">
        <w:rPr>
          <w:sz w:val="20"/>
        </w:rPr>
        <w:t xml:space="preserve">Spring. Como o foco deste trabalho é o jogo do </w:t>
      </w:r>
      <w:proofErr w:type="spellStart"/>
      <w:r w:rsidRPr="00272860">
        <w:rPr>
          <w:sz w:val="20"/>
        </w:rPr>
        <w:t>Furbot</w:t>
      </w:r>
      <w:proofErr w:type="spellEnd"/>
      <w:r w:rsidRPr="00272860">
        <w:rPr>
          <w:sz w:val="20"/>
        </w:rPr>
        <w:t>, este é explicado com maiores detalhes.</w:t>
      </w:r>
    </w:p>
    <w:p w14:paraId="6D995B32" w14:textId="77777777" w:rsidR="004E4A18" w:rsidRPr="00272860" w:rsidRDefault="004E4A18" w:rsidP="00ED62BA">
      <w:pPr>
        <w:pStyle w:val="TF-TEXTO"/>
        <w:rPr>
          <w:sz w:val="20"/>
        </w:rPr>
      </w:pPr>
      <w:r w:rsidRPr="00272860">
        <w:rPr>
          <w:sz w:val="20"/>
        </w:rPr>
        <w:t xml:space="preserve">O jogo possui uma narrativa que tem como personagens a Professora Sam que cria o </w:t>
      </w:r>
      <w:proofErr w:type="spellStart"/>
      <w:r w:rsidRPr="00272860">
        <w:rPr>
          <w:sz w:val="20"/>
        </w:rPr>
        <w:t>Furbot</w:t>
      </w:r>
      <w:proofErr w:type="spellEnd"/>
      <w:r w:rsidRPr="00272860">
        <w:rPr>
          <w:sz w:val="20"/>
        </w:rPr>
        <w:t xml:space="preserve">. O </w:t>
      </w:r>
      <w:proofErr w:type="spellStart"/>
      <w:r w:rsidRPr="00272860">
        <w:rPr>
          <w:sz w:val="20"/>
        </w:rPr>
        <w:t>Furbot</w:t>
      </w:r>
      <w:proofErr w:type="spellEnd"/>
      <w:r w:rsidRPr="00272860">
        <w:rPr>
          <w:sz w:val="20"/>
        </w:rPr>
        <w:t xml:space="preserve"> é um robô que os alunos precisam programar para salvar o mundo do ataque dos malvados </w:t>
      </w:r>
      <w:proofErr w:type="spellStart"/>
      <w:r w:rsidRPr="00272860">
        <w:rPr>
          <w:i/>
          <w:iCs/>
          <w:sz w:val="20"/>
        </w:rPr>
        <w:t>buggiens</w:t>
      </w:r>
      <w:proofErr w:type="spellEnd"/>
      <w:r w:rsidRPr="00272860">
        <w:rPr>
          <w:sz w:val="20"/>
        </w:rPr>
        <w:t xml:space="preserve">. A Figura 5 apresenta uma visão da tela de uma das fases iniciais. Nessa tela, tem-se o painel de comandos, localizado </w:t>
      </w:r>
      <w:r w:rsidRPr="00DD17F0">
        <w:rPr>
          <w:sz w:val="20"/>
        </w:rPr>
        <w:t>à</w:t>
      </w:r>
      <w:r w:rsidRPr="00272860">
        <w:rPr>
          <w:sz w:val="20"/>
        </w:rPr>
        <w:t xml:space="preserve"> direita da </w:t>
      </w:r>
      <w:commentRangeStart w:id="102"/>
      <w:r w:rsidRPr="00272860">
        <w:rPr>
          <w:sz w:val="20"/>
        </w:rPr>
        <w:t>figura,</w:t>
      </w:r>
      <w:commentRangeEnd w:id="102"/>
      <w:r>
        <w:rPr>
          <w:rStyle w:val="Refdecomentrio"/>
        </w:rPr>
        <w:commentReference w:id="102"/>
      </w:r>
      <w:r w:rsidRPr="00272860">
        <w:rPr>
          <w:sz w:val="20"/>
        </w:rPr>
        <w:t xml:space="preserve"> que permite que o aluno desenvolva os comandos necessários para movimentar o </w:t>
      </w:r>
      <w:proofErr w:type="spellStart"/>
      <w:r w:rsidRPr="00272860">
        <w:rPr>
          <w:sz w:val="20"/>
        </w:rPr>
        <w:t>Furbot</w:t>
      </w:r>
      <w:proofErr w:type="spellEnd"/>
      <w:r w:rsidRPr="00272860">
        <w:rPr>
          <w:sz w:val="20"/>
        </w:rPr>
        <w:t xml:space="preserve"> no cenário da fase.</w:t>
      </w:r>
    </w:p>
    <w:p w14:paraId="2F4C758A" w14:textId="77777777" w:rsidR="004E4A18" w:rsidRPr="00272860" w:rsidRDefault="004E4A18" w:rsidP="00AB2A36">
      <w:pPr>
        <w:pStyle w:val="TF-LEGENDA"/>
        <w:rPr>
          <w:sz w:val="20"/>
        </w:rPr>
      </w:pPr>
      <w:r w:rsidRPr="00272860">
        <w:rPr>
          <w:sz w:val="20"/>
        </w:rPr>
        <w:t xml:space="preserve">Figura 5 – Tela de jogo do </w:t>
      </w:r>
      <w:proofErr w:type="spellStart"/>
      <w:r w:rsidRPr="00272860">
        <w:rPr>
          <w:sz w:val="20"/>
        </w:rPr>
        <w:t>Furbot</w:t>
      </w:r>
      <w:proofErr w:type="spellEnd"/>
    </w:p>
    <w:p w14:paraId="23460A06" w14:textId="77777777" w:rsidR="004E4A18" w:rsidRPr="00272860" w:rsidRDefault="004E4A18" w:rsidP="00AB2A36">
      <w:pPr>
        <w:pStyle w:val="TF-FIGURA"/>
        <w:rPr>
          <w:sz w:val="20"/>
        </w:rPr>
      </w:pPr>
      <w:r w:rsidRPr="00272860">
        <w:rPr>
          <w:noProof/>
          <w:sz w:val="20"/>
        </w:rPr>
        <w:drawing>
          <wp:inline distT="0" distB="0" distL="0" distR="0" wp14:anchorId="52443714" wp14:editId="1E01DF92">
            <wp:extent cx="3092639" cy="1739894"/>
            <wp:effectExtent l="19050" t="19050" r="12700" b="133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6011" cy="1758669"/>
                    </a:xfrm>
                    <a:prstGeom prst="rect">
                      <a:avLst/>
                    </a:prstGeom>
                    <a:ln w="12700">
                      <a:solidFill>
                        <a:schemeClr val="tx1"/>
                      </a:solidFill>
                    </a:ln>
                  </pic:spPr>
                </pic:pic>
              </a:graphicData>
            </a:graphic>
          </wp:inline>
        </w:drawing>
      </w:r>
    </w:p>
    <w:p w14:paraId="50FB4851" w14:textId="77777777" w:rsidR="004E4A18" w:rsidRPr="000B1B78" w:rsidRDefault="004E4A18" w:rsidP="000B1B78">
      <w:pPr>
        <w:pStyle w:val="TF-FONTE"/>
        <w:jc w:val="center"/>
        <w:rPr>
          <w:sz w:val="18"/>
          <w:szCs w:val="18"/>
        </w:rPr>
      </w:pPr>
      <w:r w:rsidRPr="000B1B78">
        <w:rPr>
          <w:sz w:val="18"/>
          <w:szCs w:val="18"/>
        </w:rPr>
        <w:t>Fonte: elaborado pelo autor.</w:t>
      </w:r>
    </w:p>
    <w:p w14:paraId="531237D9" w14:textId="77777777" w:rsidR="004E4A18" w:rsidRPr="00272860" w:rsidRDefault="004E4A18" w:rsidP="00F74C21">
      <w:pPr>
        <w:pStyle w:val="TF-TEXTO"/>
        <w:rPr>
          <w:sz w:val="20"/>
        </w:rPr>
      </w:pPr>
      <w:r w:rsidRPr="00272860">
        <w:rPr>
          <w:sz w:val="20"/>
        </w:rPr>
        <w:t xml:space="preserve">Cada fase possui desafios próprios com o objetivo de chegar ao final do caminho coletando tesouros, evitando os </w:t>
      </w:r>
      <w:proofErr w:type="spellStart"/>
      <w:r w:rsidRPr="00272860">
        <w:rPr>
          <w:i/>
          <w:iCs/>
          <w:sz w:val="20"/>
        </w:rPr>
        <w:t>buggiens</w:t>
      </w:r>
      <w:proofErr w:type="spellEnd"/>
      <w:r w:rsidRPr="00272860">
        <w:rPr>
          <w:sz w:val="20"/>
        </w:rPr>
        <w:t xml:space="preserve"> e desviando dos obstáculos, para então continuar progredindo para as próximas fases. O jogo introduz os conceitos de programação sequencial, utilização de condicionais e o uso de laços de repetição. </w:t>
      </w:r>
    </w:p>
    <w:p w14:paraId="7CF5534C" w14:textId="77777777" w:rsidR="004E4A18" w:rsidRPr="00272860" w:rsidRDefault="004E4A18" w:rsidP="00AD7835">
      <w:pPr>
        <w:pStyle w:val="TF-TEXTO"/>
        <w:rPr>
          <w:sz w:val="20"/>
        </w:rPr>
      </w:pPr>
      <w:r w:rsidRPr="00272860">
        <w:rPr>
          <w:sz w:val="20"/>
        </w:rPr>
        <w:tab/>
        <w:t>Ao finalizar a fase, é exibida uma tela mostrando a pontuação do aluno. Nela, o aluno pode retornar ao jogo e tentar fazer a fase novamente a fim de aumentar sua pontuação ou seguir em frente para a próxima fase. Contudo, o aluno não tem o feedback se sua solução é a melhor possível ou não.</w:t>
      </w:r>
    </w:p>
    <w:p w14:paraId="6A899826" w14:textId="77777777" w:rsidR="004E4A18" w:rsidRPr="00272860" w:rsidRDefault="004E4A18" w:rsidP="00922109">
      <w:pPr>
        <w:pStyle w:val="Ttulo1"/>
      </w:pPr>
      <w:r w:rsidRPr="00272860">
        <w:t>proposta</w:t>
      </w:r>
    </w:p>
    <w:p w14:paraId="3B9EC84A" w14:textId="77777777" w:rsidR="004E4A18" w:rsidRPr="00272860" w:rsidRDefault="004E4A18" w:rsidP="003D044D">
      <w:pPr>
        <w:pStyle w:val="TF-TEXTO"/>
        <w:rPr>
          <w:sz w:val="20"/>
        </w:rPr>
      </w:pPr>
      <w:commentRangeStart w:id="103"/>
      <w:r w:rsidRPr="00272860">
        <w:rPr>
          <w:sz w:val="20"/>
        </w:rPr>
        <w:t xml:space="preserve">Neste capítulo </w:t>
      </w:r>
      <w:commentRangeEnd w:id="103"/>
      <w:r>
        <w:rPr>
          <w:rStyle w:val="Refdecomentrio"/>
        </w:rPr>
        <w:commentReference w:id="103"/>
      </w:r>
      <w:r w:rsidRPr="00272860">
        <w:rPr>
          <w:sz w:val="20"/>
        </w:rPr>
        <w:t>serão apresentadas as justificativas para o desenvolvimento deste trabalho. Além disso, serão apresentados os principais Requisitos Funcionais (RF) e Requisitos Não Funcionais (RNF), bem como suas características e a metodologia de desenvolvimento que será utilizada.</w:t>
      </w:r>
    </w:p>
    <w:p w14:paraId="55769A98" w14:textId="77777777" w:rsidR="004E4A18" w:rsidRPr="00272860" w:rsidRDefault="004E4A18" w:rsidP="007D17E8">
      <w:pPr>
        <w:pStyle w:val="Ttulo2"/>
        <w:rPr>
          <w:sz w:val="20"/>
        </w:rPr>
      </w:pPr>
      <w:r w:rsidRPr="00272860">
        <w:rPr>
          <w:sz w:val="20"/>
        </w:rPr>
        <w:lastRenderedPageBreak/>
        <w:t>JUSTIFICATIVA</w:t>
      </w:r>
    </w:p>
    <w:p w14:paraId="42159FA5" w14:textId="77777777" w:rsidR="004E4A18" w:rsidRPr="00272860" w:rsidRDefault="004E4A18" w:rsidP="00C35ADC">
      <w:pPr>
        <w:pStyle w:val="TF-TEXTO"/>
        <w:rPr>
          <w:sz w:val="20"/>
          <w:highlight w:val="yellow"/>
        </w:rPr>
      </w:pPr>
      <w:r w:rsidRPr="00272860">
        <w:rPr>
          <w:sz w:val="20"/>
        </w:rPr>
        <w:t xml:space="preserve">No </w:t>
      </w:r>
      <w:r w:rsidRPr="00272860">
        <w:rPr>
          <w:sz w:val="20"/>
        </w:rPr>
        <w:fldChar w:fldCharType="begin"/>
      </w:r>
      <w:r w:rsidRPr="00272860">
        <w:rPr>
          <w:sz w:val="20"/>
        </w:rPr>
        <w:instrText xml:space="preserve"> REF _Ref525544094 \h  \* MERGEFORMAT </w:instrText>
      </w:r>
      <w:r w:rsidRPr="00272860">
        <w:rPr>
          <w:sz w:val="20"/>
        </w:rPr>
      </w:r>
      <w:r w:rsidRPr="00272860">
        <w:rPr>
          <w:sz w:val="20"/>
        </w:rPr>
        <w:fldChar w:fldCharType="separate"/>
      </w:r>
      <w:r w:rsidRPr="00272860">
        <w:rPr>
          <w:sz w:val="20"/>
        </w:rPr>
        <w:t xml:space="preserve">Quadro </w:t>
      </w:r>
      <w:r w:rsidRPr="00272860">
        <w:rPr>
          <w:noProof/>
          <w:sz w:val="20"/>
        </w:rPr>
        <w:t>1</w:t>
      </w:r>
      <w:r w:rsidRPr="00272860">
        <w:rPr>
          <w:sz w:val="20"/>
        </w:rPr>
        <w:fldChar w:fldCharType="end"/>
      </w:r>
      <w:r w:rsidRPr="00272860">
        <w:rPr>
          <w:sz w:val="20"/>
        </w:rPr>
        <w:t xml:space="preserve"> é apresentada uma comparação entre os trabalhos correlatos. Nas colunas são identificados os trabalhos e nas linhas as características.</w:t>
      </w:r>
    </w:p>
    <w:p w14:paraId="529A6265" w14:textId="77777777" w:rsidR="004E4A18" w:rsidRPr="00272860" w:rsidRDefault="004E4A18" w:rsidP="00E04FBF">
      <w:pPr>
        <w:pStyle w:val="TF-LEGENDA"/>
        <w:rPr>
          <w:sz w:val="20"/>
        </w:rPr>
      </w:pPr>
      <w:r w:rsidRPr="00272860">
        <w:rPr>
          <w:sz w:val="20"/>
        </w:rPr>
        <w:t xml:space="preserve">Quadro </w:t>
      </w:r>
      <w:r w:rsidRPr="00272860">
        <w:rPr>
          <w:noProof/>
          <w:sz w:val="20"/>
        </w:rPr>
        <w:fldChar w:fldCharType="begin"/>
      </w:r>
      <w:r w:rsidRPr="00272860">
        <w:rPr>
          <w:noProof/>
          <w:sz w:val="20"/>
        </w:rPr>
        <w:instrText xml:space="preserve"> SEQ Quadro \* ARABIC </w:instrText>
      </w:r>
      <w:r w:rsidRPr="00272860">
        <w:rPr>
          <w:noProof/>
          <w:sz w:val="20"/>
        </w:rPr>
        <w:fldChar w:fldCharType="separate"/>
      </w:r>
      <w:r w:rsidRPr="00272860">
        <w:rPr>
          <w:noProof/>
          <w:sz w:val="20"/>
        </w:rPr>
        <w:t>1</w:t>
      </w:r>
      <w:r w:rsidRPr="00272860">
        <w:rPr>
          <w:noProof/>
          <w:sz w:val="20"/>
        </w:rPr>
        <w:fldChar w:fldCharType="end"/>
      </w:r>
      <w:r w:rsidRPr="00272860">
        <w:rPr>
          <w:noProof/>
          <w:sz w:val="20"/>
        </w:rPr>
        <w:t xml:space="preserve"> </w:t>
      </w:r>
      <w:r w:rsidRPr="00272860">
        <w:rPr>
          <w:sz w:val="20"/>
        </w:rPr>
        <w:t>– Comparativo entre os trabalhos correlatos</w:t>
      </w:r>
    </w:p>
    <w:tbl>
      <w:tblPr>
        <w:tblW w:w="89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3386"/>
        <w:gridCol w:w="1849"/>
        <w:gridCol w:w="2004"/>
        <w:gridCol w:w="1695"/>
      </w:tblGrid>
      <w:tr w:rsidR="004E4A18" w:rsidRPr="00272860" w14:paraId="1EE61976" w14:textId="77777777" w:rsidTr="00CF6228">
        <w:trPr>
          <w:cantSplit/>
          <w:trHeight w:val="534"/>
          <w:jc w:val="center"/>
        </w:trPr>
        <w:tc>
          <w:tcPr>
            <w:tcW w:w="3386" w:type="dxa"/>
            <w:tcBorders>
              <w:top w:val="single" w:sz="4" w:space="0" w:color="auto"/>
              <w:left w:val="single" w:sz="4" w:space="0" w:color="auto"/>
              <w:bottom w:val="nil"/>
              <w:right w:val="single" w:sz="4" w:space="0" w:color="auto"/>
            </w:tcBorders>
            <w:shd w:val="clear" w:color="auto" w:fill="A6A6A6" w:themeFill="background1" w:themeFillShade="A6"/>
          </w:tcPr>
          <w:p w14:paraId="07BD9449" w14:textId="77777777" w:rsidR="004E4A18" w:rsidRPr="00272860" w:rsidRDefault="004E4A18" w:rsidP="004A09AA">
            <w:pPr>
              <w:pStyle w:val="TF-FIGURA"/>
              <w:rPr>
                <w:sz w:val="20"/>
              </w:rPr>
            </w:pPr>
          </w:p>
        </w:tc>
        <w:tc>
          <w:tcPr>
            <w:tcW w:w="1849" w:type="dxa"/>
            <w:tcBorders>
              <w:top w:val="single" w:sz="4" w:space="0" w:color="auto"/>
              <w:left w:val="single" w:sz="4" w:space="0" w:color="auto"/>
              <w:right w:val="single" w:sz="4" w:space="0" w:color="auto"/>
            </w:tcBorders>
            <w:shd w:val="clear" w:color="auto" w:fill="A6A6A6" w:themeFill="background1" w:themeFillShade="A6"/>
          </w:tcPr>
          <w:p w14:paraId="0EEE74F6" w14:textId="77777777" w:rsidR="004E4A18" w:rsidRPr="004A1DF6" w:rsidRDefault="004E4A18" w:rsidP="004A09AA">
            <w:pPr>
              <w:pStyle w:val="TF-FIGURA"/>
              <w:rPr>
                <w:sz w:val="20"/>
              </w:rPr>
            </w:pPr>
            <w:r w:rsidRPr="00272860">
              <w:rPr>
                <w:sz w:val="20"/>
              </w:rPr>
              <w:t>Geração automatizada de gabarito (XAVIER, 2019)</w:t>
            </w:r>
          </w:p>
        </w:tc>
        <w:tc>
          <w:tcPr>
            <w:tcW w:w="2004" w:type="dxa"/>
            <w:tcBorders>
              <w:top w:val="single" w:sz="4" w:space="0" w:color="auto"/>
              <w:left w:val="single" w:sz="4" w:space="0" w:color="auto"/>
              <w:right w:val="single" w:sz="4" w:space="0" w:color="auto"/>
            </w:tcBorders>
            <w:shd w:val="clear" w:color="auto" w:fill="A6A6A6" w:themeFill="background1" w:themeFillShade="A6"/>
          </w:tcPr>
          <w:p w14:paraId="6D09BCEF" w14:textId="77777777" w:rsidR="004E4A18" w:rsidRPr="00272860" w:rsidRDefault="004E4A18" w:rsidP="004A09AA">
            <w:pPr>
              <w:pStyle w:val="TF-FIGURA"/>
              <w:rPr>
                <w:sz w:val="20"/>
              </w:rPr>
            </w:pPr>
            <w:proofErr w:type="spellStart"/>
            <w:r w:rsidRPr="00272860">
              <w:rPr>
                <w:sz w:val="20"/>
              </w:rPr>
              <w:t>Minecraft</w:t>
            </w:r>
            <w:proofErr w:type="spellEnd"/>
            <w:r w:rsidRPr="00272860">
              <w:rPr>
                <w:sz w:val="20"/>
              </w:rPr>
              <w:t>: Jornada do Herói</w:t>
            </w:r>
            <w:r w:rsidRPr="00272860" w:rsidDel="00A303EA">
              <w:rPr>
                <w:sz w:val="20"/>
              </w:rPr>
              <w:t xml:space="preserve"> </w:t>
            </w:r>
            <w:r w:rsidRPr="00272860">
              <w:rPr>
                <w:noProof/>
                <w:sz w:val="20"/>
              </w:rPr>
              <w:t>(CODE.ORG, 2018b)</w:t>
            </w:r>
          </w:p>
        </w:tc>
        <w:tc>
          <w:tcPr>
            <w:tcW w:w="1695" w:type="dxa"/>
            <w:tcBorders>
              <w:top w:val="single" w:sz="4" w:space="0" w:color="auto"/>
              <w:left w:val="single" w:sz="4" w:space="0" w:color="auto"/>
              <w:right w:val="single" w:sz="4" w:space="0" w:color="auto"/>
            </w:tcBorders>
            <w:shd w:val="clear" w:color="auto" w:fill="A6A6A6" w:themeFill="background1" w:themeFillShade="A6"/>
          </w:tcPr>
          <w:p w14:paraId="29A2062D" w14:textId="77777777" w:rsidR="004E4A18" w:rsidRPr="00272860" w:rsidRDefault="004E4A18" w:rsidP="004A09AA">
            <w:pPr>
              <w:pStyle w:val="TF-FIGURA"/>
              <w:rPr>
                <w:sz w:val="20"/>
              </w:rPr>
            </w:pPr>
            <w:proofErr w:type="spellStart"/>
            <w:r w:rsidRPr="00DD17F0">
              <w:rPr>
                <w:sz w:val="20"/>
              </w:rPr>
              <w:t>C</w:t>
            </w:r>
            <w:r w:rsidRPr="00272860">
              <w:rPr>
                <w:sz w:val="20"/>
              </w:rPr>
              <w:t>odeSpark</w:t>
            </w:r>
            <w:proofErr w:type="spellEnd"/>
          </w:p>
          <w:p w14:paraId="47D3AECF" w14:textId="77777777" w:rsidR="004E4A18" w:rsidRPr="00272860" w:rsidRDefault="004E4A18" w:rsidP="004A09AA">
            <w:pPr>
              <w:pStyle w:val="TF-FIGURA"/>
              <w:rPr>
                <w:sz w:val="20"/>
              </w:rPr>
            </w:pPr>
            <w:r w:rsidRPr="00272860">
              <w:rPr>
                <w:sz w:val="20"/>
              </w:rPr>
              <w:t>(</w:t>
            </w:r>
            <w:r w:rsidRPr="00272860">
              <w:rPr>
                <w:noProof/>
                <w:sz w:val="20"/>
              </w:rPr>
              <w:t>CODESPARK</w:t>
            </w:r>
            <w:r w:rsidRPr="00272860">
              <w:rPr>
                <w:sz w:val="20"/>
              </w:rPr>
              <w:t xml:space="preserve">, 2021b) </w:t>
            </w:r>
          </w:p>
        </w:tc>
      </w:tr>
      <w:tr w:rsidR="004E4A18" w:rsidRPr="00272860" w14:paraId="762E32BD" w14:textId="77777777" w:rsidTr="00CF6228">
        <w:trPr>
          <w:trHeight w:val="441"/>
          <w:jc w:val="center"/>
        </w:trPr>
        <w:tc>
          <w:tcPr>
            <w:tcW w:w="3386" w:type="dxa"/>
            <w:tcBorders>
              <w:left w:val="single" w:sz="4" w:space="0" w:color="auto"/>
            </w:tcBorders>
          </w:tcPr>
          <w:p w14:paraId="7C6B8AAC" w14:textId="77777777" w:rsidR="004E4A18" w:rsidRPr="00272860" w:rsidRDefault="004E4A18" w:rsidP="00CF2D9E">
            <w:pPr>
              <w:pStyle w:val="TF-FIGURA"/>
              <w:jc w:val="left"/>
              <w:rPr>
                <w:bCs/>
                <w:sz w:val="20"/>
              </w:rPr>
            </w:pPr>
            <w:r w:rsidRPr="00272860">
              <w:rPr>
                <w:bCs/>
                <w:sz w:val="20"/>
              </w:rPr>
              <w:t>Objetivo educacional</w:t>
            </w:r>
          </w:p>
        </w:tc>
        <w:tc>
          <w:tcPr>
            <w:tcW w:w="1849" w:type="dxa"/>
          </w:tcPr>
          <w:p w14:paraId="44B3DB46" w14:textId="77777777" w:rsidR="004E4A18" w:rsidRPr="00272860" w:rsidRDefault="004E4A18" w:rsidP="004A09AA">
            <w:pPr>
              <w:pStyle w:val="TF-FIGURA"/>
              <w:rPr>
                <w:sz w:val="20"/>
              </w:rPr>
            </w:pPr>
            <w:r w:rsidRPr="00272860">
              <w:rPr>
                <w:sz w:val="20"/>
              </w:rPr>
              <w:t>Sim</w:t>
            </w:r>
          </w:p>
        </w:tc>
        <w:tc>
          <w:tcPr>
            <w:tcW w:w="2004" w:type="dxa"/>
          </w:tcPr>
          <w:p w14:paraId="42EFF0C2" w14:textId="77777777" w:rsidR="004E4A18" w:rsidRPr="00272860" w:rsidRDefault="004E4A18" w:rsidP="004A09AA">
            <w:pPr>
              <w:pStyle w:val="TF-FIGURA"/>
              <w:rPr>
                <w:sz w:val="20"/>
              </w:rPr>
            </w:pPr>
            <w:r w:rsidRPr="00272860">
              <w:rPr>
                <w:sz w:val="20"/>
              </w:rPr>
              <w:t>Sim</w:t>
            </w:r>
          </w:p>
        </w:tc>
        <w:tc>
          <w:tcPr>
            <w:tcW w:w="1695" w:type="dxa"/>
          </w:tcPr>
          <w:p w14:paraId="09F424A3" w14:textId="77777777" w:rsidR="004E4A18" w:rsidRPr="00272860" w:rsidRDefault="004E4A18" w:rsidP="004A09AA">
            <w:pPr>
              <w:pStyle w:val="TF-FIGURA"/>
              <w:rPr>
                <w:sz w:val="20"/>
              </w:rPr>
            </w:pPr>
            <w:r w:rsidRPr="00272860">
              <w:rPr>
                <w:sz w:val="20"/>
              </w:rPr>
              <w:t>Sim</w:t>
            </w:r>
          </w:p>
        </w:tc>
      </w:tr>
      <w:tr w:rsidR="004E4A18" w:rsidRPr="00272860" w14:paraId="1BBFED4E" w14:textId="77777777" w:rsidTr="00CF6228">
        <w:trPr>
          <w:trHeight w:val="473"/>
          <w:jc w:val="center"/>
        </w:trPr>
        <w:tc>
          <w:tcPr>
            <w:tcW w:w="3386" w:type="dxa"/>
            <w:tcBorders>
              <w:left w:val="single" w:sz="4" w:space="0" w:color="auto"/>
            </w:tcBorders>
          </w:tcPr>
          <w:p w14:paraId="655D7F55" w14:textId="77777777" w:rsidR="004E4A18" w:rsidRPr="00272860" w:rsidRDefault="004E4A18" w:rsidP="00CF2D9E">
            <w:pPr>
              <w:pStyle w:val="TF-FIGURA"/>
              <w:jc w:val="left"/>
              <w:rPr>
                <w:sz w:val="20"/>
              </w:rPr>
            </w:pPr>
            <w:r w:rsidRPr="00272860">
              <w:rPr>
                <w:sz w:val="20"/>
              </w:rPr>
              <w:t>Conferência automatizada do resultado da resolução do exercício</w:t>
            </w:r>
          </w:p>
        </w:tc>
        <w:tc>
          <w:tcPr>
            <w:tcW w:w="1849" w:type="dxa"/>
          </w:tcPr>
          <w:p w14:paraId="4EEAD7B0" w14:textId="77777777" w:rsidR="004E4A18" w:rsidRPr="00272860" w:rsidRDefault="004E4A18" w:rsidP="004A09AA">
            <w:pPr>
              <w:pStyle w:val="TF-FIGURA"/>
              <w:rPr>
                <w:sz w:val="20"/>
              </w:rPr>
            </w:pPr>
            <w:r w:rsidRPr="00272860">
              <w:rPr>
                <w:sz w:val="20"/>
              </w:rPr>
              <w:t>Sim</w:t>
            </w:r>
          </w:p>
        </w:tc>
        <w:tc>
          <w:tcPr>
            <w:tcW w:w="2004" w:type="dxa"/>
          </w:tcPr>
          <w:p w14:paraId="226165CA" w14:textId="77777777" w:rsidR="004E4A18" w:rsidRPr="00272860" w:rsidRDefault="004E4A18" w:rsidP="004A09AA">
            <w:pPr>
              <w:pStyle w:val="TF-FIGURA"/>
              <w:rPr>
                <w:sz w:val="20"/>
              </w:rPr>
            </w:pPr>
            <w:r w:rsidRPr="00272860">
              <w:rPr>
                <w:sz w:val="20"/>
              </w:rPr>
              <w:t>Sim</w:t>
            </w:r>
          </w:p>
        </w:tc>
        <w:tc>
          <w:tcPr>
            <w:tcW w:w="1695" w:type="dxa"/>
          </w:tcPr>
          <w:p w14:paraId="0D8AAA9C" w14:textId="77777777" w:rsidR="004E4A18" w:rsidRPr="00272860" w:rsidRDefault="004E4A18" w:rsidP="004A09AA">
            <w:pPr>
              <w:pStyle w:val="TF-FIGURA"/>
              <w:rPr>
                <w:sz w:val="20"/>
              </w:rPr>
            </w:pPr>
            <w:r w:rsidRPr="00272860">
              <w:rPr>
                <w:sz w:val="20"/>
              </w:rPr>
              <w:t>Sim</w:t>
            </w:r>
          </w:p>
        </w:tc>
      </w:tr>
      <w:tr w:rsidR="004E4A18" w:rsidRPr="00272860" w14:paraId="067BE047" w14:textId="77777777" w:rsidTr="00CF6228">
        <w:trPr>
          <w:trHeight w:val="473"/>
          <w:jc w:val="center"/>
        </w:trPr>
        <w:tc>
          <w:tcPr>
            <w:tcW w:w="3386" w:type="dxa"/>
            <w:tcBorders>
              <w:left w:val="single" w:sz="4" w:space="0" w:color="auto"/>
            </w:tcBorders>
          </w:tcPr>
          <w:p w14:paraId="2CFF7984" w14:textId="77777777" w:rsidR="004E4A18" w:rsidRPr="00272860" w:rsidRDefault="004E4A18" w:rsidP="00CF2D9E">
            <w:pPr>
              <w:pStyle w:val="TF-FIGURA"/>
              <w:jc w:val="left"/>
              <w:rPr>
                <w:sz w:val="20"/>
              </w:rPr>
            </w:pPr>
            <w:r w:rsidRPr="00272860">
              <w:rPr>
                <w:sz w:val="20"/>
              </w:rPr>
              <w:t>Verifica se a resolução é a melhor possível</w:t>
            </w:r>
          </w:p>
        </w:tc>
        <w:tc>
          <w:tcPr>
            <w:tcW w:w="1849" w:type="dxa"/>
          </w:tcPr>
          <w:p w14:paraId="5FE58EEC" w14:textId="77777777" w:rsidR="004E4A18" w:rsidRPr="00272860" w:rsidRDefault="004E4A18" w:rsidP="004A09AA">
            <w:pPr>
              <w:pStyle w:val="TF-FIGURA"/>
              <w:rPr>
                <w:sz w:val="20"/>
              </w:rPr>
            </w:pPr>
            <w:r w:rsidRPr="00272860">
              <w:rPr>
                <w:sz w:val="20"/>
              </w:rPr>
              <w:t>Sim</w:t>
            </w:r>
          </w:p>
        </w:tc>
        <w:tc>
          <w:tcPr>
            <w:tcW w:w="2004" w:type="dxa"/>
          </w:tcPr>
          <w:p w14:paraId="04A8E900" w14:textId="77777777" w:rsidR="004E4A18" w:rsidRPr="00272860" w:rsidRDefault="004E4A18" w:rsidP="004A09AA">
            <w:pPr>
              <w:pStyle w:val="TF-FIGURA"/>
              <w:rPr>
                <w:sz w:val="20"/>
              </w:rPr>
            </w:pPr>
            <w:r w:rsidRPr="00272860">
              <w:rPr>
                <w:sz w:val="20"/>
              </w:rPr>
              <w:t>Não</w:t>
            </w:r>
          </w:p>
        </w:tc>
        <w:tc>
          <w:tcPr>
            <w:tcW w:w="1695" w:type="dxa"/>
          </w:tcPr>
          <w:p w14:paraId="5EFF62BD" w14:textId="77777777" w:rsidR="004E4A18" w:rsidRPr="00272860" w:rsidRDefault="004E4A18" w:rsidP="004A09AA">
            <w:pPr>
              <w:pStyle w:val="TF-FIGURA"/>
              <w:rPr>
                <w:sz w:val="20"/>
              </w:rPr>
            </w:pPr>
            <w:r w:rsidRPr="00272860">
              <w:rPr>
                <w:sz w:val="20"/>
              </w:rPr>
              <w:t>Não</w:t>
            </w:r>
          </w:p>
        </w:tc>
      </w:tr>
      <w:tr w:rsidR="004E4A18" w:rsidRPr="00272860" w14:paraId="7822A151" w14:textId="77777777" w:rsidTr="00CF6228">
        <w:trPr>
          <w:trHeight w:val="473"/>
          <w:jc w:val="center"/>
        </w:trPr>
        <w:tc>
          <w:tcPr>
            <w:tcW w:w="3386" w:type="dxa"/>
            <w:tcBorders>
              <w:left w:val="single" w:sz="4" w:space="0" w:color="auto"/>
            </w:tcBorders>
          </w:tcPr>
          <w:p w14:paraId="5957C1AF" w14:textId="77777777" w:rsidR="004E4A18" w:rsidRPr="00272860" w:rsidRDefault="004E4A18" w:rsidP="00CF2D9E">
            <w:pPr>
              <w:pStyle w:val="TF-FIGURA"/>
              <w:jc w:val="left"/>
              <w:rPr>
                <w:sz w:val="20"/>
              </w:rPr>
            </w:pPr>
            <w:r w:rsidRPr="00272860">
              <w:rPr>
                <w:sz w:val="20"/>
              </w:rPr>
              <w:t>Plataforma</w:t>
            </w:r>
          </w:p>
        </w:tc>
        <w:tc>
          <w:tcPr>
            <w:tcW w:w="1849" w:type="dxa"/>
          </w:tcPr>
          <w:p w14:paraId="16AE31C4" w14:textId="77777777" w:rsidR="004E4A18" w:rsidRPr="00272860" w:rsidRDefault="004E4A18" w:rsidP="004A09AA">
            <w:pPr>
              <w:pStyle w:val="TF-FIGURA"/>
              <w:rPr>
                <w:sz w:val="20"/>
              </w:rPr>
            </w:pPr>
            <w:r w:rsidRPr="00272860">
              <w:rPr>
                <w:sz w:val="20"/>
              </w:rPr>
              <w:t>Web</w:t>
            </w:r>
          </w:p>
        </w:tc>
        <w:tc>
          <w:tcPr>
            <w:tcW w:w="2004" w:type="dxa"/>
          </w:tcPr>
          <w:p w14:paraId="33B7E1DA" w14:textId="77777777" w:rsidR="004E4A18" w:rsidRPr="00272860" w:rsidRDefault="004E4A18" w:rsidP="004A09AA">
            <w:pPr>
              <w:pStyle w:val="TF-FIGURA"/>
              <w:rPr>
                <w:sz w:val="20"/>
              </w:rPr>
            </w:pPr>
            <w:r w:rsidRPr="00272860">
              <w:rPr>
                <w:sz w:val="20"/>
              </w:rPr>
              <w:t>Web</w:t>
            </w:r>
          </w:p>
        </w:tc>
        <w:tc>
          <w:tcPr>
            <w:tcW w:w="1695" w:type="dxa"/>
          </w:tcPr>
          <w:p w14:paraId="30604422" w14:textId="77777777" w:rsidR="004E4A18" w:rsidRPr="00272860" w:rsidRDefault="004E4A18" w:rsidP="004A09AA">
            <w:pPr>
              <w:pStyle w:val="TF-FIGURA"/>
              <w:rPr>
                <w:sz w:val="20"/>
              </w:rPr>
            </w:pPr>
            <w:r w:rsidRPr="00272860">
              <w:rPr>
                <w:sz w:val="20"/>
              </w:rPr>
              <w:t>Web/</w:t>
            </w:r>
            <w:proofErr w:type="spellStart"/>
            <w:r w:rsidRPr="00272860">
              <w:rPr>
                <w:sz w:val="20"/>
              </w:rPr>
              <w:t>App</w:t>
            </w:r>
            <w:proofErr w:type="spellEnd"/>
          </w:p>
        </w:tc>
      </w:tr>
    </w:tbl>
    <w:p w14:paraId="63939FE1" w14:textId="77777777" w:rsidR="004E4A18" w:rsidRPr="00272860" w:rsidRDefault="004E4A18" w:rsidP="009749C2">
      <w:pPr>
        <w:pStyle w:val="TF-FONTE"/>
      </w:pPr>
      <w:r w:rsidRPr="00272860">
        <w:t xml:space="preserve"> </w:t>
      </w:r>
      <w:commentRangeStart w:id="104"/>
      <w:r w:rsidRPr="00272860">
        <w:t>Fo</w:t>
      </w:r>
      <w:commentRangeEnd w:id="104"/>
      <w:r>
        <w:rPr>
          <w:rStyle w:val="Refdecomentrio"/>
        </w:rPr>
        <w:commentReference w:id="104"/>
      </w:r>
      <w:r w:rsidRPr="00272860">
        <w:t>nte: elaborado pelo autor.</w:t>
      </w:r>
    </w:p>
    <w:p w14:paraId="31695388" w14:textId="77777777" w:rsidR="004E4A18" w:rsidRPr="00272860" w:rsidRDefault="004E4A18" w:rsidP="00D73B70">
      <w:pPr>
        <w:pStyle w:val="TF-TEXTO"/>
        <w:rPr>
          <w:sz w:val="20"/>
        </w:rPr>
      </w:pPr>
      <w:r>
        <w:rPr>
          <w:noProof/>
          <w:sz w:val="20"/>
        </w:rPr>
        <mc:AlternateContent>
          <mc:Choice Requires="wps">
            <w:drawing>
              <wp:anchor distT="0" distB="0" distL="114300" distR="114300" simplePos="0" relativeHeight="251660288" behindDoc="0" locked="0" layoutInCell="1" allowOverlap="1" wp14:anchorId="48EAADB1" wp14:editId="6E164E58">
                <wp:simplePos x="0" y="0"/>
                <wp:positionH relativeFrom="column">
                  <wp:posOffset>439828</wp:posOffset>
                </wp:positionH>
                <wp:positionV relativeFrom="paragraph">
                  <wp:posOffset>16503</wp:posOffset>
                </wp:positionV>
                <wp:extent cx="0" cy="4650180"/>
                <wp:effectExtent l="12700" t="0" r="25400" b="36195"/>
                <wp:wrapNone/>
                <wp:docPr id="8" name="Conector Reto 8"/>
                <wp:cNvGraphicFramePr/>
                <a:graphic xmlns:a="http://schemas.openxmlformats.org/drawingml/2006/main">
                  <a:graphicData uri="http://schemas.microsoft.com/office/word/2010/wordprocessingShape">
                    <wps:wsp>
                      <wps:cNvCnPr/>
                      <wps:spPr>
                        <a:xfrm flipH="1">
                          <a:off x="0" y="0"/>
                          <a:ext cx="0" cy="46501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C98C2" id="Conector Reto 8"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5pt,1.3pt" to="34.65pt,36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" strokecolor="red" strokeweight="3pt">
                <v:stroke joinstyle="miter"/>
              </v:line>
            </w:pict>
          </mc:Fallback>
        </mc:AlternateContent>
      </w:r>
      <w:r w:rsidRPr="00272860">
        <w:rPr>
          <w:sz w:val="20"/>
        </w:rPr>
        <w:tab/>
        <w:t xml:space="preserve">Como pode ser observado no </w:t>
      </w:r>
      <w:r w:rsidRPr="00272860">
        <w:rPr>
          <w:sz w:val="20"/>
        </w:rPr>
        <w:fldChar w:fldCharType="begin"/>
      </w:r>
      <w:r w:rsidRPr="00272860">
        <w:rPr>
          <w:sz w:val="20"/>
        </w:rPr>
        <w:instrText xml:space="preserve"> REF _Ref525544094 \h  \* MERGEFORMAT </w:instrText>
      </w:r>
      <w:r w:rsidRPr="00272860">
        <w:rPr>
          <w:sz w:val="20"/>
        </w:rPr>
      </w:r>
      <w:r w:rsidRPr="00272860">
        <w:rPr>
          <w:sz w:val="20"/>
        </w:rPr>
        <w:fldChar w:fldCharType="separate"/>
      </w:r>
      <w:r w:rsidRPr="00272860">
        <w:rPr>
          <w:sz w:val="20"/>
        </w:rPr>
        <w:t xml:space="preserve">Quadro </w:t>
      </w:r>
      <w:r w:rsidRPr="00272860">
        <w:rPr>
          <w:noProof/>
          <w:sz w:val="20"/>
        </w:rPr>
        <w:t>1</w:t>
      </w:r>
      <w:r w:rsidRPr="00272860">
        <w:rPr>
          <w:sz w:val="20"/>
        </w:rPr>
        <w:fldChar w:fldCharType="end"/>
      </w:r>
      <w:r w:rsidRPr="00272860">
        <w:rPr>
          <w:sz w:val="20"/>
        </w:rPr>
        <w:t xml:space="preserve">, todos os trabalhos são ferramentas que </w:t>
      </w:r>
      <w:r w:rsidRPr="00D73B70">
        <w:rPr>
          <w:sz w:val="20"/>
        </w:rPr>
        <w:t>foram</w:t>
      </w:r>
      <w:r w:rsidRPr="00272860">
        <w:rPr>
          <w:sz w:val="20"/>
        </w:rPr>
        <w:t xml:space="preserve"> construídas para fins </w:t>
      </w:r>
      <w:r w:rsidRPr="00D73B70">
        <w:rPr>
          <w:sz w:val="20"/>
        </w:rPr>
        <w:t>educacionais</w:t>
      </w:r>
      <w:r w:rsidRPr="00272860">
        <w:rPr>
          <w:sz w:val="20"/>
        </w:rPr>
        <w:t xml:space="preserve"> e verificam de forma automatizada se o objetivo foi concluído. Tanto o </w:t>
      </w:r>
      <w:proofErr w:type="spellStart"/>
      <w:r w:rsidRPr="00DD17F0">
        <w:rPr>
          <w:sz w:val="20"/>
        </w:rPr>
        <w:t>C</w:t>
      </w:r>
      <w:r w:rsidRPr="00272860">
        <w:rPr>
          <w:sz w:val="20"/>
        </w:rPr>
        <w:t>odeSpark</w:t>
      </w:r>
      <w:proofErr w:type="spellEnd"/>
      <w:r w:rsidRPr="00272860">
        <w:rPr>
          <w:sz w:val="20"/>
        </w:rPr>
        <w:t xml:space="preserve"> (</w:t>
      </w:r>
      <w:r w:rsidRPr="00272860">
        <w:rPr>
          <w:noProof/>
          <w:sz w:val="20"/>
        </w:rPr>
        <w:t>CODESPARK</w:t>
      </w:r>
      <w:r w:rsidRPr="00272860">
        <w:rPr>
          <w:sz w:val="20"/>
        </w:rPr>
        <w:t xml:space="preserve">, </w:t>
      </w:r>
      <w:r w:rsidRPr="00DD17F0">
        <w:rPr>
          <w:sz w:val="20"/>
        </w:rPr>
        <w:t>2021a),</w:t>
      </w:r>
      <w:r w:rsidRPr="00272860">
        <w:rPr>
          <w:sz w:val="20"/>
        </w:rPr>
        <w:t xml:space="preserve"> quanto o </w:t>
      </w:r>
      <w:proofErr w:type="spellStart"/>
      <w:r w:rsidRPr="00272860">
        <w:rPr>
          <w:sz w:val="20"/>
        </w:rPr>
        <w:t>Minecraft</w:t>
      </w:r>
      <w:proofErr w:type="spellEnd"/>
      <w:r w:rsidRPr="00272860">
        <w:rPr>
          <w:sz w:val="20"/>
        </w:rPr>
        <w:t>: Jornada do Herói (CODE.ORG, 2018</w:t>
      </w:r>
      <w:commentRangeStart w:id="105"/>
      <w:r w:rsidRPr="00272860">
        <w:rPr>
          <w:sz w:val="20"/>
        </w:rPr>
        <w:t>B</w:t>
      </w:r>
      <w:commentRangeEnd w:id="105"/>
      <w:r>
        <w:rPr>
          <w:rStyle w:val="Refdecomentrio"/>
        </w:rPr>
        <w:commentReference w:id="105"/>
      </w:r>
      <w:r w:rsidRPr="00272860">
        <w:rPr>
          <w:sz w:val="20"/>
        </w:rPr>
        <w:t xml:space="preserve">) não demonstram ao aluno se existe alguma solução melhor do que a desenvolvida por ele. Em relação ao trabalho de Xavier (2019), é utilizado o algoritmo de busca de menor caminho </w:t>
      </w:r>
      <w:proofErr w:type="spellStart"/>
      <w:r w:rsidRPr="00272860">
        <w:rPr>
          <w:sz w:val="20"/>
        </w:rPr>
        <w:t>Dijkstra</w:t>
      </w:r>
      <w:proofErr w:type="spellEnd"/>
      <w:r w:rsidRPr="00272860">
        <w:rPr>
          <w:sz w:val="20"/>
        </w:rPr>
        <w:t xml:space="preserve"> para solucionar e encontrar a solução ótima dos exercícios. Desta forma, há uma referência que pode ser utilizada pelos alunos para chegar na melhor solução. </w:t>
      </w:r>
    </w:p>
    <w:p w14:paraId="30B64540" w14:textId="77777777" w:rsidR="004E4A18" w:rsidRPr="00272860" w:rsidRDefault="004E4A18" w:rsidP="00B32C51">
      <w:pPr>
        <w:pStyle w:val="TF-TEXTO"/>
        <w:ind w:firstLine="567"/>
        <w:rPr>
          <w:sz w:val="20"/>
        </w:rPr>
      </w:pPr>
      <w:commentRangeStart w:id="106"/>
      <w:r w:rsidRPr="00272860">
        <w:rPr>
          <w:sz w:val="20"/>
        </w:rPr>
        <w:t>Analisan</w:t>
      </w:r>
      <w:commentRangeEnd w:id="106"/>
      <w:r>
        <w:rPr>
          <w:rStyle w:val="Refdecomentrio"/>
        </w:rPr>
        <w:commentReference w:id="106"/>
      </w:r>
      <w:r w:rsidRPr="00272860">
        <w:rPr>
          <w:sz w:val="20"/>
        </w:rPr>
        <w:t xml:space="preserve">do os correlatos apresentados, o único trabalho que se preocupa em gerar uma solução ótima é o trabalho de Xavier (2019). </w:t>
      </w:r>
      <w:r w:rsidRPr="00DD17F0">
        <w:rPr>
          <w:sz w:val="20"/>
        </w:rPr>
        <w:t>Contudo, o autor concluiu que essa solução não possui bom desempenho, possuindo um elevado tempo de execução, o qual o autor atribuiu ao elevado número de objetivos e obstáculos que o jogo possui</w:t>
      </w:r>
      <w:r w:rsidRPr="00272860">
        <w:rPr>
          <w:sz w:val="20"/>
        </w:rPr>
        <w:t xml:space="preserve">. Além disso, esse tipo de algoritmo não é suficiente para a versão atual do </w:t>
      </w:r>
      <w:proofErr w:type="spellStart"/>
      <w:r w:rsidRPr="00272860">
        <w:rPr>
          <w:sz w:val="20"/>
        </w:rPr>
        <w:t>Furbot</w:t>
      </w:r>
      <w:proofErr w:type="spellEnd"/>
      <w:r w:rsidRPr="00272860">
        <w:rPr>
          <w:sz w:val="20"/>
        </w:rPr>
        <w:t xml:space="preserve">, pois além destes itens, ainda deve ser considerado os tipos de terreno, itens coletados no mapa, gasto de energia e inimigos encontrados. </w:t>
      </w:r>
    </w:p>
    <w:p w14:paraId="5B8B6E9B" w14:textId="77777777" w:rsidR="004E4A18" w:rsidRPr="00272860" w:rsidRDefault="004E4A18" w:rsidP="00B32C51">
      <w:pPr>
        <w:pStyle w:val="TF-TEXTO"/>
        <w:ind w:firstLine="567"/>
        <w:rPr>
          <w:sz w:val="20"/>
        </w:rPr>
      </w:pPr>
      <w:commentRangeStart w:id="107"/>
      <w:r w:rsidRPr="00272860">
        <w:rPr>
          <w:sz w:val="20"/>
        </w:rPr>
        <w:t>Em</w:t>
      </w:r>
      <w:commentRangeEnd w:id="107"/>
      <w:r>
        <w:rPr>
          <w:rStyle w:val="Refdecomentrio"/>
        </w:rPr>
        <w:commentReference w:id="107"/>
      </w:r>
      <w:r w:rsidRPr="00272860">
        <w:rPr>
          <w:sz w:val="20"/>
        </w:rPr>
        <w:t xml:space="preserve"> relação à aplicação a ser desenvolvida, podem existir várias formas de resolver um mesmo exercício no </w:t>
      </w:r>
      <w:proofErr w:type="spellStart"/>
      <w:r w:rsidRPr="00272860">
        <w:rPr>
          <w:sz w:val="20"/>
        </w:rPr>
        <w:t>Furbot</w:t>
      </w:r>
      <w:proofErr w:type="spellEnd"/>
      <w:r w:rsidRPr="00272860">
        <w:rPr>
          <w:sz w:val="20"/>
        </w:rPr>
        <w:t xml:space="preserve">. Criar um processo automatizado para verificar a melhor solução a partir dos objetivos da fase, proporciona uma referência que os alunos podem seguir para se desafiar a aprimorar suas soluções. Para gerar a melhor solução, um estudo </w:t>
      </w:r>
      <w:commentRangeStart w:id="108"/>
      <w:r w:rsidRPr="00DD17F0">
        <w:rPr>
          <w:sz w:val="20"/>
        </w:rPr>
        <w:t>à</w:t>
      </w:r>
      <w:r w:rsidRPr="00272860">
        <w:rPr>
          <w:sz w:val="20"/>
        </w:rPr>
        <w:t xml:space="preserve"> cerca</w:t>
      </w:r>
      <w:commentRangeEnd w:id="108"/>
      <w:r>
        <w:rPr>
          <w:rStyle w:val="Refdecomentrio"/>
        </w:rPr>
        <w:commentReference w:id="108"/>
      </w:r>
      <w:r w:rsidRPr="00272860">
        <w:rPr>
          <w:sz w:val="20"/>
        </w:rPr>
        <w:t xml:space="preserve"> dos principais algoritmos utilizados em aprendizagem supervisionada será realizado, observando as revisões bibliográficas mais recentes e dessa forma, será definido o que mais se encaixa no contexto dos objetivos propostos.</w:t>
      </w:r>
    </w:p>
    <w:p w14:paraId="0F1F1FA8" w14:textId="77777777" w:rsidR="004E4A18" w:rsidRPr="00272860" w:rsidRDefault="004E4A18" w:rsidP="003E5684">
      <w:pPr>
        <w:pStyle w:val="TF-TEXTO"/>
        <w:ind w:firstLine="567"/>
        <w:rPr>
          <w:sz w:val="20"/>
        </w:rPr>
      </w:pPr>
      <w:commentRangeStart w:id="109"/>
      <w:r w:rsidRPr="00272860">
        <w:rPr>
          <w:sz w:val="20"/>
        </w:rPr>
        <w:t>Tend</w:t>
      </w:r>
      <w:commentRangeEnd w:id="109"/>
      <w:r>
        <w:rPr>
          <w:rStyle w:val="Refdecomentrio"/>
        </w:rPr>
        <w:commentReference w:id="109"/>
      </w:r>
      <w:r w:rsidRPr="00272860">
        <w:rPr>
          <w:sz w:val="20"/>
        </w:rPr>
        <w:t xml:space="preserve">o em vista os pontos levantados, torna-se importante para o desenvolvimento social a tarefa de instigar e inspirar os alunos a encontrarem as melhores soluções para os desafios propostos. Com isso, é possível contribuir na formação deles e expandir o ensino de pensamento computacional desde cedo nas escolas. </w:t>
      </w:r>
    </w:p>
    <w:p w14:paraId="380E205C" w14:textId="77777777" w:rsidR="004E4A18" w:rsidRPr="00272860" w:rsidRDefault="004E4A18" w:rsidP="003E5684">
      <w:pPr>
        <w:pStyle w:val="TF-TEXTO"/>
        <w:ind w:firstLine="567"/>
        <w:rPr>
          <w:sz w:val="20"/>
        </w:rPr>
      </w:pPr>
      <w:commentRangeStart w:id="110"/>
      <w:r w:rsidRPr="00272860">
        <w:rPr>
          <w:sz w:val="20"/>
        </w:rPr>
        <w:t>Em</w:t>
      </w:r>
      <w:commentRangeEnd w:id="110"/>
      <w:r>
        <w:rPr>
          <w:rStyle w:val="Refdecomentrio"/>
        </w:rPr>
        <w:commentReference w:id="110"/>
      </w:r>
      <w:r w:rsidRPr="00272860">
        <w:rPr>
          <w:sz w:val="20"/>
        </w:rPr>
        <w:t xml:space="preserve"> relação </w:t>
      </w:r>
      <w:r w:rsidRPr="00DD17F0">
        <w:rPr>
          <w:sz w:val="20"/>
        </w:rPr>
        <w:t>à</w:t>
      </w:r>
      <w:r w:rsidRPr="00272860">
        <w:rPr>
          <w:sz w:val="20"/>
        </w:rPr>
        <w:t xml:space="preserve"> contribuição tecnológica, o trabalho proposto pode verificar a viabilidade dos métodos de aprendizagem de máquina supervisionados no contexto de automatizar a encontrar os melhores resultados dado os objetivos do jogo, podendo ser utilizado para aprimorar a bonificação dos jogadores e aumentar a competitividade entre eles. No que se refere </w:t>
      </w:r>
      <w:r w:rsidRPr="00DD17F0">
        <w:rPr>
          <w:sz w:val="20"/>
        </w:rPr>
        <w:t>à</w:t>
      </w:r>
      <w:r w:rsidRPr="00272860">
        <w:rPr>
          <w:sz w:val="20"/>
        </w:rPr>
        <w:t xml:space="preserve"> contribuição </w:t>
      </w:r>
      <w:r w:rsidRPr="00DD17F0">
        <w:rPr>
          <w:sz w:val="20"/>
        </w:rPr>
        <w:t>pedagógica</w:t>
      </w:r>
      <w:r w:rsidRPr="00272860">
        <w:rPr>
          <w:sz w:val="20"/>
        </w:rPr>
        <w:t xml:space="preserve">, desenvolver o recurso proposto pelo presente trabalho dentro do jogo, intensifica os objetivos educacionais do jogo do </w:t>
      </w:r>
      <w:proofErr w:type="spellStart"/>
      <w:r w:rsidRPr="00272860">
        <w:rPr>
          <w:sz w:val="20"/>
        </w:rPr>
        <w:t>Furbot</w:t>
      </w:r>
      <w:proofErr w:type="spellEnd"/>
      <w:r w:rsidRPr="00272860">
        <w:rPr>
          <w:sz w:val="20"/>
        </w:rPr>
        <w:t xml:space="preserve">. </w:t>
      </w:r>
    </w:p>
    <w:p w14:paraId="10FC4955" w14:textId="77777777" w:rsidR="004E4A18" w:rsidRPr="00272860" w:rsidRDefault="004E4A18" w:rsidP="007D17E8">
      <w:pPr>
        <w:pStyle w:val="Ttulo2"/>
        <w:rPr>
          <w:sz w:val="20"/>
        </w:rPr>
      </w:pPr>
      <w:r w:rsidRPr="00272860">
        <w:rPr>
          <w:sz w:val="20"/>
        </w:rPr>
        <w:t>REQUISITOS PRINCIPAIS DO PROBLEMA A SER TRABALHADO</w:t>
      </w:r>
    </w:p>
    <w:p w14:paraId="39960889" w14:textId="77777777" w:rsidR="004E4A18" w:rsidRPr="00272860" w:rsidRDefault="004E4A18" w:rsidP="007A3A01">
      <w:pPr>
        <w:pStyle w:val="TF-TEXTO"/>
        <w:rPr>
          <w:sz w:val="20"/>
          <w:u w:val="single"/>
        </w:rPr>
      </w:pPr>
      <w:r w:rsidRPr="00272860">
        <w:rPr>
          <w:sz w:val="20"/>
        </w:rPr>
        <w:t>A aplicação descrita nesse trabalho deverá:</w:t>
      </w:r>
    </w:p>
    <w:p w14:paraId="4BD2549F" w14:textId="77777777" w:rsidR="004E4A18" w:rsidRPr="00272860" w:rsidRDefault="004E4A18" w:rsidP="00922109">
      <w:pPr>
        <w:pStyle w:val="TF-ALNEA"/>
        <w:numPr>
          <w:ilvl w:val="0"/>
          <w:numId w:val="36"/>
        </w:numPr>
        <w:rPr>
          <w:sz w:val="20"/>
        </w:rPr>
      </w:pPr>
      <w:r w:rsidRPr="00DD17F0">
        <w:rPr>
          <w:sz w:val="20"/>
        </w:rPr>
        <w:t xml:space="preserve">encontrar a melhor resposta para cada fase do jogo </w:t>
      </w:r>
      <w:proofErr w:type="spellStart"/>
      <w:r w:rsidRPr="00DD17F0">
        <w:rPr>
          <w:sz w:val="20"/>
        </w:rPr>
        <w:t>Furbot</w:t>
      </w:r>
      <w:proofErr w:type="spellEnd"/>
      <w:r w:rsidRPr="00272860">
        <w:rPr>
          <w:sz w:val="20"/>
        </w:rPr>
        <w:t xml:space="preserve"> (Requisito Funcional - RF);</w:t>
      </w:r>
    </w:p>
    <w:p w14:paraId="5F054455" w14:textId="77777777" w:rsidR="004E4A18" w:rsidRPr="00272860" w:rsidRDefault="004E4A18" w:rsidP="00922109">
      <w:pPr>
        <w:pStyle w:val="TF-ALNEA"/>
        <w:numPr>
          <w:ilvl w:val="0"/>
          <w:numId w:val="36"/>
        </w:numPr>
        <w:rPr>
          <w:sz w:val="20"/>
        </w:rPr>
      </w:pPr>
      <w:r w:rsidRPr="00272860">
        <w:rPr>
          <w:sz w:val="20"/>
        </w:rPr>
        <w:lastRenderedPageBreak/>
        <w:t>gerar um gabarito com a solução ótima contendo os comandos sequenciais que o robô deve fazer para sair do ponto de origem e chegar até o ponto de destino (RF);</w:t>
      </w:r>
    </w:p>
    <w:p w14:paraId="681B5249" w14:textId="77777777" w:rsidR="004E4A18" w:rsidRPr="00272860" w:rsidRDefault="004E4A18" w:rsidP="00922109">
      <w:pPr>
        <w:pStyle w:val="TF-ALNEA"/>
        <w:numPr>
          <w:ilvl w:val="0"/>
          <w:numId w:val="36"/>
        </w:numPr>
        <w:rPr>
          <w:sz w:val="20"/>
        </w:rPr>
      </w:pPr>
      <w:r w:rsidRPr="00272860">
        <w:rPr>
          <w:sz w:val="20"/>
        </w:rPr>
        <w:t xml:space="preserve"> comparar a resolução do aluno com a gerada pelo algoritmo (RF);</w:t>
      </w:r>
    </w:p>
    <w:p w14:paraId="7B309973" w14:textId="77777777" w:rsidR="004E4A18" w:rsidRPr="00272860" w:rsidRDefault="004E4A18" w:rsidP="00922109">
      <w:pPr>
        <w:pStyle w:val="TF-ALNEA"/>
        <w:numPr>
          <w:ilvl w:val="0"/>
          <w:numId w:val="36"/>
        </w:numPr>
        <w:rPr>
          <w:sz w:val="20"/>
        </w:rPr>
      </w:pPr>
      <w:r w:rsidRPr="00272860">
        <w:rPr>
          <w:sz w:val="20"/>
        </w:rPr>
        <w:t>ser implementado na linguagem C# (Requisito Não Funcional - RNF);</w:t>
      </w:r>
    </w:p>
    <w:p w14:paraId="127BD64D" w14:textId="77777777" w:rsidR="004E4A18" w:rsidRPr="00272860" w:rsidRDefault="004E4A18" w:rsidP="00922109">
      <w:pPr>
        <w:pStyle w:val="TF-ALNEA"/>
        <w:numPr>
          <w:ilvl w:val="0"/>
          <w:numId w:val="36"/>
        </w:numPr>
        <w:rPr>
          <w:sz w:val="20"/>
        </w:rPr>
      </w:pPr>
      <w:r w:rsidRPr="00272860">
        <w:rPr>
          <w:sz w:val="20"/>
        </w:rPr>
        <w:t>ser implementado no ambiente de desenvolvimento Visual Studio (RN</w:t>
      </w:r>
      <w:commentRangeStart w:id="111"/>
      <w:r w:rsidRPr="00272860">
        <w:rPr>
          <w:sz w:val="20"/>
        </w:rPr>
        <w:t>F);</w:t>
      </w:r>
      <w:commentRangeEnd w:id="111"/>
      <w:r>
        <w:rPr>
          <w:rStyle w:val="Refdecomentrio"/>
        </w:rPr>
        <w:commentReference w:id="111"/>
      </w:r>
    </w:p>
    <w:p w14:paraId="33D915D3" w14:textId="77777777" w:rsidR="004E4A18" w:rsidRPr="00272860" w:rsidRDefault="004E4A18" w:rsidP="007D17E8">
      <w:pPr>
        <w:pStyle w:val="Ttulo2"/>
        <w:rPr>
          <w:sz w:val="20"/>
        </w:rPr>
      </w:pPr>
      <w:r w:rsidRPr="00272860">
        <w:rPr>
          <w:sz w:val="20"/>
        </w:rPr>
        <w:t>METODOLOGIA</w:t>
      </w:r>
    </w:p>
    <w:p w14:paraId="2A270EEE" w14:textId="77777777" w:rsidR="004E4A18" w:rsidRPr="00272860" w:rsidRDefault="004E4A18" w:rsidP="009B766C">
      <w:pPr>
        <w:pStyle w:val="TF-TEXTO"/>
        <w:rPr>
          <w:sz w:val="20"/>
        </w:rPr>
      </w:pPr>
      <w:r w:rsidRPr="00272860">
        <w:rPr>
          <w:sz w:val="20"/>
        </w:rPr>
        <w:t>O trabalho será desenvolvido observando as seguintes etapas:</w:t>
      </w:r>
    </w:p>
    <w:p w14:paraId="37747AAE" w14:textId="77777777" w:rsidR="004E4A18" w:rsidRPr="00272860" w:rsidRDefault="004E4A18" w:rsidP="00922109">
      <w:pPr>
        <w:pStyle w:val="TF-ALNEA"/>
        <w:numPr>
          <w:ilvl w:val="0"/>
          <w:numId w:val="38"/>
        </w:numPr>
        <w:rPr>
          <w:sz w:val="20"/>
        </w:rPr>
      </w:pPr>
      <w:r w:rsidRPr="00272860">
        <w:rPr>
          <w:sz w:val="20"/>
        </w:rPr>
        <w:t xml:space="preserve">levantamento bibliográfico:  levantar material bibliográfico pertinente a utilização de ensino de lógica e programação no ensino, pensamento computacional, aprendizagem supervisionada e demais temas que forem necessários, além de aprimorar os trabalhos correlatos; </w:t>
      </w:r>
    </w:p>
    <w:p w14:paraId="0A934439" w14:textId="77777777" w:rsidR="004E4A18" w:rsidRPr="00272860" w:rsidRDefault="004E4A18" w:rsidP="00922109">
      <w:pPr>
        <w:pStyle w:val="TF-ALNEA"/>
        <w:numPr>
          <w:ilvl w:val="0"/>
          <w:numId w:val="38"/>
        </w:numPr>
        <w:rPr>
          <w:sz w:val="20"/>
        </w:rPr>
      </w:pPr>
      <w:r w:rsidRPr="00272860">
        <w:rPr>
          <w:sz w:val="20"/>
        </w:rPr>
        <w:t xml:space="preserve">elicitação de requisitos: revisar o conjunto de requisitos funcionais e não funcionais previamente identificados nesta proposta; </w:t>
      </w:r>
    </w:p>
    <w:p w14:paraId="4EACFE78" w14:textId="77777777" w:rsidR="004E4A18" w:rsidRPr="00272860" w:rsidRDefault="004E4A18" w:rsidP="00922109">
      <w:pPr>
        <w:pStyle w:val="TF-ALNEA"/>
        <w:numPr>
          <w:ilvl w:val="0"/>
          <w:numId w:val="38"/>
        </w:numPr>
        <w:rPr>
          <w:sz w:val="20"/>
        </w:rPr>
      </w:pPr>
      <w:r w:rsidRPr="00272860">
        <w:rPr>
          <w:sz w:val="20"/>
        </w:rPr>
        <w:t xml:space="preserve">especificação: </w:t>
      </w:r>
      <w:r w:rsidRPr="00272860">
        <w:rPr>
          <w:color w:val="000000"/>
          <w:sz w:val="20"/>
        </w:rPr>
        <w:t xml:space="preserve">formalizar as funcionalidades do projeto através de diagramas de casos de uso, de classe, de atividade e de componentes da </w:t>
      </w:r>
      <w:proofErr w:type="spellStart"/>
      <w:r w:rsidRPr="00272860">
        <w:rPr>
          <w:color w:val="000000"/>
          <w:sz w:val="20"/>
        </w:rPr>
        <w:t>Unified</w:t>
      </w:r>
      <w:proofErr w:type="spellEnd"/>
      <w:r w:rsidRPr="00272860">
        <w:rPr>
          <w:color w:val="000000"/>
          <w:sz w:val="20"/>
        </w:rPr>
        <w:t xml:space="preserve"> </w:t>
      </w:r>
      <w:proofErr w:type="spellStart"/>
      <w:r w:rsidRPr="00272860">
        <w:rPr>
          <w:color w:val="000000"/>
          <w:sz w:val="20"/>
        </w:rPr>
        <w:t>Modeling</w:t>
      </w:r>
      <w:proofErr w:type="spellEnd"/>
      <w:r w:rsidRPr="00272860">
        <w:rPr>
          <w:color w:val="000000"/>
          <w:sz w:val="20"/>
        </w:rPr>
        <w:t xml:space="preserve"> </w:t>
      </w:r>
      <w:proofErr w:type="spellStart"/>
      <w:r w:rsidRPr="00272860">
        <w:rPr>
          <w:color w:val="000000"/>
          <w:sz w:val="20"/>
        </w:rPr>
        <w:t>Language</w:t>
      </w:r>
      <w:proofErr w:type="spellEnd"/>
      <w:r w:rsidRPr="00272860">
        <w:rPr>
          <w:color w:val="000000"/>
          <w:sz w:val="20"/>
        </w:rPr>
        <w:t xml:space="preserve"> (UML)</w:t>
      </w:r>
      <w:r w:rsidRPr="00272860">
        <w:rPr>
          <w:sz w:val="20"/>
        </w:rPr>
        <w:t xml:space="preserve"> utilizando a ferramenta </w:t>
      </w:r>
      <w:proofErr w:type="spellStart"/>
      <w:r w:rsidRPr="00272860">
        <w:rPr>
          <w:sz w:val="20"/>
        </w:rPr>
        <w:t>LucidChart</w:t>
      </w:r>
      <w:proofErr w:type="spellEnd"/>
      <w:r w:rsidRPr="00272860">
        <w:rPr>
          <w:sz w:val="20"/>
        </w:rPr>
        <w:t>;</w:t>
      </w:r>
    </w:p>
    <w:p w14:paraId="5DAB3189" w14:textId="77777777" w:rsidR="004E4A18" w:rsidRPr="00272860" w:rsidRDefault="004E4A18" w:rsidP="00922109">
      <w:pPr>
        <w:pStyle w:val="TF-ALNEA"/>
        <w:numPr>
          <w:ilvl w:val="0"/>
          <w:numId w:val="38"/>
        </w:numPr>
        <w:rPr>
          <w:sz w:val="20"/>
        </w:rPr>
      </w:pPr>
      <w:r w:rsidRPr="00272860">
        <w:rPr>
          <w:sz w:val="20"/>
        </w:rPr>
        <w:t>implementação: implementar algoritmos para geração da melhor solução, utilizando a linguagem C# no ambiente de desenvolvimento Visual Studio;</w:t>
      </w:r>
    </w:p>
    <w:p w14:paraId="0B983CD9" w14:textId="77777777" w:rsidR="004E4A18" w:rsidRPr="00DD17F0" w:rsidRDefault="004E4A18" w:rsidP="00922109">
      <w:pPr>
        <w:pStyle w:val="TF-ALNEA"/>
        <w:numPr>
          <w:ilvl w:val="0"/>
          <w:numId w:val="38"/>
        </w:numPr>
        <w:rPr>
          <w:sz w:val="20"/>
        </w:rPr>
      </w:pPr>
      <w:r w:rsidRPr="00DD17F0">
        <w:rPr>
          <w:sz w:val="20"/>
        </w:rPr>
        <w:t xml:space="preserve">testes: elaborar e efetuar testes comparando a solução gerada pelo algoritmo com a dos alunos, medindo quantos passos de diferença existem. </w:t>
      </w:r>
    </w:p>
    <w:p w14:paraId="6A630FC5" w14:textId="77777777" w:rsidR="004E4A18" w:rsidRPr="00272860" w:rsidRDefault="004E4A18" w:rsidP="0025584B">
      <w:pPr>
        <w:pStyle w:val="TF-TEXTO"/>
        <w:rPr>
          <w:sz w:val="20"/>
        </w:rPr>
      </w:pPr>
      <w:r w:rsidRPr="00272860">
        <w:rPr>
          <w:sz w:val="20"/>
        </w:rPr>
        <w:t>As etapas serão realizadas nos períodos relacionados no Quadro 2.</w:t>
      </w:r>
    </w:p>
    <w:p w14:paraId="7560E895" w14:textId="77777777" w:rsidR="004E4A18" w:rsidRPr="00272860" w:rsidRDefault="004E4A18" w:rsidP="0060060C">
      <w:pPr>
        <w:pStyle w:val="TF-LEGENDA-Ilustracao"/>
        <w:rPr>
          <w:sz w:val="20"/>
        </w:rPr>
      </w:pPr>
      <w:r>
        <w:rPr>
          <w:noProof/>
          <w:sz w:val="20"/>
        </w:rPr>
        <mc:AlternateContent>
          <mc:Choice Requires="wps">
            <w:drawing>
              <wp:anchor distT="0" distB="0" distL="114300" distR="114300" simplePos="0" relativeHeight="251661312" behindDoc="0" locked="0" layoutInCell="1" allowOverlap="1" wp14:anchorId="68C86726" wp14:editId="6B2A0D45">
                <wp:simplePos x="0" y="0"/>
                <wp:positionH relativeFrom="column">
                  <wp:posOffset>4090700</wp:posOffset>
                </wp:positionH>
                <wp:positionV relativeFrom="paragraph">
                  <wp:posOffset>157715</wp:posOffset>
                </wp:positionV>
                <wp:extent cx="1501796" cy="339115"/>
                <wp:effectExtent l="12700" t="12700" r="22225" b="29210"/>
                <wp:wrapNone/>
                <wp:docPr id="9" name="Retângulo 9"/>
                <wp:cNvGraphicFramePr/>
                <a:graphic xmlns:a="http://schemas.openxmlformats.org/drawingml/2006/main">
                  <a:graphicData uri="http://schemas.microsoft.com/office/word/2010/wordprocessingShape">
                    <wps:wsp>
                      <wps:cNvSpPr/>
                      <wps:spPr>
                        <a:xfrm>
                          <a:off x="0" y="0"/>
                          <a:ext cx="1501796" cy="3391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40418" id="Retângulo 9" o:spid="_x0000_s1026" style="position:absolute;margin-left:322.1pt;margin-top:12.4pt;width:118.25pt;height:2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" filled="f" strokecolor="red" strokeweight="3pt"/>
            </w:pict>
          </mc:Fallback>
        </mc:AlternateContent>
      </w:r>
      <w:r w:rsidRPr="00272860">
        <w:rPr>
          <w:sz w:val="20"/>
        </w:rPr>
        <w:t>Quadro 2 - Cronograma</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11"/>
        <w:gridCol w:w="273"/>
        <w:gridCol w:w="11"/>
        <w:gridCol w:w="273"/>
        <w:gridCol w:w="11"/>
        <w:gridCol w:w="273"/>
        <w:gridCol w:w="11"/>
        <w:gridCol w:w="273"/>
        <w:gridCol w:w="11"/>
        <w:gridCol w:w="273"/>
        <w:gridCol w:w="11"/>
        <w:gridCol w:w="273"/>
        <w:gridCol w:w="11"/>
        <w:gridCol w:w="341"/>
      </w:tblGrid>
      <w:tr w:rsidR="004E4A18" w:rsidRPr="00272860" w14:paraId="616D1364" w14:textId="77777777" w:rsidTr="005320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21C78B2D" w14:textId="77777777" w:rsidR="004E4A18" w:rsidRPr="00272860" w:rsidRDefault="004E4A18" w:rsidP="00470C41">
            <w:pPr>
              <w:pStyle w:val="TF-TEXTOQUADRO"/>
              <w:rPr>
                <w:sz w:val="20"/>
              </w:rPr>
            </w:pPr>
          </w:p>
        </w:tc>
        <w:tc>
          <w:tcPr>
            <w:tcW w:w="2329" w:type="dxa"/>
            <w:gridSpan w:val="15"/>
            <w:tcBorders>
              <w:top w:val="single" w:sz="4" w:space="0" w:color="auto"/>
              <w:left w:val="single" w:sz="4" w:space="0" w:color="auto"/>
              <w:right w:val="single" w:sz="4" w:space="0" w:color="auto"/>
            </w:tcBorders>
            <w:shd w:val="clear" w:color="auto" w:fill="A6A6A6"/>
          </w:tcPr>
          <w:p w14:paraId="7F32F850" w14:textId="77777777" w:rsidR="004E4A18" w:rsidRPr="00272860" w:rsidRDefault="004E4A18" w:rsidP="00470C41">
            <w:pPr>
              <w:pStyle w:val="TF-TEXTOQUADROCentralizado"/>
              <w:rPr>
                <w:sz w:val="20"/>
              </w:rPr>
            </w:pPr>
            <w:commentRangeStart w:id="112"/>
            <w:r w:rsidRPr="00272860">
              <w:rPr>
                <w:sz w:val="20"/>
              </w:rPr>
              <w:t>2021</w:t>
            </w:r>
            <w:commentRangeEnd w:id="112"/>
            <w:r>
              <w:rPr>
                <w:rStyle w:val="Refdecomentrio"/>
              </w:rPr>
              <w:commentReference w:id="112"/>
            </w:r>
          </w:p>
        </w:tc>
      </w:tr>
      <w:tr w:rsidR="004E4A18" w:rsidRPr="00272860" w14:paraId="18DB1DD7" w14:textId="77777777" w:rsidTr="00532001">
        <w:trPr>
          <w:cantSplit/>
          <w:jc w:val="center"/>
        </w:trPr>
        <w:tc>
          <w:tcPr>
            <w:tcW w:w="6171" w:type="dxa"/>
            <w:tcBorders>
              <w:top w:val="nil"/>
              <w:left w:val="single" w:sz="4" w:space="0" w:color="auto"/>
              <w:bottom w:val="nil"/>
            </w:tcBorders>
            <w:shd w:val="clear" w:color="auto" w:fill="A6A6A6"/>
          </w:tcPr>
          <w:p w14:paraId="308DC6C2" w14:textId="77777777" w:rsidR="004E4A18" w:rsidRPr="00272860" w:rsidRDefault="004E4A18" w:rsidP="00470C41">
            <w:pPr>
              <w:pStyle w:val="TF-TEXTOQUADRO"/>
              <w:rPr>
                <w:sz w:val="20"/>
              </w:rPr>
            </w:pPr>
          </w:p>
        </w:tc>
        <w:tc>
          <w:tcPr>
            <w:tcW w:w="557" w:type="dxa"/>
            <w:gridSpan w:val="3"/>
            <w:shd w:val="clear" w:color="auto" w:fill="A6A6A6"/>
          </w:tcPr>
          <w:p w14:paraId="4A0EDBBD" w14:textId="77777777" w:rsidR="004E4A18" w:rsidRPr="00272860" w:rsidRDefault="004E4A18" w:rsidP="00470C41">
            <w:pPr>
              <w:pStyle w:val="TF-TEXTOQUADROCentralizado"/>
              <w:rPr>
                <w:sz w:val="20"/>
              </w:rPr>
            </w:pPr>
            <w:r w:rsidRPr="00272860">
              <w:rPr>
                <w:sz w:val="20"/>
              </w:rPr>
              <w:t>ago.</w:t>
            </w:r>
          </w:p>
        </w:tc>
        <w:tc>
          <w:tcPr>
            <w:tcW w:w="568" w:type="dxa"/>
            <w:gridSpan w:val="4"/>
            <w:shd w:val="clear" w:color="auto" w:fill="A6A6A6"/>
          </w:tcPr>
          <w:p w14:paraId="3710C4A4" w14:textId="77777777" w:rsidR="004E4A18" w:rsidRPr="00272860" w:rsidRDefault="004E4A18" w:rsidP="00470C41">
            <w:pPr>
              <w:pStyle w:val="TF-TEXTOQUADROCentralizado"/>
              <w:rPr>
                <w:sz w:val="20"/>
              </w:rPr>
            </w:pPr>
            <w:r w:rsidRPr="00272860">
              <w:rPr>
                <w:sz w:val="20"/>
              </w:rPr>
              <w:t>set.</w:t>
            </w:r>
          </w:p>
        </w:tc>
        <w:tc>
          <w:tcPr>
            <w:tcW w:w="568" w:type="dxa"/>
            <w:gridSpan w:val="4"/>
            <w:shd w:val="clear" w:color="auto" w:fill="A6A6A6"/>
          </w:tcPr>
          <w:p w14:paraId="19549F66" w14:textId="77777777" w:rsidR="004E4A18" w:rsidRPr="00272860" w:rsidRDefault="004E4A18" w:rsidP="00470C41">
            <w:pPr>
              <w:pStyle w:val="TF-TEXTOQUADROCentralizado"/>
              <w:rPr>
                <w:sz w:val="20"/>
              </w:rPr>
            </w:pPr>
            <w:r w:rsidRPr="00272860">
              <w:rPr>
                <w:sz w:val="20"/>
              </w:rPr>
              <w:t>out.</w:t>
            </w:r>
          </w:p>
        </w:tc>
        <w:tc>
          <w:tcPr>
            <w:tcW w:w="636" w:type="dxa"/>
            <w:gridSpan w:val="4"/>
            <w:shd w:val="clear" w:color="auto" w:fill="A6A6A6"/>
          </w:tcPr>
          <w:p w14:paraId="5E73BB08" w14:textId="77777777" w:rsidR="004E4A18" w:rsidRPr="00272860" w:rsidRDefault="004E4A18" w:rsidP="00470C41">
            <w:pPr>
              <w:pStyle w:val="TF-TEXTOQUADROCentralizado"/>
              <w:rPr>
                <w:sz w:val="20"/>
              </w:rPr>
            </w:pPr>
            <w:r w:rsidRPr="00272860">
              <w:rPr>
                <w:sz w:val="20"/>
              </w:rPr>
              <w:t>nov.</w:t>
            </w:r>
          </w:p>
        </w:tc>
      </w:tr>
      <w:tr w:rsidR="004E4A18" w:rsidRPr="00272860" w14:paraId="1A160AF9" w14:textId="77777777" w:rsidTr="00532001">
        <w:trPr>
          <w:cantSplit/>
          <w:jc w:val="center"/>
        </w:trPr>
        <w:tc>
          <w:tcPr>
            <w:tcW w:w="6171" w:type="dxa"/>
            <w:tcBorders>
              <w:top w:val="nil"/>
              <w:left w:val="single" w:sz="4" w:space="0" w:color="auto"/>
            </w:tcBorders>
            <w:shd w:val="clear" w:color="auto" w:fill="A6A6A6"/>
          </w:tcPr>
          <w:p w14:paraId="29148538" w14:textId="77777777" w:rsidR="004E4A18" w:rsidRPr="00272860" w:rsidRDefault="004E4A18" w:rsidP="00470C41">
            <w:pPr>
              <w:pStyle w:val="TF-TEXTOQUADRO"/>
              <w:rPr>
                <w:sz w:val="20"/>
              </w:rPr>
            </w:pPr>
            <w:r w:rsidRPr="00272860">
              <w:rPr>
                <w:sz w:val="20"/>
              </w:rPr>
              <w:t>etapas / quinzenas</w:t>
            </w:r>
          </w:p>
        </w:tc>
        <w:tc>
          <w:tcPr>
            <w:tcW w:w="273" w:type="dxa"/>
            <w:tcBorders>
              <w:bottom w:val="single" w:sz="4" w:space="0" w:color="auto"/>
            </w:tcBorders>
            <w:shd w:val="clear" w:color="auto" w:fill="A6A6A6"/>
          </w:tcPr>
          <w:p w14:paraId="13476D18" w14:textId="77777777" w:rsidR="004E4A18" w:rsidRPr="00272860" w:rsidRDefault="004E4A18" w:rsidP="00470C41">
            <w:pPr>
              <w:pStyle w:val="TF-TEXTOQUADROCentralizado"/>
              <w:rPr>
                <w:sz w:val="20"/>
              </w:rPr>
            </w:pPr>
            <w:r w:rsidRPr="00272860">
              <w:rPr>
                <w:sz w:val="20"/>
              </w:rPr>
              <w:t>1</w:t>
            </w:r>
          </w:p>
        </w:tc>
        <w:tc>
          <w:tcPr>
            <w:tcW w:w="284" w:type="dxa"/>
            <w:gridSpan w:val="2"/>
            <w:tcBorders>
              <w:bottom w:val="single" w:sz="4" w:space="0" w:color="auto"/>
            </w:tcBorders>
            <w:shd w:val="clear" w:color="auto" w:fill="A6A6A6"/>
          </w:tcPr>
          <w:p w14:paraId="3630EA97" w14:textId="77777777" w:rsidR="004E4A18" w:rsidRPr="00272860" w:rsidRDefault="004E4A18" w:rsidP="00470C41">
            <w:pPr>
              <w:pStyle w:val="TF-TEXTOQUADROCentralizado"/>
              <w:rPr>
                <w:sz w:val="20"/>
              </w:rPr>
            </w:pPr>
            <w:r w:rsidRPr="00272860">
              <w:rPr>
                <w:sz w:val="20"/>
              </w:rPr>
              <w:t>2</w:t>
            </w:r>
          </w:p>
        </w:tc>
        <w:tc>
          <w:tcPr>
            <w:tcW w:w="284" w:type="dxa"/>
            <w:gridSpan w:val="2"/>
            <w:tcBorders>
              <w:bottom w:val="single" w:sz="4" w:space="0" w:color="auto"/>
            </w:tcBorders>
            <w:shd w:val="clear" w:color="auto" w:fill="A6A6A6"/>
          </w:tcPr>
          <w:p w14:paraId="0DA47787" w14:textId="77777777" w:rsidR="004E4A18" w:rsidRPr="00272860" w:rsidRDefault="004E4A18" w:rsidP="00470C41">
            <w:pPr>
              <w:pStyle w:val="TF-TEXTOQUADROCentralizado"/>
              <w:rPr>
                <w:sz w:val="20"/>
              </w:rPr>
            </w:pPr>
            <w:r w:rsidRPr="00272860">
              <w:rPr>
                <w:sz w:val="20"/>
              </w:rPr>
              <w:t>1</w:t>
            </w:r>
          </w:p>
        </w:tc>
        <w:tc>
          <w:tcPr>
            <w:tcW w:w="284" w:type="dxa"/>
            <w:gridSpan w:val="2"/>
            <w:tcBorders>
              <w:bottom w:val="single" w:sz="4" w:space="0" w:color="auto"/>
            </w:tcBorders>
            <w:shd w:val="clear" w:color="auto" w:fill="A6A6A6"/>
          </w:tcPr>
          <w:p w14:paraId="798A3342" w14:textId="77777777" w:rsidR="004E4A18" w:rsidRPr="00272860" w:rsidRDefault="004E4A18" w:rsidP="00470C41">
            <w:pPr>
              <w:pStyle w:val="TF-TEXTOQUADROCentralizado"/>
              <w:rPr>
                <w:sz w:val="20"/>
              </w:rPr>
            </w:pPr>
            <w:r w:rsidRPr="00272860">
              <w:rPr>
                <w:sz w:val="20"/>
              </w:rPr>
              <w:t>2</w:t>
            </w:r>
          </w:p>
        </w:tc>
        <w:tc>
          <w:tcPr>
            <w:tcW w:w="284" w:type="dxa"/>
            <w:gridSpan w:val="2"/>
            <w:tcBorders>
              <w:bottom w:val="single" w:sz="4" w:space="0" w:color="auto"/>
            </w:tcBorders>
            <w:shd w:val="clear" w:color="auto" w:fill="A6A6A6"/>
          </w:tcPr>
          <w:p w14:paraId="45DD542D" w14:textId="77777777" w:rsidR="004E4A18" w:rsidRPr="00272860" w:rsidRDefault="004E4A18" w:rsidP="00470C41">
            <w:pPr>
              <w:pStyle w:val="TF-TEXTOQUADROCentralizado"/>
              <w:rPr>
                <w:sz w:val="20"/>
              </w:rPr>
            </w:pPr>
            <w:r w:rsidRPr="00272860">
              <w:rPr>
                <w:sz w:val="20"/>
              </w:rPr>
              <w:t>1</w:t>
            </w:r>
          </w:p>
        </w:tc>
        <w:tc>
          <w:tcPr>
            <w:tcW w:w="284" w:type="dxa"/>
            <w:gridSpan w:val="2"/>
            <w:tcBorders>
              <w:bottom w:val="single" w:sz="4" w:space="0" w:color="auto"/>
            </w:tcBorders>
            <w:shd w:val="clear" w:color="auto" w:fill="A6A6A6"/>
          </w:tcPr>
          <w:p w14:paraId="56F31D16" w14:textId="77777777" w:rsidR="004E4A18" w:rsidRPr="00272860" w:rsidRDefault="004E4A18" w:rsidP="00470C41">
            <w:pPr>
              <w:pStyle w:val="TF-TEXTOQUADROCentralizado"/>
              <w:rPr>
                <w:sz w:val="20"/>
              </w:rPr>
            </w:pPr>
            <w:r w:rsidRPr="00272860">
              <w:rPr>
                <w:sz w:val="20"/>
              </w:rPr>
              <w:t>2</w:t>
            </w:r>
          </w:p>
        </w:tc>
        <w:tc>
          <w:tcPr>
            <w:tcW w:w="284" w:type="dxa"/>
            <w:gridSpan w:val="2"/>
            <w:tcBorders>
              <w:bottom w:val="single" w:sz="4" w:space="0" w:color="auto"/>
            </w:tcBorders>
            <w:shd w:val="clear" w:color="auto" w:fill="A6A6A6"/>
          </w:tcPr>
          <w:p w14:paraId="47AFAD8F" w14:textId="77777777" w:rsidR="004E4A18" w:rsidRPr="00272860" w:rsidRDefault="004E4A18" w:rsidP="00470C41">
            <w:pPr>
              <w:pStyle w:val="TF-TEXTOQUADROCentralizado"/>
              <w:rPr>
                <w:sz w:val="20"/>
              </w:rPr>
            </w:pPr>
            <w:r w:rsidRPr="00272860">
              <w:rPr>
                <w:sz w:val="20"/>
              </w:rPr>
              <w:t>1</w:t>
            </w:r>
          </w:p>
        </w:tc>
        <w:tc>
          <w:tcPr>
            <w:tcW w:w="352" w:type="dxa"/>
            <w:gridSpan w:val="2"/>
            <w:tcBorders>
              <w:bottom w:val="single" w:sz="4" w:space="0" w:color="auto"/>
            </w:tcBorders>
            <w:shd w:val="clear" w:color="auto" w:fill="A6A6A6"/>
          </w:tcPr>
          <w:p w14:paraId="39A21540" w14:textId="77777777" w:rsidR="004E4A18" w:rsidRPr="00272860" w:rsidRDefault="004E4A18" w:rsidP="00470C41">
            <w:pPr>
              <w:pStyle w:val="TF-TEXTOQUADROCentralizado"/>
              <w:rPr>
                <w:sz w:val="20"/>
              </w:rPr>
            </w:pPr>
            <w:r w:rsidRPr="00272860">
              <w:rPr>
                <w:sz w:val="20"/>
              </w:rPr>
              <w:t>2</w:t>
            </w:r>
          </w:p>
        </w:tc>
      </w:tr>
      <w:tr w:rsidR="004E4A18" w:rsidRPr="00272860" w14:paraId="2C0F242B" w14:textId="77777777" w:rsidTr="00532001">
        <w:trPr>
          <w:jc w:val="center"/>
        </w:trPr>
        <w:tc>
          <w:tcPr>
            <w:tcW w:w="6171" w:type="dxa"/>
            <w:tcBorders>
              <w:left w:val="single" w:sz="4" w:space="0" w:color="auto"/>
            </w:tcBorders>
          </w:tcPr>
          <w:p w14:paraId="5AAFBA50" w14:textId="77777777" w:rsidR="004E4A18" w:rsidRPr="00272860" w:rsidRDefault="004E4A18" w:rsidP="00DE72B0">
            <w:pPr>
              <w:pStyle w:val="TF-TEXTOQUADRO"/>
              <w:rPr>
                <w:bCs/>
                <w:sz w:val="20"/>
              </w:rPr>
            </w:pPr>
            <w:r w:rsidRPr="00272860">
              <w:rPr>
                <w:sz w:val="20"/>
              </w:rPr>
              <w:t>levantamento bibliográfico</w:t>
            </w:r>
          </w:p>
        </w:tc>
        <w:tc>
          <w:tcPr>
            <w:tcW w:w="284" w:type="dxa"/>
            <w:gridSpan w:val="2"/>
            <w:tcBorders>
              <w:bottom w:val="single" w:sz="4" w:space="0" w:color="auto"/>
            </w:tcBorders>
            <w:shd w:val="clear" w:color="auto" w:fill="AEAAAA" w:themeFill="background2" w:themeFillShade="BF"/>
          </w:tcPr>
          <w:p w14:paraId="228B7052"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5A60CAC9"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4E50686C"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7DC2C42F"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33ED2DD2"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2D0396C0"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7DBB05D5" w14:textId="77777777" w:rsidR="004E4A18" w:rsidRPr="00272860" w:rsidRDefault="004E4A18" w:rsidP="00DE72B0">
            <w:pPr>
              <w:pStyle w:val="TF-TEXTOQUADROCentralizado"/>
              <w:rPr>
                <w:sz w:val="20"/>
              </w:rPr>
            </w:pPr>
          </w:p>
        </w:tc>
        <w:tc>
          <w:tcPr>
            <w:tcW w:w="341" w:type="dxa"/>
            <w:tcBorders>
              <w:bottom w:val="single" w:sz="4" w:space="0" w:color="auto"/>
            </w:tcBorders>
          </w:tcPr>
          <w:p w14:paraId="0ADBC487" w14:textId="77777777" w:rsidR="004E4A18" w:rsidRPr="00272860" w:rsidRDefault="004E4A18" w:rsidP="00DE72B0">
            <w:pPr>
              <w:pStyle w:val="TF-TEXTOQUADROCentralizado"/>
              <w:rPr>
                <w:sz w:val="20"/>
              </w:rPr>
            </w:pPr>
          </w:p>
        </w:tc>
      </w:tr>
      <w:tr w:rsidR="004E4A18" w:rsidRPr="00272860" w14:paraId="7B8E1BBC" w14:textId="77777777" w:rsidTr="00532001">
        <w:trPr>
          <w:jc w:val="center"/>
        </w:trPr>
        <w:tc>
          <w:tcPr>
            <w:tcW w:w="6171" w:type="dxa"/>
            <w:tcBorders>
              <w:left w:val="single" w:sz="4" w:space="0" w:color="auto"/>
            </w:tcBorders>
          </w:tcPr>
          <w:p w14:paraId="5BEB5724" w14:textId="77777777" w:rsidR="004E4A18" w:rsidRPr="00272860" w:rsidRDefault="004E4A18" w:rsidP="00DE72B0">
            <w:pPr>
              <w:pStyle w:val="TF-TEXTOQUADRO"/>
              <w:rPr>
                <w:sz w:val="20"/>
              </w:rPr>
            </w:pPr>
            <w:r w:rsidRPr="00272860">
              <w:rPr>
                <w:sz w:val="20"/>
              </w:rPr>
              <w:t>elicitação de requisitos</w:t>
            </w:r>
          </w:p>
        </w:tc>
        <w:tc>
          <w:tcPr>
            <w:tcW w:w="284" w:type="dxa"/>
            <w:gridSpan w:val="2"/>
            <w:tcBorders>
              <w:top w:val="single" w:sz="4" w:space="0" w:color="auto"/>
            </w:tcBorders>
            <w:shd w:val="clear" w:color="auto" w:fill="AEAAAA" w:themeFill="background2" w:themeFillShade="BF"/>
          </w:tcPr>
          <w:p w14:paraId="6E7AF1E4" w14:textId="77777777" w:rsidR="004E4A18" w:rsidRPr="00272860" w:rsidRDefault="004E4A18" w:rsidP="00DE72B0">
            <w:pPr>
              <w:pStyle w:val="TF-TEXTOQUADROCentralizado"/>
              <w:rPr>
                <w:sz w:val="20"/>
              </w:rPr>
            </w:pPr>
          </w:p>
        </w:tc>
        <w:tc>
          <w:tcPr>
            <w:tcW w:w="284" w:type="dxa"/>
            <w:gridSpan w:val="2"/>
            <w:tcBorders>
              <w:top w:val="single" w:sz="4" w:space="0" w:color="auto"/>
            </w:tcBorders>
            <w:shd w:val="clear" w:color="auto" w:fill="AEAAAA" w:themeFill="background2" w:themeFillShade="BF"/>
          </w:tcPr>
          <w:p w14:paraId="7D9EB4A8" w14:textId="77777777" w:rsidR="004E4A18" w:rsidRPr="00272860" w:rsidRDefault="004E4A18" w:rsidP="00DE72B0">
            <w:pPr>
              <w:pStyle w:val="TF-TEXTOQUADROCentralizado"/>
              <w:rPr>
                <w:sz w:val="20"/>
                <w:highlight w:val="lightGray"/>
              </w:rPr>
            </w:pPr>
          </w:p>
        </w:tc>
        <w:tc>
          <w:tcPr>
            <w:tcW w:w="284" w:type="dxa"/>
            <w:gridSpan w:val="2"/>
            <w:tcBorders>
              <w:top w:val="single" w:sz="4" w:space="0" w:color="auto"/>
            </w:tcBorders>
            <w:shd w:val="clear" w:color="auto" w:fill="FFFFFF" w:themeFill="background1"/>
          </w:tcPr>
          <w:p w14:paraId="4C85828C" w14:textId="77777777" w:rsidR="004E4A18" w:rsidRPr="00272860" w:rsidRDefault="004E4A18" w:rsidP="00DE72B0">
            <w:pPr>
              <w:pStyle w:val="TF-TEXTOQUADROCentralizado"/>
              <w:rPr>
                <w:sz w:val="20"/>
                <w:highlight w:val="lightGray"/>
              </w:rPr>
            </w:pPr>
          </w:p>
        </w:tc>
        <w:tc>
          <w:tcPr>
            <w:tcW w:w="284" w:type="dxa"/>
            <w:gridSpan w:val="2"/>
            <w:tcBorders>
              <w:top w:val="single" w:sz="4" w:space="0" w:color="auto"/>
            </w:tcBorders>
          </w:tcPr>
          <w:p w14:paraId="38EE15E4" w14:textId="77777777" w:rsidR="004E4A18" w:rsidRPr="00272860" w:rsidRDefault="004E4A18" w:rsidP="00DE72B0">
            <w:pPr>
              <w:pStyle w:val="TF-TEXTOQUADROCentralizado"/>
              <w:rPr>
                <w:sz w:val="20"/>
              </w:rPr>
            </w:pPr>
          </w:p>
        </w:tc>
        <w:tc>
          <w:tcPr>
            <w:tcW w:w="284" w:type="dxa"/>
            <w:gridSpan w:val="2"/>
            <w:tcBorders>
              <w:top w:val="single" w:sz="4" w:space="0" w:color="auto"/>
            </w:tcBorders>
          </w:tcPr>
          <w:p w14:paraId="20CAAE49" w14:textId="77777777" w:rsidR="004E4A18" w:rsidRPr="00272860" w:rsidRDefault="004E4A18" w:rsidP="00DE72B0">
            <w:pPr>
              <w:pStyle w:val="TF-TEXTOQUADROCentralizado"/>
              <w:rPr>
                <w:sz w:val="20"/>
              </w:rPr>
            </w:pPr>
          </w:p>
        </w:tc>
        <w:tc>
          <w:tcPr>
            <w:tcW w:w="284" w:type="dxa"/>
            <w:gridSpan w:val="2"/>
            <w:tcBorders>
              <w:top w:val="single" w:sz="4" w:space="0" w:color="auto"/>
            </w:tcBorders>
          </w:tcPr>
          <w:p w14:paraId="1A8CF3EC" w14:textId="77777777" w:rsidR="004E4A18" w:rsidRPr="00272860" w:rsidRDefault="004E4A18" w:rsidP="00DE72B0">
            <w:pPr>
              <w:pStyle w:val="TF-TEXTOQUADROCentralizado"/>
              <w:rPr>
                <w:sz w:val="20"/>
              </w:rPr>
            </w:pPr>
          </w:p>
        </w:tc>
        <w:tc>
          <w:tcPr>
            <w:tcW w:w="284" w:type="dxa"/>
            <w:gridSpan w:val="2"/>
            <w:tcBorders>
              <w:top w:val="single" w:sz="4" w:space="0" w:color="auto"/>
            </w:tcBorders>
          </w:tcPr>
          <w:p w14:paraId="2C767090" w14:textId="77777777" w:rsidR="004E4A18" w:rsidRPr="00272860" w:rsidRDefault="004E4A18" w:rsidP="00DE72B0">
            <w:pPr>
              <w:pStyle w:val="TF-TEXTOQUADROCentralizado"/>
              <w:rPr>
                <w:sz w:val="20"/>
              </w:rPr>
            </w:pPr>
          </w:p>
        </w:tc>
        <w:tc>
          <w:tcPr>
            <w:tcW w:w="341" w:type="dxa"/>
            <w:tcBorders>
              <w:top w:val="single" w:sz="4" w:space="0" w:color="auto"/>
            </w:tcBorders>
          </w:tcPr>
          <w:p w14:paraId="56C91742" w14:textId="77777777" w:rsidR="004E4A18" w:rsidRPr="00272860" w:rsidRDefault="004E4A18" w:rsidP="00DE72B0">
            <w:pPr>
              <w:pStyle w:val="TF-TEXTOQUADROCentralizado"/>
              <w:rPr>
                <w:sz w:val="20"/>
              </w:rPr>
            </w:pPr>
          </w:p>
        </w:tc>
      </w:tr>
      <w:tr w:rsidR="004E4A18" w:rsidRPr="00272860" w14:paraId="1FC43078" w14:textId="77777777" w:rsidTr="00532001">
        <w:trPr>
          <w:jc w:val="center"/>
        </w:trPr>
        <w:tc>
          <w:tcPr>
            <w:tcW w:w="6171" w:type="dxa"/>
            <w:tcBorders>
              <w:left w:val="single" w:sz="4" w:space="0" w:color="auto"/>
            </w:tcBorders>
          </w:tcPr>
          <w:p w14:paraId="15CAF68F" w14:textId="77777777" w:rsidR="004E4A18" w:rsidRPr="00272860" w:rsidRDefault="004E4A18" w:rsidP="00DE72B0">
            <w:pPr>
              <w:pStyle w:val="TF-TEXTOQUADRO"/>
              <w:rPr>
                <w:sz w:val="20"/>
              </w:rPr>
            </w:pPr>
            <w:r w:rsidRPr="00272860">
              <w:rPr>
                <w:sz w:val="20"/>
              </w:rPr>
              <w:t>especificação</w:t>
            </w:r>
          </w:p>
        </w:tc>
        <w:tc>
          <w:tcPr>
            <w:tcW w:w="284" w:type="dxa"/>
            <w:gridSpan w:val="2"/>
            <w:tcBorders>
              <w:bottom w:val="single" w:sz="4" w:space="0" w:color="auto"/>
            </w:tcBorders>
          </w:tcPr>
          <w:p w14:paraId="266177C9"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043D1777" w14:textId="77777777" w:rsidR="004E4A18" w:rsidRPr="00272860" w:rsidRDefault="004E4A18" w:rsidP="00DE72B0">
            <w:pPr>
              <w:pStyle w:val="TF-TEXTOQUADROCentralizado"/>
              <w:rPr>
                <w:sz w:val="20"/>
                <w:highlight w:val="lightGray"/>
              </w:rPr>
            </w:pPr>
          </w:p>
        </w:tc>
        <w:tc>
          <w:tcPr>
            <w:tcW w:w="284" w:type="dxa"/>
            <w:gridSpan w:val="2"/>
            <w:tcBorders>
              <w:bottom w:val="single" w:sz="4" w:space="0" w:color="auto"/>
            </w:tcBorders>
            <w:shd w:val="clear" w:color="auto" w:fill="AEAAAA" w:themeFill="background2" w:themeFillShade="BF"/>
          </w:tcPr>
          <w:p w14:paraId="36B9E19C" w14:textId="77777777" w:rsidR="004E4A18" w:rsidRPr="00272860" w:rsidRDefault="004E4A18" w:rsidP="00DE72B0">
            <w:pPr>
              <w:pStyle w:val="TF-TEXTOQUADROCentralizado"/>
              <w:rPr>
                <w:sz w:val="20"/>
                <w:highlight w:val="lightGray"/>
              </w:rPr>
            </w:pPr>
          </w:p>
        </w:tc>
        <w:tc>
          <w:tcPr>
            <w:tcW w:w="284" w:type="dxa"/>
            <w:gridSpan w:val="2"/>
            <w:tcBorders>
              <w:bottom w:val="single" w:sz="4" w:space="0" w:color="auto"/>
            </w:tcBorders>
          </w:tcPr>
          <w:p w14:paraId="1410EC0D"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683C620C"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6F8A5075"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283D7A23" w14:textId="77777777" w:rsidR="004E4A18" w:rsidRPr="00272860" w:rsidRDefault="004E4A18" w:rsidP="00DE72B0">
            <w:pPr>
              <w:pStyle w:val="TF-TEXTOQUADROCentralizado"/>
              <w:rPr>
                <w:sz w:val="20"/>
              </w:rPr>
            </w:pPr>
          </w:p>
        </w:tc>
        <w:tc>
          <w:tcPr>
            <w:tcW w:w="341" w:type="dxa"/>
            <w:tcBorders>
              <w:bottom w:val="single" w:sz="4" w:space="0" w:color="auto"/>
            </w:tcBorders>
          </w:tcPr>
          <w:p w14:paraId="59835E44" w14:textId="77777777" w:rsidR="004E4A18" w:rsidRPr="00272860" w:rsidRDefault="004E4A18" w:rsidP="00DE72B0">
            <w:pPr>
              <w:pStyle w:val="TF-TEXTOQUADROCentralizado"/>
              <w:rPr>
                <w:sz w:val="20"/>
              </w:rPr>
            </w:pPr>
          </w:p>
        </w:tc>
      </w:tr>
      <w:tr w:rsidR="004E4A18" w:rsidRPr="00272860" w14:paraId="2683CBD8" w14:textId="77777777" w:rsidTr="00532001">
        <w:trPr>
          <w:trHeight w:val="70"/>
          <w:jc w:val="center"/>
        </w:trPr>
        <w:tc>
          <w:tcPr>
            <w:tcW w:w="6171" w:type="dxa"/>
            <w:tcBorders>
              <w:left w:val="single" w:sz="4" w:space="0" w:color="auto"/>
            </w:tcBorders>
          </w:tcPr>
          <w:p w14:paraId="4484364C" w14:textId="77777777" w:rsidR="004E4A18" w:rsidRPr="00272860" w:rsidRDefault="004E4A18" w:rsidP="00DE72B0">
            <w:pPr>
              <w:pStyle w:val="TF-TEXTOQUADRO"/>
              <w:rPr>
                <w:sz w:val="20"/>
              </w:rPr>
            </w:pPr>
            <w:r w:rsidRPr="00272860">
              <w:rPr>
                <w:sz w:val="20"/>
              </w:rPr>
              <w:t>implementação</w:t>
            </w:r>
          </w:p>
        </w:tc>
        <w:tc>
          <w:tcPr>
            <w:tcW w:w="284" w:type="dxa"/>
            <w:gridSpan w:val="2"/>
          </w:tcPr>
          <w:p w14:paraId="1F23DF1F" w14:textId="77777777" w:rsidR="004E4A18" w:rsidRPr="00272860" w:rsidRDefault="004E4A18" w:rsidP="00DE72B0">
            <w:pPr>
              <w:pStyle w:val="TF-TEXTOQUADROCentralizado"/>
              <w:rPr>
                <w:sz w:val="20"/>
              </w:rPr>
            </w:pPr>
          </w:p>
        </w:tc>
        <w:tc>
          <w:tcPr>
            <w:tcW w:w="284" w:type="dxa"/>
            <w:gridSpan w:val="2"/>
          </w:tcPr>
          <w:p w14:paraId="3E33761D"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574705CF"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5AB6B6C8"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2E8EF5AB"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3D7360E3"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0E58AE0C" w14:textId="77777777" w:rsidR="004E4A18" w:rsidRPr="00272860" w:rsidRDefault="004E4A18" w:rsidP="00DE72B0">
            <w:pPr>
              <w:pStyle w:val="TF-TEXTOQUADROCentralizado"/>
              <w:rPr>
                <w:sz w:val="20"/>
              </w:rPr>
            </w:pPr>
          </w:p>
        </w:tc>
        <w:tc>
          <w:tcPr>
            <w:tcW w:w="341" w:type="dxa"/>
          </w:tcPr>
          <w:p w14:paraId="7B19C411" w14:textId="77777777" w:rsidR="004E4A18" w:rsidRPr="00272860" w:rsidRDefault="004E4A18" w:rsidP="00DE72B0">
            <w:pPr>
              <w:pStyle w:val="TF-TEXTOQUADROCentralizado"/>
              <w:rPr>
                <w:sz w:val="20"/>
              </w:rPr>
            </w:pPr>
          </w:p>
        </w:tc>
      </w:tr>
      <w:tr w:rsidR="004E4A18" w:rsidRPr="00272860" w14:paraId="3D2A17F8" w14:textId="77777777" w:rsidTr="00532001">
        <w:trPr>
          <w:jc w:val="center"/>
        </w:trPr>
        <w:tc>
          <w:tcPr>
            <w:tcW w:w="6171" w:type="dxa"/>
            <w:tcBorders>
              <w:left w:val="single" w:sz="4" w:space="0" w:color="auto"/>
              <w:bottom w:val="single" w:sz="4" w:space="0" w:color="auto"/>
            </w:tcBorders>
          </w:tcPr>
          <w:p w14:paraId="292FE720" w14:textId="77777777" w:rsidR="004E4A18" w:rsidRPr="00272860" w:rsidRDefault="004E4A18" w:rsidP="00DE72B0">
            <w:pPr>
              <w:pStyle w:val="TF-TEXTOQUADRO"/>
              <w:rPr>
                <w:sz w:val="20"/>
              </w:rPr>
            </w:pPr>
            <w:r w:rsidRPr="00272860">
              <w:rPr>
                <w:sz w:val="20"/>
              </w:rPr>
              <w:t>testes</w:t>
            </w:r>
          </w:p>
        </w:tc>
        <w:tc>
          <w:tcPr>
            <w:tcW w:w="284" w:type="dxa"/>
            <w:gridSpan w:val="2"/>
            <w:tcBorders>
              <w:bottom w:val="single" w:sz="4" w:space="0" w:color="auto"/>
            </w:tcBorders>
          </w:tcPr>
          <w:p w14:paraId="2DC27F4F"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199AB485"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5F0C1C58"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6EA8477D"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48CB795A"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40FB3DBF"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017CB03E" w14:textId="77777777" w:rsidR="004E4A18" w:rsidRPr="00272860" w:rsidRDefault="004E4A18" w:rsidP="00DE72B0">
            <w:pPr>
              <w:pStyle w:val="TF-TEXTOQUADROCentralizado"/>
              <w:rPr>
                <w:sz w:val="20"/>
              </w:rPr>
            </w:pPr>
          </w:p>
        </w:tc>
        <w:tc>
          <w:tcPr>
            <w:tcW w:w="341" w:type="dxa"/>
            <w:tcBorders>
              <w:bottom w:val="single" w:sz="4" w:space="0" w:color="auto"/>
            </w:tcBorders>
            <w:shd w:val="clear" w:color="auto" w:fill="AEAAAA" w:themeFill="background2" w:themeFillShade="BF"/>
          </w:tcPr>
          <w:p w14:paraId="2781E48F" w14:textId="77777777" w:rsidR="004E4A18" w:rsidRPr="00272860" w:rsidRDefault="004E4A18" w:rsidP="00DE72B0">
            <w:pPr>
              <w:pStyle w:val="TF-TEXTOQUADROCentralizado"/>
              <w:rPr>
                <w:sz w:val="20"/>
              </w:rPr>
            </w:pPr>
          </w:p>
        </w:tc>
      </w:tr>
    </w:tbl>
    <w:p w14:paraId="12E65828" w14:textId="77777777" w:rsidR="004E4A18" w:rsidRPr="00272860" w:rsidRDefault="004E4A18" w:rsidP="00FC4A9F">
      <w:pPr>
        <w:pStyle w:val="TF-FONTE"/>
      </w:pPr>
      <w:r w:rsidRPr="00272860">
        <w:t xml:space="preserve">     </w:t>
      </w:r>
      <w:commentRangeStart w:id="113"/>
      <w:r w:rsidRPr="00272860">
        <w:t>Fonte</w:t>
      </w:r>
      <w:commentRangeEnd w:id="113"/>
      <w:r>
        <w:rPr>
          <w:rStyle w:val="Refdecomentrio"/>
        </w:rPr>
        <w:commentReference w:id="113"/>
      </w:r>
      <w:r w:rsidRPr="00272860">
        <w:t>: elaborado pelo autor.</w:t>
      </w:r>
    </w:p>
    <w:p w14:paraId="29D0A43D" w14:textId="77777777" w:rsidR="004E4A18" w:rsidRPr="00272860" w:rsidRDefault="004E4A18" w:rsidP="00922109">
      <w:pPr>
        <w:pStyle w:val="Ttulo1"/>
      </w:pPr>
      <w:r w:rsidRPr="00272860">
        <w:t>REVISÃO BIBLIOGRÁFICA</w:t>
      </w:r>
    </w:p>
    <w:p w14:paraId="44398A5B" w14:textId="77777777" w:rsidR="004E4A18" w:rsidRPr="00272860" w:rsidRDefault="004E4A18" w:rsidP="0037046F">
      <w:pPr>
        <w:pStyle w:val="TF-TEXTO"/>
        <w:rPr>
          <w:sz w:val="20"/>
        </w:rPr>
      </w:pPr>
      <w:r w:rsidRPr="00272860">
        <w:rPr>
          <w:sz w:val="20"/>
        </w:rPr>
        <w:t>Este capítulo está divido em duas seções. A seção 5.1 aborda uma visão geral sobre a computação na educação básica. Na seção 5.2 são descritos os fundamentos principais sobre aprendizagem de máquina e métodos de aprendizagem supervisionados.</w:t>
      </w:r>
    </w:p>
    <w:p w14:paraId="6E7DA8DC" w14:textId="77777777" w:rsidR="004E4A18" w:rsidRPr="00272860" w:rsidRDefault="004E4A18" w:rsidP="007D17E8">
      <w:pPr>
        <w:pStyle w:val="Ttulo2"/>
        <w:rPr>
          <w:sz w:val="20"/>
        </w:rPr>
      </w:pPr>
      <w:r w:rsidRPr="00272860">
        <w:rPr>
          <w:sz w:val="20"/>
        </w:rPr>
        <w:t>Computação na Educação básica</w:t>
      </w:r>
    </w:p>
    <w:p w14:paraId="65C3FE06" w14:textId="77777777" w:rsidR="004E4A18" w:rsidRPr="00272860" w:rsidRDefault="004E4A18" w:rsidP="00DD2621">
      <w:pPr>
        <w:pStyle w:val="TF-TEXTO"/>
        <w:rPr>
          <w:sz w:val="20"/>
        </w:rPr>
      </w:pPr>
      <w:r>
        <w:rPr>
          <w:sz w:val="20"/>
        </w:rPr>
        <w:t>A</w:t>
      </w:r>
      <w:r w:rsidRPr="00272860">
        <w:rPr>
          <w:sz w:val="20"/>
        </w:rPr>
        <w:t xml:space="preserve"> inclusão de conceitos gerais de computação no ensino básico faz-se essencial como forma de aprimorar o raciocínio lógico-matemático das crianças e incentivar a criatividade por meio de </w:t>
      </w:r>
      <w:r w:rsidRPr="00DD17F0">
        <w:rPr>
          <w:sz w:val="20"/>
        </w:rPr>
        <w:t xml:space="preserve">tecnologias (NASCIMENTO </w:t>
      </w:r>
      <w:r w:rsidRPr="00DD17F0">
        <w:rPr>
          <w:i/>
          <w:iCs/>
          <w:sz w:val="20"/>
        </w:rPr>
        <w:t>et al</w:t>
      </w:r>
      <w:r w:rsidRPr="00DD17F0">
        <w:rPr>
          <w:sz w:val="20"/>
        </w:rPr>
        <w:t>., 2015).</w:t>
      </w:r>
      <w:r w:rsidRPr="00272860">
        <w:rPr>
          <w:sz w:val="20"/>
        </w:rPr>
        <w:t xml:space="preserve"> Ainda, seguindo este contexto, </w:t>
      </w:r>
      <w:proofErr w:type="spellStart"/>
      <w:r w:rsidRPr="00272860">
        <w:rPr>
          <w:sz w:val="20"/>
        </w:rPr>
        <w:t>Scaico</w:t>
      </w:r>
      <w:proofErr w:type="spellEnd"/>
      <w:r w:rsidRPr="00272860">
        <w:rPr>
          <w:sz w:val="20"/>
        </w:rPr>
        <w:t xml:space="preserve"> </w:t>
      </w:r>
      <w:r w:rsidRPr="00272860">
        <w:rPr>
          <w:i/>
          <w:sz w:val="20"/>
        </w:rPr>
        <w:t>et al</w:t>
      </w:r>
      <w:r w:rsidRPr="00272860">
        <w:rPr>
          <w:sz w:val="20"/>
        </w:rPr>
        <w:t>. (2013) complementa</w:t>
      </w:r>
      <w:r w:rsidRPr="00DD17F0">
        <w:rPr>
          <w:sz w:val="20"/>
        </w:rPr>
        <w:t>m</w:t>
      </w:r>
      <w:r w:rsidRPr="00272860">
        <w:rPr>
          <w:sz w:val="20"/>
        </w:rPr>
        <w:t xml:space="preserve"> que o ensino de conceitos de programação proporciona o desenvolvimento de várias habilidades que colaboram para aprimorar o raciocínio lógico dos estudantes. Programar abrange a capacidade de desenvolver uma solução para um problema, que caso seja grande demandará o exercício de outras habilidades (SCAICO </w:t>
      </w:r>
      <w:r w:rsidRPr="00272860">
        <w:rPr>
          <w:i/>
          <w:sz w:val="20"/>
        </w:rPr>
        <w:t>et al</w:t>
      </w:r>
      <w:r w:rsidRPr="00272860">
        <w:rPr>
          <w:sz w:val="20"/>
        </w:rPr>
        <w:t xml:space="preserve">., 2013). </w:t>
      </w:r>
    </w:p>
    <w:p w14:paraId="2AF520FF" w14:textId="77777777" w:rsidR="004E4A18" w:rsidRPr="00272860" w:rsidRDefault="004E4A18" w:rsidP="002727B8">
      <w:pPr>
        <w:pStyle w:val="TF-TEXTO"/>
        <w:rPr>
          <w:sz w:val="20"/>
        </w:rPr>
      </w:pPr>
      <w:r w:rsidRPr="00272860">
        <w:rPr>
          <w:sz w:val="20"/>
        </w:rPr>
        <w:lastRenderedPageBreak/>
        <w:t>Fundamentos da computação, agregados ao pensamento crítico definem um método para solucionar problemas</w:t>
      </w:r>
      <w:commentRangeStart w:id="114"/>
      <w:r w:rsidRPr="00272860">
        <w:rPr>
          <w:sz w:val="20"/>
        </w:rPr>
        <w:t xml:space="preserve">, </w:t>
      </w:r>
      <w:commentRangeEnd w:id="114"/>
      <w:r>
        <w:rPr>
          <w:rStyle w:val="Refdecomentrio"/>
        </w:rPr>
        <w:commentReference w:id="114"/>
      </w:r>
      <w:r w:rsidRPr="00272860">
        <w:rPr>
          <w:sz w:val="20"/>
        </w:rPr>
        <w:t xml:space="preserve">intitulado Pensamento Computacional </w:t>
      </w:r>
      <w:commentRangeStart w:id="115"/>
      <w:r w:rsidRPr="00272860">
        <w:rPr>
          <w:sz w:val="20"/>
        </w:rPr>
        <w:t xml:space="preserve">(PC) </w:t>
      </w:r>
      <w:commentRangeEnd w:id="115"/>
      <w:r>
        <w:rPr>
          <w:rStyle w:val="Refdecomentrio"/>
        </w:rPr>
        <w:commentReference w:id="115"/>
      </w:r>
      <w:r w:rsidRPr="00272860">
        <w:rPr>
          <w:sz w:val="20"/>
        </w:rPr>
        <w:t xml:space="preserve">(WING, 2006). Esta perspectiva argumenta que a cultura do computador ajuda a sociedade a aprender, mas especialmente, possibilita uma nova forma de aprender a aprender (LU; FLETCHER, 2009). O </w:t>
      </w:r>
      <w:commentRangeStart w:id="116"/>
      <w:r w:rsidRPr="00272860">
        <w:rPr>
          <w:sz w:val="20"/>
        </w:rPr>
        <w:t>PC</w:t>
      </w:r>
      <w:commentRangeEnd w:id="116"/>
      <w:r>
        <w:rPr>
          <w:rStyle w:val="Refdecomentrio"/>
        </w:rPr>
        <w:commentReference w:id="116"/>
      </w:r>
      <w:r w:rsidRPr="00272860">
        <w:rPr>
          <w:sz w:val="20"/>
        </w:rPr>
        <w:t xml:space="preserve"> é um método para solução de problemas que utiliza os princípios e técnicas da Ciência da Computação. </w:t>
      </w:r>
    </w:p>
    <w:p w14:paraId="18FF90EF" w14:textId="77777777" w:rsidR="004E4A18" w:rsidRPr="00272860" w:rsidRDefault="004E4A18" w:rsidP="00CC4DED">
      <w:pPr>
        <w:pStyle w:val="TF-TEXTO"/>
        <w:rPr>
          <w:sz w:val="20"/>
        </w:rPr>
      </w:pPr>
      <w:r w:rsidRPr="00272860">
        <w:rPr>
          <w:sz w:val="20"/>
        </w:rPr>
        <w:t xml:space="preserve">Segundo Ribeiro, </w:t>
      </w:r>
      <w:proofErr w:type="spellStart"/>
      <w:r w:rsidRPr="00272860">
        <w:rPr>
          <w:sz w:val="20"/>
        </w:rPr>
        <w:t>Foss</w:t>
      </w:r>
      <w:proofErr w:type="spellEnd"/>
      <w:r w:rsidRPr="00272860">
        <w:rPr>
          <w:sz w:val="20"/>
        </w:rPr>
        <w:t xml:space="preserve"> e Cavalheiro (2017), as três habilidades básicas que fundamentam o </w:t>
      </w:r>
      <w:commentRangeStart w:id="117"/>
      <w:r w:rsidRPr="00272860">
        <w:rPr>
          <w:sz w:val="20"/>
        </w:rPr>
        <w:t>PC</w:t>
      </w:r>
      <w:commentRangeEnd w:id="117"/>
      <w:r>
        <w:rPr>
          <w:rStyle w:val="Refdecomentrio"/>
        </w:rPr>
        <w:commentReference w:id="117"/>
      </w:r>
      <w:r w:rsidRPr="00272860">
        <w:rPr>
          <w:sz w:val="20"/>
        </w:rPr>
        <w:t xml:space="preserve"> são:  abstração, automação e análise.  A habilidade de abstração se associa a aptidão </w:t>
      </w:r>
      <w:commentRangeStart w:id="118"/>
      <w:r w:rsidRPr="00272860">
        <w:rPr>
          <w:sz w:val="20"/>
        </w:rPr>
        <w:t>de o</w:t>
      </w:r>
      <w:commentRangeEnd w:id="118"/>
      <w:r>
        <w:rPr>
          <w:rStyle w:val="Refdecomentrio"/>
        </w:rPr>
        <w:commentReference w:id="118"/>
      </w:r>
      <w:r w:rsidRPr="00272860">
        <w:rPr>
          <w:sz w:val="20"/>
        </w:rPr>
        <w:t xml:space="preserve"> indivíduo extrair somente os aspectos mais relevantes de um problema para chegar a uma solução. A habilidade de automação associa-se a aptidão de utilização um meio eletrônico que é capaz de substituir o trabalho de um ser humano e a habilidade de análise associa-se ao estudo dos resultados criados pela automação. </w:t>
      </w:r>
    </w:p>
    <w:p w14:paraId="1F67E071" w14:textId="77777777" w:rsidR="004E4A18" w:rsidRPr="00272860" w:rsidRDefault="004E4A18" w:rsidP="00C647F0">
      <w:pPr>
        <w:pStyle w:val="TF-TEXTO"/>
        <w:rPr>
          <w:sz w:val="20"/>
        </w:rPr>
      </w:pPr>
      <w:r w:rsidRPr="00272860">
        <w:rPr>
          <w:sz w:val="20"/>
        </w:rPr>
        <w:t xml:space="preserve">Como </w:t>
      </w:r>
      <w:proofErr w:type="spellStart"/>
      <w:r w:rsidRPr="00272860">
        <w:rPr>
          <w:sz w:val="20"/>
        </w:rPr>
        <w:t>Brackmann</w:t>
      </w:r>
      <w:proofErr w:type="spellEnd"/>
      <w:r w:rsidRPr="00272860">
        <w:rPr>
          <w:sz w:val="20"/>
        </w:rPr>
        <w:t xml:space="preserve"> (2017) afirma, enquanto os alunos aprendem a programar, estão também programando para aprender. Este aprendizado possibilita que eles </w:t>
      </w:r>
      <w:r>
        <w:rPr>
          <w:sz w:val="20"/>
        </w:rPr>
        <w:t>conheçam</w:t>
      </w:r>
      <w:r w:rsidRPr="00272860">
        <w:rPr>
          <w:sz w:val="20"/>
        </w:rPr>
        <w:t xml:space="preserve"> várias outras coisas e criem oportunidades de aprendizagem.</w:t>
      </w:r>
    </w:p>
    <w:p w14:paraId="6F1A0AB1" w14:textId="77777777" w:rsidR="004E4A18" w:rsidRDefault="004E4A18" w:rsidP="007D17E8">
      <w:pPr>
        <w:pStyle w:val="Ttulo2"/>
        <w:rPr>
          <w:sz w:val="20"/>
        </w:rPr>
      </w:pPr>
      <w:r w:rsidRPr="00DD17F0">
        <w:rPr>
          <w:sz w:val="20"/>
        </w:rPr>
        <w:t>Aprendizagem</w:t>
      </w:r>
      <w:r w:rsidRPr="00272860">
        <w:rPr>
          <w:sz w:val="20"/>
        </w:rPr>
        <w:t xml:space="preserve"> de Máquina e Métodos </w:t>
      </w:r>
    </w:p>
    <w:p w14:paraId="5519189E" w14:textId="77777777" w:rsidR="004E4A18" w:rsidRPr="00272860" w:rsidRDefault="004E4A18" w:rsidP="00A33A70">
      <w:pPr>
        <w:pStyle w:val="TF-TEXTO"/>
        <w:ind w:firstLine="567"/>
        <w:rPr>
          <w:sz w:val="20"/>
        </w:rPr>
      </w:pPr>
      <w:r w:rsidRPr="00DD17F0">
        <w:rPr>
          <w:sz w:val="20"/>
        </w:rPr>
        <w:t>Como afirma Bishop (2006), Sistemas de Aprendizado de Máquina são sistemas que combinam</w:t>
      </w:r>
      <w:r w:rsidRPr="00272860">
        <w:rPr>
          <w:sz w:val="20"/>
        </w:rPr>
        <w:t xml:space="preserve"> algoritmos e modelos matemáticos da área de Aprendizado de Máquina em soluções que visam a implantação do uso de tais algoritmos e modelos em ambientes reais. Aprendizado de máquina, por sua vez, se refere a área de estudos voltada ao desenvolvimento e compreensão de modelos matemáticos caracterizados pelo aprimoramento de seus resultados por meio da ingestão de dados de treino, de forma que esses modelos possam realizar predições e decisões sem que sejam explicitamente programados para o fazerem.</w:t>
      </w:r>
    </w:p>
    <w:p w14:paraId="3ED24A07" w14:textId="77777777" w:rsidR="004E4A18" w:rsidRPr="00272860" w:rsidRDefault="004E4A18" w:rsidP="00D20FC6">
      <w:pPr>
        <w:pStyle w:val="TF-TEXTO"/>
        <w:rPr>
          <w:sz w:val="20"/>
        </w:rPr>
      </w:pPr>
      <w:r w:rsidRPr="00272860">
        <w:rPr>
          <w:sz w:val="20"/>
        </w:rPr>
        <w:t xml:space="preserve">A aprendizagem de máquina é dividida em três tipos de técnicas: a aprendizagem supervisionada, que treina um modelo a partir de dados conhecidos de entrada e saída para que ele possa prever resultados futuros; a aprendizagem não supervisionada, que encontra padrões ocultos ou estruturas específicas a partir de dados de entrada; e a aprendizagem por reforço, que utiliza um sistema de recompensas ou punições para se aperfeiçoar no ambiente que se encontra (NORVIG, RUSSELL, 2014). </w:t>
      </w:r>
    </w:p>
    <w:p w14:paraId="246EC636" w14:textId="77777777" w:rsidR="004E4A18" w:rsidRPr="00272860" w:rsidRDefault="004E4A18" w:rsidP="00D20FC6">
      <w:pPr>
        <w:pStyle w:val="TF-TEXTO"/>
        <w:rPr>
          <w:sz w:val="20"/>
        </w:rPr>
      </w:pPr>
      <w:r w:rsidRPr="00272860">
        <w:rPr>
          <w:sz w:val="20"/>
        </w:rPr>
        <w:t xml:space="preserve">Como aponta Bueno (2018), o intuito da aprendizagem supervisionada é construir um modelo que faça previsões baseadas em evidências na presença de incerteza. Nesta técnica, um programa de computador pode “aprender” a partir de observações. Conforme exposto a mais observações, o programa melhora seu desempenho preditivo. Especificamente, um algoritmo de aprendizagem supervisionada recebe um conjunto conhecido de dados de entrada e um conjunto conhecido de respostas aos dados de entrada e treina um modelo para gerar previsões. </w:t>
      </w:r>
    </w:p>
    <w:sdt>
      <w:sdtPr>
        <w:rPr>
          <w:szCs w:val="20"/>
        </w:rPr>
        <w:id w:val="1507324220"/>
        <w:docPartObj>
          <w:docPartGallery w:val="Bibliographies"/>
          <w:docPartUnique/>
        </w:docPartObj>
      </w:sdtPr>
      <w:sdtEndPr>
        <w:rPr>
          <w:b w:val="0"/>
          <w:caps w:val="0"/>
          <w:sz w:val="20"/>
        </w:rPr>
      </w:sdtEndPr>
      <w:sdtContent>
        <w:p w14:paraId="48B6CD06" w14:textId="77777777" w:rsidR="004E4A18" w:rsidRPr="00272860" w:rsidRDefault="004E4A18" w:rsidP="00922109">
          <w:pPr>
            <w:pStyle w:val="Ttulo1"/>
            <w:numPr>
              <w:ilvl w:val="0"/>
              <w:numId w:val="0"/>
            </w:numPr>
            <w:ind w:left="284"/>
          </w:pPr>
          <w:r w:rsidRPr="00272860">
            <w:t>REFERÊNCIAS</w:t>
          </w:r>
        </w:p>
        <w:p w14:paraId="27E43CFE" w14:textId="77777777" w:rsidR="004E4A18" w:rsidRPr="004A1DF6" w:rsidRDefault="004E4A18" w:rsidP="00C647F0">
          <w:pPr>
            <w:pStyle w:val="TF-refernciasITEM"/>
            <w:rPr>
              <w:sz w:val="20"/>
              <w:lang w:val="en-US"/>
            </w:rPr>
          </w:pPr>
          <w:r w:rsidRPr="00272860">
            <w:rPr>
              <w:sz w:val="20"/>
            </w:rPr>
            <w:t xml:space="preserve">ARAÚJO, Luciana; MATTOS, Mauro. </w:t>
          </w:r>
          <w:proofErr w:type="spellStart"/>
          <w:r w:rsidRPr="00272860">
            <w:rPr>
              <w:sz w:val="20"/>
            </w:rPr>
            <w:t>Furbot</w:t>
          </w:r>
          <w:proofErr w:type="spellEnd"/>
          <w:r w:rsidRPr="00272860">
            <w:rPr>
              <w:sz w:val="20"/>
            </w:rPr>
            <w:t xml:space="preserve">: plataforma para o ensino-aprendizado de pensamento computacional e programação. </w:t>
          </w:r>
          <w:commentRangeStart w:id="119"/>
          <w:r w:rsidRPr="00272860">
            <w:rPr>
              <w:sz w:val="20"/>
            </w:rPr>
            <w:t>In</w:t>
          </w:r>
          <w:commentRangeEnd w:id="119"/>
          <w:r>
            <w:rPr>
              <w:rStyle w:val="Refdecomentrio"/>
            </w:rPr>
            <w:commentReference w:id="119"/>
          </w:r>
          <w:r w:rsidRPr="00272860">
            <w:rPr>
              <w:sz w:val="20"/>
            </w:rPr>
            <w:t xml:space="preserve">: I CONCURSO LATINOAMERICANO DE TECNOLOGIAS EDUCACIONAIS PARA APRENDIZAGEM (EDUTECH), 1., 2018, São Paulo. </w:t>
          </w:r>
          <w:r w:rsidRPr="004A1DF6">
            <w:rPr>
              <w:sz w:val="20"/>
              <w:lang w:val="en-US"/>
            </w:rPr>
            <w:t>1p.</w:t>
          </w:r>
        </w:p>
        <w:p w14:paraId="7A049FA1" w14:textId="77777777" w:rsidR="004E4A18" w:rsidRPr="004A1DF6" w:rsidRDefault="004E4A18" w:rsidP="00C647F0">
          <w:pPr>
            <w:pStyle w:val="TF-refernciasITEM"/>
            <w:rPr>
              <w:sz w:val="20"/>
              <w:lang w:val="en-US"/>
            </w:rPr>
          </w:pPr>
          <w:r w:rsidRPr="004A1DF6">
            <w:rPr>
              <w:sz w:val="20"/>
              <w:lang w:val="en-US"/>
            </w:rPr>
            <w:t xml:space="preserve">BISHOP, C. M., </w:t>
          </w:r>
          <w:commentRangeStart w:id="120"/>
          <w:r w:rsidRPr="004A1DF6">
            <w:rPr>
              <w:sz w:val="20"/>
              <w:lang w:val="en-US"/>
            </w:rPr>
            <w:t>“Pattern Recognition and Machine Learning”</w:t>
          </w:r>
          <w:commentRangeEnd w:id="120"/>
          <w:r>
            <w:rPr>
              <w:rStyle w:val="Refdecomentrio"/>
            </w:rPr>
            <w:commentReference w:id="120"/>
          </w:r>
          <w:r w:rsidRPr="004A1DF6">
            <w:rPr>
              <w:sz w:val="20"/>
              <w:lang w:val="en-US"/>
            </w:rPr>
            <w:t>, Springer, v. ISBN 978-0-387-31073-2, 2006.</w:t>
          </w:r>
        </w:p>
        <w:p w14:paraId="1E6CEF02" w14:textId="77777777" w:rsidR="004E4A18" w:rsidRPr="00272860" w:rsidRDefault="004E4A18" w:rsidP="00C647F0">
          <w:pPr>
            <w:pStyle w:val="TF-refernciasITEM"/>
            <w:rPr>
              <w:sz w:val="20"/>
            </w:rPr>
          </w:pPr>
          <w:r w:rsidRPr="00272860">
            <w:rPr>
              <w:sz w:val="20"/>
            </w:rPr>
            <w:t xml:space="preserve">BRACKMANN, Christian </w:t>
          </w:r>
          <w:commentRangeStart w:id="121"/>
          <w:proofErr w:type="spellStart"/>
          <w:r w:rsidRPr="00272860">
            <w:rPr>
              <w:sz w:val="20"/>
            </w:rPr>
            <w:t>Puhlmann</w:t>
          </w:r>
          <w:commentRangeEnd w:id="121"/>
          <w:proofErr w:type="spellEnd"/>
          <w:r>
            <w:rPr>
              <w:rStyle w:val="Refdecomentrio"/>
            </w:rPr>
            <w:commentReference w:id="121"/>
          </w:r>
          <w:r w:rsidRPr="00272860">
            <w:rPr>
              <w:sz w:val="20"/>
            </w:rPr>
            <w:t xml:space="preserve">. </w:t>
          </w:r>
          <w:commentRangeStart w:id="122"/>
          <w:r w:rsidRPr="00272860">
            <w:rPr>
              <w:b/>
              <w:sz w:val="20"/>
            </w:rPr>
            <w:t>DESENVOLVIMENTO DO PENSAMENTO COMPUTACIONAL ATRAVÉS DE ATIVIDADES DESPLUGADAS NA EDUCAÇÃO BÁSICA</w:t>
          </w:r>
          <w:commentRangeEnd w:id="122"/>
          <w:r>
            <w:rPr>
              <w:rStyle w:val="Refdecomentrio"/>
            </w:rPr>
            <w:commentReference w:id="122"/>
          </w:r>
          <w:r w:rsidRPr="00272860">
            <w:rPr>
              <w:sz w:val="20"/>
            </w:rPr>
            <w:t>. 2017. 226 f. Tese (Doutorado) - Curso de Informática na Educação, Universidade Federal do Rio Grande do Sul, Porto Alegre, 2017.</w:t>
          </w:r>
        </w:p>
        <w:p w14:paraId="5419DB98" w14:textId="77777777" w:rsidR="004E4A18" w:rsidRPr="00272860" w:rsidRDefault="004E4A18" w:rsidP="00C647F0">
          <w:pPr>
            <w:pStyle w:val="TF-refernciasITEM"/>
            <w:rPr>
              <w:sz w:val="20"/>
            </w:rPr>
          </w:pPr>
          <w:r w:rsidRPr="00272860">
            <w:rPr>
              <w:sz w:val="20"/>
            </w:rPr>
            <w:t xml:space="preserve">BUENO, </w:t>
          </w:r>
          <w:proofErr w:type="spellStart"/>
          <w:r w:rsidRPr="00272860">
            <w:rPr>
              <w:sz w:val="20"/>
            </w:rPr>
            <w:t>Andre</w:t>
          </w:r>
          <w:proofErr w:type="spellEnd"/>
          <w:r w:rsidRPr="00272860">
            <w:rPr>
              <w:sz w:val="20"/>
            </w:rPr>
            <w:t xml:space="preserve"> </w:t>
          </w:r>
          <w:commentRangeStart w:id="123"/>
          <w:proofErr w:type="spellStart"/>
          <w:r w:rsidRPr="00272860">
            <w:rPr>
              <w:sz w:val="20"/>
            </w:rPr>
            <w:t>Luis</w:t>
          </w:r>
          <w:proofErr w:type="spellEnd"/>
          <w:r w:rsidRPr="00272860">
            <w:rPr>
              <w:sz w:val="20"/>
            </w:rPr>
            <w:t xml:space="preserve"> Cavalcanti</w:t>
          </w:r>
          <w:commentRangeEnd w:id="123"/>
          <w:r>
            <w:rPr>
              <w:rStyle w:val="Refdecomentrio"/>
            </w:rPr>
            <w:commentReference w:id="123"/>
          </w:r>
          <w:r w:rsidRPr="00272860">
            <w:rPr>
              <w:sz w:val="20"/>
            </w:rPr>
            <w:t xml:space="preserve">. </w:t>
          </w:r>
          <w:r w:rsidRPr="00272860">
            <w:rPr>
              <w:b/>
              <w:sz w:val="20"/>
            </w:rPr>
            <w:t>Relaxamento Adaptativo da Sincronização Através do Uso de Métodos de Aprendizagem Supervisionada</w:t>
          </w:r>
          <w:r w:rsidRPr="00272860">
            <w:rPr>
              <w:sz w:val="20"/>
            </w:rPr>
            <w:t>. 2018. 80 f. Tese (Doutorado) - Curso de Informática, Pontifícia Universidade Católica do Rio de Janeiro, Departamento de Informática, Rio de Janeiro, 2018.</w:t>
          </w:r>
        </w:p>
        <w:p w14:paraId="7F0A3513" w14:textId="77777777" w:rsidR="004E4A18" w:rsidRPr="00272860" w:rsidRDefault="004E4A18" w:rsidP="00C647F0">
          <w:pPr>
            <w:pStyle w:val="TF-refernciasITEM"/>
            <w:rPr>
              <w:sz w:val="20"/>
            </w:rPr>
          </w:pPr>
          <w:r w:rsidRPr="00272860">
            <w:rPr>
              <w:sz w:val="20"/>
            </w:rPr>
            <w:lastRenderedPageBreak/>
            <w:t xml:space="preserve">BURKE, B. </w:t>
          </w:r>
          <w:commentRangeStart w:id="124"/>
          <w:proofErr w:type="spellStart"/>
          <w:r w:rsidRPr="00272860">
            <w:rPr>
              <w:sz w:val="20"/>
            </w:rPr>
            <w:t>Gamificar</w:t>
          </w:r>
          <w:commentRangeEnd w:id="124"/>
          <w:proofErr w:type="spellEnd"/>
          <w:r>
            <w:rPr>
              <w:rStyle w:val="Refdecomentrio"/>
            </w:rPr>
            <w:commentReference w:id="124"/>
          </w:r>
          <w:r w:rsidRPr="00272860">
            <w:rPr>
              <w:sz w:val="20"/>
            </w:rPr>
            <w:t xml:space="preserve">: como a gamificação motiva as pessoas a fazerem coisas </w:t>
          </w:r>
        </w:p>
        <w:p w14:paraId="45A31875" w14:textId="77777777" w:rsidR="004E4A18" w:rsidRPr="00272860" w:rsidRDefault="004E4A18" w:rsidP="00C647F0">
          <w:pPr>
            <w:pStyle w:val="TF-refernciasITEM"/>
            <w:rPr>
              <w:sz w:val="20"/>
            </w:rPr>
          </w:pPr>
          <w:commentRangeStart w:id="125"/>
          <w:r w:rsidRPr="00272860">
            <w:rPr>
              <w:sz w:val="20"/>
            </w:rPr>
            <w:t>ex</w:t>
          </w:r>
          <w:commentRangeEnd w:id="125"/>
          <w:r>
            <w:rPr>
              <w:rStyle w:val="Refdecomentrio"/>
            </w:rPr>
            <w:commentReference w:id="125"/>
          </w:r>
          <w:r w:rsidRPr="00272860">
            <w:rPr>
              <w:sz w:val="20"/>
            </w:rPr>
            <w:t>traordinárias. São Paulo: DVS Editora, 2015.</w:t>
          </w:r>
        </w:p>
        <w:p w14:paraId="1CEE1267" w14:textId="77777777" w:rsidR="004E4A18" w:rsidRPr="00272860" w:rsidRDefault="004E4A18" w:rsidP="00C647F0">
          <w:pPr>
            <w:pStyle w:val="TF-refernciasITEM"/>
            <w:rPr>
              <w:noProof/>
              <w:sz w:val="20"/>
            </w:rPr>
          </w:pPr>
          <w:r w:rsidRPr="00272860">
            <w:rPr>
              <w:noProof/>
              <w:sz w:val="20"/>
            </w:rPr>
            <w:t xml:space="preserve">CODE.ORG. </w:t>
          </w:r>
          <w:r w:rsidRPr="00272860">
            <w:rPr>
              <w:b/>
              <w:bCs/>
              <w:noProof/>
              <w:sz w:val="20"/>
            </w:rPr>
            <w:t>Minecfraft: Jornada do Herói</w:t>
          </w:r>
          <w:r w:rsidRPr="00272860">
            <w:rPr>
              <w:noProof/>
              <w:sz w:val="20"/>
            </w:rPr>
            <w:t>,</w:t>
          </w:r>
          <w:r w:rsidRPr="00272860">
            <w:rPr>
              <w:sz w:val="20"/>
            </w:rPr>
            <w:t xml:space="preserve"> [</w:t>
          </w:r>
          <w:proofErr w:type="spellStart"/>
          <w:r w:rsidRPr="00272860">
            <w:rPr>
              <w:sz w:val="20"/>
            </w:rPr>
            <w:t>s.l</w:t>
          </w:r>
          <w:proofErr w:type="spellEnd"/>
          <w:r w:rsidRPr="00272860">
            <w:rPr>
              <w:sz w:val="20"/>
            </w:rPr>
            <w:t>.],</w:t>
          </w:r>
          <w:r w:rsidRPr="00272860">
            <w:rPr>
              <w:noProof/>
              <w:sz w:val="20"/>
            </w:rPr>
            <w:t xml:space="preserve"> 2021a. Disponivel em:</w:t>
          </w:r>
          <w:r>
            <w:rPr>
              <w:sz w:val="20"/>
            </w:rPr>
            <w:t xml:space="preserve"> </w:t>
          </w:r>
          <w:r w:rsidRPr="00272860">
            <w:rPr>
              <w:noProof/>
              <w:sz w:val="20"/>
            </w:rPr>
            <w:t>https://studio.code.org/s/hero/lessons/1/levels/1. Acesso em: 27 mai. 2021.</w:t>
          </w:r>
        </w:p>
        <w:p w14:paraId="7444C159" w14:textId="77777777" w:rsidR="004E4A18" w:rsidRPr="00272860" w:rsidRDefault="004E4A18" w:rsidP="00C647F0">
          <w:pPr>
            <w:pStyle w:val="TF-refernciasITEM"/>
            <w:rPr>
              <w:noProof/>
              <w:sz w:val="20"/>
            </w:rPr>
          </w:pPr>
          <w:commentRangeStart w:id="126"/>
          <w:r w:rsidRPr="00272860">
            <w:rPr>
              <w:noProof/>
              <w:sz w:val="20"/>
            </w:rPr>
            <w:t>__________</w:t>
          </w:r>
          <w:commentRangeEnd w:id="126"/>
          <w:r>
            <w:rPr>
              <w:rStyle w:val="Refdecomentrio"/>
            </w:rPr>
            <w:commentReference w:id="126"/>
          </w:r>
          <w:r w:rsidRPr="00272860">
            <w:rPr>
              <w:noProof/>
              <w:sz w:val="20"/>
            </w:rPr>
            <w:t xml:space="preserve">. </w:t>
          </w:r>
          <w:r w:rsidRPr="00272860">
            <w:rPr>
              <w:b/>
              <w:bCs/>
              <w:noProof/>
              <w:sz w:val="20"/>
            </w:rPr>
            <w:t>About Us</w:t>
          </w:r>
          <w:r w:rsidRPr="00272860">
            <w:rPr>
              <w:noProof/>
              <w:sz w:val="20"/>
            </w:rPr>
            <w:t xml:space="preserve">, </w:t>
          </w:r>
          <w:r w:rsidRPr="00272860">
            <w:rPr>
              <w:sz w:val="20"/>
            </w:rPr>
            <w:t>[</w:t>
          </w:r>
          <w:proofErr w:type="spellStart"/>
          <w:r w:rsidRPr="00272860">
            <w:rPr>
              <w:sz w:val="20"/>
            </w:rPr>
            <w:t>s.l</w:t>
          </w:r>
          <w:proofErr w:type="spellEnd"/>
          <w:r w:rsidRPr="00272860">
            <w:rPr>
              <w:sz w:val="20"/>
            </w:rPr>
            <w:t xml:space="preserve">.] </w:t>
          </w:r>
          <w:r w:rsidRPr="00272860">
            <w:rPr>
              <w:noProof/>
              <w:sz w:val="20"/>
            </w:rPr>
            <w:t>2021b. Disponivel em: https://code.org/about. Acesso em: 27 mai. 2021.</w:t>
          </w:r>
        </w:p>
        <w:p w14:paraId="0CBA5B90" w14:textId="77777777" w:rsidR="004E4A18" w:rsidRPr="00272860" w:rsidRDefault="004E4A18" w:rsidP="009E2C10">
          <w:pPr>
            <w:pStyle w:val="TF-refernciasITEM"/>
            <w:rPr>
              <w:sz w:val="20"/>
            </w:rPr>
          </w:pPr>
          <w:r w:rsidRPr="00272860">
            <w:rPr>
              <w:noProof/>
              <w:sz w:val="20"/>
            </w:rPr>
            <w:t xml:space="preserve">CODESPARK. </w:t>
          </w:r>
          <w:r w:rsidRPr="00272860">
            <w:rPr>
              <w:b/>
              <w:bCs/>
              <w:noProof/>
              <w:sz w:val="20"/>
            </w:rPr>
            <w:t>About Us</w:t>
          </w:r>
          <w:r w:rsidRPr="00272860">
            <w:rPr>
              <w:noProof/>
              <w:sz w:val="20"/>
            </w:rPr>
            <w:t xml:space="preserve">, [s.l.], </w:t>
          </w:r>
          <w:commentRangeStart w:id="127"/>
          <w:r w:rsidRPr="00272860">
            <w:rPr>
              <w:noProof/>
              <w:sz w:val="20"/>
            </w:rPr>
            <w:t>2021</w:t>
          </w:r>
          <w:commentRangeEnd w:id="127"/>
          <w:r>
            <w:rPr>
              <w:rStyle w:val="Refdecomentrio"/>
            </w:rPr>
            <w:commentReference w:id="127"/>
          </w:r>
          <w:r w:rsidRPr="00272860">
            <w:rPr>
              <w:noProof/>
              <w:sz w:val="20"/>
            </w:rPr>
            <w:t>. Disponivel em: https://codespark.com/about. Acesso em: 25 mai. 2021.</w:t>
          </w:r>
        </w:p>
        <w:p w14:paraId="645749E6" w14:textId="77777777" w:rsidR="004E4A18" w:rsidRPr="00272860" w:rsidRDefault="004E4A18" w:rsidP="009E2C10">
          <w:pPr>
            <w:pStyle w:val="TF-refernciasITEM"/>
            <w:rPr>
              <w:sz w:val="20"/>
            </w:rPr>
          </w:pPr>
          <w:commentRangeStart w:id="128"/>
          <w:r w:rsidRPr="00272860">
            <w:rPr>
              <w:sz w:val="20"/>
            </w:rPr>
            <w:t>__________</w:t>
          </w:r>
          <w:commentRangeEnd w:id="128"/>
          <w:r>
            <w:rPr>
              <w:rStyle w:val="Refdecomentrio"/>
            </w:rPr>
            <w:commentReference w:id="128"/>
          </w:r>
          <w:r w:rsidRPr="00272860">
            <w:rPr>
              <w:sz w:val="20"/>
            </w:rPr>
            <w:t xml:space="preserve">. </w:t>
          </w:r>
          <w:proofErr w:type="spellStart"/>
          <w:r w:rsidRPr="00272860">
            <w:rPr>
              <w:b/>
              <w:sz w:val="20"/>
            </w:rPr>
            <w:t>Frequently</w:t>
          </w:r>
          <w:proofErr w:type="spellEnd"/>
          <w:r w:rsidRPr="00272860">
            <w:rPr>
              <w:b/>
              <w:sz w:val="20"/>
            </w:rPr>
            <w:t xml:space="preserve"> </w:t>
          </w:r>
          <w:proofErr w:type="spellStart"/>
          <w:r w:rsidRPr="00272860">
            <w:rPr>
              <w:b/>
              <w:sz w:val="20"/>
            </w:rPr>
            <w:t>Asked</w:t>
          </w:r>
          <w:proofErr w:type="spellEnd"/>
          <w:r w:rsidRPr="00272860">
            <w:rPr>
              <w:b/>
              <w:sz w:val="20"/>
            </w:rPr>
            <w:t xml:space="preserve"> </w:t>
          </w:r>
          <w:proofErr w:type="spellStart"/>
          <w:r w:rsidRPr="00272860">
            <w:rPr>
              <w:b/>
              <w:sz w:val="20"/>
            </w:rPr>
            <w:t>Questions</w:t>
          </w:r>
          <w:proofErr w:type="spellEnd"/>
          <w:r w:rsidRPr="00272860">
            <w:rPr>
              <w:sz w:val="20"/>
            </w:rPr>
            <w:t>, [</w:t>
          </w:r>
          <w:proofErr w:type="spellStart"/>
          <w:r w:rsidRPr="00272860">
            <w:rPr>
              <w:sz w:val="20"/>
            </w:rPr>
            <w:t>s.l</w:t>
          </w:r>
          <w:proofErr w:type="spellEnd"/>
          <w:r w:rsidRPr="00272860">
            <w:rPr>
              <w:sz w:val="20"/>
            </w:rPr>
            <w:t xml:space="preserve">.] 2021b. </w:t>
          </w:r>
          <w:proofErr w:type="spellStart"/>
          <w:r w:rsidRPr="00272860">
            <w:rPr>
              <w:sz w:val="20"/>
            </w:rPr>
            <w:t>Disponivel</w:t>
          </w:r>
          <w:proofErr w:type="spellEnd"/>
          <w:r w:rsidRPr="00272860">
            <w:rPr>
              <w:sz w:val="20"/>
            </w:rPr>
            <w:t xml:space="preserve"> em: https://codespark.com/frequently-asked-questions. Acesso em: 25 mai. 2021.</w:t>
          </w:r>
        </w:p>
        <w:p w14:paraId="03BAEB4D" w14:textId="77777777" w:rsidR="004E4A18" w:rsidRPr="004A1DF6" w:rsidRDefault="004E4A18" w:rsidP="00C647F0">
          <w:pPr>
            <w:pStyle w:val="TF-refernciasITEM"/>
            <w:rPr>
              <w:sz w:val="20"/>
              <w:lang w:val="en-US"/>
            </w:rPr>
          </w:pPr>
          <w:r w:rsidRPr="004E4A18">
            <w:rPr>
              <w:sz w:val="20"/>
            </w:rPr>
            <w:t>Lu, J. J</w:t>
          </w:r>
          <w:commentRangeStart w:id="129"/>
          <w:r w:rsidRPr="004E4A18">
            <w:rPr>
              <w:sz w:val="20"/>
            </w:rPr>
            <w:t xml:space="preserve">. and </w:t>
          </w:r>
          <w:commentRangeEnd w:id="129"/>
          <w:r>
            <w:rPr>
              <w:rStyle w:val="Refdecomentrio"/>
            </w:rPr>
            <w:commentReference w:id="129"/>
          </w:r>
          <w:r w:rsidRPr="004E4A18">
            <w:rPr>
              <w:sz w:val="20"/>
            </w:rPr>
            <w:t xml:space="preserve">Fletcher, G. H. (2009). </w:t>
          </w:r>
          <w:r w:rsidRPr="004A1DF6">
            <w:rPr>
              <w:sz w:val="20"/>
              <w:lang w:val="en-US"/>
            </w:rPr>
            <w:t xml:space="preserve">Thinking about computational thinking. </w:t>
          </w:r>
          <w:commentRangeStart w:id="130"/>
          <w:r w:rsidRPr="004A1DF6">
            <w:rPr>
              <w:sz w:val="20"/>
              <w:lang w:val="en-US"/>
            </w:rPr>
            <w:t>In</w:t>
          </w:r>
          <w:commentRangeEnd w:id="130"/>
          <w:r>
            <w:rPr>
              <w:rStyle w:val="Refdecomentrio"/>
            </w:rPr>
            <w:commentReference w:id="130"/>
          </w:r>
          <w:r w:rsidRPr="004A1DF6">
            <w:rPr>
              <w:sz w:val="20"/>
              <w:lang w:val="en-US"/>
            </w:rPr>
            <w:t xml:space="preserve"> Proc. 40th Technical </w:t>
          </w:r>
          <w:proofErr w:type="spellStart"/>
          <w:r w:rsidRPr="004A1DF6">
            <w:rPr>
              <w:sz w:val="20"/>
              <w:lang w:val="en-US"/>
            </w:rPr>
            <w:t>Symp</w:t>
          </w:r>
          <w:proofErr w:type="spellEnd"/>
          <w:r w:rsidRPr="004A1DF6">
            <w:rPr>
              <w:sz w:val="20"/>
              <w:lang w:val="en-US"/>
            </w:rPr>
            <w:t>. on Comp. Sci. Education, pages 260–264, New York, USA. ACM.</w:t>
          </w:r>
        </w:p>
        <w:p w14:paraId="34E1AE48" w14:textId="77777777" w:rsidR="004E4A18" w:rsidRPr="00272860" w:rsidRDefault="004E4A18" w:rsidP="00414E31">
          <w:pPr>
            <w:rPr>
              <w:sz w:val="20"/>
              <w:szCs w:val="20"/>
            </w:rPr>
          </w:pPr>
          <w:r w:rsidRPr="004A1DF6">
            <w:rPr>
              <w:sz w:val="20"/>
              <w:szCs w:val="20"/>
              <w:lang w:val="en-US"/>
            </w:rPr>
            <w:t xml:space="preserve">MATTOS, Mauro et al. </w:t>
          </w:r>
          <w:proofErr w:type="spellStart"/>
          <w:r w:rsidRPr="00272860">
            <w:rPr>
              <w:b/>
              <w:sz w:val="20"/>
              <w:szCs w:val="20"/>
            </w:rPr>
            <w:t>Furbot</w:t>
          </w:r>
          <w:proofErr w:type="spellEnd"/>
          <w:r w:rsidRPr="00272860">
            <w:rPr>
              <w:b/>
              <w:sz w:val="20"/>
              <w:szCs w:val="20"/>
            </w:rPr>
            <w:t xml:space="preserve"> Móvel</w:t>
          </w:r>
          <w:r w:rsidRPr="00272860">
            <w:rPr>
              <w:sz w:val="20"/>
              <w:szCs w:val="20"/>
            </w:rPr>
            <w:t xml:space="preserve">: um jogo para o ensino do pensamento computacional. </w:t>
          </w:r>
          <w:commentRangeStart w:id="131"/>
          <w:r w:rsidRPr="00272860">
            <w:rPr>
              <w:sz w:val="20"/>
              <w:szCs w:val="20"/>
            </w:rPr>
            <w:t>In</w:t>
          </w:r>
          <w:commentRangeEnd w:id="131"/>
          <w:r>
            <w:rPr>
              <w:rStyle w:val="Refdecomentrio"/>
            </w:rPr>
            <w:commentReference w:id="131"/>
          </w:r>
          <w:r w:rsidRPr="00272860">
            <w:rPr>
              <w:sz w:val="20"/>
              <w:szCs w:val="20"/>
            </w:rPr>
            <w:t xml:space="preserve">: VIII CONGRESSO BRASILEIRO DE INFORMÁTICA NA EDUCAÇÃO, 8., 2019, Brasília. Anais dos Workshops do VIII Congresso Brasileiro de Informática na Educação (CBIE 2019). [S.L.]: </w:t>
          </w:r>
          <w:proofErr w:type="spellStart"/>
          <w:r w:rsidRPr="00272860">
            <w:rPr>
              <w:sz w:val="20"/>
              <w:szCs w:val="20"/>
            </w:rPr>
            <w:t>Brazilian</w:t>
          </w:r>
          <w:proofErr w:type="spellEnd"/>
          <w:r w:rsidRPr="00272860">
            <w:rPr>
              <w:sz w:val="20"/>
              <w:szCs w:val="20"/>
            </w:rPr>
            <w:t xml:space="preserve"> Computer </w:t>
          </w:r>
          <w:proofErr w:type="spellStart"/>
          <w:r w:rsidRPr="00272860">
            <w:rPr>
              <w:sz w:val="20"/>
              <w:szCs w:val="20"/>
            </w:rPr>
            <w:t>Society</w:t>
          </w:r>
          <w:proofErr w:type="spellEnd"/>
          <w:r w:rsidRPr="00272860">
            <w:rPr>
              <w:sz w:val="20"/>
              <w:szCs w:val="20"/>
            </w:rPr>
            <w:t xml:space="preserve"> (Sociedade Brasileira de Computação - </w:t>
          </w:r>
          <w:proofErr w:type="spellStart"/>
          <w:r w:rsidRPr="00272860">
            <w:rPr>
              <w:sz w:val="20"/>
              <w:szCs w:val="20"/>
            </w:rPr>
            <w:t>Sbc</w:t>
          </w:r>
          <w:proofErr w:type="spellEnd"/>
          <w:r w:rsidRPr="00272860">
            <w:rPr>
              <w:sz w:val="20"/>
              <w:szCs w:val="20"/>
            </w:rPr>
            <w:t>), 2019. p. 1294-13</w:t>
          </w:r>
          <w:commentRangeStart w:id="132"/>
          <w:r w:rsidRPr="00272860">
            <w:rPr>
              <w:sz w:val="20"/>
              <w:szCs w:val="20"/>
            </w:rPr>
            <w:t>01</w:t>
          </w:r>
          <w:commentRangeEnd w:id="132"/>
          <w:r>
            <w:rPr>
              <w:rStyle w:val="Refdecomentrio"/>
            </w:rPr>
            <w:commentReference w:id="132"/>
          </w:r>
        </w:p>
        <w:p w14:paraId="50E7DAAB" w14:textId="77777777" w:rsidR="004E4A18" w:rsidRPr="00272860" w:rsidRDefault="004E4A18" w:rsidP="00C647F0">
          <w:pPr>
            <w:pStyle w:val="TF-refernciasITEM"/>
            <w:rPr>
              <w:sz w:val="20"/>
            </w:rPr>
          </w:pPr>
          <w:commentRangeStart w:id="133"/>
          <w:r w:rsidRPr="00272860">
            <w:rPr>
              <w:sz w:val="20"/>
            </w:rPr>
            <w:t>Nas</w:t>
          </w:r>
          <w:commentRangeEnd w:id="133"/>
          <w:r>
            <w:rPr>
              <w:rStyle w:val="Refdecomentrio"/>
            </w:rPr>
            <w:commentReference w:id="133"/>
          </w:r>
          <w:r w:rsidRPr="00272860">
            <w:rPr>
              <w:sz w:val="20"/>
            </w:rPr>
            <w:t xml:space="preserve">cimento, J., Xavier, D., Passos, O. e Barreto, R., (2015) </w:t>
          </w:r>
          <w:commentRangeStart w:id="134"/>
          <w:r w:rsidRPr="00272860">
            <w:rPr>
              <w:sz w:val="20"/>
            </w:rPr>
            <w:t>“</w:t>
          </w:r>
          <w:commentRangeEnd w:id="134"/>
          <w:r>
            <w:rPr>
              <w:rStyle w:val="Refdecomentrio"/>
            </w:rPr>
            <w:commentReference w:id="134"/>
          </w:r>
          <w:commentRangeStart w:id="135"/>
          <w:r w:rsidRPr="00272860">
            <w:rPr>
              <w:sz w:val="20"/>
            </w:rPr>
            <w:t xml:space="preserve">Um Relato de Experiência da Aplicação de Técnicas Interativas para Ensino da Computação na Educação Básica. </w:t>
          </w:r>
          <w:commentRangeEnd w:id="135"/>
          <w:r>
            <w:rPr>
              <w:rStyle w:val="Refdecomentrio"/>
            </w:rPr>
            <w:commentReference w:id="135"/>
          </w:r>
          <w:r w:rsidRPr="00272860">
            <w:rPr>
              <w:sz w:val="20"/>
            </w:rPr>
            <w:t>” Anais do Encontro Regional de Computação e Sistemas de Informação. p. 95-10</w:t>
          </w:r>
          <w:commentRangeStart w:id="136"/>
          <w:r w:rsidRPr="00272860">
            <w:rPr>
              <w:sz w:val="20"/>
            </w:rPr>
            <w:t>4</w:t>
          </w:r>
          <w:commentRangeEnd w:id="136"/>
          <w:r>
            <w:rPr>
              <w:rStyle w:val="Refdecomentrio"/>
            </w:rPr>
            <w:commentReference w:id="136"/>
          </w:r>
        </w:p>
        <w:p w14:paraId="69BCBC24" w14:textId="77777777" w:rsidR="004E4A18" w:rsidRPr="00272860" w:rsidRDefault="004E4A18" w:rsidP="00C647F0">
          <w:pPr>
            <w:pStyle w:val="TF-refernciasITEM"/>
            <w:rPr>
              <w:sz w:val="20"/>
            </w:rPr>
          </w:pPr>
          <w:r w:rsidRPr="00272860">
            <w:rPr>
              <w:sz w:val="20"/>
            </w:rPr>
            <w:t xml:space="preserve">NORVIG, Peter; RUSSELL, Stuart. </w:t>
          </w:r>
          <w:commentRangeStart w:id="137"/>
          <w:r w:rsidRPr="00272860">
            <w:rPr>
              <w:sz w:val="20"/>
            </w:rPr>
            <w:t>Inteligência Artificial</w:t>
          </w:r>
          <w:commentRangeEnd w:id="137"/>
          <w:r>
            <w:rPr>
              <w:rStyle w:val="Refdecomentrio"/>
            </w:rPr>
            <w:commentReference w:id="137"/>
          </w:r>
          <w:r w:rsidRPr="00272860">
            <w:rPr>
              <w:sz w:val="20"/>
            </w:rPr>
            <w:t xml:space="preserve">: Tradução da 3a Edição. </w:t>
          </w:r>
          <w:proofErr w:type="spellStart"/>
          <w:r w:rsidRPr="00272860">
            <w:rPr>
              <w:sz w:val="20"/>
            </w:rPr>
            <w:t>Elsevier</w:t>
          </w:r>
          <w:proofErr w:type="spellEnd"/>
          <w:r w:rsidRPr="00272860">
            <w:rPr>
              <w:sz w:val="20"/>
            </w:rPr>
            <w:t xml:space="preserve"> Brasil, 2014.</w:t>
          </w:r>
        </w:p>
        <w:p w14:paraId="088AB21C" w14:textId="77777777" w:rsidR="004E4A18" w:rsidRPr="00272860" w:rsidRDefault="004E4A18" w:rsidP="00C647F0">
          <w:pPr>
            <w:pStyle w:val="TF-refernciasITEM"/>
            <w:rPr>
              <w:noProof/>
              <w:sz w:val="20"/>
            </w:rPr>
          </w:pPr>
          <w:r w:rsidRPr="00272860">
            <w:rPr>
              <w:noProof/>
              <w:sz w:val="20"/>
            </w:rPr>
            <w:t xml:space="preserve">RAABE, André L. A. </w:t>
          </w:r>
          <w:r w:rsidRPr="00272860">
            <w:rPr>
              <w:i/>
              <w:noProof/>
              <w:sz w:val="20"/>
            </w:rPr>
            <w:t>et al</w:t>
          </w:r>
          <w:r w:rsidRPr="00272860">
            <w:rPr>
              <w:noProof/>
              <w:sz w:val="20"/>
            </w:rPr>
            <w:t xml:space="preserve">. </w:t>
          </w:r>
          <w:r w:rsidRPr="00272860">
            <w:rPr>
              <w:b/>
              <w:bCs/>
              <w:noProof/>
              <w:sz w:val="20"/>
            </w:rPr>
            <w:t>Referenciais de Formação em Computação:</w:t>
          </w:r>
          <w:r w:rsidRPr="00272860">
            <w:rPr>
              <w:noProof/>
              <w:sz w:val="20"/>
            </w:rPr>
            <w:t xml:space="preserve"> Educação Básica. Porto Alegre. Assembleias do WEI e da SBC. 2017. 9 f .</w:t>
          </w:r>
          <w:r w:rsidRPr="00272860">
            <w:rPr>
              <w:sz w:val="20"/>
            </w:rPr>
            <w:t xml:space="preserve"> Disponível em: http://www.sbc.org.br/files/ComputacaoEducacaoBasica-versaofinal-julho2017.pdf Acesso em:27 mai. 2021</w:t>
          </w:r>
          <w:r w:rsidRPr="00272860">
            <w:rPr>
              <w:noProof/>
              <w:sz w:val="20"/>
            </w:rPr>
            <w:t>.</w:t>
          </w:r>
        </w:p>
        <w:p w14:paraId="4BDF8768" w14:textId="77777777" w:rsidR="004E4A18" w:rsidRPr="00272860" w:rsidRDefault="004E4A18" w:rsidP="00C647F0">
          <w:pPr>
            <w:pStyle w:val="TF-refernciasITEM"/>
            <w:rPr>
              <w:sz w:val="20"/>
            </w:rPr>
          </w:pPr>
          <w:commentRangeStart w:id="138"/>
          <w:r w:rsidRPr="00272860">
            <w:rPr>
              <w:sz w:val="20"/>
            </w:rPr>
            <w:t>RIBEIRO</w:t>
          </w:r>
          <w:commentRangeEnd w:id="138"/>
          <w:r>
            <w:rPr>
              <w:rStyle w:val="Refdecomentrio"/>
            </w:rPr>
            <w:commentReference w:id="138"/>
          </w:r>
          <w:r w:rsidRPr="00272860">
            <w:rPr>
              <w:sz w:val="20"/>
            </w:rPr>
            <w:t xml:space="preserve">, L.; FOSS, L.; CAVALHEIRO, S. A. da C. </w:t>
          </w:r>
          <w:commentRangeStart w:id="139"/>
          <w:r w:rsidRPr="00272860">
            <w:rPr>
              <w:sz w:val="20"/>
            </w:rPr>
            <w:t>Entendendo o Pensamento Computacional</w:t>
          </w:r>
          <w:commentRangeEnd w:id="139"/>
          <w:r>
            <w:rPr>
              <w:rStyle w:val="Refdecomentrio"/>
            </w:rPr>
            <w:commentReference w:id="139"/>
          </w:r>
          <w:r w:rsidRPr="00272860">
            <w:rPr>
              <w:sz w:val="20"/>
            </w:rPr>
            <w:t>. Jul. Disponível em: https://arxiv.org/abs/1707.00338. Acesso em: 01 jun. 202</w:t>
          </w:r>
          <w:commentRangeStart w:id="140"/>
          <w:r w:rsidRPr="00272860">
            <w:rPr>
              <w:sz w:val="20"/>
            </w:rPr>
            <w:t>1</w:t>
          </w:r>
          <w:commentRangeEnd w:id="140"/>
          <w:r>
            <w:rPr>
              <w:rStyle w:val="Refdecomentrio"/>
            </w:rPr>
            <w:commentReference w:id="140"/>
          </w:r>
        </w:p>
        <w:p w14:paraId="595A7333" w14:textId="77777777" w:rsidR="004E4A18" w:rsidRPr="00272860" w:rsidRDefault="004E4A18" w:rsidP="00C647F0">
          <w:pPr>
            <w:pStyle w:val="TF-refernciasITEM"/>
            <w:rPr>
              <w:sz w:val="20"/>
            </w:rPr>
          </w:pPr>
          <w:r w:rsidRPr="00272860">
            <w:rPr>
              <w:sz w:val="20"/>
            </w:rPr>
            <w:t xml:space="preserve">SCAICO, </w:t>
          </w:r>
          <w:proofErr w:type="spellStart"/>
          <w:r w:rsidRPr="00272860">
            <w:rPr>
              <w:sz w:val="20"/>
            </w:rPr>
            <w:t>Pasqueline</w:t>
          </w:r>
          <w:proofErr w:type="spellEnd"/>
          <w:r w:rsidRPr="00272860">
            <w:rPr>
              <w:sz w:val="20"/>
            </w:rPr>
            <w:t xml:space="preserve"> D. </w:t>
          </w:r>
          <w:r w:rsidRPr="00272860">
            <w:rPr>
              <w:i/>
              <w:sz w:val="20"/>
            </w:rPr>
            <w:t>et al</w:t>
          </w:r>
          <w:r w:rsidRPr="00272860">
            <w:rPr>
              <w:sz w:val="20"/>
            </w:rPr>
            <w:t xml:space="preserve">. </w:t>
          </w:r>
          <w:commentRangeStart w:id="141"/>
          <w:r w:rsidRPr="00272860">
            <w:rPr>
              <w:sz w:val="20"/>
            </w:rPr>
            <w:t>Ensino de Programação no Ensino Médio</w:t>
          </w:r>
          <w:commentRangeEnd w:id="141"/>
          <w:r>
            <w:rPr>
              <w:rStyle w:val="Refdecomentrio"/>
            </w:rPr>
            <w:commentReference w:id="141"/>
          </w:r>
          <w:r w:rsidRPr="00272860">
            <w:rPr>
              <w:sz w:val="20"/>
            </w:rPr>
            <w:t xml:space="preserve">: Uma Abordagem Orientada ao Design com a linguagem </w:t>
          </w:r>
          <w:proofErr w:type="spellStart"/>
          <w:r w:rsidRPr="00272860">
            <w:rPr>
              <w:sz w:val="20"/>
            </w:rPr>
            <w:t>Scratch</w:t>
          </w:r>
          <w:proofErr w:type="spellEnd"/>
          <w:r w:rsidRPr="00272860">
            <w:rPr>
              <w:sz w:val="20"/>
            </w:rPr>
            <w:t>. Revista Brasileira de Informática na Educação, Porto Alegre, v. 21, n. 2, p. 92, set. 2013.</w:t>
          </w:r>
        </w:p>
        <w:p w14:paraId="7E02643C" w14:textId="77777777" w:rsidR="004E4A18" w:rsidRPr="00272860" w:rsidRDefault="004E4A18" w:rsidP="00C647F0">
          <w:pPr>
            <w:pStyle w:val="TF-refernciasITEM"/>
            <w:rPr>
              <w:noProof/>
              <w:sz w:val="20"/>
            </w:rPr>
          </w:pPr>
          <w:r w:rsidRPr="00272860">
            <w:rPr>
              <w:noProof/>
              <w:sz w:val="20"/>
            </w:rPr>
            <w:t xml:space="preserve">Schlögl,Lucas Eduardo;Oliveira,Gabriel Castellani de; Giovanella,Gian Carlo; Bizon, A. R.; Santos, B. F. F. ; Kruger, N.; Bursoni, P.; Neumann, C. B.; Huber, E. E.; Araújo, Luciana P; Mattos, Mauro M.; Zucco, F. D.; Cunha, K. Z.; Hein, N. . </w:t>
          </w:r>
          <w:commentRangeStart w:id="142"/>
          <w:r w:rsidRPr="00272860">
            <w:rPr>
              <w:noProof/>
              <w:sz w:val="20"/>
            </w:rPr>
            <w:t>Ensino do Pensamento Computacional na Educação Básica. Revista de Sistemas e Computação</w:t>
          </w:r>
          <w:commentRangeEnd w:id="142"/>
          <w:r>
            <w:rPr>
              <w:rStyle w:val="Refdecomentrio"/>
            </w:rPr>
            <w:commentReference w:id="142"/>
          </w:r>
          <w:r w:rsidRPr="00272860">
            <w:rPr>
              <w:noProof/>
              <w:sz w:val="20"/>
            </w:rPr>
            <w:t xml:space="preserve"> - RSC, v. 7, p. 304-322, 2017.</w:t>
          </w:r>
        </w:p>
        <w:p w14:paraId="3CCC438A" w14:textId="77777777" w:rsidR="004E4A18" w:rsidRPr="00272860" w:rsidRDefault="004E4A18" w:rsidP="00C647F0">
          <w:pPr>
            <w:pStyle w:val="TF-refernciasITEM"/>
            <w:rPr>
              <w:noProof/>
              <w:sz w:val="20"/>
            </w:rPr>
          </w:pPr>
          <w:r w:rsidRPr="00272860">
            <w:rPr>
              <w:noProof/>
              <w:sz w:val="20"/>
            </w:rPr>
            <w:t>Vahldick,Adilson; Mattos,Mauro Marcelo</w:t>
          </w:r>
          <w:commentRangeStart w:id="143"/>
          <w:r w:rsidRPr="00272860">
            <w:rPr>
              <w:noProof/>
              <w:sz w:val="20"/>
            </w:rPr>
            <w:t>.R</w:t>
          </w:r>
          <w:commentRangeEnd w:id="143"/>
          <w:r>
            <w:rPr>
              <w:rStyle w:val="Refdecomentrio"/>
            </w:rPr>
            <w:commentReference w:id="143"/>
          </w:r>
          <w:r w:rsidRPr="00272860">
            <w:rPr>
              <w:noProof/>
              <w:sz w:val="20"/>
            </w:rPr>
            <w:t xml:space="preserve">elato de uma Experiência no Ensino de Algoritmos e Programação Utilizando um Framework Lúdico </w:t>
          </w:r>
          <w:commentRangeStart w:id="144"/>
          <w:r w:rsidRPr="00272860">
            <w:rPr>
              <w:noProof/>
              <w:sz w:val="20"/>
            </w:rPr>
            <w:t>In</w:t>
          </w:r>
          <w:commentRangeEnd w:id="144"/>
          <w:r>
            <w:rPr>
              <w:rStyle w:val="Refdecomentrio"/>
            </w:rPr>
            <w:commentReference w:id="144"/>
          </w:r>
          <w:r w:rsidRPr="00272860">
            <w:rPr>
              <w:noProof/>
              <w:sz w:val="20"/>
            </w:rPr>
            <w:t>: Simpósio Brasileiro de Informática na Educação, 2008, Fortaleza. XIX Simpósio Brasileiro de Informática na Educação.2008.</w:t>
          </w:r>
        </w:p>
        <w:p w14:paraId="0347D4C9" w14:textId="77777777" w:rsidR="004E4A18" w:rsidRPr="004A1DF6" w:rsidRDefault="004E4A18" w:rsidP="00C647F0">
          <w:pPr>
            <w:pStyle w:val="TF-refernciasITEM"/>
            <w:rPr>
              <w:sz w:val="20"/>
              <w:lang w:val="en-US"/>
            </w:rPr>
          </w:pPr>
          <w:proofErr w:type="spellStart"/>
          <w:r w:rsidRPr="00272860">
            <w:rPr>
              <w:sz w:val="20"/>
            </w:rPr>
            <w:t>Wing</w:t>
          </w:r>
          <w:proofErr w:type="spellEnd"/>
          <w:r w:rsidRPr="00272860">
            <w:rPr>
              <w:sz w:val="20"/>
            </w:rPr>
            <w:t xml:space="preserve">, J. M. (2006). </w:t>
          </w:r>
          <w:commentRangeStart w:id="145"/>
          <w:r w:rsidRPr="004A1DF6">
            <w:rPr>
              <w:sz w:val="20"/>
              <w:lang w:val="en-US"/>
            </w:rPr>
            <w:t>Computational thinking</w:t>
          </w:r>
          <w:commentRangeEnd w:id="145"/>
          <w:r>
            <w:rPr>
              <w:rStyle w:val="Refdecomentrio"/>
            </w:rPr>
            <w:commentReference w:id="145"/>
          </w:r>
          <w:r w:rsidRPr="004A1DF6">
            <w:rPr>
              <w:sz w:val="20"/>
              <w:lang w:val="en-US"/>
            </w:rPr>
            <w:t>. Communications of the ACM, v. 49, n. 3,</w:t>
          </w:r>
        </w:p>
        <w:p w14:paraId="75BAD9B7" w14:textId="77777777" w:rsidR="004E4A18" w:rsidRPr="00272860" w:rsidRDefault="004E4A18" w:rsidP="00C647F0">
          <w:pPr>
            <w:pStyle w:val="TF-refernciasITEM"/>
            <w:rPr>
              <w:sz w:val="20"/>
            </w:rPr>
          </w:pPr>
          <w:commentRangeStart w:id="146"/>
          <w:r w:rsidRPr="00272860">
            <w:rPr>
              <w:sz w:val="20"/>
            </w:rPr>
            <w:t>p.33</w:t>
          </w:r>
          <w:commentRangeEnd w:id="146"/>
          <w:r>
            <w:rPr>
              <w:rStyle w:val="Refdecomentrio"/>
            </w:rPr>
            <w:commentReference w:id="146"/>
          </w:r>
          <w:r w:rsidRPr="00272860">
            <w:rPr>
              <w:sz w:val="20"/>
            </w:rPr>
            <w:t>–35.</w:t>
          </w:r>
        </w:p>
        <w:p w14:paraId="1C3F3241" w14:textId="77777777" w:rsidR="004E4A18" w:rsidRPr="00272860" w:rsidRDefault="004E4A18" w:rsidP="00C647F0">
          <w:pPr>
            <w:pStyle w:val="TF-refernciasITEM"/>
            <w:rPr>
              <w:sz w:val="20"/>
            </w:rPr>
          </w:pPr>
          <w:r w:rsidRPr="00272860">
            <w:rPr>
              <w:sz w:val="20"/>
            </w:rPr>
            <w:t xml:space="preserve">XAVIER, Francisca </w:t>
          </w:r>
          <w:proofErr w:type="spellStart"/>
          <w:r w:rsidRPr="00272860">
            <w:rPr>
              <w:sz w:val="20"/>
            </w:rPr>
            <w:t>Edyr</w:t>
          </w:r>
          <w:proofErr w:type="spellEnd"/>
          <w:r w:rsidRPr="00272860">
            <w:rPr>
              <w:sz w:val="20"/>
            </w:rPr>
            <w:t>.</w:t>
          </w:r>
          <w:r w:rsidRPr="00272860">
            <w:rPr>
              <w:b/>
              <w:sz w:val="20"/>
            </w:rPr>
            <w:t xml:space="preserve"> </w:t>
          </w:r>
          <w:commentRangeStart w:id="147"/>
          <w:r w:rsidRPr="00272860">
            <w:rPr>
              <w:b/>
              <w:sz w:val="20"/>
            </w:rPr>
            <w:t>GERAÇÃO AUTOMATIZADA DE GABARITO E CORREÇÃO DE EXERCÍCIOS EM AMBIENTE FURBOT PARA O ENSINO DO PENSAMENTO COMPUTACIONAL</w:t>
          </w:r>
          <w:commentRangeEnd w:id="147"/>
          <w:r>
            <w:rPr>
              <w:rStyle w:val="Refdecomentrio"/>
            </w:rPr>
            <w:commentReference w:id="147"/>
          </w:r>
          <w:r w:rsidRPr="00272860">
            <w:rPr>
              <w:sz w:val="20"/>
            </w:rPr>
            <w:t>. 2019. 26 f. TCC (Graduação) - Curso de Ciências da Computação, Universidade Regional de Blumenau, Blumenau, 2019. Disponível em: http://dsc.inf.furb.br/arquivos/tccs/monografias/2019_1_francisca-edyr-xavier_monografia.pdf. Acesso em: 01 maio 2021.</w:t>
          </w:r>
        </w:p>
        <w:p w14:paraId="3F7799E4" w14:textId="77777777" w:rsidR="004E4A18" w:rsidRDefault="004E4A18" w:rsidP="00CB6BF3">
          <w:pPr>
            <w:pStyle w:val="TF-refernciasITEM"/>
            <w:rPr>
              <w:sz w:val="20"/>
            </w:rPr>
          </w:pPr>
          <w:r w:rsidRPr="00272860">
            <w:rPr>
              <w:sz w:val="20"/>
            </w:rPr>
            <w:t xml:space="preserve">ZEFERINO, A. M. B.; DOMINGUES, R. C. L.; AMARAL, E. </w:t>
          </w:r>
          <w:commentRangeStart w:id="148"/>
          <w:r w:rsidRPr="00272860">
            <w:rPr>
              <w:sz w:val="20"/>
            </w:rPr>
            <w:t>Feedback como estratégia de aprendizado no ensino médico</w:t>
          </w:r>
          <w:commentRangeEnd w:id="148"/>
          <w:r>
            <w:rPr>
              <w:rStyle w:val="Refdecomentrio"/>
            </w:rPr>
            <w:commentReference w:id="148"/>
          </w:r>
          <w:r w:rsidRPr="00272860">
            <w:rPr>
              <w:sz w:val="20"/>
            </w:rPr>
            <w:t xml:space="preserve">. Rev. bras. educ. med. [online]. 2007, vol.31, n.2, pp.176-179. Disponível em: https://www.scielo.br/j/rbem/a/yK7SFyqJBCm6h6RqNk4Szyt/abstract/?lang=pt. Acesso em: 05 </w:t>
          </w:r>
          <w:proofErr w:type="spellStart"/>
          <w:r w:rsidRPr="00272860">
            <w:rPr>
              <w:sz w:val="20"/>
            </w:rPr>
            <w:t>jun</w:t>
          </w:r>
          <w:proofErr w:type="spellEnd"/>
          <w:r w:rsidRPr="00272860">
            <w:rPr>
              <w:sz w:val="20"/>
            </w:rPr>
            <w:t xml:space="preserve"> 2021.</w:t>
          </w:r>
        </w:p>
        <w:p w14:paraId="6A579518" w14:textId="77777777" w:rsidR="004E4A18" w:rsidRPr="00272860" w:rsidRDefault="00F20C77" w:rsidP="00CB6BF3">
          <w:pPr>
            <w:pStyle w:val="TF-refernciasITEM"/>
            <w:rPr>
              <w:sz w:val="20"/>
            </w:rPr>
          </w:pPr>
        </w:p>
      </w:sdtContent>
    </w:sdt>
    <w:p w14:paraId="3CFFAEAF" w14:textId="77777777" w:rsidR="004E4A18" w:rsidRDefault="004E4A18">
      <w:pPr>
        <w:rPr>
          <w:caps/>
          <w:noProof/>
          <w:szCs w:val="20"/>
        </w:rPr>
      </w:pPr>
      <w:r>
        <w:br w:type="page"/>
      </w:r>
    </w:p>
    <w:p w14:paraId="37DD37CE" w14:textId="77777777" w:rsidR="004E4A18" w:rsidRPr="00320BFA" w:rsidRDefault="004E4A18" w:rsidP="0091615A">
      <w:pPr>
        <w:pStyle w:val="TF-xAvalTTULO"/>
      </w:pPr>
      <w:r>
        <w:lastRenderedPageBreak/>
        <w:t>FORMULÁRIO  DE  avaliação BCC</w:t>
      </w:r>
      <w:r w:rsidRPr="00320BFA">
        <w:t xml:space="preserve"> – PROFESSOR TCC I</w:t>
      </w:r>
    </w:p>
    <w:p w14:paraId="3CB2B792" w14:textId="77777777" w:rsidR="004E4A18" w:rsidRDefault="004E4A18" w:rsidP="0091615A">
      <w:pPr>
        <w:pStyle w:val="TF-xAvalLINHA"/>
      </w:pPr>
      <w:r w:rsidRPr="00320BFA">
        <w:t>Avaliador(a):</w:t>
      </w:r>
      <w:r w:rsidRPr="00320BFA">
        <w:tab/>
      </w:r>
      <w:r>
        <w:t>Dalton Solano dos Reis</w:t>
      </w:r>
    </w:p>
    <w:p w14:paraId="2F393ECC" w14:textId="77777777" w:rsidR="004E4A18" w:rsidRPr="00320BFA" w:rsidRDefault="004E4A18" w:rsidP="0091615A">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104"/>
        <w:gridCol w:w="356"/>
        <w:gridCol w:w="837"/>
        <w:gridCol w:w="353"/>
      </w:tblGrid>
      <w:tr w:rsidR="004E4A18" w:rsidRPr="00320BFA" w14:paraId="005B37B7" w14:textId="77777777" w:rsidTr="00353A57">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422ADB05" w14:textId="77777777" w:rsidR="004E4A18" w:rsidRPr="00320BFA" w:rsidRDefault="004E4A18" w:rsidP="00353A57">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01213087" w14:textId="77777777" w:rsidR="004E4A18" w:rsidRPr="00320BFA" w:rsidRDefault="004E4A18" w:rsidP="00353A57">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714F591F" w14:textId="77777777" w:rsidR="004E4A18" w:rsidRPr="00320BFA" w:rsidRDefault="004E4A18" w:rsidP="00353A57">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0C1AEF4E" w14:textId="77777777" w:rsidR="004E4A18" w:rsidRPr="00320BFA" w:rsidRDefault="004E4A18" w:rsidP="00353A57">
            <w:pPr>
              <w:pStyle w:val="TF-xAvalITEMTABELA"/>
            </w:pPr>
            <w:r w:rsidRPr="00320BFA">
              <w:t>não atende</w:t>
            </w:r>
          </w:p>
        </w:tc>
      </w:tr>
      <w:tr w:rsidR="004E4A18" w:rsidRPr="00320BFA" w14:paraId="3CB37E65" w14:textId="77777777" w:rsidTr="00353A57">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67519AF" w14:textId="77777777" w:rsidR="004E4A18" w:rsidRPr="00320BFA" w:rsidRDefault="004E4A18" w:rsidP="00353A57">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15671CE1" w14:textId="77777777" w:rsidR="004E4A18" w:rsidRPr="00821EE8" w:rsidRDefault="004E4A18" w:rsidP="00922109">
            <w:pPr>
              <w:pStyle w:val="TF-xAvalITEM"/>
              <w:numPr>
                <w:ilvl w:val="0"/>
                <w:numId w:val="40"/>
              </w:numPr>
            </w:pPr>
            <w:r w:rsidRPr="00821EE8">
              <w:t>INTRODUÇÃO</w:t>
            </w:r>
          </w:p>
          <w:p w14:paraId="2FCB9E7C" w14:textId="77777777" w:rsidR="004E4A18" w:rsidRPr="00821EE8" w:rsidRDefault="004E4A18" w:rsidP="00353A57">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318BBE1C" w14:textId="77777777" w:rsidR="004E4A18" w:rsidRPr="00320BFA" w:rsidRDefault="004E4A18" w:rsidP="00740D38">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59090173" w14:textId="77777777" w:rsidR="004E4A18" w:rsidRPr="00320BFA" w:rsidRDefault="004E4A18" w:rsidP="00740D38">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49898B58" w14:textId="77777777" w:rsidR="004E4A18" w:rsidRPr="00320BFA" w:rsidRDefault="004E4A18" w:rsidP="00740D38">
            <w:pPr>
              <w:ind w:left="709" w:hanging="709"/>
              <w:jc w:val="center"/>
              <w:rPr>
                <w:sz w:val="18"/>
              </w:rPr>
            </w:pPr>
          </w:p>
        </w:tc>
      </w:tr>
      <w:tr w:rsidR="004E4A18" w:rsidRPr="00320BFA" w14:paraId="2BCA3EFE" w14:textId="77777777" w:rsidTr="00353A57">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D04B0D9"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8014B99" w14:textId="77777777" w:rsidR="004E4A18" w:rsidRPr="00821EE8" w:rsidRDefault="004E4A18" w:rsidP="00353A57">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74BE1375"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AFD5867"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4354CA6" w14:textId="77777777" w:rsidR="004E4A18" w:rsidRPr="00320BFA" w:rsidRDefault="004E4A18" w:rsidP="00740D38">
            <w:pPr>
              <w:ind w:left="709" w:hanging="709"/>
              <w:jc w:val="center"/>
              <w:rPr>
                <w:sz w:val="18"/>
              </w:rPr>
            </w:pPr>
          </w:p>
        </w:tc>
      </w:tr>
      <w:tr w:rsidR="004E4A18" w:rsidRPr="00320BFA" w14:paraId="4AFF4068" w14:textId="77777777" w:rsidTr="00353A5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8DF6314"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CE8B0B5" w14:textId="77777777" w:rsidR="004E4A18" w:rsidRPr="00320BFA" w:rsidRDefault="004E4A18" w:rsidP="00922109">
            <w:pPr>
              <w:pStyle w:val="TF-xAvalITEM"/>
            </w:pPr>
            <w:r w:rsidRPr="00320BFA">
              <w:t>OBJETIVOS</w:t>
            </w:r>
          </w:p>
          <w:p w14:paraId="05D003AC" w14:textId="77777777" w:rsidR="004E4A18" w:rsidRPr="00320BFA" w:rsidRDefault="004E4A18" w:rsidP="00353A57">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182990F6"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DAAFF0B"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406FC05" w14:textId="77777777" w:rsidR="004E4A18" w:rsidRPr="00320BFA" w:rsidRDefault="004E4A18" w:rsidP="00740D38">
            <w:pPr>
              <w:ind w:left="709" w:hanging="709"/>
              <w:jc w:val="center"/>
              <w:rPr>
                <w:sz w:val="18"/>
              </w:rPr>
            </w:pPr>
          </w:p>
        </w:tc>
      </w:tr>
      <w:tr w:rsidR="004E4A18" w:rsidRPr="00320BFA" w14:paraId="618E2CCB" w14:textId="77777777" w:rsidTr="00353A57">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56A189"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F7FD0BF" w14:textId="77777777" w:rsidR="004E4A18" w:rsidRPr="00320BFA" w:rsidRDefault="004E4A18" w:rsidP="00353A57">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5781045"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A14FB97"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2047F22" w14:textId="77777777" w:rsidR="004E4A18" w:rsidRPr="00320BFA" w:rsidRDefault="004E4A18" w:rsidP="00740D38">
            <w:pPr>
              <w:ind w:left="709" w:hanging="709"/>
              <w:jc w:val="center"/>
              <w:rPr>
                <w:sz w:val="18"/>
              </w:rPr>
            </w:pPr>
          </w:p>
        </w:tc>
      </w:tr>
      <w:tr w:rsidR="004E4A18" w:rsidRPr="00320BFA" w14:paraId="00EEB027" w14:textId="77777777" w:rsidTr="00353A5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65941BD"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93BA8E8" w14:textId="77777777" w:rsidR="004E4A18" w:rsidRPr="00EE20C1" w:rsidRDefault="004E4A18" w:rsidP="00922109">
            <w:pPr>
              <w:pStyle w:val="TF-xAvalITEM"/>
            </w:pPr>
            <w:r w:rsidRPr="00EE20C1">
              <w:t>JUSTIFICATIVA</w:t>
            </w:r>
          </w:p>
          <w:p w14:paraId="10CB9D6F" w14:textId="77777777" w:rsidR="004E4A18" w:rsidRPr="00EE20C1" w:rsidRDefault="004E4A18" w:rsidP="00353A57">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6E6353EF"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397E2E5"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4E85AC3" w14:textId="77777777" w:rsidR="004E4A18" w:rsidRPr="00320BFA" w:rsidRDefault="004E4A18" w:rsidP="00740D38">
            <w:pPr>
              <w:ind w:left="709" w:hanging="709"/>
              <w:jc w:val="center"/>
              <w:rPr>
                <w:sz w:val="18"/>
              </w:rPr>
            </w:pPr>
          </w:p>
        </w:tc>
      </w:tr>
      <w:tr w:rsidR="004E4A18" w:rsidRPr="00320BFA" w14:paraId="44044BD5" w14:textId="77777777" w:rsidTr="00353A5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FE87C51"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4F61973" w14:textId="77777777" w:rsidR="004E4A18" w:rsidRPr="00EE20C1" w:rsidRDefault="004E4A18" w:rsidP="00353A57">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203B36E8"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AB62BF0"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C05EDE" w14:textId="77777777" w:rsidR="004E4A18" w:rsidRPr="00320BFA" w:rsidRDefault="004E4A18" w:rsidP="00740D38">
            <w:pPr>
              <w:ind w:left="709" w:hanging="709"/>
              <w:jc w:val="center"/>
              <w:rPr>
                <w:sz w:val="18"/>
              </w:rPr>
            </w:pPr>
          </w:p>
        </w:tc>
      </w:tr>
      <w:tr w:rsidR="004E4A18" w:rsidRPr="00320BFA" w14:paraId="4590485D" w14:textId="77777777" w:rsidTr="00353A57">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3DDF468"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4F6254E" w14:textId="77777777" w:rsidR="004E4A18" w:rsidRPr="00320BFA" w:rsidRDefault="004E4A18" w:rsidP="00922109">
            <w:pPr>
              <w:pStyle w:val="TF-xAvalITEM"/>
            </w:pPr>
            <w:r w:rsidRPr="00320BFA">
              <w:t>METODOLOGIA</w:t>
            </w:r>
          </w:p>
          <w:p w14:paraId="1201EDFE" w14:textId="77777777" w:rsidR="004E4A18" w:rsidRPr="00320BFA" w:rsidRDefault="004E4A18" w:rsidP="00353A57">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6F13D5C7"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6FD2F72"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A1227DF" w14:textId="77777777" w:rsidR="004E4A18" w:rsidRPr="00320BFA" w:rsidRDefault="004E4A18" w:rsidP="00740D38">
            <w:pPr>
              <w:ind w:left="709" w:hanging="709"/>
              <w:jc w:val="center"/>
              <w:rPr>
                <w:sz w:val="18"/>
              </w:rPr>
            </w:pPr>
          </w:p>
        </w:tc>
      </w:tr>
      <w:tr w:rsidR="004E4A18" w:rsidRPr="00320BFA" w14:paraId="46598323" w14:textId="77777777" w:rsidTr="00353A57">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B34F406"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98254A8" w14:textId="77777777" w:rsidR="004E4A18" w:rsidRPr="00320BFA" w:rsidRDefault="004E4A18" w:rsidP="00353A57">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27F6A000"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B64FA37"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BDFDE22" w14:textId="77777777" w:rsidR="004E4A18" w:rsidRPr="00320BFA" w:rsidRDefault="004E4A18" w:rsidP="00740D38">
            <w:pPr>
              <w:ind w:left="709" w:hanging="709"/>
              <w:jc w:val="center"/>
              <w:rPr>
                <w:sz w:val="18"/>
              </w:rPr>
            </w:pPr>
          </w:p>
        </w:tc>
      </w:tr>
      <w:tr w:rsidR="004E4A18" w:rsidRPr="00320BFA" w14:paraId="528BF908" w14:textId="77777777" w:rsidTr="00353A57">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308A5CF"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DCDFD12" w14:textId="77777777" w:rsidR="004E4A18" w:rsidRPr="00801036" w:rsidRDefault="004E4A18" w:rsidP="00922109">
            <w:pPr>
              <w:pStyle w:val="TF-xAvalITEM"/>
            </w:pPr>
            <w:r w:rsidRPr="00801036">
              <w:t>REVISÃO BIBLIOGRÁFICA (atenção para a diferença de conteúdo entre projeto e pré-projeto)</w:t>
            </w:r>
          </w:p>
          <w:p w14:paraId="52727394" w14:textId="77777777" w:rsidR="004E4A18" w:rsidRPr="00801036" w:rsidRDefault="004E4A18" w:rsidP="00353A57">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0BC8DF04" w14:textId="77777777" w:rsidR="004E4A18" w:rsidRPr="00801036"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42065A9" w14:textId="77777777" w:rsidR="004E4A18" w:rsidRPr="00801036"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E8C9A1" w14:textId="77777777" w:rsidR="004E4A18" w:rsidRPr="00320BFA" w:rsidRDefault="004E4A18" w:rsidP="00740D38">
            <w:pPr>
              <w:ind w:left="709" w:hanging="709"/>
              <w:jc w:val="center"/>
              <w:rPr>
                <w:sz w:val="18"/>
              </w:rPr>
            </w:pPr>
          </w:p>
        </w:tc>
      </w:tr>
      <w:tr w:rsidR="004E4A18" w:rsidRPr="00320BFA" w14:paraId="50124DC1" w14:textId="77777777" w:rsidTr="00353A57">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EDD960D" w14:textId="77777777" w:rsidR="004E4A18" w:rsidRPr="00320BFA" w:rsidRDefault="004E4A18" w:rsidP="00353A57">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75D24B02" w14:textId="77777777" w:rsidR="004E4A18" w:rsidRPr="00320BFA" w:rsidRDefault="004E4A18" w:rsidP="00922109">
            <w:pPr>
              <w:pStyle w:val="TF-xAvalITEM"/>
            </w:pPr>
            <w:r w:rsidRPr="00320BFA">
              <w:t>LINGUAGEM USADA (redação)</w:t>
            </w:r>
          </w:p>
          <w:p w14:paraId="1F948736" w14:textId="77777777" w:rsidR="004E4A18" w:rsidRPr="00320BFA" w:rsidRDefault="004E4A18" w:rsidP="00353A57">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013E348" w14:textId="77777777" w:rsidR="004E4A18" w:rsidRPr="00320BFA" w:rsidRDefault="004E4A18" w:rsidP="00740D38">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60311A1" w14:textId="77777777" w:rsidR="004E4A18" w:rsidRPr="00320BFA" w:rsidRDefault="004E4A18" w:rsidP="00740D38">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2EC82A7A" w14:textId="77777777" w:rsidR="004E4A18" w:rsidRPr="00320BFA" w:rsidRDefault="004E4A18" w:rsidP="00740D38">
            <w:pPr>
              <w:ind w:left="709" w:hanging="709"/>
              <w:jc w:val="center"/>
              <w:rPr>
                <w:sz w:val="18"/>
              </w:rPr>
            </w:pPr>
          </w:p>
        </w:tc>
      </w:tr>
      <w:tr w:rsidR="004E4A18" w:rsidRPr="00320BFA" w14:paraId="6310B211" w14:textId="77777777" w:rsidTr="00353A5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93DD13C"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390C8C3" w14:textId="77777777" w:rsidR="004E4A18" w:rsidRPr="00320BFA" w:rsidRDefault="004E4A18" w:rsidP="00353A57">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64728BC6"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96907D8"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D5EA5EF" w14:textId="77777777" w:rsidR="004E4A18" w:rsidRPr="00320BFA" w:rsidRDefault="004E4A18" w:rsidP="00740D38">
            <w:pPr>
              <w:ind w:left="709" w:hanging="709"/>
              <w:jc w:val="center"/>
              <w:rPr>
                <w:sz w:val="18"/>
              </w:rPr>
            </w:pPr>
          </w:p>
        </w:tc>
      </w:tr>
      <w:tr w:rsidR="004E4A18" w:rsidRPr="00320BFA" w14:paraId="4ACEE0AB" w14:textId="77777777" w:rsidTr="00353A5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28C13EA"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2E4B467" w14:textId="77777777" w:rsidR="004E4A18" w:rsidRPr="00320BFA" w:rsidRDefault="004E4A18" w:rsidP="00922109">
            <w:pPr>
              <w:pStyle w:val="TF-xAvalITEM"/>
            </w:pPr>
            <w:r w:rsidRPr="00320BFA">
              <w:t>ORGANIZAÇÃO E APRESENTAÇÃO GRÁFICA DO TEXTO</w:t>
            </w:r>
          </w:p>
          <w:p w14:paraId="3AE99654" w14:textId="77777777" w:rsidR="004E4A18" w:rsidRPr="00320BFA" w:rsidRDefault="004E4A18" w:rsidP="00353A57">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2E38F639"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A4ABD26"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0474FD9" w14:textId="77777777" w:rsidR="004E4A18" w:rsidRPr="00320BFA" w:rsidRDefault="004E4A18" w:rsidP="00740D38">
            <w:pPr>
              <w:ind w:left="709" w:hanging="709"/>
              <w:jc w:val="center"/>
              <w:rPr>
                <w:sz w:val="18"/>
              </w:rPr>
            </w:pPr>
          </w:p>
        </w:tc>
      </w:tr>
      <w:tr w:rsidR="004E4A18" w:rsidRPr="00320BFA" w14:paraId="56AAD615" w14:textId="77777777" w:rsidTr="00353A5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D8DD9BC"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5E6F2D0" w14:textId="77777777" w:rsidR="004E4A18" w:rsidRPr="00320BFA" w:rsidRDefault="004E4A18" w:rsidP="00922109">
            <w:pPr>
              <w:pStyle w:val="TF-xAvalITEM"/>
            </w:pPr>
            <w:r w:rsidRPr="00320BFA">
              <w:t>ILUSTRAÇÕES (figuras, quadros, tabelas)</w:t>
            </w:r>
          </w:p>
          <w:p w14:paraId="47FDF698" w14:textId="77777777" w:rsidR="004E4A18" w:rsidRPr="00320BFA" w:rsidRDefault="004E4A18" w:rsidP="00353A57">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4EA07AC" w14:textId="77777777" w:rsidR="004E4A18" w:rsidRPr="00320BFA" w:rsidRDefault="004E4A18" w:rsidP="00740D38">
            <w:pPr>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135453F" w14:textId="77777777" w:rsidR="004E4A18" w:rsidRPr="00320BFA" w:rsidRDefault="004E4A18" w:rsidP="00740D38">
            <w:pPr>
              <w:spacing w:before="80" w:after="80"/>
              <w:ind w:left="709" w:hanging="709"/>
              <w:jc w:val="center"/>
              <w:rPr>
                <w:sz w:val="18"/>
              </w:rPr>
            </w:pPr>
            <w:commentRangeStart w:id="149"/>
            <w:r>
              <w:rPr>
                <w:sz w:val="18"/>
              </w:rPr>
              <w:t>X</w:t>
            </w:r>
            <w:commentRangeEnd w:id="149"/>
            <w:r>
              <w:rPr>
                <w:rStyle w:val="Refdecomentrio"/>
              </w:rPr>
              <w:commentReference w:id="149"/>
            </w:r>
          </w:p>
        </w:tc>
        <w:tc>
          <w:tcPr>
            <w:tcW w:w="262" w:type="pct"/>
            <w:tcBorders>
              <w:top w:val="single" w:sz="4" w:space="0" w:color="auto"/>
              <w:left w:val="single" w:sz="4" w:space="0" w:color="auto"/>
              <w:bottom w:val="single" w:sz="4" w:space="0" w:color="auto"/>
              <w:right w:val="single" w:sz="12" w:space="0" w:color="auto"/>
            </w:tcBorders>
          </w:tcPr>
          <w:p w14:paraId="03AE7428" w14:textId="77777777" w:rsidR="004E4A18" w:rsidRPr="00320BFA" w:rsidRDefault="004E4A18" w:rsidP="00740D38">
            <w:pPr>
              <w:spacing w:before="80" w:after="80"/>
              <w:ind w:left="709" w:hanging="709"/>
              <w:jc w:val="center"/>
              <w:rPr>
                <w:sz w:val="18"/>
              </w:rPr>
            </w:pPr>
          </w:p>
        </w:tc>
      </w:tr>
      <w:tr w:rsidR="004E4A18" w:rsidRPr="00320BFA" w14:paraId="35DC8903" w14:textId="77777777" w:rsidTr="00353A57">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2E3BC44"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5BA7856" w14:textId="77777777" w:rsidR="004E4A18" w:rsidRPr="00320BFA" w:rsidRDefault="004E4A18" w:rsidP="00922109">
            <w:pPr>
              <w:pStyle w:val="TF-xAvalITEM"/>
            </w:pPr>
            <w:r w:rsidRPr="00320BFA">
              <w:t>REFERÊNCIAS E CITAÇÕES</w:t>
            </w:r>
          </w:p>
          <w:p w14:paraId="7DA749FD" w14:textId="77777777" w:rsidR="004E4A18" w:rsidRPr="00320BFA" w:rsidRDefault="004E4A18" w:rsidP="00353A57">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15CE6B72" w14:textId="77777777" w:rsidR="004E4A18" w:rsidRPr="00320BFA" w:rsidRDefault="004E4A18" w:rsidP="00740D38">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AFCA3B2" w14:textId="77777777" w:rsidR="004E4A18" w:rsidRPr="00320BFA" w:rsidRDefault="004E4A18" w:rsidP="00740D38">
            <w:pPr>
              <w:ind w:left="709" w:hanging="709"/>
              <w:jc w:val="center"/>
              <w:rPr>
                <w:sz w:val="18"/>
              </w:rPr>
            </w:pPr>
            <w:commentRangeStart w:id="150"/>
            <w:r>
              <w:rPr>
                <w:sz w:val="18"/>
              </w:rPr>
              <w:t>X</w:t>
            </w:r>
            <w:commentRangeEnd w:id="150"/>
            <w:r>
              <w:rPr>
                <w:rStyle w:val="Refdecomentrio"/>
              </w:rPr>
              <w:commentReference w:id="150"/>
            </w:r>
          </w:p>
        </w:tc>
        <w:tc>
          <w:tcPr>
            <w:tcW w:w="262" w:type="pct"/>
            <w:tcBorders>
              <w:top w:val="single" w:sz="4" w:space="0" w:color="auto"/>
              <w:left w:val="single" w:sz="4" w:space="0" w:color="auto"/>
              <w:bottom w:val="single" w:sz="4" w:space="0" w:color="auto"/>
              <w:right w:val="single" w:sz="12" w:space="0" w:color="auto"/>
            </w:tcBorders>
          </w:tcPr>
          <w:p w14:paraId="3920AEBE" w14:textId="77777777" w:rsidR="004E4A18" w:rsidRPr="00320BFA" w:rsidRDefault="004E4A18" w:rsidP="00740D38">
            <w:pPr>
              <w:ind w:left="709" w:hanging="709"/>
              <w:jc w:val="center"/>
              <w:rPr>
                <w:sz w:val="18"/>
              </w:rPr>
            </w:pPr>
          </w:p>
        </w:tc>
      </w:tr>
      <w:tr w:rsidR="004E4A18" w:rsidRPr="00320BFA" w14:paraId="4A8A7623" w14:textId="77777777" w:rsidTr="00353A57">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88117B2"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B76FF2D" w14:textId="77777777" w:rsidR="004E4A18" w:rsidRPr="00320BFA" w:rsidRDefault="004E4A18" w:rsidP="00353A57">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5F283052" w14:textId="77777777" w:rsidR="004E4A18" w:rsidRPr="00320BFA" w:rsidRDefault="004E4A18" w:rsidP="00740D38">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3D2A4DD" w14:textId="77777777" w:rsidR="004E4A18" w:rsidRPr="00320BFA" w:rsidRDefault="004E4A18" w:rsidP="00740D38">
            <w:pPr>
              <w:ind w:left="709" w:hanging="709"/>
              <w:jc w:val="center"/>
              <w:rPr>
                <w:sz w:val="18"/>
              </w:rPr>
            </w:pPr>
            <w:commentRangeStart w:id="151"/>
            <w:r>
              <w:rPr>
                <w:sz w:val="18"/>
              </w:rPr>
              <w:t>X</w:t>
            </w:r>
            <w:commentRangeEnd w:id="151"/>
            <w:r>
              <w:rPr>
                <w:rStyle w:val="Refdecomentrio"/>
              </w:rPr>
              <w:commentReference w:id="151"/>
            </w:r>
          </w:p>
        </w:tc>
        <w:tc>
          <w:tcPr>
            <w:tcW w:w="262" w:type="pct"/>
            <w:tcBorders>
              <w:top w:val="single" w:sz="4" w:space="0" w:color="auto"/>
              <w:left w:val="single" w:sz="4" w:space="0" w:color="auto"/>
              <w:bottom w:val="single" w:sz="4" w:space="0" w:color="auto"/>
              <w:right w:val="single" w:sz="12" w:space="0" w:color="auto"/>
            </w:tcBorders>
          </w:tcPr>
          <w:p w14:paraId="630B7B6A" w14:textId="77777777" w:rsidR="004E4A18" w:rsidRPr="00320BFA" w:rsidRDefault="004E4A18" w:rsidP="00740D38">
            <w:pPr>
              <w:ind w:left="709" w:hanging="709"/>
              <w:jc w:val="center"/>
              <w:rPr>
                <w:sz w:val="18"/>
              </w:rPr>
            </w:pPr>
          </w:p>
        </w:tc>
      </w:tr>
      <w:tr w:rsidR="004E4A18" w:rsidRPr="00320BFA" w14:paraId="577BCA0C" w14:textId="77777777" w:rsidTr="00353A5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E2F462" w14:textId="77777777" w:rsidR="004E4A18" w:rsidRPr="00320BFA" w:rsidRDefault="004E4A18" w:rsidP="00353A57">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69C61B02" w14:textId="77777777" w:rsidR="004E4A18" w:rsidRPr="00320BFA" w:rsidRDefault="004E4A18" w:rsidP="00353A57">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006F989"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569FE67E"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4F5A5500" w14:textId="77777777" w:rsidR="004E4A18" w:rsidRPr="00320BFA" w:rsidRDefault="004E4A18" w:rsidP="00740D38">
            <w:pPr>
              <w:ind w:left="709" w:hanging="709"/>
              <w:jc w:val="center"/>
              <w:rPr>
                <w:sz w:val="18"/>
              </w:rPr>
            </w:pPr>
          </w:p>
        </w:tc>
      </w:tr>
    </w:tbl>
    <w:p w14:paraId="43032186" w14:textId="77777777" w:rsidR="004E4A18" w:rsidRDefault="004E4A18" w:rsidP="0091615A">
      <w:pPr>
        <w:pStyle w:val="TF-xAvalITEMDETALHE"/>
      </w:pPr>
    </w:p>
    <w:p w14:paraId="6A29F27C" w14:textId="77777777" w:rsidR="004E4A18" w:rsidRDefault="004E4A18" w:rsidP="001B2982">
      <w:pPr>
        <w:pStyle w:val="TF-xAvalTTULO"/>
        <w:rPr>
          <w:rFonts w:ascii="Times" w:hAnsi="Times"/>
          <w:b/>
          <w:caps w:val="0"/>
        </w:rPr>
      </w:pPr>
    </w:p>
    <w:p w14:paraId="46DA9673" w14:textId="3E222B80" w:rsidR="004E4A18" w:rsidRDefault="004E4A18">
      <w:r>
        <w:br w:type="page"/>
      </w:r>
    </w:p>
    <w:tbl>
      <w:tblPr>
        <w:tblW w:w="5000" w:type="pct"/>
        <w:tblLook w:val="0000" w:firstRow="0" w:lastRow="0" w:firstColumn="0" w:lastColumn="0" w:noHBand="0" w:noVBand="0"/>
      </w:tblPr>
      <w:tblGrid>
        <w:gridCol w:w="1792"/>
        <w:gridCol w:w="7279"/>
      </w:tblGrid>
      <w:tr w:rsidR="004E4A18" w14:paraId="288A33BF" w14:textId="77777777" w:rsidTr="00671D82">
        <w:trPr>
          <w:trHeight w:val="721"/>
        </w:trPr>
        <w:tc>
          <w:tcPr>
            <w:tcW w:w="988" w:type="pct"/>
            <w:tcBorders>
              <w:top w:val="nil"/>
              <w:left w:val="nil"/>
              <w:bottom w:val="nil"/>
              <w:right w:val="nil"/>
            </w:tcBorders>
            <w:vAlign w:val="center"/>
          </w:tcPr>
          <w:p w14:paraId="2B46D476" w14:textId="77777777" w:rsidR="004E4A18" w:rsidRDefault="004E4A18" w:rsidP="00922109">
            <w:pPr>
              <w:pStyle w:val="Ttulo3"/>
              <w:numPr>
                <w:ilvl w:val="0"/>
                <w:numId w:val="0"/>
              </w:numPr>
            </w:pPr>
            <w:r>
              <w:rPr>
                <w:noProof/>
              </w:rPr>
              <w:lastRenderedPageBreak/>
              <w:drawing>
                <wp:inline distT="0" distB="0" distL="0" distR="0" wp14:anchorId="666E6EEB" wp14:editId="35A209AF">
                  <wp:extent cx="943117" cy="590550"/>
                  <wp:effectExtent l="0" t="0" r="9525" b="0"/>
                  <wp:docPr id="15" name="Imagem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57517AF2" w14:textId="77777777" w:rsidR="004E4A18" w:rsidRPr="00951D18" w:rsidRDefault="004E4A18"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6BE68C13" w14:textId="77777777" w:rsidR="004E4A18" w:rsidRDefault="004E4A18"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06989FE7" w14:textId="77777777" w:rsidR="004E4A18" w:rsidRDefault="004E4A18"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283B2315" w14:textId="77777777" w:rsidR="004E4A18" w:rsidRDefault="004E4A18"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7FBD9F03" w14:textId="77777777" w:rsidR="004E4A18" w:rsidRPr="00951D18" w:rsidRDefault="004E4A18" w:rsidP="00671D82">
            <w:pPr>
              <w:jc w:val="both"/>
              <w:rPr>
                <w:smallCaps/>
                <w:sz w:val="22"/>
              </w:rPr>
            </w:pPr>
          </w:p>
        </w:tc>
      </w:tr>
    </w:tbl>
    <w:p w14:paraId="58EFF164" w14:textId="77777777" w:rsidR="004E4A18" w:rsidRDefault="004E4A18">
      <w:pPr>
        <w:spacing w:line="360" w:lineRule="auto"/>
        <w:rPr>
          <w:rFonts w:ascii="Arial" w:hAnsi="Arial" w:cs="Arial"/>
          <w:sz w:val="22"/>
        </w:rPr>
      </w:pPr>
    </w:p>
    <w:p w14:paraId="080C5C5A" w14:textId="77777777" w:rsidR="004E4A18" w:rsidRPr="00126703" w:rsidRDefault="004E4A18"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5D3FA60F" w14:textId="77777777" w:rsidR="004E4A18" w:rsidRPr="00BD774A" w:rsidRDefault="004E4A18" w:rsidP="00BD774A">
      <w:pPr>
        <w:pStyle w:val="Recuodecorpodetexto"/>
        <w:spacing w:before="12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 </w:t>
      </w:r>
      <w:r w:rsidRPr="00B939B7">
        <w:rPr>
          <w:rFonts w:ascii="Arial" w:hAnsi="Arial" w:cs="Arial"/>
          <w:sz w:val="22"/>
        </w:rPr>
        <w:t>realizado pelo(a) acadêmico(a),</w:t>
      </w:r>
      <w:r>
        <w:rPr>
          <w:rFonts w:ascii="Arial" w:hAnsi="Arial" w:cs="Arial"/>
          <w:sz w:val="22"/>
        </w:rPr>
        <w:t xml:space="preserve"> </w:t>
      </w:r>
      <w:r w:rsidRPr="00BD774A">
        <w:rPr>
          <w:rFonts w:ascii="Arial" w:hAnsi="Arial" w:cs="Arial"/>
          <w:sz w:val="22"/>
        </w:rPr>
        <w:t>Gian</w:t>
      </w:r>
      <w:r>
        <w:rPr>
          <w:rFonts w:ascii="Arial" w:hAnsi="Arial" w:cs="Arial"/>
          <w:sz w:val="22"/>
        </w:rPr>
        <w:t xml:space="preserve"> </w:t>
      </w:r>
      <w:r w:rsidRPr="00BD774A">
        <w:rPr>
          <w:rFonts w:ascii="Arial" w:hAnsi="Arial" w:cs="Arial"/>
          <w:sz w:val="22"/>
        </w:rPr>
        <w:t>Carlo</w:t>
      </w:r>
      <w:r>
        <w:rPr>
          <w:rFonts w:ascii="Arial" w:hAnsi="Arial" w:cs="Arial"/>
          <w:sz w:val="22"/>
        </w:rPr>
        <w:t xml:space="preserve"> </w:t>
      </w:r>
      <w:proofErr w:type="spellStart"/>
      <w:r w:rsidRPr="00BD774A">
        <w:rPr>
          <w:rFonts w:ascii="Arial" w:hAnsi="Arial" w:cs="Arial"/>
          <w:sz w:val="22"/>
        </w:rPr>
        <w:t>Giovanella</w:t>
      </w:r>
      <w:proofErr w:type="spellEnd"/>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BF077D">
        <w:rPr>
          <w:rFonts w:ascii="Arial" w:hAnsi="Arial" w:cs="Arial"/>
          <w:sz w:val="22"/>
        </w:rPr>
        <w:t>com o título</w:t>
      </w:r>
      <w:r>
        <w:rPr>
          <w:rFonts w:ascii="Arial" w:hAnsi="Arial" w:cs="Arial"/>
          <w:sz w:val="22"/>
        </w:rPr>
        <w:t xml:space="preserve"> </w:t>
      </w:r>
      <w:r w:rsidRPr="00BD774A">
        <w:rPr>
          <w:rFonts w:ascii="Arial" w:hAnsi="Arial" w:cs="Arial"/>
          <w:sz w:val="22"/>
        </w:rPr>
        <w:t>GERAÇÃO AUTOMATIZADA DE RESOLUÇÃO DE EXERCÍCIOS EM AMBIENTE FURBOT UTILIZANDO MÉTODOS DE APRENDIZAGEM DE MÁQUINA</w:t>
      </w:r>
      <w:r w:rsidRPr="00BF077D">
        <w:rPr>
          <w:rFonts w:ascii="Arial" w:hAnsi="Arial" w:cs="Arial"/>
          <w:sz w:val="22"/>
        </w:rPr>
        <w:t>.</w:t>
      </w:r>
    </w:p>
    <w:p w14:paraId="6DD28495" w14:textId="77777777" w:rsidR="004E4A18" w:rsidRDefault="004E4A18" w:rsidP="00610451">
      <w:pPr>
        <w:pStyle w:val="Recuodecorpodetexto"/>
        <w:spacing w:before="120"/>
        <w:ind w:firstLine="0"/>
        <w:jc w:val="both"/>
        <w:rPr>
          <w:rFonts w:ascii="Arial" w:hAnsi="Arial" w:cs="Arial"/>
          <w:sz w:val="22"/>
        </w:rPr>
      </w:pPr>
    </w:p>
    <w:p w14:paraId="403540FD" w14:textId="77777777" w:rsidR="004E4A18" w:rsidRDefault="004E4A18"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4E4A18" w14:paraId="7E12722D"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560B034C" w14:textId="77777777" w:rsidR="004E4A18" w:rsidRDefault="004E4A18"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7F8A6F32" w14:textId="77777777" w:rsidR="004E4A18" w:rsidRDefault="004E4A18"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7CD8C347" w14:textId="77777777" w:rsidR="004E4A18" w:rsidRDefault="004E4A18"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22C86D36" w14:textId="77777777" w:rsidR="004E4A18" w:rsidRDefault="004E4A18"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4E4A18" w14:paraId="67E6020A"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24B32614" w14:textId="77777777" w:rsidR="004E4A18" w:rsidRDefault="004E4A18" w:rsidP="0054485F">
            <w:pPr>
              <w:pStyle w:val="Corpodetexto"/>
              <w:spacing w:line="240" w:lineRule="auto"/>
              <w:jc w:val="left"/>
              <w:rPr>
                <w:rFonts w:ascii="Arial" w:hAnsi="Arial" w:cs="Arial"/>
                <w:sz w:val="22"/>
              </w:rPr>
            </w:pPr>
            <w:r>
              <w:rPr>
                <w:rFonts w:ascii="Arial" w:hAnsi="Arial" w:cs="Arial"/>
                <w:sz w:val="22"/>
              </w:rPr>
              <w:t xml:space="preserve">Professor(a) Orientador(a): </w:t>
            </w:r>
          </w:p>
          <w:p w14:paraId="07C89F51" w14:textId="77777777" w:rsidR="004E4A18" w:rsidRPr="00BD774A" w:rsidRDefault="004E4A18" w:rsidP="00BD774A">
            <w:pPr>
              <w:pStyle w:val="Corpodetexto"/>
              <w:rPr>
                <w:rFonts w:ascii="Arial" w:hAnsi="Arial" w:cs="Arial"/>
                <w:b w:val="0"/>
                <w:bCs w:val="0"/>
                <w:sz w:val="22"/>
              </w:rPr>
            </w:pPr>
            <w:r w:rsidRPr="00BD774A">
              <w:rPr>
                <w:rFonts w:ascii="Arial" w:hAnsi="Arial" w:cs="Arial"/>
                <w:b w:val="0"/>
                <w:bCs w:val="0"/>
                <w:sz w:val="22"/>
              </w:rPr>
              <w:t xml:space="preserve"> Luciana Pereira de Araújo </w:t>
            </w:r>
            <w:proofErr w:type="spellStart"/>
            <w:r w:rsidRPr="00BD774A">
              <w:rPr>
                <w:rFonts w:ascii="Arial" w:hAnsi="Arial" w:cs="Arial"/>
                <w:b w:val="0"/>
                <w:bCs w:val="0"/>
                <w:sz w:val="22"/>
              </w:rPr>
              <w:t>Kohler</w:t>
            </w:r>
            <w:proofErr w:type="spellEnd"/>
          </w:p>
        </w:tc>
        <w:tc>
          <w:tcPr>
            <w:tcW w:w="1519" w:type="dxa"/>
            <w:vAlign w:val="center"/>
          </w:tcPr>
          <w:p w14:paraId="369495EE" w14:textId="77777777" w:rsidR="004E4A18" w:rsidRDefault="004E4A18"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7,0</w:t>
            </w:r>
          </w:p>
        </w:tc>
        <w:tc>
          <w:tcPr>
            <w:tcW w:w="236" w:type="dxa"/>
            <w:tcBorders>
              <w:top w:val="nil"/>
              <w:left w:val="single" w:sz="4" w:space="0" w:color="auto"/>
              <w:bottom w:val="nil"/>
              <w:right w:val="nil"/>
            </w:tcBorders>
            <w:vAlign w:val="center"/>
          </w:tcPr>
          <w:p w14:paraId="7D48AB71" w14:textId="77777777" w:rsidR="004E4A18" w:rsidRDefault="004E4A18"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7DE91A5D" w14:textId="77777777" w:rsidR="004E4A18" w:rsidRDefault="004E4A18" w:rsidP="0072263E">
      <w:pPr>
        <w:pStyle w:val="Recuodecorpodetexto"/>
        <w:spacing w:before="240"/>
        <w:ind w:firstLine="0"/>
        <w:jc w:val="both"/>
        <w:rPr>
          <w:rFonts w:ascii="Arial" w:hAnsi="Arial" w:cs="Arial"/>
          <w:sz w:val="22"/>
        </w:rPr>
      </w:pPr>
      <w:r>
        <w:rPr>
          <w:rFonts w:ascii="Arial" w:hAnsi="Arial" w:cs="Arial"/>
          <w:sz w:val="22"/>
        </w:rPr>
        <w:t>A apresentação aconteceu em 21/ 10 / 2021 na sala de reunião virtual do MS-</w:t>
      </w:r>
      <w:proofErr w:type="spellStart"/>
      <w:r>
        <w:rPr>
          <w:rFonts w:ascii="Arial" w:hAnsi="Arial" w:cs="Arial"/>
          <w:sz w:val="22"/>
        </w:rPr>
        <w:t>Teams</w:t>
      </w:r>
      <w:proofErr w:type="spellEnd"/>
      <w:r>
        <w:rPr>
          <w:rFonts w:ascii="Arial" w:hAnsi="Arial" w:cs="Arial"/>
          <w:sz w:val="22"/>
        </w:rPr>
        <w:t xml:space="preserve">, tendo início às 17:00 </w:t>
      </w:r>
      <w:proofErr w:type="spellStart"/>
      <w:r>
        <w:rPr>
          <w:rFonts w:ascii="Arial" w:hAnsi="Arial" w:cs="Arial"/>
          <w:sz w:val="22"/>
        </w:rPr>
        <w:t>hs</w:t>
      </w:r>
      <w:proofErr w:type="spellEnd"/>
      <w:r>
        <w:rPr>
          <w:rFonts w:ascii="Arial" w:hAnsi="Arial" w:cs="Arial"/>
          <w:sz w:val="22"/>
        </w:rPr>
        <w:t xml:space="preserve"> e foi encerrada às 17:30 </w:t>
      </w:r>
      <w:proofErr w:type="spellStart"/>
      <w:r>
        <w:rPr>
          <w:rFonts w:ascii="Arial" w:hAnsi="Arial" w:cs="Arial"/>
          <w:sz w:val="22"/>
        </w:rPr>
        <w:t>hs</w:t>
      </w:r>
      <w:proofErr w:type="spellEnd"/>
      <w:r>
        <w:rPr>
          <w:rFonts w:ascii="Arial" w:hAnsi="Arial" w:cs="Arial"/>
          <w:sz w:val="22"/>
        </w:rPr>
        <w:t>.</w:t>
      </w:r>
    </w:p>
    <w:p w14:paraId="72A54EBA" w14:textId="77777777" w:rsidR="004E4A18" w:rsidRDefault="004E4A18" w:rsidP="00584D96">
      <w:pPr>
        <w:spacing w:line="360" w:lineRule="auto"/>
        <w:jc w:val="right"/>
        <w:rPr>
          <w:rFonts w:ascii="Arial" w:hAnsi="Arial" w:cs="Arial"/>
          <w:sz w:val="22"/>
          <w:szCs w:val="22"/>
        </w:rPr>
      </w:pPr>
    </w:p>
    <w:p w14:paraId="4ACA39F8" w14:textId="77777777" w:rsidR="004E4A18" w:rsidRPr="0001192F" w:rsidRDefault="004E4A18"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20" w:history="1">
        <w:r w:rsidRPr="00F72701">
          <w:rPr>
            <w:rStyle w:val="Hyperlink"/>
            <w:rFonts w:ascii="Arial" w:hAnsi="Arial" w:cs="Arial"/>
            <w:sz w:val="18"/>
            <w:szCs w:val="18"/>
          </w:rPr>
          <w:t>dalton@furb.br</w:t>
        </w:r>
      </w:hyperlink>
      <w:r>
        <w:rPr>
          <w:rFonts w:ascii="Arial" w:hAnsi="Arial" w:cs="Arial"/>
          <w:sz w:val="18"/>
          <w:szCs w:val="18"/>
        </w:rPr>
        <w:t xml:space="preserve">). Lembro que os </w:t>
      </w:r>
      <w:r w:rsidRPr="0001192F">
        <w:rPr>
          <w:rFonts w:ascii="Arial" w:hAnsi="Arial" w:cs="Arial"/>
          <w:sz w:val="18"/>
          <w:szCs w:val="18"/>
        </w:rPr>
        <w:t>arquivo</w:t>
      </w:r>
      <w:r>
        <w:rPr>
          <w:rFonts w:ascii="Arial" w:hAnsi="Arial" w:cs="Arial"/>
          <w:sz w:val="18"/>
          <w:szCs w:val="18"/>
        </w:rPr>
        <w:t>s</w:t>
      </w:r>
      <w:r w:rsidRPr="0001192F">
        <w:rPr>
          <w:rFonts w:ascii="Arial" w:hAnsi="Arial" w:cs="Arial"/>
          <w:sz w:val="18"/>
          <w:szCs w:val="18"/>
        </w:rPr>
        <w:t xml:space="preserve"> com as anotações da</w:t>
      </w:r>
      <w:r>
        <w:rPr>
          <w:rFonts w:ascii="Arial" w:hAnsi="Arial" w:cs="Arial"/>
          <w:sz w:val="18"/>
          <w:szCs w:val="18"/>
        </w:rPr>
        <w:t>s</w:t>
      </w:r>
      <w:r w:rsidRPr="0001192F">
        <w:rPr>
          <w:rFonts w:ascii="Arial" w:hAnsi="Arial" w:cs="Arial"/>
          <w:sz w:val="18"/>
          <w:szCs w:val="18"/>
        </w:rPr>
        <w:t xml:space="preserve"> revis</w:t>
      </w:r>
      <w:r>
        <w:rPr>
          <w:rFonts w:ascii="Arial" w:hAnsi="Arial" w:cs="Arial"/>
          <w:sz w:val="18"/>
          <w:szCs w:val="18"/>
        </w:rPr>
        <w:t xml:space="preserve">ões do professor de TCC1 e Avaliador serão </w:t>
      </w:r>
      <w:r w:rsidRPr="0001192F">
        <w:rPr>
          <w:rFonts w:ascii="Arial" w:hAnsi="Arial" w:cs="Arial"/>
          <w:sz w:val="18"/>
          <w:szCs w:val="18"/>
        </w:rPr>
        <w:t>enviado</w:t>
      </w:r>
      <w:r>
        <w:rPr>
          <w:rFonts w:ascii="Arial" w:hAnsi="Arial" w:cs="Arial"/>
          <w:sz w:val="18"/>
          <w:szCs w:val="18"/>
        </w:rPr>
        <w:t>s para o</w:t>
      </w:r>
      <w:r w:rsidRPr="0001192F">
        <w:rPr>
          <w:rFonts w:ascii="Arial" w:hAnsi="Arial" w:cs="Arial"/>
          <w:sz w:val="18"/>
          <w:szCs w:val="18"/>
        </w:rPr>
        <w:t xml:space="preserve"> orientando</w:t>
      </w:r>
      <w:r>
        <w:rPr>
          <w:rFonts w:ascii="Arial" w:hAnsi="Arial" w:cs="Arial"/>
          <w:sz w:val="18"/>
          <w:szCs w:val="18"/>
        </w:rPr>
        <w:t xml:space="preserve"> </w:t>
      </w:r>
      <w:r w:rsidRPr="0001192F">
        <w:rPr>
          <w:rFonts w:ascii="Arial" w:hAnsi="Arial" w:cs="Arial"/>
          <w:sz w:val="18"/>
          <w:szCs w:val="18"/>
        </w:rPr>
        <w:t>e</w:t>
      </w:r>
      <w:r>
        <w:rPr>
          <w:rFonts w:ascii="Arial" w:hAnsi="Arial" w:cs="Arial"/>
          <w:sz w:val="18"/>
          <w:szCs w:val="18"/>
        </w:rPr>
        <w:t xml:space="preserve"> professor </w:t>
      </w:r>
      <w:r w:rsidRPr="0001192F">
        <w:rPr>
          <w:rFonts w:ascii="Arial" w:hAnsi="Arial" w:cs="Arial"/>
          <w:sz w:val="18"/>
          <w:szCs w:val="18"/>
        </w:rPr>
        <w:t>orientador</w:t>
      </w:r>
      <w:r>
        <w:rPr>
          <w:rFonts w:ascii="Arial" w:hAnsi="Arial" w:cs="Arial"/>
          <w:sz w:val="18"/>
          <w:szCs w:val="18"/>
        </w:rPr>
        <w:t xml:space="preserve"> a</w:t>
      </w:r>
      <w:r w:rsidRPr="0001192F">
        <w:rPr>
          <w:rFonts w:ascii="Arial" w:hAnsi="Arial" w:cs="Arial"/>
          <w:sz w:val="18"/>
          <w:szCs w:val="18"/>
        </w:rPr>
        <w:t xml:space="preserve">pós </w:t>
      </w:r>
      <w:r>
        <w:rPr>
          <w:rFonts w:ascii="Arial" w:hAnsi="Arial" w:cs="Arial"/>
          <w:sz w:val="18"/>
          <w:szCs w:val="18"/>
        </w:rPr>
        <w:t>o professor de TCC1 receber esta ata preenchida</w:t>
      </w:r>
      <w:r w:rsidRPr="0001192F">
        <w:rPr>
          <w:rFonts w:ascii="Arial" w:hAnsi="Arial" w:cs="Arial"/>
          <w:sz w:val="18"/>
          <w:szCs w:val="18"/>
        </w:rPr>
        <w:t>. Caso julgue necessário fazer mais alguma consideração relacionada ao pré-projeto ou a defesa, favor usar o espaço abaixo.</w:t>
      </w:r>
    </w:p>
    <w:p w14:paraId="4B1EB76F" w14:textId="77777777" w:rsidR="004E4A18" w:rsidRDefault="004E4A18" w:rsidP="0001192F">
      <w:pPr>
        <w:spacing w:line="360" w:lineRule="auto"/>
        <w:jc w:val="both"/>
        <w:rPr>
          <w:rFonts w:ascii="Arial" w:hAnsi="Arial" w:cs="Arial"/>
          <w:sz w:val="22"/>
          <w:szCs w:val="22"/>
        </w:rPr>
      </w:pPr>
    </w:p>
    <w:p w14:paraId="746FFD14" w14:textId="77777777" w:rsidR="004E4A18" w:rsidRDefault="004E4A18" w:rsidP="0001192F">
      <w:pPr>
        <w:spacing w:line="360" w:lineRule="auto"/>
        <w:rPr>
          <w:rFonts w:ascii="Arial" w:hAnsi="Arial" w:cs="Arial"/>
          <w:sz w:val="22"/>
          <w:szCs w:val="22"/>
        </w:rPr>
      </w:pPr>
      <w:r>
        <w:rPr>
          <w:rFonts w:ascii="Arial" w:hAnsi="Arial" w:cs="Arial"/>
          <w:sz w:val="22"/>
          <w:szCs w:val="22"/>
        </w:rPr>
        <w:t>Observações da apresentação:</w:t>
      </w:r>
    </w:p>
    <w:p w14:paraId="074CEDB7" w14:textId="77777777" w:rsidR="004E4A18" w:rsidRDefault="004E4A18" w:rsidP="0001192F">
      <w:pPr>
        <w:spacing w:line="360" w:lineRule="auto"/>
        <w:rPr>
          <w:rFonts w:ascii="Arial" w:hAnsi="Arial" w:cs="Arial"/>
          <w:sz w:val="22"/>
          <w:szCs w:val="22"/>
        </w:rPr>
      </w:pPr>
    </w:p>
    <w:p w14:paraId="2D484C4A" w14:textId="77777777" w:rsidR="004E4A18" w:rsidRDefault="004E4A18" w:rsidP="0001192F">
      <w:pPr>
        <w:spacing w:line="360" w:lineRule="auto"/>
        <w:rPr>
          <w:rFonts w:ascii="Arial" w:hAnsi="Arial" w:cs="Arial"/>
          <w:sz w:val="22"/>
          <w:szCs w:val="22"/>
        </w:rPr>
      </w:pPr>
    </w:p>
    <w:p w14:paraId="49A37F4F" w14:textId="77777777" w:rsidR="004E4A18" w:rsidRDefault="004E4A18" w:rsidP="005164F2">
      <w:pPr>
        <w:spacing w:line="360" w:lineRule="auto"/>
        <w:rPr>
          <w:rFonts w:ascii="Arial" w:hAnsi="Arial" w:cs="Arial"/>
          <w:sz w:val="22"/>
          <w:szCs w:val="22"/>
        </w:rPr>
      </w:pPr>
      <w:r>
        <w:rPr>
          <w:rFonts w:ascii="Arial" w:hAnsi="Arial" w:cs="Arial"/>
          <w:sz w:val="22"/>
          <w:szCs w:val="22"/>
        </w:rPr>
        <w:t>Minha internet estava um pouco travada, mas consegui acompanhar, só não pude ligar a câmera.</w:t>
      </w:r>
    </w:p>
    <w:p w14:paraId="2057DE08" w14:textId="77777777" w:rsidR="004E4A18" w:rsidRDefault="004E4A18" w:rsidP="0001192F">
      <w:pPr>
        <w:spacing w:line="360" w:lineRule="auto"/>
        <w:rPr>
          <w:rFonts w:ascii="Arial" w:hAnsi="Arial" w:cs="Arial"/>
          <w:sz w:val="22"/>
          <w:szCs w:val="22"/>
        </w:rPr>
      </w:pPr>
    </w:p>
    <w:p w14:paraId="65ED94B2" w14:textId="77777777" w:rsidR="004E4A18" w:rsidRDefault="004E4A18" w:rsidP="0001192F">
      <w:pPr>
        <w:spacing w:line="360" w:lineRule="auto"/>
        <w:rPr>
          <w:rFonts w:ascii="Arial" w:hAnsi="Arial" w:cs="Arial"/>
          <w:sz w:val="22"/>
          <w:szCs w:val="22"/>
        </w:rPr>
      </w:pPr>
    </w:p>
    <w:p w14:paraId="3FEBA46B" w14:textId="77777777" w:rsidR="004E4A18" w:rsidRPr="0080416A" w:rsidRDefault="004E4A18" w:rsidP="0080416A">
      <w:pPr>
        <w:jc w:val="both"/>
      </w:pPr>
    </w:p>
    <w:sectPr w:rsidR="004E4A18" w:rsidRPr="0080416A" w:rsidSect="00922109">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lton Solano dos Reis" w:date="2021-12-18T10:03:00Z" w:initials="DSdR">
    <w:p w14:paraId="578CBA1D" w14:textId="77777777" w:rsidR="00922109" w:rsidRDefault="00922109" w:rsidP="00F4278E">
      <w:pPr>
        <w:pStyle w:val="Textodecomentrio"/>
      </w:pPr>
      <w:r>
        <w:rPr>
          <w:rStyle w:val="Refdecomentrio"/>
        </w:rPr>
        <w:annotationRef/>
      </w:r>
      <w:r>
        <w:t>Arrumar alinhamento dos itens com a mesma margem do parágrafo.</w:t>
      </w:r>
    </w:p>
  </w:comment>
  <w:comment w:id="1" w:author="Dalton Solano dos Reis" w:date="2021-12-18T10:06:00Z" w:initials="DSdR">
    <w:p w14:paraId="4CCCBE14" w14:textId="77777777" w:rsidR="00922109" w:rsidRDefault="00922109" w:rsidP="00F4278E">
      <w:pPr>
        <w:pStyle w:val="Textodecomentrio"/>
      </w:pPr>
      <w:r>
        <w:rPr>
          <w:rStyle w:val="Refdecomentrio"/>
        </w:rPr>
        <w:annotationRef/>
      </w:r>
      <w:r>
        <w:t>Arrumar o alinhamento do recuo do parágrafo.</w:t>
      </w:r>
    </w:p>
  </w:comment>
  <w:comment w:id="2" w:author="Dalton Solano dos Reis" w:date="2021-12-18T10:06:00Z" w:initials="DSdR">
    <w:p w14:paraId="65A4F369" w14:textId="77777777" w:rsidR="00922109" w:rsidRDefault="00922109" w:rsidP="00F4278E">
      <w:pPr>
        <w:pStyle w:val="Textodecomentrio"/>
      </w:pPr>
      <w:r>
        <w:rPr>
          <w:rStyle w:val="Refdecomentrio"/>
        </w:rPr>
        <w:annotationRef/>
      </w:r>
      <w:r>
        <w:t>Arrumar o alinhamento do recuo do parágrafo.</w:t>
      </w:r>
    </w:p>
  </w:comment>
  <w:comment w:id="3" w:author="Dalton Solano dos Reis" w:date="2021-12-18T10:06:00Z" w:initials="DSdR">
    <w:p w14:paraId="041ADD70" w14:textId="77777777" w:rsidR="00922109" w:rsidRDefault="00922109" w:rsidP="00F4278E">
      <w:pPr>
        <w:pStyle w:val="Textodecomentrio"/>
      </w:pPr>
      <w:r>
        <w:rPr>
          <w:rStyle w:val="Refdecomentrio"/>
        </w:rPr>
        <w:annotationRef/>
      </w:r>
      <w:r>
        <w:t>Arrumar o alinhamento do recuo do parágrafo.</w:t>
      </w:r>
    </w:p>
  </w:comment>
  <w:comment w:id="4" w:author="Dalton Solano dos Reis" w:date="2021-12-18T10:06:00Z" w:initials="DSdR">
    <w:p w14:paraId="15ADC072" w14:textId="77777777" w:rsidR="00922109" w:rsidRDefault="00922109" w:rsidP="00F4278E">
      <w:pPr>
        <w:pStyle w:val="Textodecomentrio"/>
      </w:pPr>
      <w:r>
        <w:rPr>
          <w:rStyle w:val="Refdecomentrio"/>
        </w:rPr>
        <w:annotationRef/>
      </w:r>
      <w:r>
        <w:t>Arrumar o alinhamento do recuo do parágrafo.</w:t>
      </w:r>
    </w:p>
  </w:comment>
  <w:comment w:id="5" w:author="Dalton Solano dos Reis" w:date="2021-12-18T10:06:00Z" w:initials="DSdR">
    <w:p w14:paraId="45BC9614" w14:textId="77777777" w:rsidR="00922109" w:rsidRDefault="00922109" w:rsidP="00F4278E">
      <w:pPr>
        <w:pStyle w:val="Textodecomentrio"/>
      </w:pPr>
      <w:r>
        <w:rPr>
          <w:rStyle w:val="Refdecomentrio"/>
        </w:rPr>
        <w:annotationRef/>
      </w:r>
      <w:r>
        <w:t>Arrumar o alinhamento do recuo do parágrafo.</w:t>
      </w:r>
    </w:p>
  </w:comment>
  <w:comment w:id="6" w:author="Dalton Solano dos Reis" w:date="2021-12-18T10:07:00Z" w:initials="DSdR">
    <w:p w14:paraId="6ED64DBC" w14:textId="77777777" w:rsidR="00922109" w:rsidRDefault="00922109" w:rsidP="00F4278E">
      <w:pPr>
        <w:pStyle w:val="Textodecomentrio"/>
      </w:pPr>
      <w:r>
        <w:rPr>
          <w:rStyle w:val="Refdecomentrio"/>
        </w:rPr>
        <w:annotationRef/>
      </w:r>
      <w:r>
        <w:t>maio</w:t>
      </w:r>
    </w:p>
  </w:comment>
  <w:comment w:id="7" w:author="Dalton Solano dos Reis" w:date="2021-12-18T10:07:00Z" w:initials="DSdR">
    <w:p w14:paraId="2E7128A6" w14:textId="77777777" w:rsidR="00922109" w:rsidRDefault="00922109" w:rsidP="00F4278E">
      <w:pPr>
        <w:pStyle w:val="Textodecomentrio"/>
      </w:pPr>
      <w:r>
        <w:rPr>
          <w:rStyle w:val="Refdecomentrio"/>
        </w:rPr>
        <w:annotationRef/>
      </w:r>
      <w:r>
        <w:t>Diminuir espaço entre quadro e fonte.</w:t>
      </w:r>
    </w:p>
  </w:comment>
  <w:comment w:id="62" w:author="Marcel Hugo" w:date="2021-10-12T12:18:00Z" w:initials="MH">
    <w:p w14:paraId="7C551555" w14:textId="77777777" w:rsidR="004E4A18" w:rsidRDefault="004E4A18">
      <w:pPr>
        <w:pStyle w:val="Textodecomentrio"/>
      </w:pPr>
      <w:r>
        <w:rPr>
          <w:rStyle w:val="Refdecomentrio"/>
        </w:rPr>
        <w:annotationRef/>
      </w:r>
      <w:r>
        <w:t>Não entendi o que seria “desenvolvimento social”.</w:t>
      </w:r>
    </w:p>
  </w:comment>
  <w:comment w:id="63" w:author="Marcel Hugo" w:date="2021-10-12T12:20:00Z" w:initials="MH">
    <w:p w14:paraId="67204F51" w14:textId="77777777" w:rsidR="004E4A18" w:rsidRDefault="004E4A18">
      <w:pPr>
        <w:pStyle w:val="Textodecomentrio"/>
      </w:pPr>
      <w:r>
        <w:rPr>
          <w:rStyle w:val="Refdecomentrio"/>
        </w:rPr>
        <w:annotationRef/>
      </w:r>
      <w:r>
        <w:t>Estamos falando de educação de crianças, então cuidado na busca pela melhor resposta ou pela resposta correta. Entendo que aqui deve se utilizar uma abordagem do tipo “erro no processo de ensino-aprendizagem” ou “construção da aprendizagem a partir do erro”. Apesar de que a criança encontrou uma solução, ou seja, ela não errou, Mas pode refletir na otimização de sua solução.</w:t>
      </w:r>
    </w:p>
  </w:comment>
  <w:comment w:id="67" w:author="Marcel Hugo" w:date="2021-10-12T12:23:00Z" w:initials="MH">
    <w:p w14:paraId="5D8FD6ED" w14:textId="77777777" w:rsidR="004E4A18" w:rsidRDefault="004E4A18">
      <w:pPr>
        <w:pStyle w:val="Textodecomentrio"/>
      </w:pPr>
      <w:r>
        <w:rPr>
          <w:rStyle w:val="Refdecomentrio"/>
        </w:rPr>
        <w:annotationRef/>
      </w:r>
      <w:r>
        <w:t>Em que contexto a competitividade é benéfica para a aprendizagem?</w:t>
      </w:r>
    </w:p>
  </w:comment>
  <w:comment w:id="69" w:author="Marcel Hugo" w:date="2021-10-12T12:14:00Z" w:initials="MH">
    <w:p w14:paraId="72352FA4" w14:textId="77777777" w:rsidR="004E4A18" w:rsidRDefault="004E4A18">
      <w:pPr>
        <w:pStyle w:val="Textodecomentrio"/>
      </w:pPr>
      <w:r>
        <w:rPr>
          <w:rStyle w:val="Refdecomentrio"/>
        </w:rPr>
        <w:annotationRef/>
      </w:r>
      <w:r>
        <w:t>Estas etapas estão muito tradicionais e muito sequenciais. Para os objetivos propostos e para os requisitos explicitados entendo que é preciso iterar ou subdividir as etapas.</w:t>
      </w:r>
    </w:p>
  </w:comment>
  <w:comment w:id="70" w:author="Marcel Hugo" w:date="2021-10-12T12:02:00Z" w:initials="MH">
    <w:p w14:paraId="7D7195D8" w14:textId="77777777" w:rsidR="004E4A18" w:rsidRDefault="004E4A18">
      <w:pPr>
        <w:pStyle w:val="Textodecomentrio"/>
      </w:pPr>
      <w:r>
        <w:rPr>
          <w:rStyle w:val="Refdecomentrio"/>
        </w:rPr>
        <w:annotationRef/>
      </w:r>
      <w:r>
        <w:t>Entendo que a comparação da solução ótima encontrada pelo algoritmo deveria ser comparada com a solução ótima encontrada pelo trabalho de Xavier, incluindo um comparativo de tempo. Desta forma você poderia afirmar que seu trabalho resolveu (ou não) a limitação apresentada por Xavier.</w:t>
      </w:r>
    </w:p>
    <w:p w14:paraId="098E75A2" w14:textId="77777777" w:rsidR="004E4A18" w:rsidRDefault="004E4A18">
      <w:pPr>
        <w:pStyle w:val="Textodecomentrio"/>
      </w:pPr>
      <w:r>
        <w:t>Sobre a comparação com a solução dos alunos, penso que é um desenvolvimento a ser realizado (inclusive está explicitado como RF) e não apenas um elemento de teste.</w:t>
      </w:r>
    </w:p>
  </w:comment>
  <w:comment w:id="76" w:author="Marcel Hugo" w:date="2021-10-12T12:11:00Z" w:initials="MH">
    <w:p w14:paraId="39438C90" w14:textId="77777777" w:rsidR="004E4A18" w:rsidRDefault="004E4A18">
      <w:pPr>
        <w:pStyle w:val="Textodecomentrio"/>
      </w:pPr>
      <w:r>
        <w:rPr>
          <w:rStyle w:val="Refdecomentrio"/>
        </w:rPr>
        <w:annotationRef/>
      </w:r>
      <w:r>
        <w:t>Por que só falou deste tipo de técnica? E os outros dois?</w:t>
      </w:r>
    </w:p>
  </w:comment>
  <w:comment w:id="92" w:author="Dalton Solano dos Reis" w:date="2021-10-18T14:26:00Z" w:initials="DSdR">
    <w:p w14:paraId="474C028F" w14:textId="77777777" w:rsidR="004E4A18" w:rsidRDefault="004E4A18">
      <w:pPr>
        <w:pStyle w:val="Textodecomentrio"/>
      </w:pPr>
      <w:r>
        <w:rPr>
          <w:rStyle w:val="Refdecomentrio"/>
        </w:rPr>
        <w:annotationRef/>
      </w:r>
      <w:r>
        <w:t>Alinhamento itens igual parágrafo.</w:t>
      </w:r>
    </w:p>
  </w:comment>
  <w:comment w:id="93" w:author="Dalton Solano dos Reis" w:date="2021-10-18T14:28:00Z" w:initials="DSdR">
    <w:p w14:paraId="4A0AF068" w14:textId="77777777" w:rsidR="004E4A18" w:rsidRDefault="004E4A18">
      <w:pPr>
        <w:pStyle w:val="Textodecomentrio"/>
      </w:pPr>
      <w:r>
        <w:rPr>
          <w:rStyle w:val="Refdecomentrio"/>
        </w:rPr>
        <w:annotationRef/>
      </w:r>
      <w:r>
        <w:t>Nesta seção</w:t>
      </w:r>
    </w:p>
  </w:comment>
  <w:comment w:id="94" w:author="Dalton Solano dos Reis" w:date="2021-10-18T14:52:00Z" w:initials="DSdR">
    <w:p w14:paraId="20B5920F" w14:textId="77777777" w:rsidR="004E4A18" w:rsidRDefault="004E4A18">
      <w:pPr>
        <w:pStyle w:val="Textodecomentrio"/>
      </w:pPr>
      <w:r>
        <w:rPr>
          <w:rStyle w:val="Refdecomentrio"/>
        </w:rPr>
        <w:annotationRef/>
      </w:r>
      <w:r>
        <w:rPr>
          <w:rStyle w:val="Refdecomentrio"/>
        </w:rPr>
        <w:t>C</w:t>
      </w:r>
      <w:r w:rsidRPr="00272860">
        <w:t>odeSpark</w:t>
      </w:r>
    </w:p>
  </w:comment>
  <w:comment w:id="95" w:author="Dalton Solano dos Reis" w:date="2021-10-18T14:58:00Z" w:initials="DSdR">
    <w:p w14:paraId="70B11FD7" w14:textId="77777777" w:rsidR="004E4A18" w:rsidRDefault="004E4A18">
      <w:pPr>
        <w:pStyle w:val="Textodecomentrio"/>
      </w:pPr>
      <w:r>
        <w:rPr>
          <w:rStyle w:val="Refdecomentrio"/>
        </w:rPr>
        <w:annotationRef/>
      </w:r>
      <w:r>
        <w:t>Itálico.</w:t>
      </w:r>
    </w:p>
  </w:comment>
  <w:comment w:id="96" w:author="Dalton Solano dos Reis" w:date="2021-10-18T14:43:00Z" w:initials="DSdR">
    <w:p w14:paraId="561F6581" w14:textId="77777777" w:rsidR="004E4A18" w:rsidRDefault="004E4A18">
      <w:pPr>
        <w:pStyle w:val="Textodecomentrio"/>
      </w:pPr>
      <w:r>
        <w:rPr>
          <w:rStyle w:val="Refdecomentrio"/>
        </w:rPr>
        <w:annotationRef/>
      </w:r>
      <w:r>
        <w:t>Juntar com parágrafo anterior. Evitar parágrafos 1 frase.</w:t>
      </w:r>
    </w:p>
  </w:comment>
  <w:comment w:id="97" w:author="Dalton Solano dos Reis" w:date="2021-10-18T14:44:00Z" w:initials="DSdR">
    <w:p w14:paraId="0D85DD02" w14:textId="77777777" w:rsidR="004E4A18" w:rsidRDefault="004E4A18" w:rsidP="0093534D">
      <w:r>
        <w:rPr>
          <w:rStyle w:val="Refdecomentrio"/>
        </w:rPr>
        <w:annotationRef/>
      </w:r>
      <w:r w:rsidRPr="00272860">
        <w:rPr>
          <w:sz w:val="20"/>
        </w:rPr>
        <w:t xml:space="preserve">arquivos </w:t>
      </w:r>
      <w:r>
        <w:rPr>
          <w:rFonts w:ascii="Arial" w:hAnsi="Arial" w:cs="Arial"/>
          <w:color w:val="202124"/>
          <w:shd w:val="clear" w:color="auto" w:fill="FFFFFF"/>
        </w:rPr>
        <w:t>eXtensible Markup Language (</w:t>
      </w:r>
      <w:r w:rsidRPr="00272860">
        <w:rPr>
          <w:sz w:val="20"/>
        </w:rPr>
        <w:t>XML</w:t>
      </w:r>
      <w:r>
        <w:rPr>
          <w:sz w:val="20"/>
        </w:rPr>
        <w:t>)</w:t>
      </w:r>
      <w:r w:rsidRPr="00272860">
        <w:rPr>
          <w:sz w:val="20"/>
        </w:rPr>
        <w:t xml:space="preserve"> e o</w:t>
      </w:r>
    </w:p>
  </w:comment>
  <w:comment w:id="98" w:author="Dalton Solano dos Reis" w:date="2021-10-18T14:49:00Z" w:initials="DSdR">
    <w:p w14:paraId="637C52B7" w14:textId="77777777" w:rsidR="004E4A18" w:rsidRDefault="004E4A18">
      <w:pPr>
        <w:pStyle w:val="Textodecomentrio"/>
      </w:pPr>
      <w:r>
        <w:rPr>
          <w:rStyle w:val="Refdecomentrio"/>
        </w:rPr>
        <w:annotationRef/>
      </w:r>
      <w:r>
        <w:t>Melhor trocar por letras A,B,C...</w:t>
      </w:r>
    </w:p>
  </w:comment>
  <w:comment w:id="99" w:author="Dalton Solano dos Reis" w:date="2021-10-18T14:49:00Z" w:initials="DSdR">
    <w:p w14:paraId="337E3124" w14:textId="77777777" w:rsidR="004E4A18" w:rsidRDefault="004E4A18">
      <w:pPr>
        <w:pStyle w:val="Textodecomentrio"/>
      </w:pPr>
      <w:r>
        <w:rPr>
          <w:rStyle w:val="Refdecomentrio"/>
        </w:rPr>
        <w:annotationRef/>
      </w:r>
      <w:r>
        <w:t>Remover ponto final.</w:t>
      </w:r>
    </w:p>
  </w:comment>
  <w:comment w:id="100" w:author="Dalton Solano dos Reis" w:date="2021-10-18T14:51:00Z" w:initials="DSdR">
    <w:p w14:paraId="0B2FF2D2" w14:textId="77777777" w:rsidR="004E4A18" w:rsidRDefault="004E4A18">
      <w:pPr>
        <w:pStyle w:val="Textodecomentrio"/>
      </w:pPr>
      <w:r>
        <w:rPr>
          <w:rStyle w:val="Refdecomentrio"/>
        </w:rPr>
        <w:annotationRef/>
      </w:r>
      <w:r>
        <w:t>Remover ponto final.</w:t>
      </w:r>
    </w:p>
  </w:comment>
  <w:comment w:id="101" w:author="Dalton Solano dos Reis" w:date="2021-10-18T14:59:00Z" w:initials="DSdR">
    <w:p w14:paraId="4983135E" w14:textId="77777777" w:rsidR="004E4A18" w:rsidRPr="004E4A18" w:rsidRDefault="004E4A18">
      <w:pPr>
        <w:pStyle w:val="Textodecomentrio"/>
      </w:pPr>
      <w:r>
        <w:rPr>
          <w:rStyle w:val="Refdecomentrio"/>
        </w:rPr>
        <w:annotationRef/>
      </w:r>
      <w:r w:rsidRPr="004E4A18">
        <w:t>SCHLÖGL et al.</w:t>
      </w:r>
      <w:r>
        <w:rPr>
          <w:rStyle w:val="Refdecomentrio"/>
        </w:rPr>
        <w:annotationRef/>
      </w:r>
      <w:r w:rsidRPr="004E4A18">
        <w:t>, 2017</w:t>
      </w:r>
    </w:p>
    <w:p w14:paraId="448AD603" w14:textId="77777777" w:rsidR="004E4A18" w:rsidRPr="004E4A18" w:rsidRDefault="004E4A18">
      <w:pPr>
        <w:pStyle w:val="Textodecomentrio"/>
      </w:pPr>
      <w:r w:rsidRPr="004E4A18">
        <w:t>et al. em itálico.</w:t>
      </w:r>
    </w:p>
  </w:comment>
  <w:comment w:id="102" w:author="Dalton Solano dos Reis" w:date="2021-10-18T15:02:00Z" w:initials="DSdR">
    <w:p w14:paraId="1D411B44" w14:textId="77777777" w:rsidR="004E4A18" w:rsidRDefault="004E4A18">
      <w:pPr>
        <w:pStyle w:val="Textodecomentrio"/>
      </w:pPr>
      <w:r>
        <w:rPr>
          <w:rStyle w:val="Refdecomentrio"/>
        </w:rPr>
        <w:annotationRef/>
      </w:r>
      <w:r>
        <w:t>Figura 5</w:t>
      </w:r>
    </w:p>
  </w:comment>
  <w:comment w:id="103" w:author="Dalton Solano dos Reis" w:date="2021-10-18T15:04:00Z" w:initials="DSdR">
    <w:p w14:paraId="65BFC1F0" w14:textId="77777777" w:rsidR="004E4A18" w:rsidRDefault="004E4A18">
      <w:pPr>
        <w:pStyle w:val="Textodecomentrio"/>
      </w:pPr>
      <w:r>
        <w:rPr>
          <w:rStyle w:val="Refdecomentrio"/>
        </w:rPr>
        <w:annotationRef/>
      </w:r>
      <w:r>
        <w:t>Nesta seção</w:t>
      </w:r>
    </w:p>
  </w:comment>
  <w:comment w:id="104" w:author="Dalton Solano dos Reis" w:date="2021-10-18T15:08:00Z" w:initials="DSdR">
    <w:p w14:paraId="088003E9" w14:textId="77777777" w:rsidR="004E4A18" w:rsidRDefault="004E4A18">
      <w:pPr>
        <w:pStyle w:val="Textodecomentrio"/>
      </w:pPr>
      <w:r>
        <w:rPr>
          <w:rStyle w:val="Refdecomentrio"/>
        </w:rPr>
        <w:annotationRef/>
      </w:r>
      <w:r>
        <w:t>Centralizar.</w:t>
      </w:r>
    </w:p>
  </w:comment>
  <w:comment w:id="105" w:author="Dalton Solano dos Reis" w:date="2021-10-18T15:05:00Z" w:initials="DSdR">
    <w:p w14:paraId="3222AE74" w14:textId="77777777" w:rsidR="004E4A18" w:rsidRDefault="004E4A18">
      <w:pPr>
        <w:pStyle w:val="Textodecomentrio"/>
      </w:pPr>
      <w:r>
        <w:rPr>
          <w:rStyle w:val="Refdecomentrio"/>
        </w:rPr>
        <w:annotationRef/>
      </w:r>
      <w:r>
        <w:t>b</w:t>
      </w:r>
    </w:p>
  </w:comment>
  <w:comment w:id="106" w:author="Dalton Solano dos Reis" w:date="2021-10-18T15:09:00Z" w:initials="DSdR">
    <w:p w14:paraId="778B6371" w14:textId="77777777" w:rsidR="004E4A18" w:rsidRDefault="004E4A18">
      <w:pPr>
        <w:pStyle w:val="Textodecomentrio"/>
      </w:pPr>
      <w:r>
        <w:rPr>
          <w:rStyle w:val="Refdecomentrio"/>
        </w:rPr>
        <w:annotationRef/>
      </w:r>
      <w:r>
        <w:t>Alinhamento.</w:t>
      </w:r>
    </w:p>
  </w:comment>
  <w:comment w:id="107" w:author="Dalton Solano dos Reis" w:date="2021-10-18T15:09:00Z" w:initials="DSdR">
    <w:p w14:paraId="3972D4F2" w14:textId="77777777" w:rsidR="004E4A18" w:rsidRDefault="004E4A18">
      <w:pPr>
        <w:pStyle w:val="Textodecomentrio"/>
      </w:pPr>
      <w:r>
        <w:rPr>
          <w:rStyle w:val="Refdecomentrio"/>
        </w:rPr>
        <w:annotationRef/>
      </w:r>
      <w:r>
        <w:rPr>
          <w:rStyle w:val="Refdecomentrio"/>
        </w:rPr>
        <w:annotationRef/>
      </w:r>
      <w:r>
        <w:t>Alinhamento.</w:t>
      </w:r>
    </w:p>
  </w:comment>
  <w:comment w:id="108" w:author="Dalton Solano dos Reis" w:date="2021-10-18T15:41:00Z" w:initials="DSdR">
    <w:p w14:paraId="05601B2A" w14:textId="77777777" w:rsidR="004E4A18" w:rsidRDefault="004E4A18">
      <w:pPr>
        <w:pStyle w:val="Textodecomentrio"/>
      </w:pPr>
      <w:r>
        <w:rPr>
          <w:rStyle w:val="Refdecomentrio"/>
        </w:rPr>
        <w:annotationRef/>
      </w:r>
      <w:r>
        <w:t>a</w:t>
      </w:r>
      <w:r w:rsidRPr="00272860">
        <w:t>cerca</w:t>
      </w:r>
    </w:p>
  </w:comment>
  <w:comment w:id="109" w:author="Dalton Solano dos Reis" w:date="2021-10-18T15:10:00Z" w:initials="DSdR">
    <w:p w14:paraId="52FEC62A" w14:textId="77777777" w:rsidR="004E4A18" w:rsidRDefault="004E4A18">
      <w:pPr>
        <w:pStyle w:val="Textodecomentrio"/>
      </w:pPr>
      <w:r>
        <w:rPr>
          <w:rStyle w:val="Refdecomentrio"/>
        </w:rPr>
        <w:annotationRef/>
      </w:r>
      <w:r>
        <w:t>Alinhamento.</w:t>
      </w:r>
    </w:p>
  </w:comment>
  <w:comment w:id="110" w:author="Dalton Solano dos Reis" w:date="2021-10-18T15:10:00Z" w:initials="DSdR">
    <w:p w14:paraId="13052409" w14:textId="77777777" w:rsidR="004E4A18" w:rsidRDefault="004E4A18">
      <w:pPr>
        <w:pStyle w:val="Textodecomentrio"/>
      </w:pPr>
      <w:r>
        <w:rPr>
          <w:rStyle w:val="Refdecomentrio"/>
        </w:rPr>
        <w:annotationRef/>
      </w:r>
      <w:r>
        <w:t>Alinhamento.</w:t>
      </w:r>
    </w:p>
  </w:comment>
  <w:comment w:id="111" w:author="Dalton Solano dos Reis" w:date="2021-10-18T15:11:00Z" w:initials="DSdR">
    <w:p w14:paraId="47441A87" w14:textId="77777777" w:rsidR="004E4A18" w:rsidRDefault="004E4A18">
      <w:pPr>
        <w:pStyle w:val="Textodecomentrio"/>
      </w:pPr>
      <w:r>
        <w:rPr>
          <w:rStyle w:val="Refdecomentrio"/>
        </w:rPr>
        <w:annotationRef/>
      </w:r>
      <w:r>
        <w:t>Ponto final.</w:t>
      </w:r>
    </w:p>
  </w:comment>
  <w:comment w:id="112" w:author="Dalton Solano dos Reis" w:date="2021-10-18T15:16:00Z" w:initials="DSdR">
    <w:p w14:paraId="1ABA7BCC" w14:textId="77777777" w:rsidR="004E4A18" w:rsidRDefault="004E4A18">
      <w:pPr>
        <w:pStyle w:val="Textodecomentrio"/>
      </w:pPr>
      <w:r>
        <w:rPr>
          <w:rStyle w:val="Refdecomentrio"/>
        </w:rPr>
        <w:annotationRef/>
      </w:r>
      <w:r>
        <w:t>Arrumar ano/meses.</w:t>
      </w:r>
    </w:p>
    <w:p w14:paraId="7F2BF0E9" w14:textId="77777777" w:rsidR="004E4A18" w:rsidRDefault="004E4A18">
      <w:pPr>
        <w:pStyle w:val="Textodecomentrio"/>
      </w:pPr>
      <w:r>
        <w:t>Semestre TCC2.</w:t>
      </w:r>
    </w:p>
  </w:comment>
  <w:comment w:id="113" w:author="Dalton Solano dos Reis" w:date="2021-10-18T15:16:00Z" w:initials="DSdR">
    <w:p w14:paraId="53C61680" w14:textId="77777777" w:rsidR="004E4A18" w:rsidRDefault="004E4A18">
      <w:pPr>
        <w:pStyle w:val="Textodecomentrio"/>
      </w:pPr>
      <w:r>
        <w:rPr>
          <w:rStyle w:val="Refdecomentrio"/>
        </w:rPr>
        <w:annotationRef/>
      </w:r>
      <w:r>
        <w:t>Centralizar.</w:t>
      </w:r>
    </w:p>
  </w:comment>
  <w:comment w:id="114" w:author="Dalton Solano dos Reis" w:date="2021-10-18T15:44:00Z" w:initials="DSdR">
    <w:p w14:paraId="715A1014" w14:textId="77777777" w:rsidR="004E4A18" w:rsidRDefault="004E4A18">
      <w:pPr>
        <w:pStyle w:val="Textodecomentrio"/>
      </w:pPr>
      <w:r>
        <w:rPr>
          <w:rStyle w:val="Refdecomentrio"/>
        </w:rPr>
        <w:annotationRef/>
      </w:r>
      <w:r>
        <w:t>Remover vírgula</w:t>
      </w:r>
    </w:p>
  </w:comment>
  <w:comment w:id="115" w:author="Dalton Solano dos Reis" w:date="2021-10-18T15:19:00Z" w:initials="DSdR">
    <w:p w14:paraId="2727B877" w14:textId="77777777" w:rsidR="004E4A18" w:rsidRDefault="004E4A18">
      <w:pPr>
        <w:pStyle w:val="Textodecomentrio"/>
      </w:pPr>
      <w:r>
        <w:rPr>
          <w:rStyle w:val="Refdecomentrio"/>
        </w:rPr>
        <w:annotationRef/>
      </w:r>
      <w:r>
        <w:t>Remover.</w:t>
      </w:r>
    </w:p>
  </w:comment>
  <w:comment w:id="116" w:author="Dalton Solano dos Reis" w:date="2021-10-18T15:20:00Z" w:initials="DSdR">
    <w:p w14:paraId="39DC87F8" w14:textId="77777777" w:rsidR="004E4A18" w:rsidRDefault="004E4A18">
      <w:pPr>
        <w:pStyle w:val="Textodecomentrio"/>
      </w:pPr>
      <w:r>
        <w:rPr>
          <w:rStyle w:val="Refdecomentrio"/>
        </w:rPr>
        <w:annotationRef/>
      </w:r>
      <w:r w:rsidRPr="00272860">
        <w:t>Pensamento Computacional</w:t>
      </w:r>
    </w:p>
  </w:comment>
  <w:comment w:id="117" w:author="Dalton Solano dos Reis" w:date="2021-10-18T15:21:00Z" w:initials="DSdR">
    <w:p w14:paraId="5C590DA8" w14:textId="77777777" w:rsidR="004E4A18" w:rsidRDefault="004E4A18">
      <w:pPr>
        <w:pStyle w:val="Textodecomentrio"/>
      </w:pPr>
      <w:r>
        <w:rPr>
          <w:rStyle w:val="Refdecomentrio"/>
        </w:rPr>
        <w:annotationRef/>
      </w:r>
      <w:r w:rsidRPr="00272860">
        <w:t>Pensamento Computacional</w:t>
      </w:r>
    </w:p>
  </w:comment>
  <w:comment w:id="118" w:author="Dalton Solano dos Reis" w:date="2021-10-18T15:21:00Z" w:initials="DSdR">
    <w:p w14:paraId="5F6DDAB1" w14:textId="77777777" w:rsidR="004E4A18" w:rsidRDefault="004E4A18">
      <w:pPr>
        <w:pStyle w:val="Textodecomentrio"/>
      </w:pPr>
      <w:r>
        <w:rPr>
          <w:rStyle w:val="Refdecomentrio"/>
        </w:rPr>
        <w:annotationRef/>
      </w:r>
      <w:r>
        <w:t>do</w:t>
      </w:r>
    </w:p>
  </w:comment>
  <w:comment w:id="119" w:author="Dalton Solano dos Reis" w:date="2021-10-18T15:25:00Z" w:initials="DSdR">
    <w:p w14:paraId="146BB163" w14:textId="77777777" w:rsidR="004E4A18" w:rsidRDefault="004E4A18">
      <w:pPr>
        <w:pStyle w:val="Textodecomentrio"/>
      </w:pPr>
      <w:r>
        <w:rPr>
          <w:rStyle w:val="Refdecomentrio"/>
        </w:rPr>
        <w:annotationRef/>
      </w:r>
      <w:r>
        <w:t>Formato ABNT para eventos.</w:t>
      </w:r>
    </w:p>
  </w:comment>
  <w:comment w:id="120" w:author="Dalton Solano dos Reis" w:date="2021-10-18T15:26:00Z" w:initials="DSdR">
    <w:p w14:paraId="0280EAD3" w14:textId="77777777" w:rsidR="004E4A18" w:rsidRDefault="004E4A18">
      <w:pPr>
        <w:pStyle w:val="Textodecomentrio"/>
      </w:pPr>
      <w:r>
        <w:rPr>
          <w:rStyle w:val="Refdecomentrio"/>
        </w:rPr>
        <w:annotationRef/>
      </w:r>
      <w:r>
        <w:t>Remover aspas duplas.</w:t>
      </w:r>
    </w:p>
    <w:p w14:paraId="26BD5B8C" w14:textId="77777777" w:rsidR="004E4A18" w:rsidRDefault="004E4A18">
      <w:pPr>
        <w:pStyle w:val="Textodecomentrio"/>
      </w:pPr>
      <w:r>
        <w:t>Negrito.</w:t>
      </w:r>
    </w:p>
  </w:comment>
  <w:comment w:id="121" w:author="Dalton Solano dos Reis" w:date="2021-10-18T15:27:00Z" w:initials="DSdR">
    <w:p w14:paraId="496DDADC" w14:textId="77777777" w:rsidR="004E4A18" w:rsidRDefault="004E4A18">
      <w:pPr>
        <w:pStyle w:val="Textodecomentrio"/>
      </w:pPr>
      <w:r>
        <w:rPr>
          <w:rStyle w:val="Refdecomentrio"/>
        </w:rPr>
        <w:annotationRef/>
      </w:r>
      <w:r>
        <w:t>Abreviar.</w:t>
      </w:r>
    </w:p>
  </w:comment>
  <w:comment w:id="122" w:author="Dalton Solano dos Reis" w:date="2021-10-18T15:29:00Z" w:initials="DSdR">
    <w:p w14:paraId="167201F7" w14:textId="77777777" w:rsidR="004E4A18" w:rsidRDefault="004E4A18">
      <w:pPr>
        <w:pStyle w:val="Textodecomentrio"/>
      </w:pPr>
      <w:r>
        <w:rPr>
          <w:rStyle w:val="Refdecomentrio"/>
        </w:rPr>
        <w:annotationRef/>
      </w:r>
      <w:r>
        <w:t>Só as letras iniciais em maiúsculo.</w:t>
      </w:r>
    </w:p>
  </w:comment>
  <w:comment w:id="123" w:author="Dalton Solano dos Reis" w:date="2021-10-18T15:29:00Z" w:initials="DSdR">
    <w:p w14:paraId="2EC2249E" w14:textId="77777777" w:rsidR="004E4A18" w:rsidRDefault="004E4A18">
      <w:pPr>
        <w:pStyle w:val="Textodecomentrio"/>
      </w:pPr>
      <w:r>
        <w:rPr>
          <w:rStyle w:val="Refdecomentrio"/>
        </w:rPr>
        <w:annotationRef/>
      </w:r>
      <w:r>
        <w:t>Abreviar.</w:t>
      </w:r>
    </w:p>
  </w:comment>
  <w:comment w:id="124" w:author="Dalton Solano dos Reis" w:date="2021-10-18T15:30:00Z" w:initials="DSdR">
    <w:p w14:paraId="69038A9A" w14:textId="77777777" w:rsidR="004E4A18" w:rsidRDefault="004E4A18">
      <w:pPr>
        <w:pStyle w:val="Textodecomentrio"/>
      </w:pPr>
      <w:r>
        <w:rPr>
          <w:rStyle w:val="Refdecomentrio"/>
        </w:rPr>
        <w:annotationRef/>
      </w:r>
      <w:r>
        <w:t>Negrito.</w:t>
      </w:r>
    </w:p>
  </w:comment>
  <w:comment w:id="125" w:author="Dalton Solano dos Reis" w:date="2021-10-18T15:30:00Z" w:initials="DSdR">
    <w:p w14:paraId="47E9218B" w14:textId="77777777" w:rsidR="004E4A18" w:rsidRDefault="004E4A18">
      <w:pPr>
        <w:pStyle w:val="Textodecomentrio"/>
      </w:pPr>
      <w:r>
        <w:rPr>
          <w:rStyle w:val="Refdecomentrio"/>
        </w:rPr>
        <w:annotationRef/>
      </w:r>
      <w:r>
        <w:t>Juntar com a frase anterior.</w:t>
      </w:r>
    </w:p>
  </w:comment>
  <w:comment w:id="126" w:author="Dalton Solano dos Reis" w:date="2021-10-18T15:31:00Z" w:initials="DSdR">
    <w:p w14:paraId="55B8A50A" w14:textId="77777777" w:rsidR="004E4A18" w:rsidRDefault="004E4A18">
      <w:pPr>
        <w:pStyle w:val="Textodecomentrio"/>
      </w:pPr>
      <w:r>
        <w:rPr>
          <w:rStyle w:val="Refdecomentrio"/>
        </w:rPr>
        <w:annotationRef/>
      </w:r>
      <w:r>
        <w:t>Remover sublinhas.</w:t>
      </w:r>
    </w:p>
    <w:p w14:paraId="27A05EC7" w14:textId="77777777" w:rsidR="004E4A18" w:rsidRDefault="004E4A18">
      <w:pPr>
        <w:pStyle w:val="Textodecomentrio"/>
      </w:pPr>
      <w:r w:rsidRPr="00272860">
        <w:rPr>
          <w:noProof/>
        </w:rPr>
        <w:t>CODE.ORG</w:t>
      </w:r>
      <w:r>
        <w:rPr>
          <w:noProof/>
        </w:rPr>
        <w:t>.</w:t>
      </w:r>
    </w:p>
  </w:comment>
  <w:comment w:id="127" w:author="Dalton Solano dos Reis" w:date="2021-10-18T15:31:00Z" w:initials="DSdR">
    <w:p w14:paraId="4E60D295" w14:textId="77777777" w:rsidR="004E4A18" w:rsidRDefault="004E4A18">
      <w:pPr>
        <w:pStyle w:val="Textodecomentrio"/>
      </w:pPr>
      <w:r>
        <w:rPr>
          <w:rStyle w:val="Refdecomentrio"/>
        </w:rPr>
        <w:annotationRef/>
      </w:r>
      <w:r>
        <w:t>2021a</w:t>
      </w:r>
    </w:p>
  </w:comment>
  <w:comment w:id="128" w:author="Dalton Solano dos Reis" w:date="2021-10-18T15:32:00Z" w:initials="DSdR">
    <w:p w14:paraId="737B733F" w14:textId="77777777" w:rsidR="004E4A18" w:rsidRDefault="004E4A18">
      <w:pPr>
        <w:pStyle w:val="Textodecomentrio"/>
      </w:pPr>
      <w:r>
        <w:rPr>
          <w:rStyle w:val="Refdecomentrio"/>
        </w:rPr>
        <w:annotationRef/>
      </w:r>
      <w:r>
        <w:t>Remover sublinhas.</w:t>
      </w:r>
    </w:p>
    <w:p w14:paraId="62011EE9" w14:textId="77777777" w:rsidR="004E4A18" w:rsidRDefault="004E4A18">
      <w:pPr>
        <w:pStyle w:val="Textodecomentrio"/>
      </w:pPr>
      <w:r w:rsidRPr="00272860">
        <w:rPr>
          <w:noProof/>
        </w:rPr>
        <w:t>CODESPARK</w:t>
      </w:r>
      <w:r>
        <w:rPr>
          <w:noProof/>
        </w:rPr>
        <w:t>.</w:t>
      </w:r>
    </w:p>
  </w:comment>
  <w:comment w:id="129" w:author="Dalton Solano dos Reis" w:date="2021-10-18T15:32:00Z" w:initials="DSdR">
    <w:p w14:paraId="600BC78E" w14:textId="77777777" w:rsidR="004E4A18" w:rsidRDefault="004E4A18">
      <w:pPr>
        <w:pStyle w:val="Textodecomentrio"/>
      </w:pPr>
      <w:r>
        <w:rPr>
          <w:rStyle w:val="Refdecomentrio"/>
        </w:rPr>
        <w:annotationRef/>
      </w:r>
      <w:r>
        <w:t>;</w:t>
      </w:r>
    </w:p>
  </w:comment>
  <w:comment w:id="130" w:author="Dalton Solano dos Reis" w:date="2021-10-18T15:33:00Z" w:initials="DSdR">
    <w:p w14:paraId="3EF3768A" w14:textId="77777777" w:rsidR="004E4A18" w:rsidRDefault="004E4A18">
      <w:pPr>
        <w:pStyle w:val="Textodecomentrio"/>
      </w:pPr>
      <w:r>
        <w:rPr>
          <w:rStyle w:val="Refdecomentrio"/>
        </w:rPr>
        <w:annotationRef/>
      </w:r>
      <w:r>
        <w:t>Formato ABNT para eventos.</w:t>
      </w:r>
    </w:p>
  </w:comment>
  <w:comment w:id="131" w:author="Dalton Solano dos Reis" w:date="2021-10-18T15:33:00Z" w:initials="DSdR">
    <w:p w14:paraId="1D1771D0" w14:textId="77777777" w:rsidR="004E4A18" w:rsidRDefault="004E4A18">
      <w:pPr>
        <w:pStyle w:val="Textodecomentrio"/>
      </w:pPr>
      <w:r>
        <w:rPr>
          <w:rStyle w:val="Refdecomentrio"/>
        </w:rPr>
        <w:annotationRef/>
      </w:r>
      <w:r>
        <w:t>Formato ABNT para eventos.</w:t>
      </w:r>
    </w:p>
  </w:comment>
  <w:comment w:id="132" w:author="Dalton Solano dos Reis" w:date="2021-10-18T15:33:00Z" w:initials="DSdR">
    <w:p w14:paraId="2775FEB2" w14:textId="77777777" w:rsidR="004E4A18" w:rsidRDefault="004E4A18">
      <w:pPr>
        <w:pStyle w:val="Textodecomentrio"/>
      </w:pPr>
      <w:r>
        <w:rPr>
          <w:rStyle w:val="Refdecomentrio"/>
        </w:rPr>
        <w:annotationRef/>
      </w:r>
      <w:r>
        <w:t>Ponto final.</w:t>
      </w:r>
    </w:p>
  </w:comment>
  <w:comment w:id="133" w:author="Dalton Solano dos Reis" w:date="2021-10-18T15:34:00Z" w:initials="DSdR">
    <w:p w14:paraId="74B8CD1A" w14:textId="77777777" w:rsidR="004E4A18" w:rsidRDefault="004E4A18">
      <w:pPr>
        <w:pStyle w:val="Textodecomentrio"/>
      </w:pPr>
      <w:r>
        <w:rPr>
          <w:rStyle w:val="Refdecomentrio"/>
        </w:rPr>
        <w:annotationRef/>
      </w:r>
      <w:r>
        <w:t>Arrumar espaçamento entre parágrafos.</w:t>
      </w:r>
    </w:p>
  </w:comment>
  <w:comment w:id="134" w:author="Dalton Solano dos Reis" w:date="2021-10-18T15:34:00Z" w:initials="DSdR">
    <w:p w14:paraId="70A1417F" w14:textId="77777777" w:rsidR="004E4A18" w:rsidRDefault="004E4A18">
      <w:pPr>
        <w:pStyle w:val="Textodecomentrio"/>
      </w:pPr>
      <w:r>
        <w:rPr>
          <w:rStyle w:val="Refdecomentrio"/>
        </w:rPr>
        <w:annotationRef/>
      </w:r>
      <w:r>
        <w:t>Remover aspas duplas.</w:t>
      </w:r>
    </w:p>
  </w:comment>
  <w:comment w:id="135" w:author="Dalton Solano dos Reis" w:date="2021-10-18T15:34:00Z" w:initials="DSdR">
    <w:p w14:paraId="755AAA6E" w14:textId="77777777" w:rsidR="004E4A18" w:rsidRDefault="004E4A18">
      <w:pPr>
        <w:pStyle w:val="Textodecomentrio"/>
      </w:pPr>
      <w:r>
        <w:rPr>
          <w:rStyle w:val="Refdecomentrio"/>
        </w:rPr>
        <w:annotationRef/>
      </w:r>
      <w:r>
        <w:t>Negrito.</w:t>
      </w:r>
    </w:p>
  </w:comment>
  <w:comment w:id="136" w:author="Dalton Solano dos Reis" w:date="2021-10-18T15:34:00Z" w:initials="DSdR">
    <w:p w14:paraId="3249438F" w14:textId="77777777" w:rsidR="004E4A18" w:rsidRDefault="004E4A18">
      <w:pPr>
        <w:pStyle w:val="Textodecomentrio"/>
      </w:pPr>
      <w:r>
        <w:rPr>
          <w:rStyle w:val="Refdecomentrio"/>
        </w:rPr>
        <w:annotationRef/>
      </w:r>
      <w:r>
        <w:t>Ponto final.</w:t>
      </w:r>
    </w:p>
  </w:comment>
  <w:comment w:id="137" w:author="Dalton Solano dos Reis" w:date="2021-10-18T15:35:00Z" w:initials="DSdR">
    <w:p w14:paraId="3FB199B2" w14:textId="77777777" w:rsidR="004E4A18" w:rsidRDefault="004E4A18">
      <w:pPr>
        <w:pStyle w:val="Textodecomentrio"/>
      </w:pPr>
      <w:r>
        <w:rPr>
          <w:rStyle w:val="Refdecomentrio"/>
        </w:rPr>
        <w:annotationRef/>
      </w:r>
      <w:r>
        <w:t>Negrito.</w:t>
      </w:r>
    </w:p>
  </w:comment>
  <w:comment w:id="138" w:author="Dalton Solano dos Reis" w:date="2021-10-18T15:21:00Z" w:initials="DSdR">
    <w:p w14:paraId="1B6205DA" w14:textId="77777777" w:rsidR="004E4A18" w:rsidRDefault="004E4A18">
      <w:pPr>
        <w:pStyle w:val="Textodecomentrio"/>
      </w:pPr>
      <w:r>
        <w:rPr>
          <w:rStyle w:val="Refdecomentrio"/>
        </w:rPr>
        <w:annotationRef/>
      </w:r>
      <w:r>
        <w:t>Falta ano 2017.</w:t>
      </w:r>
    </w:p>
  </w:comment>
  <w:comment w:id="139" w:author="Dalton Solano dos Reis" w:date="2021-10-18T15:35:00Z" w:initials="DSdR">
    <w:p w14:paraId="1A873AEA" w14:textId="77777777" w:rsidR="004E4A18" w:rsidRDefault="004E4A18">
      <w:pPr>
        <w:pStyle w:val="Textodecomentrio"/>
      </w:pPr>
      <w:r>
        <w:rPr>
          <w:rStyle w:val="Refdecomentrio"/>
        </w:rPr>
        <w:annotationRef/>
      </w:r>
      <w:r>
        <w:t>Negrito.</w:t>
      </w:r>
    </w:p>
  </w:comment>
  <w:comment w:id="140" w:author="Dalton Solano dos Reis" w:date="2021-10-18T15:35:00Z" w:initials="DSdR">
    <w:p w14:paraId="50EBD7C2" w14:textId="77777777" w:rsidR="004E4A18" w:rsidRDefault="004E4A18">
      <w:pPr>
        <w:pStyle w:val="Textodecomentrio"/>
      </w:pPr>
      <w:r>
        <w:rPr>
          <w:rStyle w:val="Refdecomentrio"/>
        </w:rPr>
        <w:annotationRef/>
      </w:r>
      <w:r>
        <w:t>Ponto final.</w:t>
      </w:r>
    </w:p>
  </w:comment>
  <w:comment w:id="141" w:author="Dalton Solano dos Reis" w:date="2021-10-18T15:36:00Z" w:initials="DSdR">
    <w:p w14:paraId="02C10286" w14:textId="77777777" w:rsidR="004E4A18" w:rsidRDefault="004E4A18">
      <w:pPr>
        <w:pStyle w:val="Textodecomentrio"/>
      </w:pPr>
      <w:r>
        <w:rPr>
          <w:rStyle w:val="Refdecomentrio"/>
        </w:rPr>
        <w:annotationRef/>
      </w:r>
      <w:r>
        <w:t>Negrito.</w:t>
      </w:r>
    </w:p>
  </w:comment>
  <w:comment w:id="142" w:author="Dalton Solano dos Reis" w:date="2021-10-18T15:36:00Z" w:initials="DSdR">
    <w:p w14:paraId="418A8860" w14:textId="77777777" w:rsidR="004E4A18" w:rsidRDefault="004E4A18">
      <w:pPr>
        <w:pStyle w:val="Textodecomentrio"/>
      </w:pPr>
      <w:r>
        <w:rPr>
          <w:rStyle w:val="Refdecomentrio"/>
        </w:rPr>
        <w:annotationRef/>
      </w:r>
      <w:r>
        <w:t>Negrito.</w:t>
      </w:r>
    </w:p>
  </w:comment>
  <w:comment w:id="143" w:author="Dalton Solano dos Reis" w:date="2021-10-18T15:36:00Z" w:initials="DSdR">
    <w:p w14:paraId="7A9E9F78" w14:textId="77777777" w:rsidR="004E4A18" w:rsidRDefault="004E4A18">
      <w:pPr>
        <w:pStyle w:val="Textodecomentrio"/>
      </w:pPr>
      <w:r>
        <w:rPr>
          <w:rStyle w:val="Refdecomentrio"/>
        </w:rPr>
        <w:annotationRef/>
      </w:r>
      <w:r>
        <w:t>Espaço em branco.</w:t>
      </w:r>
    </w:p>
  </w:comment>
  <w:comment w:id="144" w:author="Dalton Solano dos Reis" w:date="2021-10-18T15:37:00Z" w:initials="DSdR">
    <w:p w14:paraId="3258B236" w14:textId="77777777" w:rsidR="004E4A18" w:rsidRDefault="004E4A18">
      <w:pPr>
        <w:pStyle w:val="Textodecomentrio"/>
      </w:pPr>
      <w:r>
        <w:rPr>
          <w:rStyle w:val="Refdecomentrio"/>
        </w:rPr>
        <w:annotationRef/>
      </w:r>
      <w:r>
        <w:t>Formato ABNT para eventos.</w:t>
      </w:r>
    </w:p>
  </w:comment>
  <w:comment w:id="145" w:author="Dalton Solano dos Reis" w:date="2021-10-18T15:37:00Z" w:initials="DSdR">
    <w:p w14:paraId="0FB97F96" w14:textId="77777777" w:rsidR="004E4A18" w:rsidRDefault="004E4A18">
      <w:pPr>
        <w:pStyle w:val="Textodecomentrio"/>
      </w:pPr>
      <w:r>
        <w:rPr>
          <w:rStyle w:val="Refdecomentrio"/>
        </w:rPr>
        <w:annotationRef/>
      </w:r>
      <w:r>
        <w:t>Negrito.</w:t>
      </w:r>
    </w:p>
  </w:comment>
  <w:comment w:id="146" w:author="Dalton Solano dos Reis" w:date="2021-10-18T15:37:00Z" w:initials="DSdR">
    <w:p w14:paraId="5A605949" w14:textId="77777777" w:rsidR="004E4A18" w:rsidRDefault="004E4A18">
      <w:pPr>
        <w:pStyle w:val="Textodecomentrio"/>
      </w:pPr>
      <w:r>
        <w:rPr>
          <w:rStyle w:val="Refdecomentrio"/>
        </w:rPr>
        <w:annotationRef/>
      </w:r>
      <w:r>
        <w:t>Juntar com a frase anterior.</w:t>
      </w:r>
    </w:p>
  </w:comment>
  <w:comment w:id="147" w:author="Dalton Solano dos Reis" w:date="2021-10-18T15:37:00Z" w:initials="DSdR">
    <w:p w14:paraId="3D4E1D69" w14:textId="77777777" w:rsidR="004E4A18" w:rsidRDefault="004E4A18">
      <w:pPr>
        <w:pStyle w:val="Textodecomentrio"/>
      </w:pPr>
      <w:r>
        <w:rPr>
          <w:rStyle w:val="Refdecomentrio"/>
        </w:rPr>
        <w:annotationRef/>
      </w:r>
      <w:r>
        <w:t>Só as letras iniciais em maiúsculo.</w:t>
      </w:r>
    </w:p>
  </w:comment>
  <w:comment w:id="148" w:author="Dalton Solano dos Reis" w:date="2021-10-18T15:38:00Z" w:initials="DSdR">
    <w:p w14:paraId="78CB2174" w14:textId="77777777" w:rsidR="004E4A18" w:rsidRDefault="004E4A18">
      <w:pPr>
        <w:pStyle w:val="Textodecomentrio"/>
      </w:pPr>
      <w:r>
        <w:rPr>
          <w:rStyle w:val="Refdecomentrio"/>
        </w:rPr>
        <w:annotationRef/>
      </w:r>
      <w:r>
        <w:t>Negrito.</w:t>
      </w:r>
    </w:p>
  </w:comment>
  <w:comment w:id="149" w:author="Dalton Solano dos Reis" w:date="2021-10-18T15:45:00Z" w:initials="DSdR">
    <w:p w14:paraId="23CF56F4" w14:textId="77777777" w:rsidR="004E4A18" w:rsidRDefault="004E4A18" w:rsidP="00740D38">
      <w:pPr>
        <w:pStyle w:val="Textodecomentrio"/>
      </w:pPr>
      <w:r>
        <w:rPr>
          <w:rStyle w:val="Refdecomentrio"/>
        </w:rPr>
        <w:annotationRef/>
      </w:r>
      <w:r>
        <w:t>Indicados no texto.</w:t>
      </w:r>
    </w:p>
  </w:comment>
  <w:comment w:id="150" w:author="Dalton Solano dos Reis" w:date="2021-10-18T15:45:00Z" w:initials="DSdR">
    <w:p w14:paraId="64479333" w14:textId="77777777" w:rsidR="004E4A18" w:rsidRDefault="004E4A18" w:rsidP="00740D38">
      <w:pPr>
        <w:pStyle w:val="Textodecomentrio"/>
      </w:pPr>
      <w:r>
        <w:rPr>
          <w:rStyle w:val="Refdecomentrio"/>
        </w:rPr>
        <w:annotationRef/>
      </w:r>
      <w:r>
        <w:t>Indicados no texto.</w:t>
      </w:r>
    </w:p>
  </w:comment>
  <w:comment w:id="151" w:author="Dalton Solano dos Reis" w:date="2021-10-18T15:45:00Z" w:initials="DSdR">
    <w:p w14:paraId="28E6ED16" w14:textId="77777777" w:rsidR="004E4A18" w:rsidRDefault="004E4A18">
      <w:pPr>
        <w:pStyle w:val="Textodecomentrio"/>
      </w:pPr>
      <w:r>
        <w:rPr>
          <w:rStyle w:val="Refdecomentrio"/>
        </w:rPr>
        <w:annotationRef/>
      </w:r>
      <w:r>
        <w:t>Indicados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8CBA1D" w15:done="0"/>
  <w15:commentEx w15:paraId="4CCCBE14" w15:done="0"/>
  <w15:commentEx w15:paraId="65A4F369" w15:done="0"/>
  <w15:commentEx w15:paraId="041ADD70" w15:done="0"/>
  <w15:commentEx w15:paraId="15ADC072" w15:done="0"/>
  <w15:commentEx w15:paraId="45BC9614" w15:done="0"/>
  <w15:commentEx w15:paraId="6ED64DBC" w15:done="0"/>
  <w15:commentEx w15:paraId="2E7128A6" w15:done="0"/>
  <w15:commentEx w15:paraId="7C551555" w15:done="0"/>
  <w15:commentEx w15:paraId="67204F51" w15:done="0"/>
  <w15:commentEx w15:paraId="5D8FD6ED" w15:done="0"/>
  <w15:commentEx w15:paraId="72352FA4" w15:done="0"/>
  <w15:commentEx w15:paraId="098E75A2" w15:done="0"/>
  <w15:commentEx w15:paraId="39438C90" w15:done="0"/>
  <w15:commentEx w15:paraId="474C028F" w15:done="0"/>
  <w15:commentEx w15:paraId="4A0AF068" w15:done="0"/>
  <w15:commentEx w15:paraId="20B5920F" w15:done="0"/>
  <w15:commentEx w15:paraId="70B11FD7" w15:done="0"/>
  <w15:commentEx w15:paraId="561F6581" w15:done="0"/>
  <w15:commentEx w15:paraId="0D85DD02" w15:done="0"/>
  <w15:commentEx w15:paraId="637C52B7" w15:done="0"/>
  <w15:commentEx w15:paraId="337E3124" w15:done="0"/>
  <w15:commentEx w15:paraId="0B2FF2D2" w15:done="0"/>
  <w15:commentEx w15:paraId="448AD603" w15:done="0"/>
  <w15:commentEx w15:paraId="1D411B44" w15:done="0"/>
  <w15:commentEx w15:paraId="65BFC1F0" w15:done="0"/>
  <w15:commentEx w15:paraId="088003E9" w15:done="0"/>
  <w15:commentEx w15:paraId="3222AE74" w15:done="0"/>
  <w15:commentEx w15:paraId="778B6371" w15:done="0"/>
  <w15:commentEx w15:paraId="3972D4F2" w15:done="0"/>
  <w15:commentEx w15:paraId="05601B2A" w15:done="0"/>
  <w15:commentEx w15:paraId="52FEC62A" w15:done="0"/>
  <w15:commentEx w15:paraId="13052409" w15:done="0"/>
  <w15:commentEx w15:paraId="47441A87" w15:done="0"/>
  <w15:commentEx w15:paraId="7F2BF0E9" w15:done="0"/>
  <w15:commentEx w15:paraId="53C61680" w15:done="0"/>
  <w15:commentEx w15:paraId="715A1014" w15:done="0"/>
  <w15:commentEx w15:paraId="2727B877" w15:done="0"/>
  <w15:commentEx w15:paraId="39DC87F8" w15:done="0"/>
  <w15:commentEx w15:paraId="5C590DA8" w15:done="0"/>
  <w15:commentEx w15:paraId="5F6DDAB1" w15:done="0"/>
  <w15:commentEx w15:paraId="146BB163" w15:done="0"/>
  <w15:commentEx w15:paraId="26BD5B8C" w15:done="0"/>
  <w15:commentEx w15:paraId="496DDADC" w15:done="0"/>
  <w15:commentEx w15:paraId="167201F7" w15:done="0"/>
  <w15:commentEx w15:paraId="2EC2249E" w15:done="0"/>
  <w15:commentEx w15:paraId="69038A9A" w15:done="0"/>
  <w15:commentEx w15:paraId="47E9218B" w15:done="0"/>
  <w15:commentEx w15:paraId="27A05EC7" w15:done="0"/>
  <w15:commentEx w15:paraId="4E60D295" w15:done="0"/>
  <w15:commentEx w15:paraId="62011EE9" w15:done="0"/>
  <w15:commentEx w15:paraId="600BC78E" w15:done="0"/>
  <w15:commentEx w15:paraId="3EF3768A" w15:done="0"/>
  <w15:commentEx w15:paraId="1D1771D0" w15:done="0"/>
  <w15:commentEx w15:paraId="2775FEB2" w15:done="0"/>
  <w15:commentEx w15:paraId="74B8CD1A" w15:done="0"/>
  <w15:commentEx w15:paraId="70A1417F" w15:done="0"/>
  <w15:commentEx w15:paraId="755AAA6E" w15:done="0"/>
  <w15:commentEx w15:paraId="3249438F" w15:done="0"/>
  <w15:commentEx w15:paraId="3FB199B2" w15:done="0"/>
  <w15:commentEx w15:paraId="1B6205DA" w15:done="0"/>
  <w15:commentEx w15:paraId="1A873AEA" w15:done="0"/>
  <w15:commentEx w15:paraId="50EBD7C2" w15:done="0"/>
  <w15:commentEx w15:paraId="02C10286" w15:done="0"/>
  <w15:commentEx w15:paraId="418A8860" w15:done="0"/>
  <w15:commentEx w15:paraId="7A9E9F78" w15:done="0"/>
  <w15:commentEx w15:paraId="3258B236" w15:done="0"/>
  <w15:commentEx w15:paraId="0FB97F96" w15:done="0"/>
  <w15:commentEx w15:paraId="5A605949" w15:done="0"/>
  <w15:commentEx w15:paraId="3D4E1D69" w15:done="0"/>
  <w15:commentEx w15:paraId="78CB2174" w15:done="0"/>
  <w15:commentEx w15:paraId="23CF56F4" w15:done="0"/>
  <w15:commentEx w15:paraId="64479333" w15:done="0"/>
  <w15:commentEx w15:paraId="28E6ED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8306A" w16cex:dateUtc="2021-12-18T13:03:00Z"/>
  <w16cex:commentExtensible w16cex:durableId="25683115" w16cex:dateUtc="2021-12-18T13:06:00Z"/>
  <w16cex:commentExtensible w16cex:durableId="2568311C" w16cex:dateUtc="2021-12-18T13:06:00Z"/>
  <w16cex:commentExtensible w16cex:durableId="25683124" w16cex:dateUtc="2021-12-18T13:06:00Z"/>
  <w16cex:commentExtensible w16cex:durableId="2568312E" w16cex:dateUtc="2021-12-18T13:06:00Z"/>
  <w16cex:commentExtensible w16cex:durableId="25683133" w16cex:dateUtc="2021-12-18T13:06:00Z"/>
  <w16cex:commentExtensible w16cex:durableId="2568315F" w16cex:dateUtc="2021-12-18T13:07:00Z"/>
  <w16cex:commentExtensible w16cex:durableId="25683175" w16cex:dateUtc="2021-12-18T13:07:00Z"/>
  <w16cex:commentExtensible w16cex:durableId="250FFBAE" w16cex:dateUtc="2021-10-12T15:18:00Z"/>
  <w16cex:commentExtensible w16cex:durableId="250FFBF9" w16cex:dateUtc="2021-10-12T15:20:00Z"/>
  <w16cex:commentExtensible w16cex:durableId="250FFCCA" w16cex:dateUtc="2021-10-12T15:23:00Z"/>
  <w16cex:commentExtensible w16cex:durableId="250FFAB8" w16cex:dateUtc="2021-10-12T15:14:00Z"/>
  <w16cex:commentExtensible w16cex:durableId="250FF7C3" w16cex:dateUtc="2021-10-12T15:02:00Z"/>
  <w16cex:commentExtensible w16cex:durableId="250FF9E0" w16cex:dateUtc="2021-10-12T15:11:00Z"/>
  <w16cex:commentExtensible w16cex:durableId="251802B2" w16cex:dateUtc="2021-10-18T17:26:00Z"/>
  <w16cex:commentExtensible w16cex:durableId="25180305" w16cex:dateUtc="2021-10-18T17:28:00Z"/>
  <w16cex:commentExtensible w16cex:durableId="251808B2" w16cex:dateUtc="2021-10-18T17:52:00Z"/>
  <w16cex:commentExtensible w16cex:durableId="25180A72" w16cex:dateUtc="2021-10-18T17:58:00Z"/>
  <w16cex:commentExtensible w16cex:durableId="25180692" w16cex:dateUtc="2021-10-18T17:43:00Z"/>
  <w16cex:commentExtensible w16cex:durableId="251806C0" w16cex:dateUtc="2021-10-18T17:44:00Z"/>
  <w16cex:commentExtensible w16cex:durableId="251807E9" w16cex:dateUtc="2021-10-18T17:49:00Z"/>
  <w16cex:commentExtensible w16cex:durableId="2518080C" w16cex:dateUtc="2021-10-18T17:49:00Z"/>
  <w16cex:commentExtensible w16cex:durableId="25180860" w16cex:dateUtc="2021-10-18T17:51:00Z"/>
  <w16cex:commentExtensible w16cex:durableId="25180A73" w16cex:dateUtc="2021-10-18T17:59:00Z"/>
  <w16cex:commentExtensible w16cex:durableId="25180B17" w16cex:dateUtc="2021-10-18T18:02:00Z"/>
  <w16cex:commentExtensible w16cex:durableId="25180B60" w16cex:dateUtc="2021-10-18T18:04:00Z"/>
  <w16cex:commentExtensible w16cex:durableId="25180C70" w16cex:dateUtc="2021-10-18T18:08:00Z"/>
  <w16cex:commentExtensible w16cex:durableId="25180BB1" w16cex:dateUtc="2021-10-18T18:05:00Z"/>
  <w16cex:commentExtensible w16cex:durableId="25180CB5" w16cex:dateUtc="2021-10-18T18:09:00Z"/>
  <w16cex:commentExtensible w16cex:durableId="25180CC5" w16cex:dateUtc="2021-10-18T18:09:00Z"/>
  <w16cex:commentExtensible w16cex:durableId="25181442" w16cex:dateUtc="2021-10-18T18:41:00Z"/>
  <w16cex:commentExtensible w16cex:durableId="25180CD1" w16cex:dateUtc="2021-10-18T18:10:00Z"/>
  <w16cex:commentExtensible w16cex:durableId="25180CE2" w16cex:dateUtc="2021-10-18T18:10:00Z"/>
  <w16cex:commentExtensible w16cex:durableId="25180D3F" w16cex:dateUtc="2021-10-18T18:11:00Z"/>
  <w16cex:commentExtensible w16cex:durableId="25180E31" w16cex:dateUtc="2021-10-18T18:16:00Z"/>
  <w16cex:commentExtensible w16cex:durableId="25180E61" w16cex:dateUtc="2021-10-18T18:16:00Z"/>
  <w16cex:commentExtensible w16cex:durableId="251814D8" w16cex:dateUtc="2021-10-18T18:44:00Z"/>
  <w16cex:commentExtensible w16cex:durableId="25180F1B" w16cex:dateUtc="2021-10-18T18:19:00Z"/>
  <w16cex:commentExtensible w16cex:durableId="25180F2A" w16cex:dateUtc="2021-10-18T18:20:00Z"/>
  <w16cex:commentExtensible w16cex:durableId="25180F7D" w16cex:dateUtc="2021-10-18T18:21:00Z"/>
  <w16cex:commentExtensible w16cex:durableId="25180F91" w16cex:dateUtc="2021-10-18T18:21:00Z"/>
  <w16cex:commentExtensible w16cex:durableId="25181086" w16cex:dateUtc="2021-10-18T18:25:00Z"/>
  <w16cex:commentExtensible w16cex:durableId="251810AC" w16cex:dateUtc="2021-10-18T18:26:00Z"/>
  <w16cex:commentExtensible w16cex:durableId="251810CA" w16cex:dateUtc="2021-10-18T18:27:00Z"/>
  <w16cex:commentExtensible w16cex:durableId="25181149" w16cex:dateUtc="2021-10-18T18:29:00Z"/>
  <w16cex:commentExtensible w16cex:durableId="25181176" w16cex:dateUtc="2021-10-18T18:29:00Z"/>
  <w16cex:commentExtensible w16cex:durableId="25181190" w16cex:dateUtc="2021-10-18T18:30:00Z"/>
  <w16cex:commentExtensible w16cex:durableId="25181199" w16cex:dateUtc="2021-10-18T18:30:00Z"/>
  <w16cex:commentExtensible w16cex:durableId="251811C0" w16cex:dateUtc="2021-10-18T18:31:00Z"/>
  <w16cex:commentExtensible w16cex:durableId="251811EC" w16cex:dateUtc="2021-10-18T18:31:00Z"/>
  <w16cex:commentExtensible w16cex:durableId="251811FA" w16cex:dateUtc="2021-10-18T18:32:00Z"/>
  <w16cex:commentExtensible w16cex:durableId="2518121B" w16cex:dateUtc="2021-10-18T18:32:00Z"/>
  <w16cex:commentExtensible w16cex:durableId="25181233" w16cex:dateUtc="2021-10-18T18:33:00Z"/>
  <w16cex:commentExtensible w16cex:durableId="25181245" w16cex:dateUtc="2021-10-18T18:33:00Z"/>
  <w16cex:commentExtensible w16cex:durableId="25181260" w16cex:dateUtc="2021-10-18T18:33:00Z"/>
  <w16cex:commentExtensible w16cex:durableId="2518126A" w16cex:dateUtc="2021-10-18T18:34:00Z"/>
  <w16cex:commentExtensible w16cex:durableId="25181282" w16cex:dateUtc="2021-10-18T18:34:00Z"/>
  <w16cex:commentExtensible w16cex:durableId="25181291" w16cex:dateUtc="2021-10-18T18:34:00Z"/>
  <w16cex:commentExtensible w16cex:durableId="2518129C" w16cex:dateUtc="2021-10-18T18:34:00Z"/>
  <w16cex:commentExtensible w16cex:durableId="251812B0" w16cex:dateUtc="2021-10-18T18:35:00Z"/>
  <w16cex:commentExtensible w16cex:durableId="25180F66" w16cex:dateUtc="2021-10-18T18:21:00Z"/>
  <w16cex:commentExtensible w16cex:durableId="251812D1" w16cex:dateUtc="2021-10-18T18:35:00Z"/>
  <w16cex:commentExtensible w16cex:durableId="251812DA" w16cex:dateUtc="2021-10-18T18:35:00Z"/>
  <w16cex:commentExtensible w16cex:durableId="251812E8" w16cex:dateUtc="2021-10-18T18:36:00Z"/>
  <w16cex:commentExtensible w16cex:durableId="25181304" w16cex:dateUtc="2021-10-18T18:36:00Z"/>
  <w16cex:commentExtensible w16cex:durableId="2518130F" w16cex:dateUtc="2021-10-18T18:36:00Z"/>
  <w16cex:commentExtensible w16cex:durableId="2518131D" w16cex:dateUtc="2021-10-18T18:37:00Z"/>
  <w16cex:commentExtensible w16cex:durableId="25181348" w16cex:dateUtc="2021-10-18T18:37:00Z"/>
  <w16cex:commentExtensible w16cex:durableId="2518133B" w16cex:dateUtc="2021-10-18T18:37:00Z"/>
  <w16cex:commentExtensible w16cex:durableId="25181357" w16cex:dateUtc="2021-10-18T18:37:00Z"/>
  <w16cex:commentExtensible w16cex:durableId="25181376" w16cex:dateUtc="2021-10-18T18:38:00Z"/>
  <w16cex:commentExtensible w16cex:durableId="25181559" w16cex:dateUtc="2021-10-18T18:45:00Z"/>
  <w16cex:commentExtensible w16cex:durableId="25181533" w16cex:dateUtc="2021-10-18T18:45:00Z"/>
  <w16cex:commentExtensible w16cex:durableId="25181524" w16cex:dateUtc="2021-10-18T1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8CBA1D" w16cid:durableId="2568306A"/>
  <w16cid:commentId w16cid:paraId="4CCCBE14" w16cid:durableId="25683115"/>
  <w16cid:commentId w16cid:paraId="65A4F369" w16cid:durableId="2568311C"/>
  <w16cid:commentId w16cid:paraId="041ADD70" w16cid:durableId="25683124"/>
  <w16cid:commentId w16cid:paraId="15ADC072" w16cid:durableId="2568312E"/>
  <w16cid:commentId w16cid:paraId="45BC9614" w16cid:durableId="25683133"/>
  <w16cid:commentId w16cid:paraId="6ED64DBC" w16cid:durableId="2568315F"/>
  <w16cid:commentId w16cid:paraId="2E7128A6" w16cid:durableId="25683175"/>
  <w16cid:commentId w16cid:paraId="7C551555" w16cid:durableId="250FFBAE"/>
  <w16cid:commentId w16cid:paraId="67204F51" w16cid:durableId="250FFBF9"/>
  <w16cid:commentId w16cid:paraId="5D8FD6ED" w16cid:durableId="250FFCCA"/>
  <w16cid:commentId w16cid:paraId="72352FA4" w16cid:durableId="250FFAB8"/>
  <w16cid:commentId w16cid:paraId="098E75A2" w16cid:durableId="250FF7C3"/>
  <w16cid:commentId w16cid:paraId="39438C90" w16cid:durableId="250FF9E0"/>
  <w16cid:commentId w16cid:paraId="474C028F" w16cid:durableId="251802B2"/>
  <w16cid:commentId w16cid:paraId="4A0AF068" w16cid:durableId="25180305"/>
  <w16cid:commentId w16cid:paraId="20B5920F" w16cid:durableId="251808B2"/>
  <w16cid:commentId w16cid:paraId="70B11FD7" w16cid:durableId="25180A72"/>
  <w16cid:commentId w16cid:paraId="561F6581" w16cid:durableId="25180692"/>
  <w16cid:commentId w16cid:paraId="0D85DD02" w16cid:durableId="251806C0"/>
  <w16cid:commentId w16cid:paraId="637C52B7" w16cid:durableId="251807E9"/>
  <w16cid:commentId w16cid:paraId="337E3124" w16cid:durableId="2518080C"/>
  <w16cid:commentId w16cid:paraId="0B2FF2D2" w16cid:durableId="25180860"/>
  <w16cid:commentId w16cid:paraId="448AD603" w16cid:durableId="25180A73"/>
  <w16cid:commentId w16cid:paraId="1D411B44" w16cid:durableId="25180B17"/>
  <w16cid:commentId w16cid:paraId="65BFC1F0" w16cid:durableId="25180B60"/>
  <w16cid:commentId w16cid:paraId="088003E9" w16cid:durableId="25180C70"/>
  <w16cid:commentId w16cid:paraId="3222AE74" w16cid:durableId="25180BB1"/>
  <w16cid:commentId w16cid:paraId="778B6371" w16cid:durableId="25180CB5"/>
  <w16cid:commentId w16cid:paraId="3972D4F2" w16cid:durableId="25180CC5"/>
  <w16cid:commentId w16cid:paraId="05601B2A" w16cid:durableId="25181442"/>
  <w16cid:commentId w16cid:paraId="52FEC62A" w16cid:durableId="25180CD1"/>
  <w16cid:commentId w16cid:paraId="13052409" w16cid:durableId="25180CE2"/>
  <w16cid:commentId w16cid:paraId="47441A87" w16cid:durableId="25180D3F"/>
  <w16cid:commentId w16cid:paraId="7F2BF0E9" w16cid:durableId="25180E31"/>
  <w16cid:commentId w16cid:paraId="53C61680" w16cid:durableId="25180E61"/>
  <w16cid:commentId w16cid:paraId="715A1014" w16cid:durableId="251814D8"/>
  <w16cid:commentId w16cid:paraId="2727B877" w16cid:durableId="25180F1B"/>
  <w16cid:commentId w16cid:paraId="39DC87F8" w16cid:durableId="25180F2A"/>
  <w16cid:commentId w16cid:paraId="5C590DA8" w16cid:durableId="25180F7D"/>
  <w16cid:commentId w16cid:paraId="5F6DDAB1" w16cid:durableId="25180F91"/>
  <w16cid:commentId w16cid:paraId="146BB163" w16cid:durableId="25181086"/>
  <w16cid:commentId w16cid:paraId="26BD5B8C" w16cid:durableId="251810AC"/>
  <w16cid:commentId w16cid:paraId="496DDADC" w16cid:durableId="251810CA"/>
  <w16cid:commentId w16cid:paraId="167201F7" w16cid:durableId="25181149"/>
  <w16cid:commentId w16cid:paraId="2EC2249E" w16cid:durableId="25181176"/>
  <w16cid:commentId w16cid:paraId="69038A9A" w16cid:durableId="25181190"/>
  <w16cid:commentId w16cid:paraId="47E9218B" w16cid:durableId="25181199"/>
  <w16cid:commentId w16cid:paraId="27A05EC7" w16cid:durableId="251811C0"/>
  <w16cid:commentId w16cid:paraId="4E60D295" w16cid:durableId="251811EC"/>
  <w16cid:commentId w16cid:paraId="62011EE9" w16cid:durableId="251811FA"/>
  <w16cid:commentId w16cid:paraId="600BC78E" w16cid:durableId="2518121B"/>
  <w16cid:commentId w16cid:paraId="3EF3768A" w16cid:durableId="25181233"/>
  <w16cid:commentId w16cid:paraId="1D1771D0" w16cid:durableId="25181245"/>
  <w16cid:commentId w16cid:paraId="2775FEB2" w16cid:durableId="25181260"/>
  <w16cid:commentId w16cid:paraId="74B8CD1A" w16cid:durableId="2518126A"/>
  <w16cid:commentId w16cid:paraId="70A1417F" w16cid:durableId="25181282"/>
  <w16cid:commentId w16cid:paraId="755AAA6E" w16cid:durableId="25181291"/>
  <w16cid:commentId w16cid:paraId="3249438F" w16cid:durableId="2518129C"/>
  <w16cid:commentId w16cid:paraId="3FB199B2" w16cid:durableId="251812B0"/>
  <w16cid:commentId w16cid:paraId="1B6205DA" w16cid:durableId="25180F66"/>
  <w16cid:commentId w16cid:paraId="1A873AEA" w16cid:durableId="251812D1"/>
  <w16cid:commentId w16cid:paraId="50EBD7C2" w16cid:durableId="251812DA"/>
  <w16cid:commentId w16cid:paraId="02C10286" w16cid:durableId="251812E8"/>
  <w16cid:commentId w16cid:paraId="418A8860" w16cid:durableId="25181304"/>
  <w16cid:commentId w16cid:paraId="7A9E9F78" w16cid:durableId="2518130F"/>
  <w16cid:commentId w16cid:paraId="3258B236" w16cid:durableId="2518131D"/>
  <w16cid:commentId w16cid:paraId="0FB97F96" w16cid:durableId="25181348"/>
  <w16cid:commentId w16cid:paraId="5A605949" w16cid:durableId="2518133B"/>
  <w16cid:commentId w16cid:paraId="3D4E1D69" w16cid:durableId="25181357"/>
  <w16cid:commentId w16cid:paraId="78CB2174" w16cid:durableId="25181376"/>
  <w16cid:commentId w16cid:paraId="23CF56F4" w16cid:durableId="25181559"/>
  <w16cid:commentId w16cid:paraId="64479333" w16cid:durableId="25181533"/>
  <w16cid:commentId w16cid:paraId="28E6ED16" w16cid:durableId="2518152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5685F64"/>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2176454"/>
    <w:multiLevelType w:val="hybridMultilevel"/>
    <w:tmpl w:val="FAA2D018"/>
    <w:lvl w:ilvl="0" w:tplc="FFFFFFFF">
      <w:start w:val="1"/>
      <w:numFmt w:val="lowerLetter"/>
      <w:lvlText w:val="%1)"/>
      <w:lvlJc w:val="left"/>
      <w:pPr>
        <w:ind w:left="1069" w:hanging="360"/>
      </w:p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53D1CF4"/>
    <w:multiLevelType w:val="hybridMultilevel"/>
    <w:tmpl w:val="BFEAFE92"/>
    <w:lvl w:ilvl="0" w:tplc="FFFFFFFF">
      <w:start w:val="1"/>
      <w:numFmt w:val="lowerLetter"/>
      <w:lvlText w:val="%1)"/>
      <w:lvlJc w:val="left"/>
      <w:pPr>
        <w:ind w:left="1069" w:hanging="360"/>
      </w:p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 w15:restartNumberingAfterBreak="0">
    <w:nsid w:val="05705908"/>
    <w:multiLevelType w:val="hybridMultilevel"/>
    <w:tmpl w:val="5E1235C2"/>
    <w:lvl w:ilvl="0" w:tplc="FFFFFFFF">
      <w:start w:val="1"/>
      <w:numFmt w:val="lowerLetter"/>
      <w:lvlText w:val="%1)"/>
      <w:lvlJc w:val="left"/>
      <w:pPr>
        <w:ind w:left="1069" w:hanging="360"/>
      </w:p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 w15:restartNumberingAfterBreak="0">
    <w:nsid w:val="07A9190A"/>
    <w:multiLevelType w:val="hybridMultilevel"/>
    <w:tmpl w:val="A53EDCA2"/>
    <w:lvl w:ilvl="0" w:tplc="04160017">
      <w:start w:val="1"/>
      <w:numFmt w:val="lowerLetter"/>
      <w:lvlText w:val="%1)"/>
      <w:lvlJc w:val="left"/>
      <w:pPr>
        <w:ind w:left="1069"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8526750"/>
    <w:multiLevelType w:val="hybridMultilevel"/>
    <w:tmpl w:val="A7E2FF92"/>
    <w:lvl w:ilvl="0" w:tplc="FFFFFFFF">
      <w:start w:val="1"/>
      <w:numFmt w:val="lowerLetter"/>
      <w:lvlText w:val="%1)"/>
      <w:lvlJc w:val="left"/>
      <w:pPr>
        <w:ind w:left="1069" w:hanging="360"/>
      </w:p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0D6918D8"/>
    <w:multiLevelType w:val="multilevel"/>
    <w:tmpl w:val="36E6A072"/>
    <w:styleLink w:val="Listaatual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D7F68A2"/>
    <w:multiLevelType w:val="multilevel"/>
    <w:tmpl w:val="3E8C11FE"/>
    <w:lvl w:ilvl="0">
      <w:start w:val="1"/>
      <w:numFmt w:val="lowerLetter"/>
      <w:lvlText w:val="%1)"/>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0" w15:restartNumberingAfterBreak="0">
    <w:nsid w:val="10BC2DF0"/>
    <w:multiLevelType w:val="hybridMultilevel"/>
    <w:tmpl w:val="5344E5A6"/>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134D2093"/>
    <w:multiLevelType w:val="multilevel"/>
    <w:tmpl w:val="89E48C4A"/>
    <w:styleLink w:val="Listaatual15"/>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17D62F3D"/>
    <w:multiLevelType w:val="hybridMultilevel"/>
    <w:tmpl w:val="AFD27B7C"/>
    <w:lvl w:ilvl="0" w:tplc="FFFFFFFF">
      <w:start w:val="1"/>
      <w:numFmt w:val="lowerLetter"/>
      <w:lvlText w:val="%1)"/>
      <w:lvlJc w:val="left"/>
      <w:pPr>
        <w:ind w:left="1069" w:hanging="360"/>
      </w:p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 w15:restartNumberingAfterBreak="0">
    <w:nsid w:val="1B497A2F"/>
    <w:multiLevelType w:val="multilevel"/>
    <w:tmpl w:val="BFEAFE92"/>
    <w:styleLink w:val="Listaatual8"/>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15:restartNumberingAfterBreak="0">
    <w:nsid w:val="1B4A1BCC"/>
    <w:multiLevelType w:val="multilevel"/>
    <w:tmpl w:val="ED3475B2"/>
    <w:styleLink w:val="Listaatual10"/>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15:restartNumberingAfterBreak="0">
    <w:nsid w:val="38322118"/>
    <w:multiLevelType w:val="multilevel"/>
    <w:tmpl w:val="AFD27B7C"/>
    <w:styleLink w:val="Listaatual9"/>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6" w15:restartNumberingAfterBreak="0">
    <w:nsid w:val="41407FB5"/>
    <w:multiLevelType w:val="multilevel"/>
    <w:tmpl w:val="5E1235C2"/>
    <w:styleLink w:val="Listaatual14"/>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 w15:restartNumberingAfterBreak="0">
    <w:nsid w:val="44DA256D"/>
    <w:multiLevelType w:val="hybridMultilevel"/>
    <w:tmpl w:val="0D40CD14"/>
    <w:lvl w:ilvl="0" w:tplc="FC8E875E">
      <w:start w:val="1"/>
      <w:numFmt w:val="bullet"/>
      <w:pStyle w:val="Sub-inciso"/>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6306769"/>
    <w:multiLevelType w:val="multilevel"/>
    <w:tmpl w:val="1E7CE742"/>
    <w:styleLink w:val="Listaatual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15:restartNumberingAfterBreak="0">
    <w:nsid w:val="549D5C06"/>
    <w:multiLevelType w:val="multilevel"/>
    <w:tmpl w:val="A7E2FF92"/>
    <w:styleLink w:val="Listaatual13"/>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0" w15:restartNumberingAfterBreak="0">
    <w:nsid w:val="55A904FB"/>
    <w:multiLevelType w:val="hybridMultilevel"/>
    <w:tmpl w:val="5D306B70"/>
    <w:lvl w:ilvl="0" w:tplc="FFFFFFFF">
      <w:start w:val="1"/>
      <w:numFmt w:val="lowerLetter"/>
      <w:lvlText w:val="%1)"/>
      <w:lvlJc w:val="left"/>
      <w:pPr>
        <w:ind w:left="1069" w:hanging="360"/>
      </w:p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1" w15:restartNumberingAfterBreak="0">
    <w:nsid w:val="55B4317C"/>
    <w:multiLevelType w:val="multilevel"/>
    <w:tmpl w:val="9CCE2CA8"/>
    <w:styleLink w:val="Listaatual7"/>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2" w15:restartNumberingAfterBreak="0">
    <w:nsid w:val="581E2C6D"/>
    <w:multiLevelType w:val="multilevel"/>
    <w:tmpl w:val="5D306B70"/>
    <w:styleLink w:val="Listaatual12"/>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3" w15:restartNumberingAfterBreak="0">
    <w:nsid w:val="59A97520"/>
    <w:multiLevelType w:val="multilevel"/>
    <w:tmpl w:val="CA3AA676"/>
    <w:styleLink w:val="Listaatual1"/>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4" w15:restartNumberingAfterBreak="0">
    <w:nsid w:val="5DD86AE1"/>
    <w:multiLevelType w:val="multilevel"/>
    <w:tmpl w:val="89E48C4A"/>
    <w:styleLink w:val="Listaatual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5F8C36CA"/>
    <w:multiLevelType w:val="hybridMultilevel"/>
    <w:tmpl w:val="4CB4EE8A"/>
    <w:lvl w:ilvl="0" w:tplc="FFFFFFFF">
      <w:start w:val="1"/>
      <w:numFmt w:val="lowerLetter"/>
      <w:lvlText w:val="%1)"/>
      <w:lvlJc w:val="left"/>
      <w:pPr>
        <w:ind w:left="1069" w:hanging="360"/>
      </w:p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 w15:restartNumberingAfterBreak="0">
    <w:nsid w:val="64B6681E"/>
    <w:multiLevelType w:val="hybridMultilevel"/>
    <w:tmpl w:val="ED3475B2"/>
    <w:lvl w:ilvl="0" w:tplc="FFFFFFFF">
      <w:start w:val="1"/>
      <w:numFmt w:val="lowerLetter"/>
      <w:lvlText w:val="%1)"/>
      <w:lvlJc w:val="left"/>
      <w:pPr>
        <w:ind w:left="1069" w:hanging="360"/>
      </w:p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7" w15:restartNumberingAfterBreak="0">
    <w:nsid w:val="685D0A99"/>
    <w:multiLevelType w:val="hybridMultilevel"/>
    <w:tmpl w:val="4CB4EE8A"/>
    <w:lvl w:ilvl="0" w:tplc="FFFFFFFF">
      <w:start w:val="1"/>
      <w:numFmt w:val="lowerLetter"/>
      <w:lvlText w:val="%1)"/>
      <w:lvlJc w:val="left"/>
      <w:pPr>
        <w:ind w:left="1069" w:hanging="360"/>
      </w:p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8" w15:restartNumberingAfterBreak="0">
    <w:nsid w:val="6A225689"/>
    <w:multiLevelType w:val="multilevel"/>
    <w:tmpl w:val="89E48C4A"/>
    <w:styleLink w:val="Listaatual6"/>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9"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6E7F4195"/>
    <w:multiLevelType w:val="multilevel"/>
    <w:tmpl w:val="EF1E0AE2"/>
    <w:styleLink w:val="Listaatual4"/>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1" w15:restartNumberingAfterBreak="0">
    <w:nsid w:val="736E1F85"/>
    <w:multiLevelType w:val="hybridMultilevel"/>
    <w:tmpl w:val="9E406882"/>
    <w:lvl w:ilvl="0" w:tplc="04160017">
      <w:start w:val="1"/>
      <w:numFmt w:val="lowerLetter"/>
      <w:lvlText w:val="%1)"/>
      <w:lvlJc w:val="left"/>
      <w:pPr>
        <w:ind w:left="1069" w:hanging="360"/>
      </w:p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2"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33" w15:restartNumberingAfterBreak="0">
    <w:nsid w:val="7C81292A"/>
    <w:multiLevelType w:val="multilevel"/>
    <w:tmpl w:val="ABCA0F96"/>
    <w:styleLink w:val="Listaatual5"/>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0"/>
  </w:num>
  <w:num w:numId="2">
    <w:abstractNumId w:val="8"/>
  </w:num>
  <w:num w:numId="3">
    <w:abstractNumId w:val="2"/>
  </w:num>
  <w:num w:numId="4">
    <w:abstractNumId w:val="9"/>
  </w:num>
  <w:num w:numId="5">
    <w:abstractNumId w:val="29"/>
  </w:num>
  <w:num w:numId="6">
    <w:abstractNumId w:val="32"/>
  </w:num>
  <w:num w:numId="7">
    <w:abstractNumId w:val="31"/>
  </w:num>
  <w:num w:numId="8">
    <w:abstractNumId w:val="10"/>
  </w:num>
  <w:num w:numId="9">
    <w:abstractNumId w:val="5"/>
  </w:num>
  <w:num w:numId="10">
    <w:abstractNumId w:val="17"/>
  </w:num>
  <w:num w:numId="11">
    <w:abstractNumId w:val="23"/>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
  </w:num>
  <w:num w:numId="17">
    <w:abstractNumId w:val="30"/>
  </w:num>
  <w:num w:numId="18">
    <w:abstractNumId w:val="3"/>
  </w:num>
  <w:num w:numId="19">
    <w:abstractNumId w:val="33"/>
  </w:num>
  <w:num w:numId="20">
    <w:abstractNumId w:val="12"/>
  </w:num>
  <w:num w:numId="21">
    <w:abstractNumId w:val="28"/>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26"/>
  </w:num>
  <w:num w:numId="27">
    <w:abstractNumId w:val="15"/>
  </w:num>
  <w:num w:numId="28">
    <w:abstractNumId w:val="20"/>
  </w:num>
  <w:num w:numId="29">
    <w:abstractNumId w:val="14"/>
  </w:num>
  <w:num w:numId="30">
    <w:abstractNumId w:val="6"/>
  </w:num>
  <w:num w:numId="31">
    <w:abstractNumId w:val="24"/>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4"/>
  </w:num>
  <w:num w:numId="35">
    <w:abstractNumId w:val="19"/>
  </w:num>
  <w:num w:numId="36">
    <w:abstractNumId w:val="27"/>
  </w:num>
  <w:num w:numId="37">
    <w:abstractNumId w:val="16"/>
  </w:num>
  <w:num w:numId="38">
    <w:abstractNumId w:val="25"/>
  </w:num>
  <w:num w:numId="39">
    <w:abstractNumId w:val="11"/>
  </w:num>
  <w:num w:numId="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rson w15:author="Marcel Hugo">
    <w15:presenceInfo w15:providerId="None" w15:userId="Marcel Hu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29300C"/>
    <w:rsid w:val="0036712C"/>
    <w:rsid w:val="003C5448"/>
    <w:rsid w:val="0046604A"/>
    <w:rsid w:val="004E4A18"/>
    <w:rsid w:val="00557348"/>
    <w:rsid w:val="005A5022"/>
    <w:rsid w:val="0080416A"/>
    <w:rsid w:val="00922109"/>
    <w:rsid w:val="00A151C9"/>
    <w:rsid w:val="00BC76D0"/>
    <w:rsid w:val="00C169FA"/>
    <w:rsid w:val="00DF6E9B"/>
    <w:rsid w:val="00F20C77"/>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uiPriority w:val="9"/>
    <w:qFormat/>
    <w:rsid w:val="00922109"/>
    <w:pPr>
      <w:keepNext/>
      <w:keepLines/>
      <w:numPr>
        <w:numId w:val="1"/>
      </w:numPr>
      <w:tabs>
        <w:tab w:val="left" w:pos="284"/>
      </w:tabs>
      <w:spacing w:before="240" w:line="360" w:lineRule="auto"/>
      <w:jc w:val="both"/>
      <w:outlineLvl w:val="0"/>
    </w:pPr>
    <w:rPr>
      <w:rFonts w:ascii="Times New Roman" w:eastAsia="Times New Roman" w:hAnsi="Times New Roman" w:cs="Times New Roman"/>
      <w:b/>
      <w:caps/>
      <w:lang w:eastAsia="pt-BR"/>
    </w:rPr>
  </w:style>
  <w:style w:type="paragraph" w:styleId="Ttulo2">
    <w:name w:val="heading 2"/>
    <w:aliases w:val="TF-TÍTULO 2"/>
    <w:next w:val="TF-TEXTO"/>
    <w:link w:val="Ttulo2Char"/>
    <w:autoRedefine/>
    <w:qFormat/>
    <w:rsid w:val="004E4A18"/>
    <w:pPr>
      <w:keepNext/>
      <w:keepLines/>
      <w:numPr>
        <w:ilvl w:val="1"/>
        <w:numId w:val="1"/>
      </w:numPr>
      <w:spacing w:before="240" w:line="360" w:lineRule="auto"/>
      <w:jc w:val="both"/>
      <w:outlineLvl w:val="1"/>
    </w:pPr>
    <w:rPr>
      <w:rFonts w:ascii="Times New Roman" w:eastAsia="Times New Roman" w:hAnsi="Times New Roman" w:cs="Times New Roman"/>
      <w:caps/>
      <w:color w:val="000000"/>
      <w:szCs w:val="20"/>
      <w:lang w:eastAsia="pt-BR"/>
    </w:rPr>
  </w:style>
  <w:style w:type="paragraph" w:styleId="Ttulo3">
    <w:name w:val="heading 3"/>
    <w:aliases w:val="TF-TÍTULO 3"/>
    <w:next w:val="TF-TEXTO"/>
    <w:link w:val="Ttulo3Char"/>
    <w:autoRedefine/>
    <w:qFormat/>
    <w:rsid w:val="004E4A18"/>
    <w:pPr>
      <w:keepNext/>
      <w:keepLines/>
      <w:numPr>
        <w:ilvl w:val="2"/>
        <w:numId w:val="1"/>
      </w:numPr>
      <w:spacing w:before="240" w:line="360" w:lineRule="auto"/>
      <w:jc w:val="both"/>
      <w:outlineLvl w:val="2"/>
    </w:pPr>
    <w:rPr>
      <w:rFonts w:ascii="Times New Roman" w:eastAsia="Times New Roman" w:hAnsi="Times New Roman" w:cs="Times New Roman"/>
      <w:color w:val="000000"/>
      <w:szCs w:val="20"/>
      <w:lang w:eastAsia="pt-BR"/>
    </w:rPr>
  </w:style>
  <w:style w:type="paragraph" w:styleId="Ttulo4">
    <w:name w:val="heading 4"/>
    <w:aliases w:val="TF-TÍTULO 4"/>
    <w:next w:val="TF-TEXTO"/>
    <w:link w:val="Ttulo4Char"/>
    <w:autoRedefine/>
    <w:qFormat/>
    <w:rsid w:val="004E4A18"/>
    <w:pPr>
      <w:keepNext/>
      <w:keepLines/>
      <w:numPr>
        <w:ilvl w:val="3"/>
        <w:numId w:val="1"/>
      </w:numPr>
      <w:spacing w:before="240" w:line="360" w:lineRule="auto"/>
      <w:jc w:val="both"/>
      <w:outlineLvl w:val="3"/>
    </w:pPr>
    <w:rPr>
      <w:rFonts w:ascii="Times New Roman" w:eastAsia="Times New Roman" w:hAnsi="Times New Roman" w:cs="Times New Roman"/>
      <w:color w:val="000000"/>
      <w:szCs w:val="20"/>
      <w:lang w:eastAsia="pt-BR"/>
    </w:rPr>
  </w:style>
  <w:style w:type="paragraph" w:styleId="Ttulo5">
    <w:name w:val="heading 5"/>
    <w:aliases w:val="TF-TÍTULO 5"/>
    <w:next w:val="TF-TEXTO"/>
    <w:link w:val="Ttulo5Char"/>
    <w:autoRedefine/>
    <w:qFormat/>
    <w:rsid w:val="004E4A18"/>
    <w:pPr>
      <w:keepNext/>
      <w:keepLines/>
      <w:numPr>
        <w:ilvl w:val="4"/>
        <w:numId w:val="1"/>
      </w:numPr>
      <w:spacing w:before="240" w:line="360" w:lineRule="auto"/>
      <w:jc w:val="both"/>
      <w:outlineLvl w:val="4"/>
    </w:pPr>
    <w:rPr>
      <w:rFonts w:ascii="Times New Roman" w:eastAsia="Times New Roman" w:hAnsi="Times New Roman" w:cs="Times New Roman"/>
      <w:color w:val="000000"/>
      <w:szCs w:val="20"/>
      <w:lang w:eastAsia="pt-BR"/>
    </w:rPr>
  </w:style>
  <w:style w:type="paragraph" w:styleId="Ttulo6">
    <w:name w:val="heading 6"/>
    <w:next w:val="TF-TEXTO"/>
    <w:link w:val="Ttulo6Char"/>
    <w:autoRedefine/>
    <w:qFormat/>
    <w:rsid w:val="004E4A18"/>
    <w:pPr>
      <w:keepNext/>
      <w:numPr>
        <w:ilvl w:val="5"/>
        <w:numId w:val="1"/>
      </w:numPr>
      <w:spacing w:before="360" w:after="240"/>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4E4A18"/>
    <w:pPr>
      <w:keepNext/>
      <w:numPr>
        <w:ilvl w:val="6"/>
        <w:numId w:val="1"/>
      </w:numPr>
      <w:spacing w:before="360" w:after="240"/>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4E4A18"/>
    <w:pPr>
      <w:keepNext/>
      <w:numPr>
        <w:ilvl w:val="7"/>
        <w:numId w:val="1"/>
      </w:numPr>
      <w:spacing w:before="360" w:after="240"/>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4E4A18"/>
    <w:pPr>
      <w:keepNext/>
      <w:numPr>
        <w:ilvl w:val="8"/>
        <w:numId w:val="1"/>
      </w:numPr>
      <w:spacing w:before="360" w:after="360"/>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uiPriority w:val="9"/>
    <w:rsid w:val="00922109"/>
    <w:rPr>
      <w:rFonts w:ascii="Times New Roman" w:eastAsia="Times New Roman" w:hAnsi="Times New Roman" w:cs="Times New Roman"/>
      <w:b/>
      <w:caps/>
      <w:lang w:eastAsia="pt-BR"/>
    </w:rPr>
  </w:style>
  <w:style w:type="character" w:customStyle="1" w:styleId="Ttulo2Char">
    <w:name w:val="Título 2 Char"/>
    <w:aliases w:val="TF-TÍTULO 2 Char"/>
    <w:basedOn w:val="Fontepargpadro"/>
    <w:link w:val="Ttulo2"/>
    <w:rsid w:val="004E4A18"/>
    <w:rPr>
      <w:rFonts w:ascii="Times New Roman" w:eastAsia="Times New Roman" w:hAnsi="Times New Roman" w:cs="Times New Roman"/>
      <w:caps/>
      <w:color w:val="000000"/>
      <w:szCs w:val="20"/>
      <w:lang w:eastAsia="pt-BR"/>
    </w:rPr>
  </w:style>
  <w:style w:type="character" w:customStyle="1" w:styleId="Ttulo3Char">
    <w:name w:val="Título 3 Char"/>
    <w:aliases w:val="TF-TÍTULO 3 Char"/>
    <w:basedOn w:val="Fontepargpadro"/>
    <w:link w:val="Ttulo3"/>
    <w:rsid w:val="004E4A18"/>
    <w:rPr>
      <w:rFonts w:ascii="Times New Roman" w:eastAsia="Times New Roman" w:hAnsi="Times New Roman" w:cs="Times New Roman"/>
      <w:color w:val="000000"/>
      <w:szCs w:val="20"/>
      <w:lang w:eastAsia="pt-BR"/>
    </w:rPr>
  </w:style>
  <w:style w:type="character" w:customStyle="1" w:styleId="Ttulo4Char">
    <w:name w:val="Título 4 Char"/>
    <w:aliases w:val="TF-TÍTULO 4 Char"/>
    <w:basedOn w:val="Fontepargpadro"/>
    <w:link w:val="Ttulo4"/>
    <w:rsid w:val="004E4A18"/>
    <w:rPr>
      <w:rFonts w:ascii="Times New Roman" w:eastAsia="Times New Roman" w:hAnsi="Times New Roman" w:cs="Times New Roman"/>
      <w:color w:val="000000"/>
      <w:szCs w:val="20"/>
      <w:lang w:eastAsia="pt-BR"/>
    </w:rPr>
  </w:style>
  <w:style w:type="character" w:customStyle="1" w:styleId="Ttulo5Char">
    <w:name w:val="Título 5 Char"/>
    <w:aliases w:val="TF-TÍTULO 5 Char"/>
    <w:basedOn w:val="Fontepargpadro"/>
    <w:link w:val="Ttulo5"/>
    <w:rsid w:val="004E4A18"/>
    <w:rPr>
      <w:rFonts w:ascii="Times New Roman" w:eastAsia="Times New Roman" w:hAnsi="Times New Roman" w:cs="Times New Roman"/>
      <w:color w:val="000000"/>
      <w:szCs w:val="20"/>
      <w:lang w:eastAsia="pt-BR"/>
    </w:rPr>
  </w:style>
  <w:style w:type="character" w:customStyle="1" w:styleId="Ttulo6Char">
    <w:name w:val="Título 6 Char"/>
    <w:basedOn w:val="Fontepargpadro"/>
    <w:link w:val="Ttulo6"/>
    <w:rsid w:val="004E4A18"/>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4E4A18"/>
    <w:rPr>
      <w:rFonts w:ascii="Times" w:eastAsia="Times New Roman" w:hAnsi="Times" w:cs="Times New Roman"/>
      <w:szCs w:val="20"/>
      <w:lang w:eastAsia="pt-BR"/>
    </w:rPr>
  </w:style>
  <w:style w:type="character" w:customStyle="1" w:styleId="Ttulo8Char">
    <w:name w:val="Título 8 Char"/>
    <w:basedOn w:val="Fontepargpadro"/>
    <w:link w:val="Ttulo8"/>
    <w:rsid w:val="004E4A18"/>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4E4A18"/>
    <w:rPr>
      <w:rFonts w:ascii="Times New Roman" w:eastAsia="Times New Roman" w:hAnsi="Times New Roman" w:cs="Times New Roman"/>
      <w:b/>
      <w:color w:val="000000"/>
      <w:szCs w:val="20"/>
      <w:lang w:eastAsia="pt-BR"/>
    </w:rPr>
  </w:style>
  <w:style w:type="paragraph" w:customStyle="1" w:styleId="TF-TEXTO">
    <w:name w:val="TF-TEXTO"/>
    <w:link w:val="TF-TEXTOChar"/>
    <w:qFormat/>
    <w:rsid w:val="004E4A18"/>
    <w:pPr>
      <w:spacing w:before="120" w:line="360" w:lineRule="auto"/>
      <w:ind w:firstLine="680"/>
      <w:contextualSpacing/>
      <w:jc w:val="both"/>
    </w:pPr>
    <w:rPr>
      <w:rFonts w:ascii="Times New Roman" w:eastAsia="Times New Roman" w:hAnsi="Times New Roman" w:cs="Times New Roman"/>
      <w:szCs w:val="20"/>
      <w:lang w:eastAsia="pt-BR"/>
    </w:rPr>
  </w:style>
  <w:style w:type="paragraph" w:styleId="ndicedeilustraes">
    <w:name w:val="table of figures"/>
    <w:basedOn w:val="Normal"/>
    <w:next w:val="Normal"/>
    <w:uiPriority w:val="99"/>
    <w:rsid w:val="004E4A18"/>
    <w:pPr>
      <w:spacing w:line="360" w:lineRule="auto"/>
      <w:ind w:left="1134" w:hanging="1134"/>
    </w:pPr>
    <w:rPr>
      <w:rFonts w:ascii="Times New Roman" w:eastAsia="Times New Roman" w:hAnsi="Times New Roman" w:cs="Times New Roman"/>
      <w:lang w:eastAsia="pt-BR"/>
    </w:rPr>
  </w:style>
  <w:style w:type="paragraph" w:customStyle="1" w:styleId="TF-capaCABEALHO">
    <w:name w:val="TF-capa CABEÇALHO"/>
    <w:semiHidden/>
    <w:rsid w:val="004E4A18"/>
    <w:pPr>
      <w:spacing w:line="480" w:lineRule="auto"/>
      <w:jc w:val="center"/>
    </w:pPr>
    <w:rPr>
      <w:rFonts w:ascii="Times New Roman" w:eastAsia="Times New Roman" w:hAnsi="Times New Roman" w:cs="Times New Roman"/>
      <w:b/>
      <w:caps/>
      <w:szCs w:val="20"/>
      <w:lang w:eastAsia="pt-BR"/>
    </w:rPr>
  </w:style>
  <w:style w:type="paragraph" w:customStyle="1" w:styleId="TF-capaTTULO">
    <w:name w:val="TF-capa TÍTULO"/>
    <w:next w:val="TF-capaAUTOR"/>
    <w:semiHidden/>
    <w:rsid w:val="004E4A18"/>
    <w:pPr>
      <w:spacing w:before="4600" w:line="480" w:lineRule="auto"/>
      <w:jc w:val="center"/>
    </w:pPr>
    <w:rPr>
      <w:rFonts w:ascii="Times New Roman" w:eastAsia="Times New Roman" w:hAnsi="Times New Roman" w:cs="Times New Roman"/>
      <w:b/>
      <w:caps/>
      <w:sz w:val="32"/>
      <w:szCs w:val="20"/>
      <w:lang w:eastAsia="pt-BR"/>
    </w:rPr>
  </w:style>
  <w:style w:type="paragraph" w:customStyle="1" w:styleId="TF-capaAUTOR">
    <w:name w:val="TF-capa AUTOR"/>
    <w:semiHidden/>
    <w:rsid w:val="004E4A18"/>
    <w:pPr>
      <w:spacing w:before="720"/>
      <w:jc w:val="right"/>
    </w:pPr>
    <w:rPr>
      <w:rFonts w:ascii="Times New Roman" w:eastAsia="Times New Roman" w:hAnsi="Times New Roman" w:cs="Times New Roman"/>
      <w:b/>
      <w:caps/>
      <w:szCs w:val="20"/>
      <w:lang w:eastAsia="pt-BR"/>
    </w:rPr>
  </w:style>
  <w:style w:type="paragraph" w:customStyle="1" w:styleId="TF-capaID">
    <w:name w:val="TF-capa ID"/>
    <w:semiHidden/>
    <w:rsid w:val="004E4A18"/>
    <w:pPr>
      <w:jc w:val="right"/>
    </w:pPr>
    <w:rPr>
      <w:rFonts w:ascii="Times New Roman" w:eastAsia="Times New Roman" w:hAnsi="Times New Roman" w:cs="Times New Roman"/>
      <w:b/>
      <w:caps/>
      <w:szCs w:val="20"/>
      <w:lang w:eastAsia="pt-BR"/>
    </w:rPr>
  </w:style>
  <w:style w:type="paragraph" w:customStyle="1" w:styleId="TF-folharostoAUTOR">
    <w:name w:val="TF-folha rosto AUTOR"/>
    <w:basedOn w:val="TF-capaAUTOR"/>
    <w:semiHidden/>
    <w:rsid w:val="004E4A18"/>
    <w:pPr>
      <w:widowControl w:val="0"/>
      <w:spacing w:before="0"/>
      <w:jc w:val="center"/>
    </w:pPr>
  </w:style>
  <w:style w:type="paragraph" w:customStyle="1" w:styleId="TF-folharostoFINALIDADE">
    <w:name w:val="TF-folha rosto FINALIDADE"/>
    <w:semiHidden/>
    <w:rsid w:val="004E4A18"/>
    <w:pPr>
      <w:spacing w:before="720"/>
      <w:ind w:left="4536"/>
      <w:jc w:val="both"/>
    </w:pPr>
    <w:rPr>
      <w:rFonts w:ascii="Times New Roman" w:eastAsia="Times New Roman" w:hAnsi="Times New Roman" w:cs="Times New Roman"/>
      <w:color w:val="000000"/>
      <w:szCs w:val="20"/>
      <w:lang w:eastAsia="pt-BR"/>
    </w:rPr>
  </w:style>
  <w:style w:type="paragraph" w:customStyle="1" w:styleId="TF-folharostoTTULO">
    <w:name w:val="TF-folha rosto TÍTULO"/>
    <w:basedOn w:val="TF-capaTTULO"/>
    <w:semiHidden/>
    <w:rsid w:val="004E4A18"/>
    <w:pPr>
      <w:spacing w:before="2000"/>
    </w:pPr>
  </w:style>
  <w:style w:type="paragraph" w:customStyle="1" w:styleId="TF-autor">
    <w:name w:val="TF-autor"/>
    <w:basedOn w:val="TF-folharostoFINALIDADE"/>
    <w:semiHidden/>
    <w:rsid w:val="004E4A18"/>
    <w:pPr>
      <w:keepNext/>
      <w:keepLines/>
      <w:spacing w:before="0"/>
      <w:ind w:left="0"/>
      <w:jc w:val="right"/>
    </w:pPr>
  </w:style>
  <w:style w:type="paragraph" w:customStyle="1" w:styleId="TF-folharostoANO">
    <w:name w:val="TF-folha rosto ANO"/>
    <w:next w:val="TF-folharostoID"/>
    <w:semiHidden/>
    <w:rsid w:val="004E4A18"/>
    <w:pPr>
      <w:jc w:val="center"/>
    </w:pPr>
    <w:rPr>
      <w:rFonts w:ascii="Times New Roman" w:eastAsia="Times New Roman" w:hAnsi="Times New Roman" w:cs="Times New Roman"/>
      <w:b/>
      <w:caps/>
      <w:color w:val="000000"/>
      <w:szCs w:val="20"/>
      <w:lang w:eastAsia="pt-BR"/>
    </w:rPr>
  </w:style>
  <w:style w:type="paragraph" w:customStyle="1" w:styleId="TF-folharostoID">
    <w:name w:val="TF-folha rosto ID"/>
    <w:basedOn w:val="TF-capaID"/>
    <w:semiHidden/>
    <w:rsid w:val="004E4A18"/>
  </w:style>
  <w:style w:type="paragraph" w:customStyle="1" w:styleId="TF-folhaaprovaoTTULO">
    <w:name w:val="TF-folha aprovação TÍTULO"/>
    <w:basedOn w:val="TF-capaTTULO"/>
    <w:semiHidden/>
    <w:rsid w:val="004E4A18"/>
    <w:pPr>
      <w:pageBreakBefore/>
      <w:spacing w:before="0"/>
    </w:pPr>
  </w:style>
  <w:style w:type="paragraph" w:customStyle="1" w:styleId="TF-folhaaprovaoPOR">
    <w:name w:val="TF-folha aprovação POR"/>
    <w:semiHidden/>
    <w:rsid w:val="004E4A18"/>
    <w:pPr>
      <w:spacing w:before="1000"/>
      <w:jc w:val="center"/>
    </w:pPr>
    <w:rPr>
      <w:rFonts w:ascii="Times New Roman" w:eastAsia="Times New Roman" w:hAnsi="Times New Roman" w:cs="Times New Roman"/>
      <w:color w:val="000000"/>
      <w:szCs w:val="20"/>
      <w:lang w:eastAsia="pt-BR"/>
    </w:rPr>
  </w:style>
  <w:style w:type="paragraph" w:customStyle="1" w:styleId="TF-folhaaprovaoAUTOR">
    <w:name w:val="TF-folha aprovação AUTOR"/>
    <w:semiHidden/>
    <w:rsid w:val="004E4A18"/>
    <w:pPr>
      <w:spacing w:before="1000"/>
      <w:jc w:val="center"/>
    </w:pPr>
    <w:rPr>
      <w:rFonts w:ascii="Times New Roman" w:eastAsia="Times New Roman" w:hAnsi="Times New Roman" w:cs="Times New Roman"/>
      <w:b/>
      <w:caps/>
      <w:szCs w:val="20"/>
      <w:lang w:eastAsia="pt-BR"/>
    </w:rPr>
  </w:style>
  <w:style w:type="paragraph" w:customStyle="1" w:styleId="TF-folhaaprovaoASSINATURA">
    <w:name w:val="TF-folha aprovação ASSINATURA"/>
    <w:semiHidden/>
    <w:rsid w:val="004E4A18"/>
    <w:pPr>
      <w:spacing w:before="360"/>
      <w:ind w:left="2268"/>
    </w:pPr>
    <w:rPr>
      <w:rFonts w:ascii="Times New Roman" w:eastAsia="Times New Roman" w:hAnsi="Times New Roman" w:cs="Times New Roman"/>
      <w:b/>
      <w:color w:val="000000"/>
      <w:szCs w:val="20"/>
      <w:lang w:eastAsia="pt-BR"/>
    </w:rPr>
  </w:style>
  <w:style w:type="paragraph" w:customStyle="1" w:styleId="TF-folhaaprovaoFUNO">
    <w:name w:val="TF-folha aprovação FUNÇÃO"/>
    <w:semiHidden/>
    <w:rsid w:val="004E4A18"/>
    <w:pPr>
      <w:tabs>
        <w:tab w:val="left" w:pos="2268"/>
      </w:tabs>
    </w:pPr>
    <w:rPr>
      <w:rFonts w:ascii="Times New Roman" w:eastAsia="Times New Roman" w:hAnsi="Times New Roman" w:cs="Times New Roman"/>
      <w:color w:val="000000"/>
      <w:szCs w:val="20"/>
      <w:lang w:eastAsia="pt-BR"/>
    </w:rPr>
  </w:style>
  <w:style w:type="paragraph" w:customStyle="1" w:styleId="TF-folhaaprovaoDATA">
    <w:name w:val="TF-folha aprovação DATA"/>
    <w:semiHidden/>
    <w:rsid w:val="004E4A18"/>
    <w:pPr>
      <w:keepLines/>
      <w:jc w:val="center"/>
    </w:pPr>
    <w:rPr>
      <w:rFonts w:ascii="Times New Roman" w:eastAsia="Times New Roman" w:hAnsi="Times New Roman" w:cs="Times New Roman"/>
      <w:color w:val="000000"/>
      <w:szCs w:val="20"/>
      <w:lang w:eastAsia="pt-BR"/>
    </w:rPr>
  </w:style>
  <w:style w:type="paragraph" w:customStyle="1" w:styleId="TF-folhaaprovaoFINALIDADE">
    <w:name w:val="TF-folha aprovação FINALIDADE"/>
    <w:semiHidden/>
    <w:rsid w:val="004E4A18"/>
    <w:pPr>
      <w:spacing w:before="1000" w:after="1000"/>
      <w:ind w:left="4536"/>
      <w:jc w:val="both"/>
    </w:pPr>
    <w:rPr>
      <w:rFonts w:ascii="Times New Roman" w:eastAsia="Times New Roman" w:hAnsi="Times New Roman" w:cs="Times New Roman"/>
      <w:color w:val="000000"/>
      <w:szCs w:val="20"/>
      <w:lang w:eastAsia="pt-BR"/>
    </w:rPr>
  </w:style>
  <w:style w:type="paragraph" w:customStyle="1" w:styleId="TF-capaLOCAL">
    <w:name w:val="TF-capa LOCAL"/>
    <w:next w:val="TF-capaANO"/>
    <w:semiHidden/>
    <w:rsid w:val="004E4A18"/>
    <w:pPr>
      <w:jc w:val="center"/>
    </w:pPr>
    <w:rPr>
      <w:rFonts w:ascii="Times New Roman" w:eastAsia="Times New Roman" w:hAnsi="Times New Roman" w:cs="Times New Roman"/>
      <w:b/>
      <w:caps/>
      <w:szCs w:val="20"/>
      <w:lang w:eastAsia="pt-BR"/>
    </w:rPr>
  </w:style>
  <w:style w:type="paragraph" w:customStyle="1" w:styleId="TF-capaANO">
    <w:name w:val="TF-capa ANO"/>
    <w:next w:val="TF-capaID"/>
    <w:semiHidden/>
    <w:rsid w:val="004E4A18"/>
    <w:pPr>
      <w:jc w:val="center"/>
    </w:pPr>
    <w:rPr>
      <w:rFonts w:ascii="Times New Roman" w:eastAsia="Times New Roman" w:hAnsi="Times New Roman" w:cs="Times New Roman"/>
      <w:b/>
      <w:caps/>
      <w:szCs w:val="20"/>
      <w:lang w:eastAsia="pt-BR"/>
    </w:rPr>
  </w:style>
  <w:style w:type="paragraph" w:customStyle="1" w:styleId="TF-folharostoLOCAL">
    <w:name w:val="TF-folha rosto LOCAL"/>
    <w:semiHidden/>
    <w:rsid w:val="004E4A18"/>
    <w:pPr>
      <w:jc w:val="center"/>
    </w:pPr>
    <w:rPr>
      <w:rFonts w:ascii="Times New Roman" w:eastAsia="Times New Roman" w:hAnsi="Times New Roman" w:cs="Times New Roman"/>
      <w:b/>
      <w:caps/>
      <w:szCs w:val="20"/>
      <w:lang w:eastAsia="pt-BR"/>
    </w:rPr>
  </w:style>
  <w:style w:type="paragraph" w:customStyle="1" w:styleId="TF-dedicatria">
    <w:name w:val="TF-dedicatória"/>
    <w:semiHidden/>
    <w:rsid w:val="004E4A18"/>
    <w:pPr>
      <w:keepLines/>
      <w:pageBreakBefore/>
      <w:spacing w:before="6400"/>
      <w:ind w:left="4536"/>
      <w:jc w:val="both"/>
    </w:pPr>
    <w:rPr>
      <w:rFonts w:ascii="Times New Roman" w:eastAsia="Times New Roman" w:hAnsi="Times New Roman" w:cs="Times New Roman"/>
      <w:szCs w:val="20"/>
      <w:lang w:eastAsia="pt-BR"/>
    </w:rPr>
  </w:style>
  <w:style w:type="paragraph" w:customStyle="1" w:styleId="TF-agradecimentosTEXTO">
    <w:name w:val="TF-agradecimentos TEXTO"/>
    <w:semiHidden/>
    <w:rsid w:val="004E4A18"/>
    <w:pPr>
      <w:spacing w:line="480" w:lineRule="auto"/>
      <w:ind w:firstLine="680"/>
      <w:jc w:val="both"/>
    </w:pPr>
    <w:rPr>
      <w:rFonts w:ascii="Times New Roman" w:eastAsia="Times New Roman" w:hAnsi="Times New Roman" w:cs="Times New Roman"/>
      <w:szCs w:val="20"/>
      <w:lang w:eastAsia="pt-BR"/>
    </w:rPr>
  </w:style>
  <w:style w:type="paragraph" w:styleId="Ttulo">
    <w:name w:val="Title"/>
    <w:basedOn w:val="Normal"/>
    <w:link w:val="TtuloChar"/>
    <w:qFormat/>
    <w:rsid w:val="004E4A18"/>
    <w:pPr>
      <w:keepNext/>
      <w:keepLines/>
      <w:spacing w:before="240" w:after="60"/>
      <w:jc w:val="center"/>
      <w:outlineLvl w:val="0"/>
    </w:pPr>
    <w:rPr>
      <w:rFonts w:ascii="Arial" w:eastAsia="Times New Roman" w:hAnsi="Arial" w:cs="Arial"/>
      <w:b/>
      <w:bCs/>
      <w:kern w:val="28"/>
      <w:sz w:val="32"/>
      <w:szCs w:val="32"/>
      <w:lang w:eastAsia="pt-BR"/>
    </w:rPr>
  </w:style>
  <w:style w:type="character" w:customStyle="1" w:styleId="TtuloChar">
    <w:name w:val="Título Char"/>
    <w:basedOn w:val="Fontepargpadro"/>
    <w:link w:val="Ttulo"/>
    <w:rsid w:val="004E4A18"/>
    <w:rPr>
      <w:rFonts w:ascii="Arial" w:eastAsia="Times New Roman" w:hAnsi="Arial" w:cs="Arial"/>
      <w:b/>
      <w:bCs/>
      <w:kern w:val="28"/>
      <w:sz w:val="32"/>
      <w:szCs w:val="32"/>
      <w:lang w:eastAsia="pt-BR"/>
    </w:rPr>
  </w:style>
  <w:style w:type="paragraph" w:customStyle="1" w:styleId="TF-epgrafeTEXTO">
    <w:name w:val="TF-epígrafe TEXTO"/>
    <w:next w:val="TF-epgrafeAUTOR"/>
    <w:semiHidden/>
    <w:rsid w:val="004E4A18"/>
    <w:pPr>
      <w:pageBreakBefore/>
      <w:spacing w:before="6400"/>
      <w:ind w:left="4536"/>
      <w:jc w:val="both"/>
    </w:pPr>
    <w:rPr>
      <w:rFonts w:ascii="Times New Roman" w:eastAsia="Times New Roman" w:hAnsi="Times New Roman" w:cs="Times New Roman"/>
      <w:szCs w:val="20"/>
      <w:lang w:eastAsia="pt-BR"/>
    </w:rPr>
  </w:style>
  <w:style w:type="paragraph" w:customStyle="1" w:styleId="TF-epgrafeAUTOR">
    <w:name w:val="TF-epígrafe AUTOR"/>
    <w:semiHidden/>
    <w:rsid w:val="004E4A18"/>
    <w:pPr>
      <w:spacing w:before="120" w:line="480" w:lineRule="auto"/>
      <w:jc w:val="right"/>
    </w:pPr>
    <w:rPr>
      <w:rFonts w:ascii="Times New Roman" w:eastAsia="Times New Roman" w:hAnsi="Times New Roman" w:cs="Times New Roman"/>
      <w:szCs w:val="20"/>
      <w:lang w:eastAsia="pt-BR"/>
    </w:rPr>
  </w:style>
  <w:style w:type="paragraph" w:customStyle="1" w:styleId="TF-abstractTTULO">
    <w:name w:val="TF-abstract TÍTULO"/>
    <w:basedOn w:val="Normal"/>
    <w:next w:val="TF-abstractTEXTO"/>
    <w:semiHidden/>
    <w:rsid w:val="004E4A18"/>
    <w:pPr>
      <w:pageBreakBefore/>
      <w:jc w:val="center"/>
    </w:pPr>
    <w:rPr>
      <w:rFonts w:ascii="Times New Roman" w:eastAsia="Times New Roman" w:hAnsi="Times New Roman" w:cs="Times New Roman"/>
      <w:b/>
      <w:caps/>
      <w:sz w:val="28"/>
      <w:szCs w:val="20"/>
      <w:lang w:eastAsia="pt-BR"/>
    </w:rPr>
  </w:style>
  <w:style w:type="paragraph" w:customStyle="1" w:styleId="TF-abstractTEXTO">
    <w:name w:val="TF-abstract TEXTO"/>
    <w:basedOn w:val="TF-resumoTEXTO"/>
    <w:next w:val="TF-abstractKEY-WORDS"/>
    <w:semiHidden/>
    <w:rsid w:val="004E4A18"/>
  </w:style>
  <w:style w:type="paragraph" w:customStyle="1" w:styleId="TF-resumoTEXTO">
    <w:name w:val="TF-resumo TEXTO"/>
    <w:next w:val="TF-resumoPALAVRAS-CHAVE"/>
    <w:semiHidden/>
    <w:rsid w:val="004E4A18"/>
    <w:pPr>
      <w:spacing w:line="360" w:lineRule="auto"/>
      <w:jc w:val="both"/>
    </w:pPr>
    <w:rPr>
      <w:rFonts w:ascii="Times New Roman" w:eastAsia="Times New Roman" w:hAnsi="Times New Roman" w:cs="Times New Roman"/>
      <w:szCs w:val="20"/>
      <w:lang w:eastAsia="pt-BR"/>
    </w:rPr>
  </w:style>
  <w:style w:type="paragraph" w:customStyle="1" w:styleId="TF-resumoPALAVRAS-CHAVE">
    <w:name w:val="TF-resumo PALAVRAS-CHAVE"/>
    <w:basedOn w:val="TF-resumoTEXTO"/>
    <w:semiHidden/>
    <w:rsid w:val="004E4A18"/>
    <w:pPr>
      <w:spacing w:before="240"/>
    </w:pPr>
  </w:style>
  <w:style w:type="paragraph" w:customStyle="1" w:styleId="TF-abstractKEY-WORDS">
    <w:name w:val="TF-abstract KEY-WORDS"/>
    <w:basedOn w:val="TF-resumoPALAVRAS-CHAVE"/>
    <w:semiHidden/>
    <w:rsid w:val="004E4A18"/>
  </w:style>
  <w:style w:type="paragraph" w:customStyle="1" w:styleId="TF-listadeilustraesTTULO">
    <w:name w:val="TF-lista de ilustrações TÍTULO"/>
    <w:basedOn w:val="Normal"/>
    <w:semiHidden/>
    <w:rsid w:val="004E4A18"/>
    <w:pPr>
      <w:pageBreakBefore/>
      <w:jc w:val="center"/>
    </w:pPr>
    <w:rPr>
      <w:rFonts w:ascii="Times New Roman" w:eastAsia="Times New Roman" w:hAnsi="Times New Roman" w:cs="Times New Roman"/>
      <w:b/>
      <w:caps/>
      <w:sz w:val="28"/>
      <w:szCs w:val="20"/>
      <w:lang w:eastAsia="pt-BR"/>
    </w:rPr>
  </w:style>
  <w:style w:type="paragraph" w:customStyle="1" w:styleId="TF-listadetabelasTTULO">
    <w:name w:val="TF-lista de tabelas TÍTULO"/>
    <w:basedOn w:val="Normal"/>
    <w:next w:val="TF-TEXTOQUADRO"/>
    <w:semiHidden/>
    <w:rsid w:val="004E4A18"/>
    <w:pPr>
      <w:keepNext/>
      <w:jc w:val="center"/>
    </w:pPr>
    <w:rPr>
      <w:rFonts w:ascii="Times New Roman" w:eastAsia="Times New Roman" w:hAnsi="Times New Roman" w:cs="Times New Roman"/>
      <w:b/>
      <w:caps/>
      <w:sz w:val="28"/>
      <w:szCs w:val="20"/>
      <w:lang w:eastAsia="pt-BR"/>
    </w:rPr>
  </w:style>
  <w:style w:type="paragraph" w:customStyle="1" w:styleId="TF-TEXTOQUADRO">
    <w:name w:val="TF-TEXTO QUADRO"/>
    <w:rsid w:val="004E4A18"/>
    <w:pPr>
      <w:keepNext/>
      <w:keepLines/>
    </w:pPr>
    <w:rPr>
      <w:rFonts w:ascii="Times New Roman" w:eastAsia="Times New Roman" w:hAnsi="Times New Roman" w:cs="Times New Roman"/>
      <w:sz w:val="22"/>
      <w:szCs w:val="20"/>
      <w:lang w:eastAsia="pt-BR"/>
    </w:rPr>
  </w:style>
  <w:style w:type="paragraph" w:customStyle="1" w:styleId="TF-listadesmbolosTTULO">
    <w:name w:val="TF-lista de símbolos TÍTULO"/>
    <w:basedOn w:val="Normal"/>
    <w:next w:val="TF-listadesmbolosITEM"/>
    <w:semiHidden/>
    <w:rsid w:val="004E4A18"/>
    <w:pPr>
      <w:jc w:val="center"/>
    </w:pPr>
    <w:rPr>
      <w:rFonts w:ascii="Times New Roman" w:eastAsia="Times New Roman" w:hAnsi="Times New Roman" w:cs="Times New Roman"/>
      <w:b/>
      <w:caps/>
      <w:sz w:val="28"/>
      <w:szCs w:val="20"/>
      <w:lang w:eastAsia="pt-BR"/>
    </w:rPr>
  </w:style>
  <w:style w:type="paragraph" w:customStyle="1" w:styleId="TF-listadesmbolosITEM">
    <w:name w:val="TF-lista de símbolos ITEM"/>
    <w:basedOn w:val="TF-listadesiglasITEM"/>
    <w:semiHidden/>
    <w:rsid w:val="004E4A18"/>
  </w:style>
  <w:style w:type="paragraph" w:customStyle="1" w:styleId="TF-listadesiglasITEM">
    <w:name w:val="TF-lista de siglas ITEM"/>
    <w:semiHidden/>
    <w:rsid w:val="004E4A18"/>
    <w:pPr>
      <w:spacing w:line="480" w:lineRule="auto"/>
      <w:jc w:val="both"/>
    </w:pPr>
    <w:rPr>
      <w:rFonts w:ascii="Times New Roman" w:eastAsia="Times New Roman" w:hAnsi="Times New Roman" w:cs="Times New Roman"/>
      <w:szCs w:val="20"/>
      <w:lang w:eastAsia="pt-BR"/>
    </w:rPr>
  </w:style>
  <w:style w:type="paragraph" w:customStyle="1" w:styleId="TF-sumrioTTULO">
    <w:name w:val="TF-sumário TÍTULO"/>
    <w:basedOn w:val="Normal"/>
    <w:semiHidden/>
    <w:rsid w:val="004E4A18"/>
    <w:pPr>
      <w:pageBreakBefore/>
      <w:jc w:val="center"/>
    </w:pPr>
    <w:rPr>
      <w:rFonts w:ascii="Times New Roman" w:eastAsia="Times New Roman" w:hAnsi="Times New Roman" w:cs="Times New Roman"/>
      <w:b/>
      <w:caps/>
      <w:sz w:val="28"/>
      <w:szCs w:val="20"/>
      <w:lang w:eastAsia="pt-BR"/>
    </w:rPr>
  </w:style>
  <w:style w:type="paragraph" w:customStyle="1" w:styleId="TF-refernciasbibliogrficasTTULO">
    <w:name w:val="TF-referências bibliográficas TÍTULO"/>
    <w:basedOn w:val="Normal"/>
    <w:next w:val="TF-refernciasITEM"/>
    <w:rsid w:val="004E4A18"/>
    <w:pPr>
      <w:keepNext/>
      <w:spacing w:line="360" w:lineRule="auto"/>
      <w:jc w:val="center"/>
    </w:pPr>
    <w:rPr>
      <w:rFonts w:ascii="Times" w:eastAsia="Times New Roman" w:hAnsi="Times" w:cs="Times New Roman"/>
      <w:b/>
      <w:caps/>
      <w:szCs w:val="20"/>
      <w:lang w:eastAsia="pt-BR"/>
    </w:rPr>
  </w:style>
  <w:style w:type="paragraph" w:customStyle="1" w:styleId="TF-refernciasITEM">
    <w:name w:val="TF-referências ITEM"/>
    <w:rsid w:val="004E4A18"/>
    <w:pPr>
      <w:keepLines/>
      <w:spacing w:after="120"/>
    </w:pPr>
    <w:rPr>
      <w:rFonts w:ascii="Times New Roman" w:eastAsia="Times New Roman" w:hAnsi="Times New Roman" w:cs="Times New Roman"/>
      <w:szCs w:val="20"/>
      <w:lang w:eastAsia="pt-BR"/>
    </w:rPr>
  </w:style>
  <w:style w:type="paragraph" w:customStyle="1" w:styleId="TF-SUBALNEAnvel1">
    <w:name w:val="TF-SUBALÍNEA nível 1"/>
    <w:basedOn w:val="TF-ALNEA"/>
    <w:rsid w:val="004E4A18"/>
    <w:pPr>
      <w:numPr>
        <w:ilvl w:val="1"/>
        <w:numId w:val="2"/>
      </w:numPr>
    </w:pPr>
    <w:rPr>
      <w:rFonts w:ascii="Times" w:hAnsi="Times"/>
    </w:rPr>
  </w:style>
  <w:style w:type="paragraph" w:customStyle="1" w:styleId="TF-ALNEA">
    <w:name w:val="TF-ALÍNEA"/>
    <w:qFormat/>
    <w:rsid w:val="004E4A18"/>
    <w:pPr>
      <w:widowControl w:val="0"/>
      <w:spacing w:line="360" w:lineRule="auto"/>
      <w:contextualSpacing/>
      <w:jc w:val="both"/>
    </w:pPr>
    <w:rPr>
      <w:rFonts w:ascii="Times New Roman" w:eastAsia="Times New Roman" w:hAnsi="Times New Roman" w:cs="Times New Roman"/>
      <w:szCs w:val="20"/>
      <w:lang w:eastAsia="pt-BR"/>
    </w:rPr>
  </w:style>
  <w:style w:type="paragraph" w:customStyle="1" w:styleId="TF-resumoTTULO">
    <w:name w:val="TF-resumo TÍTULO"/>
    <w:basedOn w:val="Normal"/>
    <w:next w:val="TF-resumoTEXTO"/>
    <w:semiHidden/>
    <w:rsid w:val="004E4A18"/>
    <w:pPr>
      <w:pageBreakBefore/>
      <w:jc w:val="center"/>
    </w:pPr>
    <w:rPr>
      <w:rFonts w:ascii="Times New Roman" w:eastAsia="Times New Roman" w:hAnsi="Times New Roman" w:cs="Times New Roman"/>
      <w:b/>
      <w:caps/>
      <w:sz w:val="28"/>
      <w:szCs w:val="20"/>
      <w:lang w:eastAsia="pt-BR"/>
    </w:rPr>
  </w:style>
  <w:style w:type="paragraph" w:customStyle="1" w:styleId="TF-SUBALNEAnvel2">
    <w:name w:val="TF-SUBALÍNEA nível 2"/>
    <w:basedOn w:val="TF-SUBALNEAnvel1"/>
    <w:rsid w:val="004E4A18"/>
    <w:pPr>
      <w:numPr>
        <w:ilvl w:val="2"/>
      </w:numPr>
    </w:pPr>
  </w:style>
  <w:style w:type="paragraph" w:styleId="Cabealho">
    <w:name w:val="header"/>
    <w:basedOn w:val="Normal"/>
    <w:link w:val="CabealhoChar"/>
    <w:uiPriority w:val="99"/>
    <w:rsid w:val="004E4A18"/>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4E4A18"/>
    <w:rPr>
      <w:rFonts w:ascii="Times New Roman" w:eastAsia="Times New Roman" w:hAnsi="Times New Roman" w:cs="Times New Roman"/>
      <w:lang w:eastAsia="pt-BR"/>
    </w:rPr>
  </w:style>
  <w:style w:type="paragraph" w:styleId="Rodap">
    <w:name w:val="footer"/>
    <w:basedOn w:val="Normal"/>
    <w:link w:val="RodapChar"/>
    <w:uiPriority w:val="99"/>
    <w:rsid w:val="004E4A18"/>
    <w:pPr>
      <w:keepNext/>
      <w:keepLines/>
      <w:tabs>
        <w:tab w:val="center" w:pos="4320"/>
        <w:tab w:val="right" w:pos="8640"/>
      </w:tabs>
    </w:pPr>
    <w:rPr>
      <w:rFonts w:ascii="Times New Roman" w:eastAsia="Times New Roman" w:hAnsi="Times New Roman" w:cs="Times New Roman"/>
      <w:lang w:eastAsia="pt-BR"/>
    </w:rPr>
  </w:style>
  <w:style w:type="character" w:customStyle="1" w:styleId="RodapChar">
    <w:name w:val="Rodapé Char"/>
    <w:basedOn w:val="Fontepargpadro"/>
    <w:link w:val="Rodap"/>
    <w:uiPriority w:val="99"/>
    <w:rsid w:val="004E4A18"/>
    <w:rPr>
      <w:rFonts w:ascii="Times New Roman" w:eastAsia="Times New Roman" w:hAnsi="Times New Roman" w:cs="Times New Roman"/>
      <w:lang w:eastAsia="pt-BR"/>
    </w:rPr>
  </w:style>
  <w:style w:type="character" w:styleId="Nmerodepgina">
    <w:name w:val="page number"/>
    <w:basedOn w:val="Fontepargpadro"/>
    <w:semiHidden/>
    <w:rsid w:val="004E4A18"/>
  </w:style>
  <w:style w:type="paragraph" w:styleId="Sumrio2">
    <w:name w:val="toc 2"/>
    <w:basedOn w:val="Sumrio1"/>
    <w:autoRedefine/>
    <w:uiPriority w:val="39"/>
    <w:rsid w:val="004E4A18"/>
    <w:pPr>
      <w:tabs>
        <w:tab w:val="left" w:pos="426"/>
      </w:tabs>
      <w:ind w:left="425" w:hanging="425"/>
    </w:pPr>
    <w:rPr>
      <w:b w:val="0"/>
    </w:rPr>
  </w:style>
  <w:style w:type="paragraph" w:styleId="Sumrio1">
    <w:name w:val="toc 1"/>
    <w:autoRedefine/>
    <w:uiPriority w:val="39"/>
    <w:rsid w:val="004E4A18"/>
    <w:pPr>
      <w:tabs>
        <w:tab w:val="left" w:pos="284"/>
        <w:tab w:val="right" w:leader="dot" w:pos="9062"/>
      </w:tabs>
      <w:spacing w:line="360" w:lineRule="auto"/>
      <w:ind w:left="284" w:hanging="284"/>
      <w:jc w:val="both"/>
    </w:pPr>
    <w:rPr>
      <w:rFonts w:ascii="Times New Roman" w:eastAsia="Times New Roman" w:hAnsi="Times New Roman" w:cs="Times New Roman"/>
      <w:b/>
      <w:caps/>
      <w:noProof/>
      <w:color w:val="000000"/>
      <w:szCs w:val="20"/>
      <w:lang w:eastAsia="pt-BR"/>
    </w:rPr>
  </w:style>
  <w:style w:type="paragraph" w:styleId="Sumrio3">
    <w:name w:val="toc 3"/>
    <w:autoRedefine/>
    <w:uiPriority w:val="39"/>
    <w:rsid w:val="004E4A18"/>
    <w:pPr>
      <w:tabs>
        <w:tab w:val="left" w:pos="567"/>
        <w:tab w:val="right" w:leader="dot" w:pos="9062"/>
      </w:tabs>
      <w:spacing w:line="360" w:lineRule="auto"/>
      <w:ind w:left="567" w:hanging="567"/>
      <w:jc w:val="both"/>
    </w:pPr>
    <w:rPr>
      <w:rFonts w:ascii="Times New Roman" w:eastAsia="Times New Roman" w:hAnsi="Times New Roman" w:cs="Times New Roman"/>
      <w:noProof/>
      <w:color w:val="000000"/>
      <w:szCs w:val="20"/>
      <w:lang w:eastAsia="pt-BR"/>
    </w:rPr>
  </w:style>
  <w:style w:type="paragraph" w:styleId="Sumrio4">
    <w:name w:val="toc 4"/>
    <w:basedOn w:val="Sumrio3"/>
    <w:next w:val="Sumrio3"/>
    <w:autoRedefine/>
    <w:uiPriority w:val="39"/>
    <w:rsid w:val="004E4A18"/>
    <w:pPr>
      <w:tabs>
        <w:tab w:val="left" w:pos="709"/>
      </w:tabs>
      <w:ind w:left="709" w:hanging="709"/>
    </w:pPr>
  </w:style>
  <w:style w:type="paragraph" w:styleId="Sumrio5">
    <w:name w:val="toc 5"/>
    <w:basedOn w:val="Sumrio4"/>
    <w:autoRedefine/>
    <w:uiPriority w:val="39"/>
    <w:rsid w:val="004E4A18"/>
    <w:pPr>
      <w:tabs>
        <w:tab w:val="left" w:pos="993"/>
      </w:tabs>
      <w:ind w:left="992" w:hanging="992"/>
    </w:pPr>
  </w:style>
  <w:style w:type="paragraph" w:styleId="Sumrio6">
    <w:name w:val="toc 6"/>
    <w:basedOn w:val="Sumrio5"/>
    <w:autoRedefine/>
    <w:semiHidden/>
    <w:rsid w:val="004E4A18"/>
    <w:pPr>
      <w:tabs>
        <w:tab w:val="left" w:pos="1134"/>
      </w:tabs>
      <w:ind w:left="1134" w:hanging="1134"/>
    </w:pPr>
  </w:style>
  <w:style w:type="paragraph" w:styleId="Sumrio7">
    <w:name w:val="toc 7"/>
    <w:basedOn w:val="Sumrio6"/>
    <w:autoRedefine/>
    <w:semiHidden/>
    <w:rsid w:val="004E4A18"/>
    <w:pPr>
      <w:tabs>
        <w:tab w:val="left" w:pos="1276"/>
      </w:tabs>
      <w:ind w:left="1276" w:hanging="1276"/>
    </w:pPr>
  </w:style>
  <w:style w:type="paragraph" w:styleId="Sumrio8">
    <w:name w:val="toc 8"/>
    <w:basedOn w:val="Sumrio7"/>
    <w:autoRedefine/>
    <w:semiHidden/>
    <w:rsid w:val="004E4A18"/>
    <w:pPr>
      <w:tabs>
        <w:tab w:val="left" w:pos="1418"/>
      </w:tabs>
      <w:ind w:left="1418" w:hanging="1418"/>
    </w:pPr>
  </w:style>
  <w:style w:type="paragraph" w:styleId="Sumrio9">
    <w:name w:val="toc 9"/>
    <w:basedOn w:val="Sumrio8"/>
    <w:autoRedefine/>
    <w:uiPriority w:val="39"/>
    <w:rsid w:val="004E4A18"/>
    <w:pPr>
      <w:tabs>
        <w:tab w:val="left" w:pos="1701"/>
      </w:tabs>
      <w:ind w:left="0" w:firstLine="0"/>
    </w:pPr>
    <w:rPr>
      <w:b/>
    </w:rPr>
  </w:style>
  <w:style w:type="paragraph" w:styleId="Lista5">
    <w:name w:val="List 5"/>
    <w:basedOn w:val="Normal"/>
    <w:semiHidden/>
    <w:rsid w:val="004E4A18"/>
    <w:pPr>
      <w:keepNext/>
      <w:keepLines/>
      <w:ind w:left="1415" w:hanging="283"/>
    </w:pPr>
    <w:rPr>
      <w:rFonts w:ascii="Times New Roman" w:eastAsia="Times New Roman" w:hAnsi="Times New Roman" w:cs="Times New Roman"/>
      <w:lang w:eastAsia="pt-BR"/>
    </w:rPr>
  </w:style>
  <w:style w:type="character" w:styleId="Hyperlink">
    <w:name w:val="Hyperlink"/>
    <w:uiPriority w:val="99"/>
    <w:rsid w:val="004E4A18"/>
    <w:rPr>
      <w:noProof/>
      <w:color w:val="0000FF"/>
      <w:u w:val="single"/>
    </w:rPr>
  </w:style>
  <w:style w:type="paragraph" w:customStyle="1" w:styleId="TF-apndiceTTULO">
    <w:name w:val="TF-apêndice TÍTULO"/>
    <w:next w:val="TF-TEXTO"/>
    <w:semiHidden/>
    <w:rsid w:val="004E4A18"/>
    <w:pPr>
      <w:pageBreakBefore/>
      <w:spacing w:line="360" w:lineRule="auto"/>
      <w:jc w:val="both"/>
    </w:pPr>
    <w:rPr>
      <w:rFonts w:ascii="Times New Roman" w:eastAsia="Times New Roman" w:hAnsi="Times New Roman" w:cs="Times New Roman"/>
      <w:b/>
      <w:szCs w:val="20"/>
      <w:lang w:eastAsia="pt-BR"/>
    </w:rPr>
  </w:style>
  <w:style w:type="paragraph" w:customStyle="1" w:styleId="TF-anexoTTULO">
    <w:name w:val="TF-anexo TÍTULO"/>
    <w:next w:val="TF-TEXTO"/>
    <w:semiHidden/>
    <w:rsid w:val="004E4A18"/>
    <w:pPr>
      <w:pageBreakBefore/>
      <w:spacing w:line="360" w:lineRule="auto"/>
      <w:jc w:val="both"/>
    </w:pPr>
    <w:rPr>
      <w:rFonts w:ascii="Times New Roman" w:eastAsia="Times New Roman" w:hAnsi="Times New Roman" w:cs="Times New Roman"/>
      <w:b/>
      <w:szCs w:val="20"/>
      <w:lang w:eastAsia="pt-BR"/>
    </w:rPr>
  </w:style>
  <w:style w:type="paragraph" w:customStyle="1" w:styleId="TF-texto-figuracommoldura">
    <w:name w:val="TF-texto-figura com moldura"/>
    <w:next w:val="TF-ilustraoFONTE"/>
    <w:semiHidden/>
    <w:rsid w:val="004E4A18"/>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eastAsia="Times New Roman" w:hAnsi="Times" w:cs="Times New Roman"/>
      <w:szCs w:val="20"/>
      <w:lang w:eastAsia="pt-BR"/>
    </w:rPr>
  </w:style>
  <w:style w:type="paragraph" w:customStyle="1" w:styleId="TF-ilustraoFONTE">
    <w:name w:val="TF-ilustração FONTE"/>
    <w:next w:val="Normal"/>
    <w:semiHidden/>
    <w:rsid w:val="004E4A18"/>
    <w:pPr>
      <w:keepNext/>
    </w:pPr>
    <w:rPr>
      <w:rFonts w:ascii="Times New Roman" w:eastAsia="Times New Roman" w:hAnsi="Times New Roman" w:cs="Times New Roman"/>
      <w:sz w:val="20"/>
      <w:szCs w:val="20"/>
      <w:lang w:eastAsia="pt-BR"/>
    </w:rPr>
  </w:style>
  <w:style w:type="paragraph" w:customStyle="1" w:styleId="TF-textocompargrafo">
    <w:name w:val="TF-texto com parágrafo"/>
    <w:semiHidden/>
    <w:rsid w:val="004E4A18"/>
    <w:pPr>
      <w:spacing w:before="240" w:line="360" w:lineRule="auto"/>
      <w:ind w:firstLine="680"/>
      <w:jc w:val="both"/>
    </w:pPr>
    <w:rPr>
      <w:rFonts w:ascii="Times New Roman" w:eastAsia="Times New Roman" w:hAnsi="Times New Roman" w:cs="Times New Roman"/>
      <w:color w:val="000000"/>
      <w:szCs w:val="20"/>
      <w:lang w:eastAsia="pt-BR"/>
    </w:rPr>
  </w:style>
  <w:style w:type="paragraph" w:customStyle="1" w:styleId="TF-agradecimentosTTULO">
    <w:name w:val="TF-agradecimentos TÍTULO"/>
    <w:basedOn w:val="Normal"/>
    <w:next w:val="TF-agradecimentosTEXTO"/>
    <w:semiHidden/>
    <w:rsid w:val="004E4A18"/>
    <w:pPr>
      <w:pageBreakBefore/>
      <w:jc w:val="center"/>
    </w:pPr>
    <w:rPr>
      <w:rFonts w:ascii="Times New Roman" w:eastAsia="Times New Roman" w:hAnsi="Times New Roman" w:cs="Times New Roman"/>
      <w:b/>
      <w:caps/>
      <w:szCs w:val="20"/>
      <w:lang w:eastAsia="pt-BR"/>
    </w:rPr>
  </w:style>
  <w:style w:type="paragraph" w:customStyle="1" w:styleId="TF-LEGENDA">
    <w:name w:val="TF-LEGENDA"/>
    <w:basedOn w:val="Normal"/>
    <w:next w:val="TF-TEXTOQUADRO"/>
    <w:qFormat/>
    <w:rsid w:val="004E4A18"/>
    <w:pPr>
      <w:keepNext/>
      <w:keepLines/>
      <w:spacing w:before="60"/>
      <w:jc w:val="center"/>
      <w:outlineLvl w:val="0"/>
    </w:pPr>
    <w:rPr>
      <w:rFonts w:ascii="Times New Roman" w:eastAsia="Times New Roman" w:hAnsi="Times New Roman" w:cs="Times New Roman"/>
      <w:szCs w:val="20"/>
      <w:lang w:eastAsia="pt-BR"/>
    </w:rPr>
  </w:style>
  <w:style w:type="paragraph" w:customStyle="1" w:styleId="TF-listadesiglasTTULO">
    <w:name w:val="TF-lista de siglas TÍTULO"/>
    <w:basedOn w:val="Normal"/>
    <w:next w:val="TF-listadesiglasITEM"/>
    <w:semiHidden/>
    <w:rsid w:val="004E4A18"/>
    <w:pPr>
      <w:pageBreakBefore/>
      <w:jc w:val="center"/>
    </w:pPr>
    <w:rPr>
      <w:rFonts w:ascii="Times New Roman" w:eastAsia="Times New Roman" w:hAnsi="Times New Roman" w:cs="Times New Roman"/>
      <w:b/>
      <w:caps/>
      <w:sz w:val="28"/>
      <w:szCs w:val="20"/>
      <w:lang w:eastAsia="pt-BR"/>
    </w:rPr>
  </w:style>
  <w:style w:type="paragraph" w:customStyle="1" w:styleId="TF-TTULO">
    <w:name w:val="TF-TÍTULO"/>
    <w:next w:val="Normal"/>
    <w:rsid w:val="004E4A18"/>
    <w:pPr>
      <w:spacing w:after="240"/>
      <w:jc w:val="center"/>
    </w:pPr>
    <w:rPr>
      <w:rFonts w:ascii="Times New Roman" w:eastAsia="Times New Roman" w:hAnsi="Times New Roman" w:cs="Times New Roman"/>
      <w:b/>
      <w:caps/>
      <w:szCs w:val="20"/>
      <w:lang w:eastAsia="pt-BR"/>
    </w:rPr>
  </w:style>
  <w:style w:type="paragraph" w:customStyle="1" w:styleId="TF-CITAO">
    <w:name w:val="TF-CITAÇÃO"/>
    <w:next w:val="TF-TEXTO"/>
    <w:rsid w:val="004E4A18"/>
    <w:pPr>
      <w:widowControl w:val="0"/>
      <w:spacing w:after="160"/>
      <w:ind w:left="2268"/>
      <w:jc w:val="both"/>
    </w:pPr>
    <w:rPr>
      <w:rFonts w:ascii="Times New Roman" w:eastAsia="Times New Roman" w:hAnsi="Times New Roman" w:cs="Times New Roman"/>
      <w:sz w:val="20"/>
      <w:szCs w:val="20"/>
      <w:lang w:eastAsia="pt-BR"/>
    </w:rPr>
  </w:style>
  <w:style w:type="paragraph" w:customStyle="1" w:styleId="TF-tabelaFONTE">
    <w:name w:val="TF-tabela FONTE"/>
    <w:basedOn w:val="TF-ilustraoFONTE"/>
    <w:semiHidden/>
    <w:rsid w:val="004E4A18"/>
    <w:pPr>
      <w:spacing w:after="160"/>
    </w:pPr>
  </w:style>
  <w:style w:type="paragraph" w:customStyle="1" w:styleId="xl24">
    <w:name w:val="xl24"/>
    <w:basedOn w:val="Normal"/>
    <w:rsid w:val="004E4A18"/>
    <w:pPr>
      <w:keepNext/>
      <w:keepLines/>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lang w:eastAsia="pt-BR"/>
    </w:rPr>
  </w:style>
  <w:style w:type="character" w:styleId="VarivelHTML">
    <w:name w:val="HTML Variable"/>
    <w:semiHidden/>
    <w:rsid w:val="004E4A18"/>
    <w:rPr>
      <w:i/>
      <w:iCs/>
    </w:rPr>
  </w:style>
  <w:style w:type="paragraph" w:customStyle="1" w:styleId="TF-xAvalITEMTABELA">
    <w:name w:val="TF-xAval ITEM TABELA"/>
    <w:basedOn w:val="TF-xAvalITEMDETALHE"/>
    <w:rsid w:val="004E4A18"/>
    <w:pPr>
      <w:ind w:left="0"/>
      <w:jc w:val="center"/>
    </w:pPr>
  </w:style>
  <w:style w:type="paragraph" w:customStyle="1" w:styleId="TF-ilustraoTEXTO">
    <w:name w:val="TF-ilustração TEXTO"/>
    <w:semiHidden/>
    <w:rsid w:val="004E4A18"/>
    <w:pPr>
      <w:keepNext/>
    </w:pPr>
    <w:rPr>
      <w:rFonts w:ascii="Times New Roman" w:eastAsia="Times New Roman" w:hAnsi="Times New Roman" w:cs="Times New Roman"/>
      <w:sz w:val="22"/>
      <w:szCs w:val="20"/>
      <w:lang w:eastAsia="pt-BR"/>
    </w:rPr>
  </w:style>
  <w:style w:type="paragraph" w:customStyle="1" w:styleId="TF-subalineasn2">
    <w:name w:val="TF-subalineas n2"/>
    <w:basedOn w:val="TF-alneacomletras"/>
    <w:autoRedefine/>
    <w:semiHidden/>
    <w:rsid w:val="004E4A18"/>
    <w:pPr>
      <w:numPr>
        <w:ilvl w:val="1"/>
      </w:numPr>
      <w:tabs>
        <w:tab w:val="clear" w:pos="1398"/>
        <w:tab w:val="num" w:pos="360"/>
        <w:tab w:val="num" w:pos="1440"/>
      </w:tabs>
      <w:ind w:left="1440" w:hanging="360"/>
    </w:pPr>
  </w:style>
  <w:style w:type="paragraph" w:customStyle="1" w:styleId="TF-alneacomletras">
    <w:name w:val="TF-alínea com letras"/>
    <w:autoRedefine/>
    <w:semiHidden/>
    <w:rsid w:val="004E4A18"/>
    <w:pPr>
      <w:numPr>
        <w:numId w:val="3"/>
      </w:numPr>
      <w:spacing w:line="360" w:lineRule="auto"/>
      <w:jc w:val="both"/>
    </w:pPr>
    <w:rPr>
      <w:rFonts w:ascii="Times New Roman" w:eastAsia="Times New Roman" w:hAnsi="Times New Roman" w:cs="Times New Roman"/>
      <w:color w:val="000000"/>
      <w:szCs w:val="20"/>
      <w:lang w:eastAsia="pt-BR"/>
    </w:rPr>
  </w:style>
  <w:style w:type="paragraph" w:customStyle="1" w:styleId="TF-listas-preenchimentoentre">
    <w:name w:val="TF-listas - preenchimento entre"/>
    <w:basedOn w:val="TF-listadetabelasTTULO"/>
    <w:next w:val="TF-listadetabelasTTULO"/>
    <w:semiHidden/>
    <w:rsid w:val="004E4A18"/>
  </w:style>
  <w:style w:type="paragraph" w:customStyle="1" w:styleId="TF-subalineasn3">
    <w:name w:val="TF-subalineas n3"/>
    <w:basedOn w:val="TF-subalineasn2"/>
    <w:autoRedefine/>
    <w:semiHidden/>
    <w:rsid w:val="004E4A18"/>
    <w:pPr>
      <w:numPr>
        <w:ilvl w:val="2"/>
      </w:numPr>
      <w:tabs>
        <w:tab w:val="clear" w:pos="1721"/>
        <w:tab w:val="num" w:pos="360"/>
        <w:tab w:val="num" w:pos="1440"/>
        <w:tab w:val="num" w:pos="2160"/>
      </w:tabs>
      <w:ind w:left="2160" w:hanging="360"/>
    </w:pPr>
  </w:style>
  <w:style w:type="paragraph" w:customStyle="1" w:styleId="TF-conteudo-quadro">
    <w:name w:val="TF-conteudo-quadro"/>
    <w:semiHidden/>
    <w:rsid w:val="004E4A18"/>
    <w:pPr>
      <w:keepNext/>
      <w:keepLines/>
    </w:pPr>
    <w:rPr>
      <w:rFonts w:ascii="Courier" w:eastAsia="Times New Roman" w:hAnsi="Courier" w:cs="Times New Roman"/>
      <w:sz w:val="20"/>
      <w:szCs w:val="20"/>
      <w:lang w:val="en-US" w:eastAsia="pt-BR"/>
    </w:rPr>
  </w:style>
  <w:style w:type="paragraph" w:customStyle="1" w:styleId="TF-TEXTOQUADROCentralizado">
    <w:name w:val="TF-TEXTO QUADRO Centralizado"/>
    <w:basedOn w:val="TF-TEXTOQUADRO"/>
    <w:rsid w:val="004E4A18"/>
    <w:pPr>
      <w:jc w:val="center"/>
    </w:pPr>
  </w:style>
  <w:style w:type="paragraph" w:styleId="Textodebalo">
    <w:name w:val="Balloon Text"/>
    <w:basedOn w:val="Normal"/>
    <w:link w:val="TextodebaloChar"/>
    <w:uiPriority w:val="99"/>
    <w:semiHidden/>
    <w:unhideWhenUsed/>
    <w:rsid w:val="004E4A18"/>
    <w:pPr>
      <w:keepNext/>
      <w:keepLines/>
    </w:pPr>
    <w:rPr>
      <w:rFonts w:ascii="Tahoma" w:eastAsia="Times New Roman" w:hAnsi="Tahoma" w:cs="Times New Roman"/>
      <w:sz w:val="16"/>
      <w:szCs w:val="16"/>
      <w:lang w:val="x-none" w:eastAsia="x-none"/>
    </w:rPr>
  </w:style>
  <w:style w:type="character" w:customStyle="1" w:styleId="TextodebaloChar">
    <w:name w:val="Texto de balão Char"/>
    <w:basedOn w:val="Fontepargpadro"/>
    <w:link w:val="Textodebalo"/>
    <w:uiPriority w:val="99"/>
    <w:semiHidden/>
    <w:rsid w:val="004E4A18"/>
    <w:rPr>
      <w:rFonts w:ascii="Tahoma" w:eastAsia="Times New Roman" w:hAnsi="Tahoma" w:cs="Times New Roman"/>
      <w:sz w:val="16"/>
      <w:szCs w:val="16"/>
      <w:lang w:val="x-none" w:eastAsia="x-none"/>
    </w:rPr>
  </w:style>
  <w:style w:type="paragraph" w:customStyle="1" w:styleId="TF-TEXTOQUADRODireita">
    <w:name w:val="TF-TEXTO QUADRO Direita"/>
    <w:basedOn w:val="TF-TEXTOQUADRO"/>
    <w:qFormat/>
    <w:rsid w:val="004E4A18"/>
    <w:pPr>
      <w:jc w:val="right"/>
    </w:pPr>
  </w:style>
  <w:style w:type="table" w:styleId="Tabelacomgrade">
    <w:name w:val="Table Grid"/>
    <w:basedOn w:val="Tabelanormal"/>
    <w:uiPriority w:val="59"/>
    <w:rsid w:val="004E4A18"/>
    <w:rPr>
      <w:rFonts w:ascii="Times New Roman" w:eastAsia="Times New Roman" w:hAnsi="Times New Roman"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4E4A18"/>
  </w:style>
  <w:style w:type="paragraph" w:customStyle="1" w:styleId="TF-LEGENDA-Tabela">
    <w:name w:val="TF-LEGENDA-Tabela"/>
    <w:basedOn w:val="TF-LEGENDA"/>
    <w:semiHidden/>
    <w:qFormat/>
    <w:rsid w:val="004E4A18"/>
  </w:style>
  <w:style w:type="paragraph" w:customStyle="1" w:styleId="TF-FIGURA">
    <w:name w:val="TF-FIGURA"/>
    <w:basedOn w:val="TF-TEXTO"/>
    <w:qFormat/>
    <w:rsid w:val="004E4A18"/>
    <w:pPr>
      <w:keepNext/>
      <w:spacing w:before="0" w:line="240" w:lineRule="auto"/>
      <w:ind w:firstLine="0"/>
      <w:jc w:val="center"/>
    </w:pPr>
  </w:style>
  <w:style w:type="character" w:customStyle="1" w:styleId="TF-COURIER10">
    <w:name w:val="TF-COURIER10"/>
    <w:qFormat/>
    <w:rsid w:val="004E4A18"/>
    <w:rPr>
      <w:rFonts w:ascii="Courier New" w:hAnsi="Courier New"/>
      <w:sz w:val="20"/>
    </w:rPr>
  </w:style>
  <w:style w:type="paragraph" w:customStyle="1" w:styleId="TtuloIntroduo">
    <w:name w:val="Título Introdução"/>
    <w:basedOn w:val="Ttulo1"/>
    <w:qFormat/>
    <w:rsid w:val="004E4A18"/>
    <w:pPr>
      <w:spacing w:before="480"/>
    </w:pPr>
  </w:style>
  <w:style w:type="paragraph" w:styleId="Textodecomentrio">
    <w:name w:val="annotation text"/>
    <w:basedOn w:val="Normal"/>
    <w:link w:val="TextodecomentrioChar"/>
    <w:uiPriority w:val="99"/>
    <w:unhideWhenUsed/>
    <w:rsid w:val="004E4A18"/>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rsid w:val="004E4A18"/>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4E4A18"/>
    <w:rPr>
      <w:sz w:val="16"/>
      <w:szCs w:val="16"/>
    </w:rPr>
  </w:style>
  <w:style w:type="paragraph" w:styleId="Assuntodocomentrio">
    <w:name w:val="annotation subject"/>
    <w:basedOn w:val="Textodecomentrio"/>
    <w:next w:val="Textodecomentrio"/>
    <w:link w:val="AssuntodocomentrioChar"/>
    <w:uiPriority w:val="99"/>
    <w:semiHidden/>
    <w:unhideWhenUsed/>
    <w:rsid w:val="004E4A18"/>
    <w:rPr>
      <w:b/>
      <w:bCs/>
      <w:lang w:val="x-none" w:eastAsia="x-none"/>
    </w:rPr>
  </w:style>
  <w:style w:type="character" w:customStyle="1" w:styleId="AssuntodocomentrioChar">
    <w:name w:val="Assunto do comentário Char"/>
    <w:basedOn w:val="TextodecomentrioChar"/>
    <w:link w:val="Assuntodocomentrio"/>
    <w:uiPriority w:val="99"/>
    <w:semiHidden/>
    <w:rsid w:val="004E4A18"/>
    <w:rPr>
      <w:rFonts w:ascii="Times New Roman" w:eastAsia="Times New Roman" w:hAnsi="Times New Roman" w:cs="Times New Roman"/>
      <w:b/>
      <w:bCs/>
      <w:sz w:val="20"/>
      <w:szCs w:val="20"/>
      <w:lang w:val="x-none" w:eastAsia="x-none"/>
    </w:rPr>
  </w:style>
  <w:style w:type="paragraph" w:styleId="Reviso">
    <w:name w:val="Revision"/>
    <w:hidden/>
    <w:uiPriority w:val="99"/>
    <w:semiHidden/>
    <w:rsid w:val="004E4A18"/>
    <w:rPr>
      <w:rFonts w:ascii="Times New Roman" w:eastAsia="Times New Roman" w:hAnsi="Times New Roman" w:cs="Times New Roman"/>
      <w:lang w:eastAsia="pt-BR"/>
    </w:rPr>
  </w:style>
  <w:style w:type="paragraph" w:styleId="Textodenotaderodap">
    <w:name w:val="footnote text"/>
    <w:basedOn w:val="Normal"/>
    <w:link w:val="TextodenotaderodapChar"/>
    <w:uiPriority w:val="99"/>
    <w:semiHidden/>
    <w:unhideWhenUsed/>
    <w:rsid w:val="004E4A18"/>
    <w:pPr>
      <w:keepNext/>
      <w:keepLines/>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4E4A18"/>
    <w:rPr>
      <w:rFonts w:ascii="Times New Roman" w:eastAsia="Times New Roman" w:hAnsi="Times New Roman" w:cs="Times New Roman"/>
      <w:sz w:val="20"/>
      <w:szCs w:val="20"/>
      <w:lang w:eastAsia="pt-BR"/>
    </w:rPr>
  </w:style>
  <w:style w:type="character" w:styleId="Refdenotaderodap">
    <w:name w:val="footnote reference"/>
    <w:semiHidden/>
    <w:unhideWhenUsed/>
    <w:rsid w:val="004E4A18"/>
    <w:rPr>
      <w:vertAlign w:val="superscript"/>
    </w:rPr>
  </w:style>
  <w:style w:type="paragraph" w:customStyle="1" w:styleId="TF-orientador">
    <w:name w:val="TF-orientador"/>
    <w:basedOn w:val="TF-autor"/>
    <w:semiHidden/>
    <w:qFormat/>
    <w:rsid w:val="004E4A18"/>
    <w:pPr>
      <w:spacing w:after="480"/>
    </w:pPr>
  </w:style>
  <w:style w:type="paragraph" w:customStyle="1" w:styleId="TF-avaliaoCABEALHO">
    <w:name w:val="TF-avaliação CABEÇALHO"/>
    <w:basedOn w:val="Normal"/>
    <w:semiHidden/>
    <w:rsid w:val="004E4A18"/>
    <w:rPr>
      <w:rFonts w:ascii="Times New Roman" w:eastAsia="Times New Roman" w:hAnsi="Times New Roman" w:cs="Times New Roman"/>
      <w:lang w:eastAsia="pt-BR"/>
    </w:rPr>
  </w:style>
  <w:style w:type="paragraph" w:customStyle="1" w:styleId="TF-avaliaoTTULOTCC">
    <w:name w:val="TF-avaliação TÍTULO TCC"/>
    <w:basedOn w:val="Normal"/>
    <w:semiHidden/>
    <w:rsid w:val="004E4A18"/>
    <w:pPr>
      <w:spacing w:before="240"/>
      <w:ind w:left="1276" w:hanging="1276"/>
      <w:jc w:val="both"/>
    </w:pPr>
    <w:rPr>
      <w:rFonts w:ascii="Times New Roman" w:eastAsia="Times New Roman" w:hAnsi="Times New Roman" w:cs="Times New Roman"/>
      <w:caps/>
      <w:lang w:eastAsia="pt-BR"/>
    </w:rPr>
  </w:style>
  <w:style w:type="paragraph" w:customStyle="1" w:styleId="TF-avaliaoTTULO1">
    <w:name w:val="TF-avaliação TÍTULO 1"/>
    <w:semiHidden/>
    <w:rsid w:val="004E4A18"/>
    <w:pPr>
      <w:numPr>
        <w:numId w:val="4"/>
      </w:numPr>
      <w:tabs>
        <w:tab w:val="left" w:pos="284"/>
      </w:tabs>
      <w:spacing w:before="240"/>
    </w:pPr>
    <w:rPr>
      <w:rFonts w:ascii="Times New Roman" w:eastAsia="Times New Roman" w:hAnsi="Times New Roman" w:cs="Times New Roman"/>
      <w:b/>
      <w:caps/>
      <w:noProof/>
      <w:szCs w:val="20"/>
      <w:lang w:eastAsia="pt-BR"/>
    </w:rPr>
  </w:style>
  <w:style w:type="paragraph" w:customStyle="1" w:styleId="TF-avaliaoTTULO2c">
    <w:name w:val="TF-avaliação TÍTULO 2c"/>
    <w:basedOn w:val="TF-avaliaoTTULO1"/>
    <w:semiHidden/>
    <w:rsid w:val="004E4A18"/>
    <w:pPr>
      <w:numPr>
        <w:ilvl w:val="1"/>
      </w:numPr>
      <w:tabs>
        <w:tab w:val="clear" w:pos="737"/>
        <w:tab w:val="num" w:pos="1418"/>
      </w:tabs>
      <w:spacing w:before="400" w:after="100"/>
      <w:ind w:left="1418" w:hanging="380"/>
    </w:pPr>
    <w:rPr>
      <w:b w:val="0"/>
    </w:rPr>
  </w:style>
  <w:style w:type="paragraph" w:customStyle="1" w:styleId="TF-avaliaotexto">
    <w:name w:val="TF-avaliação texto"/>
    <w:basedOn w:val="TF-TEXTO"/>
    <w:semiHidden/>
    <w:qFormat/>
    <w:rsid w:val="004E4A18"/>
    <w:pPr>
      <w:ind w:firstLine="0"/>
    </w:pPr>
  </w:style>
  <w:style w:type="paragraph" w:customStyle="1" w:styleId="TF-avaliaoQUADRO">
    <w:name w:val="TF-avaliação QUADRO"/>
    <w:basedOn w:val="Normal"/>
    <w:semiHidden/>
    <w:rsid w:val="004E4A18"/>
    <w:pPr>
      <w:spacing w:before="60" w:after="60"/>
    </w:pPr>
    <w:rPr>
      <w:rFonts w:ascii="Times New Roman" w:eastAsia="Times New Roman" w:hAnsi="Times New Roman" w:cs="Times New Roman"/>
      <w:sz w:val="20"/>
      <w:lang w:eastAsia="pt-BR"/>
    </w:rPr>
  </w:style>
  <w:style w:type="paragraph" w:customStyle="1" w:styleId="TF-AUTOR0">
    <w:name w:val="TF-AUTOR"/>
    <w:basedOn w:val="Normal"/>
    <w:qFormat/>
    <w:rsid w:val="004E4A18"/>
    <w:pPr>
      <w:keepNext/>
      <w:keepLines/>
      <w:spacing w:before="120"/>
      <w:jc w:val="right"/>
    </w:pPr>
    <w:rPr>
      <w:rFonts w:ascii="Times New Roman" w:eastAsia="Times New Roman" w:hAnsi="Times New Roman" w:cs="Times New Roman"/>
      <w:color w:val="000000"/>
      <w:szCs w:val="20"/>
      <w:lang w:eastAsia="pt-BR"/>
    </w:rPr>
  </w:style>
  <w:style w:type="paragraph" w:customStyle="1" w:styleId="TF-CDIGO-FONTE">
    <w:name w:val="TF-CÓDIGO-FONTE"/>
    <w:rsid w:val="004E4A18"/>
    <w:pPr>
      <w:keepNext/>
      <w:keepLines/>
    </w:pPr>
    <w:rPr>
      <w:rFonts w:ascii="Courier" w:eastAsia="Times New Roman" w:hAnsi="Courier" w:cs="Times New Roman"/>
      <w:sz w:val="20"/>
      <w:szCs w:val="20"/>
      <w:lang w:val="en-US" w:eastAsia="pt-BR"/>
    </w:rPr>
  </w:style>
  <w:style w:type="paragraph" w:customStyle="1" w:styleId="TF-FONTE">
    <w:name w:val="TF-FONTE"/>
    <w:next w:val="Normal"/>
    <w:qFormat/>
    <w:rsid w:val="004E4A18"/>
    <w:rPr>
      <w:rFonts w:ascii="Times New Roman" w:eastAsia="Times New Roman" w:hAnsi="Times New Roman" w:cs="Times New Roman"/>
      <w:sz w:val="20"/>
      <w:szCs w:val="20"/>
      <w:lang w:eastAsia="pt-BR"/>
    </w:rPr>
  </w:style>
  <w:style w:type="paragraph" w:customStyle="1" w:styleId="TF-xAvalITEM">
    <w:name w:val="TF-xAval ITEM"/>
    <w:basedOn w:val="Normal"/>
    <w:rsid w:val="004E4A18"/>
    <w:pPr>
      <w:numPr>
        <w:numId w:val="5"/>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4E4A18"/>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4E4A18"/>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4E4A18"/>
    <w:pPr>
      <w:tabs>
        <w:tab w:val="left" w:pos="708"/>
      </w:tabs>
      <w:ind w:left="720" w:hanging="720"/>
      <w:jc w:val="center"/>
    </w:pPr>
    <w:rPr>
      <w:rFonts w:ascii="Times New Roman" w:eastAsia="Times New Roman" w:hAnsi="Times New Roman" w:cs="Times New Roman"/>
      <w:caps/>
      <w:noProof/>
      <w:szCs w:val="20"/>
      <w:lang w:eastAsia="pt-BR"/>
    </w:rPr>
  </w:style>
  <w:style w:type="paragraph" w:styleId="Legenda">
    <w:name w:val="caption"/>
    <w:basedOn w:val="Normal"/>
    <w:next w:val="Normal"/>
    <w:uiPriority w:val="35"/>
    <w:qFormat/>
    <w:rsid w:val="004E4A18"/>
    <w:pPr>
      <w:keepNext/>
      <w:keepLines/>
      <w:spacing w:after="200"/>
    </w:pPr>
    <w:rPr>
      <w:rFonts w:ascii="Times New Roman" w:eastAsia="Times New Roman" w:hAnsi="Times New Roman" w:cs="Times New Roman"/>
      <w:i/>
      <w:iCs/>
      <w:color w:val="44546A" w:themeColor="text2"/>
      <w:sz w:val="18"/>
      <w:szCs w:val="18"/>
      <w:lang w:eastAsia="pt-BR"/>
    </w:rPr>
  </w:style>
  <w:style w:type="paragraph" w:styleId="Textodenotadefim">
    <w:name w:val="endnote text"/>
    <w:basedOn w:val="Normal"/>
    <w:link w:val="TextodenotadefimChar"/>
    <w:uiPriority w:val="99"/>
    <w:semiHidden/>
    <w:unhideWhenUsed/>
    <w:rsid w:val="004E4A18"/>
    <w:pPr>
      <w:keepNext/>
      <w:keepLines/>
    </w:pPr>
    <w:rPr>
      <w:rFonts w:ascii="Times New Roman" w:eastAsia="Times New Roman" w:hAnsi="Times New Roman" w:cs="Times New Roman"/>
      <w:sz w:val="20"/>
      <w:szCs w:val="20"/>
      <w:lang w:eastAsia="pt-BR"/>
    </w:rPr>
  </w:style>
  <w:style w:type="character" w:customStyle="1" w:styleId="TextodenotadefimChar">
    <w:name w:val="Texto de nota de fim Char"/>
    <w:basedOn w:val="Fontepargpadro"/>
    <w:link w:val="Textodenotadefim"/>
    <w:uiPriority w:val="99"/>
    <w:semiHidden/>
    <w:rsid w:val="004E4A18"/>
    <w:rPr>
      <w:rFonts w:ascii="Times New Roman" w:eastAsia="Times New Roman" w:hAnsi="Times New Roman" w:cs="Times New Roman"/>
      <w:sz w:val="20"/>
      <w:szCs w:val="20"/>
      <w:lang w:eastAsia="pt-BR"/>
    </w:rPr>
  </w:style>
  <w:style w:type="character" w:styleId="Refdenotadefim">
    <w:name w:val="endnote reference"/>
    <w:basedOn w:val="Fontepargpadro"/>
    <w:uiPriority w:val="99"/>
    <w:semiHidden/>
    <w:unhideWhenUsed/>
    <w:rsid w:val="004E4A18"/>
    <w:rPr>
      <w:vertAlign w:val="superscript"/>
    </w:rPr>
  </w:style>
  <w:style w:type="paragraph" w:styleId="Bibliografia">
    <w:name w:val="Bibliography"/>
    <w:basedOn w:val="Normal"/>
    <w:next w:val="Normal"/>
    <w:uiPriority w:val="37"/>
    <w:unhideWhenUsed/>
    <w:rsid w:val="004E4A18"/>
    <w:pPr>
      <w:keepNext/>
      <w:keepLines/>
    </w:pPr>
    <w:rPr>
      <w:rFonts w:ascii="Times New Roman" w:eastAsia="Times New Roman" w:hAnsi="Times New Roman" w:cs="Times New Roman"/>
      <w:lang w:eastAsia="pt-BR"/>
    </w:rPr>
  </w:style>
  <w:style w:type="character" w:styleId="MenoPendente">
    <w:name w:val="Unresolved Mention"/>
    <w:basedOn w:val="Fontepargpadro"/>
    <w:uiPriority w:val="99"/>
    <w:semiHidden/>
    <w:unhideWhenUsed/>
    <w:rsid w:val="004E4A18"/>
    <w:rPr>
      <w:color w:val="605E5C"/>
      <w:shd w:val="clear" w:color="auto" w:fill="E1DFDD"/>
    </w:rPr>
  </w:style>
  <w:style w:type="character" w:styleId="HiperlinkVisitado">
    <w:name w:val="FollowedHyperlink"/>
    <w:basedOn w:val="Fontepargpadro"/>
    <w:uiPriority w:val="99"/>
    <w:semiHidden/>
    <w:unhideWhenUsed/>
    <w:rsid w:val="004E4A18"/>
    <w:rPr>
      <w:color w:val="954F72" w:themeColor="followedHyperlink"/>
      <w:u w:val="single"/>
    </w:rPr>
  </w:style>
  <w:style w:type="paragraph" w:styleId="PargrafodaLista">
    <w:name w:val="List Paragraph"/>
    <w:basedOn w:val="Normal"/>
    <w:uiPriority w:val="34"/>
    <w:qFormat/>
    <w:rsid w:val="004E4A18"/>
    <w:pPr>
      <w:keepNext/>
      <w:keepLines/>
      <w:ind w:left="720"/>
      <w:contextualSpacing/>
    </w:pPr>
    <w:rPr>
      <w:rFonts w:ascii="Times New Roman" w:eastAsia="Times New Roman" w:hAnsi="Times New Roman" w:cs="Times New Roman"/>
      <w:lang w:eastAsia="pt-BR"/>
    </w:rPr>
  </w:style>
  <w:style w:type="paragraph" w:customStyle="1" w:styleId="CitacaoDiretaABNT">
    <w:name w:val="Citacao Direta ABNT"/>
    <w:basedOn w:val="TF-TEXTO"/>
    <w:next w:val="Normal"/>
    <w:link w:val="CitacaoDiretaABNTChar"/>
    <w:qFormat/>
    <w:rsid w:val="004E4A18"/>
    <w:pPr>
      <w:suppressAutoHyphens/>
      <w:spacing w:after="120" w:line="240" w:lineRule="auto"/>
      <w:ind w:left="2268"/>
      <w:contextualSpacing w:val="0"/>
    </w:pPr>
  </w:style>
  <w:style w:type="character" w:customStyle="1" w:styleId="TF-TEXTOChar">
    <w:name w:val="TF-TEXTO Char"/>
    <w:basedOn w:val="Fontepargpadro"/>
    <w:link w:val="TF-TEXTO"/>
    <w:rsid w:val="004E4A18"/>
    <w:rPr>
      <w:rFonts w:ascii="Times New Roman" w:eastAsia="Times New Roman" w:hAnsi="Times New Roman" w:cs="Times New Roman"/>
      <w:szCs w:val="20"/>
      <w:lang w:eastAsia="pt-BR"/>
    </w:rPr>
  </w:style>
  <w:style w:type="character" w:customStyle="1" w:styleId="CitacaoDiretaABNTChar">
    <w:name w:val="Citacao Direta ABNT Char"/>
    <w:basedOn w:val="TF-TEXTOChar"/>
    <w:link w:val="CitacaoDiretaABNT"/>
    <w:rsid w:val="004E4A18"/>
    <w:rPr>
      <w:rFonts w:ascii="Times New Roman" w:eastAsia="Times New Roman" w:hAnsi="Times New Roman" w:cs="Times New Roman"/>
      <w:szCs w:val="20"/>
      <w:lang w:eastAsia="pt-BR"/>
    </w:rPr>
  </w:style>
  <w:style w:type="character" w:styleId="nfase">
    <w:name w:val="Emphasis"/>
    <w:basedOn w:val="Fontepargpadro"/>
    <w:uiPriority w:val="20"/>
    <w:qFormat/>
    <w:rsid w:val="004E4A18"/>
    <w:rPr>
      <w:i/>
      <w:iCs/>
    </w:rPr>
  </w:style>
  <w:style w:type="character" w:styleId="Forte">
    <w:name w:val="Strong"/>
    <w:basedOn w:val="Fontepargpadro"/>
    <w:uiPriority w:val="22"/>
    <w:qFormat/>
    <w:rsid w:val="004E4A18"/>
    <w:rPr>
      <w:b/>
      <w:bCs/>
    </w:rPr>
  </w:style>
  <w:style w:type="paragraph" w:customStyle="1" w:styleId="TF-REFERNCIASITEM0">
    <w:name w:val="TF-REFERÊNCIAS ITEM"/>
    <w:rsid w:val="004E4A18"/>
    <w:pPr>
      <w:keepLines/>
      <w:spacing w:before="120"/>
    </w:pPr>
    <w:rPr>
      <w:rFonts w:ascii="Times New Roman" w:eastAsia="Times New Roman" w:hAnsi="Times New Roman" w:cs="Times New Roman"/>
      <w:sz w:val="18"/>
      <w:szCs w:val="20"/>
      <w:lang w:eastAsia="pt-BR"/>
    </w:rPr>
  </w:style>
  <w:style w:type="paragraph" w:customStyle="1" w:styleId="Sub-inciso">
    <w:name w:val="Sub-inciso"/>
    <w:basedOn w:val="Normal"/>
    <w:rsid w:val="004E4A18"/>
    <w:pPr>
      <w:numPr>
        <w:numId w:val="10"/>
      </w:numPr>
    </w:pPr>
    <w:rPr>
      <w:rFonts w:ascii="Times New Roman" w:eastAsia="Times New Roman" w:hAnsi="Times New Roman" w:cs="Times New Roman"/>
      <w:lang w:eastAsia="pt-BR"/>
    </w:rPr>
  </w:style>
  <w:style w:type="paragraph" w:styleId="Recuodecorpodetexto">
    <w:name w:val="Body Text Indent"/>
    <w:basedOn w:val="Normal"/>
    <w:link w:val="RecuodecorpodetextoChar"/>
    <w:semiHidden/>
    <w:rsid w:val="004E4A18"/>
    <w:pPr>
      <w:spacing w:line="360" w:lineRule="auto"/>
      <w:ind w:firstLine="708"/>
    </w:pPr>
    <w:rPr>
      <w:rFonts w:ascii="Times New Roman" w:eastAsia="Times New Roman" w:hAnsi="Times New Roman" w:cs="Times New Roman"/>
      <w:lang w:eastAsia="pt-BR"/>
    </w:rPr>
  </w:style>
  <w:style w:type="character" w:customStyle="1" w:styleId="RecuodecorpodetextoChar">
    <w:name w:val="Recuo de corpo de texto Char"/>
    <w:basedOn w:val="Fontepargpadro"/>
    <w:link w:val="Recuodecorpodetexto"/>
    <w:semiHidden/>
    <w:rsid w:val="004E4A18"/>
    <w:rPr>
      <w:rFonts w:ascii="Times New Roman" w:eastAsia="Times New Roman" w:hAnsi="Times New Roman" w:cs="Times New Roman"/>
      <w:lang w:eastAsia="pt-BR"/>
    </w:rPr>
  </w:style>
  <w:style w:type="paragraph" w:styleId="Corpodetexto">
    <w:name w:val="Body Text"/>
    <w:basedOn w:val="Normal"/>
    <w:link w:val="CorpodetextoChar"/>
    <w:semiHidden/>
    <w:rsid w:val="004E4A18"/>
    <w:pPr>
      <w:spacing w:line="360" w:lineRule="auto"/>
      <w:jc w:val="both"/>
    </w:pPr>
    <w:rPr>
      <w:rFonts w:ascii="Times New Roman" w:eastAsia="Times New Roman" w:hAnsi="Times New Roman" w:cs="Times New Roman"/>
      <w:lang w:eastAsia="pt-BR"/>
    </w:rPr>
  </w:style>
  <w:style w:type="character" w:customStyle="1" w:styleId="CorpodetextoChar">
    <w:name w:val="Corpo de texto Char"/>
    <w:basedOn w:val="Fontepargpadro"/>
    <w:link w:val="Corpodetexto"/>
    <w:semiHidden/>
    <w:rsid w:val="004E4A18"/>
    <w:rPr>
      <w:rFonts w:ascii="Times New Roman" w:eastAsia="Times New Roman" w:hAnsi="Times New Roman" w:cs="Times New Roman"/>
      <w:lang w:eastAsia="pt-BR"/>
    </w:rPr>
  </w:style>
  <w:style w:type="table" w:styleId="GradeClara">
    <w:name w:val="Light Grid"/>
    <w:basedOn w:val="Tabelanormal"/>
    <w:uiPriority w:val="62"/>
    <w:rsid w:val="004E4A18"/>
    <w:rPr>
      <w:rFonts w:ascii="Times New Roman" w:eastAsia="Times New Roman" w:hAnsi="Times New Roman" w:cs="Times New Roman"/>
      <w:sz w:val="20"/>
      <w:szCs w:val="20"/>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Listaatual1">
    <w:name w:val="Lista atual1"/>
    <w:uiPriority w:val="99"/>
    <w:rsid w:val="0046604A"/>
    <w:pPr>
      <w:numPr>
        <w:numId w:val="11"/>
      </w:numPr>
    </w:pPr>
  </w:style>
  <w:style w:type="paragraph" w:customStyle="1" w:styleId="ABNT-DIRETA">
    <w:name w:val="ABNT-DIRETA"/>
    <w:basedOn w:val="TF-TEXTO"/>
    <w:next w:val="Normal"/>
    <w:link w:val="ABNT-DIRETAChar"/>
    <w:qFormat/>
    <w:rsid w:val="00922109"/>
    <w:pPr>
      <w:spacing w:before="851" w:after="851" w:line="240" w:lineRule="auto"/>
      <w:ind w:left="5760" w:firstLine="677"/>
    </w:pPr>
    <w:rPr>
      <w:sz w:val="20"/>
    </w:rPr>
  </w:style>
  <w:style w:type="character" w:customStyle="1" w:styleId="ABNT-DIRETAChar">
    <w:name w:val="ABNT-DIRETA Char"/>
    <w:basedOn w:val="TF-TEXTOChar"/>
    <w:link w:val="ABNT-DIRETA"/>
    <w:rsid w:val="00922109"/>
    <w:rPr>
      <w:rFonts w:ascii="Times New Roman" w:eastAsia="Times New Roman" w:hAnsi="Times New Roman" w:cs="Times New Roman"/>
      <w:sz w:val="20"/>
      <w:szCs w:val="20"/>
      <w:lang w:eastAsia="pt-BR"/>
    </w:rPr>
  </w:style>
  <w:style w:type="numbering" w:customStyle="1" w:styleId="Listaatual2">
    <w:name w:val="Lista atual2"/>
    <w:uiPriority w:val="99"/>
    <w:rsid w:val="00922109"/>
    <w:pPr>
      <w:numPr>
        <w:numId w:val="13"/>
      </w:numPr>
    </w:pPr>
  </w:style>
  <w:style w:type="numbering" w:customStyle="1" w:styleId="Listaatual3">
    <w:name w:val="Lista atual3"/>
    <w:uiPriority w:val="99"/>
    <w:rsid w:val="00922109"/>
    <w:pPr>
      <w:numPr>
        <w:numId w:val="15"/>
      </w:numPr>
    </w:pPr>
  </w:style>
  <w:style w:type="numbering" w:customStyle="1" w:styleId="Listaatual4">
    <w:name w:val="Lista atual4"/>
    <w:uiPriority w:val="99"/>
    <w:rsid w:val="00922109"/>
    <w:pPr>
      <w:numPr>
        <w:numId w:val="17"/>
      </w:numPr>
    </w:pPr>
  </w:style>
  <w:style w:type="numbering" w:customStyle="1" w:styleId="Listaatual5">
    <w:name w:val="Lista atual5"/>
    <w:uiPriority w:val="99"/>
    <w:rsid w:val="00922109"/>
    <w:pPr>
      <w:numPr>
        <w:numId w:val="19"/>
      </w:numPr>
    </w:pPr>
  </w:style>
  <w:style w:type="numbering" w:customStyle="1" w:styleId="Listaatual6">
    <w:name w:val="Lista atual6"/>
    <w:uiPriority w:val="99"/>
    <w:rsid w:val="00922109"/>
    <w:pPr>
      <w:numPr>
        <w:numId w:val="21"/>
      </w:numPr>
    </w:pPr>
  </w:style>
  <w:style w:type="numbering" w:customStyle="1" w:styleId="Listaatual7">
    <w:name w:val="Lista atual7"/>
    <w:uiPriority w:val="99"/>
    <w:rsid w:val="00922109"/>
    <w:pPr>
      <w:numPr>
        <w:numId w:val="23"/>
      </w:numPr>
    </w:pPr>
  </w:style>
  <w:style w:type="numbering" w:customStyle="1" w:styleId="Listaatual8">
    <w:name w:val="Lista atual8"/>
    <w:uiPriority w:val="99"/>
    <w:rsid w:val="00922109"/>
    <w:pPr>
      <w:numPr>
        <w:numId w:val="25"/>
      </w:numPr>
    </w:pPr>
  </w:style>
  <w:style w:type="numbering" w:customStyle="1" w:styleId="Listaatual9">
    <w:name w:val="Lista atual9"/>
    <w:uiPriority w:val="99"/>
    <w:rsid w:val="00922109"/>
    <w:pPr>
      <w:numPr>
        <w:numId w:val="27"/>
      </w:numPr>
    </w:pPr>
  </w:style>
  <w:style w:type="numbering" w:customStyle="1" w:styleId="Listaatual10">
    <w:name w:val="Lista atual10"/>
    <w:uiPriority w:val="99"/>
    <w:rsid w:val="00922109"/>
    <w:pPr>
      <w:numPr>
        <w:numId w:val="29"/>
      </w:numPr>
    </w:pPr>
  </w:style>
  <w:style w:type="numbering" w:customStyle="1" w:styleId="Listaatual11">
    <w:name w:val="Lista atual11"/>
    <w:uiPriority w:val="99"/>
    <w:rsid w:val="00922109"/>
    <w:pPr>
      <w:numPr>
        <w:numId w:val="31"/>
      </w:numPr>
    </w:pPr>
  </w:style>
  <w:style w:type="numbering" w:customStyle="1" w:styleId="Listaatual12">
    <w:name w:val="Lista atual12"/>
    <w:uiPriority w:val="99"/>
    <w:rsid w:val="00922109"/>
    <w:pPr>
      <w:numPr>
        <w:numId w:val="33"/>
      </w:numPr>
    </w:pPr>
  </w:style>
  <w:style w:type="numbering" w:customStyle="1" w:styleId="Listaatual13">
    <w:name w:val="Lista atual13"/>
    <w:uiPriority w:val="99"/>
    <w:rsid w:val="00922109"/>
    <w:pPr>
      <w:numPr>
        <w:numId w:val="35"/>
      </w:numPr>
    </w:pPr>
  </w:style>
  <w:style w:type="numbering" w:customStyle="1" w:styleId="Listaatual14">
    <w:name w:val="Lista atual14"/>
    <w:uiPriority w:val="99"/>
    <w:rsid w:val="00922109"/>
    <w:pPr>
      <w:numPr>
        <w:numId w:val="37"/>
      </w:numPr>
    </w:pPr>
  </w:style>
  <w:style w:type="numbering" w:customStyle="1" w:styleId="Listaatual15">
    <w:name w:val="Lista atual15"/>
    <w:uiPriority w:val="99"/>
    <w:rsid w:val="00922109"/>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6/09/relationships/commentsIds" Target="commentsIds.xm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microsoft.com/office/2011/relationships/commentsExtended" Target="commentsExtended.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mailto:dalton@furb.b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mments" Target="comments.xml"/><Relationship Id="rId5" Type="http://schemas.openxmlformats.org/officeDocument/2006/relationships/image" Target="media/image1.png"/><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mailto:dalton@furb.b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45</Pages>
  <Words>17551</Words>
  <Characters>94777</Characters>
  <Application>Microsoft Office Word</Application>
  <DocSecurity>0</DocSecurity>
  <Lines>789</Lines>
  <Paragraphs>224</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112104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10</cp:revision>
  <dcterms:created xsi:type="dcterms:W3CDTF">2021-10-26T15:09:00Z</dcterms:created>
  <dcterms:modified xsi:type="dcterms:W3CDTF">2021-12-18T13:21:00Z</dcterms:modified>
</cp:coreProperties>
</file>