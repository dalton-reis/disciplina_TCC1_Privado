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2F2E00E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807D5B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 xml:space="preserve">Igor </w:t>
      </w:r>
      <w:proofErr w:type="spellStart"/>
      <w:r>
        <w:t>Christofer</w:t>
      </w:r>
      <w:proofErr w:type="spellEnd"/>
      <w:r>
        <w:t xml:space="preserve"> </w:t>
      </w:r>
      <w:proofErr w:type="spellStart"/>
      <w:r>
        <w:t>Eisenhut</w:t>
      </w:r>
      <w:proofErr w:type="spellEnd"/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 xml:space="preserve">Aurélio Faustino </w:t>
      </w:r>
      <w:proofErr w:type="spellStart"/>
      <w:r w:rsidR="00807D5B">
        <w:t>Hoppe</w:t>
      </w:r>
      <w:proofErr w:type="spellEnd"/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</w:t>
      </w:r>
      <w:proofErr w:type="spellStart"/>
      <w:r w:rsidRPr="009A34CA">
        <w:t>Hariri</w:t>
      </w:r>
      <w:proofErr w:type="spellEnd"/>
      <w:r w:rsidRPr="009A34CA">
        <w:t xml:space="preserve">, </w:t>
      </w:r>
      <w:proofErr w:type="spellStart"/>
      <w:r w:rsidRPr="009A34CA">
        <w:t>Fredericks</w:t>
      </w:r>
      <w:proofErr w:type="spellEnd"/>
      <w:r w:rsidRPr="009A34CA">
        <w:t xml:space="preserve"> e </w:t>
      </w:r>
      <w:proofErr w:type="spellStart"/>
      <w:r w:rsidRPr="009A34CA">
        <w:t>Bowers</w:t>
      </w:r>
      <w:proofErr w:type="spellEnd"/>
      <w:r w:rsidRPr="009A34CA">
        <w:t xml:space="preserve">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</w:t>
      </w:r>
      <w:proofErr w:type="spellEnd"/>
      <w:r w:rsidR="006C5491" w:rsidRPr="00DA124D">
        <w:rPr>
          <w:bCs/>
        </w:rPr>
        <w:t xml:space="preserve">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iii</w:t>
      </w:r>
      <w:proofErr w:type="spellEnd"/>
      <w:r w:rsidR="006C5491" w:rsidRPr="00DA124D">
        <w:rPr>
          <w:bCs/>
        </w:rPr>
        <w:t>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</w:t>
      </w:r>
      <w:proofErr w:type="spellStart"/>
      <w:r w:rsidR="00E14F66">
        <w:t>Dafir</w:t>
      </w:r>
      <w:proofErr w:type="spellEnd"/>
      <w:r w:rsidR="00E14F66">
        <w:t xml:space="preserve">, </w:t>
      </w:r>
      <w:proofErr w:type="spellStart"/>
      <w:r w:rsidR="00E14F66">
        <w:t>Lamari</w:t>
      </w:r>
      <w:proofErr w:type="spellEnd"/>
      <w:r w:rsidR="00E14F66">
        <w:t xml:space="preserve"> e </w:t>
      </w:r>
      <w:proofErr w:type="spellStart"/>
      <w:r w:rsidR="00E14F66">
        <w:t>Slaoui</w:t>
      </w:r>
      <w:proofErr w:type="spellEnd"/>
      <w:r w:rsidR="00E14F66">
        <w:t xml:space="preserve"> (2020), os algoritmos convencionais não são capazes de lidar com grandes quantidades de dados de maneira eficiente. Para contornar esse problema, uma solução encontrada é o processamento na </w:t>
      </w:r>
      <w:proofErr w:type="spellStart"/>
      <w:r w:rsidR="00E14F66">
        <w:t>Graphics</w:t>
      </w:r>
      <w:proofErr w:type="spellEnd"/>
      <w:r w:rsidR="00E14F66">
        <w:t xml:space="preserve"> </w:t>
      </w:r>
      <w:proofErr w:type="spellStart"/>
      <w:r w:rsidR="00E14F66">
        <w:t>Processing</w:t>
      </w:r>
      <w:proofErr w:type="spellEnd"/>
      <w:r w:rsidR="00E14F66">
        <w:t xml:space="preserve">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</w:t>
      </w:r>
      <w:proofErr w:type="spellStart"/>
      <w:r w:rsidR="00E14F66">
        <w:t>GPUs</w:t>
      </w:r>
      <w:proofErr w:type="spellEnd"/>
      <w:r w:rsidR="00E14F66">
        <w:t xml:space="preserve">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tem se destacado como uma opção interessante para a programação de sistemas que lidam com grandes volumes de dados. Segundo </w:t>
      </w:r>
      <w:proofErr w:type="spellStart"/>
      <w:r w:rsidR="00BF0572" w:rsidRPr="00FF56E2">
        <w:t>B</w:t>
      </w:r>
      <w:r w:rsidR="00BF0572">
        <w:t>ugden</w:t>
      </w:r>
      <w:proofErr w:type="spellEnd"/>
      <w:r w:rsidR="00BF0572">
        <w:t xml:space="preserve"> e </w:t>
      </w:r>
      <w:proofErr w:type="spellStart"/>
      <w:r w:rsidR="00BF0572">
        <w:t>Alahmar</w:t>
      </w:r>
      <w:proofErr w:type="spellEnd"/>
      <w:r w:rsidR="00BF0572">
        <w:t xml:space="preserve">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proofErr w:type="spellStart"/>
      <w:r>
        <w:rPr>
          <w:bCs/>
        </w:rPr>
        <w:t>Viitanen</w:t>
      </w:r>
      <w:proofErr w:type="spellEnd"/>
      <w:r>
        <w:rPr>
          <w:bCs/>
        </w:rPr>
        <w:t xml:space="preserve"> (2020) ressalta que</w:t>
      </w:r>
      <w:r>
        <w:t xml:space="preserve"> a combinação de grafos, GPU e </w:t>
      </w:r>
      <w:proofErr w:type="spellStart"/>
      <w:r>
        <w:t>Rust</w:t>
      </w:r>
      <w:proofErr w:type="spellEnd"/>
      <w:r>
        <w:t xml:space="preserve">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</w:t>
      </w:r>
      <w:proofErr w:type="spellStart"/>
      <w:r>
        <w:t>Rust</w:t>
      </w:r>
      <w:proofErr w:type="spellEnd"/>
      <w:r>
        <w:t xml:space="preserve">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 xml:space="preserve">a linguagem de programação </w:t>
      </w:r>
      <w:proofErr w:type="spellStart"/>
      <w:r w:rsidR="0023336A" w:rsidRPr="0023336A">
        <w:rPr>
          <w:bCs/>
        </w:rPr>
        <w:t>Rust</w:t>
      </w:r>
      <w:proofErr w:type="spellEnd"/>
      <w:r w:rsidR="0023336A" w:rsidRPr="0023336A">
        <w:rPr>
          <w:bCs/>
        </w:rPr>
        <w:t xml:space="preserve">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 xml:space="preserve">desenvolver uma ferramenta que otimize o processamento de grandes grafos por meio da utilização do paralelismo em GPU e da linguagem de programação </w:t>
      </w:r>
      <w:proofErr w:type="spellStart"/>
      <w:r w:rsidR="002260DD" w:rsidRPr="00DA124D">
        <w:rPr>
          <w:rStyle w:val="fs-5"/>
        </w:rPr>
        <w:t>Rust</w:t>
      </w:r>
      <w:proofErr w:type="spellEnd"/>
      <w:r w:rsidR="002260DD" w:rsidRPr="00DA124D">
        <w:rPr>
          <w:rStyle w:val="fs-5"/>
        </w:rPr>
        <w:t>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 xml:space="preserve">avaliar o desempenho da linguagem de programação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 xml:space="preserve"> no processamento de grandes grafos, por meio da implementação de algoritmos em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>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 xml:space="preserve">, </w:t>
      </w:r>
      <w:proofErr w:type="spellStart"/>
      <w:r w:rsidR="000C3A81" w:rsidRPr="00DA124D">
        <w:rPr>
          <w:rStyle w:val="fs-5"/>
        </w:rPr>
        <w:t>OpenCL</w:t>
      </w:r>
      <w:proofErr w:type="spellEnd"/>
      <w:r w:rsidR="000C3A81" w:rsidRPr="00DA124D">
        <w:rPr>
          <w:rStyle w:val="fs-5"/>
        </w:rPr>
        <w:t xml:space="preserve"> e </w:t>
      </w:r>
      <w:proofErr w:type="spellStart"/>
      <w:r w:rsidR="000C3A81" w:rsidRPr="00DA124D">
        <w:rPr>
          <w:rStyle w:val="fs-5"/>
        </w:rPr>
        <w:t>Rust</w:t>
      </w:r>
      <w:proofErr w:type="spellEnd"/>
      <w:r w:rsidR="000C3A81" w:rsidRPr="00DA124D">
        <w:rPr>
          <w:rStyle w:val="fs-5"/>
        </w:rPr>
        <w:t xml:space="preserve">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056DB00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</w:t>
      </w:r>
      <w:proofErr w:type="spellStart"/>
      <w:r w:rsidRPr="00DA124D">
        <w:t>Zerebavani</w:t>
      </w:r>
      <w:proofErr w:type="spellEnd"/>
      <w:r w:rsidRPr="00DA124D">
        <w:t xml:space="preserve">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proofErr w:type="spellStart"/>
      <w:r w:rsidRPr="00DA124D">
        <w:t>Pangolin</w:t>
      </w:r>
      <w:proofErr w:type="spellEnd"/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65B91FE6" w:rsidR="005F581A" w:rsidRPr="005F581A" w:rsidRDefault="005F581A" w:rsidP="005F581A">
      <w:pPr>
        <w:pStyle w:val="TF-TEXTO"/>
      </w:pPr>
      <w:r w:rsidRPr="001016AB">
        <w:rPr>
          <w:lang w:val="en-US"/>
        </w:rPr>
        <w:tab/>
      </w:r>
      <w:commentRangeStart w:id="24"/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implementaram de forma completa o algoritmo de estrutura causal PC-</w:t>
      </w:r>
      <w:proofErr w:type="spellStart"/>
      <w:r w:rsidRPr="005F581A">
        <w:t>stable</w:t>
      </w:r>
      <w:proofErr w:type="spellEnd"/>
      <w:r w:rsidRPr="005F581A">
        <w:t xml:space="preserve">, utilizando paralelização na GPU. Os autores destacam que a implementação existente, chamada </w:t>
      </w:r>
      <w:commentRangeStart w:id="25"/>
      <w:proofErr w:type="spellStart"/>
      <w:r w:rsidRPr="005F581A">
        <w:t>Parallel</w:t>
      </w:r>
      <w:proofErr w:type="spellEnd"/>
      <w:r w:rsidRPr="005F581A">
        <w:t>-PC</w:t>
      </w:r>
      <w:commentRangeEnd w:id="25"/>
      <w:r w:rsidR="004414DA">
        <w:rPr>
          <w:rStyle w:val="Refdecomentrio"/>
        </w:rPr>
        <w:commentReference w:id="25"/>
      </w:r>
      <w:r w:rsidRPr="005F581A">
        <w:t xml:space="preserve">, </w:t>
      </w:r>
      <w:r w:rsidR="009E065F">
        <w:t>disponibiliza</w:t>
      </w:r>
      <w:r w:rsidRPr="005F581A">
        <w:t xml:space="preserve"> apenas de forma parcial a paralelização na GPU e não pode ser considerada uma solução completa para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complexos.  </w:t>
      </w:r>
      <w:commentRangeEnd w:id="24"/>
      <w:r w:rsidR="00977473">
        <w:rPr>
          <w:rStyle w:val="Refdecomentrio"/>
        </w:rPr>
        <w:commentReference w:id="24"/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DA124D">
        <w:t>Zarebavani</w:t>
      </w:r>
      <w:proofErr w:type="spellEnd"/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spellStart"/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Vj</w:t>
      </w:r>
      <w:proofErr w:type="spellEnd"/>
      <w:r w:rsidRPr="00DA124D">
        <w:t xml:space="preserve"> são condicionalmente independentes e a aresta (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r w:rsidRPr="00DA124D">
        <w:rPr>
          <w:rFonts w:ascii="Courier New" w:hAnsi="Courier New" w:cs="Courier New"/>
          <w:sz w:val="18"/>
          <w:szCs w:val="18"/>
        </w:rPr>
        <w:t>)</w:t>
      </w:r>
      <w:r w:rsidRPr="00DA124D">
        <w:t xml:space="preserve"> que liga ambos é removida, sendo executados em níveis consecutivos. Dessa forma, os autores propuseram dois algoritmos utilizando a </w:t>
      </w:r>
      <w:proofErr w:type="spellStart"/>
      <w:r w:rsidRPr="00DA124D">
        <w:rPr>
          <w:i/>
          <w:iCs/>
        </w:rPr>
        <w:t>Application</w:t>
      </w:r>
      <w:proofErr w:type="spellEnd"/>
      <w:r w:rsidRPr="00DA124D">
        <w:rPr>
          <w:i/>
          <w:iCs/>
        </w:rPr>
        <w:t xml:space="preserve"> </w:t>
      </w:r>
      <w:proofErr w:type="spellStart"/>
      <w:r w:rsidRPr="00DA124D">
        <w:rPr>
          <w:i/>
          <w:iCs/>
        </w:rPr>
        <w:t>Programming</w:t>
      </w:r>
      <w:proofErr w:type="spellEnd"/>
      <w:r w:rsidRPr="00DA124D">
        <w:rPr>
          <w:i/>
          <w:iCs/>
        </w:rPr>
        <w:t xml:space="preserve"> Interface</w:t>
      </w:r>
      <w:r w:rsidRPr="00DA124D">
        <w:t xml:space="preserve"> (API) CUDA para </w:t>
      </w:r>
      <w:proofErr w:type="spellStart"/>
      <w:r w:rsidRPr="00DA124D">
        <w:t>GPUs</w:t>
      </w:r>
      <w:proofErr w:type="spellEnd"/>
      <w:r w:rsidRPr="00DA124D">
        <w:t xml:space="preserve"> da Nvidia. As duas variações do algoritmo proposto, chamado CUDA-</w:t>
      </w:r>
      <w:proofErr w:type="spellStart"/>
      <w:r w:rsidRPr="00DA124D">
        <w:t>Accelerated</w:t>
      </w:r>
      <w:proofErr w:type="spellEnd"/>
      <w:r w:rsidRPr="00DA124D">
        <w:t xml:space="preserve"> PC </w:t>
      </w:r>
      <w:proofErr w:type="spellStart"/>
      <w:r w:rsidRPr="00DA124D">
        <w:t>Algorithm</w:t>
      </w:r>
      <w:proofErr w:type="spellEnd"/>
      <w:r w:rsidRPr="00DA124D">
        <w:t xml:space="preserve"> (</w:t>
      </w:r>
      <w:proofErr w:type="spellStart"/>
      <w:r w:rsidRPr="00DA124D">
        <w:t>cuPC</w:t>
      </w:r>
      <w:proofErr w:type="spellEnd"/>
      <w:r w:rsidRPr="00DA124D">
        <w:t xml:space="preserve">), são o </w:t>
      </w:r>
      <w:proofErr w:type="spellStart"/>
      <w:r w:rsidRPr="00DA124D">
        <w:t>cuPC</w:t>
      </w:r>
      <w:proofErr w:type="spellEnd"/>
      <w:r w:rsidRPr="00DA124D">
        <w:t xml:space="preserve">-E e o </w:t>
      </w:r>
      <w:proofErr w:type="spellStart"/>
      <w:r w:rsidRPr="00DA124D">
        <w:t>cuPC</w:t>
      </w:r>
      <w:proofErr w:type="spellEnd"/>
      <w:r w:rsidRPr="00DA124D">
        <w:t>-S</w:t>
      </w:r>
      <w:r w:rsidR="00EA33C4">
        <w:t>, desenvolvidos na linguagem de programação C</w:t>
      </w:r>
      <w:r w:rsidRPr="00DA124D">
        <w:t xml:space="preserve">. O </w:t>
      </w:r>
      <w:proofErr w:type="spellStart"/>
      <w:r w:rsidRPr="00DA124D">
        <w:t>cuPC</w:t>
      </w:r>
      <w:proofErr w:type="spellEnd"/>
      <w:r w:rsidRPr="00DA124D">
        <w:t xml:space="preserve">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>(</w:t>
      </w:r>
      <w:proofErr w:type="spellStart"/>
      <w:r w:rsidR="00507591" w:rsidRPr="00DA124D">
        <w:t>ii</w:t>
      </w:r>
      <w:proofErr w:type="spellEnd"/>
      <w:r w:rsidR="00507591" w:rsidRPr="00DA124D">
        <w:t xml:space="preserve">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</w:t>
      </w:r>
      <w:proofErr w:type="spellStart"/>
      <w:r w:rsidRPr="00DA124D">
        <w:t>cuPC</w:t>
      </w:r>
      <w:proofErr w:type="spellEnd"/>
      <w:r w:rsidRPr="00DA124D">
        <w:t xml:space="preserve">-S baseia-se nos mesmos princípios do </w:t>
      </w:r>
      <w:proofErr w:type="spellStart"/>
      <w:r w:rsidRPr="00DA124D">
        <w:t>cuPC</w:t>
      </w:r>
      <w:proofErr w:type="spellEnd"/>
      <w:r w:rsidRPr="00DA124D">
        <w:t xml:space="preserve">-E com a adição de que a matriz </w:t>
      </w:r>
      <w:proofErr w:type="spellStart"/>
      <w:r w:rsidRPr="00DA124D">
        <w:t>pseudo-inversa</w:t>
      </w:r>
      <w:proofErr w:type="spellEnd"/>
      <w:r w:rsidRPr="00DA124D">
        <w:t xml:space="preserve">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proofErr w:type="gramStart"/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proofErr w:type="gramEnd"/>
      <w:r w:rsidRPr="00DA124D">
        <w:t>, é possível evitar cálculos redundantes e acelerar o processamento a</w:t>
      </w:r>
      <w:r w:rsidRPr="005F581A">
        <w:t xml:space="preserve">o compartilhar a matriz </w:t>
      </w:r>
      <w:proofErr w:type="spellStart"/>
      <w:r w:rsidRPr="005F581A">
        <w:t>pseudo-inversa</w:t>
      </w:r>
      <w:proofErr w:type="spellEnd"/>
      <w:r w:rsidRPr="005F581A">
        <w:t xml:space="preserve">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</w:t>
      </w:r>
      <w:proofErr w:type="spellStart"/>
      <w:r w:rsidRPr="005F581A">
        <w:t>pseudo-inversa</w:t>
      </w:r>
      <w:proofErr w:type="spellEnd"/>
      <w:r w:rsidRPr="005F581A">
        <w:t xml:space="preserve"> a ser compartilhada entre os testes IC, anulando os ganhos obtidos pela estratégia implementada no </w:t>
      </w:r>
      <w:proofErr w:type="spellStart"/>
      <w:r w:rsidRPr="005F581A">
        <w:t>cuPC</w:t>
      </w:r>
      <w:proofErr w:type="spellEnd"/>
      <w:r w:rsidRPr="005F581A">
        <w:t xml:space="preserve">-S. Da mesma forma, a estratégia implementada no </w:t>
      </w:r>
      <w:proofErr w:type="spellStart"/>
      <w:r w:rsidRPr="005F581A">
        <w:t>cuPC</w:t>
      </w:r>
      <w:proofErr w:type="spellEnd"/>
      <w:r w:rsidRPr="005F581A">
        <w:t xml:space="preserve">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</w:t>
      </w:r>
      <w:proofErr w:type="spellStart"/>
      <w:r w:rsidRPr="005F581A">
        <w:t>cuPC</w:t>
      </w:r>
      <w:proofErr w:type="spellEnd"/>
      <w:r w:rsidRPr="005F581A">
        <w:t xml:space="preserve"> contra 3 algoritmos existentes. Ou seja, duas implementações seriais do algoritmo PC-</w:t>
      </w:r>
      <w:proofErr w:type="spellStart"/>
      <w:r w:rsidRPr="005F581A">
        <w:t>stable</w:t>
      </w:r>
      <w:proofErr w:type="spellEnd"/>
      <w:r w:rsidRPr="005F581A">
        <w:t xml:space="preserve">, que não fazem uso da paralelização. Neste caso, a implementação original do algoritmo escrita em R denominada </w:t>
      </w:r>
      <w:proofErr w:type="spellStart"/>
      <w:r w:rsidRPr="005F581A">
        <w:t>Stable</w:t>
      </w:r>
      <w:proofErr w:type="spellEnd"/>
      <w:r w:rsidRPr="005F581A">
        <w:t xml:space="preserve"> e a implementação mais recente denominada </w:t>
      </w:r>
      <w:proofErr w:type="spellStart"/>
      <w:r w:rsidRPr="005F581A">
        <w:t>Stable.fast</w:t>
      </w:r>
      <w:proofErr w:type="spellEnd"/>
      <w:r w:rsidRPr="005F581A">
        <w:t xml:space="preserve">, escrita em C. A terceira </w:t>
      </w:r>
      <w:r w:rsidRPr="00DA124D">
        <w:t xml:space="preserve">implementação utilizada foi a </w:t>
      </w:r>
      <w:proofErr w:type="spellStart"/>
      <w:r w:rsidRPr="00DA124D">
        <w:t>Parallel</w:t>
      </w:r>
      <w:proofErr w:type="spellEnd"/>
      <w:r w:rsidRPr="00DA124D">
        <w:t>-</w:t>
      </w:r>
      <w:r w:rsidRPr="005F581A">
        <w:t xml:space="preserve">PC, que possibilita a paralelização do processamento. Os testes foram executados em uma máquina com processador Intel Xeon de 8 núcleos rodando a 2,5 GHz e uma placa de vídeo Nvidia GTX 1080. Além disso, também </w:t>
      </w:r>
      <w:proofErr w:type="gramStart"/>
      <w:r w:rsidRPr="005F581A">
        <w:t>utilizou-se</w:t>
      </w:r>
      <w:proofErr w:type="gramEnd"/>
      <w:r w:rsidRPr="005F581A">
        <w:t xml:space="preserve"> o sistema operacional Ubuntu 16.04</w:t>
      </w:r>
      <w:r w:rsidR="001A7E48">
        <w:t xml:space="preserve">, </w:t>
      </w:r>
      <w:r w:rsidRPr="005F581A">
        <w:t xml:space="preserve">o compilador </w:t>
      </w:r>
      <w:proofErr w:type="spellStart"/>
      <w:r w:rsidRPr="005F581A">
        <w:t>gcc</w:t>
      </w:r>
      <w:proofErr w:type="spellEnd"/>
      <w:r w:rsidRPr="005F581A">
        <w:t xml:space="preserve"> na versão 5.4 e a API CUDA na versão 9.2. Os algoritmos que não permitiam a paralelização foram executados em um único núcleo da CPU e os demais em 8 núcleos. De acordo com os autores, nas validações, foram utilizados 6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diferentes: NCI-60, MCC, BR-51, </w:t>
      </w:r>
      <w:proofErr w:type="spellStart"/>
      <w:proofErr w:type="gramStart"/>
      <w:r w:rsidRPr="005F581A">
        <w:t>S.cerevisiae</w:t>
      </w:r>
      <w:proofErr w:type="spellEnd"/>
      <w:proofErr w:type="gramEnd"/>
      <w:r w:rsidRPr="005F581A">
        <w:t xml:space="preserve">, </w:t>
      </w:r>
      <w:proofErr w:type="spellStart"/>
      <w:r w:rsidRPr="005F581A">
        <w:t>S.aureus</w:t>
      </w:r>
      <w:proofErr w:type="spellEnd"/>
      <w:r w:rsidRPr="005F581A">
        <w:t xml:space="preserve">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proofErr w:type="spellStart"/>
      <w:r w:rsidR="00B175AD" w:rsidRPr="00DA124D">
        <w:t>Zarebavani</w:t>
      </w:r>
      <w:proofErr w:type="spellEnd"/>
      <w:r w:rsidR="00B175AD" w:rsidRPr="00DA124D">
        <w:t xml:space="preserve">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</w:t>
      </w:r>
      <w:proofErr w:type="spellStart"/>
      <w:r w:rsidRPr="005F581A">
        <w:t>cuPC</w:t>
      </w:r>
      <w:proofErr w:type="spellEnd"/>
      <w:r w:rsidRPr="005F581A">
        <w:t xml:space="preserve">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proofErr w:type="spellStart"/>
      <w:r w:rsidRPr="00E72AFA">
        <w:rPr>
          <w:i/>
          <w:iCs/>
        </w:rPr>
        <w:t>dataset</w:t>
      </w:r>
      <w:proofErr w:type="spellEnd"/>
      <w:r w:rsidRPr="005F581A">
        <w:t xml:space="preserve"> DREAM5-Insilico, no algoritmo sequencial </w:t>
      </w:r>
      <w:proofErr w:type="spellStart"/>
      <w:r w:rsidRPr="005F581A">
        <w:t>Stable</w:t>
      </w:r>
      <w:proofErr w:type="spellEnd"/>
      <w:r w:rsidRPr="005F581A">
        <w:t xml:space="preserve">, levou 265.360 segundos (cerca de 3 dias) para ser completado, enquanto no </w:t>
      </w:r>
      <w:proofErr w:type="spellStart"/>
      <w:r w:rsidRPr="005F581A">
        <w:t>cuPC</w:t>
      </w:r>
      <w:proofErr w:type="spellEnd"/>
      <w:r w:rsidRPr="005F581A">
        <w:t xml:space="preserve">-E levou 48,08 segundos e no </w:t>
      </w:r>
      <w:proofErr w:type="spellStart"/>
      <w:r w:rsidRPr="005F581A">
        <w:t>cuPC</w:t>
      </w:r>
      <w:proofErr w:type="spellEnd"/>
      <w:r w:rsidRPr="005F581A">
        <w:t>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proofErr w:type="spellStart"/>
      <w:r w:rsidRPr="00CD7AC2">
        <w:rPr>
          <w:i/>
          <w:iCs/>
        </w:rPr>
        <w:t>dataset</w:t>
      </w:r>
      <w:proofErr w:type="spellEnd"/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 xml:space="preserve">-S e 525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>-E.</w:t>
      </w:r>
    </w:p>
    <w:p w14:paraId="090F2E37" w14:textId="172E7B25" w:rsidR="00B77419" w:rsidRDefault="00B77419" w:rsidP="00B77419">
      <w:pPr>
        <w:pStyle w:val="TF-LEGENDA"/>
      </w:pPr>
      <w:bookmarkStart w:id="26" w:name="_Ref132047169"/>
      <w:r>
        <w:lastRenderedPageBreak/>
        <w:t xml:space="preserve">Figura </w:t>
      </w:r>
      <w:fldSimple w:instr=" SEQ Figura \* ARABIC ">
        <w:r w:rsidR="00AB214E">
          <w:rPr>
            <w:noProof/>
          </w:rPr>
          <w:t>1</w:t>
        </w:r>
      </w:fldSimple>
      <w:bookmarkEnd w:id="26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3CFDFAA7">
            <wp:extent cx="5561482" cy="1137933"/>
            <wp:effectExtent l="19050" t="19050" r="20320" b="24130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645" cy="1139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</w:t>
      </w:r>
      <w:proofErr w:type="spellStart"/>
      <w:r w:rsidRPr="00B77419">
        <w:t>Zarebavani</w:t>
      </w:r>
      <w:proofErr w:type="spellEnd"/>
      <w:r w:rsidRPr="00B77419">
        <w:t xml:space="preserve">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3CFE35D9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proofErr w:type="spellStart"/>
      <w:r w:rsidRPr="00DA124D">
        <w:rPr>
          <w:rStyle w:val="normaltextrun"/>
        </w:rPr>
        <w:t>Zarebavani</w:t>
      </w:r>
      <w:proofErr w:type="spellEnd"/>
      <w:r w:rsidRPr="00DA124D">
        <w:rPr>
          <w:rStyle w:val="normaltextrun"/>
        </w:rPr>
        <w:t xml:space="preserve">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-S, enquanto a implementação </w:t>
      </w:r>
      <w:proofErr w:type="spellStart"/>
      <w:r w:rsidRPr="005F581A">
        <w:rPr>
          <w:rStyle w:val="normaltextrun"/>
        </w:rPr>
        <w:t>Stable.fast</w:t>
      </w:r>
      <w:proofErr w:type="spellEnd"/>
      <w:r w:rsidRPr="005F581A">
        <w:rPr>
          <w:rStyle w:val="normaltextrun"/>
        </w:rPr>
        <w:t xml:space="preserve">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Pr="005F581A">
        <w:rPr>
          <w:rStyle w:val="normaltextrun"/>
        </w:rPr>
        <w:t xml:space="preserve">, concluem que o bom desempenho dos algoritmos ocorre por conta da configuração referente ao número de blocos (β) e arestas por bloco (γ) processadas simultaneamente,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-E, e ao número de </w:t>
      </w:r>
      <w:commentRangeStart w:id="27"/>
      <w:r w:rsidRPr="005F581A">
        <w:rPr>
          <w:rStyle w:val="normaltextrun"/>
        </w:rPr>
        <w:t>blocos</w:t>
      </w:r>
      <w:commentRangeEnd w:id="27"/>
      <w:r w:rsidR="00156F52">
        <w:rPr>
          <w:rStyle w:val="Refdecomentrio"/>
        </w:rPr>
        <w:commentReference w:id="27"/>
      </w:r>
      <w:r w:rsidRPr="005F581A">
        <w:rPr>
          <w:rStyle w:val="normaltextrun"/>
        </w:rPr>
        <w:t xml:space="preserve">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Nos cenários observados, as configurações mais adequadas foram β = 2 e γ = 32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δ = 2 e θ = 64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Isso ocorre pois, conforme constatado por </w:t>
      </w:r>
      <w:proofErr w:type="spellStart"/>
      <w:r w:rsidRPr="005F581A">
        <w:rPr>
          <w:rStyle w:val="normaltextrun"/>
        </w:rPr>
        <w:t>Zarebavani</w:t>
      </w:r>
      <w:proofErr w:type="spellEnd"/>
      <w:r w:rsidRPr="005F581A">
        <w:rPr>
          <w:rStyle w:val="normaltextrun"/>
        </w:rPr>
        <w:t xml:space="preserve">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>(</w:t>
      </w:r>
      <w:proofErr w:type="spellStart"/>
      <w:r w:rsidR="00B175AD" w:rsidRPr="00DA124D">
        <w:t>ii</w:t>
      </w:r>
      <w:proofErr w:type="spellEnd"/>
      <w:r w:rsidR="00B175AD" w:rsidRPr="00DA124D">
        <w:t xml:space="preserve">) </w:t>
      </w:r>
      <w:r w:rsidR="004976ED" w:rsidRPr="00DA124D">
        <w:t>o método de comunicação</w:t>
      </w:r>
      <w:r w:rsidR="004976ED" w:rsidRPr="00717C76">
        <w:t xml:space="preserve"> (</w:t>
      </w:r>
      <w:proofErr w:type="spellStart"/>
      <w:r w:rsidR="004976ED" w:rsidRPr="00E72AFA">
        <w:rPr>
          <w:i/>
          <w:iCs/>
        </w:rPr>
        <w:t>pull</w:t>
      </w:r>
      <w:proofErr w:type="spellEnd"/>
      <w:r w:rsidR="00E72AFA">
        <w:rPr>
          <w:i/>
          <w:iCs/>
        </w:rPr>
        <w:t xml:space="preserve"> </w:t>
      </w:r>
      <w:r w:rsidR="00E72AFA" w:rsidRPr="00717C76">
        <w:t xml:space="preserve">ou </w:t>
      </w:r>
      <w:proofErr w:type="spellStart"/>
      <w:r w:rsidR="00E72AFA" w:rsidRPr="00E72AFA">
        <w:rPr>
          <w:i/>
          <w:iCs/>
        </w:rPr>
        <w:t>push</w:t>
      </w:r>
      <w:proofErr w:type="spellEnd"/>
      <w:r w:rsidR="004976ED" w:rsidRPr="00717C76">
        <w:t>); e</w:t>
      </w:r>
      <w:r w:rsidR="00B175AD">
        <w:t xml:space="preserve"> (</w:t>
      </w:r>
      <w:proofErr w:type="spellStart"/>
      <w:r w:rsidR="00B175AD">
        <w:t>iii</w:t>
      </w:r>
      <w:proofErr w:type="spellEnd"/>
      <w:r w:rsidR="00B175AD">
        <w:t>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>(</w:t>
      </w:r>
      <w:proofErr w:type="spellStart"/>
      <w:r w:rsidR="00904961">
        <w:t>ii</w:t>
      </w:r>
      <w:proofErr w:type="spellEnd"/>
      <w:r w:rsidR="00904961">
        <w:t xml:space="preserve">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proofErr w:type="spellStart"/>
      <w:r w:rsidR="004976ED" w:rsidRPr="00E72AFA">
        <w:rPr>
          <w:i/>
          <w:iCs/>
        </w:rPr>
        <w:t>pull</w:t>
      </w:r>
      <w:proofErr w:type="spellEnd"/>
      <w:r w:rsidR="004976ED" w:rsidRPr="00717C76">
        <w:t xml:space="preserve"> e travessia orientada a dados; e execução assíncrona, método de comunicação </w:t>
      </w:r>
      <w:proofErr w:type="spellStart"/>
      <w:r w:rsidR="004976ED" w:rsidRPr="00E72AFA">
        <w:rPr>
          <w:i/>
          <w:iCs/>
        </w:rPr>
        <w:t>push</w:t>
      </w:r>
      <w:proofErr w:type="spellEnd"/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</w:t>
      </w:r>
      <w:proofErr w:type="spellStart"/>
      <w:r w:rsidR="004976ED" w:rsidRPr="00DA124D">
        <w:t>Graph</w:t>
      </w:r>
      <w:proofErr w:type="spellEnd"/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</w:t>
      </w:r>
      <w:proofErr w:type="spellStart"/>
      <w:r w:rsidR="004976ED" w:rsidRPr="00DA124D">
        <w:t>percorrimento</w:t>
      </w:r>
      <w:proofErr w:type="spellEnd"/>
      <w:r w:rsidR="004976ED" w:rsidRPr="00DA124D">
        <w:t xml:space="preserve"> de grafos que é executado na GPU e o </w:t>
      </w:r>
      <w:r w:rsidRPr="00DA124D">
        <w:t>(</w:t>
      </w:r>
      <w:proofErr w:type="spellStart"/>
      <w:r w:rsidRPr="00DA124D">
        <w:t>ii</w:t>
      </w:r>
      <w:proofErr w:type="spellEnd"/>
      <w:r w:rsidRPr="00DA124D">
        <w:t xml:space="preserve">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 xml:space="preserve">Central </w:t>
      </w:r>
      <w:proofErr w:type="spellStart"/>
      <w:r w:rsidR="004976ED" w:rsidRPr="00DA124D">
        <w:rPr>
          <w:i/>
          <w:iCs/>
        </w:rPr>
        <w:t>Processing</w:t>
      </w:r>
      <w:proofErr w:type="spellEnd"/>
      <w:r w:rsidR="004976ED" w:rsidRPr="00DA124D">
        <w:rPr>
          <w:i/>
          <w:iCs/>
        </w:rPr>
        <w:t xml:space="preserve">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proofErr w:type="spellStart"/>
      <w:r w:rsidR="004976ED" w:rsidRPr="00DA124D">
        <w:rPr>
          <w:i/>
          <w:iCs/>
        </w:rPr>
        <w:t>datasets</w:t>
      </w:r>
      <w:proofErr w:type="spellEnd"/>
      <w:r w:rsidR="004976ED" w:rsidRPr="00DA124D">
        <w:t xml:space="preserve"> </w:t>
      </w:r>
      <w:proofErr w:type="spellStart"/>
      <w:r w:rsidR="004976ED" w:rsidRPr="00DA124D">
        <w:t>road_usa</w:t>
      </w:r>
      <w:proofErr w:type="spellEnd"/>
      <w:r w:rsidR="004976ED" w:rsidRPr="00DA124D">
        <w:t xml:space="preserve">, kron_g500-logn21, soc-LiveJournal1, </w:t>
      </w:r>
      <w:proofErr w:type="spellStart"/>
      <w:r w:rsidR="004976ED" w:rsidRPr="00DA124D">
        <w:t>soc-orkut</w:t>
      </w:r>
      <w:proofErr w:type="spellEnd"/>
      <w:r w:rsidR="004976ED" w:rsidRPr="00DA124D">
        <w:t xml:space="preserve"> e soc-twitter-21. O </w:t>
      </w:r>
      <w:proofErr w:type="spellStart"/>
      <w:r w:rsidR="004976ED" w:rsidRPr="00DA124D">
        <w:t>road_usa</w:t>
      </w:r>
      <w:proofErr w:type="spellEnd"/>
      <w:r w:rsidR="004976ED" w:rsidRPr="00DA124D">
        <w:t xml:space="preserve"> é um grafo esparso com grande diâmetro e os demais são grafos cujo grau de entrada e saída dos vértices obedece a distribuição da lei de força. Como algoritmos iterativos para testes, foram utilizados os o </w:t>
      </w:r>
      <w:proofErr w:type="spellStart"/>
      <w:r w:rsidR="004976ED" w:rsidRPr="00DA124D">
        <w:t>PageRank</w:t>
      </w:r>
      <w:proofErr w:type="spellEnd"/>
      <w:r w:rsidR="004976ED" w:rsidRPr="00DA124D">
        <w:t xml:space="preserve"> (PR) e o Single-</w:t>
      </w:r>
      <w:proofErr w:type="spellStart"/>
      <w:r w:rsidR="004976ED" w:rsidRPr="00DA124D">
        <w:t>Source</w:t>
      </w:r>
      <w:proofErr w:type="spellEnd"/>
      <w:r w:rsidR="004976ED" w:rsidRPr="00DA124D">
        <w:t xml:space="preserve"> </w:t>
      </w:r>
      <w:proofErr w:type="spellStart"/>
      <w:r w:rsidR="004976ED" w:rsidRPr="00DA124D">
        <w:t>Shortest</w:t>
      </w:r>
      <w:proofErr w:type="spellEnd"/>
      <w:r w:rsidR="004976ED" w:rsidRPr="00DA124D">
        <w:t xml:space="preserve"> Path (SSSP). </w:t>
      </w:r>
      <w:r w:rsidR="001B0360" w:rsidRPr="00DA124D">
        <w:t>Quanto aos</w:t>
      </w:r>
      <w:r w:rsidR="004976ED" w:rsidRPr="00DA124D">
        <w:t xml:space="preserve"> algoritmos de travessia foram utilizados o </w:t>
      </w:r>
      <w:proofErr w:type="spellStart"/>
      <w:r w:rsidR="004976ED" w:rsidRPr="00DA124D">
        <w:t>Breadth-First</w:t>
      </w:r>
      <w:proofErr w:type="spellEnd"/>
      <w:r w:rsidR="004976ED" w:rsidRPr="00DA124D">
        <w:t xml:space="preserve"> Search (BFS) e o </w:t>
      </w:r>
      <w:proofErr w:type="spellStart"/>
      <w:r w:rsidR="004976ED" w:rsidRPr="00DA124D">
        <w:t>Betweenness</w:t>
      </w:r>
      <w:proofErr w:type="spellEnd"/>
      <w:r w:rsidR="004976ED" w:rsidRPr="00DA124D">
        <w:t xml:space="preserve"> </w:t>
      </w:r>
      <w:proofErr w:type="spellStart"/>
      <w:r w:rsidR="004976ED" w:rsidRPr="00DA124D">
        <w:t>Centrality</w:t>
      </w:r>
      <w:proofErr w:type="spellEnd"/>
      <w:r w:rsidR="004976ED" w:rsidRPr="00DA124D">
        <w:t xml:space="preserve"> (BC). Os testes foram conduzidos executando os algoritmos em diferentes </w:t>
      </w:r>
      <w:proofErr w:type="spellStart"/>
      <w:r w:rsidR="004976ED" w:rsidRPr="00DA124D">
        <w:t>GPUs</w:t>
      </w:r>
      <w:proofErr w:type="spellEnd"/>
      <w:r w:rsidR="004976ED" w:rsidRPr="00DA124D">
        <w:t xml:space="preserve"> e realizando uma comparação dos tempos de execução do SEP-</w:t>
      </w:r>
      <w:proofErr w:type="spellStart"/>
      <w:r w:rsidR="004976ED" w:rsidRPr="00DA124D">
        <w:t>Graph</w:t>
      </w:r>
      <w:proofErr w:type="spellEnd"/>
      <w:r w:rsidR="004976ED" w:rsidRPr="00DA124D">
        <w:t xml:space="preserve"> com os </w:t>
      </w:r>
      <w:r w:rsidR="004976ED" w:rsidRPr="00DA124D">
        <w:rPr>
          <w:i/>
          <w:iCs/>
        </w:rPr>
        <w:t>frameworks</w:t>
      </w:r>
      <w:r w:rsidR="004976ED" w:rsidRPr="00DA124D">
        <w:t xml:space="preserve"> </w:t>
      </w:r>
      <w:proofErr w:type="spellStart"/>
      <w:r w:rsidR="004976ED" w:rsidRPr="00DA124D">
        <w:t>Groute</w:t>
      </w:r>
      <w:proofErr w:type="spellEnd"/>
      <w:r w:rsidR="004976ED" w:rsidRPr="00DA124D">
        <w:t xml:space="preserve"> e </w:t>
      </w:r>
      <w:proofErr w:type="spellStart"/>
      <w:r w:rsidR="004976ED" w:rsidRPr="00DA124D">
        <w:t>Gunrock</w:t>
      </w:r>
      <w:proofErr w:type="spellEnd"/>
      <w:r w:rsidR="004976ED" w:rsidRPr="00DA124D">
        <w:t xml:space="preserve">. Segundo os autores, a maior diferença entre ambos é que o </w:t>
      </w:r>
      <w:proofErr w:type="spellStart"/>
      <w:r w:rsidR="004976ED" w:rsidRPr="00DA124D">
        <w:t>Groute</w:t>
      </w:r>
      <w:proofErr w:type="spellEnd"/>
      <w:r w:rsidR="004976ED" w:rsidRPr="00DA124D">
        <w:t xml:space="preserve"> utiliza o modo de execução assíncrono e o </w:t>
      </w:r>
      <w:proofErr w:type="spellStart"/>
      <w:r w:rsidR="004976ED" w:rsidRPr="00DA124D">
        <w:t>Gunrock</w:t>
      </w:r>
      <w:proofErr w:type="spellEnd"/>
      <w:r w:rsidR="004976ED" w:rsidRPr="00DA124D">
        <w:t xml:space="preserve"> síncrono, sendo que para cada algoritmo suportado, as configurações referentes ao método de comunicação e travessia são fixas.</w:t>
      </w:r>
    </w:p>
    <w:p w14:paraId="22C9A192" w14:textId="21C2A1DC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</w:t>
      </w:r>
      <w:proofErr w:type="spellStart"/>
      <w:r w:rsidRPr="00717C76">
        <w:t>Graph</w:t>
      </w:r>
      <w:proofErr w:type="spellEnd"/>
      <w:r w:rsidRPr="00717C76">
        <w:t xml:space="preserve"> apresentou um ganho de performance de até 2,9x no algoritmo PR, até 39,4x no algoritmo SSSP, até 45,8x no algoritmo BFS e de até 5,8x no algoritmo BC. Por mais que, de modo geral, o SEP-</w:t>
      </w:r>
      <w:proofErr w:type="spellStart"/>
      <w:r w:rsidRPr="00717C76">
        <w:t>Graph</w:t>
      </w:r>
      <w:proofErr w:type="spellEnd"/>
      <w:r w:rsidRPr="00717C76">
        <w:t xml:space="preserve"> tenha se sobressaído em relação aos demais, existem casos em que a performance dele foi inferior, como na execução do BFS onde o </w:t>
      </w:r>
      <w:proofErr w:type="spellStart"/>
      <w:r w:rsidRPr="00717C76">
        <w:t>Gunrock</w:t>
      </w:r>
      <w:proofErr w:type="spellEnd"/>
      <w:r w:rsidRPr="00717C76">
        <w:t xml:space="preserve"> utiliza a mesma abordagem que o </w:t>
      </w:r>
      <w:proofErr w:type="gramStart"/>
      <w:r w:rsidRPr="00717C76">
        <w:t>SEP-</w:t>
      </w:r>
      <w:proofErr w:type="spellStart"/>
      <w:r w:rsidRPr="00717C76">
        <w:t>Graph</w:t>
      </w:r>
      <w:proofErr w:type="spellEnd"/>
      <w:proofErr w:type="gramEnd"/>
      <w:r w:rsidRPr="00717C76">
        <w:t xml:space="preserve"> mas com otimizações adicionais</w:t>
      </w:r>
      <w:ins w:id="28" w:author="Gilvan Justino" w:date="2023-05-16T23:03:00Z">
        <w:r w:rsidR="00ED3D13">
          <w:t xml:space="preserve">, </w:t>
        </w:r>
      </w:ins>
      <w:del w:id="29" w:author="Gilvan Justino" w:date="2023-05-16T23:03:00Z">
        <w:r w:rsidRPr="00717C76" w:rsidDel="00ED3D13">
          <w:delText xml:space="preserve"> e atinge</w:delText>
        </w:r>
      </w:del>
      <w:ins w:id="30" w:author="Gilvan Justino" w:date="2023-05-16T23:03:00Z">
        <w:r w:rsidR="00ED3D13">
          <w:t>atingindo</w:t>
        </w:r>
      </w:ins>
      <w:r w:rsidRPr="00717C76">
        <w:t xml:space="preserve">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validação da melhor abordagem a cada mudança nos parâmetros do grafo atuou como um gargalo para o SEP-</w:t>
      </w:r>
      <w:proofErr w:type="spellStart"/>
      <w:r w:rsidRPr="00717C76">
        <w:t>Graph</w:t>
      </w:r>
      <w:proofErr w:type="spellEnd"/>
      <w:r w:rsidRPr="00717C76">
        <w:t>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proofErr w:type="spellStart"/>
      <w:r w:rsidR="00332F0A" w:rsidRPr="00DA124D">
        <w:rPr>
          <w:i/>
          <w:iCs/>
        </w:rPr>
        <w:t>dataset</w:t>
      </w:r>
      <w:proofErr w:type="spellEnd"/>
      <w:r w:rsidR="00332F0A" w:rsidRPr="00DA124D">
        <w:t>.</w:t>
      </w:r>
    </w:p>
    <w:p w14:paraId="3E3F418B" w14:textId="247C5FE8" w:rsidR="00B77419" w:rsidRDefault="00B77419" w:rsidP="00B77419">
      <w:pPr>
        <w:pStyle w:val="TF-LEGENDA"/>
      </w:pPr>
      <w:bookmarkStart w:id="31" w:name="_Ref132047226"/>
      <w:r>
        <w:lastRenderedPageBreak/>
        <w:t xml:space="preserve">Figura </w:t>
      </w:r>
      <w:fldSimple w:instr=" SEQ Figura \* ARABIC ">
        <w:r w:rsidR="00AB214E">
          <w:rPr>
            <w:noProof/>
          </w:rPr>
          <w:t>2</w:t>
        </w:r>
      </w:fldSimple>
      <w:bookmarkEnd w:id="31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proofErr w:type="spellStart"/>
      <w:r w:rsidRPr="00B77419">
        <w:rPr>
          <w:i/>
          <w:iCs/>
        </w:rPr>
        <w:t>dataset</w:t>
      </w:r>
      <w:proofErr w:type="spellEnd"/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C05B0A" w:rsidRDefault="00B77419" w:rsidP="00B77419">
      <w:pPr>
        <w:pStyle w:val="TF-FONTE"/>
      </w:pPr>
      <w:r w:rsidRPr="00C05B0A">
        <w:t xml:space="preserve">Fonte: Wang </w:t>
      </w:r>
      <w:r w:rsidRPr="00C05B0A">
        <w:rPr>
          <w:i/>
          <w:iCs/>
        </w:rPr>
        <w:t>et al.</w:t>
      </w:r>
      <w:r w:rsidRPr="00C05B0A">
        <w:t xml:space="preserve"> (2019)</w:t>
      </w:r>
      <w:r w:rsidR="00B06AE2" w:rsidRPr="00C05B0A">
        <w:t>.</w:t>
      </w:r>
    </w:p>
    <w:p w14:paraId="63E1ACCD" w14:textId="7E78EDA6" w:rsidR="004976ED" w:rsidRPr="005E0EAC" w:rsidRDefault="005F581A" w:rsidP="005E0EAC">
      <w:pPr>
        <w:pStyle w:val="TF-TEXTO"/>
      </w:pPr>
      <w:r w:rsidRPr="00C05B0A">
        <w:tab/>
      </w:r>
      <w:r w:rsidR="005E0EAC" w:rsidRPr="00C05B0A">
        <w:t xml:space="preserve">Por fim, Wang </w:t>
      </w:r>
      <w:r w:rsidR="005E0EAC" w:rsidRPr="00C05B0A">
        <w:rPr>
          <w:i/>
          <w:iCs/>
        </w:rPr>
        <w:t>et al</w:t>
      </w:r>
      <w:r w:rsidR="005E0EAC" w:rsidRPr="00C05B0A"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</w:t>
      </w:r>
      <w:proofErr w:type="gramStart"/>
      <w:r w:rsidRPr="005E0EAC">
        <w:t>a</w:t>
      </w:r>
      <w:proofErr w:type="gramEnd"/>
      <w:r w:rsidRPr="005E0EAC">
        <w:t xml:space="preserve"> </w:t>
      </w:r>
      <w:r w:rsidR="009A6937">
        <w:t>exploração de heurísticas para determinar as melhores estratégias de processamento são benéficas para o desempenho dos algoritmos. Através disso, o SEP-</w:t>
      </w:r>
      <w:proofErr w:type="spellStart"/>
      <w:r w:rsidR="009A6937">
        <w:t>Graph</w:t>
      </w:r>
      <w:proofErr w:type="spellEnd"/>
      <w:r w:rsidR="009A6937">
        <w:t xml:space="preserve">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proofErr w:type="spellStart"/>
      <w:r w:rsidR="001428FE" w:rsidRPr="00DA124D">
        <w:t>Pangolin</w:t>
      </w:r>
      <w:proofErr w:type="spellEnd"/>
      <w:r w:rsidR="001428FE" w:rsidRPr="00DA124D">
        <w:t xml:space="preserve">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proofErr w:type="spellStart"/>
      <w:r w:rsidR="001428FE" w:rsidRPr="001428FE">
        <w:rPr>
          <w:i/>
          <w:iCs/>
        </w:rPr>
        <w:t>Motif</w:t>
      </w:r>
      <w:proofErr w:type="spellEnd"/>
      <w:r w:rsidR="001428FE" w:rsidRPr="001428FE">
        <w:rPr>
          <w:i/>
          <w:iCs/>
        </w:rPr>
        <w:t xml:space="preserve"> </w:t>
      </w:r>
      <w:proofErr w:type="spellStart"/>
      <w:r w:rsidR="001428FE" w:rsidRPr="001428FE">
        <w:rPr>
          <w:i/>
          <w:iCs/>
        </w:rPr>
        <w:t>Counting</w:t>
      </w:r>
      <w:proofErr w:type="spellEnd"/>
      <w:r w:rsidR="001428FE">
        <w:t xml:space="preserve"> (MC) e Mineração de </w:t>
      </w:r>
      <w:proofErr w:type="spellStart"/>
      <w:r w:rsidR="001428FE">
        <w:t>Subgrafo</w:t>
      </w:r>
      <w:proofErr w:type="spellEnd"/>
      <w:r w:rsidR="001428FE">
        <w:t xml:space="preserve"> Frequente (MSF). Segundo os autores, o </w:t>
      </w:r>
      <w:proofErr w:type="spellStart"/>
      <w:r w:rsidR="001428FE">
        <w:t>Pangolin</w:t>
      </w:r>
      <w:proofErr w:type="spellEnd"/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</w:t>
      </w:r>
      <w:proofErr w:type="spellStart"/>
      <w:r w:rsidR="001428FE">
        <w:t>toAdd</w:t>
      </w:r>
      <w:proofErr w:type="spellEnd"/>
      <w:r w:rsidR="001428FE">
        <w:t xml:space="preserve">, </w:t>
      </w:r>
      <w:proofErr w:type="spellStart"/>
      <w:r w:rsidR="001428FE">
        <w:t>toExtend</w:t>
      </w:r>
      <w:proofErr w:type="spellEnd"/>
      <w:r w:rsidR="001428FE">
        <w:t xml:space="preserve">, </w:t>
      </w:r>
      <w:proofErr w:type="spellStart"/>
      <w:r w:rsidR="001428FE">
        <w:t>getPattern</w:t>
      </w:r>
      <w:proofErr w:type="spellEnd"/>
      <w:r w:rsidR="001428FE">
        <w:t xml:space="preserve">, </w:t>
      </w:r>
      <w:proofErr w:type="spellStart"/>
      <w:r w:rsidR="001428FE">
        <w:t>getSupport</w:t>
      </w:r>
      <w:proofErr w:type="spellEnd"/>
      <w:r w:rsidR="001428FE">
        <w:t xml:space="preserve">, </w:t>
      </w:r>
      <w:proofErr w:type="spellStart"/>
      <w:r w:rsidR="001428FE">
        <w:t>Aggregate</w:t>
      </w:r>
      <w:proofErr w:type="spellEnd"/>
      <w:r w:rsidR="001428FE">
        <w:t xml:space="preserve"> e </w:t>
      </w:r>
      <w:proofErr w:type="spellStart"/>
      <w:r w:rsidR="001428FE">
        <w:t>toDiscard</w:t>
      </w:r>
      <w:proofErr w:type="spellEnd"/>
      <w:r w:rsidR="001428FE">
        <w:t xml:space="preserve">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</w:t>
      </w:r>
      <w:proofErr w:type="spellStart"/>
      <w:r w:rsidR="001428FE" w:rsidRPr="00DA124D">
        <w:t>Pangolin</w:t>
      </w:r>
      <w:proofErr w:type="spellEnd"/>
      <w:r w:rsidR="001428FE" w:rsidRPr="00DA124D">
        <w:t xml:space="preserve">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</w:t>
      </w:r>
      <w:proofErr w:type="spellStart"/>
      <w:r w:rsidR="001428FE" w:rsidRPr="00DA124D">
        <w:t>RStream</w:t>
      </w:r>
      <w:proofErr w:type="spellEnd"/>
      <w:r w:rsidR="001428FE" w:rsidRPr="00DA124D">
        <w:t xml:space="preserve">, </w:t>
      </w:r>
      <w:r w:rsidR="00D91352" w:rsidRPr="00DA124D">
        <w:t xml:space="preserve">que </w:t>
      </w:r>
      <w:r w:rsidR="001428FE" w:rsidRPr="00DA124D">
        <w:t xml:space="preserve">salva os </w:t>
      </w:r>
      <w:proofErr w:type="spellStart"/>
      <w:r w:rsidR="001428FE" w:rsidRPr="00DA124D">
        <w:t>subgrafos</w:t>
      </w:r>
      <w:proofErr w:type="spellEnd"/>
      <w:r w:rsidR="001428FE" w:rsidRPr="00DA124D">
        <w:t xml:space="preserve">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</w:t>
      </w:r>
      <w:proofErr w:type="spellStart"/>
      <w:r w:rsidR="001428FE" w:rsidRPr="00DA124D">
        <w:t>RStream</w:t>
      </w:r>
      <w:proofErr w:type="spellEnd"/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proofErr w:type="spellStart"/>
      <w:r w:rsidR="001428FE" w:rsidRPr="00E72AFA">
        <w:rPr>
          <w:i/>
          <w:iCs/>
        </w:rPr>
        <w:t>datasets</w:t>
      </w:r>
      <w:proofErr w:type="spellEnd"/>
      <w:r w:rsidR="001428FE">
        <w:t xml:space="preserve"> Mico, </w:t>
      </w:r>
      <w:proofErr w:type="spellStart"/>
      <w:r w:rsidR="001428FE">
        <w:t>Patents</w:t>
      </w:r>
      <w:proofErr w:type="spellEnd"/>
      <w:r w:rsidR="001428FE">
        <w:t xml:space="preserve">, Youtube, </w:t>
      </w:r>
      <w:proofErr w:type="spellStart"/>
      <w:r w:rsidR="001428FE">
        <w:t>ProteinDB</w:t>
      </w:r>
      <w:proofErr w:type="spellEnd"/>
      <w:r w:rsidR="001428FE">
        <w:t xml:space="preserve">, </w:t>
      </w:r>
      <w:proofErr w:type="spellStart"/>
      <w:r w:rsidR="001428FE">
        <w:t>LiveJournal</w:t>
      </w:r>
      <w:proofErr w:type="spellEnd"/>
      <w:r w:rsidR="001428FE">
        <w:t xml:space="preserve">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</w:t>
      </w:r>
      <w:proofErr w:type="spellStart"/>
      <w:r w:rsidR="001428FE">
        <w:t>ProteinDB</w:t>
      </w:r>
      <w:proofErr w:type="spellEnd"/>
      <w:r w:rsidR="001428FE">
        <w:t xml:space="preserve"> e Orkut, respectivamente. Segundo os autores, os experimentos foram realizados em uma máquina com CPU Intel Xeon Gold 5120 com </w:t>
      </w:r>
      <w:proofErr w:type="spellStart"/>
      <w:r w:rsidR="001428FE" w:rsidRPr="00B36AC6">
        <w:rPr>
          <w:i/>
          <w:iCs/>
        </w:rPr>
        <w:t>clock</w:t>
      </w:r>
      <w:proofErr w:type="spellEnd"/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</w:t>
      </w:r>
      <w:proofErr w:type="spellStart"/>
      <w:r>
        <w:t>Pangolin</w:t>
      </w:r>
      <w:proofErr w:type="spellEnd"/>
      <w:r>
        <w:t xml:space="preserve">, sendo 49, 88 e 80 vezes mais rápido que o Arabesque, </w:t>
      </w:r>
      <w:proofErr w:type="spellStart"/>
      <w:r>
        <w:t>RStream</w:t>
      </w:r>
      <w:proofErr w:type="spellEnd"/>
      <w:r>
        <w:t xml:space="preserve">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</w:t>
      </w:r>
      <w:proofErr w:type="spellStart"/>
      <w:r>
        <w:t>Pangolin</w:t>
      </w:r>
      <w:proofErr w:type="spellEnd"/>
      <w:r>
        <w:t>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</w:t>
      </w:r>
      <w:proofErr w:type="spellStart"/>
      <w:r w:rsidR="001428FE">
        <w:t>Pangolin</w:t>
      </w:r>
      <w:proofErr w:type="spellEnd"/>
      <w:r w:rsidR="001428FE">
        <w:t xml:space="preserve">. Além disso, os algoritmos possuem em média 4 vezes mais linhas de código. Inclusive, muitos são tão específicos que se limitam a resolver apenas um determinado escopo do algoritmo, como é o caso do algoritmo MC cujas aplicações específicas apenas realizam buscas por </w:t>
      </w:r>
      <w:proofErr w:type="spellStart"/>
      <w:r w:rsidR="001428FE">
        <w:t>subgrafos</w:t>
      </w:r>
      <w:proofErr w:type="spellEnd"/>
      <w:r w:rsidR="001428FE">
        <w:t xml:space="preserve"> que possuem 3 ou 4 vértices, enquanto o </w:t>
      </w:r>
      <w:proofErr w:type="spellStart"/>
      <w:r w:rsidR="001428FE">
        <w:t>Pangolin</w:t>
      </w:r>
      <w:proofErr w:type="spellEnd"/>
      <w:r w:rsidR="001428FE">
        <w:t xml:space="preserve">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lastRenderedPageBreak/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</w:t>
      </w:r>
      <w:proofErr w:type="spellStart"/>
      <w:r w:rsidR="001428FE">
        <w:t>Pangolin</w:t>
      </w:r>
      <w:proofErr w:type="spellEnd"/>
      <w:r w:rsidR="001428FE">
        <w:t xml:space="preserve">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32" w:name="_Toc54164921"/>
      <w:bookmarkStart w:id="33" w:name="_Toc54165675"/>
      <w:bookmarkStart w:id="34" w:name="_Toc54169333"/>
      <w:bookmarkStart w:id="35" w:name="_Toc96347439"/>
      <w:bookmarkStart w:id="36" w:name="_Toc96357723"/>
      <w:bookmarkStart w:id="37" w:name="_Toc96491866"/>
      <w:bookmarkStart w:id="38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9" w:name="_Toc54164915"/>
      <w:bookmarkStart w:id="40" w:name="_Toc54165669"/>
      <w:bookmarkStart w:id="41" w:name="_Toc54169327"/>
      <w:bookmarkStart w:id="42" w:name="_Toc96347433"/>
      <w:bookmarkStart w:id="43" w:name="_Toc96357717"/>
      <w:bookmarkStart w:id="44" w:name="_Toc96491860"/>
      <w:bookmarkStart w:id="45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7E13159E" w:rsidR="006B0760" w:rsidRDefault="006B0760" w:rsidP="006B0760">
      <w:pPr>
        <w:pStyle w:val="TF-LEGENDA"/>
      </w:pPr>
      <w:bookmarkStart w:id="46" w:name="_Ref52025161"/>
      <w:r>
        <w:t xml:space="preserve">Quadro </w:t>
      </w:r>
      <w:fldSimple w:instr=" SEQ Quadro \* ARABIC ">
        <w:r w:rsidR="00AB214E">
          <w:rPr>
            <w:noProof/>
          </w:rPr>
          <w:t>1</w:t>
        </w:r>
      </w:fldSimple>
      <w:bookmarkEnd w:id="46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proofErr w:type="spellStart"/>
            <w:r w:rsidRPr="00F105CE">
              <w:t>Zarebavani</w:t>
            </w:r>
            <w:proofErr w:type="spellEnd"/>
            <w:r w:rsidRPr="00F105CE">
              <w:t xml:space="preserve">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 xml:space="preserve">ecessidade de </w:t>
            </w:r>
            <w:proofErr w:type="spellStart"/>
            <w:r w:rsidR="00F105CE">
              <w:t>pré</w:t>
            </w:r>
            <w:proofErr w:type="spellEnd"/>
            <w:r w:rsidR="00F105CE">
              <w:t>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>
              <w:t>hardware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C05B0A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 xml:space="preserve">NCI-60, MCC, BR-51, </w:t>
            </w:r>
            <w:proofErr w:type="spellStart"/>
            <w:proofErr w:type="gramStart"/>
            <w:r w:rsidRPr="005F581A">
              <w:t>S.cerevisiae</w:t>
            </w:r>
            <w:proofErr w:type="spellEnd"/>
            <w:proofErr w:type="gramEnd"/>
            <w:r w:rsidRPr="005F581A">
              <w:t xml:space="preserve">, </w:t>
            </w:r>
            <w:proofErr w:type="spellStart"/>
            <w:r w:rsidRPr="005F581A">
              <w:t>S.aureus</w:t>
            </w:r>
            <w:proofErr w:type="spellEnd"/>
            <w:r w:rsidRPr="005F581A">
              <w:t xml:space="preserve">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road_usa</w:t>
            </w:r>
            <w:proofErr w:type="spellEnd"/>
            <w:r w:rsidRPr="00D96458">
              <w:rPr>
                <w:lang w:val="en-US"/>
              </w:rPr>
              <w:t>, kron_g500-logn21, soc-LiveJournal1, soc-</w:t>
            </w:r>
            <w:proofErr w:type="spellStart"/>
            <w:r w:rsidRPr="00D96458">
              <w:rPr>
                <w:lang w:val="en-US"/>
              </w:rPr>
              <w:t>orkut</w:t>
            </w:r>
            <w:proofErr w:type="spellEnd"/>
            <w:r w:rsidRPr="00D96458">
              <w:rPr>
                <w:lang w:val="en-US"/>
              </w:rPr>
              <w:t xml:space="preserve">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Mico</w:t>
            </w:r>
            <w:proofErr w:type="spellEnd"/>
            <w:r w:rsidRPr="00D96458">
              <w:rPr>
                <w:lang w:val="en-US"/>
              </w:rPr>
              <w:t xml:space="preserve">, Patents, </w:t>
            </w:r>
            <w:proofErr w:type="spellStart"/>
            <w:r w:rsidRPr="00D96458">
              <w:rPr>
                <w:lang w:val="en-US"/>
              </w:rPr>
              <w:t>Youtube</w:t>
            </w:r>
            <w:proofErr w:type="spellEnd"/>
            <w:r w:rsidRPr="00D96458">
              <w:rPr>
                <w:lang w:val="en-US"/>
              </w:rPr>
              <w:t xml:space="preserve">, </w:t>
            </w:r>
            <w:proofErr w:type="spellStart"/>
            <w:r w:rsidRPr="00D96458">
              <w:rPr>
                <w:lang w:val="en-US"/>
              </w:rPr>
              <w:t>ProteinDB</w:t>
            </w:r>
            <w:proofErr w:type="spellEnd"/>
            <w:r w:rsidRPr="00D96458">
              <w:rPr>
                <w:lang w:val="en-US"/>
              </w:rPr>
              <w:t>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ganho</w:t>
            </w:r>
            <w:proofErr w:type="spellEnd"/>
            <w:r>
              <w:rPr>
                <w:lang w:val="en-US"/>
              </w:rPr>
              <w:t xml:space="preserve">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</w:t>
      </w:r>
      <w:proofErr w:type="spellStart"/>
      <w:r w:rsidR="00A21FE7" w:rsidRPr="001A7E48">
        <w:t>cuPC</w:t>
      </w:r>
      <w:proofErr w:type="spellEnd"/>
      <w:r w:rsidR="00A21FE7" w:rsidRPr="001A7E48">
        <w:t xml:space="preserve">-E e o </w:t>
      </w:r>
      <w:proofErr w:type="spellStart"/>
      <w:r w:rsidR="00A21FE7" w:rsidRPr="001A7E48">
        <w:t>cuPC</w:t>
      </w:r>
      <w:proofErr w:type="spellEnd"/>
      <w:r w:rsidR="00A21FE7" w:rsidRPr="001A7E48">
        <w:t xml:space="preserve">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</w:t>
      </w:r>
      <w:proofErr w:type="spellStart"/>
      <w:r w:rsidR="00A86F63" w:rsidRPr="001A7E48">
        <w:t>Zarebavani</w:t>
      </w:r>
      <w:proofErr w:type="spellEnd"/>
      <w:r w:rsidR="00A86F63" w:rsidRPr="001A7E48">
        <w:t xml:space="preserve">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</w:t>
      </w:r>
      <w:proofErr w:type="spellStart"/>
      <w:r w:rsidR="00A86F63" w:rsidRPr="001A7E48">
        <w:t>pré</w:t>
      </w:r>
      <w:proofErr w:type="spellEnd"/>
      <w:r w:rsidR="00A86F63" w:rsidRPr="001A7E48">
        <w:t xml:space="preserve">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>o SEP-</w:t>
      </w:r>
      <w:proofErr w:type="spellStart"/>
      <w:r w:rsidR="00051B7D" w:rsidRPr="001A7E48">
        <w:t>Graph</w:t>
      </w:r>
      <w:proofErr w:type="spellEnd"/>
      <w:r w:rsidR="00051B7D" w:rsidRPr="001A7E48">
        <w:t xml:space="preserve"> apresenta um desempenho inferior apenas ao </w:t>
      </w:r>
      <w:proofErr w:type="spellStart"/>
      <w:r w:rsidR="00051B7D" w:rsidRPr="001A7E48">
        <w:t>Gunrock</w:t>
      </w:r>
      <w:proofErr w:type="spellEnd"/>
      <w:r w:rsidR="00051B7D" w:rsidRPr="001A7E48">
        <w:t xml:space="preserve">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</w:t>
      </w:r>
      <w:r w:rsidR="00473176" w:rsidRPr="001A7E48">
        <w:lastRenderedPageBreak/>
        <w:t xml:space="preserve">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proofErr w:type="spellStart"/>
      <w:r w:rsidR="00B65357" w:rsidRPr="001A7E48">
        <w:t>Rust</w:t>
      </w:r>
      <w:proofErr w:type="spellEnd"/>
      <w:r w:rsidR="00B65357" w:rsidRPr="001A7E48">
        <w:t xml:space="preserve">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</w:t>
      </w:r>
      <w:proofErr w:type="spellStart"/>
      <w:r w:rsidR="007C0D34" w:rsidRPr="001A7E48">
        <w:t>Rust</w:t>
      </w:r>
      <w:proofErr w:type="spellEnd"/>
      <w:r w:rsidR="007C0D34" w:rsidRPr="001A7E48">
        <w:t xml:space="preserve">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 xml:space="preserve">adaptar-se à topologia do grafo sem necessidade de </w:t>
      </w:r>
      <w:proofErr w:type="spellStart"/>
      <w:r>
        <w:t>pré</w:t>
      </w:r>
      <w:proofErr w:type="spellEnd"/>
      <w:r>
        <w:t>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 xml:space="preserve">ser capaz de lidar com dados de entrada e saída em formatos comuns de grafos, como GML e </w:t>
      </w:r>
      <w:proofErr w:type="spellStart"/>
      <w:r w:rsidRPr="00FA33C3">
        <w:t>GraphML</w:t>
      </w:r>
      <w:proofErr w:type="spellEnd"/>
      <w:r w:rsidRPr="00FA33C3">
        <w:t xml:space="preserve">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 xml:space="preserve">utilizar a linguagem de programação </w:t>
      </w:r>
      <w:proofErr w:type="spellStart"/>
      <w:r>
        <w:t>Rust</w:t>
      </w:r>
      <w:proofErr w:type="spellEnd"/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</w:t>
      </w:r>
      <w:proofErr w:type="spellStart"/>
      <w:r w:rsidR="00DB7D4A" w:rsidRPr="0044553B">
        <w:t>Rust</w:t>
      </w:r>
      <w:proofErr w:type="spellEnd"/>
      <w:r w:rsidR="00DB7D4A" w:rsidRPr="0044553B">
        <w:t xml:space="preserve">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</w:t>
      </w:r>
      <w:proofErr w:type="spellStart"/>
      <w:r w:rsidR="00627BE8" w:rsidRPr="0044553B">
        <w:t>Rust</w:t>
      </w:r>
      <w:proofErr w:type="spellEnd"/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proofErr w:type="spellStart"/>
      <w:r w:rsidRPr="0044553B">
        <w:t>Rust</w:t>
      </w:r>
      <w:proofErr w:type="spellEnd"/>
      <w:r w:rsidRPr="0044553B">
        <w:t xml:space="preserve">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lastRenderedPageBreak/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</w:t>
      </w:r>
      <w:proofErr w:type="spellStart"/>
      <w:r w:rsidRPr="0044553B">
        <w:t>Rust</w:t>
      </w:r>
      <w:proofErr w:type="spellEnd"/>
      <w:r w:rsidRPr="0044553B">
        <w:t xml:space="preserve">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: pesquisar por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proofErr w:type="spellStart"/>
      <w:r w:rsidRPr="00072118">
        <w:rPr>
          <w:i/>
          <w:iCs/>
        </w:rPr>
        <w:t>datasets</w:t>
      </w:r>
      <w:proofErr w:type="spellEnd"/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commentRangeStart w:id="47"/>
      <w:r w:rsidRPr="0044553B">
        <w:t>a</w:t>
      </w:r>
      <w:r w:rsidR="00412F56" w:rsidRPr="0044553B">
        <w:t xml:space="preserve">valiação do desempenho da linguagem </w:t>
      </w:r>
      <w:proofErr w:type="spellStart"/>
      <w:r w:rsidR="00412F56" w:rsidRPr="0044553B">
        <w:t>Rust</w:t>
      </w:r>
      <w:commentRangeEnd w:id="47"/>
      <w:proofErr w:type="spellEnd"/>
      <w:r w:rsidR="00B57BE2">
        <w:rPr>
          <w:rStyle w:val="Refdecomentrio"/>
        </w:rPr>
        <w:commentReference w:id="47"/>
      </w:r>
      <w:r w:rsidR="00412F56" w:rsidRPr="0044553B">
        <w:t xml:space="preserve">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08BDB11" w:rsidR="00451B94" w:rsidRPr="007E0D87" w:rsidRDefault="0060060C" w:rsidP="005B2E12">
      <w:pPr>
        <w:pStyle w:val="TF-LEGENDA"/>
      </w:pPr>
      <w:bookmarkStart w:id="48" w:name="_Ref98650273"/>
      <w:r>
        <w:t xml:space="preserve">Quadro </w:t>
      </w:r>
      <w:fldSimple w:instr=" SEQ Quadro \* ARABIC ">
        <w:r w:rsidR="00AB214E">
          <w:rPr>
            <w:noProof/>
          </w:rPr>
          <w:t>2</w:t>
        </w:r>
      </w:fldSimple>
      <w:bookmarkEnd w:id="48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 xml:space="preserve">estudo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proofErr w:type="spellStart"/>
            <w:r w:rsidRPr="0044553B">
              <w:rPr>
                <w:i/>
                <w:iCs/>
              </w:rPr>
              <w:t>datasets</w:t>
            </w:r>
            <w:proofErr w:type="spellEnd"/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 xml:space="preserve">avaliação do desempenho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7340A7E" w14:textId="497705D0" w:rsidR="00643146" w:rsidRPr="00643146" w:rsidRDefault="00643146" w:rsidP="00643146">
      <w:pPr>
        <w:pStyle w:val="TF-TEXTO"/>
      </w:pPr>
      <w:r>
        <w:t xml:space="preserve">Esta seção descreve brevemente os assuntos que fundamentarão o estudo a ser realizado neste trabalho: a definição e aplicação de grafos no contexto de grandes conjuntos de </w:t>
      </w:r>
      <w:r w:rsidR="00072118">
        <w:t>dados</w:t>
      </w:r>
      <w:r>
        <w:t>, algoritmos de processamento em grafos</w:t>
      </w:r>
      <w:r w:rsidR="00370220">
        <w:t>,</w:t>
      </w:r>
      <w:r>
        <w:t xml:space="preserve"> o processamento em paralelo com foco na GPU</w:t>
      </w:r>
      <w:r w:rsidR="00370220">
        <w:t xml:space="preserve"> e a linguagem de programação </w:t>
      </w:r>
      <w:proofErr w:type="spellStart"/>
      <w:r w:rsidR="00370220">
        <w:t>Rust</w:t>
      </w:r>
      <w:proofErr w:type="spellEnd"/>
      <w:r w:rsidR="00370220">
        <w:t>.</w:t>
      </w:r>
    </w:p>
    <w:p w14:paraId="4B8F99A1" w14:textId="3BB315D6" w:rsidR="0005452D" w:rsidRPr="00A02604" w:rsidRDefault="00F46A4E" w:rsidP="000A16A0">
      <w:pPr>
        <w:pStyle w:val="TF-TEXTO"/>
        <w:rPr>
          <w:highlight w:val="green"/>
        </w:rPr>
      </w:pPr>
      <w:proofErr w:type="spellStart"/>
      <w:r>
        <w:t>Bacciu</w:t>
      </w:r>
      <w:proofErr w:type="spellEnd"/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 xml:space="preserve">. (2021)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</w:t>
      </w:r>
      <w:proofErr w:type="spellStart"/>
      <w:r w:rsidR="00676CA0">
        <w:t>Bacciu</w:t>
      </w:r>
      <w:proofErr w:type="spellEnd"/>
      <w:r w:rsidR="00676CA0">
        <w:t xml:space="preserve"> </w:t>
      </w:r>
      <w:r w:rsidR="00676CA0" w:rsidRPr="000A16A0">
        <w:rPr>
          <w:i/>
          <w:iCs/>
        </w:rPr>
        <w:t>et al</w:t>
      </w:r>
      <w:r w:rsidR="00676CA0">
        <w:t xml:space="preserve">. (2021),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07980F00" w14:textId="609096FC" w:rsidR="00EB5810" w:rsidRDefault="002367D8" w:rsidP="00BD0DCE">
      <w:pPr>
        <w:pStyle w:val="TF-TEXTO"/>
      </w:pP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>. (2019) salienta que</w:t>
      </w:r>
      <w:r w:rsidR="00EB5810" w:rsidRPr="0044553B">
        <w:t xml:space="preserve">, por conta </w:t>
      </w:r>
      <w:proofErr w:type="gramStart"/>
      <w:r w:rsidR="00EB5810" w:rsidRPr="0044553B">
        <w:t>dos</w:t>
      </w:r>
      <w:proofErr w:type="gramEnd"/>
      <w:r w:rsidR="00EB5810" w:rsidRPr="0044553B">
        <w:t xml:space="preserve"> problemas de pesquisa atualmente serem naturalmente complexos e</w:t>
      </w:r>
      <w:r w:rsidRPr="0044553B">
        <w:t xml:space="preserve"> ao advento da </w:t>
      </w:r>
      <w:r w:rsidRPr="0044553B">
        <w:rPr>
          <w:i/>
          <w:iCs/>
        </w:rPr>
        <w:t>big data</w:t>
      </w:r>
      <w:r w:rsidRPr="0044553B">
        <w:t>, muitos desses algoritmos precisaram passar por otimizações que envolveram, entre outras melhorias, a utilização de processamento em paralelo para compensar o alto custo computacional demandado</w:t>
      </w:r>
      <w:r w:rsidR="00EB5810" w:rsidRPr="0044553B">
        <w:t xml:space="preserve"> por esse novo contexto</w:t>
      </w:r>
      <w:r w:rsidRPr="0044553B">
        <w:t>.</w:t>
      </w:r>
      <w:r w:rsidR="00BD0DCE" w:rsidRPr="0044553B">
        <w:t xml:space="preserve"> </w:t>
      </w:r>
      <w:proofErr w:type="spellStart"/>
      <w:r w:rsidR="00EB5810" w:rsidRPr="0044553B">
        <w:t>Lalwani</w:t>
      </w:r>
      <w:proofErr w:type="spellEnd"/>
      <w:r w:rsidR="00EB5810" w:rsidRPr="0044553B">
        <w:t xml:space="preserve"> </w:t>
      </w:r>
      <w:r w:rsidR="00EB5810" w:rsidRPr="0044553B">
        <w:rPr>
          <w:i/>
          <w:iCs/>
        </w:rPr>
        <w:t>et al</w:t>
      </w:r>
      <w:r w:rsidR="00EB5810" w:rsidRPr="0044553B">
        <w:t xml:space="preserve">. (2019) descreve a paralelização como </w:t>
      </w:r>
      <w:r w:rsidR="005D6A8C" w:rsidRPr="0044553B">
        <w:t>“</w:t>
      </w:r>
      <w:r w:rsidR="00EB5810" w:rsidRPr="0044553B">
        <w:t>o uso simultâneo de múltiplos</w:t>
      </w:r>
      <w:r w:rsidR="005D6A8C" w:rsidRPr="0044553B">
        <w:t xml:space="preserve"> recursos computacionais a fim de solucionar um problema computacional quebrando-o em partes discretas”, sendo que tal divisão do processamento pode ser realizada através do uso de uma CPU com múltiplos núcleos, ou através de </w:t>
      </w:r>
      <w:proofErr w:type="spellStart"/>
      <w:r w:rsidR="005D6A8C" w:rsidRPr="0044553B">
        <w:t>GPUs</w:t>
      </w:r>
      <w:proofErr w:type="spellEnd"/>
      <w:r w:rsidR="005D6A8C" w:rsidRPr="0044553B">
        <w:t>.</w:t>
      </w:r>
    </w:p>
    <w:p w14:paraId="1FC3EF42" w14:textId="5C45469C" w:rsidR="009953AE" w:rsidRDefault="005F16C7" w:rsidP="00BD0DCE">
      <w:pPr>
        <w:pStyle w:val="TF-TEXTO"/>
      </w:pPr>
      <w:r>
        <w:t xml:space="preserve">Segundo </w:t>
      </w:r>
      <w:proofErr w:type="spellStart"/>
      <w:r w:rsidR="00AF4A55">
        <w:t>Dally</w:t>
      </w:r>
      <w:proofErr w:type="spellEnd"/>
      <w:r w:rsidR="002015CD">
        <w:t xml:space="preserve">, </w:t>
      </w:r>
      <w:proofErr w:type="spellStart"/>
      <w:r w:rsidR="002015CD">
        <w:t>Keckler</w:t>
      </w:r>
      <w:proofErr w:type="spellEnd"/>
      <w:r w:rsidR="002015CD">
        <w:t xml:space="preserve"> e Kirk</w:t>
      </w:r>
      <w:r w:rsidR="00AF4A55">
        <w:t xml:space="preserve"> (2021), as </w:t>
      </w:r>
      <w:proofErr w:type="spellStart"/>
      <w:r w:rsidR="00AF4A55">
        <w:t>GPUs</w:t>
      </w:r>
      <w:proofErr w:type="spellEnd"/>
      <w:r w:rsidR="00AF4A55">
        <w:t xml:space="preserve"> surgiram como um </w:t>
      </w:r>
      <w:r w:rsidR="00AF4A55" w:rsidRPr="00AF4A55">
        <w:rPr>
          <w:i/>
          <w:iCs/>
        </w:rPr>
        <w:t>hardware</w:t>
      </w:r>
      <w:r w:rsidR="00AF4A55">
        <w:t xml:space="preserve"> dedicado para o processamento de gráficos em tempo real, função que apresenta alta demanda de </w:t>
      </w:r>
      <w:r w:rsidR="002015CD">
        <w:t>cálculos aritméticos</w:t>
      </w:r>
      <w:r w:rsidR="00AF4A55">
        <w:t xml:space="preserve"> envolvendo pontos flutuantes</w:t>
      </w:r>
      <w:r w:rsidR="002015CD">
        <w:t>.</w:t>
      </w:r>
      <w:r w:rsidR="0016634B">
        <w:t xml:space="preserve"> </w:t>
      </w:r>
      <w:proofErr w:type="spellStart"/>
      <w:r w:rsidR="0016634B">
        <w:t>Sesin</w:t>
      </w:r>
      <w:proofErr w:type="spellEnd"/>
      <w:r w:rsidR="0016634B">
        <w:t xml:space="preserve"> e </w:t>
      </w:r>
      <w:proofErr w:type="spellStart"/>
      <w:r w:rsidR="0016634B">
        <w:t>Bolbakov</w:t>
      </w:r>
      <w:proofErr w:type="spellEnd"/>
      <w:r w:rsidR="0016634B">
        <w:t xml:space="preserve"> (2021) citam que,</w:t>
      </w:r>
      <w:r w:rsidR="002015CD">
        <w:t xml:space="preserve"> </w:t>
      </w:r>
      <w:r w:rsidR="0016634B">
        <w:t>a</w:t>
      </w:r>
      <w:r w:rsidR="00F40F6B">
        <w:t>o contrário d</w:t>
      </w:r>
      <w:r w:rsidR="0016634B">
        <w:t>as</w:t>
      </w:r>
      <w:r w:rsidR="00F40F6B">
        <w:t xml:space="preserve"> CPUs</w:t>
      </w:r>
      <w:r w:rsidR="0016634B">
        <w:t>,</w:t>
      </w:r>
      <w:r w:rsidR="00F40F6B">
        <w:t xml:space="preserve"> as </w:t>
      </w:r>
      <w:proofErr w:type="spellStart"/>
      <w:r w:rsidR="00F40F6B">
        <w:t>GPUs</w:t>
      </w:r>
      <w:proofErr w:type="spellEnd"/>
      <w:r w:rsidR="00F40F6B">
        <w:t xml:space="preserve"> são especializadas no processamento em paralelo de </w:t>
      </w:r>
      <w:r w:rsidR="0016634B">
        <w:t>grande quantidade</w:t>
      </w:r>
      <w:r w:rsidR="00F40F6B">
        <w:t xml:space="preserve"> de dados</w:t>
      </w:r>
      <w:r w:rsidR="0016634B">
        <w:t xml:space="preserve">, o que é justificado pelos milhares de núcleos físicos de processamento presentes neste </w:t>
      </w:r>
      <w:r w:rsidR="0016634B" w:rsidRPr="0016634B">
        <w:rPr>
          <w:i/>
          <w:iCs/>
        </w:rPr>
        <w:t>hardware</w:t>
      </w:r>
      <w:r w:rsidR="0016634B">
        <w:t xml:space="preserve"> e pela memória de vídeo que é unificada à placa</w:t>
      </w:r>
      <w:r w:rsidR="00F40F6B">
        <w:t xml:space="preserve">. </w:t>
      </w:r>
      <w:r w:rsidR="002015CD">
        <w:t xml:space="preserve">A alta performance envolvendo o cálculo de pontos flutuantes e a alta capacidade de processamento em paralelo disponibilizada pelas </w:t>
      </w:r>
      <w:proofErr w:type="spellStart"/>
      <w:r w:rsidR="002015CD">
        <w:t>GPUs</w:t>
      </w:r>
      <w:proofErr w:type="spellEnd"/>
      <w:r w:rsidR="002015CD">
        <w:t xml:space="preserve"> despertou o interesse da comunidade científica que atualmente faz</w:t>
      </w:r>
      <w:r w:rsidR="00C7622C">
        <w:t xml:space="preserve"> </w:t>
      </w:r>
      <w:r w:rsidR="002015CD">
        <w:t xml:space="preserve">uso deste hardware </w:t>
      </w:r>
      <w:r w:rsidR="00C7622C">
        <w:t>para os</w:t>
      </w:r>
      <w:r w:rsidR="002015CD">
        <w:t xml:space="preserve"> mais variados cenários de pesquisa (DALLY;</w:t>
      </w:r>
      <w:r w:rsidR="002015CD" w:rsidRPr="002015CD">
        <w:t xml:space="preserve"> KECKLER; KIRK, 2021</w:t>
      </w:r>
      <w:r w:rsidR="002015CD">
        <w:t>).</w:t>
      </w:r>
    </w:p>
    <w:p w14:paraId="286AA19A" w14:textId="1CDE93B2" w:rsidR="00ED6DA6" w:rsidRPr="002367D8" w:rsidRDefault="00ED6DA6" w:rsidP="00BD0DCE">
      <w:pPr>
        <w:pStyle w:val="TF-TEXTO"/>
      </w:pPr>
      <w:r>
        <w:lastRenderedPageBreak/>
        <w:t xml:space="preserve">A linguagem de programação </w:t>
      </w:r>
      <w:proofErr w:type="spellStart"/>
      <w:r>
        <w:t>Rust</w:t>
      </w:r>
      <w:proofErr w:type="spellEnd"/>
      <w:r>
        <w:t xml:space="preserve">, por sua vez, teve seu </w:t>
      </w:r>
      <w:r w:rsidR="00CA12D5">
        <w:t xml:space="preserve">primeiro compilador lançado em 2012 (BUGDEN; ALAHMAR, 2022). </w:t>
      </w:r>
      <w:r w:rsidR="00AF53EC">
        <w:t>S</w:t>
      </w:r>
      <w:r w:rsidR="00CA12D5">
        <w:t xml:space="preserve">egundo </w:t>
      </w:r>
      <w:proofErr w:type="spellStart"/>
      <w:r w:rsidR="00CA12D5">
        <w:t>Bugden</w:t>
      </w:r>
      <w:proofErr w:type="spellEnd"/>
      <w:r w:rsidR="00CA12D5">
        <w:t xml:space="preserve"> e </w:t>
      </w:r>
      <w:proofErr w:type="spellStart"/>
      <w:r w:rsidR="00CA12D5">
        <w:t>Alahmar</w:t>
      </w:r>
      <w:proofErr w:type="spellEnd"/>
      <w:r w:rsidR="00CA12D5">
        <w:t xml:space="preserve"> (2022), a linguagem foi inicialmente desenvolvida visando a segurança na manipulação de memória, porém, </w:t>
      </w:r>
      <w:r w:rsidR="00524850">
        <w:t xml:space="preserve">posteriormente a performance também foi incluída como </w:t>
      </w:r>
      <w:r w:rsidR="00AF53EC">
        <w:t>foco de seu desenvolvimento</w:t>
      </w:r>
      <w:r w:rsidR="00CA12D5">
        <w:t>.</w:t>
      </w:r>
      <w:r w:rsidR="00524850">
        <w:t xml:space="preserve"> </w:t>
      </w:r>
      <w:proofErr w:type="spellStart"/>
      <w:r w:rsidR="00EF135D">
        <w:t>Klabnik</w:t>
      </w:r>
      <w:proofErr w:type="spellEnd"/>
      <w:r w:rsidR="00EF135D">
        <w:t xml:space="preserve"> e Nichols (2023) citam que o</w:t>
      </w:r>
      <w:r w:rsidR="00524850">
        <w:t xml:space="preserve"> principal recurso apresentado por </w:t>
      </w:r>
      <w:proofErr w:type="spellStart"/>
      <w:r w:rsidR="00524850">
        <w:t>Rust</w:t>
      </w:r>
      <w:proofErr w:type="spellEnd"/>
      <w:r w:rsidR="007D5541">
        <w:t xml:space="preserve"> </w:t>
      </w:r>
      <w:r w:rsidR="00524850">
        <w:t xml:space="preserve">é seu sistema de gerenciamento de memória denominado </w:t>
      </w:r>
      <w:proofErr w:type="spellStart"/>
      <w:r w:rsidR="00524850">
        <w:t>Ownership</w:t>
      </w:r>
      <w:proofErr w:type="spellEnd"/>
      <w:r w:rsidR="007D5541">
        <w:t>, através do qual é garantida a segurança no desenvolvimento da aplicação</w:t>
      </w:r>
      <w:r w:rsidR="00EF135D">
        <w:t>.</w:t>
      </w:r>
      <w:r w:rsidR="002A5ADD">
        <w:rPr>
          <w:szCs w:val="18"/>
        </w:rPr>
        <w:t xml:space="preserve"> Por conta desses fatores, a linguagem de programação </w:t>
      </w:r>
      <w:proofErr w:type="spellStart"/>
      <w:r w:rsidR="002A5ADD">
        <w:rPr>
          <w:szCs w:val="18"/>
        </w:rPr>
        <w:t>Rust</w:t>
      </w:r>
      <w:proofErr w:type="spellEnd"/>
      <w:r w:rsidR="002A5ADD">
        <w:rPr>
          <w:szCs w:val="18"/>
        </w:rPr>
        <w:t xml:space="preserve">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AD148D">
        <w:rPr>
          <w:szCs w:val="18"/>
        </w:rPr>
        <w:t>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9" w:name="_Toc351015602"/>
      <w:bookmarkEnd w:id="32"/>
      <w:bookmarkEnd w:id="33"/>
      <w:bookmarkEnd w:id="34"/>
      <w:bookmarkEnd w:id="35"/>
      <w:bookmarkEnd w:id="36"/>
      <w:bookmarkEnd w:id="37"/>
      <w:bookmarkEnd w:id="38"/>
      <w:r w:rsidRPr="0024075B">
        <w:t>Referências</w:t>
      </w:r>
      <w:bookmarkEnd w:id="49"/>
    </w:p>
    <w:p w14:paraId="1621C5B2" w14:textId="1F57DE6A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</w:t>
      </w:r>
      <w:proofErr w:type="spellStart"/>
      <w:r w:rsidRPr="00D35E61">
        <w:rPr>
          <w:lang w:val="en-US"/>
        </w:rPr>
        <w:t>S.</w:t>
      </w:r>
      <w:r w:rsidR="00072118">
        <w:rPr>
          <w:lang w:val="en-US"/>
        </w:rPr>
        <w:t>l</w:t>
      </w:r>
      <w:r w:rsidRPr="00D35E61">
        <w:rPr>
          <w:lang w:val="en-US"/>
        </w:rPr>
        <w:t>.</w:t>
      </w:r>
      <w:proofErr w:type="spellEnd"/>
      <w:r w:rsidRPr="00D35E61">
        <w:rPr>
          <w:lang w:val="en-US"/>
        </w:rPr>
        <w:t xml:space="preserve">], v. 129, p. 203-221, set.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Pr="008D782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proofErr w:type="spellStart"/>
      <w:r w:rsidRPr="00DD2AC1">
        <w:rPr>
          <w:b/>
          <w:bCs/>
        </w:rPr>
        <w:t>Arxiv</w:t>
      </w:r>
      <w:proofErr w:type="spellEnd"/>
      <w:r w:rsidRPr="00DD2AC1">
        <w:t>, [</w:t>
      </w:r>
      <w:proofErr w:type="spellStart"/>
      <w:r w:rsidRPr="00DD2AC1">
        <w:t>S.</w:t>
      </w:r>
      <w:r w:rsidR="00072118">
        <w:t>l</w:t>
      </w:r>
      <w:proofErr w:type="spellEnd"/>
      <w:r w:rsidRPr="00DD2AC1">
        <w:t xml:space="preserve">.], 2022. </w:t>
      </w:r>
      <w:proofErr w:type="spellStart"/>
      <w:r w:rsidRPr="00DD2AC1">
        <w:t>ArXiv</w:t>
      </w:r>
      <w:proofErr w:type="spellEnd"/>
      <w:r w:rsidRPr="00DD2AC1">
        <w:t>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proofErr w:type="spellStart"/>
      <w:r w:rsidRPr="008D7821">
        <w:rPr>
          <w:lang w:val="en-US"/>
        </w:rPr>
        <w:t>Acesso</w:t>
      </w:r>
      <w:proofErr w:type="spellEnd"/>
      <w:r w:rsidRPr="008D7821">
        <w:rPr>
          <w:lang w:val="en-US"/>
        </w:rPr>
        <w:t xml:space="preserve"> </w:t>
      </w:r>
      <w:proofErr w:type="spellStart"/>
      <w:r w:rsidRPr="008D7821">
        <w:rPr>
          <w:lang w:val="en-US"/>
        </w:rPr>
        <w:t>em</w:t>
      </w:r>
      <w:proofErr w:type="spellEnd"/>
      <w:r w:rsidRPr="008D7821">
        <w:rPr>
          <w:lang w:val="en-US"/>
        </w:rPr>
        <w:t>: 24 abr. 2023.</w:t>
      </w:r>
    </w:p>
    <w:p w14:paraId="55434CA0" w14:textId="10336935" w:rsidR="00F44745" w:rsidRPr="00370220" w:rsidRDefault="00C5690C" w:rsidP="00F44745">
      <w:pPr>
        <w:pStyle w:val="TF-REFERNCIASITEM0"/>
        <w:rPr>
          <w:lang w:val="en-US"/>
        </w:rPr>
      </w:pPr>
      <w:r w:rsidRPr="007575EF">
        <w:rPr>
          <w:lang w:val="en-US"/>
        </w:rPr>
        <w:t xml:space="preserve">CHEN, </w:t>
      </w:r>
      <w:proofErr w:type="spellStart"/>
      <w:r w:rsidRPr="007575EF">
        <w:rPr>
          <w:lang w:val="en-US"/>
        </w:rPr>
        <w:t>Xuhao</w:t>
      </w:r>
      <w:proofErr w:type="spellEnd"/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 xml:space="preserve">Pangolin: an efficient and flexible graph mining system on </w:t>
      </w:r>
      <w:proofErr w:type="spellStart"/>
      <w:r w:rsidRPr="007575EF">
        <w:rPr>
          <w:szCs w:val="18"/>
          <w:lang w:val="en-US"/>
        </w:rPr>
        <w:t>cpu</w:t>
      </w:r>
      <w:proofErr w:type="spellEnd"/>
      <w:r w:rsidRPr="007575EF">
        <w:rPr>
          <w:szCs w:val="18"/>
          <w:lang w:val="en-US"/>
        </w:rPr>
        <w:t xml:space="preserve"> and </w:t>
      </w:r>
      <w:proofErr w:type="spellStart"/>
      <w:r w:rsidRPr="007575EF">
        <w:rPr>
          <w:szCs w:val="18"/>
          <w:lang w:val="en-US"/>
        </w:rPr>
        <w:t>gpu</w:t>
      </w:r>
      <w:proofErr w:type="spellEnd"/>
      <w:r w:rsidRPr="007575EF">
        <w:rPr>
          <w:szCs w:val="18"/>
          <w:lang w:val="en-US"/>
        </w:rPr>
        <w:t>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 xml:space="preserve">Proceedings Of </w:t>
      </w:r>
      <w:proofErr w:type="gramStart"/>
      <w:r w:rsidRPr="007575EF">
        <w:rPr>
          <w:b/>
          <w:bCs/>
          <w:szCs w:val="18"/>
          <w:lang w:val="en-US"/>
        </w:rPr>
        <w:t>The</w:t>
      </w:r>
      <w:proofErr w:type="gramEnd"/>
      <w:r w:rsidRPr="007575EF">
        <w:rPr>
          <w:b/>
          <w:bCs/>
          <w:szCs w:val="18"/>
          <w:lang w:val="en-US"/>
        </w:rPr>
        <w:t xml:space="preserve"> </w:t>
      </w:r>
      <w:proofErr w:type="spellStart"/>
      <w:r w:rsidRPr="007575EF">
        <w:rPr>
          <w:b/>
          <w:bCs/>
          <w:szCs w:val="18"/>
          <w:lang w:val="en-US"/>
        </w:rPr>
        <w:t>Vldb</w:t>
      </w:r>
      <w:proofErr w:type="spellEnd"/>
      <w:r w:rsidRPr="007575EF">
        <w:rPr>
          <w:b/>
          <w:bCs/>
          <w:szCs w:val="18"/>
          <w:lang w:val="en-US"/>
        </w:rPr>
        <w:t xml:space="preserve">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</w:t>
      </w:r>
      <w:proofErr w:type="spellStart"/>
      <w:r w:rsidRPr="007575EF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>.</w:t>
      </w:r>
      <w:proofErr w:type="spellEnd"/>
      <w:r w:rsidRPr="007575EF">
        <w:rPr>
          <w:szCs w:val="18"/>
          <w:lang w:val="en-US"/>
        </w:rPr>
        <w:t xml:space="preserve">], v. 13, n. 8, p. 1190-1205, abr. 2020. Association for Computing Machinery (ACM). </w:t>
      </w:r>
    </w:p>
    <w:p w14:paraId="1DAA66C1" w14:textId="0142639A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</w:t>
      </w:r>
      <w:proofErr w:type="spellStart"/>
      <w:r w:rsidRPr="0023336A">
        <w:rPr>
          <w:lang w:val="en-US"/>
        </w:rPr>
        <w:t>S.</w:t>
      </w:r>
      <w:r w:rsidR="00072118">
        <w:rPr>
          <w:lang w:val="en-US"/>
        </w:rPr>
        <w:t>l</w:t>
      </w:r>
      <w:r w:rsidRPr="0023336A">
        <w:rPr>
          <w:lang w:val="en-US"/>
        </w:rPr>
        <w:t>.</w:t>
      </w:r>
      <w:proofErr w:type="spellEnd"/>
      <w:r w:rsidRPr="0023336A">
        <w:rPr>
          <w:lang w:val="en-US"/>
        </w:rPr>
        <w:t xml:space="preserve">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</w:t>
      </w:r>
      <w:proofErr w:type="gramStart"/>
      <w:r w:rsidRPr="00AF4A55">
        <w:rPr>
          <w:lang w:val="en-US"/>
        </w:rPr>
        <w:t>B..</w:t>
      </w:r>
      <w:proofErr w:type="gramEnd"/>
      <w:r w:rsidRPr="00AF4A55">
        <w:rPr>
          <w:lang w:val="en-US"/>
        </w:rPr>
        <w:t xml:space="preserve"> Evolution of the Graphics Processing Unit (GPU). </w:t>
      </w:r>
      <w:proofErr w:type="spellStart"/>
      <w:r w:rsidRPr="00AF4A55">
        <w:rPr>
          <w:b/>
          <w:bCs/>
          <w:lang w:val="en-US"/>
        </w:rPr>
        <w:t>Ieee</w:t>
      </w:r>
      <w:proofErr w:type="spellEnd"/>
      <w:r w:rsidRPr="00AF4A55">
        <w:rPr>
          <w:b/>
          <w:bCs/>
          <w:lang w:val="en-US"/>
        </w:rPr>
        <w:t xml:space="preserve"> Micro</w:t>
      </w:r>
      <w:r w:rsidRPr="00AF4A55">
        <w:rPr>
          <w:lang w:val="en-US"/>
        </w:rPr>
        <w:t>, [</w:t>
      </w:r>
      <w:proofErr w:type="spellStart"/>
      <w:r w:rsidRPr="00AF4A55">
        <w:rPr>
          <w:lang w:val="en-US"/>
        </w:rPr>
        <w:t>S.</w:t>
      </w:r>
      <w:r w:rsidR="00072118">
        <w:rPr>
          <w:lang w:val="en-US"/>
        </w:rPr>
        <w:t>l</w:t>
      </w:r>
      <w:r w:rsidRPr="00AF4A55">
        <w:rPr>
          <w:lang w:val="en-US"/>
        </w:rPr>
        <w:t>.</w:t>
      </w:r>
      <w:proofErr w:type="spellEnd"/>
      <w:r w:rsidRPr="00AF4A55">
        <w:rPr>
          <w:lang w:val="en-US"/>
        </w:rPr>
        <w:t xml:space="preserve">], v. 41, n. 6, p. 42-51, 1 </w:t>
      </w:r>
      <w:proofErr w:type="spellStart"/>
      <w:r w:rsidRPr="00AF4A55">
        <w:rPr>
          <w:lang w:val="en-US"/>
        </w:rPr>
        <w:t>nov.</w:t>
      </w:r>
      <w:proofErr w:type="spellEnd"/>
      <w:r w:rsidRPr="00AF4A55">
        <w:rPr>
          <w:lang w:val="en-US"/>
        </w:rPr>
        <w:t xml:space="preserve">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</w:t>
      </w:r>
      <w:proofErr w:type="spellStart"/>
      <w:r w:rsidRPr="007F0611">
        <w:rPr>
          <w:szCs w:val="18"/>
          <w:lang w:val="en-US"/>
        </w:rPr>
        <w:t>Reihaneh</w:t>
      </w:r>
      <w:proofErr w:type="spellEnd"/>
      <w:r w:rsidRPr="007F0611">
        <w:rPr>
          <w:szCs w:val="18"/>
          <w:lang w:val="en-US"/>
        </w:rPr>
        <w:t xml:space="preserve"> H.; FREDERICKS, Erik M.; BOWERS, Kate </w:t>
      </w:r>
      <w:proofErr w:type="gramStart"/>
      <w:r w:rsidRPr="007F0611">
        <w:rPr>
          <w:szCs w:val="18"/>
          <w:lang w:val="en-US"/>
        </w:rPr>
        <w:t>M..</w:t>
      </w:r>
      <w:proofErr w:type="gramEnd"/>
      <w:r w:rsidRPr="007F0611">
        <w:rPr>
          <w:szCs w:val="18"/>
          <w:lang w:val="en-US"/>
        </w:rPr>
        <w:t xml:space="preserve">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</w:t>
      </w:r>
      <w:proofErr w:type="spellStart"/>
      <w:r w:rsidRPr="007F0611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>.</w:t>
      </w:r>
      <w:proofErr w:type="spellEnd"/>
      <w:r w:rsidRPr="007F0611">
        <w:rPr>
          <w:szCs w:val="18"/>
          <w:lang w:val="en-US"/>
        </w:rPr>
        <w:t xml:space="preserve">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proofErr w:type="spellStart"/>
      <w:r w:rsidRPr="00D35E61">
        <w:rPr>
          <w:b/>
          <w:bCs/>
          <w:szCs w:val="18"/>
          <w:lang w:val="en-US"/>
        </w:rPr>
        <w:t>Acm</w:t>
      </w:r>
      <w:proofErr w:type="spellEnd"/>
      <w:r w:rsidRPr="00D35E61">
        <w:rPr>
          <w:b/>
          <w:bCs/>
          <w:szCs w:val="18"/>
          <w:lang w:val="en-US"/>
        </w:rPr>
        <w:t xml:space="preserve"> Computing Surveys</w:t>
      </w:r>
      <w:r w:rsidRPr="00D35E61">
        <w:rPr>
          <w:szCs w:val="18"/>
          <w:lang w:val="en-US"/>
        </w:rPr>
        <w:t>, [</w:t>
      </w:r>
      <w:proofErr w:type="spellStart"/>
      <w:r w:rsidRPr="00D35E61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>.</w:t>
      </w:r>
      <w:proofErr w:type="spellEnd"/>
      <w:r w:rsidRPr="00D35E61">
        <w:rPr>
          <w:szCs w:val="18"/>
          <w:lang w:val="en-US"/>
        </w:rPr>
        <w:t xml:space="preserve">], v. 54, n. 4, p. 1-37, 2 </w:t>
      </w:r>
      <w:proofErr w:type="spellStart"/>
      <w:r w:rsidRPr="00D35E61">
        <w:rPr>
          <w:szCs w:val="18"/>
          <w:lang w:val="en-US"/>
        </w:rPr>
        <w:t>jul.</w:t>
      </w:r>
      <w:proofErr w:type="spellEnd"/>
      <w:r w:rsidRPr="00D35E61">
        <w:rPr>
          <w:szCs w:val="18"/>
          <w:lang w:val="en-US"/>
        </w:rPr>
        <w:t xml:space="preserve">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JIANG, </w:t>
      </w:r>
      <w:proofErr w:type="spellStart"/>
      <w:r w:rsidRPr="0044553B">
        <w:rPr>
          <w:szCs w:val="18"/>
          <w:lang w:val="en-US"/>
        </w:rPr>
        <w:t>Yanbin</w:t>
      </w:r>
      <w:proofErr w:type="spellEnd"/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</w:t>
      </w:r>
      <w:proofErr w:type="spellStart"/>
      <w:r w:rsidRPr="00F173B7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>.</w:t>
      </w:r>
      <w:proofErr w:type="spellEnd"/>
      <w:r w:rsidRPr="00F173B7">
        <w:rPr>
          <w:szCs w:val="18"/>
          <w:lang w:val="en-US"/>
        </w:rPr>
        <w:t xml:space="preserve">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 xml:space="preserve">The </w:t>
      </w:r>
      <w:proofErr w:type="spellStart"/>
      <w:r w:rsidRPr="00F73766">
        <w:rPr>
          <w:b/>
          <w:bCs/>
          <w:szCs w:val="18"/>
        </w:rPr>
        <w:t>Rust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Programming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Language</w:t>
      </w:r>
      <w:proofErr w:type="spellEnd"/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 xml:space="preserve">Arabian Journal </w:t>
      </w:r>
      <w:proofErr w:type="gramStart"/>
      <w:r w:rsidRPr="002367D8">
        <w:rPr>
          <w:b/>
          <w:bCs/>
          <w:szCs w:val="18"/>
          <w:lang w:val="en-US"/>
        </w:rPr>
        <w:t>For</w:t>
      </w:r>
      <w:proofErr w:type="gramEnd"/>
      <w:r w:rsidRPr="002367D8">
        <w:rPr>
          <w:b/>
          <w:bCs/>
          <w:szCs w:val="18"/>
          <w:lang w:val="en-US"/>
        </w:rPr>
        <w:t xml:space="preserve"> Science And Engineering</w:t>
      </w:r>
      <w:r w:rsidRPr="002367D8">
        <w:rPr>
          <w:szCs w:val="18"/>
          <w:lang w:val="en-US"/>
        </w:rPr>
        <w:t>, [</w:t>
      </w:r>
      <w:proofErr w:type="spellStart"/>
      <w:r w:rsidRPr="002367D8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>.</w:t>
      </w:r>
      <w:proofErr w:type="spellEnd"/>
      <w:r w:rsidRPr="002367D8">
        <w:rPr>
          <w:szCs w:val="18"/>
          <w:lang w:val="en-US"/>
        </w:rPr>
        <w:t xml:space="preserve">], v. 44, n. 4, p. 2899-2923, 8 </w:t>
      </w:r>
      <w:proofErr w:type="spellStart"/>
      <w:r w:rsidRPr="002367D8">
        <w:rPr>
          <w:szCs w:val="18"/>
          <w:lang w:val="en-US"/>
        </w:rPr>
        <w:t>jan.</w:t>
      </w:r>
      <w:proofErr w:type="spellEnd"/>
      <w:r w:rsidRPr="002367D8">
        <w:rPr>
          <w:szCs w:val="18"/>
          <w:lang w:val="en-US"/>
        </w:rPr>
        <w:t xml:space="preserve">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</w:t>
      </w:r>
      <w:proofErr w:type="spellStart"/>
      <w:r w:rsidRPr="0044553B">
        <w:rPr>
          <w:szCs w:val="18"/>
          <w:lang w:val="en-US"/>
        </w:rPr>
        <w:t>Kexin</w:t>
      </w:r>
      <w:proofErr w:type="spellEnd"/>
      <w:r w:rsidRPr="0044553B">
        <w:rPr>
          <w:szCs w:val="18"/>
          <w:lang w:val="en-US"/>
        </w:rPr>
        <w:t xml:space="preserve">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v. 6, n. 12, p. 1353-1369, 31 out. 2022. Springer Science and Business Media LLC. </w:t>
      </w:r>
    </w:p>
    <w:p w14:paraId="357F0C3E" w14:textId="61C10DB1" w:rsidR="002E6DF0" w:rsidRPr="00513427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LI, </w:t>
      </w:r>
      <w:proofErr w:type="spellStart"/>
      <w:r w:rsidRPr="008D7821">
        <w:rPr>
          <w:szCs w:val="18"/>
          <w:lang w:val="en-US"/>
        </w:rPr>
        <w:t>Qingbiao</w:t>
      </w:r>
      <w:proofErr w:type="spellEnd"/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 xml:space="preserve">2020 </w:t>
      </w:r>
      <w:proofErr w:type="spellStart"/>
      <w:r w:rsidRPr="0044553B">
        <w:rPr>
          <w:b/>
          <w:bCs/>
          <w:szCs w:val="18"/>
          <w:lang w:val="en-US"/>
        </w:rPr>
        <w:t>Ieee</w:t>
      </w:r>
      <w:proofErr w:type="spellEnd"/>
      <w:r w:rsidRPr="0044553B">
        <w:rPr>
          <w:b/>
          <w:bCs/>
          <w:szCs w:val="18"/>
          <w:lang w:val="en-US"/>
        </w:rPr>
        <w:t>/</w:t>
      </w:r>
      <w:proofErr w:type="spellStart"/>
      <w:r w:rsidRPr="0044553B">
        <w:rPr>
          <w:b/>
          <w:bCs/>
          <w:szCs w:val="18"/>
          <w:lang w:val="en-US"/>
        </w:rPr>
        <w:t>Rsj</w:t>
      </w:r>
      <w:proofErr w:type="spellEnd"/>
      <w:r w:rsidRPr="0044553B">
        <w:rPr>
          <w:b/>
          <w:bCs/>
          <w:szCs w:val="18"/>
          <w:lang w:val="en-US"/>
        </w:rPr>
        <w:t xml:space="preserve"> International Conference </w:t>
      </w:r>
      <w:proofErr w:type="gramStart"/>
      <w:r w:rsidRPr="0044553B">
        <w:rPr>
          <w:b/>
          <w:bCs/>
          <w:szCs w:val="18"/>
          <w:lang w:val="en-US"/>
        </w:rPr>
        <w:t>On</w:t>
      </w:r>
      <w:proofErr w:type="gramEnd"/>
      <w:r w:rsidRPr="0044553B">
        <w:rPr>
          <w:b/>
          <w:bCs/>
          <w:szCs w:val="18"/>
          <w:lang w:val="en-US"/>
        </w:rPr>
        <w:t xml:space="preserve"> Intelligent Robots And Systems (</w:t>
      </w:r>
      <w:proofErr w:type="spellStart"/>
      <w:r w:rsidRPr="0044553B">
        <w:rPr>
          <w:b/>
          <w:bCs/>
          <w:szCs w:val="18"/>
          <w:lang w:val="en-US"/>
        </w:rPr>
        <w:t>Iros</w:t>
      </w:r>
      <w:proofErr w:type="spellEnd"/>
      <w:r w:rsidRPr="0044553B">
        <w:rPr>
          <w:b/>
          <w:bCs/>
          <w:szCs w:val="18"/>
          <w:lang w:val="en-US"/>
        </w:rPr>
        <w:t>)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proofErr w:type="spellStart"/>
      <w:r w:rsidRPr="008D7821">
        <w:rPr>
          <w:szCs w:val="18"/>
        </w:rPr>
        <w:t>Investigating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Pretrained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Language</w:t>
      </w:r>
      <w:proofErr w:type="spellEnd"/>
      <w:r w:rsidRPr="008D7821">
        <w:rPr>
          <w:szCs w:val="18"/>
        </w:rPr>
        <w:t xml:space="preserve"> Models for </w:t>
      </w:r>
      <w:proofErr w:type="spellStart"/>
      <w:r w:rsidRPr="008D7821">
        <w:rPr>
          <w:szCs w:val="18"/>
        </w:rPr>
        <w:t>Graph-to-Text</w:t>
      </w:r>
      <w:proofErr w:type="spellEnd"/>
      <w:r w:rsidRPr="008D7821">
        <w:rPr>
          <w:szCs w:val="18"/>
        </w:rPr>
        <w:t xml:space="preserve"> Generation. </w:t>
      </w:r>
      <w:proofErr w:type="spellStart"/>
      <w:r w:rsidRPr="008D7821">
        <w:rPr>
          <w:b/>
          <w:bCs/>
          <w:szCs w:val="18"/>
        </w:rPr>
        <w:t>Arxiv</w:t>
      </w:r>
      <w:proofErr w:type="spellEnd"/>
      <w:r w:rsidRPr="008D7821">
        <w:rPr>
          <w:szCs w:val="18"/>
        </w:rPr>
        <w:t>, [</w:t>
      </w:r>
      <w:proofErr w:type="spellStart"/>
      <w:r w:rsidRPr="008D7821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8D7821">
        <w:rPr>
          <w:szCs w:val="18"/>
        </w:rPr>
        <w:t xml:space="preserve">.], 2020. </w:t>
      </w:r>
      <w:proofErr w:type="spellStart"/>
      <w:r w:rsidRPr="00DE2A73">
        <w:rPr>
          <w:szCs w:val="18"/>
        </w:rPr>
        <w:t>ArXiv</w:t>
      </w:r>
      <w:proofErr w:type="spellEnd"/>
      <w:r w:rsidRPr="00DE2A73">
        <w:rPr>
          <w:szCs w:val="18"/>
        </w:rPr>
        <w:t>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0CD6F4FD" w:rsidR="00BA1500" w:rsidRDefault="00BA1500" w:rsidP="00F44745">
      <w:pPr>
        <w:pStyle w:val="TF-REFERNCIASITEM0"/>
        <w:rPr>
          <w:szCs w:val="18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</w:t>
      </w:r>
      <w:proofErr w:type="spellStart"/>
      <w:r w:rsidRPr="008D7821">
        <w:rPr>
          <w:szCs w:val="18"/>
        </w:rPr>
        <w:t>knowledge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graph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to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interpret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clinical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proteomics</w:t>
      </w:r>
      <w:proofErr w:type="spellEnd"/>
      <w:r w:rsidRPr="008D7821">
        <w:rPr>
          <w:szCs w:val="18"/>
        </w:rPr>
        <w:t xml:space="preserve"> data. </w:t>
      </w:r>
      <w:proofErr w:type="spellStart"/>
      <w:r w:rsidRPr="00513427">
        <w:rPr>
          <w:b/>
          <w:bCs/>
          <w:szCs w:val="18"/>
        </w:rPr>
        <w:t>Nature</w:t>
      </w:r>
      <w:proofErr w:type="spellEnd"/>
      <w:r w:rsidRPr="00513427">
        <w:rPr>
          <w:b/>
          <w:bCs/>
          <w:szCs w:val="18"/>
        </w:rPr>
        <w:t xml:space="preserve"> </w:t>
      </w:r>
      <w:proofErr w:type="spellStart"/>
      <w:r w:rsidRPr="00513427">
        <w:rPr>
          <w:b/>
          <w:bCs/>
          <w:szCs w:val="18"/>
        </w:rPr>
        <w:t>Biotechnology</w:t>
      </w:r>
      <w:proofErr w:type="spellEnd"/>
      <w:r w:rsidRPr="00513427">
        <w:rPr>
          <w:szCs w:val="18"/>
        </w:rPr>
        <w:t>, [</w:t>
      </w:r>
      <w:proofErr w:type="spellStart"/>
      <w:r w:rsidRPr="00513427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 xml:space="preserve">Springer Science and Business Media LLC. </w:t>
      </w:r>
    </w:p>
    <w:p w14:paraId="76E430B9" w14:textId="2D81395F" w:rsidR="00C36EC0" w:rsidRPr="00370220" w:rsidRDefault="00C36EC0" w:rsidP="00F44745">
      <w:pPr>
        <w:pStyle w:val="TF-REFERNCIASITEM0"/>
        <w:rPr>
          <w:szCs w:val="18"/>
          <w:lang w:val="en-US"/>
        </w:rPr>
      </w:pPr>
      <w:r w:rsidRPr="00C36EC0">
        <w:rPr>
          <w:szCs w:val="18"/>
        </w:rPr>
        <w:t xml:space="preserve">SESIN, I. Yu.; BOLBAKOV, R. </w:t>
      </w:r>
      <w:proofErr w:type="gramStart"/>
      <w:r w:rsidRPr="00C36EC0">
        <w:rPr>
          <w:szCs w:val="18"/>
        </w:rPr>
        <w:t>G..</w:t>
      </w:r>
      <w:proofErr w:type="gramEnd"/>
      <w:r w:rsidRPr="00C36EC0">
        <w:rPr>
          <w:szCs w:val="18"/>
        </w:rPr>
        <w:t xml:space="preserve">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</w:t>
      </w:r>
      <w:proofErr w:type="spellStart"/>
      <w:r w:rsidRPr="00C36EC0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</w:t>
      </w:r>
      <w:proofErr w:type="spellEnd"/>
      <w:r w:rsidRPr="00C36EC0">
        <w:rPr>
          <w:szCs w:val="18"/>
          <w:lang w:val="en-US"/>
        </w:rPr>
        <w:t xml:space="preserve">], v. 9, n. 6, p. 7-15, 2 </w:t>
      </w:r>
      <w:proofErr w:type="spellStart"/>
      <w:r w:rsidRPr="00C36EC0">
        <w:rPr>
          <w:szCs w:val="18"/>
          <w:lang w:val="en-US"/>
        </w:rPr>
        <w:t>dez</w:t>
      </w:r>
      <w:proofErr w:type="spellEnd"/>
      <w:r w:rsidRPr="00C36EC0">
        <w:rPr>
          <w:szCs w:val="18"/>
          <w:lang w:val="en-US"/>
        </w:rPr>
        <w:t xml:space="preserve">. 2021. RTU MIREA. 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 xml:space="preserve">: performance and </w:t>
      </w:r>
      <w:proofErr w:type="spellStart"/>
      <w:r w:rsidRPr="00197EAC">
        <w:rPr>
          <w:szCs w:val="18"/>
          <w:lang w:val="en-US"/>
        </w:rPr>
        <w:t>usabiliy</w:t>
      </w:r>
      <w:proofErr w:type="spellEnd"/>
      <w:r w:rsidRPr="00197EAC">
        <w:rPr>
          <w:szCs w:val="18"/>
          <w:lang w:val="en-US"/>
        </w:rPr>
        <w:t xml:space="preserve">. 2020. 58 f. </w:t>
      </w:r>
      <w:proofErr w:type="spellStart"/>
      <w:r w:rsidRPr="00197EAC">
        <w:rPr>
          <w:szCs w:val="18"/>
          <w:lang w:val="en-US"/>
        </w:rPr>
        <w:t>Monografia</w:t>
      </w:r>
      <w:proofErr w:type="spellEnd"/>
      <w:r w:rsidRPr="00197EAC">
        <w:rPr>
          <w:szCs w:val="18"/>
          <w:lang w:val="en-US"/>
        </w:rPr>
        <w:t xml:space="preserve"> (</w:t>
      </w:r>
      <w:proofErr w:type="spellStart"/>
      <w:r>
        <w:rPr>
          <w:szCs w:val="18"/>
          <w:lang w:val="en-US"/>
        </w:rPr>
        <w:t>Mestrado</w:t>
      </w:r>
      <w:proofErr w:type="spellEnd"/>
      <w:r w:rsidRPr="00197EAC">
        <w:rPr>
          <w:szCs w:val="18"/>
          <w:lang w:val="en-US"/>
        </w:rPr>
        <w:t xml:space="preserve">) - </w:t>
      </w:r>
      <w:proofErr w:type="spellStart"/>
      <w:r w:rsidRPr="00197EAC">
        <w:rPr>
          <w:szCs w:val="18"/>
          <w:lang w:val="en-US"/>
        </w:rPr>
        <w:t>Curso</w:t>
      </w:r>
      <w:proofErr w:type="spellEnd"/>
      <w:r w:rsidRPr="00197EAC">
        <w:rPr>
          <w:szCs w:val="18"/>
          <w:lang w:val="en-US"/>
        </w:rPr>
        <w:t xml:space="preserve"> de Computer Engineering, Department </w:t>
      </w:r>
      <w:proofErr w:type="gramStart"/>
      <w:r w:rsidRPr="00197EAC">
        <w:rPr>
          <w:szCs w:val="18"/>
          <w:lang w:val="en-US"/>
        </w:rPr>
        <w:t>Of</w:t>
      </w:r>
      <w:proofErr w:type="gramEnd"/>
      <w:r w:rsidRPr="00197EAC">
        <w:rPr>
          <w:szCs w:val="18"/>
          <w:lang w:val="en-US"/>
        </w:rPr>
        <w:t xml:space="preserve">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</w:t>
      </w:r>
      <w:proofErr w:type="spellStart"/>
      <w:r w:rsidRPr="00EA6999">
        <w:rPr>
          <w:szCs w:val="18"/>
          <w:lang w:val="en-US"/>
        </w:rPr>
        <w:t>gpu</w:t>
      </w:r>
      <w:proofErr w:type="spellEnd"/>
      <w:r w:rsidRPr="00EA6999">
        <w:rPr>
          <w:szCs w:val="18"/>
          <w:lang w:val="en-US"/>
        </w:rPr>
        <w:t xml:space="preserve">. </w:t>
      </w:r>
      <w:r w:rsidRPr="00EA6999">
        <w:rPr>
          <w:b/>
          <w:bCs/>
          <w:szCs w:val="18"/>
          <w:lang w:val="en-US"/>
        </w:rPr>
        <w:t xml:space="preserve">Proceedings Of The 24Th Symposium </w:t>
      </w:r>
      <w:proofErr w:type="gramStart"/>
      <w:r w:rsidRPr="00EA6999">
        <w:rPr>
          <w:b/>
          <w:bCs/>
          <w:szCs w:val="18"/>
          <w:lang w:val="en-US"/>
        </w:rPr>
        <w:t>On</w:t>
      </w:r>
      <w:proofErr w:type="gramEnd"/>
      <w:r w:rsidRPr="00EA6999">
        <w:rPr>
          <w:b/>
          <w:bCs/>
          <w:szCs w:val="18"/>
          <w:lang w:val="en-US"/>
        </w:rPr>
        <w:t xml:space="preserve"> Principles And Practice Of Parallel Programming</w:t>
      </w:r>
      <w:r w:rsidRPr="00EA6999">
        <w:rPr>
          <w:szCs w:val="18"/>
          <w:lang w:val="en-US"/>
        </w:rPr>
        <w:t>, [</w:t>
      </w:r>
      <w:proofErr w:type="spellStart"/>
      <w:r w:rsidRPr="00EA6999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>.</w:t>
      </w:r>
      <w:proofErr w:type="spellEnd"/>
      <w:r w:rsidRPr="00EA6999">
        <w:rPr>
          <w:szCs w:val="18"/>
          <w:lang w:val="en-US"/>
        </w:rPr>
        <w:t xml:space="preserve">], p. 38-52, 16 </w:t>
      </w:r>
      <w:proofErr w:type="spellStart"/>
      <w:r w:rsidRPr="00EA6999">
        <w:rPr>
          <w:szCs w:val="18"/>
          <w:lang w:val="en-US"/>
        </w:rPr>
        <w:t>fev</w:t>
      </w:r>
      <w:proofErr w:type="spellEnd"/>
      <w:r w:rsidRPr="00EA6999">
        <w:rPr>
          <w:szCs w:val="18"/>
          <w:lang w:val="en-US"/>
        </w:rPr>
        <w:t xml:space="preserve">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 xml:space="preserve">International Journal </w:t>
      </w:r>
      <w:proofErr w:type="gramStart"/>
      <w:r w:rsidRPr="00242434">
        <w:rPr>
          <w:b/>
          <w:bCs/>
          <w:lang w:val="en-US"/>
        </w:rPr>
        <w:t>Of</w:t>
      </w:r>
      <w:proofErr w:type="gramEnd"/>
      <w:r w:rsidRPr="00242434">
        <w:rPr>
          <w:b/>
          <w:bCs/>
          <w:lang w:val="en-US"/>
        </w:rPr>
        <w:t xml:space="preserve"> Parallel, Emergent And Distributed Systems</w:t>
      </w:r>
      <w:r w:rsidRPr="00242434">
        <w:rPr>
          <w:lang w:val="en-US"/>
        </w:rPr>
        <w:t>, [</w:t>
      </w:r>
      <w:proofErr w:type="spellStart"/>
      <w:r w:rsidRPr="00242434">
        <w:rPr>
          <w:lang w:val="en-US"/>
        </w:rPr>
        <w:t>S.</w:t>
      </w:r>
      <w:r w:rsidR="009A34CA">
        <w:rPr>
          <w:lang w:val="en-US"/>
        </w:rPr>
        <w:t>l</w:t>
      </w:r>
      <w:r w:rsidRPr="00242434">
        <w:rPr>
          <w:lang w:val="en-US"/>
        </w:rPr>
        <w:t>.</w:t>
      </w:r>
      <w:proofErr w:type="spellEnd"/>
      <w:r w:rsidRPr="00242434">
        <w:rPr>
          <w:lang w:val="en-US"/>
        </w:rPr>
        <w:t xml:space="preserve">], v. 37, n. 1, p. 22-39, 6 set. 2021. </w:t>
      </w:r>
      <w:r w:rsidRPr="00370220">
        <w:rPr>
          <w:lang w:val="en-US"/>
        </w:rPr>
        <w:t xml:space="preserve">Informa UK Limited. </w:t>
      </w:r>
    </w:p>
    <w:p w14:paraId="62891F76" w14:textId="569023D3" w:rsidR="007546F4" w:rsidRPr="00C05B0A" w:rsidRDefault="00EF5266" w:rsidP="00770837">
      <w:pPr>
        <w:pStyle w:val="TF-refernciasbibliogrficasTTULO"/>
        <w:jc w:val="left"/>
        <w:rPr>
          <w:b w:val="0"/>
          <w:caps w:val="0"/>
          <w:sz w:val="18"/>
        </w:rPr>
      </w:pPr>
      <w:r w:rsidRPr="0044553B">
        <w:rPr>
          <w:b w:val="0"/>
          <w:caps w:val="0"/>
          <w:sz w:val="18"/>
          <w:lang w:val="en-US"/>
        </w:rPr>
        <w:t xml:space="preserve">ZAREBAVANI, </w:t>
      </w:r>
      <w:proofErr w:type="spellStart"/>
      <w:r w:rsidRPr="0044553B">
        <w:rPr>
          <w:b w:val="0"/>
          <w:caps w:val="0"/>
          <w:sz w:val="18"/>
          <w:lang w:val="en-US"/>
        </w:rPr>
        <w:t>Behrooz</w:t>
      </w:r>
      <w:proofErr w:type="spellEnd"/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proofErr w:type="spellStart"/>
      <w:r w:rsidRPr="00EF5266">
        <w:rPr>
          <w:b w:val="0"/>
          <w:caps w:val="0"/>
          <w:sz w:val="18"/>
          <w:lang w:val="en-US"/>
        </w:rPr>
        <w:t>CuPC</w:t>
      </w:r>
      <w:proofErr w:type="spellEnd"/>
      <w:r w:rsidRPr="00EF5266">
        <w:rPr>
          <w:b w:val="0"/>
          <w:caps w:val="0"/>
          <w:sz w:val="18"/>
          <w:lang w:val="en-US"/>
        </w:rPr>
        <w:t xml:space="preserve">: </w:t>
      </w:r>
      <w:proofErr w:type="spellStart"/>
      <w:r w:rsidRPr="00EF5266">
        <w:rPr>
          <w:b w:val="0"/>
          <w:caps w:val="0"/>
          <w:sz w:val="18"/>
          <w:lang w:val="en-US"/>
        </w:rPr>
        <w:t>cuda</w:t>
      </w:r>
      <w:proofErr w:type="spellEnd"/>
      <w:r w:rsidRPr="00EF5266">
        <w:rPr>
          <w:b w:val="0"/>
          <w:caps w:val="0"/>
          <w:sz w:val="18"/>
          <w:lang w:val="en-US"/>
        </w:rPr>
        <w:t xml:space="preserve">-based parallel pc algorithm for causal structure learning on </w:t>
      </w:r>
      <w:proofErr w:type="spellStart"/>
      <w:r w:rsidRPr="00EF5266">
        <w:rPr>
          <w:b w:val="0"/>
          <w:caps w:val="0"/>
          <w:sz w:val="18"/>
          <w:lang w:val="en-US"/>
        </w:rPr>
        <w:t>gpu</w:t>
      </w:r>
      <w:proofErr w:type="spellEnd"/>
      <w:r w:rsidRPr="00EF5266">
        <w:rPr>
          <w:b w:val="0"/>
          <w:caps w:val="0"/>
          <w:sz w:val="18"/>
          <w:lang w:val="en-US"/>
        </w:rPr>
        <w:t xml:space="preserve">. </w:t>
      </w:r>
      <w:proofErr w:type="spellStart"/>
      <w:r w:rsidRPr="00EA6999">
        <w:rPr>
          <w:bCs/>
          <w:caps w:val="0"/>
          <w:sz w:val="18"/>
          <w:lang w:val="en-US"/>
        </w:rPr>
        <w:t>Ieee</w:t>
      </w:r>
      <w:proofErr w:type="spellEnd"/>
      <w:r w:rsidRPr="00EA6999">
        <w:rPr>
          <w:bCs/>
          <w:caps w:val="0"/>
          <w:sz w:val="18"/>
          <w:lang w:val="en-US"/>
        </w:rPr>
        <w:t xml:space="preserve"> Transactions </w:t>
      </w:r>
      <w:proofErr w:type="gramStart"/>
      <w:r w:rsidRPr="00EA6999">
        <w:rPr>
          <w:bCs/>
          <w:caps w:val="0"/>
          <w:sz w:val="18"/>
          <w:lang w:val="en-US"/>
        </w:rPr>
        <w:t>On</w:t>
      </w:r>
      <w:proofErr w:type="gramEnd"/>
      <w:r w:rsidRPr="00EA6999">
        <w:rPr>
          <w:bCs/>
          <w:caps w:val="0"/>
          <w:sz w:val="18"/>
          <w:lang w:val="en-US"/>
        </w:rPr>
        <w:t xml:space="preserve"> Parallel And Distributed Systems</w:t>
      </w:r>
      <w:r w:rsidRPr="00EF5266">
        <w:rPr>
          <w:b w:val="0"/>
          <w:caps w:val="0"/>
          <w:sz w:val="18"/>
          <w:lang w:val="en-US"/>
        </w:rPr>
        <w:t>, [</w:t>
      </w:r>
      <w:proofErr w:type="spellStart"/>
      <w:r w:rsidRPr="00EF5266">
        <w:rPr>
          <w:b w:val="0"/>
          <w:caps w:val="0"/>
          <w:sz w:val="18"/>
          <w:lang w:val="en-US"/>
        </w:rPr>
        <w:t>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>.</w:t>
      </w:r>
      <w:proofErr w:type="spellEnd"/>
      <w:r w:rsidRPr="00EF5266">
        <w:rPr>
          <w:b w:val="0"/>
          <w:caps w:val="0"/>
          <w:sz w:val="18"/>
          <w:lang w:val="en-US"/>
        </w:rPr>
        <w:t xml:space="preserve">], v. 31, n. 3, p. 530-542, 1 mar. 2020. </w:t>
      </w:r>
      <w:r w:rsidRPr="00C05B0A">
        <w:rPr>
          <w:b w:val="0"/>
          <w:caps w:val="0"/>
          <w:sz w:val="18"/>
        </w:rPr>
        <w:t xml:space="preserve">Institute of Electrical and Electronics Engineers (IEEE). </w:t>
      </w:r>
    </w:p>
    <w:p w14:paraId="72BB3F73" w14:textId="77777777" w:rsidR="007546F4" w:rsidRPr="00C05B0A" w:rsidRDefault="007546F4">
      <w:pPr>
        <w:keepNext w:val="0"/>
        <w:keepLines w:val="0"/>
        <w:rPr>
          <w:sz w:val="18"/>
          <w:szCs w:val="20"/>
        </w:rPr>
      </w:pPr>
      <w:r w:rsidRPr="00C05B0A">
        <w:rPr>
          <w:b/>
          <w:caps/>
          <w:sz w:val="18"/>
        </w:rPr>
        <w:br w:type="page"/>
      </w:r>
    </w:p>
    <w:p w14:paraId="147E0AE7" w14:textId="77777777" w:rsidR="007546F4" w:rsidRPr="00320BFA" w:rsidRDefault="007546F4" w:rsidP="007546F4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4274F797" w14:textId="0E56E903" w:rsidR="007546F4" w:rsidRDefault="007546F4" w:rsidP="007546F4">
      <w:pPr>
        <w:pStyle w:val="TF-xAvalLINHA"/>
      </w:pPr>
      <w:r w:rsidRPr="00320BFA">
        <w:t>Avaliador(a):</w:t>
      </w:r>
      <w:r w:rsidRPr="00320BFA">
        <w:tab/>
      </w:r>
      <w:r w:rsidR="002E5782" w:rsidRPr="002E5782">
        <w:rPr>
          <w:b/>
          <w:bCs/>
        </w:rPr>
        <w:t>Gilvan Justino</w:t>
      </w:r>
    </w:p>
    <w:p w14:paraId="1C4B3420" w14:textId="77777777" w:rsidR="007546F4" w:rsidRPr="00C767AD" w:rsidRDefault="007546F4" w:rsidP="007546F4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7546F4" w:rsidRPr="00320BFA" w14:paraId="0B03E5E9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1B620E" w14:textId="77777777" w:rsidR="007546F4" w:rsidRPr="00320BFA" w:rsidRDefault="007546F4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18D6FEE" w14:textId="77777777" w:rsidR="007546F4" w:rsidRPr="00320BFA" w:rsidRDefault="007546F4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A0BC3D1" w14:textId="77777777" w:rsidR="007546F4" w:rsidRPr="00320BFA" w:rsidRDefault="007546F4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0641845" w14:textId="77777777" w:rsidR="007546F4" w:rsidRPr="00320BFA" w:rsidRDefault="007546F4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7546F4" w:rsidRPr="00320BFA" w14:paraId="45F82546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F97E321" w14:textId="77777777" w:rsidR="007546F4" w:rsidRPr="0000224C" w:rsidRDefault="007546F4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12767" w14:textId="77777777" w:rsidR="007546F4" w:rsidRPr="00320BFA" w:rsidRDefault="007546F4" w:rsidP="007546F4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6E818005" w14:textId="77777777" w:rsidR="007546F4" w:rsidRPr="00320BFA" w:rsidRDefault="007546F4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92557" w14:textId="2603FFBE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0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7F9A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BE20AC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3430C898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BAD082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E0284" w14:textId="77777777" w:rsidR="007546F4" w:rsidRPr="00320BFA" w:rsidRDefault="007546F4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33C05" w14:textId="0C80707A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1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8341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A21C9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207E87B3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8C37F9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C339B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A64AD95" w14:textId="77777777" w:rsidR="007546F4" w:rsidRPr="00320BFA" w:rsidRDefault="007546F4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F2BC" w14:textId="58B61C12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2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40CA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476F1E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4535BD4D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28A18A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F7DB" w14:textId="77777777" w:rsidR="007546F4" w:rsidRPr="00320BFA" w:rsidRDefault="007546F4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8CC3" w14:textId="44962179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3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2E696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14E8DA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728A562E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ABFF1A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650E7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6E3A7A31" w14:textId="77777777" w:rsidR="007546F4" w:rsidRPr="00320BFA" w:rsidRDefault="007546F4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EA68E" w14:textId="257557FF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4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8800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559D8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5A6C4C40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191DBE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E5C1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1DF8EDE3" w14:textId="77777777" w:rsidR="007546F4" w:rsidRPr="00320BFA" w:rsidRDefault="007546F4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EFF5" w14:textId="289911FD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5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89A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02C5D4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6E0B890F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B62538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E9362" w14:textId="77777777" w:rsidR="007546F4" w:rsidRPr="00320BFA" w:rsidRDefault="007546F4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8FFBA" w14:textId="61EEAD38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6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7566A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EB0429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69FDAAA2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96016E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1B1E6" w14:textId="77777777" w:rsidR="007546F4" w:rsidRPr="00320BFA" w:rsidRDefault="007546F4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2B5B3" w14:textId="74095EA2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7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15225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091F2C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2AB9592D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87E5EA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C0C69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4AC50025" w14:textId="77777777" w:rsidR="007546F4" w:rsidRPr="00320BFA" w:rsidRDefault="007546F4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369C8" w14:textId="64AACEAE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8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DC511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1E0BD9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47A6D305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9EE8EB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37C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7BDBA3CA" w14:textId="77777777" w:rsidR="007546F4" w:rsidRPr="00320BFA" w:rsidRDefault="007546F4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781FB" w14:textId="4959E346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9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24EED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8AC4A5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767FAD68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FA41ED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1C81" w14:textId="77777777" w:rsidR="007546F4" w:rsidRPr="00320BFA" w:rsidRDefault="007546F4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260ED" w14:textId="1609A241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0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1254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54FD21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1A8DE952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2C677E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B183B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202D3F8A" w14:textId="77777777" w:rsidR="007546F4" w:rsidRPr="00320BFA" w:rsidRDefault="007546F4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B5C24" w14:textId="1D52FBEC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1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A7DBD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F67907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04ED917F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3CB838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174167C" w14:textId="77777777" w:rsidR="007546F4" w:rsidRPr="00320BFA" w:rsidRDefault="007546F4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8F5A3A" w14:textId="4DBDF091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2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F855256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8B4A368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2F158423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8F357E8" w14:textId="77777777" w:rsidR="007546F4" w:rsidRPr="0000224C" w:rsidRDefault="007546F4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01D8D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FFA5B87" w14:textId="77777777" w:rsidR="007546F4" w:rsidRPr="00320BFA" w:rsidRDefault="007546F4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1174" w14:textId="11C5F61E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3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84696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28D237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384AA94B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7B0BCD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680B68C" w14:textId="77777777" w:rsidR="007546F4" w:rsidRPr="00320BFA" w:rsidRDefault="007546F4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2E81B76" w14:textId="36BF817F" w:rsidR="007546F4" w:rsidRPr="00320BFA" w:rsidRDefault="00991CF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4" w:author="Gilvan Justino" w:date="2023-05-16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72486B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45126D0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34D70C6" w14:textId="77777777" w:rsidR="007546F4" w:rsidRDefault="007546F4" w:rsidP="007546F4">
      <w:pPr>
        <w:pStyle w:val="TF-xAvalLINHA"/>
        <w:tabs>
          <w:tab w:val="left" w:leader="underscore" w:pos="6237"/>
        </w:tabs>
      </w:pPr>
    </w:p>
    <w:p w14:paraId="40C166C3" w14:textId="77777777" w:rsidR="0000224C" w:rsidRPr="00730F8D" w:rsidRDefault="0000224C" w:rsidP="00770837">
      <w:pPr>
        <w:pStyle w:val="TF-refernciasbibliogrficasTTULO"/>
        <w:jc w:val="left"/>
      </w:pPr>
    </w:p>
    <w:sectPr w:rsidR="0000224C" w:rsidRPr="00730F8D" w:rsidSect="008A3072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5" w:author="Gilvan Justino" w:date="2023-05-16T22:51:00Z" w:initials="GJ">
    <w:p w14:paraId="7E3C4045" w14:textId="77777777" w:rsidR="004414DA" w:rsidRDefault="004414DA" w:rsidP="00812DFC">
      <w:pPr>
        <w:pStyle w:val="Textodecomentrio"/>
      </w:pPr>
      <w:r>
        <w:rPr>
          <w:rStyle w:val="Refdecomentrio"/>
        </w:rPr>
        <w:annotationRef/>
      </w:r>
      <w:r>
        <w:t>Este é o nome da solução dos autores?</w:t>
      </w:r>
    </w:p>
  </w:comment>
  <w:comment w:id="24" w:author="Gilvan Justino" w:date="2023-05-16T22:45:00Z" w:initials="GJ">
    <w:p w14:paraId="43C9A458" w14:textId="4170E77C" w:rsidR="00977473" w:rsidRDefault="00977473" w:rsidP="00960114">
      <w:pPr>
        <w:pStyle w:val="Textodecomentrio"/>
      </w:pPr>
      <w:r>
        <w:rPr>
          <w:rStyle w:val="Refdecomentrio"/>
        </w:rPr>
        <w:annotationRef/>
      </w:r>
      <w:r>
        <w:t>O texto inicia como "implementaram de forma completa" e termina com "não pode ser considerada uma solução completa". Parece-me divergente.</w:t>
      </w:r>
    </w:p>
  </w:comment>
  <w:comment w:id="27" w:author="Gilvan Justino" w:date="2023-05-16T22:55:00Z" w:initials="GJ">
    <w:p w14:paraId="5A80D276" w14:textId="77777777" w:rsidR="00156F52" w:rsidRDefault="00156F52" w:rsidP="00AF273E">
      <w:pPr>
        <w:pStyle w:val="Textodecomentrio"/>
      </w:pPr>
      <w:r>
        <w:rPr>
          <w:rStyle w:val="Refdecomentrio"/>
        </w:rPr>
        <w:annotationRef/>
      </w:r>
      <w:r>
        <w:t>O que seriam os blocos?</w:t>
      </w:r>
    </w:p>
  </w:comment>
  <w:comment w:id="47" w:author="Gilvan Justino" w:date="2023-05-16T23:17:00Z" w:initials="GJ">
    <w:p w14:paraId="1839870D" w14:textId="77777777" w:rsidR="00B57BE2" w:rsidRDefault="00B57BE2" w:rsidP="009B0E24">
      <w:pPr>
        <w:pStyle w:val="Textodecomentrio"/>
      </w:pPr>
      <w:r>
        <w:rPr>
          <w:rStyle w:val="Refdecomentrio"/>
        </w:rPr>
        <w:annotationRef/>
      </w:r>
      <w:r>
        <w:t>Aqui não seria "Avaliação do desempenho da ferramenta" que você irá desenvolver?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3C4045" w15:done="0"/>
  <w15:commentEx w15:paraId="43C9A458" w15:done="0"/>
  <w15:commentEx w15:paraId="5A80D276" w15:done="0"/>
  <w15:commentEx w15:paraId="183987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E875C" w16cex:dateUtc="2023-05-17T01:51:00Z"/>
  <w16cex:commentExtensible w16cex:durableId="280E8605" w16cex:dateUtc="2023-05-17T01:45:00Z"/>
  <w16cex:commentExtensible w16cex:durableId="280E8879" w16cex:dateUtc="2023-05-17T01:55:00Z"/>
  <w16cex:commentExtensible w16cex:durableId="280E8D8C" w16cex:dateUtc="2023-05-17T02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3C4045" w16cid:durableId="280E875C"/>
  <w16cid:commentId w16cid:paraId="43C9A458" w16cid:durableId="280E8605"/>
  <w16cid:commentId w16cid:paraId="5A80D276" w16cid:durableId="280E8879"/>
  <w16cid:commentId w16cid:paraId="1839870D" w16cid:durableId="280E8D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F054F" w14:textId="77777777" w:rsidR="003F5C49" w:rsidRDefault="003F5C49">
      <w:r>
        <w:separator/>
      </w:r>
    </w:p>
  </w:endnote>
  <w:endnote w:type="continuationSeparator" w:id="0">
    <w:p w14:paraId="3E25FA4B" w14:textId="77777777" w:rsidR="003F5C49" w:rsidRDefault="003F5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2888B" w14:textId="77777777" w:rsidR="003F5C49" w:rsidRDefault="003F5C49">
      <w:r>
        <w:separator/>
      </w:r>
    </w:p>
  </w:footnote>
  <w:footnote w:type="continuationSeparator" w:id="0">
    <w:p w14:paraId="528BE9BF" w14:textId="77777777" w:rsidR="003F5C49" w:rsidRDefault="003F5C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ilvan Justino">
    <w15:presenceInfo w15:providerId="Windows Live" w15:userId="39624ad59b3a63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7209B"/>
    <w:rsid w:val="00072118"/>
    <w:rsid w:val="00075792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6AB"/>
    <w:rsid w:val="00107B02"/>
    <w:rsid w:val="001123FD"/>
    <w:rsid w:val="0011363A"/>
    <w:rsid w:val="00113A3F"/>
    <w:rsid w:val="001164FE"/>
    <w:rsid w:val="00117D38"/>
    <w:rsid w:val="0012022D"/>
    <w:rsid w:val="00121714"/>
    <w:rsid w:val="00125084"/>
    <w:rsid w:val="00125277"/>
    <w:rsid w:val="00126503"/>
    <w:rsid w:val="001375F7"/>
    <w:rsid w:val="001428FE"/>
    <w:rsid w:val="001554E9"/>
    <w:rsid w:val="00156F52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1FC7"/>
    <w:rsid w:val="001C33B0"/>
    <w:rsid w:val="001C57E6"/>
    <w:rsid w:val="001C5CBB"/>
    <w:rsid w:val="001C5D74"/>
    <w:rsid w:val="001D465C"/>
    <w:rsid w:val="001D6234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2141"/>
    <w:rsid w:val="002168DF"/>
    <w:rsid w:val="00216A4B"/>
    <w:rsid w:val="00224BB2"/>
    <w:rsid w:val="002260DD"/>
    <w:rsid w:val="0023336A"/>
    <w:rsid w:val="00235240"/>
    <w:rsid w:val="002367D8"/>
    <w:rsid w:val="002368FD"/>
    <w:rsid w:val="0024075B"/>
    <w:rsid w:val="0024110F"/>
    <w:rsid w:val="002423AB"/>
    <w:rsid w:val="00242434"/>
    <w:rsid w:val="002440B0"/>
    <w:rsid w:val="00251DA6"/>
    <w:rsid w:val="0025685C"/>
    <w:rsid w:val="00276E8F"/>
    <w:rsid w:val="0027792D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5782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5048"/>
    <w:rsid w:val="00340AD0"/>
    <w:rsid w:val="00340B6D"/>
    <w:rsid w:val="00340C8E"/>
    <w:rsid w:val="00344540"/>
    <w:rsid w:val="00345690"/>
    <w:rsid w:val="00347AC5"/>
    <w:rsid w:val="003519A3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3087"/>
    <w:rsid w:val="0039199F"/>
    <w:rsid w:val="003A2B7D"/>
    <w:rsid w:val="003A4A75"/>
    <w:rsid w:val="003A5366"/>
    <w:rsid w:val="003B0083"/>
    <w:rsid w:val="003B647A"/>
    <w:rsid w:val="003C5262"/>
    <w:rsid w:val="003D398C"/>
    <w:rsid w:val="003D473B"/>
    <w:rsid w:val="003D4B35"/>
    <w:rsid w:val="003E4F19"/>
    <w:rsid w:val="003F5C49"/>
    <w:rsid w:val="003F5F25"/>
    <w:rsid w:val="0040436D"/>
    <w:rsid w:val="00410543"/>
    <w:rsid w:val="00411192"/>
    <w:rsid w:val="00412F56"/>
    <w:rsid w:val="00414EDA"/>
    <w:rsid w:val="004173CC"/>
    <w:rsid w:val="0042356B"/>
    <w:rsid w:val="00423F84"/>
    <w:rsid w:val="0042420A"/>
    <w:rsid w:val="004243D2"/>
    <w:rsid w:val="00424610"/>
    <w:rsid w:val="00424AD5"/>
    <w:rsid w:val="00431C8E"/>
    <w:rsid w:val="00432F56"/>
    <w:rsid w:val="00435424"/>
    <w:rsid w:val="00437180"/>
    <w:rsid w:val="004405A0"/>
    <w:rsid w:val="004414DA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2174"/>
    <w:rsid w:val="004831B0"/>
    <w:rsid w:val="0048576D"/>
    <w:rsid w:val="00493B1A"/>
    <w:rsid w:val="0049495C"/>
    <w:rsid w:val="00495ECE"/>
    <w:rsid w:val="004976ED"/>
    <w:rsid w:val="00497EF6"/>
    <w:rsid w:val="004A50A3"/>
    <w:rsid w:val="004B42D8"/>
    <w:rsid w:val="004B6B8F"/>
    <w:rsid w:val="004B7511"/>
    <w:rsid w:val="004C5014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2A0F"/>
    <w:rsid w:val="005335F1"/>
    <w:rsid w:val="00533EC3"/>
    <w:rsid w:val="00536336"/>
    <w:rsid w:val="0054044B"/>
    <w:rsid w:val="00542ED7"/>
    <w:rsid w:val="00546D1C"/>
    <w:rsid w:val="00547417"/>
    <w:rsid w:val="00550D4A"/>
    <w:rsid w:val="00555E37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EAC"/>
    <w:rsid w:val="005E35F3"/>
    <w:rsid w:val="005E400D"/>
    <w:rsid w:val="005E5079"/>
    <w:rsid w:val="005E698D"/>
    <w:rsid w:val="005F09F1"/>
    <w:rsid w:val="005F16C7"/>
    <w:rsid w:val="005F473F"/>
    <w:rsid w:val="005F581A"/>
    <w:rsid w:val="005F645A"/>
    <w:rsid w:val="005F7EDE"/>
    <w:rsid w:val="0060060C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6F92"/>
    <w:rsid w:val="00670644"/>
    <w:rsid w:val="00671B49"/>
    <w:rsid w:val="00674155"/>
    <w:rsid w:val="006746CA"/>
    <w:rsid w:val="00676CA0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E25D2"/>
    <w:rsid w:val="0070391A"/>
    <w:rsid w:val="00706486"/>
    <w:rsid w:val="0070723E"/>
    <w:rsid w:val="00713917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517A"/>
    <w:rsid w:val="00747776"/>
    <w:rsid w:val="00752038"/>
    <w:rsid w:val="007546F4"/>
    <w:rsid w:val="00754D32"/>
    <w:rsid w:val="007554DF"/>
    <w:rsid w:val="007567A3"/>
    <w:rsid w:val="007575EF"/>
    <w:rsid w:val="0075776D"/>
    <w:rsid w:val="007613FB"/>
    <w:rsid w:val="00761E34"/>
    <w:rsid w:val="00770837"/>
    <w:rsid w:val="007722BF"/>
    <w:rsid w:val="00772D62"/>
    <w:rsid w:val="0077580B"/>
    <w:rsid w:val="00780945"/>
    <w:rsid w:val="00781167"/>
    <w:rsid w:val="007854B3"/>
    <w:rsid w:val="0078787D"/>
    <w:rsid w:val="00787FA8"/>
    <w:rsid w:val="007944F8"/>
    <w:rsid w:val="007973E3"/>
    <w:rsid w:val="007A1883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F0611"/>
    <w:rsid w:val="007F20C0"/>
    <w:rsid w:val="007F38A6"/>
    <w:rsid w:val="007F403E"/>
    <w:rsid w:val="00802D0F"/>
    <w:rsid w:val="008072AC"/>
    <w:rsid w:val="00807D5B"/>
    <w:rsid w:val="00810CEA"/>
    <w:rsid w:val="0081272C"/>
    <w:rsid w:val="00812FA8"/>
    <w:rsid w:val="008233E5"/>
    <w:rsid w:val="00833DE8"/>
    <w:rsid w:val="00833F47"/>
    <w:rsid w:val="00834557"/>
    <w:rsid w:val="008348C3"/>
    <w:rsid w:val="00835266"/>
    <w:rsid w:val="008373B4"/>
    <w:rsid w:val="008404C4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F2DC1"/>
    <w:rsid w:val="008F48E1"/>
    <w:rsid w:val="008F70AD"/>
    <w:rsid w:val="008F7CE2"/>
    <w:rsid w:val="00900DB1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54E4"/>
    <w:rsid w:val="00946836"/>
    <w:rsid w:val="0096683A"/>
    <w:rsid w:val="00967611"/>
    <w:rsid w:val="00977473"/>
    <w:rsid w:val="00984240"/>
    <w:rsid w:val="00987F2B"/>
    <w:rsid w:val="00991CF2"/>
    <w:rsid w:val="009953AE"/>
    <w:rsid w:val="00995B07"/>
    <w:rsid w:val="009A1D2E"/>
    <w:rsid w:val="009A2619"/>
    <w:rsid w:val="009A34CA"/>
    <w:rsid w:val="009A5850"/>
    <w:rsid w:val="009A6937"/>
    <w:rsid w:val="009A75E2"/>
    <w:rsid w:val="009B10D6"/>
    <w:rsid w:val="009B5805"/>
    <w:rsid w:val="009D4E15"/>
    <w:rsid w:val="009D65D0"/>
    <w:rsid w:val="009D7E91"/>
    <w:rsid w:val="009E065F"/>
    <w:rsid w:val="009E135E"/>
    <w:rsid w:val="009E3C92"/>
    <w:rsid w:val="009E54F4"/>
    <w:rsid w:val="009E712D"/>
    <w:rsid w:val="009E71AD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9BA"/>
    <w:rsid w:val="00A307C7"/>
    <w:rsid w:val="00A336FB"/>
    <w:rsid w:val="00A420F7"/>
    <w:rsid w:val="00A44581"/>
    <w:rsid w:val="00A44772"/>
    <w:rsid w:val="00A44A17"/>
    <w:rsid w:val="00A45093"/>
    <w:rsid w:val="00A50EAF"/>
    <w:rsid w:val="00A50F51"/>
    <w:rsid w:val="00A602F9"/>
    <w:rsid w:val="00A650EE"/>
    <w:rsid w:val="00A662C8"/>
    <w:rsid w:val="00A71157"/>
    <w:rsid w:val="00A86F63"/>
    <w:rsid w:val="00A9172D"/>
    <w:rsid w:val="00A966E6"/>
    <w:rsid w:val="00A97E08"/>
    <w:rsid w:val="00AA10C0"/>
    <w:rsid w:val="00AA64AA"/>
    <w:rsid w:val="00AB214E"/>
    <w:rsid w:val="00AB2BE3"/>
    <w:rsid w:val="00AB7834"/>
    <w:rsid w:val="00AC4D5F"/>
    <w:rsid w:val="00AC7FA6"/>
    <w:rsid w:val="00AD148D"/>
    <w:rsid w:val="00AD1D2C"/>
    <w:rsid w:val="00AE0525"/>
    <w:rsid w:val="00AE08DB"/>
    <w:rsid w:val="00AE2729"/>
    <w:rsid w:val="00AE3148"/>
    <w:rsid w:val="00AE5AE2"/>
    <w:rsid w:val="00AE7343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6AC6"/>
    <w:rsid w:val="00B4075E"/>
    <w:rsid w:val="00B42041"/>
    <w:rsid w:val="00B43FBF"/>
    <w:rsid w:val="00B44F11"/>
    <w:rsid w:val="00B5041F"/>
    <w:rsid w:val="00B51846"/>
    <w:rsid w:val="00B57BE2"/>
    <w:rsid w:val="00B62979"/>
    <w:rsid w:val="00B65357"/>
    <w:rsid w:val="00B70056"/>
    <w:rsid w:val="00B7377D"/>
    <w:rsid w:val="00B741D2"/>
    <w:rsid w:val="00B74D75"/>
    <w:rsid w:val="00B77419"/>
    <w:rsid w:val="00B819AE"/>
    <w:rsid w:val="00B823A7"/>
    <w:rsid w:val="00B90FA5"/>
    <w:rsid w:val="00B919F1"/>
    <w:rsid w:val="00BA1500"/>
    <w:rsid w:val="00BA2260"/>
    <w:rsid w:val="00BA2EF5"/>
    <w:rsid w:val="00BA4061"/>
    <w:rsid w:val="00BB468D"/>
    <w:rsid w:val="00BB6C0A"/>
    <w:rsid w:val="00BB7900"/>
    <w:rsid w:val="00BC0E8D"/>
    <w:rsid w:val="00BC4F18"/>
    <w:rsid w:val="00BC5E21"/>
    <w:rsid w:val="00BD0DCE"/>
    <w:rsid w:val="00BD5986"/>
    <w:rsid w:val="00BE6551"/>
    <w:rsid w:val="00BF0572"/>
    <w:rsid w:val="00BF093B"/>
    <w:rsid w:val="00C00B88"/>
    <w:rsid w:val="00C05B0A"/>
    <w:rsid w:val="00C06B2A"/>
    <w:rsid w:val="00C07C48"/>
    <w:rsid w:val="00C35E57"/>
    <w:rsid w:val="00C35E80"/>
    <w:rsid w:val="00C36EC0"/>
    <w:rsid w:val="00C40AA2"/>
    <w:rsid w:val="00C4244F"/>
    <w:rsid w:val="00C458D3"/>
    <w:rsid w:val="00C5235C"/>
    <w:rsid w:val="00C52D8A"/>
    <w:rsid w:val="00C5690C"/>
    <w:rsid w:val="00C632ED"/>
    <w:rsid w:val="00C66150"/>
    <w:rsid w:val="00C679F2"/>
    <w:rsid w:val="00C70EF5"/>
    <w:rsid w:val="00C756C5"/>
    <w:rsid w:val="00C7622C"/>
    <w:rsid w:val="00C77212"/>
    <w:rsid w:val="00C82195"/>
    <w:rsid w:val="00C82CAE"/>
    <w:rsid w:val="00C8442E"/>
    <w:rsid w:val="00C930A8"/>
    <w:rsid w:val="00C93949"/>
    <w:rsid w:val="00CA108B"/>
    <w:rsid w:val="00CA12D5"/>
    <w:rsid w:val="00CA6CDB"/>
    <w:rsid w:val="00CB0BE2"/>
    <w:rsid w:val="00CB5E13"/>
    <w:rsid w:val="00CC3524"/>
    <w:rsid w:val="00CC5646"/>
    <w:rsid w:val="00CC5C3D"/>
    <w:rsid w:val="00CD27BE"/>
    <w:rsid w:val="00CD29E9"/>
    <w:rsid w:val="00CD4BBC"/>
    <w:rsid w:val="00CD6F0F"/>
    <w:rsid w:val="00CD7AC2"/>
    <w:rsid w:val="00CE0BB7"/>
    <w:rsid w:val="00CE3E9A"/>
    <w:rsid w:val="00CE708B"/>
    <w:rsid w:val="00CE7646"/>
    <w:rsid w:val="00CF26B7"/>
    <w:rsid w:val="00CF48A7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5E61"/>
    <w:rsid w:val="00D42A98"/>
    <w:rsid w:val="00D42BE1"/>
    <w:rsid w:val="00D447EF"/>
    <w:rsid w:val="00D4614A"/>
    <w:rsid w:val="00D505E2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A73"/>
    <w:rsid w:val="00DE3981"/>
    <w:rsid w:val="00DE40DD"/>
    <w:rsid w:val="00DE7755"/>
    <w:rsid w:val="00DE7CA6"/>
    <w:rsid w:val="00DF059A"/>
    <w:rsid w:val="00DF3D56"/>
    <w:rsid w:val="00DF64E9"/>
    <w:rsid w:val="00DF6D19"/>
    <w:rsid w:val="00DF6ED2"/>
    <w:rsid w:val="00DF70F5"/>
    <w:rsid w:val="00E14F66"/>
    <w:rsid w:val="00E2252C"/>
    <w:rsid w:val="00E26786"/>
    <w:rsid w:val="00E270C0"/>
    <w:rsid w:val="00E36D82"/>
    <w:rsid w:val="00E37677"/>
    <w:rsid w:val="00E460B9"/>
    <w:rsid w:val="00E46977"/>
    <w:rsid w:val="00E514F6"/>
    <w:rsid w:val="00E51601"/>
    <w:rsid w:val="00E51965"/>
    <w:rsid w:val="00E638A0"/>
    <w:rsid w:val="00E67121"/>
    <w:rsid w:val="00E7198D"/>
    <w:rsid w:val="00E71AEC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5810"/>
    <w:rsid w:val="00EB7992"/>
    <w:rsid w:val="00EC0104"/>
    <w:rsid w:val="00EC0184"/>
    <w:rsid w:val="00EC2D7A"/>
    <w:rsid w:val="00EC633A"/>
    <w:rsid w:val="00ED1B9D"/>
    <w:rsid w:val="00ED3D13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41C4"/>
    <w:rsid w:val="00F05083"/>
    <w:rsid w:val="00F07566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70754"/>
    <w:rsid w:val="00F71C25"/>
    <w:rsid w:val="00F73766"/>
    <w:rsid w:val="00F77926"/>
    <w:rsid w:val="00F83A19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26AA"/>
    <w:rsid w:val="00FF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6301</Words>
  <Characters>34029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15</cp:revision>
  <cp:lastPrinted>2023-04-26T00:46:00Z</cp:lastPrinted>
  <dcterms:created xsi:type="dcterms:W3CDTF">2023-05-07T22:31:00Z</dcterms:created>
  <dcterms:modified xsi:type="dcterms:W3CDTF">2023-05-17T11:26:00Z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