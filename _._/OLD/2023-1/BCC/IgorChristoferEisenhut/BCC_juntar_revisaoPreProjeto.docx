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CAAC3" w14:textId="0D7CB334" w:rsidR="00547A86" w:rsidRDefault="00547A86" w:rsidP="00A151C9">
      <w:pPr>
        <w:jc w:val="both"/>
        <w:rPr>
          <w:b/>
          <w:bCs/>
        </w:rPr>
      </w:pPr>
      <w:r w:rsidRPr="007310B3">
        <w:rPr>
          <w:b/>
          <w:bCs/>
          <w:sz w:val="72"/>
          <w:szCs w:val="72"/>
        </w:rPr>
        <w:t>Revisão do Pré-projeto</w:t>
      </w:r>
      <w:r w:rsidRPr="00AF68BE">
        <w:rPr>
          <w:b/>
          <w:bCs/>
        </w:rPr>
        <w:t xml:space="preserve"> </w:t>
      </w:r>
    </w:p>
    <w:p w14:paraId="69729600" w14:textId="77777777" w:rsidR="00547A86" w:rsidRDefault="00547A86" w:rsidP="00A151C9">
      <w:pPr>
        <w:jc w:val="both"/>
        <w:rPr>
          <w:b/>
          <w:bCs/>
        </w:rPr>
      </w:pPr>
    </w:p>
    <w:p w14:paraId="53C3BC0A" w14:textId="6C3FDF9E" w:rsidR="00A151C9" w:rsidRPr="00AF68BE" w:rsidRDefault="00A151C9" w:rsidP="00A151C9">
      <w:pPr>
        <w:jc w:val="both"/>
        <w:rPr>
          <w:b/>
          <w:bCs/>
        </w:rPr>
      </w:pPr>
      <w:r w:rsidRPr="00AF68BE">
        <w:rPr>
          <w:b/>
          <w:bCs/>
        </w:rPr>
        <w:t xml:space="preserve">Disciplina: Trabalho de Conclusão de Curso I – </w:t>
      </w:r>
      <w:r>
        <w:rPr>
          <w:b/>
          <w:bCs/>
        </w:rPr>
        <w:t>BCC</w:t>
      </w:r>
    </w:p>
    <w:p w14:paraId="1711B1B0" w14:textId="77777777" w:rsidR="00A151C9" w:rsidRDefault="00A151C9" w:rsidP="00A151C9">
      <w:pPr>
        <w:jc w:val="both"/>
      </w:pPr>
    </w:p>
    <w:p w14:paraId="71376641" w14:textId="302416B8" w:rsidR="00BC76D0" w:rsidRPr="00BC76D0" w:rsidRDefault="00914632" w:rsidP="0036712C">
      <w:pPr>
        <w:jc w:val="both"/>
      </w:pPr>
      <w:r w:rsidRPr="00BC76D0">
        <w:t>Caro, orientando</w:t>
      </w:r>
      <w:r w:rsidR="00BC76D0" w:rsidRPr="00BC76D0">
        <w:t>,</w:t>
      </w:r>
    </w:p>
    <w:p w14:paraId="755AB688" w14:textId="77777777" w:rsidR="00BC76D0" w:rsidRPr="00BC76D0" w:rsidRDefault="00BC76D0" w:rsidP="0036712C">
      <w:pPr>
        <w:jc w:val="both"/>
      </w:pPr>
    </w:p>
    <w:p w14:paraId="04BE6055" w14:textId="4576B0D2" w:rsidR="0036712C" w:rsidRDefault="00557348" w:rsidP="0036712C">
      <w:pPr>
        <w:jc w:val="both"/>
      </w:pPr>
      <w:r w:rsidRPr="00BC76D0">
        <w:t xml:space="preserve">segue </w:t>
      </w:r>
      <w:r>
        <w:t xml:space="preserve">abaixo o Termo de Compromisso, </w:t>
      </w:r>
      <w:r w:rsidR="00BC76D0">
        <w:t>as DUAS revisões do seu pré-projeto</w:t>
      </w:r>
      <w:r w:rsidR="0036712C">
        <w:t xml:space="preserve"> contendo a avaliação do professor “avaliador” e professor</w:t>
      </w:r>
      <w:r w:rsidR="00C169FA">
        <w:t xml:space="preserve"> </w:t>
      </w:r>
      <w:r w:rsidR="0036712C">
        <w:t>“TCC1”</w:t>
      </w:r>
      <w:r w:rsidR="00FB6F90">
        <w:t>, junto com as avaliações da defesa na banca de qualificação</w:t>
      </w:r>
      <w:r w:rsidR="0036712C">
        <w:t>. É muito importante que revise com cuidado e discuta possíveis dúvidas decorrente das revisões com o seu professor orientador, e com o professor de TCC1. Sempre procure fazer todos os ajustes solicitados, até mesmo o</w:t>
      </w:r>
      <w:r w:rsidR="00B5029D">
        <w:t>s</w:t>
      </w:r>
      <w:r w:rsidR="0036712C">
        <w:t xml:space="preserve"> menores detalhes, pois todos são importantes e irão refletir na sua nota nesta disciplina.</w:t>
      </w:r>
      <w:r w:rsidR="00914632">
        <w:t xml:space="preserve"> Lembre de abrir localmente em um visualizador PDF para poder ver as anotações que foram feitas. E, aparecendo uma anotação feita por mim (prof. De TCC1) que inicie com “</w:t>
      </w:r>
      <w:r w:rsidR="00914632" w:rsidRPr="00914632">
        <w:t>TF-</w:t>
      </w:r>
      <w:r w:rsidR="00914632">
        <w:t>...” (ex. “</w:t>
      </w:r>
      <w:r w:rsidR="00914632" w:rsidRPr="00914632">
        <w:t>TF-ALÍNEA</w:t>
      </w:r>
      <w:r w:rsidR="00914632">
        <w:t>”) se refere a ajustes de formatação indicando que deve usar o estilo do Word correto do modelo do projeto.</w:t>
      </w:r>
    </w:p>
    <w:p w14:paraId="66BAFAB5" w14:textId="57F223E9" w:rsidR="00BC76D0" w:rsidRDefault="0080416A" w:rsidP="0080416A">
      <w:pPr>
        <w:jc w:val="both"/>
      </w:pPr>
      <w:r>
        <w:t>Mas, caso o professor orientador julgue que algumas anotações das revisões não devam ser feit</w:t>
      </w:r>
      <w:r w:rsidR="00DF6E9B">
        <w:t>a</w:t>
      </w:r>
      <w:r>
        <w:t>s, ou mesmo que sejam feit</w:t>
      </w:r>
      <w:r w:rsidR="00DF6E9B">
        <w:t>a</w:t>
      </w:r>
      <w:r>
        <w:t>s de forma diferente a solicitada pelo revisor, anexe ao final do seu projeto a ficha “Projeto</w:t>
      </w:r>
      <w:r w:rsidRPr="0080416A">
        <w:t xml:space="preserve">: </w:t>
      </w:r>
      <w:r>
        <w:t xml:space="preserve">Observações </w:t>
      </w:r>
      <w:r w:rsidRPr="0080416A">
        <w:t xml:space="preserve">– </w:t>
      </w:r>
      <w:r>
        <w:t>Professor Orientador” disponível no material da disciplina</w:t>
      </w:r>
      <w:r w:rsidR="00DF6E9B">
        <w:t>, e justifique o motivo.</w:t>
      </w:r>
    </w:p>
    <w:p w14:paraId="31CFE030" w14:textId="787DB026" w:rsidR="00DF6E9B" w:rsidRDefault="00DF6E9B" w:rsidP="00DF6E9B">
      <w:pPr>
        <w:jc w:val="both"/>
      </w:pPr>
      <w:r>
        <w:t xml:space="preserve">Lembrem que agora o limite de páginas do projeto é </w:t>
      </w:r>
      <w:r w:rsidRPr="000E1852">
        <w:t>no máximo 1</w:t>
      </w:r>
      <w:r>
        <w:t>2</w:t>
      </w:r>
      <w:r w:rsidRPr="000E1852">
        <w:t xml:space="preserve"> (</w:t>
      </w:r>
      <w:r>
        <w:t>doze</w:t>
      </w:r>
      <w:r w:rsidRPr="000E1852">
        <w:t>) páginas</w:t>
      </w:r>
      <w:r>
        <w:t>. E que a seção de “Revisão Bibliográfica” deve ser complementada</w:t>
      </w:r>
      <w:r w:rsidR="00BB1C5E">
        <w:t xml:space="preserve"> (ampliada) usando subseções para cada assunto apresentado</w:t>
      </w:r>
      <w:r>
        <w:t>.</w:t>
      </w:r>
    </w:p>
    <w:p w14:paraId="125904E1" w14:textId="77777777" w:rsidR="00FB6F90" w:rsidRDefault="00FB6F90" w:rsidP="0080416A">
      <w:pPr>
        <w:jc w:val="both"/>
      </w:pPr>
    </w:p>
    <w:p w14:paraId="787C6D35" w14:textId="476BCBF8" w:rsidR="00DF6E9B" w:rsidRDefault="00DF6E9B"/>
    <w:p w14:paraId="52CA6F1B" w14:textId="77777777" w:rsidR="00E734B1" w:rsidRDefault="00E734B1"/>
    <w:p w14:paraId="376792C6" w14:textId="77777777" w:rsidR="00E734B1" w:rsidRDefault="00E734B1"/>
    <w:p w14:paraId="1B792322" w14:textId="77777777" w:rsidR="00E734B1" w:rsidRDefault="00E734B1" w:rsidP="00E734B1">
      <w:r>
        <w:t>Atenciosamente,</w:t>
      </w:r>
    </w:p>
    <w:p w14:paraId="1145890D" w14:textId="77777777" w:rsidR="00E734B1" w:rsidRDefault="00E734B1" w:rsidP="00E734B1"/>
    <w:p w14:paraId="33A765F4" w14:textId="77777777" w:rsidR="00E734B1" w:rsidRDefault="00E734B1" w:rsidP="00E734B1">
      <w:pPr>
        <w:jc w:val="both"/>
      </w:pPr>
    </w:p>
    <w:p w14:paraId="37FF1E41" w14:textId="77777777" w:rsidR="00E734B1" w:rsidRDefault="00E734B1" w:rsidP="00E734B1">
      <w:pPr>
        <w:jc w:val="both"/>
      </w:pPr>
    </w:p>
    <w:p w14:paraId="51386A92" w14:textId="77777777" w:rsidR="00E734B1" w:rsidRDefault="00E734B1" w:rsidP="00E734B1">
      <w:pPr>
        <w:jc w:val="both"/>
      </w:pPr>
    </w:p>
    <w:p w14:paraId="7C5D3D66" w14:textId="77777777" w:rsidR="00E734B1" w:rsidRPr="0080416A" w:rsidRDefault="00E734B1" w:rsidP="00E734B1">
      <w:pPr>
        <w:jc w:val="both"/>
      </w:pPr>
      <w:r>
        <w:t>_________________________</w:t>
      </w:r>
    </w:p>
    <w:p w14:paraId="2A65B90E" w14:textId="77777777" w:rsidR="00E734B1" w:rsidRDefault="00E734B1"/>
    <w:p w14:paraId="44211B74" w14:textId="77777777" w:rsidR="006F5E82" w:rsidRDefault="006F5E82"/>
    <w:p w14:paraId="08865235" w14:textId="240C830A" w:rsidR="006F5E82" w:rsidRDefault="006F5E82">
      <w:r>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5"/>
        <w:gridCol w:w="3648"/>
      </w:tblGrid>
      <w:tr w:rsidR="006F5E82" w14:paraId="290F6EFB" w14:textId="77777777" w:rsidTr="008F7CE2">
        <w:tc>
          <w:tcPr>
            <w:tcW w:w="9072" w:type="dxa"/>
            <w:gridSpan w:val="2"/>
            <w:shd w:val="clear" w:color="auto" w:fill="auto"/>
          </w:tcPr>
          <w:p w14:paraId="7A7657B3" w14:textId="77777777" w:rsidR="006F5E82" w:rsidRDefault="006F5E82"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lastRenderedPageBreak/>
              <w:t>CURSO DE CIÊNCIA DA COMPUTAÇÃO – TCC</w:t>
            </w:r>
          </w:p>
        </w:tc>
      </w:tr>
      <w:tr w:rsidR="006F5E82" w14:paraId="144A71AE" w14:textId="77777777" w:rsidTr="008F7CE2">
        <w:tc>
          <w:tcPr>
            <w:tcW w:w="5387" w:type="dxa"/>
            <w:shd w:val="clear" w:color="auto" w:fill="auto"/>
          </w:tcPr>
          <w:p w14:paraId="50216C46" w14:textId="77777777" w:rsidR="006F5E82" w:rsidRPr="003C5262" w:rsidRDefault="006F5E82" w:rsidP="00BE39CF">
            <w:pPr>
              <w:pStyle w:val="Cabealho"/>
              <w:tabs>
                <w:tab w:val="clear" w:pos="8640"/>
                <w:tab w:val="right" w:pos="8931"/>
              </w:tabs>
              <w:ind w:right="141"/>
            </w:pPr>
            <w:r>
              <w:rPr>
                <w:rStyle w:val="Nmerodepgina"/>
              </w:rPr>
              <w:t>(X) PRÉ-PROJETO  </w:t>
            </w:r>
            <w:proofErr w:type="gramStart"/>
            <w:r>
              <w:rPr>
                <w:rStyle w:val="Nmerodepgina"/>
              </w:rPr>
              <w:t>   (</w:t>
            </w:r>
            <w:proofErr w:type="gramEnd"/>
            <w:r>
              <w:t xml:space="preserve">     ) </w:t>
            </w:r>
            <w:r>
              <w:rPr>
                <w:rStyle w:val="Nmerodepgina"/>
              </w:rPr>
              <w:t xml:space="preserve">PROJETO </w:t>
            </w:r>
          </w:p>
        </w:tc>
        <w:tc>
          <w:tcPr>
            <w:tcW w:w="3685" w:type="dxa"/>
            <w:shd w:val="clear" w:color="auto" w:fill="auto"/>
          </w:tcPr>
          <w:p w14:paraId="2D439225" w14:textId="77777777" w:rsidR="006F5E82" w:rsidRDefault="006F5E82" w:rsidP="00BE39CF">
            <w:pPr>
              <w:pStyle w:val="Cabealho"/>
              <w:tabs>
                <w:tab w:val="clear" w:pos="8640"/>
                <w:tab w:val="right" w:pos="8931"/>
              </w:tabs>
              <w:ind w:right="141"/>
              <w:rPr>
                <w:rStyle w:val="Nmerodepgina"/>
              </w:rPr>
            </w:pPr>
            <w:r>
              <w:rPr>
                <w:rStyle w:val="Nmerodepgina"/>
              </w:rPr>
              <w:t>ANO/SEMESTRE: 2023/1</w:t>
            </w:r>
          </w:p>
        </w:tc>
      </w:tr>
    </w:tbl>
    <w:p w14:paraId="06F7EAB2" w14:textId="77777777" w:rsidR="006F5E82" w:rsidRDefault="006F5E82" w:rsidP="001E682E">
      <w:pPr>
        <w:pStyle w:val="TF-TTULO"/>
      </w:pPr>
    </w:p>
    <w:p w14:paraId="6FF350E7" w14:textId="77777777" w:rsidR="006F5E82" w:rsidRPr="00B00E04" w:rsidRDefault="006F5E82" w:rsidP="001E682E">
      <w:pPr>
        <w:pStyle w:val="TF-TTULO"/>
      </w:pPr>
      <w:r>
        <w:rPr>
          <w:rStyle w:val="ui-provider"/>
        </w:rPr>
        <w:t>otimização em processamento de grafos utilizando paralelismo em GPU e Rust</w:t>
      </w:r>
    </w:p>
    <w:p w14:paraId="6473AE7E" w14:textId="77777777" w:rsidR="006F5E82" w:rsidRDefault="006F5E82" w:rsidP="00752038">
      <w:pPr>
        <w:pStyle w:val="TF-AUTOR0"/>
      </w:pPr>
      <w:r>
        <w:t xml:space="preserve">Igor </w:t>
      </w:r>
      <w:proofErr w:type="spellStart"/>
      <w:r>
        <w:t>Christofer</w:t>
      </w:r>
      <w:proofErr w:type="spellEnd"/>
      <w:r>
        <w:t xml:space="preserve"> </w:t>
      </w:r>
      <w:proofErr w:type="spellStart"/>
      <w:r>
        <w:t>Eisenhut</w:t>
      </w:r>
      <w:proofErr w:type="spellEnd"/>
    </w:p>
    <w:p w14:paraId="44FA0C49" w14:textId="77777777" w:rsidR="006F5E82" w:rsidRDefault="006F5E82" w:rsidP="001E682E">
      <w:pPr>
        <w:pStyle w:val="TF-AUTOR0"/>
      </w:pPr>
      <w:r>
        <w:t xml:space="preserve">Prof. Aurélio Faustino </w:t>
      </w:r>
      <w:proofErr w:type="spellStart"/>
      <w:r>
        <w:t>Hoppe</w:t>
      </w:r>
      <w:proofErr w:type="spellEnd"/>
      <w:r>
        <w:t xml:space="preserve"> – Orientador</w:t>
      </w:r>
    </w:p>
    <w:p w14:paraId="47B637AB" w14:textId="77777777" w:rsidR="006F5E82" w:rsidRPr="007D10F2" w:rsidRDefault="006F5E82" w:rsidP="00424AD5">
      <w:pPr>
        <w:pStyle w:val="Ttulo1"/>
      </w:pPr>
      <w:r w:rsidRPr="007D10F2">
        <w:t>Introdução</w:t>
      </w:r>
      <w:bookmarkEnd w:id="0"/>
      <w:bookmarkEnd w:id="1"/>
      <w:bookmarkEnd w:id="2"/>
      <w:bookmarkEnd w:id="3"/>
      <w:bookmarkEnd w:id="4"/>
      <w:bookmarkEnd w:id="5"/>
      <w:bookmarkEnd w:id="6"/>
      <w:bookmarkEnd w:id="7"/>
      <w:bookmarkEnd w:id="8"/>
    </w:p>
    <w:p w14:paraId="34826B38" w14:textId="77777777" w:rsidR="006F5E82" w:rsidRDefault="006F5E82" w:rsidP="00DE7CA6">
      <w:pPr>
        <w:pStyle w:val="TF-TEXTO"/>
        <w:rPr>
          <w:bCs/>
        </w:rPr>
      </w:pPr>
      <w:r w:rsidRPr="009A34CA">
        <w:t xml:space="preserve">De acordo com </w:t>
      </w:r>
      <w:proofErr w:type="spellStart"/>
      <w:r w:rsidRPr="009A34CA">
        <w:t>Hariri</w:t>
      </w:r>
      <w:proofErr w:type="spellEnd"/>
      <w:r w:rsidRPr="009A34CA">
        <w:t xml:space="preserve">, </w:t>
      </w:r>
      <w:proofErr w:type="spellStart"/>
      <w:r w:rsidRPr="009A34CA">
        <w:t>Fredericks</w:t>
      </w:r>
      <w:proofErr w:type="spellEnd"/>
      <w:r w:rsidRPr="009A34CA">
        <w:t xml:space="preserve"> e </w:t>
      </w:r>
      <w:proofErr w:type="spellStart"/>
      <w:r w:rsidRPr="009A34CA">
        <w:t>Bowers</w:t>
      </w:r>
      <w:proofErr w:type="spellEnd"/>
      <w:r w:rsidRPr="009A34CA">
        <w:t xml:space="preserve"> (2019), o surgimento de novos recursos tecnológicos, como a internet das coisas, redes sociais e cidades inteligentes, resultou em uma crescente geração de dados</w:t>
      </w:r>
      <w:r w:rsidRPr="009A34CA">
        <w:rPr>
          <w:bCs/>
        </w:rPr>
        <w:t>. Estima-se</w:t>
      </w:r>
      <w:r>
        <w:rPr>
          <w:bCs/>
        </w:rPr>
        <w:t xml:space="preserve"> que apenas em 2018 a quantidade de dados trafegados na internet diariamente ultrapassaram 2,5 quintilhões de bytes. Ainda segundo os autores, o processamento e armazenamento desses enormes conjuntos de dados ganhou, em 2011, o nome de </w:t>
      </w:r>
      <w:r w:rsidRPr="00747776">
        <w:rPr>
          <w:bCs/>
          <w:i/>
          <w:iCs/>
        </w:rPr>
        <w:t>big data</w:t>
      </w:r>
      <w:r>
        <w:rPr>
          <w:bCs/>
        </w:rPr>
        <w:t xml:space="preserve">, que, além de descrever o grande volume de dados, também compreende os crescentes números no que se refere à variedade, velocidade, valor e veracidade dos dados. Nesse contexto, a variedade se refere às inúmeras maneiras com que os dados de </w:t>
      </w:r>
      <w:r w:rsidRPr="004A50A3">
        <w:rPr>
          <w:bCs/>
          <w:i/>
          <w:iCs/>
        </w:rPr>
        <w:t>big data</w:t>
      </w:r>
      <w:r>
        <w:rPr>
          <w:bCs/>
        </w:rPr>
        <w:t xml:space="preserve"> podem ser apresentado</w:t>
      </w:r>
      <w:r w:rsidRPr="00DA124D">
        <w:rPr>
          <w:bCs/>
        </w:rPr>
        <w:t>s: (i) dados com uma estrutura conhecida e que podem ser facilmente armazenados em um banco de dados relacional; (</w:t>
      </w:r>
      <w:proofErr w:type="spellStart"/>
      <w:r w:rsidRPr="00DA124D">
        <w:rPr>
          <w:bCs/>
        </w:rPr>
        <w:t>ii</w:t>
      </w:r>
      <w:proofErr w:type="spellEnd"/>
      <w:r w:rsidRPr="00DA124D">
        <w:rPr>
          <w:bCs/>
        </w:rPr>
        <w:t>) dados semiestruturados, que possuem elementos conhecidos, mas que podem apresentar variações de estrutura; (</w:t>
      </w:r>
      <w:proofErr w:type="spellStart"/>
      <w:r w:rsidRPr="00DA124D">
        <w:rPr>
          <w:bCs/>
        </w:rPr>
        <w:t>iii</w:t>
      </w:r>
      <w:proofErr w:type="spellEnd"/>
      <w:r w:rsidRPr="00DA124D">
        <w:rPr>
          <w:bCs/>
        </w:rPr>
        <w:t>) d</w:t>
      </w:r>
      <w:r>
        <w:rPr>
          <w:bCs/>
        </w:rPr>
        <w:t>ados não estruturados, como conteúdos multimídia, que não apresentam padronização alguma (</w:t>
      </w:r>
      <w:r w:rsidRPr="008800B2">
        <w:rPr>
          <w:bCs/>
        </w:rPr>
        <w:t>HARIRI; FREDERICKS; BOWERS, 2019</w:t>
      </w:r>
      <w:r>
        <w:rPr>
          <w:bCs/>
        </w:rPr>
        <w:t>).</w:t>
      </w:r>
    </w:p>
    <w:p w14:paraId="0A5823DB" w14:textId="77777777" w:rsidR="006F5E82" w:rsidRDefault="006F5E82" w:rsidP="00DE7CA6">
      <w:pPr>
        <w:pStyle w:val="TF-TEXTO"/>
        <w:rPr>
          <w:bCs/>
        </w:rPr>
      </w:pPr>
      <w:r>
        <w:t xml:space="preserve">Santos </w:t>
      </w:r>
      <w:r w:rsidRPr="00E46977">
        <w:rPr>
          <w:i/>
          <w:iCs/>
        </w:rPr>
        <w:t>et al</w:t>
      </w:r>
      <w:r>
        <w:t>. (2022) ressaltam que nas últimas décadas houve muitos esforços para transformar dados brutos em informações relevantes, o que resultou na organização de grandes estruturas de grafos compostas por nós e arestas. Nesses grafos, os nós representam entidades e as arestas representam os relacionamentos entre elas. Na área da saúde, por exemplo, a organização via grafos tem várias aplicações, tais como a representação de interações moleculares, vias de sinalização celular, comorbidades de doenças e sistemas de saúde</w:t>
      </w:r>
      <w:r>
        <w:rPr>
          <w:bCs/>
        </w:rPr>
        <w:t xml:space="preserve"> (</w:t>
      </w:r>
      <w:r w:rsidRPr="00DE7CA6">
        <w:rPr>
          <w:bCs/>
        </w:rPr>
        <w:t>LI; HUANG; ZITNIK</w:t>
      </w:r>
      <w:r>
        <w:rPr>
          <w:bCs/>
        </w:rPr>
        <w:t xml:space="preserve">, 2022). Além da medicina, as estruturas de grafos também são utilizadas no meio eletrônico para representar relacionamentos e interações entre pessoas em uma rede social (JIANG </w:t>
      </w:r>
      <w:r w:rsidRPr="00F173B7">
        <w:rPr>
          <w:bCs/>
          <w:i/>
          <w:iCs/>
        </w:rPr>
        <w:t>et al</w:t>
      </w:r>
      <w:r>
        <w:rPr>
          <w:bCs/>
        </w:rPr>
        <w:t xml:space="preserve">., 2021), no meio linguístico para representação da estrutura sintática e semântica de objetos em uma sentença (RIBEIRO </w:t>
      </w:r>
      <w:r w:rsidRPr="00495ECE">
        <w:rPr>
          <w:bCs/>
          <w:i/>
          <w:iCs/>
        </w:rPr>
        <w:t>et al</w:t>
      </w:r>
      <w:r>
        <w:rPr>
          <w:bCs/>
        </w:rPr>
        <w:t xml:space="preserve">., 2020), na robótica para representação de redes de comunicação entre robôs (LI </w:t>
      </w:r>
      <w:r w:rsidRPr="005F473F">
        <w:rPr>
          <w:bCs/>
          <w:i/>
          <w:iCs/>
        </w:rPr>
        <w:t>et al</w:t>
      </w:r>
      <w:r>
        <w:rPr>
          <w:bCs/>
        </w:rPr>
        <w:t>., 2020), entre outros.</w:t>
      </w:r>
    </w:p>
    <w:p w14:paraId="72643A3C" w14:textId="77777777" w:rsidR="006F5E82" w:rsidRPr="002D3A00" w:rsidRDefault="006F5E82" w:rsidP="00117D38">
      <w:pPr>
        <w:pStyle w:val="TF-TEXTO"/>
        <w:rPr>
          <w:bCs/>
        </w:rPr>
      </w:pPr>
      <w:r>
        <w:rPr>
          <w:bCs/>
        </w:rPr>
        <w:t xml:space="preserve">Ainda segundo Santos </w:t>
      </w:r>
      <w:r w:rsidRPr="00BA1500">
        <w:rPr>
          <w:bCs/>
          <w:i/>
          <w:iCs/>
        </w:rPr>
        <w:t>et al</w:t>
      </w:r>
      <w:r>
        <w:rPr>
          <w:bCs/>
        </w:rPr>
        <w:t xml:space="preserve">. (2022), utilizando grafos, torna-se possível uma série de análises e a extração do conhecimento inerente ao conjunto de dados. Porém, de acordo </w:t>
      </w:r>
      <w:r>
        <w:t xml:space="preserve">com </w:t>
      </w:r>
      <w:proofErr w:type="spellStart"/>
      <w:r>
        <w:t>Dafir</w:t>
      </w:r>
      <w:proofErr w:type="spellEnd"/>
      <w:r>
        <w:t xml:space="preserve">, </w:t>
      </w:r>
      <w:proofErr w:type="spellStart"/>
      <w:r>
        <w:t>Lamari</w:t>
      </w:r>
      <w:proofErr w:type="spellEnd"/>
      <w:r>
        <w:t xml:space="preserve"> e </w:t>
      </w:r>
      <w:proofErr w:type="spellStart"/>
      <w:r>
        <w:t>Slaoui</w:t>
      </w:r>
      <w:proofErr w:type="spellEnd"/>
      <w:r>
        <w:t xml:space="preserve"> (2020), os algoritmos convencionais não são capazes de lidar com grandes quantidades de dados de maneira eficiente. Para contornar esse problema, uma solução encontrada é o processamento na </w:t>
      </w:r>
      <w:proofErr w:type="spellStart"/>
      <w:r>
        <w:t>Graphics</w:t>
      </w:r>
      <w:proofErr w:type="spellEnd"/>
      <w:r>
        <w:t xml:space="preserve"> </w:t>
      </w:r>
      <w:proofErr w:type="spellStart"/>
      <w:r>
        <w:t>Processing</w:t>
      </w:r>
      <w:proofErr w:type="spellEnd"/>
      <w:r>
        <w:t xml:space="preserve"> Unit (GPU), que oferece alta capacidade de processamento em paralelo e aceleração de algoritmos intensivos em cálculos de ponto flutuante. Porém, as </w:t>
      </w:r>
      <w:proofErr w:type="spellStart"/>
      <w:r>
        <w:t>GPUs</w:t>
      </w:r>
      <w:proofErr w:type="spellEnd"/>
      <w:r>
        <w:t xml:space="preserve"> possuem uma capacidade de memória limitada, requerendo uma abordagem complexa para seu gerenciamento (DAFIR; LAMARI; SLAOUI, 2020).</w:t>
      </w:r>
    </w:p>
    <w:p w14:paraId="0A1AFA0C" w14:textId="77777777" w:rsidR="006F5E82" w:rsidRDefault="006F5E82" w:rsidP="00BF0572">
      <w:pPr>
        <w:pStyle w:val="TF-TEXTO"/>
        <w:rPr>
          <w:bCs/>
        </w:rPr>
      </w:pPr>
      <w:r>
        <w:rPr>
          <w:bCs/>
        </w:rPr>
        <w:t xml:space="preserve">Yamato (2021) destaca que a maioria das aplicações que realizam processamento em GPU são escritas nas linguagens de programação C/C++. Ou seja, </w:t>
      </w:r>
      <w:r>
        <w:rPr>
          <w:rStyle w:val="fs-5"/>
        </w:rPr>
        <w:t xml:space="preserve">a escolha da linguagem de programação, neste caso, também pode influenciar na eficiência do processamento de grandes massas de dados. Nesse sentido, a linguagem </w:t>
      </w:r>
      <w:proofErr w:type="spellStart"/>
      <w:r>
        <w:rPr>
          <w:rStyle w:val="fs-5"/>
        </w:rPr>
        <w:t>Rust</w:t>
      </w:r>
      <w:proofErr w:type="spellEnd"/>
      <w:r>
        <w:rPr>
          <w:rStyle w:val="fs-5"/>
        </w:rPr>
        <w:t xml:space="preserve"> tem se destacado como uma opção interessante para a programação de sistemas que lidam com grandes volumes de dados. Segundo </w:t>
      </w:r>
      <w:proofErr w:type="spellStart"/>
      <w:r w:rsidRPr="00FF56E2">
        <w:t>B</w:t>
      </w:r>
      <w:r>
        <w:t>ugden</w:t>
      </w:r>
      <w:proofErr w:type="spellEnd"/>
      <w:r>
        <w:t xml:space="preserve"> e </w:t>
      </w:r>
      <w:proofErr w:type="spellStart"/>
      <w:r>
        <w:t>Alahmar</w:t>
      </w:r>
      <w:proofErr w:type="spellEnd"/>
      <w:r>
        <w:t xml:space="preserve"> (</w:t>
      </w:r>
      <w:r w:rsidRPr="00FF56E2">
        <w:t>2022</w:t>
      </w:r>
      <w:r>
        <w:t>),</w:t>
      </w:r>
      <w:r>
        <w:rPr>
          <w:rStyle w:val="fs-5"/>
        </w:rPr>
        <w:t xml:space="preserve"> </w:t>
      </w:r>
      <w:proofErr w:type="spellStart"/>
      <w:r>
        <w:rPr>
          <w:rStyle w:val="fs-5"/>
        </w:rPr>
        <w:t>Rust</w:t>
      </w:r>
      <w:proofErr w:type="spellEnd"/>
      <w:r>
        <w:rPr>
          <w:rStyle w:val="fs-5"/>
        </w:rPr>
        <w:t xml:space="preserve"> é uma linguagem de programação que oferece um alto desempenho e segurança de memória, além de ser projetada para suportar concorrência e paralelismo.</w:t>
      </w:r>
    </w:p>
    <w:p w14:paraId="47F767B7" w14:textId="77777777" w:rsidR="006F5E82" w:rsidRPr="00511D10" w:rsidRDefault="006F5E82" w:rsidP="003B0083">
      <w:pPr>
        <w:pStyle w:val="TF-TEXTO"/>
        <w:rPr>
          <w:bCs/>
        </w:rPr>
      </w:pPr>
      <w:proofErr w:type="spellStart"/>
      <w:r>
        <w:rPr>
          <w:bCs/>
        </w:rPr>
        <w:t>Viitanen</w:t>
      </w:r>
      <w:proofErr w:type="spellEnd"/>
      <w:r>
        <w:rPr>
          <w:bCs/>
        </w:rPr>
        <w:t xml:space="preserve"> (2020) ressalta que</w:t>
      </w:r>
      <w:r>
        <w:t xml:space="preserve"> a combinação de grafos, GPU e </w:t>
      </w:r>
      <w:proofErr w:type="spellStart"/>
      <w:r>
        <w:t>Rust</w:t>
      </w:r>
      <w:proofErr w:type="spellEnd"/>
      <w:r>
        <w:t xml:space="preserve"> pode trazer muitas vantagens em relação ao processamento de grandes massas de dados. Os grafos podem ser usados para modelar dados complexos, a GPU pode executar várias tarefas simultaneamente, enquanto </w:t>
      </w:r>
      <w:proofErr w:type="spellStart"/>
      <w:r>
        <w:t>Rust</w:t>
      </w:r>
      <w:proofErr w:type="spellEnd"/>
      <w:r>
        <w:t xml:space="preserve"> pode garantir a segurança e eficiência do código, reduzindo o tempo de desenvolvimento e permitindo o controle preciso do </w:t>
      </w:r>
      <w:r w:rsidRPr="004E43FB">
        <w:rPr>
          <w:i/>
          <w:iCs/>
        </w:rPr>
        <w:t>hardware</w:t>
      </w:r>
      <w:r>
        <w:t xml:space="preserve"> utilizado no processamento. Sendo assim, a partir deste contexto, este trabalho possui a seguinte </w:t>
      </w:r>
      <w:r>
        <w:rPr>
          <w:bCs/>
        </w:rPr>
        <w:t>pergunta de pesquisa: o</w:t>
      </w:r>
      <w:r w:rsidRPr="0023336A">
        <w:rPr>
          <w:bCs/>
        </w:rPr>
        <w:t xml:space="preserve"> paralelismo em GPU </w:t>
      </w:r>
      <w:r>
        <w:rPr>
          <w:bCs/>
        </w:rPr>
        <w:t>juntamente com a utilização d</w:t>
      </w:r>
      <w:r w:rsidRPr="0023336A">
        <w:rPr>
          <w:bCs/>
        </w:rPr>
        <w:t xml:space="preserve">a linguagem de programação </w:t>
      </w:r>
      <w:proofErr w:type="spellStart"/>
      <w:r w:rsidRPr="0023336A">
        <w:rPr>
          <w:bCs/>
        </w:rPr>
        <w:t>Rust</w:t>
      </w:r>
      <w:proofErr w:type="spellEnd"/>
      <w:r w:rsidRPr="0023336A">
        <w:rPr>
          <w:bCs/>
        </w:rPr>
        <w:t xml:space="preserve"> podem otimizar o processamento de grandes grafos?</w:t>
      </w:r>
    </w:p>
    <w:p w14:paraId="7952AAA6" w14:textId="77777777" w:rsidR="006F5E82" w:rsidRPr="007D10F2" w:rsidRDefault="006F5E82" w:rsidP="00E638A0">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36993F8" w14:textId="77777777" w:rsidR="006F5E82" w:rsidRPr="00DA124D" w:rsidRDefault="006F5E82" w:rsidP="00D762F5">
      <w:pPr>
        <w:pStyle w:val="TF-TEXTO"/>
      </w:pPr>
      <w:r>
        <w:t xml:space="preserve"> </w:t>
      </w:r>
      <w:r w:rsidRPr="00DA124D">
        <w:t xml:space="preserve">O objetivo deste trabalho é </w:t>
      </w:r>
      <w:r w:rsidRPr="00DA124D">
        <w:rPr>
          <w:rStyle w:val="fs-5"/>
        </w:rPr>
        <w:t xml:space="preserve">desenvolver uma ferramenta que otimize o processamento de grandes grafos por meio da utilização do paralelismo em GPU e da linguagem de programação </w:t>
      </w:r>
      <w:proofErr w:type="spellStart"/>
      <w:r w:rsidRPr="00DA124D">
        <w:rPr>
          <w:rStyle w:val="fs-5"/>
        </w:rPr>
        <w:t>Rust</w:t>
      </w:r>
      <w:proofErr w:type="spellEnd"/>
      <w:r w:rsidRPr="00DA124D">
        <w:rPr>
          <w:rStyle w:val="fs-5"/>
        </w:rPr>
        <w:t>.</w:t>
      </w:r>
    </w:p>
    <w:p w14:paraId="345E8010" w14:textId="77777777" w:rsidR="006F5E82" w:rsidRPr="00DA124D" w:rsidRDefault="006F5E82" w:rsidP="00C35E57">
      <w:pPr>
        <w:pStyle w:val="TF-TEXTO"/>
      </w:pPr>
      <w:r w:rsidRPr="00DA124D">
        <w:t>Os objetivos específicos são:</w:t>
      </w:r>
    </w:p>
    <w:p w14:paraId="2863C01A" w14:textId="77777777" w:rsidR="006F5E82" w:rsidRPr="00DA124D" w:rsidRDefault="006F5E82" w:rsidP="0070723E">
      <w:pPr>
        <w:pStyle w:val="TF-ALNEA"/>
      </w:pPr>
      <w:r w:rsidRPr="00DA124D">
        <w:rPr>
          <w:rStyle w:val="fs-5"/>
        </w:rPr>
        <w:t>identificar as limitações de desempenho no processamento de grandes grafos utilizando técnicas convencionais por meio da análise de métricas como tempo de execução e consumo de memória</w:t>
      </w:r>
      <w:r w:rsidRPr="00DA124D">
        <w:t>;</w:t>
      </w:r>
    </w:p>
    <w:p w14:paraId="15CD7A91" w14:textId="77777777" w:rsidR="006F5E82" w:rsidRPr="00DA124D" w:rsidRDefault="006F5E82" w:rsidP="0070723E">
      <w:pPr>
        <w:pStyle w:val="TF-ALNEA"/>
      </w:pPr>
      <w:r w:rsidRPr="00DA124D">
        <w:rPr>
          <w:rStyle w:val="fs-5"/>
        </w:rPr>
        <w:t xml:space="preserve">analisar a utilização de paralelismo em GPU no processamento de grandes grafos, por meio da </w:t>
      </w:r>
      <w:r w:rsidRPr="00DA124D">
        <w:rPr>
          <w:rStyle w:val="fs-5"/>
        </w:rPr>
        <w:lastRenderedPageBreak/>
        <w:t>arquitetura, tecnologias e bibliotecas disponíveis para programação em GPU;</w:t>
      </w:r>
    </w:p>
    <w:p w14:paraId="06E3CD58" w14:textId="77777777" w:rsidR="006F5E82" w:rsidRPr="00DA124D" w:rsidRDefault="006F5E82" w:rsidP="0039199F">
      <w:pPr>
        <w:pStyle w:val="TF-ALNEA"/>
      </w:pPr>
      <w:r w:rsidRPr="00DA124D">
        <w:rPr>
          <w:rStyle w:val="fs-5"/>
        </w:rPr>
        <w:t xml:space="preserve">avaliar o desempenho da linguagem de programação </w:t>
      </w:r>
      <w:proofErr w:type="spellStart"/>
      <w:r w:rsidRPr="00DA124D">
        <w:rPr>
          <w:rStyle w:val="fs-5"/>
        </w:rPr>
        <w:t>Rust</w:t>
      </w:r>
      <w:proofErr w:type="spellEnd"/>
      <w:r w:rsidRPr="00DA124D">
        <w:rPr>
          <w:rStyle w:val="fs-5"/>
        </w:rPr>
        <w:t xml:space="preserve"> no processamento de grandes grafos, por meio da implementação de algoritmos em </w:t>
      </w:r>
      <w:proofErr w:type="spellStart"/>
      <w:r w:rsidRPr="00DA124D">
        <w:rPr>
          <w:rStyle w:val="fs-5"/>
        </w:rPr>
        <w:t>Rust</w:t>
      </w:r>
      <w:proofErr w:type="spellEnd"/>
      <w:r w:rsidRPr="00DA124D">
        <w:rPr>
          <w:rStyle w:val="fs-5"/>
        </w:rPr>
        <w:t>, da comparação do desempenho com outras linguagens de programação utilizadas para processamento de grafos (</w:t>
      </w:r>
      <w:r>
        <w:rPr>
          <w:rStyle w:val="fs-5"/>
        </w:rPr>
        <w:t>CUDA</w:t>
      </w:r>
      <w:r w:rsidRPr="00DA124D">
        <w:rPr>
          <w:rStyle w:val="fs-5"/>
        </w:rPr>
        <w:t xml:space="preserve">, </w:t>
      </w:r>
      <w:proofErr w:type="spellStart"/>
      <w:r w:rsidRPr="00DA124D">
        <w:rPr>
          <w:rStyle w:val="fs-5"/>
        </w:rPr>
        <w:t>OpenCL</w:t>
      </w:r>
      <w:proofErr w:type="spellEnd"/>
      <w:r w:rsidRPr="00DA124D">
        <w:rPr>
          <w:rStyle w:val="fs-5"/>
        </w:rPr>
        <w:t xml:space="preserve"> e </w:t>
      </w:r>
      <w:proofErr w:type="spellStart"/>
      <w:r w:rsidRPr="00DA124D">
        <w:rPr>
          <w:rStyle w:val="fs-5"/>
        </w:rPr>
        <w:t>Rust</w:t>
      </w:r>
      <w:proofErr w:type="spellEnd"/>
      <w:r w:rsidRPr="00DA124D">
        <w:rPr>
          <w:rStyle w:val="fs-5"/>
        </w:rPr>
        <w:t xml:space="preserve"> GPU) e da análise de métricas como tempo de execução e consumo de memória.</w:t>
      </w:r>
    </w:p>
    <w:p w14:paraId="6C495313" w14:textId="77777777" w:rsidR="006F5E82" w:rsidRDefault="006F5E82" w:rsidP="00424AD5">
      <w:pPr>
        <w:pStyle w:val="Ttulo1"/>
      </w:pPr>
      <w:bookmarkStart w:id="23" w:name="_Toc419598587"/>
      <w:r>
        <w:t xml:space="preserve">trabalhos </w:t>
      </w:r>
      <w:r w:rsidRPr="00FC4A9F">
        <w:t>correlatos</w:t>
      </w:r>
    </w:p>
    <w:p w14:paraId="54050340" w14:textId="77777777" w:rsidR="006F5E82" w:rsidRPr="00EA5328" w:rsidRDefault="006F5E82" w:rsidP="001016AB">
      <w:pPr>
        <w:pStyle w:val="TF-TEXTO"/>
      </w:pPr>
      <w:r w:rsidRPr="00DA124D">
        <w:t>Nest</w:t>
      </w:r>
      <w:r>
        <w:t>a</w:t>
      </w:r>
      <w:r w:rsidRPr="00DA124D">
        <w:t xml:space="preserve"> </w:t>
      </w:r>
      <w:r>
        <w:t xml:space="preserve">seção </w:t>
      </w:r>
      <w:r w:rsidRPr="00DA124D">
        <w:t xml:space="preserve">serão apresentados os trabalhos cujo tema se relaciona ao objetivo deste projeto. A </w:t>
      </w:r>
      <w:r>
        <w:t>sub</w:t>
      </w:r>
      <w:r w:rsidRPr="00DA124D">
        <w:t xml:space="preserve">seção 2.1 aborda o trabalho de </w:t>
      </w:r>
      <w:proofErr w:type="spellStart"/>
      <w:r w:rsidRPr="00DA124D">
        <w:t>Zerebavani</w:t>
      </w:r>
      <w:proofErr w:type="spellEnd"/>
      <w:r w:rsidRPr="00DA124D">
        <w:t xml:space="preserve"> </w:t>
      </w:r>
      <w:r w:rsidRPr="00DA124D">
        <w:rPr>
          <w:i/>
          <w:iCs/>
        </w:rPr>
        <w:t>et al</w:t>
      </w:r>
      <w:r w:rsidRPr="00DA124D">
        <w:t xml:space="preserve">. (2019), no qual foram desenvolvidas duas abordagens para execução em GPU do algoritmo PC. A </w:t>
      </w:r>
      <w:r>
        <w:t>sub</w:t>
      </w:r>
      <w:r w:rsidRPr="00DA124D">
        <w:t>seção 2.2 apresenta o</w:t>
      </w:r>
      <w:r w:rsidRPr="00DA124D">
        <w:rPr>
          <w:i/>
          <w:iCs/>
        </w:rPr>
        <w:t xml:space="preserve"> framework</w:t>
      </w:r>
      <w:r w:rsidRPr="00DA124D">
        <w:t xml:space="preserve"> híbrido desenvolvido por Wang</w:t>
      </w:r>
      <w:r w:rsidRPr="00DA124D">
        <w:rPr>
          <w:i/>
          <w:iCs/>
        </w:rPr>
        <w:t xml:space="preserve"> et al.</w:t>
      </w:r>
      <w:r w:rsidRPr="00DA124D">
        <w:t xml:space="preserve"> (2019) para a obtenção do caminho mais curto em grafos utilizando a GPU. E, a </w:t>
      </w:r>
      <w:r>
        <w:t>sub</w:t>
      </w:r>
      <w:r w:rsidRPr="00DA124D">
        <w:t xml:space="preserve">seção 2.3 descreve o </w:t>
      </w:r>
      <w:proofErr w:type="spellStart"/>
      <w:r w:rsidRPr="00DA124D">
        <w:t>Pangolin</w:t>
      </w:r>
      <w:proofErr w:type="spellEnd"/>
      <w:r w:rsidRPr="00DA124D">
        <w:t xml:space="preserve">, um </w:t>
      </w:r>
      <w:r w:rsidRPr="00DA124D">
        <w:rPr>
          <w:i/>
          <w:iCs/>
        </w:rPr>
        <w:t>framework</w:t>
      </w:r>
      <w:r w:rsidRPr="00DA124D">
        <w:t xml:space="preserve"> extensível para mineração de padrões em grafos utilizando a CPU e a GPU (</w:t>
      </w:r>
      <w:r>
        <w:t>CHEN</w:t>
      </w:r>
      <w:r w:rsidRPr="00DA124D">
        <w:t xml:space="preserve"> </w:t>
      </w:r>
      <w:r w:rsidRPr="00DA124D">
        <w:rPr>
          <w:i/>
          <w:iCs/>
        </w:rPr>
        <w:t>et al</w:t>
      </w:r>
      <w:r w:rsidRPr="00DA124D">
        <w:t>., 2020).</w:t>
      </w:r>
    </w:p>
    <w:p w14:paraId="5F5A981F" w14:textId="77777777" w:rsidR="006F5E82" w:rsidRPr="004976ED" w:rsidRDefault="006F5E82" w:rsidP="00E638A0">
      <w:pPr>
        <w:pStyle w:val="Ttulo2"/>
        <w:rPr>
          <w:lang w:val="en-US"/>
        </w:rPr>
      </w:pPr>
      <w:r w:rsidRPr="004976ED">
        <w:rPr>
          <w:lang w:val="en-US"/>
        </w:rPr>
        <w:t xml:space="preserve">cuPC: CUDA-based Parallel PC Algorithm for Causal Structure Learning on GPU </w:t>
      </w:r>
    </w:p>
    <w:p w14:paraId="318AD05A" w14:textId="77777777" w:rsidR="006F5E82" w:rsidRPr="005F581A" w:rsidRDefault="006F5E82" w:rsidP="005F581A">
      <w:pPr>
        <w:pStyle w:val="TF-TEXTO"/>
      </w:pPr>
      <w:r w:rsidRPr="001016AB">
        <w:rPr>
          <w:lang w:val="en-US"/>
        </w:rPr>
        <w:tab/>
      </w:r>
      <w:commentRangeStart w:id="24"/>
      <w:proofErr w:type="spellStart"/>
      <w:r w:rsidRPr="005F581A">
        <w:t>Zarebavani</w:t>
      </w:r>
      <w:proofErr w:type="spellEnd"/>
      <w:r w:rsidRPr="005F581A">
        <w:t xml:space="preserve"> </w:t>
      </w:r>
      <w:r w:rsidRPr="00B36AC6">
        <w:rPr>
          <w:i/>
          <w:iCs/>
        </w:rPr>
        <w:t>et al.</w:t>
      </w:r>
      <w:r w:rsidRPr="005F581A">
        <w:t xml:space="preserve"> (2019) implementaram de forma completa o algoritmo de estrutura causal PC-</w:t>
      </w:r>
      <w:proofErr w:type="spellStart"/>
      <w:r w:rsidRPr="005F581A">
        <w:t>stable</w:t>
      </w:r>
      <w:proofErr w:type="spellEnd"/>
      <w:r w:rsidRPr="005F581A">
        <w:t xml:space="preserve">, utilizando paralelização na GPU. Os autores destacam que a implementação existente, chamada </w:t>
      </w:r>
      <w:commentRangeStart w:id="25"/>
      <w:proofErr w:type="spellStart"/>
      <w:r w:rsidRPr="005F581A">
        <w:t>Parallel</w:t>
      </w:r>
      <w:proofErr w:type="spellEnd"/>
      <w:r w:rsidRPr="005F581A">
        <w:t>-PC</w:t>
      </w:r>
      <w:commentRangeEnd w:id="25"/>
      <w:r>
        <w:rPr>
          <w:rStyle w:val="Refdecomentrio"/>
        </w:rPr>
        <w:commentReference w:id="25"/>
      </w:r>
      <w:r w:rsidRPr="005F581A">
        <w:t xml:space="preserve">, </w:t>
      </w:r>
      <w:r>
        <w:t>disponibiliza</w:t>
      </w:r>
      <w:r w:rsidRPr="005F581A">
        <w:t xml:space="preserve"> apenas de forma parcial a paralelização na GPU e não pode ser considerada uma solução completa para </w:t>
      </w:r>
      <w:proofErr w:type="spellStart"/>
      <w:r w:rsidRPr="00E72AFA">
        <w:rPr>
          <w:i/>
          <w:iCs/>
        </w:rPr>
        <w:t>datasets</w:t>
      </w:r>
      <w:proofErr w:type="spellEnd"/>
      <w:r w:rsidRPr="005F581A">
        <w:t xml:space="preserve"> complexos.  </w:t>
      </w:r>
      <w:commentRangeEnd w:id="24"/>
      <w:r>
        <w:rPr>
          <w:rStyle w:val="Refdecomentrio"/>
        </w:rPr>
        <w:commentReference w:id="24"/>
      </w:r>
    </w:p>
    <w:p w14:paraId="3567E689" w14:textId="77777777" w:rsidR="006F5E82" w:rsidRPr="005F581A" w:rsidRDefault="006F5E82" w:rsidP="005F581A">
      <w:pPr>
        <w:pStyle w:val="TF-TEXTO"/>
      </w:pPr>
      <w:r>
        <w:tab/>
      </w:r>
      <w:r w:rsidRPr="005F581A">
        <w:t xml:space="preserve">Segundo </w:t>
      </w:r>
      <w:proofErr w:type="spellStart"/>
      <w:r w:rsidRPr="00DA124D">
        <w:t>Zarebavani</w:t>
      </w:r>
      <w:proofErr w:type="spellEnd"/>
      <w:r w:rsidRPr="00DA124D">
        <w:t xml:space="preserve"> </w:t>
      </w:r>
      <w:r w:rsidRPr="00DA124D">
        <w:rPr>
          <w:i/>
          <w:iCs/>
        </w:rPr>
        <w:t>et al.</w:t>
      </w:r>
      <w:r w:rsidRPr="00DA124D">
        <w:t xml:space="preserve"> (2019), o núcleo da aprendizagem de estrutura causal baseia-se na execução de testes de Independência Condicional (IC) sobre cada aresta (</w:t>
      </w:r>
      <w:proofErr w:type="spellStart"/>
      <w:proofErr w:type="gramStart"/>
      <w:r w:rsidRPr="00DA124D">
        <w:rPr>
          <w:rFonts w:ascii="Courier New" w:hAnsi="Courier New" w:cs="Courier New"/>
          <w:sz w:val="18"/>
          <w:szCs w:val="18"/>
        </w:rPr>
        <w:t>Vi,Vj</w:t>
      </w:r>
      <w:proofErr w:type="spellEnd"/>
      <w:proofErr w:type="gramEnd"/>
      <w:r w:rsidRPr="00DA124D">
        <w:t xml:space="preserve">) da rede bayesiana contra um segundo grupo de vértices </w:t>
      </w:r>
      <w:r w:rsidRPr="00DA124D">
        <w:rPr>
          <w:rFonts w:ascii="Courier New" w:hAnsi="Courier New" w:cs="Courier New"/>
          <w:sz w:val="18"/>
          <w:szCs w:val="18"/>
        </w:rPr>
        <w:t>S</w:t>
      </w:r>
      <w:r w:rsidRPr="00DA124D">
        <w:t xml:space="preserve">. Caso o resultado do teste seja positivo, os vértices </w:t>
      </w:r>
      <w:r w:rsidRPr="00DA124D">
        <w:rPr>
          <w:rFonts w:ascii="Courier New" w:hAnsi="Courier New" w:cs="Courier New"/>
          <w:sz w:val="18"/>
          <w:szCs w:val="18"/>
        </w:rPr>
        <w:t xml:space="preserve">Vi </w:t>
      </w:r>
      <w:r w:rsidRPr="00DA124D">
        <w:t xml:space="preserve">e </w:t>
      </w:r>
      <w:proofErr w:type="spellStart"/>
      <w:r w:rsidRPr="00DA124D">
        <w:rPr>
          <w:rFonts w:ascii="Courier New" w:hAnsi="Courier New" w:cs="Courier New"/>
          <w:sz w:val="18"/>
          <w:szCs w:val="18"/>
        </w:rPr>
        <w:t>Vj</w:t>
      </w:r>
      <w:proofErr w:type="spellEnd"/>
      <w:r w:rsidRPr="00DA124D">
        <w:t xml:space="preserve"> são condicionalmente independentes e a aresta (</w:t>
      </w:r>
      <w:proofErr w:type="spellStart"/>
      <w:r w:rsidRPr="00DA124D">
        <w:rPr>
          <w:rFonts w:ascii="Courier New" w:hAnsi="Courier New" w:cs="Courier New"/>
          <w:sz w:val="18"/>
          <w:szCs w:val="18"/>
        </w:rPr>
        <w:t>Vi,Vj</w:t>
      </w:r>
      <w:proofErr w:type="spellEnd"/>
      <w:r w:rsidRPr="00DA124D">
        <w:rPr>
          <w:rFonts w:ascii="Courier New" w:hAnsi="Courier New" w:cs="Courier New"/>
          <w:sz w:val="18"/>
          <w:szCs w:val="18"/>
        </w:rPr>
        <w:t>)</w:t>
      </w:r>
      <w:r w:rsidRPr="00DA124D">
        <w:t xml:space="preserve"> que liga ambos é removida, sendo executados em níveis consecutivos. Dessa forma, os autores propuseram dois algoritmos utilizando a </w:t>
      </w:r>
      <w:proofErr w:type="spellStart"/>
      <w:r w:rsidRPr="00DA124D">
        <w:rPr>
          <w:i/>
          <w:iCs/>
        </w:rPr>
        <w:t>Application</w:t>
      </w:r>
      <w:proofErr w:type="spellEnd"/>
      <w:r w:rsidRPr="00DA124D">
        <w:rPr>
          <w:i/>
          <w:iCs/>
        </w:rPr>
        <w:t xml:space="preserve"> </w:t>
      </w:r>
      <w:proofErr w:type="spellStart"/>
      <w:r w:rsidRPr="00DA124D">
        <w:rPr>
          <w:i/>
          <w:iCs/>
        </w:rPr>
        <w:t>Programming</w:t>
      </w:r>
      <w:proofErr w:type="spellEnd"/>
      <w:r w:rsidRPr="00DA124D">
        <w:rPr>
          <w:i/>
          <w:iCs/>
        </w:rPr>
        <w:t xml:space="preserve"> Interface</w:t>
      </w:r>
      <w:r w:rsidRPr="00DA124D">
        <w:t xml:space="preserve"> (API) CUDA para </w:t>
      </w:r>
      <w:proofErr w:type="spellStart"/>
      <w:r w:rsidRPr="00DA124D">
        <w:t>GPUs</w:t>
      </w:r>
      <w:proofErr w:type="spellEnd"/>
      <w:r w:rsidRPr="00DA124D">
        <w:t xml:space="preserve"> da Nvidia. As duas variações do algoritmo proposto, chamado CUDA-</w:t>
      </w:r>
      <w:proofErr w:type="spellStart"/>
      <w:r w:rsidRPr="00DA124D">
        <w:t>Accelerated</w:t>
      </w:r>
      <w:proofErr w:type="spellEnd"/>
      <w:r w:rsidRPr="00DA124D">
        <w:t xml:space="preserve"> PC </w:t>
      </w:r>
      <w:proofErr w:type="spellStart"/>
      <w:r w:rsidRPr="00DA124D">
        <w:t>Algorithm</w:t>
      </w:r>
      <w:proofErr w:type="spellEnd"/>
      <w:r w:rsidRPr="00DA124D">
        <w:t xml:space="preserve"> (</w:t>
      </w:r>
      <w:proofErr w:type="spellStart"/>
      <w:r w:rsidRPr="00DA124D">
        <w:t>cuPC</w:t>
      </w:r>
      <w:proofErr w:type="spellEnd"/>
      <w:r w:rsidRPr="00DA124D">
        <w:t xml:space="preserve">), são o </w:t>
      </w:r>
      <w:proofErr w:type="spellStart"/>
      <w:r w:rsidRPr="00DA124D">
        <w:t>cuPC</w:t>
      </w:r>
      <w:proofErr w:type="spellEnd"/>
      <w:r w:rsidRPr="00DA124D">
        <w:t xml:space="preserve">-E e o </w:t>
      </w:r>
      <w:proofErr w:type="spellStart"/>
      <w:r w:rsidRPr="00DA124D">
        <w:t>cuPC</w:t>
      </w:r>
      <w:proofErr w:type="spellEnd"/>
      <w:r w:rsidRPr="00DA124D">
        <w:t>-S</w:t>
      </w:r>
      <w:r>
        <w:t>, desenvolvidos na linguagem de programação C</w:t>
      </w:r>
      <w:r w:rsidRPr="00DA124D">
        <w:t xml:space="preserve">. O </w:t>
      </w:r>
      <w:proofErr w:type="spellStart"/>
      <w:r w:rsidRPr="00DA124D">
        <w:t>cuPC</w:t>
      </w:r>
      <w:proofErr w:type="spellEnd"/>
      <w:r w:rsidRPr="00DA124D">
        <w:t>-E baseia-se em dois níveis de paralelismo: (i) processando todas as arestas do nível em paralelo e, (</w:t>
      </w:r>
      <w:proofErr w:type="spellStart"/>
      <w:r w:rsidRPr="00DA124D">
        <w:t>ii</w:t>
      </w:r>
      <w:proofErr w:type="spellEnd"/>
      <w:r w:rsidRPr="00DA124D">
        <w:t xml:space="preserve">) para cada aresta, executando os testes IC paralelamente em um número pré-determinado de </w:t>
      </w:r>
      <w:r w:rsidRPr="00DA124D">
        <w:rPr>
          <w:i/>
          <w:iCs/>
        </w:rPr>
        <w:t>threads</w:t>
      </w:r>
      <w:r w:rsidRPr="00DA124D">
        <w:t xml:space="preserve">. Caso uma aresta seja removida, o algoritmo ignora os demais testes a serem executados a partir desta aresta. De maneira semelhante, o </w:t>
      </w:r>
      <w:proofErr w:type="spellStart"/>
      <w:r w:rsidRPr="00DA124D">
        <w:t>cuPC</w:t>
      </w:r>
      <w:proofErr w:type="spellEnd"/>
      <w:r w:rsidRPr="00DA124D">
        <w:t xml:space="preserve">-S baseia-se nos mesmos princípios do </w:t>
      </w:r>
      <w:proofErr w:type="spellStart"/>
      <w:r w:rsidRPr="00DA124D">
        <w:t>cuPC</w:t>
      </w:r>
      <w:proofErr w:type="spellEnd"/>
      <w:r w:rsidRPr="00DA124D">
        <w:t xml:space="preserve">-E com a adição de que a matriz </w:t>
      </w:r>
      <w:proofErr w:type="spellStart"/>
      <w:r w:rsidRPr="00DA124D">
        <w:t>pseudo-inversa</w:t>
      </w:r>
      <w:proofErr w:type="spellEnd"/>
      <w:r w:rsidRPr="00DA124D">
        <w:t xml:space="preserve"> de cada conjunto </w:t>
      </w:r>
      <w:r w:rsidRPr="00DA124D">
        <w:rPr>
          <w:rFonts w:ascii="Courier New" w:hAnsi="Courier New" w:cs="Courier New"/>
          <w:sz w:val="18"/>
          <w:szCs w:val="18"/>
        </w:rPr>
        <w:t>S</w:t>
      </w:r>
      <w:r w:rsidRPr="00DA124D">
        <w:t xml:space="preserve">, necessária para realizar os testes IC, é computada uma única vez. Assim, de acordo com os autores, ao direcionar todos os testes IC que dependem de um mesmo conjunto </w:t>
      </w:r>
      <w:r w:rsidRPr="00DA124D">
        <w:rPr>
          <w:rFonts w:ascii="Courier New" w:hAnsi="Courier New" w:cs="Courier New"/>
          <w:sz w:val="18"/>
          <w:szCs w:val="18"/>
        </w:rPr>
        <w:t>S</w:t>
      </w:r>
      <w:r w:rsidRPr="00DA124D">
        <w:t xml:space="preserve"> </w:t>
      </w:r>
      <w:proofErr w:type="gramStart"/>
      <w:r w:rsidRPr="00DA124D">
        <w:t xml:space="preserve">da </w:t>
      </w:r>
      <w:r w:rsidRPr="00DA124D">
        <w:rPr>
          <w:i/>
          <w:iCs/>
        </w:rPr>
        <w:t>thread</w:t>
      </w:r>
      <w:proofErr w:type="gramEnd"/>
      <w:r w:rsidRPr="00DA124D">
        <w:t>, é possível evitar cálculos redundantes e acelerar o processamento a</w:t>
      </w:r>
      <w:r w:rsidRPr="005F581A">
        <w:t xml:space="preserve">o compartilhar a matriz </w:t>
      </w:r>
      <w:proofErr w:type="spellStart"/>
      <w:r w:rsidRPr="005F581A">
        <w:t>pseudo-inversa</w:t>
      </w:r>
      <w:proofErr w:type="spellEnd"/>
      <w:r w:rsidRPr="005F581A">
        <w:t xml:space="preserve"> entre os testes.  </w:t>
      </w:r>
    </w:p>
    <w:p w14:paraId="6E03E770" w14:textId="77777777" w:rsidR="006F5E82" w:rsidRPr="005F581A" w:rsidRDefault="006F5E82" w:rsidP="005F581A">
      <w:pPr>
        <w:pStyle w:val="TF-TEXTO"/>
      </w:pPr>
      <w:r>
        <w:tab/>
      </w:r>
      <w:proofErr w:type="spellStart"/>
      <w:r w:rsidRPr="005F581A">
        <w:t>Zarebavani</w:t>
      </w:r>
      <w:proofErr w:type="spellEnd"/>
      <w:r w:rsidRPr="005F581A">
        <w:t xml:space="preserve"> </w:t>
      </w:r>
      <w:r w:rsidRPr="00B36AC6">
        <w:rPr>
          <w:i/>
          <w:iCs/>
        </w:rPr>
        <w:t>et al.</w:t>
      </w:r>
      <w:r w:rsidRPr="005F581A">
        <w:t xml:space="preserve"> (2019) destacam que apesar das diferentes abordagens dos dois algoritmos, os cálculos do nível 0, onde </w:t>
      </w:r>
      <w:r w:rsidRPr="00B175AD">
        <w:rPr>
          <w:rFonts w:ascii="Courier New" w:hAnsi="Courier New" w:cs="Courier New"/>
          <w:sz w:val="18"/>
          <w:szCs w:val="18"/>
        </w:rPr>
        <w:t xml:space="preserve">S </w:t>
      </w:r>
      <w:r w:rsidRPr="005F581A">
        <w:t xml:space="preserve">é um conjunto vazio, são executados por uma mesma rotina compartilhada. Quando </w:t>
      </w:r>
      <w:r w:rsidRPr="00B175AD">
        <w:rPr>
          <w:rFonts w:ascii="Courier New" w:hAnsi="Courier New" w:cs="Courier New"/>
          <w:sz w:val="18"/>
          <w:szCs w:val="18"/>
        </w:rPr>
        <w:t xml:space="preserve">S </w:t>
      </w:r>
      <w:r w:rsidRPr="005F581A">
        <w:t xml:space="preserve">for igual a vazio significa que não existe uma matriz </w:t>
      </w:r>
      <w:proofErr w:type="spellStart"/>
      <w:r w:rsidRPr="005F581A">
        <w:t>pseudo-inversa</w:t>
      </w:r>
      <w:proofErr w:type="spellEnd"/>
      <w:r w:rsidRPr="005F581A">
        <w:t xml:space="preserve"> a ser compartilhada entre os testes IC, anulando os ganhos obtidos pela estratégia implementada no </w:t>
      </w:r>
      <w:proofErr w:type="spellStart"/>
      <w:r w:rsidRPr="005F581A">
        <w:t>cuPC</w:t>
      </w:r>
      <w:proofErr w:type="spellEnd"/>
      <w:r w:rsidRPr="005F581A">
        <w:t xml:space="preserve">-S. Da mesma forma, a estratégia implementada no </w:t>
      </w:r>
      <w:proofErr w:type="spellStart"/>
      <w:r w:rsidRPr="005F581A">
        <w:t>cuPC</w:t>
      </w:r>
      <w:proofErr w:type="spellEnd"/>
      <w:r w:rsidRPr="005F581A">
        <w:t xml:space="preserve">-E também não se justifica com </w:t>
      </w:r>
      <w:r w:rsidRPr="00DA124D">
        <w:rPr>
          <w:rFonts w:ascii="Courier New" w:hAnsi="Courier New" w:cs="Courier New"/>
          <w:sz w:val="18"/>
          <w:szCs w:val="18"/>
        </w:rPr>
        <w:t>S</w:t>
      </w:r>
      <w:r w:rsidRPr="005F581A">
        <w:t xml:space="preserve"> sendo um conjunto vazio, pois é necessário executar apenas um teste para cada aresta da rede, os quais são executados de forma independente em </w:t>
      </w:r>
      <w:r w:rsidRPr="00B36AC6">
        <w:rPr>
          <w:i/>
          <w:iCs/>
        </w:rPr>
        <w:t>threads</w:t>
      </w:r>
      <w:r w:rsidRPr="005F581A">
        <w:t xml:space="preserve"> separadas. </w:t>
      </w:r>
    </w:p>
    <w:p w14:paraId="26D2B371" w14:textId="77777777" w:rsidR="006F5E82" w:rsidRPr="005F581A" w:rsidRDefault="006F5E82" w:rsidP="005F581A">
      <w:pPr>
        <w:pStyle w:val="TF-TEXTO"/>
      </w:pPr>
      <w:r>
        <w:tab/>
      </w:r>
      <w:r w:rsidRPr="005F581A">
        <w:t xml:space="preserve">Segundo </w:t>
      </w:r>
      <w:proofErr w:type="spellStart"/>
      <w:r w:rsidRPr="005F581A">
        <w:t>Zarebavani</w:t>
      </w:r>
      <w:proofErr w:type="spellEnd"/>
      <w:r w:rsidRPr="005F581A">
        <w:t xml:space="preserve"> </w:t>
      </w:r>
      <w:r w:rsidRPr="00B36AC6">
        <w:rPr>
          <w:i/>
          <w:iCs/>
        </w:rPr>
        <w:t>et al.</w:t>
      </w:r>
      <w:r w:rsidRPr="005F581A">
        <w:t xml:space="preserve"> (2019)</w:t>
      </w:r>
      <w:r>
        <w:t>,</w:t>
      </w:r>
      <w:r w:rsidRPr="005F581A">
        <w:t xml:space="preserve"> foram realizados testes comparando o </w:t>
      </w:r>
      <w:proofErr w:type="spellStart"/>
      <w:r w:rsidRPr="005F581A">
        <w:t>cuPC</w:t>
      </w:r>
      <w:proofErr w:type="spellEnd"/>
      <w:r w:rsidRPr="005F581A">
        <w:t xml:space="preserve"> contra 3 algoritmos existentes. Ou seja, duas implementações seriais do algoritmo PC-</w:t>
      </w:r>
      <w:proofErr w:type="spellStart"/>
      <w:r w:rsidRPr="005F581A">
        <w:t>stable</w:t>
      </w:r>
      <w:proofErr w:type="spellEnd"/>
      <w:r w:rsidRPr="005F581A">
        <w:t xml:space="preserve">, que não fazem uso da paralelização. Neste caso, a implementação original do algoritmo escrita em R denominada </w:t>
      </w:r>
      <w:proofErr w:type="spellStart"/>
      <w:r w:rsidRPr="005F581A">
        <w:t>Stable</w:t>
      </w:r>
      <w:proofErr w:type="spellEnd"/>
      <w:r w:rsidRPr="005F581A">
        <w:t xml:space="preserve"> e a implementação mais recente denominada </w:t>
      </w:r>
      <w:proofErr w:type="spellStart"/>
      <w:r w:rsidRPr="005F581A">
        <w:t>Stable.fast</w:t>
      </w:r>
      <w:proofErr w:type="spellEnd"/>
      <w:r w:rsidRPr="005F581A">
        <w:t xml:space="preserve">, escrita em C. A terceira </w:t>
      </w:r>
      <w:r w:rsidRPr="00DA124D">
        <w:t xml:space="preserve">implementação utilizada foi a </w:t>
      </w:r>
      <w:proofErr w:type="spellStart"/>
      <w:r w:rsidRPr="00DA124D">
        <w:t>Parallel</w:t>
      </w:r>
      <w:proofErr w:type="spellEnd"/>
      <w:r w:rsidRPr="00DA124D">
        <w:t>-</w:t>
      </w:r>
      <w:r w:rsidRPr="005F581A">
        <w:t xml:space="preserve">PC, que possibilita a paralelização do processamento. Os testes foram executados em uma máquina com processador Intel Xeon de 8 núcleos rodando a 2,5 GHz e uma placa de vídeo Nvidia GTX 1080. Além disso, também </w:t>
      </w:r>
      <w:proofErr w:type="gramStart"/>
      <w:r w:rsidRPr="005F581A">
        <w:t>utilizou-se</w:t>
      </w:r>
      <w:proofErr w:type="gramEnd"/>
      <w:r w:rsidRPr="005F581A">
        <w:t xml:space="preserve"> o sistema operacional Ubuntu 16.04</w:t>
      </w:r>
      <w:r>
        <w:t xml:space="preserve">, </w:t>
      </w:r>
      <w:r w:rsidRPr="005F581A">
        <w:t xml:space="preserve">o compilador </w:t>
      </w:r>
      <w:proofErr w:type="spellStart"/>
      <w:r w:rsidRPr="005F581A">
        <w:t>gcc</w:t>
      </w:r>
      <w:proofErr w:type="spellEnd"/>
      <w:r w:rsidRPr="005F581A">
        <w:t xml:space="preserve"> na versão 5.4 e a API CUDA na versão 9.2. Os algoritmos que não permitiam a paralelização foram executados em um único núcleo da CPU e os demais em 8 núcleos. De acordo com os autores, nas validações, foram utilizados 6 </w:t>
      </w:r>
      <w:proofErr w:type="spellStart"/>
      <w:r w:rsidRPr="00E72AFA">
        <w:rPr>
          <w:i/>
          <w:iCs/>
        </w:rPr>
        <w:t>datasets</w:t>
      </w:r>
      <w:proofErr w:type="spellEnd"/>
      <w:r w:rsidRPr="005F581A">
        <w:t xml:space="preserve"> diferentes: NCI-60, MCC, BR-51, </w:t>
      </w:r>
      <w:proofErr w:type="spellStart"/>
      <w:proofErr w:type="gramStart"/>
      <w:r w:rsidRPr="005F581A">
        <w:t>S.cerevisiae</w:t>
      </w:r>
      <w:proofErr w:type="spellEnd"/>
      <w:proofErr w:type="gramEnd"/>
      <w:r w:rsidRPr="005F581A">
        <w:t xml:space="preserve">, </w:t>
      </w:r>
      <w:proofErr w:type="spellStart"/>
      <w:r w:rsidRPr="005F581A">
        <w:t>S.aureus</w:t>
      </w:r>
      <w:proofErr w:type="spellEnd"/>
      <w:r w:rsidRPr="005F581A">
        <w:t xml:space="preserve"> e DREA</w:t>
      </w:r>
      <w:r>
        <w:t>M</w:t>
      </w:r>
      <w:r w:rsidRPr="005F581A">
        <w:t xml:space="preserve">5-Insilico, sobre os quais os algoritmos deveriam encontrar a estrutura causal. </w:t>
      </w:r>
    </w:p>
    <w:p w14:paraId="7C3AC459" w14:textId="77777777" w:rsidR="006F5E82" w:rsidRDefault="006F5E82" w:rsidP="005F581A">
      <w:pPr>
        <w:pStyle w:val="TF-TEXTO"/>
      </w:pPr>
      <w:r>
        <w:tab/>
      </w:r>
      <w:r w:rsidRPr="005F581A">
        <w:t>A partir dos testes</w:t>
      </w:r>
      <w:r w:rsidRPr="00DA124D">
        <w:t xml:space="preserve">, </w:t>
      </w:r>
      <w:proofErr w:type="spellStart"/>
      <w:r w:rsidRPr="00DA124D">
        <w:t>Zarebavani</w:t>
      </w:r>
      <w:proofErr w:type="spellEnd"/>
      <w:r w:rsidRPr="00DA124D">
        <w:t xml:space="preserve"> </w:t>
      </w:r>
      <w:r w:rsidRPr="00DA124D">
        <w:rPr>
          <w:i/>
          <w:iCs/>
        </w:rPr>
        <w:t>et al.</w:t>
      </w:r>
      <w:r w:rsidRPr="00DA124D">
        <w:t xml:space="preserve"> (2019) concluíram que</w:t>
      </w:r>
      <w:r w:rsidRPr="005F581A">
        <w:t xml:space="preserve"> as duas implementações propostas do </w:t>
      </w:r>
      <w:proofErr w:type="spellStart"/>
      <w:r w:rsidRPr="005F581A">
        <w:t>cuPC</w:t>
      </w:r>
      <w:proofErr w:type="spellEnd"/>
      <w:r w:rsidRPr="005F581A">
        <w:t xml:space="preserve"> foram mais performáticas que as existentes.</w:t>
      </w:r>
      <w:r>
        <w:t xml:space="preserve"> Além disso, de</w:t>
      </w:r>
      <w:r w:rsidRPr="005F581A">
        <w:t xml:space="preserve">ntre os resultados obtidos, o processamento do </w:t>
      </w:r>
      <w:proofErr w:type="spellStart"/>
      <w:r w:rsidRPr="00E72AFA">
        <w:rPr>
          <w:i/>
          <w:iCs/>
        </w:rPr>
        <w:t>dataset</w:t>
      </w:r>
      <w:proofErr w:type="spellEnd"/>
      <w:r w:rsidRPr="005F581A">
        <w:t xml:space="preserve"> DREAM5-Insilico, no algoritmo sequencial </w:t>
      </w:r>
      <w:proofErr w:type="spellStart"/>
      <w:r w:rsidRPr="005F581A">
        <w:t>Stable</w:t>
      </w:r>
      <w:proofErr w:type="spellEnd"/>
      <w:r w:rsidRPr="005F581A">
        <w:t xml:space="preserve">, levou 265.360 segundos (cerca de 3 dias) para ser completado, enquanto no </w:t>
      </w:r>
      <w:proofErr w:type="spellStart"/>
      <w:r w:rsidRPr="005F581A">
        <w:t>cuPC</w:t>
      </w:r>
      <w:proofErr w:type="spellEnd"/>
      <w:r w:rsidRPr="005F581A">
        <w:t xml:space="preserve">-E levou 48,08 segundos e no </w:t>
      </w:r>
      <w:proofErr w:type="spellStart"/>
      <w:r w:rsidRPr="005F581A">
        <w:t>cuPC</w:t>
      </w:r>
      <w:proofErr w:type="spellEnd"/>
      <w:r w:rsidRPr="005F581A">
        <w:t>-S 4,09 segundos. A</w:t>
      </w:r>
      <w:r>
        <w:t xml:space="preserve"> </w:t>
      </w:r>
      <w:r>
        <w:fldChar w:fldCharType="begin"/>
      </w:r>
      <w:r>
        <w:instrText xml:space="preserve"> REF _Ref132047169 \h </w:instrText>
      </w:r>
      <w:r>
        <w:fldChar w:fldCharType="separate"/>
      </w:r>
      <w:r>
        <w:t xml:space="preserve">Figura </w:t>
      </w:r>
      <w:r>
        <w:rPr>
          <w:noProof/>
        </w:rPr>
        <w:t>1</w:t>
      </w:r>
      <w:r>
        <w:fldChar w:fldCharType="end"/>
      </w:r>
      <w:r w:rsidRPr="005F581A">
        <w:t xml:space="preserve"> apresenta de forma detalhada os tempos de execução de cada algoritmo/</w:t>
      </w:r>
      <w:proofErr w:type="spellStart"/>
      <w:r w:rsidRPr="00CD7AC2">
        <w:rPr>
          <w:i/>
          <w:iCs/>
        </w:rPr>
        <w:t>dataset</w:t>
      </w:r>
      <w:proofErr w:type="spellEnd"/>
      <w:r w:rsidRPr="005F581A">
        <w:t xml:space="preserve">. Pode-se perceber que nas implementações propostas e existentes, o processamento foi em média 1.296 </w:t>
      </w:r>
      <w:r>
        <w:t>vezes</w:t>
      </w:r>
      <w:r w:rsidRPr="005F581A">
        <w:t xml:space="preserve"> mais rápido utilizando o </w:t>
      </w:r>
      <w:proofErr w:type="spellStart"/>
      <w:r w:rsidRPr="005F581A">
        <w:t>cuPC</w:t>
      </w:r>
      <w:proofErr w:type="spellEnd"/>
      <w:r w:rsidRPr="005F581A">
        <w:t xml:space="preserve">-S e 525 </w:t>
      </w:r>
      <w:r>
        <w:t>vezes</w:t>
      </w:r>
      <w:r w:rsidRPr="005F581A">
        <w:t xml:space="preserve"> mais rápido utilizando o </w:t>
      </w:r>
      <w:proofErr w:type="spellStart"/>
      <w:r w:rsidRPr="005F581A">
        <w:t>cuPC</w:t>
      </w:r>
      <w:proofErr w:type="spellEnd"/>
      <w:r w:rsidRPr="005F581A">
        <w:t>-E.</w:t>
      </w:r>
    </w:p>
    <w:p w14:paraId="758B836A" w14:textId="77777777" w:rsidR="006F5E82" w:rsidRDefault="006F5E82" w:rsidP="00B77419">
      <w:pPr>
        <w:pStyle w:val="TF-LEGENDA"/>
      </w:pPr>
      <w:bookmarkStart w:id="26" w:name="_Ref132047169"/>
      <w:r>
        <w:lastRenderedPageBreak/>
        <w:t xml:space="preserve">Figura </w:t>
      </w:r>
      <w:fldSimple w:instr=" SEQ Figura \* ARABIC ">
        <w:r>
          <w:rPr>
            <w:noProof/>
          </w:rPr>
          <w:t>1</w:t>
        </w:r>
      </w:fldSimple>
      <w:bookmarkEnd w:id="26"/>
      <w:r>
        <w:rPr>
          <w:noProof/>
        </w:rPr>
        <w:t xml:space="preserve"> </w:t>
      </w:r>
      <w:r>
        <w:t xml:space="preserve">– </w:t>
      </w:r>
      <w:r w:rsidRPr="00DE7B58">
        <w:t>Resultados obtidos com os testes</w:t>
      </w:r>
    </w:p>
    <w:p w14:paraId="043D67BB" w14:textId="77777777" w:rsidR="006F5E82" w:rsidRDefault="006F5E82" w:rsidP="005F581A">
      <w:pPr>
        <w:pStyle w:val="TF-FIGURA"/>
      </w:pPr>
      <w:r w:rsidRPr="00A166E2">
        <w:rPr>
          <w:noProof/>
        </w:rPr>
        <w:drawing>
          <wp:inline distT="0" distB="0" distL="0" distR="0" wp14:anchorId="58BD11D4" wp14:editId="6861C87B">
            <wp:extent cx="5561482" cy="1137933"/>
            <wp:effectExtent l="19050" t="19050" r="20320" b="24130"/>
            <wp:docPr id="1335129155" name="Imagem 133512915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9155" name="Imagem 1335129155" descr="Tabela&#10;&#10;Descrição gerada automaticamente"/>
                    <pic:cNvPicPr/>
                  </pic:nvPicPr>
                  <pic:blipFill>
                    <a:blip r:embed="rId9"/>
                    <a:stretch>
                      <a:fillRect/>
                    </a:stretch>
                  </pic:blipFill>
                  <pic:spPr>
                    <a:xfrm>
                      <a:off x="0" y="0"/>
                      <a:ext cx="5568645" cy="1139399"/>
                    </a:xfrm>
                    <a:prstGeom prst="rect">
                      <a:avLst/>
                    </a:prstGeom>
                    <a:ln w="12700">
                      <a:solidFill>
                        <a:schemeClr val="tx1"/>
                      </a:solidFill>
                    </a:ln>
                  </pic:spPr>
                </pic:pic>
              </a:graphicData>
            </a:graphic>
          </wp:inline>
        </w:drawing>
      </w:r>
    </w:p>
    <w:p w14:paraId="42C12BE7" w14:textId="77777777" w:rsidR="006F5E82" w:rsidRDefault="006F5E82" w:rsidP="00B77419">
      <w:pPr>
        <w:pStyle w:val="TF-FONTE"/>
      </w:pPr>
      <w:r w:rsidRPr="00B77419">
        <w:t xml:space="preserve">Fonte: </w:t>
      </w:r>
      <w:proofErr w:type="spellStart"/>
      <w:r w:rsidRPr="00B77419">
        <w:t>Zarebavani</w:t>
      </w:r>
      <w:proofErr w:type="spellEnd"/>
      <w:r w:rsidRPr="00B77419">
        <w:t xml:space="preserve"> </w:t>
      </w:r>
      <w:r w:rsidRPr="001016AB">
        <w:rPr>
          <w:i/>
          <w:iCs/>
        </w:rPr>
        <w:t>et al.</w:t>
      </w:r>
      <w:r w:rsidRPr="00B77419">
        <w:t xml:space="preserve"> (2019).</w:t>
      </w:r>
    </w:p>
    <w:p w14:paraId="07BE14E3" w14:textId="77777777" w:rsidR="006F5E82" w:rsidRPr="005F581A" w:rsidRDefault="006F5E82" w:rsidP="005F581A">
      <w:pPr>
        <w:pStyle w:val="TF-TEXTO"/>
      </w:pPr>
      <w:r>
        <w:rPr>
          <w:rStyle w:val="normaltextrun"/>
          <w:color w:val="000000"/>
          <w:shd w:val="clear" w:color="auto" w:fill="FFFFFF"/>
        </w:rPr>
        <w:tab/>
      </w:r>
      <w:proofErr w:type="spellStart"/>
      <w:r w:rsidRPr="00DA124D">
        <w:rPr>
          <w:rStyle w:val="normaltextrun"/>
        </w:rPr>
        <w:t>Zarebavani</w:t>
      </w:r>
      <w:proofErr w:type="spellEnd"/>
      <w:r w:rsidRPr="00DA124D">
        <w:rPr>
          <w:rStyle w:val="normaltextrun"/>
        </w:rPr>
        <w:t xml:space="preserve"> </w:t>
      </w:r>
      <w:r w:rsidRPr="00DA124D">
        <w:rPr>
          <w:rStyle w:val="normaltextrun"/>
          <w:i/>
          <w:iCs/>
        </w:rPr>
        <w:t>et al</w:t>
      </w:r>
      <w:r w:rsidRPr="00DA124D">
        <w:rPr>
          <w:rStyle w:val="normaltextrun"/>
        </w:rPr>
        <w:t>. (2019) também realizaram testes de escalabilidade, aumentando gradativamente a quantidade de vértices, a quantidade de amostras obtidas da rede e a densidade do grafo.</w:t>
      </w:r>
      <w:r w:rsidRPr="005F581A">
        <w:rPr>
          <w:rStyle w:val="normaltextrun"/>
        </w:rPr>
        <w:t xml:space="preserve"> Os testes foram realizados de forma independente e </w:t>
      </w:r>
      <w:r>
        <w:rPr>
          <w:rStyle w:val="normaltextrun"/>
        </w:rPr>
        <w:t>de</w:t>
      </w:r>
      <w:r w:rsidRPr="005F581A">
        <w:rPr>
          <w:rStyle w:val="normaltextrun"/>
        </w:rPr>
        <w:t>mo</w:t>
      </w:r>
      <w:r>
        <w:rPr>
          <w:rStyle w:val="normaltextrun"/>
        </w:rPr>
        <w:t>n</w:t>
      </w:r>
      <w:r w:rsidRPr="005F581A">
        <w:rPr>
          <w:rStyle w:val="normaltextrun"/>
        </w:rPr>
        <w:t xml:space="preserve">straram que ao incrementar qualquer uma das três variáveis, o tempo de processamento aumenta linearmente para o </w:t>
      </w:r>
      <w:proofErr w:type="spellStart"/>
      <w:r w:rsidRPr="005F581A">
        <w:rPr>
          <w:rStyle w:val="normaltextrun"/>
        </w:rPr>
        <w:t>cuPC</w:t>
      </w:r>
      <w:proofErr w:type="spellEnd"/>
      <w:r w:rsidRPr="005F581A">
        <w:rPr>
          <w:rStyle w:val="normaltextrun"/>
        </w:rPr>
        <w:t xml:space="preserve">-E e o </w:t>
      </w:r>
      <w:proofErr w:type="spellStart"/>
      <w:r w:rsidRPr="005F581A">
        <w:rPr>
          <w:rStyle w:val="normaltextrun"/>
        </w:rPr>
        <w:t>cuPC</w:t>
      </w:r>
      <w:proofErr w:type="spellEnd"/>
      <w:r w:rsidRPr="005F581A">
        <w:rPr>
          <w:rStyle w:val="normaltextrun"/>
        </w:rPr>
        <w:t xml:space="preserve">-S, enquanto a implementação </w:t>
      </w:r>
      <w:proofErr w:type="spellStart"/>
      <w:r w:rsidRPr="005F581A">
        <w:rPr>
          <w:rStyle w:val="normaltextrun"/>
        </w:rPr>
        <w:t>Stable.fast</w:t>
      </w:r>
      <w:proofErr w:type="spellEnd"/>
      <w:r w:rsidRPr="005F581A">
        <w:rPr>
          <w:rStyle w:val="normaltextrun"/>
        </w:rPr>
        <w:t xml:space="preserve"> falhou em produzir resultados após 48 </w:t>
      </w:r>
      <w:r w:rsidRPr="00DA124D">
        <w:rPr>
          <w:rStyle w:val="normaltextrun"/>
        </w:rPr>
        <w:t>horas mesmo em grafos menores. Por fim, os autores</w:t>
      </w:r>
      <w:r w:rsidRPr="005F581A">
        <w:rPr>
          <w:rStyle w:val="normaltextrun"/>
        </w:rPr>
        <w:t xml:space="preserve">, concluem que o bom desempenho dos algoritmos ocorre por conta da configuração referente ao número de blocos (β) e arestas por bloco (γ) processadas simultaneamente, no caso do </w:t>
      </w:r>
      <w:proofErr w:type="spellStart"/>
      <w:r w:rsidRPr="005F581A">
        <w:rPr>
          <w:rStyle w:val="normaltextrun"/>
        </w:rPr>
        <w:t>cuPC</w:t>
      </w:r>
      <w:proofErr w:type="spellEnd"/>
      <w:r w:rsidRPr="005F581A">
        <w:rPr>
          <w:rStyle w:val="normaltextrun"/>
        </w:rPr>
        <w:t xml:space="preserve">-E, e ao número de </w:t>
      </w:r>
      <w:commentRangeStart w:id="27"/>
      <w:r w:rsidRPr="005F581A">
        <w:rPr>
          <w:rStyle w:val="normaltextrun"/>
        </w:rPr>
        <w:t>blocos</w:t>
      </w:r>
      <w:commentRangeEnd w:id="27"/>
      <w:r>
        <w:rPr>
          <w:rStyle w:val="Refdecomentrio"/>
        </w:rPr>
        <w:commentReference w:id="27"/>
      </w:r>
      <w:r w:rsidRPr="005F581A">
        <w:rPr>
          <w:rStyle w:val="normaltextrun"/>
        </w:rPr>
        <w:t xml:space="preserve"> (δ) e </w:t>
      </w:r>
      <w:r w:rsidRPr="00B36AC6">
        <w:rPr>
          <w:rStyle w:val="normaltextrun"/>
          <w:i/>
          <w:iCs/>
        </w:rPr>
        <w:t>threads</w:t>
      </w:r>
      <w:r w:rsidRPr="005F581A">
        <w:rPr>
          <w:rStyle w:val="normaltextrun"/>
        </w:rPr>
        <w:t xml:space="preserve"> por bloco (θ) no caso do </w:t>
      </w:r>
      <w:proofErr w:type="spellStart"/>
      <w:r w:rsidRPr="005F581A">
        <w:rPr>
          <w:rStyle w:val="normaltextrun"/>
        </w:rPr>
        <w:t>cuPC</w:t>
      </w:r>
      <w:proofErr w:type="spellEnd"/>
      <w:r w:rsidRPr="005F581A">
        <w:rPr>
          <w:rStyle w:val="normaltextrun"/>
        </w:rPr>
        <w:t xml:space="preserve">-S. Nos cenários observados, as configurações mais adequadas foram β = 2 e γ = 32 para o </w:t>
      </w:r>
      <w:proofErr w:type="spellStart"/>
      <w:r w:rsidRPr="005F581A">
        <w:rPr>
          <w:rStyle w:val="normaltextrun"/>
        </w:rPr>
        <w:t>cuPC</w:t>
      </w:r>
      <w:proofErr w:type="spellEnd"/>
      <w:r w:rsidRPr="005F581A">
        <w:rPr>
          <w:rStyle w:val="normaltextrun"/>
        </w:rPr>
        <w:t xml:space="preserve">-E e δ = 2 e θ = 64 para o </w:t>
      </w:r>
      <w:proofErr w:type="spellStart"/>
      <w:r w:rsidRPr="005F581A">
        <w:rPr>
          <w:rStyle w:val="normaltextrun"/>
        </w:rPr>
        <w:t>cuPC</w:t>
      </w:r>
      <w:proofErr w:type="spellEnd"/>
      <w:r w:rsidRPr="005F581A">
        <w:rPr>
          <w:rStyle w:val="normaltextrun"/>
        </w:rPr>
        <w:t xml:space="preserve">-S. Isso ocorre pois, conforme constatado por </w:t>
      </w:r>
      <w:proofErr w:type="spellStart"/>
      <w:r w:rsidRPr="005F581A">
        <w:rPr>
          <w:rStyle w:val="normaltextrun"/>
        </w:rPr>
        <w:t>Zarebavani</w:t>
      </w:r>
      <w:proofErr w:type="spellEnd"/>
      <w:r w:rsidRPr="005F581A">
        <w:rPr>
          <w:rStyle w:val="normaltextrun"/>
        </w:rPr>
        <w:t xml:space="preserve"> </w:t>
      </w:r>
      <w:r w:rsidRPr="00B36AC6">
        <w:rPr>
          <w:rStyle w:val="normaltextrun"/>
          <w:i/>
          <w:iCs/>
        </w:rPr>
        <w:t>et al.</w:t>
      </w:r>
      <w:r w:rsidRPr="005F581A">
        <w:rPr>
          <w:rStyle w:val="normaltextrun"/>
        </w:rPr>
        <w:t xml:space="preserve"> (2019), em grafos mais densos a quantidade de testes IC necessária se eleva, beneficiando </w:t>
      </w:r>
      <w:r>
        <w:rPr>
          <w:rStyle w:val="normaltextrun"/>
        </w:rPr>
        <w:t>o</w:t>
      </w:r>
      <w:r w:rsidRPr="005F581A">
        <w:rPr>
          <w:rStyle w:val="normaltextrun"/>
        </w:rPr>
        <w:t xml:space="preserve"> maior nível de paralelização, ao passo que em grafos mais esparsos a quantidade necessária de testes diminui, resultando em validações desnecessárias e menor performance caso haja um elevado grau de paralelismo.</w:t>
      </w:r>
    </w:p>
    <w:p w14:paraId="22340562" w14:textId="77777777" w:rsidR="006F5E82" w:rsidRPr="004976ED" w:rsidRDefault="006F5E82" w:rsidP="00E638A0">
      <w:pPr>
        <w:pStyle w:val="Ttulo2"/>
        <w:rPr>
          <w:lang w:val="en-US"/>
        </w:rPr>
      </w:pPr>
      <w:r w:rsidRPr="004976ED">
        <w:rPr>
          <w:lang w:val="en-US"/>
        </w:rPr>
        <w:t xml:space="preserve">SEP-Graph: Finding Shortest Execution Paths for Graph Processing under a Hybrid Framework on GPU </w:t>
      </w:r>
    </w:p>
    <w:p w14:paraId="40BF4DEE" w14:textId="77777777" w:rsidR="006F5E82" w:rsidRPr="00717C76" w:rsidRDefault="006F5E82" w:rsidP="00717C76">
      <w:pPr>
        <w:pStyle w:val="TF-TEXTO"/>
      </w:pPr>
      <w:r w:rsidRPr="005F581A">
        <w:rPr>
          <w:lang w:val="en-US"/>
        </w:rPr>
        <w:tab/>
      </w:r>
      <w:r w:rsidRPr="00717C76">
        <w:t xml:space="preserve">De acordo com Wang </w:t>
      </w:r>
      <w:r w:rsidRPr="001016AB">
        <w:rPr>
          <w:i/>
          <w:iCs/>
        </w:rPr>
        <w:t>et al.</w:t>
      </w:r>
      <w:r w:rsidRPr="00717C76">
        <w:t xml:space="preserve"> (2019), a performance do processamento paralelo de grafos é determinada por três fatores </w:t>
      </w:r>
      <w:r w:rsidRPr="00DA124D">
        <w:t>principais: (i) o modo de execução (síncrono ou assíncrono); (</w:t>
      </w:r>
      <w:proofErr w:type="spellStart"/>
      <w:r w:rsidRPr="00DA124D">
        <w:t>ii</w:t>
      </w:r>
      <w:proofErr w:type="spellEnd"/>
      <w:r w:rsidRPr="00DA124D">
        <w:t>) o método de comunicação</w:t>
      </w:r>
      <w:r w:rsidRPr="00717C76">
        <w:t xml:space="preserve"> (</w:t>
      </w:r>
      <w:proofErr w:type="spellStart"/>
      <w:r w:rsidRPr="00E72AFA">
        <w:rPr>
          <w:i/>
          <w:iCs/>
        </w:rPr>
        <w:t>pull</w:t>
      </w:r>
      <w:proofErr w:type="spellEnd"/>
      <w:r>
        <w:rPr>
          <w:i/>
          <w:iCs/>
        </w:rPr>
        <w:t xml:space="preserve"> </w:t>
      </w:r>
      <w:r w:rsidRPr="00717C76">
        <w:t xml:space="preserve">ou </w:t>
      </w:r>
      <w:proofErr w:type="spellStart"/>
      <w:r w:rsidRPr="00E72AFA">
        <w:rPr>
          <w:i/>
          <w:iCs/>
        </w:rPr>
        <w:t>push</w:t>
      </w:r>
      <w:proofErr w:type="spellEnd"/>
      <w:r w:rsidRPr="00717C76">
        <w:t>); e</w:t>
      </w:r>
      <w:r>
        <w:t xml:space="preserve"> (</w:t>
      </w:r>
      <w:proofErr w:type="spellStart"/>
      <w:r>
        <w:t>iii</w:t>
      </w:r>
      <w:proofErr w:type="spellEnd"/>
      <w:r>
        <w:t>)</w:t>
      </w:r>
      <w:r w:rsidRPr="00717C76">
        <w:t xml:space="preserve"> a maneira de travessia do grafo (orientado a dados ou orientado a topologia). Porém, os </w:t>
      </w:r>
      <w:r w:rsidRPr="00E72AFA">
        <w:rPr>
          <w:i/>
          <w:iCs/>
        </w:rPr>
        <w:t>frameworks</w:t>
      </w:r>
      <w:r w:rsidRPr="00717C76">
        <w:t xml:space="preserve"> de </w:t>
      </w:r>
      <w:proofErr w:type="spellStart"/>
      <w:r w:rsidRPr="00717C76">
        <w:t>percorrimento</w:t>
      </w:r>
      <w:proofErr w:type="spellEnd"/>
      <w:r w:rsidRPr="00717C76">
        <w:t xml:space="preserve"> de grafos existentes utilizam apenas um dos fatores de maneira fixa para realizar o </w:t>
      </w:r>
      <w:r w:rsidRPr="00DA124D">
        <w:t xml:space="preserve">processamento. Wang </w:t>
      </w:r>
      <w:r w:rsidRPr="00DA124D">
        <w:rPr>
          <w:i/>
          <w:iCs/>
        </w:rPr>
        <w:t>et al.</w:t>
      </w:r>
      <w:r w:rsidRPr="00DA124D">
        <w:t xml:space="preserve"> (2019) também visavam explorar duas questões fundamentais</w:t>
      </w:r>
      <w:r w:rsidRPr="00717C76">
        <w:t xml:space="preserve">: </w:t>
      </w:r>
      <w:r>
        <w:t xml:space="preserve">(i) </w:t>
      </w:r>
      <w:r w:rsidRPr="00717C76">
        <w:t xml:space="preserve">é possível obter a causa raiz que leva a uma variação no tempo de execução de acordo com o modo de execução, comunicação e travessia do grafo? E, com base nessa causa raiz, </w:t>
      </w:r>
      <w:r>
        <w:t>(</w:t>
      </w:r>
      <w:proofErr w:type="spellStart"/>
      <w:r>
        <w:t>ii</w:t>
      </w:r>
      <w:proofErr w:type="spellEnd"/>
      <w:r>
        <w:t xml:space="preserve">) </w:t>
      </w:r>
      <w:r w:rsidRPr="00717C76">
        <w:t xml:space="preserve">é possível criar um </w:t>
      </w:r>
      <w:r w:rsidRPr="00E72AFA">
        <w:rPr>
          <w:i/>
          <w:iCs/>
        </w:rPr>
        <w:t>framework</w:t>
      </w:r>
      <w:r w:rsidRPr="00717C76">
        <w:t xml:space="preserve"> leve o suficiente para realizar a troca da metodologia em tempo de execução de forma viável? Com base nisso, os autores estudaram as principais propriedades dos tipos de algoritmos iterativos e de travessia e verificaram que as melhores combinações para algoritmos iterativos são: execução síncrona, método de comunicação </w:t>
      </w:r>
      <w:proofErr w:type="spellStart"/>
      <w:r w:rsidRPr="00E72AFA">
        <w:rPr>
          <w:i/>
          <w:iCs/>
        </w:rPr>
        <w:t>pull</w:t>
      </w:r>
      <w:proofErr w:type="spellEnd"/>
      <w:r w:rsidRPr="00717C76">
        <w:t xml:space="preserve"> e travessia orientada a dados; e execução assíncrona, método de comunicação </w:t>
      </w:r>
      <w:proofErr w:type="spellStart"/>
      <w:r w:rsidRPr="00E72AFA">
        <w:rPr>
          <w:i/>
          <w:iCs/>
        </w:rPr>
        <w:t>push</w:t>
      </w:r>
      <w:proofErr w:type="spellEnd"/>
      <w:r w:rsidRPr="00717C76">
        <w:t xml:space="preserve"> e com a orientação da travessia sendo indiferente. Para algoritmos de travessia, as combinações que mais beneficiarão a execução na GPU são aquelas que envolvem processamento assíncrono e </w:t>
      </w:r>
      <w:proofErr w:type="spellStart"/>
      <w:r w:rsidRPr="00717C76">
        <w:t>percorrimento</w:t>
      </w:r>
      <w:proofErr w:type="spellEnd"/>
      <w:r w:rsidRPr="00717C76">
        <w:t xml:space="preserve"> orientado a dados.</w:t>
      </w:r>
    </w:p>
    <w:p w14:paraId="061D6853" w14:textId="77777777" w:rsidR="006F5E82" w:rsidRPr="00717C76" w:rsidRDefault="006F5E82" w:rsidP="00717C76">
      <w:pPr>
        <w:pStyle w:val="TF-TEXTO"/>
      </w:pPr>
      <w:r w:rsidRPr="00DA124D">
        <w:t xml:space="preserve">Wang </w:t>
      </w:r>
      <w:r w:rsidRPr="00DA124D">
        <w:rPr>
          <w:i/>
          <w:iCs/>
        </w:rPr>
        <w:t>et al.</w:t>
      </w:r>
      <w:r w:rsidRPr="00DA124D">
        <w:t xml:space="preserve"> (2019) desenvolveram o </w:t>
      </w:r>
      <w:r w:rsidRPr="00DA124D">
        <w:rPr>
          <w:i/>
          <w:iCs/>
        </w:rPr>
        <w:t>framework</w:t>
      </w:r>
      <w:r w:rsidRPr="00DA124D">
        <w:t xml:space="preserve"> SEP-</w:t>
      </w:r>
      <w:proofErr w:type="spellStart"/>
      <w:r w:rsidRPr="00DA124D">
        <w:t>Graph</w:t>
      </w:r>
      <w:proofErr w:type="spellEnd"/>
      <w:r>
        <w:t xml:space="preserve"> utilizando a linguagem C/C++</w:t>
      </w:r>
      <w:r w:rsidRPr="00DA124D">
        <w:t xml:space="preserve"> para a execução de algoritmos de grafos de forma híbrida, baseando-se em um sistema com duas partes principais: (i) o motor de </w:t>
      </w:r>
      <w:proofErr w:type="spellStart"/>
      <w:r w:rsidRPr="00DA124D">
        <w:t>percorrimento</w:t>
      </w:r>
      <w:proofErr w:type="spellEnd"/>
      <w:r w:rsidRPr="00DA124D">
        <w:t xml:space="preserve"> de grafos que é executado na GPU e o (</w:t>
      </w:r>
      <w:proofErr w:type="spellStart"/>
      <w:r w:rsidRPr="00DA124D">
        <w:t>ii</w:t>
      </w:r>
      <w:proofErr w:type="spellEnd"/>
      <w:r w:rsidRPr="00DA124D">
        <w:t xml:space="preserve">) controlador que é executado na </w:t>
      </w:r>
      <w:r w:rsidRPr="00DA124D">
        <w:rPr>
          <w:i/>
          <w:iCs/>
        </w:rPr>
        <w:t xml:space="preserve">Central </w:t>
      </w:r>
      <w:proofErr w:type="spellStart"/>
      <w:r w:rsidRPr="00DA124D">
        <w:rPr>
          <w:i/>
          <w:iCs/>
        </w:rPr>
        <w:t>Processing</w:t>
      </w:r>
      <w:proofErr w:type="spellEnd"/>
      <w:r w:rsidRPr="00DA124D">
        <w:rPr>
          <w:i/>
          <w:iCs/>
        </w:rPr>
        <w:t xml:space="preserve"> Unit</w:t>
      </w:r>
      <w:r w:rsidRPr="00DA124D">
        <w:t xml:space="preserve"> (CPU). O controlador coleta métricas de execução, como por exemplo, o número de vértices ativos e o total acumulado dos graus de entrada e saída dos vértices ativos. E, a partir dessas métricas, realiza a troca da configuração do motor em tempo de execução.</w:t>
      </w:r>
    </w:p>
    <w:p w14:paraId="3137E8DB" w14:textId="77777777" w:rsidR="006F5E82" w:rsidRPr="00717C76" w:rsidRDefault="006F5E82" w:rsidP="00717C76">
      <w:pPr>
        <w:pStyle w:val="TF-TEXTO"/>
      </w:pPr>
      <w:r w:rsidRPr="00DA124D">
        <w:t xml:space="preserve">Segundo Wang </w:t>
      </w:r>
      <w:r w:rsidRPr="00DA124D">
        <w:rPr>
          <w:i/>
          <w:iCs/>
        </w:rPr>
        <w:t>et al.</w:t>
      </w:r>
      <w:r w:rsidRPr="00DA124D">
        <w:t xml:space="preserve"> (2019), foram utilizados os </w:t>
      </w:r>
      <w:proofErr w:type="spellStart"/>
      <w:r w:rsidRPr="00DA124D">
        <w:rPr>
          <w:i/>
          <w:iCs/>
        </w:rPr>
        <w:t>datasets</w:t>
      </w:r>
      <w:proofErr w:type="spellEnd"/>
      <w:r w:rsidRPr="00DA124D">
        <w:t xml:space="preserve"> </w:t>
      </w:r>
      <w:proofErr w:type="spellStart"/>
      <w:r w:rsidRPr="00DA124D">
        <w:t>road_usa</w:t>
      </w:r>
      <w:proofErr w:type="spellEnd"/>
      <w:r w:rsidRPr="00DA124D">
        <w:t xml:space="preserve">, kron_g500-logn21, soc-LiveJournal1, </w:t>
      </w:r>
      <w:proofErr w:type="spellStart"/>
      <w:r w:rsidRPr="00DA124D">
        <w:t>soc-orkut</w:t>
      </w:r>
      <w:proofErr w:type="spellEnd"/>
      <w:r w:rsidRPr="00DA124D">
        <w:t xml:space="preserve"> e soc-twitter-21. O </w:t>
      </w:r>
      <w:proofErr w:type="spellStart"/>
      <w:r w:rsidRPr="00DA124D">
        <w:t>road_usa</w:t>
      </w:r>
      <w:proofErr w:type="spellEnd"/>
      <w:r w:rsidRPr="00DA124D">
        <w:t xml:space="preserve"> é um grafo esparso com grande diâmetro e os demais são grafos cujo grau de entrada e saída dos vértices obedece a distribuição da lei de força. Como algoritmos iterativos para testes, foram utilizados os o </w:t>
      </w:r>
      <w:proofErr w:type="spellStart"/>
      <w:r w:rsidRPr="00DA124D">
        <w:t>PageRank</w:t>
      </w:r>
      <w:proofErr w:type="spellEnd"/>
      <w:r w:rsidRPr="00DA124D">
        <w:t xml:space="preserve"> (PR) e o Single-</w:t>
      </w:r>
      <w:proofErr w:type="spellStart"/>
      <w:r w:rsidRPr="00DA124D">
        <w:t>Source</w:t>
      </w:r>
      <w:proofErr w:type="spellEnd"/>
      <w:r w:rsidRPr="00DA124D">
        <w:t xml:space="preserve"> </w:t>
      </w:r>
      <w:proofErr w:type="spellStart"/>
      <w:r w:rsidRPr="00DA124D">
        <w:t>Shortest</w:t>
      </w:r>
      <w:proofErr w:type="spellEnd"/>
      <w:r w:rsidRPr="00DA124D">
        <w:t xml:space="preserve"> Path (SSSP). Quanto aos algoritmos de travessia foram utilizados o </w:t>
      </w:r>
      <w:proofErr w:type="spellStart"/>
      <w:r w:rsidRPr="00DA124D">
        <w:t>Breadth-First</w:t>
      </w:r>
      <w:proofErr w:type="spellEnd"/>
      <w:r w:rsidRPr="00DA124D">
        <w:t xml:space="preserve"> Search (BFS) e o </w:t>
      </w:r>
      <w:proofErr w:type="spellStart"/>
      <w:r w:rsidRPr="00DA124D">
        <w:t>Betweenness</w:t>
      </w:r>
      <w:proofErr w:type="spellEnd"/>
      <w:r w:rsidRPr="00DA124D">
        <w:t xml:space="preserve"> </w:t>
      </w:r>
      <w:proofErr w:type="spellStart"/>
      <w:r w:rsidRPr="00DA124D">
        <w:t>Centrality</w:t>
      </w:r>
      <w:proofErr w:type="spellEnd"/>
      <w:r w:rsidRPr="00DA124D">
        <w:t xml:space="preserve"> (BC). Os testes foram conduzidos executando os algoritmos em diferentes </w:t>
      </w:r>
      <w:proofErr w:type="spellStart"/>
      <w:r w:rsidRPr="00DA124D">
        <w:t>GPUs</w:t>
      </w:r>
      <w:proofErr w:type="spellEnd"/>
      <w:r w:rsidRPr="00DA124D">
        <w:t xml:space="preserve"> e realizando uma comparação dos tempos de execução do SEP-</w:t>
      </w:r>
      <w:proofErr w:type="spellStart"/>
      <w:r w:rsidRPr="00DA124D">
        <w:t>Graph</w:t>
      </w:r>
      <w:proofErr w:type="spellEnd"/>
      <w:r w:rsidRPr="00DA124D">
        <w:t xml:space="preserve"> com os </w:t>
      </w:r>
      <w:r w:rsidRPr="00DA124D">
        <w:rPr>
          <w:i/>
          <w:iCs/>
        </w:rPr>
        <w:t>frameworks</w:t>
      </w:r>
      <w:r w:rsidRPr="00DA124D">
        <w:t xml:space="preserve"> </w:t>
      </w:r>
      <w:proofErr w:type="spellStart"/>
      <w:r w:rsidRPr="00DA124D">
        <w:t>Groute</w:t>
      </w:r>
      <w:proofErr w:type="spellEnd"/>
      <w:r w:rsidRPr="00DA124D">
        <w:t xml:space="preserve"> e </w:t>
      </w:r>
      <w:proofErr w:type="spellStart"/>
      <w:r w:rsidRPr="00DA124D">
        <w:t>Gunrock</w:t>
      </w:r>
      <w:proofErr w:type="spellEnd"/>
      <w:r w:rsidRPr="00DA124D">
        <w:t xml:space="preserve">. Segundo os autores, a maior diferença entre ambos é que o </w:t>
      </w:r>
      <w:proofErr w:type="spellStart"/>
      <w:r w:rsidRPr="00DA124D">
        <w:t>Groute</w:t>
      </w:r>
      <w:proofErr w:type="spellEnd"/>
      <w:r w:rsidRPr="00DA124D">
        <w:t xml:space="preserve"> utiliza o modo de execução assíncrono e o </w:t>
      </w:r>
      <w:proofErr w:type="spellStart"/>
      <w:r w:rsidRPr="00DA124D">
        <w:t>Gunrock</w:t>
      </w:r>
      <w:proofErr w:type="spellEnd"/>
      <w:r w:rsidRPr="00DA124D">
        <w:t xml:space="preserve"> síncrono, sendo que para cada algoritmo suportado, as configurações referentes ao método de comunicação e travessia são fixas.</w:t>
      </w:r>
    </w:p>
    <w:p w14:paraId="48ECF5F2" w14:textId="77777777" w:rsidR="006F5E82" w:rsidRPr="00717C76" w:rsidRDefault="006F5E82" w:rsidP="00717C76">
      <w:pPr>
        <w:pStyle w:val="TF-TEXTO"/>
      </w:pPr>
      <w:r w:rsidRPr="00717C76">
        <w:tab/>
      </w:r>
      <w:r w:rsidRPr="00DA124D">
        <w:t xml:space="preserve">De acordo com Wang </w:t>
      </w:r>
      <w:r w:rsidRPr="00DA124D">
        <w:rPr>
          <w:i/>
          <w:iCs/>
        </w:rPr>
        <w:t>et al.</w:t>
      </w:r>
      <w:r w:rsidRPr="00DA124D">
        <w:t xml:space="preserve"> (2019), o SEP</w:t>
      </w:r>
      <w:r w:rsidRPr="00717C76">
        <w:t>-</w:t>
      </w:r>
      <w:proofErr w:type="spellStart"/>
      <w:r w:rsidRPr="00717C76">
        <w:t>Graph</w:t>
      </w:r>
      <w:proofErr w:type="spellEnd"/>
      <w:r w:rsidRPr="00717C76">
        <w:t xml:space="preserve"> apresentou um ganho de performance de até 2,9x no algoritmo PR, até 39,4x no algoritmo SSSP, até 45,8x no algoritmo BFS e de até 5,8x no algoritmo BC. Por mais que, de modo geral, o SEP-</w:t>
      </w:r>
      <w:proofErr w:type="spellStart"/>
      <w:r w:rsidRPr="00717C76">
        <w:t>Graph</w:t>
      </w:r>
      <w:proofErr w:type="spellEnd"/>
      <w:r w:rsidRPr="00717C76">
        <w:t xml:space="preserve"> tenha se sobressaído em relação aos demais, existem casos em que a performance dele foi inferior, como na execução do BFS onde o </w:t>
      </w:r>
      <w:proofErr w:type="spellStart"/>
      <w:r w:rsidRPr="00717C76">
        <w:t>Gunrock</w:t>
      </w:r>
      <w:proofErr w:type="spellEnd"/>
      <w:r w:rsidRPr="00717C76">
        <w:t xml:space="preserve"> utiliza a mesma abordagem que o </w:t>
      </w:r>
      <w:proofErr w:type="gramStart"/>
      <w:r w:rsidRPr="00717C76">
        <w:t>SEP-</w:t>
      </w:r>
      <w:proofErr w:type="spellStart"/>
      <w:r w:rsidRPr="00717C76">
        <w:t>Graph</w:t>
      </w:r>
      <w:proofErr w:type="spellEnd"/>
      <w:proofErr w:type="gramEnd"/>
      <w:r w:rsidRPr="00717C76">
        <w:t xml:space="preserve"> mas com otimizações adicionais</w:t>
      </w:r>
      <w:ins w:id="28" w:author="Gilvan Justino" w:date="2023-05-16T23:03:00Z">
        <w:r>
          <w:t xml:space="preserve">, </w:t>
        </w:r>
      </w:ins>
      <w:del w:id="29" w:author="Gilvan Justino" w:date="2023-05-16T23:03:00Z">
        <w:r w:rsidRPr="00717C76" w:rsidDel="00ED3D13">
          <w:delText xml:space="preserve"> e atinge</w:delText>
        </w:r>
      </w:del>
      <w:ins w:id="30" w:author="Gilvan Justino" w:date="2023-05-16T23:03:00Z">
        <w:r>
          <w:t>atingindo</w:t>
        </w:r>
      </w:ins>
      <w:r w:rsidRPr="00717C76">
        <w:t xml:space="preserve"> uma performance 2,4x melhor. Nesse caso, segundo Wang </w:t>
      </w:r>
      <w:r w:rsidRPr="00B36AC6">
        <w:rPr>
          <w:i/>
          <w:iCs/>
        </w:rPr>
        <w:t>et al.</w:t>
      </w:r>
      <w:r w:rsidRPr="00717C76">
        <w:t xml:space="preserve"> (2019), a validação da melhor abordagem a cada mudança nos parâmetros do grafo atuou como um gargalo para o SEP-</w:t>
      </w:r>
      <w:proofErr w:type="spellStart"/>
      <w:r w:rsidRPr="00717C76">
        <w:t>Graph</w:t>
      </w:r>
      <w:proofErr w:type="spellEnd"/>
      <w:r w:rsidRPr="00717C76">
        <w:t>.</w:t>
      </w:r>
      <w:r>
        <w:t xml:space="preserve"> </w:t>
      </w:r>
      <w:r w:rsidRPr="00DA124D">
        <w:t xml:space="preserve">A </w:t>
      </w:r>
      <w:r w:rsidRPr="00DA124D">
        <w:fldChar w:fldCharType="begin"/>
      </w:r>
      <w:r w:rsidRPr="00DA124D">
        <w:instrText xml:space="preserve"> REF _Ref132047226 \h  \* MERGEFORMAT </w:instrText>
      </w:r>
      <w:r w:rsidRPr="00DA124D">
        <w:fldChar w:fldCharType="separate"/>
      </w:r>
      <w:r w:rsidRPr="00DA124D">
        <w:t xml:space="preserve">Figura </w:t>
      </w:r>
      <w:r w:rsidRPr="00DA124D">
        <w:rPr>
          <w:noProof/>
        </w:rPr>
        <w:t>2</w:t>
      </w:r>
      <w:r w:rsidRPr="00DA124D">
        <w:fldChar w:fldCharType="end"/>
      </w:r>
      <w:r w:rsidRPr="00DA124D">
        <w:t xml:space="preserve"> apresenta os tempos em cada </w:t>
      </w:r>
      <w:proofErr w:type="spellStart"/>
      <w:r w:rsidRPr="00DA124D">
        <w:rPr>
          <w:i/>
          <w:iCs/>
        </w:rPr>
        <w:t>dataset</w:t>
      </w:r>
      <w:proofErr w:type="spellEnd"/>
      <w:r w:rsidRPr="00DA124D">
        <w:t>.</w:t>
      </w:r>
    </w:p>
    <w:p w14:paraId="45A41D54" w14:textId="77777777" w:rsidR="006F5E82" w:rsidRDefault="006F5E82" w:rsidP="00B77419">
      <w:pPr>
        <w:pStyle w:val="TF-LEGENDA"/>
      </w:pPr>
      <w:bookmarkStart w:id="31" w:name="_Ref132047226"/>
      <w:r>
        <w:lastRenderedPageBreak/>
        <w:t xml:space="preserve">Figura </w:t>
      </w:r>
      <w:fldSimple w:instr=" SEQ Figura \* ARABIC ">
        <w:r>
          <w:rPr>
            <w:noProof/>
          </w:rPr>
          <w:t>2</w:t>
        </w:r>
      </w:fldSimple>
      <w:bookmarkEnd w:id="31"/>
      <w:r>
        <w:t xml:space="preserve"> – </w:t>
      </w:r>
      <w:r w:rsidRPr="00B40DED">
        <w:t xml:space="preserve">Comparação dos tempos de execução dos algoritmos em cada </w:t>
      </w:r>
      <w:proofErr w:type="spellStart"/>
      <w:r w:rsidRPr="00B77419">
        <w:rPr>
          <w:i/>
          <w:iCs/>
        </w:rPr>
        <w:t>dataset</w:t>
      </w:r>
      <w:proofErr w:type="spellEnd"/>
    </w:p>
    <w:p w14:paraId="4406063E" w14:textId="77777777" w:rsidR="006F5E82" w:rsidRDefault="006F5E82" w:rsidP="005F581A">
      <w:pPr>
        <w:pStyle w:val="TF-FIGURA"/>
      </w:pPr>
      <w:r w:rsidRPr="00211230">
        <w:rPr>
          <w:noProof/>
        </w:rPr>
        <w:drawing>
          <wp:inline distT="0" distB="0" distL="0" distR="0" wp14:anchorId="0A55080E" wp14:editId="7B22ADBD">
            <wp:extent cx="5400040" cy="1071880"/>
            <wp:effectExtent l="12700" t="12700" r="10160" b="7620"/>
            <wp:docPr id="5342462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46286" name=""/>
                    <pic:cNvPicPr/>
                  </pic:nvPicPr>
                  <pic:blipFill>
                    <a:blip r:embed="rId10"/>
                    <a:stretch>
                      <a:fillRect/>
                    </a:stretch>
                  </pic:blipFill>
                  <pic:spPr>
                    <a:xfrm>
                      <a:off x="0" y="0"/>
                      <a:ext cx="5400040" cy="1071880"/>
                    </a:xfrm>
                    <a:prstGeom prst="rect">
                      <a:avLst/>
                    </a:prstGeom>
                    <a:ln w="12700">
                      <a:solidFill>
                        <a:schemeClr val="tx1"/>
                      </a:solidFill>
                    </a:ln>
                    <a:effectLst/>
                  </pic:spPr>
                </pic:pic>
              </a:graphicData>
            </a:graphic>
          </wp:inline>
        </w:drawing>
      </w:r>
    </w:p>
    <w:p w14:paraId="362A537D" w14:textId="77777777" w:rsidR="006F5E82" w:rsidRPr="006F5E82" w:rsidRDefault="006F5E82" w:rsidP="00B77419">
      <w:pPr>
        <w:pStyle w:val="TF-FONTE"/>
        <w:rPr>
          <w:lang w:val="en-US"/>
        </w:rPr>
      </w:pPr>
      <w:r w:rsidRPr="006F5E82">
        <w:rPr>
          <w:lang w:val="en-US"/>
        </w:rPr>
        <w:t xml:space="preserve">Fonte: Wang </w:t>
      </w:r>
      <w:r w:rsidRPr="006F5E82">
        <w:rPr>
          <w:i/>
          <w:iCs/>
          <w:lang w:val="en-US"/>
        </w:rPr>
        <w:t>et al.</w:t>
      </w:r>
      <w:r w:rsidRPr="006F5E82">
        <w:rPr>
          <w:lang w:val="en-US"/>
        </w:rPr>
        <w:t xml:space="preserve"> (2019).</w:t>
      </w:r>
    </w:p>
    <w:p w14:paraId="10D1A985" w14:textId="77777777" w:rsidR="006F5E82" w:rsidRPr="005E0EAC" w:rsidRDefault="006F5E82" w:rsidP="005E0EAC">
      <w:pPr>
        <w:pStyle w:val="TF-TEXTO"/>
      </w:pPr>
      <w:r w:rsidRPr="006F5E82">
        <w:rPr>
          <w:lang w:val="en-US"/>
        </w:rPr>
        <w:tab/>
        <w:t xml:space="preserve">Por </w:t>
      </w:r>
      <w:proofErr w:type="spellStart"/>
      <w:r w:rsidRPr="006F5E82">
        <w:rPr>
          <w:lang w:val="en-US"/>
        </w:rPr>
        <w:t>fim</w:t>
      </w:r>
      <w:proofErr w:type="spellEnd"/>
      <w:r w:rsidRPr="006F5E82">
        <w:rPr>
          <w:lang w:val="en-US"/>
        </w:rPr>
        <w:t xml:space="preserve">, Wang </w:t>
      </w:r>
      <w:r w:rsidRPr="006F5E82">
        <w:rPr>
          <w:i/>
          <w:iCs/>
          <w:lang w:val="en-US"/>
        </w:rPr>
        <w:t>et al</w:t>
      </w:r>
      <w:r w:rsidRPr="006F5E82">
        <w:rPr>
          <w:lang w:val="en-US"/>
        </w:rPr>
        <w:t xml:space="preserve">. </w:t>
      </w:r>
      <w:r w:rsidRPr="00DA124D">
        <w:t>(2019) concluem que</w:t>
      </w:r>
      <w:r w:rsidRPr="005E0EAC">
        <w:t xml:space="preserve"> </w:t>
      </w:r>
      <w:proofErr w:type="gramStart"/>
      <w:r w:rsidRPr="005E0EAC">
        <w:t>a</w:t>
      </w:r>
      <w:proofErr w:type="gramEnd"/>
      <w:r w:rsidRPr="005E0EAC">
        <w:t xml:space="preserve"> </w:t>
      </w:r>
      <w:r>
        <w:t>exploração de heurísticas para determinar as melhores estratégias de processamento são benéficas para o desempenho dos algoritmos. Através disso, o SEP-</w:t>
      </w:r>
      <w:proofErr w:type="spellStart"/>
      <w:r>
        <w:t>Graph</w:t>
      </w:r>
      <w:proofErr w:type="spellEnd"/>
      <w:r>
        <w:t xml:space="preserve"> conseguiu apresentar tempos de execução significativamente menores em relação aos </w:t>
      </w:r>
      <w:r w:rsidRPr="009A6937">
        <w:rPr>
          <w:i/>
          <w:iCs/>
        </w:rPr>
        <w:t>frameworks</w:t>
      </w:r>
      <w:r>
        <w:t xml:space="preserve"> existentes</w:t>
      </w:r>
      <w:r w:rsidRPr="005E0EAC">
        <w:t>.</w:t>
      </w:r>
      <w:r>
        <w:t xml:space="preserve"> </w:t>
      </w:r>
      <w:r w:rsidRPr="009A6937">
        <w:t>P</w:t>
      </w:r>
      <w:r>
        <w:t>o</w:t>
      </w:r>
      <w:r w:rsidRPr="009A6937">
        <w:t>rém</w:t>
      </w:r>
      <w:r>
        <w:t>, o tempo de avaliação das heurísticas para determinar as estratégias de processamento não é desprezível e pode representar um ponto de gargalo quando o sistema proposto é comparado à sistemas que já apresentam a maneira de processamento mais otimizada para determinado cenário.</w:t>
      </w:r>
    </w:p>
    <w:p w14:paraId="56611541" w14:textId="77777777" w:rsidR="006F5E82" w:rsidRPr="004976ED" w:rsidRDefault="006F5E82" w:rsidP="00E638A0">
      <w:pPr>
        <w:pStyle w:val="Ttulo2"/>
        <w:rPr>
          <w:lang w:val="en-US"/>
        </w:rPr>
      </w:pPr>
      <w:r w:rsidRPr="00C10570">
        <w:rPr>
          <w:lang w:val="en-US"/>
        </w:rPr>
        <w:t>Pangolin: An Efficient and Flexible Graph Mining System on CPU and GPU</w:t>
      </w:r>
      <w:r w:rsidRPr="004976ED">
        <w:rPr>
          <w:lang w:val="en-US"/>
        </w:rPr>
        <w:t xml:space="preserve"> </w:t>
      </w:r>
    </w:p>
    <w:p w14:paraId="65793275" w14:textId="77777777" w:rsidR="006F5E82" w:rsidRDefault="006F5E82" w:rsidP="001428FE">
      <w:pPr>
        <w:pStyle w:val="TF-TEXTO"/>
        <w:ind w:firstLine="0"/>
      </w:pPr>
      <w:r w:rsidRPr="00717452">
        <w:rPr>
          <w:lang w:val="en-US"/>
        </w:rPr>
        <w:tab/>
      </w:r>
      <w:r>
        <w:t xml:space="preserve">Segundo Chen </w:t>
      </w:r>
      <w:r w:rsidRPr="00B36AC6">
        <w:rPr>
          <w:i/>
          <w:iCs/>
        </w:rPr>
        <w:t>et al.</w:t>
      </w:r>
      <w:r>
        <w:t xml:space="preserve"> (2020), os </w:t>
      </w:r>
      <w:r w:rsidRPr="001428FE">
        <w:rPr>
          <w:i/>
          <w:iCs/>
        </w:rPr>
        <w:t>frameworks</w:t>
      </w:r>
      <w:r>
        <w:t xml:space="preserve"> de Mineração de Padrões em Grafos (MPG) possuem soluções genéricas e não são performáticos o suficiente para serem utilizados em cenários comerciais. Eles focam principalmente em disponibilizar abstrações que facilitam a programação. As aplicações desenvolvidas, utilizando um determinado algoritmo, apresentam um ganho enorme de performance, porém são implementações complexas, pois precisam gerenciar o paralelismo, sincronização e gerenciamento de </w:t>
      </w:r>
      <w:r w:rsidRPr="00DA124D">
        <w:t xml:space="preserve">memória. A partir deste cenário, </w:t>
      </w:r>
      <w:r>
        <w:t>Chen</w:t>
      </w:r>
      <w:r w:rsidRPr="00DA124D">
        <w:t xml:space="preserve"> </w:t>
      </w:r>
      <w:r w:rsidRPr="00DA124D">
        <w:rPr>
          <w:i/>
          <w:iCs/>
        </w:rPr>
        <w:t>et al.</w:t>
      </w:r>
      <w:r w:rsidRPr="00DA124D">
        <w:t xml:space="preserve"> (2020) desenvolveram um </w:t>
      </w:r>
      <w:r w:rsidRPr="00DA124D">
        <w:rPr>
          <w:i/>
          <w:iCs/>
        </w:rPr>
        <w:t>framework</w:t>
      </w:r>
      <w:r w:rsidRPr="00DA124D">
        <w:t xml:space="preserve"> genérico para facilitar</w:t>
      </w:r>
      <w:r>
        <w:t xml:space="preserve"> a implementação de código de domínios específicos a fim de se equiparar à performance obtida em aplicações de cunho específico.</w:t>
      </w:r>
    </w:p>
    <w:p w14:paraId="75919628" w14:textId="77777777" w:rsidR="006F5E82" w:rsidRDefault="006F5E82" w:rsidP="001428FE">
      <w:pPr>
        <w:pStyle w:val="TF-TEXTO"/>
      </w:pPr>
      <w:r>
        <w:t>Chen</w:t>
      </w:r>
      <w:r w:rsidRPr="00DA124D">
        <w:t xml:space="preserve"> </w:t>
      </w:r>
      <w:r w:rsidRPr="00DA124D">
        <w:rPr>
          <w:i/>
          <w:iCs/>
        </w:rPr>
        <w:t>et al.</w:t>
      </w:r>
      <w:r w:rsidRPr="00DA124D">
        <w:t xml:space="preserve"> (2020), denominaram o </w:t>
      </w:r>
      <w:r w:rsidRPr="00DA124D">
        <w:rPr>
          <w:i/>
          <w:iCs/>
        </w:rPr>
        <w:t>framework</w:t>
      </w:r>
      <w:r w:rsidRPr="00DA124D">
        <w:t xml:space="preserve"> de </w:t>
      </w:r>
      <w:proofErr w:type="spellStart"/>
      <w:r w:rsidRPr="00DA124D">
        <w:t>Pangolin</w:t>
      </w:r>
      <w:proofErr w:type="spellEnd"/>
      <w:r w:rsidRPr="00DA124D">
        <w:t>, ao qual permite</w:t>
      </w:r>
      <w:r>
        <w:t xml:space="preserve"> a execução de 4 algoritmos: Contagem de Triângulos (CT), Busca de Cliques (BC), </w:t>
      </w:r>
      <w:proofErr w:type="spellStart"/>
      <w:r w:rsidRPr="001428FE">
        <w:rPr>
          <w:i/>
          <w:iCs/>
        </w:rPr>
        <w:t>Motif</w:t>
      </w:r>
      <w:proofErr w:type="spellEnd"/>
      <w:r w:rsidRPr="001428FE">
        <w:rPr>
          <w:i/>
          <w:iCs/>
        </w:rPr>
        <w:t xml:space="preserve"> </w:t>
      </w:r>
      <w:proofErr w:type="spellStart"/>
      <w:r w:rsidRPr="001428FE">
        <w:rPr>
          <w:i/>
          <w:iCs/>
        </w:rPr>
        <w:t>Counting</w:t>
      </w:r>
      <w:proofErr w:type="spellEnd"/>
      <w:r>
        <w:t xml:space="preserve"> (MC) e Mineração de </w:t>
      </w:r>
      <w:proofErr w:type="spellStart"/>
      <w:r>
        <w:t>Subgrafo</w:t>
      </w:r>
      <w:proofErr w:type="spellEnd"/>
      <w:r>
        <w:t xml:space="preserve"> Frequente (MSF). Segundo os autores, o </w:t>
      </w:r>
      <w:proofErr w:type="spellStart"/>
      <w:r>
        <w:t>Pangolin</w:t>
      </w:r>
      <w:proofErr w:type="spellEnd"/>
      <w:r>
        <w:t xml:space="preserve">, que é desenvolvido na linguagem de programação C++, implementa uma série de otimizações a fim de melhorar o processamento dos algoritmos sem comprometer sua flexibilidade. Dessa forma, a API do </w:t>
      </w:r>
      <w:r w:rsidRPr="00717452">
        <w:rPr>
          <w:i/>
          <w:iCs/>
        </w:rPr>
        <w:t>framework</w:t>
      </w:r>
      <w:r>
        <w:t xml:space="preserve"> permite a extensão das funções </w:t>
      </w:r>
      <w:proofErr w:type="spellStart"/>
      <w:r>
        <w:t>toAdd</w:t>
      </w:r>
      <w:proofErr w:type="spellEnd"/>
      <w:r>
        <w:t xml:space="preserve">, </w:t>
      </w:r>
      <w:proofErr w:type="spellStart"/>
      <w:r>
        <w:t>toExtend</w:t>
      </w:r>
      <w:proofErr w:type="spellEnd"/>
      <w:r>
        <w:t xml:space="preserve">, </w:t>
      </w:r>
      <w:proofErr w:type="spellStart"/>
      <w:r>
        <w:t>getPattern</w:t>
      </w:r>
      <w:proofErr w:type="spellEnd"/>
      <w:r>
        <w:t xml:space="preserve">, </w:t>
      </w:r>
      <w:proofErr w:type="spellStart"/>
      <w:r>
        <w:t>getSupport</w:t>
      </w:r>
      <w:proofErr w:type="spellEnd"/>
      <w:r>
        <w:t xml:space="preserve">, </w:t>
      </w:r>
      <w:proofErr w:type="spellStart"/>
      <w:r>
        <w:t>Aggregate</w:t>
      </w:r>
      <w:proofErr w:type="spellEnd"/>
      <w:r>
        <w:t xml:space="preserve"> e </w:t>
      </w:r>
      <w:proofErr w:type="spellStart"/>
      <w:r>
        <w:t>toDiscard</w:t>
      </w:r>
      <w:proofErr w:type="spellEnd"/>
      <w:r>
        <w:t xml:space="preserve">, possibilitando a customização de soluções específicas para cada algoritmo, visando otimizar seus tempos de </w:t>
      </w:r>
      <w:r w:rsidRPr="00DA124D">
        <w:t xml:space="preserve">execução. Além disso, segundo </w:t>
      </w:r>
      <w:r>
        <w:t>Chen</w:t>
      </w:r>
      <w:r w:rsidRPr="00DA124D">
        <w:t xml:space="preserve"> </w:t>
      </w:r>
      <w:r w:rsidRPr="00DA124D">
        <w:rPr>
          <w:i/>
          <w:iCs/>
        </w:rPr>
        <w:t>et al.</w:t>
      </w:r>
      <w:r w:rsidRPr="00DA124D">
        <w:t xml:space="preserve"> (2020), o </w:t>
      </w:r>
      <w:proofErr w:type="spellStart"/>
      <w:r w:rsidRPr="00DA124D">
        <w:t>Pangolin</w:t>
      </w:r>
      <w:proofErr w:type="spellEnd"/>
      <w:r w:rsidRPr="00DA124D">
        <w:t xml:space="preserve"> pode executar o processamento MPG tanto na CPU, quanto na GPU e, diferentemente dos </w:t>
      </w:r>
      <w:r w:rsidRPr="00DA124D">
        <w:rPr>
          <w:i/>
          <w:iCs/>
        </w:rPr>
        <w:t>frameworks</w:t>
      </w:r>
      <w:r w:rsidRPr="00DA124D">
        <w:t xml:space="preserve"> existentes como o </w:t>
      </w:r>
      <w:proofErr w:type="spellStart"/>
      <w:r w:rsidRPr="00DA124D">
        <w:t>RStream</w:t>
      </w:r>
      <w:proofErr w:type="spellEnd"/>
      <w:r w:rsidRPr="00DA124D">
        <w:t xml:space="preserve">, que salva os </w:t>
      </w:r>
      <w:proofErr w:type="spellStart"/>
      <w:r w:rsidRPr="00DA124D">
        <w:t>subgrafos</w:t>
      </w:r>
      <w:proofErr w:type="spellEnd"/>
      <w:r w:rsidRPr="00DA124D">
        <w:t xml:space="preserve"> resultantes em disco, realiza o processamento do modelo em memória, melhorando o desempenho.</w:t>
      </w:r>
    </w:p>
    <w:p w14:paraId="6D3A6CB2" w14:textId="77777777" w:rsidR="006F5E82" w:rsidRDefault="006F5E82" w:rsidP="001428FE">
      <w:pPr>
        <w:pStyle w:val="TF-TEXTO"/>
      </w:pPr>
      <w:r>
        <w:t>Chen</w:t>
      </w:r>
      <w:r w:rsidRPr="00DA124D">
        <w:t xml:space="preserve"> </w:t>
      </w:r>
      <w:r w:rsidRPr="00DA124D">
        <w:rPr>
          <w:i/>
          <w:iCs/>
        </w:rPr>
        <w:t>et al.</w:t>
      </w:r>
      <w:r w:rsidRPr="00DA124D">
        <w:t xml:space="preserve"> (2020) compararam o Pangolim com os </w:t>
      </w:r>
      <w:r w:rsidRPr="00DA124D">
        <w:rPr>
          <w:i/>
          <w:iCs/>
        </w:rPr>
        <w:t>frameworks</w:t>
      </w:r>
      <w:r w:rsidRPr="00DA124D">
        <w:t xml:space="preserve"> Arabesque, </w:t>
      </w:r>
      <w:proofErr w:type="spellStart"/>
      <w:r w:rsidRPr="00DA124D">
        <w:t>RStream</w:t>
      </w:r>
      <w:proofErr w:type="spellEnd"/>
      <w:r w:rsidRPr="00DA124D">
        <w:t>, Fractal e com outros que apresentam implementações específicas para cada algoritmo.</w:t>
      </w:r>
      <w:r>
        <w:t xml:space="preserve"> Todos possuem apenas a capacidade de processamento na CPU. Para realizar os testes, foram utilizados os </w:t>
      </w:r>
      <w:proofErr w:type="spellStart"/>
      <w:r w:rsidRPr="00E72AFA">
        <w:rPr>
          <w:i/>
          <w:iCs/>
        </w:rPr>
        <w:t>datasets</w:t>
      </w:r>
      <w:proofErr w:type="spellEnd"/>
      <w:r>
        <w:t xml:space="preserve"> Mico, </w:t>
      </w:r>
      <w:proofErr w:type="spellStart"/>
      <w:r>
        <w:t>Patents</w:t>
      </w:r>
      <w:proofErr w:type="spellEnd"/>
      <w:r>
        <w:t xml:space="preserve">, Youtube, </w:t>
      </w:r>
      <w:proofErr w:type="spellStart"/>
      <w:r>
        <w:t>ProteinDB</w:t>
      </w:r>
      <w:proofErr w:type="spellEnd"/>
      <w:r>
        <w:t xml:space="preserve">, </w:t>
      </w:r>
      <w:proofErr w:type="spellStart"/>
      <w:r>
        <w:t>LiveJournal</w:t>
      </w:r>
      <w:proofErr w:type="spellEnd"/>
      <w:r>
        <w:t xml:space="preserve">, Orkut, Twitter e Gsh-2015, os quais apresentam diferentes números de vértices, arestas e grau médio dos vértices. Estes números variam de 100 mil vértices no Mico, a 988.490.691 vértices no Gsh-2015, entre 2.160.312 arestas no Micro a 51.381.410.236 arestas no Gsh-2015 e grau médio dos vértices entre 8 e 76 no </w:t>
      </w:r>
      <w:proofErr w:type="spellStart"/>
      <w:r>
        <w:t>ProteinDB</w:t>
      </w:r>
      <w:proofErr w:type="spellEnd"/>
      <w:r>
        <w:t xml:space="preserve"> e Orkut, respectivamente. Segundo os autores, os experimentos foram realizados em uma máquina com CPU Intel Xeon Gold 5120 com </w:t>
      </w:r>
      <w:proofErr w:type="spellStart"/>
      <w:r w:rsidRPr="00B36AC6">
        <w:rPr>
          <w:i/>
          <w:iCs/>
        </w:rPr>
        <w:t>clock</w:t>
      </w:r>
      <w:proofErr w:type="spellEnd"/>
      <w:r>
        <w:t xml:space="preserve"> de 2,2 GHz, 4 sockets de 14 núcleos cada, 190 GB de memória RAM e um SSD de 3 TB. Chen</w:t>
      </w:r>
      <w:r w:rsidRPr="00FA33C3">
        <w:t xml:space="preserve"> </w:t>
      </w:r>
      <w:r w:rsidRPr="00FA33C3">
        <w:rPr>
          <w:i/>
          <w:iCs/>
        </w:rPr>
        <w:t>et al.</w:t>
      </w:r>
      <w:r w:rsidRPr="00FA33C3">
        <w:t xml:space="preserve"> (2020) destacam que nos experimentos envolvendo processamento em GPU foram utilizadas máquinas com placas de vídeo (Nvidia GTX 1080Ti com 11 GB de memória e Nvidia V100 com 32 GB de memória) e a API CUDA na versão 9.0.</w:t>
      </w:r>
    </w:p>
    <w:p w14:paraId="7568E5B7" w14:textId="77777777" w:rsidR="006F5E82" w:rsidRDefault="006F5E82" w:rsidP="001428FE">
      <w:pPr>
        <w:pStyle w:val="TF-TEXTO"/>
      </w:pPr>
      <w:r>
        <w:t xml:space="preserve">De acordo com Chen </w:t>
      </w:r>
      <w:r w:rsidRPr="00717452">
        <w:rPr>
          <w:i/>
          <w:iCs/>
        </w:rPr>
        <w:t>et al.</w:t>
      </w:r>
      <w:r>
        <w:t xml:space="preserve"> (2020), os resultados obtidos da execução em CPU em comparação com os </w:t>
      </w:r>
      <w:r w:rsidRPr="000C7723">
        <w:rPr>
          <w:i/>
          <w:iCs/>
        </w:rPr>
        <w:t>frameworks</w:t>
      </w:r>
      <w:r>
        <w:t xml:space="preserve"> genéricos de MPG foram muito favoráveis ao </w:t>
      </w:r>
      <w:proofErr w:type="spellStart"/>
      <w:r>
        <w:t>Pangolin</w:t>
      </w:r>
      <w:proofErr w:type="spellEnd"/>
      <w:r>
        <w:t xml:space="preserve">, sendo 49, 88 e 80 vezes mais rápido que o Arabesque, </w:t>
      </w:r>
      <w:proofErr w:type="spellStart"/>
      <w:r>
        <w:t>RStream</w:t>
      </w:r>
      <w:proofErr w:type="spellEnd"/>
      <w:r>
        <w:t xml:space="preserve"> e Fractal, respectivamente. No entanto, segundo os atores, ao executar os algoritmos implementados pelo Pangolim na GPU, foram obtidos tempos de execução, em média, 15 vezes melhores em relação aos resultados obtidos em CPU. Contudo, Chen </w:t>
      </w:r>
      <w:r w:rsidRPr="00B36AC6">
        <w:rPr>
          <w:i/>
          <w:iCs/>
        </w:rPr>
        <w:t>et al.</w:t>
      </w:r>
      <w:r>
        <w:t xml:space="preserve"> (2020) destacam que na comparação com os algoritmos específicos, os resultados foram </w:t>
      </w:r>
      <w:r w:rsidRPr="00FA33C3">
        <w:t>diversos. Enquanto</w:t>
      </w:r>
      <w:r>
        <w:t xml:space="preserve"> para alguns algoritmos a execução em CPU, no </w:t>
      </w:r>
      <w:proofErr w:type="spellStart"/>
      <w:r>
        <w:t>Pangolin</w:t>
      </w:r>
      <w:proofErr w:type="spellEnd"/>
      <w:r>
        <w:t xml:space="preserve">, foram 20 vezes mais lentas, outras execuções em GPU foram 290 vezes mais rápidas. </w:t>
      </w:r>
    </w:p>
    <w:p w14:paraId="5441A3D3" w14:textId="77777777" w:rsidR="006F5E82" w:rsidRDefault="006F5E82" w:rsidP="001428FE">
      <w:pPr>
        <w:pStyle w:val="TF-TEXTO"/>
      </w:pPr>
      <w:r>
        <w:t xml:space="preserve">Chen </w:t>
      </w:r>
      <w:r w:rsidRPr="00B36AC6">
        <w:rPr>
          <w:i/>
          <w:iCs/>
        </w:rPr>
        <w:t>et al.</w:t>
      </w:r>
      <w:r>
        <w:t xml:space="preserve"> (2020) salientam que, embora o tempo de processamento não tenha sido melhor em relação aos algoritmos específicos, todas as aplicações otimizadas de maneira específica demandam um esforço de programação maior ao que é necessário para desenvolver no </w:t>
      </w:r>
      <w:proofErr w:type="spellStart"/>
      <w:r>
        <w:t>Pangolin</w:t>
      </w:r>
      <w:proofErr w:type="spellEnd"/>
      <w:r>
        <w:t xml:space="preserve">. Além disso, os algoritmos possuem em média 4 vezes mais linhas de código. Inclusive, muitos são tão específicos que se limitam a resolver apenas um determinado escopo do algoritmo, como é o caso do algoritmo MC cujas aplicações específicas apenas realizam buscas por </w:t>
      </w:r>
      <w:proofErr w:type="spellStart"/>
      <w:r>
        <w:t>subgrafos</w:t>
      </w:r>
      <w:proofErr w:type="spellEnd"/>
      <w:r>
        <w:t xml:space="preserve"> que possuem 3 ou 4 vértices, enquanto o </w:t>
      </w:r>
      <w:proofErr w:type="spellStart"/>
      <w:r>
        <w:t>Pangolin</w:t>
      </w:r>
      <w:proofErr w:type="spellEnd"/>
      <w:r>
        <w:t xml:space="preserve"> consegue realizar a mesma busca considerando qualquer número de vértices.</w:t>
      </w:r>
    </w:p>
    <w:p w14:paraId="7536C9B7" w14:textId="77777777" w:rsidR="006F5E82" w:rsidRDefault="006F5E82" w:rsidP="001428FE">
      <w:pPr>
        <w:pStyle w:val="TF-TEXTO"/>
      </w:pPr>
      <w:r w:rsidRPr="00FA33C3">
        <w:lastRenderedPageBreak/>
        <w:t xml:space="preserve">Por fim, </w:t>
      </w:r>
      <w:r>
        <w:t xml:space="preserve">Chen </w:t>
      </w:r>
      <w:r w:rsidRPr="00717452">
        <w:rPr>
          <w:i/>
          <w:iCs/>
        </w:rPr>
        <w:t>et al.</w:t>
      </w:r>
      <w:r>
        <w:t xml:space="preserve"> (2020) concluem que, apesar de não obter uma performance superior às aplicações específicas, o </w:t>
      </w:r>
      <w:proofErr w:type="spellStart"/>
      <w:r>
        <w:t>Pangolin</w:t>
      </w:r>
      <w:proofErr w:type="spellEnd"/>
      <w:r>
        <w:t xml:space="preserve"> apresenta um enorme ganho de performance em comparação aos </w:t>
      </w:r>
      <w:r w:rsidRPr="00717452">
        <w:rPr>
          <w:i/>
          <w:iCs/>
        </w:rPr>
        <w:t>frameworks</w:t>
      </w:r>
      <w:r>
        <w:t xml:space="preserve"> genéricos de MPG. Além disso, também abstrai grande parte das complexidades envolvidas através da possibilidade de extensão de suas funcionalidades.</w:t>
      </w:r>
    </w:p>
    <w:p w14:paraId="51E5592E" w14:textId="77777777" w:rsidR="006F5E82" w:rsidRDefault="006F5E82" w:rsidP="00424AD5">
      <w:pPr>
        <w:pStyle w:val="Ttulo1"/>
      </w:pPr>
      <w:bookmarkStart w:id="32" w:name="_Toc54164921"/>
      <w:bookmarkStart w:id="33" w:name="_Toc54165675"/>
      <w:bookmarkStart w:id="34" w:name="_Toc54169333"/>
      <w:bookmarkStart w:id="35" w:name="_Toc96347439"/>
      <w:bookmarkStart w:id="36" w:name="_Toc96357723"/>
      <w:bookmarkStart w:id="37" w:name="_Toc96491866"/>
      <w:bookmarkStart w:id="38" w:name="_Toc411603107"/>
      <w:bookmarkEnd w:id="23"/>
      <w:r>
        <w:t>proposta</w:t>
      </w:r>
    </w:p>
    <w:p w14:paraId="669B2289" w14:textId="77777777" w:rsidR="006F5E82" w:rsidRDefault="006F5E82" w:rsidP="00451B94">
      <w:pPr>
        <w:pStyle w:val="TF-TEXTO"/>
      </w:pPr>
      <w:r>
        <w:t>Nesta seção será detalhada a proposta do trabalho: sua justificativa, requisitos funcionais e não funcionais, objetivos específicos, suas metodologias e o cronograma de desenvolvimento da aplicação.</w:t>
      </w:r>
    </w:p>
    <w:p w14:paraId="6888C007" w14:textId="77777777" w:rsidR="006F5E82" w:rsidRDefault="006F5E82" w:rsidP="00E638A0">
      <w:pPr>
        <w:pStyle w:val="Ttulo2"/>
      </w:pPr>
      <w:bookmarkStart w:id="39" w:name="_Toc54164915"/>
      <w:bookmarkStart w:id="40" w:name="_Toc54165669"/>
      <w:bookmarkStart w:id="41" w:name="_Toc54169327"/>
      <w:bookmarkStart w:id="42" w:name="_Toc96347433"/>
      <w:bookmarkStart w:id="43" w:name="_Toc96357717"/>
      <w:bookmarkStart w:id="44" w:name="_Toc96491860"/>
      <w:bookmarkStart w:id="45" w:name="_Toc351015594"/>
      <w:r>
        <w:t>JUSTIFICATIVA</w:t>
      </w:r>
    </w:p>
    <w:p w14:paraId="613BB9B6" w14:textId="77777777" w:rsidR="006F5E82" w:rsidRDefault="006F5E82" w:rsidP="00D86682">
      <w:pPr>
        <w:pStyle w:val="TF-ALNEA"/>
        <w:numPr>
          <w:ilvl w:val="0"/>
          <w:numId w:val="0"/>
        </w:numPr>
      </w:pPr>
      <w:r>
        <w:tab/>
        <w:t>O Quadro 1 apresenta uma comparação dos três trabalhos correlatos selecionados, destacando suas principais características. A disposição do quadro é a seguinte: cada linha representa uma característica distinta e cada coluna um trabalho correlato.</w:t>
      </w:r>
    </w:p>
    <w:p w14:paraId="4B506DE8" w14:textId="77777777" w:rsidR="006F5E82" w:rsidRDefault="006F5E82" w:rsidP="006B0760">
      <w:pPr>
        <w:pStyle w:val="TF-LEGENDA"/>
      </w:pPr>
      <w:bookmarkStart w:id="46" w:name="_Ref52025161"/>
      <w:r>
        <w:t xml:space="preserve">Quadro </w:t>
      </w:r>
      <w:fldSimple w:instr=" SEQ Quadro \* ARABIC ">
        <w:r>
          <w:rPr>
            <w:noProof/>
          </w:rPr>
          <w:t>1</w:t>
        </w:r>
      </w:fldSimple>
      <w:bookmarkEnd w:id="46"/>
      <w:r>
        <w:t xml:space="preserve"> – Comparativo dos trabalhos correlatos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31"/>
        <w:gridCol w:w="1701"/>
        <w:gridCol w:w="1978"/>
        <w:gridCol w:w="1962"/>
      </w:tblGrid>
      <w:tr w:rsidR="006F5E82" w14:paraId="36F9429E" w14:textId="77777777" w:rsidTr="00B06AE2">
        <w:trPr>
          <w:trHeight w:val="579"/>
        </w:trPr>
        <w:tc>
          <w:tcPr>
            <w:tcW w:w="3431" w:type="dxa"/>
            <w:tcBorders>
              <w:tl2br w:val="single" w:sz="4" w:space="0" w:color="auto"/>
            </w:tcBorders>
            <w:shd w:val="clear" w:color="auto" w:fill="A6A6A6"/>
          </w:tcPr>
          <w:p w14:paraId="6795419C" w14:textId="77777777" w:rsidR="006F5E82" w:rsidRDefault="006F5E82" w:rsidP="00B06AE2">
            <w:pPr>
              <w:pStyle w:val="TF-TEXTOQUADRO"/>
              <w:jc w:val="right"/>
            </w:pPr>
            <w:r>
              <w:t>Trabalhos Correlatos</w:t>
            </w:r>
          </w:p>
          <w:p w14:paraId="6402DFD3" w14:textId="77777777" w:rsidR="006F5E82" w:rsidRPr="00B06AE2" w:rsidRDefault="006F5E82" w:rsidP="00B06AE2">
            <w:pPr>
              <w:pStyle w:val="TF-TEXTOQUADRO"/>
              <w:jc w:val="center"/>
              <w:rPr>
                <w:sz w:val="4"/>
                <w:szCs w:val="4"/>
              </w:rPr>
            </w:pPr>
          </w:p>
          <w:p w14:paraId="5D519FE8" w14:textId="77777777" w:rsidR="006F5E82" w:rsidRPr="007D4566" w:rsidRDefault="006F5E82" w:rsidP="00B06AE2">
            <w:pPr>
              <w:pStyle w:val="TF-TEXTO"/>
              <w:ind w:firstLine="0"/>
            </w:pPr>
            <w:r>
              <w:t>Características</w:t>
            </w:r>
          </w:p>
        </w:tc>
        <w:tc>
          <w:tcPr>
            <w:tcW w:w="1701" w:type="dxa"/>
            <w:shd w:val="clear" w:color="auto" w:fill="A6A6A6"/>
            <w:vAlign w:val="center"/>
          </w:tcPr>
          <w:p w14:paraId="1F706398" w14:textId="77777777" w:rsidR="006F5E82" w:rsidRDefault="006F5E82" w:rsidP="00802D0F">
            <w:pPr>
              <w:pStyle w:val="TF-TEXTOQUADRO"/>
              <w:jc w:val="center"/>
            </w:pPr>
            <w:proofErr w:type="spellStart"/>
            <w:r w:rsidRPr="00F105CE">
              <w:t>Zarebavani</w:t>
            </w:r>
            <w:proofErr w:type="spellEnd"/>
            <w:r w:rsidRPr="00F105CE">
              <w:t xml:space="preserve"> </w:t>
            </w:r>
            <w:r w:rsidRPr="00F105CE">
              <w:rPr>
                <w:i/>
                <w:iCs/>
              </w:rPr>
              <w:t>et al.</w:t>
            </w:r>
            <w:r w:rsidRPr="00F105CE">
              <w:t xml:space="preserve"> (2019)</w:t>
            </w:r>
          </w:p>
        </w:tc>
        <w:tc>
          <w:tcPr>
            <w:tcW w:w="1978" w:type="dxa"/>
            <w:shd w:val="clear" w:color="auto" w:fill="A6A6A6"/>
            <w:vAlign w:val="center"/>
          </w:tcPr>
          <w:p w14:paraId="35A98FAB" w14:textId="77777777" w:rsidR="006F5E82" w:rsidRDefault="006F5E82" w:rsidP="00802D0F">
            <w:pPr>
              <w:pStyle w:val="TF-TEXTOQUADRO"/>
              <w:jc w:val="center"/>
            </w:pPr>
            <w:r w:rsidRPr="00F105CE">
              <w:t xml:space="preserve">Wang </w:t>
            </w:r>
            <w:r w:rsidRPr="00F105CE">
              <w:rPr>
                <w:i/>
                <w:iCs/>
              </w:rPr>
              <w:t>et al.</w:t>
            </w:r>
            <w:r w:rsidRPr="00F105CE">
              <w:t xml:space="preserve"> </w:t>
            </w:r>
          </w:p>
          <w:p w14:paraId="44F9579B" w14:textId="77777777" w:rsidR="006F5E82" w:rsidRDefault="006F5E82" w:rsidP="00802D0F">
            <w:pPr>
              <w:pStyle w:val="TF-TEXTOQUADRO"/>
              <w:jc w:val="center"/>
            </w:pPr>
            <w:r w:rsidRPr="00F105CE">
              <w:t>(2019)</w:t>
            </w:r>
          </w:p>
        </w:tc>
        <w:tc>
          <w:tcPr>
            <w:tcW w:w="1962" w:type="dxa"/>
            <w:shd w:val="clear" w:color="auto" w:fill="A6A6A6"/>
            <w:vAlign w:val="center"/>
          </w:tcPr>
          <w:p w14:paraId="2CA2AFE6" w14:textId="77777777" w:rsidR="006F5E82" w:rsidRDefault="006F5E82" w:rsidP="00802D0F">
            <w:pPr>
              <w:pStyle w:val="TF-TEXTOQUADRO"/>
              <w:jc w:val="center"/>
            </w:pPr>
            <w:r>
              <w:t>Chen</w:t>
            </w:r>
            <w:r w:rsidRPr="00F105CE">
              <w:t xml:space="preserve"> </w:t>
            </w:r>
            <w:r w:rsidRPr="00F105CE">
              <w:rPr>
                <w:i/>
                <w:iCs/>
              </w:rPr>
              <w:t>et al.</w:t>
            </w:r>
            <w:r w:rsidRPr="00F105CE">
              <w:t xml:space="preserve"> </w:t>
            </w:r>
          </w:p>
          <w:p w14:paraId="7842D52E" w14:textId="77777777" w:rsidR="006F5E82" w:rsidRPr="007D4566" w:rsidRDefault="006F5E82" w:rsidP="00802D0F">
            <w:pPr>
              <w:pStyle w:val="TF-TEXTOQUADRO"/>
              <w:jc w:val="center"/>
            </w:pPr>
            <w:r w:rsidRPr="00F105CE">
              <w:t>(2020)</w:t>
            </w:r>
          </w:p>
        </w:tc>
      </w:tr>
      <w:tr w:rsidR="006F5E82" w14:paraId="5592DE1F" w14:textId="77777777" w:rsidTr="00B06AE2">
        <w:tc>
          <w:tcPr>
            <w:tcW w:w="3431" w:type="dxa"/>
            <w:shd w:val="clear" w:color="auto" w:fill="auto"/>
            <w:vAlign w:val="center"/>
          </w:tcPr>
          <w:p w14:paraId="137D7973" w14:textId="77777777" w:rsidR="006F5E82" w:rsidRDefault="006F5E82" w:rsidP="00B06AE2">
            <w:pPr>
              <w:pStyle w:val="TF-TEXTOQUADRO"/>
            </w:pPr>
            <w:r>
              <w:t>API para programação na GPU</w:t>
            </w:r>
          </w:p>
        </w:tc>
        <w:tc>
          <w:tcPr>
            <w:tcW w:w="1701" w:type="dxa"/>
            <w:shd w:val="clear" w:color="auto" w:fill="auto"/>
            <w:vAlign w:val="center"/>
          </w:tcPr>
          <w:p w14:paraId="4FA8E048" w14:textId="77777777" w:rsidR="006F5E82" w:rsidRDefault="006F5E82" w:rsidP="00126503">
            <w:pPr>
              <w:pStyle w:val="TF-TEXTOQUADRO"/>
              <w:jc w:val="center"/>
            </w:pPr>
            <w:r>
              <w:t>CUDA 9.2</w:t>
            </w:r>
          </w:p>
        </w:tc>
        <w:tc>
          <w:tcPr>
            <w:tcW w:w="1978" w:type="dxa"/>
            <w:shd w:val="clear" w:color="auto" w:fill="auto"/>
            <w:vAlign w:val="center"/>
          </w:tcPr>
          <w:p w14:paraId="1CB10A24" w14:textId="77777777" w:rsidR="006F5E82" w:rsidRDefault="006F5E82" w:rsidP="00126503">
            <w:pPr>
              <w:pStyle w:val="TF-TEXTOQUADRO"/>
              <w:jc w:val="center"/>
            </w:pPr>
            <w:r>
              <w:t>CUDA 9.1</w:t>
            </w:r>
          </w:p>
        </w:tc>
        <w:tc>
          <w:tcPr>
            <w:tcW w:w="1962" w:type="dxa"/>
            <w:shd w:val="clear" w:color="auto" w:fill="auto"/>
            <w:vAlign w:val="center"/>
          </w:tcPr>
          <w:p w14:paraId="4EDED4B4" w14:textId="77777777" w:rsidR="006F5E82" w:rsidRDefault="006F5E82" w:rsidP="00126503">
            <w:pPr>
              <w:pStyle w:val="TF-TEXTOQUADRO"/>
              <w:jc w:val="center"/>
            </w:pPr>
            <w:r>
              <w:t>CUDA 9.0</w:t>
            </w:r>
          </w:p>
        </w:tc>
      </w:tr>
      <w:tr w:rsidR="006F5E82" w14:paraId="247CFFE9" w14:textId="77777777" w:rsidTr="00B06AE2">
        <w:tc>
          <w:tcPr>
            <w:tcW w:w="3431" w:type="dxa"/>
            <w:shd w:val="clear" w:color="auto" w:fill="auto"/>
            <w:vAlign w:val="center"/>
          </w:tcPr>
          <w:p w14:paraId="7E603834" w14:textId="77777777" w:rsidR="006F5E82" w:rsidRDefault="006F5E82" w:rsidP="00B06AE2">
            <w:pPr>
              <w:pStyle w:val="TF-TEXTOQUADRO"/>
            </w:pPr>
            <w:r>
              <w:t xml:space="preserve">necessidade de </w:t>
            </w:r>
            <w:proofErr w:type="spellStart"/>
            <w:r>
              <w:t>pré</w:t>
            </w:r>
            <w:proofErr w:type="spellEnd"/>
            <w:r>
              <w:t>-configuração da ferramenta</w:t>
            </w:r>
          </w:p>
        </w:tc>
        <w:tc>
          <w:tcPr>
            <w:tcW w:w="1701" w:type="dxa"/>
            <w:shd w:val="clear" w:color="auto" w:fill="auto"/>
            <w:vAlign w:val="center"/>
          </w:tcPr>
          <w:p w14:paraId="4C592723" w14:textId="77777777" w:rsidR="006F5E82" w:rsidRDefault="006F5E82" w:rsidP="00126503">
            <w:pPr>
              <w:pStyle w:val="TF-TEXTOQUADRO"/>
              <w:jc w:val="center"/>
            </w:pPr>
            <w:r>
              <w:t>Sim</w:t>
            </w:r>
          </w:p>
        </w:tc>
        <w:tc>
          <w:tcPr>
            <w:tcW w:w="1978" w:type="dxa"/>
            <w:shd w:val="clear" w:color="auto" w:fill="auto"/>
            <w:vAlign w:val="center"/>
          </w:tcPr>
          <w:p w14:paraId="133F5A7C" w14:textId="77777777" w:rsidR="006F5E82" w:rsidRDefault="006F5E82" w:rsidP="00126503">
            <w:pPr>
              <w:pStyle w:val="TF-TEXTOQUADRO"/>
              <w:jc w:val="center"/>
            </w:pPr>
            <w:r>
              <w:t>Não</w:t>
            </w:r>
          </w:p>
        </w:tc>
        <w:tc>
          <w:tcPr>
            <w:tcW w:w="1962" w:type="dxa"/>
            <w:shd w:val="clear" w:color="auto" w:fill="auto"/>
            <w:vAlign w:val="center"/>
          </w:tcPr>
          <w:p w14:paraId="007F08B0" w14:textId="77777777" w:rsidR="006F5E82" w:rsidRDefault="006F5E82" w:rsidP="00126503">
            <w:pPr>
              <w:pStyle w:val="TF-TEXTOQUADRO"/>
              <w:jc w:val="center"/>
            </w:pPr>
            <w:r>
              <w:t>Não</w:t>
            </w:r>
          </w:p>
        </w:tc>
      </w:tr>
      <w:tr w:rsidR="006F5E82" w14:paraId="231B8899" w14:textId="77777777" w:rsidTr="00B06AE2">
        <w:tc>
          <w:tcPr>
            <w:tcW w:w="3431" w:type="dxa"/>
            <w:shd w:val="clear" w:color="auto" w:fill="auto"/>
            <w:vAlign w:val="center"/>
          </w:tcPr>
          <w:p w14:paraId="6A725B6B" w14:textId="77777777" w:rsidR="006F5E82" w:rsidRDefault="006F5E82" w:rsidP="00B06AE2">
            <w:pPr>
              <w:pStyle w:val="TF-TEXTOQUADRO"/>
            </w:pPr>
            <w:r>
              <w:t>modo de execução, comunicação e travessia</w:t>
            </w:r>
          </w:p>
        </w:tc>
        <w:tc>
          <w:tcPr>
            <w:tcW w:w="1701" w:type="dxa"/>
            <w:shd w:val="clear" w:color="auto" w:fill="auto"/>
            <w:vAlign w:val="center"/>
          </w:tcPr>
          <w:p w14:paraId="402A120B" w14:textId="77777777" w:rsidR="006F5E82" w:rsidRDefault="006F5E82" w:rsidP="00126503">
            <w:pPr>
              <w:pStyle w:val="TF-TEXTOQUADRO"/>
              <w:jc w:val="center"/>
            </w:pPr>
            <w:r>
              <w:t>Fixo</w:t>
            </w:r>
          </w:p>
        </w:tc>
        <w:tc>
          <w:tcPr>
            <w:tcW w:w="1978" w:type="dxa"/>
            <w:shd w:val="clear" w:color="auto" w:fill="auto"/>
            <w:vAlign w:val="center"/>
          </w:tcPr>
          <w:p w14:paraId="2902FD06" w14:textId="77777777" w:rsidR="006F5E82" w:rsidRDefault="006F5E82" w:rsidP="00126503">
            <w:pPr>
              <w:pStyle w:val="TF-TEXTOQUADRO"/>
              <w:jc w:val="center"/>
            </w:pPr>
            <w:r>
              <w:t>Híbrido</w:t>
            </w:r>
          </w:p>
        </w:tc>
        <w:tc>
          <w:tcPr>
            <w:tcW w:w="1962" w:type="dxa"/>
            <w:shd w:val="clear" w:color="auto" w:fill="auto"/>
            <w:vAlign w:val="center"/>
          </w:tcPr>
          <w:p w14:paraId="72B19E87" w14:textId="77777777" w:rsidR="006F5E82" w:rsidRDefault="006F5E82" w:rsidP="00126503">
            <w:pPr>
              <w:pStyle w:val="TF-TEXTOQUADRO"/>
              <w:jc w:val="center"/>
            </w:pPr>
            <w:r>
              <w:t>Fixo</w:t>
            </w:r>
          </w:p>
        </w:tc>
      </w:tr>
      <w:tr w:rsidR="006F5E82" w14:paraId="1E8F06A2" w14:textId="77777777" w:rsidTr="00B06AE2">
        <w:tc>
          <w:tcPr>
            <w:tcW w:w="3431" w:type="dxa"/>
            <w:shd w:val="clear" w:color="auto" w:fill="auto"/>
            <w:vAlign w:val="center"/>
          </w:tcPr>
          <w:p w14:paraId="72540A41" w14:textId="77777777" w:rsidR="006F5E82" w:rsidRPr="00FA33C3" w:rsidRDefault="006F5E82" w:rsidP="00B06AE2">
            <w:pPr>
              <w:pStyle w:val="TF-TEXTOQUADRO"/>
              <w:rPr>
                <w:highlight w:val="red"/>
              </w:rPr>
            </w:pPr>
            <w:r w:rsidRPr="00D96458">
              <w:t>linguagem de programação utilizada</w:t>
            </w:r>
          </w:p>
        </w:tc>
        <w:tc>
          <w:tcPr>
            <w:tcW w:w="1701" w:type="dxa"/>
            <w:shd w:val="clear" w:color="auto" w:fill="auto"/>
            <w:vAlign w:val="center"/>
          </w:tcPr>
          <w:p w14:paraId="1D1A540E" w14:textId="77777777" w:rsidR="006F5E82" w:rsidRDefault="006F5E82" w:rsidP="00126503">
            <w:pPr>
              <w:pStyle w:val="TF-TEXTOQUADRO"/>
              <w:jc w:val="center"/>
            </w:pPr>
            <w:r>
              <w:t>C</w:t>
            </w:r>
          </w:p>
        </w:tc>
        <w:tc>
          <w:tcPr>
            <w:tcW w:w="1978" w:type="dxa"/>
            <w:shd w:val="clear" w:color="auto" w:fill="auto"/>
            <w:vAlign w:val="center"/>
          </w:tcPr>
          <w:p w14:paraId="16175B0E" w14:textId="77777777" w:rsidR="006F5E82" w:rsidRDefault="006F5E82" w:rsidP="00126503">
            <w:pPr>
              <w:pStyle w:val="TF-TEXTOQUADRO"/>
              <w:jc w:val="center"/>
            </w:pPr>
            <w:r>
              <w:t>C/C++</w:t>
            </w:r>
          </w:p>
        </w:tc>
        <w:tc>
          <w:tcPr>
            <w:tcW w:w="1962" w:type="dxa"/>
            <w:shd w:val="clear" w:color="auto" w:fill="auto"/>
            <w:vAlign w:val="center"/>
          </w:tcPr>
          <w:p w14:paraId="190CE3E2" w14:textId="77777777" w:rsidR="006F5E82" w:rsidRDefault="006F5E82" w:rsidP="00126503">
            <w:pPr>
              <w:pStyle w:val="TF-TEXTOQUADRO"/>
              <w:jc w:val="center"/>
            </w:pPr>
            <w:r>
              <w:t>C++</w:t>
            </w:r>
          </w:p>
        </w:tc>
      </w:tr>
      <w:tr w:rsidR="006F5E82" w14:paraId="2E8F3458" w14:textId="77777777" w:rsidTr="00B06AE2">
        <w:tc>
          <w:tcPr>
            <w:tcW w:w="3431" w:type="dxa"/>
            <w:shd w:val="clear" w:color="auto" w:fill="auto"/>
            <w:vAlign w:val="center"/>
          </w:tcPr>
          <w:p w14:paraId="6FFE2ACC" w14:textId="77777777" w:rsidR="006F5E82" w:rsidRDefault="006F5E82" w:rsidP="00B06AE2">
            <w:pPr>
              <w:pStyle w:val="TF-TEXTOQUADRO"/>
            </w:pPr>
            <w:r>
              <w:t>hardware utilizado para processamento</w:t>
            </w:r>
          </w:p>
        </w:tc>
        <w:tc>
          <w:tcPr>
            <w:tcW w:w="1701" w:type="dxa"/>
            <w:shd w:val="clear" w:color="auto" w:fill="auto"/>
            <w:vAlign w:val="center"/>
          </w:tcPr>
          <w:p w14:paraId="04BCCBEC" w14:textId="77777777" w:rsidR="006F5E82" w:rsidRDefault="006F5E82" w:rsidP="00126503">
            <w:pPr>
              <w:pStyle w:val="TF-TEXTOQUADRO"/>
              <w:jc w:val="center"/>
            </w:pPr>
            <w:r>
              <w:t>GPU</w:t>
            </w:r>
          </w:p>
        </w:tc>
        <w:tc>
          <w:tcPr>
            <w:tcW w:w="1978" w:type="dxa"/>
            <w:shd w:val="clear" w:color="auto" w:fill="auto"/>
            <w:vAlign w:val="center"/>
          </w:tcPr>
          <w:p w14:paraId="59E7E14B" w14:textId="77777777" w:rsidR="006F5E82" w:rsidRDefault="006F5E82" w:rsidP="00126503">
            <w:pPr>
              <w:pStyle w:val="TF-TEXTOQUADRO"/>
              <w:jc w:val="center"/>
            </w:pPr>
            <w:r>
              <w:t>GPU</w:t>
            </w:r>
          </w:p>
        </w:tc>
        <w:tc>
          <w:tcPr>
            <w:tcW w:w="1962" w:type="dxa"/>
            <w:shd w:val="clear" w:color="auto" w:fill="auto"/>
            <w:vAlign w:val="center"/>
          </w:tcPr>
          <w:p w14:paraId="2FBADBCE" w14:textId="77777777" w:rsidR="006F5E82" w:rsidRDefault="006F5E82" w:rsidP="00126503">
            <w:pPr>
              <w:pStyle w:val="TF-TEXTOQUADRO"/>
              <w:jc w:val="center"/>
            </w:pPr>
            <w:r>
              <w:t>CPU/GPU</w:t>
            </w:r>
          </w:p>
        </w:tc>
      </w:tr>
      <w:tr w:rsidR="006F5E82" w14:paraId="5E2AEE4D" w14:textId="77777777" w:rsidTr="00B06AE2">
        <w:tc>
          <w:tcPr>
            <w:tcW w:w="3431" w:type="dxa"/>
            <w:shd w:val="clear" w:color="auto" w:fill="auto"/>
            <w:vAlign w:val="center"/>
          </w:tcPr>
          <w:p w14:paraId="46D7EAE3" w14:textId="77777777" w:rsidR="006F5E82" w:rsidRDefault="006F5E82" w:rsidP="00B06AE2">
            <w:pPr>
              <w:pStyle w:val="TF-TEXTOQUADRO"/>
            </w:pPr>
            <w:r>
              <w:t>algoritmo(s) utilizado(s)</w:t>
            </w:r>
          </w:p>
        </w:tc>
        <w:tc>
          <w:tcPr>
            <w:tcW w:w="1701" w:type="dxa"/>
            <w:shd w:val="clear" w:color="auto" w:fill="auto"/>
            <w:vAlign w:val="center"/>
          </w:tcPr>
          <w:p w14:paraId="645AD4EA" w14:textId="77777777" w:rsidR="006F5E82" w:rsidRDefault="006F5E82" w:rsidP="00126503">
            <w:pPr>
              <w:pStyle w:val="TF-TEXTOQUADRO"/>
              <w:jc w:val="center"/>
            </w:pPr>
            <w:r>
              <w:t>PC</w:t>
            </w:r>
          </w:p>
        </w:tc>
        <w:tc>
          <w:tcPr>
            <w:tcW w:w="1978" w:type="dxa"/>
            <w:shd w:val="clear" w:color="auto" w:fill="auto"/>
            <w:vAlign w:val="center"/>
          </w:tcPr>
          <w:p w14:paraId="0BA6F5AB" w14:textId="77777777" w:rsidR="006F5E82" w:rsidRDefault="006F5E82" w:rsidP="00126503">
            <w:pPr>
              <w:pStyle w:val="TF-TEXTOQUADRO"/>
              <w:jc w:val="center"/>
            </w:pPr>
            <w:r>
              <w:t>PR, SSSP, BFS e BC</w:t>
            </w:r>
          </w:p>
        </w:tc>
        <w:tc>
          <w:tcPr>
            <w:tcW w:w="1962" w:type="dxa"/>
            <w:shd w:val="clear" w:color="auto" w:fill="auto"/>
            <w:vAlign w:val="center"/>
          </w:tcPr>
          <w:p w14:paraId="1F2B60BD" w14:textId="77777777" w:rsidR="006F5E82" w:rsidRDefault="006F5E82" w:rsidP="00126503">
            <w:pPr>
              <w:pStyle w:val="TF-TEXTOQUADRO"/>
              <w:jc w:val="center"/>
            </w:pPr>
            <w:r>
              <w:t>CT, BC, MC e MSF</w:t>
            </w:r>
          </w:p>
        </w:tc>
      </w:tr>
      <w:tr w:rsidR="006F5E82" w:rsidRPr="00093382" w14:paraId="2E693436" w14:textId="77777777" w:rsidTr="00B06AE2">
        <w:tc>
          <w:tcPr>
            <w:tcW w:w="3431" w:type="dxa"/>
            <w:shd w:val="clear" w:color="auto" w:fill="auto"/>
            <w:vAlign w:val="center"/>
          </w:tcPr>
          <w:p w14:paraId="3004F04B" w14:textId="77777777" w:rsidR="006F5E82" w:rsidRDefault="006F5E82" w:rsidP="00B06AE2">
            <w:pPr>
              <w:pStyle w:val="TF-TEXTOQUADRO"/>
            </w:pPr>
            <w:r w:rsidRPr="00F9567E">
              <w:t>base de dados</w:t>
            </w:r>
          </w:p>
        </w:tc>
        <w:tc>
          <w:tcPr>
            <w:tcW w:w="1701" w:type="dxa"/>
            <w:shd w:val="clear" w:color="auto" w:fill="auto"/>
            <w:vAlign w:val="center"/>
          </w:tcPr>
          <w:p w14:paraId="48832B70" w14:textId="77777777" w:rsidR="006F5E82" w:rsidRDefault="006F5E82" w:rsidP="00126503">
            <w:pPr>
              <w:pStyle w:val="TF-TEXTOQUADRO"/>
              <w:jc w:val="center"/>
            </w:pPr>
            <w:r w:rsidRPr="005F581A">
              <w:t xml:space="preserve">NCI-60, MCC, BR-51, </w:t>
            </w:r>
            <w:proofErr w:type="spellStart"/>
            <w:proofErr w:type="gramStart"/>
            <w:r w:rsidRPr="005F581A">
              <w:t>S.cerevisiae</w:t>
            </w:r>
            <w:proofErr w:type="spellEnd"/>
            <w:proofErr w:type="gramEnd"/>
            <w:r w:rsidRPr="005F581A">
              <w:t xml:space="preserve">, </w:t>
            </w:r>
            <w:proofErr w:type="spellStart"/>
            <w:r w:rsidRPr="005F581A">
              <w:t>S.aureus</w:t>
            </w:r>
            <w:proofErr w:type="spellEnd"/>
            <w:r w:rsidRPr="005F581A">
              <w:t xml:space="preserve"> e DREA</w:t>
            </w:r>
            <w:r>
              <w:t>M</w:t>
            </w:r>
            <w:r w:rsidRPr="005F581A">
              <w:t>5-Insilico</w:t>
            </w:r>
          </w:p>
        </w:tc>
        <w:tc>
          <w:tcPr>
            <w:tcW w:w="1978" w:type="dxa"/>
            <w:shd w:val="clear" w:color="auto" w:fill="auto"/>
            <w:vAlign w:val="center"/>
          </w:tcPr>
          <w:p w14:paraId="6B263862" w14:textId="77777777" w:rsidR="006F5E82" w:rsidRPr="00D96458" w:rsidRDefault="006F5E82" w:rsidP="00126503">
            <w:pPr>
              <w:pStyle w:val="TF-TEXTOQUADRO"/>
              <w:jc w:val="center"/>
              <w:rPr>
                <w:lang w:val="en-US"/>
              </w:rPr>
            </w:pPr>
            <w:proofErr w:type="spellStart"/>
            <w:r w:rsidRPr="00D96458">
              <w:rPr>
                <w:lang w:val="en-US"/>
              </w:rPr>
              <w:t>road_usa</w:t>
            </w:r>
            <w:proofErr w:type="spellEnd"/>
            <w:r w:rsidRPr="00D96458">
              <w:rPr>
                <w:lang w:val="en-US"/>
              </w:rPr>
              <w:t>, kron_g500-logn21, soc-LiveJournal1, soc-</w:t>
            </w:r>
            <w:proofErr w:type="spellStart"/>
            <w:r w:rsidRPr="00D96458">
              <w:rPr>
                <w:lang w:val="en-US"/>
              </w:rPr>
              <w:t>orkut</w:t>
            </w:r>
            <w:proofErr w:type="spellEnd"/>
            <w:r w:rsidRPr="00D96458">
              <w:rPr>
                <w:lang w:val="en-US"/>
              </w:rPr>
              <w:t xml:space="preserve"> e soc-twitter-21</w:t>
            </w:r>
          </w:p>
        </w:tc>
        <w:tc>
          <w:tcPr>
            <w:tcW w:w="1962" w:type="dxa"/>
            <w:shd w:val="clear" w:color="auto" w:fill="auto"/>
            <w:vAlign w:val="center"/>
          </w:tcPr>
          <w:p w14:paraId="344DF97E" w14:textId="77777777" w:rsidR="006F5E82" w:rsidRPr="00D96458" w:rsidRDefault="006F5E82" w:rsidP="00126503">
            <w:pPr>
              <w:pStyle w:val="TF-TEXTOQUADRO"/>
              <w:jc w:val="center"/>
              <w:rPr>
                <w:lang w:val="en-US"/>
              </w:rPr>
            </w:pPr>
            <w:proofErr w:type="spellStart"/>
            <w:r w:rsidRPr="00D96458">
              <w:rPr>
                <w:lang w:val="en-US"/>
              </w:rPr>
              <w:t>Mico</w:t>
            </w:r>
            <w:proofErr w:type="spellEnd"/>
            <w:r w:rsidRPr="00D96458">
              <w:rPr>
                <w:lang w:val="en-US"/>
              </w:rPr>
              <w:t xml:space="preserve">, Patents, </w:t>
            </w:r>
            <w:proofErr w:type="spellStart"/>
            <w:r w:rsidRPr="00D96458">
              <w:rPr>
                <w:lang w:val="en-US"/>
              </w:rPr>
              <w:t>Youtube</w:t>
            </w:r>
            <w:proofErr w:type="spellEnd"/>
            <w:r w:rsidRPr="00D96458">
              <w:rPr>
                <w:lang w:val="en-US"/>
              </w:rPr>
              <w:t xml:space="preserve">, </w:t>
            </w:r>
            <w:proofErr w:type="spellStart"/>
            <w:r w:rsidRPr="00D96458">
              <w:rPr>
                <w:lang w:val="en-US"/>
              </w:rPr>
              <w:t>ProteinDB</w:t>
            </w:r>
            <w:proofErr w:type="spellEnd"/>
            <w:r w:rsidRPr="00D96458">
              <w:rPr>
                <w:lang w:val="en-US"/>
              </w:rPr>
              <w:t>, LiveJournal, Orkut, Twitter e Gsh-2015</w:t>
            </w:r>
          </w:p>
        </w:tc>
      </w:tr>
      <w:tr w:rsidR="006F5E82" w:rsidRPr="008D7821" w14:paraId="0F53CDF1" w14:textId="77777777" w:rsidTr="00B06AE2">
        <w:tc>
          <w:tcPr>
            <w:tcW w:w="3431" w:type="dxa"/>
            <w:shd w:val="clear" w:color="auto" w:fill="auto"/>
            <w:vAlign w:val="center"/>
          </w:tcPr>
          <w:p w14:paraId="1504C281" w14:textId="77777777" w:rsidR="006F5E82" w:rsidRPr="008D7821" w:rsidRDefault="006F5E82" w:rsidP="00B06AE2">
            <w:pPr>
              <w:pStyle w:val="TF-TEXTOQUADRO"/>
              <w:rPr>
                <w:lang w:val="en-US"/>
              </w:rPr>
            </w:pPr>
            <w:proofErr w:type="spellStart"/>
            <w:r>
              <w:rPr>
                <w:lang w:val="en-US"/>
              </w:rPr>
              <w:t>ganho</w:t>
            </w:r>
            <w:proofErr w:type="spellEnd"/>
            <w:r>
              <w:rPr>
                <w:lang w:val="en-US"/>
              </w:rPr>
              <w:t xml:space="preserve"> de performance</w:t>
            </w:r>
          </w:p>
        </w:tc>
        <w:tc>
          <w:tcPr>
            <w:tcW w:w="1701" w:type="dxa"/>
            <w:shd w:val="clear" w:color="auto" w:fill="auto"/>
            <w:vAlign w:val="center"/>
          </w:tcPr>
          <w:p w14:paraId="72A67BE4" w14:textId="77777777" w:rsidR="006F5E82" w:rsidRPr="008D7821" w:rsidRDefault="006F5E82" w:rsidP="00126503">
            <w:pPr>
              <w:pStyle w:val="TF-TEXTOQUADRO"/>
              <w:jc w:val="center"/>
              <w:rPr>
                <w:lang w:val="en-US"/>
              </w:rPr>
            </w:pPr>
            <w:proofErr w:type="spellStart"/>
            <w:r>
              <w:rPr>
                <w:lang w:val="en-US"/>
              </w:rPr>
              <w:t>Até</w:t>
            </w:r>
            <w:proofErr w:type="spellEnd"/>
            <w:r>
              <w:rPr>
                <w:lang w:val="en-US"/>
              </w:rPr>
              <w:t xml:space="preserve"> 1.296x</w:t>
            </w:r>
          </w:p>
        </w:tc>
        <w:tc>
          <w:tcPr>
            <w:tcW w:w="1978" w:type="dxa"/>
            <w:shd w:val="clear" w:color="auto" w:fill="auto"/>
            <w:vAlign w:val="center"/>
          </w:tcPr>
          <w:p w14:paraId="77EBE065" w14:textId="77777777" w:rsidR="006F5E82" w:rsidRPr="00D96458" w:rsidRDefault="006F5E82" w:rsidP="00126503">
            <w:pPr>
              <w:pStyle w:val="TF-TEXTOQUADRO"/>
              <w:jc w:val="center"/>
              <w:rPr>
                <w:lang w:val="en-US"/>
              </w:rPr>
            </w:pPr>
            <w:proofErr w:type="spellStart"/>
            <w:r>
              <w:rPr>
                <w:lang w:val="en-US"/>
              </w:rPr>
              <w:t>Até</w:t>
            </w:r>
            <w:proofErr w:type="spellEnd"/>
            <w:r>
              <w:rPr>
                <w:lang w:val="en-US"/>
              </w:rPr>
              <w:t xml:space="preserve"> 45,8x</w:t>
            </w:r>
          </w:p>
        </w:tc>
        <w:tc>
          <w:tcPr>
            <w:tcW w:w="1962" w:type="dxa"/>
            <w:shd w:val="clear" w:color="auto" w:fill="auto"/>
            <w:vAlign w:val="center"/>
          </w:tcPr>
          <w:p w14:paraId="2F0C8B96" w14:textId="77777777" w:rsidR="006F5E82" w:rsidRPr="00D96458" w:rsidRDefault="006F5E82" w:rsidP="00126503">
            <w:pPr>
              <w:pStyle w:val="TF-TEXTOQUADRO"/>
              <w:jc w:val="center"/>
              <w:rPr>
                <w:lang w:val="en-US"/>
              </w:rPr>
            </w:pPr>
            <w:proofErr w:type="spellStart"/>
            <w:r>
              <w:rPr>
                <w:lang w:val="en-US"/>
              </w:rPr>
              <w:t>Até</w:t>
            </w:r>
            <w:proofErr w:type="spellEnd"/>
            <w:r>
              <w:rPr>
                <w:lang w:val="en-US"/>
              </w:rPr>
              <w:t xml:space="preserve"> 290x</w:t>
            </w:r>
          </w:p>
        </w:tc>
      </w:tr>
    </w:tbl>
    <w:p w14:paraId="1D103EDD" w14:textId="77777777" w:rsidR="006F5E82" w:rsidRDefault="006F5E82" w:rsidP="006B0760">
      <w:pPr>
        <w:pStyle w:val="TF-FONTE"/>
      </w:pPr>
      <w:r>
        <w:t>Fonte: elaborado pelo autor.</w:t>
      </w:r>
    </w:p>
    <w:p w14:paraId="1348737D" w14:textId="77777777" w:rsidR="006F5E82" w:rsidRDefault="006F5E82" w:rsidP="0004232C">
      <w:pPr>
        <w:pStyle w:val="TF-TEXTO"/>
      </w:pPr>
      <w:proofErr w:type="spellStart"/>
      <w:r w:rsidRPr="001A7E48">
        <w:t>Zarebavani</w:t>
      </w:r>
      <w:proofErr w:type="spellEnd"/>
      <w:r w:rsidRPr="001A7E48">
        <w:t xml:space="preserve"> </w:t>
      </w:r>
      <w:r w:rsidRPr="001A7E48">
        <w:rPr>
          <w:i/>
          <w:iCs/>
        </w:rPr>
        <w:t>et al.</w:t>
      </w:r>
      <w:r w:rsidRPr="001A7E48">
        <w:t xml:space="preserve"> (2019) exploraram a criação de dois algoritmos com estratégias distintas para resolução do algoritmo PC em GPU, o </w:t>
      </w:r>
      <w:proofErr w:type="spellStart"/>
      <w:r w:rsidRPr="001A7E48">
        <w:t>cuPC</w:t>
      </w:r>
      <w:proofErr w:type="spellEnd"/>
      <w:r w:rsidRPr="001A7E48">
        <w:t xml:space="preserve">-E e o </w:t>
      </w:r>
      <w:proofErr w:type="spellStart"/>
      <w:r w:rsidRPr="001A7E48">
        <w:t>cuPC</w:t>
      </w:r>
      <w:proofErr w:type="spellEnd"/>
      <w:r w:rsidRPr="001A7E48">
        <w:t xml:space="preserve">-S. Os autores realizaram uma comparação entre diversas implementações deste algoritmo e constataram que ambas as soluções tiveram um desempenho superior às demais devido ao paralelismo obtido na GPU. </w:t>
      </w:r>
      <w:proofErr w:type="spellStart"/>
      <w:r w:rsidRPr="001A7E48">
        <w:t>Zarebavani</w:t>
      </w:r>
      <w:proofErr w:type="spellEnd"/>
      <w:r w:rsidRPr="001A7E48">
        <w:t xml:space="preserve"> </w:t>
      </w:r>
      <w:r w:rsidRPr="001A7E48">
        <w:rPr>
          <w:i/>
          <w:iCs/>
        </w:rPr>
        <w:t>et al.</w:t>
      </w:r>
      <w:r w:rsidRPr="001A7E48">
        <w:t xml:space="preserve"> (2019) ressaltam que o bom desempenho dos algoritmos se deve grande parte à </w:t>
      </w:r>
      <w:proofErr w:type="spellStart"/>
      <w:r w:rsidRPr="001A7E48">
        <w:t>pré</w:t>
      </w:r>
      <w:proofErr w:type="spellEnd"/>
      <w:r w:rsidRPr="001A7E48">
        <w:t xml:space="preserve">-configuração referente à quantidade de </w:t>
      </w:r>
      <w:r w:rsidRPr="001A7E48">
        <w:rPr>
          <w:i/>
          <w:iCs/>
        </w:rPr>
        <w:t>threads</w:t>
      </w:r>
      <w:r w:rsidRPr="001A7E48">
        <w:t xml:space="preserve"> a serem executadas paralelamente, uma vez que a topologia do grafo processado influencia na efetividade do modelo.</w:t>
      </w:r>
    </w:p>
    <w:p w14:paraId="5D8335A9" w14:textId="77777777" w:rsidR="006F5E82" w:rsidRPr="001A7E48" w:rsidRDefault="006F5E82" w:rsidP="0004232C">
      <w:pPr>
        <w:pStyle w:val="TF-TEXTO"/>
      </w:pPr>
      <w:r w:rsidRPr="001A7E48">
        <w:t xml:space="preserve">Wang </w:t>
      </w:r>
      <w:r w:rsidRPr="001A7E48">
        <w:rPr>
          <w:i/>
          <w:iCs/>
        </w:rPr>
        <w:t>et al.</w:t>
      </w:r>
      <w:r w:rsidRPr="001A7E48">
        <w:t xml:space="preserve"> (2019) propuseram um </w:t>
      </w:r>
      <w:r w:rsidRPr="001A7E48">
        <w:rPr>
          <w:i/>
          <w:iCs/>
        </w:rPr>
        <w:t>framework</w:t>
      </w:r>
      <w:r w:rsidRPr="001A7E48">
        <w:t xml:space="preserve"> de processamento de grafos em GPU com tipos de execução híbridas quanto ao modo de execução, estratégia de comunicação, e travessia com base em heurísticas obtidas do processamento. Foram utilizados algoritmos iterativos e de travessia a fim de se testar a eficiência do modelo em processamentos que demandam abordagens diferentes para se obter o melhor tempo de processamento. Segundo os autores, o comparativo foi realizado contra ferramentas que executavam os mesmos algoritmos através de uma abordagem fixa. Além disso, Wang </w:t>
      </w:r>
      <w:r w:rsidRPr="001A7E48">
        <w:rPr>
          <w:i/>
          <w:iCs/>
        </w:rPr>
        <w:t>et al.</w:t>
      </w:r>
      <w:r w:rsidRPr="001A7E48">
        <w:t xml:space="preserve"> (2019) demonstraram que a troca adaptativa das estratégias durante o processamento é benéfica. No geral, o SEP-</w:t>
      </w:r>
      <w:proofErr w:type="spellStart"/>
      <w:r w:rsidRPr="001A7E48">
        <w:t>Graph</w:t>
      </w:r>
      <w:proofErr w:type="spellEnd"/>
      <w:r w:rsidRPr="001A7E48">
        <w:t xml:space="preserve"> apresenta um desempenho inferior apenas ao </w:t>
      </w:r>
      <w:proofErr w:type="spellStart"/>
      <w:r w:rsidRPr="001A7E48">
        <w:t>Gunrock</w:t>
      </w:r>
      <w:proofErr w:type="spellEnd"/>
      <w:r w:rsidRPr="001A7E48">
        <w:t xml:space="preserve"> no processamento da BFS, ao qual utiliza a mesma abordagem, porém sem a sobrecarga da checagem das heurísticas.</w:t>
      </w:r>
    </w:p>
    <w:p w14:paraId="0DAE7787" w14:textId="77777777" w:rsidR="006F5E82" w:rsidRPr="001A7E48" w:rsidRDefault="006F5E82" w:rsidP="0004232C">
      <w:pPr>
        <w:pStyle w:val="TF-TEXTO"/>
      </w:pPr>
      <w:r w:rsidRPr="001A7E48">
        <w:t xml:space="preserve">Chen </w:t>
      </w:r>
      <w:r w:rsidRPr="001A7E48">
        <w:rPr>
          <w:i/>
          <w:iCs/>
        </w:rPr>
        <w:t>et al.</w:t>
      </w:r>
      <w:r w:rsidRPr="001A7E48">
        <w:t xml:space="preserve"> (2020) abordam a problemática da ineficiência de </w:t>
      </w:r>
      <w:r w:rsidRPr="001A7E48">
        <w:rPr>
          <w:i/>
          <w:iCs/>
        </w:rPr>
        <w:t>frameworks</w:t>
      </w:r>
      <w:r w:rsidRPr="001A7E48">
        <w:t xml:space="preserve"> genéricos de processamento de grafos frente a implementações específicas, que costumam ser muito mais complexas. Apesar de ter uma abordagem genérica, possibilitam a extensão de suas funcionalidades e a incorporação de determinado algoritmo para o </w:t>
      </w:r>
      <w:r w:rsidRPr="001A7E48">
        <w:rPr>
          <w:i/>
          <w:iCs/>
        </w:rPr>
        <w:t>framework</w:t>
      </w:r>
      <w:r w:rsidRPr="001A7E48">
        <w:t xml:space="preserve"> visando agilizar o seu processamento. Os algoritmos testados foram o CT, BC, MC e MSF. A partir deles, Chen </w:t>
      </w:r>
      <w:r w:rsidRPr="001A7E48">
        <w:rPr>
          <w:i/>
          <w:iCs/>
        </w:rPr>
        <w:t>et al.</w:t>
      </w:r>
      <w:r w:rsidRPr="001A7E48">
        <w:t xml:space="preserve"> (2020) comprovaram que a extensão traz ganho de performance em relação aos </w:t>
      </w:r>
      <w:r w:rsidRPr="001A7E48">
        <w:rPr>
          <w:i/>
          <w:iCs/>
        </w:rPr>
        <w:t>frameworks</w:t>
      </w:r>
      <w:r w:rsidRPr="001A7E48">
        <w:t xml:space="preserve"> genéricos. No entanto, inferior ao desempenho de implementações específicas.</w:t>
      </w:r>
    </w:p>
    <w:p w14:paraId="792C356E" w14:textId="77777777" w:rsidR="006F5E82" w:rsidRPr="001A7E48" w:rsidRDefault="006F5E82" w:rsidP="0004232C">
      <w:pPr>
        <w:pStyle w:val="TF-TEXTO"/>
      </w:pPr>
      <w:proofErr w:type="spellStart"/>
      <w:r w:rsidRPr="001A7E48">
        <w:t>Zarebavani</w:t>
      </w:r>
      <w:proofErr w:type="spellEnd"/>
      <w:r w:rsidRPr="001A7E48">
        <w:t xml:space="preserve"> </w:t>
      </w:r>
      <w:r w:rsidRPr="001A7E48">
        <w:rPr>
          <w:i/>
          <w:iCs/>
        </w:rPr>
        <w:t>et al.</w:t>
      </w:r>
      <w:r w:rsidRPr="001A7E48">
        <w:t xml:space="preserve"> (2019) abordam duas técnicas para o processamento paralelo massivo de grafos em GPU</w:t>
      </w:r>
      <w:r>
        <w:t>, a paralelização dos testes IC e o compartilhamento de informações relevantes entre os núcleos de processamento</w:t>
      </w:r>
      <w:r w:rsidRPr="00546D1C">
        <w:t>.</w:t>
      </w:r>
      <w:r w:rsidRPr="001A7E48">
        <w:t xml:space="preserve"> Wang </w:t>
      </w:r>
      <w:r w:rsidRPr="001A7E48">
        <w:rPr>
          <w:i/>
          <w:iCs/>
        </w:rPr>
        <w:t>et al.</w:t>
      </w:r>
      <w:r w:rsidRPr="001A7E48">
        <w:t xml:space="preserve"> (2019) focam no processamento híbrido com configurações variáveis em tempo de execução. Por fim, Chen </w:t>
      </w:r>
      <w:r w:rsidRPr="001A7E48">
        <w:rPr>
          <w:i/>
          <w:iCs/>
        </w:rPr>
        <w:t>et al.</w:t>
      </w:r>
      <w:r w:rsidRPr="001A7E48">
        <w:t xml:space="preserve"> (2020) não desenvolvem uma nova estratégia de processamento, mas exploram o processamento em GPU dando importância à facilidade em implementar algoritmos otimizados através do </w:t>
      </w:r>
      <w:r w:rsidRPr="001A7E48">
        <w:rPr>
          <w:i/>
          <w:iCs/>
        </w:rPr>
        <w:t>framework</w:t>
      </w:r>
      <w:r w:rsidRPr="001A7E48">
        <w:t>. Quanto a linguagem de programação utilizada, todos os modelos foram implementados em C ou C++.</w:t>
      </w:r>
    </w:p>
    <w:p w14:paraId="300AB06D" w14:textId="77777777" w:rsidR="006F5E82" w:rsidRPr="00473176" w:rsidRDefault="006F5E82" w:rsidP="008A0110">
      <w:pPr>
        <w:pStyle w:val="TF-TEXTO"/>
      </w:pPr>
      <w:r w:rsidRPr="001A7E48">
        <w:lastRenderedPageBreak/>
        <w:t xml:space="preserve">Diante deste contexto, é possível observar que o processamento de grafos em GPU é uma área em constante exploração no meio científico, havendo vários ramos de pesquisa envolvendo a utilização deste </w:t>
      </w:r>
      <w:r w:rsidRPr="001A7E48">
        <w:rPr>
          <w:i/>
          <w:iCs/>
        </w:rPr>
        <w:t>hardware</w:t>
      </w:r>
      <w:r w:rsidRPr="001A7E48">
        <w:t xml:space="preserve"> em tarefas que se beneficiam do processamento paralelo. Além disso, também pode-se constatar que nos algoritmos em que é utilizado GPU, os resultados foram significativamente melhores em comparação com o processamento serial ou em paralelo na CPU. Porém, torna-se visível a complexidade no que se refere ao desenvolvimento de algoritmos, no qual o programador precisa lidar com gerenciamento de memória, concorrência e sincronismo de forma manual enquanto coordena a utilização da GPU. As linguagens de programação C e C++, por mais que seus ecossistemas sejam os mais desenvolvidos no que se refere ao processamento em GPU e sejam adotadas pela maioria dos trabalhos, exigem um grande conhecimento de programação de baixo nível e dificultam a implementação de programas que utilizam este </w:t>
      </w:r>
      <w:r w:rsidRPr="001A7E48">
        <w:rPr>
          <w:i/>
          <w:iCs/>
        </w:rPr>
        <w:t>hardware</w:t>
      </w:r>
      <w:r w:rsidRPr="001A7E48">
        <w:t xml:space="preserve">. Porém, por outro lado, os </w:t>
      </w:r>
      <w:r w:rsidRPr="001A7E48">
        <w:rPr>
          <w:i/>
          <w:iCs/>
        </w:rPr>
        <w:t>frameworks</w:t>
      </w:r>
      <w:r w:rsidRPr="001A7E48">
        <w:t xml:space="preserve"> que facilitam o desenvolvimento expondo APIs mais simples e genéricas, tendem a ter um desempenho significativamente pior que os algoritmos desenvolvidos de maneira específica, que são mais complexos devido aos fatores anteriormente citados. Com o exposto, o presente trabalho propõe a utilização da linguagem </w:t>
      </w:r>
      <w:proofErr w:type="spellStart"/>
      <w:r w:rsidRPr="001A7E48">
        <w:t>Rust</w:t>
      </w:r>
      <w:proofErr w:type="spellEnd"/>
      <w:r w:rsidRPr="001A7E48">
        <w:t xml:space="preserve"> para facilitar o gerenciamento de memória, concorrência e sincronismo no que se refere ao desenvolvimento de um algoritmo de processamento em GPU de cunho específico, deixando o programador menos propício a cometer erros de desenvolvimento e, ao mesmo tempo, buscando ganho de performance em relação aos </w:t>
      </w:r>
      <w:r w:rsidRPr="001A7E48">
        <w:rPr>
          <w:i/>
          <w:iCs/>
        </w:rPr>
        <w:t>frameworks</w:t>
      </w:r>
      <w:r w:rsidRPr="001A7E48">
        <w:t xml:space="preserve"> genéricos. A relevância técnica deste trabalho reside no fato de que o processamento de grandes grafos é uma tarefa complexa e que requer muitos recursos computacionais. O uso de técnicas convencionais de processamento pode levar a um tempo de execução muito longo e ao consumo excessivo de memória, o que pode ser problemático para aplicativos que exigem processamento em tempo real ou interativo. A utilização de paralelismo em GPU e da linguagem de programação </w:t>
      </w:r>
      <w:proofErr w:type="spellStart"/>
      <w:r w:rsidRPr="001A7E48">
        <w:t>Rust</w:t>
      </w:r>
      <w:proofErr w:type="spellEnd"/>
      <w:r w:rsidRPr="001A7E48">
        <w:t xml:space="preserve"> pode oferecer uma abordagem mais eficiente para o processamento de grandes grafos, reduzindo o tempo de execução e o consumo de memória. Do ponto de vista social, este trabalho pode ter impacto em várias áreas que dependem do processamento de grandes grafos. Por exemplo, na área de saúde, o processamento de grafos pode ser usado para identificar interações entre proteínas e desenvolver novas terapias. Na área de logística e transporte, o processamento de grafos pode ser utilizado para otimizar rotas de transporte e reduzir custos e emissões de carbono.</w:t>
      </w:r>
    </w:p>
    <w:p w14:paraId="251F1BFE" w14:textId="77777777" w:rsidR="006F5E82" w:rsidRDefault="006F5E82" w:rsidP="00E638A0">
      <w:pPr>
        <w:pStyle w:val="Ttulo2"/>
      </w:pPr>
      <w:r>
        <w:t>REQUISITOS PRINCIPAIS DO PROBLEMA A SER TRABALHADO</w:t>
      </w:r>
      <w:bookmarkEnd w:id="39"/>
      <w:bookmarkEnd w:id="40"/>
      <w:bookmarkEnd w:id="41"/>
      <w:bookmarkEnd w:id="42"/>
      <w:bookmarkEnd w:id="43"/>
      <w:bookmarkEnd w:id="44"/>
      <w:bookmarkEnd w:id="45"/>
    </w:p>
    <w:p w14:paraId="3581A34F" w14:textId="77777777" w:rsidR="006F5E82" w:rsidRDefault="006F5E82" w:rsidP="00451B94">
      <w:pPr>
        <w:pStyle w:val="TF-TEXTO"/>
      </w:pPr>
      <w:r>
        <w:t>O trabalho proposto deverá apresentar os seguintes</w:t>
      </w:r>
      <w:r w:rsidRPr="00286FED">
        <w:t xml:space="preserve"> </w:t>
      </w:r>
      <w:r>
        <w:t>Requisitos F</w:t>
      </w:r>
      <w:r w:rsidRPr="00286FED">
        <w:t xml:space="preserve">uncionais (RF) e </w:t>
      </w:r>
      <w:r>
        <w:t>Requisitos N</w:t>
      </w:r>
      <w:r w:rsidRPr="00286FED">
        <w:t xml:space="preserve">ão </w:t>
      </w:r>
      <w:r>
        <w:t>F</w:t>
      </w:r>
      <w:r w:rsidRPr="00286FED">
        <w:t>uncionais (RNF)</w:t>
      </w:r>
      <w:r>
        <w:t>:</w:t>
      </w:r>
    </w:p>
    <w:p w14:paraId="4962E4D7" w14:textId="77777777" w:rsidR="006F5E82" w:rsidRPr="00523FF5" w:rsidRDefault="006F5E82" w:rsidP="006F5E82">
      <w:pPr>
        <w:pStyle w:val="TF-ALNEA"/>
        <w:numPr>
          <w:ilvl w:val="0"/>
          <w:numId w:val="8"/>
        </w:numPr>
      </w:pPr>
      <w:r w:rsidRPr="00523FF5">
        <w:t>permitir a leitura de arquivos de entrada contendo a definição do grafo a ser processado (RF);</w:t>
      </w:r>
    </w:p>
    <w:p w14:paraId="71F1EF75" w14:textId="77777777" w:rsidR="006F5E82" w:rsidRDefault="006F5E82" w:rsidP="006F5E82">
      <w:pPr>
        <w:pStyle w:val="TF-ALNEA"/>
        <w:numPr>
          <w:ilvl w:val="0"/>
          <w:numId w:val="8"/>
        </w:numPr>
      </w:pPr>
      <w:r>
        <w:t xml:space="preserve">realizar o processamento </w:t>
      </w:r>
      <w:r w:rsidRPr="00523FF5">
        <w:t>de algoritmos comuns, como busca em largura e profundidade, caminho mínimo, entre outros (RF);</w:t>
      </w:r>
    </w:p>
    <w:p w14:paraId="697C5629" w14:textId="77777777" w:rsidR="006F5E82" w:rsidRDefault="006F5E82" w:rsidP="006F5E82">
      <w:pPr>
        <w:pStyle w:val="TF-ALNEA"/>
        <w:numPr>
          <w:ilvl w:val="0"/>
          <w:numId w:val="8"/>
        </w:numPr>
      </w:pPr>
      <w:r>
        <w:t xml:space="preserve">realizar o processamento </w:t>
      </w:r>
      <w:r w:rsidRPr="00FA33C3">
        <w:t>paralelo</w:t>
      </w:r>
      <w:r>
        <w:t xml:space="preserve"> em GPU (RF);</w:t>
      </w:r>
    </w:p>
    <w:p w14:paraId="62024A12" w14:textId="77777777" w:rsidR="006F5E82" w:rsidRDefault="006F5E82" w:rsidP="006F5E82">
      <w:pPr>
        <w:pStyle w:val="TF-ALNEA"/>
        <w:numPr>
          <w:ilvl w:val="0"/>
          <w:numId w:val="8"/>
        </w:numPr>
      </w:pPr>
      <w:r>
        <w:t xml:space="preserve">adaptar-se à topologia do grafo sem necessidade de </w:t>
      </w:r>
      <w:proofErr w:type="spellStart"/>
      <w:r>
        <w:t>pré</w:t>
      </w:r>
      <w:proofErr w:type="spellEnd"/>
      <w:r>
        <w:t>-configuração (RF);</w:t>
      </w:r>
    </w:p>
    <w:p w14:paraId="0CE072F4" w14:textId="77777777" w:rsidR="006F5E82" w:rsidRDefault="006F5E82" w:rsidP="006F5E82">
      <w:pPr>
        <w:pStyle w:val="TF-ALNEA"/>
        <w:numPr>
          <w:ilvl w:val="0"/>
          <w:numId w:val="8"/>
        </w:numPr>
      </w:pPr>
      <w:r>
        <w:t xml:space="preserve">disponibilizar métricas de execução após a execução de cada teste </w:t>
      </w:r>
      <w:r w:rsidRPr="00FA33C3">
        <w:t>(como tempo de execução e consumo de memória)</w:t>
      </w:r>
      <w:r>
        <w:t xml:space="preserve"> (RF);</w:t>
      </w:r>
    </w:p>
    <w:p w14:paraId="19A6A906" w14:textId="77777777" w:rsidR="006F5E82" w:rsidRDefault="006F5E82" w:rsidP="006F5E82">
      <w:pPr>
        <w:pStyle w:val="TF-ALNEA"/>
        <w:numPr>
          <w:ilvl w:val="0"/>
          <w:numId w:val="8"/>
        </w:numPr>
      </w:pPr>
      <w:r>
        <w:t>utilizar a API CUDA para programação em GPU (RNF);</w:t>
      </w:r>
    </w:p>
    <w:p w14:paraId="29AF0F5E" w14:textId="77777777" w:rsidR="006F5E82" w:rsidRPr="00FA33C3" w:rsidRDefault="006F5E82" w:rsidP="006F5E82">
      <w:pPr>
        <w:pStyle w:val="TF-ALNEA"/>
        <w:numPr>
          <w:ilvl w:val="0"/>
          <w:numId w:val="8"/>
        </w:numPr>
      </w:pPr>
      <w:r w:rsidRPr="00FA33C3">
        <w:t xml:space="preserve">ser capaz de lidar com dados de entrada e saída em formatos comuns de grafos, como GML e </w:t>
      </w:r>
      <w:proofErr w:type="spellStart"/>
      <w:r w:rsidRPr="00FA33C3">
        <w:t>GraphML</w:t>
      </w:r>
      <w:proofErr w:type="spellEnd"/>
      <w:r w:rsidRPr="00FA33C3">
        <w:t xml:space="preserve"> (RNF);</w:t>
      </w:r>
    </w:p>
    <w:p w14:paraId="3BED47DD" w14:textId="77777777" w:rsidR="006F5E82" w:rsidRDefault="006F5E82" w:rsidP="006F5E82">
      <w:pPr>
        <w:pStyle w:val="TF-ALNEA"/>
        <w:numPr>
          <w:ilvl w:val="0"/>
          <w:numId w:val="8"/>
        </w:numPr>
      </w:pPr>
      <w:r>
        <w:t xml:space="preserve">utilizar a linguagem de programação </w:t>
      </w:r>
      <w:proofErr w:type="spellStart"/>
      <w:r>
        <w:t>Rust</w:t>
      </w:r>
      <w:proofErr w:type="spellEnd"/>
      <w:r>
        <w:t xml:space="preserve"> para o desenvolvimento da aplicação (RNF);</w:t>
      </w:r>
    </w:p>
    <w:p w14:paraId="18EAC467" w14:textId="77777777" w:rsidR="006F5E82" w:rsidRPr="00523FF5" w:rsidRDefault="006F5E82" w:rsidP="006F5E82">
      <w:pPr>
        <w:pStyle w:val="TF-ALNEA"/>
        <w:numPr>
          <w:ilvl w:val="0"/>
          <w:numId w:val="8"/>
        </w:numPr>
      </w:pPr>
      <w:r w:rsidRPr="00523FF5">
        <w:t>ser capaz de processar grafos com milhões de vértices e arestas de forma eficiente, sem comprometer o desempenho (RNF).</w:t>
      </w:r>
    </w:p>
    <w:p w14:paraId="017D521A" w14:textId="77777777" w:rsidR="006F5E82" w:rsidRDefault="006F5E82" w:rsidP="00E638A0">
      <w:pPr>
        <w:pStyle w:val="Ttulo2"/>
      </w:pPr>
      <w:r>
        <w:t>METODOLOGIA</w:t>
      </w:r>
    </w:p>
    <w:p w14:paraId="3FC36924" w14:textId="77777777" w:rsidR="006F5E82" w:rsidRPr="007E0D87" w:rsidRDefault="006F5E82" w:rsidP="00451B94">
      <w:pPr>
        <w:pStyle w:val="TF-TEXTO"/>
      </w:pPr>
      <w:r w:rsidRPr="007E0D87">
        <w:t>O trabalho será desenvolvido observando as seguintes etapas:</w:t>
      </w:r>
    </w:p>
    <w:p w14:paraId="46A55EAC" w14:textId="77777777" w:rsidR="006F5E82" w:rsidRPr="0044553B" w:rsidRDefault="006F5E82" w:rsidP="006F5E82">
      <w:pPr>
        <w:pStyle w:val="TF-ALNEA"/>
        <w:numPr>
          <w:ilvl w:val="0"/>
          <w:numId w:val="17"/>
        </w:numPr>
      </w:pPr>
      <w:r w:rsidRPr="0044553B">
        <w:t xml:space="preserve">levantamento bibliográfico: pesquisar e estudar sobre grafos, paralelismo em GPU, linguagem </w:t>
      </w:r>
      <w:proofErr w:type="spellStart"/>
      <w:r w:rsidRPr="0044553B">
        <w:t>Rust</w:t>
      </w:r>
      <w:proofErr w:type="spellEnd"/>
      <w:r w:rsidRPr="0044553B">
        <w:t xml:space="preserve"> e trabalhos correlatos;</w:t>
      </w:r>
    </w:p>
    <w:p w14:paraId="512DD48F" w14:textId="77777777" w:rsidR="006F5E82" w:rsidRPr="0044553B" w:rsidRDefault="006F5E82" w:rsidP="006F5E82">
      <w:pPr>
        <w:pStyle w:val="TF-ALNEA"/>
        <w:numPr>
          <w:ilvl w:val="0"/>
          <w:numId w:val="17"/>
        </w:numPr>
      </w:pPr>
      <w:r w:rsidRPr="0044553B">
        <w:t xml:space="preserve">levantamento de </w:t>
      </w:r>
      <w:r w:rsidRPr="0044553B">
        <w:rPr>
          <w:i/>
          <w:iCs/>
        </w:rPr>
        <w:t>frameworks</w:t>
      </w:r>
      <w:r w:rsidRPr="0044553B">
        <w:t xml:space="preserve">: pesquisar por </w:t>
      </w:r>
      <w:r w:rsidRPr="0044553B">
        <w:rPr>
          <w:i/>
          <w:iCs/>
        </w:rPr>
        <w:t>frameworks</w:t>
      </w:r>
      <w:r w:rsidRPr="0044553B">
        <w:t xml:space="preserve"> que processam grandes grafos de forma convencional via CPU;</w:t>
      </w:r>
    </w:p>
    <w:p w14:paraId="66405740" w14:textId="77777777" w:rsidR="006F5E82" w:rsidRPr="0044553B" w:rsidRDefault="006F5E82" w:rsidP="00B741D2">
      <w:pPr>
        <w:pStyle w:val="TF-ALNEA"/>
      </w:pPr>
      <w:r w:rsidRPr="0044553B">
        <w:t xml:space="preserve">estudo da linguagem </w:t>
      </w:r>
      <w:proofErr w:type="spellStart"/>
      <w:r w:rsidRPr="0044553B">
        <w:t>Rust</w:t>
      </w:r>
      <w:proofErr w:type="spellEnd"/>
      <w:r w:rsidRPr="0044553B">
        <w:t xml:space="preserve">: compreender as principais funcionalidades e bibliotecas da linguagem </w:t>
      </w:r>
      <w:proofErr w:type="spellStart"/>
      <w:r w:rsidRPr="0044553B">
        <w:t>Rust</w:t>
      </w:r>
      <w:proofErr w:type="spellEnd"/>
      <w:r w:rsidRPr="0044553B">
        <w:t xml:space="preserve"> para a execução de algoritmos em GPU utilizando a API CUDA;</w:t>
      </w:r>
    </w:p>
    <w:p w14:paraId="4D602244" w14:textId="77777777" w:rsidR="006F5E82" w:rsidRPr="0044553B" w:rsidRDefault="006F5E82" w:rsidP="00FA1AC1">
      <w:pPr>
        <w:pStyle w:val="TF-ALNEA"/>
      </w:pPr>
      <w:r w:rsidRPr="0044553B">
        <w:t xml:space="preserve">pesquisa e escolha de métricas: pesquisar e definir as métricas que serão utilizadas para avaliar e comparar o desempenho da ferramenta em relação aos </w:t>
      </w:r>
      <w:r w:rsidRPr="0044553B">
        <w:rPr>
          <w:i/>
          <w:iCs/>
        </w:rPr>
        <w:t>frameworks</w:t>
      </w:r>
      <w:r w:rsidRPr="0044553B">
        <w:t xml:space="preserve"> encontrados no item (b), as configurações e conjuntos de dados, tais como tempo de execução, consumo de memória, utilização da CPU e GPU, e acurácia;</w:t>
      </w:r>
    </w:p>
    <w:p w14:paraId="7C0F79BE" w14:textId="77777777" w:rsidR="006F5E82" w:rsidRPr="0044553B" w:rsidRDefault="006F5E82" w:rsidP="00424AD5">
      <w:pPr>
        <w:pStyle w:val="TF-ALNEA"/>
      </w:pPr>
      <w:r w:rsidRPr="0044553B">
        <w:t>configuração do ambiente: preparo da máquina local para executar os testes e garantir que a API CUDA esteja configurada corretamente para a respectiva GPU;</w:t>
      </w:r>
    </w:p>
    <w:p w14:paraId="78BE7591" w14:textId="77777777" w:rsidR="006F5E82" w:rsidRPr="0044553B" w:rsidRDefault="006F5E82" w:rsidP="00475FD4">
      <w:pPr>
        <w:pStyle w:val="TF-ALNEA"/>
      </w:pPr>
      <w:r w:rsidRPr="0044553B">
        <w:t xml:space="preserve">desenvolvimento da ferramenta: a partir dos itens (c), (d) e (e) realizar a implementação de algoritmos comuns de grafos através da linguagem </w:t>
      </w:r>
      <w:proofErr w:type="spellStart"/>
      <w:r w:rsidRPr="0044553B">
        <w:t>Rust</w:t>
      </w:r>
      <w:proofErr w:type="spellEnd"/>
      <w:r w:rsidRPr="0044553B">
        <w:t xml:space="preserve"> e com processamento paralelo em GPU através da API CUDA;</w:t>
      </w:r>
    </w:p>
    <w:p w14:paraId="3DB12C25" w14:textId="77777777" w:rsidR="006F5E82" w:rsidRPr="0044553B" w:rsidRDefault="006F5E82" w:rsidP="00D67BF0">
      <w:pPr>
        <w:pStyle w:val="TF-ALNEA"/>
      </w:pPr>
      <w:r w:rsidRPr="0044553B">
        <w:t xml:space="preserve">levantamento de </w:t>
      </w:r>
      <w:proofErr w:type="spellStart"/>
      <w:r w:rsidRPr="0044553B">
        <w:rPr>
          <w:i/>
          <w:iCs/>
        </w:rPr>
        <w:t>datasets</w:t>
      </w:r>
      <w:proofErr w:type="spellEnd"/>
      <w:r w:rsidRPr="0044553B">
        <w:t xml:space="preserve">: pesquisar por </w:t>
      </w:r>
      <w:proofErr w:type="spellStart"/>
      <w:r w:rsidRPr="0044553B">
        <w:rPr>
          <w:i/>
          <w:iCs/>
        </w:rPr>
        <w:t>datasets</w:t>
      </w:r>
      <w:proofErr w:type="spellEnd"/>
      <w:r w:rsidRPr="0044553B">
        <w:t xml:space="preserve"> a serem utilizados nos testes;</w:t>
      </w:r>
    </w:p>
    <w:p w14:paraId="50F753A5" w14:textId="77777777" w:rsidR="006F5E82" w:rsidRPr="0044553B" w:rsidRDefault="006F5E82" w:rsidP="009A1D2E">
      <w:pPr>
        <w:pStyle w:val="TF-ALNEA"/>
      </w:pPr>
      <w:r w:rsidRPr="0044553B">
        <w:lastRenderedPageBreak/>
        <w:t xml:space="preserve">execução dos </w:t>
      </w:r>
      <w:r w:rsidRPr="0044553B">
        <w:rPr>
          <w:i/>
          <w:iCs/>
        </w:rPr>
        <w:t>frameworks</w:t>
      </w:r>
      <w:r w:rsidRPr="0044553B">
        <w:t xml:space="preserve"> existentes: instalação e execução local dos </w:t>
      </w:r>
      <w:r w:rsidRPr="0044553B">
        <w:rPr>
          <w:i/>
          <w:iCs/>
        </w:rPr>
        <w:t>frameworks</w:t>
      </w:r>
      <w:r w:rsidRPr="0044553B">
        <w:t xml:space="preserve"> identificados no item (b), verificando suas principais funcionalidades e características;</w:t>
      </w:r>
    </w:p>
    <w:p w14:paraId="3B50B05E" w14:textId="77777777" w:rsidR="006F5E82" w:rsidRPr="0044553B" w:rsidRDefault="006F5E82" w:rsidP="00A03241">
      <w:pPr>
        <w:pStyle w:val="TF-ALNEA"/>
      </w:pPr>
      <w:r w:rsidRPr="0044553B">
        <w:t xml:space="preserve">execução dos testes e comparações: execução da ferramenta desenvolvida e dos </w:t>
      </w:r>
      <w:r w:rsidRPr="00072118">
        <w:rPr>
          <w:i/>
          <w:iCs/>
        </w:rPr>
        <w:t>frameworks</w:t>
      </w:r>
      <w:r w:rsidRPr="0044553B">
        <w:t xml:space="preserve"> existentes (item h) sobre os </w:t>
      </w:r>
      <w:proofErr w:type="spellStart"/>
      <w:r w:rsidRPr="00072118">
        <w:rPr>
          <w:i/>
          <w:iCs/>
        </w:rPr>
        <w:t>datasets</w:t>
      </w:r>
      <w:proofErr w:type="spellEnd"/>
      <w:r w:rsidRPr="0044553B">
        <w:t xml:space="preserve"> selecionados (item g) para obter as métricas (item d) de cada algoritmo e realizar as comparações;</w:t>
      </w:r>
    </w:p>
    <w:p w14:paraId="218ACE4E" w14:textId="77777777" w:rsidR="006F5E82" w:rsidRPr="0044553B" w:rsidRDefault="006F5E82" w:rsidP="00A03241">
      <w:pPr>
        <w:pStyle w:val="TF-ALNEA"/>
      </w:pPr>
      <w:commentRangeStart w:id="47"/>
      <w:r w:rsidRPr="0044553B">
        <w:t xml:space="preserve">avaliação do desempenho da linguagem </w:t>
      </w:r>
      <w:proofErr w:type="spellStart"/>
      <w:r w:rsidRPr="0044553B">
        <w:t>Rust</w:t>
      </w:r>
      <w:commentRangeEnd w:id="47"/>
      <w:proofErr w:type="spellEnd"/>
      <w:r>
        <w:rPr>
          <w:rStyle w:val="Refdecomentrio"/>
        </w:rPr>
        <w:commentReference w:id="47"/>
      </w:r>
      <w:r w:rsidRPr="0044553B">
        <w:t xml:space="preserve">: a partir do (i) avaliar o desempenho da linguagem em comparação aos </w:t>
      </w:r>
      <w:r w:rsidRPr="00072118">
        <w:rPr>
          <w:i/>
          <w:iCs/>
        </w:rPr>
        <w:t>frameworks</w:t>
      </w:r>
      <w:r w:rsidRPr="0044553B">
        <w:t xml:space="preserve"> do item (h);</w:t>
      </w:r>
    </w:p>
    <w:p w14:paraId="65195D1A" w14:textId="77777777" w:rsidR="006F5E82" w:rsidRPr="0044553B" w:rsidRDefault="006F5E82" w:rsidP="00A03241">
      <w:pPr>
        <w:pStyle w:val="TF-ALNEA"/>
      </w:pPr>
      <w:r w:rsidRPr="0044553B">
        <w:t xml:space="preserve">análise da otimização do paralelismo em GPU: a partir do (i) analisar se paralelismo em GPU otimizou o processamento de grandes grafos em comparação aos </w:t>
      </w:r>
      <w:r w:rsidRPr="00072118">
        <w:rPr>
          <w:i/>
          <w:iCs/>
        </w:rPr>
        <w:t>frameworks</w:t>
      </w:r>
      <w:r w:rsidRPr="0044553B">
        <w:t xml:space="preserve"> do item (h).</w:t>
      </w:r>
    </w:p>
    <w:p w14:paraId="19159553" w14:textId="77777777" w:rsidR="006F5E82" w:rsidRDefault="006F5E82" w:rsidP="00451B94">
      <w:pPr>
        <w:pStyle w:val="TF-TEXTO"/>
      </w:pPr>
      <w:r>
        <w:t xml:space="preserve">As etapas serão realizadas nos períodos relacionados no </w:t>
      </w:r>
      <w:r>
        <w:fldChar w:fldCharType="begin"/>
      </w:r>
      <w:r>
        <w:instrText xml:space="preserve"> REF _Ref98650273 \h </w:instrText>
      </w:r>
      <w:r>
        <w:fldChar w:fldCharType="separate"/>
      </w:r>
      <w:r>
        <w:t xml:space="preserve">Quadro </w:t>
      </w:r>
      <w:r>
        <w:rPr>
          <w:noProof/>
        </w:rPr>
        <w:t>2</w:t>
      </w:r>
      <w:r>
        <w:fldChar w:fldCharType="end"/>
      </w:r>
      <w:r>
        <w:t>.</w:t>
      </w:r>
    </w:p>
    <w:p w14:paraId="6C0E53B0" w14:textId="77777777" w:rsidR="006F5E82" w:rsidRPr="007E0D87" w:rsidRDefault="006F5E82" w:rsidP="005B2E12">
      <w:pPr>
        <w:pStyle w:val="TF-LEGENDA"/>
      </w:pPr>
      <w:bookmarkStart w:id="48" w:name="_Ref98650273"/>
      <w:r>
        <w:t xml:space="preserve">Quadro </w:t>
      </w:r>
      <w:fldSimple w:instr=" SEQ Quadro \* ARABIC ">
        <w:r>
          <w:rPr>
            <w:noProof/>
          </w:rPr>
          <w:t>2</w:t>
        </w:r>
      </w:fldSimple>
      <w:bookmarkEnd w:id="48"/>
      <w:r w:rsidRPr="007E0D87">
        <w:t xml:space="preserve"> </w:t>
      </w:r>
      <w:r>
        <w:t>–</w:t>
      </w:r>
      <w:r w:rsidRPr="007E0D87">
        <w:t xml:space="preserve"> Cronograma</w:t>
      </w:r>
      <w:r>
        <w:t xml:space="preserve"> de atividades a serem desenvolvidas</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673"/>
        <w:gridCol w:w="273"/>
        <w:gridCol w:w="284"/>
        <w:gridCol w:w="284"/>
        <w:gridCol w:w="284"/>
        <w:gridCol w:w="284"/>
        <w:gridCol w:w="284"/>
        <w:gridCol w:w="284"/>
        <w:gridCol w:w="284"/>
        <w:gridCol w:w="284"/>
        <w:gridCol w:w="289"/>
      </w:tblGrid>
      <w:tr w:rsidR="006F5E82" w:rsidRPr="007E0D87" w14:paraId="4BB33372" w14:textId="77777777" w:rsidTr="00F30272">
        <w:trPr>
          <w:cantSplit/>
          <w:jc w:val="center"/>
        </w:trPr>
        <w:tc>
          <w:tcPr>
            <w:tcW w:w="4673" w:type="dxa"/>
            <w:tcBorders>
              <w:top w:val="single" w:sz="4" w:space="0" w:color="auto"/>
              <w:left w:val="single" w:sz="4" w:space="0" w:color="auto"/>
              <w:bottom w:val="nil"/>
              <w:right w:val="single" w:sz="4" w:space="0" w:color="auto"/>
            </w:tcBorders>
            <w:shd w:val="clear" w:color="auto" w:fill="A6A6A6"/>
          </w:tcPr>
          <w:p w14:paraId="7CAD6C2A" w14:textId="77777777" w:rsidR="006F5E82" w:rsidRPr="007E0D87" w:rsidRDefault="006F5E82"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241B7062" w14:textId="77777777" w:rsidR="006F5E82" w:rsidRPr="007E0D87" w:rsidRDefault="006F5E82" w:rsidP="00470C41">
            <w:pPr>
              <w:pStyle w:val="TF-TEXTOQUADROCentralizado"/>
            </w:pPr>
            <w:r>
              <w:t>2023</w:t>
            </w:r>
          </w:p>
        </w:tc>
      </w:tr>
      <w:tr w:rsidR="006F5E82" w:rsidRPr="007E0D87" w14:paraId="29410297" w14:textId="77777777" w:rsidTr="00F30272">
        <w:trPr>
          <w:cantSplit/>
          <w:jc w:val="center"/>
        </w:trPr>
        <w:tc>
          <w:tcPr>
            <w:tcW w:w="4673" w:type="dxa"/>
            <w:tcBorders>
              <w:top w:val="nil"/>
              <w:left w:val="single" w:sz="4" w:space="0" w:color="auto"/>
              <w:bottom w:val="nil"/>
            </w:tcBorders>
            <w:shd w:val="clear" w:color="auto" w:fill="A6A6A6"/>
          </w:tcPr>
          <w:p w14:paraId="34C98012" w14:textId="77777777" w:rsidR="006F5E82" w:rsidRPr="007E0D87" w:rsidRDefault="006F5E82" w:rsidP="00470C41">
            <w:pPr>
              <w:pStyle w:val="TF-TEXTOQUADRO"/>
            </w:pPr>
          </w:p>
        </w:tc>
        <w:tc>
          <w:tcPr>
            <w:tcW w:w="557" w:type="dxa"/>
            <w:gridSpan w:val="2"/>
            <w:shd w:val="clear" w:color="auto" w:fill="A6A6A6"/>
          </w:tcPr>
          <w:p w14:paraId="3142FC58" w14:textId="77777777" w:rsidR="006F5E82" w:rsidRPr="007E0D87" w:rsidRDefault="006F5E82" w:rsidP="00470C41">
            <w:pPr>
              <w:pStyle w:val="TF-TEXTOQUADROCentralizado"/>
            </w:pPr>
            <w:r>
              <w:t>jul</w:t>
            </w:r>
            <w:r w:rsidRPr="007E0D87">
              <w:t>.</w:t>
            </w:r>
          </w:p>
        </w:tc>
        <w:tc>
          <w:tcPr>
            <w:tcW w:w="568" w:type="dxa"/>
            <w:gridSpan w:val="2"/>
            <w:shd w:val="clear" w:color="auto" w:fill="A6A6A6"/>
          </w:tcPr>
          <w:p w14:paraId="71D79295" w14:textId="77777777" w:rsidR="006F5E82" w:rsidRPr="007E0D87" w:rsidRDefault="006F5E82" w:rsidP="00470C41">
            <w:pPr>
              <w:pStyle w:val="TF-TEXTOQUADROCentralizado"/>
            </w:pPr>
            <w:r>
              <w:t>ago</w:t>
            </w:r>
            <w:r w:rsidRPr="007E0D87">
              <w:t>.</w:t>
            </w:r>
          </w:p>
        </w:tc>
        <w:tc>
          <w:tcPr>
            <w:tcW w:w="568" w:type="dxa"/>
            <w:gridSpan w:val="2"/>
            <w:shd w:val="clear" w:color="auto" w:fill="A6A6A6"/>
          </w:tcPr>
          <w:p w14:paraId="761F5D6E" w14:textId="77777777" w:rsidR="006F5E82" w:rsidRPr="007E0D87" w:rsidRDefault="006F5E82" w:rsidP="00470C41">
            <w:pPr>
              <w:pStyle w:val="TF-TEXTOQUADROCentralizado"/>
            </w:pPr>
            <w:r>
              <w:t>set</w:t>
            </w:r>
            <w:r w:rsidRPr="007E0D87">
              <w:t>.</w:t>
            </w:r>
          </w:p>
        </w:tc>
        <w:tc>
          <w:tcPr>
            <w:tcW w:w="568" w:type="dxa"/>
            <w:gridSpan w:val="2"/>
            <w:shd w:val="clear" w:color="auto" w:fill="A6A6A6"/>
          </w:tcPr>
          <w:p w14:paraId="2C50362E" w14:textId="77777777" w:rsidR="006F5E82" w:rsidRPr="007E0D87" w:rsidRDefault="006F5E82" w:rsidP="00470C41">
            <w:pPr>
              <w:pStyle w:val="TF-TEXTOQUADROCentralizado"/>
            </w:pPr>
            <w:r>
              <w:t>out</w:t>
            </w:r>
            <w:r w:rsidRPr="007E0D87">
              <w:t>.</w:t>
            </w:r>
          </w:p>
        </w:tc>
        <w:tc>
          <w:tcPr>
            <w:tcW w:w="573" w:type="dxa"/>
            <w:gridSpan w:val="2"/>
            <w:shd w:val="clear" w:color="auto" w:fill="A6A6A6"/>
          </w:tcPr>
          <w:p w14:paraId="1C3B47DF" w14:textId="77777777" w:rsidR="006F5E82" w:rsidRPr="007E0D87" w:rsidRDefault="006F5E82" w:rsidP="00470C41">
            <w:pPr>
              <w:pStyle w:val="TF-TEXTOQUADROCentralizado"/>
            </w:pPr>
            <w:r>
              <w:t>nov</w:t>
            </w:r>
            <w:r w:rsidRPr="007E0D87">
              <w:t>.</w:t>
            </w:r>
          </w:p>
        </w:tc>
      </w:tr>
      <w:tr w:rsidR="006F5E82" w:rsidRPr="007E0D87" w14:paraId="528A2348" w14:textId="77777777" w:rsidTr="00F30272">
        <w:trPr>
          <w:cantSplit/>
          <w:jc w:val="center"/>
        </w:trPr>
        <w:tc>
          <w:tcPr>
            <w:tcW w:w="4673" w:type="dxa"/>
            <w:tcBorders>
              <w:top w:val="nil"/>
              <w:left w:val="single" w:sz="4" w:space="0" w:color="auto"/>
            </w:tcBorders>
            <w:shd w:val="clear" w:color="auto" w:fill="A6A6A6"/>
          </w:tcPr>
          <w:p w14:paraId="3E0D26C2" w14:textId="77777777" w:rsidR="006F5E82" w:rsidRPr="007E0D87" w:rsidRDefault="006F5E82" w:rsidP="00470C41">
            <w:pPr>
              <w:pStyle w:val="TF-TEXTOQUADRO"/>
            </w:pPr>
            <w:r w:rsidRPr="007E0D87">
              <w:t>etapas / quinzenas</w:t>
            </w:r>
          </w:p>
        </w:tc>
        <w:tc>
          <w:tcPr>
            <w:tcW w:w="273" w:type="dxa"/>
            <w:tcBorders>
              <w:bottom w:val="single" w:sz="4" w:space="0" w:color="auto"/>
            </w:tcBorders>
            <w:shd w:val="clear" w:color="auto" w:fill="A6A6A6"/>
          </w:tcPr>
          <w:p w14:paraId="1994BA65" w14:textId="77777777" w:rsidR="006F5E82" w:rsidRPr="007E0D87" w:rsidRDefault="006F5E82" w:rsidP="00470C41">
            <w:pPr>
              <w:pStyle w:val="TF-TEXTOQUADROCentralizado"/>
            </w:pPr>
            <w:r w:rsidRPr="007E0D87">
              <w:t>1</w:t>
            </w:r>
          </w:p>
        </w:tc>
        <w:tc>
          <w:tcPr>
            <w:tcW w:w="284" w:type="dxa"/>
            <w:tcBorders>
              <w:bottom w:val="single" w:sz="4" w:space="0" w:color="auto"/>
            </w:tcBorders>
            <w:shd w:val="clear" w:color="auto" w:fill="A6A6A6"/>
          </w:tcPr>
          <w:p w14:paraId="79BF66F7" w14:textId="77777777" w:rsidR="006F5E82" w:rsidRPr="007E0D87" w:rsidRDefault="006F5E82" w:rsidP="00470C41">
            <w:pPr>
              <w:pStyle w:val="TF-TEXTOQUADROCentralizado"/>
            </w:pPr>
            <w:r w:rsidRPr="007E0D87">
              <w:t>2</w:t>
            </w:r>
          </w:p>
        </w:tc>
        <w:tc>
          <w:tcPr>
            <w:tcW w:w="284" w:type="dxa"/>
            <w:tcBorders>
              <w:bottom w:val="single" w:sz="4" w:space="0" w:color="auto"/>
            </w:tcBorders>
            <w:shd w:val="clear" w:color="auto" w:fill="A6A6A6"/>
          </w:tcPr>
          <w:p w14:paraId="3EDE0D5D" w14:textId="77777777" w:rsidR="006F5E82" w:rsidRPr="007E0D87" w:rsidRDefault="006F5E82" w:rsidP="00470C41">
            <w:pPr>
              <w:pStyle w:val="TF-TEXTOQUADROCentralizado"/>
            </w:pPr>
            <w:r w:rsidRPr="007E0D87">
              <w:t>1</w:t>
            </w:r>
          </w:p>
        </w:tc>
        <w:tc>
          <w:tcPr>
            <w:tcW w:w="284" w:type="dxa"/>
            <w:tcBorders>
              <w:bottom w:val="single" w:sz="4" w:space="0" w:color="auto"/>
            </w:tcBorders>
            <w:shd w:val="clear" w:color="auto" w:fill="A6A6A6"/>
          </w:tcPr>
          <w:p w14:paraId="67B37788" w14:textId="77777777" w:rsidR="006F5E82" w:rsidRPr="007E0D87" w:rsidRDefault="006F5E82" w:rsidP="00470C41">
            <w:pPr>
              <w:pStyle w:val="TF-TEXTOQUADROCentralizado"/>
            </w:pPr>
            <w:r w:rsidRPr="007E0D87">
              <w:t>2</w:t>
            </w:r>
          </w:p>
        </w:tc>
        <w:tc>
          <w:tcPr>
            <w:tcW w:w="284" w:type="dxa"/>
            <w:tcBorders>
              <w:bottom w:val="single" w:sz="4" w:space="0" w:color="auto"/>
            </w:tcBorders>
            <w:shd w:val="clear" w:color="auto" w:fill="A6A6A6"/>
          </w:tcPr>
          <w:p w14:paraId="6AFD98EF" w14:textId="77777777" w:rsidR="006F5E82" w:rsidRPr="007E0D87" w:rsidRDefault="006F5E82" w:rsidP="00470C41">
            <w:pPr>
              <w:pStyle w:val="TF-TEXTOQUADROCentralizado"/>
            </w:pPr>
            <w:r w:rsidRPr="007E0D87">
              <w:t>1</w:t>
            </w:r>
          </w:p>
        </w:tc>
        <w:tc>
          <w:tcPr>
            <w:tcW w:w="284" w:type="dxa"/>
            <w:tcBorders>
              <w:bottom w:val="single" w:sz="4" w:space="0" w:color="auto"/>
            </w:tcBorders>
            <w:shd w:val="clear" w:color="auto" w:fill="A6A6A6"/>
          </w:tcPr>
          <w:p w14:paraId="1DE104AF" w14:textId="77777777" w:rsidR="006F5E82" w:rsidRPr="007E0D87" w:rsidRDefault="006F5E82" w:rsidP="00470C41">
            <w:pPr>
              <w:pStyle w:val="TF-TEXTOQUADROCentralizado"/>
            </w:pPr>
            <w:r w:rsidRPr="007E0D87">
              <w:t>2</w:t>
            </w:r>
          </w:p>
        </w:tc>
        <w:tc>
          <w:tcPr>
            <w:tcW w:w="284" w:type="dxa"/>
            <w:tcBorders>
              <w:bottom w:val="single" w:sz="4" w:space="0" w:color="auto"/>
            </w:tcBorders>
            <w:shd w:val="clear" w:color="auto" w:fill="A6A6A6"/>
          </w:tcPr>
          <w:p w14:paraId="5C7D6ACA" w14:textId="77777777" w:rsidR="006F5E82" w:rsidRPr="007E0D87" w:rsidRDefault="006F5E82" w:rsidP="00470C41">
            <w:pPr>
              <w:pStyle w:val="TF-TEXTOQUADROCentralizado"/>
            </w:pPr>
            <w:r w:rsidRPr="007E0D87">
              <w:t>1</w:t>
            </w:r>
          </w:p>
        </w:tc>
        <w:tc>
          <w:tcPr>
            <w:tcW w:w="284" w:type="dxa"/>
            <w:tcBorders>
              <w:bottom w:val="single" w:sz="4" w:space="0" w:color="auto"/>
            </w:tcBorders>
            <w:shd w:val="clear" w:color="auto" w:fill="A6A6A6"/>
          </w:tcPr>
          <w:p w14:paraId="5276B095" w14:textId="77777777" w:rsidR="006F5E82" w:rsidRPr="007E0D87" w:rsidRDefault="006F5E82" w:rsidP="00470C41">
            <w:pPr>
              <w:pStyle w:val="TF-TEXTOQUADROCentralizado"/>
            </w:pPr>
            <w:r w:rsidRPr="007E0D87">
              <w:t>2</w:t>
            </w:r>
          </w:p>
        </w:tc>
        <w:tc>
          <w:tcPr>
            <w:tcW w:w="284" w:type="dxa"/>
            <w:tcBorders>
              <w:bottom w:val="single" w:sz="4" w:space="0" w:color="auto"/>
            </w:tcBorders>
            <w:shd w:val="clear" w:color="auto" w:fill="A6A6A6"/>
          </w:tcPr>
          <w:p w14:paraId="2E611EDE" w14:textId="77777777" w:rsidR="006F5E82" w:rsidRPr="007E0D87" w:rsidRDefault="006F5E82" w:rsidP="00470C41">
            <w:pPr>
              <w:pStyle w:val="TF-TEXTOQUADROCentralizado"/>
            </w:pPr>
            <w:r w:rsidRPr="007E0D87">
              <w:t>1</w:t>
            </w:r>
          </w:p>
        </w:tc>
        <w:tc>
          <w:tcPr>
            <w:tcW w:w="289" w:type="dxa"/>
            <w:tcBorders>
              <w:bottom w:val="single" w:sz="4" w:space="0" w:color="auto"/>
            </w:tcBorders>
            <w:shd w:val="clear" w:color="auto" w:fill="A6A6A6"/>
          </w:tcPr>
          <w:p w14:paraId="5EEA0336" w14:textId="77777777" w:rsidR="006F5E82" w:rsidRPr="007E0D87" w:rsidRDefault="006F5E82" w:rsidP="00470C41">
            <w:pPr>
              <w:pStyle w:val="TF-TEXTOQUADROCentralizado"/>
            </w:pPr>
            <w:r w:rsidRPr="007E0D87">
              <w:t>2</w:t>
            </w:r>
          </w:p>
        </w:tc>
      </w:tr>
      <w:tr w:rsidR="006F5E82" w:rsidRPr="007E0D87" w14:paraId="5B060A10" w14:textId="77777777" w:rsidTr="00F30272">
        <w:trPr>
          <w:jc w:val="center"/>
        </w:trPr>
        <w:tc>
          <w:tcPr>
            <w:tcW w:w="4673" w:type="dxa"/>
            <w:tcBorders>
              <w:left w:val="single" w:sz="4" w:space="0" w:color="auto"/>
            </w:tcBorders>
          </w:tcPr>
          <w:p w14:paraId="187853E1" w14:textId="77777777" w:rsidR="006F5E82" w:rsidRPr="007E0D87" w:rsidRDefault="006F5E82" w:rsidP="00470C41">
            <w:pPr>
              <w:pStyle w:val="TF-TEXTOQUADRO"/>
              <w:rPr>
                <w:bCs/>
              </w:rPr>
            </w:pPr>
            <w:r w:rsidRPr="0044553B">
              <w:t>levantamento bibliográfico</w:t>
            </w:r>
          </w:p>
        </w:tc>
        <w:tc>
          <w:tcPr>
            <w:tcW w:w="273" w:type="dxa"/>
            <w:tcBorders>
              <w:bottom w:val="single" w:sz="4" w:space="0" w:color="auto"/>
            </w:tcBorders>
          </w:tcPr>
          <w:p w14:paraId="5B36A698" w14:textId="77777777" w:rsidR="006F5E82" w:rsidRPr="007E0D87" w:rsidRDefault="006F5E82" w:rsidP="00470C41">
            <w:pPr>
              <w:pStyle w:val="TF-TEXTOQUADROCentralizado"/>
            </w:pPr>
          </w:p>
        </w:tc>
        <w:tc>
          <w:tcPr>
            <w:tcW w:w="284" w:type="dxa"/>
            <w:tcBorders>
              <w:bottom w:val="single" w:sz="4" w:space="0" w:color="auto"/>
            </w:tcBorders>
          </w:tcPr>
          <w:p w14:paraId="5AA1F679" w14:textId="77777777" w:rsidR="006F5E82" w:rsidRPr="007E0D87" w:rsidRDefault="006F5E82" w:rsidP="00470C41">
            <w:pPr>
              <w:pStyle w:val="TF-TEXTOQUADROCentralizado"/>
            </w:pPr>
          </w:p>
        </w:tc>
        <w:tc>
          <w:tcPr>
            <w:tcW w:w="284" w:type="dxa"/>
            <w:tcBorders>
              <w:bottom w:val="single" w:sz="4" w:space="0" w:color="auto"/>
            </w:tcBorders>
            <w:shd w:val="clear" w:color="auto" w:fill="A6A6A6" w:themeFill="background1" w:themeFillShade="A6"/>
          </w:tcPr>
          <w:p w14:paraId="12797752" w14:textId="77777777" w:rsidR="006F5E82" w:rsidRPr="007E0D87" w:rsidRDefault="006F5E82" w:rsidP="00470C41">
            <w:pPr>
              <w:pStyle w:val="TF-TEXTOQUADROCentralizado"/>
            </w:pPr>
          </w:p>
        </w:tc>
        <w:tc>
          <w:tcPr>
            <w:tcW w:w="284" w:type="dxa"/>
            <w:tcBorders>
              <w:bottom w:val="single" w:sz="4" w:space="0" w:color="auto"/>
            </w:tcBorders>
          </w:tcPr>
          <w:p w14:paraId="58E345D3" w14:textId="77777777" w:rsidR="006F5E82" w:rsidRPr="007E0D87" w:rsidRDefault="006F5E82" w:rsidP="00470C41">
            <w:pPr>
              <w:pStyle w:val="TF-TEXTOQUADROCentralizado"/>
            </w:pPr>
          </w:p>
        </w:tc>
        <w:tc>
          <w:tcPr>
            <w:tcW w:w="284" w:type="dxa"/>
            <w:tcBorders>
              <w:bottom w:val="single" w:sz="4" w:space="0" w:color="auto"/>
            </w:tcBorders>
          </w:tcPr>
          <w:p w14:paraId="21FAA2F8" w14:textId="77777777" w:rsidR="006F5E82" w:rsidRPr="007E0D87" w:rsidRDefault="006F5E82" w:rsidP="00470C41">
            <w:pPr>
              <w:pStyle w:val="TF-TEXTOQUADROCentralizado"/>
            </w:pPr>
          </w:p>
        </w:tc>
        <w:tc>
          <w:tcPr>
            <w:tcW w:w="284" w:type="dxa"/>
            <w:tcBorders>
              <w:bottom w:val="single" w:sz="4" w:space="0" w:color="auto"/>
            </w:tcBorders>
          </w:tcPr>
          <w:p w14:paraId="274ACC7A" w14:textId="77777777" w:rsidR="006F5E82" w:rsidRPr="007E0D87" w:rsidRDefault="006F5E82" w:rsidP="00470C41">
            <w:pPr>
              <w:pStyle w:val="TF-TEXTOQUADROCentralizado"/>
            </w:pPr>
          </w:p>
        </w:tc>
        <w:tc>
          <w:tcPr>
            <w:tcW w:w="284" w:type="dxa"/>
            <w:tcBorders>
              <w:bottom w:val="single" w:sz="4" w:space="0" w:color="auto"/>
            </w:tcBorders>
          </w:tcPr>
          <w:p w14:paraId="7B9329A0" w14:textId="77777777" w:rsidR="006F5E82" w:rsidRPr="007E0D87" w:rsidRDefault="006F5E82" w:rsidP="00470C41">
            <w:pPr>
              <w:pStyle w:val="TF-TEXTOQUADROCentralizado"/>
            </w:pPr>
          </w:p>
        </w:tc>
        <w:tc>
          <w:tcPr>
            <w:tcW w:w="284" w:type="dxa"/>
            <w:tcBorders>
              <w:bottom w:val="single" w:sz="4" w:space="0" w:color="auto"/>
            </w:tcBorders>
          </w:tcPr>
          <w:p w14:paraId="57B0E000" w14:textId="77777777" w:rsidR="006F5E82" w:rsidRPr="007E0D87" w:rsidRDefault="006F5E82" w:rsidP="00470C41">
            <w:pPr>
              <w:pStyle w:val="TF-TEXTOQUADROCentralizado"/>
            </w:pPr>
          </w:p>
        </w:tc>
        <w:tc>
          <w:tcPr>
            <w:tcW w:w="284" w:type="dxa"/>
            <w:tcBorders>
              <w:bottom w:val="single" w:sz="4" w:space="0" w:color="auto"/>
            </w:tcBorders>
          </w:tcPr>
          <w:p w14:paraId="378E4A06" w14:textId="77777777" w:rsidR="006F5E82" w:rsidRPr="007E0D87" w:rsidRDefault="006F5E82" w:rsidP="00470C41">
            <w:pPr>
              <w:pStyle w:val="TF-TEXTOQUADROCentralizado"/>
            </w:pPr>
          </w:p>
        </w:tc>
        <w:tc>
          <w:tcPr>
            <w:tcW w:w="289" w:type="dxa"/>
          </w:tcPr>
          <w:p w14:paraId="68BAA2D7" w14:textId="77777777" w:rsidR="006F5E82" w:rsidRPr="007E0D87" w:rsidRDefault="006F5E82" w:rsidP="00470C41">
            <w:pPr>
              <w:pStyle w:val="TF-TEXTOQUADROCentralizado"/>
            </w:pPr>
          </w:p>
        </w:tc>
      </w:tr>
      <w:tr w:rsidR="006F5E82" w:rsidRPr="007E0D87" w14:paraId="50641880" w14:textId="77777777" w:rsidTr="00F30272">
        <w:trPr>
          <w:jc w:val="center"/>
        </w:trPr>
        <w:tc>
          <w:tcPr>
            <w:tcW w:w="4673" w:type="dxa"/>
            <w:tcBorders>
              <w:left w:val="single" w:sz="4" w:space="0" w:color="auto"/>
            </w:tcBorders>
          </w:tcPr>
          <w:p w14:paraId="11BD009A" w14:textId="77777777" w:rsidR="006F5E82" w:rsidRPr="007E0D87" w:rsidRDefault="006F5E82" w:rsidP="00470C41">
            <w:pPr>
              <w:pStyle w:val="TF-TEXTOQUADRO"/>
            </w:pPr>
            <w:r>
              <w:t xml:space="preserve">levantamento dos </w:t>
            </w:r>
            <w:r w:rsidRPr="009178B3">
              <w:rPr>
                <w:i/>
                <w:iCs/>
              </w:rPr>
              <w:t>frameworks</w:t>
            </w:r>
          </w:p>
        </w:tc>
        <w:tc>
          <w:tcPr>
            <w:tcW w:w="273" w:type="dxa"/>
            <w:tcBorders>
              <w:top w:val="single" w:sz="4" w:space="0" w:color="auto"/>
            </w:tcBorders>
          </w:tcPr>
          <w:p w14:paraId="1ACCBFEE" w14:textId="77777777" w:rsidR="006F5E82" w:rsidRPr="007E0D87" w:rsidRDefault="006F5E82" w:rsidP="00470C41">
            <w:pPr>
              <w:pStyle w:val="TF-TEXTOQUADROCentralizado"/>
            </w:pPr>
          </w:p>
        </w:tc>
        <w:tc>
          <w:tcPr>
            <w:tcW w:w="284" w:type="dxa"/>
            <w:tcBorders>
              <w:top w:val="single" w:sz="4" w:space="0" w:color="auto"/>
            </w:tcBorders>
          </w:tcPr>
          <w:p w14:paraId="3BEBD8D7" w14:textId="77777777" w:rsidR="006F5E82" w:rsidRPr="007E0D87" w:rsidRDefault="006F5E82" w:rsidP="00470C41">
            <w:pPr>
              <w:pStyle w:val="TF-TEXTOQUADROCentralizado"/>
            </w:pPr>
          </w:p>
        </w:tc>
        <w:tc>
          <w:tcPr>
            <w:tcW w:w="284" w:type="dxa"/>
            <w:tcBorders>
              <w:top w:val="single" w:sz="4" w:space="0" w:color="auto"/>
            </w:tcBorders>
            <w:shd w:val="clear" w:color="auto" w:fill="A6A6A6" w:themeFill="background1" w:themeFillShade="A6"/>
          </w:tcPr>
          <w:p w14:paraId="61EA7F9A" w14:textId="77777777" w:rsidR="006F5E82" w:rsidRPr="007E0D87" w:rsidRDefault="006F5E82" w:rsidP="00470C41">
            <w:pPr>
              <w:pStyle w:val="TF-TEXTOQUADROCentralizado"/>
            </w:pPr>
          </w:p>
        </w:tc>
        <w:tc>
          <w:tcPr>
            <w:tcW w:w="284" w:type="dxa"/>
            <w:tcBorders>
              <w:top w:val="single" w:sz="4" w:space="0" w:color="auto"/>
            </w:tcBorders>
          </w:tcPr>
          <w:p w14:paraId="7C2E2C6E" w14:textId="77777777" w:rsidR="006F5E82" w:rsidRPr="007E0D87" w:rsidRDefault="006F5E82" w:rsidP="00470C41">
            <w:pPr>
              <w:pStyle w:val="TF-TEXTOQUADROCentralizado"/>
            </w:pPr>
          </w:p>
        </w:tc>
        <w:tc>
          <w:tcPr>
            <w:tcW w:w="284" w:type="dxa"/>
            <w:tcBorders>
              <w:top w:val="single" w:sz="4" w:space="0" w:color="auto"/>
            </w:tcBorders>
          </w:tcPr>
          <w:p w14:paraId="126B70F9" w14:textId="77777777" w:rsidR="006F5E82" w:rsidRPr="007E0D87" w:rsidRDefault="006F5E82" w:rsidP="00470C41">
            <w:pPr>
              <w:pStyle w:val="TF-TEXTOQUADROCentralizado"/>
            </w:pPr>
          </w:p>
        </w:tc>
        <w:tc>
          <w:tcPr>
            <w:tcW w:w="284" w:type="dxa"/>
            <w:tcBorders>
              <w:top w:val="single" w:sz="4" w:space="0" w:color="auto"/>
            </w:tcBorders>
          </w:tcPr>
          <w:p w14:paraId="3ED9C16C" w14:textId="77777777" w:rsidR="006F5E82" w:rsidRPr="007E0D87" w:rsidRDefault="006F5E82" w:rsidP="00470C41">
            <w:pPr>
              <w:pStyle w:val="TF-TEXTOQUADROCentralizado"/>
            </w:pPr>
          </w:p>
        </w:tc>
        <w:tc>
          <w:tcPr>
            <w:tcW w:w="284" w:type="dxa"/>
            <w:tcBorders>
              <w:top w:val="single" w:sz="4" w:space="0" w:color="auto"/>
            </w:tcBorders>
          </w:tcPr>
          <w:p w14:paraId="42DE1238" w14:textId="77777777" w:rsidR="006F5E82" w:rsidRPr="007E0D87" w:rsidRDefault="006F5E82" w:rsidP="00470C41">
            <w:pPr>
              <w:pStyle w:val="TF-TEXTOQUADROCentralizado"/>
            </w:pPr>
          </w:p>
        </w:tc>
        <w:tc>
          <w:tcPr>
            <w:tcW w:w="284" w:type="dxa"/>
            <w:tcBorders>
              <w:top w:val="single" w:sz="4" w:space="0" w:color="auto"/>
            </w:tcBorders>
          </w:tcPr>
          <w:p w14:paraId="5C6DBAD8" w14:textId="77777777" w:rsidR="006F5E82" w:rsidRPr="007E0D87" w:rsidRDefault="006F5E82" w:rsidP="00470C41">
            <w:pPr>
              <w:pStyle w:val="TF-TEXTOQUADROCentralizado"/>
            </w:pPr>
          </w:p>
        </w:tc>
        <w:tc>
          <w:tcPr>
            <w:tcW w:w="284" w:type="dxa"/>
            <w:tcBorders>
              <w:top w:val="single" w:sz="4" w:space="0" w:color="auto"/>
            </w:tcBorders>
          </w:tcPr>
          <w:p w14:paraId="78A5DBC3" w14:textId="77777777" w:rsidR="006F5E82" w:rsidRPr="007E0D87" w:rsidRDefault="006F5E82" w:rsidP="00470C41">
            <w:pPr>
              <w:pStyle w:val="TF-TEXTOQUADROCentralizado"/>
            </w:pPr>
          </w:p>
        </w:tc>
        <w:tc>
          <w:tcPr>
            <w:tcW w:w="289" w:type="dxa"/>
          </w:tcPr>
          <w:p w14:paraId="0DECCC3E" w14:textId="77777777" w:rsidR="006F5E82" w:rsidRPr="007E0D87" w:rsidRDefault="006F5E82" w:rsidP="00470C41">
            <w:pPr>
              <w:pStyle w:val="TF-TEXTOQUADROCentralizado"/>
            </w:pPr>
          </w:p>
        </w:tc>
      </w:tr>
      <w:tr w:rsidR="006F5E82" w:rsidRPr="007E0D87" w14:paraId="70BDCD30" w14:textId="77777777" w:rsidTr="00F30272">
        <w:trPr>
          <w:jc w:val="center"/>
        </w:trPr>
        <w:tc>
          <w:tcPr>
            <w:tcW w:w="4673" w:type="dxa"/>
            <w:tcBorders>
              <w:left w:val="single" w:sz="4" w:space="0" w:color="auto"/>
            </w:tcBorders>
          </w:tcPr>
          <w:p w14:paraId="2B0CC643" w14:textId="77777777" w:rsidR="006F5E82" w:rsidRPr="0044553B" w:rsidRDefault="006F5E82" w:rsidP="00470C41">
            <w:pPr>
              <w:pStyle w:val="TF-TEXTOQUADRO"/>
            </w:pPr>
            <w:r w:rsidRPr="0044553B">
              <w:t xml:space="preserve">estudo da linguagem </w:t>
            </w:r>
            <w:proofErr w:type="spellStart"/>
            <w:r w:rsidRPr="0044553B">
              <w:t>Rust</w:t>
            </w:r>
            <w:proofErr w:type="spellEnd"/>
          </w:p>
        </w:tc>
        <w:tc>
          <w:tcPr>
            <w:tcW w:w="273" w:type="dxa"/>
            <w:tcBorders>
              <w:bottom w:val="single" w:sz="4" w:space="0" w:color="auto"/>
            </w:tcBorders>
            <w:shd w:val="clear" w:color="auto" w:fill="A6A6A6" w:themeFill="background1" w:themeFillShade="A6"/>
          </w:tcPr>
          <w:p w14:paraId="241EB110" w14:textId="77777777" w:rsidR="006F5E82" w:rsidRPr="007E0D87" w:rsidRDefault="006F5E82" w:rsidP="00470C41">
            <w:pPr>
              <w:pStyle w:val="TF-TEXTOQUADROCentralizado"/>
            </w:pPr>
          </w:p>
        </w:tc>
        <w:tc>
          <w:tcPr>
            <w:tcW w:w="284" w:type="dxa"/>
            <w:tcBorders>
              <w:bottom w:val="single" w:sz="4" w:space="0" w:color="auto"/>
            </w:tcBorders>
            <w:shd w:val="clear" w:color="auto" w:fill="A6A6A6" w:themeFill="background1" w:themeFillShade="A6"/>
          </w:tcPr>
          <w:p w14:paraId="487B798B" w14:textId="77777777" w:rsidR="006F5E82" w:rsidRPr="007E0D87" w:rsidRDefault="006F5E82" w:rsidP="00470C41">
            <w:pPr>
              <w:pStyle w:val="TF-TEXTOQUADROCentralizado"/>
            </w:pPr>
          </w:p>
        </w:tc>
        <w:tc>
          <w:tcPr>
            <w:tcW w:w="284" w:type="dxa"/>
            <w:tcBorders>
              <w:bottom w:val="single" w:sz="4" w:space="0" w:color="auto"/>
            </w:tcBorders>
          </w:tcPr>
          <w:p w14:paraId="43F2B551" w14:textId="77777777" w:rsidR="006F5E82" w:rsidRPr="007E0D87" w:rsidRDefault="006F5E82" w:rsidP="00470C41">
            <w:pPr>
              <w:pStyle w:val="TF-TEXTOQUADROCentralizado"/>
            </w:pPr>
          </w:p>
        </w:tc>
        <w:tc>
          <w:tcPr>
            <w:tcW w:w="284" w:type="dxa"/>
            <w:tcBorders>
              <w:bottom w:val="single" w:sz="4" w:space="0" w:color="auto"/>
            </w:tcBorders>
          </w:tcPr>
          <w:p w14:paraId="5122CCE0" w14:textId="77777777" w:rsidR="006F5E82" w:rsidRPr="007E0D87" w:rsidRDefault="006F5E82" w:rsidP="00470C41">
            <w:pPr>
              <w:pStyle w:val="TF-TEXTOQUADROCentralizado"/>
            </w:pPr>
          </w:p>
        </w:tc>
        <w:tc>
          <w:tcPr>
            <w:tcW w:w="284" w:type="dxa"/>
            <w:tcBorders>
              <w:bottom w:val="single" w:sz="4" w:space="0" w:color="auto"/>
            </w:tcBorders>
          </w:tcPr>
          <w:p w14:paraId="3F1A8F28" w14:textId="77777777" w:rsidR="006F5E82" w:rsidRPr="007E0D87" w:rsidRDefault="006F5E82" w:rsidP="00470C41">
            <w:pPr>
              <w:pStyle w:val="TF-TEXTOQUADROCentralizado"/>
            </w:pPr>
          </w:p>
        </w:tc>
        <w:tc>
          <w:tcPr>
            <w:tcW w:w="284" w:type="dxa"/>
            <w:tcBorders>
              <w:bottom w:val="single" w:sz="4" w:space="0" w:color="auto"/>
            </w:tcBorders>
          </w:tcPr>
          <w:p w14:paraId="78F2CCF1" w14:textId="77777777" w:rsidR="006F5E82" w:rsidRPr="007E0D87" w:rsidRDefault="006F5E82" w:rsidP="00470C41">
            <w:pPr>
              <w:pStyle w:val="TF-TEXTOQUADROCentralizado"/>
            </w:pPr>
          </w:p>
        </w:tc>
        <w:tc>
          <w:tcPr>
            <w:tcW w:w="284" w:type="dxa"/>
            <w:tcBorders>
              <w:bottom w:val="single" w:sz="4" w:space="0" w:color="auto"/>
            </w:tcBorders>
          </w:tcPr>
          <w:p w14:paraId="15AD2A78" w14:textId="77777777" w:rsidR="006F5E82" w:rsidRPr="007E0D87" w:rsidRDefault="006F5E82" w:rsidP="00470C41">
            <w:pPr>
              <w:pStyle w:val="TF-TEXTOQUADROCentralizado"/>
            </w:pPr>
          </w:p>
        </w:tc>
        <w:tc>
          <w:tcPr>
            <w:tcW w:w="284" w:type="dxa"/>
            <w:tcBorders>
              <w:bottom w:val="single" w:sz="4" w:space="0" w:color="auto"/>
            </w:tcBorders>
          </w:tcPr>
          <w:p w14:paraId="2F430D3E" w14:textId="77777777" w:rsidR="006F5E82" w:rsidRPr="007E0D87" w:rsidRDefault="006F5E82" w:rsidP="00470C41">
            <w:pPr>
              <w:pStyle w:val="TF-TEXTOQUADROCentralizado"/>
            </w:pPr>
          </w:p>
        </w:tc>
        <w:tc>
          <w:tcPr>
            <w:tcW w:w="284" w:type="dxa"/>
            <w:tcBorders>
              <w:bottom w:val="single" w:sz="4" w:space="0" w:color="auto"/>
            </w:tcBorders>
          </w:tcPr>
          <w:p w14:paraId="3A5FE096" w14:textId="77777777" w:rsidR="006F5E82" w:rsidRPr="007E0D87" w:rsidRDefault="006F5E82" w:rsidP="00470C41">
            <w:pPr>
              <w:pStyle w:val="TF-TEXTOQUADROCentralizado"/>
            </w:pPr>
          </w:p>
        </w:tc>
        <w:tc>
          <w:tcPr>
            <w:tcW w:w="289" w:type="dxa"/>
          </w:tcPr>
          <w:p w14:paraId="0B37A4E6" w14:textId="77777777" w:rsidR="006F5E82" w:rsidRPr="007E0D87" w:rsidRDefault="006F5E82" w:rsidP="00470C41">
            <w:pPr>
              <w:pStyle w:val="TF-TEXTOQUADROCentralizado"/>
            </w:pPr>
          </w:p>
        </w:tc>
      </w:tr>
      <w:tr w:rsidR="006F5E82" w:rsidRPr="007E0D87" w14:paraId="4F0C1400" w14:textId="77777777" w:rsidTr="00F30272">
        <w:trPr>
          <w:jc w:val="center"/>
        </w:trPr>
        <w:tc>
          <w:tcPr>
            <w:tcW w:w="4673" w:type="dxa"/>
            <w:tcBorders>
              <w:left w:val="single" w:sz="4" w:space="0" w:color="auto"/>
            </w:tcBorders>
          </w:tcPr>
          <w:p w14:paraId="3C75AF23" w14:textId="77777777" w:rsidR="006F5E82" w:rsidRPr="0044553B" w:rsidRDefault="006F5E82" w:rsidP="00470C41">
            <w:pPr>
              <w:pStyle w:val="TF-TEXTOQUADRO"/>
            </w:pPr>
            <w:r w:rsidRPr="0044553B">
              <w:t>pesquisa e escolha de métricas</w:t>
            </w:r>
          </w:p>
        </w:tc>
        <w:tc>
          <w:tcPr>
            <w:tcW w:w="273" w:type="dxa"/>
          </w:tcPr>
          <w:p w14:paraId="09CC9F92" w14:textId="77777777" w:rsidR="006F5E82" w:rsidRPr="007E0D87" w:rsidRDefault="006F5E82" w:rsidP="00470C41">
            <w:pPr>
              <w:pStyle w:val="TF-TEXTOQUADROCentralizado"/>
            </w:pPr>
          </w:p>
        </w:tc>
        <w:tc>
          <w:tcPr>
            <w:tcW w:w="284" w:type="dxa"/>
          </w:tcPr>
          <w:p w14:paraId="0A124CF4" w14:textId="77777777" w:rsidR="006F5E82" w:rsidRPr="007E0D87" w:rsidRDefault="006F5E82" w:rsidP="00470C41">
            <w:pPr>
              <w:pStyle w:val="TF-TEXTOQUADROCentralizado"/>
            </w:pPr>
          </w:p>
        </w:tc>
        <w:tc>
          <w:tcPr>
            <w:tcW w:w="284" w:type="dxa"/>
          </w:tcPr>
          <w:p w14:paraId="7B1EE6DB" w14:textId="77777777" w:rsidR="006F5E82" w:rsidRPr="007E0D87" w:rsidRDefault="006F5E82" w:rsidP="00470C41">
            <w:pPr>
              <w:pStyle w:val="TF-TEXTOQUADROCentralizado"/>
            </w:pPr>
          </w:p>
        </w:tc>
        <w:tc>
          <w:tcPr>
            <w:tcW w:w="284" w:type="dxa"/>
            <w:shd w:val="clear" w:color="auto" w:fill="A6A6A6" w:themeFill="background1" w:themeFillShade="A6"/>
          </w:tcPr>
          <w:p w14:paraId="6B8B64EE" w14:textId="77777777" w:rsidR="006F5E82" w:rsidRPr="007E0D87" w:rsidRDefault="006F5E82" w:rsidP="00470C41">
            <w:pPr>
              <w:pStyle w:val="TF-TEXTOQUADROCentralizado"/>
            </w:pPr>
          </w:p>
        </w:tc>
        <w:tc>
          <w:tcPr>
            <w:tcW w:w="284" w:type="dxa"/>
          </w:tcPr>
          <w:p w14:paraId="5DABE496" w14:textId="77777777" w:rsidR="006F5E82" w:rsidRPr="007E0D87" w:rsidRDefault="006F5E82" w:rsidP="00470C41">
            <w:pPr>
              <w:pStyle w:val="TF-TEXTOQUADROCentralizado"/>
            </w:pPr>
          </w:p>
        </w:tc>
        <w:tc>
          <w:tcPr>
            <w:tcW w:w="284" w:type="dxa"/>
          </w:tcPr>
          <w:p w14:paraId="266D3E83" w14:textId="77777777" w:rsidR="006F5E82" w:rsidRPr="007E0D87" w:rsidRDefault="006F5E82" w:rsidP="00470C41">
            <w:pPr>
              <w:pStyle w:val="TF-TEXTOQUADROCentralizado"/>
            </w:pPr>
          </w:p>
        </w:tc>
        <w:tc>
          <w:tcPr>
            <w:tcW w:w="284" w:type="dxa"/>
          </w:tcPr>
          <w:p w14:paraId="4803F045" w14:textId="77777777" w:rsidR="006F5E82" w:rsidRPr="007E0D87" w:rsidRDefault="006F5E82" w:rsidP="00470C41">
            <w:pPr>
              <w:pStyle w:val="TF-TEXTOQUADROCentralizado"/>
            </w:pPr>
          </w:p>
        </w:tc>
        <w:tc>
          <w:tcPr>
            <w:tcW w:w="284" w:type="dxa"/>
          </w:tcPr>
          <w:p w14:paraId="5A25683F" w14:textId="77777777" w:rsidR="006F5E82" w:rsidRPr="007E0D87" w:rsidRDefault="006F5E82" w:rsidP="00470C41">
            <w:pPr>
              <w:pStyle w:val="TF-TEXTOQUADROCentralizado"/>
            </w:pPr>
          </w:p>
        </w:tc>
        <w:tc>
          <w:tcPr>
            <w:tcW w:w="284" w:type="dxa"/>
          </w:tcPr>
          <w:p w14:paraId="681D2947" w14:textId="77777777" w:rsidR="006F5E82" w:rsidRPr="007E0D87" w:rsidRDefault="006F5E82" w:rsidP="00470C41">
            <w:pPr>
              <w:pStyle w:val="TF-TEXTOQUADROCentralizado"/>
            </w:pPr>
          </w:p>
        </w:tc>
        <w:tc>
          <w:tcPr>
            <w:tcW w:w="289" w:type="dxa"/>
          </w:tcPr>
          <w:p w14:paraId="41C57451" w14:textId="77777777" w:rsidR="006F5E82" w:rsidRPr="007E0D87" w:rsidRDefault="006F5E82" w:rsidP="00470C41">
            <w:pPr>
              <w:pStyle w:val="TF-TEXTOQUADROCentralizado"/>
            </w:pPr>
          </w:p>
        </w:tc>
      </w:tr>
      <w:tr w:rsidR="006F5E82" w:rsidRPr="007E0D87" w14:paraId="2385B5DB" w14:textId="77777777" w:rsidTr="00F30272">
        <w:trPr>
          <w:jc w:val="center"/>
        </w:trPr>
        <w:tc>
          <w:tcPr>
            <w:tcW w:w="4673" w:type="dxa"/>
            <w:tcBorders>
              <w:left w:val="single" w:sz="4" w:space="0" w:color="auto"/>
            </w:tcBorders>
          </w:tcPr>
          <w:p w14:paraId="1D683645" w14:textId="77777777" w:rsidR="006F5E82" w:rsidRPr="0044553B" w:rsidRDefault="006F5E82" w:rsidP="00470C41">
            <w:pPr>
              <w:pStyle w:val="TF-TEXTOQUADRO"/>
            </w:pPr>
            <w:r w:rsidRPr="0044553B">
              <w:t>configuração do ambiente</w:t>
            </w:r>
          </w:p>
        </w:tc>
        <w:tc>
          <w:tcPr>
            <w:tcW w:w="273" w:type="dxa"/>
          </w:tcPr>
          <w:p w14:paraId="41F6A89E" w14:textId="77777777" w:rsidR="006F5E82" w:rsidRPr="007E0D87" w:rsidRDefault="006F5E82" w:rsidP="00470C41">
            <w:pPr>
              <w:pStyle w:val="TF-TEXTOQUADROCentralizado"/>
            </w:pPr>
          </w:p>
        </w:tc>
        <w:tc>
          <w:tcPr>
            <w:tcW w:w="284" w:type="dxa"/>
          </w:tcPr>
          <w:p w14:paraId="2EAF8E0A" w14:textId="77777777" w:rsidR="006F5E82" w:rsidRPr="007E0D87" w:rsidRDefault="006F5E82" w:rsidP="00470C41">
            <w:pPr>
              <w:pStyle w:val="TF-TEXTOQUADROCentralizado"/>
            </w:pPr>
          </w:p>
        </w:tc>
        <w:tc>
          <w:tcPr>
            <w:tcW w:w="284" w:type="dxa"/>
          </w:tcPr>
          <w:p w14:paraId="1FE8EAE7" w14:textId="77777777" w:rsidR="006F5E82" w:rsidRPr="007E0D87" w:rsidRDefault="006F5E82" w:rsidP="00470C41">
            <w:pPr>
              <w:pStyle w:val="TF-TEXTOQUADROCentralizado"/>
            </w:pPr>
          </w:p>
        </w:tc>
        <w:tc>
          <w:tcPr>
            <w:tcW w:w="284" w:type="dxa"/>
            <w:shd w:val="clear" w:color="auto" w:fill="A6A6A6" w:themeFill="background1" w:themeFillShade="A6"/>
          </w:tcPr>
          <w:p w14:paraId="45886E85" w14:textId="77777777" w:rsidR="006F5E82" w:rsidRPr="007E0D87" w:rsidRDefault="006F5E82" w:rsidP="00470C41">
            <w:pPr>
              <w:pStyle w:val="TF-TEXTOQUADROCentralizado"/>
            </w:pPr>
          </w:p>
        </w:tc>
        <w:tc>
          <w:tcPr>
            <w:tcW w:w="284" w:type="dxa"/>
          </w:tcPr>
          <w:p w14:paraId="1E04AC8D" w14:textId="77777777" w:rsidR="006F5E82" w:rsidRPr="007E0D87" w:rsidRDefault="006F5E82" w:rsidP="00470C41">
            <w:pPr>
              <w:pStyle w:val="TF-TEXTOQUADROCentralizado"/>
            </w:pPr>
          </w:p>
        </w:tc>
        <w:tc>
          <w:tcPr>
            <w:tcW w:w="284" w:type="dxa"/>
          </w:tcPr>
          <w:p w14:paraId="345C5499" w14:textId="77777777" w:rsidR="006F5E82" w:rsidRPr="007E0D87" w:rsidRDefault="006F5E82" w:rsidP="00470C41">
            <w:pPr>
              <w:pStyle w:val="TF-TEXTOQUADROCentralizado"/>
            </w:pPr>
          </w:p>
        </w:tc>
        <w:tc>
          <w:tcPr>
            <w:tcW w:w="284" w:type="dxa"/>
          </w:tcPr>
          <w:p w14:paraId="55262DF9" w14:textId="77777777" w:rsidR="006F5E82" w:rsidRPr="007E0D87" w:rsidRDefault="006F5E82" w:rsidP="00470C41">
            <w:pPr>
              <w:pStyle w:val="TF-TEXTOQUADROCentralizado"/>
            </w:pPr>
          </w:p>
        </w:tc>
        <w:tc>
          <w:tcPr>
            <w:tcW w:w="284" w:type="dxa"/>
          </w:tcPr>
          <w:p w14:paraId="34BE92BB" w14:textId="77777777" w:rsidR="006F5E82" w:rsidRPr="007E0D87" w:rsidRDefault="006F5E82" w:rsidP="00470C41">
            <w:pPr>
              <w:pStyle w:val="TF-TEXTOQUADROCentralizado"/>
            </w:pPr>
          </w:p>
        </w:tc>
        <w:tc>
          <w:tcPr>
            <w:tcW w:w="284" w:type="dxa"/>
          </w:tcPr>
          <w:p w14:paraId="0E0FF1A5" w14:textId="77777777" w:rsidR="006F5E82" w:rsidRPr="007E0D87" w:rsidRDefault="006F5E82" w:rsidP="00470C41">
            <w:pPr>
              <w:pStyle w:val="TF-TEXTOQUADROCentralizado"/>
            </w:pPr>
          </w:p>
        </w:tc>
        <w:tc>
          <w:tcPr>
            <w:tcW w:w="289" w:type="dxa"/>
          </w:tcPr>
          <w:p w14:paraId="14B5F506" w14:textId="77777777" w:rsidR="006F5E82" w:rsidRPr="007E0D87" w:rsidRDefault="006F5E82" w:rsidP="00470C41">
            <w:pPr>
              <w:pStyle w:val="TF-TEXTOQUADROCentralizado"/>
            </w:pPr>
          </w:p>
        </w:tc>
      </w:tr>
      <w:tr w:rsidR="006F5E82" w:rsidRPr="007E0D87" w14:paraId="356B4642" w14:textId="77777777" w:rsidTr="00F30272">
        <w:trPr>
          <w:jc w:val="center"/>
        </w:trPr>
        <w:tc>
          <w:tcPr>
            <w:tcW w:w="4673" w:type="dxa"/>
            <w:tcBorders>
              <w:left w:val="single" w:sz="4" w:space="0" w:color="auto"/>
            </w:tcBorders>
          </w:tcPr>
          <w:p w14:paraId="5B9E61C2" w14:textId="77777777" w:rsidR="006F5E82" w:rsidRPr="0044553B" w:rsidRDefault="006F5E82" w:rsidP="00470C41">
            <w:pPr>
              <w:pStyle w:val="TF-TEXTOQUADRO"/>
            </w:pPr>
            <w:r w:rsidRPr="0044553B">
              <w:t>desenvolvimento da ferramenta</w:t>
            </w:r>
          </w:p>
        </w:tc>
        <w:tc>
          <w:tcPr>
            <w:tcW w:w="273" w:type="dxa"/>
          </w:tcPr>
          <w:p w14:paraId="66192917" w14:textId="77777777" w:rsidR="006F5E82" w:rsidRPr="007E0D87" w:rsidRDefault="006F5E82" w:rsidP="00470C41">
            <w:pPr>
              <w:pStyle w:val="TF-TEXTOQUADROCentralizado"/>
            </w:pPr>
          </w:p>
        </w:tc>
        <w:tc>
          <w:tcPr>
            <w:tcW w:w="284" w:type="dxa"/>
          </w:tcPr>
          <w:p w14:paraId="6E4A3A7C" w14:textId="77777777" w:rsidR="006F5E82" w:rsidRPr="007E0D87" w:rsidRDefault="006F5E82" w:rsidP="00470C41">
            <w:pPr>
              <w:pStyle w:val="TF-TEXTOQUADROCentralizado"/>
            </w:pPr>
          </w:p>
        </w:tc>
        <w:tc>
          <w:tcPr>
            <w:tcW w:w="284" w:type="dxa"/>
          </w:tcPr>
          <w:p w14:paraId="30B28CCD" w14:textId="77777777" w:rsidR="006F5E82" w:rsidRPr="007E0D87" w:rsidRDefault="006F5E82" w:rsidP="00470C41">
            <w:pPr>
              <w:pStyle w:val="TF-TEXTOQUADROCentralizado"/>
            </w:pPr>
          </w:p>
        </w:tc>
        <w:tc>
          <w:tcPr>
            <w:tcW w:w="284" w:type="dxa"/>
          </w:tcPr>
          <w:p w14:paraId="4CD061B9" w14:textId="77777777" w:rsidR="006F5E82" w:rsidRPr="007E0D87" w:rsidRDefault="006F5E82" w:rsidP="00470C41">
            <w:pPr>
              <w:pStyle w:val="TF-TEXTOQUADROCentralizado"/>
            </w:pPr>
          </w:p>
        </w:tc>
        <w:tc>
          <w:tcPr>
            <w:tcW w:w="284" w:type="dxa"/>
            <w:shd w:val="clear" w:color="auto" w:fill="A6A6A6" w:themeFill="background1" w:themeFillShade="A6"/>
          </w:tcPr>
          <w:p w14:paraId="7141DA75" w14:textId="77777777" w:rsidR="006F5E82" w:rsidRPr="007E0D87" w:rsidRDefault="006F5E82" w:rsidP="00470C41">
            <w:pPr>
              <w:pStyle w:val="TF-TEXTOQUADROCentralizado"/>
            </w:pPr>
          </w:p>
        </w:tc>
        <w:tc>
          <w:tcPr>
            <w:tcW w:w="284" w:type="dxa"/>
            <w:shd w:val="clear" w:color="auto" w:fill="A6A6A6" w:themeFill="background1" w:themeFillShade="A6"/>
          </w:tcPr>
          <w:p w14:paraId="0666BC0F" w14:textId="77777777" w:rsidR="006F5E82" w:rsidRPr="007E0D87" w:rsidRDefault="006F5E82" w:rsidP="00470C41">
            <w:pPr>
              <w:pStyle w:val="TF-TEXTOQUADROCentralizado"/>
            </w:pPr>
          </w:p>
        </w:tc>
        <w:tc>
          <w:tcPr>
            <w:tcW w:w="284" w:type="dxa"/>
            <w:shd w:val="clear" w:color="auto" w:fill="A6A6A6" w:themeFill="background1" w:themeFillShade="A6"/>
          </w:tcPr>
          <w:p w14:paraId="2E49412D" w14:textId="77777777" w:rsidR="006F5E82" w:rsidRPr="007E0D87" w:rsidRDefault="006F5E82" w:rsidP="00470C41">
            <w:pPr>
              <w:pStyle w:val="TF-TEXTOQUADROCentralizado"/>
            </w:pPr>
          </w:p>
        </w:tc>
        <w:tc>
          <w:tcPr>
            <w:tcW w:w="284" w:type="dxa"/>
            <w:shd w:val="clear" w:color="auto" w:fill="A6A6A6" w:themeFill="background1" w:themeFillShade="A6"/>
          </w:tcPr>
          <w:p w14:paraId="4B5617E4" w14:textId="77777777" w:rsidR="006F5E82" w:rsidRPr="007E0D87" w:rsidRDefault="006F5E82" w:rsidP="00470C41">
            <w:pPr>
              <w:pStyle w:val="TF-TEXTOQUADROCentralizado"/>
            </w:pPr>
          </w:p>
        </w:tc>
        <w:tc>
          <w:tcPr>
            <w:tcW w:w="284" w:type="dxa"/>
          </w:tcPr>
          <w:p w14:paraId="40DF56AD" w14:textId="77777777" w:rsidR="006F5E82" w:rsidRPr="007E0D87" w:rsidRDefault="006F5E82" w:rsidP="00470C41">
            <w:pPr>
              <w:pStyle w:val="TF-TEXTOQUADROCentralizado"/>
            </w:pPr>
          </w:p>
        </w:tc>
        <w:tc>
          <w:tcPr>
            <w:tcW w:w="289" w:type="dxa"/>
          </w:tcPr>
          <w:p w14:paraId="530D0450" w14:textId="77777777" w:rsidR="006F5E82" w:rsidRPr="007E0D87" w:rsidRDefault="006F5E82" w:rsidP="00470C41">
            <w:pPr>
              <w:pStyle w:val="TF-TEXTOQUADROCentralizado"/>
            </w:pPr>
          </w:p>
        </w:tc>
      </w:tr>
      <w:tr w:rsidR="006F5E82" w:rsidRPr="007E0D87" w14:paraId="33E63BAD" w14:textId="77777777" w:rsidTr="00F30272">
        <w:trPr>
          <w:jc w:val="center"/>
        </w:trPr>
        <w:tc>
          <w:tcPr>
            <w:tcW w:w="4673" w:type="dxa"/>
            <w:tcBorders>
              <w:left w:val="single" w:sz="4" w:space="0" w:color="auto"/>
            </w:tcBorders>
          </w:tcPr>
          <w:p w14:paraId="6F73199B" w14:textId="77777777" w:rsidR="006F5E82" w:rsidRPr="0044553B" w:rsidRDefault="006F5E82" w:rsidP="00470C41">
            <w:pPr>
              <w:pStyle w:val="TF-TEXTOQUADRO"/>
            </w:pPr>
            <w:r w:rsidRPr="0044553B">
              <w:t xml:space="preserve">levantamento de </w:t>
            </w:r>
            <w:proofErr w:type="spellStart"/>
            <w:r w:rsidRPr="0044553B">
              <w:rPr>
                <w:i/>
                <w:iCs/>
              </w:rPr>
              <w:t>datasets</w:t>
            </w:r>
            <w:proofErr w:type="spellEnd"/>
          </w:p>
        </w:tc>
        <w:tc>
          <w:tcPr>
            <w:tcW w:w="273" w:type="dxa"/>
          </w:tcPr>
          <w:p w14:paraId="2DAA4206" w14:textId="77777777" w:rsidR="006F5E82" w:rsidRPr="007E0D87" w:rsidRDefault="006F5E82" w:rsidP="00470C41">
            <w:pPr>
              <w:pStyle w:val="TF-TEXTOQUADROCentralizado"/>
            </w:pPr>
          </w:p>
        </w:tc>
        <w:tc>
          <w:tcPr>
            <w:tcW w:w="284" w:type="dxa"/>
          </w:tcPr>
          <w:p w14:paraId="77B3BD9D" w14:textId="77777777" w:rsidR="006F5E82" w:rsidRPr="007E0D87" w:rsidRDefault="006F5E82" w:rsidP="00470C41">
            <w:pPr>
              <w:pStyle w:val="TF-TEXTOQUADROCentralizado"/>
            </w:pPr>
          </w:p>
        </w:tc>
        <w:tc>
          <w:tcPr>
            <w:tcW w:w="284" w:type="dxa"/>
          </w:tcPr>
          <w:p w14:paraId="457E1D48" w14:textId="77777777" w:rsidR="006F5E82" w:rsidRPr="007E0D87" w:rsidRDefault="006F5E82" w:rsidP="00470C41">
            <w:pPr>
              <w:pStyle w:val="TF-TEXTOQUADROCentralizado"/>
            </w:pPr>
          </w:p>
        </w:tc>
        <w:tc>
          <w:tcPr>
            <w:tcW w:w="284" w:type="dxa"/>
          </w:tcPr>
          <w:p w14:paraId="123626B4" w14:textId="77777777" w:rsidR="006F5E82" w:rsidRPr="007E0D87" w:rsidRDefault="006F5E82" w:rsidP="00470C41">
            <w:pPr>
              <w:pStyle w:val="TF-TEXTOQUADROCentralizado"/>
            </w:pPr>
          </w:p>
        </w:tc>
        <w:tc>
          <w:tcPr>
            <w:tcW w:w="284" w:type="dxa"/>
            <w:shd w:val="clear" w:color="auto" w:fill="A6A6A6" w:themeFill="background1" w:themeFillShade="A6"/>
          </w:tcPr>
          <w:p w14:paraId="42778F2C" w14:textId="77777777" w:rsidR="006F5E82" w:rsidRPr="007E0D87" w:rsidRDefault="006F5E82" w:rsidP="00470C41">
            <w:pPr>
              <w:pStyle w:val="TF-TEXTOQUADROCentralizado"/>
            </w:pPr>
          </w:p>
        </w:tc>
        <w:tc>
          <w:tcPr>
            <w:tcW w:w="284" w:type="dxa"/>
          </w:tcPr>
          <w:p w14:paraId="7FBC6545" w14:textId="77777777" w:rsidR="006F5E82" w:rsidRPr="007E0D87" w:rsidRDefault="006F5E82" w:rsidP="00470C41">
            <w:pPr>
              <w:pStyle w:val="TF-TEXTOQUADROCentralizado"/>
            </w:pPr>
          </w:p>
        </w:tc>
        <w:tc>
          <w:tcPr>
            <w:tcW w:w="284" w:type="dxa"/>
          </w:tcPr>
          <w:p w14:paraId="7986038C" w14:textId="77777777" w:rsidR="006F5E82" w:rsidRPr="007E0D87" w:rsidRDefault="006F5E82" w:rsidP="00470C41">
            <w:pPr>
              <w:pStyle w:val="TF-TEXTOQUADROCentralizado"/>
            </w:pPr>
          </w:p>
        </w:tc>
        <w:tc>
          <w:tcPr>
            <w:tcW w:w="284" w:type="dxa"/>
          </w:tcPr>
          <w:p w14:paraId="2542F8E3" w14:textId="77777777" w:rsidR="006F5E82" w:rsidRPr="007E0D87" w:rsidRDefault="006F5E82" w:rsidP="00470C41">
            <w:pPr>
              <w:pStyle w:val="TF-TEXTOQUADROCentralizado"/>
            </w:pPr>
          </w:p>
        </w:tc>
        <w:tc>
          <w:tcPr>
            <w:tcW w:w="284" w:type="dxa"/>
          </w:tcPr>
          <w:p w14:paraId="1552ED04" w14:textId="77777777" w:rsidR="006F5E82" w:rsidRPr="007E0D87" w:rsidRDefault="006F5E82" w:rsidP="00470C41">
            <w:pPr>
              <w:pStyle w:val="TF-TEXTOQUADROCentralizado"/>
            </w:pPr>
          </w:p>
        </w:tc>
        <w:tc>
          <w:tcPr>
            <w:tcW w:w="289" w:type="dxa"/>
          </w:tcPr>
          <w:p w14:paraId="295B700C" w14:textId="77777777" w:rsidR="006F5E82" w:rsidRPr="007E0D87" w:rsidRDefault="006F5E82" w:rsidP="00470C41">
            <w:pPr>
              <w:pStyle w:val="TF-TEXTOQUADROCentralizado"/>
            </w:pPr>
          </w:p>
        </w:tc>
      </w:tr>
      <w:tr w:rsidR="006F5E82" w:rsidRPr="007E0D87" w14:paraId="2EE04138" w14:textId="77777777" w:rsidTr="00F30272">
        <w:trPr>
          <w:jc w:val="center"/>
        </w:trPr>
        <w:tc>
          <w:tcPr>
            <w:tcW w:w="4673" w:type="dxa"/>
            <w:tcBorders>
              <w:left w:val="single" w:sz="4" w:space="0" w:color="auto"/>
            </w:tcBorders>
          </w:tcPr>
          <w:p w14:paraId="228C21FC" w14:textId="77777777" w:rsidR="006F5E82" w:rsidRPr="0044553B" w:rsidRDefault="006F5E82" w:rsidP="00470C41">
            <w:pPr>
              <w:pStyle w:val="TF-TEXTOQUADRO"/>
            </w:pPr>
            <w:r w:rsidRPr="0044553B">
              <w:t xml:space="preserve">execução dos </w:t>
            </w:r>
            <w:r w:rsidRPr="0044553B">
              <w:rPr>
                <w:i/>
                <w:iCs/>
              </w:rPr>
              <w:t>frameworks</w:t>
            </w:r>
            <w:r w:rsidRPr="0044553B">
              <w:t xml:space="preserve"> existentes</w:t>
            </w:r>
          </w:p>
        </w:tc>
        <w:tc>
          <w:tcPr>
            <w:tcW w:w="273" w:type="dxa"/>
          </w:tcPr>
          <w:p w14:paraId="7500749E" w14:textId="77777777" w:rsidR="006F5E82" w:rsidRPr="007E0D87" w:rsidRDefault="006F5E82" w:rsidP="00470C41">
            <w:pPr>
              <w:pStyle w:val="TF-TEXTOQUADROCentralizado"/>
            </w:pPr>
          </w:p>
        </w:tc>
        <w:tc>
          <w:tcPr>
            <w:tcW w:w="284" w:type="dxa"/>
          </w:tcPr>
          <w:p w14:paraId="2D86DAD2" w14:textId="77777777" w:rsidR="006F5E82" w:rsidRPr="007E0D87" w:rsidRDefault="006F5E82" w:rsidP="00470C41">
            <w:pPr>
              <w:pStyle w:val="TF-TEXTOQUADROCentralizado"/>
            </w:pPr>
          </w:p>
        </w:tc>
        <w:tc>
          <w:tcPr>
            <w:tcW w:w="284" w:type="dxa"/>
          </w:tcPr>
          <w:p w14:paraId="298562DD" w14:textId="77777777" w:rsidR="006F5E82" w:rsidRPr="007E0D87" w:rsidRDefault="006F5E82" w:rsidP="00470C41">
            <w:pPr>
              <w:pStyle w:val="TF-TEXTOQUADROCentralizado"/>
            </w:pPr>
          </w:p>
        </w:tc>
        <w:tc>
          <w:tcPr>
            <w:tcW w:w="284" w:type="dxa"/>
          </w:tcPr>
          <w:p w14:paraId="7D2E7114" w14:textId="77777777" w:rsidR="006F5E82" w:rsidRPr="007E0D87" w:rsidRDefault="006F5E82" w:rsidP="00470C41">
            <w:pPr>
              <w:pStyle w:val="TF-TEXTOQUADROCentralizado"/>
            </w:pPr>
          </w:p>
        </w:tc>
        <w:tc>
          <w:tcPr>
            <w:tcW w:w="284" w:type="dxa"/>
          </w:tcPr>
          <w:p w14:paraId="79B50054" w14:textId="77777777" w:rsidR="006F5E82" w:rsidRPr="007E0D87" w:rsidRDefault="006F5E82" w:rsidP="00470C41">
            <w:pPr>
              <w:pStyle w:val="TF-TEXTOQUADROCentralizado"/>
            </w:pPr>
          </w:p>
        </w:tc>
        <w:tc>
          <w:tcPr>
            <w:tcW w:w="284" w:type="dxa"/>
          </w:tcPr>
          <w:p w14:paraId="2FDA7E4B" w14:textId="77777777" w:rsidR="006F5E82" w:rsidRPr="007E0D87" w:rsidRDefault="006F5E82" w:rsidP="00470C41">
            <w:pPr>
              <w:pStyle w:val="TF-TEXTOQUADROCentralizado"/>
            </w:pPr>
          </w:p>
        </w:tc>
        <w:tc>
          <w:tcPr>
            <w:tcW w:w="284" w:type="dxa"/>
          </w:tcPr>
          <w:p w14:paraId="6C2BCCC0" w14:textId="77777777" w:rsidR="006F5E82" w:rsidRPr="007E0D87" w:rsidRDefault="006F5E82" w:rsidP="00470C41">
            <w:pPr>
              <w:pStyle w:val="TF-TEXTOQUADROCentralizado"/>
            </w:pPr>
          </w:p>
        </w:tc>
        <w:tc>
          <w:tcPr>
            <w:tcW w:w="284" w:type="dxa"/>
            <w:shd w:val="clear" w:color="auto" w:fill="A6A6A6" w:themeFill="background1" w:themeFillShade="A6"/>
          </w:tcPr>
          <w:p w14:paraId="675AC2DB" w14:textId="77777777" w:rsidR="006F5E82" w:rsidRPr="007E0D87" w:rsidRDefault="006F5E82" w:rsidP="00470C41">
            <w:pPr>
              <w:pStyle w:val="TF-TEXTOQUADROCentralizado"/>
            </w:pPr>
          </w:p>
        </w:tc>
        <w:tc>
          <w:tcPr>
            <w:tcW w:w="284" w:type="dxa"/>
            <w:shd w:val="clear" w:color="auto" w:fill="A6A6A6" w:themeFill="background1" w:themeFillShade="A6"/>
          </w:tcPr>
          <w:p w14:paraId="1FF234FC" w14:textId="77777777" w:rsidR="006F5E82" w:rsidRPr="007E0D87" w:rsidRDefault="006F5E82" w:rsidP="00470C41">
            <w:pPr>
              <w:pStyle w:val="TF-TEXTOQUADROCentralizado"/>
            </w:pPr>
          </w:p>
        </w:tc>
        <w:tc>
          <w:tcPr>
            <w:tcW w:w="289" w:type="dxa"/>
          </w:tcPr>
          <w:p w14:paraId="29E770D4" w14:textId="77777777" w:rsidR="006F5E82" w:rsidRPr="007E0D87" w:rsidRDefault="006F5E82" w:rsidP="00470C41">
            <w:pPr>
              <w:pStyle w:val="TF-TEXTOQUADROCentralizado"/>
            </w:pPr>
          </w:p>
        </w:tc>
      </w:tr>
      <w:tr w:rsidR="006F5E82" w:rsidRPr="007E0D87" w14:paraId="2BFED951" w14:textId="77777777" w:rsidTr="00F30272">
        <w:trPr>
          <w:jc w:val="center"/>
        </w:trPr>
        <w:tc>
          <w:tcPr>
            <w:tcW w:w="4673" w:type="dxa"/>
            <w:tcBorders>
              <w:left w:val="single" w:sz="4" w:space="0" w:color="auto"/>
            </w:tcBorders>
          </w:tcPr>
          <w:p w14:paraId="6C32D0C4" w14:textId="77777777" w:rsidR="006F5E82" w:rsidRPr="0044553B" w:rsidRDefault="006F5E82" w:rsidP="00470C41">
            <w:pPr>
              <w:pStyle w:val="TF-TEXTOQUADRO"/>
            </w:pPr>
            <w:r w:rsidRPr="0044553B">
              <w:t>execução dos testes e comparações</w:t>
            </w:r>
          </w:p>
        </w:tc>
        <w:tc>
          <w:tcPr>
            <w:tcW w:w="273" w:type="dxa"/>
          </w:tcPr>
          <w:p w14:paraId="747FDDB8" w14:textId="77777777" w:rsidR="006F5E82" w:rsidRPr="007E0D87" w:rsidRDefault="006F5E82" w:rsidP="00470C41">
            <w:pPr>
              <w:pStyle w:val="TF-TEXTOQUADROCentralizado"/>
            </w:pPr>
          </w:p>
        </w:tc>
        <w:tc>
          <w:tcPr>
            <w:tcW w:w="284" w:type="dxa"/>
          </w:tcPr>
          <w:p w14:paraId="6869D90C" w14:textId="77777777" w:rsidR="006F5E82" w:rsidRPr="007E0D87" w:rsidRDefault="006F5E82" w:rsidP="00470C41">
            <w:pPr>
              <w:pStyle w:val="TF-TEXTOQUADROCentralizado"/>
            </w:pPr>
          </w:p>
        </w:tc>
        <w:tc>
          <w:tcPr>
            <w:tcW w:w="284" w:type="dxa"/>
          </w:tcPr>
          <w:p w14:paraId="3FB88F48" w14:textId="77777777" w:rsidR="006F5E82" w:rsidRPr="007E0D87" w:rsidRDefault="006F5E82" w:rsidP="00470C41">
            <w:pPr>
              <w:pStyle w:val="TF-TEXTOQUADROCentralizado"/>
            </w:pPr>
          </w:p>
        </w:tc>
        <w:tc>
          <w:tcPr>
            <w:tcW w:w="284" w:type="dxa"/>
          </w:tcPr>
          <w:p w14:paraId="265D828B" w14:textId="77777777" w:rsidR="006F5E82" w:rsidRPr="007E0D87" w:rsidRDefault="006F5E82" w:rsidP="00470C41">
            <w:pPr>
              <w:pStyle w:val="TF-TEXTOQUADROCentralizado"/>
            </w:pPr>
          </w:p>
        </w:tc>
        <w:tc>
          <w:tcPr>
            <w:tcW w:w="284" w:type="dxa"/>
          </w:tcPr>
          <w:p w14:paraId="6C65C99D" w14:textId="77777777" w:rsidR="006F5E82" w:rsidRPr="007E0D87" w:rsidRDefault="006F5E82" w:rsidP="00470C41">
            <w:pPr>
              <w:pStyle w:val="TF-TEXTOQUADROCentralizado"/>
            </w:pPr>
          </w:p>
        </w:tc>
        <w:tc>
          <w:tcPr>
            <w:tcW w:w="284" w:type="dxa"/>
          </w:tcPr>
          <w:p w14:paraId="17F471F1" w14:textId="77777777" w:rsidR="006F5E82" w:rsidRPr="007E0D87" w:rsidRDefault="006F5E82" w:rsidP="00470C41">
            <w:pPr>
              <w:pStyle w:val="TF-TEXTOQUADROCentralizado"/>
            </w:pPr>
          </w:p>
        </w:tc>
        <w:tc>
          <w:tcPr>
            <w:tcW w:w="284" w:type="dxa"/>
          </w:tcPr>
          <w:p w14:paraId="17C3DF3A" w14:textId="77777777" w:rsidR="006F5E82" w:rsidRPr="007E0D87" w:rsidRDefault="006F5E82" w:rsidP="00470C41">
            <w:pPr>
              <w:pStyle w:val="TF-TEXTOQUADROCentralizado"/>
            </w:pPr>
          </w:p>
        </w:tc>
        <w:tc>
          <w:tcPr>
            <w:tcW w:w="284" w:type="dxa"/>
            <w:shd w:val="clear" w:color="auto" w:fill="A6A6A6" w:themeFill="background1" w:themeFillShade="A6"/>
          </w:tcPr>
          <w:p w14:paraId="50578225" w14:textId="77777777" w:rsidR="006F5E82" w:rsidRPr="007E0D87" w:rsidRDefault="006F5E82" w:rsidP="00470C41">
            <w:pPr>
              <w:pStyle w:val="TF-TEXTOQUADROCentralizado"/>
            </w:pPr>
          </w:p>
        </w:tc>
        <w:tc>
          <w:tcPr>
            <w:tcW w:w="284" w:type="dxa"/>
            <w:shd w:val="clear" w:color="auto" w:fill="A6A6A6" w:themeFill="background1" w:themeFillShade="A6"/>
          </w:tcPr>
          <w:p w14:paraId="4828A99F" w14:textId="77777777" w:rsidR="006F5E82" w:rsidRPr="007E0D87" w:rsidRDefault="006F5E82" w:rsidP="00470C41">
            <w:pPr>
              <w:pStyle w:val="TF-TEXTOQUADROCentralizado"/>
            </w:pPr>
          </w:p>
        </w:tc>
        <w:tc>
          <w:tcPr>
            <w:tcW w:w="289" w:type="dxa"/>
          </w:tcPr>
          <w:p w14:paraId="5B000CFB" w14:textId="77777777" w:rsidR="006F5E82" w:rsidRPr="007E0D87" w:rsidRDefault="006F5E82" w:rsidP="00470C41">
            <w:pPr>
              <w:pStyle w:val="TF-TEXTOQUADROCentralizado"/>
            </w:pPr>
          </w:p>
        </w:tc>
      </w:tr>
      <w:tr w:rsidR="006F5E82" w:rsidRPr="007E0D87" w14:paraId="533147D7" w14:textId="77777777" w:rsidTr="00F30272">
        <w:trPr>
          <w:jc w:val="center"/>
        </w:trPr>
        <w:tc>
          <w:tcPr>
            <w:tcW w:w="4673" w:type="dxa"/>
            <w:tcBorders>
              <w:left w:val="single" w:sz="4" w:space="0" w:color="auto"/>
            </w:tcBorders>
          </w:tcPr>
          <w:p w14:paraId="6AE3D3FC" w14:textId="77777777" w:rsidR="006F5E82" w:rsidRPr="0044553B" w:rsidRDefault="006F5E82" w:rsidP="00470C41">
            <w:pPr>
              <w:pStyle w:val="TF-TEXTOQUADRO"/>
            </w:pPr>
            <w:r w:rsidRPr="0044553B">
              <w:t xml:space="preserve">avaliação do desempenho da linguagem </w:t>
            </w:r>
            <w:proofErr w:type="spellStart"/>
            <w:r w:rsidRPr="0044553B">
              <w:t>Rust</w:t>
            </w:r>
            <w:proofErr w:type="spellEnd"/>
          </w:p>
        </w:tc>
        <w:tc>
          <w:tcPr>
            <w:tcW w:w="273" w:type="dxa"/>
          </w:tcPr>
          <w:p w14:paraId="41486967" w14:textId="77777777" w:rsidR="006F5E82" w:rsidRPr="007E0D87" w:rsidRDefault="006F5E82" w:rsidP="00470C41">
            <w:pPr>
              <w:pStyle w:val="TF-TEXTOQUADROCentralizado"/>
            </w:pPr>
          </w:p>
        </w:tc>
        <w:tc>
          <w:tcPr>
            <w:tcW w:w="284" w:type="dxa"/>
          </w:tcPr>
          <w:p w14:paraId="12005BD4" w14:textId="77777777" w:rsidR="006F5E82" w:rsidRPr="007E0D87" w:rsidRDefault="006F5E82" w:rsidP="00470C41">
            <w:pPr>
              <w:pStyle w:val="TF-TEXTOQUADROCentralizado"/>
            </w:pPr>
          </w:p>
        </w:tc>
        <w:tc>
          <w:tcPr>
            <w:tcW w:w="284" w:type="dxa"/>
          </w:tcPr>
          <w:p w14:paraId="32CF8B77" w14:textId="77777777" w:rsidR="006F5E82" w:rsidRPr="007E0D87" w:rsidRDefault="006F5E82" w:rsidP="00470C41">
            <w:pPr>
              <w:pStyle w:val="TF-TEXTOQUADROCentralizado"/>
            </w:pPr>
          </w:p>
        </w:tc>
        <w:tc>
          <w:tcPr>
            <w:tcW w:w="284" w:type="dxa"/>
          </w:tcPr>
          <w:p w14:paraId="5F261797" w14:textId="77777777" w:rsidR="006F5E82" w:rsidRPr="007E0D87" w:rsidRDefault="006F5E82" w:rsidP="00470C41">
            <w:pPr>
              <w:pStyle w:val="TF-TEXTOQUADROCentralizado"/>
            </w:pPr>
          </w:p>
        </w:tc>
        <w:tc>
          <w:tcPr>
            <w:tcW w:w="284" w:type="dxa"/>
          </w:tcPr>
          <w:p w14:paraId="5363E102" w14:textId="77777777" w:rsidR="006F5E82" w:rsidRPr="007E0D87" w:rsidRDefault="006F5E82" w:rsidP="00470C41">
            <w:pPr>
              <w:pStyle w:val="TF-TEXTOQUADROCentralizado"/>
            </w:pPr>
          </w:p>
        </w:tc>
        <w:tc>
          <w:tcPr>
            <w:tcW w:w="284" w:type="dxa"/>
          </w:tcPr>
          <w:p w14:paraId="39BBEBCF" w14:textId="77777777" w:rsidR="006F5E82" w:rsidRPr="007E0D87" w:rsidRDefault="006F5E82" w:rsidP="00470C41">
            <w:pPr>
              <w:pStyle w:val="TF-TEXTOQUADROCentralizado"/>
            </w:pPr>
          </w:p>
        </w:tc>
        <w:tc>
          <w:tcPr>
            <w:tcW w:w="284" w:type="dxa"/>
          </w:tcPr>
          <w:p w14:paraId="7952351E" w14:textId="77777777" w:rsidR="006F5E82" w:rsidRPr="007E0D87" w:rsidRDefault="006F5E82" w:rsidP="00470C41">
            <w:pPr>
              <w:pStyle w:val="TF-TEXTOQUADROCentralizado"/>
            </w:pPr>
          </w:p>
        </w:tc>
        <w:tc>
          <w:tcPr>
            <w:tcW w:w="284" w:type="dxa"/>
          </w:tcPr>
          <w:p w14:paraId="61CCC6B1" w14:textId="77777777" w:rsidR="006F5E82" w:rsidRPr="007E0D87" w:rsidRDefault="006F5E82" w:rsidP="00470C41">
            <w:pPr>
              <w:pStyle w:val="TF-TEXTOQUADROCentralizado"/>
            </w:pPr>
          </w:p>
        </w:tc>
        <w:tc>
          <w:tcPr>
            <w:tcW w:w="284" w:type="dxa"/>
            <w:shd w:val="clear" w:color="auto" w:fill="A6A6A6" w:themeFill="background1" w:themeFillShade="A6"/>
          </w:tcPr>
          <w:p w14:paraId="07EF6BD1" w14:textId="77777777" w:rsidR="006F5E82" w:rsidRPr="007E0D87" w:rsidRDefault="006F5E82" w:rsidP="00470C41">
            <w:pPr>
              <w:pStyle w:val="TF-TEXTOQUADROCentralizado"/>
            </w:pPr>
          </w:p>
        </w:tc>
        <w:tc>
          <w:tcPr>
            <w:tcW w:w="289" w:type="dxa"/>
            <w:shd w:val="clear" w:color="auto" w:fill="A6A6A6" w:themeFill="background1" w:themeFillShade="A6"/>
          </w:tcPr>
          <w:p w14:paraId="0707D98A" w14:textId="77777777" w:rsidR="006F5E82" w:rsidRPr="007E0D87" w:rsidRDefault="006F5E82" w:rsidP="00470C41">
            <w:pPr>
              <w:pStyle w:val="TF-TEXTOQUADROCentralizado"/>
            </w:pPr>
          </w:p>
        </w:tc>
      </w:tr>
      <w:tr w:rsidR="006F5E82" w:rsidRPr="007E0D87" w14:paraId="0647A506" w14:textId="77777777" w:rsidTr="00F30272">
        <w:trPr>
          <w:jc w:val="center"/>
        </w:trPr>
        <w:tc>
          <w:tcPr>
            <w:tcW w:w="4673" w:type="dxa"/>
            <w:tcBorders>
              <w:left w:val="single" w:sz="4" w:space="0" w:color="auto"/>
              <w:bottom w:val="single" w:sz="4" w:space="0" w:color="auto"/>
            </w:tcBorders>
          </w:tcPr>
          <w:p w14:paraId="249DF29A" w14:textId="77777777" w:rsidR="006F5E82" w:rsidRPr="0044553B" w:rsidRDefault="006F5E82" w:rsidP="00470C41">
            <w:pPr>
              <w:pStyle w:val="TF-TEXTOQUADRO"/>
            </w:pPr>
            <w:r w:rsidRPr="0044553B">
              <w:t>análise da otimização do paralelismo em GPU</w:t>
            </w:r>
          </w:p>
        </w:tc>
        <w:tc>
          <w:tcPr>
            <w:tcW w:w="273" w:type="dxa"/>
            <w:tcBorders>
              <w:bottom w:val="single" w:sz="4" w:space="0" w:color="auto"/>
            </w:tcBorders>
          </w:tcPr>
          <w:p w14:paraId="5A70BC36" w14:textId="77777777" w:rsidR="006F5E82" w:rsidRPr="007E0D87" w:rsidRDefault="006F5E82" w:rsidP="00470C41">
            <w:pPr>
              <w:pStyle w:val="TF-TEXTOQUADROCentralizado"/>
            </w:pPr>
          </w:p>
        </w:tc>
        <w:tc>
          <w:tcPr>
            <w:tcW w:w="284" w:type="dxa"/>
            <w:tcBorders>
              <w:bottom w:val="single" w:sz="4" w:space="0" w:color="auto"/>
            </w:tcBorders>
          </w:tcPr>
          <w:p w14:paraId="31F13B49" w14:textId="77777777" w:rsidR="006F5E82" w:rsidRPr="007E0D87" w:rsidRDefault="006F5E82" w:rsidP="00470C41">
            <w:pPr>
              <w:pStyle w:val="TF-TEXTOQUADROCentralizado"/>
            </w:pPr>
          </w:p>
        </w:tc>
        <w:tc>
          <w:tcPr>
            <w:tcW w:w="284" w:type="dxa"/>
            <w:tcBorders>
              <w:bottom w:val="single" w:sz="4" w:space="0" w:color="auto"/>
            </w:tcBorders>
          </w:tcPr>
          <w:p w14:paraId="0E7C26EE" w14:textId="77777777" w:rsidR="006F5E82" w:rsidRPr="007E0D87" w:rsidRDefault="006F5E82" w:rsidP="00470C41">
            <w:pPr>
              <w:pStyle w:val="TF-TEXTOQUADROCentralizado"/>
            </w:pPr>
          </w:p>
        </w:tc>
        <w:tc>
          <w:tcPr>
            <w:tcW w:w="284" w:type="dxa"/>
            <w:tcBorders>
              <w:bottom w:val="single" w:sz="4" w:space="0" w:color="auto"/>
            </w:tcBorders>
          </w:tcPr>
          <w:p w14:paraId="4BEE2FE8" w14:textId="77777777" w:rsidR="006F5E82" w:rsidRPr="007E0D87" w:rsidRDefault="006F5E82" w:rsidP="00470C41">
            <w:pPr>
              <w:pStyle w:val="TF-TEXTOQUADROCentralizado"/>
            </w:pPr>
          </w:p>
        </w:tc>
        <w:tc>
          <w:tcPr>
            <w:tcW w:w="284" w:type="dxa"/>
            <w:tcBorders>
              <w:bottom w:val="single" w:sz="4" w:space="0" w:color="auto"/>
            </w:tcBorders>
          </w:tcPr>
          <w:p w14:paraId="0BB0C102" w14:textId="77777777" w:rsidR="006F5E82" w:rsidRPr="007E0D87" w:rsidRDefault="006F5E82" w:rsidP="00470C41">
            <w:pPr>
              <w:pStyle w:val="TF-TEXTOQUADROCentralizado"/>
            </w:pPr>
          </w:p>
        </w:tc>
        <w:tc>
          <w:tcPr>
            <w:tcW w:w="284" w:type="dxa"/>
            <w:tcBorders>
              <w:bottom w:val="single" w:sz="4" w:space="0" w:color="auto"/>
            </w:tcBorders>
          </w:tcPr>
          <w:p w14:paraId="16E92885" w14:textId="77777777" w:rsidR="006F5E82" w:rsidRPr="007E0D87" w:rsidRDefault="006F5E82" w:rsidP="00470C41">
            <w:pPr>
              <w:pStyle w:val="TF-TEXTOQUADROCentralizado"/>
            </w:pPr>
          </w:p>
        </w:tc>
        <w:tc>
          <w:tcPr>
            <w:tcW w:w="284" w:type="dxa"/>
            <w:tcBorders>
              <w:bottom w:val="single" w:sz="4" w:space="0" w:color="auto"/>
            </w:tcBorders>
          </w:tcPr>
          <w:p w14:paraId="09C4320A" w14:textId="77777777" w:rsidR="006F5E82" w:rsidRPr="007E0D87" w:rsidRDefault="006F5E82" w:rsidP="00470C41">
            <w:pPr>
              <w:pStyle w:val="TF-TEXTOQUADROCentralizado"/>
            </w:pPr>
          </w:p>
        </w:tc>
        <w:tc>
          <w:tcPr>
            <w:tcW w:w="284" w:type="dxa"/>
            <w:tcBorders>
              <w:bottom w:val="single" w:sz="4" w:space="0" w:color="auto"/>
            </w:tcBorders>
          </w:tcPr>
          <w:p w14:paraId="46C05431" w14:textId="77777777" w:rsidR="006F5E82" w:rsidRPr="007E0D87" w:rsidRDefault="006F5E82" w:rsidP="00470C41">
            <w:pPr>
              <w:pStyle w:val="TF-TEXTOQUADROCentralizado"/>
            </w:pPr>
          </w:p>
        </w:tc>
        <w:tc>
          <w:tcPr>
            <w:tcW w:w="284" w:type="dxa"/>
            <w:tcBorders>
              <w:bottom w:val="single" w:sz="4" w:space="0" w:color="auto"/>
            </w:tcBorders>
            <w:shd w:val="clear" w:color="auto" w:fill="A6A6A6" w:themeFill="background1" w:themeFillShade="A6"/>
          </w:tcPr>
          <w:p w14:paraId="5B6ABC3B" w14:textId="77777777" w:rsidR="006F5E82" w:rsidRPr="007E0D87" w:rsidRDefault="006F5E82" w:rsidP="00470C41">
            <w:pPr>
              <w:pStyle w:val="TF-TEXTOQUADROCentralizado"/>
            </w:pPr>
          </w:p>
        </w:tc>
        <w:tc>
          <w:tcPr>
            <w:tcW w:w="289" w:type="dxa"/>
            <w:tcBorders>
              <w:bottom w:val="single" w:sz="4" w:space="0" w:color="auto"/>
            </w:tcBorders>
            <w:shd w:val="clear" w:color="auto" w:fill="A6A6A6" w:themeFill="background1" w:themeFillShade="A6"/>
          </w:tcPr>
          <w:p w14:paraId="28C41ADF" w14:textId="77777777" w:rsidR="006F5E82" w:rsidRPr="007E0D87" w:rsidRDefault="006F5E82" w:rsidP="00470C41">
            <w:pPr>
              <w:pStyle w:val="TF-TEXTOQUADROCentralizado"/>
            </w:pPr>
          </w:p>
        </w:tc>
      </w:tr>
    </w:tbl>
    <w:p w14:paraId="059279A7" w14:textId="77777777" w:rsidR="006F5E82" w:rsidRDefault="006F5E82" w:rsidP="00FC4A9F">
      <w:pPr>
        <w:pStyle w:val="TF-FONTE"/>
      </w:pPr>
      <w:r>
        <w:t>Fonte: elaborado pelo autor.</w:t>
      </w:r>
    </w:p>
    <w:p w14:paraId="5F519E0F" w14:textId="77777777" w:rsidR="006F5E82" w:rsidRDefault="006F5E82" w:rsidP="00424AD5">
      <w:pPr>
        <w:pStyle w:val="Ttulo1"/>
      </w:pPr>
      <w:r>
        <w:t>REVISÃO BIBLIOGRÁFICA</w:t>
      </w:r>
    </w:p>
    <w:p w14:paraId="59298D99" w14:textId="77777777" w:rsidR="006F5E82" w:rsidRPr="00643146" w:rsidRDefault="006F5E82" w:rsidP="00643146">
      <w:pPr>
        <w:pStyle w:val="TF-TEXTO"/>
      </w:pPr>
      <w:r>
        <w:t xml:space="preserve">Esta seção descreve brevemente os assuntos que fundamentarão o estudo a ser realizado neste trabalho: a definição e aplicação de grafos no contexto de grandes conjuntos de dados, algoritmos de processamento em grafos, o processamento em paralelo com foco na GPU e a linguagem de programação </w:t>
      </w:r>
      <w:proofErr w:type="spellStart"/>
      <w:r>
        <w:t>Rust</w:t>
      </w:r>
      <w:proofErr w:type="spellEnd"/>
      <w:r>
        <w:t>.</w:t>
      </w:r>
    </w:p>
    <w:p w14:paraId="2A2A12DB" w14:textId="77777777" w:rsidR="006F5E82" w:rsidRPr="00A02604" w:rsidRDefault="006F5E82" w:rsidP="000A16A0">
      <w:pPr>
        <w:pStyle w:val="TF-TEXTO"/>
        <w:rPr>
          <w:highlight w:val="green"/>
        </w:rPr>
      </w:pPr>
      <w:proofErr w:type="spellStart"/>
      <w:r>
        <w:t>Bacciu</w:t>
      </w:r>
      <w:proofErr w:type="spellEnd"/>
      <w:r>
        <w:t xml:space="preserve"> </w:t>
      </w:r>
      <w:r w:rsidRPr="000A16A0">
        <w:rPr>
          <w:i/>
          <w:iCs/>
        </w:rPr>
        <w:t>et al</w:t>
      </w:r>
      <w:r>
        <w:t xml:space="preserve">. (2021) define grafos como uma forma de representar dados através de uma estrutura composta por nós de informações unidos por arestas que denotam os relacionamentos entre elas. Ainda segundo </w:t>
      </w:r>
      <w:proofErr w:type="spellStart"/>
      <w:r>
        <w:t>Bacciu</w:t>
      </w:r>
      <w:proofErr w:type="spellEnd"/>
      <w:r>
        <w:t xml:space="preserve"> </w:t>
      </w:r>
      <w:r w:rsidRPr="000A16A0">
        <w:rPr>
          <w:i/>
          <w:iCs/>
        </w:rPr>
        <w:t>et al</w:t>
      </w:r>
      <w:r>
        <w:t xml:space="preserve">. (2021), grafos podem representar inúmeros produtos provenientes de processos naturais e artificiais, como propriedades químicas, a força de ligações moleculares e até mesmo os relacionamentos entre pessoas em uma rede social. Hogan </w:t>
      </w:r>
      <w:r w:rsidRPr="00026F5E">
        <w:rPr>
          <w:i/>
          <w:iCs/>
        </w:rPr>
        <w:t>et al</w:t>
      </w:r>
      <w:r>
        <w:t xml:space="preserve">. (2021) reforça que, além das representações mais triviais, essa estrutura de nós e arestas pode ser utilizada também para representar conceitos mais complexos de um determinado domínio, agregando uma grande quantidade de conhecimento de forma que seja possível executar algoritmos para se obter </w:t>
      </w:r>
      <w:r w:rsidRPr="001762C9">
        <w:rPr>
          <w:i/>
          <w:iCs/>
        </w:rPr>
        <w:t>insights</w:t>
      </w:r>
      <w:r>
        <w:t xml:space="preserve"> e </w:t>
      </w:r>
      <w:r w:rsidRPr="0044553B">
        <w:t>resolver questões referentes ao domínio sendo representado nessa estrutura de dados.</w:t>
      </w:r>
    </w:p>
    <w:p w14:paraId="2B222118" w14:textId="77777777" w:rsidR="006F5E82" w:rsidRDefault="006F5E82" w:rsidP="00BD0DCE">
      <w:pPr>
        <w:pStyle w:val="TF-TEXTO"/>
      </w:pPr>
      <w:proofErr w:type="spellStart"/>
      <w:r w:rsidRPr="0044553B">
        <w:t>Lalwani</w:t>
      </w:r>
      <w:proofErr w:type="spellEnd"/>
      <w:r w:rsidRPr="0044553B">
        <w:t xml:space="preserve"> </w:t>
      </w:r>
      <w:r w:rsidRPr="0044553B">
        <w:rPr>
          <w:i/>
          <w:iCs/>
        </w:rPr>
        <w:t>et al</w:t>
      </w:r>
      <w:r w:rsidRPr="0044553B">
        <w:t xml:space="preserve">. (2019) salienta que, por conta </w:t>
      </w:r>
      <w:proofErr w:type="gramStart"/>
      <w:r w:rsidRPr="0044553B">
        <w:t>dos</w:t>
      </w:r>
      <w:proofErr w:type="gramEnd"/>
      <w:r w:rsidRPr="0044553B">
        <w:t xml:space="preserve"> problemas de pesquisa atualmente serem naturalmente complexos e ao advento da </w:t>
      </w:r>
      <w:r w:rsidRPr="0044553B">
        <w:rPr>
          <w:i/>
          <w:iCs/>
        </w:rPr>
        <w:t>big data</w:t>
      </w:r>
      <w:r w:rsidRPr="0044553B">
        <w:t xml:space="preserve">, muitos desses algoritmos precisaram passar por otimizações que envolveram, entre outras melhorias, a utilização de processamento em paralelo para compensar o alto custo computacional demandado por esse novo contexto. </w:t>
      </w:r>
      <w:proofErr w:type="spellStart"/>
      <w:r w:rsidRPr="0044553B">
        <w:t>Lalwani</w:t>
      </w:r>
      <w:proofErr w:type="spellEnd"/>
      <w:r w:rsidRPr="0044553B">
        <w:t xml:space="preserve"> </w:t>
      </w:r>
      <w:r w:rsidRPr="0044553B">
        <w:rPr>
          <w:i/>
          <w:iCs/>
        </w:rPr>
        <w:t>et al</w:t>
      </w:r>
      <w:r w:rsidRPr="0044553B">
        <w:t xml:space="preserve">. (2019) descreve a paralelização como “o uso simultâneo de múltiplos recursos computacionais a fim de solucionar um problema computacional quebrando-o em partes discretas”, sendo que tal divisão do processamento pode ser realizada através do uso de uma CPU com múltiplos núcleos, ou através de </w:t>
      </w:r>
      <w:proofErr w:type="spellStart"/>
      <w:r w:rsidRPr="0044553B">
        <w:t>GPUs</w:t>
      </w:r>
      <w:proofErr w:type="spellEnd"/>
      <w:r w:rsidRPr="0044553B">
        <w:t>.</w:t>
      </w:r>
    </w:p>
    <w:p w14:paraId="575C5EC6" w14:textId="77777777" w:rsidR="006F5E82" w:rsidRDefault="006F5E82" w:rsidP="00BD0DCE">
      <w:pPr>
        <w:pStyle w:val="TF-TEXTO"/>
      </w:pPr>
      <w:r>
        <w:t xml:space="preserve">Segundo </w:t>
      </w:r>
      <w:proofErr w:type="spellStart"/>
      <w:r>
        <w:t>Dally</w:t>
      </w:r>
      <w:proofErr w:type="spellEnd"/>
      <w:r>
        <w:t xml:space="preserve">, </w:t>
      </w:r>
      <w:proofErr w:type="spellStart"/>
      <w:r>
        <w:t>Keckler</w:t>
      </w:r>
      <w:proofErr w:type="spellEnd"/>
      <w:r>
        <w:t xml:space="preserve"> e Kirk (2021), as </w:t>
      </w:r>
      <w:proofErr w:type="spellStart"/>
      <w:r>
        <w:t>GPUs</w:t>
      </w:r>
      <w:proofErr w:type="spellEnd"/>
      <w:r>
        <w:t xml:space="preserve"> surgiram como um </w:t>
      </w:r>
      <w:r w:rsidRPr="00AF4A55">
        <w:rPr>
          <w:i/>
          <w:iCs/>
        </w:rPr>
        <w:t>hardware</w:t>
      </w:r>
      <w:r>
        <w:t xml:space="preserve"> dedicado para o processamento de gráficos em tempo real, função que apresenta alta demanda de cálculos aritméticos envolvendo pontos flutuantes. </w:t>
      </w:r>
      <w:proofErr w:type="spellStart"/>
      <w:r>
        <w:t>Sesin</w:t>
      </w:r>
      <w:proofErr w:type="spellEnd"/>
      <w:r>
        <w:t xml:space="preserve"> e </w:t>
      </w:r>
      <w:proofErr w:type="spellStart"/>
      <w:r>
        <w:t>Bolbakov</w:t>
      </w:r>
      <w:proofErr w:type="spellEnd"/>
      <w:r>
        <w:t xml:space="preserve"> (2021) citam que, ao contrário das CPUs, as </w:t>
      </w:r>
      <w:proofErr w:type="spellStart"/>
      <w:r>
        <w:t>GPUs</w:t>
      </w:r>
      <w:proofErr w:type="spellEnd"/>
      <w:r>
        <w:t xml:space="preserve"> são especializadas no processamento em paralelo de grande quantidade de dados, o que é justificado pelos milhares de núcleos físicos de processamento presentes neste </w:t>
      </w:r>
      <w:r w:rsidRPr="0016634B">
        <w:rPr>
          <w:i/>
          <w:iCs/>
        </w:rPr>
        <w:t>hardware</w:t>
      </w:r>
      <w:r>
        <w:t xml:space="preserve"> e pela memória de vídeo que é unificada à placa. A alta performance envolvendo o cálculo de pontos flutuantes e a alta capacidade de processamento em paralelo disponibilizada pelas </w:t>
      </w:r>
      <w:proofErr w:type="spellStart"/>
      <w:r>
        <w:t>GPUs</w:t>
      </w:r>
      <w:proofErr w:type="spellEnd"/>
      <w:r>
        <w:t xml:space="preserve"> despertou o interesse da comunidade científica que atualmente faz uso deste hardware para os mais variados cenários de pesquisa (DALLY;</w:t>
      </w:r>
      <w:r w:rsidRPr="002015CD">
        <w:t xml:space="preserve"> KECKLER; KIRK, 2021</w:t>
      </w:r>
      <w:r>
        <w:t>).</w:t>
      </w:r>
    </w:p>
    <w:p w14:paraId="0DACAF98" w14:textId="77777777" w:rsidR="006F5E82" w:rsidRPr="002367D8" w:rsidRDefault="006F5E82" w:rsidP="00BD0DCE">
      <w:pPr>
        <w:pStyle w:val="TF-TEXTO"/>
      </w:pPr>
      <w:r>
        <w:t xml:space="preserve">A linguagem de programação </w:t>
      </w:r>
      <w:proofErr w:type="spellStart"/>
      <w:r>
        <w:t>Rust</w:t>
      </w:r>
      <w:proofErr w:type="spellEnd"/>
      <w:r>
        <w:t xml:space="preserve">, por sua vez, teve seu primeiro compilador lançado em 2012 (BUGDEN; ALAHMAR, 2022). Segundo </w:t>
      </w:r>
      <w:proofErr w:type="spellStart"/>
      <w:r>
        <w:t>Bugden</w:t>
      </w:r>
      <w:proofErr w:type="spellEnd"/>
      <w:r>
        <w:t xml:space="preserve"> e </w:t>
      </w:r>
      <w:proofErr w:type="spellStart"/>
      <w:r>
        <w:t>Alahmar</w:t>
      </w:r>
      <w:proofErr w:type="spellEnd"/>
      <w:r>
        <w:t xml:space="preserve"> (2022), a linguagem foi inicialmente desenvolvida visando a segurança na manipulação de memória, porém, posteriormente a performance também foi incluída como foco de seu desenvolvimento. </w:t>
      </w:r>
      <w:proofErr w:type="spellStart"/>
      <w:r>
        <w:t>Klabnik</w:t>
      </w:r>
      <w:proofErr w:type="spellEnd"/>
      <w:r>
        <w:t xml:space="preserve"> e Nichols (2023) citam que o principal recurso apresentado por </w:t>
      </w:r>
      <w:proofErr w:type="spellStart"/>
      <w:r>
        <w:t>Rust</w:t>
      </w:r>
      <w:proofErr w:type="spellEnd"/>
      <w:r>
        <w:t xml:space="preserve"> é seu sistema de gerenciamento de memória denominado </w:t>
      </w:r>
      <w:proofErr w:type="spellStart"/>
      <w:r>
        <w:t>Ownership</w:t>
      </w:r>
      <w:proofErr w:type="spellEnd"/>
      <w:r>
        <w:t xml:space="preserve">, através do qual é garantida a segurança no </w:t>
      </w:r>
      <w:r>
        <w:lastRenderedPageBreak/>
        <w:t>desenvolvimento da aplicação.</w:t>
      </w:r>
      <w:r>
        <w:rPr>
          <w:szCs w:val="18"/>
        </w:rPr>
        <w:t xml:space="preserve"> Por conta desses fatores, a linguagem de programação </w:t>
      </w:r>
      <w:proofErr w:type="spellStart"/>
      <w:r>
        <w:rPr>
          <w:szCs w:val="18"/>
        </w:rPr>
        <w:t>Rust</w:t>
      </w:r>
      <w:proofErr w:type="spellEnd"/>
      <w:r>
        <w:rPr>
          <w:szCs w:val="18"/>
        </w:rPr>
        <w:t xml:space="preserve"> vem ganhando popularidade entre desenvolvedores, sendo adotada em diversos setores do mercado atualmente </w:t>
      </w:r>
      <w:r>
        <w:t>(BUGDEN; ALAHMAR, 2022)</w:t>
      </w:r>
      <w:r>
        <w:rPr>
          <w:szCs w:val="18"/>
        </w:rPr>
        <w:t>.</w:t>
      </w:r>
    </w:p>
    <w:p w14:paraId="34D90FA5" w14:textId="77777777" w:rsidR="006F5E82" w:rsidRPr="0024075B" w:rsidRDefault="006F5E82" w:rsidP="00C5690C">
      <w:pPr>
        <w:pStyle w:val="TF-refernciasbibliogrficasTTULO"/>
      </w:pPr>
      <w:bookmarkStart w:id="49" w:name="_Toc351015602"/>
      <w:bookmarkEnd w:id="32"/>
      <w:bookmarkEnd w:id="33"/>
      <w:bookmarkEnd w:id="34"/>
      <w:bookmarkEnd w:id="35"/>
      <w:bookmarkEnd w:id="36"/>
      <w:bookmarkEnd w:id="37"/>
      <w:bookmarkEnd w:id="38"/>
      <w:r w:rsidRPr="0024075B">
        <w:t>Referências</w:t>
      </w:r>
      <w:bookmarkEnd w:id="49"/>
    </w:p>
    <w:p w14:paraId="0639F3FA" w14:textId="77777777" w:rsidR="006F5E82" w:rsidRDefault="006F5E82" w:rsidP="006602CE">
      <w:pPr>
        <w:pStyle w:val="TF-REFERNCIASITEM0"/>
        <w:rPr>
          <w:lang w:val="en-US"/>
        </w:rPr>
      </w:pPr>
      <w:r w:rsidRPr="007575EF">
        <w:t xml:space="preserve">BACCIU, </w:t>
      </w:r>
      <w:proofErr w:type="spellStart"/>
      <w:r w:rsidRPr="007575EF">
        <w:t>Davide</w:t>
      </w:r>
      <w:proofErr w:type="spellEnd"/>
      <w:r>
        <w:t xml:space="preserve"> </w:t>
      </w:r>
      <w:r w:rsidRPr="007575EF">
        <w:rPr>
          <w:i/>
          <w:iCs/>
        </w:rPr>
        <w:t>et al</w:t>
      </w:r>
      <w:r w:rsidRPr="007575EF">
        <w:t xml:space="preserve">. </w:t>
      </w:r>
      <w:r w:rsidRPr="00D35E61">
        <w:rPr>
          <w:lang w:val="en-US"/>
        </w:rPr>
        <w:t xml:space="preserve">A gentle introduction to deep learning for graphs. </w:t>
      </w:r>
      <w:r w:rsidRPr="00D35E61">
        <w:rPr>
          <w:b/>
          <w:bCs/>
          <w:lang w:val="en-US"/>
        </w:rPr>
        <w:t>Neural Networks</w:t>
      </w:r>
      <w:r w:rsidRPr="00D35E61">
        <w:rPr>
          <w:lang w:val="en-US"/>
        </w:rPr>
        <w:t>, [</w:t>
      </w:r>
      <w:proofErr w:type="spellStart"/>
      <w:r w:rsidRPr="00D35E61">
        <w:rPr>
          <w:lang w:val="en-US"/>
        </w:rPr>
        <w:t>S.</w:t>
      </w:r>
      <w:r>
        <w:rPr>
          <w:lang w:val="en-US"/>
        </w:rPr>
        <w:t>l</w:t>
      </w:r>
      <w:r w:rsidRPr="00D35E61">
        <w:rPr>
          <w:lang w:val="en-US"/>
        </w:rPr>
        <w:t>.</w:t>
      </w:r>
      <w:proofErr w:type="spellEnd"/>
      <w:r w:rsidRPr="00D35E61">
        <w:rPr>
          <w:lang w:val="en-US"/>
        </w:rPr>
        <w:t xml:space="preserve">], v. 129, p. 203-221, set. 2020. </w:t>
      </w:r>
      <w:r w:rsidRPr="00513427">
        <w:rPr>
          <w:lang w:val="en-US"/>
        </w:rPr>
        <w:t xml:space="preserve">Elsevier BV. </w:t>
      </w:r>
    </w:p>
    <w:p w14:paraId="785178C9" w14:textId="77777777" w:rsidR="006F5E82" w:rsidRPr="008D7821" w:rsidRDefault="006F5E82" w:rsidP="00F44745">
      <w:pPr>
        <w:pStyle w:val="TF-REFERNCIASITEM0"/>
        <w:rPr>
          <w:lang w:val="en-US"/>
        </w:rPr>
      </w:pPr>
      <w:r w:rsidRPr="00DD2AC1">
        <w:rPr>
          <w:lang w:val="en-US"/>
        </w:rPr>
        <w:t xml:space="preserve">BUGDEN, William; ALAHMAR, Ayman. Rust: the programming language for safety and performance. </w:t>
      </w:r>
      <w:proofErr w:type="spellStart"/>
      <w:r w:rsidRPr="00DD2AC1">
        <w:rPr>
          <w:b/>
          <w:bCs/>
        </w:rPr>
        <w:t>Arxiv</w:t>
      </w:r>
      <w:proofErr w:type="spellEnd"/>
      <w:r w:rsidRPr="00DD2AC1">
        <w:t>, [</w:t>
      </w:r>
      <w:proofErr w:type="spellStart"/>
      <w:r w:rsidRPr="00DD2AC1">
        <w:t>S.</w:t>
      </w:r>
      <w:r>
        <w:t>l</w:t>
      </w:r>
      <w:proofErr w:type="spellEnd"/>
      <w:r w:rsidRPr="00DD2AC1">
        <w:t xml:space="preserve">.], 2022. </w:t>
      </w:r>
      <w:proofErr w:type="spellStart"/>
      <w:r w:rsidRPr="00DD2AC1">
        <w:t>ArXiv</w:t>
      </w:r>
      <w:proofErr w:type="spellEnd"/>
      <w:r w:rsidRPr="00DD2AC1">
        <w:t>. http://dx.doi.org/10.48550/ARXIV.2206.05503. Disponív</w:t>
      </w:r>
      <w:r>
        <w:t xml:space="preserve">el em: </w:t>
      </w:r>
      <w:r w:rsidRPr="00DD2AC1">
        <w:t>https://arxiv.org/abs/2206.05503</w:t>
      </w:r>
      <w:r>
        <w:t xml:space="preserve">. </w:t>
      </w:r>
      <w:proofErr w:type="spellStart"/>
      <w:r w:rsidRPr="008D7821">
        <w:rPr>
          <w:lang w:val="en-US"/>
        </w:rPr>
        <w:t>Acesso</w:t>
      </w:r>
      <w:proofErr w:type="spellEnd"/>
      <w:r w:rsidRPr="008D7821">
        <w:rPr>
          <w:lang w:val="en-US"/>
        </w:rPr>
        <w:t xml:space="preserve"> </w:t>
      </w:r>
      <w:proofErr w:type="spellStart"/>
      <w:r w:rsidRPr="008D7821">
        <w:rPr>
          <w:lang w:val="en-US"/>
        </w:rPr>
        <w:t>em</w:t>
      </w:r>
      <w:proofErr w:type="spellEnd"/>
      <w:r w:rsidRPr="008D7821">
        <w:rPr>
          <w:lang w:val="en-US"/>
        </w:rPr>
        <w:t>: 24 abr. 2023.</w:t>
      </w:r>
    </w:p>
    <w:p w14:paraId="6893B559" w14:textId="77777777" w:rsidR="006F5E82" w:rsidRPr="00370220" w:rsidRDefault="006F5E82" w:rsidP="00F44745">
      <w:pPr>
        <w:pStyle w:val="TF-REFERNCIASITEM0"/>
        <w:rPr>
          <w:lang w:val="en-US"/>
        </w:rPr>
      </w:pPr>
      <w:r w:rsidRPr="007575EF">
        <w:rPr>
          <w:lang w:val="en-US"/>
        </w:rPr>
        <w:t xml:space="preserve">CHEN, </w:t>
      </w:r>
      <w:proofErr w:type="spellStart"/>
      <w:r w:rsidRPr="007575EF">
        <w:rPr>
          <w:lang w:val="en-US"/>
        </w:rPr>
        <w:t>Xuhao</w:t>
      </w:r>
      <w:proofErr w:type="spellEnd"/>
      <w:r w:rsidRPr="007575EF">
        <w:rPr>
          <w:lang w:val="en-US"/>
        </w:rPr>
        <w:t xml:space="preserve"> </w:t>
      </w:r>
      <w:r w:rsidRPr="007575EF">
        <w:rPr>
          <w:i/>
          <w:iCs/>
          <w:lang w:val="en-US"/>
        </w:rPr>
        <w:t>et al</w:t>
      </w:r>
      <w:r w:rsidRPr="007575EF">
        <w:rPr>
          <w:lang w:val="en-US"/>
        </w:rPr>
        <w:t xml:space="preserve">. </w:t>
      </w:r>
      <w:r w:rsidRPr="007575EF">
        <w:rPr>
          <w:szCs w:val="18"/>
          <w:lang w:val="en-US"/>
        </w:rPr>
        <w:t xml:space="preserve">Pangolin: an efficient and flexible graph mining system on </w:t>
      </w:r>
      <w:proofErr w:type="spellStart"/>
      <w:r w:rsidRPr="007575EF">
        <w:rPr>
          <w:szCs w:val="18"/>
          <w:lang w:val="en-US"/>
        </w:rPr>
        <w:t>cpu</w:t>
      </w:r>
      <w:proofErr w:type="spellEnd"/>
      <w:r w:rsidRPr="007575EF">
        <w:rPr>
          <w:szCs w:val="18"/>
          <w:lang w:val="en-US"/>
        </w:rPr>
        <w:t xml:space="preserve"> and </w:t>
      </w:r>
      <w:proofErr w:type="spellStart"/>
      <w:r w:rsidRPr="007575EF">
        <w:rPr>
          <w:szCs w:val="18"/>
          <w:lang w:val="en-US"/>
        </w:rPr>
        <w:t>gpu</w:t>
      </w:r>
      <w:proofErr w:type="spellEnd"/>
      <w:r w:rsidRPr="007575EF">
        <w:rPr>
          <w:szCs w:val="18"/>
          <w:lang w:val="en-US"/>
        </w:rPr>
        <w:t>.</w:t>
      </w:r>
      <w:r w:rsidRPr="007575EF">
        <w:rPr>
          <w:lang w:val="en-US"/>
        </w:rPr>
        <w:t xml:space="preserve"> </w:t>
      </w:r>
      <w:r w:rsidRPr="007575EF">
        <w:rPr>
          <w:b/>
          <w:bCs/>
          <w:szCs w:val="18"/>
          <w:lang w:val="en-US"/>
        </w:rPr>
        <w:t xml:space="preserve">Proceedings Of </w:t>
      </w:r>
      <w:proofErr w:type="gramStart"/>
      <w:r w:rsidRPr="007575EF">
        <w:rPr>
          <w:b/>
          <w:bCs/>
          <w:szCs w:val="18"/>
          <w:lang w:val="en-US"/>
        </w:rPr>
        <w:t>The</w:t>
      </w:r>
      <w:proofErr w:type="gramEnd"/>
      <w:r w:rsidRPr="007575EF">
        <w:rPr>
          <w:b/>
          <w:bCs/>
          <w:szCs w:val="18"/>
          <w:lang w:val="en-US"/>
        </w:rPr>
        <w:t xml:space="preserve"> </w:t>
      </w:r>
      <w:proofErr w:type="spellStart"/>
      <w:r w:rsidRPr="007575EF">
        <w:rPr>
          <w:b/>
          <w:bCs/>
          <w:szCs w:val="18"/>
          <w:lang w:val="en-US"/>
        </w:rPr>
        <w:t>Vldb</w:t>
      </w:r>
      <w:proofErr w:type="spellEnd"/>
      <w:r w:rsidRPr="007575EF">
        <w:rPr>
          <w:b/>
          <w:bCs/>
          <w:szCs w:val="18"/>
          <w:lang w:val="en-US"/>
        </w:rPr>
        <w:t xml:space="preserve"> Endowment</w:t>
      </w:r>
      <w:r w:rsidRPr="007575EF">
        <w:rPr>
          <w:szCs w:val="18"/>
          <w:lang w:val="en-US"/>
        </w:rPr>
        <w:t>,</w:t>
      </w:r>
      <w:r w:rsidRPr="007575EF">
        <w:rPr>
          <w:b/>
          <w:bCs/>
          <w:szCs w:val="18"/>
          <w:lang w:val="en-US"/>
        </w:rPr>
        <w:t xml:space="preserve"> </w:t>
      </w:r>
      <w:r w:rsidRPr="007575EF">
        <w:rPr>
          <w:szCs w:val="18"/>
          <w:lang w:val="en-US"/>
        </w:rPr>
        <w:t>[</w:t>
      </w:r>
      <w:proofErr w:type="spellStart"/>
      <w:r w:rsidRPr="007575EF">
        <w:rPr>
          <w:szCs w:val="18"/>
          <w:lang w:val="en-US"/>
        </w:rPr>
        <w:t>S.</w:t>
      </w:r>
      <w:r>
        <w:rPr>
          <w:szCs w:val="18"/>
          <w:lang w:val="en-US"/>
        </w:rPr>
        <w:t>l</w:t>
      </w:r>
      <w:r w:rsidRPr="007575EF">
        <w:rPr>
          <w:szCs w:val="18"/>
          <w:lang w:val="en-US"/>
        </w:rPr>
        <w:t>.</w:t>
      </w:r>
      <w:proofErr w:type="spellEnd"/>
      <w:r w:rsidRPr="007575EF">
        <w:rPr>
          <w:szCs w:val="18"/>
          <w:lang w:val="en-US"/>
        </w:rPr>
        <w:t xml:space="preserve">], v. 13, n. 8, p. 1190-1205, abr. 2020. Association for Computing Machinery (ACM). </w:t>
      </w:r>
    </w:p>
    <w:p w14:paraId="05A0FAC4" w14:textId="77777777" w:rsidR="006F5E82" w:rsidRPr="00370220" w:rsidRDefault="006F5E82" w:rsidP="00F44745">
      <w:pPr>
        <w:pStyle w:val="TF-REFERNCIASITEM0"/>
        <w:rPr>
          <w:lang w:val="en-US"/>
        </w:rPr>
      </w:pPr>
      <w:r w:rsidRPr="00370220">
        <w:rPr>
          <w:lang w:val="en-US"/>
        </w:rPr>
        <w:t xml:space="preserve">DAFIR, Zineb; LAMARI, Yasmine; SLAOUI, Said </w:t>
      </w:r>
      <w:proofErr w:type="spellStart"/>
      <w:r w:rsidRPr="00370220">
        <w:rPr>
          <w:lang w:val="en-US"/>
        </w:rPr>
        <w:t>Chah</w:t>
      </w:r>
      <w:proofErr w:type="spellEnd"/>
      <w:r w:rsidRPr="00370220">
        <w:rPr>
          <w:lang w:val="en-US"/>
        </w:rPr>
        <w:t xml:space="preserve">. </w:t>
      </w:r>
      <w:r w:rsidRPr="0023336A">
        <w:rPr>
          <w:lang w:val="en-US"/>
        </w:rPr>
        <w:t xml:space="preserve">A survey on parallel clustering algorithms for Big Data. </w:t>
      </w:r>
      <w:r w:rsidRPr="00414EDA">
        <w:rPr>
          <w:b/>
          <w:bCs/>
          <w:lang w:val="en-US"/>
        </w:rPr>
        <w:t>Artificial Intelligence Review</w:t>
      </w:r>
      <w:r w:rsidRPr="0023336A">
        <w:rPr>
          <w:lang w:val="en-US"/>
        </w:rPr>
        <w:t>, [</w:t>
      </w:r>
      <w:proofErr w:type="spellStart"/>
      <w:r w:rsidRPr="0023336A">
        <w:rPr>
          <w:lang w:val="en-US"/>
        </w:rPr>
        <w:t>S.</w:t>
      </w:r>
      <w:r>
        <w:rPr>
          <w:lang w:val="en-US"/>
        </w:rPr>
        <w:t>l</w:t>
      </w:r>
      <w:r w:rsidRPr="0023336A">
        <w:rPr>
          <w:lang w:val="en-US"/>
        </w:rPr>
        <w:t>.</w:t>
      </w:r>
      <w:proofErr w:type="spellEnd"/>
      <w:r w:rsidRPr="0023336A">
        <w:rPr>
          <w:lang w:val="en-US"/>
        </w:rPr>
        <w:t xml:space="preserve">], v. 54, n. 4, p. 2411-2443, 6 out. 2020. Springer Science and Business Media LLC. </w:t>
      </w:r>
    </w:p>
    <w:p w14:paraId="0BC0E61B" w14:textId="77777777" w:rsidR="006F5E82" w:rsidRPr="00370220" w:rsidRDefault="006F5E82" w:rsidP="00F44745">
      <w:pPr>
        <w:pStyle w:val="TF-REFERNCIASITEM0"/>
        <w:rPr>
          <w:lang w:val="en-US"/>
        </w:rPr>
      </w:pPr>
      <w:r w:rsidRPr="00AF4A55">
        <w:rPr>
          <w:lang w:val="en-US"/>
        </w:rPr>
        <w:t xml:space="preserve">DALLY, William J.; KECKLER, Stephen W.; KIRK, David </w:t>
      </w:r>
      <w:proofErr w:type="gramStart"/>
      <w:r w:rsidRPr="00AF4A55">
        <w:rPr>
          <w:lang w:val="en-US"/>
        </w:rPr>
        <w:t>B..</w:t>
      </w:r>
      <w:proofErr w:type="gramEnd"/>
      <w:r w:rsidRPr="00AF4A55">
        <w:rPr>
          <w:lang w:val="en-US"/>
        </w:rPr>
        <w:t xml:space="preserve"> Evolution of the Graphics Processing Unit (GPU). </w:t>
      </w:r>
      <w:proofErr w:type="spellStart"/>
      <w:r w:rsidRPr="00AF4A55">
        <w:rPr>
          <w:b/>
          <w:bCs/>
          <w:lang w:val="en-US"/>
        </w:rPr>
        <w:t>Ieee</w:t>
      </w:r>
      <w:proofErr w:type="spellEnd"/>
      <w:r w:rsidRPr="00AF4A55">
        <w:rPr>
          <w:b/>
          <w:bCs/>
          <w:lang w:val="en-US"/>
        </w:rPr>
        <w:t xml:space="preserve"> Micro</w:t>
      </w:r>
      <w:r w:rsidRPr="00AF4A55">
        <w:rPr>
          <w:lang w:val="en-US"/>
        </w:rPr>
        <w:t>, [</w:t>
      </w:r>
      <w:proofErr w:type="spellStart"/>
      <w:r w:rsidRPr="00AF4A55">
        <w:rPr>
          <w:lang w:val="en-US"/>
        </w:rPr>
        <w:t>S.</w:t>
      </w:r>
      <w:r>
        <w:rPr>
          <w:lang w:val="en-US"/>
        </w:rPr>
        <w:t>l</w:t>
      </w:r>
      <w:r w:rsidRPr="00AF4A55">
        <w:rPr>
          <w:lang w:val="en-US"/>
        </w:rPr>
        <w:t>.</w:t>
      </w:r>
      <w:proofErr w:type="spellEnd"/>
      <w:r w:rsidRPr="00AF4A55">
        <w:rPr>
          <w:lang w:val="en-US"/>
        </w:rPr>
        <w:t xml:space="preserve">], v. 41, n. 6, p. 42-51, 1 </w:t>
      </w:r>
      <w:proofErr w:type="spellStart"/>
      <w:r w:rsidRPr="00AF4A55">
        <w:rPr>
          <w:lang w:val="en-US"/>
        </w:rPr>
        <w:t>nov.</w:t>
      </w:r>
      <w:proofErr w:type="spellEnd"/>
      <w:r w:rsidRPr="00AF4A55">
        <w:rPr>
          <w:lang w:val="en-US"/>
        </w:rPr>
        <w:t xml:space="preserve"> 2021. Institute of Electrical and Electronics Engineers (IEEE). </w:t>
      </w:r>
    </w:p>
    <w:p w14:paraId="0248566E" w14:textId="77777777" w:rsidR="006F5E82" w:rsidRPr="00370220" w:rsidRDefault="006F5E82" w:rsidP="00F44745">
      <w:pPr>
        <w:pStyle w:val="TF-REFERNCIASITEM0"/>
        <w:rPr>
          <w:szCs w:val="18"/>
          <w:lang w:val="en-US"/>
        </w:rPr>
      </w:pPr>
      <w:r w:rsidRPr="007F0611">
        <w:rPr>
          <w:szCs w:val="18"/>
          <w:lang w:val="en-US"/>
        </w:rPr>
        <w:t xml:space="preserve">HARIRI, </w:t>
      </w:r>
      <w:proofErr w:type="spellStart"/>
      <w:r w:rsidRPr="007F0611">
        <w:rPr>
          <w:szCs w:val="18"/>
          <w:lang w:val="en-US"/>
        </w:rPr>
        <w:t>Reihaneh</w:t>
      </w:r>
      <w:proofErr w:type="spellEnd"/>
      <w:r w:rsidRPr="007F0611">
        <w:rPr>
          <w:szCs w:val="18"/>
          <w:lang w:val="en-US"/>
        </w:rPr>
        <w:t xml:space="preserve"> H.; FREDERICKS, Erik M.; BOWERS, Kate </w:t>
      </w:r>
      <w:proofErr w:type="gramStart"/>
      <w:r w:rsidRPr="007F0611">
        <w:rPr>
          <w:szCs w:val="18"/>
          <w:lang w:val="en-US"/>
        </w:rPr>
        <w:t>M..</w:t>
      </w:r>
      <w:proofErr w:type="gramEnd"/>
      <w:r w:rsidRPr="007F0611">
        <w:rPr>
          <w:szCs w:val="18"/>
          <w:lang w:val="en-US"/>
        </w:rPr>
        <w:t xml:space="preserve"> Uncertainty in big data analytics: survey, opportunities, and challenges. </w:t>
      </w:r>
      <w:r w:rsidRPr="007F0611">
        <w:rPr>
          <w:b/>
          <w:bCs/>
          <w:szCs w:val="18"/>
          <w:lang w:val="en-US"/>
        </w:rPr>
        <w:t>Journal Of Big Data</w:t>
      </w:r>
      <w:r w:rsidRPr="007F0611">
        <w:rPr>
          <w:szCs w:val="18"/>
          <w:lang w:val="en-US"/>
        </w:rPr>
        <w:t>, [</w:t>
      </w:r>
      <w:proofErr w:type="spellStart"/>
      <w:r w:rsidRPr="007F0611">
        <w:rPr>
          <w:szCs w:val="18"/>
          <w:lang w:val="en-US"/>
        </w:rPr>
        <w:t>S.</w:t>
      </w:r>
      <w:r>
        <w:rPr>
          <w:szCs w:val="18"/>
          <w:lang w:val="en-US"/>
        </w:rPr>
        <w:t>l</w:t>
      </w:r>
      <w:r w:rsidRPr="007F0611">
        <w:rPr>
          <w:szCs w:val="18"/>
          <w:lang w:val="en-US"/>
        </w:rPr>
        <w:t>.</w:t>
      </w:r>
      <w:proofErr w:type="spellEnd"/>
      <w:r w:rsidRPr="007F0611">
        <w:rPr>
          <w:szCs w:val="18"/>
          <w:lang w:val="en-US"/>
        </w:rPr>
        <w:t xml:space="preserve">], v. 6, n. 1, 4 jun. 2019. Springer Science and Business Media LLC. </w:t>
      </w:r>
    </w:p>
    <w:p w14:paraId="2C286B6A" w14:textId="77777777" w:rsidR="006F5E82" w:rsidRPr="008D7821" w:rsidRDefault="006F5E82" w:rsidP="00F44745">
      <w:pPr>
        <w:pStyle w:val="TF-REFERNCIASITEM0"/>
        <w:rPr>
          <w:szCs w:val="18"/>
          <w:lang w:val="en-US"/>
        </w:rPr>
      </w:pPr>
      <w:r w:rsidRPr="0044553B">
        <w:rPr>
          <w:szCs w:val="18"/>
          <w:lang w:val="en-US"/>
        </w:rPr>
        <w:t xml:space="preserve">HOGAN, Aidan </w:t>
      </w:r>
      <w:r w:rsidRPr="0044553B">
        <w:rPr>
          <w:i/>
          <w:iCs/>
          <w:szCs w:val="18"/>
          <w:lang w:val="en-US"/>
        </w:rPr>
        <w:t>et al</w:t>
      </w:r>
      <w:r w:rsidRPr="0044553B">
        <w:rPr>
          <w:szCs w:val="18"/>
          <w:lang w:val="en-US"/>
        </w:rPr>
        <w:t xml:space="preserve">. </w:t>
      </w:r>
      <w:r w:rsidRPr="00D35E61">
        <w:rPr>
          <w:szCs w:val="18"/>
          <w:lang w:val="en-US"/>
        </w:rPr>
        <w:t xml:space="preserve">Knowledge Graphs. </w:t>
      </w:r>
      <w:proofErr w:type="spellStart"/>
      <w:r w:rsidRPr="00D35E61">
        <w:rPr>
          <w:b/>
          <w:bCs/>
          <w:szCs w:val="18"/>
          <w:lang w:val="en-US"/>
        </w:rPr>
        <w:t>Acm</w:t>
      </w:r>
      <w:proofErr w:type="spellEnd"/>
      <w:r w:rsidRPr="00D35E61">
        <w:rPr>
          <w:b/>
          <w:bCs/>
          <w:szCs w:val="18"/>
          <w:lang w:val="en-US"/>
        </w:rPr>
        <w:t xml:space="preserve"> Computing Surveys</w:t>
      </w:r>
      <w:r w:rsidRPr="00D35E61">
        <w:rPr>
          <w:szCs w:val="18"/>
          <w:lang w:val="en-US"/>
        </w:rPr>
        <w:t>, [</w:t>
      </w:r>
      <w:proofErr w:type="spellStart"/>
      <w:r w:rsidRPr="00D35E61">
        <w:rPr>
          <w:szCs w:val="18"/>
          <w:lang w:val="en-US"/>
        </w:rPr>
        <w:t>S.</w:t>
      </w:r>
      <w:r>
        <w:rPr>
          <w:szCs w:val="18"/>
          <w:lang w:val="en-US"/>
        </w:rPr>
        <w:t>l</w:t>
      </w:r>
      <w:r w:rsidRPr="00D35E61">
        <w:rPr>
          <w:szCs w:val="18"/>
          <w:lang w:val="en-US"/>
        </w:rPr>
        <w:t>.</w:t>
      </w:r>
      <w:proofErr w:type="spellEnd"/>
      <w:r w:rsidRPr="00D35E61">
        <w:rPr>
          <w:szCs w:val="18"/>
          <w:lang w:val="en-US"/>
        </w:rPr>
        <w:t xml:space="preserve">], v. 54, n. 4, p. 1-37, 2 </w:t>
      </w:r>
      <w:proofErr w:type="spellStart"/>
      <w:r w:rsidRPr="00D35E61">
        <w:rPr>
          <w:szCs w:val="18"/>
          <w:lang w:val="en-US"/>
        </w:rPr>
        <w:t>jul.</w:t>
      </w:r>
      <w:proofErr w:type="spellEnd"/>
      <w:r w:rsidRPr="00D35E61">
        <w:rPr>
          <w:szCs w:val="18"/>
          <w:lang w:val="en-US"/>
        </w:rPr>
        <w:t xml:space="preserve"> 2021. Association for Computing Machinery (ACM). </w:t>
      </w:r>
    </w:p>
    <w:p w14:paraId="25AD96DB" w14:textId="77777777" w:rsidR="006F5E82" w:rsidRDefault="006F5E82" w:rsidP="00F44745">
      <w:pPr>
        <w:pStyle w:val="TF-REFERNCIASITEM0"/>
        <w:rPr>
          <w:szCs w:val="18"/>
          <w:lang w:val="en-US"/>
        </w:rPr>
      </w:pPr>
      <w:r w:rsidRPr="0044553B">
        <w:rPr>
          <w:szCs w:val="18"/>
          <w:lang w:val="en-US"/>
        </w:rPr>
        <w:t xml:space="preserve">JIANG, </w:t>
      </w:r>
      <w:proofErr w:type="spellStart"/>
      <w:r w:rsidRPr="0044553B">
        <w:rPr>
          <w:szCs w:val="18"/>
          <w:lang w:val="en-US"/>
        </w:rPr>
        <w:t>Yanbin</w:t>
      </w:r>
      <w:proofErr w:type="spellEnd"/>
      <w:r>
        <w:rPr>
          <w:szCs w:val="18"/>
          <w:lang w:val="en-US"/>
        </w:rPr>
        <w:t xml:space="preserve"> </w:t>
      </w:r>
      <w:r w:rsidRPr="0044553B">
        <w:rPr>
          <w:i/>
          <w:iCs/>
          <w:szCs w:val="18"/>
          <w:lang w:val="en-US"/>
        </w:rPr>
        <w:t>et al</w:t>
      </w:r>
      <w:r>
        <w:rPr>
          <w:szCs w:val="18"/>
          <w:lang w:val="en-US"/>
        </w:rPr>
        <w:t xml:space="preserve">. </w:t>
      </w:r>
      <w:r w:rsidRPr="00F173B7">
        <w:rPr>
          <w:szCs w:val="18"/>
          <w:lang w:val="en-US"/>
        </w:rPr>
        <w:t xml:space="preserve">Enhancing social recommendation via two-level graph attentional networks. </w:t>
      </w:r>
      <w:r w:rsidRPr="00F173B7">
        <w:rPr>
          <w:b/>
          <w:bCs/>
          <w:szCs w:val="18"/>
          <w:lang w:val="en-US"/>
        </w:rPr>
        <w:t>Neurocomputing</w:t>
      </w:r>
      <w:r w:rsidRPr="00F173B7">
        <w:rPr>
          <w:szCs w:val="18"/>
          <w:lang w:val="en-US"/>
        </w:rPr>
        <w:t>, [</w:t>
      </w:r>
      <w:proofErr w:type="spellStart"/>
      <w:r w:rsidRPr="00F173B7">
        <w:rPr>
          <w:szCs w:val="18"/>
          <w:lang w:val="en-US"/>
        </w:rPr>
        <w:t>S.</w:t>
      </w:r>
      <w:r>
        <w:rPr>
          <w:szCs w:val="18"/>
          <w:lang w:val="en-US"/>
        </w:rPr>
        <w:t>l</w:t>
      </w:r>
      <w:r w:rsidRPr="00F173B7">
        <w:rPr>
          <w:szCs w:val="18"/>
          <w:lang w:val="en-US"/>
        </w:rPr>
        <w:t>.</w:t>
      </w:r>
      <w:proofErr w:type="spellEnd"/>
      <w:r w:rsidRPr="00F173B7">
        <w:rPr>
          <w:szCs w:val="18"/>
          <w:lang w:val="en-US"/>
        </w:rPr>
        <w:t xml:space="preserve">], v. 449, n. 999, p. 71-84, ago. 2021. </w:t>
      </w:r>
      <w:r w:rsidRPr="00513427">
        <w:rPr>
          <w:szCs w:val="18"/>
          <w:lang w:val="en-US"/>
        </w:rPr>
        <w:t>Elsevier BV.</w:t>
      </w:r>
    </w:p>
    <w:p w14:paraId="0F8115C5" w14:textId="77777777" w:rsidR="006F5E82" w:rsidRPr="007D5541" w:rsidRDefault="006F5E82" w:rsidP="00F44745">
      <w:pPr>
        <w:pStyle w:val="TF-REFERNCIASITEM0"/>
        <w:rPr>
          <w:szCs w:val="18"/>
        </w:rPr>
      </w:pPr>
      <w:r w:rsidRPr="00432F56">
        <w:rPr>
          <w:szCs w:val="18"/>
          <w:lang w:val="en-US"/>
        </w:rPr>
        <w:t>KLABNIK, Stev</w:t>
      </w:r>
      <w:r>
        <w:rPr>
          <w:szCs w:val="18"/>
          <w:lang w:val="en-US"/>
        </w:rPr>
        <w:t>e; NICHOLS, Carol</w:t>
      </w:r>
      <w:r w:rsidRPr="00432F56">
        <w:rPr>
          <w:szCs w:val="18"/>
          <w:lang w:val="en-US"/>
        </w:rPr>
        <w:t xml:space="preserve">. </w:t>
      </w:r>
      <w:r w:rsidRPr="00093382">
        <w:rPr>
          <w:b/>
          <w:bCs/>
          <w:szCs w:val="18"/>
          <w:lang w:val="en-US"/>
        </w:rPr>
        <w:t>The Rust Programming Language</w:t>
      </w:r>
      <w:r w:rsidRPr="00093382">
        <w:rPr>
          <w:szCs w:val="18"/>
          <w:lang w:val="en-US"/>
        </w:rPr>
        <w:t xml:space="preserve">. </w:t>
      </w:r>
      <w:r w:rsidRPr="007D5541">
        <w:rPr>
          <w:szCs w:val="18"/>
        </w:rPr>
        <w:t>2023. Disponível em: https://doc.rust-lang.org/stable/book</w:t>
      </w:r>
      <w:r>
        <w:rPr>
          <w:szCs w:val="18"/>
        </w:rPr>
        <w:t>. Acesso em: 06 maio 2023;</w:t>
      </w:r>
    </w:p>
    <w:p w14:paraId="662CE19C" w14:textId="77777777" w:rsidR="006F5E82" w:rsidRPr="00370220" w:rsidRDefault="006F5E82" w:rsidP="00F44745">
      <w:pPr>
        <w:pStyle w:val="TF-REFERNCIASITEM0"/>
        <w:rPr>
          <w:szCs w:val="18"/>
          <w:lang w:val="en-US"/>
        </w:rPr>
      </w:pPr>
      <w:r w:rsidRPr="00F73766">
        <w:rPr>
          <w:szCs w:val="18"/>
          <w:lang w:val="en-US"/>
        </w:rPr>
        <w:t xml:space="preserve">LALWANI, </w:t>
      </w:r>
      <w:proofErr w:type="spellStart"/>
      <w:r w:rsidRPr="00F73766">
        <w:rPr>
          <w:szCs w:val="18"/>
          <w:lang w:val="en-US"/>
        </w:rPr>
        <w:t>Soniya</w:t>
      </w:r>
      <w:proofErr w:type="spellEnd"/>
      <w:r w:rsidRPr="00F73766">
        <w:rPr>
          <w:szCs w:val="18"/>
          <w:lang w:val="en-US"/>
        </w:rPr>
        <w:t xml:space="preserve"> </w:t>
      </w:r>
      <w:r w:rsidRPr="00F73766">
        <w:rPr>
          <w:i/>
          <w:iCs/>
          <w:szCs w:val="18"/>
          <w:lang w:val="en-US"/>
        </w:rPr>
        <w:t>et al</w:t>
      </w:r>
      <w:r w:rsidRPr="00F73766">
        <w:rPr>
          <w:szCs w:val="18"/>
          <w:lang w:val="en-US"/>
        </w:rPr>
        <w:t xml:space="preserve">. </w:t>
      </w:r>
      <w:r w:rsidRPr="002367D8">
        <w:rPr>
          <w:szCs w:val="18"/>
          <w:lang w:val="en-US"/>
        </w:rPr>
        <w:t xml:space="preserve">A Survey on Parallel Particle Swarm Optimization Algorithms. </w:t>
      </w:r>
      <w:r w:rsidRPr="002367D8">
        <w:rPr>
          <w:b/>
          <w:bCs/>
          <w:szCs w:val="18"/>
          <w:lang w:val="en-US"/>
        </w:rPr>
        <w:t xml:space="preserve">Arabian Journal </w:t>
      </w:r>
      <w:proofErr w:type="gramStart"/>
      <w:r w:rsidRPr="002367D8">
        <w:rPr>
          <w:b/>
          <w:bCs/>
          <w:szCs w:val="18"/>
          <w:lang w:val="en-US"/>
        </w:rPr>
        <w:t>For</w:t>
      </w:r>
      <w:proofErr w:type="gramEnd"/>
      <w:r w:rsidRPr="002367D8">
        <w:rPr>
          <w:b/>
          <w:bCs/>
          <w:szCs w:val="18"/>
          <w:lang w:val="en-US"/>
        </w:rPr>
        <w:t xml:space="preserve"> Science And Engineering</w:t>
      </w:r>
      <w:r w:rsidRPr="002367D8">
        <w:rPr>
          <w:szCs w:val="18"/>
          <w:lang w:val="en-US"/>
        </w:rPr>
        <w:t>, [</w:t>
      </w:r>
      <w:proofErr w:type="spellStart"/>
      <w:r w:rsidRPr="002367D8">
        <w:rPr>
          <w:szCs w:val="18"/>
          <w:lang w:val="en-US"/>
        </w:rPr>
        <w:t>S.</w:t>
      </w:r>
      <w:r>
        <w:rPr>
          <w:szCs w:val="18"/>
          <w:lang w:val="en-US"/>
        </w:rPr>
        <w:t>l</w:t>
      </w:r>
      <w:r w:rsidRPr="002367D8">
        <w:rPr>
          <w:szCs w:val="18"/>
          <w:lang w:val="en-US"/>
        </w:rPr>
        <w:t>.</w:t>
      </w:r>
      <w:proofErr w:type="spellEnd"/>
      <w:r w:rsidRPr="002367D8">
        <w:rPr>
          <w:szCs w:val="18"/>
          <w:lang w:val="en-US"/>
        </w:rPr>
        <w:t xml:space="preserve">], v. 44, n. 4, p. 2899-2923, 8 </w:t>
      </w:r>
      <w:proofErr w:type="spellStart"/>
      <w:r w:rsidRPr="002367D8">
        <w:rPr>
          <w:szCs w:val="18"/>
          <w:lang w:val="en-US"/>
        </w:rPr>
        <w:t>jan.</w:t>
      </w:r>
      <w:proofErr w:type="spellEnd"/>
      <w:r w:rsidRPr="002367D8">
        <w:rPr>
          <w:szCs w:val="18"/>
          <w:lang w:val="en-US"/>
        </w:rPr>
        <w:t xml:space="preserve"> 2019. Springer Science and Business Media LLC. </w:t>
      </w:r>
    </w:p>
    <w:p w14:paraId="62D7FC9B" w14:textId="77777777" w:rsidR="006F5E82" w:rsidRPr="00370220" w:rsidRDefault="006F5E82" w:rsidP="00F44745">
      <w:pPr>
        <w:pStyle w:val="TF-REFERNCIASITEM0"/>
        <w:rPr>
          <w:szCs w:val="18"/>
          <w:lang w:val="en-US"/>
        </w:rPr>
      </w:pPr>
      <w:r w:rsidRPr="0044553B">
        <w:rPr>
          <w:szCs w:val="18"/>
          <w:lang w:val="en-US"/>
        </w:rPr>
        <w:t xml:space="preserve">LI, Michelle M.; HUANG, </w:t>
      </w:r>
      <w:proofErr w:type="spellStart"/>
      <w:r w:rsidRPr="0044553B">
        <w:rPr>
          <w:szCs w:val="18"/>
          <w:lang w:val="en-US"/>
        </w:rPr>
        <w:t>Kexin</w:t>
      </w:r>
      <w:proofErr w:type="spellEnd"/>
      <w:r w:rsidRPr="0044553B">
        <w:rPr>
          <w:szCs w:val="18"/>
          <w:lang w:val="en-US"/>
        </w:rPr>
        <w:t xml:space="preserve">; ZITNIK, Marinka. Graph representation learning in biomedicine and healthcare. </w:t>
      </w:r>
      <w:r w:rsidRPr="0044553B">
        <w:rPr>
          <w:b/>
          <w:bCs/>
          <w:szCs w:val="18"/>
          <w:lang w:val="en-US"/>
        </w:rPr>
        <w:t>Nature Biomedical Engineering</w:t>
      </w:r>
      <w:r w:rsidRPr="0044553B">
        <w:rPr>
          <w:szCs w:val="18"/>
          <w:lang w:val="en-US"/>
        </w:rPr>
        <w:t>, [</w:t>
      </w:r>
      <w:proofErr w:type="spellStart"/>
      <w:r w:rsidRPr="0044553B">
        <w:rPr>
          <w:szCs w:val="18"/>
          <w:lang w:val="en-US"/>
        </w:rPr>
        <w:t>S.</w:t>
      </w:r>
      <w:r>
        <w:rPr>
          <w:szCs w:val="18"/>
          <w:lang w:val="en-US"/>
        </w:rPr>
        <w:t>l</w:t>
      </w:r>
      <w:r w:rsidRPr="0044553B">
        <w:rPr>
          <w:szCs w:val="18"/>
          <w:lang w:val="en-US"/>
        </w:rPr>
        <w:t>.</w:t>
      </w:r>
      <w:proofErr w:type="spellEnd"/>
      <w:r w:rsidRPr="0044553B">
        <w:rPr>
          <w:szCs w:val="18"/>
          <w:lang w:val="en-US"/>
        </w:rPr>
        <w:t xml:space="preserve">], v. 6, n. 12, p. 1353-1369, 31 out. 2022. Springer Science and Business Media LLC. </w:t>
      </w:r>
    </w:p>
    <w:p w14:paraId="1302A578" w14:textId="77777777" w:rsidR="006F5E82" w:rsidRPr="00513427" w:rsidRDefault="006F5E82" w:rsidP="00DA124D">
      <w:pPr>
        <w:pStyle w:val="TF-REFERNCIASITEM0"/>
        <w:rPr>
          <w:szCs w:val="18"/>
        </w:rPr>
      </w:pPr>
      <w:r w:rsidRPr="008D7821">
        <w:rPr>
          <w:szCs w:val="18"/>
          <w:lang w:val="en-US"/>
        </w:rPr>
        <w:t xml:space="preserve">LI, </w:t>
      </w:r>
      <w:proofErr w:type="spellStart"/>
      <w:r w:rsidRPr="008D7821">
        <w:rPr>
          <w:szCs w:val="18"/>
          <w:lang w:val="en-US"/>
        </w:rPr>
        <w:t>Qingbiao</w:t>
      </w:r>
      <w:proofErr w:type="spellEnd"/>
      <w:r w:rsidRPr="008D7821">
        <w:rPr>
          <w:szCs w:val="18"/>
          <w:lang w:val="en-US"/>
        </w:rPr>
        <w:t xml:space="preserve"> </w:t>
      </w:r>
      <w:r w:rsidRPr="008D7821">
        <w:rPr>
          <w:i/>
          <w:iCs/>
          <w:szCs w:val="18"/>
          <w:lang w:val="en-US"/>
        </w:rPr>
        <w:t>et al</w:t>
      </w:r>
      <w:r w:rsidRPr="008D7821">
        <w:rPr>
          <w:szCs w:val="18"/>
          <w:lang w:val="en-US"/>
        </w:rPr>
        <w:t xml:space="preserve">. </w:t>
      </w:r>
      <w:r w:rsidRPr="0044553B">
        <w:rPr>
          <w:szCs w:val="18"/>
          <w:lang w:val="en-US"/>
        </w:rPr>
        <w:t xml:space="preserve">Graph Neural Networks for Decentralized Multi-Robot Path Planning. </w:t>
      </w:r>
      <w:r w:rsidRPr="0044553B">
        <w:rPr>
          <w:b/>
          <w:bCs/>
          <w:szCs w:val="18"/>
          <w:lang w:val="en-US"/>
        </w:rPr>
        <w:t xml:space="preserve">2020 </w:t>
      </w:r>
      <w:proofErr w:type="spellStart"/>
      <w:r w:rsidRPr="0044553B">
        <w:rPr>
          <w:b/>
          <w:bCs/>
          <w:szCs w:val="18"/>
          <w:lang w:val="en-US"/>
        </w:rPr>
        <w:t>Ieee</w:t>
      </w:r>
      <w:proofErr w:type="spellEnd"/>
      <w:r w:rsidRPr="0044553B">
        <w:rPr>
          <w:b/>
          <w:bCs/>
          <w:szCs w:val="18"/>
          <w:lang w:val="en-US"/>
        </w:rPr>
        <w:t>/</w:t>
      </w:r>
      <w:proofErr w:type="spellStart"/>
      <w:r w:rsidRPr="0044553B">
        <w:rPr>
          <w:b/>
          <w:bCs/>
          <w:szCs w:val="18"/>
          <w:lang w:val="en-US"/>
        </w:rPr>
        <w:t>Rsj</w:t>
      </w:r>
      <w:proofErr w:type="spellEnd"/>
      <w:r w:rsidRPr="0044553B">
        <w:rPr>
          <w:b/>
          <w:bCs/>
          <w:szCs w:val="18"/>
          <w:lang w:val="en-US"/>
        </w:rPr>
        <w:t xml:space="preserve"> International Conference </w:t>
      </w:r>
      <w:proofErr w:type="gramStart"/>
      <w:r w:rsidRPr="0044553B">
        <w:rPr>
          <w:b/>
          <w:bCs/>
          <w:szCs w:val="18"/>
          <w:lang w:val="en-US"/>
        </w:rPr>
        <w:t>On</w:t>
      </w:r>
      <w:proofErr w:type="gramEnd"/>
      <w:r w:rsidRPr="0044553B">
        <w:rPr>
          <w:b/>
          <w:bCs/>
          <w:szCs w:val="18"/>
          <w:lang w:val="en-US"/>
        </w:rPr>
        <w:t xml:space="preserve"> Intelligent Robots And Systems (</w:t>
      </w:r>
      <w:proofErr w:type="spellStart"/>
      <w:r w:rsidRPr="0044553B">
        <w:rPr>
          <w:b/>
          <w:bCs/>
          <w:szCs w:val="18"/>
          <w:lang w:val="en-US"/>
        </w:rPr>
        <w:t>Iros</w:t>
      </w:r>
      <w:proofErr w:type="spellEnd"/>
      <w:r w:rsidRPr="0044553B">
        <w:rPr>
          <w:b/>
          <w:bCs/>
          <w:szCs w:val="18"/>
          <w:lang w:val="en-US"/>
        </w:rPr>
        <w:t>)</w:t>
      </w:r>
      <w:r w:rsidRPr="0044553B">
        <w:rPr>
          <w:szCs w:val="18"/>
          <w:lang w:val="en-US"/>
        </w:rPr>
        <w:t>, [</w:t>
      </w:r>
      <w:proofErr w:type="spellStart"/>
      <w:r w:rsidRPr="0044553B">
        <w:rPr>
          <w:szCs w:val="18"/>
          <w:lang w:val="en-US"/>
        </w:rPr>
        <w:t>S.</w:t>
      </w:r>
      <w:r>
        <w:rPr>
          <w:szCs w:val="18"/>
          <w:lang w:val="en-US"/>
        </w:rPr>
        <w:t>l</w:t>
      </w:r>
      <w:r w:rsidRPr="0044553B">
        <w:rPr>
          <w:szCs w:val="18"/>
          <w:lang w:val="en-US"/>
        </w:rPr>
        <w:t>.</w:t>
      </w:r>
      <w:proofErr w:type="spellEnd"/>
      <w:r w:rsidRPr="0044553B">
        <w:rPr>
          <w:szCs w:val="18"/>
          <w:lang w:val="en-US"/>
        </w:rPr>
        <w:t xml:space="preserve">], 24 out. 2020. </w:t>
      </w:r>
      <w:r w:rsidRPr="0044553B">
        <w:rPr>
          <w:szCs w:val="18"/>
        </w:rPr>
        <w:t>IEEE. http://dx.doi.org/10.1109/iros45743.2020.9341668. Disponível em: https://ieeexplore.ieee.org/document/9341668. Acesso em: 23 abr. 2023.</w:t>
      </w:r>
    </w:p>
    <w:p w14:paraId="6792BA4B" w14:textId="77777777" w:rsidR="006F5E82" w:rsidRPr="00DE7CA6" w:rsidRDefault="006F5E82" w:rsidP="00F44745">
      <w:pPr>
        <w:pStyle w:val="TF-REFERNCIASITEM0"/>
        <w:rPr>
          <w:szCs w:val="18"/>
        </w:rPr>
      </w:pPr>
      <w:r w:rsidRPr="007575EF">
        <w:rPr>
          <w:szCs w:val="18"/>
        </w:rPr>
        <w:t xml:space="preserve">RIBEIRO, Leonardo F. R </w:t>
      </w:r>
      <w:r w:rsidRPr="007575EF">
        <w:rPr>
          <w:i/>
          <w:iCs/>
          <w:szCs w:val="18"/>
        </w:rPr>
        <w:t>et al</w:t>
      </w:r>
      <w:r w:rsidRPr="007575EF">
        <w:rPr>
          <w:szCs w:val="18"/>
        </w:rPr>
        <w:t xml:space="preserve">. </w:t>
      </w:r>
      <w:proofErr w:type="spellStart"/>
      <w:r w:rsidRPr="008D7821">
        <w:rPr>
          <w:szCs w:val="18"/>
        </w:rPr>
        <w:t>Investigating</w:t>
      </w:r>
      <w:proofErr w:type="spellEnd"/>
      <w:r w:rsidRPr="008D7821">
        <w:rPr>
          <w:szCs w:val="18"/>
        </w:rPr>
        <w:t xml:space="preserve"> </w:t>
      </w:r>
      <w:proofErr w:type="spellStart"/>
      <w:r w:rsidRPr="008D7821">
        <w:rPr>
          <w:szCs w:val="18"/>
        </w:rPr>
        <w:t>Pretrained</w:t>
      </w:r>
      <w:proofErr w:type="spellEnd"/>
      <w:r w:rsidRPr="008D7821">
        <w:rPr>
          <w:szCs w:val="18"/>
        </w:rPr>
        <w:t xml:space="preserve"> </w:t>
      </w:r>
      <w:proofErr w:type="spellStart"/>
      <w:r w:rsidRPr="008D7821">
        <w:rPr>
          <w:szCs w:val="18"/>
        </w:rPr>
        <w:t>Language</w:t>
      </w:r>
      <w:proofErr w:type="spellEnd"/>
      <w:r w:rsidRPr="008D7821">
        <w:rPr>
          <w:szCs w:val="18"/>
        </w:rPr>
        <w:t xml:space="preserve"> Models for </w:t>
      </w:r>
      <w:proofErr w:type="spellStart"/>
      <w:r w:rsidRPr="008D7821">
        <w:rPr>
          <w:szCs w:val="18"/>
        </w:rPr>
        <w:t>Graph-to-Text</w:t>
      </w:r>
      <w:proofErr w:type="spellEnd"/>
      <w:r w:rsidRPr="008D7821">
        <w:rPr>
          <w:szCs w:val="18"/>
        </w:rPr>
        <w:t xml:space="preserve"> Generation. </w:t>
      </w:r>
      <w:proofErr w:type="spellStart"/>
      <w:r w:rsidRPr="008D7821">
        <w:rPr>
          <w:b/>
          <w:bCs/>
          <w:szCs w:val="18"/>
        </w:rPr>
        <w:t>Arxiv</w:t>
      </w:r>
      <w:proofErr w:type="spellEnd"/>
      <w:r w:rsidRPr="008D7821">
        <w:rPr>
          <w:szCs w:val="18"/>
        </w:rPr>
        <w:t>, [</w:t>
      </w:r>
      <w:proofErr w:type="spellStart"/>
      <w:r w:rsidRPr="008D7821">
        <w:rPr>
          <w:szCs w:val="18"/>
        </w:rPr>
        <w:t>S.</w:t>
      </w:r>
      <w:r>
        <w:rPr>
          <w:szCs w:val="18"/>
        </w:rPr>
        <w:t>l</w:t>
      </w:r>
      <w:proofErr w:type="spellEnd"/>
      <w:r w:rsidRPr="008D7821">
        <w:rPr>
          <w:szCs w:val="18"/>
        </w:rPr>
        <w:t xml:space="preserve">.], 2020. </w:t>
      </w:r>
      <w:proofErr w:type="spellStart"/>
      <w:r w:rsidRPr="00DE2A73">
        <w:rPr>
          <w:szCs w:val="18"/>
        </w:rPr>
        <w:t>ArXiv</w:t>
      </w:r>
      <w:proofErr w:type="spellEnd"/>
      <w:r w:rsidRPr="00DE2A73">
        <w:rPr>
          <w:szCs w:val="18"/>
        </w:rPr>
        <w:t>. http://dx.doi.org/10.48550/ARXIV.2007.08426.</w:t>
      </w:r>
      <w:r>
        <w:rPr>
          <w:szCs w:val="18"/>
        </w:rPr>
        <w:t xml:space="preserve"> Disponível em: </w:t>
      </w:r>
      <w:r w:rsidRPr="00DE2A73">
        <w:rPr>
          <w:szCs w:val="18"/>
        </w:rPr>
        <w:t>https://arxiv.org/abs/2007.08426</w:t>
      </w:r>
      <w:r>
        <w:rPr>
          <w:szCs w:val="18"/>
        </w:rPr>
        <w:t>. Acesso em: 23 abr. 2023.</w:t>
      </w:r>
    </w:p>
    <w:p w14:paraId="0301B6F3" w14:textId="77777777" w:rsidR="006F5E82" w:rsidRPr="00093382" w:rsidRDefault="006F5E82" w:rsidP="00F44745">
      <w:pPr>
        <w:pStyle w:val="TF-REFERNCIASITEM0"/>
        <w:rPr>
          <w:szCs w:val="18"/>
          <w:lang w:val="en-US"/>
        </w:rPr>
      </w:pPr>
      <w:r w:rsidRPr="008D7821">
        <w:rPr>
          <w:szCs w:val="18"/>
        </w:rPr>
        <w:t xml:space="preserve">SANTOS, Alberto </w:t>
      </w:r>
      <w:r w:rsidRPr="008D7821">
        <w:rPr>
          <w:i/>
          <w:iCs/>
          <w:szCs w:val="18"/>
        </w:rPr>
        <w:t>et al</w:t>
      </w:r>
      <w:r w:rsidRPr="008D7821">
        <w:rPr>
          <w:szCs w:val="18"/>
        </w:rPr>
        <w:t xml:space="preserve">. A </w:t>
      </w:r>
      <w:proofErr w:type="spellStart"/>
      <w:r w:rsidRPr="008D7821">
        <w:rPr>
          <w:szCs w:val="18"/>
        </w:rPr>
        <w:t>knowledge</w:t>
      </w:r>
      <w:proofErr w:type="spellEnd"/>
      <w:r w:rsidRPr="008D7821">
        <w:rPr>
          <w:szCs w:val="18"/>
        </w:rPr>
        <w:t xml:space="preserve"> </w:t>
      </w:r>
      <w:proofErr w:type="spellStart"/>
      <w:r w:rsidRPr="008D7821">
        <w:rPr>
          <w:szCs w:val="18"/>
        </w:rPr>
        <w:t>graph</w:t>
      </w:r>
      <w:proofErr w:type="spellEnd"/>
      <w:r w:rsidRPr="008D7821">
        <w:rPr>
          <w:szCs w:val="18"/>
        </w:rPr>
        <w:t xml:space="preserve"> </w:t>
      </w:r>
      <w:proofErr w:type="spellStart"/>
      <w:r w:rsidRPr="008D7821">
        <w:rPr>
          <w:szCs w:val="18"/>
        </w:rPr>
        <w:t>to</w:t>
      </w:r>
      <w:proofErr w:type="spellEnd"/>
      <w:r w:rsidRPr="008D7821">
        <w:rPr>
          <w:szCs w:val="18"/>
        </w:rPr>
        <w:t xml:space="preserve"> </w:t>
      </w:r>
      <w:proofErr w:type="spellStart"/>
      <w:r w:rsidRPr="008D7821">
        <w:rPr>
          <w:szCs w:val="18"/>
        </w:rPr>
        <w:t>interpret</w:t>
      </w:r>
      <w:proofErr w:type="spellEnd"/>
      <w:r w:rsidRPr="008D7821">
        <w:rPr>
          <w:szCs w:val="18"/>
        </w:rPr>
        <w:t xml:space="preserve"> </w:t>
      </w:r>
      <w:proofErr w:type="spellStart"/>
      <w:r w:rsidRPr="008D7821">
        <w:rPr>
          <w:szCs w:val="18"/>
        </w:rPr>
        <w:t>clinical</w:t>
      </w:r>
      <w:proofErr w:type="spellEnd"/>
      <w:r w:rsidRPr="008D7821">
        <w:rPr>
          <w:szCs w:val="18"/>
        </w:rPr>
        <w:t xml:space="preserve"> </w:t>
      </w:r>
      <w:proofErr w:type="spellStart"/>
      <w:r w:rsidRPr="008D7821">
        <w:rPr>
          <w:szCs w:val="18"/>
        </w:rPr>
        <w:t>proteomics</w:t>
      </w:r>
      <w:proofErr w:type="spellEnd"/>
      <w:r w:rsidRPr="008D7821">
        <w:rPr>
          <w:szCs w:val="18"/>
        </w:rPr>
        <w:t xml:space="preserve"> data. </w:t>
      </w:r>
      <w:proofErr w:type="spellStart"/>
      <w:r w:rsidRPr="00513427">
        <w:rPr>
          <w:b/>
          <w:bCs/>
          <w:szCs w:val="18"/>
        </w:rPr>
        <w:t>Nature</w:t>
      </w:r>
      <w:proofErr w:type="spellEnd"/>
      <w:r w:rsidRPr="00513427">
        <w:rPr>
          <w:b/>
          <w:bCs/>
          <w:szCs w:val="18"/>
        </w:rPr>
        <w:t xml:space="preserve"> </w:t>
      </w:r>
      <w:proofErr w:type="spellStart"/>
      <w:r w:rsidRPr="00513427">
        <w:rPr>
          <w:b/>
          <w:bCs/>
          <w:szCs w:val="18"/>
        </w:rPr>
        <w:t>Biotechnology</w:t>
      </w:r>
      <w:proofErr w:type="spellEnd"/>
      <w:r w:rsidRPr="00513427">
        <w:rPr>
          <w:szCs w:val="18"/>
        </w:rPr>
        <w:t>, [</w:t>
      </w:r>
      <w:proofErr w:type="spellStart"/>
      <w:r w:rsidRPr="00513427">
        <w:rPr>
          <w:szCs w:val="18"/>
        </w:rPr>
        <w:t>S.</w:t>
      </w:r>
      <w:r>
        <w:rPr>
          <w:szCs w:val="18"/>
        </w:rPr>
        <w:t>l</w:t>
      </w:r>
      <w:proofErr w:type="spellEnd"/>
      <w:r w:rsidRPr="00513427">
        <w:rPr>
          <w:szCs w:val="18"/>
        </w:rPr>
        <w:t xml:space="preserve">.], v. 40, n. 5, p. 692-702, 31 jan. 2022. </w:t>
      </w:r>
      <w:r w:rsidRPr="00BA1500">
        <w:rPr>
          <w:szCs w:val="18"/>
          <w:lang w:val="en-US"/>
        </w:rPr>
        <w:t xml:space="preserve">Springer Science and Business Media LLC. </w:t>
      </w:r>
    </w:p>
    <w:p w14:paraId="73D44ABC" w14:textId="77777777" w:rsidR="006F5E82" w:rsidRPr="00370220" w:rsidRDefault="006F5E82" w:rsidP="00F44745">
      <w:pPr>
        <w:pStyle w:val="TF-REFERNCIASITEM0"/>
        <w:rPr>
          <w:szCs w:val="18"/>
          <w:lang w:val="en-US"/>
        </w:rPr>
      </w:pPr>
      <w:r w:rsidRPr="00093382">
        <w:rPr>
          <w:szCs w:val="18"/>
          <w:lang w:val="en-US"/>
        </w:rPr>
        <w:t xml:space="preserve">SESIN, I. Yu.; BOLBAKOV, R. </w:t>
      </w:r>
      <w:proofErr w:type="gramStart"/>
      <w:r w:rsidRPr="00093382">
        <w:rPr>
          <w:szCs w:val="18"/>
          <w:lang w:val="en-US"/>
        </w:rPr>
        <w:t>G..</w:t>
      </w:r>
      <w:proofErr w:type="gramEnd"/>
      <w:r w:rsidRPr="00093382">
        <w:rPr>
          <w:szCs w:val="18"/>
          <w:lang w:val="en-US"/>
        </w:rPr>
        <w:t xml:space="preserve"> </w:t>
      </w:r>
      <w:r w:rsidRPr="00C36EC0">
        <w:rPr>
          <w:szCs w:val="18"/>
          <w:lang w:val="en-US"/>
        </w:rPr>
        <w:t xml:space="preserve">Comparative analysis of software optimization methods in context of branch predication on GPUs. </w:t>
      </w:r>
      <w:r w:rsidRPr="00C36EC0">
        <w:rPr>
          <w:b/>
          <w:bCs/>
          <w:szCs w:val="18"/>
          <w:lang w:val="en-US"/>
        </w:rPr>
        <w:t>Russian Technological Journal</w:t>
      </w:r>
      <w:r w:rsidRPr="00C36EC0">
        <w:rPr>
          <w:szCs w:val="18"/>
          <w:lang w:val="en-US"/>
        </w:rPr>
        <w:t>, [</w:t>
      </w:r>
      <w:proofErr w:type="spellStart"/>
      <w:r w:rsidRPr="00C36EC0">
        <w:rPr>
          <w:szCs w:val="18"/>
          <w:lang w:val="en-US"/>
        </w:rPr>
        <w:t>S.</w:t>
      </w:r>
      <w:r>
        <w:rPr>
          <w:szCs w:val="18"/>
          <w:lang w:val="en-US"/>
        </w:rPr>
        <w:t>l</w:t>
      </w:r>
      <w:r w:rsidRPr="00C36EC0">
        <w:rPr>
          <w:szCs w:val="18"/>
          <w:lang w:val="en-US"/>
        </w:rPr>
        <w:t>.</w:t>
      </w:r>
      <w:proofErr w:type="spellEnd"/>
      <w:r w:rsidRPr="00C36EC0">
        <w:rPr>
          <w:szCs w:val="18"/>
          <w:lang w:val="en-US"/>
        </w:rPr>
        <w:t xml:space="preserve">], v. 9, n. 6, p. 7-15, 2 </w:t>
      </w:r>
      <w:proofErr w:type="spellStart"/>
      <w:r w:rsidRPr="00C36EC0">
        <w:rPr>
          <w:szCs w:val="18"/>
          <w:lang w:val="en-US"/>
        </w:rPr>
        <w:t>dez</w:t>
      </w:r>
      <w:proofErr w:type="spellEnd"/>
      <w:r w:rsidRPr="00C36EC0">
        <w:rPr>
          <w:szCs w:val="18"/>
          <w:lang w:val="en-US"/>
        </w:rPr>
        <w:t xml:space="preserve">. 2021. RTU MIREA. </w:t>
      </w:r>
    </w:p>
    <w:p w14:paraId="324412EC" w14:textId="77777777" w:rsidR="006F5E82" w:rsidRPr="008D7821" w:rsidRDefault="006F5E82" w:rsidP="00F44745">
      <w:pPr>
        <w:pStyle w:val="TF-REFERNCIASITEM0"/>
        <w:rPr>
          <w:szCs w:val="18"/>
          <w:lang w:val="en-US"/>
        </w:rPr>
      </w:pPr>
      <w:r w:rsidRPr="00197EAC">
        <w:rPr>
          <w:szCs w:val="18"/>
          <w:lang w:val="en-US"/>
        </w:rPr>
        <w:t xml:space="preserve">VIITANEN, Rasmus. </w:t>
      </w:r>
      <w:r w:rsidRPr="00414EDA">
        <w:rPr>
          <w:b/>
          <w:bCs/>
          <w:szCs w:val="18"/>
          <w:lang w:val="en-US"/>
        </w:rPr>
        <w:t>Evaluating Memory Models for Graph‐Like Data Structures in the Rust Programming Language</w:t>
      </w:r>
      <w:r w:rsidRPr="00197EAC">
        <w:rPr>
          <w:szCs w:val="18"/>
          <w:lang w:val="en-US"/>
        </w:rPr>
        <w:t xml:space="preserve">: performance and </w:t>
      </w:r>
      <w:proofErr w:type="spellStart"/>
      <w:r w:rsidRPr="00197EAC">
        <w:rPr>
          <w:szCs w:val="18"/>
          <w:lang w:val="en-US"/>
        </w:rPr>
        <w:t>usabiliy</w:t>
      </w:r>
      <w:proofErr w:type="spellEnd"/>
      <w:r w:rsidRPr="00197EAC">
        <w:rPr>
          <w:szCs w:val="18"/>
          <w:lang w:val="en-US"/>
        </w:rPr>
        <w:t xml:space="preserve">. 2020. 58 f. </w:t>
      </w:r>
      <w:proofErr w:type="spellStart"/>
      <w:r w:rsidRPr="00197EAC">
        <w:rPr>
          <w:szCs w:val="18"/>
          <w:lang w:val="en-US"/>
        </w:rPr>
        <w:t>Monografia</w:t>
      </w:r>
      <w:proofErr w:type="spellEnd"/>
      <w:r w:rsidRPr="00197EAC">
        <w:rPr>
          <w:szCs w:val="18"/>
          <w:lang w:val="en-US"/>
        </w:rPr>
        <w:t xml:space="preserve"> (</w:t>
      </w:r>
      <w:proofErr w:type="spellStart"/>
      <w:r>
        <w:rPr>
          <w:szCs w:val="18"/>
          <w:lang w:val="en-US"/>
        </w:rPr>
        <w:t>Mestrado</w:t>
      </w:r>
      <w:proofErr w:type="spellEnd"/>
      <w:r w:rsidRPr="00197EAC">
        <w:rPr>
          <w:szCs w:val="18"/>
          <w:lang w:val="en-US"/>
        </w:rPr>
        <w:t xml:space="preserve">) - </w:t>
      </w:r>
      <w:proofErr w:type="spellStart"/>
      <w:r w:rsidRPr="00197EAC">
        <w:rPr>
          <w:szCs w:val="18"/>
          <w:lang w:val="en-US"/>
        </w:rPr>
        <w:t>Curso</w:t>
      </w:r>
      <w:proofErr w:type="spellEnd"/>
      <w:r w:rsidRPr="00197EAC">
        <w:rPr>
          <w:szCs w:val="18"/>
          <w:lang w:val="en-US"/>
        </w:rPr>
        <w:t xml:space="preserve"> de Computer Engineering, Department </w:t>
      </w:r>
      <w:proofErr w:type="gramStart"/>
      <w:r w:rsidRPr="00197EAC">
        <w:rPr>
          <w:szCs w:val="18"/>
          <w:lang w:val="en-US"/>
        </w:rPr>
        <w:t>Of</w:t>
      </w:r>
      <w:proofErr w:type="gramEnd"/>
      <w:r w:rsidRPr="00197EAC">
        <w:rPr>
          <w:szCs w:val="18"/>
          <w:lang w:val="en-US"/>
        </w:rPr>
        <w:t xml:space="preserve"> Computer And Information Science, Linköping University, Linköping, 2020. </w:t>
      </w:r>
    </w:p>
    <w:p w14:paraId="7896C59E" w14:textId="77777777" w:rsidR="006F5E82" w:rsidRDefault="006F5E82" w:rsidP="00F44745">
      <w:pPr>
        <w:pStyle w:val="TF-REFERNCIASITEM0"/>
        <w:rPr>
          <w:szCs w:val="18"/>
        </w:rPr>
      </w:pPr>
      <w:r w:rsidRPr="008D7821">
        <w:rPr>
          <w:szCs w:val="18"/>
          <w:lang w:val="en-US"/>
        </w:rPr>
        <w:t xml:space="preserve">WANG, Hao; </w:t>
      </w:r>
      <w:r w:rsidRPr="008D7821">
        <w:rPr>
          <w:i/>
          <w:iCs/>
          <w:szCs w:val="18"/>
          <w:lang w:val="en-US"/>
        </w:rPr>
        <w:t>et al</w:t>
      </w:r>
      <w:r w:rsidRPr="008D7821">
        <w:rPr>
          <w:szCs w:val="18"/>
          <w:lang w:val="en-US"/>
        </w:rPr>
        <w:t xml:space="preserve">. </w:t>
      </w:r>
      <w:r w:rsidRPr="00EA6999">
        <w:rPr>
          <w:szCs w:val="18"/>
          <w:lang w:val="en-US"/>
        </w:rPr>
        <w:t xml:space="preserve">SEP-graph: finding shortest execution paths for graph processing under a hybrid framework on </w:t>
      </w:r>
      <w:proofErr w:type="spellStart"/>
      <w:r w:rsidRPr="00EA6999">
        <w:rPr>
          <w:szCs w:val="18"/>
          <w:lang w:val="en-US"/>
        </w:rPr>
        <w:t>gpu</w:t>
      </w:r>
      <w:proofErr w:type="spellEnd"/>
      <w:r w:rsidRPr="00EA6999">
        <w:rPr>
          <w:szCs w:val="18"/>
          <w:lang w:val="en-US"/>
        </w:rPr>
        <w:t xml:space="preserve">. </w:t>
      </w:r>
      <w:r w:rsidRPr="00EA6999">
        <w:rPr>
          <w:b/>
          <w:bCs/>
          <w:szCs w:val="18"/>
          <w:lang w:val="en-US"/>
        </w:rPr>
        <w:t xml:space="preserve">Proceedings Of The 24Th Symposium </w:t>
      </w:r>
      <w:proofErr w:type="gramStart"/>
      <w:r w:rsidRPr="00EA6999">
        <w:rPr>
          <w:b/>
          <w:bCs/>
          <w:szCs w:val="18"/>
          <w:lang w:val="en-US"/>
        </w:rPr>
        <w:t>On</w:t>
      </w:r>
      <w:proofErr w:type="gramEnd"/>
      <w:r w:rsidRPr="00EA6999">
        <w:rPr>
          <w:b/>
          <w:bCs/>
          <w:szCs w:val="18"/>
          <w:lang w:val="en-US"/>
        </w:rPr>
        <w:t xml:space="preserve"> Principles And Practice Of Parallel Programming</w:t>
      </w:r>
      <w:r w:rsidRPr="00EA6999">
        <w:rPr>
          <w:szCs w:val="18"/>
          <w:lang w:val="en-US"/>
        </w:rPr>
        <w:t>, [</w:t>
      </w:r>
      <w:proofErr w:type="spellStart"/>
      <w:r w:rsidRPr="00EA6999">
        <w:rPr>
          <w:szCs w:val="18"/>
          <w:lang w:val="en-US"/>
        </w:rPr>
        <w:t>S.</w:t>
      </w:r>
      <w:r>
        <w:rPr>
          <w:szCs w:val="18"/>
          <w:lang w:val="en-US"/>
        </w:rPr>
        <w:t>l</w:t>
      </w:r>
      <w:r w:rsidRPr="00EA6999">
        <w:rPr>
          <w:szCs w:val="18"/>
          <w:lang w:val="en-US"/>
        </w:rPr>
        <w:t>.</w:t>
      </w:r>
      <w:proofErr w:type="spellEnd"/>
      <w:r w:rsidRPr="00EA6999">
        <w:rPr>
          <w:szCs w:val="18"/>
          <w:lang w:val="en-US"/>
        </w:rPr>
        <w:t xml:space="preserve">], p. 38-52, 16 </w:t>
      </w:r>
      <w:proofErr w:type="spellStart"/>
      <w:r w:rsidRPr="00EA6999">
        <w:rPr>
          <w:szCs w:val="18"/>
          <w:lang w:val="en-US"/>
        </w:rPr>
        <w:t>fev</w:t>
      </w:r>
      <w:proofErr w:type="spellEnd"/>
      <w:r w:rsidRPr="00EA6999">
        <w:rPr>
          <w:szCs w:val="18"/>
          <w:lang w:val="en-US"/>
        </w:rPr>
        <w:t xml:space="preserve">. 2019. </w:t>
      </w:r>
      <w:r w:rsidRPr="00730F8D">
        <w:rPr>
          <w:szCs w:val="18"/>
        </w:rPr>
        <w:t>ACM. Disponível em: https://dl.acm.org/doi/10.1145/3293883.3295733</w:t>
      </w:r>
      <w:r>
        <w:rPr>
          <w:szCs w:val="18"/>
        </w:rPr>
        <w:t>. Acesso em: 13 fev. 2023.</w:t>
      </w:r>
    </w:p>
    <w:p w14:paraId="4B282F17" w14:textId="77777777" w:rsidR="006F5E82" w:rsidRPr="008D7821" w:rsidRDefault="006F5E82" w:rsidP="00F44745">
      <w:pPr>
        <w:pStyle w:val="TF-REFERNCIASITEM0"/>
        <w:rPr>
          <w:lang w:val="en-US"/>
        </w:rPr>
      </w:pPr>
      <w:r w:rsidRPr="00242434">
        <w:rPr>
          <w:lang w:val="en-US"/>
        </w:rPr>
        <w:t xml:space="preserve">YAMATO, Yoji. Study and evaluation of automatic GPU offloading method from various language applications. </w:t>
      </w:r>
      <w:r w:rsidRPr="00242434">
        <w:rPr>
          <w:b/>
          <w:bCs/>
          <w:lang w:val="en-US"/>
        </w:rPr>
        <w:t xml:space="preserve">International Journal </w:t>
      </w:r>
      <w:proofErr w:type="gramStart"/>
      <w:r w:rsidRPr="00242434">
        <w:rPr>
          <w:b/>
          <w:bCs/>
          <w:lang w:val="en-US"/>
        </w:rPr>
        <w:t>Of</w:t>
      </w:r>
      <w:proofErr w:type="gramEnd"/>
      <w:r w:rsidRPr="00242434">
        <w:rPr>
          <w:b/>
          <w:bCs/>
          <w:lang w:val="en-US"/>
        </w:rPr>
        <w:t xml:space="preserve"> Parallel, Emergent And Distributed Systems</w:t>
      </w:r>
      <w:r w:rsidRPr="00242434">
        <w:rPr>
          <w:lang w:val="en-US"/>
        </w:rPr>
        <w:t>, [</w:t>
      </w:r>
      <w:proofErr w:type="spellStart"/>
      <w:r w:rsidRPr="00242434">
        <w:rPr>
          <w:lang w:val="en-US"/>
        </w:rPr>
        <w:t>S.</w:t>
      </w:r>
      <w:r>
        <w:rPr>
          <w:lang w:val="en-US"/>
        </w:rPr>
        <w:t>l</w:t>
      </w:r>
      <w:r w:rsidRPr="00242434">
        <w:rPr>
          <w:lang w:val="en-US"/>
        </w:rPr>
        <w:t>.</w:t>
      </w:r>
      <w:proofErr w:type="spellEnd"/>
      <w:r w:rsidRPr="00242434">
        <w:rPr>
          <w:lang w:val="en-US"/>
        </w:rPr>
        <w:t xml:space="preserve">], v. 37, n. 1, p. 22-39, 6 set. 2021. </w:t>
      </w:r>
      <w:r w:rsidRPr="00370220">
        <w:rPr>
          <w:lang w:val="en-US"/>
        </w:rPr>
        <w:t xml:space="preserve">Informa UK Limited. </w:t>
      </w:r>
    </w:p>
    <w:p w14:paraId="5FA36663" w14:textId="77777777" w:rsidR="006F5E82" w:rsidRPr="00C05B0A" w:rsidRDefault="006F5E82" w:rsidP="00770837">
      <w:pPr>
        <w:pStyle w:val="TF-refernciasbibliogrficasTTULO"/>
        <w:jc w:val="left"/>
        <w:rPr>
          <w:b w:val="0"/>
          <w:caps w:val="0"/>
          <w:sz w:val="18"/>
        </w:rPr>
      </w:pPr>
      <w:r w:rsidRPr="0044553B">
        <w:rPr>
          <w:b w:val="0"/>
          <w:caps w:val="0"/>
          <w:sz w:val="18"/>
          <w:lang w:val="en-US"/>
        </w:rPr>
        <w:t xml:space="preserve">ZAREBAVANI, </w:t>
      </w:r>
      <w:proofErr w:type="spellStart"/>
      <w:r w:rsidRPr="0044553B">
        <w:rPr>
          <w:b w:val="0"/>
          <w:caps w:val="0"/>
          <w:sz w:val="18"/>
          <w:lang w:val="en-US"/>
        </w:rPr>
        <w:t>Behrooz</w:t>
      </w:r>
      <w:proofErr w:type="spellEnd"/>
      <w:r w:rsidRPr="0044553B">
        <w:rPr>
          <w:b w:val="0"/>
          <w:caps w:val="0"/>
          <w:sz w:val="18"/>
          <w:lang w:val="en-US"/>
        </w:rPr>
        <w:t xml:space="preserve"> </w:t>
      </w:r>
      <w:r w:rsidRPr="007575EF">
        <w:rPr>
          <w:b w:val="0"/>
          <w:i/>
          <w:iCs/>
          <w:caps w:val="0"/>
          <w:sz w:val="18"/>
          <w:lang w:val="en-US"/>
        </w:rPr>
        <w:t>et al</w:t>
      </w:r>
      <w:r w:rsidRPr="0044553B">
        <w:rPr>
          <w:b w:val="0"/>
          <w:caps w:val="0"/>
          <w:sz w:val="18"/>
          <w:lang w:val="en-US"/>
        </w:rPr>
        <w:t xml:space="preserve">. </w:t>
      </w:r>
      <w:proofErr w:type="spellStart"/>
      <w:r w:rsidRPr="00EF5266">
        <w:rPr>
          <w:b w:val="0"/>
          <w:caps w:val="0"/>
          <w:sz w:val="18"/>
          <w:lang w:val="en-US"/>
        </w:rPr>
        <w:t>CuPC</w:t>
      </w:r>
      <w:proofErr w:type="spellEnd"/>
      <w:r w:rsidRPr="00EF5266">
        <w:rPr>
          <w:b w:val="0"/>
          <w:caps w:val="0"/>
          <w:sz w:val="18"/>
          <w:lang w:val="en-US"/>
        </w:rPr>
        <w:t xml:space="preserve">: </w:t>
      </w:r>
      <w:proofErr w:type="spellStart"/>
      <w:r w:rsidRPr="00EF5266">
        <w:rPr>
          <w:b w:val="0"/>
          <w:caps w:val="0"/>
          <w:sz w:val="18"/>
          <w:lang w:val="en-US"/>
        </w:rPr>
        <w:t>cuda</w:t>
      </w:r>
      <w:proofErr w:type="spellEnd"/>
      <w:r w:rsidRPr="00EF5266">
        <w:rPr>
          <w:b w:val="0"/>
          <w:caps w:val="0"/>
          <w:sz w:val="18"/>
          <w:lang w:val="en-US"/>
        </w:rPr>
        <w:t xml:space="preserve">-based parallel pc algorithm for causal structure learning on </w:t>
      </w:r>
      <w:proofErr w:type="spellStart"/>
      <w:r w:rsidRPr="00EF5266">
        <w:rPr>
          <w:b w:val="0"/>
          <w:caps w:val="0"/>
          <w:sz w:val="18"/>
          <w:lang w:val="en-US"/>
        </w:rPr>
        <w:t>gpu</w:t>
      </w:r>
      <w:proofErr w:type="spellEnd"/>
      <w:r w:rsidRPr="00EF5266">
        <w:rPr>
          <w:b w:val="0"/>
          <w:caps w:val="0"/>
          <w:sz w:val="18"/>
          <w:lang w:val="en-US"/>
        </w:rPr>
        <w:t xml:space="preserve">. </w:t>
      </w:r>
      <w:proofErr w:type="spellStart"/>
      <w:r w:rsidRPr="00EA6999">
        <w:rPr>
          <w:bCs/>
          <w:caps w:val="0"/>
          <w:sz w:val="18"/>
          <w:lang w:val="en-US"/>
        </w:rPr>
        <w:t>Ieee</w:t>
      </w:r>
      <w:proofErr w:type="spellEnd"/>
      <w:r w:rsidRPr="00EA6999">
        <w:rPr>
          <w:bCs/>
          <w:caps w:val="0"/>
          <w:sz w:val="18"/>
          <w:lang w:val="en-US"/>
        </w:rPr>
        <w:t xml:space="preserve"> Transactions </w:t>
      </w:r>
      <w:proofErr w:type="gramStart"/>
      <w:r w:rsidRPr="00EA6999">
        <w:rPr>
          <w:bCs/>
          <w:caps w:val="0"/>
          <w:sz w:val="18"/>
          <w:lang w:val="en-US"/>
        </w:rPr>
        <w:t>On</w:t>
      </w:r>
      <w:proofErr w:type="gramEnd"/>
      <w:r w:rsidRPr="00EA6999">
        <w:rPr>
          <w:bCs/>
          <w:caps w:val="0"/>
          <w:sz w:val="18"/>
          <w:lang w:val="en-US"/>
        </w:rPr>
        <w:t xml:space="preserve"> Parallel And Distributed Systems</w:t>
      </w:r>
      <w:r w:rsidRPr="00EF5266">
        <w:rPr>
          <w:b w:val="0"/>
          <w:caps w:val="0"/>
          <w:sz w:val="18"/>
          <w:lang w:val="en-US"/>
        </w:rPr>
        <w:t>, [</w:t>
      </w:r>
      <w:proofErr w:type="spellStart"/>
      <w:r w:rsidRPr="00EF5266">
        <w:rPr>
          <w:b w:val="0"/>
          <w:caps w:val="0"/>
          <w:sz w:val="18"/>
          <w:lang w:val="en-US"/>
        </w:rPr>
        <w:t>S.</w:t>
      </w:r>
      <w:r>
        <w:rPr>
          <w:b w:val="0"/>
          <w:caps w:val="0"/>
          <w:sz w:val="18"/>
          <w:lang w:val="en-US"/>
        </w:rPr>
        <w:t>l</w:t>
      </w:r>
      <w:r w:rsidRPr="00EF5266">
        <w:rPr>
          <w:b w:val="0"/>
          <w:caps w:val="0"/>
          <w:sz w:val="18"/>
          <w:lang w:val="en-US"/>
        </w:rPr>
        <w:t>.</w:t>
      </w:r>
      <w:proofErr w:type="spellEnd"/>
      <w:r w:rsidRPr="00EF5266">
        <w:rPr>
          <w:b w:val="0"/>
          <w:caps w:val="0"/>
          <w:sz w:val="18"/>
          <w:lang w:val="en-US"/>
        </w:rPr>
        <w:t xml:space="preserve">], v. 31, n. 3, p. 530-542, 1 mar. 2020. </w:t>
      </w:r>
      <w:proofErr w:type="spellStart"/>
      <w:r w:rsidRPr="00C05B0A">
        <w:rPr>
          <w:b w:val="0"/>
          <w:caps w:val="0"/>
          <w:sz w:val="18"/>
        </w:rPr>
        <w:t>Institute</w:t>
      </w:r>
      <w:proofErr w:type="spellEnd"/>
      <w:r w:rsidRPr="00C05B0A">
        <w:rPr>
          <w:b w:val="0"/>
          <w:caps w:val="0"/>
          <w:sz w:val="18"/>
        </w:rPr>
        <w:t xml:space="preserve"> </w:t>
      </w:r>
      <w:proofErr w:type="spellStart"/>
      <w:r w:rsidRPr="00C05B0A">
        <w:rPr>
          <w:b w:val="0"/>
          <w:caps w:val="0"/>
          <w:sz w:val="18"/>
        </w:rPr>
        <w:t>of</w:t>
      </w:r>
      <w:proofErr w:type="spellEnd"/>
      <w:r w:rsidRPr="00C05B0A">
        <w:rPr>
          <w:b w:val="0"/>
          <w:caps w:val="0"/>
          <w:sz w:val="18"/>
        </w:rPr>
        <w:t xml:space="preserve"> </w:t>
      </w:r>
      <w:proofErr w:type="spellStart"/>
      <w:r w:rsidRPr="00C05B0A">
        <w:rPr>
          <w:b w:val="0"/>
          <w:caps w:val="0"/>
          <w:sz w:val="18"/>
        </w:rPr>
        <w:t>Electrical</w:t>
      </w:r>
      <w:proofErr w:type="spellEnd"/>
      <w:r w:rsidRPr="00C05B0A">
        <w:rPr>
          <w:b w:val="0"/>
          <w:caps w:val="0"/>
          <w:sz w:val="18"/>
        </w:rPr>
        <w:t xml:space="preserve"> </w:t>
      </w:r>
      <w:proofErr w:type="spellStart"/>
      <w:r w:rsidRPr="00C05B0A">
        <w:rPr>
          <w:b w:val="0"/>
          <w:caps w:val="0"/>
          <w:sz w:val="18"/>
        </w:rPr>
        <w:t>and</w:t>
      </w:r>
      <w:proofErr w:type="spellEnd"/>
      <w:r w:rsidRPr="00C05B0A">
        <w:rPr>
          <w:b w:val="0"/>
          <w:caps w:val="0"/>
          <w:sz w:val="18"/>
        </w:rPr>
        <w:t xml:space="preserve"> </w:t>
      </w:r>
      <w:proofErr w:type="spellStart"/>
      <w:r w:rsidRPr="00C05B0A">
        <w:rPr>
          <w:b w:val="0"/>
          <w:caps w:val="0"/>
          <w:sz w:val="18"/>
        </w:rPr>
        <w:t>Electronics</w:t>
      </w:r>
      <w:proofErr w:type="spellEnd"/>
      <w:r w:rsidRPr="00C05B0A">
        <w:rPr>
          <w:b w:val="0"/>
          <w:caps w:val="0"/>
          <w:sz w:val="18"/>
        </w:rPr>
        <w:t xml:space="preserve"> </w:t>
      </w:r>
      <w:proofErr w:type="spellStart"/>
      <w:r w:rsidRPr="00C05B0A">
        <w:rPr>
          <w:b w:val="0"/>
          <w:caps w:val="0"/>
          <w:sz w:val="18"/>
        </w:rPr>
        <w:t>Engineers</w:t>
      </w:r>
      <w:proofErr w:type="spellEnd"/>
      <w:r w:rsidRPr="00C05B0A">
        <w:rPr>
          <w:b w:val="0"/>
          <w:caps w:val="0"/>
          <w:sz w:val="18"/>
        </w:rPr>
        <w:t xml:space="preserve"> (IEEE). </w:t>
      </w:r>
    </w:p>
    <w:p w14:paraId="1A9BC66C" w14:textId="77777777" w:rsidR="006F5E82" w:rsidRPr="00C05B0A" w:rsidRDefault="006F5E82">
      <w:pPr>
        <w:rPr>
          <w:sz w:val="18"/>
          <w:szCs w:val="20"/>
        </w:rPr>
      </w:pPr>
      <w:r w:rsidRPr="00C05B0A">
        <w:rPr>
          <w:b/>
          <w:caps/>
          <w:sz w:val="18"/>
        </w:rPr>
        <w:br w:type="page"/>
      </w:r>
    </w:p>
    <w:p w14:paraId="6517EAA2" w14:textId="77777777" w:rsidR="006F5E82" w:rsidRPr="00320BFA" w:rsidRDefault="006F5E82" w:rsidP="007546F4">
      <w:pPr>
        <w:pStyle w:val="TF-xAvalTTULO"/>
      </w:pPr>
      <w:r w:rsidRPr="00320BFA">
        <w:lastRenderedPageBreak/>
        <w:t>FORMULÁRIO  DE  avaliação</w:t>
      </w:r>
      <w:r>
        <w:t xml:space="preserve"> BCC </w:t>
      </w:r>
      <w:r w:rsidRPr="00320BFA">
        <w:t xml:space="preserve">– PROFESSOR </w:t>
      </w:r>
      <w:r>
        <w:t>AVALIADOR – Pré-projeto</w:t>
      </w:r>
    </w:p>
    <w:p w14:paraId="61913B0A" w14:textId="77777777" w:rsidR="006F5E82" w:rsidRDefault="006F5E82" w:rsidP="007546F4">
      <w:pPr>
        <w:pStyle w:val="TF-xAvalLINHA"/>
      </w:pPr>
      <w:r w:rsidRPr="00320BFA">
        <w:t>Avaliador(a):</w:t>
      </w:r>
      <w:r w:rsidRPr="00320BFA">
        <w:tab/>
      </w:r>
      <w:r w:rsidRPr="002E5782">
        <w:rPr>
          <w:b/>
          <w:bCs/>
        </w:rPr>
        <w:t>Gilvan Justino</w:t>
      </w:r>
    </w:p>
    <w:p w14:paraId="1B92E7F2" w14:textId="77777777" w:rsidR="006F5E82" w:rsidRPr="00C767AD" w:rsidRDefault="006F5E82" w:rsidP="007546F4">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2"/>
        <w:gridCol w:w="433"/>
        <w:gridCol w:w="538"/>
        <w:gridCol w:w="480"/>
      </w:tblGrid>
      <w:tr w:rsidR="006F5E82" w:rsidRPr="00320BFA" w14:paraId="60C2979E" w14:textId="77777777" w:rsidTr="008E38BE">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6DD8E54F" w14:textId="77777777" w:rsidR="006F5E82" w:rsidRPr="00320BFA" w:rsidRDefault="006F5E82" w:rsidP="008E38BE">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34E202F5" w14:textId="77777777" w:rsidR="006F5E82" w:rsidRPr="00320BFA" w:rsidRDefault="006F5E82" w:rsidP="008E38BE">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5D984333" w14:textId="77777777" w:rsidR="006F5E82" w:rsidRPr="00320BFA" w:rsidRDefault="006F5E82" w:rsidP="008E38BE">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3556DF55" w14:textId="77777777" w:rsidR="006F5E82" w:rsidRPr="00320BFA" w:rsidRDefault="006F5E82" w:rsidP="008E38BE">
            <w:pPr>
              <w:pStyle w:val="TF-xAvalITEMTABELA"/>
            </w:pPr>
            <w:r w:rsidRPr="00320BFA">
              <w:t>não atende</w:t>
            </w:r>
          </w:p>
        </w:tc>
      </w:tr>
      <w:tr w:rsidR="006F5E82" w:rsidRPr="00320BFA" w14:paraId="759FA7A6" w14:textId="77777777" w:rsidTr="008E38BE">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243F7D24" w14:textId="77777777" w:rsidR="006F5E82" w:rsidRPr="0000224C" w:rsidRDefault="006F5E82" w:rsidP="008E38BE">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32B08168" w14:textId="77777777" w:rsidR="006F5E82" w:rsidRPr="00320BFA" w:rsidRDefault="006F5E82" w:rsidP="006F5E82">
            <w:pPr>
              <w:pStyle w:val="TF-xAvalITEM"/>
              <w:numPr>
                <w:ilvl w:val="0"/>
                <w:numId w:val="11"/>
              </w:numPr>
            </w:pPr>
            <w:r w:rsidRPr="00320BFA">
              <w:t>INTRODUÇÃO</w:t>
            </w:r>
          </w:p>
          <w:p w14:paraId="38613684" w14:textId="77777777" w:rsidR="006F5E82" w:rsidRPr="00320BFA" w:rsidRDefault="006F5E82" w:rsidP="008E38BE">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04754797" w14:textId="77777777" w:rsidR="006F5E82" w:rsidRPr="00320BFA" w:rsidRDefault="006F5E82" w:rsidP="008E38BE">
            <w:pPr>
              <w:ind w:left="709" w:hanging="709"/>
              <w:jc w:val="center"/>
              <w:rPr>
                <w:sz w:val="18"/>
              </w:rPr>
            </w:pPr>
            <w:ins w:id="50" w:author="Gilvan Justino" w:date="2023-05-16T23:43: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224812F8" w14:textId="77777777" w:rsidR="006F5E82" w:rsidRPr="00320BFA" w:rsidRDefault="006F5E82" w:rsidP="008E38BE">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420C86E4" w14:textId="77777777" w:rsidR="006F5E82" w:rsidRPr="00320BFA" w:rsidRDefault="006F5E82" w:rsidP="008E38BE">
            <w:pPr>
              <w:ind w:left="709" w:hanging="709"/>
              <w:jc w:val="center"/>
              <w:rPr>
                <w:sz w:val="18"/>
              </w:rPr>
            </w:pPr>
          </w:p>
        </w:tc>
      </w:tr>
      <w:tr w:rsidR="006F5E82" w:rsidRPr="00320BFA" w14:paraId="5A23EB9B" w14:textId="77777777" w:rsidTr="008E38BE">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8EF8ECF" w14:textId="77777777" w:rsidR="006F5E82" w:rsidRPr="00320BFA" w:rsidRDefault="006F5E82" w:rsidP="008E38B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9464648" w14:textId="77777777" w:rsidR="006F5E82" w:rsidRPr="00320BFA" w:rsidRDefault="006F5E82" w:rsidP="008E38BE">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48032301" w14:textId="77777777" w:rsidR="006F5E82" w:rsidRPr="00320BFA" w:rsidRDefault="006F5E82" w:rsidP="008E38BE">
            <w:pPr>
              <w:ind w:left="709" w:hanging="709"/>
              <w:jc w:val="center"/>
              <w:rPr>
                <w:sz w:val="18"/>
              </w:rPr>
            </w:pPr>
            <w:ins w:id="51" w:author="Gilvan Justino" w:date="2023-05-16T23:43: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3B62B7F4"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537D645" w14:textId="77777777" w:rsidR="006F5E82" w:rsidRPr="00320BFA" w:rsidRDefault="006F5E82" w:rsidP="008E38BE">
            <w:pPr>
              <w:ind w:left="709" w:hanging="709"/>
              <w:jc w:val="center"/>
              <w:rPr>
                <w:sz w:val="18"/>
              </w:rPr>
            </w:pPr>
          </w:p>
        </w:tc>
      </w:tr>
      <w:tr w:rsidR="006F5E82" w:rsidRPr="00320BFA" w14:paraId="0AEAA5D3" w14:textId="77777777" w:rsidTr="008E38B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F1291A5" w14:textId="77777777" w:rsidR="006F5E82" w:rsidRPr="00320BFA" w:rsidRDefault="006F5E82" w:rsidP="008E38B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66A35D7" w14:textId="77777777" w:rsidR="006F5E82" w:rsidRPr="00320BFA" w:rsidRDefault="006F5E82" w:rsidP="006F5E82">
            <w:pPr>
              <w:pStyle w:val="TF-xAvalITEM"/>
              <w:ind w:left="360" w:hanging="360"/>
            </w:pPr>
            <w:r w:rsidRPr="00320BFA">
              <w:t>OBJETIVOS</w:t>
            </w:r>
          </w:p>
          <w:p w14:paraId="63A05D35" w14:textId="77777777" w:rsidR="006F5E82" w:rsidRPr="00320BFA" w:rsidRDefault="006F5E82" w:rsidP="008E38BE">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1A24ADDF" w14:textId="77777777" w:rsidR="006F5E82" w:rsidRPr="00320BFA" w:rsidRDefault="006F5E82" w:rsidP="008E38BE">
            <w:pPr>
              <w:ind w:left="709" w:hanging="709"/>
              <w:jc w:val="center"/>
              <w:rPr>
                <w:sz w:val="18"/>
              </w:rPr>
            </w:pPr>
            <w:ins w:id="52" w:author="Gilvan Justino" w:date="2023-05-16T23:43: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0C2F01E8"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268D61C" w14:textId="77777777" w:rsidR="006F5E82" w:rsidRPr="00320BFA" w:rsidRDefault="006F5E82" w:rsidP="008E38BE">
            <w:pPr>
              <w:ind w:left="709" w:hanging="709"/>
              <w:jc w:val="center"/>
              <w:rPr>
                <w:sz w:val="18"/>
              </w:rPr>
            </w:pPr>
          </w:p>
        </w:tc>
      </w:tr>
      <w:tr w:rsidR="006F5E82" w:rsidRPr="00320BFA" w14:paraId="411D3538" w14:textId="77777777" w:rsidTr="008E38BE">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6E8453A" w14:textId="77777777" w:rsidR="006F5E82" w:rsidRPr="00320BFA" w:rsidRDefault="006F5E82" w:rsidP="008E38B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7B4AE08" w14:textId="77777777" w:rsidR="006F5E82" w:rsidRPr="00320BFA" w:rsidRDefault="006F5E82" w:rsidP="008E38BE">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69855001" w14:textId="77777777" w:rsidR="006F5E82" w:rsidRPr="00320BFA" w:rsidRDefault="006F5E82" w:rsidP="008E38BE">
            <w:pPr>
              <w:ind w:left="709" w:hanging="709"/>
              <w:jc w:val="center"/>
              <w:rPr>
                <w:sz w:val="18"/>
              </w:rPr>
            </w:pPr>
            <w:ins w:id="53" w:author="Gilvan Justino" w:date="2023-05-16T23:43: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3A5B342B"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7ED2E7C" w14:textId="77777777" w:rsidR="006F5E82" w:rsidRPr="00320BFA" w:rsidRDefault="006F5E82" w:rsidP="008E38BE">
            <w:pPr>
              <w:ind w:left="709" w:hanging="709"/>
              <w:jc w:val="center"/>
              <w:rPr>
                <w:sz w:val="18"/>
              </w:rPr>
            </w:pPr>
          </w:p>
        </w:tc>
      </w:tr>
      <w:tr w:rsidR="006F5E82" w:rsidRPr="00320BFA" w14:paraId="678F8243" w14:textId="77777777" w:rsidTr="008E38BE">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88F8DF2" w14:textId="77777777" w:rsidR="006F5E82" w:rsidRPr="00320BFA" w:rsidRDefault="006F5E82" w:rsidP="008E38B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6454645" w14:textId="77777777" w:rsidR="006F5E82" w:rsidRPr="00320BFA" w:rsidRDefault="006F5E82" w:rsidP="006F5E82">
            <w:pPr>
              <w:pStyle w:val="TF-xAvalITEM"/>
              <w:ind w:left="360" w:hanging="360"/>
            </w:pPr>
            <w:r w:rsidRPr="00320BFA">
              <w:t>TRABALHOS CORRELATOS</w:t>
            </w:r>
          </w:p>
          <w:p w14:paraId="3AA5983D" w14:textId="77777777" w:rsidR="006F5E82" w:rsidRPr="00320BFA" w:rsidRDefault="006F5E82" w:rsidP="008E38BE">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7DCE2776" w14:textId="77777777" w:rsidR="006F5E82" w:rsidRPr="00320BFA" w:rsidRDefault="006F5E82" w:rsidP="008E38BE">
            <w:pPr>
              <w:ind w:left="709" w:hanging="709"/>
              <w:jc w:val="center"/>
              <w:rPr>
                <w:sz w:val="18"/>
              </w:rPr>
            </w:pPr>
            <w:ins w:id="54" w:author="Gilvan Justino" w:date="2023-05-16T23:43: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68CCC8C2"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33EB417" w14:textId="77777777" w:rsidR="006F5E82" w:rsidRPr="00320BFA" w:rsidRDefault="006F5E82" w:rsidP="008E38BE">
            <w:pPr>
              <w:ind w:left="709" w:hanging="709"/>
              <w:jc w:val="center"/>
              <w:rPr>
                <w:sz w:val="18"/>
              </w:rPr>
            </w:pPr>
          </w:p>
        </w:tc>
      </w:tr>
      <w:tr w:rsidR="006F5E82" w:rsidRPr="00320BFA" w14:paraId="0E92DD85" w14:textId="77777777" w:rsidTr="008E38B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7852F1E" w14:textId="77777777" w:rsidR="006F5E82" w:rsidRPr="00320BFA" w:rsidRDefault="006F5E82" w:rsidP="008E38B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B6D3F28" w14:textId="77777777" w:rsidR="006F5E82" w:rsidRPr="00320BFA" w:rsidRDefault="006F5E82" w:rsidP="006F5E82">
            <w:pPr>
              <w:pStyle w:val="TF-xAvalITEM"/>
              <w:ind w:left="360" w:hanging="360"/>
            </w:pPr>
            <w:r w:rsidRPr="00320BFA">
              <w:t>JUSTIFICATIVA</w:t>
            </w:r>
          </w:p>
          <w:p w14:paraId="491CB048" w14:textId="77777777" w:rsidR="006F5E82" w:rsidRPr="00320BFA" w:rsidRDefault="006F5E82" w:rsidP="008E38BE">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6CA39052" w14:textId="77777777" w:rsidR="006F5E82" w:rsidRPr="00320BFA" w:rsidRDefault="006F5E82" w:rsidP="008E38BE">
            <w:pPr>
              <w:ind w:left="709" w:hanging="709"/>
              <w:jc w:val="center"/>
              <w:rPr>
                <w:sz w:val="18"/>
              </w:rPr>
            </w:pPr>
            <w:ins w:id="55" w:author="Gilvan Justino" w:date="2023-05-16T23:43: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9E495A5"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14DBE86" w14:textId="77777777" w:rsidR="006F5E82" w:rsidRPr="00320BFA" w:rsidRDefault="006F5E82" w:rsidP="008E38BE">
            <w:pPr>
              <w:ind w:left="709" w:hanging="709"/>
              <w:jc w:val="center"/>
              <w:rPr>
                <w:sz w:val="18"/>
              </w:rPr>
            </w:pPr>
          </w:p>
        </w:tc>
      </w:tr>
      <w:tr w:rsidR="006F5E82" w:rsidRPr="00320BFA" w14:paraId="6A0F89E3" w14:textId="77777777" w:rsidTr="008E38B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348EBB1" w14:textId="77777777" w:rsidR="006F5E82" w:rsidRPr="00320BFA" w:rsidRDefault="006F5E82" w:rsidP="008E38B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F86BDDF" w14:textId="77777777" w:rsidR="006F5E82" w:rsidRPr="00320BFA" w:rsidRDefault="006F5E82" w:rsidP="008E38BE">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3F2EBBF3" w14:textId="77777777" w:rsidR="006F5E82" w:rsidRPr="00320BFA" w:rsidRDefault="006F5E82" w:rsidP="008E38BE">
            <w:pPr>
              <w:ind w:left="709" w:hanging="709"/>
              <w:jc w:val="center"/>
              <w:rPr>
                <w:sz w:val="18"/>
              </w:rPr>
            </w:pPr>
            <w:ins w:id="56" w:author="Gilvan Justino" w:date="2023-05-16T23:43: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7EED2BFF"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BBDC3DB" w14:textId="77777777" w:rsidR="006F5E82" w:rsidRPr="00320BFA" w:rsidRDefault="006F5E82" w:rsidP="008E38BE">
            <w:pPr>
              <w:ind w:left="709" w:hanging="709"/>
              <w:jc w:val="center"/>
              <w:rPr>
                <w:sz w:val="18"/>
              </w:rPr>
            </w:pPr>
          </w:p>
        </w:tc>
      </w:tr>
      <w:tr w:rsidR="006F5E82" w:rsidRPr="00320BFA" w14:paraId="79A80C5A" w14:textId="77777777" w:rsidTr="008E38B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129C7DE" w14:textId="77777777" w:rsidR="006F5E82" w:rsidRPr="00320BFA" w:rsidRDefault="006F5E82" w:rsidP="008E38B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AE579E5" w14:textId="77777777" w:rsidR="006F5E82" w:rsidRPr="00320BFA" w:rsidRDefault="006F5E82" w:rsidP="008E38BE">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008235EA" w14:textId="77777777" w:rsidR="006F5E82" w:rsidRPr="00320BFA" w:rsidRDefault="006F5E82" w:rsidP="008E38BE">
            <w:pPr>
              <w:ind w:left="709" w:hanging="709"/>
              <w:jc w:val="center"/>
              <w:rPr>
                <w:sz w:val="18"/>
              </w:rPr>
            </w:pPr>
            <w:ins w:id="57" w:author="Gilvan Justino" w:date="2023-05-16T23:43: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E5AFEE4"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3F1431A" w14:textId="77777777" w:rsidR="006F5E82" w:rsidRPr="00320BFA" w:rsidRDefault="006F5E82" w:rsidP="008E38BE">
            <w:pPr>
              <w:ind w:left="709" w:hanging="709"/>
              <w:jc w:val="center"/>
              <w:rPr>
                <w:sz w:val="18"/>
              </w:rPr>
            </w:pPr>
          </w:p>
        </w:tc>
      </w:tr>
      <w:tr w:rsidR="006F5E82" w:rsidRPr="00320BFA" w14:paraId="13B0A98A" w14:textId="77777777" w:rsidTr="008E38B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EEEE154" w14:textId="77777777" w:rsidR="006F5E82" w:rsidRPr="00320BFA" w:rsidRDefault="006F5E82" w:rsidP="008E38B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D4722B6" w14:textId="77777777" w:rsidR="006F5E82" w:rsidRPr="00320BFA" w:rsidRDefault="006F5E82" w:rsidP="006F5E82">
            <w:pPr>
              <w:pStyle w:val="TF-xAvalITEM"/>
              <w:ind w:left="360" w:hanging="360"/>
            </w:pPr>
            <w:r w:rsidRPr="00320BFA">
              <w:t>REQUISITOS PRINCIPAIS DO PROBLEMA A SER TRABALHADO</w:t>
            </w:r>
          </w:p>
          <w:p w14:paraId="5D0BA018" w14:textId="77777777" w:rsidR="006F5E82" w:rsidRPr="00320BFA" w:rsidRDefault="006F5E82" w:rsidP="008E38BE">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22099BDA" w14:textId="77777777" w:rsidR="006F5E82" w:rsidRPr="00320BFA" w:rsidRDefault="006F5E82" w:rsidP="008E38BE">
            <w:pPr>
              <w:ind w:left="709" w:hanging="709"/>
              <w:jc w:val="center"/>
              <w:rPr>
                <w:sz w:val="18"/>
              </w:rPr>
            </w:pPr>
            <w:ins w:id="58" w:author="Gilvan Justino" w:date="2023-05-16T23:43: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65ACB995"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E587C98" w14:textId="77777777" w:rsidR="006F5E82" w:rsidRPr="00320BFA" w:rsidRDefault="006F5E82" w:rsidP="008E38BE">
            <w:pPr>
              <w:ind w:left="709" w:hanging="709"/>
              <w:jc w:val="center"/>
              <w:rPr>
                <w:sz w:val="18"/>
              </w:rPr>
            </w:pPr>
          </w:p>
        </w:tc>
      </w:tr>
      <w:tr w:rsidR="006F5E82" w:rsidRPr="00320BFA" w14:paraId="0D43C3C6" w14:textId="77777777" w:rsidTr="008E38BE">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B64D032" w14:textId="77777777" w:rsidR="006F5E82" w:rsidRPr="00320BFA" w:rsidRDefault="006F5E82" w:rsidP="008E38B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5940FCA" w14:textId="77777777" w:rsidR="006F5E82" w:rsidRPr="00320BFA" w:rsidRDefault="006F5E82" w:rsidP="006F5E82">
            <w:pPr>
              <w:pStyle w:val="TF-xAvalITEM"/>
              <w:ind w:left="360" w:hanging="360"/>
            </w:pPr>
            <w:r w:rsidRPr="00320BFA">
              <w:t>METODOLOGIA</w:t>
            </w:r>
          </w:p>
          <w:p w14:paraId="7C2E9B82" w14:textId="77777777" w:rsidR="006F5E82" w:rsidRPr="00320BFA" w:rsidRDefault="006F5E82" w:rsidP="008E38BE">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2310D658" w14:textId="77777777" w:rsidR="006F5E82" w:rsidRPr="00320BFA" w:rsidRDefault="006F5E82" w:rsidP="008E38BE">
            <w:pPr>
              <w:ind w:left="709" w:hanging="709"/>
              <w:jc w:val="center"/>
              <w:rPr>
                <w:sz w:val="18"/>
              </w:rPr>
            </w:pPr>
            <w:ins w:id="59" w:author="Gilvan Justino" w:date="2023-05-16T23:43: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7FBBB38"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F4A3798" w14:textId="77777777" w:rsidR="006F5E82" w:rsidRPr="00320BFA" w:rsidRDefault="006F5E82" w:rsidP="008E38BE">
            <w:pPr>
              <w:ind w:left="709" w:hanging="709"/>
              <w:jc w:val="center"/>
              <w:rPr>
                <w:sz w:val="18"/>
              </w:rPr>
            </w:pPr>
          </w:p>
        </w:tc>
      </w:tr>
      <w:tr w:rsidR="006F5E82" w:rsidRPr="00320BFA" w14:paraId="076095F2" w14:textId="77777777" w:rsidTr="008E38BE">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BBA38A6" w14:textId="77777777" w:rsidR="006F5E82" w:rsidRPr="00320BFA" w:rsidRDefault="006F5E82" w:rsidP="008E38B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21C4193" w14:textId="77777777" w:rsidR="006F5E82" w:rsidRPr="00320BFA" w:rsidRDefault="006F5E82" w:rsidP="008E38BE">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010C7541" w14:textId="77777777" w:rsidR="006F5E82" w:rsidRPr="00320BFA" w:rsidRDefault="006F5E82" w:rsidP="008E38BE">
            <w:pPr>
              <w:ind w:left="709" w:hanging="709"/>
              <w:jc w:val="center"/>
              <w:rPr>
                <w:sz w:val="18"/>
              </w:rPr>
            </w:pPr>
            <w:ins w:id="60" w:author="Gilvan Justino" w:date="2023-05-16T23:43: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5FAF1B7"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717CEAE" w14:textId="77777777" w:rsidR="006F5E82" w:rsidRPr="00320BFA" w:rsidRDefault="006F5E82" w:rsidP="008E38BE">
            <w:pPr>
              <w:ind w:left="709" w:hanging="709"/>
              <w:jc w:val="center"/>
              <w:rPr>
                <w:sz w:val="18"/>
              </w:rPr>
            </w:pPr>
          </w:p>
        </w:tc>
      </w:tr>
      <w:tr w:rsidR="006F5E82" w:rsidRPr="00320BFA" w14:paraId="69B48CC3" w14:textId="77777777" w:rsidTr="008E38BE">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F652940" w14:textId="77777777" w:rsidR="006F5E82" w:rsidRPr="00320BFA" w:rsidRDefault="006F5E82" w:rsidP="008E38B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6EC48E8" w14:textId="77777777" w:rsidR="006F5E82" w:rsidRPr="00320BFA" w:rsidRDefault="006F5E82" w:rsidP="006F5E82">
            <w:pPr>
              <w:pStyle w:val="TF-xAvalITEM"/>
              <w:ind w:left="360" w:hanging="360"/>
            </w:pPr>
            <w:r w:rsidRPr="00320BFA">
              <w:t>REVISÃO BIBLIOGRÁFICA</w:t>
            </w:r>
          </w:p>
          <w:p w14:paraId="31B598CA" w14:textId="77777777" w:rsidR="006F5E82" w:rsidRPr="00320BFA" w:rsidRDefault="006F5E82" w:rsidP="008E38BE">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1EB3532E" w14:textId="77777777" w:rsidR="006F5E82" w:rsidRPr="00320BFA" w:rsidRDefault="006F5E82" w:rsidP="008E38BE">
            <w:pPr>
              <w:ind w:left="709" w:hanging="709"/>
              <w:jc w:val="center"/>
              <w:rPr>
                <w:sz w:val="18"/>
              </w:rPr>
            </w:pPr>
            <w:ins w:id="61" w:author="Gilvan Justino" w:date="2023-05-16T23:43: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608ABE5C"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5B5C788" w14:textId="77777777" w:rsidR="006F5E82" w:rsidRPr="00320BFA" w:rsidRDefault="006F5E82" w:rsidP="008E38BE">
            <w:pPr>
              <w:ind w:left="709" w:hanging="709"/>
              <w:jc w:val="center"/>
              <w:rPr>
                <w:sz w:val="18"/>
              </w:rPr>
            </w:pPr>
          </w:p>
        </w:tc>
      </w:tr>
      <w:tr w:rsidR="006F5E82" w:rsidRPr="00320BFA" w14:paraId="60960BBA" w14:textId="77777777" w:rsidTr="008E38BE">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E89054F" w14:textId="77777777" w:rsidR="006F5E82" w:rsidRPr="00320BFA" w:rsidRDefault="006F5E82" w:rsidP="008E38BE">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799D73D3" w14:textId="77777777" w:rsidR="006F5E82" w:rsidRPr="00320BFA" w:rsidRDefault="006F5E82" w:rsidP="008E38BE">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28715479" w14:textId="77777777" w:rsidR="006F5E82" w:rsidRPr="00320BFA" w:rsidRDefault="006F5E82" w:rsidP="008E38BE">
            <w:pPr>
              <w:ind w:left="709" w:hanging="709"/>
              <w:jc w:val="center"/>
              <w:rPr>
                <w:sz w:val="18"/>
              </w:rPr>
            </w:pPr>
            <w:ins w:id="62" w:author="Gilvan Justino" w:date="2023-05-16T23:43: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1EC27250"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24A81E10" w14:textId="77777777" w:rsidR="006F5E82" w:rsidRPr="00320BFA" w:rsidRDefault="006F5E82" w:rsidP="008E38BE">
            <w:pPr>
              <w:ind w:left="709" w:hanging="709"/>
              <w:jc w:val="center"/>
              <w:rPr>
                <w:sz w:val="18"/>
              </w:rPr>
            </w:pPr>
          </w:p>
        </w:tc>
      </w:tr>
      <w:tr w:rsidR="006F5E82" w:rsidRPr="00320BFA" w14:paraId="1E5DC0DD" w14:textId="77777777" w:rsidTr="008E38BE">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74CB615" w14:textId="77777777" w:rsidR="006F5E82" w:rsidRPr="0000224C" w:rsidRDefault="006F5E82" w:rsidP="008E38BE">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54F249D3" w14:textId="77777777" w:rsidR="006F5E82" w:rsidRPr="00320BFA" w:rsidRDefault="006F5E82" w:rsidP="006F5E82">
            <w:pPr>
              <w:pStyle w:val="TF-xAvalITEM"/>
              <w:ind w:left="360" w:hanging="360"/>
            </w:pPr>
            <w:r w:rsidRPr="00320BFA">
              <w:t>LINGUAGEM USADA (redação)</w:t>
            </w:r>
          </w:p>
          <w:p w14:paraId="6E0709C7" w14:textId="77777777" w:rsidR="006F5E82" w:rsidRPr="00320BFA" w:rsidRDefault="006F5E82" w:rsidP="008E38BE">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1F0F073D" w14:textId="77777777" w:rsidR="006F5E82" w:rsidRPr="00320BFA" w:rsidRDefault="006F5E82" w:rsidP="008E38BE">
            <w:pPr>
              <w:ind w:left="709" w:hanging="709"/>
              <w:jc w:val="center"/>
              <w:rPr>
                <w:sz w:val="18"/>
              </w:rPr>
            </w:pPr>
            <w:ins w:id="63" w:author="Gilvan Justino" w:date="2023-05-16T23:43: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1E957106" w14:textId="77777777" w:rsidR="006F5E82" w:rsidRPr="00320BFA" w:rsidRDefault="006F5E82" w:rsidP="008E38BE">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661DC00E" w14:textId="77777777" w:rsidR="006F5E82" w:rsidRPr="00320BFA" w:rsidRDefault="006F5E82" w:rsidP="008E38BE">
            <w:pPr>
              <w:ind w:left="709" w:hanging="709"/>
              <w:jc w:val="center"/>
              <w:rPr>
                <w:sz w:val="18"/>
              </w:rPr>
            </w:pPr>
          </w:p>
        </w:tc>
      </w:tr>
      <w:tr w:rsidR="006F5E82" w:rsidRPr="00320BFA" w14:paraId="028EAE20" w14:textId="77777777" w:rsidTr="008E38B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DBCA7B8" w14:textId="77777777" w:rsidR="006F5E82" w:rsidRPr="00320BFA" w:rsidRDefault="006F5E82" w:rsidP="008E38BE">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97AF19F" w14:textId="77777777" w:rsidR="006F5E82" w:rsidRPr="00320BFA" w:rsidRDefault="006F5E82" w:rsidP="008E38BE">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1C9427F2" w14:textId="77777777" w:rsidR="006F5E82" w:rsidRPr="00320BFA" w:rsidRDefault="006F5E82" w:rsidP="008E38BE">
            <w:pPr>
              <w:ind w:left="709" w:hanging="709"/>
              <w:jc w:val="center"/>
              <w:rPr>
                <w:sz w:val="18"/>
              </w:rPr>
            </w:pPr>
            <w:ins w:id="64" w:author="Gilvan Justino" w:date="2023-05-16T23:43: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7ACD37D1"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2DE34304" w14:textId="77777777" w:rsidR="006F5E82" w:rsidRPr="00320BFA" w:rsidRDefault="006F5E82" w:rsidP="008E38BE">
            <w:pPr>
              <w:ind w:left="709" w:hanging="709"/>
              <w:jc w:val="center"/>
              <w:rPr>
                <w:sz w:val="18"/>
              </w:rPr>
            </w:pPr>
          </w:p>
        </w:tc>
      </w:tr>
    </w:tbl>
    <w:p w14:paraId="36BAA18C" w14:textId="77777777" w:rsidR="006F5E82" w:rsidRDefault="006F5E82" w:rsidP="007546F4">
      <w:pPr>
        <w:pStyle w:val="TF-xAvalLINHA"/>
        <w:tabs>
          <w:tab w:val="left" w:leader="underscore" w:pos="6237"/>
        </w:tabs>
      </w:pPr>
    </w:p>
    <w:p w14:paraId="30D439E0" w14:textId="77777777" w:rsidR="006F5E82" w:rsidRPr="00730F8D" w:rsidRDefault="006F5E82" w:rsidP="00770837">
      <w:pPr>
        <w:pStyle w:val="TF-refernciasbibliogrficasTTULO"/>
        <w:jc w:val="left"/>
      </w:pPr>
    </w:p>
    <w:p w14:paraId="0F0BCA90" w14:textId="5163528B" w:rsidR="006F5E82" w:rsidRDefault="006F5E82">
      <w:r>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5"/>
        <w:gridCol w:w="3648"/>
      </w:tblGrid>
      <w:tr w:rsidR="006F5E82" w14:paraId="7B61FA80" w14:textId="77777777" w:rsidTr="008F7CE2">
        <w:tc>
          <w:tcPr>
            <w:tcW w:w="9072" w:type="dxa"/>
            <w:gridSpan w:val="2"/>
            <w:shd w:val="clear" w:color="auto" w:fill="auto"/>
          </w:tcPr>
          <w:p w14:paraId="4E1AF626" w14:textId="77777777" w:rsidR="006F5E82" w:rsidRDefault="006F5E82" w:rsidP="00BE39CF">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6F5E82" w14:paraId="72B41163" w14:textId="77777777" w:rsidTr="008F7CE2">
        <w:tc>
          <w:tcPr>
            <w:tcW w:w="5387" w:type="dxa"/>
            <w:shd w:val="clear" w:color="auto" w:fill="auto"/>
          </w:tcPr>
          <w:p w14:paraId="78D3F383" w14:textId="77777777" w:rsidR="006F5E82" w:rsidRPr="003C5262" w:rsidRDefault="006F5E82" w:rsidP="00BE39CF">
            <w:pPr>
              <w:pStyle w:val="Cabealho"/>
              <w:tabs>
                <w:tab w:val="clear" w:pos="8640"/>
                <w:tab w:val="right" w:pos="8931"/>
              </w:tabs>
              <w:ind w:right="141"/>
            </w:pPr>
            <w:r>
              <w:rPr>
                <w:rStyle w:val="Nmerodepgina"/>
              </w:rPr>
              <w:t>(X) PRÉ-PROJETO  </w:t>
            </w:r>
            <w:proofErr w:type="gramStart"/>
            <w:r>
              <w:rPr>
                <w:rStyle w:val="Nmerodepgina"/>
              </w:rPr>
              <w:t>   (</w:t>
            </w:r>
            <w:proofErr w:type="gramEnd"/>
            <w:r>
              <w:t xml:space="preserve">     ) </w:t>
            </w:r>
            <w:r>
              <w:rPr>
                <w:rStyle w:val="Nmerodepgina"/>
              </w:rPr>
              <w:t xml:space="preserve">PROJETO </w:t>
            </w:r>
          </w:p>
        </w:tc>
        <w:tc>
          <w:tcPr>
            <w:tcW w:w="3685" w:type="dxa"/>
            <w:shd w:val="clear" w:color="auto" w:fill="auto"/>
          </w:tcPr>
          <w:p w14:paraId="7631E1E5" w14:textId="77777777" w:rsidR="006F5E82" w:rsidRDefault="006F5E82" w:rsidP="00BE39CF">
            <w:pPr>
              <w:pStyle w:val="Cabealho"/>
              <w:tabs>
                <w:tab w:val="clear" w:pos="8640"/>
                <w:tab w:val="right" w:pos="8931"/>
              </w:tabs>
              <w:ind w:right="141"/>
              <w:rPr>
                <w:rStyle w:val="Nmerodepgina"/>
              </w:rPr>
            </w:pPr>
            <w:r>
              <w:rPr>
                <w:rStyle w:val="Nmerodepgina"/>
              </w:rPr>
              <w:t>ANO/SEMESTRE: 2023/1</w:t>
            </w:r>
          </w:p>
        </w:tc>
      </w:tr>
    </w:tbl>
    <w:p w14:paraId="010C0545" w14:textId="77777777" w:rsidR="006F5E82" w:rsidRDefault="006F5E82" w:rsidP="001E682E">
      <w:pPr>
        <w:pStyle w:val="TF-TTULO"/>
      </w:pPr>
    </w:p>
    <w:p w14:paraId="4532D6BF" w14:textId="77777777" w:rsidR="006F5E82" w:rsidRPr="00B00E04" w:rsidRDefault="006F5E82" w:rsidP="001E682E">
      <w:pPr>
        <w:pStyle w:val="TF-TTULO"/>
      </w:pPr>
      <w:r>
        <w:rPr>
          <w:rStyle w:val="ui-provider"/>
        </w:rPr>
        <w:t>otimização em processamento de grafos utilizando paralelismo em GPU e Rust</w:t>
      </w:r>
    </w:p>
    <w:p w14:paraId="4A653D72" w14:textId="77777777" w:rsidR="006F5E82" w:rsidRDefault="006F5E82" w:rsidP="00752038">
      <w:pPr>
        <w:pStyle w:val="TF-AUTOR0"/>
      </w:pPr>
      <w:r>
        <w:t xml:space="preserve">Igor </w:t>
      </w:r>
      <w:proofErr w:type="spellStart"/>
      <w:r>
        <w:t>Christofer</w:t>
      </w:r>
      <w:proofErr w:type="spellEnd"/>
      <w:r>
        <w:t xml:space="preserve"> </w:t>
      </w:r>
      <w:proofErr w:type="spellStart"/>
      <w:r>
        <w:t>Eisenhut</w:t>
      </w:r>
      <w:proofErr w:type="spellEnd"/>
    </w:p>
    <w:p w14:paraId="28F31E79" w14:textId="77777777" w:rsidR="006F5E82" w:rsidRDefault="006F5E82" w:rsidP="001E682E">
      <w:pPr>
        <w:pStyle w:val="TF-AUTOR0"/>
      </w:pPr>
      <w:r>
        <w:t xml:space="preserve">Prof. Aurélio Faustino </w:t>
      </w:r>
      <w:proofErr w:type="spellStart"/>
      <w:r>
        <w:t>Hoppe</w:t>
      </w:r>
      <w:proofErr w:type="spellEnd"/>
      <w:r>
        <w:t xml:space="preserve"> – Orientador</w:t>
      </w:r>
    </w:p>
    <w:p w14:paraId="11E4DC8E" w14:textId="77777777" w:rsidR="006F5E82" w:rsidRPr="007D10F2" w:rsidRDefault="006F5E82" w:rsidP="00424AD5">
      <w:pPr>
        <w:pStyle w:val="Ttulo1"/>
      </w:pPr>
      <w:r w:rsidRPr="007D10F2">
        <w:t>Introdução</w:t>
      </w:r>
    </w:p>
    <w:p w14:paraId="13EDE9D6" w14:textId="77777777" w:rsidR="006F5E82" w:rsidRDefault="006F5E82" w:rsidP="00DE7CA6">
      <w:pPr>
        <w:pStyle w:val="TF-TEXTO"/>
        <w:rPr>
          <w:bCs/>
        </w:rPr>
      </w:pPr>
      <w:r w:rsidRPr="009A34CA">
        <w:t xml:space="preserve">De acordo com </w:t>
      </w:r>
      <w:proofErr w:type="spellStart"/>
      <w:r w:rsidRPr="009A34CA">
        <w:t>Hariri</w:t>
      </w:r>
      <w:proofErr w:type="spellEnd"/>
      <w:r w:rsidRPr="009A34CA">
        <w:t xml:space="preserve">, </w:t>
      </w:r>
      <w:proofErr w:type="spellStart"/>
      <w:r w:rsidRPr="009A34CA">
        <w:t>Fredericks</w:t>
      </w:r>
      <w:proofErr w:type="spellEnd"/>
      <w:r w:rsidRPr="009A34CA">
        <w:t xml:space="preserve"> e </w:t>
      </w:r>
      <w:proofErr w:type="spellStart"/>
      <w:r w:rsidRPr="009A34CA">
        <w:t>Bowers</w:t>
      </w:r>
      <w:proofErr w:type="spellEnd"/>
      <w:r w:rsidRPr="009A34CA">
        <w:t xml:space="preserve"> (2019), o surgimento de novos recursos tecnológicos, como a internet das coisas, redes sociais e cidades inteligentes, resultou em uma crescente geração de dados</w:t>
      </w:r>
      <w:r w:rsidRPr="009A34CA">
        <w:rPr>
          <w:bCs/>
        </w:rPr>
        <w:t>. Estima-se</w:t>
      </w:r>
      <w:r>
        <w:rPr>
          <w:bCs/>
        </w:rPr>
        <w:t xml:space="preserve"> que apenas em 2018 a quantidade de dados trafegados na internet diariamente ultrapassaram 2,5 quintilhões de bytes. Ainda segundo os autores, o processamento e armazenamento desses enormes conjuntos de dados ganhou, em 2011, o nome de </w:t>
      </w:r>
      <w:r w:rsidRPr="00747776">
        <w:rPr>
          <w:bCs/>
          <w:i/>
          <w:iCs/>
        </w:rPr>
        <w:t>big data</w:t>
      </w:r>
      <w:r>
        <w:rPr>
          <w:bCs/>
        </w:rPr>
        <w:t xml:space="preserve">, que, além de descrever o grande volume de dados, também compreende os crescentes números no que se refere à variedade, velocidade, valor e veracidade dos dados. Nesse contexto, a variedade se refere às inúmeras maneiras com que os dados de </w:t>
      </w:r>
      <w:r w:rsidRPr="004A50A3">
        <w:rPr>
          <w:bCs/>
          <w:i/>
          <w:iCs/>
        </w:rPr>
        <w:t>big data</w:t>
      </w:r>
      <w:r>
        <w:rPr>
          <w:bCs/>
        </w:rPr>
        <w:t xml:space="preserve"> podem ser apresentado</w:t>
      </w:r>
      <w:r w:rsidRPr="00DA124D">
        <w:rPr>
          <w:bCs/>
        </w:rPr>
        <w:t>s: (i) dados com uma estrutura conhecida e que podem ser facilmente armazenados em um banco de dados relacional; (</w:t>
      </w:r>
      <w:proofErr w:type="spellStart"/>
      <w:r w:rsidRPr="00DA124D">
        <w:rPr>
          <w:bCs/>
        </w:rPr>
        <w:t>ii</w:t>
      </w:r>
      <w:proofErr w:type="spellEnd"/>
      <w:r w:rsidRPr="00DA124D">
        <w:rPr>
          <w:bCs/>
        </w:rPr>
        <w:t>) dados semiestruturados, que possuem elementos conhecidos, mas que podem apresentar variações de estrutura; (</w:t>
      </w:r>
      <w:proofErr w:type="spellStart"/>
      <w:r w:rsidRPr="00DA124D">
        <w:rPr>
          <w:bCs/>
        </w:rPr>
        <w:t>iii</w:t>
      </w:r>
      <w:proofErr w:type="spellEnd"/>
      <w:r w:rsidRPr="00DA124D">
        <w:rPr>
          <w:bCs/>
        </w:rPr>
        <w:t>) d</w:t>
      </w:r>
      <w:r>
        <w:rPr>
          <w:bCs/>
        </w:rPr>
        <w:t>ados não estruturados, como conteúdos multimídia, que não apresentam padronização alguma (</w:t>
      </w:r>
      <w:r w:rsidRPr="008800B2">
        <w:rPr>
          <w:bCs/>
        </w:rPr>
        <w:t>HARIRI; FREDERICKS; BOWERS, 2019</w:t>
      </w:r>
      <w:r>
        <w:rPr>
          <w:bCs/>
        </w:rPr>
        <w:t>).</w:t>
      </w:r>
    </w:p>
    <w:p w14:paraId="29307DB3" w14:textId="77777777" w:rsidR="006F5E82" w:rsidRDefault="006F5E82" w:rsidP="00DE7CA6">
      <w:pPr>
        <w:pStyle w:val="TF-TEXTO"/>
        <w:rPr>
          <w:bCs/>
        </w:rPr>
      </w:pPr>
      <w:r>
        <w:t xml:space="preserve">Santos </w:t>
      </w:r>
      <w:r w:rsidRPr="00E46977">
        <w:rPr>
          <w:i/>
          <w:iCs/>
        </w:rPr>
        <w:t>et al</w:t>
      </w:r>
      <w:r>
        <w:t>. (2022) ressaltam que nas últimas décadas houve muitos esforços para transformar dados brutos em informações relevantes, o que resultou na organização de grandes estruturas de grafos compostas por nós e arestas. Nesses grafos, os nós representam entidades e as arestas representam os relacionamentos entre elas. Na área da saúde, por exemplo, a organização via grafos tem várias aplicações, tais como a representação de interações moleculares, vias de sinalização celular, comorbidades de doenças e sistemas de saúde</w:t>
      </w:r>
      <w:r>
        <w:rPr>
          <w:bCs/>
        </w:rPr>
        <w:t xml:space="preserve"> (</w:t>
      </w:r>
      <w:r w:rsidRPr="00DE7CA6">
        <w:rPr>
          <w:bCs/>
        </w:rPr>
        <w:t>LI; HUANG; ZITNIK</w:t>
      </w:r>
      <w:r>
        <w:rPr>
          <w:bCs/>
        </w:rPr>
        <w:t xml:space="preserve">, 2022). Além da medicina, as estruturas de grafos também são utilizadas no meio eletrônico para representar relacionamentos e interações entre pessoas em uma rede social (JIANG </w:t>
      </w:r>
      <w:r w:rsidRPr="00F173B7">
        <w:rPr>
          <w:bCs/>
          <w:i/>
          <w:iCs/>
        </w:rPr>
        <w:t>et al</w:t>
      </w:r>
      <w:r>
        <w:rPr>
          <w:bCs/>
        </w:rPr>
        <w:t xml:space="preserve">., 2021), no meio linguístico para representação da estrutura sintática e semântica de objetos em uma sentença (RIBEIRO </w:t>
      </w:r>
      <w:r w:rsidRPr="00495ECE">
        <w:rPr>
          <w:bCs/>
          <w:i/>
          <w:iCs/>
        </w:rPr>
        <w:t>et al</w:t>
      </w:r>
      <w:r>
        <w:rPr>
          <w:bCs/>
        </w:rPr>
        <w:t xml:space="preserve">., 2020), na robótica para representação de redes de comunicação entre robôs (LI </w:t>
      </w:r>
      <w:r w:rsidRPr="005F473F">
        <w:rPr>
          <w:bCs/>
          <w:i/>
          <w:iCs/>
        </w:rPr>
        <w:t>et al</w:t>
      </w:r>
      <w:r>
        <w:rPr>
          <w:bCs/>
        </w:rPr>
        <w:t>., 2020), entre outros.</w:t>
      </w:r>
    </w:p>
    <w:p w14:paraId="44531664" w14:textId="77777777" w:rsidR="006F5E82" w:rsidRPr="002D3A00" w:rsidRDefault="006F5E82" w:rsidP="00117D38">
      <w:pPr>
        <w:pStyle w:val="TF-TEXTO"/>
        <w:rPr>
          <w:bCs/>
        </w:rPr>
      </w:pPr>
      <w:r>
        <w:rPr>
          <w:bCs/>
        </w:rPr>
        <w:t xml:space="preserve">Ainda segundo Santos </w:t>
      </w:r>
      <w:r w:rsidRPr="00BA1500">
        <w:rPr>
          <w:bCs/>
          <w:i/>
          <w:iCs/>
        </w:rPr>
        <w:t>et al</w:t>
      </w:r>
      <w:r>
        <w:rPr>
          <w:bCs/>
        </w:rPr>
        <w:t xml:space="preserve">. (2022), utilizando grafos, torna-se possível uma série de análises e a extração do conhecimento inerente ao conjunto de dados. Porém, de acordo </w:t>
      </w:r>
      <w:r>
        <w:t xml:space="preserve">com </w:t>
      </w:r>
      <w:proofErr w:type="spellStart"/>
      <w:r>
        <w:t>Dafir</w:t>
      </w:r>
      <w:proofErr w:type="spellEnd"/>
      <w:r>
        <w:t xml:space="preserve">, </w:t>
      </w:r>
      <w:proofErr w:type="spellStart"/>
      <w:r>
        <w:t>Lamari</w:t>
      </w:r>
      <w:proofErr w:type="spellEnd"/>
      <w:r>
        <w:t xml:space="preserve"> e </w:t>
      </w:r>
      <w:proofErr w:type="spellStart"/>
      <w:r>
        <w:t>Slaoui</w:t>
      </w:r>
      <w:proofErr w:type="spellEnd"/>
      <w:r>
        <w:t xml:space="preserve"> (2020), os algoritmos convencionais não são capazes de lidar com grandes quantidades de dados de maneira eficiente. Para contornar esse problema, uma solução encontrada é o processamento na </w:t>
      </w:r>
      <w:proofErr w:type="spellStart"/>
      <w:r>
        <w:t>Graphics</w:t>
      </w:r>
      <w:proofErr w:type="spellEnd"/>
      <w:r>
        <w:t xml:space="preserve"> </w:t>
      </w:r>
      <w:proofErr w:type="spellStart"/>
      <w:r>
        <w:t>Processing</w:t>
      </w:r>
      <w:proofErr w:type="spellEnd"/>
      <w:r>
        <w:t xml:space="preserve"> Unit (GPU), que oferece alta capacidade de processamento em paralelo e aceleração de algoritmos intensivos em cálculos de ponto flutuante. Porém, as </w:t>
      </w:r>
      <w:proofErr w:type="spellStart"/>
      <w:r>
        <w:t>GPUs</w:t>
      </w:r>
      <w:proofErr w:type="spellEnd"/>
      <w:r>
        <w:t xml:space="preserve"> possuem uma capacidade de memória limitada, requerendo uma abordagem complexa para seu gerenciamento (DAFIR; LAMARI; SLAOUI, 2020).</w:t>
      </w:r>
    </w:p>
    <w:p w14:paraId="428ED66A" w14:textId="77777777" w:rsidR="006F5E82" w:rsidRDefault="006F5E82" w:rsidP="00BF0572">
      <w:pPr>
        <w:pStyle w:val="TF-TEXTO"/>
        <w:rPr>
          <w:bCs/>
        </w:rPr>
      </w:pPr>
      <w:r>
        <w:rPr>
          <w:bCs/>
        </w:rPr>
        <w:t xml:space="preserve">Yamato (2021) destaca que a maioria das aplicações que realizam processamento em GPU são escritas nas linguagens de programação C/C++. Ou seja, </w:t>
      </w:r>
      <w:r>
        <w:rPr>
          <w:rStyle w:val="fs-5"/>
        </w:rPr>
        <w:t xml:space="preserve">a escolha da linguagem de programação, neste caso, também pode influenciar na eficiência do processamento de grandes massas de dados. Nesse sentido, a linguagem </w:t>
      </w:r>
      <w:proofErr w:type="spellStart"/>
      <w:r>
        <w:rPr>
          <w:rStyle w:val="fs-5"/>
        </w:rPr>
        <w:t>Rust</w:t>
      </w:r>
      <w:proofErr w:type="spellEnd"/>
      <w:r>
        <w:rPr>
          <w:rStyle w:val="fs-5"/>
        </w:rPr>
        <w:t xml:space="preserve"> tem se destacado como uma opção interessante para a programação de sistemas que lidam com grandes volumes de dados. Segundo </w:t>
      </w:r>
      <w:proofErr w:type="spellStart"/>
      <w:r w:rsidRPr="00FF56E2">
        <w:t>B</w:t>
      </w:r>
      <w:r>
        <w:t>ugden</w:t>
      </w:r>
      <w:proofErr w:type="spellEnd"/>
      <w:r>
        <w:t xml:space="preserve"> e </w:t>
      </w:r>
      <w:proofErr w:type="spellStart"/>
      <w:r>
        <w:t>Alahmar</w:t>
      </w:r>
      <w:proofErr w:type="spellEnd"/>
      <w:r>
        <w:t xml:space="preserve"> (</w:t>
      </w:r>
      <w:r w:rsidRPr="00FF56E2">
        <w:t>2022</w:t>
      </w:r>
      <w:r>
        <w:t>),</w:t>
      </w:r>
      <w:r>
        <w:rPr>
          <w:rStyle w:val="fs-5"/>
        </w:rPr>
        <w:t xml:space="preserve"> </w:t>
      </w:r>
      <w:proofErr w:type="spellStart"/>
      <w:r>
        <w:rPr>
          <w:rStyle w:val="fs-5"/>
        </w:rPr>
        <w:t>Rust</w:t>
      </w:r>
      <w:proofErr w:type="spellEnd"/>
      <w:r>
        <w:rPr>
          <w:rStyle w:val="fs-5"/>
        </w:rPr>
        <w:t xml:space="preserve"> é uma linguagem de programação que oferece um alto desempenho e segurança de memória, além de ser projetada para suportar concorrência e paralelismo.</w:t>
      </w:r>
    </w:p>
    <w:p w14:paraId="7CC48369" w14:textId="77777777" w:rsidR="006F5E82" w:rsidRPr="00511D10" w:rsidRDefault="006F5E82" w:rsidP="003B0083">
      <w:pPr>
        <w:pStyle w:val="TF-TEXTO"/>
        <w:rPr>
          <w:bCs/>
        </w:rPr>
      </w:pPr>
      <w:proofErr w:type="spellStart"/>
      <w:r>
        <w:rPr>
          <w:bCs/>
        </w:rPr>
        <w:t>Viitanen</w:t>
      </w:r>
      <w:proofErr w:type="spellEnd"/>
      <w:r>
        <w:rPr>
          <w:bCs/>
        </w:rPr>
        <w:t xml:space="preserve"> (2020) ressalta que</w:t>
      </w:r>
      <w:r>
        <w:t xml:space="preserve"> a combinação de grafos, GPU e </w:t>
      </w:r>
      <w:proofErr w:type="spellStart"/>
      <w:r>
        <w:t>Rust</w:t>
      </w:r>
      <w:proofErr w:type="spellEnd"/>
      <w:r>
        <w:t xml:space="preserve"> pode trazer muitas vantagens em relação ao processamento de grandes massas de dados. Os grafos podem ser usados para modelar dados complexos, a GPU pode executar várias tarefas simultaneamente, enquanto </w:t>
      </w:r>
      <w:proofErr w:type="spellStart"/>
      <w:r>
        <w:t>Rust</w:t>
      </w:r>
      <w:proofErr w:type="spellEnd"/>
      <w:r>
        <w:t xml:space="preserve"> pode garantir a segurança e eficiência do código, reduzindo o tempo de desenvolvimento e permitindo o controle preciso do </w:t>
      </w:r>
      <w:r w:rsidRPr="004E43FB">
        <w:rPr>
          <w:i/>
          <w:iCs/>
        </w:rPr>
        <w:t>hardware</w:t>
      </w:r>
      <w:r>
        <w:t xml:space="preserve"> utilizado no processamento. Sendo assim, a partir deste contexto, este trabalho possui a seguinte </w:t>
      </w:r>
      <w:r>
        <w:rPr>
          <w:bCs/>
        </w:rPr>
        <w:t>pergunta de pesquisa: o</w:t>
      </w:r>
      <w:r w:rsidRPr="0023336A">
        <w:rPr>
          <w:bCs/>
        </w:rPr>
        <w:t xml:space="preserve"> paralelismo em GPU </w:t>
      </w:r>
      <w:r>
        <w:rPr>
          <w:bCs/>
        </w:rPr>
        <w:t>juntamente com a utilização d</w:t>
      </w:r>
      <w:r w:rsidRPr="0023336A">
        <w:rPr>
          <w:bCs/>
        </w:rPr>
        <w:t xml:space="preserve">a linguagem de programação </w:t>
      </w:r>
      <w:proofErr w:type="spellStart"/>
      <w:r w:rsidRPr="0023336A">
        <w:rPr>
          <w:bCs/>
        </w:rPr>
        <w:t>Rust</w:t>
      </w:r>
      <w:proofErr w:type="spellEnd"/>
      <w:r w:rsidRPr="0023336A">
        <w:rPr>
          <w:bCs/>
        </w:rPr>
        <w:t xml:space="preserve"> podem otimizar o processamento de grandes grafos?</w:t>
      </w:r>
    </w:p>
    <w:p w14:paraId="19F24A5C" w14:textId="77777777" w:rsidR="006F5E82" w:rsidRPr="007D10F2" w:rsidRDefault="006F5E82" w:rsidP="00E638A0">
      <w:pPr>
        <w:pStyle w:val="Ttulo2"/>
      </w:pPr>
      <w:r w:rsidRPr="007D10F2">
        <w:t>OBJETIVOS</w:t>
      </w:r>
    </w:p>
    <w:p w14:paraId="7F1B5E98" w14:textId="77777777" w:rsidR="006F5E82" w:rsidRPr="00DA124D" w:rsidRDefault="006F5E82" w:rsidP="00D762F5">
      <w:pPr>
        <w:pStyle w:val="TF-TEXTO"/>
      </w:pPr>
      <w:r>
        <w:t xml:space="preserve"> </w:t>
      </w:r>
      <w:r w:rsidRPr="00DA124D">
        <w:t xml:space="preserve">O objetivo deste trabalho é </w:t>
      </w:r>
      <w:r w:rsidRPr="00DA124D">
        <w:rPr>
          <w:rStyle w:val="fs-5"/>
        </w:rPr>
        <w:t xml:space="preserve">desenvolver uma ferramenta que otimize o processamento de grandes grafos por meio da utilização do paralelismo em GPU e da linguagem de programação </w:t>
      </w:r>
      <w:proofErr w:type="spellStart"/>
      <w:r w:rsidRPr="00DA124D">
        <w:rPr>
          <w:rStyle w:val="fs-5"/>
        </w:rPr>
        <w:t>Rust</w:t>
      </w:r>
      <w:proofErr w:type="spellEnd"/>
      <w:r w:rsidRPr="00DA124D">
        <w:rPr>
          <w:rStyle w:val="fs-5"/>
        </w:rPr>
        <w:t>.</w:t>
      </w:r>
    </w:p>
    <w:p w14:paraId="5808EFBE" w14:textId="77777777" w:rsidR="006F5E82" w:rsidRPr="00DA124D" w:rsidRDefault="006F5E82" w:rsidP="00C35E57">
      <w:pPr>
        <w:pStyle w:val="TF-TEXTO"/>
      </w:pPr>
      <w:r w:rsidRPr="00DA124D">
        <w:t>Os objetivos específicos são:</w:t>
      </w:r>
    </w:p>
    <w:p w14:paraId="69E2360B" w14:textId="77777777" w:rsidR="006F5E82" w:rsidRPr="00DA124D" w:rsidRDefault="006F5E82" w:rsidP="0070723E">
      <w:pPr>
        <w:pStyle w:val="TF-ALNEA"/>
      </w:pPr>
      <w:r w:rsidRPr="00DA124D">
        <w:rPr>
          <w:rStyle w:val="fs-5"/>
        </w:rPr>
        <w:t>identificar as limitações de desempenho no processamento de grandes grafos utilizando técnicas convencionais por meio da análise de métricas como tempo de execução e consumo de memória</w:t>
      </w:r>
      <w:r w:rsidRPr="00DA124D">
        <w:t>;</w:t>
      </w:r>
    </w:p>
    <w:p w14:paraId="26404506" w14:textId="77777777" w:rsidR="006F5E82" w:rsidRPr="00DA124D" w:rsidRDefault="006F5E82" w:rsidP="0070723E">
      <w:pPr>
        <w:pStyle w:val="TF-ALNEA"/>
      </w:pPr>
      <w:r w:rsidRPr="00DA124D">
        <w:rPr>
          <w:rStyle w:val="fs-5"/>
        </w:rPr>
        <w:t xml:space="preserve">analisar a utilização de paralelismo em GPU no processamento de grandes grafos, por meio da </w:t>
      </w:r>
      <w:r w:rsidRPr="00DA124D">
        <w:rPr>
          <w:rStyle w:val="fs-5"/>
        </w:rPr>
        <w:lastRenderedPageBreak/>
        <w:t>arquitetura, tecnologias e bibliotecas disponíveis para programação em GPU;</w:t>
      </w:r>
    </w:p>
    <w:p w14:paraId="0AA4C8C8" w14:textId="77777777" w:rsidR="006F5E82" w:rsidRPr="00DA124D" w:rsidRDefault="006F5E82" w:rsidP="0039199F">
      <w:pPr>
        <w:pStyle w:val="TF-ALNEA"/>
      </w:pPr>
      <w:r w:rsidRPr="00DA124D">
        <w:rPr>
          <w:rStyle w:val="fs-5"/>
        </w:rPr>
        <w:t xml:space="preserve">avaliar o desempenho da linguagem de programação </w:t>
      </w:r>
      <w:proofErr w:type="spellStart"/>
      <w:r w:rsidRPr="00DA124D">
        <w:rPr>
          <w:rStyle w:val="fs-5"/>
        </w:rPr>
        <w:t>Rust</w:t>
      </w:r>
      <w:proofErr w:type="spellEnd"/>
      <w:r w:rsidRPr="00DA124D">
        <w:rPr>
          <w:rStyle w:val="fs-5"/>
        </w:rPr>
        <w:t xml:space="preserve"> no processamento de grandes grafos, por meio da implementação de algoritmos em </w:t>
      </w:r>
      <w:proofErr w:type="spellStart"/>
      <w:r w:rsidRPr="00DA124D">
        <w:rPr>
          <w:rStyle w:val="fs-5"/>
        </w:rPr>
        <w:t>Rust</w:t>
      </w:r>
      <w:proofErr w:type="spellEnd"/>
      <w:r w:rsidRPr="00DA124D">
        <w:rPr>
          <w:rStyle w:val="fs-5"/>
        </w:rPr>
        <w:t>, da comparação do desempenho com outras linguagens de programação utilizadas para processamento de grafos (</w:t>
      </w:r>
      <w:r>
        <w:rPr>
          <w:rStyle w:val="fs-5"/>
        </w:rPr>
        <w:t>CUDA</w:t>
      </w:r>
      <w:r w:rsidRPr="00DA124D">
        <w:rPr>
          <w:rStyle w:val="fs-5"/>
        </w:rPr>
        <w:t xml:space="preserve">, </w:t>
      </w:r>
      <w:proofErr w:type="spellStart"/>
      <w:r w:rsidRPr="00DA124D">
        <w:rPr>
          <w:rStyle w:val="fs-5"/>
        </w:rPr>
        <w:t>OpenCL</w:t>
      </w:r>
      <w:proofErr w:type="spellEnd"/>
      <w:r w:rsidRPr="00DA124D">
        <w:rPr>
          <w:rStyle w:val="fs-5"/>
        </w:rPr>
        <w:t xml:space="preserve"> e </w:t>
      </w:r>
      <w:proofErr w:type="spellStart"/>
      <w:r w:rsidRPr="00DA124D">
        <w:rPr>
          <w:rStyle w:val="fs-5"/>
        </w:rPr>
        <w:t>Rust</w:t>
      </w:r>
      <w:proofErr w:type="spellEnd"/>
      <w:r w:rsidRPr="00DA124D">
        <w:rPr>
          <w:rStyle w:val="fs-5"/>
        </w:rPr>
        <w:t xml:space="preserve"> GPU) e da análise de métricas como tempo de execução e consumo de memória.</w:t>
      </w:r>
    </w:p>
    <w:p w14:paraId="6EB74CB6" w14:textId="77777777" w:rsidR="006F5E82" w:rsidRDefault="006F5E82" w:rsidP="00424AD5">
      <w:pPr>
        <w:pStyle w:val="Ttulo1"/>
      </w:pPr>
      <w:r>
        <w:t xml:space="preserve">trabalhos </w:t>
      </w:r>
      <w:r w:rsidRPr="00FC4A9F">
        <w:t>correlatos</w:t>
      </w:r>
    </w:p>
    <w:p w14:paraId="0906DAD5" w14:textId="77777777" w:rsidR="006F5E82" w:rsidRPr="00EA5328" w:rsidRDefault="006F5E82" w:rsidP="001016AB">
      <w:pPr>
        <w:pStyle w:val="TF-TEXTO"/>
      </w:pPr>
      <w:r w:rsidRPr="00DA124D">
        <w:t>Nest</w:t>
      </w:r>
      <w:r>
        <w:t>a</w:t>
      </w:r>
      <w:r w:rsidRPr="00DA124D">
        <w:t xml:space="preserve"> </w:t>
      </w:r>
      <w:r>
        <w:t xml:space="preserve">seção </w:t>
      </w:r>
      <w:r w:rsidRPr="00DA124D">
        <w:t xml:space="preserve">serão apresentados os trabalhos cujo tema se relaciona ao objetivo deste projeto. A </w:t>
      </w:r>
      <w:r>
        <w:t>sub</w:t>
      </w:r>
      <w:r w:rsidRPr="00DA124D">
        <w:t xml:space="preserve">seção 2.1 aborda o trabalho de </w:t>
      </w:r>
      <w:proofErr w:type="spellStart"/>
      <w:r w:rsidRPr="00DA124D">
        <w:t>Zerebavani</w:t>
      </w:r>
      <w:proofErr w:type="spellEnd"/>
      <w:r w:rsidRPr="00DA124D">
        <w:t xml:space="preserve"> </w:t>
      </w:r>
      <w:r w:rsidRPr="00DA124D">
        <w:rPr>
          <w:i/>
          <w:iCs/>
        </w:rPr>
        <w:t>et al</w:t>
      </w:r>
      <w:r w:rsidRPr="00DA124D">
        <w:t xml:space="preserve">. (2019), no qual foram desenvolvidas duas abordagens para execução em GPU do algoritmo PC. A </w:t>
      </w:r>
      <w:r>
        <w:t>sub</w:t>
      </w:r>
      <w:r w:rsidRPr="00DA124D">
        <w:t>seção 2.2 apresenta o</w:t>
      </w:r>
      <w:r w:rsidRPr="00DA124D">
        <w:rPr>
          <w:i/>
          <w:iCs/>
        </w:rPr>
        <w:t xml:space="preserve"> framework</w:t>
      </w:r>
      <w:r w:rsidRPr="00DA124D">
        <w:t xml:space="preserve"> híbrido desenvolvido por Wang</w:t>
      </w:r>
      <w:r w:rsidRPr="00DA124D">
        <w:rPr>
          <w:i/>
          <w:iCs/>
        </w:rPr>
        <w:t xml:space="preserve"> et al.</w:t>
      </w:r>
      <w:r w:rsidRPr="00DA124D">
        <w:t xml:space="preserve"> (2019) para a obtenção do caminho mais curto em grafos utilizando a GPU. E, a </w:t>
      </w:r>
      <w:r>
        <w:t>sub</w:t>
      </w:r>
      <w:r w:rsidRPr="00DA124D">
        <w:t xml:space="preserve">seção 2.3 descreve o </w:t>
      </w:r>
      <w:proofErr w:type="spellStart"/>
      <w:r w:rsidRPr="00DA124D">
        <w:t>Pangolin</w:t>
      </w:r>
      <w:proofErr w:type="spellEnd"/>
      <w:r w:rsidRPr="00DA124D">
        <w:t xml:space="preserve">, um </w:t>
      </w:r>
      <w:r w:rsidRPr="00DA124D">
        <w:rPr>
          <w:i/>
          <w:iCs/>
        </w:rPr>
        <w:t>framework</w:t>
      </w:r>
      <w:r w:rsidRPr="00DA124D">
        <w:t xml:space="preserve"> extensível para mineração de padrões em grafos utilizando a CPU e a GPU (</w:t>
      </w:r>
      <w:r>
        <w:t>CHEN</w:t>
      </w:r>
      <w:r w:rsidRPr="00DA124D">
        <w:t xml:space="preserve"> </w:t>
      </w:r>
      <w:r w:rsidRPr="00DA124D">
        <w:rPr>
          <w:i/>
          <w:iCs/>
        </w:rPr>
        <w:t>et al</w:t>
      </w:r>
      <w:r w:rsidRPr="00DA124D">
        <w:t>., 2020).</w:t>
      </w:r>
    </w:p>
    <w:p w14:paraId="6705C277" w14:textId="77777777" w:rsidR="006F5E82" w:rsidRPr="004976ED" w:rsidRDefault="006F5E82" w:rsidP="00E638A0">
      <w:pPr>
        <w:pStyle w:val="Ttulo2"/>
        <w:rPr>
          <w:lang w:val="en-US"/>
        </w:rPr>
      </w:pPr>
      <w:r w:rsidRPr="004976ED">
        <w:rPr>
          <w:lang w:val="en-US"/>
        </w:rPr>
        <w:t xml:space="preserve">cuPC: CUDA-based Parallel PC Algorithm for Causal Structure Learning on GPU </w:t>
      </w:r>
    </w:p>
    <w:p w14:paraId="63024C0F" w14:textId="77777777" w:rsidR="006F5E82" w:rsidRPr="005F581A" w:rsidRDefault="006F5E82" w:rsidP="005F581A">
      <w:pPr>
        <w:pStyle w:val="TF-TEXTO"/>
      </w:pPr>
      <w:r w:rsidRPr="001016AB">
        <w:rPr>
          <w:lang w:val="en-US"/>
        </w:rPr>
        <w:tab/>
      </w:r>
      <w:proofErr w:type="spellStart"/>
      <w:r w:rsidRPr="005F581A">
        <w:t>Zarebavani</w:t>
      </w:r>
      <w:proofErr w:type="spellEnd"/>
      <w:r w:rsidRPr="005F581A">
        <w:t xml:space="preserve"> </w:t>
      </w:r>
      <w:r w:rsidRPr="00B36AC6">
        <w:rPr>
          <w:i/>
          <w:iCs/>
        </w:rPr>
        <w:t>et al.</w:t>
      </w:r>
      <w:r w:rsidRPr="005F581A">
        <w:t xml:space="preserve"> (2019) implementaram de forma completa o algoritmo de estrutura causal PC-</w:t>
      </w:r>
      <w:proofErr w:type="spellStart"/>
      <w:r w:rsidRPr="005F581A">
        <w:t>stable</w:t>
      </w:r>
      <w:proofErr w:type="spellEnd"/>
      <w:r w:rsidRPr="005F581A">
        <w:t xml:space="preserve">, utilizando paralelização na GPU. Os autores destacam que a implementação existente, chamada </w:t>
      </w:r>
      <w:proofErr w:type="spellStart"/>
      <w:r w:rsidRPr="005F581A">
        <w:t>Parallel</w:t>
      </w:r>
      <w:proofErr w:type="spellEnd"/>
      <w:r w:rsidRPr="005F581A">
        <w:t xml:space="preserve">-PC, </w:t>
      </w:r>
      <w:r>
        <w:t>disponibiliza</w:t>
      </w:r>
      <w:r w:rsidRPr="005F581A">
        <w:t xml:space="preserve"> apenas de forma parcial a paralelização na GPU e não pode ser considerada uma solução completa para </w:t>
      </w:r>
      <w:proofErr w:type="spellStart"/>
      <w:r w:rsidRPr="00E72AFA">
        <w:rPr>
          <w:i/>
          <w:iCs/>
        </w:rPr>
        <w:t>datasets</w:t>
      </w:r>
      <w:proofErr w:type="spellEnd"/>
      <w:r w:rsidRPr="005F581A">
        <w:t xml:space="preserve"> complexos.  </w:t>
      </w:r>
    </w:p>
    <w:p w14:paraId="6A2CCCD0" w14:textId="77777777" w:rsidR="006F5E82" w:rsidRPr="005F581A" w:rsidRDefault="006F5E82" w:rsidP="005F581A">
      <w:pPr>
        <w:pStyle w:val="TF-TEXTO"/>
      </w:pPr>
      <w:r>
        <w:tab/>
      </w:r>
      <w:r w:rsidRPr="005F581A">
        <w:t xml:space="preserve">Segundo </w:t>
      </w:r>
      <w:proofErr w:type="spellStart"/>
      <w:r w:rsidRPr="00DA124D">
        <w:t>Zarebavani</w:t>
      </w:r>
      <w:proofErr w:type="spellEnd"/>
      <w:r w:rsidRPr="00DA124D">
        <w:t xml:space="preserve"> </w:t>
      </w:r>
      <w:r w:rsidRPr="00DA124D">
        <w:rPr>
          <w:i/>
          <w:iCs/>
        </w:rPr>
        <w:t>et al.</w:t>
      </w:r>
      <w:r w:rsidRPr="00DA124D">
        <w:t xml:space="preserve"> (2019), o núcleo da aprendizagem de estrutura causal baseia-se na execução de testes de Independência Condicional (IC) sobre cada aresta (</w:t>
      </w:r>
      <w:proofErr w:type="spellStart"/>
      <w:proofErr w:type="gramStart"/>
      <w:r w:rsidRPr="00DA124D">
        <w:rPr>
          <w:rFonts w:ascii="Courier New" w:hAnsi="Courier New" w:cs="Courier New"/>
          <w:sz w:val="18"/>
          <w:szCs w:val="18"/>
        </w:rPr>
        <w:t>Vi,Vj</w:t>
      </w:r>
      <w:proofErr w:type="spellEnd"/>
      <w:proofErr w:type="gramEnd"/>
      <w:r w:rsidRPr="00DA124D">
        <w:t xml:space="preserve">) da rede bayesiana contra um segundo grupo de vértices </w:t>
      </w:r>
      <w:r w:rsidRPr="00DA124D">
        <w:rPr>
          <w:rFonts w:ascii="Courier New" w:hAnsi="Courier New" w:cs="Courier New"/>
          <w:sz w:val="18"/>
          <w:szCs w:val="18"/>
        </w:rPr>
        <w:t>S</w:t>
      </w:r>
      <w:r w:rsidRPr="00DA124D">
        <w:t xml:space="preserve">. Caso o resultado do teste seja positivo, os vértices </w:t>
      </w:r>
      <w:r w:rsidRPr="00DA124D">
        <w:rPr>
          <w:rFonts w:ascii="Courier New" w:hAnsi="Courier New" w:cs="Courier New"/>
          <w:sz w:val="18"/>
          <w:szCs w:val="18"/>
        </w:rPr>
        <w:t xml:space="preserve">Vi </w:t>
      </w:r>
      <w:r w:rsidRPr="00DA124D">
        <w:t xml:space="preserve">e </w:t>
      </w:r>
      <w:proofErr w:type="spellStart"/>
      <w:r w:rsidRPr="00DA124D">
        <w:rPr>
          <w:rFonts w:ascii="Courier New" w:hAnsi="Courier New" w:cs="Courier New"/>
          <w:sz w:val="18"/>
          <w:szCs w:val="18"/>
        </w:rPr>
        <w:t>Vj</w:t>
      </w:r>
      <w:proofErr w:type="spellEnd"/>
      <w:r w:rsidRPr="00DA124D">
        <w:t xml:space="preserve"> são condicionalmente independentes e a aresta (</w:t>
      </w:r>
      <w:proofErr w:type="spellStart"/>
      <w:r w:rsidRPr="00DA124D">
        <w:rPr>
          <w:rFonts w:ascii="Courier New" w:hAnsi="Courier New" w:cs="Courier New"/>
          <w:sz w:val="18"/>
          <w:szCs w:val="18"/>
        </w:rPr>
        <w:t>Vi,Vj</w:t>
      </w:r>
      <w:proofErr w:type="spellEnd"/>
      <w:r w:rsidRPr="00DA124D">
        <w:rPr>
          <w:rFonts w:ascii="Courier New" w:hAnsi="Courier New" w:cs="Courier New"/>
          <w:sz w:val="18"/>
          <w:szCs w:val="18"/>
        </w:rPr>
        <w:t>)</w:t>
      </w:r>
      <w:r w:rsidRPr="00DA124D">
        <w:t xml:space="preserve"> que liga ambos é removida, sendo executados em níveis consecutivos. Dessa forma, os autores propuseram dois algoritmos utilizando a </w:t>
      </w:r>
      <w:proofErr w:type="spellStart"/>
      <w:r w:rsidRPr="00DA124D">
        <w:rPr>
          <w:i/>
          <w:iCs/>
        </w:rPr>
        <w:t>Application</w:t>
      </w:r>
      <w:proofErr w:type="spellEnd"/>
      <w:r w:rsidRPr="00DA124D">
        <w:rPr>
          <w:i/>
          <w:iCs/>
        </w:rPr>
        <w:t xml:space="preserve"> </w:t>
      </w:r>
      <w:proofErr w:type="spellStart"/>
      <w:r w:rsidRPr="00DA124D">
        <w:rPr>
          <w:i/>
          <w:iCs/>
        </w:rPr>
        <w:t>Programming</w:t>
      </w:r>
      <w:proofErr w:type="spellEnd"/>
      <w:r w:rsidRPr="00DA124D">
        <w:rPr>
          <w:i/>
          <w:iCs/>
        </w:rPr>
        <w:t xml:space="preserve"> Interface</w:t>
      </w:r>
      <w:r w:rsidRPr="00DA124D">
        <w:t xml:space="preserve"> (API) CUDA para </w:t>
      </w:r>
      <w:proofErr w:type="spellStart"/>
      <w:r w:rsidRPr="00DA124D">
        <w:t>GPUs</w:t>
      </w:r>
      <w:proofErr w:type="spellEnd"/>
      <w:r w:rsidRPr="00DA124D">
        <w:t xml:space="preserve"> da Nvidia. As duas variações do algoritmo proposto, chamado CUDA-</w:t>
      </w:r>
      <w:proofErr w:type="spellStart"/>
      <w:r w:rsidRPr="00DA124D">
        <w:t>Accelerated</w:t>
      </w:r>
      <w:proofErr w:type="spellEnd"/>
      <w:r w:rsidRPr="00DA124D">
        <w:t xml:space="preserve"> PC </w:t>
      </w:r>
      <w:proofErr w:type="spellStart"/>
      <w:r w:rsidRPr="00DA124D">
        <w:t>Algorithm</w:t>
      </w:r>
      <w:proofErr w:type="spellEnd"/>
      <w:r w:rsidRPr="00DA124D">
        <w:t xml:space="preserve"> (</w:t>
      </w:r>
      <w:proofErr w:type="spellStart"/>
      <w:r w:rsidRPr="00DA124D">
        <w:t>cuPC</w:t>
      </w:r>
      <w:proofErr w:type="spellEnd"/>
      <w:r w:rsidRPr="00DA124D">
        <w:t xml:space="preserve">), são o </w:t>
      </w:r>
      <w:proofErr w:type="spellStart"/>
      <w:r w:rsidRPr="00DA124D">
        <w:t>cuPC</w:t>
      </w:r>
      <w:proofErr w:type="spellEnd"/>
      <w:r w:rsidRPr="00DA124D">
        <w:t xml:space="preserve">-E e o </w:t>
      </w:r>
      <w:proofErr w:type="spellStart"/>
      <w:r w:rsidRPr="00DA124D">
        <w:t>cuPC</w:t>
      </w:r>
      <w:proofErr w:type="spellEnd"/>
      <w:r w:rsidRPr="00DA124D">
        <w:t>-S</w:t>
      </w:r>
      <w:r>
        <w:t>, desenvolvidos na linguagem de programação C</w:t>
      </w:r>
      <w:r w:rsidRPr="00DA124D">
        <w:t xml:space="preserve">. O </w:t>
      </w:r>
      <w:proofErr w:type="spellStart"/>
      <w:r w:rsidRPr="00DA124D">
        <w:t>cuPC</w:t>
      </w:r>
      <w:proofErr w:type="spellEnd"/>
      <w:r w:rsidRPr="00DA124D">
        <w:t>-E baseia-se em dois níveis de paralelismo: (i) processando todas as arestas do nível em paralelo e, (</w:t>
      </w:r>
      <w:proofErr w:type="spellStart"/>
      <w:r w:rsidRPr="00DA124D">
        <w:t>ii</w:t>
      </w:r>
      <w:proofErr w:type="spellEnd"/>
      <w:r w:rsidRPr="00DA124D">
        <w:t xml:space="preserve">) para cada aresta, executando os testes IC paralelamente em um número pré-determinado de </w:t>
      </w:r>
      <w:r w:rsidRPr="00DA124D">
        <w:rPr>
          <w:i/>
          <w:iCs/>
        </w:rPr>
        <w:t>threads</w:t>
      </w:r>
      <w:r w:rsidRPr="00DA124D">
        <w:t xml:space="preserve">. Caso uma aresta seja removida, o algoritmo ignora os demais testes a serem executados a partir desta aresta. De maneira semelhante, o </w:t>
      </w:r>
      <w:proofErr w:type="spellStart"/>
      <w:r w:rsidRPr="00DA124D">
        <w:t>cuPC</w:t>
      </w:r>
      <w:proofErr w:type="spellEnd"/>
      <w:r w:rsidRPr="00DA124D">
        <w:t xml:space="preserve">-S baseia-se nos mesmos princípios do </w:t>
      </w:r>
      <w:proofErr w:type="spellStart"/>
      <w:r w:rsidRPr="00DA124D">
        <w:t>cuPC</w:t>
      </w:r>
      <w:proofErr w:type="spellEnd"/>
      <w:r w:rsidRPr="00DA124D">
        <w:t xml:space="preserve">-E com a adição de que a matriz </w:t>
      </w:r>
      <w:proofErr w:type="spellStart"/>
      <w:r w:rsidRPr="00DA124D">
        <w:t>pseudo-inversa</w:t>
      </w:r>
      <w:proofErr w:type="spellEnd"/>
      <w:r w:rsidRPr="00DA124D">
        <w:t xml:space="preserve"> de cada conjunto </w:t>
      </w:r>
      <w:r w:rsidRPr="00DA124D">
        <w:rPr>
          <w:rFonts w:ascii="Courier New" w:hAnsi="Courier New" w:cs="Courier New"/>
          <w:sz w:val="18"/>
          <w:szCs w:val="18"/>
        </w:rPr>
        <w:t>S</w:t>
      </w:r>
      <w:r w:rsidRPr="00DA124D">
        <w:t xml:space="preserve">, necessária para realizar os testes IC, é computada uma única vez. Assim, de acordo com os autores, ao direcionar todos os testes IC que dependem de um mesmo conjunto </w:t>
      </w:r>
      <w:r w:rsidRPr="00DA124D">
        <w:rPr>
          <w:rFonts w:ascii="Courier New" w:hAnsi="Courier New" w:cs="Courier New"/>
          <w:sz w:val="18"/>
          <w:szCs w:val="18"/>
        </w:rPr>
        <w:t>S</w:t>
      </w:r>
      <w:r w:rsidRPr="00DA124D">
        <w:t xml:space="preserve"> </w:t>
      </w:r>
      <w:proofErr w:type="gramStart"/>
      <w:r w:rsidRPr="00DA124D">
        <w:t xml:space="preserve">da </w:t>
      </w:r>
      <w:r w:rsidRPr="00DA124D">
        <w:rPr>
          <w:i/>
          <w:iCs/>
        </w:rPr>
        <w:t>thread</w:t>
      </w:r>
      <w:proofErr w:type="gramEnd"/>
      <w:r w:rsidRPr="00DA124D">
        <w:t>, é possível evitar cálculos redundantes e acelerar o processamento a</w:t>
      </w:r>
      <w:r w:rsidRPr="005F581A">
        <w:t xml:space="preserve">o compartilhar a matriz </w:t>
      </w:r>
      <w:proofErr w:type="spellStart"/>
      <w:r w:rsidRPr="005F581A">
        <w:t>pseudo-inversa</w:t>
      </w:r>
      <w:proofErr w:type="spellEnd"/>
      <w:r w:rsidRPr="005F581A">
        <w:t xml:space="preserve"> entre os testes.  </w:t>
      </w:r>
    </w:p>
    <w:p w14:paraId="53BA40F2" w14:textId="77777777" w:rsidR="006F5E82" w:rsidRPr="005F581A" w:rsidRDefault="006F5E82" w:rsidP="005F581A">
      <w:pPr>
        <w:pStyle w:val="TF-TEXTO"/>
      </w:pPr>
      <w:r>
        <w:tab/>
      </w:r>
      <w:proofErr w:type="spellStart"/>
      <w:r w:rsidRPr="005F581A">
        <w:t>Zarebavani</w:t>
      </w:r>
      <w:proofErr w:type="spellEnd"/>
      <w:r w:rsidRPr="005F581A">
        <w:t xml:space="preserve"> </w:t>
      </w:r>
      <w:r w:rsidRPr="00B36AC6">
        <w:rPr>
          <w:i/>
          <w:iCs/>
        </w:rPr>
        <w:t>et al.</w:t>
      </w:r>
      <w:r w:rsidRPr="005F581A">
        <w:t xml:space="preserve"> (2019) destacam que apesar das diferentes abordagens dos dois algoritmos, os cálculos do nível 0, onde </w:t>
      </w:r>
      <w:r w:rsidRPr="00B175AD">
        <w:rPr>
          <w:rFonts w:ascii="Courier New" w:hAnsi="Courier New" w:cs="Courier New"/>
          <w:sz w:val="18"/>
          <w:szCs w:val="18"/>
        </w:rPr>
        <w:t xml:space="preserve">S </w:t>
      </w:r>
      <w:r w:rsidRPr="005F581A">
        <w:t xml:space="preserve">é um conjunto vazio, são executados por uma mesma rotina compartilhada. Quando </w:t>
      </w:r>
      <w:r w:rsidRPr="00B175AD">
        <w:rPr>
          <w:rFonts w:ascii="Courier New" w:hAnsi="Courier New" w:cs="Courier New"/>
          <w:sz w:val="18"/>
          <w:szCs w:val="18"/>
        </w:rPr>
        <w:t xml:space="preserve">S </w:t>
      </w:r>
      <w:r w:rsidRPr="005F581A">
        <w:t xml:space="preserve">for igual a vazio significa que não existe uma matriz </w:t>
      </w:r>
      <w:proofErr w:type="spellStart"/>
      <w:r w:rsidRPr="005F581A">
        <w:t>pseudo-inversa</w:t>
      </w:r>
      <w:proofErr w:type="spellEnd"/>
      <w:r w:rsidRPr="005F581A">
        <w:t xml:space="preserve"> a ser compartilhada entre os testes IC, anulando os ganhos obtidos pela estratégia implementada no </w:t>
      </w:r>
      <w:proofErr w:type="spellStart"/>
      <w:r w:rsidRPr="005F581A">
        <w:t>cuPC</w:t>
      </w:r>
      <w:proofErr w:type="spellEnd"/>
      <w:r w:rsidRPr="005F581A">
        <w:t xml:space="preserve">-S. Da mesma forma, a estratégia implementada no </w:t>
      </w:r>
      <w:proofErr w:type="spellStart"/>
      <w:r w:rsidRPr="005F581A">
        <w:t>cuPC</w:t>
      </w:r>
      <w:proofErr w:type="spellEnd"/>
      <w:r w:rsidRPr="005F581A">
        <w:t xml:space="preserve">-E também não se justifica com </w:t>
      </w:r>
      <w:r w:rsidRPr="00DA124D">
        <w:rPr>
          <w:rFonts w:ascii="Courier New" w:hAnsi="Courier New" w:cs="Courier New"/>
          <w:sz w:val="18"/>
          <w:szCs w:val="18"/>
        </w:rPr>
        <w:t>S</w:t>
      </w:r>
      <w:r w:rsidRPr="005F581A">
        <w:t xml:space="preserve"> sendo um conjunto vazio, pois é necessário executar apenas um teste para cada aresta da rede, os quais são executados de forma independente em </w:t>
      </w:r>
      <w:r w:rsidRPr="00B36AC6">
        <w:rPr>
          <w:i/>
          <w:iCs/>
        </w:rPr>
        <w:t>threads</w:t>
      </w:r>
      <w:r w:rsidRPr="005F581A">
        <w:t xml:space="preserve"> separadas. </w:t>
      </w:r>
    </w:p>
    <w:p w14:paraId="2B5A67A5" w14:textId="77777777" w:rsidR="006F5E82" w:rsidRPr="005F581A" w:rsidRDefault="006F5E82" w:rsidP="005F581A">
      <w:pPr>
        <w:pStyle w:val="TF-TEXTO"/>
      </w:pPr>
      <w:r>
        <w:tab/>
      </w:r>
      <w:r w:rsidRPr="005F581A">
        <w:t xml:space="preserve">Segundo </w:t>
      </w:r>
      <w:proofErr w:type="spellStart"/>
      <w:r w:rsidRPr="005F581A">
        <w:t>Zarebavani</w:t>
      </w:r>
      <w:proofErr w:type="spellEnd"/>
      <w:r w:rsidRPr="005F581A">
        <w:t xml:space="preserve"> </w:t>
      </w:r>
      <w:r w:rsidRPr="00B36AC6">
        <w:rPr>
          <w:i/>
          <w:iCs/>
        </w:rPr>
        <w:t>et al.</w:t>
      </w:r>
      <w:r w:rsidRPr="005F581A">
        <w:t xml:space="preserve"> (2019)</w:t>
      </w:r>
      <w:r>
        <w:t>,</w:t>
      </w:r>
      <w:r w:rsidRPr="005F581A">
        <w:t xml:space="preserve"> foram realizados testes comparando o </w:t>
      </w:r>
      <w:proofErr w:type="spellStart"/>
      <w:r w:rsidRPr="005F581A">
        <w:t>cuPC</w:t>
      </w:r>
      <w:proofErr w:type="spellEnd"/>
      <w:r w:rsidRPr="005F581A">
        <w:t xml:space="preserve"> contra 3 algoritmos existentes. Ou seja, duas implementações seriais do algoritmo PC-</w:t>
      </w:r>
      <w:proofErr w:type="spellStart"/>
      <w:r w:rsidRPr="005F581A">
        <w:t>stable</w:t>
      </w:r>
      <w:proofErr w:type="spellEnd"/>
      <w:r w:rsidRPr="005F581A">
        <w:t xml:space="preserve">, que não fazem uso da paralelização. Neste caso, a implementação original do algoritmo escrita em R denominada </w:t>
      </w:r>
      <w:proofErr w:type="spellStart"/>
      <w:r w:rsidRPr="005F581A">
        <w:t>Stable</w:t>
      </w:r>
      <w:proofErr w:type="spellEnd"/>
      <w:r w:rsidRPr="005F581A">
        <w:t xml:space="preserve"> e a implementação mais recente denominada </w:t>
      </w:r>
      <w:proofErr w:type="spellStart"/>
      <w:r w:rsidRPr="005F581A">
        <w:t>Stable.fast</w:t>
      </w:r>
      <w:proofErr w:type="spellEnd"/>
      <w:r w:rsidRPr="005F581A">
        <w:t xml:space="preserve">, escrita em C. A terceira </w:t>
      </w:r>
      <w:r w:rsidRPr="00DA124D">
        <w:t xml:space="preserve">implementação utilizada foi a </w:t>
      </w:r>
      <w:proofErr w:type="spellStart"/>
      <w:r w:rsidRPr="00DA124D">
        <w:t>Parallel</w:t>
      </w:r>
      <w:proofErr w:type="spellEnd"/>
      <w:r w:rsidRPr="00DA124D">
        <w:t>-</w:t>
      </w:r>
      <w:r w:rsidRPr="005F581A">
        <w:t xml:space="preserve">PC, que possibilita a paralelização do processamento. Os testes foram executados em uma máquina com processador Intel Xeon de 8 núcleos rodando a 2,5 GHz e uma placa de vídeo Nvidia GTX 1080. Além disso, também </w:t>
      </w:r>
      <w:proofErr w:type="gramStart"/>
      <w:r w:rsidRPr="005F581A">
        <w:t>utilizou-se</w:t>
      </w:r>
      <w:proofErr w:type="gramEnd"/>
      <w:r w:rsidRPr="005F581A">
        <w:t xml:space="preserve"> o sistema operacional Ubuntu 16.04</w:t>
      </w:r>
      <w:r>
        <w:t xml:space="preserve">, </w:t>
      </w:r>
      <w:r w:rsidRPr="005F581A">
        <w:t xml:space="preserve">o compilador </w:t>
      </w:r>
      <w:proofErr w:type="spellStart"/>
      <w:r w:rsidRPr="005F581A">
        <w:t>gcc</w:t>
      </w:r>
      <w:proofErr w:type="spellEnd"/>
      <w:r w:rsidRPr="005F581A">
        <w:t xml:space="preserve"> na versão 5.4 e a API CUDA na versão 9.2. Os algoritmos que não permitiam a paralelização foram executados em um único núcleo da CPU e os demais em 8 núcleos. De acordo com os autores, nas validações, foram utilizados 6 </w:t>
      </w:r>
      <w:proofErr w:type="spellStart"/>
      <w:r w:rsidRPr="00E72AFA">
        <w:rPr>
          <w:i/>
          <w:iCs/>
        </w:rPr>
        <w:t>datasets</w:t>
      </w:r>
      <w:proofErr w:type="spellEnd"/>
      <w:r w:rsidRPr="005F581A">
        <w:t xml:space="preserve"> diferentes: NCI-60, MCC, BR-51, </w:t>
      </w:r>
      <w:proofErr w:type="spellStart"/>
      <w:proofErr w:type="gramStart"/>
      <w:r w:rsidRPr="005F581A">
        <w:t>S.cerevisiae</w:t>
      </w:r>
      <w:proofErr w:type="spellEnd"/>
      <w:proofErr w:type="gramEnd"/>
      <w:r w:rsidRPr="005F581A">
        <w:t xml:space="preserve">, </w:t>
      </w:r>
      <w:proofErr w:type="spellStart"/>
      <w:r w:rsidRPr="005F581A">
        <w:t>S.aureus</w:t>
      </w:r>
      <w:proofErr w:type="spellEnd"/>
      <w:r w:rsidRPr="005F581A">
        <w:t xml:space="preserve"> e DREA</w:t>
      </w:r>
      <w:r>
        <w:t>M</w:t>
      </w:r>
      <w:r w:rsidRPr="005F581A">
        <w:t xml:space="preserve">5-Insilico, sobre os quais os algoritmos deveriam encontrar a estrutura causal. </w:t>
      </w:r>
    </w:p>
    <w:p w14:paraId="4646F5B7" w14:textId="77777777" w:rsidR="006F5E82" w:rsidRDefault="006F5E82" w:rsidP="005F581A">
      <w:pPr>
        <w:pStyle w:val="TF-TEXTO"/>
      </w:pPr>
      <w:r>
        <w:tab/>
      </w:r>
      <w:r w:rsidRPr="005F581A">
        <w:t>A partir dos testes</w:t>
      </w:r>
      <w:r w:rsidRPr="00DA124D">
        <w:t xml:space="preserve">, </w:t>
      </w:r>
      <w:proofErr w:type="spellStart"/>
      <w:r w:rsidRPr="00DA124D">
        <w:t>Zarebavani</w:t>
      </w:r>
      <w:proofErr w:type="spellEnd"/>
      <w:r w:rsidRPr="00DA124D">
        <w:t xml:space="preserve"> </w:t>
      </w:r>
      <w:r w:rsidRPr="00DA124D">
        <w:rPr>
          <w:i/>
          <w:iCs/>
        </w:rPr>
        <w:t>et al.</w:t>
      </w:r>
      <w:r w:rsidRPr="00DA124D">
        <w:t xml:space="preserve"> (2019) concluíram que</w:t>
      </w:r>
      <w:r w:rsidRPr="005F581A">
        <w:t xml:space="preserve"> as duas implementações propostas do </w:t>
      </w:r>
      <w:proofErr w:type="spellStart"/>
      <w:r w:rsidRPr="005F581A">
        <w:t>cuPC</w:t>
      </w:r>
      <w:proofErr w:type="spellEnd"/>
      <w:r w:rsidRPr="005F581A">
        <w:t xml:space="preserve"> foram mais performáticas que as existentes.</w:t>
      </w:r>
      <w:r>
        <w:t xml:space="preserve"> Além disso, de</w:t>
      </w:r>
      <w:r w:rsidRPr="005F581A">
        <w:t xml:space="preserve">ntre os resultados obtidos, o processamento do </w:t>
      </w:r>
      <w:proofErr w:type="spellStart"/>
      <w:r w:rsidRPr="00E72AFA">
        <w:rPr>
          <w:i/>
          <w:iCs/>
        </w:rPr>
        <w:t>dataset</w:t>
      </w:r>
      <w:proofErr w:type="spellEnd"/>
      <w:r w:rsidRPr="005F581A">
        <w:t xml:space="preserve"> DREAM5-Insilico, no algoritmo sequencial </w:t>
      </w:r>
      <w:proofErr w:type="spellStart"/>
      <w:r w:rsidRPr="005F581A">
        <w:t>Stable</w:t>
      </w:r>
      <w:proofErr w:type="spellEnd"/>
      <w:r w:rsidRPr="005F581A">
        <w:t xml:space="preserve">, levou 265.360 segundos (cerca de 3 dias) para ser completado, enquanto no </w:t>
      </w:r>
      <w:proofErr w:type="spellStart"/>
      <w:r w:rsidRPr="005F581A">
        <w:t>cuPC</w:t>
      </w:r>
      <w:proofErr w:type="spellEnd"/>
      <w:r w:rsidRPr="005F581A">
        <w:t xml:space="preserve">-E levou 48,08 segundos e no </w:t>
      </w:r>
      <w:proofErr w:type="spellStart"/>
      <w:r w:rsidRPr="005F581A">
        <w:t>cuPC</w:t>
      </w:r>
      <w:proofErr w:type="spellEnd"/>
      <w:r w:rsidRPr="005F581A">
        <w:t>-S 4,09 segundos. A</w:t>
      </w:r>
      <w:r>
        <w:t xml:space="preserve"> </w:t>
      </w:r>
      <w:r>
        <w:fldChar w:fldCharType="begin"/>
      </w:r>
      <w:r>
        <w:instrText xml:space="preserve"> REF _Ref132047169 \h </w:instrText>
      </w:r>
      <w:r>
        <w:fldChar w:fldCharType="separate"/>
      </w:r>
      <w:r>
        <w:t xml:space="preserve">Figura </w:t>
      </w:r>
      <w:r>
        <w:rPr>
          <w:noProof/>
        </w:rPr>
        <w:t>1</w:t>
      </w:r>
      <w:r>
        <w:fldChar w:fldCharType="end"/>
      </w:r>
      <w:r w:rsidRPr="005F581A">
        <w:t xml:space="preserve"> apresenta de forma detalhada os tempos de execução de cada algoritmo/</w:t>
      </w:r>
      <w:proofErr w:type="spellStart"/>
      <w:r w:rsidRPr="00CD7AC2">
        <w:rPr>
          <w:i/>
          <w:iCs/>
        </w:rPr>
        <w:t>dataset</w:t>
      </w:r>
      <w:proofErr w:type="spellEnd"/>
      <w:r w:rsidRPr="005F581A">
        <w:t xml:space="preserve">. Pode-se perceber que nas implementações propostas e existentes, o processamento foi em média 1.296 </w:t>
      </w:r>
      <w:r>
        <w:t>vezes</w:t>
      </w:r>
      <w:r w:rsidRPr="005F581A">
        <w:t xml:space="preserve"> mais rápido utilizando o </w:t>
      </w:r>
      <w:proofErr w:type="spellStart"/>
      <w:r w:rsidRPr="005F581A">
        <w:t>cuPC</w:t>
      </w:r>
      <w:proofErr w:type="spellEnd"/>
      <w:r w:rsidRPr="005F581A">
        <w:t xml:space="preserve">-S e 525 </w:t>
      </w:r>
      <w:r>
        <w:t>vezes</w:t>
      </w:r>
      <w:r w:rsidRPr="005F581A">
        <w:t xml:space="preserve"> mais rápido utilizando o </w:t>
      </w:r>
      <w:proofErr w:type="spellStart"/>
      <w:r w:rsidRPr="005F581A">
        <w:t>cuPC</w:t>
      </w:r>
      <w:proofErr w:type="spellEnd"/>
      <w:r w:rsidRPr="005F581A">
        <w:t>-E.</w:t>
      </w:r>
    </w:p>
    <w:p w14:paraId="2B4D3FFA" w14:textId="77777777" w:rsidR="006F5E82" w:rsidRDefault="006F5E82" w:rsidP="00B77419">
      <w:pPr>
        <w:pStyle w:val="TF-LEGENDA"/>
      </w:pPr>
      <w:r>
        <w:lastRenderedPageBreak/>
        <w:t xml:space="preserve">Figura </w:t>
      </w:r>
      <w:fldSimple w:instr=" SEQ Figura \* ARABIC ">
        <w:r>
          <w:rPr>
            <w:noProof/>
          </w:rPr>
          <w:t>1</w:t>
        </w:r>
      </w:fldSimple>
      <w:r>
        <w:rPr>
          <w:noProof/>
        </w:rPr>
        <w:t xml:space="preserve"> </w:t>
      </w:r>
      <w:r>
        <w:t xml:space="preserve">– </w:t>
      </w:r>
      <w:r w:rsidRPr="00DE7B58">
        <w:t>Resultados obtidos com os testes</w:t>
      </w:r>
    </w:p>
    <w:p w14:paraId="4D9C3322" w14:textId="77777777" w:rsidR="006F5E82" w:rsidRDefault="006F5E82" w:rsidP="005F581A">
      <w:pPr>
        <w:pStyle w:val="TF-FIGURA"/>
      </w:pPr>
      <w:r w:rsidRPr="00A166E2">
        <w:rPr>
          <w:noProof/>
        </w:rPr>
        <w:drawing>
          <wp:inline distT="0" distB="0" distL="0" distR="0" wp14:anchorId="78A7CD99" wp14:editId="58876D87">
            <wp:extent cx="5561482" cy="1137933"/>
            <wp:effectExtent l="19050" t="19050" r="20320" b="24130"/>
            <wp:docPr id="366084197" name="Imagem 36608419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9155" name="Imagem 1335129155" descr="Tabela&#10;&#10;Descrição gerada automaticamente"/>
                    <pic:cNvPicPr/>
                  </pic:nvPicPr>
                  <pic:blipFill>
                    <a:blip r:embed="rId9"/>
                    <a:stretch>
                      <a:fillRect/>
                    </a:stretch>
                  </pic:blipFill>
                  <pic:spPr>
                    <a:xfrm>
                      <a:off x="0" y="0"/>
                      <a:ext cx="5568645" cy="1139399"/>
                    </a:xfrm>
                    <a:prstGeom prst="rect">
                      <a:avLst/>
                    </a:prstGeom>
                    <a:ln w="12700">
                      <a:solidFill>
                        <a:schemeClr val="tx1"/>
                      </a:solidFill>
                    </a:ln>
                  </pic:spPr>
                </pic:pic>
              </a:graphicData>
            </a:graphic>
          </wp:inline>
        </w:drawing>
      </w:r>
    </w:p>
    <w:p w14:paraId="7C628CF8" w14:textId="77777777" w:rsidR="006F5E82" w:rsidRDefault="006F5E82" w:rsidP="00B77419">
      <w:pPr>
        <w:pStyle w:val="TF-FONTE"/>
      </w:pPr>
      <w:r w:rsidRPr="00B77419">
        <w:t xml:space="preserve">Fonte: </w:t>
      </w:r>
      <w:proofErr w:type="spellStart"/>
      <w:r w:rsidRPr="00B77419">
        <w:t>Zarebavani</w:t>
      </w:r>
      <w:proofErr w:type="spellEnd"/>
      <w:r w:rsidRPr="00B77419">
        <w:t xml:space="preserve"> </w:t>
      </w:r>
      <w:r w:rsidRPr="001016AB">
        <w:rPr>
          <w:i/>
          <w:iCs/>
        </w:rPr>
        <w:t>et al.</w:t>
      </w:r>
      <w:r w:rsidRPr="00B77419">
        <w:t xml:space="preserve"> (2019).</w:t>
      </w:r>
    </w:p>
    <w:p w14:paraId="6BC6FC54" w14:textId="77777777" w:rsidR="006F5E82" w:rsidRPr="005F581A" w:rsidRDefault="006F5E82" w:rsidP="005F581A">
      <w:pPr>
        <w:pStyle w:val="TF-TEXTO"/>
      </w:pPr>
      <w:r>
        <w:rPr>
          <w:rStyle w:val="normaltextrun"/>
          <w:color w:val="000000"/>
          <w:shd w:val="clear" w:color="auto" w:fill="FFFFFF"/>
        </w:rPr>
        <w:tab/>
      </w:r>
      <w:proofErr w:type="spellStart"/>
      <w:r w:rsidRPr="00DA124D">
        <w:rPr>
          <w:rStyle w:val="normaltextrun"/>
        </w:rPr>
        <w:t>Zarebavani</w:t>
      </w:r>
      <w:proofErr w:type="spellEnd"/>
      <w:r w:rsidRPr="00DA124D">
        <w:rPr>
          <w:rStyle w:val="normaltextrun"/>
        </w:rPr>
        <w:t xml:space="preserve"> </w:t>
      </w:r>
      <w:r w:rsidRPr="00DA124D">
        <w:rPr>
          <w:rStyle w:val="normaltextrun"/>
          <w:i/>
          <w:iCs/>
        </w:rPr>
        <w:t>et al</w:t>
      </w:r>
      <w:r w:rsidRPr="00DA124D">
        <w:rPr>
          <w:rStyle w:val="normaltextrun"/>
        </w:rPr>
        <w:t>. (2019) também realizaram testes de escalabilidade, aumentando gradativamente a quantidade de vértices, a quantidade de amostras obtidas da rede e a densidade do grafo.</w:t>
      </w:r>
      <w:r w:rsidRPr="005F581A">
        <w:rPr>
          <w:rStyle w:val="normaltextrun"/>
        </w:rPr>
        <w:t xml:space="preserve"> Os testes foram realizados de forma independente e </w:t>
      </w:r>
      <w:r>
        <w:rPr>
          <w:rStyle w:val="normaltextrun"/>
        </w:rPr>
        <w:t>de</w:t>
      </w:r>
      <w:r w:rsidRPr="005F581A">
        <w:rPr>
          <w:rStyle w:val="normaltextrun"/>
        </w:rPr>
        <w:t>mo</w:t>
      </w:r>
      <w:r>
        <w:rPr>
          <w:rStyle w:val="normaltextrun"/>
        </w:rPr>
        <w:t>n</w:t>
      </w:r>
      <w:r w:rsidRPr="005F581A">
        <w:rPr>
          <w:rStyle w:val="normaltextrun"/>
        </w:rPr>
        <w:t xml:space="preserve">straram que ao incrementar qualquer uma das três variáveis, o tempo de processamento aumenta linearmente para o </w:t>
      </w:r>
      <w:proofErr w:type="spellStart"/>
      <w:r w:rsidRPr="005F581A">
        <w:rPr>
          <w:rStyle w:val="normaltextrun"/>
        </w:rPr>
        <w:t>cuPC</w:t>
      </w:r>
      <w:proofErr w:type="spellEnd"/>
      <w:r w:rsidRPr="005F581A">
        <w:rPr>
          <w:rStyle w:val="normaltextrun"/>
        </w:rPr>
        <w:t xml:space="preserve">-E e o </w:t>
      </w:r>
      <w:proofErr w:type="spellStart"/>
      <w:r w:rsidRPr="005F581A">
        <w:rPr>
          <w:rStyle w:val="normaltextrun"/>
        </w:rPr>
        <w:t>cuPC</w:t>
      </w:r>
      <w:proofErr w:type="spellEnd"/>
      <w:r w:rsidRPr="005F581A">
        <w:rPr>
          <w:rStyle w:val="normaltextrun"/>
        </w:rPr>
        <w:t xml:space="preserve">-S, enquanto a implementação </w:t>
      </w:r>
      <w:proofErr w:type="spellStart"/>
      <w:r w:rsidRPr="005F581A">
        <w:rPr>
          <w:rStyle w:val="normaltextrun"/>
        </w:rPr>
        <w:t>Stable.fast</w:t>
      </w:r>
      <w:proofErr w:type="spellEnd"/>
      <w:r w:rsidRPr="005F581A">
        <w:rPr>
          <w:rStyle w:val="normaltextrun"/>
        </w:rPr>
        <w:t xml:space="preserve"> falhou em produzir resultados após 48 </w:t>
      </w:r>
      <w:r w:rsidRPr="00DA124D">
        <w:rPr>
          <w:rStyle w:val="normaltextrun"/>
        </w:rPr>
        <w:t>horas mesmo em grafos menores. Por fim, os autores</w:t>
      </w:r>
      <w:r w:rsidRPr="005F581A">
        <w:rPr>
          <w:rStyle w:val="normaltextrun"/>
        </w:rPr>
        <w:t xml:space="preserve">, concluem que o bom desempenho dos algoritmos ocorre por conta da configuração referente ao número de blocos (β) e arestas por bloco (γ) processadas simultaneamente, no caso do </w:t>
      </w:r>
      <w:proofErr w:type="spellStart"/>
      <w:r w:rsidRPr="005F581A">
        <w:rPr>
          <w:rStyle w:val="normaltextrun"/>
        </w:rPr>
        <w:t>cuPC</w:t>
      </w:r>
      <w:proofErr w:type="spellEnd"/>
      <w:r w:rsidRPr="005F581A">
        <w:rPr>
          <w:rStyle w:val="normaltextrun"/>
        </w:rPr>
        <w:t xml:space="preserve">-E, e ao número de blocos (δ) e </w:t>
      </w:r>
      <w:r w:rsidRPr="00B36AC6">
        <w:rPr>
          <w:rStyle w:val="normaltextrun"/>
          <w:i/>
          <w:iCs/>
        </w:rPr>
        <w:t>threads</w:t>
      </w:r>
      <w:r w:rsidRPr="005F581A">
        <w:rPr>
          <w:rStyle w:val="normaltextrun"/>
        </w:rPr>
        <w:t xml:space="preserve"> por bloco (θ) no caso do </w:t>
      </w:r>
      <w:proofErr w:type="spellStart"/>
      <w:r w:rsidRPr="005F581A">
        <w:rPr>
          <w:rStyle w:val="normaltextrun"/>
        </w:rPr>
        <w:t>cuPC</w:t>
      </w:r>
      <w:proofErr w:type="spellEnd"/>
      <w:r w:rsidRPr="005F581A">
        <w:rPr>
          <w:rStyle w:val="normaltextrun"/>
        </w:rPr>
        <w:t xml:space="preserve">-S. Nos cenários observados, as configurações mais adequadas foram β = 2 e γ = 32 para o </w:t>
      </w:r>
      <w:proofErr w:type="spellStart"/>
      <w:r w:rsidRPr="005F581A">
        <w:rPr>
          <w:rStyle w:val="normaltextrun"/>
        </w:rPr>
        <w:t>cuPC</w:t>
      </w:r>
      <w:proofErr w:type="spellEnd"/>
      <w:r w:rsidRPr="005F581A">
        <w:rPr>
          <w:rStyle w:val="normaltextrun"/>
        </w:rPr>
        <w:t xml:space="preserve">-E e δ = 2 e θ = 64 para o </w:t>
      </w:r>
      <w:proofErr w:type="spellStart"/>
      <w:r w:rsidRPr="005F581A">
        <w:rPr>
          <w:rStyle w:val="normaltextrun"/>
        </w:rPr>
        <w:t>cuPC</w:t>
      </w:r>
      <w:proofErr w:type="spellEnd"/>
      <w:r w:rsidRPr="005F581A">
        <w:rPr>
          <w:rStyle w:val="normaltextrun"/>
        </w:rPr>
        <w:t xml:space="preserve">-S. Isso ocorre pois, conforme constatado por </w:t>
      </w:r>
      <w:proofErr w:type="spellStart"/>
      <w:r w:rsidRPr="005F581A">
        <w:rPr>
          <w:rStyle w:val="normaltextrun"/>
        </w:rPr>
        <w:t>Zarebavani</w:t>
      </w:r>
      <w:proofErr w:type="spellEnd"/>
      <w:r w:rsidRPr="005F581A">
        <w:rPr>
          <w:rStyle w:val="normaltextrun"/>
        </w:rPr>
        <w:t xml:space="preserve"> </w:t>
      </w:r>
      <w:r w:rsidRPr="00B36AC6">
        <w:rPr>
          <w:rStyle w:val="normaltextrun"/>
          <w:i/>
          <w:iCs/>
        </w:rPr>
        <w:t>et al.</w:t>
      </w:r>
      <w:r w:rsidRPr="005F581A">
        <w:rPr>
          <w:rStyle w:val="normaltextrun"/>
        </w:rPr>
        <w:t xml:space="preserve"> (2019), em grafos mais densos a quantidade de testes IC necessária se eleva, beneficiando </w:t>
      </w:r>
      <w:r>
        <w:rPr>
          <w:rStyle w:val="normaltextrun"/>
        </w:rPr>
        <w:t>o</w:t>
      </w:r>
      <w:r w:rsidRPr="005F581A">
        <w:rPr>
          <w:rStyle w:val="normaltextrun"/>
        </w:rPr>
        <w:t xml:space="preserve"> maior nível de paralelização, ao passo que em grafos mais esparsos a quantidade necessária de testes diminui, resultando em validações desnecessárias e menor performance caso haja um elevado grau de paralelismo.</w:t>
      </w:r>
    </w:p>
    <w:p w14:paraId="4BCB14A2" w14:textId="77777777" w:rsidR="006F5E82" w:rsidRPr="004976ED" w:rsidRDefault="006F5E82" w:rsidP="00E638A0">
      <w:pPr>
        <w:pStyle w:val="Ttulo2"/>
        <w:rPr>
          <w:lang w:val="en-US"/>
        </w:rPr>
      </w:pPr>
      <w:r w:rsidRPr="004976ED">
        <w:rPr>
          <w:lang w:val="en-US"/>
        </w:rPr>
        <w:t xml:space="preserve">SEP-Graph: Finding Shortest Execution Paths for Graph Processing under a Hybrid Framework on GPU </w:t>
      </w:r>
    </w:p>
    <w:p w14:paraId="48E356E7" w14:textId="77777777" w:rsidR="006F5E82" w:rsidRPr="00717C76" w:rsidRDefault="006F5E82" w:rsidP="00717C76">
      <w:pPr>
        <w:pStyle w:val="TF-TEXTO"/>
      </w:pPr>
      <w:r w:rsidRPr="005F581A">
        <w:rPr>
          <w:lang w:val="en-US"/>
        </w:rPr>
        <w:tab/>
      </w:r>
      <w:r w:rsidRPr="00717C76">
        <w:t xml:space="preserve">De acordo com Wang </w:t>
      </w:r>
      <w:r w:rsidRPr="001016AB">
        <w:rPr>
          <w:i/>
          <w:iCs/>
        </w:rPr>
        <w:t>et al.</w:t>
      </w:r>
      <w:r w:rsidRPr="00717C76">
        <w:t xml:space="preserve"> (2019), a performance do processamento paralelo de grafos é determinada por três fatores </w:t>
      </w:r>
      <w:r w:rsidRPr="00DA124D">
        <w:t>principais: (i) o modo de execução (síncrono ou assíncrono); (</w:t>
      </w:r>
      <w:proofErr w:type="spellStart"/>
      <w:r w:rsidRPr="00DA124D">
        <w:t>ii</w:t>
      </w:r>
      <w:proofErr w:type="spellEnd"/>
      <w:r w:rsidRPr="00DA124D">
        <w:t>) o método de comunicação</w:t>
      </w:r>
      <w:r w:rsidRPr="00717C76">
        <w:t xml:space="preserve"> (</w:t>
      </w:r>
      <w:proofErr w:type="spellStart"/>
      <w:r w:rsidRPr="00E72AFA">
        <w:rPr>
          <w:i/>
          <w:iCs/>
        </w:rPr>
        <w:t>pull</w:t>
      </w:r>
      <w:proofErr w:type="spellEnd"/>
      <w:r>
        <w:rPr>
          <w:i/>
          <w:iCs/>
        </w:rPr>
        <w:t xml:space="preserve"> </w:t>
      </w:r>
      <w:r w:rsidRPr="00717C76">
        <w:t xml:space="preserve">ou </w:t>
      </w:r>
      <w:proofErr w:type="spellStart"/>
      <w:r w:rsidRPr="00E72AFA">
        <w:rPr>
          <w:i/>
          <w:iCs/>
        </w:rPr>
        <w:t>push</w:t>
      </w:r>
      <w:proofErr w:type="spellEnd"/>
      <w:r w:rsidRPr="00717C76">
        <w:t>); e</w:t>
      </w:r>
      <w:r>
        <w:t xml:space="preserve"> (</w:t>
      </w:r>
      <w:proofErr w:type="spellStart"/>
      <w:r>
        <w:t>iii</w:t>
      </w:r>
      <w:proofErr w:type="spellEnd"/>
      <w:r>
        <w:t>)</w:t>
      </w:r>
      <w:r w:rsidRPr="00717C76">
        <w:t xml:space="preserve"> a maneira de travessia do grafo (orientado a dados ou orientado a topologia). Porém, os </w:t>
      </w:r>
      <w:r w:rsidRPr="00E72AFA">
        <w:rPr>
          <w:i/>
          <w:iCs/>
        </w:rPr>
        <w:t>frameworks</w:t>
      </w:r>
      <w:r w:rsidRPr="00717C76">
        <w:t xml:space="preserve"> de </w:t>
      </w:r>
      <w:proofErr w:type="spellStart"/>
      <w:r w:rsidRPr="00717C76">
        <w:t>percorrimento</w:t>
      </w:r>
      <w:proofErr w:type="spellEnd"/>
      <w:r w:rsidRPr="00717C76">
        <w:t xml:space="preserve"> de grafos existentes utilizam apenas um dos fatores de maneira fixa para realizar o </w:t>
      </w:r>
      <w:r w:rsidRPr="00DA124D">
        <w:t xml:space="preserve">processamento. Wang </w:t>
      </w:r>
      <w:r w:rsidRPr="00DA124D">
        <w:rPr>
          <w:i/>
          <w:iCs/>
        </w:rPr>
        <w:t>et al.</w:t>
      </w:r>
      <w:r w:rsidRPr="00DA124D">
        <w:t xml:space="preserve"> (2019) também visavam explorar duas questões fundamentais</w:t>
      </w:r>
      <w:r w:rsidRPr="00717C76">
        <w:t xml:space="preserve">: </w:t>
      </w:r>
      <w:r>
        <w:t xml:space="preserve">(i) </w:t>
      </w:r>
      <w:r w:rsidRPr="00717C76">
        <w:t xml:space="preserve">é possível obter a causa raiz que leva a uma variação no tempo de execução de acordo com o modo de execução, comunicação e travessia do grafo? E, com base nessa causa raiz, </w:t>
      </w:r>
      <w:r>
        <w:t>(</w:t>
      </w:r>
      <w:proofErr w:type="spellStart"/>
      <w:r>
        <w:t>ii</w:t>
      </w:r>
      <w:proofErr w:type="spellEnd"/>
      <w:r>
        <w:t xml:space="preserve">) </w:t>
      </w:r>
      <w:r w:rsidRPr="00717C76">
        <w:t xml:space="preserve">é possível criar um </w:t>
      </w:r>
      <w:r w:rsidRPr="00E72AFA">
        <w:rPr>
          <w:i/>
          <w:iCs/>
        </w:rPr>
        <w:t>framework</w:t>
      </w:r>
      <w:r w:rsidRPr="00717C76">
        <w:t xml:space="preserve"> leve o suficiente para realizar a troca da metodologia em tempo de execução de forma viável? Com base nisso, os autores estudaram as principais propriedades dos tipos de algoritmos iterativos e de travessia e verificaram que as melhores combinações para algoritmos iterativos são: execução síncrona, método de comunicação </w:t>
      </w:r>
      <w:proofErr w:type="spellStart"/>
      <w:r w:rsidRPr="00E72AFA">
        <w:rPr>
          <w:i/>
          <w:iCs/>
        </w:rPr>
        <w:t>pull</w:t>
      </w:r>
      <w:proofErr w:type="spellEnd"/>
      <w:r w:rsidRPr="00717C76">
        <w:t xml:space="preserve"> e travessia orientada a dados; e execução assíncrona, método de comunicação </w:t>
      </w:r>
      <w:proofErr w:type="spellStart"/>
      <w:r w:rsidRPr="00E72AFA">
        <w:rPr>
          <w:i/>
          <w:iCs/>
        </w:rPr>
        <w:t>push</w:t>
      </w:r>
      <w:proofErr w:type="spellEnd"/>
      <w:r w:rsidRPr="00717C76">
        <w:t xml:space="preserve"> e com a orientação da travessia sendo indiferente. Para algoritmos de travessia, as combinações que mais beneficiarão a execução na GPU são aquelas que envolvem processamento assíncrono e </w:t>
      </w:r>
      <w:proofErr w:type="spellStart"/>
      <w:r w:rsidRPr="00717C76">
        <w:t>percorrimento</w:t>
      </w:r>
      <w:proofErr w:type="spellEnd"/>
      <w:r w:rsidRPr="00717C76">
        <w:t xml:space="preserve"> orientado a dados.</w:t>
      </w:r>
    </w:p>
    <w:p w14:paraId="5489C3C5" w14:textId="77777777" w:rsidR="006F5E82" w:rsidRPr="00717C76" w:rsidRDefault="006F5E82" w:rsidP="00717C76">
      <w:pPr>
        <w:pStyle w:val="TF-TEXTO"/>
      </w:pPr>
      <w:r w:rsidRPr="00DA124D">
        <w:t xml:space="preserve">Wang </w:t>
      </w:r>
      <w:r w:rsidRPr="00DA124D">
        <w:rPr>
          <w:i/>
          <w:iCs/>
        </w:rPr>
        <w:t>et al.</w:t>
      </w:r>
      <w:r w:rsidRPr="00DA124D">
        <w:t xml:space="preserve"> (2019) desenvolveram o </w:t>
      </w:r>
      <w:r w:rsidRPr="00DA124D">
        <w:rPr>
          <w:i/>
          <w:iCs/>
        </w:rPr>
        <w:t>framework</w:t>
      </w:r>
      <w:r w:rsidRPr="00DA124D">
        <w:t xml:space="preserve"> SEP-</w:t>
      </w:r>
      <w:proofErr w:type="spellStart"/>
      <w:r w:rsidRPr="00DA124D">
        <w:t>Graph</w:t>
      </w:r>
      <w:proofErr w:type="spellEnd"/>
      <w:r>
        <w:t xml:space="preserve"> utilizando a linguagem C/C++</w:t>
      </w:r>
      <w:r w:rsidRPr="00DA124D">
        <w:t xml:space="preserve"> para a execução de algoritmos de grafos de forma híbrida, baseando-se em um sistema com duas partes principais: (i) o motor de </w:t>
      </w:r>
      <w:proofErr w:type="spellStart"/>
      <w:r w:rsidRPr="00DA124D">
        <w:t>percorrimento</w:t>
      </w:r>
      <w:proofErr w:type="spellEnd"/>
      <w:r w:rsidRPr="00DA124D">
        <w:t xml:space="preserve"> de grafos que é executado na GPU e o (</w:t>
      </w:r>
      <w:proofErr w:type="spellStart"/>
      <w:r w:rsidRPr="00DA124D">
        <w:t>ii</w:t>
      </w:r>
      <w:proofErr w:type="spellEnd"/>
      <w:r w:rsidRPr="00DA124D">
        <w:t xml:space="preserve">) controlador que é executado na </w:t>
      </w:r>
      <w:r w:rsidRPr="00DA124D">
        <w:rPr>
          <w:i/>
          <w:iCs/>
        </w:rPr>
        <w:t xml:space="preserve">Central </w:t>
      </w:r>
      <w:proofErr w:type="spellStart"/>
      <w:r w:rsidRPr="00DA124D">
        <w:rPr>
          <w:i/>
          <w:iCs/>
        </w:rPr>
        <w:t>Processing</w:t>
      </w:r>
      <w:proofErr w:type="spellEnd"/>
      <w:r w:rsidRPr="00DA124D">
        <w:rPr>
          <w:i/>
          <w:iCs/>
        </w:rPr>
        <w:t xml:space="preserve"> Unit</w:t>
      </w:r>
      <w:r w:rsidRPr="00DA124D">
        <w:t xml:space="preserve"> (CPU). O controlador coleta métricas de execução, como por exemplo, o número de vértices ativos e o total acumulado dos graus de entrada e saída dos vértices ativos. E, a partir dessas métricas, realiza a troca da configuração do motor em tempo de execução.</w:t>
      </w:r>
    </w:p>
    <w:p w14:paraId="44282CF7" w14:textId="77777777" w:rsidR="006F5E82" w:rsidRPr="00717C76" w:rsidRDefault="006F5E82" w:rsidP="00717C76">
      <w:pPr>
        <w:pStyle w:val="TF-TEXTO"/>
      </w:pPr>
      <w:r w:rsidRPr="00DA124D">
        <w:t xml:space="preserve">Segundo Wang </w:t>
      </w:r>
      <w:r w:rsidRPr="00DA124D">
        <w:rPr>
          <w:i/>
          <w:iCs/>
        </w:rPr>
        <w:t>et al.</w:t>
      </w:r>
      <w:r w:rsidRPr="00DA124D">
        <w:t xml:space="preserve"> (2019), foram utilizados os </w:t>
      </w:r>
      <w:proofErr w:type="spellStart"/>
      <w:r w:rsidRPr="00DA124D">
        <w:rPr>
          <w:i/>
          <w:iCs/>
        </w:rPr>
        <w:t>datasets</w:t>
      </w:r>
      <w:proofErr w:type="spellEnd"/>
      <w:r w:rsidRPr="00DA124D">
        <w:t xml:space="preserve"> </w:t>
      </w:r>
      <w:proofErr w:type="spellStart"/>
      <w:r w:rsidRPr="00DA124D">
        <w:t>road_usa</w:t>
      </w:r>
      <w:proofErr w:type="spellEnd"/>
      <w:r w:rsidRPr="00DA124D">
        <w:t xml:space="preserve">, kron_g500-logn21, soc-LiveJournal1, </w:t>
      </w:r>
      <w:proofErr w:type="spellStart"/>
      <w:r w:rsidRPr="00DA124D">
        <w:t>soc-orkut</w:t>
      </w:r>
      <w:proofErr w:type="spellEnd"/>
      <w:r w:rsidRPr="00DA124D">
        <w:t xml:space="preserve"> e soc-twitter-21. O </w:t>
      </w:r>
      <w:proofErr w:type="spellStart"/>
      <w:r w:rsidRPr="00DA124D">
        <w:t>road_usa</w:t>
      </w:r>
      <w:proofErr w:type="spellEnd"/>
      <w:r w:rsidRPr="00DA124D">
        <w:t xml:space="preserve"> é um grafo esparso com grande diâmetro e os demais são grafos cujo grau de entrada e saída dos vértices obedece a distribuição da lei de força. Como algoritmos iterativos para testes, foram utilizados os o </w:t>
      </w:r>
      <w:proofErr w:type="spellStart"/>
      <w:r w:rsidRPr="00DA124D">
        <w:t>PageRank</w:t>
      </w:r>
      <w:proofErr w:type="spellEnd"/>
      <w:r w:rsidRPr="00DA124D">
        <w:t xml:space="preserve"> (PR) e o Single-</w:t>
      </w:r>
      <w:proofErr w:type="spellStart"/>
      <w:r w:rsidRPr="00DA124D">
        <w:t>Source</w:t>
      </w:r>
      <w:proofErr w:type="spellEnd"/>
      <w:r w:rsidRPr="00DA124D">
        <w:t xml:space="preserve"> </w:t>
      </w:r>
      <w:proofErr w:type="spellStart"/>
      <w:r w:rsidRPr="00DA124D">
        <w:t>Shortest</w:t>
      </w:r>
      <w:proofErr w:type="spellEnd"/>
      <w:r w:rsidRPr="00DA124D">
        <w:t xml:space="preserve"> Path (SSSP). Quanto aos algoritmos de travessia foram utilizados o </w:t>
      </w:r>
      <w:proofErr w:type="spellStart"/>
      <w:r w:rsidRPr="00DA124D">
        <w:t>Breadth-First</w:t>
      </w:r>
      <w:proofErr w:type="spellEnd"/>
      <w:r w:rsidRPr="00DA124D">
        <w:t xml:space="preserve"> Search (BFS) e o </w:t>
      </w:r>
      <w:proofErr w:type="spellStart"/>
      <w:r w:rsidRPr="00DA124D">
        <w:t>Betweenness</w:t>
      </w:r>
      <w:proofErr w:type="spellEnd"/>
      <w:r w:rsidRPr="00DA124D">
        <w:t xml:space="preserve"> </w:t>
      </w:r>
      <w:proofErr w:type="spellStart"/>
      <w:r w:rsidRPr="00DA124D">
        <w:t>Centrality</w:t>
      </w:r>
      <w:proofErr w:type="spellEnd"/>
      <w:r w:rsidRPr="00DA124D">
        <w:t xml:space="preserve"> (BC). Os testes foram conduzidos executando os algoritmos em diferentes </w:t>
      </w:r>
      <w:proofErr w:type="spellStart"/>
      <w:r w:rsidRPr="00DA124D">
        <w:t>GPUs</w:t>
      </w:r>
      <w:proofErr w:type="spellEnd"/>
      <w:r w:rsidRPr="00DA124D">
        <w:t xml:space="preserve"> e realizando uma comparação dos tempos de execução do SEP-</w:t>
      </w:r>
      <w:proofErr w:type="spellStart"/>
      <w:r w:rsidRPr="00DA124D">
        <w:t>Graph</w:t>
      </w:r>
      <w:proofErr w:type="spellEnd"/>
      <w:r w:rsidRPr="00DA124D">
        <w:t xml:space="preserve"> com os </w:t>
      </w:r>
      <w:r w:rsidRPr="00DA124D">
        <w:rPr>
          <w:i/>
          <w:iCs/>
        </w:rPr>
        <w:t>frameworks</w:t>
      </w:r>
      <w:r w:rsidRPr="00DA124D">
        <w:t xml:space="preserve"> </w:t>
      </w:r>
      <w:proofErr w:type="spellStart"/>
      <w:r w:rsidRPr="00DA124D">
        <w:t>Groute</w:t>
      </w:r>
      <w:proofErr w:type="spellEnd"/>
      <w:r w:rsidRPr="00DA124D">
        <w:t xml:space="preserve"> e </w:t>
      </w:r>
      <w:proofErr w:type="spellStart"/>
      <w:r w:rsidRPr="00DA124D">
        <w:t>Gunrock</w:t>
      </w:r>
      <w:proofErr w:type="spellEnd"/>
      <w:r w:rsidRPr="00DA124D">
        <w:t xml:space="preserve">. Segundo os autores, a maior diferença entre ambos é que o </w:t>
      </w:r>
      <w:proofErr w:type="spellStart"/>
      <w:r w:rsidRPr="00DA124D">
        <w:t>Groute</w:t>
      </w:r>
      <w:proofErr w:type="spellEnd"/>
      <w:r w:rsidRPr="00DA124D">
        <w:t xml:space="preserve"> utiliza o modo de execução assíncrono e o </w:t>
      </w:r>
      <w:proofErr w:type="spellStart"/>
      <w:r w:rsidRPr="00DA124D">
        <w:t>Gunrock</w:t>
      </w:r>
      <w:proofErr w:type="spellEnd"/>
      <w:r w:rsidRPr="00DA124D">
        <w:t xml:space="preserve"> síncrono, sendo que para cada algoritmo suportado, as configurações referentes ao método de comunicação e travessia são fixas.</w:t>
      </w:r>
    </w:p>
    <w:p w14:paraId="5451D5BF" w14:textId="77777777" w:rsidR="006F5E82" w:rsidRPr="00717C76" w:rsidRDefault="006F5E82" w:rsidP="00717C76">
      <w:pPr>
        <w:pStyle w:val="TF-TEXTO"/>
      </w:pPr>
      <w:r w:rsidRPr="00717C76">
        <w:tab/>
      </w:r>
      <w:r w:rsidRPr="00DA124D">
        <w:t xml:space="preserve">De acordo com Wang </w:t>
      </w:r>
      <w:r w:rsidRPr="00DA124D">
        <w:rPr>
          <w:i/>
          <w:iCs/>
        </w:rPr>
        <w:t>et al.</w:t>
      </w:r>
      <w:r w:rsidRPr="00DA124D">
        <w:t xml:space="preserve"> (2019), o SEP</w:t>
      </w:r>
      <w:r w:rsidRPr="00717C76">
        <w:t>-</w:t>
      </w:r>
      <w:proofErr w:type="spellStart"/>
      <w:r w:rsidRPr="00717C76">
        <w:t>Graph</w:t>
      </w:r>
      <w:proofErr w:type="spellEnd"/>
      <w:r w:rsidRPr="00717C76">
        <w:t xml:space="preserve"> apresentou um ganho de performance de até 2,9x no algoritmo PR, até 39,4x no algoritmo SSSP, até 45,8x no algoritmo BFS e de até 5,8x no algoritmo BC. Por mais que, de modo geral, o SEP-</w:t>
      </w:r>
      <w:proofErr w:type="spellStart"/>
      <w:r w:rsidRPr="00717C76">
        <w:t>Graph</w:t>
      </w:r>
      <w:proofErr w:type="spellEnd"/>
      <w:r w:rsidRPr="00717C76">
        <w:t xml:space="preserve"> tenha se sobressaído em relação aos demais, existem casos em que a performance dele foi inferior, como na execução do BFS onde o </w:t>
      </w:r>
      <w:proofErr w:type="spellStart"/>
      <w:r w:rsidRPr="00717C76">
        <w:t>Gunrock</w:t>
      </w:r>
      <w:proofErr w:type="spellEnd"/>
      <w:r w:rsidRPr="00717C76">
        <w:t xml:space="preserve"> utiliza a mesma abordagem que o </w:t>
      </w:r>
      <w:proofErr w:type="gramStart"/>
      <w:r w:rsidRPr="00717C76">
        <w:t>SEP-</w:t>
      </w:r>
      <w:proofErr w:type="spellStart"/>
      <w:r w:rsidRPr="00717C76">
        <w:t>Graph</w:t>
      </w:r>
      <w:proofErr w:type="spellEnd"/>
      <w:proofErr w:type="gramEnd"/>
      <w:r w:rsidRPr="00717C76">
        <w:t xml:space="preserve"> mas com otimizações adicionais e atinge uma performance 2,4x melhor. Nesse caso, segundo Wang </w:t>
      </w:r>
      <w:r w:rsidRPr="00B36AC6">
        <w:rPr>
          <w:i/>
          <w:iCs/>
        </w:rPr>
        <w:t>et al.</w:t>
      </w:r>
      <w:r w:rsidRPr="00717C76">
        <w:t xml:space="preserve"> (2019), a validação da melhor abordagem a cada mudança nos parâmetros do grafo atuou como um gargalo para o SEP-</w:t>
      </w:r>
      <w:proofErr w:type="spellStart"/>
      <w:r w:rsidRPr="00717C76">
        <w:t>Graph</w:t>
      </w:r>
      <w:proofErr w:type="spellEnd"/>
      <w:r w:rsidRPr="00717C76">
        <w:t>.</w:t>
      </w:r>
      <w:r>
        <w:t xml:space="preserve"> </w:t>
      </w:r>
      <w:r w:rsidRPr="00DA124D">
        <w:t xml:space="preserve">A </w:t>
      </w:r>
      <w:r w:rsidRPr="00DA124D">
        <w:fldChar w:fldCharType="begin"/>
      </w:r>
      <w:r w:rsidRPr="00DA124D">
        <w:instrText xml:space="preserve"> REF _Ref132047226 \h  \* MERGEFORMAT </w:instrText>
      </w:r>
      <w:r w:rsidRPr="00DA124D">
        <w:fldChar w:fldCharType="separate"/>
      </w:r>
      <w:r w:rsidRPr="00DA124D">
        <w:t xml:space="preserve">Figura </w:t>
      </w:r>
      <w:r w:rsidRPr="00DA124D">
        <w:rPr>
          <w:noProof/>
        </w:rPr>
        <w:t>2</w:t>
      </w:r>
      <w:r w:rsidRPr="00DA124D">
        <w:fldChar w:fldCharType="end"/>
      </w:r>
      <w:r w:rsidRPr="00DA124D">
        <w:t xml:space="preserve"> apresenta os tempos em cada </w:t>
      </w:r>
      <w:proofErr w:type="spellStart"/>
      <w:r w:rsidRPr="00DA124D">
        <w:rPr>
          <w:i/>
          <w:iCs/>
        </w:rPr>
        <w:t>dataset</w:t>
      </w:r>
      <w:proofErr w:type="spellEnd"/>
      <w:r w:rsidRPr="00DA124D">
        <w:t>.</w:t>
      </w:r>
    </w:p>
    <w:p w14:paraId="6281EE4E" w14:textId="77777777" w:rsidR="006F5E82" w:rsidRDefault="006F5E82" w:rsidP="00B77419">
      <w:pPr>
        <w:pStyle w:val="TF-LEGENDA"/>
      </w:pPr>
      <w:r>
        <w:lastRenderedPageBreak/>
        <w:t xml:space="preserve">Figura </w:t>
      </w:r>
      <w:fldSimple w:instr=" SEQ Figura \* ARABIC ">
        <w:r>
          <w:rPr>
            <w:noProof/>
          </w:rPr>
          <w:t>2</w:t>
        </w:r>
      </w:fldSimple>
      <w:r>
        <w:t xml:space="preserve"> – </w:t>
      </w:r>
      <w:r w:rsidRPr="00B40DED">
        <w:t xml:space="preserve">Comparação dos tempos de execução dos algoritmos em cada </w:t>
      </w:r>
      <w:proofErr w:type="spellStart"/>
      <w:r w:rsidRPr="00B77419">
        <w:rPr>
          <w:i/>
          <w:iCs/>
        </w:rPr>
        <w:t>dataset</w:t>
      </w:r>
      <w:proofErr w:type="spellEnd"/>
    </w:p>
    <w:p w14:paraId="2DA01216" w14:textId="77777777" w:rsidR="006F5E82" w:rsidRDefault="006F5E82" w:rsidP="005F581A">
      <w:pPr>
        <w:pStyle w:val="TF-FIGURA"/>
      </w:pPr>
      <w:r w:rsidRPr="00211230">
        <w:rPr>
          <w:noProof/>
        </w:rPr>
        <w:drawing>
          <wp:inline distT="0" distB="0" distL="0" distR="0" wp14:anchorId="5E81B320" wp14:editId="30C1BFB9">
            <wp:extent cx="5400040" cy="1071880"/>
            <wp:effectExtent l="12700" t="12700" r="10160" b="7620"/>
            <wp:docPr id="432099332" name="Imagem 432099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46286" name=""/>
                    <pic:cNvPicPr/>
                  </pic:nvPicPr>
                  <pic:blipFill>
                    <a:blip r:embed="rId10"/>
                    <a:stretch>
                      <a:fillRect/>
                    </a:stretch>
                  </pic:blipFill>
                  <pic:spPr>
                    <a:xfrm>
                      <a:off x="0" y="0"/>
                      <a:ext cx="5400040" cy="1071880"/>
                    </a:xfrm>
                    <a:prstGeom prst="rect">
                      <a:avLst/>
                    </a:prstGeom>
                    <a:ln w="12700">
                      <a:solidFill>
                        <a:schemeClr val="tx1"/>
                      </a:solidFill>
                    </a:ln>
                    <a:effectLst/>
                  </pic:spPr>
                </pic:pic>
              </a:graphicData>
            </a:graphic>
          </wp:inline>
        </w:drawing>
      </w:r>
    </w:p>
    <w:p w14:paraId="70E2911C" w14:textId="77777777" w:rsidR="006F5E82" w:rsidRPr="002513E6" w:rsidRDefault="006F5E82" w:rsidP="00B77419">
      <w:pPr>
        <w:pStyle w:val="TF-FONTE"/>
        <w:rPr>
          <w:lang w:val="en-US"/>
        </w:rPr>
      </w:pPr>
      <w:r w:rsidRPr="002513E6">
        <w:rPr>
          <w:lang w:val="en-US"/>
        </w:rPr>
        <w:t xml:space="preserve">Fonte: Wang </w:t>
      </w:r>
      <w:r w:rsidRPr="002513E6">
        <w:rPr>
          <w:i/>
          <w:iCs/>
          <w:lang w:val="en-US"/>
        </w:rPr>
        <w:t>et al.</w:t>
      </w:r>
      <w:r w:rsidRPr="002513E6">
        <w:rPr>
          <w:lang w:val="en-US"/>
        </w:rPr>
        <w:t xml:space="preserve"> (2019).</w:t>
      </w:r>
    </w:p>
    <w:p w14:paraId="3EE5C513" w14:textId="77777777" w:rsidR="006F5E82" w:rsidRPr="005E0EAC" w:rsidRDefault="006F5E82" w:rsidP="005E0EAC">
      <w:pPr>
        <w:pStyle w:val="TF-TEXTO"/>
      </w:pPr>
      <w:r w:rsidRPr="002513E6">
        <w:rPr>
          <w:lang w:val="en-US"/>
        </w:rPr>
        <w:tab/>
        <w:t xml:space="preserve">Por </w:t>
      </w:r>
      <w:proofErr w:type="spellStart"/>
      <w:r w:rsidRPr="002513E6">
        <w:rPr>
          <w:lang w:val="en-US"/>
        </w:rPr>
        <w:t>fim</w:t>
      </w:r>
      <w:proofErr w:type="spellEnd"/>
      <w:r w:rsidRPr="002513E6">
        <w:rPr>
          <w:lang w:val="en-US"/>
        </w:rPr>
        <w:t xml:space="preserve">, Wang </w:t>
      </w:r>
      <w:r w:rsidRPr="002513E6">
        <w:rPr>
          <w:i/>
          <w:iCs/>
          <w:lang w:val="en-US"/>
        </w:rPr>
        <w:t>et al</w:t>
      </w:r>
      <w:r w:rsidRPr="002513E6">
        <w:rPr>
          <w:lang w:val="en-US"/>
        </w:rPr>
        <w:t xml:space="preserve">. </w:t>
      </w:r>
      <w:r w:rsidRPr="00DA124D">
        <w:t>(2019) concluem que</w:t>
      </w:r>
      <w:r w:rsidRPr="005E0EAC">
        <w:t xml:space="preserve"> </w:t>
      </w:r>
      <w:proofErr w:type="gramStart"/>
      <w:r w:rsidRPr="005E0EAC">
        <w:t>a</w:t>
      </w:r>
      <w:proofErr w:type="gramEnd"/>
      <w:r w:rsidRPr="005E0EAC">
        <w:t xml:space="preserve"> </w:t>
      </w:r>
      <w:r>
        <w:t>exploração de heurísticas para determinar as melhores estratégias de processamento são benéficas para o desempenho dos algoritmos. Através disso, o SEP-</w:t>
      </w:r>
      <w:proofErr w:type="spellStart"/>
      <w:r>
        <w:t>Graph</w:t>
      </w:r>
      <w:proofErr w:type="spellEnd"/>
      <w:r>
        <w:t xml:space="preserve"> conseguiu apresentar tempos de execução significativamente menores em relação aos </w:t>
      </w:r>
      <w:r w:rsidRPr="009A6937">
        <w:rPr>
          <w:i/>
          <w:iCs/>
        </w:rPr>
        <w:t>frameworks</w:t>
      </w:r>
      <w:r>
        <w:t xml:space="preserve"> existentes</w:t>
      </w:r>
      <w:r w:rsidRPr="005E0EAC">
        <w:t>.</w:t>
      </w:r>
      <w:r>
        <w:t xml:space="preserve"> </w:t>
      </w:r>
      <w:r w:rsidRPr="009A6937">
        <w:t>P</w:t>
      </w:r>
      <w:r>
        <w:t>o</w:t>
      </w:r>
      <w:r w:rsidRPr="009A6937">
        <w:t>rém</w:t>
      </w:r>
      <w:r>
        <w:t>, o tempo de avaliação das heurísticas para determinar as estratégias de processamento não é desprezível e pode representar um ponto de gargalo quando o sistema proposto é comparado à sistemas que já apresentam a maneira de processamento mais otimizada para determinado cenário.</w:t>
      </w:r>
    </w:p>
    <w:p w14:paraId="0FC644F2" w14:textId="77777777" w:rsidR="006F5E82" w:rsidRPr="004976ED" w:rsidRDefault="006F5E82" w:rsidP="00E638A0">
      <w:pPr>
        <w:pStyle w:val="Ttulo2"/>
        <w:rPr>
          <w:lang w:val="en-US"/>
        </w:rPr>
      </w:pPr>
      <w:r w:rsidRPr="00C10570">
        <w:rPr>
          <w:lang w:val="en-US"/>
        </w:rPr>
        <w:t>Pangolin: An Efficient and Flexible Graph Mining System on CPU and GPU</w:t>
      </w:r>
      <w:r w:rsidRPr="004976ED">
        <w:rPr>
          <w:lang w:val="en-US"/>
        </w:rPr>
        <w:t xml:space="preserve"> </w:t>
      </w:r>
    </w:p>
    <w:p w14:paraId="444F9FA0" w14:textId="77777777" w:rsidR="006F5E82" w:rsidRDefault="006F5E82" w:rsidP="001428FE">
      <w:pPr>
        <w:pStyle w:val="TF-TEXTO"/>
        <w:ind w:firstLine="0"/>
      </w:pPr>
      <w:r w:rsidRPr="00717452">
        <w:rPr>
          <w:lang w:val="en-US"/>
        </w:rPr>
        <w:tab/>
      </w:r>
      <w:r>
        <w:t xml:space="preserve">Segundo Chen </w:t>
      </w:r>
      <w:r w:rsidRPr="00B36AC6">
        <w:rPr>
          <w:i/>
          <w:iCs/>
        </w:rPr>
        <w:t>et al.</w:t>
      </w:r>
      <w:r>
        <w:t xml:space="preserve"> (2020), os </w:t>
      </w:r>
      <w:r w:rsidRPr="001428FE">
        <w:rPr>
          <w:i/>
          <w:iCs/>
        </w:rPr>
        <w:t>frameworks</w:t>
      </w:r>
      <w:r>
        <w:t xml:space="preserve"> de Mineração de Padrões em Grafos (MPG) possuem soluções genéricas e não são performáticos o suficiente para serem utilizados em cenários comerciais. Eles focam principalmente em disponibilizar abstrações que facilitam a programação. As aplicações desenvolvidas, utilizando um determinado algoritmo, apresentam um ganho enorme de performance, porém são implementações complexas, pois precisam gerenciar o paralelismo, sincronização e gerenciamento de </w:t>
      </w:r>
      <w:r w:rsidRPr="00DA124D">
        <w:t xml:space="preserve">memória. A partir deste cenário, </w:t>
      </w:r>
      <w:r>
        <w:t>Chen</w:t>
      </w:r>
      <w:r w:rsidRPr="00DA124D">
        <w:t xml:space="preserve"> </w:t>
      </w:r>
      <w:r w:rsidRPr="00DA124D">
        <w:rPr>
          <w:i/>
          <w:iCs/>
        </w:rPr>
        <w:t>et al.</w:t>
      </w:r>
      <w:r w:rsidRPr="00DA124D">
        <w:t xml:space="preserve"> (2020) desenvolveram um </w:t>
      </w:r>
      <w:r w:rsidRPr="00DA124D">
        <w:rPr>
          <w:i/>
          <w:iCs/>
        </w:rPr>
        <w:t>framework</w:t>
      </w:r>
      <w:r w:rsidRPr="00DA124D">
        <w:t xml:space="preserve"> genérico para facilitar</w:t>
      </w:r>
      <w:r>
        <w:t xml:space="preserve"> a implementação de código de domínios específicos a fim de se equiparar à performance obtida em aplicações de cunho específico.</w:t>
      </w:r>
    </w:p>
    <w:p w14:paraId="3DABA14E" w14:textId="77777777" w:rsidR="006F5E82" w:rsidRDefault="006F5E82" w:rsidP="001428FE">
      <w:pPr>
        <w:pStyle w:val="TF-TEXTO"/>
      </w:pPr>
      <w:r>
        <w:t>Chen</w:t>
      </w:r>
      <w:r w:rsidRPr="00DA124D">
        <w:t xml:space="preserve"> </w:t>
      </w:r>
      <w:r w:rsidRPr="00DA124D">
        <w:rPr>
          <w:i/>
          <w:iCs/>
        </w:rPr>
        <w:t>et al.</w:t>
      </w:r>
      <w:r w:rsidRPr="00DA124D">
        <w:t xml:space="preserve"> (2020), denominaram o </w:t>
      </w:r>
      <w:r w:rsidRPr="00DA124D">
        <w:rPr>
          <w:i/>
          <w:iCs/>
        </w:rPr>
        <w:t>framework</w:t>
      </w:r>
      <w:r w:rsidRPr="00DA124D">
        <w:t xml:space="preserve"> de </w:t>
      </w:r>
      <w:proofErr w:type="spellStart"/>
      <w:r w:rsidRPr="00DA124D">
        <w:t>Pangolin</w:t>
      </w:r>
      <w:proofErr w:type="spellEnd"/>
      <w:r w:rsidRPr="00DA124D">
        <w:t>, ao qual permite</w:t>
      </w:r>
      <w:r>
        <w:t xml:space="preserve"> a execução de 4 algoritmos: Contagem de Triângulos (CT), Busca de Cliques (BC), </w:t>
      </w:r>
      <w:proofErr w:type="spellStart"/>
      <w:r w:rsidRPr="001428FE">
        <w:rPr>
          <w:i/>
          <w:iCs/>
        </w:rPr>
        <w:t>Motif</w:t>
      </w:r>
      <w:proofErr w:type="spellEnd"/>
      <w:r w:rsidRPr="001428FE">
        <w:rPr>
          <w:i/>
          <w:iCs/>
        </w:rPr>
        <w:t xml:space="preserve"> </w:t>
      </w:r>
      <w:proofErr w:type="spellStart"/>
      <w:r w:rsidRPr="001428FE">
        <w:rPr>
          <w:i/>
          <w:iCs/>
        </w:rPr>
        <w:t>Counting</w:t>
      </w:r>
      <w:proofErr w:type="spellEnd"/>
      <w:r>
        <w:t xml:space="preserve"> (MC) e Mineração de </w:t>
      </w:r>
      <w:proofErr w:type="spellStart"/>
      <w:r>
        <w:t>Subgrafo</w:t>
      </w:r>
      <w:proofErr w:type="spellEnd"/>
      <w:r>
        <w:t xml:space="preserve"> Frequente (MSF). Segundo os autores, o </w:t>
      </w:r>
      <w:proofErr w:type="spellStart"/>
      <w:r>
        <w:t>Pangolin</w:t>
      </w:r>
      <w:proofErr w:type="spellEnd"/>
      <w:r>
        <w:t xml:space="preserve">, que é desenvolvido na linguagem de programação C++, implementa uma série de otimizações a fim de melhorar o processamento dos algoritmos sem comprometer sua flexibilidade. Dessa forma, a API do </w:t>
      </w:r>
      <w:r w:rsidRPr="00717452">
        <w:rPr>
          <w:i/>
          <w:iCs/>
        </w:rPr>
        <w:t>framework</w:t>
      </w:r>
      <w:r>
        <w:t xml:space="preserve"> permite a extensão das funções </w:t>
      </w:r>
      <w:proofErr w:type="spellStart"/>
      <w:r>
        <w:t>toAdd</w:t>
      </w:r>
      <w:proofErr w:type="spellEnd"/>
      <w:r>
        <w:t xml:space="preserve">, </w:t>
      </w:r>
      <w:proofErr w:type="spellStart"/>
      <w:r>
        <w:t>toExtend</w:t>
      </w:r>
      <w:proofErr w:type="spellEnd"/>
      <w:r>
        <w:t xml:space="preserve">, </w:t>
      </w:r>
      <w:proofErr w:type="spellStart"/>
      <w:r>
        <w:t>getPattern</w:t>
      </w:r>
      <w:proofErr w:type="spellEnd"/>
      <w:r>
        <w:t xml:space="preserve">, </w:t>
      </w:r>
      <w:proofErr w:type="spellStart"/>
      <w:r>
        <w:t>getSupport</w:t>
      </w:r>
      <w:proofErr w:type="spellEnd"/>
      <w:r>
        <w:t xml:space="preserve">, </w:t>
      </w:r>
      <w:proofErr w:type="spellStart"/>
      <w:r>
        <w:t>Aggregate</w:t>
      </w:r>
      <w:proofErr w:type="spellEnd"/>
      <w:r>
        <w:t xml:space="preserve"> e </w:t>
      </w:r>
      <w:proofErr w:type="spellStart"/>
      <w:r>
        <w:t>toDiscard</w:t>
      </w:r>
      <w:proofErr w:type="spellEnd"/>
      <w:r>
        <w:t xml:space="preserve">, possibilitando a customização de soluções específicas para cada algoritmo, visando otimizar seus tempos de </w:t>
      </w:r>
      <w:r w:rsidRPr="00DA124D">
        <w:t xml:space="preserve">execução. Além disso, segundo </w:t>
      </w:r>
      <w:r>
        <w:t>Chen</w:t>
      </w:r>
      <w:r w:rsidRPr="00DA124D">
        <w:t xml:space="preserve"> </w:t>
      </w:r>
      <w:r w:rsidRPr="00DA124D">
        <w:rPr>
          <w:i/>
          <w:iCs/>
        </w:rPr>
        <w:t>et al.</w:t>
      </w:r>
      <w:r w:rsidRPr="00DA124D">
        <w:t xml:space="preserve"> (2020), o </w:t>
      </w:r>
      <w:proofErr w:type="spellStart"/>
      <w:r w:rsidRPr="00DA124D">
        <w:t>Pangolin</w:t>
      </w:r>
      <w:proofErr w:type="spellEnd"/>
      <w:r w:rsidRPr="00DA124D">
        <w:t xml:space="preserve"> pode executar o processamento MPG tanto na CPU, quanto na GPU e, diferentemente dos </w:t>
      </w:r>
      <w:r w:rsidRPr="00DA124D">
        <w:rPr>
          <w:i/>
          <w:iCs/>
        </w:rPr>
        <w:t>frameworks</w:t>
      </w:r>
      <w:r w:rsidRPr="00DA124D">
        <w:t xml:space="preserve"> existentes como o </w:t>
      </w:r>
      <w:proofErr w:type="spellStart"/>
      <w:r w:rsidRPr="00DA124D">
        <w:t>RStream</w:t>
      </w:r>
      <w:proofErr w:type="spellEnd"/>
      <w:r w:rsidRPr="00DA124D">
        <w:t xml:space="preserve">, que salva os </w:t>
      </w:r>
      <w:proofErr w:type="spellStart"/>
      <w:r w:rsidRPr="00DA124D">
        <w:t>subgrafos</w:t>
      </w:r>
      <w:proofErr w:type="spellEnd"/>
      <w:r w:rsidRPr="00DA124D">
        <w:t xml:space="preserve"> resultantes em disco, realiza o processamento do modelo em memória, melhorando o desempenho.</w:t>
      </w:r>
    </w:p>
    <w:p w14:paraId="7C58018D" w14:textId="77777777" w:rsidR="006F5E82" w:rsidRDefault="006F5E82" w:rsidP="001428FE">
      <w:pPr>
        <w:pStyle w:val="TF-TEXTO"/>
      </w:pPr>
      <w:r>
        <w:t>Chen</w:t>
      </w:r>
      <w:r w:rsidRPr="00DA124D">
        <w:t xml:space="preserve"> </w:t>
      </w:r>
      <w:r w:rsidRPr="00DA124D">
        <w:rPr>
          <w:i/>
          <w:iCs/>
        </w:rPr>
        <w:t>et al.</w:t>
      </w:r>
      <w:r w:rsidRPr="00DA124D">
        <w:t xml:space="preserve"> (2020) compararam o Pangolim com os </w:t>
      </w:r>
      <w:r w:rsidRPr="00DA124D">
        <w:rPr>
          <w:i/>
          <w:iCs/>
        </w:rPr>
        <w:t>frameworks</w:t>
      </w:r>
      <w:r w:rsidRPr="00DA124D">
        <w:t xml:space="preserve"> Arabesque, </w:t>
      </w:r>
      <w:proofErr w:type="spellStart"/>
      <w:r w:rsidRPr="00DA124D">
        <w:t>RStream</w:t>
      </w:r>
      <w:proofErr w:type="spellEnd"/>
      <w:r w:rsidRPr="00DA124D">
        <w:t>, Fractal e com outros que apresentam implementações específicas para cada algoritmo.</w:t>
      </w:r>
      <w:r>
        <w:t xml:space="preserve"> Todos possuem apenas a capacidade de processamento na CPU. Para realizar os testes, foram utilizados os </w:t>
      </w:r>
      <w:proofErr w:type="spellStart"/>
      <w:r w:rsidRPr="00E72AFA">
        <w:rPr>
          <w:i/>
          <w:iCs/>
        </w:rPr>
        <w:t>datasets</w:t>
      </w:r>
      <w:proofErr w:type="spellEnd"/>
      <w:r>
        <w:t xml:space="preserve"> Mico, </w:t>
      </w:r>
      <w:proofErr w:type="spellStart"/>
      <w:r>
        <w:t>Patents</w:t>
      </w:r>
      <w:proofErr w:type="spellEnd"/>
      <w:r>
        <w:t xml:space="preserve">, Youtube, </w:t>
      </w:r>
      <w:proofErr w:type="spellStart"/>
      <w:r>
        <w:t>ProteinDB</w:t>
      </w:r>
      <w:proofErr w:type="spellEnd"/>
      <w:r>
        <w:t xml:space="preserve">, </w:t>
      </w:r>
      <w:proofErr w:type="spellStart"/>
      <w:r>
        <w:t>LiveJournal</w:t>
      </w:r>
      <w:proofErr w:type="spellEnd"/>
      <w:r>
        <w:t xml:space="preserve">, Orkut, Twitter e Gsh-2015, os quais apresentam diferentes números de vértices, arestas e grau médio dos vértices. Estes números variam de 100 mil vértices no Mico, a 988.490.691 vértices no Gsh-2015, entre 2.160.312 arestas no Micro a 51.381.410.236 arestas no Gsh-2015 e grau médio dos vértices entre 8 e 76 no </w:t>
      </w:r>
      <w:proofErr w:type="spellStart"/>
      <w:r>
        <w:t>ProteinDB</w:t>
      </w:r>
      <w:proofErr w:type="spellEnd"/>
      <w:r>
        <w:t xml:space="preserve"> e Orkut, respectivamente. Segundo os autores, os experimentos foram realizados em uma máquina com CPU Intel Xeon Gold 5120 com </w:t>
      </w:r>
      <w:proofErr w:type="spellStart"/>
      <w:r w:rsidRPr="00B36AC6">
        <w:rPr>
          <w:i/>
          <w:iCs/>
        </w:rPr>
        <w:t>clock</w:t>
      </w:r>
      <w:proofErr w:type="spellEnd"/>
      <w:r>
        <w:t xml:space="preserve"> de 2,2 GHz, 4 sockets de 14 núcleos cada, 190 GB de memória RAM e um SSD de 3 TB. Chen</w:t>
      </w:r>
      <w:r w:rsidRPr="00FA33C3">
        <w:t xml:space="preserve"> </w:t>
      </w:r>
      <w:r w:rsidRPr="00FA33C3">
        <w:rPr>
          <w:i/>
          <w:iCs/>
        </w:rPr>
        <w:t>et al.</w:t>
      </w:r>
      <w:r w:rsidRPr="00FA33C3">
        <w:t xml:space="preserve"> (2020) destacam que nos experimentos envolvendo processamento em GPU foram utilizadas máquinas com placas de vídeo (Nvidia GTX 1080Ti com 11 GB de memória e Nvidia V100 com 32 GB de memória) e a API CUDA na versão 9.0.</w:t>
      </w:r>
    </w:p>
    <w:p w14:paraId="574084B8" w14:textId="77777777" w:rsidR="006F5E82" w:rsidRDefault="006F5E82" w:rsidP="001428FE">
      <w:pPr>
        <w:pStyle w:val="TF-TEXTO"/>
      </w:pPr>
      <w:r>
        <w:t xml:space="preserve">De acordo com Chen </w:t>
      </w:r>
      <w:r w:rsidRPr="00717452">
        <w:rPr>
          <w:i/>
          <w:iCs/>
        </w:rPr>
        <w:t>et al.</w:t>
      </w:r>
      <w:r>
        <w:t xml:space="preserve"> (2020), os resultados obtidos da execução em CPU em comparação com os </w:t>
      </w:r>
      <w:r w:rsidRPr="000C7723">
        <w:rPr>
          <w:i/>
          <w:iCs/>
        </w:rPr>
        <w:t>frameworks</w:t>
      </w:r>
      <w:r>
        <w:t xml:space="preserve"> genéricos de MPG foram muito favoráveis ao </w:t>
      </w:r>
      <w:proofErr w:type="spellStart"/>
      <w:r>
        <w:t>Pangolin</w:t>
      </w:r>
      <w:proofErr w:type="spellEnd"/>
      <w:r>
        <w:t xml:space="preserve">, sendo 49, 88 e 80 vezes mais rápido que o Arabesque, </w:t>
      </w:r>
      <w:proofErr w:type="spellStart"/>
      <w:r>
        <w:t>RStream</w:t>
      </w:r>
      <w:proofErr w:type="spellEnd"/>
      <w:r>
        <w:t xml:space="preserve"> e Fractal, respectivamente. No entanto, segundo os atores, ao executar os algoritmos implementados pelo Pangolim na GPU, foram obtidos tempos de execução, em média, 15 vezes melhores em relação aos resultados obtidos em CPU. Contudo, Chen </w:t>
      </w:r>
      <w:r w:rsidRPr="00B36AC6">
        <w:rPr>
          <w:i/>
          <w:iCs/>
        </w:rPr>
        <w:t>et al.</w:t>
      </w:r>
      <w:r>
        <w:t xml:space="preserve"> (2020) destacam que na comparação com os algoritmos específicos, os resultados foram </w:t>
      </w:r>
      <w:r w:rsidRPr="00FA33C3">
        <w:t>diversos. Enquanto</w:t>
      </w:r>
      <w:r>
        <w:t xml:space="preserve"> para alguns algoritmos a execução em CPU, no </w:t>
      </w:r>
      <w:proofErr w:type="spellStart"/>
      <w:r>
        <w:t>Pangolin</w:t>
      </w:r>
      <w:proofErr w:type="spellEnd"/>
      <w:r>
        <w:t xml:space="preserve">, foram 20 vezes mais lentas, outras execuções em GPU foram 290 vezes mais rápidas. </w:t>
      </w:r>
    </w:p>
    <w:p w14:paraId="6130627B" w14:textId="77777777" w:rsidR="006F5E82" w:rsidRDefault="006F5E82" w:rsidP="001428FE">
      <w:pPr>
        <w:pStyle w:val="TF-TEXTO"/>
      </w:pPr>
      <w:r>
        <w:t xml:space="preserve">Chen </w:t>
      </w:r>
      <w:r w:rsidRPr="00B36AC6">
        <w:rPr>
          <w:i/>
          <w:iCs/>
        </w:rPr>
        <w:t>et al.</w:t>
      </w:r>
      <w:r>
        <w:t xml:space="preserve"> (2020) salientam que, embora o tempo de processamento não tenha sido melhor em relação aos algoritmos específicos, todas as aplicações otimizadas de maneira específica demandam um esforço de programação maior ao que é necessário para desenvolver no </w:t>
      </w:r>
      <w:proofErr w:type="spellStart"/>
      <w:r>
        <w:t>Pangolin</w:t>
      </w:r>
      <w:proofErr w:type="spellEnd"/>
      <w:r>
        <w:t xml:space="preserve">. Além disso, os algoritmos possuem em média 4 vezes mais linhas de código. Inclusive, muitos são tão específicos que se limitam a resolver apenas um determinado escopo do algoritmo, como é o caso do algoritmo MC cujas aplicações específicas apenas realizam buscas por </w:t>
      </w:r>
      <w:proofErr w:type="spellStart"/>
      <w:r>
        <w:t>subgrafos</w:t>
      </w:r>
      <w:proofErr w:type="spellEnd"/>
      <w:r>
        <w:t xml:space="preserve"> que possuem 3 ou 4 vértices, enquanto o </w:t>
      </w:r>
      <w:proofErr w:type="spellStart"/>
      <w:r>
        <w:t>Pangolin</w:t>
      </w:r>
      <w:proofErr w:type="spellEnd"/>
      <w:r>
        <w:t xml:space="preserve"> consegue realizar a mesma busca considerando qualquer número de vértices.</w:t>
      </w:r>
    </w:p>
    <w:p w14:paraId="183EE825" w14:textId="77777777" w:rsidR="006F5E82" w:rsidRDefault="006F5E82" w:rsidP="001428FE">
      <w:pPr>
        <w:pStyle w:val="TF-TEXTO"/>
      </w:pPr>
      <w:r w:rsidRPr="00FA33C3">
        <w:lastRenderedPageBreak/>
        <w:t xml:space="preserve">Por fim, </w:t>
      </w:r>
      <w:r>
        <w:t xml:space="preserve">Chen </w:t>
      </w:r>
      <w:r w:rsidRPr="00717452">
        <w:rPr>
          <w:i/>
          <w:iCs/>
        </w:rPr>
        <w:t>et al.</w:t>
      </w:r>
      <w:r>
        <w:t xml:space="preserve"> (2020) concluem que, apesar de não obter uma performance superior às aplicações específicas, o </w:t>
      </w:r>
      <w:proofErr w:type="spellStart"/>
      <w:r>
        <w:t>Pangolin</w:t>
      </w:r>
      <w:proofErr w:type="spellEnd"/>
      <w:r>
        <w:t xml:space="preserve"> apresenta um enorme ganho de performance em comparação aos </w:t>
      </w:r>
      <w:r w:rsidRPr="00717452">
        <w:rPr>
          <w:i/>
          <w:iCs/>
        </w:rPr>
        <w:t>frameworks</w:t>
      </w:r>
      <w:r>
        <w:t xml:space="preserve"> genéricos de MPG. Além disso, também abstrai grande parte das complexidades envolvidas através da possibilidade de extensão de suas funcionalidades.</w:t>
      </w:r>
    </w:p>
    <w:p w14:paraId="405C96A7" w14:textId="77777777" w:rsidR="006F5E82" w:rsidRDefault="006F5E82" w:rsidP="00424AD5">
      <w:pPr>
        <w:pStyle w:val="Ttulo1"/>
      </w:pPr>
      <w:r>
        <w:t>proposta</w:t>
      </w:r>
    </w:p>
    <w:p w14:paraId="3B0C5BE3" w14:textId="77777777" w:rsidR="006F5E82" w:rsidRDefault="006F5E82" w:rsidP="00451B94">
      <w:pPr>
        <w:pStyle w:val="TF-TEXTO"/>
      </w:pPr>
      <w:r>
        <w:t>Nesta seção será detalhada a proposta do trabalho: sua justificativa, requisitos funcionais e não funcionais, objetivos específicos, suas metodologias e o cronograma de desenvolvimento da aplicação.</w:t>
      </w:r>
    </w:p>
    <w:p w14:paraId="642DD76C" w14:textId="77777777" w:rsidR="006F5E82" w:rsidRDefault="006F5E82" w:rsidP="00E638A0">
      <w:pPr>
        <w:pStyle w:val="Ttulo2"/>
      </w:pPr>
      <w:r>
        <w:t>JUSTIFICATIVA</w:t>
      </w:r>
    </w:p>
    <w:p w14:paraId="4DAE40C5" w14:textId="77777777" w:rsidR="006F5E82" w:rsidRDefault="006F5E82" w:rsidP="00D86682">
      <w:pPr>
        <w:pStyle w:val="TF-ALNEA"/>
        <w:numPr>
          <w:ilvl w:val="0"/>
          <w:numId w:val="0"/>
        </w:numPr>
      </w:pPr>
      <w:r>
        <w:tab/>
        <w:t>O Quadro 1 apresenta uma comparação dos três trabalhos correlatos selecionados, destacando suas principais características. A disposição do quadro é a seguinte: cada linha representa uma característica distinta e cada coluna um trabalho correlato.</w:t>
      </w:r>
    </w:p>
    <w:p w14:paraId="30F7AD0B" w14:textId="77777777" w:rsidR="006F5E82" w:rsidRDefault="006F5E82" w:rsidP="006B0760">
      <w:pPr>
        <w:pStyle w:val="TF-LEGENDA"/>
      </w:pPr>
      <w:r>
        <w:t xml:space="preserve">Quadro </w:t>
      </w:r>
      <w:fldSimple w:instr=" SEQ Quadro \* ARABIC ">
        <w:r>
          <w:rPr>
            <w:noProof/>
          </w:rPr>
          <w:t>1</w:t>
        </w:r>
      </w:fldSimple>
      <w:r>
        <w:t xml:space="preserve"> – Comparativo dos trabalhos correlatos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31"/>
        <w:gridCol w:w="1701"/>
        <w:gridCol w:w="1978"/>
        <w:gridCol w:w="1962"/>
      </w:tblGrid>
      <w:tr w:rsidR="006F5E82" w14:paraId="3C34CECC" w14:textId="77777777" w:rsidTr="00B06AE2">
        <w:trPr>
          <w:trHeight w:val="579"/>
        </w:trPr>
        <w:tc>
          <w:tcPr>
            <w:tcW w:w="3431" w:type="dxa"/>
            <w:tcBorders>
              <w:tl2br w:val="single" w:sz="4" w:space="0" w:color="auto"/>
            </w:tcBorders>
            <w:shd w:val="clear" w:color="auto" w:fill="A6A6A6"/>
          </w:tcPr>
          <w:p w14:paraId="28B652EB" w14:textId="77777777" w:rsidR="006F5E82" w:rsidRDefault="006F5E82" w:rsidP="00B06AE2">
            <w:pPr>
              <w:pStyle w:val="TF-TEXTOQUADRO"/>
              <w:jc w:val="right"/>
            </w:pPr>
            <w:r>
              <w:t>Trabalhos Correlatos</w:t>
            </w:r>
          </w:p>
          <w:p w14:paraId="7597C5A1" w14:textId="77777777" w:rsidR="006F5E82" w:rsidRPr="00B06AE2" w:rsidRDefault="006F5E82" w:rsidP="00B06AE2">
            <w:pPr>
              <w:pStyle w:val="TF-TEXTOQUADRO"/>
              <w:jc w:val="center"/>
              <w:rPr>
                <w:sz w:val="4"/>
                <w:szCs w:val="4"/>
              </w:rPr>
            </w:pPr>
          </w:p>
          <w:p w14:paraId="5A859D89" w14:textId="77777777" w:rsidR="006F5E82" w:rsidRPr="007D4566" w:rsidRDefault="006F5E82" w:rsidP="00B06AE2">
            <w:pPr>
              <w:pStyle w:val="TF-TEXTO"/>
              <w:ind w:firstLine="0"/>
            </w:pPr>
            <w:r>
              <w:t>Características</w:t>
            </w:r>
          </w:p>
        </w:tc>
        <w:tc>
          <w:tcPr>
            <w:tcW w:w="1701" w:type="dxa"/>
            <w:shd w:val="clear" w:color="auto" w:fill="A6A6A6"/>
            <w:vAlign w:val="center"/>
          </w:tcPr>
          <w:p w14:paraId="52F967E9" w14:textId="77777777" w:rsidR="006F5E82" w:rsidRDefault="006F5E82" w:rsidP="00802D0F">
            <w:pPr>
              <w:pStyle w:val="TF-TEXTOQUADRO"/>
              <w:jc w:val="center"/>
            </w:pPr>
            <w:proofErr w:type="spellStart"/>
            <w:r w:rsidRPr="00F105CE">
              <w:t>Zarebavani</w:t>
            </w:r>
            <w:proofErr w:type="spellEnd"/>
            <w:r w:rsidRPr="00F105CE">
              <w:t xml:space="preserve"> </w:t>
            </w:r>
            <w:r w:rsidRPr="00F105CE">
              <w:rPr>
                <w:i/>
                <w:iCs/>
              </w:rPr>
              <w:t>et al.</w:t>
            </w:r>
            <w:r w:rsidRPr="00F105CE">
              <w:t xml:space="preserve"> (2019)</w:t>
            </w:r>
          </w:p>
        </w:tc>
        <w:tc>
          <w:tcPr>
            <w:tcW w:w="1978" w:type="dxa"/>
            <w:shd w:val="clear" w:color="auto" w:fill="A6A6A6"/>
            <w:vAlign w:val="center"/>
          </w:tcPr>
          <w:p w14:paraId="45143900" w14:textId="77777777" w:rsidR="006F5E82" w:rsidRDefault="006F5E82" w:rsidP="00802D0F">
            <w:pPr>
              <w:pStyle w:val="TF-TEXTOQUADRO"/>
              <w:jc w:val="center"/>
            </w:pPr>
            <w:r w:rsidRPr="00F105CE">
              <w:t xml:space="preserve">Wang </w:t>
            </w:r>
            <w:r w:rsidRPr="00F105CE">
              <w:rPr>
                <w:i/>
                <w:iCs/>
              </w:rPr>
              <w:t>et al.</w:t>
            </w:r>
            <w:r w:rsidRPr="00F105CE">
              <w:t xml:space="preserve"> </w:t>
            </w:r>
          </w:p>
          <w:p w14:paraId="33DB894C" w14:textId="77777777" w:rsidR="006F5E82" w:rsidRDefault="006F5E82" w:rsidP="00802D0F">
            <w:pPr>
              <w:pStyle w:val="TF-TEXTOQUADRO"/>
              <w:jc w:val="center"/>
            </w:pPr>
            <w:r w:rsidRPr="00F105CE">
              <w:t>(2019)</w:t>
            </w:r>
          </w:p>
        </w:tc>
        <w:tc>
          <w:tcPr>
            <w:tcW w:w="1962" w:type="dxa"/>
            <w:shd w:val="clear" w:color="auto" w:fill="A6A6A6"/>
            <w:vAlign w:val="center"/>
          </w:tcPr>
          <w:p w14:paraId="082EE95A" w14:textId="77777777" w:rsidR="006F5E82" w:rsidRDefault="006F5E82" w:rsidP="00802D0F">
            <w:pPr>
              <w:pStyle w:val="TF-TEXTOQUADRO"/>
              <w:jc w:val="center"/>
            </w:pPr>
            <w:r>
              <w:t>Chen</w:t>
            </w:r>
            <w:r w:rsidRPr="00F105CE">
              <w:t xml:space="preserve"> </w:t>
            </w:r>
            <w:r w:rsidRPr="00F105CE">
              <w:rPr>
                <w:i/>
                <w:iCs/>
              </w:rPr>
              <w:t>et al.</w:t>
            </w:r>
            <w:r w:rsidRPr="00F105CE">
              <w:t xml:space="preserve"> </w:t>
            </w:r>
          </w:p>
          <w:p w14:paraId="0ABAD2C7" w14:textId="77777777" w:rsidR="006F5E82" w:rsidRPr="007D4566" w:rsidRDefault="006F5E82" w:rsidP="00802D0F">
            <w:pPr>
              <w:pStyle w:val="TF-TEXTOQUADRO"/>
              <w:jc w:val="center"/>
            </w:pPr>
            <w:r w:rsidRPr="00F105CE">
              <w:t>(2020)</w:t>
            </w:r>
          </w:p>
        </w:tc>
      </w:tr>
      <w:tr w:rsidR="006F5E82" w14:paraId="72899499" w14:textId="77777777" w:rsidTr="00B06AE2">
        <w:tc>
          <w:tcPr>
            <w:tcW w:w="3431" w:type="dxa"/>
            <w:shd w:val="clear" w:color="auto" w:fill="auto"/>
            <w:vAlign w:val="center"/>
          </w:tcPr>
          <w:p w14:paraId="50EE2BEB" w14:textId="77777777" w:rsidR="006F5E82" w:rsidRDefault="006F5E82" w:rsidP="00B06AE2">
            <w:pPr>
              <w:pStyle w:val="TF-TEXTOQUADRO"/>
            </w:pPr>
            <w:r>
              <w:t>API para programação na GPU</w:t>
            </w:r>
          </w:p>
        </w:tc>
        <w:tc>
          <w:tcPr>
            <w:tcW w:w="1701" w:type="dxa"/>
            <w:shd w:val="clear" w:color="auto" w:fill="auto"/>
            <w:vAlign w:val="center"/>
          </w:tcPr>
          <w:p w14:paraId="5C17BEF8" w14:textId="77777777" w:rsidR="006F5E82" w:rsidRDefault="006F5E82" w:rsidP="00126503">
            <w:pPr>
              <w:pStyle w:val="TF-TEXTOQUADRO"/>
              <w:jc w:val="center"/>
            </w:pPr>
            <w:r>
              <w:t>CUDA 9.2</w:t>
            </w:r>
          </w:p>
        </w:tc>
        <w:tc>
          <w:tcPr>
            <w:tcW w:w="1978" w:type="dxa"/>
            <w:shd w:val="clear" w:color="auto" w:fill="auto"/>
            <w:vAlign w:val="center"/>
          </w:tcPr>
          <w:p w14:paraId="16061FD1" w14:textId="77777777" w:rsidR="006F5E82" w:rsidRDefault="006F5E82" w:rsidP="00126503">
            <w:pPr>
              <w:pStyle w:val="TF-TEXTOQUADRO"/>
              <w:jc w:val="center"/>
            </w:pPr>
            <w:r>
              <w:t>CUDA 9.1</w:t>
            </w:r>
          </w:p>
        </w:tc>
        <w:tc>
          <w:tcPr>
            <w:tcW w:w="1962" w:type="dxa"/>
            <w:shd w:val="clear" w:color="auto" w:fill="auto"/>
            <w:vAlign w:val="center"/>
          </w:tcPr>
          <w:p w14:paraId="03FF41BD" w14:textId="77777777" w:rsidR="006F5E82" w:rsidRDefault="006F5E82" w:rsidP="00126503">
            <w:pPr>
              <w:pStyle w:val="TF-TEXTOQUADRO"/>
              <w:jc w:val="center"/>
            </w:pPr>
            <w:r>
              <w:t>CUDA 9.0</w:t>
            </w:r>
          </w:p>
        </w:tc>
      </w:tr>
      <w:tr w:rsidR="006F5E82" w14:paraId="61E0FC8E" w14:textId="77777777" w:rsidTr="00B06AE2">
        <w:tc>
          <w:tcPr>
            <w:tcW w:w="3431" w:type="dxa"/>
            <w:shd w:val="clear" w:color="auto" w:fill="auto"/>
            <w:vAlign w:val="center"/>
          </w:tcPr>
          <w:p w14:paraId="2316A07A" w14:textId="77777777" w:rsidR="006F5E82" w:rsidRDefault="006F5E82" w:rsidP="00B06AE2">
            <w:pPr>
              <w:pStyle w:val="TF-TEXTOQUADRO"/>
            </w:pPr>
            <w:r>
              <w:t xml:space="preserve">necessidade de </w:t>
            </w:r>
            <w:proofErr w:type="spellStart"/>
            <w:r>
              <w:t>pré</w:t>
            </w:r>
            <w:proofErr w:type="spellEnd"/>
            <w:r>
              <w:t>-configuração da ferramenta</w:t>
            </w:r>
          </w:p>
        </w:tc>
        <w:tc>
          <w:tcPr>
            <w:tcW w:w="1701" w:type="dxa"/>
            <w:shd w:val="clear" w:color="auto" w:fill="auto"/>
            <w:vAlign w:val="center"/>
          </w:tcPr>
          <w:p w14:paraId="36173B91" w14:textId="77777777" w:rsidR="006F5E82" w:rsidRDefault="006F5E82" w:rsidP="00126503">
            <w:pPr>
              <w:pStyle w:val="TF-TEXTOQUADRO"/>
              <w:jc w:val="center"/>
            </w:pPr>
            <w:r>
              <w:t>Sim</w:t>
            </w:r>
          </w:p>
        </w:tc>
        <w:tc>
          <w:tcPr>
            <w:tcW w:w="1978" w:type="dxa"/>
            <w:shd w:val="clear" w:color="auto" w:fill="auto"/>
            <w:vAlign w:val="center"/>
          </w:tcPr>
          <w:p w14:paraId="3454FBF3" w14:textId="77777777" w:rsidR="006F5E82" w:rsidRDefault="006F5E82" w:rsidP="00126503">
            <w:pPr>
              <w:pStyle w:val="TF-TEXTOQUADRO"/>
              <w:jc w:val="center"/>
            </w:pPr>
            <w:r>
              <w:t>Não</w:t>
            </w:r>
          </w:p>
        </w:tc>
        <w:tc>
          <w:tcPr>
            <w:tcW w:w="1962" w:type="dxa"/>
            <w:shd w:val="clear" w:color="auto" w:fill="auto"/>
            <w:vAlign w:val="center"/>
          </w:tcPr>
          <w:p w14:paraId="3B525DB0" w14:textId="77777777" w:rsidR="006F5E82" w:rsidRDefault="006F5E82" w:rsidP="00126503">
            <w:pPr>
              <w:pStyle w:val="TF-TEXTOQUADRO"/>
              <w:jc w:val="center"/>
            </w:pPr>
            <w:r>
              <w:t>Não</w:t>
            </w:r>
          </w:p>
        </w:tc>
      </w:tr>
      <w:tr w:rsidR="006F5E82" w14:paraId="29D01101" w14:textId="77777777" w:rsidTr="00B06AE2">
        <w:tc>
          <w:tcPr>
            <w:tcW w:w="3431" w:type="dxa"/>
            <w:shd w:val="clear" w:color="auto" w:fill="auto"/>
            <w:vAlign w:val="center"/>
          </w:tcPr>
          <w:p w14:paraId="0F45C8B4" w14:textId="77777777" w:rsidR="006F5E82" w:rsidRDefault="006F5E82" w:rsidP="00B06AE2">
            <w:pPr>
              <w:pStyle w:val="TF-TEXTOQUADRO"/>
            </w:pPr>
            <w:r>
              <w:t>modo de execução, comunicação e travessia</w:t>
            </w:r>
          </w:p>
        </w:tc>
        <w:tc>
          <w:tcPr>
            <w:tcW w:w="1701" w:type="dxa"/>
            <w:shd w:val="clear" w:color="auto" w:fill="auto"/>
            <w:vAlign w:val="center"/>
          </w:tcPr>
          <w:p w14:paraId="03315133" w14:textId="77777777" w:rsidR="006F5E82" w:rsidRDefault="006F5E82" w:rsidP="00126503">
            <w:pPr>
              <w:pStyle w:val="TF-TEXTOQUADRO"/>
              <w:jc w:val="center"/>
            </w:pPr>
            <w:r>
              <w:t>Fixo</w:t>
            </w:r>
          </w:p>
        </w:tc>
        <w:tc>
          <w:tcPr>
            <w:tcW w:w="1978" w:type="dxa"/>
            <w:shd w:val="clear" w:color="auto" w:fill="auto"/>
            <w:vAlign w:val="center"/>
          </w:tcPr>
          <w:p w14:paraId="1604C0A9" w14:textId="77777777" w:rsidR="006F5E82" w:rsidRDefault="006F5E82" w:rsidP="00126503">
            <w:pPr>
              <w:pStyle w:val="TF-TEXTOQUADRO"/>
              <w:jc w:val="center"/>
            </w:pPr>
            <w:r>
              <w:t>Híbrido</w:t>
            </w:r>
          </w:p>
        </w:tc>
        <w:tc>
          <w:tcPr>
            <w:tcW w:w="1962" w:type="dxa"/>
            <w:shd w:val="clear" w:color="auto" w:fill="auto"/>
            <w:vAlign w:val="center"/>
          </w:tcPr>
          <w:p w14:paraId="4F5FD08A" w14:textId="77777777" w:rsidR="006F5E82" w:rsidRDefault="006F5E82" w:rsidP="00126503">
            <w:pPr>
              <w:pStyle w:val="TF-TEXTOQUADRO"/>
              <w:jc w:val="center"/>
            </w:pPr>
            <w:r>
              <w:t>Fixo</w:t>
            </w:r>
          </w:p>
        </w:tc>
      </w:tr>
      <w:tr w:rsidR="006F5E82" w14:paraId="1BB7942C" w14:textId="77777777" w:rsidTr="00B06AE2">
        <w:tc>
          <w:tcPr>
            <w:tcW w:w="3431" w:type="dxa"/>
            <w:shd w:val="clear" w:color="auto" w:fill="auto"/>
            <w:vAlign w:val="center"/>
          </w:tcPr>
          <w:p w14:paraId="2E292928" w14:textId="77777777" w:rsidR="006F5E82" w:rsidRPr="00FA33C3" w:rsidRDefault="006F5E82" w:rsidP="00B06AE2">
            <w:pPr>
              <w:pStyle w:val="TF-TEXTOQUADRO"/>
              <w:rPr>
                <w:highlight w:val="red"/>
              </w:rPr>
            </w:pPr>
            <w:r w:rsidRPr="00D96458">
              <w:t>linguagem de programação utilizada</w:t>
            </w:r>
          </w:p>
        </w:tc>
        <w:tc>
          <w:tcPr>
            <w:tcW w:w="1701" w:type="dxa"/>
            <w:shd w:val="clear" w:color="auto" w:fill="auto"/>
            <w:vAlign w:val="center"/>
          </w:tcPr>
          <w:p w14:paraId="7C1CBC8B" w14:textId="77777777" w:rsidR="006F5E82" w:rsidRDefault="006F5E82" w:rsidP="00126503">
            <w:pPr>
              <w:pStyle w:val="TF-TEXTOQUADRO"/>
              <w:jc w:val="center"/>
            </w:pPr>
            <w:r>
              <w:t>C</w:t>
            </w:r>
          </w:p>
        </w:tc>
        <w:tc>
          <w:tcPr>
            <w:tcW w:w="1978" w:type="dxa"/>
            <w:shd w:val="clear" w:color="auto" w:fill="auto"/>
            <w:vAlign w:val="center"/>
          </w:tcPr>
          <w:p w14:paraId="757A189A" w14:textId="77777777" w:rsidR="006F5E82" w:rsidRDefault="006F5E82" w:rsidP="00126503">
            <w:pPr>
              <w:pStyle w:val="TF-TEXTOQUADRO"/>
              <w:jc w:val="center"/>
            </w:pPr>
            <w:r>
              <w:t>C/C++</w:t>
            </w:r>
          </w:p>
        </w:tc>
        <w:tc>
          <w:tcPr>
            <w:tcW w:w="1962" w:type="dxa"/>
            <w:shd w:val="clear" w:color="auto" w:fill="auto"/>
            <w:vAlign w:val="center"/>
          </w:tcPr>
          <w:p w14:paraId="680ED2BD" w14:textId="77777777" w:rsidR="006F5E82" w:rsidRDefault="006F5E82" w:rsidP="00126503">
            <w:pPr>
              <w:pStyle w:val="TF-TEXTOQUADRO"/>
              <w:jc w:val="center"/>
            </w:pPr>
            <w:r>
              <w:t>C++</w:t>
            </w:r>
          </w:p>
        </w:tc>
      </w:tr>
      <w:tr w:rsidR="006F5E82" w14:paraId="38B09259" w14:textId="77777777" w:rsidTr="00B06AE2">
        <w:tc>
          <w:tcPr>
            <w:tcW w:w="3431" w:type="dxa"/>
            <w:shd w:val="clear" w:color="auto" w:fill="auto"/>
            <w:vAlign w:val="center"/>
          </w:tcPr>
          <w:p w14:paraId="6CBC2AF5" w14:textId="77777777" w:rsidR="006F5E82" w:rsidRDefault="006F5E82" w:rsidP="00B06AE2">
            <w:pPr>
              <w:pStyle w:val="TF-TEXTOQUADRO"/>
            </w:pPr>
            <w:r>
              <w:t>hardware utilizado para processamento</w:t>
            </w:r>
          </w:p>
        </w:tc>
        <w:tc>
          <w:tcPr>
            <w:tcW w:w="1701" w:type="dxa"/>
            <w:shd w:val="clear" w:color="auto" w:fill="auto"/>
            <w:vAlign w:val="center"/>
          </w:tcPr>
          <w:p w14:paraId="09C8E414" w14:textId="77777777" w:rsidR="006F5E82" w:rsidRDefault="006F5E82" w:rsidP="00126503">
            <w:pPr>
              <w:pStyle w:val="TF-TEXTOQUADRO"/>
              <w:jc w:val="center"/>
            </w:pPr>
            <w:r>
              <w:t>GPU</w:t>
            </w:r>
          </w:p>
        </w:tc>
        <w:tc>
          <w:tcPr>
            <w:tcW w:w="1978" w:type="dxa"/>
            <w:shd w:val="clear" w:color="auto" w:fill="auto"/>
            <w:vAlign w:val="center"/>
          </w:tcPr>
          <w:p w14:paraId="7AE29C78" w14:textId="77777777" w:rsidR="006F5E82" w:rsidRDefault="006F5E82" w:rsidP="00126503">
            <w:pPr>
              <w:pStyle w:val="TF-TEXTOQUADRO"/>
              <w:jc w:val="center"/>
            </w:pPr>
            <w:r>
              <w:t>GPU</w:t>
            </w:r>
          </w:p>
        </w:tc>
        <w:tc>
          <w:tcPr>
            <w:tcW w:w="1962" w:type="dxa"/>
            <w:shd w:val="clear" w:color="auto" w:fill="auto"/>
            <w:vAlign w:val="center"/>
          </w:tcPr>
          <w:p w14:paraId="62999330" w14:textId="77777777" w:rsidR="006F5E82" w:rsidRDefault="006F5E82" w:rsidP="00126503">
            <w:pPr>
              <w:pStyle w:val="TF-TEXTOQUADRO"/>
              <w:jc w:val="center"/>
            </w:pPr>
            <w:r>
              <w:t>CPU/GPU</w:t>
            </w:r>
          </w:p>
        </w:tc>
      </w:tr>
      <w:tr w:rsidR="006F5E82" w14:paraId="2ADBC0B1" w14:textId="77777777" w:rsidTr="00B06AE2">
        <w:tc>
          <w:tcPr>
            <w:tcW w:w="3431" w:type="dxa"/>
            <w:shd w:val="clear" w:color="auto" w:fill="auto"/>
            <w:vAlign w:val="center"/>
          </w:tcPr>
          <w:p w14:paraId="68EB281C" w14:textId="77777777" w:rsidR="006F5E82" w:rsidRDefault="006F5E82" w:rsidP="00B06AE2">
            <w:pPr>
              <w:pStyle w:val="TF-TEXTOQUADRO"/>
            </w:pPr>
            <w:r>
              <w:t>algoritmo(s) utilizado(s)</w:t>
            </w:r>
          </w:p>
        </w:tc>
        <w:tc>
          <w:tcPr>
            <w:tcW w:w="1701" w:type="dxa"/>
            <w:shd w:val="clear" w:color="auto" w:fill="auto"/>
            <w:vAlign w:val="center"/>
          </w:tcPr>
          <w:p w14:paraId="206EBAD3" w14:textId="77777777" w:rsidR="006F5E82" w:rsidRDefault="006F5E82" w:rsidP="00126503">
            <w:pPr>
              <w:pStyle w:val="TF-TEXTOQUADRO"/>
              <w:jc w:val="center"/>
            </w:pPr>
            <w:r>
              <w:t>PC</w:t>
            </w:r>
          </w:p>
        </w:tc>
        <w:tc>
          <w:tcPr>
            <w:tcW w:w="1978" w:type="dxa"/>
            <w:shd w:val="clear" w:color="auto" w:fill="auto"/>
            <w:vAlign w:val="center"/>
          </w:tcPr>
          <w:p w14:paraId="530205C5" w14:textId="77777777" w:rsidR="006F5E82" w:rsidRDefault="006F5E82" w:rsidP="00126503">
            <w:pPr>
              <w:pStyle w:val="TF-TEXTOQUADRO"/>
              <w:jc w:val="center"/>
            </w:pPr>
            <w:r>
              <w:t>PR, SSSP, BFS e BC</w:t>
            </w:r>
          </w:p>
        </w:tc>
        <w:tc>
          <w:tcPr>
            <w:tcW w:w="1962" w:type="dxa"/>
            <w:shd w:val="clear" w:color="auto" w:fill="auto"/>
            <w:vAlign w:val="center"/>
          </w:tcPr>
          <w:p w14:paraId="0FA43D99" w14:textId="77777777" w:rsidR="006F5E82" w:rsidRDefault="006F5E82" w:rsidP="00126503">
            <w:pPr>
              <w:pStyle w:val="TF-TEXTOQUADRO"/>
              <w:jc w:val="center"/>
            </w:pPr>
            <w:r>
              <w:t>CT, BC, MC e MSF</w:t>
            </w:r>
          </w:p>
        </w:tc>
      </w:tr>
      <w:tr w:rsidR="006F5E82" w:rsidRPr="00093382" w14:paraId="3E7F3D75" w14:textId="77777777" w:rsidTr="00B06AE2">
        <w:tc>
          <w:tcPr>
            <w:tcW w:w="3431" w:type="dxa"/>
            <w:shd w:val="clear" w:color="auto" w:fill="auto"/>
            <w:vAlign w:val="center"/>
          </w:tcPr>
          <w:p w14:paraId="4B7C2349" w14:textId="77777777" w:rsidR="006F5E82" w:rsidRDefault="006F5E82" w:rsidP="00B06AE2">
            <w:pPr>
              <w:pStyle w:val="TF-TEXTOQUADRO"/>
            </w:pPr>
            <w:r w:rsidRPr="00F9567E">
              <w:t>base de dados</w:t>
            </w:r>
          </w:p>
        </w:tc>
        <w:tc>
          <w:tcPr>
            <w:tcW w:w="1701" w:type="dxa"/>
            <w:shd w:val="clear" w:color="auto" w:fill="auto"/>
            <w:vAlign w:val="center"/>
          </w:tcPr>
          <w:p w14:paraId="74629151" w14:textId="77777777" w:rsidR="006F5E82" w:rsidRDefault="006F5E82" w:rsidP="00126503">
            <w:pPr>
              <w:pStyle w:val="TF-TEXTOQUADRO"/>
              <w:jc w:val="center"/>
            </w:pPr>
            <w:r w:rsidRPr="005F581A">
              <w:t xml:space="preserve">NCI-60, MCC, BR-51, </w:t>
            </w:r>
            <w:proofErr w:type="spellStart"/>
            <w:proofErr w:type="gramStart"/>
            <w:r w:rsidRPr="005F581A">
              <w:t>S.cerevisiae</w:t>
            </w:r>
            <w:proofErr w:type="spellEnd"/>
            <w:proofErr w:type="gramEnd"/>
            <w:r w:rsidRPr="005F581A">
              <w:t xml:space="preserve">, </w:t>
            </w:r>
            <w:proofErr w:type="spellStart"/>
            <w:r w:rsidRPr="005F581A">
              <w:t>S.aureus</w:t>
            </w:r>
            <w:proofErr w:type="spellEnd"/>
            <w:r w:rsidRPr="005F581A">
              <w:t xml:space="preserve"> e DREA</w:t>
            </w:r>
            <w:r>
              <w:t>M</w:t>
            </w:r>
            <w:r w:rsidRPr="005F581A">
              <w:t>5-Insilico</w:t>
            </w:r>
          </w:p>
        </w:tc>
        <w:tc>
          <w:tcPr>
            <w:tcW w:w="1978" w:type="dxa"/>
            <w:shd w:val="clear" w:color="auto" w:fill="auto"/>
            <w:vAlign w:val="center"/>
          </w:tcPr>
          <w:p w14:paraId="046DBC8D" w14:textId="77777777" w:rsidR="006F5E82" w:rsidRPr="00D96458" w:rsidRDefault="006F5E82" w:rsidP="00126503">
            <w:pPr>
              <w:pStyle w:val="TF-TEXTOQUADRO"/>
              <w:jc w:val="center"/>
              <w:rPr>
                <w:lang w:val="en-US"/>
              </w:rPr>
            </w:pPr>
            <w:proofErr w:type="spellStart"/>
            <w:r w:rsidRPr="00D96458">
              <w:rPr>
                <w:lang w:val="en-US"/>
              </w:rPr>
              <w:t>road_usa</w:t>
            </w:r>
            <w:proofErr w:type="spellEnd"/>
            <w:r w:rsidRPr="00D96458">
              <w:rPr>
                <w:lang w:val="en-US"/>
              </w:rPr>
              <w:t>, kron_g500-logn21, soc-LiveJournal1, soc-</w:t>
            </w:r>
            <w:proofErr w:type="spellStart"/>
            <w:r w:rsidRPr="00D96458">
              <w:rPr>
                <w:lang w:val="en-US"/>
              </w:rPr>
              <w:t>orkut</w:t>
            </w:r>
            <w:proofErr w:type="spellEnd"/>
            <w:r w:rsidRPr="00D96458">
              <w:rPr>
                <w:lang w:val="en-US"/>
              </w:rPr>
              <w:t xml:space="preserve"> e soc-twitter-21</w:t>
            </w:r>
          </w:p>
        </w:tc>
        <w:tc>
          <w:tcPr>
            <w:tcW w:w="1962" w:type="dxa"/>
            <w:shd w:val="clear" w:color="auto" w:fill="auto"/>
            <w:vAlign w:val="center"/>
          </w:tcPr>
          <w:p w14:paraId="00E724E6" w14:textId="77777777" w:rsidR="006F5E82" w:rsidRPr="00D96458" w:rsidRDefault="006F5E82" w:rsidP="00126503">
            <w:pPr>
              <w:pStyle w:val="TF-TEXTOQUADRO"/>
              <w:jc w:val="center"/>
              <w:rPr>
                <w:lang w:val="en-US"/>
              </w:rPr>
            </w:pPr>
            <w:proofErr w:type="spellStart"/>
            <w:r w:rsidRPr="00D96458">
              <w:rPr>
                <w:lang w:val="en-US"/>
              </w:rPr>
              <w:t>Mico</w:t>
            </w:r>
            <w:proofErr w:type="spellEnd"/>
            <w:r w:rsidRPr="00D96458">
              <w:rPr>
                <w:lang w:val="en-US"/>
              </w:rPr>
              <w:t xml:space="preserve">, Patents, </w:t>
            </w:r>
            <w:proofErr w:type="spellStart"/>
            <w:r w:rsidRPr="00D96458">
              <w:rPr>
                <w:lang w:val="en-US"/>
              </w:rPr>
              <w:t>Youtube</w:t>
            </w:r>
            <w:proofErr w:type="spellEnd"/>
            <w:r w:rsidRPr="00D96458">
              <w:rPr>
                <w:lang w:val="en-US"/>
              </w:rPr>
              <w:t xml:space="preserve">, </w:t>
            </w:r>
            <w:proofErr w:type="spellStart"/>
            <w:r w:rsidRPr="00D96458">
              <w:rPr>
                <w:lang w:val="en-US"/>
              </w:rPr>
              <w:t>ProteinDB</w:t>
            </w:r>
            <w:proofErr w:type="spellEnd"/>
            <w:r w:rsidRPr="00D96458">
              <w:rPr>
                <w:lang w:val="en-US"/>
              </w:rPr>
              <w:t>, LiveJournal, Orkut, Twitter e Gsh-2015</w:t>
            </w:r>
          </w:p>
        </w:tc>
      </w:tr>
      <w:tr w:rsidR="006F5E82" w:rsidRPr="008D7821" w14:paraId="131BA167" w14:textId="77777777" w:rsidTr="00B06AE2">
        <w:tc>
          <w:tcPr>
            <w:tcW w:w="3431" w:type="dxa"/>
            <w:shd w:val="clear" w:color="auto" w:fill="auto"/>
            <w:vAlign w:val="center"/>
          </w:tcPr>
          <w:p w14:paraId="32658A4C" w14:textId="77777777" w:rsidR="006F5E82" w:rsidRPr="008D7821" w:rsidRDefault="006F5E82" w:rsidP="00B06AE2">
            <w:pPr>
              <w:pStyle w:val="TF-TEXTOQUADRO"/>
              <w:rPr>
                <w:lang w:val="en-US"/>
              </w:rPr>
            </w:pPr>
            <w:proofErr w:type="spellStart"/>
            <w:r>
              <w:rPr>
                <w:lang w:val="en-US"/>
              </w:rPr>
              <w:t>ganho</w:t>
            </w:r>
            <w:proofErr w:type="spellEnd"/>
            <w:r>
              <w:rPr>
                <w:lang w:val="en-US"/>
              </w:rPr>
              <w:t xml:space="preserve"> de performance</w:t>
            </w:r>
          </w:p>
        </w:tc>
        <w:tc>
          <w:tcPr>
            <w:tcW w:w="1701" w:type="dxa"/>
            <w:shd w:val="clear" w:color="auto" w:fill="auto"/>
            <w:vAlign w:val="center"/>
          </w:tcPr>
          <w:p w14:paraId="7C774DE9" w14:textId="77777777" w:rsidR="006F5E82" w:rsidRPr="008D7821" w:rsidRDefault="006F5E82" w:rsidP="00126503">
            <w:pPr>
              <w:pStyle w:val="TF-TEXTOQUADRO"/>
              <w:jc w:val="center"/>
              <w:rPr>
                <w:lang w:val="en-US"/>
              </w:rPr>
            </w:pPr>
            <w:proofErr w:type="spellStart"/>
            <w:r>
              <w:rPr>
                <w:lang w:val="en-US"/>
              </w:rPr>
              <w:t>Até</w:t>
            </w:r>
            <w:proofErr w:type="spellEnd"/>
            <w:r>
              <w:rPr>
                <w:lang w:val="en-US"/>
              </w:rPr>
              <w:t xml:space="preserve"> 1.296x</w:t>
            </w:r>
          </w:p>
        </w:tc>
        <w:tc>
          <w:tcPr>
            <w:tcW w:w="1978" w:type="dxa"/>
            <w:shd w:val="clear" w:color="auto" w:fill="auto"/>
            <w:vAlign w:val="center"/>
          </w:tcPr>
          <w:p w14:paraId="07F4EEB7" w14:textId="77777777" w:rsidR="006F5E82" w:rsidRPr="00D96458" w:rsidRDefault="006F5E82" w:rsidP="00126503">
            <w:pPr>
              <w:pStyle w:val="TF-TEXTOQUADRO"/>
              <w:jc w:val="center"/>
              <w:rPr>
                <w:lang w:val="en-US"/>
              </w:rPr>
            </w:pPr>
            <w:proofErr w:type="spellStart"/>
            <w:r>
              <w:rPr>
                <w:lang w:val="en-US"/>
              </w:rPr>
              <w:t>Até</w:t>
            </w:r>
            <w:proofErr w:type="spellEnd"/>
            <w:r>
              <w:rPr>
                <w:lang w:val="en-US"/>
              </w:rPr>
              <w:t xml:space="preserve"> 45,8x</w:t>
            </w:r>
          </w:p>
        </w:tc>
        <w:tc>
          <w:tcPr>
            <w:tcW w:w="1962" w:type="dxa"/>
            <w:shd w:val="clear" w:color="auto" w:fill="auto"/>
            <w:vAlign w:val="center"/>
          </w:tcPr>
          <w:p w14:paraId="5A769AC0" w14:textId="77777777" w:rsidR="006F5E82" w:rsidRPr="00D96458" w:rsidRDefault="006F5E82" w:rsidP="00126503">
            <w:pPr>
              <w:pStyle w:val="TF-TEXTOQUADRO"/>
              <w:jc w:val="center"/>
              <w:rPr>
                <w:lang w:val="en-US"/>
              </w:rPr>
            </w:pPr>
            <w:proofErr w:type="spellStart"/>
            <w:r>
              <w:rPr>
                <w:lang w:val="en-US"/>
              </w:rPr>
              <w:t>Até</w:t>
            </w:r>
            <w:proofErr w:type="spellEnd"/>
            <w:r>
              <w:rPr>
                <w:lang w:val="en-US"/>
              </w:rPr>
              <w:t xml:space="preserve"> 290x</w:t>
            </w:r>
          </w:p>
        </w:tc>
      </w:tr>
    </w:tbl>
    <w:p w14:paraId="260BA43E" w14:textId="77777777" w:rsidR="006F5E82" w:rsidRDefault="006F5E82" w:rsidP="006B0760">
      <w:pPr>
        <w:pStyle w:val="TF-FONTE"/>
      </w:pPr>
      <w:r>
        <w:t>Fonte: elaborado pelo autor.</w:t>
      </w:r>
    </w:p>
    <w:p w14:paraId="27A89E5D" w14:textId="77777777" w:rsidR="006F5E82" w:rsidRDefault="006F5E82" w:rsidP="0004232C">
      <w:pPr>
        <w:pStyle w:val="TF-TEXTO"/>
      </w:pPr>
      <w:proofErr w:type="spellStart"/>
      <w:r w:rsidRPr="001A7E48">
        <w:t>Zarebavani</w:t>
      </w:r>
      <w:proofErr w:type="spellEnd"/>
      <w:r w:rsidRPr="001A7E48">
        <w:t xml:space="preserve"> </w:t>
      </w:r>
      <w:r w:rsidRPr="001A7E48">
        <w:rPr>
          <w:i/>
          <w:iCs/>
        </w:rPr>
        <w:t>et al.</w:t>
      </w:r>
      <w:r w:rsidRPr="001A7E48">
        <w:t xml:space="preserve"> (2019) exploraram a criação de dois algoritmos com estratégias distintas para resolução do algoritmo PC em GPU, o </w:t>
      </w:r>
      <w:proofErr w:type="spellStart"/>
      <w:r w:rsidRPr="001A7E48">
        <w:t>cuPC</w:t>
      </w:r>
      <w:proofErr w:type="spellEnd"/>
      <w:r w:rsidRPr="001A7E48">
        <w:t xml:space="preserve">-E e o </w:t>
      </w:r>
      <w:proofErr w:type="spellStart"/>
      <w:r w:rsidRPr="001A7E48">
        <w:t>cuPC</w:t>
      </w:r>
      <w:proofErr w:type="spellEnd"/>
      <w:r w:rsidRPr="001A7E48">
        <w:t xml:space="preserve">-S. Os autores realizaram uma comparação entre diversas implementações deste algoritmo e constataram que ambas as soluções tiveram um desempenho superior às demais devido ao paralelismo obtido na GPU. </w:t>
      </w:r>
      <w:proofErr w:type="spellStart"/>
      <w:r w:rsidRPr="001A7E48">
        <w:t>Zarebavani</w:t>
      </w:r>
      <w:proofErr w:type="spellEnd"/>
      <w:r w:rsidRPr="001A7E48">
        <w:t xml:space="preserve"> </w:t>
      </w:r>
      <w:r w:rsidRPr="001A7E48">
        <w:rPr>
          <w:i/>
          <w:iCs/>
        </w:rPr>
        <w:t>et al.</w:t>
      </w:r>
      <w:r w:rsidRPr="001A7E48">
        <w:t xml:space="preserve"> (2019) ressaltam que o bom desempenho dos algoritmos se deve grande parte à </w:t>
      </w:r>
      <w:proofErr w:type="spellStart"/>
      <w:r w:rsidRPr="001A7E48">
        <w:t>pré</w:t>
      </w:r>
      <w:proofErr w:type="spellEnd"/>
      <w:r w:rsidRPr="001A7E48">
        <w:t xml:space="preserve">-configuração referente à quantidade de </w:t>
      </w:r>
      <w:r w:rsidRPr="001A7E48">
        <w:rPr>
          <w:i/>
          <w:iCs/>
        </w:rPr>
        <w:t>threads</w:t>
      </w:r>
      <w:r w:rsidRPr="001A7E48">
        <w:t xml:space="preserve"> a serem executadas paralelamente, uma vez que a topologia do grafo processado influencia na efetividade do modelo.</w:t>
      </w:r>
    </w:p>
    <w:p w14:paraId="0AD02656" w14:textId="77777777" w:rsidR="006F5E82" w:rsidRPr="001A7E48" w:rsidRDefault="006F5E82" w:rsidP="0004232C">
      <w:pPr>
        <w:pStyle w:val="TF-TEXTO"/>
      </w:pPr>
      <w:r w:rsidRPr="001A7E48">
        <w:t xml:space="preserve">Wang </w:t>
      </w:r>
      <w:r w:rsidRPr="001A7E48">
        <w:rPr>
          <w:i/>
          <w:iCs/>
        </w:rPr>
        <w:t>et al.</w:t>
      </w:r>
      <w:r w:rsidRPr="001A7E48">
        <w:t xml:space="preserve"> (2019) propuseram um </w:t>
      </w:r>
      <w:r w:rsidRPr="001A7E48">
        <w:rPr>
          <w:i/>
          <w:iCs/>
        </w:rPr>
        <w:t>framework</w:t>
      </w:r>
      <w:r w:rsidRPr="001A7E48">
        <w:t xml:space="preserve"> de processamento de grafos em GPU com tipos de execução híbridas quanto ao modo de execução, estratégia de comunicação, e travessia com base em heurísticas obtidas do processamento. Foram utilizados algoritmos iterativos e de travessia a fim de se testar a eficiência do modelo em processamentos que demandam abordagens diferentes para se obter o melhor tempo de processamento. Segundo os autores, o comparativo foi realizado contra ferramentas que executavam os mesmos algoritmos através de uma abordagem fixa. Além disso, Wang </w:t>
      </w:r>
      <w:r w:rsidRPr="001A7E48">
        <w:rPr>
          <w:i/>
          <w:iCs/>
        </w:rPr>
        <w:t>et al.</w:t>
      </w:r>
      <w:r w:rsidRPr="001A7E48">
        <w:t xml:space="preserve"> (2019) demonstraram que a troca adaptativa das estratégias durante o processamento é benéfica. No geral, o SEP-</w:t>
      </w:r>
      <w:proofErr w:type="spellStart"/>
      <w:r w:rsidRPr="001A7E48">
        <w:t>Graph</w:t>
      </w:r>
      <w:proofErr w:type="spellEnd"/>
      <w:r w:rsidRPr="001A7E48">
        <w:t xml:space="preserve"> apresenta um desempenho inferior apenas ao </w:t>
      </w:r>
      <w:proofErr w:type="spellStart"/>
      <w:r w:rsidRPr="001A7E48">
        <w:t>Gunrock</w:t>
      </w:r>
      <w:proofErr w:type="spellEnd"/>
      <w:r w:rsidRPr="001A7E48">
        <w:t xml:space="preserve"> no processamento da BFS, ao qual utiliza a mesma abordagem, porém sem a sobrecarga da checagem das heurísticas.</w:t>
      </w:r>
    </w:p>
    <w:p w14:paraId="6E5B6ED5" w14:textId="77777777" w:rsidR="006F5E82" w:rsidRPr="001A7E48" w:rsidRDefault="006F5E82" w:rsidP="0004232C">
      <w:pPr>
        <w:pStyle w:val="TF-TEXTO"/>
      </w:pPr>
      <w:r w:rsidRPr="001A7E48">
        <w:t xml:space="preserve">Chen </w:t>
      </w:r>
      <w:r w:rsidRPr="001A7E48">
        <w:rPr>
          <w:i/>
          <w:iCs/>
        </w:rPr>
        <w:t>et al.</w:t>
      </w:r>
      <w:r w:rsidRPr="001A7E48">
        <w:t xml:space="preserve"> (2020) abordam a problemática da ineficiência de </w:t>
      </w:r>
      <w:r w:rsidRPr="001A7E48">
        <w:rPr>
          <w:i/>
          <w:iCs/>
        </w:rPr>
        <w:t>frameworks</w:t>
      </w:r>
      <w:r w:rsidRPr="001A7E48">
        <w:t xml:space="preserve"> genéricos de processamento de grafos frente a implementações específicas, que costumam ser muito mais complexas. Apesar de ter uma abordagem genérica, possibilitam a extensão de suas funcionalidades e a incorporação de determinado algoritmo para o </w:t>
      </w:r>
      <w:r w:rsidRPr="001A7E48">
        <w:rPr>
          <w:i/>
          <w:iCs/>
        </w:rPr>
        <w:t>framework</w:t>
      </w:r>
      <w:r w:rsidRPr="001A7E48">
        <w:t xml:space="preserve"> visando agilizar o seu processamento. Os algoritmos testados foram o CT, BC, MC e MSF. A partir deles, Chen </w:t>
      </w:r>
      <w:r w:rsidRPr="001A7E48">
        <w:rPr>
          <w:i/>
          <w:iCs/>
        </w:rPr>
        <w:t>et al.</w:t>
      </w:r>
      <w:r w:rsidRPr="001A7E48">
        <w:t xml:space="preserve"> (2020) comprovaram que a extensão traz ganho de performance em relação aos </w:t>
      </w:r>
      <w:r w:rsidRPr="001A7E48">
        <w:rPr>
          <w:i/>
          <w:iCs/>
        </w:rPr>
        <w:t>frameworks</w:t>
      </w:r>
      <w:r w:rsidRPr="001A7E48">
        <w:t xml:space="preserve"> genéricos. No entanto, inferior ao desempenho de implementações específicas.</w:t>
      </w:r>
    </w:p>
    <w:p w14:paraId="44B7C70F" w14:textId="77777777" w:rsidR="006F5E82" w:rsidRPr="001A7E48" w:rsidRDefault="006F5E82" w:rsidP="0004232C">
      <w:pPr>
        <w:pStyle w:val="TF-TEXTO"/>
      </w:pPr>
      <w:proofErr w:type="spellStart"/>
      <w:r w:rsidRPr="001A7E48">
        <w:t>Zarebavani</w:t>
      </w:r>
      <w:proofErr w:type="spellEnd"/>
      <w:r w:rsidRPr="001A7E48">
        <w:t xml:space="preserve"> </w:t>
      </w:r>
      <w:r w:rsidRPr="001A7E48">
        <w:rPr>
          <w:i/>
          <w:iCs/>
        </w:rPr>
        <w:t>et al.</w:t>
      </w:r>
      <w:r w:rsidRPr="001A7E48">
        <w:t xml:space="preserve"> (2019) abordam duas técnicas para o processamento paralelo massivo de grafos em GPU</w:t>
      </w:r>
      <w:r>
        <w:t>, a paralelização dos testes IC e o compartilhamento de informações relevantes entre os núcleos de processamento</w:t>
      </w:r>
      <w:r w:rsidRPr="00546D1C">
        <w:t>.</w:t>
      </w:r>
      <w:r w:rsidRPr="001A7E48">
        <w:t xml:space="preserve"> Wang </w:t>
      </w:r>
      <w:r w:rsidRPr="001A7E48">
        <w:rPr>
          <w:i/>
          <w:iCs/>
        </w:rPr>
        <w:t>et al.</w:t>
      </w:r>
      <w:r w:rsidRPr="001A7E48">
        <w:t xml:space="preserve"> (2019) focam no processamento híbrido com configurações variáveis em tempo de execução. Por fim, Chen </w:t>
      </w:r>
      <w:r w:rsidRPr="001A7E48">
        <w:rPr>
          <w:i/>
          <w:iCs/>
        </w:rPr>
        <w:t>et al.</w:t>
      </w:r>
      <w:r w:rsidRPr="001A7E48">
        <w:t xml:space="preserve"> (2020) não desenvolvem uma nova estratégia de processamento, mas exploram o processamento em GPU dando importância à facilidade em implementar algoritmos otimizados através do </w:t>
      </w:r>
      <w:r w:rsidRPr="001A7E48">
        <w:rPr>
          <w:i/>
          <w:iCs/>
        </w:rPr>
        <w:t>framework</w:t>
      </w:r>
      <w:r w:rsidRPr="001A7E48">
        <w:t>. Quanto a linguagem de programação utilizada, todos os modelos foram implementados em C ou C++.</w:t>
      </w:r>
    </w:p>
    <w:p w14:paraId="595C50A8" w14:textId="77777777" w:rsidR="006F5E82" w:rsidRPr="00473176" w:rsidRDefault="006F5E82" w:rsidP="008A0110">
      <w:pPr>
        <w:pStyle w:val="TF-TEXTO"/>
      </w:pPr>
      <w:r w:rsidRPr="001A7E48">
        <w:lastRenderedPageBreak/>
        <w:t xml:space="preserve">Diante deste contexto, é possível observar que o processamento de grafos em GPU é uma área em constante exploração no meio científico, havendo vários ramos de pesquisa envolvendo a utilização deste </w:t>
      </w:r>
      <w:commentRangeStart w:id="65"/>
      <w:r w:rsidRPr="00E566AC">
        <w:rPr>
          <w:rPrChange w:id="66" w:author="Dalton Solano dos Reis" w:date="2023-05-30T20:46:00Z">
            <w:rPr>
              <w:i/>
              <w:iCs/>
            </w:rPr>
          </w:rPrChange>
        </w:rPr>
        <w:t>hardware</w:t>
      </w:r>
      <w:r w:rsidRPr="001A7E48">
        <w:t xml:space="preserve"> </w:t>
      </w:r>
      <w:commentRangeEnd w:id="65"/>
      <w:r>
        <w:rPr>
          <w:rStyle w:val="Refdecomentrio"/>
        </w:rPr>
        <w:commentReference w:id="65"/>
      </w:r>
      <w:r w:rsidRPr="001A7E48">
        <w:t xml:space="preserve">em tarefas que se beneficiam do processamento paralelo. Além disso, também pode-se constatar que nos algoritmos em que é utilizado GPU, os resultados foram significativamente melhores em comparação com o processamento serial ou em paralelo na CPU. Porém, torna-se visível a complexidade no que se refere ao desenvolvimento de algoritmos, no qual o programador precisa lidar com gerenciamento de memória, concorrência e sincronismo de forma manual enquanto coordena a utilização da GPU. As linguagens de programação C e C++, por mais que seus ecossistemas sejam os mais desenvolvidos no que se refere ao processamento em GPU e sejam adotadas pela maioria dos trabalhos, exigem um grande conhecimento de programação de baixo nível e dificultam a implementação de programas que utilizam este </w:t>
      </w:r>
      <w:commentRangeStart w:id="67"/>
      <w:r w:rsidRPr="00E566AC">
        <w:rPr>
          <w:rPrChange w:id="68" w:author="Dalton Solano dos Reis" w:date="2023-05-30T20:47:00Z">
            <w:rPr>
              <w:i/>
              <w:iCs/>
            </w:rPr>
          </w:rPrChange>
        </w:rPr>
        <w:t>hardware</w:t>
      </w:r>
      <w:commentRangeEnd w:id="67"/>
      <w:r>
        <w:rPr>
          <w:rStyle w:val="Refdecomentrio"/>
        </w:rPr>
        <w:commentReference w:id="67"/>
      </w:r>
      <w:r w:rsidRPr="001A7E48">
        <w:t xml:space="preserve">. Porém, por outro lado, os </w:t>
      </w:r>
      <w:r w:rsidRPr="001A7E48">
        <w:rPr>
          <w:i/>
          <w:iCs/>
        </w:rPr>
        <w:t>frameworks</w:t>
      </w:r>
      <w:r w:rsidRPr="001A7E48">
        <w:t xml:space="preserve"> que facilitam o desenvolvimento expondo APIs mais simples e genéricas, tendem a ter um desempenho significativamente pior que os algoritmos desenvolvidos de maneira específica, que são mais complexos devido aos fatores anteriormente citados. Com o exposto, o presente trabalho propõe a utilização da linguagem </w:t>
      </w:r>
      <w:proofErr w:type="spellStart"/>
      <w:r w:rsidRPr="001A7E48">
        <w:t>Rust</w:t>
      </w:r>
      <w:proofErr w:type="spellEnd"/>
      <w:r w:rsidRPr="001A7E48">
        <w:t xml:space="preserve"> para facilitar o gerenciamento de memória, concorrência e sincronismo no que se refere ao desenvolvimento de um algoritmo de processamento em GPU de cunho específico, deixando o programador menos propício a cometer erros de desenvolvimento e, ao mesmo tempo, buscando ganho de performance em relação aos </w:t>
      </w:r>
      <w:r w:rsidRPr="001A7E48">
        <w:rPr>
          <w:i/>
          <w:iCs/>
        </w:rPr>
        <w:t>frameworks</w:t>
      </w:r>
      <w:r w:rsidRPr="001A7E48">
        <w:t xml:space="preserve"> genéricos. A relevância técnica deste trabalho reside no fato de que o processamento de grandes grafos é uma tarefa complexa e que requer muitos recursos computacionais. O uso de técnicas convencionais de processamento pode levar a um tempo de execução muito longo e ao consumo excessivo de memória, o que pode ser problemático para aplicativos que exigem processamento em tempo real ou interativo. A utilização de paralelismo em GPU e da linguagem de programação </w:t>
      </w:r>
      <w:proofErr w:type="spellStart"/>
      <w:r w:rsidRPr="001A7E48">
        <w:t>Rust</w:t>
      </w:r>
      <w:proofErr w:type="spellEnd"/>
      <w:r w:rsidRPr="001A7E48">
        <w:t xml:space="preserve"> pode oferecer uma abordagem mais eficiente para o processamento de grandes grafos, reduzindo o tempo de execução e o consumo de memória. Do ponto de vista social, este trabalho pode ter impacto em várias áreas que dependem do processamento de grandes grafos. Por exemplo, na área de saúde, o processamento de grafos pode ser usado para identificar interações entre proteínas e desenvolver novas terapias. Na área de logística e transporte, o processamento de grafos pode ser utilizado para otimizar rotas de transporte e reduzir custos e emissões de carbono.</w:t>
      </w:r>
    </w:p>
    <w:p w14:paraId="458F1E70" w14:textId="77777777" w:rsidR="006F5E82" w:rsidRDefault="006F5E82" w:rsidP="00E638A0">
      <w:pPr>
        <w:pStyle w:val="Ttulo2"/>
      </w:pPr>
      <w:r>
        <w:t>REQUISITOS PRINCIPAIS DO PROBLEMA A SER TRABALHADO</w:t>
      </w:r>
    </w:p>
    <w:p w14:paraId="1E8F8DA0" w14:textId="77777777" w:rsidR="006F5E82" w:rsidRDefault="006F5E82" w:rsidP="00451B94">
      <w:pPr>
        <w:pStyle w:val="TF-TEXTO"/>
      </w:pPr>
      <w:r>
        <w:t>O trabalho proposto deverá apresentar os seguintes</w:t>
      </w:r>
      <w:r w:rsidRPr="00286FED">
        <w:t xml:space="preserve"> </w:t>
      </w:r>
      <w:r>
        <w:t>Requisitos F</w:t>
      </w:r>
      <w:r w:rsidRPr="00286FED">
        <w:t xml:space="preserve">uncionais (RF) e </w:t>
      </w:r>
      <w:r>
        <w:t>Requisitos N</w:t>
      </w:r>
      <w:r w:rsidRPr="00286FED">
        <w:t xml:space="preserve">ão </w:t>
      </w:r>
      <w:r>
        <w:t>F</w:t>
      </w:r>
      <w:r w:rsidRPr="00286FED">
        <w:t>uncionais (RNF)</w:t>
      </w:r>
      <w:r>
        <w:t>:</w:t>
      </w:r>
    </w:p>
    <w:p w14:paraId="0438EBED" w14:textId="77777777" w:rsidR="006F5E82" w:rsidRPr="00523FF5" w:rsidRDefault="006F5E82" w:rsidP="006F5E82">
      <w:pPr>
        <w:pStyle w:val="TF-ALNEA"/>
        <w:numPr>
          <w:ilvl w:val="0"/>
          <w:numId w:val="8"/>
        </w:numPr>
      </w:pPr>
      <w:r w:rsidRPr="00523FF5">
        <w:t>permitir a leitura de arquivos de entrada contendo a definição do grafo a ser processado (RF);</w:t>
      </w:r>
    </w:p>
    <w:p w14:paraId="16BF8A70" w14:textId="77777777" w:rsidR="006F5E82" w:rsidRDefault="006F5E82" w:rsidP="006F5E82">
      <w:pPr>
        <w:pStyle w:val="TF-ALNEA"/>
        <w:numPr>
          <w:ilvl w:val="0"/>
          <w:numId w:val="8"/>
        </w:numPr>
      </w:pPr>
      <w:r>
        <w:t xml:space="preserve">realizar o processamento </w:t>
      </w:r>
      <w:r w:rsidRPr="00523FF5">
        <w:t>de algoritmos comuns, como busca em largura e profundidade, caminho mínimo, entre outros (RF);</w:t>
      </w:r>
    </w:p>
    <w:p w14:paraId="4D2EAC06" w14:textId="77777777" w:rsidR="006F5E82" w:rsidRDefault="006F5E82" w:rsidP="006F5E82">
      <w:pPr>
        <w:pStyle w:val="TF-ALNEA"/>
        <w:numPr>
          <w:ilvl w:val="0"/>
          <w:numId w:val="8"/>
        </w:numPr>
      </w:pPr>
      <w:r>
        <w:t xml:space="preserve">realizar o processamento </w:t>
      </w:r>
      <w:r w:rsidRPr="00FA33C3">
        <w:t>paralelo</w:t>
      </w:r>
      <w:r>
        <w:t xml:space="preserve"> em GPU (RF);</w:t>
      </w:r>
    </w:p>
    <w:p w14:paraId="128A4B02" w14:textId="77777777" w:rsidR="006F5E82" w:rsidRDefault="006F5E82" w:rsidP="006F5E82">
      <w:pPr>
        <w:pStyle w:val="TF-ALNEA"/>
        <w:numPr>
          <w:ilvl w:val="0"/>
          <w:numId w:val="8"/>
        </w:numPr>
      </w:pPr>
      <w:r>
        <w:t xml:space="preserve">adaptar-se à topologia do grafo sem necessidade de </w:t>
      </w:r>
      <w:proofErr w:type="spellStart"/>
      <w:r>
        <w:t>pré</w:t>
      </w:r>
      <w:proofErr w:type="spellEnd"/>
      <w:r>
        <w:t>-configuração (RF);</w:t>
      </w:r>
    </w:p>
    <w:p w14:paraId="5E6C439F" w14:textId="77777777" w:rsidR="006F5E82" w:rsidRDefault="006F5E82" w:rsidP="006F5E82">
      <w:pPr>
        <w:pStyle w:val="TF-ALNEA"/>
        <w:numPr>
          <w:ilvl w:val="0"/>
          <w:numId w:val="8"/>
        </w:numPr>
      </w:pPr>
      <w:r>
        <w:t xml:space="preserve">disponibilizar métricas de execução após a execução de cada teste </w:t>
      </w:r>
      <w:r w:rsidRPr="00FA33C3">
        <w:t>(como tempo de execução e consumo de memória)</w:t>
      </w:r>
      <w:r>
        <w:t xml:space="preserve"> (RF);</w:t>
      </w:r>
    </w:p>
    <w:p w14:paraId="7A6B17EE" w14:textId="77777777" w:rsidR="006F5E82" w:rsidRDefault="006F5E82" w:rsidP="006F5E82">
      <w:pPr>
        <w:pStyle w:val="TF-ALNEA"/>
        <w:numPr>
          <w:ilvl w:val="0"/>
          <w:numId w:val="8"/>
        </w:numPr>
      </w:pPr>
      <w:r>
        <w:t>utilizar a API CUDA para programação em GPU (RNF);</w:t>
      </w:r>
    </w:p>
    <w:p w14:paraId="7981F83F" w14:textId="77777777" w:rsidR="006F5E82" w:rsidRPr="00FA33C3" w:rsidRDefault="006F5E82" w:rsidP="006F5E82">
      <w:pPr>
        <w:pStyle w:val="TF-ALNEA"/>
        <w:numPr>
          <w:ilvl w:val="0"/>
          <w:numId w:val="8"/>
        </w:numPr>
      </w:pPr>
      <w:r w:rsidRPr="00FA33C3">
        <w:t xml:space="preserve">ser capaz de lidar com dados de entrada e saída em formatos comuns de grafos, como GML e </w:t>
      </w:r>
      <w:proofErr w:type="spellStart"/>
      <w:r w:rsidRPr="00FA33C3">
        <w:t>GraphML</w:t>
      </w:r>
      <w:proofErr w:type="spellEnd"/>
      <w:r w:rsidRPr="00FA33C3">
        <w:t xml:space="preserve"> (RNF);</w:t>
      </w:r>
    </w:p>
    <w:p w14:paraId="0A1D9395" w14:textId="77777777" w:rsidR="006F5E82" w:rsidRDefault="006F5E82" w:rsidP="006F5E82">
      <w:pPr>
        <w:pStyle w:val="TF-ALNEA"/>
        <w:numPr>
          <w:ilvl w:val="0"/>
          <w:numId w:val="8"/>
        </w:numPr>
      </w:pPr>
      <w:r>
        <w:t xml:space="preserve">utilizar a linguagem de programação </w:t>
      </w:r>
      <w:proofErr w:type="spellStart"/>
      <w:r>
        <w:t>Rust</w:t>
      </w:r>
      <w:proofErr w:type="spellEnd"/>
      <w:r>
        <w:t xml:space="preserve"> para o desenvolvimento da aplicação (RNF);</w:t>
      </w:r>
    </w:p>
    <w:p w14:paraId="2BB37700" w14:textId="77777777" w:rsidR="006F5E82" w:rsidRPr="00523FF5" w:rsidRDefault="006F5E82" w:rsidP="006F5E82">
      <w:pPr>
        <w:pStyle w:val="TF-ALNEA"/>
        <w:numPr>
          <w:ilvl w:val="0"/>
          <w:numId w:val="8"/>
        </w:numPr>
      </w:pPr>
      <w:r w:rsidRPr="00523FF5">
        <w:t>ser capaz de processar grafos com milhões de vértices e arestas de forma eficiente, sem comprometer o desempenho (RNF).</w:t>
      </w:r>
    </w:p>
    <w:p w14:paraId="1EE8F380" w14:textId="77777777" w:rsidR="006F5E82" w:rsidRDefault="006F5E82" w:rsidP="00E638A0">
      <w:pPr>
        <w:pStyle w:val="Ttulo2"/>
      </w:pPr>
      <w:r>
        <w:t>METODOLOGIA</w:t>
      </w:r>
    </w:p>
    <w:p w14:paraId="69D22753" w14:textId="77777777" w:rsidR="006F5E82" w:rsidRPr="007E0D87" w:rsidRDefault="006F5E82" w:rsidP="00451B94">
      <w:pPr>
        <w:pStyle w:val="TF-TEXTO"/>
      </w:pPr>
      <w:r w:rsidRPr="007E0D87">
        <w:t>O trabalho será desenvolvido observando as seguintes etapas:</w:t>
      </w:r>
    </w:p>
    <w:p w14:paraId="3E3B9356" w14:textId="77777777" w:rsidR="006F5E82" w:rsidRPr="0044553B" w:rsidRDefault="006F5E82" w:rsidP="006F5E82">
      <w:pPr>
        <w:pStyle w:val="TF-ALNEA"/>
        <w:numPr>
          <w:ilvl w:val="0"/>
          <w:numId w:val="17"/>
        </w:numPr>
      </w:pPr>
      <w:r w:rsidRPr="0044553B">
        <w:t xml:space="preserve">levantamento bibliográfico: pesquisar e estudar sobre grafos, paralelismo em GPU, linguagem </w:t>
      </w:r>
      <w:proofErr w:type="spellStart"/>
      <w:r w:rsidRPr="0044553B">
        <w:t>Rust</w:t>
      </w:r>
      <w:proofErr w:type="spellEnd"/>
      <w:r w:rsidRPr="0044553B">
        <w:t xml:space="preserve"> e trabalhos correlatos;</w:t>
      </w:r>
    </w:p>
    <w:p w14:paraId="0E903192" w14:textId="77777777" w:rsidR="006F5E82" w:rsidRPr="0044553B" w:rsidRDefault="006F5E82" w:rsidP="006F5E82">
      <w:pPr>
        <w:pStyle w:val="TF-ALNEA"/>
        <w:numPr>
          <w:ilvl w:val="0"/>
          <w:numId w:val="17"/>
        </w:numPr>
      </w:pPr>
      <w:r w:rsidRPr="0044553B">
        <w:t xml:space="preserve">levantamento de </w:t>
      </w:r>
      <w:r w:rsidRPr="0044553B">
        <w:rPr>
          <w:i/>
          <w:iCs/>
        </w:rPr>
        <w:t>frameworks</w:t>
      </w:r>
      <w:r w:rsidRPr="0044553B">
        <w:t xml:space="preserve">: pesquisar por </w:t>
      </w:r>
      <w:r w:rsidRPr="0044553B">
        <w:rPr>
          <w:i/>
          <w:iCs/>
        </w:rPr>
        <w:t>frameworks</w:t>
      </w:r>
      <w:r w:rsidRPr="0044553B">
        <w:t xml:space="preserve"> que processam grandes grafos de forma convencional via CPU;</w:t>
      </w:r>
    </w:p>
    <w:p w14:paraId="4CCA7406" w14:textId="77777777" w:rsidR="006F5E82" w:rsidRPr="0044553B" w:rsidRDefault="006F5E82" w:rsidP="00B741D2">
      <w:pPr>
        <w:pStyle w:val="TF-ALNEA"/>
      </w:pPr>
      <w:r w:rsidRPr="0044553B">
        <w:t xml:space="preserve">estudo da linguagem </w:t>
      </w:r>
      <w:proofErr w:type="spellStart"/>
      <w:r w:rsidRPr="0044553B">
        <w:t>Rust</w:t>
      </w:r>
      <w:proofErr w:type="spellEnd"/>
      <w:r w:rsidRPr="0044553B">
        <w:t xml:space="preserve">: compreender as principais funcionalidades e bibliotecas da linguagem </w:t>
      </w:r>
      <w:proofErr w:type="spellStart"/>
      <w:r w:rsidRPr="0044553B">
        <w:t>Rust</w:t>
      </w:r>
      <w:proofErr w:type="spellEnd"/>
      <w:r w:rsidRPr="0044553B">
        <w:t xml:space="preserve"> para a execução de algoritmos em GPU utilizando a API CUDA;</w:t>
      </w:r>
    </w:p>
    <w:p w14:paraId="0DD1D6AF" w14:textId="77777777" w:rsidR="006F5E82" w:rsidRPr="0044553B" w:rsidRDefault="006F5E82" w:rsidP="00FA1AC1">
      <w:pPr>
        <w:pStyle w:val="TF-ALNEA"/>
      </w:pPr>
      <w:r w:rsidRPr="0044553B">
        <w:t xml:space="preserve">pesquisa e escolha de métricas: pesquisar e definir as métricas que serão utilizadas para avaliar e comparar o desempenho da ferramenta em relação aos </w:t>
      </w:r>
      <w:r w:rsidRPr="0044553B">
        <w:rPr>
          <w:i/>
          <w:iCs/>
        </w:rPr>
        <w:t>frameworks</w:t>
      </w:r>
      <w:r w:rsidRPr="0044553B">
        <w:t xml:space="preserve"> encontrados no item (b), as configurações e conjuntos de dados, tais como tempo de execução, consumo de memória, utilização da CPU e GPU, e acurácia;</w:t>
      </w:r>
    </w:p>
    <w:p w14:paraId="4625BC82" w14:textId="77777777" w:rsidR="006F5E82" w:rsidRPr="0044553B" w:rsidRDefault="006F5E82" w:rsidP="00424AD5">
      <w:pPr>
        <w:pStyle w:val="TF-ALNEA"/>
      </w:pPr>
      <w:r w:rsidRPr="0044553B">
        <w:t>configuração do ambiente: preparo da máquina local para executar os testes e garantir que a API CUDA esteja configurada corretamente para a respectiva GPU;</w:t>
      </w:r>
    </w:p>
    <w:p w14:paraId="30BDA543" w14:textId="77777777" w:rsidR="006F5E82" w:rsidRPr="0044553B" w:rsidRDefault="006F5E82" w:rsidP="00475FD4">
      <w:pPr>
        <w:pStyle w:val="TF-ALNEA"/>
      </w:pPr>
      <w:r w:rsidRPr="0044553B">
        <w:t xml:space="preserve">desenvolvimento da ferramenta: a partir dos itens (c), (d) e (e) realizar a implementação de algoritmos comuns de grafos através da linguagem </w:t>
      </w:r>
      <w:proofErr w:type="spellStart"/>
      <w:r w:rsidRPr="0044553B">
        <w:t>Rust</w:t>
      </w:r>
      <w:proofErr w:type="spellEnd"/>
      <w:r w:rsidRPr="0044553B">
        <w:t xml:space="preserve"> e com processamento paralelo em GPU através da API CUDA;</w:t>
      </w:r>
    </w:p>
    <w:p w14:paraId="7679D39A" w14:textId="77777777" w:rsidR="006F5E82" w:rsidRPr="0044553B" w:rsidRDefault="006F5E82" w:rsidP="00D67BF0">
      <w:pPr>
        <w:pStyle w:val="TF-ALNEA"/>
      </w:pPr>
      <w:r w:rsidRPr="0044553B">
        <w:t xml:space="preserve">levantamento de </w:t>
      </w:r>
      <w:proofErr w:type="spellStart"/>
      <w:r w:rsidRPr="0044553B">
        <w:rPr>
          <w:i/>
          <w:iCs/>
        </w:rPr>
        <w:t>datasets</w:t>
      </w:r>
      <w:proofErr w:type="spellEnd"/>
      <w:r w:rsidRPr="0044553B">
        <w:t xml:space="preserve">: pesquisar por </w:t>
      </w:r>
      <w:proofErr w:type="spellStart"/>
      <w:r w:rsidRPr="0044553B">
        <w:rPr>
          <w:i/>
          <w:iCs/>
        </w:rPr>
        <w:t>datasets</w:t>
      </w:r>
      <w:proofErr w:type="spellEnd"/>
      <w:r w:rsidRPr="0044553B">
        <w:t xml:space="preserve"> a serem utilizados nos testes;</w:t>
      </w:r>
    </w:p>
    <w:p w14:paraId="3AB7BA19" w14:textId="77777777" w:rsidR="006F5E82" w:rsidRPr="0044553B" w:rsidRDefault="006F5E82" w:rsidP="009A1D2E">
      <w:pPr>
        <w:pStyle w:val="TF-ALNEA"/>
      </w:pPr>
      <w:r w:rsidRPr="0044553B">
        <w:lastRenderedPageBreak/>
        <w:t xml:space="preserve">execução dos </w:t>
      </w:r>
      <w:r w:rsidRPr="0044553B">
        <w:rPr>
          <w:i/>
          <w:iCs/>
        </w:rPr>
        <w:t>frameworks</w:t>
      </w:r>
      <w:r w:rsidRPr="0044553B">
        <w:t xml:space="preserve"> existentes: instalação e execução local dos </w:t>
      </w:r>
      <w:r w:rsidRPr="0044553B">
        <w:rPr>
          <w:i/>
          <w:iCs/>
        </w:rPr>
        <w:t>frameworks</w:t>
      </w:r>
      <w:r w:rsidRPr="0044553B">
        <w:t xml:space="preserve"> identificados no item (b), verificando suas principais funcionalidades e características;</w:t>
      </w:r>
    </w:p>
    <w:p w14:paraId="356B345D" w14:textId="77777777" w:rsidR="006F5E82" w:rsidRPr="0044553B" w:rsidRDefault="006F5E82" w:rsidP="00A03241">
      <w:pPr>
        <w:pStyle w:val="TF-ALNEA"/>
      </w:pPr>
      <w:r w:rsidRPr="0044553B">
        <w:t xml:space="preserve">execução dos testes e comparações: execução da ferramenta desenvolvida e dos </w:t>
      </w:r>
      <w:r w:rsidRPr="00072118">
        <w:rPr>
          <w:i/>
          <w:iCs/>
        </w:rPr>
        <w:t>frameworks</w:t>
      </w:r>
      <w:r w:rsidRPr="0044553B">
        <w:t xml:space="preserve"> existentes (item h) sobre os </w:t>
      </w:r>
      <w:proofErr w:type="spellStart"/>
      <w:r w:rsidRPr="00072118">
        <w:rPr>
          <w:i/>
          <w:iCs/>
        </w:rPr>
        <w:t>datasets</w:t>
      </w:r>
      <w:proofErr w:type="spellEnd"/>
      <w:r w:rsidRPr="0044553B">
        <w:t xml:space="preserve"> selecionados (item g) para obter as métricas (item d) de cada algoritmo e realizar as comparações;</w:t>
      </w:r>
    </w:p>
    <w:p w14:paraId="6CC4A11C" w14:textId="77777777" w:rsidR="006F5E82" w:rsidRPr="0044553B" w:rsidRDefault="006F5E82" w:rsidP="00A03241">
      <w:pPr>
        <w:pStyle w:val="TF-ALNEA"/>
      </w:pPr>
      <w:r w:rsidRPr="0044553B">
        <w:t xml:space="preserve">avaliação do desempenho da linguagem </w:t>
      </w:r>
      <w:proofErr w:type="spellStart"/>
      <w:r w:rsidRPr="0044553B">
        <w:t>Rust</w:t>
      </w:r>
      <w:proofErr w:type="spellEnd"/>
      <w:r w:rsidRPr="0044553B">
        <w:t xml:space="preserve">: a partir do (i) avaliar o desempenho da linguagem em comparação aos </w:t>
      </w:r>
      <w:r w:rsidRPr="00072118">
        <w:rPr>
          <w:i/>
          <w:iCs/>
        </w:rPr>
        <w:t>frameworks</w:t>
      </w:r>
      <w:r w:rsidRPr="0044553B">
        <w:t xml:space="preserve"> do item (h);</w:t>
      </w:r>
    </w:p>
    <w:p w14:paraId="4E659A65" w14:textId="77777777" w:rsidR="006F5E82" w:rsidRPr="0044553B" w:rsidRDefault="006F5E82" w:rsidP="00A03241">
      <w:pPr>
        <w:pStyle w:val="TF-ALNEA"/>
      </w:pPr>
      <w:r w:rsidRPr="0044553B">
        <w:t xml:space="preserve">análise da otimização do paralelismo em GPU: a partir do (i) analisar se paralelismo em GPU otimizou o processamento de grandes grafos em comparação aos </w:t>
      </w:r>
      <w:r w:rsidRPr="00072118">
        <w:rPr>
          <w:i/>
          <w:iCs/>
        </w:rPr>
        <w:t>frameworks</w:t>
      </w:r>
      <w:r w:rsidRPr="0044553B">
        <w:t xml:space="preserve"> do item (h).</w:t>
      </w:r>
    </w:p>
    <w:p w14:paraId="2AE0EBD6" w14:textId="77777777" w:rsidR="006F5E82" w:rsidRDefault="006F5E82" w:rsidP="00451B94">
      <w:pPr>
        <w:pStyle w:val="TF-TEXTO"/>
      </w:pPr>
      <w:r>
        <w:t xml:space="preserve">As etapas serão realizadas nos períodos relacionados no </w:t>
      </w:r>
      <w:r>
        <w:fldChar w:fldCharType="begin"/>
      </w:r>
      <w:r>
        <w:instrText xml:space="preserve"> REF _Ref98650273 \h </w:instrText>
      </w:r>
      <w:r>
        <w:fldChar w:fldCharType="separate"/>
      </w:r>
      <w:r>
        <w:t xml:space="preserve">Quadro </w:t>
      </w:r>
      <w:r>
        <w:rPr>
          <w:noProof/>
        </w:rPr>
        <w:t>2</w:t>
      </w:r>
      <w:r>
        <w:fldChar w:fldCharType="end"/>
      </w:r>
      <w:r>
        <w:t>.</w:t>
      </w:r>
    </w:p>
    <w:p w14:paraId="11C42DBD" w14:textId="77777777" w:rsidR="006F5E82" w:rsidRPr="007E0D87" w:rsidRDefault="006F5E82" w:rsidP="005B2E12">
      <w:pPr>
        <w:pStyle w:val="TF-LEGENDA"/>
      </w:pPr>
      <w:r>
        <w:t xml:space="preserve">Quadro </w:t>
      </w:r>
      <w:fldSimple w:instr=" SEQ Quadro \* ARABIC ">
        <w:r>
          <w:rPr>
            <w:noProof/>
          </w:rPr>
          <w:t>2</w:t>
        </w:r>
      </w:fldSimple>
      <w:r w:rsidRPr="007E0D87">
        <w:t xml:space="preserve"> </w:t>
      </w:r>
      <w:r>
        <w:t>–</w:t>
      </w:r>
      <w:r w:rsidRPr="007E0D87">
        <w:t xml:space="preserve"> Cronograma</w:t>
      </w:r>
      <w:r>
        <w:t xml:space="preserve"> de atividades a serem desenvolvidas</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673"/>
        <w:gridCol w:w="273"/>
        <w:gridCol w:w="284"/>
        <w:gridCol w:w="284"/>
        <w:gridCol w:w="284"/>
        <w:gridCol w:w="284"/>
        <w:gridCol w:w="284"/>
        <w:gridCol w:w="284"/>
        <w:gridCol w:w="284"/>
        <w:gridCol w:w="284"/>
        <w:gridCol w:w="289"/>
      </w:tblGrid>
      <w:tr w:rsidR="006F5E82" w:rsidRPr="007E0D87" w14:paraId="08517A73" w14:textId="77777777" w:rsidTr="00F30272">
        <w:trPr>
          <w:cantSplit/>
          <w:jc w:val="center"/>
        </w:trPr>
        <w:tc>
          <w:tcPr>
            <w:tcW w:w="4673" w:type="dxa"/>
            <w:tcBorders>
              <w:top w:val="single" w:sz="4" w:space="0" w:color="auto"/>
              <w:left w:val="single" w:sz="4" w:space="0" w:color="auto"/>
              <w:bottom w:val="nil"/>
              <w:right w:val="single" w:sz="4" w:space="0" w:color="auto"/>
            </w:tcBorders>
            <w:shd w:val="clear" w:color="auto" w:fill="A6A6A6"/>
          </w:tcPr>
          <w:p w14:paraId="2E1B5998" w14:textId="77777777" w:rsidR="006F5E82" w:rsidRPr="007E0D87" w:rsidRDefault="006F5E82"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6A48DCF4" w14:textId="77777777" w:rsidR="006F5E82" w:rsidRPr="007E0D87" w:rsidRDefault="006F5E82" w:rsidP="00470C41">
            <w:pPr>
              <w:pStyle w:val="TF-TEXTOQUADROCentralizado"/>
            </w:pPr>
            <w:r>
              <w:t>2023</w:t>
            </w:r>
          </w:p>
        </w:tc>
      </w:tr>
      <w:tr w:rsidR="006F5E82" w:rsidRPr="007E0D87" w14:paraId="50307596" w14:textId="77777777" w:rsidTr="00F30272">
        <w:trPr>
          <w:cantSplit/>
          <w:jc w:val="center"/>
        </w:trPr>
        <w:tc>
          <w:tcPr>
            <w:tcW w:w="4673" w:type="dxa"/>
            <w:tcBorders>
              <w:top w:val="nil"/>
              <w:left w:val="single" w:sz="4" w:space="0" w:color="auto"/>
              <w:bottom w:val="nil"/>
            </w:tcBorders>
            <w:shd w:val="clear" w:color="auto" w:fill="A6A6A6"/>
          </w:tcPr>
          <w:p w14:paraId="38D34048" w14:textId="77777777" w:rsidR="006F5E82" w:rsidRPr="007E0D87" w:rsidRDefault="006F5E82" w:rsidP="00470C41">
            <w:pPr>
              <w:pStyle w:val="TF-TEXTOQUADRO"/>
            </w:pPr>
          </w:p>
        </w:tc>
        <w:tc>
          <w:tcPr>
            <w:tcW w:w="557" w:type="dxa"/>
            <w:gridSpan w:val="2"/>
            <w:shd w:val="clear" w:color="auto" w:fill="A6A6A6"/>
          </w:tcPr>
          <w:p w14:paraId="1B55CDF8" w14:textId="77777777" w:rsidR="006F5E82" w:rsidRPr="007E0D87" w:rsidRDefault="006F5E82" w:rsidP="00470C41">
            <w:pPr>
              <w:pStyle w:val="TF-TEXTOQUADROCentralizado"/>
            </w:pPr>
            <w:r>
              <w:t>jul</w:t>
            </w:r>
            <w:r w:rsidRPr="007E0D87">
              <w:t>.</w:t>
            </w:r>
          </w:p>
        </w:tc>
        <w:tc>
          <w:tcPr>
            <w:tcW w:w="568" w:type="dxa"/>
            <w:gridSpan w:val="2"/>
            <w:shd w:val="clear" w:color="auto" w:fill="A6A6A6"/>
          </w:tcPr>
          <w:p w14:paraId="45CB6555" w14:textId="77777777" w:rsidR="006F5E82" w:rsidRPr="007E0D87" w:rsidRDefault="006F5E82" w:rsidP="00470C41">
            <w:pPr>
              <w:pStyle w:val="TF-TEXTOQUADROCentralizado"/>
            </w:pPr>
            <w:r>
              <w:t>ago</w:t>
            </w:r>
            <w:r w:rsidRPr="007E0D87">
              <w:t>.</w:t>
            </w:r>
          </w:p>
        </w:tc>
        <w:tc>
          <w:tcPr>
            <w:tcW w:w="568" w:type="dxa"/>
            <w:gridSpan w:val="2"/>
            <w:shd w:val="clear" w:color="auto" w:fill="A6A6A6"/>
          </w:tcPr>
          <w:p w14:paraId="26FB373C" w14:textId="77777777" w:rsidR="006F5E82" w:rsidRPr="007E0D87" w:rsidRDefault="006F5E82" w:rsidP="00470C41">
            <w:pPr>
              <w:pStyle w:val="TF-TEXTOQUADROCentralizado"/>
            </w:pPr>
            <w:r>
              <w:t>set</w:t>
            </w:r>
            <w:r w:rsidRPr="007E0D87">
              <w:t>.</w:t>
            </w:r>
          </w:p>
        </w:tc>
        <w:tc>
          <w:tcPr>
            <w:tcW w:w="568" w:type="dxa"/>
            <w:gridSpan w:val="2"/>
            <w:shd w:val="clear" w:color="auto" w:fill="A6A6A6"/>
          </w:tcPr>
          <w:p w14:paraId="0E82CBF8" w14:textId="77777777" w:rsidR="006F5E82" w:rsidRPr="007E0D87" w:rsidRDefault="006F5E82" w:rsidP="00470C41">
            <w:pPr>
              <w:pStyle w:val="TF-TEXTOQUADROCentralizado"/>
            </w:pPr>
            <w:r>
              <w:t>out</w:t>
            </w:r>
            <w:r w:rsidRPr="007E0D87">
              <w:t>.</w:t>
            </w:r>
          </w:p>
        </w:tc>
        <w:tc>
          <w:tcPr>
            <w:tcW w:w="573" w:type="dxa"/>
            <w:gridSpan w:val="2"/>
            <w:shd w:val="clear" w:color="auto" w:fill="A6A6A6"/>
          </w:tcPr>
          <w:p w14:paraId="4AD7B465" w14:textId="77777777" w:rsidR="006F5E82" w:rsidRPr="007E0D87" w:rsidRDefault="006F5E82" w:rsidP="00470C41">
            <w:pPr>
              <w:pStyle w:val="TF-TEXTOQUADROCentralizado"/>
            </w:pPr>
            <w:r>
              <w:t>nov</w:t>
            </w:r>
            <w:r w:rsidRPr="007E0D87">
              <w:t>.</w:t>
            </w:r>
          </w:p>
        </w:tc>
      </w:tr>
      <w:tr w:rsidR="006F5E82" w:rsidRPr="007E0D87" w14:paraId="52492409" w14:textId="77777777" w:rsidTr="00F30272">
        <w:trPr>
          <w:cantSplit/>
          <w:jc w:val="center"/>
        </w:trPr>
        <w:tc>
          <w:tcPr>
            <w:tcW w:w="4673" w:type="dxa"/>
            <w:tcBorders>
              <w:top w:val="nil"/>
              <w:left w:val="single" w:sz="4" w:space="0" w:color="auto"/>
            </w:tcBorders>
            <w:shd w:val="clear" w:color="auto" w:fill="A6A6A6"/>
          </w:tcPr>
          <w:p w14:paraId="6E1BCEBC" w14:textId="77777777" w:rsidR="006F5E82" w:rsidRPr="007E0D87" w:rsidRDefault="006F5E82" w:rsidP="00470C41">
            <w:pPr>
              <w:pStyle w:val="TF-TEXTOQUADRO"/>
            </w:pPr>
            <w:r w:rsidRPr="007E0D87">
              <w:t>etapas / quinzenas</w:t>
            </w:r>
          </w:p>
        </w:tc>
        <w:tc>
          <w:tcPr>
            <w:tcW w:w="273" w:type="dxa"/>
            <w:tcBorders>
              <w:bottom w:val="single" w:sz="4" w:space="0" w:color="auto"/>
            </w:tcBorders>
            <w:shd w:val="clear" w:color="auto" w:fill="A6A6A6"/>
          </w:tcPr>
          <w:p w14:paraId="3BD6FAEF" w14:textId="77777777" w:rsidR="006F5E82" w:rsidRPr="007E0D87" w:rsidRDefault="006F5E82" w:rsidP="00470C41">
            <w:pPr>
              <w:pStyle w:val="TF-TEXTOQUADROCentralizado"/>
            </w:pPr>
            <w:r w:rsidRPr="007E0D87">
              <w:t>1</w:t>
            </w:r>
          </w:p>
        </w:tc>
        <w:tc>
          <w:tcPr>
            <w:tcW w:w="284" w:type="dxa"/>
            <w:tcBorders>
              <w:bottom w:val="single" w:sz="4" w:space="0" w:color="auto"/>
            </w:tcBorders>
            <w:shd w:val="clear" w:color="auto" w:fill="A6A6A6"/>
          </w:tcPr>
          <w:p w14:paraId="41656762" w14:textId="77777777" w:rsidR="006F5E82" w:rsidRPr="007E0D87" w:rsidRDefault="006F5E82" w:rsidP="00470C41">
            <w:pPr>
              <w:pStyle w:val="TF-TEXTOQUADROCentralizado"/>
            </w:pPr>
            <w:r w:rsidRPr="007E0D87">
              <w:t>2</w:t>
            </w:r>
          </w:p>
        </w:tc>
        <w:tc>
          <w:tcPr>
            <w:tcW w:w="284" w:type="dxa"/>
            <w:tcBorders>
              <w:bottom w:val="single" w:sz="4" w:space="0" w:color="auto"/>
            </w:tcBorders>
            <w:shd w:val="clear" w:color="auto" w:fill="A6A6A6"/>
          </w:tcPr>
          <w:p w14:paraId="6A3BFC28" w14:textId="77777777" w:rsidR="006F5E82" w:rsidRPr="007E0D87" w:rsidRDefault="006F5E82" w:rsidP="00470C41">
            <w:pPr>
              <w:pStyle w:val="TF-TEXTOQUADROCentralizado"/>
            </w:pPr>
            <w:r w:rsidRPr="007E0D87">
              <w:t>1</w:t>
            </w:r>
          </w:p>
        </w:tc>
        <w:tc>
          <w:tcPr>
            <w:tcW w:w="284" w:type="dxa"/>
            <w:tcBorders>
              <w:bottom w:val="single" w:sz="4" w:space="0" w:color="auto"/>
            </w:tcBorders>
            <w:shd w:val="clear" w:color="auto" w:fill="A6A6A6"/>
          </w:tcPr>
          <w:p w14:paraId="1A457768" w14:textId="77777777" w:rsidR="006F5E82" w:rsidRPr="007E0D87" w:rsidRDefault="006F5E82" w:rsidP="00470C41">
            <w:pPr>
              <w:pStyle w:val="TF-TEXTOQUADROCentralizado"/>
            </w:pPr>
            <w:r w:rsidRPr="007E0D87">
              <w:t>2</w:t>
            </w:r>
          </w:p>
        </w:tc>
        <w:tc>
          <w:tcPr>
            <w:tcW w:w="284" w:type="dxa"/>
            <w:tcBorders>
              <w:bottom w:val="single" w:sz="4" w:space="0" w:color="auto"/>
            </w:tcBorders>
            <w:shd w:val="clear" w:color="auto" w:fill="A6A6A6"/>
          </w:tcPr>
          <w:p w14:paraId="76028155" w14:textId="77777777" w:rsidR="006F5E82" w:rsidRPr="007E0D87" w:rsidRDefault="006F5E82" w:rsidP="00470C41">
            <w:pPr>
              <w:pStyle w:val="TF-TEXTOQUADROCentralizado"/>
            </w:pPr>
            <w:r w:rsidRPr="007E0D87">
              <w:t>1</w:t>
            </w:r>
          </w:p>
        </w:tc>
        <w:tc>
          <w:tcPr>
            <w:tcW w:w="284" w:type="dxa"/>
            <w:tcBorders>
              <w:bottom w:val="single" w:sz="4" w:space="0" w:color="auto"/>
            </w:tcBorders>
            <w:shd w:val="clear" w:color="auto" w:fill="A6A6A6"/>
          </w:tcPr>
          <w:p w14:paraId="59288EB1" w14:textId="77777777" w:rsidR="006F5E82" w:rsidRPr="007E0D87" w:rsidRDefault="006F5E82" w:rsidP="00470C41">
            <w:pPr>
              <w:pStyle w:val="TF-TEXTOQUADROCentralizado"/>
            </w:pPr>
            <w:r w:rsidRPr="007E0D87">
              <w:t>2</w:t>
            </w:r>
          </w:p>
        </w:tc>
        <w:tc>
          <w:tcPr>
            <w:tcW w:w="284" w:type="dxa"/>
            <w:tcBorders>
              <w:bottom w:val="single" w:sz="4" w:space="0" w:color="auto"/>
            </w:tcBorders>
            <w:shd w:val="clear" w:color="auto" w:fill="A6A6A6"/>
          </w:tcPr>
          <w:p w14:paraId="03F6FD0A" w14:textId="77777777" w:rsidR="006F5E82" w:rsidRPr="007E0D87" w:rsidRDefault="006F5E82" w:rsidP="00470C41">
            <w:pPr>
              <w:pStyle w:val="TF-TEXTOQUADROCentralizado"/>
            </w:pPr>
            <w:r w:rsidRPr="007E0D87">
              <w:t>1</w:t>
            </w:r>
          </w:p>
        </w:tc>
        <w:tc>
          <w:tcPr>
            <w:tcW w:w="284" w:type="dxa"/>
            <w:tcBorders>
              <w:bottom w:val="single" w:sz="4" w:space="0" w:color="auto"/>
            </w:tcBorders>
            <w:shd w:val="clear" w:color="auto" w:fill="A6A6A6"/>
          </w:tcPr>
          <w:p w14:paraId="355608DA" w14:textId="77777777" w:rsidR="006F5E82" w:rsidRPr="007E0D87" w:rsidRDefault="006F5E82" w:rsidP="00470C41">
            <w:pPr>
              <w:pStyle w:val="TF-TEXTOQUADROCentralizado"/>
            </w:pPr>
            <w:r w:rsidRPr="007E0D87">
              <w:t>2</w:t>
            </w:r>
          </w:p>
        </w:tc>
        <w:tc>
          <w:tcPr>
            <w:tcW w:w="284" w:type="dxa"/>
            <w:tcBorders>
              <w:bottom w:val="single" w:sz="4" w:space="0" w:color="auto"/>
            </w:tcBorders>
            <w:shd w:val="clear" w:color="auto" w:fill="A6A6A6"/>
          </w:tcPr>
          <w:p w14:paraId="409E7115" w14:textId="77777777" w:rsidR="006F5E82" w:rsidRPr="007E0D87" w:rsidRDefault="006F5E82" w:rsidP="00470C41">
            <w:pPr>
              <w:pStyle w:val="TF-TEXTOQUADROCentralizado"/>
            </w:pPr>
            <w:r w:rsidRPr="007E0D87">
              <w:t>1</w:t>
            </w:r>
          </w:p>
        </w:tc>
        <w:tc>
          <w:tcPr>
            <w:tcW w:w="289" w:type="dxa"/>
            <w:tcBorders>
              <w:bottom w:val="single" w:sz="4" w:space="0" w:color="auto"/>
            </w:tcBorders>
            <w:shd w:val="clear" w:color="auto" w:fill="A6A6A6"/>
          </w:tcPr>
          <w:p w14:paraId="1964FCF6" w14:textId="77777777" w:rsidR="006F5E82" w:rsidRPr="007E0D87" w:rsidRDefault="006F5E82" w:rsidP="00470C41">
            <w:pPr>
              <w:pStyle w:val="TF-TEXTOQUADROCentralizado"/>
            </w:pPr>
            <w:r w:rsidRPr="007E0D87">
              <w:t>2</w:t>
            </w:r>
          </w:p>
        </w:tc>
      </w:tr>
      <w:tr w:rsidR="006F5E82" w:rsidRPr="007E0D87" w14:paraId="5E13D56E" w14:textId="77777777" w:rsidTr="00F30272">
        <w:trPr>
          <w:jc w:val="center"/>
        </w:trPr>
        <w:tc>
          <w:tcPr>
            <w:tcW w:w="4673" w:type="dxa"/>
            <w:tcBorders>
              <w:left w:val="single" w:sz="4" w:space="0" w:color="auto"/>
            </w:tcBorders>
          </w:tcPr>
          <w:p w14:paraId="5AF84FB9" w14:textId="77777777" w:rsidR="006F5E82" w:rsidRPr="007E0D87" w:rsidRDefault="006F5E82" w:rsidP="00470C41">
            <w:pPr>
              <w:pStyle w:val="TF-TEXTOQUADRO"/>
              <w:rPr>
                <w:bCs/>
              </w:rPr>
            </w:pPr>
            <w:r w:rsidRPr="0044553B">
              <w:t>levantamento bibliográfico</w:t>
            </w:r>
          </w:p>
        </w:tc>
        <w:tc>
          <w:tcPr>
            <w:tcW w:w="273" w:type="dxa"/>
            <w:tcBorders>
              <w:bottom w:val="single" w:sz="4" w:space="0" w:color="auto"/>
            </w:tcBorders>
          </w:tcPr>
          <w:p w14:paraId="03175FFA" w14:textId="77777777" w:rsidR="006F5E82" w:rsidRPr="007E0D87" w:rsidRDefault="006F5E82" w:rsidP="00470C41">
            <w:pPr>
              <w:pStyle w:val="TF-TEXTOQUADROCentralizado"/>
            </w:pPr>
          </w:p>
        </w:tc>
        <w:tc>
          <w:tcPr>
            <w:tcW w:w="284" w:type="dxa"/>
            <w:tcBorders>
              <w:bottom w:val="single" w:sz="4" w:space="0" w:color="auto"/>
            </w:tcBorders>
          </w:tcPr>
          <w:p w14:paraId="32C99F49" w14:textId="77777777" w:rsidR="006F5E82" w:rsidRPr="007E0D87" w:rsidRDefault="006F5E82" w:rsidP="00470C41">
            <w:pPr>
              <w:pStyle w:val="TF-TEXTOQUADROCentralizado"/>
            </w:pPr>
          </w:p>
        </w:tc>
        <w:tc>
          <w:tcPr>
            <w:tcW w:w="284" w:type="dxa"/>
            <w:tcBorders>
              <w:bottom w:val="single" w:sz="4" w:space="0" w:color="auto"/>
            </w:tcBorders>
            <w:shd w:val="clear" w:color="auto" w:fill="A6A6A6" w:themeFill="background1" w:themeFillShade="A6"/>
          </w:tcPr>
          <w:p w14:paraId="7BF08677" w14:textId="77777777" w:rsidR="006F5E82" w:rsidRPr="007E0D87" w:rsidRDefault="006F5E82" w:rsidP="00470C41">
            <w:pPr>
              <w:pStyle w:val="TF-TEXTOQUADROCentralizado"/>
            </w:pPr>
          </w:p>
        </w:tc>
        <w:tc>
          <w:tcPr>
            <w:tcW w:w="284" w:type="dxa"/>
            <w:tcBorders>
              <w:bottom w:val="single" w:sz="4" w:space="0" w:color="auto"/>
            </w:tcBorders>
          </w:tcPr>
          <w:p w14:paraId="556376FE" w14:textId="77777777" w:rsidR="006F5E82" w:rsidRPr="007E0D87" w:rsidRDefault="006F5E82" w:rsidP="00470C41">
            <w:pPr>
              <w:pStyle w:val="TF-TEXTOQUADROCentralizado"/>
            </w:pPr>
          </w:p>
        </w:tc>
        <w:tc>
          <w:tcPr>
            <w:tcW w:w="284" w:type="dxa"/>
            <w:tcBorders>
              <w:bottom w:val="single" w:sz="4" w:space="0" w:color="auto"/>
            </w:tcBorders>
          </w:tcPr>
          <w:p w14:paraId="63D8E08A" w14:textId="77777777" w:rsidR="006F5E82" w:rsidRPr="007E0D87" w:rsidRDefault="006F5E82" w:rsidP="00470C41">
            <w:pPr>
              <w:pStyle w:val="TF-TEXTOQUADROCentralizado"/>
            </w:pPr>
          </w:p>
        </w:tc>
        <w:tc>
          <w:tcPr>
            <w:tcW w:w="284" w:type="dxa"/>
            <w:tcBorders>
              <w:bottom w:val="single" w:sz="4" w:space="0" w:color="auto"/>
            </w:tcBorders>
          </w:tcPr>
          <w:p w14:paraId="122AE80D" w14:textId="77777777" w:rsidR="006F5E82" w:rsidRPr="007E0D87" w:rsidRDefault="006F5E82" w:rsidP="00470C41">
            <w:pPr>
              <w:pStyle w:val="TF-TEXTOQUADROCentralizado"/>
            </w:pPr>
          </w:p>
        </w:tc>
        <w:tc>
          <w:tcPr>
            <w:tcW w:w="284" w:type="dxa"/>
            <w:tcBorders>
              <w:bottom w:val="single" w:sz="4" w:space="0" w:color="auto"/>
            </w:tcBorders>
          </w:tcPr>
          <w:p w14:paraId="1314ED01" w14:textId="77777777" w:rsidR="006F5E82" w:rsidRPr="007E0D87" w:rsidRDefault="006F5E82" w:rsidP="00470C41">
            <w:pPr>
              <w:pStyle w:val="TF-TEXTOQUADROCentralizado"/>
            </w:pPr>
          </w:p>
        </w:tc>
        <w:tc>
          <w:tcPr>
            <w:tcW w:w="284" w:type="dxa"/>
            <w:tcBorders>
              <w:bottom w:val="single" w:sz="4" w:space="0" w:color="auto"/>
            </w:tcBorders>
          </w:tcPr>
          <w:p w14:paraId="24D4EE45" w14:textId="77777777" w:rsidR="006F5E82" w:rsidRPr="007E0D87" w:rsidRDefault="006F5E82" w:rsidP="00470C41">
            <w:pPr>
              <w:pStyle w:val="TF-TEXTOQUADROCentralizado"/>
            </w:pPr>
          </w:p>
        </w:tc>
        <w:tc>
          <w:tcPr>
            <w:tcW w:w="284" w:type="dxa"/>
            <w:tcBorders>
              <w:bottom w:val="single" w:sz="4" w:space="0" w:color="auto"/>
            </w:tcBorders>
          </w:tcPr>
          <w:p w14:paraId="17C59BAB" w14:textId="77777777" w:rsidR="006F5E82" w:rsidRPr="007E0D87" w:rsidRDefault="006F5E82" w:rsidP="00470C41">
            <w:pPr>
              <w:pStyle w:val="TF-TEXTOQUADROCentralizado"/>
            </w:pPr>
          </w:p>
        </w:tc>
        <w:tc>
          <w:tcPr>
            <w:tcW w:w="289" w:type="dxa"/>
          </w:tcPr>
          <w:p w14:paraId="12F1B75B" w14:textId="77777777" w:rsidR="006F5E82" w:rsidRPr="007E0D87" w:rsidRDefault="006F5E82" w:rsidP="00470C41">
            <w:pPr>
              <w:pStyle w:val="TF-TEXTOQUADROCentralizado"/>
            </w:pPr>
          </w:p>
        </w:tc>
      </w:tr>
      <w:tr w:rsidR="006F5E82" w:rsidRPr="007E0D87" w14:paraId="044A3CD8" w14:textId="77777777" w:rsidTr="00F30272">
        <w:trPr>
          <w:jc w:val="center"/>
        </w:trPr>
        <w:tc>
          <w:tcPr>
            <w:tcW w:w="4673" w:type="dxa"/>
            <w:tcBorders>
              <w:left w:val="single" w:sz="4" w:space="0" w:color="auto"/>
            </w:tcBorders>
          </w:tcPr>
          <w:p w14:paraId="39EFBFB8" w14:textId="77777777" w:rsidR="006F5E82" w:rsidRPr="007E0D87" w:rsidRDefault="006F5E82" w:rsidP="00470C41">
            <w:pPr>
              <w:pStyle w:val="TF-TEXTOQUADRO"/>
            </w:pPr>
            <w:r>
              <w:t xml:space="preserve">levantamento dos </w:t>
            </w:r>
            <w:r w:rsidRPr="009178B3">
              <w:rPr>
                <w:i/>
                <w:iCs/>
              </w:rPr>
              <w:t>frameworks</w:t>
            </w:r>
          </w:p>
        </w:tc>
        <w:tc>
          <w:tcPr>
            <w:tcW w:w="273" w:type="dxa"/>
            <w:tcBorders>
              <w:top w:val="single" w:sz="4" w:space="0" w:color="auto"/>
            </w:tcBorders>
          </w:tcPr>
          <w:p w14:paraId="3D9AB8C1" w14:textId="77777777" w:rsidR="006F5E82" w:rsidRPr="007E0D87" w:rsidRDefault="006F5E82" w:rsidP="00470C41">
            <w:pPr>
              <w:pStyle w:val="TF-TEXTOQUADROCentralizado"/>
            </w:pPr>
          </w:p>
        </w:tc>
        <w:tc>
          <w:tcPr>
            <w:tcW w:w="284" w:type="dxa"/>
            <w:tcBorders>
              <w:top w:val="single" w:sz="4" w:space="0" w:color="auto"/>
            </w:tcBorders>
          </w:tcPr>
          <w:p w14:paraId="73AEA5D1" w14:textId="77777777" w:rsidR="006F5E82" w:rsidRPr="007E0D87" w:rsidRDefault="006F5E82" w:rsidP="00470C41">
            <w:pPr>
              <w:pStyle w:val="TF-TEXTOQUADROCentralizado"/>
            </w:pPr>
          </w:p>
        </w:tc>
        <w:tc>
          <w:tcPr>
            <w:tcW w:w="284" w:type="dxa"/>
            <w:tcBorders>
              <w:top w:val="single" w:sz="4" w:space="0" w:color="auto"/>
            </w:tcBorders>
            <w:shd w:val="clear" w:color="auto" w:fill="A6A6A6" w:themeFill="background1" w:themeFillShade="A6"/>
          </w:tcPr>
          <w:p w14:paraId="0E1C3DBD" w14:textId="77777777" w:rsidR="006F5E82" w:rsidRPr="007E0D87" w:rsidRDefault="006F5E82" w:rsidP="00470C41">
            <w:pPr>
              <w:pStyle w:val="TF-TEXTOQUADROCentralizado"/>
            </w:pPr>
          </w:p>
        </w:tc>
        <w:tc>
          <w:tcPr>
            <w:tcW w:w="284" w:type="dxa"/>
            <w:tcBorders>
              <w:top w:val="single" w:sz="4" w:space="0" w:color="auto"/>
            </w:tcBorders>
          </w:tcPr>
          <w:p w14:paraId="6C79240B" w14:textId="77777777" w:rsidR="006F5E82" w:rsidRPr="007E0D87" w:rsidRDefault="006F5E82" w:rsidP="00470C41">
            <w:pPr>
              <w:pStyle w:val="TF-TEXTOQUADROCentralizado"/>
            </w:pPr>
          </w:p>
        </w:tc>
        <w:tc>
          <w:tcPr>
            <w:tcW w:w="284" w:type="dxa"/>
            <w:tcBorders>
              <w:top w:val="single" w:sz="4" w:space="0" w:color="auto"/>
            </w:tcBorders>
          </w:tcPr>
          <w:p w14:paraId="7E68B686" w14:textId="77777777" w:rsidR="006F5E82" w:rsidRPr="007E0D87" w:rsidRDefault="006F5E82" w:rsidP="00470C41">
            <w:pPr>
              <w:pStyle w:val="TF-TEXTOQUADROCentralizado"/>
            </w:pPr>
          </w:p>
        </w:tc>
        <w:tc>
          <w:tcPr>
            <w:tcW w:w="284" w:type="dxa"/>
            <w:tcBorders>
              <w:top w:val="single" w:sz="4" w:space="0" w:color="auto"/>
            </w:tcBorders>
          </w:tcPr>
          <w:p w14:paraId="122F2EB0" w14:textId="77777777" w:rsidR="006F5E82" w:rsidRPr="007E0D87" w:rsidRDefault="006F5E82" w:rsidP="00470C41">
            <w:pPr>
              <w:pStyle w:val="TF-TEXTOQUADROCentralizado"/>
            </w:pPr>
          </w:p>
        </w:tc>
        <w:tc>
          <w:tcPr>
            <w:tcW w:w="284" w:type="dxa"/>
            <w:tcBorders>
              <w:top w:val="single" w:sz="4" w:space="0" w:color="auto"/>
            </w:tcBorders>
          </w:tcPr>
          <w:p w14:paraId="371EE117" w14:textId="77777777" w:rsidR="006F5E82" w:rsidRPr="007E0D87" w:rsidRDefault="006F5E82" w:rsidP="00470C41">
            <w:pPr>
              <w:pStyle w:val="TF-TEXTOQUADROCentralizado"/>
            </w:pPr>
          </w:p>
        </w:tc>
        <w:tc>
          <w:tcPr>
            <w:tcW w:w="284" w:type="dxa"/>
            <w:tcBorders>
              <w:top w:val="single" w:sz="4" w:space="0" w:color="auto"/>
            </w:tcBorders>
          </w:tcPr>
          <w:p w14:paraId="36AE1050" w14:textId="77777777" w:rsidR="006F5E82" w:rsidRPr="007E0D87" w:rsidRDefault="006F5E82" w:rsidP="00470C41">
            <w:pPr>
              <w:pStyle w:val="TF-TEXTOQUADROCentralizado"/>
            </w:pPr>
          </w:p>
        </w:tc>
        <w:tc>
          <w:tcPr>
            <w:tcW w:w="284" w:type="dxa"/>
            <w:tcBorders>
              <w:top w:val="single" w:sz="4" w:space="0" w:color="auto"/>
            </w:tcBorders>
          </w:tcPr>
          <w:p w14:paraId="4EB4A88D" w14:textId="77777777" w:rsidR="006F5E82" w:rsidRPr="007E0D87" w:rsidRDefault="006F5E82" w:rsidP="00470C41">
            <w:pPr>
              <w:pStyle w:val="TF-TEXTOQUADROCentralizado"/>
            </w:pPr>
          </w:p>
        </w:tc>
        <w:tc>
          <w:tcPr>
            <w:tcW w:w="289" w:type="dxa"/>
          </w:tcPr>
          <w:p w14:paraId="03B2FAC0" w14:textId="77777777" w:rsidR="006F5E82" w:rsidRPr="007E0D87" w:rsidRDefault="006F5E82" w:rsidP="00470C41">
            <w:pPr>
              <w:pStyle w:val="TF-TEXTOQUADROCentralizado"/>
            </w:pPr>
          </w:p>
        </w:tc>
      </w:tr>
      <w:tr w:rsidR="006F5E82" w:rsidRPr="007E0D87" w14:paraId="3ACD8BEB" w14:textId="77777777" w:rsidTr="00F30272">
        <w:trPr>
          <w:jc w:val="center"/>
        </w:trPr>
        <w:tc>
          <w:tcPr>
            <w:tcW w:w="4673" w:type="dxa"/>
            <w:tcBorders>
              <w:left w:val="single" w:sz="4" w:space="0" w:color="auto"/>
            </w:tcBorders>
          </w:tcPr>
          <w:p w14:paraId="2F0CDA93" w14:textId="77777777" w:rsidR="006F5E82" w:rsidRPr="0044553B" w:rsidRDefault="006F5E82" w:rsidP="00470C41">
            <w:pPr>
              <w:pStyle w:val="TF-TEXTOQUADRO"/>
            </w:pPr>
            <w:r w:rsidRPr="0044553B">
              <w:t xml:space="preserve">estudo da linguagem </w:t>
            </w:r>
            <w:proofErr w:type="spellStart"/>
            <w:r w:rsidRPr="0044553B">
              <w:t>Rust</w:t>
            </w:r>
            <w:proofErr w:type="spellEnd"/>
          </w:p>
        </w:tc>
        <w:tc>
          <w:tcPr>
            <w:tcW w:w="273" w:type="dxa"/>
            <w:tcBorders>
              <w:bottom w:val="single" w:sz="4" w:space="0" w:color="auto"/>
            </w:tcBorders>
            <w:shd w:val="clear" w:color="auto" w:fill="A6A6A6" w:themeFill="background1" w:themeFillShade="A6"/>
          </w:tcPr>
          <w:p w14:paraId="1B2A0468" w14:textId="77777777" w:rsidR="006F5E82" w:rsidRPr="007E0D87" w:rsidRDefault="006F5E82" w:rsidP="00470C41">
            <w:pPr>
              <w:pStyle w:val="TF-TEXTOQUADROCentralizado"/>
            </w:pPr>
          </w:p>
        </w:tc>
        <w:tc>
          <w:tcPr>
            <w:tcW w:w="284" w:type="dxa"/>
            <w:tcBorders>
              <w:bottom w:val="single" w:sz="4" w:space="0" w:color="auto"/>
            </w:tcBorders>
            <w:shd w:val="clear" w:color="auto" w:fill="A6A6A6" w:themeFill="background1" w:themeFillShade="A6"/>
          </w:tcPr>
          <w:p w14:paraId="35F7DCCE" w14:textId="77777777" w:rsidR="006F5E82" w:rsidRPr="007E0D87" w:rsidRDefault="006F5E82" w:rsidP="00470C41">
            <w:pPr>
              <w:pStyle w:val="TF-TEXTOQUADROCentralizado"/>
            </w:pPr>
          </w:p>
        </w:tc>
        <w:tc>
          <w:tcPr>
            <w:tcW w:w="284" w:type="dxa"/>
            <w:tcBorders>
              <w:bottom w:val="single" w:sz="4" w:space="0" w:color="auto"/>
            </w:tcBorders>
          </w:tcPr>
          <w:p w14:paraId="00DE8835" w14:textId="77777777" w:rsidR="006F5E82" w:rsidRPr="007E0D87" w:rsidRDefault="006F5E82" w:rsidP="00470C41">
            <w:pPr>
              <w:pStyle w:val="TF-TEXTOQUADROCentralizado"/>
            </w:pPr>
          </w:p>
        </w:tc>
        <w:tc>
          <w:tcPr>
            <w:tcW w:w="284" w:type="dxa"/>
            <w:tcBorders>
              <w:bottom w:val="single" w:sz="4" w:space="0" w:color="auto"/>
            </w:tcBorders>
          </w:tcPr>
          <w:p w14:paraId="741C03A9" w14:textId="77777777" w:rsidR="006F5E82" w:rsidRPr="007E0D87" w:rsidRDefault="006F5E82" w:rsidP="00470C41">
            <w:pPr>
              <w:pStyle w:val="TF-TEXTOQUADROCentralizado"/>
            </w:pPr>
          </w:p>
        </w:tc>
        <w:tc>
          <w:tcPr>
            <w:tcW w:w="284" w:type="dxa"/>
            <w:tcBorders>
              <w:bottom w:val="single" w:sz="4" w:space="0" w:color="auto"/>
            </w:tcBorders>
          </w:tcPr>
          <w:p w14:paraId="71C56341" w14:textId="77777777" w:rsidR="006F5E82" w:rsidRPr="007E0D87" w:rsidRDefault="006F5E82" w:rsidP="00470C41">
            <w:pPr>
              <w:pStyle w:val="TF-TEXTOQUADROCentralizado"/>
            </w:pPr>
          </w:p>
        </w:tc>
        <w:tc>
          <w:tcPr>
            <w:tcW w:w="284" w:type="dxa"/>
            <w:tcBorders>
              <w:bottom w:val="single" w:sz="4" w:space="0" w:color="auto"/>
            </w:tcBorders>
          </w:tcPr>
          <w:p w14:paraId="3C7D998B" w14:textId="77777777" w:rsidR="006F5E82" w:rsidRPr="007E0D87" w:rsidRDefault="006F5E82" w:rsidP="00470C41">
            <w:pPr>
              <w:pStyle w:val="TF-TEXTOQUADROCentralizado"/>
            </w:pPr>
          </w:p>
        </w:tc>
        <w:tc>
          <w:tcPr>
            <w:tcW w:w="284" w:type="dxa"/>
            <w:tcBorders>
              <w:bottom w:val="single" w:sz="4" w:space="0" w:color="auto"/>
            </w:tcBorders>
          </w:tcPr>
          <w:p w14:paraId="397836BF" w14:textId="77777777" w:rsidR="006F5E82" w:rsidRPr="007E0D87" w:rsidRDefault="006F5E82" w:rsidP="00470C41">
            <w:pPr>
              <w:pStyle w:val="TF-TEXTOQUADROCentralizado"/>
            </w:pPr>
          </w:p>
        </w:tc>
        <w:tc>
          <w:tcPr>
            <w:tcW w:w="284" w:type="dxa"/>
            <w:tcBorders>
              <w:bottom w:val="single" w:sz="4" w:space="0" w:color="auto"/>
            </w:tcBorders>
          </w:tcPr>
          <w:p w14:paraId="53D921A4" w14:textId="77777777" w:rsidR="006F5E82" w:rsidRPr="007E0D87" w:rsidRDefault="006F5E82" w:rsidP="00470C41">
            <w:pPr>
              <w:pStyle w:val="TF-TEXTOQUADROCentralizado"/>
            </w:pPr>
          </w:p>
        </w:tc>
        <w:tc>
          <w:tcPr>
            <w:tcW w:w="284" w:type="dxa"/>
            <w:tcBorders>
              <w:bottom w:val="single" w:sz="4" w:space="0" w:color="auto"/>
            </w:tcBorders>
          </w:tcPr>
          <w:p w14:paraId="4BEC6BC4" w14:textId="77777777" w:rsidR="006F5E82" w:rsidRPr="007E0D87" w:rsidRDefault="006F5E82" w:rsidP="00470C41">
            <w:pPr>
              <w:pStyle w:val="TF-TEXTOQUADROCentralizado"/>
            </w:pPr>
          </w:p>
        </w:tc>
        <w:tc>
          <w:tcPr>
            <w:tcW w:w="289" w:type="dxa"/>
          </w:tcPr>
          <w:p w14:paraId="47EF1A37" w14:textId="77777777" w:rsidR="006F5E82" w:rsidRPr="007E0D87" w:rsidRDefault="006F5E82" w:rsidP="00470C41">
            <w:pPr>
              <w:pStyle w:val="TF-TEXTOQUADROCentralizado"/>
            </w:pPr>
          </w:p>
        </w:tc>
      </w:tr>
      <w:tr w:rsidR="006F5E82" w:rsidRPr="007E0D87" w14:paraId="05773403" w14:textId="77777777" w:rsidTr="00F30272">
        <w:trPr>
          <w:jc w:val="center"/>
        </w:trPr>
        <w:tc>
          <w:tcPr>
            <w:tcW w:w="4673" w:type="dxa"/>
            <w:tcBorders>
              <w:left w:val="single" w:sz="4" w:space="0" w:color="auto"/>
            </w:tcBorders>
          </w:tcPr>
          <w:p w14:paraId="7A7D8B56" w14:textId="77777777" w:rsidR="006F5E82" w:rsidRPr="0044553B" w:rsidRDefault="006F5E82" w:rsidP="00470C41">
            <w:pPr>
              <w:pStyle w:val="TF-TEXTOQUADRO"/>
            </w:pPr>
            <w:r w:rsidRPr="0044553B">
              <w:t>pesquisa e escolha de métricas</w:t>
            </w:r>
          </w:p>
        </w:tc>
        <w:tc>
          <w:tcPr>
            <w:tcW w:w="273" w:type="dxa"/>
          </w:tcPr>
          <w:p w14:paraId="3D5761B2" w14:textId="77777777" w:rsidR="006F5E82" w:rsidRPr="007E0D87" w:rsidRDefault="006F5E82" w:rsidP="00470C41">
            <w:pPr>
              <w:pStyle w:val="TF-TEXTOQUADROCentralizado"/>
            </w:pPr>
          </w:p>
        </w:tc>
        <w:tc>
          <w:tcPr>
            <w:tcW w:w="284" w:type="dxa"/>
          </w:tcPr>
          <w:p w14:paraId="5C4BC274" w14:textId="77777777" w:rsidR="006F5E82" w:rsidRPr="007E0D87" w:rsidRDefault="006F5E82" w:rsidP="00470C41">
            <w:pPr>
              <w:pStyle w:val="TF-TEXTOQUADROCentralizado"/>
            </w:pPr>
          </w:p>
        </w:tc>
        <w:tc>
          <w:tcPr>
            <w:tcW w:w="284" w:type="dxa"/>
          </w:tcPr>
          <w:p w14:paraId="616FBF58" w14:textId="77777777" w:rsidR="006F5E82" w:rsidRPr="007E0D87" w:rsidRDefault="006F5E82" w:rsidP="00470C41">
            <w:pPr>
              <w:pStyle w:val="TF-TEXTOQUADROCentralizado"/>
            </w:pPr>
          </w:p>
        </w:tc>
        <w:tc>
          <w:tcPr>
            <w:tcW w:w="284" w:type="dxa"/>
            <w:shd w:val="clear" w:color="auto" w:fill="A6A6A6" w:themeFill="background1" w:themeFillShade="A6"/>
          </w:tcPr>
          <w:p w14:paraId="170C7FB1" w14:textId="77777777" w:rsidR="006F5E82" w:rsidRPr="007E0D87" w:rsidRDefault="006F5E82" w:rsidP="00470C41">
            <w:pPr>
              <w:pStyle w:val="TF-TEXTOQUADROCentralizado"/>
            </w:pPr>
          </w:p>
        </w:tc>
        <w:tc>
          <w:tcPr>
            <w:tcW w:w="284" w:type="dxa"/>
          </w:tcPr>
          <w:p w14:paraId="558B7248" w14:textId="77777777" w:rsidR="006F5E82" w:rsidRPr="007E0D87" w:rsidRDefault="006F5E82" w:rsidP="00470C41">
            <w:pPr>
              <w:pStyle w:val="TF-TEXTOQUADROCentralizado"/>
            </w:pPr>
          </w:p>
        </w:tc>
        <w:tc>
          <w:tcPr>
            <w:tcW w:w="284" w:type="dxa"/>
          </w:tcPr>
          <w:p w14:paraId="61AC0AD9" w14:textId="77777777" w:rsidR="006F5E82" w:rsidRPr="007E0D87" w:rsidRDefault="006F5E82" w:rsidP="00470C41">
            <w:pPr>
              <w:pStyle w:val="TF-TEXTOQUADROCentralizado"/>
            </w:pPr>
          </w:p>
        </w:tc>
        <w:tc>
          <w:tcPr>
            <w:tcW w:w="284" w:type="dxa"/>
          </w:tcPr>
          <w:p w14:paraId="202906BE" w14:textId="77777777" w:rsidR="006F5E82" w:rsidRPr="007E0D87" w:rsidRDefault="006F5E82" w:rsidP="00470C41">
            <w:pPr>
              <w:pStyle w:val="TF-TEXTOQUADROCentralizado"/>
            </w:pPr>
          </w:p>
        </w:tc>
        <w:tc>
          <w:tcPr>
            <w:tcW w:w="284" w:type="dxa"/>
          </w:tcPr>
          <w:p w14:paraId="60F46DAE" w14:textId="77777777" w:rsidR="006F5E82" w:rsidRPr="007E0D87" w:rsidRDefault="006F5E82" w:rsidP="00470C41">
            <w:pPr>
              <w:pStyle w:val="TF-TEXTOQUADROCentralizado"/>
            </w:pPr>
          </w:p>
        </w:tc>
        <w:tc>
          <w:tcPr>
            <w:tcW w:w="284" w:type="dxa"/>
          </w:tcPr>
          <w:p w14:paraId="1C209111" w14:textId="77777777" w:rsidR="006F5E82" w:rsidRPr="007E0D87" w:rsidRDefault="006F5E82" w:rsidP="00470C41">
            <w:pPr>
              <w:pStyle w:val="TF-TEXTOQUADROCentralizado"/>
            </w:pPr>
          </w:p>
        </w:tc>
        <w:tc>
          <w:tcPr>
            <w:tcW w:w="289" w:type="dxa"/>
          </w:tcPr>
          <w:p w14:paraId="2869FF63" w14:textId="77777777" w:rsidR="006F5E82" w:rsidRPr="007E0D87" w:rsidRDefault="006F5E82" w:rsidP="00470C41">
            <w:pPr>
              <w:pStyle w:val="TF-TEXTOQUADROCentralizado"/>
            </w:pPr>
          </w:p>
        </w:tc>
      </w:tr>
      <w:tr w:rsidR="006F5E82" w:rsidRPr="007E0D87" w14:paraId="2A676C8D" w14:textId="77777777" w:rsidTr="00F30272">
        <w:trPr>
          <w:jc w:val="center"/>
        </w:trPr>
        <w:tc>
          <w:tcPr>
            <w:tcW w:w="4673" w:type="dxa"/>
            <w:tcBorders>
              <w:left w:val="single" w:sz="4" w:space="0" w:color="auto"/>
            </w:tcBorders>
          </w:tcPr>
          <w:p w14:paraId="49130FA9" w14:textId="77777777" w:rsidR="006F5E82" w:rsidRPr="0044553B" w:rsidRDefault="006F5E82" w:rsidP="00470C41">
            <w:pPr>
              <w:pStyle w:val="TF-TEXTOQUADRO"/>
            </w:pPr>
            <w:r w:rsidRPr="0044553B">
              <w:t>configuração do ambiente</w:t>
            </w:r>
          </w:p>
        </w:tc>
        <w:tc>
          <w:tcPr>
            <w:tcW w:w="273" w:type="dxa"/>
          </w:tcPr>
          <w:p w14:paraId="7B4CA58D" w14:textId="77777777" w:rsidR="006F5E82" w:rsidRPr="007E0D87" w:rsidRDefault="006F5E82" w:rsidP="00470C41">
            <w:pPr>
              <w:pStyle w:val="TF-TEXTOQUADROCentralizado"/>
            </w:pPr>
          </w:p>
        </w:tc>
        <w:tc>
          <w:tcPr>
            <w:tcW w:w="284" w:type="dxa"/>
          </w:tcPr>
          <w:p w14:paraId="46780649" w14:textId="77777777" w:rsidR="006F5E82" w:rsidRPr="007E0D87" w:rsidRDefault="006F5E82" w:rsidP="00470C41">
            <w:pPr>
              <w:pStyle w:val="TF-TEXTOQUADROCentralizado"/>
            </w:pPr>
          </w:p>
        </w:tc>
        <w:tc>
          <w:tcPr>
            <w:tcW w:w="284" w:type="dxa"/>
          </w:tcPr>
          <w:p w14:paraId="0596064D" w14:textId="77777777" w:rsidR="006F5E82" w:rsidRPr="007E0D87" w:rsidRDefault="006F5E82" w:rsidP="00470C41">
            <w:pPr>
              <w:pStyle w:val="TF-TEXTOQUADROCentralizado"/>
            </w:pPr>
          </w:p>
        </w:tc>
        <w:tc>
          <w:tcPr>
            <w:tcW w:w="284" w:type="dxa"/>
            <w:shd w:val="clear" w:color="auto" w:fill="A6A6A6" w:themeFill="background1" w:themeFillShade="A6"/>
          </w:tcPr>
          <w:p w14:paraId="677C5B09" w14:textId="77777777" w:rsidR="006F5E82" w:rsidRPr="007E0D87" w:rsidRDefault="006F5E82" w:rsidP="00470C41">
            <w:pPr>
              <w:pStyle w:val="TF-TEXTOQUADROCentralizado"/>
            </w:pPr>
          </w:p>
        </w:tc>
        <w:tc>
          <w:tcPr>
            <w:tcW w:w="284" w:type="dxa"/>
          </w:tcPr>
          <w:p w14:paraId="28BD68C6" w14:textId="77777777" w:rsidR="006F5E82" w:rsidRPr="007E0D87" w:rsidRDefault="006F5E82" w:rsidP="00470C41">
            <w:pPr>
              <w:pStyle w:val="TF-TEXTOQUADROCentralizado"/>
            </w:pPr>
          </w:p>
        </w:tc>
        <w:tc>
          <w:tcPr>
            <w:tcW w:w="284" w:type="dxa"/>
          </w:tcPr>
          <w:p w14:paraId="05693B1E" w14:textId="77777777" w:rsidR="006F5E82" w:rsidRPr="007E0D87" w:rsidRDefault="006F5E82" w:rsidP="00470C41">
            <w:pPr>
              <w:pStyle w:val="TF-TEXTOQUADROCentralizado"/>
            </w:pPr>
          </w:p>
        </w:tc>
        <w:tc>
          <w:tcPr>
            <w:tcW w:w="284" w:type="dxa"/>
          </w:tcPr>
          <w:p w14:paraId="310D9071" w14:textId="77777777" w:rsidR="006F5E82" w:rsidRPr="007E0D87" w:rsidRDefault="006F5E82" w:rsidP="00470C41">
            <w:pPr>
              <w:pStyle w:val="TF-TEXTOQUADROCentralizado"/>
            </w:pPr>
          </w:p>
        </w:tc>
        <w:tc>
          <w:tcPr>
            <w:tcW w:w="284" w:type="dxa"/>
          </w:tcPr>
          <w:p w14:paraId="706B0EC6" w14:textId="77777777" w:rsidR="006F5E82" w:rsidRPr="007E0D87" w:rsidRDefault="006F5E82" w:rsidP="00470C41">
            <w:pPr>
              <w:pStyle w:val="TF-TEXTOQUADROCentralizado"/>
            </w:pPr>
          </w:p>
        </w:tc>
        <w:tc>
          <w:tcPr>
            <w:tcW w:w="284" w:type="dxa"/>
          </w:tcPr>
          <w:p w14:paraId="5622A5F5" w14:textId="77777777" w:rsidR="006F5E82" w:rsidRPr="007E0D87" w:rsidRDefault="006F5E82" w:rsidP="00470C41">
            <w:pPr>
              <w:pStyle w:val="TF-TEXTOQUADROCentralizado"/>
            </w:pPr>
          </w:p>
        </w:tc>
        <w:tc>
          <w:tcPr>
            <w:tcW w:w="289" w:type="dxa"/>
          </w:tcPr>
          <w:p w14:paraId="0A4594BA" w14:textId="77777777" w:rsidR="006F5E82" w:rsidRPr="007E0D87" w:rsidRDefault="006F5E82" w:rsidP="00470C41">
            <w:pPr>
              <w:pStyle w:val="TF-TEXTOQUADROCentralizado"/>
            </w:pPr>
          </w:p>
        </w:tc>
      </w:tr>
      <w:tr w:rsidR="006F5E82" w:rsidRPr="007E0D87" w14:paraId="081A2157" w14:textId="77777777" w:rsidTr="00F30272">
        <w:trPr>
          <w:jc w:val="center"/>
        </w:trPr>
        <w:tc>
          <w:tcPr>
            <w:tcW w:w="4673" w:type="dxa"/>
            <w:tcBorders>
              <w:left w:val="single" w:sz="4" w:space="0" w:color="auto"/>
            </w:tcBorders>
          </w:tcPr>
          <w:p w14:paraId="5CBC33EA" w14:textId="77777777" w:rsidR="006F5E82" w:rsidRPr="0044553B" w:rsidRDefault="006F5E82" w:rsidP="00470C41">
            <w:pPr>
              <w:pStyle w:val="TF-TEXTOQUADRO"/>
            </w:pPr>
            <w:r w:rsidRPr="0044553B">
              <w:t>desenvolvimento da ferramenta</w:t>
            </w:r>
          </w:p>
        </w:tc>
        <w:tc>
          <w:tcPr>
            <w:tcW w:w="273" w:type="dxa"/>
          </w:tcPr>
          <w:p w14:paraId="3B2077EB" w14:textId="77777777" w:rsidR="006F5E82" w:rsidRPr="007E0D87" w:rsidRDefault="006F5E82" w:rsidP="00470C41">
            <w:pPr>
              <w:pStyle w:val="TF-TEXTOQUADROCentralizado"/>
            </w:pPr>
          </w:p>
        </w:tc>
        <w:tc>
          <w:tcPr>
            <w:tcW w:w="284" w:type="dxa"/>
          </w:tcPr>
          <w:p w14:paraId="67A53907" w14:textId="77777777" w:rsidR="006F5E82" w:rsidRPr="007E0D87" w:rsidRDefault="006F5E82" w:rsidP="00470C41">
            <w:pPr>
              <w:pStyle w:val="TF-TEXTOQUADROCentralizado"/>
            </w:pPr>
          </w:p>
        </w:tc>
        <w:tc>
          <w:tcPr>
            <w:tcW w:w="284" w:type="dxa"/>
          </w:tcPr>
          <w:p w14:paraId="4889A665" w14:textId="77777777" w:rsidR="006F5E82" w:rsidRPr="007E0D87" w:rsidRDefault="006F5E82" w:rsidP="00470C41">
            <w:pPr>
              <w:pStyle w:val="TF-TEXTOQUADROCentralizado"/>
            </w:pPr>
          </w:p>
        </w:tc>
        <w:tc>
          <w:tcPr>
            <w:tcW w:w="284" w:type="dxa"/>
          </w:tcPr>
          <w:p w14:paraId="63C15D43" w14:textId="77777777" w:rsidR="006F5E82" w:rsidRPr="007E0D87" w:rsidRDefault="006F5E82" w:rsidP="00470C41">
            <w:pPr>
              <w:pStyle w:val="TF-TEXTOQUADROCentralizado"/>
            </w:pPr>
          </w:p>
        </w:tc>
        <w:tc>
          <w:tcPr>
            <w:tcW w:w="284" w:type="dxa"/>
            <w:shd w:val="clear" w:color="auto" w:fill="A6A6A6" w:themeFill="background1" w:themeFillShade="A6"/>
          </w:tcPr>
          <w:p w14:paraId="0C23B4C0" w14:textId="77777777" w:rsidR="006F5E82" w:rsidRPr="007E0D87" w:rsidRDefault="006F5E82" w:rsidP="00470C41">
            <w:pPr>
              <w:pStyle w:val="TF-TEXTOQUADROCentralizado"/>
            </w:pPr>
          </w:p>
        </w:tc>
        <w:tc>
          <w:tcPr>
            <w:tcW w:w="284" w:type="dxa"/>
            <w:shd w:val="clear" w:color="auto" w:fill="A6A6A6" w:themeFill="background1" w:themeFillShade="A6"/>
          </w:tcPr>
          <w:p w14:paraId="50D9E252" w14:textId="77777777" w:rsidR="006F5E82" w:rsidRPr="007E0D87" w:rsidRDefault="006F5E82" w:rsidP="00470C41">
            <w:pPr>
              <w:pStyle w:val="TF-TEXTOQUADROCentralizado"/>
            </w:pPr>
          </w:p>
        </w:tc>
        <w:tc>
          <w:tcPr>
            <w:tcW w:w="284" w:type="dxa"/>
            <w:shd w:val="clear" w:color="auto" w:fill="A6A6A6" w:themeFill="background1" w:themeFillShade="A6"/>
          </w:tcPr>
          <w:p w14:paraId="51CC42F2" w14:textId="77777777" w:rsidR="006F5E82" w:rsidRPr="007E0D87" w:rsidRDefault="006F5E82" w:rsidP="00470C41">
            <w:pPr>
              <w:pStyle w:val="TF-TEXTOQUADROCentralizado"/>
            </w:pPr>
          </w:p>
        </w:tc>
        <w:tc>
          <w:tcPr>
            <w:tcW w:w="284" w:type="dxa"/>
            <w:shd w:val="clear" w:color="auto" w:fill="A6A6A6" w:themeFill="background1" w:themeFillShade="A6"/>
          </w:tcPr>
          <w:p w14:paraId="243131FB" w14:textId="77777777" w:rsidR="006F5E82" w:rsidRPr="007E0D87" w:rsidRDefault="006F5E82" w:rsidP="00470C41">
            <w:pPr>
              <w:pStyle w:val="TF-TEXTOQUADROCentralizado"/>
            </w:pPr>
          </w:p>
        </w:tc>
        <w:tc>
          <w:tcPr>
            <w:tcW w:w="284" w:type="dxa"/>
          </w:tcPr>
          <w:p w14:paraId="0E572B86" w14:textId="77777777" w:rsidR="006F5E82" w:rsidRPr="007E0D87" w:rsidRDefault="006F5E82" w:rsidP="00470C41">
            <w:pPr>
              <w:pStyle w:val="TF-TEXTOQUADROCentralizado"/>
            </w:pPr>
          </w:p>
        </w:tc>
        <w:tc>
          <w:tcPr>
            <w:tcW w:w="289" w:type="dxa"/>
          </w:tcPr>
          <w:p w14:paraId="412D7624" w14:textId="77777777" w:rsidR="006F5E82" w:rsidRPr="007E0D87" w:rsidRDefault="006F5E82" w:rsidP="00470C41">
            <w:pPr>
              <w:pStyle w:val="TF-TEXTOQUADROCentralizado"/>
            </w:pPr>
          </w:p>
        </w:tc>
      </w:tr>
      <w:tr w:rsidR="006F5E82" w:rsidRPr="007E0D87" w14:paraId="366E9314" w14:textId="77777777" w:rsidTr="00F30272">
        <w:trPr>
          <w:jc w:val="center"/>
        </w:trPr>
        <w:tc>
          <w:tcPr>
            <w:tcW w:w="4673" w:type="dxa"/>
            <w:tcBorders>
              <w:left w:val="single" w:sz="4" w:space="0" w:color="auto"/>
            </w:tcBorders>
          </w:tcPr>
          <w:p w14:paraId="6D7DCD69" w14:textId="77777777" w:rsidR="006F5E82" w:rsidRPr="0044553B" w:rsidRDefault="006F5E82" w:rsidP="00470C41">
            <w:pPr>
              <w:pStyle w:val="TF-TEXTOQUADRO"/>
            </w:pPr>
            <w:r w:rsidRPr="0044553B">
              <w:t xml:space="preserve">levantamento de </w:t>
            </w:r>
            <w:proofErr w:type="spellStart"/>
            <w:r w:rsidRPr="0044553B">
              <w:rPr>
                <w:i/>
                <w:iCs/>
              </w:rPr>
              <w:t>datasets</w:t>
            </w:r>
            <w:proofErr w:type="spellEnd"/>
          </w:p>
        </w:tc>
        <w:tc>
          <w:tcPr>
            <w:tcW w:w="273" w:type="dxa"/>
          </w:tcPr>
          <w:p w14:paraId="0E3E27F0" w14:textId="77777777" w:rsidR="006F5E82" w:rsidRPr="007E0D87" w:rsidRDefault="006F5E82" w:rsidP="00470C41">
            <w:pPr>
              <w:pStyle w:val="TF-TEXTOQUADROCentralizado"/>
            </w:pPr>
          </w:p>
        </w:tc>
        <w:tc>
          <w:tcPr>
            <w:tcW w:w="284" w:type="dxa"/>
          </w:tcPr>
          <w:p w14:paraId="018EE028" w14:textId="77777777" w:rsidR="006F5E82" w:rsidRPr="007E0D87" w:rsidRDefault="006F5E82" w:rsidP="00470C41">
            <w:pPr>
              <w:pStyle w:val="TF-TEXTOQUADROCentralizado"/>
            </w:pPr>
          </w:p>
        </w:tc>
        <w:tc>
          <w:tcPr>
            <w:tcW w:w="284" w:type="dxa"/>
          </w:tcPr>
          <w:p w14:paraId="613A1A53" w14:textId="77777777" w:rsidR="006F5E82" w:rsidRPr="007E0D87" w:rsidRDefault="006F5E82" w:rsidP="00470C41">
            <w:pPr>
              <w:pStyle w:val="TF-TEXTOQUADROCentralizado"/>
            </w:pPr>
          </w:p>
        </w:tc>
        <w:tc>
          <w:tcPr>
            <w:tcW w:w="284" w:type="dxa"/>
          </w:tcPr>
          <w:p w14:paraId="0D10BA0C" w14:textId="77777777" w:rsidR="006F5E82" w:rsidRPr="007E0D87" w:rsidRDefault="006F5E82" w:rsidP="00470C41">
            <w:pPr>
              <w:pStyle w:val="TF-TEXTOQUADROCentralizado"/>
            </w:pPr>
          </w:p>
        </w:tc>
        <w:tc>
          <w:tcPr>
            <w:tcW w:w="284" w:type="dxa"/>
            <w:shd w:val="clear" w:color="auto" w:fill="A6A6A6" w:themeFill="background1" w:themeFillShade="A6"/>
          </w:tcPr>
          <w:p w14:paraId="55BE1FC5" w14:textId="77777777" w:rsidR="006F5E82" w:rsidRPr="007E0D87" w:rsidRDefault="006F5E82" w:rsidP="00470C41">
            <w:pPr>
              <w:pStyle w:val="TF-TEXTOQUADROCentralizado"/>
            </w:pPr>
          </w:p>
        </w:tc>
        <w:tc>
          <w:tcPr>
            <w:tcW w:w="284" w:type="dxa"/>
          </w:tcPr>
          <w:p w14:paraId="79D5B85B" w14:textId="77777777" w:rsidR="006F5E82" w:rsidRPr="007E0D87" w:rsidRDefault="006F5E82" w:rsidP="00470C41">
            <w:pPr>
              <w:pStyle w:val="TF-TEXTOQUADROCentralizado"/>
            </w:pPr>
          </w:p>
        </w:tc>
        <w:tc>
          <w:tcPr>
            <w:tcW w:w="284" w:type="dxa"/>
          </w:tcPr>
          <w:p w14:paraId="170E7B90" w14:textId="77777777" w:rsidR="006F5E82" w:rsidRPr="007E0D87" w:rsidRDefault="006F5E82" w:rsidP="00470C41">
            <w:pPr>
              <w:pStyle w:val="TF-TEXTOQUADROCentralizado"/>
            </w:pPr>
          </w:p>
        </w:tc>
        <w:tc>
          <w:tcPr>
            <w:tcW w:w="284" w:type="dxa"/>
          </w:tcPr>
          <w:p w14:paraId="21A70A92" w14:textId="77777777" w:rsidR="006F5E82" w:rsidRPr="007E0D87" w:rsidRDefault="006F5E82" w:rsidP="00470C41">
            <w:pPr>
              <w:pStyle w:val="TF-TEXTOQUADROCentralizado"/>
            </w:pPr>
          </w:p>
        </w:tc>
        <w:tc>
          <w:tcPr>
            <w:tcW w:w="284" w:type="dxa"/>
          </w:tcPr>
          <w:p w14:paraId="204D52EA" w14:textId="77777777" w:rsidR="006F5E82" w:rsidRPr="007E0D87" w:rsidRDefault="006F5E82" w:rsidP="00470C41">
            <w:pPr>
              <w:pStyle w:val="TF-TEXTOQUADROCentralizado"/>
            </w:pPr>
          </w:p>
        </w:tc>
        <w:tc>
          <w:tcPr>
            <w:tcW w:w="289" w:type="dxa"/>
          </w:tcPr>
          <w:p w14:paraId="5172A69C" w14:textId="77777777" w:rsidR="006F5E82" w:rsidRPr="007E0D87" w:rsidRDefault="006F5E82" w:rsidP="00470C41">
            <w:pPr>
              <w:pStyle w:val="TF-TEXTOQUADROCentralizado"/>
            </w:pPr>
          </w:p>
        </w:tc>
      </w:tr>
      <w:tr w:rsidR="006F5E82" w:rsidRPr="007E0D87" w14:paraId="399110CA" w14:textId="77777777" w:rsidTr="00F30272">
        <w:trPr>
          <w:jc w:val="center"/>
        </w:trPr>
        <w:tc>
          <w:tcPr>
            <w:tcW w:w="4673" w:type="dxa"/>
            <w:tcBorders>
              <w:left w:val="single" w:sz="4" w:space="0" w:color="auto"/>
            </w:tcBorders>
          </w:tcPr>
          <w:p w14:paraId="4B0D2907" w14:textId="77777777" w:rsidR="006F5E82" w:rsidRPr="0044553B" w:rsidRDefault="006F5E82" w:rsidP="00470C41">
            <w:pPr>
              <w:pStyle w:val="TF-TEXTOQUADRO"/>
            </w:pPr>
            <w:r w:rsidRPr="0044553B">
              <w:t xml:space="preserve">execução dos </w:t>
            </w:r>
            <w:r w:rsidRPr="0044553B">
              <w:rPr>
                <w:i/>
                <w:iCs/>
              </w:rPr>
              <w:t>frameworks</w:t>
            </w:r>
            <w:r w:rsidRPr="0044553B">
              <w:t xml:space="preserve"> existentes</w:t>
            </w:r>
          </w:p>
        </w:tc>
        <w:tc>
          <w:tcPr>
            <w:tcW w:w="273" w:type="dxa"/>
          </w:tcPr>
          <w:p w14:paraId="52EBC550" w14:textId="77777777" w:rsidR="006F5E82" w:rsidRPr="007E0D87" w:rsidRDefault="006F5E82" w:rsidP="00470C41">
            <w:pPr>
              <w:pStyle w:val="TF-TEXTOQUADROCentralizado"/>
            </w:pPr>
          </w:p>
        </w:tc>
        <w:tc>
          <w:tcPr>
            <w:tcW w:w="284" w:type="dxa"/>
          </w:tcPr>
          <w:p w14:paraId="39FD6AC0" w14:textId="77777777" w:rsidR="006F5E82" w:rsidRPr="007E0D87" w:rsidRDefault="006F5E82" w:rsidP="00470C41">
            <w:pPr>
              <w:pStyle w:val="TF-TEXTOQUADROCentralizado"/>
            </w:pPr>
          </w:p>
        </w:tc>
        <w:tc>
          <w:tcPr>
            <w:tcW w:w="284" w:type="dxa"/>
          </w:tcPr>
          <w:p w14:paraId="49F515AD" w14:textId="77777777" w:rsidR="006F5E82" w:rsidRPr="007E0D87" w:rsidRDefault="006F5E82" w:rsidP="00470C41">
            <w:pPr>
              <w:pStyle w:val="TF-TEXTOQUADROCentralizado"/>
            </w:pPr>
          </w:p>
        </w:tc>
        <w:tc>
          <w:tcPr>
            <w:tcW w:w="284" w:type="dxa"/>
          </w:tcPr>
          <w:p w14:paraId="5A4D6417" w14:textId="77777777" w:rsidR="006F5E82" w:rsidRPr="007E0D87" w:rsidRDefault="006F5E82" w:rsidP="00470C41">
            <w:pPr>
              <w:pStyle w:val="TF-TEXTOQUADROCentralizado"/>
            </w:pPr>
          </w:p>
        </w:tc>
        <w:tc>
          <w:tcPr>
            <w:tcW w:w="284" w:type="dxa"/>
          </w:tcPr>
          <w:p w14:paraId="6605A2D1" w14:textId="77777777" w:rsidR="006F5E82" w:rsidRPr="007E0D87" w:rsidRDefault="006F5E82" w:rsidP="00470C41">
            <w:pPr>
              <w:pStyle w:val="TF-TEXTOQUADROCentralizado"/>
            </w:pPr>
          </w:p>
        </w:tc>
        <w:tc>
          <w:tcPr>
            <w:tcW w:w="284" w:type="dxa"/>
          </w:tcPr>
          <w:p w14:paraId="01440B50" w14:textId="77777777" w:rsidR="006F5E82" w:rsidRPr="007E0D87" w:rsidRDefault="006F5E82" w:rsidP="00470C41">
            <w:pPr>
              <w:pStyle w:val="TF-TEXTOQUADROCentralizado"/>
            </w:pPr>
          </w:p>
        </w:tc>
        <w:tc>
          <w:tcPr>
            <w:tcW w:w="284" w:type="dxa"/>
          </w:tcPr>
          <w:p w14:paraId="2A72B84E" w14:textId="77777777" w:rsidR="006F5E82" w:rsidRPr="007E0D87" w:rsidRDefault="006F5E82" w:rsidP="00470C41">
            <w:pPr>
              <w:pStyle w:val="TF-TEXTOQUADROCentralizado"/>
            </w:pPr>
          </w:p>
        </w:tc>
        <w:tc>
          <w:tcPr>
            <w:tcW w:w="284" w:type="dxa"/>
            <w:shd w:val="clear" w:color="auto" w:fill="A6A6A6" w:themeFill="background1" w:themeFillShade="A6"/>
          </w:tcPr>
          <w:p w14:paraId="0E1563AE" w14:textId="77777777" w:rsidR="006F5E82" w:rsidRPr="007E0D87" w:rsidRDefault="006F5E82" w:rsidP="00470C41">
            <w:pPr>
              <w:pStyle w:val="TF-TEXTOQUADROCentralizado"/>
            </w:pPr>
          </w:p>
        </w:tc>
        <w:tc>
          <w:tcPr>
            <w:tcW w:w="284" w:type="dxa"/>
            <w:shd w:val="clear" w:color="auto" w:fill="A6A6A6" w:themeFill="background1" w:themeFillShade="A6"/>
          </w:tcPr>
          <w:p w14:paraId="659DB2EF" w14:textId="77777777" w:rsidR="006F5E82" w:rsidRPr="007E0D87" w:rsidRDefault="006F5E82" w:rsidP="00470C41">
            <w:pPr>
              <w:pStyle w:val="TF-TEXTOQUADROCentralizado"/>
            </w:pPr>
          </w:p>
        </w:tc>
        <w:tc>
          <w:tcPr>
            <w:tcW w:w="289" w:type="dxa"/>
          </w:tcPr>
          <w:p w14:paraId="6DE65D2A" w14:textId="77777777" w:rsidR="006F5E82" w:rsidRPr="007E0D87" w:rsidRDefault="006F5E82" w:rsidP="00470C41">
            <w:pPr>
              <w:pStyle w:val="TF-TEXTOQUADROCentralizado"/>
            </w:pPr>
          </w:p>
        </w:tc>
      </w:tr>
      <w:tr w:rsidR="006F5E82" w:rsidRPr="007E0D87" w14:paraId="5E6647E5" w14:textId="77777777" w:rsidTr="00F30272">
        <w:trPr>
          <w:jc w:val="center"/>
        </w:trPr>
        <w:tc>
          <w:tcPr>
            <w:tcW w:w="4673" w:type="dxa"/>
            <w:tcBorders>
              <w:left w:val="single" w:sz="4" w:space="0" w:color="auto"/>
            </w:tcBorders>
          </w:tcPr>
          <w:p w14:paraId="0D3DEB07" w14:textId="77777777" w:rsidR="006F5E82" w:rsidRPr="0044553B" w:rsidRDefault="006F5E82" w:rsidP="00470C41">
            <w:pPr>
              <w:pStyle w:val="TF-TEXTOQUADRO"/>
            </w:pPr>
            <w:r w:rsidRPr="0044553B">
              <w:t>execução dos testes e comparações</w:t>
            </w:r>
          </w:p>
        </w:tc>
        <w:tc>
          <w:tcPr>
            <w:tcW w:w="273" w:type="dxa"/>
          </w:tcPr>
          <w:p w14:paraId="1B6E36A0" w14:textId="77777777" w:rsidR="006F5E82" w:rsidRPr="007E0D87" w:rsidRDefault="006F5E82" w:rsidP="00470C41">
            <w:pPr>
              <w:pStyle w:val="TF-TEXTOQUADROCentralizado"/>
            </w:pPr>
          </w:p>
        </w:tc>
        <w:tc>
          <w:tcPr>
            <w:tcW w:w="284" w:type="dxa"/>
          </w:tcPr>
          <w:p w14:paraId="6E324BC0" w14:textId="77777777" w:rsidR="006F5E82" w:rsidRPr="007E0D87" w:rsidRDefault="006F5E82" w:rsidP="00470C41">
            <w:pPr>
              <w:pStyle w:val="TF-TEXTOQUADROCentralizado"/>
            </w:pPr>
          </w:p>
        </w:tc>
        <w:tc>
          <w:tcPr>
            <w:tcW w:w="284" w:type="dxa"/>
          </w:tcPr>
          <w:p w14:paraId="1A90E45C" w14:textId="77777777" w:rsidR="006F5E82" w:rsidRPr="007E0D87" w:rsidRDefault="006F5E82" w:rsidP="00470C41">
            <w:pPr>
              <w:pStyle w:val="TF-TEXTOQUADROCentralizado"/>
            </w:pPr>
          </w:p>
        </w:tc>
        <w:tc>
          <w:tcPr>
            <w:tcW w:w="284" w:type="dxa"/>
          </w:tcPr>
          <w:p w14:paraId="43956E92" w14:textId="77777777" w:rsidR="006F5E82" w:rsidRPr="007E0D87" w:rsidRDefault="006F5E82" w:rsidP="00470C41">
            <w:pPr>
              <w:pStyle w:val="TF-TEXTOQUADROCentralizado"/>
            </w:pPr>
          </w:p>
        </w:tc>
        <w:tc>
          <w:tcPr>
            <w:tcW w:w="284" w:type="dxa"/>
          </w:tcPr>
          <w:p w14:paraId="56BFA603" w14:textId="77777777" w:rsidR="006F5E82" w:rsidRPr="007E0D87" w:rsidRDefault="006F5E82" w:rsidP="00470C41">
            <w:pPr>
              <w:pStyle w:val="TF-TEXTOQUADROCentralizado"/>
            </w:pPr>
          </w:p>
        </w:tc>
        <w:tc>
          <w:tcPr>
            <w:tcW w:w="284" w:type="dxa"/>
          </w:tcPr>
          <w:p w14:paraId="1150AC2A" w14:textId="77777777" w:rsidR="006F5E82" w:rsidRPr="007E0D87" w:rsidRDefault="006F5E82" w:rsidP="00470C41">
            <w:pPr>
              <w:pStyle w:val="TF-TEXTOQUADROCentralizado"/>
            </w:pPr>
          </w:p>
        </w:tc>
        <w:tc>
          <w:tcPr>
            <w:tcW w:w="284" w:type="dxa"/>
          </w:tcPr>
          <w:p w14:paraId="5EE99063" w14:textId="77777777" w:rsidR="006F5E82" w:rsidRPr="007E0D87" w:rsidRDefault="006F5E82" w:rsidP="00470C41">
            <w:pPr>
              <w:pStyle w:val="TF-TEXTOQUADROCentralizado"/>
            </w:pPr>
          </w:p>
        </w:tc>
        <w:tc>
          <w:tcPr>
            <w:tcW w:w="284" w:type="dxa"/>
            <w:shd w:val="clear" w:color="auto" w:fill="A6A6A6" w:themeFill="background1" w:themeFillShade="A6"/>
          </w:tcPr>
          <w:p w14:paraId="41550A98" w14:textId="77777777" w:rsidR="006F5E82" w:rsidRPr="007E0D87" w:rsidRDefault="006F5E82" w:rsidP="00470C41">
            <w:pPr>
              <w:pStyle w:val="TF-TEXTOQUADROCentralizado"/>
            </w:pPr>
          </w:p>
        </w:tc>
        <w:tc>
          <w:tcPr>
            <w:tcW w:w="284" w:type="dxa"/>
            <w:shd w:val="clear" w:color="auto" w:fill="A6A6A6" w:themeFill="background1" w:themeFillShade="A6"/>
          </w:tcPr>
          <w:p w14:paraId="768440E2" w14:textId="77777777" w:rsidR="006F5E82" w:rsidRPr="007E0D87" w:rsidRDefault="006F5E82" w:rsidP="00470C41">
            <w:pPr>
              <w:pStyle w:val="TF-TEXTOQUADROCentralizado"/>
            </w:pPr>
          </w:p>
        </w:tc>
        <w:tc>
          <w:tcPr>
            <w:tcW w:w="289" w:type="dxa"/>
          </w:tcPr>
          <w:p w14:paraId="4ABA0BDF" w14:textId="77777777" w:rsidR="006F5E82" w:rsidRPr="007E0D87" w:rsidRDefault="006F5E82" w:rsidP="00470C41">
            <w:pPr>
              <w:pStyle w:val="TF-TEXTOQUADROCentralizado"/>
            </w:pPr>
          </w:p>
        </w:tc>
      </w:tr>
      <w:tr w:rsidR="006F5E82" w:rsidRPr="007E0D87" w14:paraId="0C6A9C47" w14:textId="77777777" w:rsidTr="00F30272">
        <w:trPr>
          <w:jc w:val="center"/>
        </w:trPr>
        <w:tc>
          <w:tcPr>
            <w:tcW w:w="4673" w:type="dxa"/>
            <w:tcBorders>
              <w:left w:val="single" w:sz="4" w:space="0" w:color="auto"/>
            </w:tcBorders>
          </w:tcPr>
          <w:p w14:paraId="14E10CE3" w14:textId="77777777" w:rsidR="006F5E82" w:rsidRPr="0044553B" w:rsidRDefault="006F5E82" w:rsidP="00470C41">
            <w:pPr>
              <w:pStyle w:val="TF-TEXTOQUADRO"/>
            </w:pPr>
            <w:r w:rsidRPr="0044553B">
              <w:t xml:space="preserve">avaliação do desempenho da linguagem </w:t>
            </w:r>
            <w:proofErr w:type="spellStart"/>
            <w:r w:rsidRPr="0044553B">
              <w:t>Rust</w:t>
            </w:r>
            <w:proofErr w:type="spellEnd"/>
          </w:p>
        </w:tc>
        <w:tc>
          <w:tcPr>
            <w:tcW w:w="273" w:type="dxa"/>
          </w:tcPr>
          <w:p w14:paraId="18B81B23" w14:textId="77777777" w:rsidR="006F5E82" w:rsidRPr="007E0D87" w:rsidRDefault="006F5E82" w:rsidP="00470C41">
            <w:pPr>
              <w:pStyle w:val="TF-TEXTOQUADROCentralizado"/>
            </w:pPr>
          </w:p>
        </w:tc>
        <w:tc>
          <w:tcPr>
            <w:tcW w:w="284" w:type="dxa"/>
          </w:tcPr>
          <w:p w14:paraId="69F5C9CE" w14:textId="77777777" w:rsidR="006F5E82" w:rsidRPr="007E0D87" w:rsidRDefault="006F5E82" w:rsidP="00470C41">
            <w:pPr>
              <w:pStyle w:val="TF-TEXTOQUADROCentralizado"/>
            </w:pPr>
          </w:p>
        </w:tc>
        <w:tc>
          <w:tcPr>
            <w:tcW w:w="284" w:type="dxa"/>
          </w:tcPr>
          <w:p w14:paraId="154BD79A" w14:textId="77777777" w:rsidR="006F5E82" w:rsidRPr="007E0D87" w:rsidRDefault="006F5E82" w:rsidP="00470C41">
            <w:pPr>
              <w:pStyle w:val="TF-TEXTOQUADROCentralizado"/>
            </w:pPr>
          </w:p>
        </w:tc>
        <w:tc>
          <w:tcPr>
            <w:tcW w:w="284" w:type="dxa"/>
          </w:tcPr>
          <w:p w14:paraId="199AFAC7" w14:textId="77777777" w:rsidR="006F5E82" w:rsidRPr="007E0D87" w:rsidRDefault="006F5E82" w:rsidP="00470C41">
            <w:pPr>
              <w:pStyle w:val="TF-TEXTOQUADROCentralizado"/>
            </w:pPr>
          </w:p>
        </w:tc>
        <w:tc>
          <w:tcPr>
            <w:tcW w:w="284" w:type="dxa"/>
          </w:tcPr>
          <w:p w14:paraId="699350E0" w14:textId="77777777" w:rsidR="006F5E82" w:rsidRPr="007E0D87" w:rsidRDefault="006F5E82" w:rsidP="00470C41">
            <w:pPr>
              <w:pStyle w:val="TF-TEXTOQUADROCentralizado"/>
            </w:pPr>
          </w:p>
        </w:tc>
        <w:tc>
          <w:tcPr>
            <w:tcW w:w="284" w:type="dxa"/>
          </w:tcPr>
          <w:p w14:paraId="53927E23" w14:textId="77777777" w:rsidR="006F5E82" w:rsidRPr="007E0D87" w:rsidRDefault="006F5E82" w:rsidP="00470C41">
            <w:pPr>
              <w:pStyle w:val="TF-TEXTOQUADROCentralizado"/>
            </w:pPr>
          </w:p>
        </w:tc>
        <w:tc>
          <w:tcPr>
            <w:tcW w:w="284" w:type="dxa"/>
          </w:tcPr>
          <w:p w14:paraId="35FDD99C" w14:textId="77777777" w:rsidR="006F5E82" w:rsidRPr="007E0D87" w:rsidRDefault="006F5E82" w:rsidP="00470C41">
            <w:pPr>
              <w:pStyle w:val="TF-TEXTOQUADROCentralizado"/>
            </w:pPr>
          </w:p>
        </w:tc>
        <w:tc>
          <w:tcPr>
            <w:tcW w:w="284" w:type="dxa"/>
          </w:tcPr>
          <w:p w14:paraId="669207CB" w14:textId="77777777" w:rsidR="006F5E82" w:rsidRPr="007E0D87" w:rsidRDefault="006F5E82" w:rsidP="00470C41">
            <w:pPr>
              <w:pStyle w:val="TF-TEXTOQUADROCentralizado"/>
            </w:pPr>
          </w:p>
        </w:tc>
        <w:tc>
          <w:tcPr>
            <w:tcW w:w="284" w:type="dxa"/>
            <w:shd w:val="clear" w:color="auto" w:fill="A6A6A6" w:themeFill="background1" w:themeFillShade="A6"/>
          </w:tcPr>
          <w:p w14:paraId="0B41D396" w14:textId="77777777" w:rsidR="006F5E82" w:rsidRPr="007E0D87" w:rsidRDefault="006F5E82" w:rsidP="00470C41">
            <w:pPr>
              <w:pStyle w:val="TF-TEXTOQUADROCentralizado"/>
            </w:pPr>
          </w:p>
        </w:tc>
        <w:tc>
          <w:tcPr>
            <w:tcW w:w="289" w:type="dxa"/>
            <w:shd w:val="clear" w:color="auto" w:fill="A6A6A6" w:themeFill="background1" w:themeFillShade="A6"/>
          </w:tcPr>
          <w:p w14:paraId="775ED6FD" w14:textId="77777777" w:rsidR="006F5E82" w:rsidRPr="007E0D87" w:rsidRDefault="006F5E82" w:rsidP="00470C41">
            <w:pPr>
              <w:pStyle w:val="TF-TEXTOQUADROCentralizado"/>
            </w:pPr>
          </w:p>
        </w:tc>
      </w:tr>
      <w:tr w:rsidR="006F5E82" w:rsidRPr="007E0D87" w14:paraId="23B7A1CF" w14:textId="77777777" w:rsidTr="00F30272">
        <w:trPr>
          <w:jc w:val="center"/>
        </w:trPr>
        <w:tc>
          <w:tcPr>
            <w:tcW w:w="4673" w:type="dxa"/>
            <w:tcBorders>
              <w:left w:val="single" w:sz="4" w:space="0" w:color="auto"/>
              <w:bottom w:val="single" w:sz="4" w:space="0" w:color="auto"/>
            </w:tcBorders>
          </w:tcPr>
          <w:p w14:paraId="70FA06B6" w14:textId="77777777" w:rsidR="006F5E82" w:rsidRPr="0044553B" w:rsidRDefault="006F5E82" w:rsidP="00470C41">
            <w:pPr>
              <w:pStyle w:val="TF-TEXTOQUADRO"/>
            </w:pPr>
            <w:r w:rsidRPr="0044553B">
              <w:t>análise da otimização do paralelismo em GPU</w:t>
            </w:r>
          </w:p>
        </w:tc>
        <w:tc>
          <w:tcPr>
            <w:tcW w:w="273" w:type="dxa"/>
            <w:tcBorders>
              <w:bottom w:val="single" w:sz="4" w:space="0" w:color="auto"/>
            </w:tcBorders>
          </w:tcPr>
          <w:p w14:paraId="42E079CA" w14:textId="77777777" w:rsidR="006F5E82" w:rsidRPr="007E0D87" w:rsidRDefault="006F5E82" w:rsidP="00470C41">
            <w:pPr>
              <w:pStyle w:val="TF-TEXTOQUADROCentralizado"/>
            </w:pPr>
          </w:p>
        </w:tc>
        <w:tc>
          <w:tcPr>
            <w:tcW w:w="284" w:type="dxa"/>
            <w:tcBorders>
              <w:bottom w:val="single" w:sz="4" w:space="0" w:color="auto"/>
            </w:tcBorders>
          </w:tcPr>
          <w:p w14:paraId="38AD1605" w14:textId="77777777" w:rsidR="006F5E82" w:rsidRPr="007E0D87" w:rsidRDefault="006F5E82" w:rsidP="00470C41">
            <w:pPr>
              <w:pStyle w:val="TF-TEXTOQUADROCentralizado"/>
            </w:pPr>
          </w:p>
        </w:tc>
        <w:tc>
          <w:tcPr>
            <w:tcW w:w="284" w:type="dxa"/>
            <w:tcBorders>
              <w:bottom w:val="single" w:sz="4" w:space="0" w:color="auto"/>
            </w:tcBorders>
          </w:tcPr>
          <w:p w14:paraId="63329D46" w14:textId="77777777" w:rsidR="006F5E82" w:rsidRPr="007E0D87" w:rsidRDefault="006F5E82" w:rsidP="00470C41">
            <w:pPr>
              <w:pStyle w:val="TF-TEXTOQUADROCentralizado"/>
            </w:pPr>
          </w:p>
        </w:tc>
        <w:tc>
          <w:tcPr>
            <w:tcW w:w="284" w:type="dxa"/>
            <w:tcBorders>
              <w:bottom w:val="single" w:sz="4" w:space="0" w:color="auto"/>
            </w:tcBorders>
          </w:tcPr>
          <w:p w14:paraId="27C87001" w14:textId="77777777" w:rsidR="006F5E82" w:rsidRPr="007E0D87" w:rsidRDefault="006F5E82" w:rsidP="00470C41">
            <w:pPr>
              <w:pStyle w:val="TF-TEXTOQUADROCentralizado"/>
            </w:pPr>
          </w:p>
        </w:tc>
        <w:tc>
          <w:tcPr>
            <w:tcW w:w="284" w:type="dxa"/>
            <w:tcBorders>
              <w:bottom w:val="single" w:sz="4" w:space="0" w:color="auto"/>
            </w:tcBorders>
          </w:tcPr>
          <w:p w14:paraId="4F7DAD94" w14:textId="77777777" w:rsidR="006F5E82" w:rsidRPr="007E0D87" w:rsidRDefault="006F5E82" w:rsidP="00470C41">
            <w:pPr>
              <w:pStyle w:val="TF-TEXTOQUADROCentralizado"/>
            </w:pPr>
          </w:p>
        </w:tc>
        <w:tc>
          <w:tcPr>
            <w:tcW w:w="284" w:type="dxa"/>
            <w:tcBorders>
              <w:bottom w:val="single" w:sz="4" w:space="0" w:color="auto"/>
            </w:tcBorders>
          </w:tcPr>
          <w:p w14:paraId="2378F117" w14:textId="77777777" w:rsidR="006F5E82" w:rsidRPr="007E0D87" w:rsidRDefault="006F5E82" w:rsidP="00470C41">
            <w:pPr>
              <w:pStyle w:val="TF-TEXTOQUADROCentralizado"/>
            </w:pPr>
          </w:p>
        </w:tc>
        <w:tc>
          <w:tcPr>
            <w:tcW w:w="284" w:type="dxa"/>
            <w:tcBorders>
              <w:bottom w:val="single" w:sz="4" w:space="0" w:color="auto"/>
            </w:tcBorders>
          </w:tcPr>
          <w:p w14:paraId="71C5CF87" w14:textId="77777777" w:rsidR="006F5E82" w:rsidRPr="007E0D87" w:rsidRDefault="006F5E82" w:rsidP="00470C41">
            <w:pPr>
              <w:pStyle w:val="TF-TEXTOQUADROCentralizado"/>
            </w:pPr>
          </w:p>
        </w:tc>
        <w:tc>
          <w:tcPr>
            <w:tcW w:w="284" w:type="dxa"/>
            <w:tcBorders>
              <w:bottom w:val="single" w:sz="4" w:space="0" w:color="auto"/>
            </w:tcBorders>
          </w:tcPr>
          <w:p w14:paraId="4CB75585" w14:textId="77777777" w:rsidR="006F5E82" w:rsidRPr="007E0D87" w:rsidRDefault="006F5E82" w:rsidP="00470C41">
            <w:pPr>
              <w:pStyle w:val="TF-TEXTOQUADROCentralizado"/>
            </w:pPr>
          </w:p>
        </w:tc>
        <w:tc>
          <w:tcPr>
            <w:tcW w:w="284" w:type="dxa"/>
            <w:tcBorders>
              <w:bottom w:val="single" w:sz="4" w:space="0" w:color="auto"/>
            </w:tcBorders>
            <w:shd w:val="clear" w:color="auto" w:fill="A6A6A6" w:themeFill="background1" w:themeFillShade="A6"/>
          </w:tcPr>
          <w:p w14:paraId="3058A350" w14:textId="77777777" w:rsidR="006F5E82" w:rsidRPr="007E0D87" w:rsidRDefault="006F5E82" w:rsidP="00470C41">
            <w:pPr>
              <w:pStyle w:val="TF-TEXTOQUADROCentralizado"/>
            </w:pPr>
          </w:p>
        </w:tc>
        <w:tc>
          <w:tcPr>
            <w:tcW w:w="289" w:type="dxa"/>
            <w:tcBorders>
              <w:bottom w:val="single" w:sz="4" w:space="0" w:color="auto"/>
            </w:tcBorders>
            <w:shd w:val="clear" w:color="auto" w:fill="A6A6A6" w:themeFill="background1" w:themeFillShade="A6"/>
          </w:tcPr>
          <w:p w14:paraId="537DFF4A" w14:textId="77777777" w:rsidR="006F5E82" w:rsidRPr="007E0D87" w:rsidRDefault="006F5E82" w:rsidP="00470C41">
            <w:pPr>
              <w:pStyle w:val="TF-TEXTOQUADROCentralizado"/>
            </w:pPr>
          </w:p>
        </w:tc>
      </w:tr>
    </w:tbl>
    <w:p w14:paraId="56C75991" w14:textId="77777777" w:rsidR="006F5E82" w:rsidRDefault="006F5E82" w:rsidP="00FC4A9F">
      <w:pPr>
        <w:pStyle w:val="TF-FONTE"/>
      </w:pPr>
      <w:r>
        <w:t>Fonte: elaborado pelo autor.</w:t>
      </w:r>
    </w:p>
    <w:p w14:paraId="38C3E193" w14:textId="77777777" w:rsidR="006F5E82" w:rsidRDefault="006F5E82" w:rsidP="00424AD5">
      <w:pPr>
        <w:pStyle w:val="Ttulo1"/>
      </w:pPr>
      <w:r>
        <w:t>REVISÃO BIBLIOGRÁFICA</w:t>
      </w:r>
    </w:p>
    <w:p w14:paraId="4DB18C55" w14:textId="77777777" w:rsidR="006F5E82" w:rsidRPr="00643146" w:rsidRDefault="006F5E82" w:rsidP="00643146">
      <w:pPr>
        <w:pStyle w:val="TF-TEXTO"/>
      </w:pPr>
      <w:r>
        <w:t xml:space="preserve">Esta seção descreve brevemente os assuntos que fundamentarão o estudo a ser realizado neste trabalho: a definição e aplicação de grafos no contexto de grandes conjuntos de dados, algoritmos de processamento em grafos, o processamento em paralelo com foco na GPU e a linguagem de programação </w:t>
      </w:r>
      <w:proofErr w:type="spellStart"/>
      <w:r>
        <w:t>Rust</w:t>
      </w:r>
      <w:proofErr w:type="spellEnd"/>
      <w:r>
        <w:t>.</w:t>
      </w:r>
    </w:p>
    <w:p w14:paraId="2F61811B" w14:textId="77777777" w:rsidR="006F5E82" w:rsidRPr="00A02604" w:rsidRDefault="006F5E82" w:rsidP="000A16A0">
      <w:pPr>
        <w:pStyle w:val="TF-TEXTO"/>
        <w:rPr>
          <w:highlight w:val="green"/>
        </w:rPr>
      </w:pPr>
      <w:proofErr w:type="spellStart"/>
      <w:r>
        <w:t>Bacciu</w:t>
      </w:r>
      <w:proofErr w:type="spellEnd"/>
      <w:r>
        <w:t xml:space="preserve"> </w:t>
      </w:r>
      <w:r w:rsidRPr="000A16A0">
        <w:rPr>
          <w:i/>
          <w:iCs/>
        </w:rPr>
        <w:t>et al</w:t>
      </w:r>
      <w:r>
        <w:t xml:space="preserve">. (2021) define grafos como uma forma de representar dados através de uma estrutura composta por nós de informações unidos por arestas que denotam os relacionamentos entre elas. Ainda segundo </w:t>
      </w:r>
      <w:proofErr w:type="spellStart"/>
      <w:r>
        <w:t>Bacciu</w:t>
      </w:r>
      <w:proofErr w:type="spellEnd"/>
      <w:r>
        <w:t xml:space="preserve"> </w:t>
      </w:r>
      <w:r w:rsidRPr="000A16A0">
        <w:rPr>
          <w:i/>
          <w:iCs/>
        </w:rPr>
        <w:t>et al</w:t>
      </w:r>
      <w:r>
        <w:t xml:space="preserve">. (2021), grafos podem representar inúmeros produtos provenientes de processos naturais e artificiais, como propriedades químicas, a força de ligações moleculares e até mesmo os relacionamentos entre pessoas em uma rede social. Hogan </w:t>
      </w:r>
      <w:r w:rsidRPr="00026F5E">
        <w:rPr>
          <w:i/>
          <w:iCs/>
        </w:rPr>
        <w:t>et al</w:t>
      </w:r>
      <w:r>
        <w:t xml:space="preserve">. (2021) reforça que, além das representações mais triviais, essa estrutura de nós e arestas pode ser utilizada também para representar conceitos mais complexos de um determinado domínio, agregando uma grande quantidade de conhecimento de forma que seja possível executar algoritmos para se obter </w:t>
      </w:r>
      <w:r w:rsidRPr="001762C9">
        <w:rPr>
          <w:i/>
          <w:iCs/>
        </w:rPr>
        <w:t>insights</w:t>
      </w:r>
      <w:r>
        <w:t xml:space="preserve"> e </w:t>
      </w:r>
      <w:r w:rsidRPr="0044553B">
        <w:t>resolver questões referentes ao domínio sendo representado nessa estrutura de dados.</w:t>
      </w:r>
    </w:p>
    <w:p w14:paraId="4AA2B5AF" w14:textId="77777777" w:rsidR="006F5E82" w:rsidRDefault="006F5E82" w:rsidP="00BD0DCE">
      <w:pPr>
        <w:pStyle w:val="TF-TEXTO"/>
      </w:pPr>
      <w:proofErr w:type="spellStart"/>
      <w:r w:rsidRPr="0044553B">
        <w:t>Lalwani</w:t>
      </w:r>
      <w:proofErr w:type="spellEnd"/>
      <w:r w:rsidRPr="0044553B">
        <w:t xml:space="preserve"> </w:t>
      </w:r>
      <w:r w:rsidRPr="0044553B">
        <w:rPr>
          <w:i/>
          <w:iCs/>
        </w:rPr>
        <w:t>et al</w:t>
      </w:r>
      <w:r w:rsidRPr="0044553B">
        <w:t xml:space="preserve">. (2019) salienta que, por conta </w:t>
      </w:r>
      <w:proofErr w:type="gramStart"/>
      <w:r w:rsidRPr="0044553B">
        <w:t>dos</w:t>
      </w:r>
      <w:proofErr w:type="gramEnd"/>
      <w:r w:rsidRPr="0044553B">
        <w:t xml:space="preserve"> problemas de pesquisa atualmente serem naturalmente complexos e ao advento da </w:t>
      </w:r>
      <w:r w:rsidRPr="0044553B">
        <w:rPr>
          <w:i/>
          <w:iCs/>
        </w:rPr>
        <w:t>big data</w:t>
      </w:r>
      <w:r w:rsidRPr="0044553B">
        <w:t xml:space="preserve">, muitos desses algoritmos precisaram passar por otimizações que envolveram, entre outras melhorias, a utilização de processamento em paralelo para compensar o alto custo computacional demandado por esse novo contexto. </w:t>
      </w:r>
      <w:proofErr w:type="spellStart"/>
      <w:r w:rsidRPr="0044553B">
        <w:t>Lalwani</w:t>
      </w:r>
      <w:proofErr w:type="spellEnd"/>
      <w:r w:rsidRPr="0044553B">
        <w:t xml:space="preserve"> </w:t>
      </w:r>
      <w:r w:rsidRPr="0044553B">
        <w:rPr>
          <w:i/>
          <w:iCs/>
        </w:rPr>
        <w:t>et al</w:t>
      </w:r>
      <w:r w:rsidRPr="0044553B">
        <w:t xml:space="preserve">. (2019) descreve a paralelização como “o uso simultâneo de múltiplos recursos computacionais a fim de solucionar um problema computacional quebrando-o em partes discretas”, sendo que tal divisão do processamento pode ser realizada através do uso de uma CPU com múltiplos núcleos, ou através de </w:t>
      </w:r>
      <w:proofErr w:type="spellStart"/>
      <w:r w:rsidRPr="0044553B">
        <w:t>GPUs</w:t>
      </w:r>
      <w:proofErr w:type="spellEnd"/>
      <w:r w:rsidRPr="0044553B">
        <w:t>.</w:t>
      </w:r>
    </w:p>
    <w:p w14:paraId="5F20E259" w14:textId="77777777" w:rsidR="006F5E82" w:rsidRDefault="006F5E82" w:rsidP="00BD0DCE">
      <w:pPr>
        <w:pStyle w:val="TF-TEXTO"/>
      </w:pPr>
      <w:r>
        <w:t xml:space="preserve">Segundo </w:t>
      </w:r>
      <w:proofErr w:type="spellStart"/>
      <w:r>
        <w:t>Dally</w:t>
      </w:r>
      <w:proofErr w:type="spellEnd"/>
      <w:r>
        <w:t xml:space="preserve">, </w:t>
      </w:r>
      <w:proofErr w:type="spellStart"/>
      <w:r>
        <w:t>Keckler</w:t>
      </w:r>
      <w:proofErr w:type="spellEnd"/>
      <w:r>
        <w:t xml:space="preserve"> e Kirk (2021), as </w:t>
      </w:r>
      <w:proofErr w:type="spellStart"/>
      <w:r>
        <w:t>GPUs</w:t>
      </w:r>
      <w:proofErr w:type="spellEnd"/>
      <w:r>
        <w:t xml:space="preserve"> surgiram como um </w:t>
      </w:r>
      <w:r w:rsidRPr="00AF4A55">
        <w:rPr>
          <w:i/>
          <w:iCs/>
        </w:rPr>
        <w:t>hardware</w:t>
      </w:r>
      <w:r>
        <w:t xml:space="preserve"> dedicado para o processamento de gráficos em tempo real, função que apresenta alta demanda de cálculos aritméticos envolvendo pontos flutuantes. </w:t>
      </w:r>
      <w:proofErr w:type="spellStart"/>
      <w:r>
        <w:t>Sesin</w:t>
      </w:r>
      <w:proofErr w:type="spellEnd"/>
      <w:r>
        <w:t xml:space="preserve"> e </w:t>
      </w:r>
      <w:proofErr w:type="spellStart"/>
      <w:r>
        <w:t>Bolbakov</w:t>
      </w:r>
      <w:proofErr w:type="spellEnd"/>
      <w:r>
        <w:t xml:space="preserve"> (2021) citam que, ao contrário das CPUs, as </w:t>
      </w:r>
      <w:proofErr w:type="spellStart"/>
      <w:r>
        <w:t>GPUs</w:t>
      </w:r>
      <w:proofErr w:type="spellEnd"/>
      <w:r>
        <w:t xml:space="preserve"> são especializadas no processamento em paralelo de grande quantidade de dados, o que é justificado pelos milhares de núcleos físicos de processamento presentes neste </w:t>
      </w:r>
      <w:r w:rsidRPr="0016634B">
        <w:rPr>
          <w:i/>
          <w:iCs/>
        </w:rPr>
        <w:t>hardware</w:t>
      </w:r>
      <w:r>
        <w:t xml:space="preserve"> e pela memória de vídeo que é unificada à placa. A alta performance envolvendo o cálculo de pontos flutuantes e a alta capacidade de processamento em paralelo disponibilizada pelas </w:t>
      </w:r>
      <w:proofErr w:type="spellStart"/>
      <w:r>
        <w:t>GPUs</w:t>
      </w:r>
      <w:proofErr w:type="spellEnd"/>
      <w:r>
        <w:t xml:space="preserve"> despertou o interesse da comunidade científica que atualmente faz uso deste hardware para os mais variados cenários de pesquisa (DALLY;</w:t>
      </w:r>
      <w:r w:rsidRPr="002015CD">
        <w:t xml:space="preserve"> KECKLER; KIRK, 2021</w:t>
      </w:r>
      <w:r>
        <w:t>).</w:t>
      </w:r>
    </w:p>
    <w:p w14:paraId="0B986021" w14:textId="77777777" w:rsidR="006F5E82" w:rsidRPr="002367D8" w:rsidRDefault="006F5E82" w:rsidP="00BD0DCE">
      <w:pPr>
        <w:pStyle w:val="TF-TEXTO"/>
      </w:pPr>
      <w:r>
        <w:t xml:space="preserve">A linguagem de programação </w:t>
      </w:r>
      <w:proofErr w:type="spellStart"/>
      <w:r>
        <w:t>Rust</w:t>
      </w:r>
      <w:proofErr w:type="spellEnd"/>
      <w:r>
        <w:t xml:space="preserve">, por sua vez, teve seu primeiro compilador lançado em 2012 (BUGDEN; ALAHMAR, 2022). Segundo </w:t>
      </w:r>
      <w:proofErr w:type="spellStart"/>
      <w:r>
        <w:t>Bugden</w:t>
      </w:r>
      <w:proofErr w:type="spellEnd"/>
      <w:r>
        <w:t xml:space="preserve"> e </w:t>
      </w:r>
      <w:proofErr w:type="spellStart"/>
      <w:r>
        <w:t>Alahmar</w:t>
      </w:r>
      <w:proofErr w:type="spellEnd"/>
      <w:r>
        <w:t xml:space="preserve"> (2022), a linguagem foi inicialmente desenvolvida visando a segurança na manipulação de memória, porém, posteriormente a performance também foi incluída como foco de seu desenvolvimento. </w:t>
      </w:r>
      <w:proofErr w:type="spellStart"/>
      <w:r>
        <w:t>Klabnik</w:t>
      </w:r>
      <w:proofErr w:type="spellEnd"/>
      <w:r>
        <w:t xml:space="preserve"> e Nichols (2023) citam que o principal recurso apresentado por </w:t>
      </w:r>
      <w:proofErr w:type="spellStart"/>
      <w:r>
        <w:t>Rust</w:t>
      </w:r>
      <w:proofErr w:type="spellEnd"/>
      <w:r>
        <w:t xml:space="preserve"> é seu sistema de gerenciamento de memória denominado </w:t>
      </w:r>
      <w:proofErr w:type="spellStart"/>
      <w:r>
        <w:t>Ownership</w:t>
      </w:r>
      <w:proofErr w:type="spellEnd"/>
      <w:r>
        <w:t xml:space="preserve">, através do qual é garantida a segurança no </w:t>
      </w:r>
      <w:r>
        <w:lastRenderedPageBreak/>
        <w:t>desenvolvimento da aplicação.</w:t>
      </w:r>
      <w:r>
        <w:rPr>
          <w:szCs w:val="18"/>
        </w:rPr>
        <w:t xml:space="preserve"> Por conta desses fatores, a linguagem de programação </w:t>
      </w:r>
      <w:proofErr w:type="spellStart"/>
      <w:r>
        <w:rPr>
          <w:szCs w:val="18"/>
        </w:rPr>
        <w:t>Rust</w:t>
      </w:r>
      <w:proofErr w:type="spellEnd"/>
      <w:r>
        <w:rPr>
          <w:szCs w:val="18"/>
        </w:rPr>
        <w:t xml:space="preserve"> vem ganhando popularidade entre desenvolvedores, sendo adotada em diversos setores do mercado atualmente </w:t>
      </w:r>
      <w:r>
        <w:t>(BUGDEN; ALAHMAR, 2022)</w:t>
      </w:r>
      <w:r>
        <w:rPr>
          <w:szCs w:val="18"/>
        </w:rPr>
        <w:t>.</w:t>
      </w:r>
    </w:p>
    <w:p w14:paraId="6FAC85C3" w14:textId="77777777" w:rsidR="006F5E82" w:rsidRPr="0024075B" w:rsidRDefault="006F5E82" w:rsidP="00C5690C">
      <w:pPr>
        <w:pStyle w:val="TF-refernciasbibliogrficasTTULO"/>
      </w:pPr>
      <w:r w:rsidRPr="0024075B">
        <w:t>Referências</w:t>
      </w:r>
    </w:p>
    <w:p w14:paraId="48947763" w14:textId="77777777" w:rsidR="006F5E82" w:rsidRDefault="006F5E82" w:rsidP="006602CE">
      <w:pPr>
        <w:pStyle w:val="TF-REFERNCIASITEM0"/>
        <w:rPr>
          <w:lang w:val="en-US"/>
        </w:rPr>
      </w:pPr>
      <w:commentRangeStart w:id="69"/>
      <w:r w:rsidRPr="007575EF">
        <w:t>BACCIU</w:t>
      </w:r>
      <w:commentRangeEnd w:id="69"/>
      <w:r>
        <w:rPr>
          <w:rStyle w:val="Refdecomentrio"/>
        </w:rPr>
        <w:commentReference w:id="69"/>
      </w:r>
      <w:r w:rsidRPr="007575EF">
        <w:t xml:space="preserve">, </w:t>
      </w:r>
      <w:proofErr w:type="spellStart"/>
      <w:r w:rsidRPr="007575EF">
        <w:t>Davide</w:t>
      </w:r>
      <w:proofErr w:type="spellEnd"/>
      <w:r>
        <w:t xml:space="preserve"> </w:t>
      </w:r>
      <w:r w:rsidRPr="007575EF">
        <w:rPr>
          <w:i/>
          <w:iCs/>
        </w:rPr>
        <w:t>et al</w:t>
      </w:r>
      <w:r w:rsidRPr="007575EF">
        <w:t xml:space="preserve">. </w:t>
      </w:r>
      <w:r w:rsidRPr="00D35E61">
        <w:rPr>
          <w:lang w:val="en-US"/>
        </w:rPr>
        <w:t xml:space="preserve">A gentle introduction to deep learning for graphs. </w:t>
      </w:r>
      <w:r w:rsidRPr="00D35E61">
        <w:rPr>
          <w:b/>
          <w:bCs/>
          <w:lang w:val="en-US"/>
        </w:rPr>
        <w:t>Neural Networks</w:t>
      </w:r>
      <w:r w:rsidRPr="00D35E61">
        <w:rPr>
          <w:lang w:val="en-US"/>
        </w:rPr>
        <w:t>, [</w:t>
      </w:r>
      <w:proofErr w:type="spellStart"/>
      <w:r w:rsidRPr="00D35E61">
        <w:rPr>
          <w:lang w:val="en-US"/>
        </w:rPr>
        <w:t>S.</w:t>
      </w:r>
      <w:r>
        <w:rPr>
          <w:lang w:val="en-US"/>
        </w:rPr>
        <w:t>l</w:t>
      </w:r>
      <w:r w:rsidRPr="00D35E61">
        <w:rPr>
          <w:lang w:val="en-US"/>
        </w:rPr>
        <w:t>.</w:t>
      </w:r>
      <w:proofErr w:type="spellEnd"/>
      <w:r w:rsidRPr="00D35E61">
        <w:rPr>
          <w:lang w:val="en-US"/>
        </w:rPr>
        <w:t xml:space="preserve">], v. 129, p. 203-221, set. 2020. </w:t>
      </w:r>
      <w:r w:rsidRPr="00513427">
        <w:rPr>
          <w:lang w:val="en-US"/>
        </w:rPr>
        <w:t xml:space="preserve">Elsevier BV. </w:t>
      </w:r>
    </w:p>
    <w:p w14:paraId="02B4DA06" w14:textId="77777777" w:rsidR="006F5E82" w:rsidRPr="008D7821" w:rsidRDefault="006F5E82" w:rsidP="00F44745">
      <w:pPr>
        <w:pStyle w:val="TF-REFERNCIASITEM0"/>
        <w:rPr>
          <w:lang w:val="en-US"/>
        </w:rPr>
      </w:pPr>
      <w:r w:rsidRPr="00DD2AC1">
        <w:rPr>
          <w:lang w:val="en-US"/>
        </w:rPr>
        <w:t xml:space="preserve">BUGDEN, William; ALAHMAR, Ayman. Rust: the programming language for safety and performance. </w:t>
      </w:r>
      <w:proofErr w:type="spellStart"/>
      <w:r w:rsidRPr="00DD2AC1">
        <w:rPr>
          <w:b/>
          <w:bCs/>
        </w:rPr>
        <w:t>Arxiv</w:t>
      </w:r>
      <w:proofErr w:type="spellEnd"/>
      <w:r w:rsidRPr="00DD2AC1">
        <w:t>, [</w:t>
      </w:r>
      <w:proofErr w:type="spellStart"/>
      <w:r w:rsidRPr="00DD2AC1">
        <w:t>S.</w:t>
      </w:r>
      <w:r>
        <w:t>l</w:t>
      </w:r>
      <w:proofErr w:type="spellEnd"/>
      <w:r w:rsidRPr="00DD2AC1">
        <w:t xml:space="preserve">.], 2022. </w:t>
      </w:r>
      <w:proofErr w:type="spellStart"/>
      <w:r w:rsidRPr="00DD2AC1">
        <w:t>ArXiv</w:t>
      </w:r>
      <w:proofErr w:type="spellEnd"/>
      <w:r w:rsidRPr="00DD2AC1">
        <w:t>. http://dx.doi.org/10.48550/ARXIV.2206.05503. Disponív</w:t>
      </w:r>
      <w:r>
        <w:t xml:space="preserve">el em: </w:t>
      </w:r>
      <w:r w:rsidRPr="00DD2AC1">
        <w:t>https://arxiv.org/abs/2206.05503</w:t>
      </w:r>
      <w:r>
        <w:t xml:space="preserve">. </w:t>
      </w:r>
      <w:proofErr w:type="spellStart"/>
      <w:r w:rsidRPr="008D7821">
        <w:rPr>
          <w:lang w:val="en-US"/>
        </w:rPr>
        <w:t>Acesso</w:t>
      </w:r>
      <w:proofErr w:type="spellEnd"/>
      <w:r w:rsidRPr="008D7821">
        <w:rPr>
          <w:lang w:val="en-US"/>
        </w:rPr>
        <w:t xml:space="preserve"> </w:t>
      </w:r>
      <w:proofErr w:type="spellStart"/>
      <w:r w:rsidRPr="008D7821">
        <w:rPr>
          <w:lang w:val="en-US"/>
        </w:rPr>
        <w:t>em</w:t>
      </w:r>
      <w:proofErr w:type="spellEnd"/>
      <w:r w:rsidRPr="008D7821">
        <w:rPr>
          <w:lang w:val="en-US"/>
        </w:rPr>
        <w:t>: 24 abr. 2023.</w:t>
      </w:r>
    </w:p>
    <w:p w14:paraId="6F1CCF79" w14:textId="77777777" w:rsidR="006F5E82" w:rsidRPr="00370220" w:rsidRDefault="006F5E82" w:rsidP="00F44745">
      <w:pPr>
        <w:pStyle w:val="TF-REFERNCIASITEM0"/>
        <w:rPr>
          <w:lang w:val="en-US"/>
        </w:rPr>
      </w:pPr>
      <w:r w:rsidRPr="007575EF">
        <w:rPr>
          <w:lang w:val="en-US"/>
        </w:rPr>
        <w:t xml:space="preserve">CHEN, </w:t>
      </w:r>
      <w:proofErr w:type="spellStart"/>
      <w:r w:rsidRPr="007575EF">
        <w:rPr>
          <w:lang w:val="en-US"/>
        </w:rPr>
        <w:t>Xuhao</w:t>
      </w:r>
      <w:proofErr w:type="spellEnd"/>
      <w:r w:rsidRPr="007575EF">
        <w:rPr>
          <w:lang w:val="en-US"/>
        </w:rPr>
        <w:t xml:space="preserve"> </w:t>
      </w:r>
      <w:r w:rsidRPr="007575EF">
        <w:rPr>
          <w:i/>
          <w:iCs/>
          <w:lang w:val="en-US"/>
        </w:rPr>
        <w:t>et al</w:t>
      </w:r>
      <w:r w:rsidRPr="007575EF">
        <w:rPr>
          <w:lang w:val="en-US"/>
        </w:rPr>
        <w:t xml:space="preserve">. </w:t>
      </w:r>
      <w:r w:rsidRPr="007575EF">
        <w:rPr>
          <w:szCs w:val="18"/>
          <w:lang w:val="en-US"/>
        </w:rPr>
        <w:t xml:space="preserve">Pangolin: an efficient and flexible graph mining system on </w:t>
      </w:r>
      <w:proofErr w:type="spellStart"/>
      <w:r w:rsidRPr="007575EF">
        <w:rPr>
          <w:szCs w:val="18"/>
          <w:lang w:val="en-US"/>
        </w:rPr>
        <w:t>cpu</w:t>
      </w:r>
      <w:proofErr w:type="spellEnd"/>
      <w:r w:rsidRPr="007575EF">
        <w:rPr>
          <w:szCs w:val="18"/>
          <w:lang w:val="en-US"/>
        </w:rPr>
        <w:t xml:space="preserve"> and </w:t>
      </w:r>
      <w:proofErr w:type="spellStart"/>
      <w:r w:rsidRPr="007575EF">
        <w:rPr>
          <w:szCs w:val="18"/>
          <w:lang w:val="en-US"/>
        </w:rPr>
        <w:t>gpu</w:t>
      </w:r>
      <w:proofErr w:type="spellEnd"/>
      <w:r w:rsidRPr="007575EF">
        <w:rPr>
          <w:szCs w:val="18"/>
          <w:lang w:val="en-US"/>
        </w:rPr>
        <w:t>.</w:t>
      </w:r>
      <w:r w:rsidRPr="007575EF">
        <w:rPr>
          <w:lang w:val="en-US"/>
        </w:rPr>
        <w:t xml:space="preserve"> </w:t>
      </w:r>
      <w:r w:rsidRPr="007575EF">
        <w:rPr>
          <w:b/>
          <w:bCs/>
          <w:szCs w:val="18"/>
          <w:lang w:val="en-US"/>
        </w:rPr>
        <w:t xml:space="preserve">Proceedings Of </w:t>
      </w:r>
      <w:proofErr w:type="gramStart"/>
      <w:r w:rsidRPr="007575EF">
        <w:rPr>
          <w:b/>
          <w:bCs/>
          <w:szCs w:val="18"/>
          <w:lang w:val="en-US"/>
        </w:rPr>
        <w:t>The</w:t>
      </w:r>
      <w:proofErr w:type="gramEnd"/>
      <w:r w:rsidRPr="007575EF">
        <w:rPr>
          <w:b/>
          <w:bCs/>
          <w:szCs w:val="18"/>
          <w:lang w:val="en-US"/>
        </w:rPr>
        <w:t xml:space="preserve"> </w:t>
      </w:r>
      <w:proofErr w:type="spellStart"/>
      <w:r w:rsidRPr="007575EF">
        <w:rPr>
          <w:b/>
          <w:bCs/>
          <w:szCs w:val="18"/>
          <w:lang w:val="en-US"/>
        </w:rPr>
        <w:t>Vldb</w:t>
      </w:r>
      <w:proofErr w:type="spellEnd"/>
      <w:r w:rsidRPr="007575EF">
        <w:rPr>
          <w:b/>
          <w:bCs/>
          <w:szCs w:val="18"/>
          <w:lang w:val="en-US"/>
        </w:rPr>
        <w:t xml:space="preserve"> Endowment</w:t>
      </w:r>
      <w:r w:rsidRPr="007575EF">
        <w:rPr>
          <w:szCs w:val="18"/>
          <w:lang w:val="en-US"/>
        </w:rPr>
        <w:t>,</w:t>
      </w:r>
      <w:r w:rsidRPr="007575EF">
        <w:rPr>
          <w:b/>
          <w:bCs/>
          <w:szCs w:val="18"/>
          <w:lang w:val="en-US"/>
        </w:rPr>
        <w:t xml:space="preserve"> </w:t>
      </w:r>
      <w:r w:rsidRPr="007575EF">
        <w:rPr>
          <w:szCs w:val="18"/>
          <w:lang w:val="en-US"/>
        </w:rPr>
        <w:t>[</w:t>
      </w:r>
      <w:proofErr w:type="spellStart"/>
      <w:r w:rsidRPr="007575EF">
        <w:rPr>
          <w:szCs w:val="18"/>
          <w:lang w:val="en-US"/>
        </w:rPr>
        <w:t>S.</w:t>
      </w:r>
      <w:r>
        <w:rPr>
          <w:szCs w:val="18"/>
          <w:lang w:val="en-US"/>
        </w:rPr>
        <w:t>l</w:t>
      </w:r>
      <w:r w:rsidRPr="007575EF">
        <w:rPr>
          <w:szCs w:val="18"/>
          <w:lang w:val="en-US"/>
        </w:rPr>
        <w:t>.</w:t>
      </w:r>
      <w:proofErr w:type="spellEnd"/>
      <w:r w:rsidRPr="007575EF">
        <w:rPr>
          <w:szCs w:val="18"/>
          <w:lang w:val="en-US"/>
        </w:rPr>
        <w:t xml:space="preserve">], v. 13, n. 8, p. 1190-1205, abr. 2020. Association for Computing Machinery (ACM). </w:t>
      </w:r>
    </w:p>
    <w:p w14:paraId="3F50571C" w14:textId="77777777" w:rsidR="006F5E82" w:rsidRPr="00370220" w:rsidRDefault="006F5E82" w:rsidP="00F44745">
      <w:pPr>
        <w:pStyle w:val="TF-REFERNCIASITEM0"/>
        <w:rPr>
          <w:lang w:val="en-US"/>
        </w:rPr>
      </w:pPr>
      <w:r w:rsidRPr="00370220">
        <w:rPr>
          <w:lang w:val="en-US"/>
        </w:rPr>
        <w:t xml:space="preserve">DAFIR, Zineb; LAMARI, Yasmine; SLAOUI, Said </w:t>
      </w:r>
      <w:proofErr w:type="spellStart"/>
      <w:r w:rsidRPr="00370220">
        <w:rPr>
          <w:lang w:val="en-US"/>
        </w:rPr>
        <w:t>Chah</w:t>
      </w:r>
      <w:proofErr w:type="spellEnd"/>
      <w:r w:rsidRPr="00370220">
        <w:rPr>
          <w:lang w:val="en-US"/>
        </w:rPr>
        <w:t xml:space="preserve">. </w:t>
      </w:r>
      <w:r w:rsidRPr="0023336A">
        <w:rPr>
          <w:lang w:val="en-US"/>
        </w:rPr>
        <w:t xml:space="preserve">A survey on parallel clustering algorithms for Big Data. </w:t>
      </w:r>
      <w:r w:rsidRPr="00414EDA">
        <w:rPr>
          <w:b/>
          <w:bCs/>
          <w:lang w:val="en-US"/>
        </w:rPr>
        <w:t>Artificial Intelligence Review</w:t>
      </w:r>
      <w:r w:rsidRPr="0023336A">
        <w:rPr>
          <w:lang w:val="en-US"/>
        </w:rPr>
        <w:t>, [</w:t>
      </w:r>
      <w:proofErr w:type="spellStart"/>
      <w:r w:rsidRPr="0023336A">
        <w:rPr>
          <w:lang w:val="en-US"/>
        </w:rPr>
        <w:t>S.</w:t>
      </w:r>
      <w:r>
        <w:rPr>
          <w:lang w:val="en-US"/>
        </w:rPr>
        <w:t>l</w:t>
      </w:r>
      <w:r w:rsidRPr="0023336A">
        <w:rPr>
          <w:lang w:val="en-US"/>
        </w:rPr>
        <w:t>.</w:t>
      </w:r>
      <w:proofErr w:type="spellEnd"/>
      <w:r w:rsidRPr="0023336A">
        <w:rPr>
          <w:lang w:val="en-US"/>
        </w:rPr>
        <w:t xml:space="preserve">], v. 54, n. 4, p. 2411-2443, 6 out. 2020. Springer Science and Business Media LLC. </w:t>
      </w:r>
    </w:p>
    <w:p w14:paraId="082AAB36" w14:textId="77777777" w:rsidR="006F5E82" w:rsidRPr="00370220" w:rsidRDefault="006F5E82" w:rsidP="00F44745">
      <w:pPr>
        <w:pStyle w:val="TF-REFERNCIASITEM0"/>
        <w:rPr>
          <w:lang w:val="en-US"/>
        </w:rPr>
      </w:pPr>
      <w:r w:rsidRPr="00AF4A55">
        <w:rPr>
          <w:lang w:val="en-US"/>
        </w:rPr>
        <w:t xml:space="preserve">DALLY, William J.; KECKLER, Stephen W.; KIRK, David </w:t>
      </w:r>
      <w:proofErr w:type="gramStart"/>
      <w:r w:rsidRPr="00AF4A55">
        <w:rPr>
          <w:lang w:val="en-US"/>
        </w:rPr>
        <w:t>B..</w:t>
      </w:r>
      <w:proofErr w:type="gramEnd"/>
      <w:r w:rsidRPr="00AF4A55">
        <w:rPr>
          <w:lang w:val="en-US"/>
        </w:rPr>
        <w:t xml:space="preserve"> Evolution of the Graphics Processing Unit (GPU). </w:t>
      </w:r>
      <w:proofErr w:type="spellStart"/>
      <w:r w:rsidRPr="00AF4A55">
        <w:rPr>
          <w:b/>
          <w:bCs/>
          <w:lang w:val="en-US"/>
        </w:rPr>
        <w:t>Ieee</w:t>
      </w:r>
      <w:proofErr w:type="spellEnd"/>
      <w:r w:rsidRPr="00AF4A55">
        <w:rPr>
          <w:b/>
          <w:bCs/>
          <w:lang w:val="en-US"/>
        </w:rPr>
        <w:t xml:space="preserve"> Micro</w:t>
      </w:r>
      <w:r w:rsidRPr="00AF4A55">
        <w:rPr>
          <w:lang w:val="en-US"/>
        </w:rPr>
        <w:t>, [</w:t>
      </w:r>
      <w:proofErr w:type="spellStart"/>
      <w:r w:rsidRPr="00AF4A55">
        <w:rPr>
          <w:lang w:val="en-US"/>
        </w:rPr>
        <w:t>S.</w:t>
      </w:r>
      <w:r>
        <w:rPr>
          <w:lang w:val="en-US"/>
        </w:rPr>
        <w:t>l</w:t>
      </w:r>
      <w:r w:rsidRPr="00AF4A55">
        <w:rPr>
          <w:lang w:val="en-US"/>
        </w:rPr>
        <w:t>.</w:t>
      </w:r>
      <w:proofErr w:type="spellEnd"/>
      <w:r w:rsidRPr="00AF4A55">
        <w:rPr>
          <w:lang w:val="en-US"/>
        </w:rPr>
        <w:t xml:space="preserve">], v. 41, n. 6, p. 42-51, 1 </w:t>
      </w:r>
      <w:proofErr w:type="spellStart"/>
      <w:r w:rsidRPr="00AF4A55">
        <w:rPr>
          <w:lang w:val="en-US"/>
        </w:rPr>
        <w:t>nov.</w:t>
      </w:r>
      <w:proofErr w:type="spellEnd"/>
      <w:r w:rsidRPr="00AF4A55">
        <w:rPr>
          <w:lang w:val="en-US"/>
        </w:rPr>
        <w:t xml:space="preserve"> 2021. Institute of Electrical and Electronics Engineers (IEEE). </w:t>
      </w:r>
    </w:p>
    <w:p w14:paraId="67F6E884" w14:textId="77777777" w:rsidR="006F5E82" w:rsidRPr="00370220" w:rsidRDefault="006F5E82" w:rsidP="00F44745">
      <w:pPr>
        <w:pStyle w:val="TF-REFERNCIASITEM0"/>
        <w:rPr>
          <w:szCs w:val="18"/>
          <w:lang w:val="en-US"/>
        </w:rPr>
      </w:pPr>
      <w:r w:rsidRPr="007F0611">
        <w:rPr>
          <w:szCs w:val="18"/>
          <w:lang w:val="en-US"/>
        </w:rPr>
        <w:t xml:space="preserve">HARIRI, </w:t>
      </w:r>
      <w:proofErr w:type="spellStart"/>
      <w:r w:rsidRPr="007F0611">
        <w:rPr>
          <w:szCs w:val="18"/>
          <w:lang w:val="en-US"/>
        </w:rPr>
        <w:t>Reihaneh</w:t>
      </w:r>
      <w:proofErr w:type="spellEnd"/>
      <w:r w:rsidRPr="007F0611">
        <w:rPr>
          <w:szCs w:val="18"/>
          <w:lang w:val="en-US"/>
        </w:rPr>
        <w:t xml:space="preserve"> H.; FREDERICKS, Erik M.; BOWERS, Kate </w:t>
      </w:r>
      <w:proofErr w:type="gramStart"/>
      <w:r w:rsidRPr="007F0611">
        <w:rPr>
          <w:szCs w:val="18"/>
          <w:lang w:val="en-US"/>
        </w:rPr>
        <w:t>M..</w:t>
      </w:r>
      <w:proofErr w:type="gramEnd"/>
      <w:r w:rsidRPr="007F0611">
        <w:rPr>
          <w:szCs w:val="18"/>
          <w:lang w:val="en-US"/>
        </w:rPr>
        <w:t xml:space="preserve"> Uncertainty in big data analytics: survey, opportunities, and challenges. </w:t>
      </w:r>
      <w:r w:rsidRPr="007F0611">
        <w:rPr>
          <w:b/>
          <w:bCs/>
          <w:szCs w:val="18"/>
          <w:lang w:val="en-US"/>
        </w:rPr>
        <w:t>Journal Of Big Data</w:t>
      </w:r>
      <w:r w:rsidRPr="007F0611">
        <w:rPr>
          <w:szCs w:val="18"/>
          <w:lang w:val="en-US"/>
        </w:rPr>
        <w:t>, [</w:t>
      </w:r>
      <w:proofErr w:type="spellStart"/>
      <w:r w:rsidRPr="007F0611">
        <w:rPr>
          <w:szCs w:val="18"/>
          <w:lang w:val="en-US"/>
        </w:rPr>
        <w:t>S.</w:t>
      </w:r>
      <w:r>
        <w:rPr>
          <w:szCs w:val="18"/>
          <w:lang w:val="en-US"/>
        </w:rPr>
        <w:t>l</w:t>
      </w:r>
      <w:r w:rsidRPr="007F0611">
        <w:rPr>
          <w:szCs w:val="18"/>
          <w:lang w:val="en-US"/>
        </w:rPr>
        <w:t>.</w:t>
      </w:r>
      <w:proofErr w:type="spellEnd"/>
      <w:r w:rsidRPr="007F0611">
        <w:rPr>
          <w:szCs w:val="18"/>
          <w:lang w:val="en-US"/>
        </w:rPr>
        <w:t xml:space="preserve">], v. 6, n. 1, 4 jun. 2019. Springer Science and Business Media LLC. </w:t>
      </w:r>
    </w:p>
    <w:p w14:paraId="06430F1C" w14:textId="77777777" w:rsidR="006F5E82" w:rsidRPr="008D7821" w:rsidRDefault="006F5E82" w:rsidP="00F44745">
      <w:pPr>
        <w:pStyle w:val="TF-REFERNCIASITEM0"/>
        <w:rPr>
          <w:szCs w:val="18"/>
          <w:lang w:val="en-US"/>
        </w:rPr>
      </w:pPr>
      <w:r w:rsidRPr="0044553B">
        <w:rPr>
          <w:szCs w:val="18"/>
          <w:lang w:val="en-US"/>
        </w:rPr>
        <w:t xml:space="preserve">HOGAN, Aidan </w:t>
      </w:r>
      <w:r w:rsidRPr="0044553B">
        <w:rPr>
          <w:i/>
          <w:iCs/>
          <w:szCs w:val="18"/>
          <w:lang w:val="en-US"/>
        </w:rPr>
        <w:t>et al</w:t>
      </w:r>
      <w:r w:rsidRPr="0044553B">
        <w:rPr>
          <w:szCs w:val="18"/>
          <w:lang w:val="en-US"/>
        </w:rPr>
        <w:t xml:space="preserve">. </w:t>
      </w:r>
      <w:r w:rsidRPr="00D35E61">
        <w:rPr>
          <w:szCs w:val="18"/>
          <w:lang w:val="en-US"/>
        </w:rPr>
        <w:t xml:space="preserve">Knowledge Graphs. </w:t>
      </w:r>
      <w:proofErr w:type="spellStart"/>
      <w:r w:rsidRPr="00D35E61">
        <w:rPr>
          <w:b/>
          <w:bCs/>
          <w:szCs w:val="18"/>
          <w:lang w:val="en-US"/>
        </w:rPr>
        <w:t>Acm</w:t>
      </w:r>
      <w:proofErr w:type="spellEnd"/>
      <w:r w:rsidRPr="00D35E61">
        <w:rPr>
          <w:b/>
          <w:bCs/>
          <w:szCs w:val="18"/>
          <w:lang w:val="en-US"/>
        </w:rPr>
        <w:t xml:space="preserve"> Computing Surveys</w:t>
      </w:r>
      <w:r w:rsidRPr="00D35E61">
        <w:rPr>
          <w:szCs w:val="18"/>
          <w:lang w:val="en-US"/>
        </w:rPr>
        <w:t>, [</w:t>
      </w:r>
      <w:proofErr w:type="spellStart"/>
      <w:r w:rsidRPr="00D35E61">
        <w:rPr>
          <w:szCs w:val="18"/>
          <w:lang w:val="en-US"/>
        </w:rPr>
        <w:t>S.</w:t>
      </w:r>
      <w:r>
        <w:rPr>
          <w:szCs w:val="18"/>
          <w:lang w:val="en-US"/>
        </w:rPr>
        <w:t>l</w:t>
      </w:r>
      <w:r w:rsidRPr="00D35E61">
        <w:rPr>
          <w:szCs w:val="18"/>
          <w:lang w:val="en-US"/>
        </w:rPr>
        <w:t>.</w:t>
      </w:r>
      <w:proofErr w:type="spellEnd"/>
      <w:r w:rsidRPr="00D35E61">
        <w:rPr>
          <w:szCs w:val="18"/>
          <w:lang w:val="en-US"/>
        </w:rPr>
        <w:t xml:space="preserve">], v. 54, n. 4, p. 1-37, 2 </w:t>
      </w:r>
      <w:proofErr w:type="spellStart"/>
      <w:r w:rsidRPr="00D35E61">
        <w:rPr>
          <w:szCs w:val="18"/>
          <w:lang w:val="en-US"/>
        </w:rPr>
        <w:t>jul.</w:t>
      </w:r>
      <w:proofErr w:type="spellEnd"/>
      <w:r w:rsidRPr="00D35E61">
        <w:rPr>
          <w:szCs w:val="18"/>
          <w:lang w:val="en-US"/>
        </w:rPr>
        <w:t xml:space="preserve"> 2021. Association for Computing Machinery (ACM). </w:t>
      </w:r>
    </w:p>
    <w:p w14:paraId="55A76203" w14:textId="77777777" w:rsidR="006F5E82" w:rsidRDefault="006F5E82" w:rsidP="00F44745">
      <w:pPr>
        <w:pStyle w:val="TF-REFERNCIASITEM0"/>
        <w:rPr>
          <w:szCs w:val="18"/>
          <w:lang w:val="en-US"/>
        </w:rPr>
      </w:pPr>
      <w:r w:rsidRPr="0044553B">
        <w:rPr>
          <w:szCs w:val="18"/>
          <w:lang w:val="en-US"/>
        </w:rPr>
        <w:t xml:space="preserve">JIANG, </w:t>
      </w:r>
      <w:proofErr w:type="spellStart"/>
      <w:r w:rsidRPr="0044553B">
        <w:rPr>
          <w:szCs w:val="18"/>
          <w:lang w:val="en-US"/>
        </w:rPr>
        <w:t>Yanbin</w:t>
      </w:r>
      <w:proofErr w:type="spellEnd"/>
      <w:r>
        <w:rPr>
          <w:szCs w:val="18"/>
          <w:lang w:val="en-US"/>
        </w:rPr>
        <w:t xml:space="preserve"> </w:t>
      </w:r>
      <w:r w:rsidRPr="0044553B">
        <w:rPr>
          <w:i/>
          <w:iCs/>
          <w:szCs w:val="18"/>
          <w:lang w:val="en-US"/>
        </w:rPr>
        <w:t>et al</w:t>
      </w:r>
      <w:r>
        <w:rPr>
          <w:szCs w:val="18"/>
          <w:lang w:val="en-US"/>
        </w:rPr>
        <w:t xml:space="preserve">. </w:t>
      </w:r>
      <w:r w:rsidRPr="00F173B7">
        <w:rPr>
          <w:szCs w:val="18"/>
          <w:lang w:val="en-US"/>
        </w:rPr>
        <w:t xml:space="preserve">Enhancing social recommendation via two-level graph attentional networks. </w:t>
      </w:r>
      <w:r w:rsidRPr="00F173B7">
        <w:rPr>
          <w:b/>
          <w:bCs/>
          <w:szCs w:val="18"/>
          <w:lang w:val="en-US"/>
        </w:rPr>
        <w:t>Neurocomputing</w:t>
      </w:r>
      <w:r w:rsidRPr="00F173B7">
        <w:rPr>
          <w:szCs w:val="18"/>
          <w:lang w:val="en-US"/>
        </w:rPr>
        <w:t>, [</w:t>
      </w:r>
      <w:proofErr w:type="spellStart"/>
      <w:r w:rsidRPr="00F173B7">
        <w:rPr>
          <w:szCs w:val="18"/>
          <w:lang w:val="en-US"/>
        </w:rPr>
        <w:t>S.</w:t>
      </w:r>
      <w:r>
        <w:rPr>
          <w:szCs w:val="18"/>
          <w:lang w:val="en-US"/>
        </w:rPr>
        <w:t>l</w:t>
      </w:r>
      <w:r w:rsidRPr="00F173B7">
        <w:rPr>
          <w:szCs w:val="18"/>
          <w:lang w:val="en-US"/>
        </w:rPr>
        <w:t>.</w:t>
      </w:r>
      <w:proofErr w:type="spellEnd"/>
      <w:r w:rsidRPr="00F173B7">
        <w:rPr>
          <w:szCs w:val="18"/>
          <w:lang w:val="en-US"/>
        </w:rPr>
        <w:t xml:space="preserve">], v. 449, n. 999, p. 71-84, ago. 2021. </w:t>
      </w:r>
      <w:r w:rsidRPr="00513427">
        <w:rPr>
          <w:szCs w:val="18"/>
          <w:lang w:val="en-US"/>
        </w:rPr>
        <w:t>Elsevier BV.</w:t>
      </w:r>
    </w:p>
    <w:p w14:paraId="1167F9D0" w14:textId="77777777" w:rsidR="006F5E82" w:rsidRPr="007D5541" w:rsidRDefault="006F5E82" w:rsidP="00F44745">
      <w:pPr>
        <w:pStyle w:val="TF-REFERNCIASITEM0"/>
        <w:rPr>
          <w:szCs w:val="18"/>
        </w:rPr>
      </w:pPr>
      <w:r w:rsidRPr="00432F56">
        <w:rPr>
          <w:szCs w:val="18"/>
          <w:lang w:val="en-US"/>
        </w:rPr>
        <w:t>KLABNIK, Stev</w:t>
      </w:r>
      <w:r>
        <w:rPr>
          <w:szCs w:val="18"/>
          <w:lang w:val="en-US"/>
        </w:rPr>
        <w:t>e; NICHOLS, Carol</w:t>
      </w:r>
      <w:r w:rsidRPr="00432F56">
        <w:rPr>
          <w:szCs w:val="18"/>
          <w:lang w:val="en-US"/>
        </w:rPr>
        <w:t xml:space="preserve">. </w:t>
      </w:r>
      <w:r w:rsidRPr="00093382">
        <w:rPr>
          <w:b/>
          <w:bCs/>
          <w:szCs w:val="18"/>
          <w:lang w:val="en-US"/>
        </w:rPr>
        <w:t>The Rust Programming Language</w:t>
      </w:r>
      <w:r w:rsidRPr="00093382">
        <w:rPr>
          <w:szCs w:val="18"/>
          <w:lang w:val="en-US"/>
        </w:rPr>
        <w:t xml:space="preserve">. </w:t>
      </w:r>
      <w:r w:rsidRPr="007D5541">
        <w:rPr>
          <w:szCs w:val="18"/>
        </w:rPr>
        <w:t>2023. Disponível em: https://doc.rust-lang.org/stable/book</w:t>
      </w:r>
      <w:r>
        <w:rPr>
          <w:szCs w:val="18"/>
        </w:rPr>
        <w:t>. Acesso em: 06 maio 2023;</w:t>
      </w:r>
    </w:p>
    <w:p w14:paraId="5CE7698B" w14:textId="77777777" w:rsidR="006F5E82" w:rsidRPr="00370220" w:rsidRDefault="006F5E82" w:rsidP="00F44745">
      <w:pPr>
        <w:pStyle w:val="TF-REFERNCIASITEM0"/>
        <w:rPr>
          <w:szCs w:val="18"/>
          <w:lang w:val="en-US"/>
        </w:rPr>
      </w:pPr>
      <w:r w:rsidRPr="00F73766">
        <w:rPr>
          <w:szCs w:val="18"/>
          <w:lang w:val="en-US"/>
        </w:rPr>
        <w:t xml:space="preserve">LALWANI, </w:t>
      </w:r>
      <w:proofErr w:type="spellStart"/>
      <w:r w:rsidRPr="00F73766">
        <w:rPr>
          <w:szCs w:val="18"/>
          <w:lang w:val="en-US"/>
        </w:rPr>
        <w:t>Soniya</w:t>
      </w:r>
      <w:proofErr w:type="spellEnd"/>
      <w:r w:rsidRPr="00F73766">
        <w:rPr>
          <w:szCs w:val="18"/>
          <w:lang w:val="en-US"/>
        </w:rPr>
        <w:t xml:space="preserve"> </w:t>
      </w:r>
      <w:r w:rsidRPr="00F73766">
        <w:rPr>
          <w:i/>
          <w:iCs/>
          <w:szCs w:val="18"/>
          <w:lang w:val="en-US"/>
        </w:rPr>
        <w:t>et al</w:t>
      </w:r>
      <w:r w:rsidRPr="00F73766">
        <w:rPr>
          <w:szCs w:val="18"/>
          <w:lang w:val="en-US"/>
        </w:rPr>
        <w:t xml:space="preserve">. </w:t>
      </w:r>
      <w:r w:rsidRPr="002367D8">
        <w:rPr>
          <w:szCs w:val="18"/>
          <w:lang w:val="en-US"/>
        </w:rPr>
        <w:t xml:space="preserve">A Survey on Parallel Particle Swarm Optimization Algorithms. </w:t>
      </w:r>
      <w:r w:rsidRPr="002367D8">
        <w:rPr>
          <w:b/>
          <w:bCs/>
          <w:szCs w:val="18"/>
          <w:lang w:val="en-US"/>
        </w:rPr>
        <w:t xml:space="preserve">Arabian Journal </w:t>
      </w:r>
      <w:proofErr w:type="gramStart"/>
      <w:r w:rsidRPr="002367D8">
        <w:rPr>
          <w:b/>
          <w:bCs/>
          <w:szCs w:val="18"/>
          <w:lang w:val="en-US"/>
        </w:rPr>
        <w:t>For</w:t>
      </w:r>
      <w:proofErr w:type="gramEnd"/>
      <w:r w:rsidRPr="002367D8">
        <w:rPr>
          <w:b/>
          <w:bCs/>
          <w:szCs w:val="18"/>
          <w:lang w:val="en-US"/>
        </w:rPr>
        <w:t xml:space="preserve"> Science And Engineering</w:t>
      </w:r>
      <w:r w:rsidRPr="002367D8">
        <w:rPr>
          <w:szCs w:val="18"/>
          <w:lang w:val="en-US"/>
        </w:rPr>
        <w:t>, [</w:t>
      </w:r>
      <w:proofErr w:type="spellStart"/>
      <w:r w:rsidRPr="002367D8">
        <w:rPr>
          <w:szCs w:val="18"/>
          <w:lang w:val="en-US"/>
        </w:rPr>
        <w:t>S.</w:t>
      </w:r>
      <w:r>
        <w:rPr>
          <w:szCs w:val="18"/>
          <w:lang w:val="en-US"/>
        </w:rPr>
        <w:t>l</w:t>
      </w:r>
      <w:r w:rsidRPr="002367D8">
        <w:rPr>
          <w:szCs w:val="18"/>
          <w:lang w:val="en-US"/>
        </w:rPr>
        <w:t>.</w:t>
      </w:r>
      <w:proofErr w:type="spellEnd"/>
      <w:r w:rsidRPr="002367D8">
        <w:rPr>
          <w:szCs w:val="18"/>
          <w:lang w:val="en-US"/>
        </w:rPr>
        <w:t xml:space="preserve">], v. 44, n. 4, p. 2899-2923, 8 </w:t>
      </w:r>
      <w:proofErr w:type="spellStart"/>
      <w:r w:rsidRPr="002367D8">
        <w:rPr>
          <w:szCs w:val="18"/>
          <w:lang w:val="en-US"/>
        </w:rPr>
        <w:t>jan.</w:t>
      </w:r>
      <w:proofErr w:type="spellEnd"/>
      <w:r w:rsidRPr="002367D8">
        <w:rPr>
          <w:szCs w:val="18"/>
          <w:lang w:val="en-US"/>
        </w:rPr>
        <w:t xml:space="preserve"> 2019. Springer Science and Business Media LLC. </w:t>
      </w:r>
    </w:p>
    <w:p w14:paraId="34C8D030" w14:textId="77777777" w:rsidR="006F5E82" w:rsidRPr="00370220" w:rsidRDefault="006F5E82" w:rsidP="00F44745">
      <w:pPr>
        <w:pStyle w:val="TF-REFERNCIASITEM0"/>
        <w:rPr>
          <w:szCs w:val="18"/>
          <w:lang w:val="en-US"/>
        </w:rPr>
      </w:pPr>
      <w:r w:rsidRPr="0044553B">
        <w:rPr>
          <w:szCs w:val="18"/>
          <w:lang w:val="en-US"/>
        </w:rPr>
        <w:t xml:space="preserve">LI, Michelle M.; HUANG, </w:t>
      </w:r>
      <w:proofErr w:type="spellStart"/>
      <w:r w:rsidRPr="0044553B">
        <w:rPr>
          <w:szCs w:val="18"/>
          <w:lang w:val="en-US"/>
        </w:rPr>
        <w:t>Kexin</w:t>
      </w:r>
      <w:proofErr w:type="spellEnd"/>
      <w:r w:rsidRPr="0044553B">
        <w:rPr>
          <w:szCs w:val="18"/>
          <w:lang w:val="en-US"/>
        </w:rPr>
        <w:t xml:space="preserve">; ZITNIK, Marinka. Graph representation learning in biomedicine and healthcare. </w:t>
      </w:r>
      <w:r w:rsidRPr="0044553B">
        <w:rPr>
          <w:b/>
          <w:bCs/>
          <w:szCs w:val="18"/>
          <w:lang w:val="en-US"/>
        </w:rPr>
        <w:t>Nature Biomedical Engineering</w:t>
      </w:r>
      <w:r w:rsidRPr="0044553B">
        <w:rPr>
          <w:szCs w:val="18"/>
          <w:lang w:val="en-US"/>
        </w:rPr>
        <w:t>, [</w:t>
      </w:r>
      <w:proofErr w:type="spellStart"/>
      <w:r w:rsidRPr="0044553B">
        <w:rPr>
          <w:szCs w:val="18"/>
          <w:lang w:val="en-US"/>
        </w:rPr>
        <w:t>S.</w:t>
      </w:r>
      <w:r>
        <w:rPr>
          <w:szCs w:val="18"/>
          <w:lang w:val="en-US"/>
        </w:rPr>
        <w:t>l</w:t>
      </w:r>
      <w:r w:rsidRPr="0044553B">
        <w:rPr>
          <w:szCs w:val="18"/>
          <w:lang w:val="en-US"/>
        </w:rPr>
        <w:t>.</w:t>
      </w:r>
      <w:proofErr w:type="spellEnd"/>
      <w:r w:rsidRPr="0044553B">
        <w:rPr>
          <w:szCs w:val="18"/>
          <w:lang w:val="en-US"/>
        </w:rPr>
        <w:t xml:space="preserve">], v. 6, n. 12, p. 1353-1369, 31 out. 2022. Springer Science and Business Media LLC. </w:t>
      </w:r>
    </w:p>
    <w:p w14:paraId="16E7A159" w14:textId="77777777" w:rsidR="006F5E82" w:rsidRPr="00513427" w:rsidRDefault="006F5E82" w:rsidP="00DA124D">
      <w:pPr>
        <w:pStyle w:val="TF-REFERNCIASITEM0"/>
        <w:rPr>
          <w:szCs w:val="18"/>
        </w:rPr>
      </w:pPr>
      <w:r w:rsidRPr="008D7821">
        <w:rPr>
          <w:szCs w:val="18"/>
          <w:lang w:val="en-US"/>
        </w:rPr>
        <w:t xml:space="preserve">LI, </w:t>
      </w:r>
      <w:proofErr w:type="spellStart"/>
      <w:r w:rsidRPr="008D7821">
        <w:rPr>
          <w:szCs w:val="18"/>
          <w:lang w:val="en-US"/>
        </w:rPr>
        <w:t>Qingbiao</w:t>
      </w:r>
      <w:proofErr w:type="spellEnd"/>
      <w:r w:rsidRPr="008D7821">
        <w:rPr>
          <w:szCs w:val="18"/>
          <w:lang w:val="en-US"/>
        </w:rPr>
        <w:t xml:space="preserve"> </w:t>
      </w:r>
      <w:r w:rsidRPr="008D7821">
        <w:rPr>
          <w:i/>
          <w:iCs/>
          <w:szCs w:val="18"/>
          <w:lang w:val="en-US"/>
        </w:rPr>
        <w:t>et al</w:t>
      </w:r>
      <w:r w:rsidRPr="008D7821">
        <w:rPr>
          <w:szCs w:val="18"/>
          <w:lang w:val="en-US"/>
        </w:rPr>
        <w:t xml:space="preserve">. </w:t>
      </w:r>
      <w:r w:rsidRPr="0044553B">
        <w:rPr>
          <w:szCs w:val="18"/>
          <w:lang w:val="en-US"/>
        </w:rPr>
        <w:t xml:space="preserve">Graph Neural Networks for Decentralized Multi-Robot Path Planning. </w:t>
      </w:r>
      <w:r w:rsidRPr="0044553B">
        <w:rPr>
          <w:b/>
          <w:bCs/>
          <w:szCs w:val="18"/>
          <w:lang w:val="en-US"/>
        </w:rPr>
        <w:t xml:space="preserve">2020 </w:t>
      </w:r>
      <w:proofErr w:type="spellStart"/>
      <w:r w:rsidRPr="0044553B">
        <w:rPr>
          <w:b/>
          <w:bCs/>
          <w:szCs w:val="18"/>
          <w:lang w:val="en-US"/>
        </w:rPr>
        <w:t>Ieee</w:t>
      </w:r>
      <w:proofErr w:type="spellEnd"/>
      <w:r w:rsidRPr="0044553B">
        <w:rPr>
          <w:b/>
          <w:bCs/>
          <w:szCs w:val="18"/>
          <w:lang w:val="en-US"/>
        </w:rPr>
        <w:t>/</w:t>
      </w:r>
      <w:proofErr w:type="spellStart"/>
      <w:r w:rsidRPr="0044553B">
        <w:rPr>
          <w:b/>
          <w:bCs/>
          <w:szCs w:val="18"/>
          <w:lang w:val="en-US"/>
        </w:rPr>
        <w:t>Rsj</w:t>
      </w:r>
      <w:proofErr w:type="spellEnd"/>
      <w:r w:rsidRPr="0044553B">
        <w:rPr>
          <w:b/>
          <w:bCs/>
          <w:szCs w:val="18"/>
          <w:lang w:val="en-US"/>
        </w:rPr>
        <w:t xml:space="preserve"> International Conference </w:t>
      </w:r>
      <w:proofErr w:type="gramStart"/>
      <w:r w:rsidRPr="0044553B">
        <w:rPr>
          <w:b/>
          <w:bCs/>
          <w:szCs w:val="18"/>
          <w:lang w:val="en-US"/>
        </w:rPr>
        <w:t>On</w:t>
      </w:r>
      <w:proofErr w:type="gramEnd"/>
      <w:r w:rsidRPr="0044553B">
        <w:rPr>
          <w:b/>
          <w:bCs/>
          <w:szCs w:val="18"/>
          <w:lang w:val="en-US"/>
        </w:rPr>
        <w:t xml:space="preserve"> Intelligent Robots And Systems (</w:t>
      </w:r>
      <w:proofErr w:type="spellStart"/>
      <w:r w:rsidRPr="0044553B">
        <w:rPr>
          <w:b/>
          <w:bCs/>
          <w:szCs w:val="18"/>
          <w:lang w:val="en-US"/>
        </w:rPr>
        <w:t>Iros</w:t>
      </w:r>
      <w:proofErr w:type="spellEnd"/>
      <w:r w:rsidRPr="0044553B">
        <w:rPr>
          <w:b/>
          <w:bCs/>
          <w:szCs w:val="18"/>
          <w:lang w:val="en-US"/>
        </w:rPr>
        <w:t>)</w:t>
      </w:r>
      <w:r w:rsidRPr="0044553B">
        <w:rPr>
          <w:szCs w:val="18"/>
          <w:lang w:val="en-US"/>
        </w:rPr>
        <w:t>, [</w:t>
      </w:r>
      <w:proofErr w:type="spellStart"/>
      <w:r w:rsidRPr="0044553B">
        <w:rPr>
          <w:szCs w:val="18"/>
          <w:lang w:val="en-US"/>
        </w:rPr>
        <w:t>S.</w:t>
      </w:r>
      <w:r>
        <w:rPr>
          <w:szCs w:val="18"/>
          <w:lang w:val="en-US"/>
        </w:rPr>
        <w:t>l</w:t>
      </w:r>
      <w:r w:rsidRPr="0044553B">
        <w:rPr>
          <w:szCs w:val="18"/>
          <w:lang w:val="en-US"/>
        </w:rPr>
        <w:t>.</w:t>
      </w:r>
      <w:proofErr w:type="spellEnd"/>
      <w:r w:rsidRPr="0044553B">
        <w:rPr>
          <w:szCs w:val="18"/>
          <w:lang w:val="en-US"/>
        </w:rPr>
        <w:t xml:space="preserve">], 24 out. 2020. </w:t>
      </w:r>
      <w:r w:rsidRPr="0044553B">
        <w:rPr>
          <w:szCs w:val="18"/>
        </w:rPr>
        <w:t>IEEE. http://dx.doi.org/10.1109/iros45743.2020.9341668. Disponível em: https://ieeexplore.ieee.org/document/9341668. Acesso em: 23 abr. 2023.</w:t>
      </w:r>
    </w:p>
    <w:p w14:paraId="4F2599FD" w14:textId="77777777" w:rsidR="006F5E82" w:rsidRPr="00DE7CA6" w:rsidRDefault="006F5E82" w:rsidP="00F44745">
      <w:pPr>
        <w:pStyle w:val="TF-REFERNCIASITEM0"/>
        <w:rPr>
          <w:szCs w:val="18"/>
        </w:rPr>
      </w:pPr>
      <w:r w:rsidRPr="007575EF">
        <w:rPr>
          <w:szCs w:val="18"/>
        </w:rPr>
        <w:t xml:space="preserve">RIBEIRO, Leonardo F. R </w:t>
      </w:r>
      <w:r w:rsidRPr="007575EF">
        <w:rPr>
          <w:i/>
          <w:iCs/>
          <w:szCs w:val="18"/>
        </w:rPr>
        <w:t>et al</w:t>
      </w:r>
      <w:r w:rsidRPr="007575EF">
        <w:rPr>
          <w:szCs w:val="18"/>
        </w:rPr>
        <w:t xml:space="preserve">. </w:t>
      </w:r>
      <w:proofErr w:type="spellStart"/>
      <w:r w:rsidRPr="008D7821">
        <w:rPr>
          <w:szCs w:val="18"/>
        </w:rPr>
        <w:t>Investigating</w:t>
      </w:r>
      <w:proofErr w:type="spellEnd"/>
      <w:r w:rsidRPr="008D7821">
        <w:rPr>
          <w:szCs w:val="18"/>
        </w:rPr>
        <w:t xml:space="preserve"> </w:t>
      </w:r>
      <w:proofErr w:type="spellStart"/>
      <w:r w:rsidRPr="008D7821">
        <w:rPr>
          <w:szCs w:val="18"/>
        </w:rPr>
        <w:t>Pretrained</w:t>
      </w:r>
      <w:proofErr w:type="spellEnd"/>
      <w:r w:rsidRPr="008D7821">
        <w:rPr>
          <w:szCs w:val="18"/>
        </w:rPr>
        <w:t xml:space="preserve"> </w:t>
      </w:r>
      <w:proofErr w:type="spellStart"/>
      <w:r w:rsidRPr="008D7821">
        <w:rPr>
          <w:szCs w:val="18"/>
        </w:rPr>
        <w:t>Language</w:t>
      </w:r>
      <w:proofErr w:type="spellEnd"/>
      <w:r w:rsidRPr="008D7821">
        <w:rPr>
          <w:szCs w:val="18"/>
        </w:rPr>
        <w:t xml:space="preserve"> Models for </w:t>
      </w:r>
      <w:proofErr w:type="spellStart"/>
      <w:r w:rsidRPr="008D7821">
        <w:rPr>
          <w:szCs w:val="18"/>
        </w:rPr>
        <w:t>Graph-to-Text</w:t>
      </w:r>
      <w:proofErr w:type="spellEnd"/>
      <w:r w:rsidRPr="008D7821">
        <w:rPr>
          <w:szCs w:val="18"/>
        </w:rPr>
        <w:t xml:space="preserve"> Generation. </w:t>
      </w:r>
      <w:proofErr w:type="spellStart"/>
      <w:r w:rsidRPr="008D7821">
        <w:rPr>
          <w:b/>
          <w:bCs/>
          <w:szCs w:val="18"/>
        </w:rPr>
        <w:t>Arxiv</w:t>
      </w:r>
      <w:proofErr w:type="spellEnd"/>
      <w:r w:rsidRPr="008D7821">
        <w:rPr>
          <w:szCs w:val="18"/>
        </w:rPr>
        <w:t>, [</w:t>
      </w:r>
      <w:proofErr w:type="spellStart"/>
      <w:r w:rsidRPr="008D7821">
        <w:rPr>
          <w:szCs w:val="18"/>
        </w:rPr>
        <w:t>S.</w:t>
      </w:r>
      <w:r>
        <w:rPr>
          <w:szCs w:val="18"/>
        </w:rPr>
        <w:t>l</w:t>
      </w:r>
      <w:proofErr w:type="spellEnd"/>
      <w:r w:rsidRPr="008D7821">
        <w:rPr>
          <w:szCs w:val="18"/>
        </w:rPr>
        <w:t xml:space="preserve">.], 2020. </w:t>
      </w:r>
      <w:proofErr w:type="spellStart"/>
      <w:r w:rsidRPr="00DE2A73">
        <w:rPr>
          <w:szCs w:val="18"/>
        </w:rPr>
        <w:t>ArXiv</w:t>
      </w:r>
      <w:proofErr w:type="spellEnd"/>
      <w:r w:rsidRPr="00DE2A73">
        <w:rPr>
          <w:szCs w:val="18"/>
        </w:rPr>
        <w:t>. http://dx.doi.org/10.48550/ARXIV.2007.08426.</w:t>
      </w:r>
      <w:r>
        <w:rPr>
          <w:szCs w:val="18"/>
        </w:rPr>
        <w:t xml:space="preserve"> Disponível em: </w:t>
      </w:r>
      <w:r w:rsidRPr="00DE2A73">
        <w:rPr>
          <w:szCs w:val="18"/>
        </w:rPr>
        <w:t>https://arxiv.org/abs/2007.08426</w:t>
      </w:r>
      <w:r>
        <w:rPr>
          <w:szCs w:val="18"/>
        </w:rPr>
        <w:t>. Acesso em: 23 abr. 2023.</w:t>
      </w:r>
    </w:p>
    <w:p w14:paraId="709163C3" w14:textId="77777777" w:rsidR="006F5E82" w:rsidRPr="00240AB9" w:rsidRDefault="006F5E82" w:rsidP="00F44745">
      <w:pPr>
        <w:pStyle w:val="TF-REFERNCIASITEM0"/>
        <w:rPr>
          <w:szCs w:val="18"/>
          <w:lang w:val="en-US"/>
        </w:rPr>
      </w:pPr>
      <w:r w:rsidRPr="008D7821">
        <w:rPr>
          <w:szCs w:val="18"/>
        </w:rPr>
        <w:t xml:space="preserve">SANTOS, Alberto </w:t>
      </w:r>
      <w:r w:rsidRPr="008D7821">
        <w:rPr>
          <w:i/>
          <w:iCs/>
          <w:szCs w:val="18"/>
        </w:rPr>
        <w:t>et al</w:t>
      </w:r>
      <w:r w:rsidRPr="008D7821">
        <w:rPr>
          <w:szCs w:val="18"/>
        </w:rPr>
        <w:t xml:space="preserve">. A </w:t>
      </w:r>
      <w:proofErr w:type="spellStart"/>
      <w:r w:rsidRPr="008D7821">
        <w:rPr>
          <w:szCs w:val="18"/>
        </w:rPr>
        <w:t>knowledge</w:t>
      </w:r>
      <w:proofErr w:type="spellEnd"/>
      <w:r w:rsidRPr="008D7821">
        <w:rPr>
          <w:szCs w:val="18"/>
        </w:rPr>
        <w:t xml:space="preserve"> </w:t>
      </w:r>
      <w:proofErr w:type="spellStart"/>
      <w:r w:rsidRPr="008D7821">
        <w:rPr>
          <w:szCs w:val="18"/>
        </w:rPr>
        <w:t>graph</w:t>
      </w:r>
      <w:proofErr w:type="spellEnd"/>
      <w:r w:rsidRPr="008D7821">
        <w:rPr>
          <w:szCs w:val="18"/>
        </w:rPr>
        <w:t xml:space="preserve"> </w:t>
      </w:r>
      <w:proofErr w:type="spellStart"/>
      <w:r w:rsidRPr="008D7821">
        <w:rPr>
          <w:szCs w:val="18"/>
        </w:rPr>
        <w:t>to</w:t>
      </w:r>
      <w:proofErr w:type="spellEnd"/>
      <w:r w:rsidRPr="008D7821">
        <w:rPr>
          <w:szCs w:val="18"/>
        </w:rPr>
        <w:t xml:space="preserve"> </w:t>
      </w:r>
      <w:proofErr w:type="spellStart"/>
      <w:r w:rsidRPr="008D7821">
        <w:rPr>
          <w:szCs w:val="18"/>
        </w:rPr>
        <w:t>interpret</w:t>
      </w:r>
      <w:proofErr w:type="spellEnd"/>
      <w:r w:rsidRPr="008D7821">
        <w:rPr>
          <w:szCs w:val="18"/>
        </w:rPr>
        <w:t xml:space="preserve"> </w:t>
      </w:r>
      <w:proofErr w:type="spellStart"/>
      <w:r w:rsidRPr="008D7821">
        <w:rPr>
          <w:szCs w:val="18"/>
        </w:rPr>
        <w:t>clinical</w:t>
      </w:r>
      <w:proofErr w:type="spellEnd"/>
      <w:r w:rsidRPr="008D7821">
        <w:rPr>
          <w:szCs w:val="18"/>
        </w:rPr>
        <w:t xml:space="preserve"> </w:t>
      </w:r>
      <w:proofErr w:type="spellStart"/>
      <w:r w:rsidRPr="008D7821">
        <w:rPr>
          <w:szCs w:val="18"/>
        </w:rPr>
        <w:t>proteomics</w:t>
      </w:r>
      <w:proofErr w:type="spellEnd"/>
      <w:r w:rsidRPr="008D7821">
        <w:rPr>
          <w:szCs w:val="18"/>
        </w:rPr>
        <w:t xml:space="preserve"> data. </w:t>
      </w:r>
      <w:proofErr w:type="spellStart"/>
      <w:r w:rsidRPr="00513427">
        <w:rPr>
          <w:b/>
          <w:bCs/>
          <w:szCs w:val="18"/>
        </w:rPr>
        <w:t>Nature</w:t>
      </w:r>
      <w:proofErr w:type="spellEnd"/>
      <w:r w:rsidRPr="00513427">
        <w:rPr>
          <w:b/>
          <w:bCs/>
          <w:szCs w:val="18"/>
        </w:rPr>
        <w:t xml:space="preserve"> </w:t>
      </w:r>
      <w:proofErr w:type="spellStart"/>
      <w:r w:rsidRPr="00513427">
        <w:rPr>
          <w:b/>
          <w:bCs/>
          <w:szCs w:val="18"/>
        </w:rPr>
        <w:t>Biotechnology</w:t>
      </w:r>
      <w:proofErr w:type="spellEnd"/>
      <w:r w:rsidRPr="00513427">
        <w:rPr>
          <w:szCs w:val="18"/>
        </w:rPr>
        <w:t>, [</w:t>
      </w:r>
      <w:proofErr w:type="spellStart"/>
      <w:r w:rsidRPr="00513427">
        <w:rPr>
          <w:szCs w:val="18"/>
        </w:rPr>
        <w:t>S.</w:t>
      </w:r>
      <w:r>
        <w:rPr>
          <w:szCs w:val="18"/>
        </w:rPr>
        <w:t>l</w:t>
      </w:r>
      <w:proofErr w:type="spellEnd"/>
      <w:r w:rsidRPr="00513427">
        <w:rPr>
          <w:szCs w:val="18"/>
        </w:rPr>
        <w:t xml:space="preserve">.], v. 40, n. 5, p. 692-702, 31 jan. 2022. </w:t>
      </w:r>
      <w:r w:rsidRPr="00BA1500">
        <w:rPr>
          <w:szCs w:val="18"/>
          <w:lang w:val="en-US"/>
        </w:rPr>
        <w:t xml:space="preserve">Springer Science and Business Media LLC. </w:t>
      </w:r>
    </w:p>
    <w:p w14:paraId="14AD1C6A" w14:textId="77777777" w:rsidR="006F5E82" w:rsidRPr="00370220" w:rsidRDefault="006F5E82" w:rsidP="00F44745">
      <w:pPr>
        <w:pStyle w:val="TF-REFERNCIASITEM0"/>
        <w:rPr>
          <w:szCs w:val="18"/>
          <w:lang w:val="en-US"/>
        </w:rPr>
      </w:pPr>
      <w:r w:rsidRPr="00240AB9">
        <w:rPr>
          <w:szCs w:val="18"/>
          <w:lang w:val="en-US"/>
        </w:rPr>
        <w:t xml:space="preserve">SESIN, I. Yu.; BOLBAKOV, R. </w:t>
      </w:r>
      <w:proofErr w:type="gramStart"/>
      <w:r w:rsidRPr="00240AB9">
        <w:rPr>
          <w:szCs w:val="18"/>
          <w:lang w:val="en-US"/>
        </w:rPr>
        <w:t>G..</w:t>
      </w:r>
      <w:proofErr w:type="gramEnd"/>
      <w:r w:rsidRPr="00240AB9">
        <w:rPr>
          <w:szCs w:val="18"/>
          <w:lang w:val="en-US"/>
        </w:rPr>
        <w:t xml:space="preserve"> </w:t>
      </w:r>
      <w:r w:rsidRPr="00C36EC0">
        <w:rPr>
          <w:szCs w:val="18"/>
          <w:lang w:val="en-US"/>
        </w:rPr>
        <w:t xml:space="preserve">Comparative analysis of software optimization methods in context of branch predication on GPUs. </w:t>
      </w:r>
      <w:r w:rsidRPr="00C36EC0">
        <w:rPr>
          <w:b/>
          <w:bCs/>
          <w:szCs w:val="18"/>
          <w:lang w:val="en-US"/>
        </w:rPr>
        <w:t>Russian Technological Journal</w:t>
      </w:r>
      <w:r w:rsidRPr="00C36EC0">
        <w:rPr>
          <w:szCs w:val="18"/>
          <w:lang w:val="en-US"/>
        </w:rPr>
        <w:t>, [</w:t>
      </w:r>
      <w:proofErr w:type="spellStart"/>
      <w:r w:rsidRPr="00C36EC0">
        <w:rPr>
          <w:szCs w:val="18"/>
          <w:lang w:val="en-US"/>
        </w:rPr>
        <w:t>S.</w:t>
      </w:r>
      <w:r>
        <w:rPr>
          <w:szCs w:val="18"/>
          <w:lang w:val="en-US"/>
        </w:rPr>
        <w:t>l</w:t>
      </w:r>
      <w:r w:rsidRPr="00C36EC0">
        <w:rPr>
          <w:szCs w:val="18"/>
          <w:lang w:val="en-US"/>
        </w:rPr>
        <w:t>.</w:t>
      </w:r>
      <w:proofErr w:type="spellEnd"/>
      <w:r w:rsidRPr="00C36EC0">
        <w:rPr>
          <w:szCs w:val="18"/>
          <w:lang w:val="en-US"/>
        </w:rPr>
        <w:t xml:space="preserve">], v. 9, n. 6, p. 7-15, 2 </w:t>
      </w:r>
      <w:proofErr w:type="spellStart"/>
      <w:r w:rsidRPr="00C36EC0">
        <w:rPr>
          <w:szCs w:val="18"/>
          <w:lang w:val="en-US"/>
        </w:rPr>
        <w:t>dez</w:t>
      </w:r>
      <w:proofErr w:type="spellEnd"/>
      <w:r w:rsidRPr="00C36EC0">
        <w:rPr>
          <w:szCs w:val="18"/>
          <w:lang w:val="en-US"/>
        </w:rPr>
        <w:t xml:space="preserve">. 2021. RTU MIREA. </w:t>
      </w:r>
    </w:p>
    <w:p w14:paraId="5027C9A0" w14:textId="77777777" w:rsidR="006F5E82" w:rsidRPr="008D7821" w:rsidRDefault="006F5E82" w:rsidP="00F44745">
      <w:pPr>
        <w:pStyle w:val="TF-REFERNCIASITEM0"/>
        <w:rPr>
          <w:szCs w:val="18"/>
          <w:lang w:val="en-US"/>
        </w:rPr>
      </w:pPr>
      <w:r w:rsidRPr="00197EAC">
        <w:rPr>
          <w:szCs w:val="18"/>
          <w:lang w:val="en-US"/>
        </w:rPr>
        <w:t xml:space="preserve">VIITANEN, Rasmus. </w:t>
      </w:r>
      <w:r w:rsidRPr="00414EDA">
        <w:rPr>
          <w:b/>
          <w:bCs/>
          <w:szCs w:val="18"/>
          <w:lang w:val="en-US"/>
        </w:rPr>
        <w:t>Evaluating Memory Models for Graph‐Like Data Structures in the Rust Programming Language</w:t>
      </w:r>
      <w:r w:rsidRPr="00197EAC">
        <w:rPr>
          <w:szCs w:val="18"/>
          <w:lang w:val="en-US"/>
        </w:rPr>
        <w:t xml:space="preserve">: performance and </w:t>
      </w:r>
      <w:proofErr w:type="spellStart"/>
      <w:r w:rsidRPr="00197EAC">
        <w:rPr>
          <w:szCs w:val="18"/>
          <w:lang w:val="en-US"/>
        </w:rPr>
        <w:t>usabiliy</w:t>
      </w:r>
      <w:proofErr w:type="spellEnd"/>
      <w:r w:rsidRPr="00197EAC">
        <w:rPr>
          <w:szCs w:val="18"/>
          <w:lang w:val="en-US"/>
        </w:rPr>
        <w:t xml:space="preserve">. 2020. 58 f. </w:t>
      </w:r>
      <w:proofErr w:type="spellStart"/>
      <w:r w:rsidRPr="00197EAC">
        <w:rPr>
          <w:szCs w:val="18"/>
          <w:lang w:val="en-US"/>
        </w:rPr>
        <w:t>Monografia</w:t>
      </w:r>
      <w:proofErr w:type="spellEnd"/>
      <w:r w:rsidRPr="00197EAC">
        <w:rPr>
          <w:szCs w:val="18"/>
          <w:lang w:val="en-US"/>
        </w:rPr>
        <w:t xml:space="preserve"> (</w:t>
      </w:r>
      <w:proofErr w:type="spellStart"/>
      <w:r>
        <w:rPr>
          <w:szCs w:val="18"/>
          <w:lang w:val="en-US"/>
        </w:rPr>
        <w:t>Mestrado</w:t>
      </w:r>
      <w:proofErr w:type="spellEnd"/>
      <w:r w:rsidRPr="00197EAC">
        <w:rPr>
          <w:szCs w:val="18"/>
          <w:lang w:val="en-US"/>
        </w:rPr>
        <w:t xml:space="preserve">) - </w:t>
      </w:r>
      <w:proofErr w:type="spellStart"/>
      <w:r w:rsidRPr="00197EAC">
        <w:rPr>
          <w:szCs w:val="18"/>
          <w:lang w:val="en-US"/>
        </w:rPr>
        <w:t>Curso</w:t>
      </w:r>
      <w:proofErr w:type="spellEnd"/>
      <w:r w:rsidRPr="00197EAC">
        <w:rPr>
          <w:szCs w:val="18"/>
          <w:lang w:val="en-US"/>
        </w:rPr>
        <w:t xml:space="preserve"> de Computer Engineering, Department </w:t>
      </w:r>
      <w:proofErr w:type="gramStart"/>
      <w:r w:rsidRPr="00197EAC">
        <w:rPr>
          <w:szCs w:val="18"/>
          <w:lang w:val="en-US"/>
        </w:rPr>
        <w:t>Of</w:t>
      </w:r>
      <w:proofErr w:type="gramEnd"/>
      <w:r w:rsidRPr="00197EAC">
        <w:rPr>
          <w:szCs w:val="18"/>
          <w:lang w:val="en-US"/>
        </w:rPr>
        <w:t xml:space="preserve"> Computer And Information Science, Linköping University, Linköping, 2020. </w:t>
      </w:r>
    </w:p>
    <w:p w14:paraId="216EE508" w14:textId="77777777" w:rsidR="006F5E82" w:rsidRDefault="006F5E82" w:rsidP="00F44745">
      <w:pPr>
        <w:pStyle w:val="TF-REFERNCIASITEM0"/>
        <w:rPr>
          <w:szCs w:val="18"/>
        </w:rPr>
      </w:pPr>
      <w:r w:rsidRPr="008D7821">
        <w:rPr>
          <w:szCs w:val="18"/>
          <w:lang w:val="en-US"/>
        </w:rPr>
        <w:t xml:space="preserve">WANG, Hao; </w:t>
      </w:r>
      <w:r w:rsidRPr="008D7821">
        <w:rPr>
          <w:i/>
          <w:iCs/>
          <w:szCs w:val="18"/>
          <w:lang w:val="en-US"/>
        </w:rPr>
        <w:t>et al</w:t>
      </w:r>
      <w:r w:rsidRPr="008D7821">
        <w:rPr>
          <w:szCs w:val="18"/>
          <w:lang w:val="en-US"/>
        </w:rPr>
        <w:t xml:space="preserve">. </w:t>
      </w:r>
      <w:r w:rsidRPr="00EA6999">
        <w:rPr>
          <w:szCs w:val="18"/>
          <w:lang w:val="en-US"/>
        </w:rPr>
        <w:t xml:space="preserve">SEP-graph: finding shortest execution paths for graph processing under a hybrid framework on </w:t>
      </w:r>
      <w:proofErr w:type="spellStart"/>
      <w:r w:rsidRPr="00EA6999">
        <w:rPr>
          <w:szCs w:val="18"/>
          <w:lang w:val="en-US"/>
        </w:rPr>
        <w:t>gpu</w:t>
      </w:r>
      <w:proofErr w:type="spellEnd"/>
      <w:r w:rsidRPr="00EA6999">
        <w:rPr>
          <w:szCs w:val="18"/>
          <w:lang w:val="en-US"/>
        </w:rPr>
        <w:t xml:space="preserve">. </w:t>
      </w:r>
      <w:r w:rsidRPr="00EA6999">
        <w:rPr>
          <w:b/>
          <w:bCs/>
          <w:szCs w:val="18"/>
          <w:lang w:val="en-US"/>
        </w:rPr>
        <w:t xml:space="preserve">Proceedings Of The 24Th Symposium </w:t>
      </w:r>
      <w:proofErr w:type="gramStart"/>
      <w:r w:rsidRPr="00EA6999">
        <w:rPr>
          <w:b/>
          <w:bCs/>
          <w:szCs w:val="18"/>
          <w:lang w:val="en-US"/>
        </w:rPr>
        <w:t>On</w:t>
      </w:r>
      <w:proofErr w:type="gramEnd"/>
      <w:r w:rsidRPr="00EA6999">
        <w:rPr>
          <w:b/>
          <w:bCs/>
          <w:szCs w:val="18"/>
          <w:lang w:val="en-US"/>
        </w:rPr>
        <w:t xml:space="preserve"> Principles And Practice Of Parallel Programming</w:t>
      </w:r>
      <w:r w:rsidRPr="00EA6999">
        <w:rPr>
          <w:szCs w:val="18"/>
          <w:lang w:val="en-US"/>
        </w:rPr>
        <w:t>, [</w:t>
      </w:r>
      <w:proofErr w:type="spellStart"/>
      <w:r w:rsidRPr="00EA6999">
        <w:rPr>
          <w:szCs w:val="18"/>
          <w:lang w:val="en-US"/>
        </w:rPr>
        <w:t>S.</w:t>
      </w:r>
      <w:r>
        <w:rPr>
          <w:szCs w:val="18"/>
          <w:lang w:val="en-US"/>
        </w:rPr>
        <w:t>l</w:t>
      </w:r>
      <w:r w:rsidRPr="00EA6999">
        <w:rPr>
          <w:szCs w:val="18"/>
          <w:lang w:val="en-US"/>
        </w:rPr>
        <w:t>.</w:t>
      </w:r>
      <w:proofErr w:type="spellEnd"/>
      <w:r w:rsidRPr="00EA6999">
        <w:rPr>
          <w:szCs w:val="18"/>
          <w:lang w:val="en-US"/>
        </w:rPr>
        <w:t xml:space="preserve">], p. 38-52, 16 </w:t>
      </w:r>
      <w:proofErr w:type="spellStart"/>
      <w:r w:rsidRPr="00EA6999">
        <w:rPr>
          <w:szCs w:val="18"/>
          <w:lang w:val="en-US"/>
        </w:rPr>
        <w:t>fev</w:t>
      </w:r>
      <w:proofErr w:type="spellEnd"/>
      <w:r w:rsidRPr="00EA6999">
        <w:rPr>
          <w:szCs w:val="18"/>
          <w:lang w:val="en-US"/>
        </w:rPr>
        <w:t xml:space="preserve">. 2019. </w:t>
      </w:r>
      <w:r w:rsidRPr="00730F8D">
        <w:rPr>
          <w:szCs w:val="18"/>
        </w:rPr>
        <w:t>ACM. Disponível em: https://dl.acm.org/doi/10.1145/3293883.3295733</w:t>
      </w:r>
      <w:r>
        <w:rPr>
          <w:szCs w:val="18"/>
        </w:rPr>
        <w:t>. Acesso em: 13 fev. 2023.</w:t>
      </w:r>
    </w:p>
    <w:p w14:paraId="36551895" w14:textId="77777777" w:rsidR="006F5E82" w:rsidRPr="008D7821" w:rsidRDefault="006F5E82" w:rsidP="00F44745">
      <w:pPr>
        <w:pStyle w:val="TF-REFERNCIASITEM0"/>
        <w:rPr>
          <w:lang w:val="en-US"/>
        </w:rPr>
      </w:pPr>
      <w:r w:rsidRPr="00242434">
        <w:rPr>
          <w:lang w:val="en-US"/>
        </w:rPr>
        <w:t xml:space="preserve">YAMATO, Yoji. Study and evaluation of automatic GPU offloading method from various language applications. </w:t>
      </w:r>
      <w:r w:rsidRPr="00242434">
        <w:rPr>
          <w:b/>
          <w:bCs/>
          <w:lang w:val="en-US"/>
        </w:rPr>
        <w:t xml:space="preserve">International Journal </w:t>
      </w:r>
      <w:proofErr w:type="gramStart"/>
      <w:r w:rsidRPr="00242434">
        <w:rPr>
          <w:b/>
          <w:bCs/>
          <w:lang w:val="en-US"/>
        </w:rPr>
        <w:t>Of</w:t>
      </w:r>
      <w:proofErr w:type="gramEnd"/>
      <w:r w:rsidRPr="00242434">
        <w:rPr>
          <w:b/>
          <w:bCs/>
          <w:lang w:val="en-US"/>
        </w:rPr>
        <w:t xml:space="preserve"> Parallel, Emergent And Distributed Systems</w:t>
      </w:r>
      <w:r w:rsidRPr="00242434">
        <w:rPr>
          <w:lang w:val="en-US"/>
        </w:rPr>
        <w:t>, [</w:t>
      </w:r>
      <w:proofErr w:type="spellStart"/>
      <w:r w:rsidRPr="00242434">
        <w:rPr>
          <w:lang w:val="en-US"/>
        </w:rPr>
        <w:t>S.</w:t>
      </w:r>
      <w:r>
        <w:rPr>
          <w:lang w:val="en-US"/>
        </w:rPr>
        <w:t>l</w:t>
      </w:r>
      <w:r w:rsidRPr="00242434">
        <w:rPr>
          <w:lang w:val="en-US"/>
        </w:rPr>
        <w:t>.</w:t>
      </w:r>
      <w:proofErr w:type="spellEnd"/>
      <w:r w:rsidRPr="00242434">
        <w:rPr>
          <w:lang w:val="en-US"/>
        </w:rPr>
        <w:t xml:space="preserve">], v. 37, n. 1, p. 22-39, 6 set. 2021. </w:t>
      </w:r>
      <w:r w:rsidRPr="00370220">
        <w:rPr>
          <w:lang w:val="en-US"/>
        </w:rPr>
        <w:t xml:space="preserve">Informa UK Limited. </w:t>
      </w:r>
    </w:p>
    <w:p w14:paraId="799CDA33" w14:textId="77777777" w:rsidR="006F5E82" w:rsidRPr="00240AB9" w:rsidRDefault="006F5E82" w:rsidP="00770837">
      <w:pPr>
        <w:pStyle w:val="TF-refernciasbibliogrficasTTULO"/>
        <w:jc w:val="left"/>
        <w:rPr>
          <w:b w:val="0"/>
          <w:caps w:val="0"/>
          <w:sz w:val="18"/>
        </w:rPr>
      </w:pPr>
      <w:commentRangeStart w:id="70"/>
      <w:r w:rsidRPr="0044553B">
        <w:rPr>
          <w:b w:val="0"/>
          <w:caps w:val="0"/>
          <w:sz w:val="18"/>
          <w:lang w:val="en-US"/>
        </w:rPr>
        <w:t>ZAREBAVANI</w:t>
      </w:r>
      <w:commentRangeEnd w:id="70"/>
      <w:r>
        <w:rPr>
          <w:rStyle w:val="Refdecomentrio"/>
          <w:b w:val="0"/>
          <w:caps w:val="0"/>
        </w:rPr>
        <w:commentReference w:id="70"/>
      </w:r>
      <w:r w:rsidRPr="0044553B">
        <w:rPr>
          <w:b w:val="0"/>
          <w:caps w:val="0"/>
          <w:sz w:val="18"/>
          <w:lang w:val="en-US"/>
        </w:rPr>
        <w:t xml:space="preserve">, </w:t>
      </w:r>
      <w:proofErr w:type="spellStart"/>
      <w:r w:rsidRPr="0044553B">
        <w:rPr>
          <w:b w:val="0"/>
          <w:caps w:val="0"/>
          <w:sz w:val="18"/>
          <w:lang w:val="en-US"/>
        </w:rPr>
        <w:t>Behrooz</w:t>
      </w:r>
      <w:proofErr w:type="spellEnd"/>
      <w:r w:rsidRPr="0044553B">
        <w:rPr>
          <w:b w:val="0"/>
          <w:caps w:val="0"/>
          <w:sz w:val="18"/>
          <w:lang w:val="en-US"/>
        </w:rPr>
        <w:t xml:space="preserve"> </w:t>
      </w:r>
      <w:r w:rsidRPr="007575EF">
        <w:rPr>
          <w:b w:val="0"/>
          <w:i/>
          <w:iCs/>
          <w:caps w:val="0"/>
          <w:sz w:val="18"/>
          <w:lang w:val="en-US"/>
        </w:rPr>
        <w:t>et al</w:t>
      </w:r>
      <w:r w:rsidRPr="0044553B">
        <w:rPr>
          <w:b w:val="0"/>
          <w:caps w:val="0"/>
          <w:sz w:val="18"/>
          <w:lang w:val="en-US"/>
        </w:rPr>
        <w:t xml:space="preserve">. </w:t>
      </w:r>
      <w:proofErr w:type="spellStart"/>
      <w:r w:rsidRPr="00EF5266">
        <w:rPr>
          <w:b w:val="0"/>
          <w:caps w:val="0"/>
          <w:sz w:val="18"/>
          <w:lang w:val="en-US"/>
        </w:rPr>
        <w:t>CuPC</w:t>
      </w:r>
      <w:proofErr w:type="spellEnd"/>
      <w:r w:rsidRPr="00EF5266">
        <w:rPr>
          <w:b w:val="0"/>
          <w:caps w:val="0"/>
          <w:sz w:val="18"/>
          <w:lang w:val="en-US"/>
        </w:rPr>
        <w:t xml:space="preserve">: </w:t>
      </w:r>
      <w:proofErr w:type="spellStart"/>
      <w:r w:rsidRPr="00EF5266">
        <w:rPr>
          <w:b w:val="0"/>
          <w:caps w:val="0"/>
          <w:sz w:val="18"/>
          <w:lang w:val="en-US"/>
        </w:rPr>
        <w:t>cuda</w:t>
      </w:r>
      <w:proofErr w:type="spellEnd"/>
      <w:r w:rsidRPr="00EF5266">
        <w:rPr>
          <w:b w:val="0"/>
          <w:caps w:val="0"/>
          <w:sz w:val="18"/>
          <w:lang w:val="en-US"/>
        </w:rPr>
        <w:t xml:space="preserve">-based parallel pc algorithm for causal structure learning on </w:t>
      </w:r>
      <w:proofErr w:type="spellStart"/>
      <w:r w:rsidRPr="00EF5266">
        <w:rPr>
          <w:b w:val="0"/>
          <w:caps w:val="0"/>
          <w:sz w:val="18"/>
          <w:lang w:val="en-US"/>
        </w:rPr>
        <w:t>gpu</w:t>
      </w:r>
      <w:proofErr w:type="spellEnd"/>
      <w:r w:rsidRPr="00EF5266">
        <w:rPr>
          <w:b w:val="0"/>
          <w:caps w:val="0"/>
          <w:sz w:val="18"/>
          <w:lang w:val="en-US"/>
        </w:rPr>
        <w:t xml:space="preserve">. </w:t>
      </w:r>
      <w:proofErr w:type="spellStart"/>
      <w:r w:rsidRPr="00EA6999">
        <w:rPr>
          <w:bCs/>
          <w:caps w:val="0"/>
          <w:sz w:val="18"/>
          <w:lang w:val="en-US"/>
        </w:rPr>
        <w:t>Ieee</w:t>
      </w:r>
      <w:proofErr w:type="spellEnd"/>
      <w:r w:rsidRPr="00EA6999">
        <w:rPr>
          <w:bCs/>
          <w:caps w:val="0"/>
          <w:sz w:val="18"/>
          <w:lang w:val="en-US"/>
        </w:rPr>
        <w:t xml:space="preserve"> Transactions </w:t>
      </w:r>
      <w:proofErr w:type="gramStart"/>
      <w:r w:rsidRPr="00EA6999">
        <w:rPr>
          <w:bCs/>
          <w:caps w:val="0"/>
          <w:sz w:val="18"/>
          <w:lang w:val="en-US"/>
        </w:rPr>
        <w:t>On</w:t>
      </w:r>
      <w:proofErr w:type="gramEnd"/>
      <w:r w:rsidRPr="00EA6999">
        <w:rPr>
          <w:bCs/>
          <w:caps w:val="0"/>
          <w:sz w:val="18"/>
          <w:lang w:val="en-US"/>
        </w:rPr>
        <w:t xml:space="preserve"> Parallel And Distributed Systems</w:t>
      </w:r>
      <w:r w:rsidRPr="00EF5266">
        <w:rPr>
          <w:b w:val="0"/>
          <w:caps w:val="0"/>
          <w:sz w:val="18"/>
          <w:lang w:val="en-US"/>
        </w:rPr>
        <w:t>, [</w:t>
      </w:r>
      <w:proofErr w:type="spellStart"/>
      <w:r w:rsidRPr="00EF5266">
        <w:rPr>
          <w:b w:val="0"/>
          <w:caps w:val="0"/>
          <w:sz w:val="18"/>
          <w:lang w:val="en-US"/>
        </w:rPr>
        <w:t>S.</w:t>
      </w:r>
      <w:r>
        <w:rPr>
          <w:b w:val="0"/>
          <w:caps w:val="0"/>
          <w:sz w:val="18"/>
          <w:lang w:val="en-US"/>
        </w:rPr>
        <w:t>l</w:t>
      </w:r>
      <w:r w:rsidRPr="00EF5266">
        <w:rPr>
          <w:b w:val="0"/>
          <w:caps w:val="0"/>
          <w:sz w:val="18"/>
          <w:lang w:val="en-US"/>
        </w:rPr>
        <w:t>.</w:t>
      </w:r>
      <w:proofErr w:type="spellEnd"/>
      <w:r w:rsidRPr="00EF5266">
        <w:rPr>
          <w:b w:val="0"/>
          <w:caps w:val="0"/>
          <w:sz w:val="18"/>
          <w:lang w:val="en-US"/>
        </w:rPr>
        <w:t xml:space="preserve">], v. 31, n. 3, p. 530-542, 1 mar. 2020. </w:t>
      </w:r>
      <w:proofErr w:type="spellStart"/>
      <w:r w:rsidRPr="00240AB9">
        <w:rPr>
          <w:b w:val="0"/>
          <w:caps w:val="0"/>
          <w:sz w:val="18"/>
        </w:rPr>
        <w:t>Institute</w:t>
      </w:r>
      <w:proofErr w:type="spellEnd"/>
      <w:r w:rsidRPr="00240AB9">
        <w:rPr>
          <w:b w:val="0"/>
          <w:caps w:val="0"/>
          <w:sz w:val="18"/>
        </w:rPr>
        <w:t xml:space="preserve"> </w:t>
      </w:r>
      <w:proofErr w:type="spellStart"/>
      <w:r w:rsidRPr="00240AB9">
        <w:rPr>
          <w:b w:val="0"/>
          <w:caps w:val="0"/>
          <w:sz w:val="18"/>
        </w:rPr>
        <w:t>of</w:t>
      </w:r>
      <w:proofErr w:type="spellEnd"/>
      <w:r w:rsidRPr="00240AB9">
        <w:rPr>
          <w:b w:val="0"/>
          <w:caps w:val="0"/>
          <w:sz w:val="18"/>
        </w:rPr>
        <w:t xml:space="preserve"> </w:t>
      </w:r>
      <w:proofErr w:type="spellStart"/>
      <w:r w:rsidRPr="00240AB9">
        <w:rPr>
          <w:b w:val="0"/>
          <w:caps w:val="0"/>
          <w:sz w:val="18"/>
        </w:rPr>
        <w:t>Electrical</w:t>
      </w:r>
      <w:proofErr w:type="spellEnd"/>
      <w:r w:rsidRPr="00240AB9">
        <w:rPr>
          <w:b w:val="0"/>
          <w:caps w:val="0"/>
          <w:sz w:val="18"/>
        </w:rPr>
        <w:t xml:space="preserve"> </w:t>
      </w:r>
      <w:proofErr w:type="spellStart"/>
      <w:r w:rsidRPr="00240AB9">
        <w:rPr>
          <w:b w:val="0"/>
          <w:caps w:val="0"/>
          <w:sz w:val="18"/>
        </w:rPr>
        <w:t>and</w:t>
      </w:r>
      <w:proofErr w:type="spellEnd"/>
      <w:r w:rsidRPr="00240AB9">
        <w:rPr>
          <w:b w:val="0"/>
          <w:caps w:val="0"/>
          <w:sz w:val="18"/>
        </w:rPr>
        <w:t xml:space="preserve"> </w:t>
      </w:r>
      <w:proofErr w:type="spellStart"/>
      <w:r w:rsidRPr="00240AB9">
        <w:rPr>
          <w:b w:val="0"/>
          <w:caps w:val="0"/>
          <w:sz w:val="18"/>
        </w:rPr>
        <w:t>Electronics</w:t>
      </w:r>
      <w:proofErr w:type="spellEnd"/>
      <w:r w:rsidRPr="00240AB9">
        <w:rPr>
          <w:b w:val="0"/>
          <w:caps w:val="0"/>
          <w:sz w:val="18"/>
        </w:rPr>
        <w:t xml:space="preserve"> </w:t>
      </w:r>
      <w:proofErr w:type="spellStart"/>
      <w:r w:rsidRPr="00240AB9">
        <w:rPr>
          <w:b w:val="0"/>
          <w:caps w:val="0"/>
          <w:sz w:val="18"/>
        </w:rPr>
        <w:t>Engineers</w:t>
      </w:r>
      <w:proofErr w:type="spellEnd"/>
      <w:r w:rsidRPr="00240AB9">
        <w:rPr>
          <w:b w:val="0"/>
          <w:caps w:val="0"/>
          <w:sz w:val="18"/>
        </w:rPr>
        <w:t xml:space="preserve"> (IEEE). </w:t>
      </w:r>
    </w:p>
    <w:p w14:paraId="116BE113" w14:textId="77777777" w:rsidR="006F5E82" w:rsidRPr="00240AB9" w:rsidRDefault="006F5E82">
      <w:pPr>
        <w:rPr>
          <w:sz w:val="18"/>
          <w:szCs w:val="20"/>
        </w:rPr>
      </w:pPr>
      <w:r w:rsidRPr="00240AB9">
        <w:rPr>
          <w:b/>
          <w:caps/>
          <w:sz w:val="18"/>
        </w:rPr>
        <w:br w:type="page"/>
      </w:r>
    </w:p>
    <w:p w14:paraId="72A643D5" w14:textId="77777777" w:rsidR="006F5E82" w:rsidRPr="00320BFA" w:rsidRDefault="006F5E82" w:rsidP="002513E6">
      <w:pPr>
        <w:pStyle w:val="TF-xAvalTTULO"/>
      </w:pPr>
      <w:r>
        <w:lastRenderedPageBreak/>
        <w:t>FORMULÁRIO  DE  avaliação BCC</w:t>
      </w:r>
      <w:r w:rsidRPr="00320BFA">
        <w:t xml:space="preserve"> – PROFESSOR TCC I</w:t>
      </w:r>
      <w:r>
        <w:t xml:space="preserve"> – Pré-projeto</w:t>
      </w:r>
    </w:p>
    <w:p w14:paraId="6F85297A" w14:textId="77777777" w:rsidR="006F5E82" w:rsidRDefault="006F5E82" w:rsidP="002513E6">
      <w:pPr>
        <w:pStyle w:val="TF-xAvalLINHA"/>
      </w:pPr>
      <w:r w:rsidRPr="00320BFA">
        <w:t>Avaliador(a):</w:t>
      </w:r>
      <w:r w:rsidRPr="00320BFA">
        <w:tab/>
      </w:r>
      <w:r>
        <w:t>Dalton Solano dos Reis</w:t>
      </w:r>
    </w:p>
    <w:p w14:paraId="62952B20" w14:textId="77777777" w:rsidR="006F5E82" w:rsidRPr="00320BFA" w:rsidRDefault="006F5E82" w:rsidP="002513E6">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4"/>
        <w:gridCol w:w="475"/>
        <w:gridCol w:w="479"/>
        <w:gridCol w:w="472"/>
      </w:tblGrid>
      <w:tr w:rsidR="006F5E82" w:rsidRPr="00320BFA" w14:paraId="1FD1FC6D" w14:textId="77777777" w:rsidTr="008E38BE">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0FA44391" w14:textId="77777777" w:rsidR="006F5E82" w:rsidRPr="00320BFA" w:rsidRDefault="006F5E82" w:rsidP="008E38BE">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2BC0DC75" w14:textId="77777777" w:rsidR="006F5E82" w:rsidRPr="00320BFA" w:rsidRDefault="006F5E82" w:rsidP="008E38BE">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20D6329F" w14:textId="77777777" w:rsidR="006F5E82" w:rsidRPr="00320BFA" w:rsidRDefault="006F5E82" w:rsidP="008E38BE">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5460C77E" w14:textId="77777777" w:rsidR="006F5E82" w:rsidRPr="00320BFA" w:rsidRDefault="006F5E82" w:rsidP="008E38BE">
            <w:pPr>
              <w:pStyle w:val="TF-xAvalITEMTABELA"/>
            </w:pPr>
            <w:r w:rsidRPr="00320BFA">
              <w:t>não atende</w:t>
            </w:r>
          </w:p>
        </w:tc>
      </w:tr>
      <w:tr w:rsidR="006F5E82" w:rsidRPr="00320BFA" w14:paraId="59670D8F" w14:textId="77777777" w:rsidTr="008E38BE">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55CD984B" w14:textId="77777777" w:rsidR="006F5E82" w:rsidRPr="00320BFA" w:rsidRDefault="006F5E82" w:rsidP="008E38BE">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4B586603" w14:textId="77777777" w:rsidR="006F5E82" w:rsidRPr="00821EE8" w:rsidRDefault="006F5E82" w:rsidP="006F5E82">
            <w:pPr>
              <w:pStyle w:val="TF-xAvalITEM"/>
              <w:ind w:left="360" w:hanging="360"/>
            </w:pPr>
            <w:r w:rsidRPr="00821EE8">
              <w:t>INTRODUÇÃO</w:t>
            </w:r>
          </w:p>
          <w:p w14:paraId="194E6918" w14:textId="77777777" w:rsidR="006F5E82" w:rsidRPr="00821EE8" w:rsidRDefault="006F5E82" w:rsidP="008E38BE">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702275B0" w14:textId="77777777" w:rsidR="006F5E82" w:rsidRPr="00320BFA" w:rsidRDefault="006F5E82" w:rsidP="008E38BE">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7509D513" w14:textId="77777777" w:rsidR="006F5E82" w:rsidRPr="00320BFA" w:rsidRDefault="006F5E82" w:rsidP="008E38BE">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154028B9" w14:textId="77777777" w:rsidR="006F5E82" w:rsidRPr="00320BFA" w:rsidRDefault="006F5E82" w:rsidP="008E38BE">
            <w:pPr>
              <w:ind w:left="709" w:hanging="709"/>
              <w:jc w:val="center"/>
              <w:rPr>
                <w:sz w:val="18"/>
              </w:rPr>
            </w:pPr>
          </w:p>
        </w:tc>
      </w:tr>
      <w:tr w:rsidR="006F5E82" w:rsidRPr="00320BFA" w14:paraId="3F8350C4" w14:textId="77777777" w:rsidTr="008E38BE">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180044F"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73230FB" w14:textId="77777777" w:rsidR="006F5E82" w:rsidRPr="00821EE8" w:rsidRDefault="006F5E82" w:rsidP="008E38BE">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2B8DBE57" w14:textId="77777777" w:rsidR="006F5E82" w:rsidRPr="00320BFA" w:rsidRDefault="006F5E82" w:rsidP="008E38BE">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7CBC913" w14:textId="77777777" w:rsidR="006F5E82" w:rsidRPr="00320BFA" w:rsidRDefault="006F5E82" w:rsidP="008E38BE">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FEDC3F4" w14:textId="77777777" w:rsidR="006F5E82" w:rsidRPr="00320BFA" w:rsidRDefault="006F5E82" w:rsidP="008E38BE">
            <w:pPr>
              <w:ind w:left="709" w:hanging="709"/>
              <w:jc w:val="center"/>
              <w:rPr>
                <w:sz w:val="18"/>
              </w:rPr>
            </w:pPr>
          </w:p>
        </w:tc>
      </w:tr>
      <w:tr w:rsidR="006F5E82" w:rsidRPr="00320BFA" w14:paraId="402DB7D9"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BBE42F9"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D1C2725" w14:textId="77777777" w:rsidR="006F5E82" w:rsidRPr="00320BFA" w:rsidRDefault="006F5E82" w:rsidP="006F5E82">
            <w:pPr>
              <w:pStyle w:val="TF-xAvalITEM"/>
              <w:ind w:left="360" w:hanging="360"/>
            </w:pPr>
            <w:r w:rsidRPr="00320BFA">
              <w:t>OBJETIVOS</w:t>
            </w:r>
          </w:p>
          <w:p w14:paraId="7C16845D" w14:textId="77777777" w:rsidR="006F5E82" w:rsidRPr="00320BFA" w:rsidRDefault="006F5E82" w:rsidP="008E38BE">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06E0E065" w14:textId="77777777" w:rsidR="006F5E82" w:rsidRPr="00320BFA" w:rsidRDefault="006F5E82" w:rsidP="008E38BE">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C0D38DC" w14:textId="77777777" w:rsidR="006F5E82" w:rsidRPr="00320BFA" w:rsidRDefault="006F5E82" w:rsidP="008E38BE">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24B5CA4" w14:textId="77777777" w:rsidR="006F5E82" w:rsidRPr="00320BFA" w:rsidRDefault="006F5E82" w:rsidP="008E38BE">
            <w:pPr>
              <w:ind w:left="709" w:hanging="709"/>
              <w:jc w:val="center"/>
              <w:rPr>
                <w:sz w:val="18"/>
              </w:rPr>
            </w:pPr>
          </w:p>
        </w:tc>
      </w:tr>
      <w:tr w:rsidR="006F5E82" w:rsidRPr="00320BFA" w14:paraId="053AEE80" w14:textId="77777777" w:rsidTr="008E38BE">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4F2E97B"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5F3F1DE" w14:textId="77777777" w:rsidR="006F5E82" w:rsidRPr="00320BFA" w:rsidRDefault="006F5E82" w:rsidP="008E38BE">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5A92B7D9" w14:textId="77777777" w:rsidR="006F5E82" w:rsidRPr="00320BFA" w:rsidRDefault="006F5E82" w:rsidP="008E38BE">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9A3F6BE" w14:textId="77777777" w:rsidR="006F5E82" w:rsidRPr="00320BFA" w:rsidRDefault="006F5E82" w:rsidP="008E38BE">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23DBAFB" w14:textId="77777777" w:rsidR="006F5E82" w:rsidRPr="00320BFA" w:rsidRDefault="006F5E82" w:rsidP="008E38BE">
            <w:pPr>
              <w:ind w:left="709" w:hanging="709"/>
              <w:jc w:val="center"/>
              <w:rPr>
                <w:sz w:val="18"/>
              </w:rPr>
            </w:pPr>
          </w:p>
        </w:tc>
      </w:tr>
      <w:tr w:rsidR="006F5E82" w:rsidRPr="00320BFA" w14:paraId="2CE3A61F"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0DC6AA2"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2F3A34A" w14:textId="77777777" w:rsidR="006F5E82" w:rsidRPr="00EE20C1" w:rsidRDefault="006F5E82" w:rsidP="006F5E82">
            <w:pPr>
              <w:pStyle w:val="TF-xAvalITEM"/>
              <w:ind w:left="360" w:hanging="360"/>
            </w:pPr>
            <w:r w:rsidRPr="00EE20C1">
              <w:t>JUSTIFICATIVA</w:t>
            </w:r>
          </w:p>
          <w:p w14:paraId="37CC30F0" w14:textId="77777777" w:rsidR="006F5E82" w:rsidRPr="00EE20C1" w:rsidRDefault="006F5E82" w:rsidP="008E38BE">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2F7E45F9" w14:textId="77777777" w:rsidR="006F5E82" w:rsidRPr="00320BFA" w:rsidRDefault="006F5E82" w:rsidP="008E38BE">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A4F32AF" w14:textId="77777777" w:rsidR="006F5E82" w:rsidRPr="00320BFA" w:rsidRDefault="006F5E82" w:rsidP="008E38BE">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B581327" w14:textId="77777777" w:rsidR="006F5E82" w:rsidRPr="00320BFA" w:rsidRDefault="006F5E82" w:rsidP="008E38BE">
            <w:pPr>
              <w:ind w:left="709" w:hanging="709"/>
              <w:jc w:val="center"/>
              <w:rPr>
                <w:sz w:val="18"/>
              </w:rPr>
            </w:pPr>
          </w:p>
        </w:tc>
      </w:tr>
      <w:tr w:rsidR="006F5E82" w:rsidRPr="00320BFA" w14:paraId="44647A49"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468BCEB"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1244C0E" w14:textId="77777777" w:rsidR="006F5E82" w:rsidRPr="00EE20C1" w:rsidRDefault="006F5E82" w:rsidP="008E38BE">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58866FE7" w14:textId="77777777" w:rsidR="006F5E82" w:rsidRPr="00320BFA" w:rsidRDefault="006F5E82" w:rsidP="008E38BE">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87FE150" w14:textId="77777777" w:rsidR="006F5E82" w:rsidRPr="00320BFA" w:rsidRDefault="006F5E82" w:rsidP="008E38BE">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CF37F39" w14:textId="77777777" w:rsidR="006F5E82" w:rsidRPr="00320BFA" w:rsidRDefault="006F5E82" w:rsidP="008E38BE">
            <w:pPr>
              <w:ind w:left="709" w:hanging="709"/>
              <w:jc w:val="center"/>
              <w:rPr>
                <w:sz w:val="18"/>
              </w:rPr>
            </w:pPr>
          </w:p>
        </w:tc>
      </w:tr>
      <w:tr w:rsidR="006F5E82" w:rsidRPr="00320BFA" w14:paraId="482CF080" w14:textId="77777777" w:rsidTr="008E38BE">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DB40E6C"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F9A1F26" w14:textId="77777777" w:rsidR="006F5E82" w:rsidRPr="00320BFA" w:rsidRDefault="006F5E82" w:rsidP="006F5E82">
            <w:pPr>
              <w:pStyle w:val="TF-xAvalITEM"/>
              <w:ind w:left="360" w:hanging="360"/>
            </w:pPr>
            <w:r w:rsidRPr="00320BFA">
              <w:t>METODOLOGIA</w:t>
            </w:r>
          </w:p>
          <w:p w14:paraId="36A9CD72" w14:textId="77777777" w:rsidR="006F5E82" w:rsidRPr="00320BFA" w:rsidRDefault="006F5E82" w:rsidP="008E38BE">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2B3B63AF" w14:textId="77777777" w:rsidR="006F5E82" w:rsidRPr="00320BFA" w:rsidRDefault="006F5E82" w:rsidP="008E38BE">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06BFF2D" w14:textId="77777777" w:rsidR="006F5E82" w:rsidRPr="00320BFA" w:rsidRDefault="006F5E82" w:rsidP="008E38BE">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A292994" w14:textId="77777777" w:rsidR="006F5E82" w:rsidRPr="00320BFA" w:rsidRDefault="006F5E82" w:rsidP="008E38BE">
            <w:pPr>
              <w:ind w:left="709" w:hanging="709"/>
              <w:jc w:val="center"/>
              <w:rPr>
                <w:sz w:val="18"/>
              </w:rPr>
            </w:pPr>
          </w:p>
        </w:tc>
      </w:tr>
      <w:tr w:rsidR="006F5E82" w:rsidRPr="00320BFA" w14:paraId="2C7E6B9E" w14:textId="77777777" w:rsidTr="008E38BE">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F134141"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0BB43E4" w14:textId="77777777" w:rsidR="006F5E82" w:rsidRPr="00320BFA" w:rsidRDefault="006F5E82" w:rsidP="008E38BE">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4B283D3F" w14:textId="77777777" w:rsidR="006F5E82" w:rsidRPr="00320BFA" w:rsidRDefault="006F5E82" w:rsidP="008E38BE">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1C2754C" w14:textId="77777777" w:rsidR="006F5E82" w:rsidRPr="00320BFA" w:rsidRDefault="006F5E82" w:rsidP="008E38BE">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C1AD586" w14:textId="77777777" w:rsidR="006F5E82" w:rsidRPr="00320BFA" w:rsidRDefault="006F5E82" w:rsidP="008E38BE">
            <w:pPr>
              <w:ind w:left="709" w:hanging="709"/>
              <w:jc w:val="center"/>
              <w:rPr>
                <w:sz w:val="18"/>
              </w:rPr>
            </w:pPr>
          </w:p>
        </w:tc>
      </w:tr>
      <w:tr w:rsidR="006F5E82" w:rsidRPr="00320BFA" w14:paraId="77C2DCFD" w14:textId="77777777" w:rsidTr="008E38BE">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8F362A5"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C1C0A09" w14:textId="77777777" w:rsidR="006F5E82" w:rsidRPr="00801036" w:rsidRDefault="006F5E82" w:rsidP="006F5E82">
            <w:pPr>
              <w:pStyle w:val="TF-xAvalITEM"/>
              <w:ind w:left="360" w:hanging="360"/>
            </w:pPr>
            <w:r w:rsidRPr="00801036">
              <w:t>REVISÃO BIBLIOGRÁFICA</w:t>
            </w:r>
          </w:p>
          <w:p w14:paraId="5ABA0104" w14:textId="77777777" w:rsidR="006F5E82" w:rsidRPr="00801036" w:rsidRDefault="006F5E82" w:rsidP="008E38BE">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2CC5D923" w14:textId="77777777" w:rsidR="006F5E82" w:rsidRPr="00801036" w:rsidRDefault="006F5E82" w:rsidP="008E38BE">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D27CFA8" w14:textId="77777777" w:rsidR="006F5E82" w:rsidRPr="00801036" w:rsidRDefault="006F5E82" w:rsidP="008E38BE">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B5645DC" w14:textId="77777777" w:rsidR="006F5E82" w:rsidRPr="00320BFA" w:rsidRDefault="006F5E82" w:rsidP="008E38BE">
            <w:pPr>
              <w:ind w:left="709" w:hanging="709"/>
              <w:jc w:val="center"/>
              <w:rPr>
                <w:sz w:val="18"/>
              </w:rPr>
            </w:pPr>
          </w:p>
        </w:tc>
      </w:tr>
      <w:tr w:rsidR="006F5E82" w:rsidRPr="00320BFA" w14:paraId="105C9E20" w14:textId="77777777" w:rsidTr="008E38BE">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9A4CE79" w14:textId="77777777" w:rsidR="006F5E82" w:rsidRPr="00320BFA" w:rsidRDefault="006F5E82" w:rsidP="008E38BE">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1291B57A" w14:textId="77777777" w:rsidR="006F5E82" w:rsidRPr="00320BFA" w:rsidRDefault="006F5E82" w:rsidP="006F5E82">
            <w:pPr>
              <w:pStyle w:val="TF-xAvalITEM"/>
              <w:ind w:left="360" w:hanging="360"/>
            </w:pPr>
            <w:r w:rsidRPr="00320BFA">
              <w:t>LINGUAGEM USADA (redação)</w:t>
            </w:r>
          </w:p>
          <w:p w14:paraId="7AEBC1AA" w14:textId="77777777" w:rsidR="006F5E82" w:rsidRPr="00320BFA" w:rsidRDefault="006F5E82" w:rsidP="008E38BE">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41718760" w14:textId="77777777" w:rsidR="006F5E82" w:rsidRPr="00320BFA" w:rsidRDefault="006F5E82" w:rsidP="008E38BE">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3B634804" w14:textId="77777777" w:rsidR="006F5E82" w:rsidRPr="00320BFA" w:rsidRDefault="006F5E82" w:rsidP="008E38BE">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6ACE88A2" w14:textId="77777777" w:rsidR="006F5E82" w:rsidRPr="00320BFA" w:rsidRDefault="006F5E82" w:rsidP="008E38BE">
            <w:pPr>
              <w:ind w:left="709" w:hanging="709"/>
              <w:jc w:val="center"/>
              <w:rPr>
                <w:sz w:val="18"/>
              </w:rPr>
            </w:pPr>
          </w:p>
        </w:tc>
      </w:tr>
      <w:tr w:rsidR="006F5E82" w:rsidRPr="00320BFA" w14:paraId="4D76209D"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C2ADB0F"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322B973" w14:textId="77777777" w:rsidR="006F5E82" w:rsidRPr="00320BFA" w:rsidRDefault="006F5E82" w:rsidP="008E38BE">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063132F1" w14:textId="77777777" w:rsidR="006F5E82" w:rsidRPr="00320BFA" w:rsidRDefault="006F5E82" w:rsidP="008E38BE">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87C09F0" w14:textId="77777777" w:rsidR="006F5E82" w:rsidRPr="00320BFA" w:rsidRDefault="006F5E82" w:rsidP="008E38BE">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996137B" w14:textId="77777777" w:rsidR="006F5E82" w:rsidRPr="00320BFA" w:rsidRDefault="006F5E82" w:rsidP="008E38BE">
            <w:pPr>
              <w:ind w:left="709" w:hanging="709"/>
              <w:jc w:val="center"/>
              <w:rPr>
                <w:sz w:val="18"/>
              </w:rPr>
            </w:pPr>
          </w:p>
        </w:tc>
      </w:tr>
      <w:tr w:rsidR="006F5E82" w:rsidRPr="00320BFA" w14:paraId="0D1D01B4"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7CDF316"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2F37AD8" w14:textId="77777777" w:rsidR="006F5E82" w:rsidRPr="00320BFA" w:rsidRDefault="006F5E82" w:rsidP="006F5E82">
            <w:pPr>
              <w:pStyle w:val="TF-xAvalITEM"/>
              <w:ind w:left="360" w:hanging="360"/>
            </w:pPr>
            <w:r w:rsidRPr="00320BFA">
              <w:t>ORGANIZAÇÃO E APRESENTAÇÃO GRÁFICA DO TEXTO</w:t>
            </w:r>
          </w:p>
          <w:p w14:paraId="11BC80DF" w14:textId="77777777" w:rsidR="006F5E82" w:rsidRPr="00320BFA" w:rsidRDefault="006F5E82" w:rsidP="008E38BE">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07A89AAB" w14:textId="77777777" w:rsidR="006F5E82" w:rsidRPr="00320BFA" w:rsidRDefault="006F5E82" w:rsidP="008E38BE">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A4259AD" w14:textId="77777777" w:rsidR="006F5E82" w:rsidRPr="00320BFA" w:rsidRDefault="006F5E82" w:rsidP="008E38BE">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E772D99" w14:textId="77777777" w:rsidR="006F5E82" w:rsidRPr="00320BFA" w:rsidRDefault="006F5E82" w:rsidP="008E38BE">
            <w:pPr>
              <w:ind w:left="709" w:hanging="709"/>
              <w:jc w:val="center"/>
              <w:rPr>
                <w:sz w:val="18"/>
              </w:rPr>
            </w:pPr>
          </w:p>
        </w:tc>
      </w:tr>
      <w:tr w:rsidR="006F5E82" w:rsidRPr="00320BFA" w14:paraId="353A37CB"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CD715EE"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271267F" w14:textId="77777777" w:rsidR="006F5E82" w:rsidRPr="00320BFA" w:rsidRDefault="006F5E82" w:rsidP="006F5E82">
            <w:pPr>
              <w:pStyle w:val="TF-xAvalITEM"/>
              <w:ind w:left="360" w:hanging="360"/>
            </w:pPr>
            <w:r w:rsidRPr="00320BFA">
              <w:t>ILUSTRAÇÕES (figuras, quadros, tabelas)</w:t>
            </w:r>
          </w:p>
          <w:p w14:paraId="59DECA93" w14:textId="77777777" w:rsidR="006F5E82" w:rsidRPr="00320BFA" w:rsidRDefault="006F5E82" w:rsidP="008E38BE">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530E4D95" w14:textId="77777777" w:rsidR="006F5E82" w:rsidRPr="00320BFA" w:rsidRDefault="006F5E82" w:rsidP="008E38BE">
            <w:pPr>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6C32159" w14:textId="77777777" w:rsidR="006F5E82" w:rsidRPr="00320BFA" w:rsidRDefault="006F5E82" w:rsidP="008E38BE">
            <w:pPr>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6E33377" w14:textId="77777777" w:rsidR="006F5E82" w:rsidRPr="00320BFA" w:rsidRDefault="006F5E82" w:rsidP="008E38BE">
            <w:pPr>
              <w:spacing w:before="80" w:after="80"/>
              <w:ind w:left="709" w:hanging="709"/>
              <w:jc w:val="center"/>
              <w:rPr>
                <w:sz w:val="18"/>
              </w:rPr>
            </w:pPr>
          </w:p>
        </w:tc>
      </w:tr>
      <w:tr w:rsidR="006F5E82" w:rsidRPr="00320BFA" w14:paraId="57CEB41D" w14:textId="77777777" w:rsidTr="008E38BE">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57B3F3D"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435CE7E" w14:textId="77777777" w:rsidR="006F5E82" w:rsidRPr="00320BFA" w:rsidRDefault="006F5E82" w:rsidP="006F5E82">
            <w:pPr>
              <w:pStyle w:val="TF-xAvalITEM"/>
              <w:ind w:left="360" w:hanging="360"/>
            </w:pPr>
            <w:r w:rsidRPr="00320BFA">
              <w:t>REFERÊNCIAS E CITAÇÕES</w:t>
            </w:r>
          </w:p>
          <w:p w14:paraId="0F3F8E9E" w14:textId="77777777" w:rsidR="006F5E82" w:rsidRPr="00320BFA" w:rsidRDefault="006F5E82" w:rsidP="008E38BE">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144F0AE2" w14:textId="77777777" w:rsidR="006F5E82" w:rsidRPr="00320BFA" w:rsidRDefault="006F5E82" w:rsidP="008E38BE">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7613E85" w14:textId="77777777" w:rsidR="006F5E82" w:rsidRPr="00320BFA" w:rsidRDefault="006F5E82" w:rsidP="008E38BE">
            <w:pPr>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28A8338F" w14:textId="77777777" w:rsidR="006F5E82" w:rsidRPr="00320BFA" w:rsidRDefault="006F5E82" w:rsidP="008E38BE">
            <w:pPr>
              <w:ind w:left="709" w:hanging="709"/>
              <w:jc w:val="center"/>
              <w:rPr>
                <w:sz w:val="18"/>
              </w:rPr>
            </w:pPr>
          </w:p>
        </w:tc>
      </w:tr>
      <w:tr w:rsidR="006F5E82" w:rsidRPr="00320BFA" w14:paraId="052302EF" w14:textId="77777777" w:rsidTr="008E38BE">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FE09B19"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6AACA66" w14:textId="77777777" w:rsidR="006F5E82" w:rsidRPr="00320BFA" w:rsidRDefault="006F5E82" w:rsidP="008E38BE">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71238D5C" w14:textId="77777777" w:rsidR="006F5E82" w:rsidRPr="00320BFA" w:rsidRDefault="006F5E82" w:rsidP="008E38BE">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BF2E83F" w14:textId="77777777" w:rsidR="006F5E82" w:rsidRPr="00320BFA" w:rsidRDefault="006F5E82" w:rsidP="008E38BE">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0C4B365" w14:textId="77777777" w:rsidR="006F5E82" w:rsidRPr="00320BFA" w:rsidRDefault="006F5E82" w:rsidP="008E38BE">
            <w:pPr>
              <w:ind w:left="709" w:hanging="709"/>
              <w:jc w:val="center"/>
              <w:rPr>
                <w:sz w:val="18"/>
              </w:rPr>
            </w:pPr>
          </w:p>
        </w:tc>
      </w:tr>
      <w:tr w:rsidR="006F5E82" w:rsidRPr="00320BFA" w14:paraId="7C21BF29"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B344B1D" w14:textId="77777777" w:rsidR="006F5E82" w:rsidRPr="00320BFA" w:rsidRDefault="006F5E82" w:rsidP="008E38BE">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10326B88" w14:textId="77777777" w:rsidR="006F5E82" w:rsidRPr="00320BFA" w:rsidRDefault="006F5E82" w:rsidP="008E38BE">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9540BA2" w14:textId="77777777" w:rsidR="006F5E82" w:rsidRPr="00320BFA" w:rsidRDefault="006F5E82" w:rsidP="008E38BE">
            <w:pPr>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284F2DC7" w14:textId="77777777" w:rsidR="006F5E82" w:rsidRPr="00320BFA" w:rsidRDefault="006F5E82" w:rsidP="008E38BE">
            <w:pPr>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009C02BD" w14:textId="77777777" w:rsidR="006F5E82" w:rsidRPr="00320BFA" w:rsidRDefault="006F5E82" w:rsidP="008E38BE">
            <w:pPr>
              <w:ind w:left="709" w:hanging="709"/>
              <w:jc w:val="center"/>
              <w:rPr>
                <w:sz w:val="18"/>
              </w:rPr>
            </w:pPr>
          </w:p>
        </w:tc>
      </w:tr>
    </w:tbl>
    <w:p w14:paraId="35AF7212" w14:textId="77777777" w:rsidR="006F5E82" w:rsidRDefault="006F5E82" w:rsidP="002513E6">
      <w:pPr>
        <w:pStyle w:val="TF-xAvalITEMDETALHE"/>
      </w:pPr>
    </w:p>
    <w:p w14:paraId="26B7EA64" w14:textId="77777777" w:rsidR="006F5E82" w:rsidRPr="00730F8D" w:rsidRDefault="006F5E82" w:rsidP="00770837">
      <w:pPr>
        <w:pStyle w:val="TF-refernciasbibliogrficasTTULO"/>
        <w:jc w:val="left"/>
      </w:pPr>
    </w:p>
    <w:p w14:paraId="6A627530" w14:textId="611E360D" w:rsidR="00093382" w:rsidRDefault="00093382">
      <w:r>
        <w:br w:type="page"/>
      </w:r>
    </w:p>
    <w:tbl>
      <w:tblPr>
        <w:tblW w:w="5000" w:type="pct"/>
        <w:tblLook w:val="0000" w:firstRow="0" w:lastRow="0" w:firstColumn="0" w:lastColumn="0" w:noHBand="0" w:noVBand="0"/>
      </w:tblPr>
      <w:tblGrid>
        <w:gridCol w:w="2568"/>
        <w:gridCol w:w="6503"/>
      </w:tblGrid>
      <w:tr w:rsidR="00093382" w14:paraId="1BD2DEB3" w14:textId="77777777" w:rsidTr="00671D82">
        <w:trPr>
          <w:trHeight w:val="721"/>
        </w:trPr>
        <w:tc>
          <w:tcPr>
            <w:tcW w:w="988" w:type="pct"/>
            <w:tcBorders>
              <w:top w:val="nil"/>
              <w:left w:val="nil"/>
              <w:bottom w:val="nil"/>
              <w:right w:val="nil"/>
            </w:tcBorders>
            <w:vAlign w:val="center"/>
          </w:tcPr>
          <w:p w14:paraId="08408625" w14:textId="77777777" w:rsidR="00093382" w:rsidRDefault="00093382" w:rsidP="00B30858">
            <w:pPr>
              <w:pStyle w:val="Ttulo3"/>
            </w:pPr>
            <w:r>
              <w:rPr>
                <w:noProof/>
              </w:rPr>
              <w:lastRenderedPageBreak/>
              <w:drawing>
                <wp:inline distT="0" distB="0" distL="0" distR="0" wp14:anchorId="6D5AD46B" wp14:editId="5094101B">
                  <wp:extent cx="943117" cy="590550"/>
                  <wp:effectExtent l="0" t="0" r="9525" b="0"/>
                  <wp:docPr id="1" name="Imagem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2E66E580" w14:textId="77777777" w:rsidR="00093382" w:rsidRPr="00951D18" w:rsidRDefault="00093382"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3C7F31D9" w14:textId="77777777" w:rsidR="00093382" w:rsidRDefault="00093382"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76A81D35" w14:textId="77777777" w:rsidR="00093382" w:rsidRDefault="00093382"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2A75701E" w14:textId="77777777" w:rsidR="00093382" w:rsidRDefault="00093382"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765AFE18" w14:textId="77777777" w:rsidR="00093382" w:rsidRPr="00951D18" w:rsidRDefault="00093382" w:rsidP="00671D82">
            <w:pPr>
              <w:jc w:val="both"/>
              <w:rPr>
                <w:smallCaps/>
                <w:sz w:val="22"/>
              </w:rPr>
            </w:pPr>
          </w:p>
        </w:tc>
      </w:tr>
    </w:tbl>
    <w:p w14:paraId="03B635CC" w14:textId="77777777" w:rsidR="00093382" w:rsidRDefault="00093382">
      <w:pPr>
        <w:spacing w:line="360" w:lineRule="auto"/>
        <w:rPr>
          <w:rFonts w:ascii="Arial" w:hAnsi="Arial" w:cs="Arial"/>
          <w:sz w:val="22"/>
        </w:rPr>
      </w:pPr>
    </w:p>
    <w:p w14:paraId="003A9281" w14:textId="77777777" w:rsidR="00093382" w:rsidRPr="00126703" w:rsidRDefault="00093382"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62130599" w14:textId="77777777" w:rsidR="00093382" w:rsidRPr="00BD07C0" w:rsidRDefault="00093382" w:rsidP="00BD07C0">
      <w:pPr>
        <w:pStyle w:val="Recuodecorpodetexto"/>
        <w:spacing w:before="120"/>
        <w:jc w:val="both"/>
        <w:rPr>
          <w:rFonts w:ascii="Arial" w:hAnsi="Arial" w:cs="Arial"/>
          <w:b/>
          <w:bCs/>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manifestar</w:t>
      </w:r>
      <w:r>
        <w:rPr>
          <w:rFonts w:ascii="Arial" w:hAnsi="Arial" w:cs="Arial"/>
          <w:sz w:val="22"/>
        </w:rPr>
        <w:t xml:space="preserve"> minha avaliação </w:t>
      </w:r>
      <w:r w:rsidRPr="00B939B7">
        <w:rPr>
          <w:rFonts w:ascii="Arial" w:hAnsi="Arial" w:cs="Arial"/>
          <w:sz w:val="22"/>
        </w:rPr>
        <w:t>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o</w:t>
      </w:r>
      <w:r>
        <w:rPr>
          <w:rFonts w:ascii="Arial" w:hAnsi="Arial" w:cs="Arial"/>
          <w:sz w:val="22"/>
        </w:rPr>
        <w:t xml:space="preserve"> Pré-Projeto de TCC</w:t>
      </w:r>
      <w:r w:rsidRPr="00B939B7">
        <w:rPr>
          <w:rFonts w:ascii="Arial" w:hAnsi="Arial" w:cs="Arial"/>
          <w:sz w:val="22"/>
        </w:rPr>
        <w:t xml:space="preserve"> realizado</w:t>
      </w:r>
      <w:r>
        <w:rPr>
          <w:rFonts w:ascii="Arial" w:hAnsi="Arial" w:cs="Arial"/>
          <w:sz w:val="22"/>
        </w:rPr>
        <w:t xml:space="preserve"> </w:t>
      </w:r>
      <w:r w:rsidRPr="00B939B7">
        <w:rPr>
          <w:rFonts w:ascii="Arial" w:hAnsi="Arial" w:cs="Arial"/>
          <w:sz w:val="22"/>
        </w:rPr>
        <w:t>pelo(a)</w:t>
      </w:r>
      <w:r>
        <w:rPr>
          <w:rFonts w:ascii="Arial" w:hAnsi="Arial" w:cs="Arial"/>
          <w:sz w:val="22"/>
        </w:rPr>
        <w:t xml:space="preserve"> </w:t>
      </w:r>
      <w:r w:rsidRPr="00B939B7">
        <w:rPr>
          <w:rFonts w:ascii="Arial" w:hAnsi="Arial" w:cs="Arial"/>
          <w:sz w:val="22"/>
        </w:rPr>
        <w:t>acadêmico(a),</w:t>
      </w:r>
      <w:r>
        <w:rPr>
          <w:rFonts w:ascii="Arial" w:hAnsi="Arial" w:cs="Arial"/>
          <w:sz w:val="22"/>
        </w:rPr>
        <w:t xml:space="preserve"> </w:t>
      </w:r>
      <w:r>
        <w:rPr>
          <w:rFonts w:ascii="Arial" w:hAnsi="Arial" w:cs="Arial"/>
          <w:b/>
          <w:bCs/>
          <w:sz w:val="22"/>
        </w:rPr>
        <w:t>_</w:t>
      </w:r>
      <w:r w:rsidRPr="00BD07C0">
        <w:rPr>
          <w:color w:val="000000"/>
          <w:sz w:val="20"/>
          <w:szCs w:val="20"/>
        </w:rPr>
        <w:t xml:space="preserve"> </w:t>
      </w:r>
      <w:r w:rsidRPr="00BD07C0">
        <w:rPr>
          <w:rFonts w:ascii="Arial" w:hAnsi="Arial" w:cs="Arial"/>
          <w:b/>
          <w:bCs/>
          <w:sz w:val="22"/>
        </w:rPr>
        <w:t xml:space="preserve">Igor </w:t>
      </w:r>
      <w:proofErr w:type="spellStart"/>
      <w:r w:rsidRPr="00BD07C0">
        <w:rPr>
          <w:rFonts w:ascii="Arial" w:hAnsi="Arial" w:cs="Arial"/>
          <w:b/>
          <w:bCs/>
          <w:sz w:val="22"/>
        </w:rPr>
        <w:t>Christofer</w:t>
      </w:r>
      <w:proofErr w:type="spellEnd"/>
      <w:r w:rsidRPr="00BD07C0">
        <w:rPr>
          <w:rFonts w:ascii="Arial" w:hAnsi="Arial" w:cs="Arial"/>
          <w:b/>
          <w:bCs/>
          <w:sz w:val="22"/>
        </w:rPr>
        <w:t xml:space="preserve"> </w:t>
      </w:r>
      <w:proofErr w:type="spellStart"/>
      <w:r w:rsidRPr="00BD07C0">
        <w:rPr>
          <w:rFonts w:ascii="Arial" w:hAnsi="Arial" w:cs="Arial"/>
          <w:b/>
          <w:bCs/>
          <w:sz w:val="22"/>
        </w:rPr>
        <w:t>Eisenhut</w:t>
      </w:r>
      <w:proofErr w:type="spellEnd"/>
      <w:r>
        <w:rPr>
          <w:rFonts w:ascii="Arial" w:hAnsi="Arial" w:cs="Arial"/>
          <w:b/>
          <w:bCs/>
          <w:sz w:val="22"/>
        </w:rPr>
        <w:t xml:space="preserve"> _</w:t>
      </w:r>
      <w:r>
        <w:rPr>
          <w:rFonts w:ascii="Arial" w:hAnsi="Arial" w:cs="Arial"/>
          <w:sz w:val="22"/>
        </w:rPr>
        <w:t xml:space="preserve"> </w:t>
      </w:r>
      <w:r w:rsidRPr="00B939B7">
        <w:rPr>
          <w:rFonts w:ascii="Arial" w:hAnsi="Arial" w:cs="Arial"/>
          <w:sz w:val="22"/>
        </w:rPr>
        <w:t>no</w:t>
      </w:r>
      <w:r>
        <w:rPr>
          <w:rFonts w:ascii="Arial" w:hAnsi="Arial" w:cs="Arial"/>
          <w:sz w:val="22"/>
        </w:rPr>
        <w:t xml:space="preserve"> </w:t>
      </w:r>
      <w:r>
        <w:rPr>
          <w:rFonts w:ascii="Arial" w:hAnsi="Arial" w:cs="Arial"/>
          <w:b/>
          <w:smallCaps/>
          <w:sz w:val="22"/>
        </w:rPr>
        <w:t>PRIMEIRO SEMESTRE de 2023</w:t>
      </w:r>
      <w:r w:rsidRPr="00B939B7">
        <w:rPr>
          <w:rFonts w:ascii="Arial" w:hAnsi="Arial" w:cs="Arial"/>
          <w:sz w:val="22"/>
        </w:rPr>
        <w:t>,</w:t>
      </w:r>
      <w:r>
        <w:rPr>
          <w:rFonts w:ascii="Arial" w:hAnsi="Arial" w:cs="Arial"/>
          <w:sz w:val="22"/>
        </w:rPr>
        <w:t xml:space="preserve"> </w:t>
      </w:r>
      <w:r w:rsidRPr="0028211F">
        <w:rPr>
          <w:rFonts w:ascii="Arial" w:hAnsi="Arial" w:cs="Arial"/>
          <w:sz w:val="22"/>
        </w:rPr>
        <w:t>com</w:t>
      </w:r>
      <w:r>
        <w:rPr>
          <w:rFonts w:ascii="Arial" w:hAnsi="Arial" w:cs="Arial"/>
          <w:sz w:val="22"/>
        </w:rPr>
        <w:t xml:space="preserve"> </w:t>
      </w:r>
      <w:r w:rsidRPr="0028211F">
        <w:rPr>
          <w:rFonts w:ascii="Arial" w:hAnsi="Arial" w:cs="Arial"/>
          <w:sz w:val="22"/>
        </w:rPr>
        <w:t>o</w:t>
      </w:r>
      <w:r>
        <w:rPr>
          <w:rFonts w:ascii="Arial" w:hAnsi="Arial" w:cs="Arial"/>
          <w:sz w:val="22"/>
        </w:rPr>
        <w:t xml:space="preserve"> </w:t>
      </w:r>
      <w:r w:rsidRPr="0028211F">
        <w:rPr>
          <w:rFonts w:ascii="Arial" w:hAnsi="Arial" w:cs="Arial"/>
          <w:sz w:val="22"/>
        </w:rPr>
        <w:t xml:space="preserve">título </w:t>
      </w:r>
      <w:r>
        <w:rPr>
          <w:rFonts w:ascii="Arial" w:hAnsi="Arial" w:cs="Arial"/>
          <w:b/>
          <w:bCs/>
          <w:sz w:val="22"/>
        </w:rPr>
        <w:t xml:space="preserve">_ </w:t>
      </w:r>
      <w:r w:rsidRPr="00BD07C0">
        <w:rPr>
          <w:rFonts w:ascii="Arial" w:hAnsi="Arial" w:cs="Arial"/>
          <w:b/>
          <w:bCs/>
          <w:sz w:val="22"/>
        </w:rPr>
        <w:t>OTIMIZAÇÃO EM PROCESSAMENTO DE GRAFOS UTILIZANDO PARALELISMO EM GPU E RUST</w:t>
      </w:r>
      <w:r>
        <w:rPr>
          <w:rFonts w:ascii="Arial" w:hAnsi="Arial" w:cs="Arial"/>
          <w:b/>
          <w:bCs/>
          <w:sz w:val="22"/>
        </w:rPr>
        <w:t xml:space="preserve"> _</w:t>
      </w:r>
      <w:r w:rsidRPr="00646F0D">
        <w:rPr>
          <w:rFonts w:ascii="Arial" w:hAnsi="Arial" w:cs="Arial"/>
          <w:sz w:val="22"/>
        </w:rPr>
        <w:t>,</w:t>
      </w:r>
      <w:r w:rsidRPr="0028211F">
        <w:rPr>
          <w:rFonts w:ascii="Arial" w:hAnsi="Arial" w:cs="Arial"/>
          <w:sz w:val="22"/>
        </w:rPr>
        <w:t xml:space="preserve"> sob orientação </w:t>
      </w:r>
      <w:r w:rsidRPr="004F3C7A">
        <w:rPr>
          <w:rFonts w:ascii="Arial" w:hAnsi="Arial" w:cs="Arial"/>
          <w:sz w:val="22"/>
        </w:rPr>
        <w:t xml:space="preserve">do </w:t>
      </w:r>
      <w:proofErr w:type="spellStart"/>
      <w:r w:rsidRPr="004F3C7A">
        <w:rPr>
          <w:rFonts w:ascii="Arial" w:hAnsi="Arial" w:cs="Arial"/>
          <w:sz w:val="22"/>
        </w:rPr>
        <w:t>prof</w:t>
      </w:r>
      <w:proofErr w:type="spellEnd"/>
      <w:r w:rsidRPr="004F3C7A">
        <w:rPr>
          <w:rFonts w:ascii="Arial" w:hAnsi="Arial" w:cs="Arial"/>
          <w:sz w:val="22"/>
        </w:rPr>
        <w:t xml:space="preserve">(a). </w:t>
      </w:r>
      <w:r>
        <w:rPr>
          <w:rFonts w:ascii="Arial" w:hAnsi="Arial" w:cs="Arial"/>
          <w:b/>
          <w:bCs/>
          <w:sz w:val="22"/>
        </w:rPr>
        <w:t xml:space="preserve">_ </w:t>
      </w:r>
      <w:r w:rsidRPr="00BD07C0">
        <w:rPr>
          <w:rFonts w:ascii="Arial" w:hAnsi="Arial" w:cs="Arial"/>
          <w:b/>
          <w:bCs/>
          <w:sz w:val="22"/>
        </w:rPr>
        <w:t xml:space="preserve">Aurélio Faustino </w:t>
      </w:r>
      <w:proofErr w:type="spellStart"/>
      <w:r w:rsidRPr="00BD07C0">
        <w:rPr>
          <w:rFonts w:ascii="Arial" w:hAnsi="Arial" w:cs="Arial"/>
          <w:b/>
          <w:bCs/>
          <w:sz w:val="22"/>
        </w:rPr>
        <w:t>Hoppe</w:t>
      </w:r>
      <w:proofErr w:type="spellEnd"/>
      <w:r w:rsidRPr="00BD07C0">
        <w:rPr>
          <w:rFonts w:ascii="Arial" w:hAnsi="Arial" w:cs="Arial"/>
          <w:b/>
          <w:bCs/>
          <w:sz w:val="22"/>
        </w:rPr>
        <w:t xml:space="preserve"> </w:t>
      </w:r>
      <w:r>
        <w:rPr>
          <w:rFonts w:ascii="Arial" w:hAnsi="Arial" w:cs="Arial"/>
          <w:b/>
          <w:bCs/>
          <w:sz w:val="22"/>
        </w:rPr>
        <w:t>_</w:t>
      </w:r>
      <w:r w:rsidRPr="0030563C">
        <w:rPr>
          <w:rFonts w:ascii="Arial" w:hAnsi="Arial" w:cs="Arial"/>
          <w:sz w:val="22"/>
        </w:rPr>
        <w:t>.</w:t>
      </w:r>
    </w:p>
    <w:p w14:paraId="0ECABB44" w14:textId="77777777" w:rsidR="00093382" w:rsidRDefault="00093382" w:rsidP="00610451">
      <w:pPr>
        <w:pStyle w:val="Recuodecorpodetexto"/>
        <w:spacing w:before="120"/>
        <w:ind w:firstLine="0"/>
        <w:jc w:val="both"/>
        <w:rPr>
          <w:rFonts w:ascii="Arial" w:hAnsi="Arial" w:cs="Arial"/>
          <w:sz w:val="22"/>
        </w:rPr>
      </w:pPr>
    </w:p>
    <w:p w14:paraId="127EEB29" w14:textId="77777777" w:rsidR="00093382" w:rsidRDefault="00093382"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093382" w14:paraId="56F2E0A7"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2A103400" w14:textId="77777777" w:rsidR="00093382" w:rsidRDefault="00093382"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4AA7AF01" w14:textId="77777777" w:rsidR="00093382" w:rsidRDefault="00093382"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1DF18C63" w14:textId="77777777" w:rsidR="00093382" w:rsidRDefault="00093382"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56A36F54" w14:textId="77777777" w:rsidR="00093382" w:rsidRDefault="00093382"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093382" w14:paraId="1A9BD4AD"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3EA1392A" w14:textId="77777777" w:rsidR="00093382" w:rsidRDefault="00093382" w:rsidP="0081369D">
            <w:pPr>
              <w:pStyle w:val="Corpodetexto"/>
              <w:spacing w:line="240" w:lineRule="auto"/>
              <w:jc w:val="left"/>
              <w:rPr>
                <w:rFonts w:ascii="Arial" w:hAnsi="Arial" w:cs="Arial"/>
                <w:sz w:val="22"/>
              </w:rPr>
            </w:pPr>
            <w:r>
              <w:rPr>
                <w:rFonts w:ascii="Arial" w:hAnsi="Arial" w:cs="Arial"/>
                <w:sz w:val="22"/>
              </w:rPr>
              <w:t>Professor(a) Avaliador(a): _</w:t>
            </w:r>
            <w:r w:rsidRPr="00BD07C0">
              <w:rPr>
                <w:rFonts w:ascii="Arial" w:hAnsi="Arial" w:cs="Arial"/>
                <w:color w:val="00549A"/>
                <w:shd w:val="clear" w:color="auto" w:fill="E6F0F6"/>
              </w:rPr>
              <w:t xml:space="preserve"> </w:t>
            </w:r>
            <w:r w:rsidRPr="00BD07C0">
              <w:rPr>
                <w:rFonts w:ascii="Arial" w:hAnsi="Arial" w:cs="Arial"/>
                <w:sz w:val="22"/>
              </w:rPr>
              <w:t>Gilvan Justino</w:t>
            </w:r>
            <w:r>
              <w:rPr>
                <w:rFonts w:ascii="Arial" w:hAnsi="Arial" w:cs="Arial"/>
                <w:sz w:val="22"/>
              </w:rPr>
              <w:t xml:space="preserve"> _</w:t>
            </w:r>
          </w:p>
          <w:p w14:paraId="4A1AD992" w14:textId="77777777" w:rsidR="00093382" w:rsidRPr="00646F0D" w:rsidRDefault="00093382" w:rsidP="00B46D59">
            <w:pPr>
              <w:pStyle w:val="Corpodetexto"/>
              <w:spacing w:line="240" w:lineRule="auto"/>
              <w:jc w:val="left"/>
              <w:rPr>
                <w:rFonts w:ascii="Arial" w:hAnsi="Arial" w:cs="Arial"/>
                <w:b w:val="0"/>
                <w:bCs w:val="0"/>
                <w:sz w:val="22"/>
              </w:rPr>
            </w:pPr>
            <w:r w:rsidRPr="004F3C7A">
              <w:rPr>
                <w:rFonts w:ascii="Arial" w:hAnsi="Arial" w:cs="Arial"/>
                <w:b w:val="0"/>
                <w:bCs w:val="0"/>
                <w:sz w:val="22"/>
              </w:rPr>
              <w:t xml:space="preserve"> </w:t>
            </w:r>
          </w:p>
        </w:tc>
        <w:tc>
          <w:tcPr>
            <w:tcW w:w="1519" w:type="dxa"/>
            <w:vAlign w:val="center"/>
          </w:tcPr>
          <w:p w14:paraId="0319A3AA" w14:textId="40820151" w:rsidR="00093382" w:rsidRDefault="00093382"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10,0</w:t>
            </w:r>
          </w:p>
        </w:tc>
        <w:tc>
          <w:tcPr>
            <w:tcW w:w="236" w:type="dxa"/>
            <w:tcBorders>
              <w:top w:val="nil"/>
              <w:left w:val="single" w:sz="4" w:space="0" w:color="auto"/>
              <w:bottom w:val="nil"/>
              <w:right w:val="nil"/>
            </w:tcBorders>
            <w:vAlign w:val="center"/>
          </w:tcPr>
          <w:p w14:paraId="09A85A46" w14:textId="77777777" w:rsidR="00093382" w:rsidRDefault="00093382"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673A9F84" w14:textId="77777777" w:rsidR="00093382" w:rsidRDefault="00093382" w:rsidP="00584D96">
      <w:pPr>
        <w:spacing w:line="360" w:lineRule="auto"/>
        <w:jc w:val="right"/>
        <w:rPr>
          <w:rFonts w:ascii="Arial" w:hAnsi="Arial" w:cs="Arial"/>
          <w:sz w:val="22"/>
          <w:szCs w:val="22"/>
        </w:rPr>
      </w:pPr>
    </w:p>
    <w:p w14:paraId="4F068220" w14:textId="77777777" w:rsidR="00093382" w:rsidRPr="0001192F" w:rsidRDefault="00093382"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12" w:history="1">
        <w:r w:rsidRPr="00F72701">
          <w:rPr>
            <w:rStyle w:val="Hyperlink"/>
            <w:rFonts w:ascii="Arial" w:hAnsi="Arial" w:cs="Arial"/>
            <w:sz w:val="18"/>
            <w:szCs w:val="18"/>
          </w:rPr>
          <w:t>dalton@furb.br</w:t>
        </w:r>
      </w:hyperlink>
      <w:r>
        <w:rPr>
          <w:rFonts w:ascii="Arial" w:hAnsi="Arial" w:cs="Arial"/>
          <w:sz w:val="18"/>
          <w:szCs w:val="18"/>
        </w:rPr>
        <w:t>). N</w:t>
      </w:r>
      <w:r w:rsidRPr="0001192F">
        <w:rPr>
          <w:rFonts w:ascii="Arial" w:hAnsi="Arial" w:cs="Arial"/>
          <w:sz w:val="18"/>
          <w:szCs w:val="18"/>
        </w:rPr>
        <w:t>ão passar o arquivo com as anotações da revisão já enviado ao professor de TCC1</w:t>
      </w:r>
      <w:r>
        <w:rPr>
          <w:rFonts w:ascii="Arial" w:hAnsi="Arial" w:cs="Arial"/>
          <w:sz w:val="18"/>
          <w:szCs w:val="18"/>
        </w:rPr>
        <w:t xml:space="preserve"> </w:t>
      </w:r>
      <w:r w:rsidRPr="0001192F">
        <w:rPr>
          <w:rFonts w:ascii="Arial" w:hAnsi="Arial" w:cs="Arial"/>
          <w:sz w:val="18"/>
          <w:szCs w:val="18"/>
        </w:rPr>
        <w:t xml:space="preserve">para o orientando e nem para o </w:t>
      </w:r>
      <w:r>
        <w:rPr>
          <w:rFonts w:ascii="Arial" w:hAnsi="Arial" w:cs="Arial"/>
          <w:sz w:val="18"/>
          <w:szCs w:val="18"/>
        </w:rPr>
        <w:t xml:space="preserve">professor </w:t>
      </w:r>
      <w:r w:rsidRPr="0001192F">
        <w:rPr>
          <w:rFonts w:ascii="Arial" w:hAnsi="Arial" w:cs="Arial"/>
          <w:sz w:val="18"/>
          <w:szCs w:val="18"/>
        </w:rPr>
        <w:t xml:space="preserve">orientador. Após </w:t>
      </w:r>
      <w:r>
        <w:rPr>
          <w:rFonts w:ascii="Arial" w:hAnsi="Arial" w:cs="Arial"/>
          <w:sz w:val="18"/>
          <w:szCs w:val="18"/>
        </w:rPr>
        <w:t xml:space="preserve">o professor de TCC1 receber esta ata preenchida, </w:t>
      </w:r>
      <w:r w:rsidRPr="0001192F">
        <w:rPr>
          <w:rFonts w:ascii="Arial" w:hAnsi="Arial" w:cs="Arial"/>
          <w:sz w:val="18"/>
          <w:szCs w:val="18"/>
        </w:rPr>
        <w:t xml:space="preserve">o professor de TCC1 vai disponibilizar </w:t>
      </w:r>
      <w:r>
        <w:rPr>
          <w:rFonts w:ascii="Arial" w:hAnsi="Arial" w:cs="Arial"/>
          <w:sz w:val="18"/>
          <w:szCs w:val="18"/>
        </w:rPr>
        <w:t>para o</w:t>
      </w:r>
      <w:r w:rsidRPr="0001192F">
        <w:rPr>
          <w:rFonts w:ascii="Arial" w:hAnsi="Arial" w:cs="Arial"/>
          <w:sz w:val="18"/>
          <w:szCs w:val="18"/>
        </w:rPr>
        <w:t xml:space="preserve"> orientando/orientador os arquivos com as revisões. Caso julgue necessário fazer mais alguma consideração relacionada ao pré-projeto ou a defesa, favor usar o espaço abaixo.</w:t>
      </w:r>
    </w:p>
    <w:p w14:paraId="47BAEED3" w14:textId="77777777" w:rsidR="00093382" w:rsidRDefault="00093382" w:rsidP="0001192F">
      <w:pPr>
        <w:spacing w:line="360" w:lineRule="auto"/>
        <w:jc w:val="both"/>
        <w:rPr>
          <w:rFonts w:ascii="Arial" w:hAnsi="Arial" w:cs="Arial"/>
          <w:sz w:val="22"/>
          <w:szCs w:val="22"/>
        </w:rPr>
      </w:pPr>
    </w:p>
    <w:p w14:paraId="6968EF63" w14:textId="77777777" w:rsidR="00093382" w:rsidRDefault="00093382" w:rsidP="0001192F">
      <w:pPr>
        <w:spacing w:line="360" w:lineRule="auto"/>
        <w:rPr>
          <w:rFonts w:ascii="Arial" w:hAnsi="Arial" w:cs="Arial"/>
          <w:sz w:val="22"/>
          <w:szCs w:val="22"/>
        </w:rPr>
      </w:pPr>
      <w:r>
        <w:rPr>
          <w:rFonts w:ascii="Arial" w:hAnsi="Arial" w:cs="Arial"/>
          <w:sz w:val="22"/>
          <w:szCs w:val="22"/>
        </w:rPr>
        <w:t>Observações da apresentação:</w:t>
      </w:r>
    </w:p>
    <w:p w14:paraId="79B4A7E4" w14:textId="77777777" w:rsidR="00093382" w:rsidRDefault="00093382" w:rsidP="0001192F">
      <w:pPr>
        <w:spacing w:line="360" w:lineRule="auto"/>
        <w:rPr>
          <w:rFonts w:ascii="Arial" w:hAnsi="Arial" w:cs="Arial"/>
          <w:sz w:val="22"/>
          <w:szCs w:val="22"/>
        </w:rPr>
      </w:pPr>
    </w:p>
    <w:p w14:paraId="2299CA7E" w14:textId="77777777" w:rsidR="00093382" w:rsidRDefault="00093382" w:rsidP="0001192F">
      <w:pPr>
        <w:spacing w:line="360" w:lineRule="auto"/>
        <w:rPr>
          <w:rFonts w:ascii="Arial" w:hAnsi="Arial" w:cs="Arial"/>
          <w:sz w:val="22"/>
          <w:szCs w:val="22"/>
        </w:rPr>
      </w:pPr>
    </w:p>
    <w:p w14:paraId="00FA1693" w14:textId="77777777" w:rsidR="00093382" w:rsidRDefault="00093382" w:rsidP="0001192F">
      <w:pPr>
        <w:spacing w:line="360" w:lineRule="auto"/>
        <w:rPr>
          <w:rFonts w:ascii="Arial" w:hAnsi="Arial" w:cs="Arial"/>
          <w:sz w:val="22"/>
          <w:szCs w:val="22"/>
        </w:rPr>
      </w:pPr>
    </w:p>
    <w:p w14:paraId="1540ADDE" w14:textId="77777777" w:rsidR="00093382" w:rsidRDefault="00093382" w:rsidP="0001192F">
      <w:pPr>
        <w:spacing w:line="360" w:lineRule="auto"/>
        <w:rPr>
          <w:rFonts w:ascii="Arial" w:hAnsi="Arial" w:cs="Arial"/>
          <w:sz w:val="22"/>
          <w:szCs w:val="22"/>
        </w:rPr>
      </w:pPr>
    </w:p>
    <w:p w14:paraId="5F0C8E00" w14:textId="078B5A55" w:rsidR="00093382" w:rsidRDefault="00093382">
      <w:r>
        <w:br w:type="page"/>
      </w:r>
    </w:p>
    <w:tbl>
      <w:tblPr>
        <w:tblW w:w="5000" w:type="pct"/>
        <w:tblLook w:val="0000" w:firstRow="0" w:lastRow="0" w:firstColumn="0" w:lastColumn="0" w:noHBand="0" w:noVBand="0"/>
      </w:tblPr>
      <w:tblGrid>
        <w:gridCol w:w="2568"/>
        <w:gridCol w:w="6503"/>
      </w:tblGrid>
      <w:tr w:rsidR="00093382" w14:paraId="18B0AE2A" w14:textId="77777777" w:rsidTr="00671D82">
        <w:trPr>
          <w:trHeight w:val="721"/>
        </w:trPr>
        <w:tc>
          <w:tcPr>
            <w:tcW w:w="988" w:type="pct"/>
            <w:tcBorders>
              <w:top w:val="nil"/>
              <w:left w:val="nil"/>
              <w:bottom w:val="nil"/>
              <w:right w:val="nil"/>
            </w:tcBorders>
            <w:vAlign w:val="center"/>
          </w:tcPr>
          <w:p w14:paraId="3E86960B" w14:textId="77777777" w:rsidR="00093382" w:rsidRDefault="00093382" w:rsidP="00B30858">
            <w:pPr>
              <w:pStyle w:val="Ttulo3"/>
            </w:pPr>
            <w:r>
              <w:rPr>
                <w:noProof/>
              </w:rPr>
              <w:lastRenderedPageBreak/>
              <w:drawing>
                <wp:inline distT="0" distB="0" distL="0" distR="0" wp14:anchorId="6F6E64DE" wp14:editId="7920969A">
                  <wp:extent cx="943117" cy="590550"/>
                  <wp:effectExtent l="0" t="0" r="9525" b="0"/>
                  <wp:docPr id="1618439553" name="Imagem 161843955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4C36E9AE" w14:textId="77777777" w:rsidR="00093382" w:rsidRPr="00951D18" w:rsidRDefault="00093382"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71AF8F33" w14:textId="77777777" w:rsidR="00093382" w:rsidRDefault="00093382"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7715934E" w14:textId="77777777" w:rsidR="00093382" w:rsidRDefault="00093382"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11C11A3D" w14:textId="77777777" w:rsidR="00093382" w:rsidRDefault="00093382"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3818563A" w14:textId="77777777" w:rsidR="00093382" w:rsidRPr="00951D18" w:rsidRDefault="00093382" w:rsidP="00671D82">
            <w:pPr>
              <w:jc w:val="both"/>
              <w:rPr>
                <w:smallCaps/>
                <w:sz w:val="22"/>
              </w:rPr>
            </w:pPr>
          </w:p>
        </w:tc>
      </w:tr>
    </w:tbl>
    <w:p w14:paraId="4D16327C" w14:textId="77777777" w:rsidR="00093382" w:rsidRDefault="00093382">
      <w:pPr>
        <w:spacing w:line="360" w:lineRule="auto"/>
        <w:rPr>
          <w:rFonts w:ascii="Arial" w:hAnsi="Arial" w:cs="Arial"/>
          <w:sz w:val="22"/>
        </w:rPr>
      </w:pPr>
    </w:p>
    <w:p w14:paraId="679BA5D9" w14:textId="77777777" w:rsidR="00093382" w:rsidRPr="00126703" w:rsidRDefault="00093382"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593657C3" w14:textId="77777777" w:rsidR="00093382" w:rsidRPr="006152B7" w:rsidRDefault="00093382" w:rsidP="006152B7">
      <w:pPr>
        <w:pStyle w:val="Recuodecorpodetexto"/>
        <w:spacing w:before="120"/>
        <w:ind w:firstLine="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manifestar</w:t>
      </w:r>
      <w:r>
        <w:rPr>
          <w:rFonts w:ascii="Arial" w:hAnsi="Arial" w:cs="Arial"/>
          <w:sz w:val="22"/>
        </w:rPr>
        <w:t xml:space="preserve"> minha avaliação </w:t>
      </w:r>
      <w:r w:rsidRPr="00B939B7">
        <w:rPr>
          <w:rFonts w:ascii="Arial" w:hAnsi="Arial" w:cs="Arial"/>
          <w:sz w:val="22"/>
        </w:rPr>
        <w:t>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o</w:t>
      </w:r>
      <w:r>
        <w:rPr>
          <w:rFonts w:ascii="Arial" w:hAnsi="Arial" w:cs="Arial"/>
          <w:sz w:val="22"/>
        </w:rPr>
        <w:t xml:space="preserve"> Pré-Projeto de TCC </w:t>
      </w:r>
      <w:r w:rsidRPr="00B939B7">
        <w:rPr>
          <w:rFonts w:ascii="Arial" w:hAnsi="Arial" w:cs="Arial"/>
          <w:sz w:val="22"/>
        </w:rPr>
        <w:t>realizado pelo(a) acadêmico(a),</w:t>
      </w:r>
      <w:r>
        <w:rPr>
          <w:rFonts w:ascii="Arial" w:hAnsi="Arial" w:cs="Arial"/>
          <w:sz w:val="22"/>
        </w:rPr>
        <w:t xml:space="preserve"> </w:t>
      </w:r>
      <w:r>
        <w:rPr>
          <w:rFonts w:ascii="Arial" w:hAnsi="Arial" w:cs="Arial"/>
          <w:b/>
          <w:bCs/>
          <w:sz w:val="22"/>
        </w:rPr>
        <w:t>_</w:t>
      </w:r>
      <w:r w:rsidRPr="006152B7">
        <w:rPr>
          <w:color w:val="000000"/>
          <w:sz w:val="20"/>
          <w:szCs w:val="20"/>
        </w:rPr>
        <w:t xml:space="preserve"> </w:t>
      </w:r>
      <w:r w:rsidRPr="006152B7">
        <w:rPr>
          <w:rFonts w:ascii="Arial" w:hAnsi="Arial" w:cs="Arial"/>
          <w:b/>
          <w:bCs/>
          <w:sz w:val="22"/>
        </w:rPr>
        <w:t xml:space="preserve">Igor </w:t>
      </w:r>
      <w:proofErr w:type="spellStart"/>
      <w:r w:rsidRPr="006152B7">
        <w:rPr>
          <w:rFonts w:ascii="Arial" w:hAnsi="Arial" w:cs="Arial"/>
          <w:b/>
          <w:bCs/>
          <w:sz w:val="22"/>
        </w:rPr>
        <w:t>Christofer</w:t>
      </w:r>
      <w:proofErr w:type="spellEnd"/>
      <w:r w:rsidRPr="006152B7">
        <w:rPr>
          <w:rFonts w:ascii="Arial" w:hAnsi="Arial" w:cs="Arial"/>
          <w:b/>
          <w:bCs/>
          <w:sz w:val="22"/>
        </w:rPr>
        <w:t xml:space="preserve"> </w:t>
      </w:r>
      <w:proofErr w:type="spellStart"/>
      <w:r w:rsidRPr="006152B7">
        <w:rPr>
          <w:rFonts w:ascii="Arial" w:hAnsi="Arial" w:cs="Arial"/>
          <w:b/>
          <w:bCs/>
          <w:sz w:val="22"/>
        </w:rPr>
        <w:t>Eisenhut</w:t>
      </w:r>
      <w:proofErr w:type="spellEnd"/>
      <w:r>
        <w:rPr>
          <w:rFonts w:ascii="Arial" w:hAnsi="Arial" w:cs="Arial"/>
          <w:b/>
          <w:bCs/>
          <w:sz w:val="22"/>
        </w:rPr>
        <w:t xml:space="preserve"> _</w:t>
      </w:r>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PRIMEIRO SEMESTRE de 2023</w:t>
      </w:r>
      <w:r w:rsidRPr="00B939B7">
        <w:rPr>
          <w:rFonts w:ascii="Arial" w:hAnsi="Arial" w:cs="Arial"/>
          <w:sz w:val="22"/>
        </w:rPr>
        <w:t xml:space="preserve">, </w:t>
      </w:r>
      <w:r w:rsidRPr="003C5422">
        <w:rPr>
          <w:rFonts w:ascii="Arial" w:hAnsi="Arial" w:cs="Arial"/>
          <w:sz w:val="22"/>
        </w:rPr>
        <w:t xml:space="preserve">com o título </w:t>
      </w:r>
      <w:r>
        <w:rPr>
          <w:rFonts w:ascii="Arial" w:hAnsi="Arial" w:cs="Arial"/>
          <w:b/>
          <w:bCs/>
          <w:sz w:val="22"/>
        </w:rPr>
        <w:t>_</w:t>
      </w:r>
      <w:r w:rsidRPr="006152B7">
        <w:rPr>
          <w:b/>
          <w:szCs w:val="20"/>
        </w:rPr>
        <w:t xml:space="preserve"> </w:t>
      </w:r>
      <w:r w:rsidRPr="006152B7">
        <w:rPr>
          <w:rFonts w:ascii="Arial" w:hAnsi="Arial" w:cs="Arial"/>
          <w:b/>
          <w:bCs/>
          <w:sz w:val="22"/>
        </w:rPr>
        <w:t>OTIMIZAÇÃO EM PROCESSAMENTO DE GRAFOS UTILIZANDO PARALELISMO EM GPU E RUST</w:t>
      </w:r>
      <w:r>
        <w:rPr>
          <w:rFonts w:ascii="Arial" w:hAnsi="Arial" w:cs="Arial"/>
          <w:b/>
          <w:bCs/>
          <w:sz w:val="22"/>
        </w:rPr>
        <w:t xml:space="preserve"> _</w:t>
      </w:r>
      <w:r w:rsidRPr="003C5422">
        <w:rPr>
          <w:rFonts w:ascii="Arial" w:hAnsi="Arial" w:cs="Arial"/>
          <w:sz w:val="22"/>
        </w:rPr>
        <w:t>.</w:t>
      </w:r>
    </w:p>
    <w:p w14:paraId="14D1BD31" w14:textId="77777777" w:rsidR="00093382" w:rsidRDefault="00093382" w:rsidP="00610451">
      <w:pPr>
        <w:pStyle w:val="Recuodecorpodetexto"/>
        <w:spacing w:before="120"/>
        <w:ind w:firstLine="0"/>
        <w:jc w:val="both"/>
        <w:rPr>
          <w:rFonts w:ascii="Arial" w:hAnsi="Arial" w:cs="Arial"/>
          <w:sz w:val="22"/>
        </w:rPr>
      </w:pPr>
    </w:p>
    <w:p w14:paraId="4D53C31D" w14:textId="77777777" w:rsidR="00093382" w:rsidRDefault="00093382"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6247"/>
        <w:gridCol w:w="1519"/>
        <w:gridCol w:w="236"/>
      </w:tblGrid>
      <w:tr w:rsidR="00093382" w14:paraId="7A97BE35" w14:textId="77777777" w:rsidTr="0017639C">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6247" w:type="dxa"/>
            <w:vAlign w:val="center"/>
          </w:tcPr>
          <w:p w14:paraId="2170FFDC" w14:textId="77777777" w:rsidR="00093382" w:rsidRDefault="00093382"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071469FA" w14:textId="77777777" w:rsidR="00093382" w:rsidRDefault="00093382"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35324123" w14:textId="77777777" w:rsidR="00093382" w:rsidRDefault="00093382"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63F9A0B9" w14:textId="77777777" w:rsidR="00093382" w:rsidRDefault="00093382"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093382" w14:paraId="2842C861" w14:textId="77777777" w:rsidTr="0017639C">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6247" w:type="dxa"/>
            <w:vAlign w:val="center"/>
          </w:tcPr>
          <w:p w14:paraId="2A68F1C3" w14:textId="77777777" w:rsidR="00093382" w:rsidRDefault="00093382" w:rsidP="0054485F">
            <w:pPr>
              <w:pStyle w:val="Corpodetexto"/>
              <w:spacing w:line="240" w:lineRule="auto"/>
              <w:jc w:val="left"/>
              <w:rPr>
                <w:rFonts w:ascii="Arial" w:hAnsi="Arial" w:cs="Arial"/>
                <w:sz w:val="22"/>
              </w:rPr>
            </w:pPr>
            <w:r>
              <w:rPr>
                <w:rFonts w:ascii="Arial" w:hAnsi="Arial" w:cs="Arial"/>
                <w:sz w:val="22"/>
              </w:rPr>
              <w:t xml:space="preserve">Professor(a) Orientador(a): _ </w:t>
            </w:r>
            <w:r w:rsidRPr="006152B7">
              <w:rPr>
                <w:rFonts w:ascii="Arial" w:hAnsi="Arial" w:cs="Arial"/>
                <w:sz w:val="22"/>
              </w:rPr>
              <w:t xml:space="preserve">Aurélio Faustino </w:t>
            </w:r>
            <w:proofErr w:type="spellStart"/>
            <w:r w:rsidRPr="006152B7">
              <w:rPr>
                <w:rFonts w:ascii="Arial" w:hAnsi="Arial" w:cs="Arial"/>
                <w:sz w:val="22"/>
              </w:rPr>
              <w:t>Hoppe</w:t>
            </w:r>
            <w:proofErr w:type="spellEnd"/>
            <w:r w:rsidRPr="006152B7">
              <w:rPr>
                <w:rFonts w:ascii="Arial" w:hAnsi="Arial" w:cs="Arial"/>
                <w:sz w:val="22"/>
              </w:rPr>
              <w:t xml:space="preserve"> </w:t>
            </w:r>
            <w:r>
              <w:rPr>
                <w:rFonts w:ascii="Arial" w:hAnsi="Arial" w:cs="Arial"/>
                <w:sz w:val="22"/>
              </w:rPr>
              <w:t>_</w:t>
            </w:r>
          </w:p>
          <w:p w14:paraId="170F9F15" w14:textId="77777777" w:rsidR="00093382" w:rsidRPr="0017031C" w:rsidRDefault="00093382" w:rsidP="00B46D59">
            <w:pPr>
              <w:pStyle w:val="Corpodetexto"/>
              <w:spacing w:line="240" w:lineRule="auto"/>
              <w:jc w:val="left"/>
              <w:rPr>
                <w:rFonts w:ascii="Arial" w:hAnsi="Arial" w:cs="Arial"/>
                <w:b w:val="0"/>
                <w:bCs w:val="0"/>
                <w:sz w:val="22"/>
              </w:rPr>
            </w:pPr>
            <w:r w:rsidRPr="00BF077D">
              <w:rPr>
                <w:rFonts w:ascii="Arial" w:hAnsi="Arial" w:cs="Arial"/>
                <w:b w:val="0"/>
                <w:bCs w:val="0"/>
                <w:sz w:val="22"/>
              </w:rPr>
              <w:t xml:space="preserve"> </w:t>
            </w:r>
          </w:p>
        </w:tc>
        <w:tc>
          <w:tcPr>
            <w:tcW w:w="1519" w:type="dxa"/>
            <w:vAlign w:val="center"/>
          </w:tcPr>
          <w:p w14:paraId="4D56A8EB" w14:textId="74C5BD4C" w:rsidR="00093382" w:rsidRDefault="00093382"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10,0</w:t>
            </w:r>
          </w:p>
        </w:tc>
        <w:tc>
          <w:tcPr>
            <w:tcW w:w="236" w:type="dxa"/>
            <w:tcBorders>
              <w:top w:val="nil"/>
              <w:left w:val="single" w:sz="4" w:space="0" w:color="auto"/>
              <w:bottom w:val="nil"/>
              <w:right w:val="nil"/>
            </w:tcBorders>
            <w:vAlign w:val="center"/>
          </w:tcPr>
          <w:p w14:paraId="109B135E" w14:textId="77777777" w:rsidR="00093382" w:rsidRDefault="00093382"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250DF2CD" w14:textId="77777777" w:rsidR="00093382" w:rsidRDefault="00093382" w:rsidP="0072263E">
      <w:pPr>
        <w:pStyle w:val="Recuodecorpodetexto"/>
        <w:spacing w:before="240"/>
        <w:ind w:firstLine="0"/>
        <w:jc w:val="both"/>
        <w:rPr>
          <w:rFonts w:ascii="Arial" w:hAnsi="Arial" w:cs="Arial"/>
          <w:sz w:val="22"/>
        </w:rPr>
      </w:pPr>
      <w:r>
        <w:rPr>
          <w:rFonts w:ascii="Arial" w:hAnsi="Arial" w:cs="Arial"/>
          <w:sz w:val="22"/>
        </w:rPr>
        <w:t>A apresentação aconteceu em _</w:t>
      </w:r>
      <w:r w:rsidRPr="0076713E">
        <w:rPr>
          <w:rFonts w:ascii="Arial" w:hAnsi="Arial" w:cs="Arial"/>
          <w:sz w:val="22"/>
          <w:u w:val="single"/>
        </w:rPr>
        <w:t>31</w:t>
      </w:r>
      <w:r>
        <w:rPr>
          <w:rFonts w:ascii="Arial" w:hAnsi="Arial" w:cs="Arial"/>
          <w:sz w:val="22"/>
        </w:rPr>
        <w:t>__/ _</w:t>
      </w:r>
      <w:r w:rsidRPr="0076713E">
        <w:rPr>
          <w:rFonts w:ascii="Arial" w:hAnsi="Arial" w:cs="Arial"/>
          <w:sz w:val="22"/>
          <w:u w:val="single"/>
        </w:rPr>
        <w:t>05</w:t>
      </w:r>
      <w:r>
        <w:rPr>
          <w:rFonts w:ascii="Arial" w:hAnsi="Arial" w:cs="Arial"/>
          <w:sz w:val="22"/>
        </w:rPr>
        <w:t>__ / 2023 na sala de reunião virtual do MS-</w:t>
      </w:r>
      <w:proofErr w:type="spellStart"/>
      <w:r>
        <w:rPr>
          <w:rFonts w:ascii="Arial" w:hAnsi="Arial" w:cs="Arial"/>
          <w:sz w:val="22"/>
        </w:rPr>
        <w:t>Teams</w:t>
      </w:r>
      <w:proofErr w:type="spellEnd"/>
      <w:r>
        <w:rPr>
          <w:rFonts w:ascii="Arial" w:hAnsi="Arial" w:cs="Arial"/>
          <w:sz w:val="22"/>
        </w:rPr>
        <w:t>, tendo início às _</w:t>
      </w:r>
      <w:r w:rsidRPr="0076713E">
        <w:rPr>
          <w:rFonts w:ascii="Arial" w:hAnsi="Arial" w:cs="Arial"/>
          <w:sz w:val="22"/>
          <w:u w:val="single"/>
        </w:rPr>
        <w:t>8</w:t>
      </w:r>
      <w:r>
        <w:rPr>
          <w:rFonts w:ascii="Arial" w:hAnsi="Arial" w:cs="Arial"/>
          <w:sz w:val="22"/>
        </w:rPr>
        <w:t>_:_</w:t>
      </w:r>
      <w:r w:rsidRPr="0076713E">
        <w:rPr>
          <w:rFonts w:ascii="Arial" w:hAnsi="Arial" w:cs="Arial"/>
          <w:sz w:val="22"/>
          <w:u w:val="single"/>
        </w:rPr>
        <w:t>0</w:t>
      </w:r>
      <w:r>
        <w:rPr>
          <w:rFonts w:ascii="Arial" w:hAnsi="Arial" w:cs="Arial"/>
          <w:sz w:val="22"/>
          <w:u w:val="single"/>
        </w:rPr>
        <w:t>0</w:t>
      </w:r>
      <w:r>
        <w:rPr>
          <w:rFonts w:ascii="Arial" w:hAnsi="Arial" w:cs="Arial"/>
          <w:sz w:val="22"/>
        </w:rPr>
        <w:t xml:space="preserve">_ </w:t>
      </w:r>
      <w:proofErr w:type="spellStart"/>
      <w:r>
        <w:rPr>
          <w:rFonts w:ascii="Arial" w:hAnsi="Arial" w:cs="Arial"/>
          <w:sz w:val="22"/>
        </w:rPr>
        <w:t>hs</w:t>
      </w:r>
      <w:proofErr w:type="spellEnd"/>
      <w:r>
        <w:rPr>
          <w:rFonts w:ascii="Arial" w:hAnsi="Arial" w:cs="Arial"/>
          <w:sz w:val="22"/>
        </w:rPr>
        <w:t xml:space="preserve"> e foi encerrada às _</w:t>
      </w:r>
      <w:r w:rsidRPr="0076713E">
        <w:rPr>
          <w:rFonts w:ascii="Arial" w:hAnsi="Arial" w:cs="Arial"/>
          <w:sz w:val="22"/>
          <w:u w:val="single"/>
        </w:rPr>
        <w:t>8</w:t>
      </w:r>
      <w:r>
        <w:rPr>
          <w:rFonts w:ascii="Arial" w:hAnsi="Arial" w:cs="Arial"/>
          <w:sz w:val="22"/>
        </w:rPr>
        <w:t xml:space="preserve">_:_45_ </w:t>
      </w:r>
      <w:proofErr w:type="spellStart"/>
      <w:r>
        <w:rPr>
          <w:rFonts w:ascii="Arial" w:hAnsi="Arial" w:cs="Arial"/>
          <w:sz w:val="22"/>
        </w:rPr>
        <w:t>hs</w:t>
      </w:r>
      <w:proofErr w:type="spellEnd"/>
      <w:r>
        <w:rPr>
          <w:rFonts w:ascii="Arial" w:hAnsi="Arial" w:cs="Arial"/>
          <w:sz w:val="22"/>
        </w:rPr>
        <w:t>.</w:t>
      </w:r>
    </w:p>
    <w:p w14:paraId="232879D7" w14:textId="77777777" w:rsidR="00093382" w:rsidRDefault="00093382" w:rsidP="00584D96">
      <w:pPr>
        <w:spacing w:line="360" w:lineRule="auto"/>
        <w:jc w:val="right"/>
        <w:rPr>
          <w:rFonts w:ascii="Arial" w:hAnsi="Arial" w:cs="Arial"/>
          <w:sz w:val="22"/>
          <w:szCs w:val="22"/>
        </w:rPr>
      </w:pPr>
    </w:p>
    <w:p w14:paraId="62D6FF00" w14:textId="77777777" w:rsidR="00093382" w:rsidRPr="0001192F" w:rsidRDefault="00093382"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13" w:history="1">
        <w:r w:rsidRPr="00F72701">
          <w:rPr>
            <w:rStyle w:val="Hyperlink"/>
            <w:rFonts w:ascii="Arial" w:hAnsi="Arial" w:cs="Arial"/>
            <w:sz w:val="18"/>
            <w:szCs w:val="18"/>
          </w:rPr>
          <w:t>dalton@furb.br</w:t>
        </w:r>
      </w:hyperlink>
      <w:r>
        <w:rPr>
          <w:rFonts w:ascii="Arial" w:hAnsi="Arial" w:cs="Arial"/>
          <w:sz w:val="18"/>
          <w:szCs w:val="18"/>
        </w:rPr>
        <w:t xml:space="preserve">). Lembro que os </w:t>
      </w:r>
      <w:r w:rsidRPr="0001192F">
        <w:rPr>
          <w:rFonts w:ascii="Arial" w:hAnsi="Arial" w:cs="Arial"/>
          <w:sz w:val="18"/>
          <w:szCs w:val="18"/>
        </w:rPr>
        <w:t>arquivo</w:t>
      </w:r>
      <w:r>
        <w:rPr>
          <w:rFonts w:ascii="Arial" w:hAnsi="Arial" w:cs="Arial"/>
          <w:sz w:val="18"/>
          <w:szCs w:val="18"/>
        </w:rPr>
        <w:t>s</w:t>
      </w:r>
      <w:r w:rsidRPr="0001192F">
        <w:rPr>
          <w:rFonts w:ascii="Arial" w:hAnsi="Arial" w:cs="Arial"/>
          <w:sz w:val="18"/>
          <w:szCs w:val="18"/>
        </w:rPr>
        <w:t xml:space="preserve"> com as anotações da</w:t>
      </w:r>
      <w:r>
        <w:rPr>
          <w:rFonts w:ascii="Arial" w:hAnsi="Arial" w:cs="Arial"/>
          <w:sz w:val="18"/>
          <w:szCs w:val="18"/>
        </w:rPr>
        <w:t>s</w:t>
      </w:r>
      <w:r w:rsidRPr="0001192F">
        <w:rPr>
          <w:rFonts w:ascii="Arial" w:hAnsi="Arial" w:cs="Arial"/>
          <w:sz w:val="18"/>
          <w:szCs w:val="18"/>
        </w:rPr>
        <w:t xml:space="preserve"> revis</w:t>
      </w:r>
      <w:r>
        <w:rPr>
          <w:rFonts w:ascii="Arial" w:hAnsi="Arial" w:cs="Arial"/>
          <w:sz w:val="18"/>
          <w:szCs w:val="18"/>
        </w:rPr>
        <w:t xml:space="preserve">ões do professor de TCC1 e Avaliador serão </w:t>
      </w:r>
      <w:r w:rsidRPr="0001192F">
        <w:rPr>
          <w:rFonts w:ascii="Arial" w:hAnsi="Arial" w:cs="Arial"/>
          <w:sz w:val="18"/>
          <w:szCs w:val="18"/>
        </w:rPr>
        <w:t>enviado</w:t>
      </w:r>
      <w:r>
        <w:rPr>
          <w:rFonts w:ascii="Arial" w:hAnsi="Arial" w:cs="Arial"/>
          <w:sz w:val="18"/>
          <w:szCs w:val="18"/>
        </w:rPr>
        <w:t>s para o</w:t>
      </w:r>
      <w:r w:rsidRPr="0001192F">
        <w:rPr>
          <w:rFonts w:ascii="Arial" w:hAnsi="Arial" w:cs="Arial"/>
          <w:sz w:val="18"/>
          <w:szCs w:val="18"/>
        </w:rPr>
        <w:t xml:space="preserve"> orientando</w:t>
      </w:r>
      <w:r>
        <w:rPr>
          <w:rFonts w:ascii="Arial" w:hAnsi="Arial" w:cs="Arial"/>
          <w:sz w:val="18"/>
          <w:szCs w:val="18"/>
        </w:rPr>
        <w:t xml:space="preserve"> </w:t>
      </w:r>
      <w:r w:rsidRPr="0001192F">
        <w:rPr>
          <w:rFonts w:ascii="Arial" w:hAnsi="Arial" w:cs="Arial"/>
          <w:sz w:val="18"/>
          <w:szCs w:val="18"/>
        </w:rPr>
        <w:t>e</w:t>
      </w:r>
      <w:r>
        <w:rPr>
          <w:rFonts w:ascii="Arial" w:hAnsi="Arial" w:cs="Arial"/>
          <w:sz w:val="18"/>
          <w:szCs w:val="18"/>
        </w:rPr>
        <w:t xml:space="preserve"> professor </w:t>
      </w:r>
      <w:r w:rsidRPr="0001192F">
        <w:rPr>
          <w:rFonts w:ascii="Arial" w:hAnsi="Arial" w:cs="Arial"/>
          <w:sz w:val="18"/>
          <w:szCs w:val="18"/>
        </w:rPr>
        <w:t>orientador</w:t>
      </w:r>
      <w:r>
        <w:rPr>
          <w:rFonts w:ascii="Arial" w:hAnsi="Arial" w:cs="Arial"/>
          <w:sz w:val="18"/>
          <w:szCs w:val="18"/>
        </w:rPr>
        <w:t xml:space="preserve"> a</w:t>
      </w:r>
      <w:r w:rsidRPr="0001192F">
        <w:rPr>
          <w:rFonts w:ascii="Arial" w:hAnsi="Arial" w:cs="Arial"/>
          <w:sz w:val="18"/>
          <w:szCs w:val="18"/>
        </w:rPr>
        <w:t xml:space="preserve">pós </w:t>
      </w:r>
      <w:r>
        <w:rPr>
          <w:rFonts w:ascii="Arial" w:hAnsi="Arial" w:cs="Arial"/>
          <w:sz w:val="18"/>
          <w:szCs w:val="18"/>
        </w:rPr>
        <w:t>o professor de TCC1 receber esta ata preenchida</w:t>
      </w:r>
      <w:r w:rsidRPr="0001192F">
        <w:rPr>
          <w:rFonts w:ascii="Arial" w:hAnsi="Arial" w:cs="Arial"/>
          <w:sz w:val="18"/>
          <w:szCs w:val="18"/>
        </w:rPr>
        <w:t>. Caso julgue necessário fazer mais alguma consideração relacionada ao pré-projeto ou a defesa, favor usar o espaço abaixo.</w:t>
      </w:r>
    </w:p>
    <w:p w14:paraId="6D01914B" w14:textId="77777777" w:rsidR="00093382" w:rsidRDefault="00093382" w:rsidP="0001192F">
      <w:pPr>
        <w:spacing w:line="360" w:lineRule="auto"/>
        <w:jc w:val="both"/>
        <w:rPr>
          <w:rFonts w:ascii="Arial" w:hAnsi="Arial" w:cs="Arial"/>
          <w:sz w:val="22"/>
          <w:szCs w:val="22"/>
        </w:rPr>
      </w:pPr>
    </w:p>
    <w:p w14:paraId="702FD278" w14:textId="77777777" w:rsidR="00093382" w:rsidRDefault="00093382" w:rsidP="0001192F">
      <w:pPr>
        <w:spacing w:line="360" w:lineRule="auto"/>
        <w:rPr>
          <w:rFonts w:ascii="Arial" w:hAnsi="Arial" w:cs="Arial"/>
          <w:sz w:val="22"/>
          <w:szCs w:val="22"/>
        </w:rPr>
      </w:pPr>
      <w:r>
        <w:rPr>
          <w:rFonts w:ascii="Arial" w:hAnsi="Arial" w:cs="Arial"/>
          <w:sz w:val="22"/>
          <w:szCs w:val="22"/>
        </w:rPr>
        <w:t>Observações da apresentação:</w:t>
      </w:r>
    </w:p>
    <w:p w14:paraId="75AA38E8" w14:textId="77777777" w:rsidR="00093382" w:rsidRDefault="00093382" w:rsidP="0001192F">
      <w:pPr>
        <w:spacing w:line="360" w:lineRule="auto"/>
        <w:rPr>
          <w:rFonts w:ascii="Arial" w:hAnsi="Arial" w:cs="Arial"/>
          <w:sz w:val="22"/>
          <w:szCs w:val="22"/>
        </w:rPr>
      </w:pPr>
    </w:p>
    <w:p w14:paraId="1E560B1A" w14:textId="77777777" w:rsidR="00093382" w:rsidRDefault="00093382" w:rsidP="0001192F">
      <w:pPr>
        <w:spacing w:line="360" w:lineRule="auto"/>
        <w:rPr>
          <w:rFonts w:ascii="Arial" w:hAnsi="Arial" w:cs="Arial"/>
          <w:sz w:val="22"/>
          <w:szCs w:val="22"/>
        </w:rPr>
      </w:pPr>
    </w:p>
    <w:p w14:paraId="65F4B0CC" w14:textId="77777777" w:rsidR="00093382" w:rsidRDefault="00093382" w:rsidP="0001192F">
      <w:pPr>
        <w:spacing w:line="360" w:lineRule="auto"/>
        <w:rPr>
          <w:rFonts w:ascii="Arial" w:hAnsi="Arial" w:cs="Arial"/>
          <w:sz w:val="22"/>
          <w:szCs w:val="22"/>
        </w:rPr>
      </w:pPr>
    </w:p>
    <w:p w14:paraId="772F5F78" w14:textId="77777777" w:rsidR="00093382" w:rsidRDefault="00093382" w:rsidP="0001192F">
      <w:pPr>
        <w:spacing w:line="360" w:lineRule="auto"/>
        <w:rPr>
          <w:rFonts w:ascii="Arial" w:hAnsi="Arial" w:cs="Arial"/>
          <w:sz w:val="22"/>
          <w:szCs w:val="22"/>
        </w:rPr>
      </w:pPr>
    </w:p>
    <w:p w14:paraId="081515FF" w14:textId="77777777" w:rsidR="006F5E82" w:rsidRDefault="006F5E82"/>
    <w:sectPr w:rsidR="006F5E82" w:rsidSect="00DC19D1">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Gilvan Justino" w:date="2023-05-16T22:51:00Z" w:initials="GJ">
    <w:p w14:paraId="7C7035C0" w14:textId="77777777" w:rsidR="006F5E82" w:rsidRDefault="006F5E82" w:rsidP="00812DFC">
      <w:pPr>
        <w:pStyle w:val="Textodecomentrio"/>
      </w:pPr>
      <w:r>
        <w:rPr>
          <w:rStyle w:val="Refdecomentrio"/>
        </w:rPr>
        <w:annotationRef/>
      </w:r>
      <w:r>
        <w:t>Este é o nome da solução dos autores?</w:t>
      </w:r>
    </w:p>
  </w:comment>
  <w:comment w:id="24" w:author="Gilvan Justino" w:date="2023-05-16T22:45:00Z" w:initials="GJ">
    <w:p w14:paraId="77CAFDF5" w14:textId="77777777" w:rsidR="006F5E82" w:rsidRDefault="006F5E82" w:rsidP="00960114">
      <w:pPr>
        <w:pStyle w:val="Textodecomentrio"/>
      </w:pPr>
      <w:r>
        <w:rPr>
          <w:rStyle w:val="Refdecomentrio"/>
        </w:rPr>
        <w:annotationRef/>
      </w:r>
      <w:r>
        <w:t>O texto inicia como "implementaram de forma completa" e termina com "não pode ser considerada uma solução completa". Parece-me divergente.</w:t>
      </w:r>
    </w:p>
  </w:comment>
  <w:comment w:id="27" w:author="Gilvan Justino" w:date="2023-05-16T22:55:00Z" w:initials="GJ">
    <w:p w14:paraId="417D9FE8" w14:textId="77777777" w:rsidR="006F5E82" w:rsidRDefault="006F5E82" w:rsidP="00AF273E">
      <w:pPr>
        <w:pStyle w:val="Textodecomentrio"/>
      </w:pPr>
      <w:r>
        <w:rPr>
          <w:rStyle w:val="Refdecomentrio"/>
        </w:rPr>
        <w:annotationRef/>
      </w:r>
      <w:r>
        <w:t>O que seriam os blocos?</w:t>
      </w:r>
    </w:p>
  </w:comment>
  <w:comment w:id="47" w:author="Gilvan Justino" w:date="2023-05-16T23:17:00Z" w:initials="GJ">
    <w:p w14:paraId="0B6C6386" w14:textId="77777777" w:rsidR="006F5E82" w:rsidRDefault="006F5E82" w:rsidP="009B0E24">
      <w:pPr>
        <w:pStyle w:val="Textodecomentrio"/>
      </w:pPr>
      <w:r>
        <w:rPr>
          <w:rStyle w:val="Refdecomentrio"/>
        </w:rPr>
        <w:annotationRef/>
      </w:r>
      <w:r>
        <w:t>Aqui não seria "Avaliação do desempenho da ferramenta" que você irá desenvolver?</w:t>
      </w:r>
    </w:p>
  </w:comment>
  <w:comment w:id="65" w:author="Dalton Solano dos Reis" w:date="2023-05-30T20:47:00Z" w:initials="DSdR">
    <w:p w14:paraId="13E4E1AB" w14:textId="77777777" w:rsidR="006F5E82" w:rsidRDefault="006F5E82" w:rsidP="00186F6B">
      <w:r>
        <w:rPr>
          <w:rStyle w:val="Refdecomentrio"/>
        </w:rPr>
        <w:annotationRef/>
      </w:r>
      <w:r>
        <w:rPr>
          <w:color w:val="000000"/>
          <w:sz w:val="20"/>
          <w:szCs w:val="20"/>
        </w:rPr>
        <w:t>Não itálico.</w:t>
      </w:r>
    </w:p>
  </w:comment>
  <w:comment w:id="67" w:author="Dalton Solano dos Reis" w:date="2023-05-30T20:47:00Z" w:initials="DSdR">
    <w:p w14:paraId="4EB21F35" w14:textId="77777777" w:rsidR="006F5E82" w:rsidRDefault="006F5E82" w:rsidP="000749EC">
      <w:r>
        <w:rPr>
          <w:rStyle w:val="Refdecomentrio"/>
        </w:rPr>
        <w:annotationRef/>
      </w:r>
      <w:r>
        <w:rPr>
          <w:color w:val="000000"/>
          <w:sz w:val="20"/>
          <w:szCs w:val="20"/>
        </w:rPr>
        <w:t>Não itálico.</w:t>
      </w:r>
    </w:p>
  </w:comment>
  <w:comment w:id="69" w:author="Dalton Solano dos Reis" w:date="2023-05-30T20:58:00Z" w:initials="DSdR">
    <w:p w14:paraId="2264160A" w14:textId="77777777" w:rsidR="006F5E82" w:rsidRDefault="006F5E82" w:rsidP="00FC1234">
      <w:r>
        <w:rPr>
          <w:rStyle w:val="Refdecomentrio"/>
        </w:rPr>
        <w:annotationRef/>
      </w:r>
      <w:r>
        <w:rPr>
          <w:color w:val="000000"/>
          <w:sz w:val="20"/>
          <w:szCs w:val="20"/>
        </w:rPr>
        <w:t>Na citação aparece o ano 2021.</w:t>
      </w:r>
    </w:p>
  </w:comment>
  <w:comment w:id="70" w:author="Dalton Solano dos Reis" w:date="2023-05-30T21:01:00Z" w:initials="DSdR">
    <w:p w14:paraId="74AE32AE" w14:textId="77777777" w:rsidR="006F5E82" w:rsidRDefault="006F5E82" w:rsidP="000E3BBB">
      <w:r>
        <w:rPr>
          <w:rStyle w:val="Refdecomentrio"/>
        </w:rPr>
        <w:annotationRef/>
      </w:r>
      <w:r>
        <w:rPr>
          <w:color w:val="000000"/>
          <w:sz w:val="20"/>
          <w:szCs w:val="20"/>
        </w:rPr>
        <w:t>Na citação aparece o ano 2019.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7035C0" w15:done="0"/>
  <w15:commentEx w15:paraId="77CAFDF5" w15:done="0"/>
  <w15:commentEx w15:paraId="417D9FE8" w15:done="0"/>
  <w15:commentEx w15:paraId="0B6C6386" w15:done="0"/>
  <w15:commentEx w15:paraId="13E4E1AB" w15:done="0"/>
  <w15:commentEx w15:paraId="4EB21F35" w15:done="0"/>
  <w15:commentEx w15:paraId="2264160A" w15:done="0"/>
  <w15:commentEx w15:paraId="74AE32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E875C" w16cex:dateUtc="2023-05-17T01:51:00Z"/>
  <w16cex:commentExtensible w16cex:durableId="280E8605" w16cex:dateUtc="2023-05-17T01:45:00Z"/>
  <w16cex:commentExtensible w16cex:durableId="280E8879" w16cex:dateUtc="2023-05-17T01:55:00Z"/>
  <w16cex:commentExtensible w16cex:durableId="280E8D8C" w16cex:dateUtc="2023-05-17T02:17:00Z"/>
  <w16cex:commentExtensible w16cex:durableId="2820DF44" w16cex:dateUtc="2023-05-30T23:47:00Z"/>
  <w16cex:commentExtensible w16cex:durableId="2820DF70" w16cex:dateUtc="2023-05-30T23:47:00Z"/>
  <w16cex:commentExtensible w16cex:durableId="2820E20F" w16cex:dateUtc="2023-05-30T23:58:00Z"/>
  <w16cex:commentExtensible w16cex:durableId="2820E2B5" w16cex:dateUtc="2023-05-31T0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7035C0" w16cid:durableId="280E875C"/>
  <w16cid:commentId w16cid:paraId="77CAFDF5" w16cid:durableId="280E8605"/>
  <w16cid:commentId w16cid:paraId="417D9FE8" w16cid:durableId="280E8879"/>
  <w16cid:commentId w16cid:paraId="0B6C6386" w16cid:durableId="280E8D8C"/>
  <w16cid:commentId w16cid:paraId="13E4E1AB" w16cid:durableId="2820DF44"/>
  <w16cid:commentId w16cid:paraId="4EB21F35" w16cid:durableId="2820DF70"/>
  <w16cid:commentId w16cid:paraId="2264160A" w16cid:durableId="2820E20F"/>
  <w16cid:commentId w16cid:paraId="74AE32AE" w16cid:durableId="2820E2B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44DA256D"/>
    <w:multiLevelType w:val="hybridMultilevel"/>
    <w:tmpl w:val="0D40CD14"/>
    <w:lvl w:ilvl="0" w:tplc="FC8E875E">
      <w:start w:val="1"/>
      <w:numFmt w:val="bullet"/>
      <w:pStyle w:val="Sub-inciso"/>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479617422">
    <w:abstractNumId w:val="0"/>
  </w:num>
  <w:num w:numId="2" w16cid:durableId="625114717">
    <w:abstractNumId w:val="2"/>
  </w:num>
  <w:num w:numId="3" w16cid:durableId="1994286083">
    <w:abstractNumId w:val="1"/>
  </w:num>
  <w:num w:numId="4"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65603586">
    <w:abstractNumId w:val="6"/>
  </w:num>
  <w:num w:numId="8"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746765">
    <w:abstractNumId w:val="3"/>
  </w:num>
  <w:num w:numId="10" w16cid:durableId="406809662">
    <w:abstractNumId w:val="5"/>
  </w:num>
  <w:num w:numId="11" w16cid:durableId="13899580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282224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42509944">
    <w:abstractNumId w:val="7"/>
  </w:num>
  <w:num w:numId="14" w16cid:durableId="6705226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469215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814082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377655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910690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7749635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lvan Justino">
    <w15:presenceInfo w15:providerId="Windows Live" w15:userId="39624ad59b3a6360"/>
  </w15:person>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0"/>
    <w:rsid w:val="00093382"/>
    <w:rsid w:val="00260A68"/>
    <w:rsid w:val="0029300C"/>
    <w:rsid w:val="00343FA4"/>
    <w:rsid w:val="0036712C"/>
    <w:rsid w:val="003C5448"/>
    <w:rsid w:val="004D0860"/>
    <w:rsid w:val="00547A86"/>
    <w:rsid w:val="00557348"/>
    <w:rsid w:val="005A5022"/>
    <w:rsid w:val="005C34BB"/>
    <w:rsid w:val="006F5E82"/>
    <w:rsid w:val="0080416A"/>
    <w:rsid w:val="00845E6A"/>
    <w:rsid w:val="00895CC9"/>
    <w:rsid w:val="008D12D1"/>
    <w:rsid w:val="00914632"/>
    <w:rsid w:val="00A151C9"/>
    <w:rsid w:val="00B5029D"/>
    <w:rsid w:val="00BB1C5E"/>
    <w:rsid w:val="00BC76D0"/>
    <w:rsid w:val="00C169FA"/>
    <w:rsid w:val="00DC19D1"/>
    <w:rsid w:val="00DF6E9B"/>
    <w:rsid w:val="00E734B1"/>
    <w:rsid w:val="00FB6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E73F1"/>
  <w15:chartTrackingRefBased/>
  <w15:docId w15:val="{5D1C6105-EC14-664D-B44B-93EF353B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F-TÍTULO 1"/>
    <w:basedOn w:val="Normal"/>
    <w:next w:val="TF-TEXTO"/>
    <w:link w:val="Ttulo1Char"/>
    <w:autoRedefine/>
    <w:qFormat/>
    <w:rsid w:val="006F5E82"/>
    <w:pPr>
      <w:keepNext/>
      <w:keepLines/>
      <w:numPr>
        <w:numId w:val="1"/>
      </w:numPr>
      <w:tabs>
        <w:tab w:val="left" w:pos="284"/>
      </w:tabs>
      <w:spacing w:before="120" w:line="360" w:lineRule="auto"/>
      <w:ind w:left="284" w:hanging="284"/>
      <w:jc w:val="both"/>
      <w:outlineLvl w:val="0"/>
    </w:pPr>
    <w:rPr>
      <w:rFonts w:ascii="Times New Roman" w:eastAsia="Times New Roman" w:hAnsi="Times New Roman" w:cs="Times New Roman"/>
      <w:b/>
      <w:caps/>
      <w:sz w:val="20"/>
      <w:lang w:eastAsia="pt-BR"/>
    </w:rPr>
  </w:style>
  <w:style w:type="paragraph" w:styleId="Ttulo2">
    <w:name w:val="heading 2"/>
    <w:aliases w:val="TF-TÍTULO 2"/>
    <w:next w:val="TF-TEXTO"/>
    <w:link w:val="Ttulo2Char"/>
    <w:autoRedefine/>
    <w:qFormat/>
    <w:rsid w:val="006F5E82"/>
    <w:pPr>
      <w:keepNext/>
      <w:keepLines/>
      <w:numPr>
        <w:ilvl w:val="1"/>
        <w:numId w:val="1"/>
      </w:numPr>
      <w:spacing w:before="120" w:after="120"/>
      <w:ind w:left="567" w:hanging="567"/>
      <w:jc w:val="both"/>
      <w:outlineLvl w:val="1"/>
    </w:pPr>
    <w:rPr>
      <w:rFonts w:ascii="Times New Roman" w:eastAsia="Times New Roman" w:hAnsi="Times New Roman" w:cs="Times New Roman"/>
      <w:caps/>
      <w:color w:val="000000"/>
      <w:sz w:val="20"/>
      <w:szCs w:val="20"/>
      <w:lang w:eastAsia="pt-BR"/>
    </w:rPr>
  </w:style>
  <w:style w:type="paragraph" w:styleId="Ttulo3">
    <w:name w:val="heading 3"/>
    <w:aliases w:val="TF-TÍTULO 3"/>
    <w:next w:val="TF-TEXTO"/>
    <w:link w:val="Ttulo3Char"/>
    <w:autoRedefine/>
    <w:qFormat/>
    <w:rsid w:val="006F5E82"/>
    <w:pPr>
      <w:keepNext/>
      <w:keepLines/>
      <w:numPr>
        <w:ilvl w:val="2"/>
        <w:numId w:val="1"/>
      </w:numPr>
      <w:spacing w:before="240" w:line="360" w:lineRule="auto"/>
      <w:ind w:left="851" w:hanging="851"/>
      <w:jc w:val="both"/>
      <w:outlineLvl w:val="2"/>
    </w:pPr>
    <w:rPr>
      <w:rFonts w:ascii="Times New Roman" w:eastAsia="Times New Roman" w:hAnsi="Times New Roman" w:cs="Times New Roman"/>
      <w:color w:val="000000"/>
      <w:sz w:val="20"/>
      <w:szCs w:val="20"/>
      <w:lang w:eastAsia="pt-BR"/>
    </w:rPr>
  </w:style>
  <w:style w:type="paragraph" w:styleId="Ttulo4">
    <w:name w:val="heading 4"/>
    <w:aliases w:val="TF-TÍTULO 4"/>
    <w:next w:val="TF-TEXTO"/>
    <w:link w:val="Ttulo4Char"/>
    <w:autoRedefine/>
    <w:qFormat/>
    <w:rsid w:val="006F5E82"/>
    <w:pPr>
      <w:keepNext/>
      <w:keepLines/>
      <w:numPr>
        <w:ilvl w:val="3"/>
        <w:numId w:val="1"/>
      </w:numPr>
      <w:spacing w:before="240" w:line="360" w:lineRule="auto"/>
      <w:ind w:left="992" w:hanging="992"/>
      <w:jc w:val="both"/>
      <w:outlineLvl w:val="3"/>
    </w:pPr>
    <w:rPr>
      <w:rFonts w:ascii="Times New Roman" w:eastAsia="Times New Roman" w:hAnsi="Times New Roman" w:cs="Times New Roman"/>
      <w:color w:val="000000"/>
      <w:sz w:val="20"/>
      <w:szCs w:val="20"/>
      <w:lang w:eastAsia="pt-BR"/>
    </w:rPr>
  </w:style>
  <w:style w:type="paragraph" w:styleId="Ttulo5">
    <w:name w:val="heading 5"/>
    <w:aliases w:val="TF-TÍTULO 5"/>
    <w:next w:val="TF-TEXTO"/>
    <w:link w:val="Ttulo5Char"/>
    <w:autoRedefine/>
    <w:qFormat/>
    <w:rsid w:val="006F5E82"/>
    <w:pPr>
      <w:keepNext/>
      <w:keepLines/>
      <w:numPr>
        <w:ilvl w:val="4"/>
        <w:numId w:val="1"/>
      </w:numPr>
      <w:spacing w:before="240" w:line="360" w:lineRule="auto"/>
      <w:ind w:left="1134" w:hanging="1134"/>
      <w:jc w:val="both"/>
      <w:outlineLvl w:val="4"/>
    </w:pPr>
    <w:rPr>
      <w:rFonts w:ascii="Times New Roman" w:eastAsia="Times New Roman" w:hAnsi="Times New Roman" w:cs="Times New Roman"/>
      <w:color w:val="000000"/>
      <w:sz w:val="20"/>
      <w:szCs w:val="20"/>
      <w:lang w:eastAsia="pt-BR"/>
    </w:rPr>
  </w:style>
  <w:style w:type="paragraph" w:styleId="Ttulo6">
    <w:name w:val="heading 6"/>
    <w:next w:val="TF-TEXTO"/>
    <w:link w:val="Ttulo6Char"/>
    <w:autoRedefine/>
    <w:qFormat/>
    <w:rsid w:val="006F5E82"/>
    <w:pPr>
      <w:keepNext/>
      <w:numPr>
        <w:ilvl w:val="5"/>
        <w:numId w:val="1"/>
      </w:numPr>
      <w:spacing w:before="360" w:after="240"/>
      <w:ind w:left="1276" w:hanging="1276"/>
      <w:jc w:val="both"/>
      <w:outlineLvl w:val="5"/>
    </w:pPr>
    <w:rPr>
      <w:rFonts w:ascii="Times New Roman" w:eastAsia="Times New Roman" w:hAnsi="Times New Roman" w:cs="Times New Roman"/>
      <w:noProof/>
      <w:color w:val="000000"/>
      <w:szCs w:val="20"/>
      <w:lang w:eastAsia="pt-BR"/>
    </w:rPr>
  </w:style>
  <w:style w:type="paragraph" w:styleId="Ttulo7">
    <w:name w:val="heading 7"/>
    <w:next w:val="TF-TEXTO"/>
    <w:link w:val="Ttulo7Char"/>
    <w:autoRedefine/>
    <w:qFormat/>
    <w:rsid w:val="006F5E82"/>
    <w:pPr>
      <w:keepNext/>
      <w:numPr>
        <w:ilvl w:val="6"/>
        <w:numId w:val="1"/>
      </w:numPr>
      <w:spacing w:before="360" w:after="240"/>
      <w:ind w:left="1559" w:hanging="1559"/>
      <w:jc w:val="both"/>
      <w:outlineLvl w:val="6"/>
    </w:pPr>
    <w:rPr>
      <w:rFonts w:ascii="Times" w:eastAsia="Times New Roman" w:hAnsi="Times" w:cs="Times New Roman"/>
      <w:szCs w:val="20"/>
      <w:lang w:eastAsia="pt-BR"/>
    </w:rPr>
  </w:style>
  <w:style w:type="paragraph" w:styleId="Ttulo8">
    <w:name w:val="heading 8"/>
    <w:next w:val="TF-TEXTO"/>
    <w:link w:val="Ttulo8Char"/>
    <w:autoRedefine/>
    <w:qFormat/>
    <w:rsid w:val="006F5E82"/>
    <w:pPr>
      <w:keepNext/>
      <w:numPr>
        <w:ilvl w:val="7"/>
        <w:numId w:val="1"/>
      </w:numPr>
      <w:spacing w:before="360" w:after="240"/>
      <w:ind w:left="1843" w:hanging="1843"/>
      <w:jc w:val="both"/>
      <w:outlineLvl w:val="7"/>
    </w:pPr>
    <w:rPr>
      <w:rFonts w:ascii="Times" w:eastAsia="Times New Roman" w:hAnsi="Times" w:cs="Times New Roman"/>
      <w:color w:val="000000"/>
      <w:szCs w:val="20"/>
      <w:lang w:eastAsia="pt-BR"/>
    </w:rPr>
  </w:style>
  <w:style w:type="paragraph" w:styleId="Ttulo9">
    <w:name w:val="heading 9"/>
    <w:next w:val="TF-TEXTO"/>
    <w:link w:val="Ttulo9Char"/>
    <w:qFormat/>
    <w:rsid w:val="006F5E82"/>
    <w:pPr>
      <w:keepNext/>
      <w:numPr>
        <w:ilvl w:val="8"/>
        <w:numId w:val="1"/>
      </w:numPr>
      <w:spacing w:before="360" w:after="360"/>
      <w:ind w:left="1985" w:hanging="1985"/>
      <w:jc w:val="both"/>
      <w:outlineLvl w:val="8"/>
    </w:pPr>
    <w:rPr>
      <w:rFonts w:ascii="Times New Roman" w:eastAsia="Times New Roman" w:hAnsi="Times New Roman" w:cs="Times New Roman"/>
      <w:b/>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F-TÍTULO 1 Char"/>
    <w:basedOn w:val="Fontepargpadro"/>
    <w:link w:val="Ttulo1"/>
    <w:rsid w:val="006F5E82"/>
    <w:rPr>
      <w:rFonts w:ascii="Times New Roman" w:eastAsia="Times New Roman" w:hAnsi="Times New Roman" w:cs="Times New Roman"/>
      <w:b/>
      <w:caps/>
      <w:sz w:val="20"/>
      <w:lang w:eastAsia="pt-BR"/>
    </w:rPr>
  </w:style>
  <w:style w:type="character" w:customStyle="1" w:styleId="Ttulo2Char">
    <w:name w:val="Título 2 Char"/>
    <w:aliases w:val="TF-TÍTULO 2 Char"/>
    <w:basedOn w:val="Fontepargpadro"/>
    <w:link w:val="Ttulo2"/>
    <w:rsid w:val="006F5E82"/>
    <w:rPr>
      <w:rFonts w:ascii="Times New Roman" w:eastAsia="Times New Roman" w:hAnsi="Times New Roman" w:cs="Times New Roman"/>
      <w:caps/>
      <w:color w:val="000000"/>
      <w:sz w:val="20"/>
      <w:szCs w:val="20"/>
      <w:lang w:eastAsia="pt-BR"/>
    </w:rPr>
  </w:style>
  <w:style w:type="character" w:customStyle="1" w:styleId="Ttulo3Char">
    <w:name w:val="Título 3 Char"/>
    <w:aliases w:val="TF-TÍTULO 3 Char"/>
    <w:basedOn w:val="Fontepargpadro"/>
    <w:link w:val="Ttulo3"/>
    <w:rsid w:val="006F5E82"/>
    <w:rPr>
      <w:rFonts w:ascii="Times New Roman" w:eastAsia="Times New Roman" w:hAnsi="Times New Roman" w:cs="Times New Roman"/>
      <w:color w:val="000000"/>
      <w:sz w:val="20"/>
      <w:szCs w:val="20"/>
      <w:lang w:eastAsia="pt-BR"/>
    </w:rPr>
  </w:style>
  <w:style w:type="character" w:customStyle="1" w:styleId="Ttulo4Char">
    <w:name w:val="Título 4 Char"/>
    <w:aliases w:val="TF-TÍTULO 4 Char"/>
    <w:basedOn w:val="Fontepargpadro"/>
    <w:link w:val="Ttulo4"/>
    <w:rsid w:val="006F5E82"/>
    <w:rPr>
      <w:rFonts w:ascii="Times New Roman" w:eastAsia="Times New Roman" w:hAnsi="Times New Roman" w:cs="Times New Roman"/>
      <w:color w:val="000000"/>
      <w:sz w:val="20"/>
      <w:szCs w:val="20"/>
      <w:lang w:eastAsia="pt-BR"/>
    </w:rPr>
  </w:style>
  <w:style w:type="character" w:customStyle="1" w:styleId="Ttulo5Char">
    <w:name w:val="Título 5 Char"/>
    <w:aliases w:val="TF-TÍTULO 5 Char"/>
    <w:basedOn w:val="Fontepargpadro"/>
    <w:link w:val="Ttulo5"/>
    <w:rsid w:val="006F5E82"/>
    <w:rPr>
      <w:rFonts w:ascii="Times New Roman" w:eastAsia="Times New Roman" w:hAnsi="Times New Roman" w:cs="Times New Roman"/>
      <w:color w:val="000000"/>
      <w:sz w:val="20"/>
      <w:szCs w:val="20"/>
      <w:lang w:eastAsia="pt-BR"/>
    </w:rPr>
  </w:style>
  <w:style w:type="character" w:customStyle="1" w:styleId="Ttulo6Char">
    <w:name w:val="Título 6 Char"/>
    <w:basedOn w:val="Fontepargpadro"/>
    <w:link w:val="Ttulo6"/>
    <w:rsid w:val="006F5E82"/>
    <w:rPr>
      <w:rFonts w:ascii="Times New Roman" w:eastAsia="Times New Roman" w:hAnsi="Times New Roman" w:cs="Times New Roman"/>
      <w:noProof/>
      <w:color w:val="000000"/>
      <w:szCs w:val="20"/>
      <w:lang w:eastAsia="pt-BR"/>
    </w:rPr>
  </w:style>
  <w:style w:type="character" w:customStyle="1" w:styleId="Ttulo7Char">
    <w:name w:val="Título 7 Char"/>
    <w:basedOn w:val="Fontepargpadro"/>
    <w:link w:val="Ttulo7"/>
    <w:rsid w:val="006F5E82"/>
    <w:rPr>
      <w:rFonts w:ascii="Times" w:eastAsia="Times New Roman" w:hAnsi="Times" w:cs="Times New Roman"/>
      <w:szCs w:val="20"/>
      <w:lang w:eastAsia="pt-BR"/>
    </w:rPr>
  </w:style>
  <w:style w:type="character" w:customStyle="1" w:styleId="Ttulo8Char">
    <w:name w:val="Título 8 Char"/>
    <w:basedOn w:val="Fontepargpadro"/>
    <w:link w:val="Ttulo8"/>
    <w:rsid w:val="006F5E82"/>
    <w:rPr>
      <w:rFonts w:ascii="Times" w:eastAsia="Times New Roman" w:hAnsi="Times" w:cs="Times New Roman"/>
      <w:color w:val="000000"/>
      <w:szCs w:val="20"/>
      <w:lang w:eastAsia="pt-BR"/>
    </w:rPr>
  </w:style>
  <w:style w:type="character" w:customStyle="1" w:styleId="Ttulo9Char">
    <w:name w:val="Título 9 Char"/>
    <w:basedOn w:val="Fontepargpadro"/>
    <w:link w:val="Ttulo9"/>
    <w:rsid w:val="006F5E82"/>
    <w:rPr>
      <w:rFonts w:ascii="Times New Roman" w:eastAsia="Times New Roman" w:hAnsi="Times New Roman" w:cs="Times New Roman"/>
      <w:b/>
      <w:color w:val="000000"/>
      <w:szCs w:val="20"/>
      <w:lang w:eastAsia="pt-BR"/>
    </w:rPr>
  </w:style>
  <w:style w:type="paragraph" w:customStyle="1" w:styleId="TF-TEXTO">
    <w:name w:val="TF-TEXTO"/>
    <w:qFormat/>
    <w:rsid w:val="006F5E82"/>
    <w:pPr>
      <w:spacing w:after="120"/>
      <w:ind w:firstLine="680"/>
      <w:jc w:val="both"/>
    </w:pPr>
    <w:rPr>
      <w:rFonts w:ascii="Times New Roman" w:eastAsia="Times New Roman" w:hAnsi="Times New Roman" w:cs="Times New Roman"/>
      <w:sz w:val="20"/>
      <w:szCs w:val="20"/>
      <w:lang w:eastAsia="pt-BR"/>
    </w:rPr>
  </w:style>
  <w:style w:type="paragraph" w:styleId="ndicedeilustraes">
    <w:name w:val="table of figures"/>
    <w:basedOn w:val="Normal"/>
    <w:next w:val="Normal"/>
    <w:uiPriority w:val="99"/>
    <w:rsid w:val="006F5E82"/>
    <w:pPr>
      <w:spacing w:line="360" w:lineRule="auto"/>
      <w:ind w:left="1134" w:hanging="1134"/>
    </w:pPr>
    <w:rPr>
      <w:rFonts w:ascii="Times New Roman" w:eastAsia="Times New Roman" w:hAnsi="Times New Roman" w:cs="Times New Roman"/>
      <w:lang w:eastAsia="pt-BR"/>
    </w:rPr>
  </w:style>
  <w:style w:type="paragraph" w:customStyle="1" w:styleId="TF-capaCABEALHO">
    <w:name w:val="TF-capa CABEÇALHO"/>
    <w:semiHidden/>
    <w:rsid w:val="006F5E82"/>
    <w:pPr>
      <w:spacing w:line="480" w:lineRule="auto"/>
      <w:jc w:val="center"/>
    </w:pPr>
    <w:rPr>
      <w:rFonts w:ascii="Times New Roman" w:eastAsia="Times New Roman" w:hAnsi="Times New Roman" w:cs="Times New Roman"/>
      <w:b/>
      <w:caps/>
      <w:szCs w:val="20"/>
      <w:lang w:eastAsia="pt-BR"/>
    </w:rPr>
  </w:style>
  <w:style w:type="paragraph" w:customStyle="1" w:styleId="TF-capaTTULO">
    <w:name w:val="TF-capa TÍTULO"/>
    <w:next w:val="TF-capaAUTOR"/>
    <w:semiHidden/>
    <w:rsid w:val="006F5E82"/>
    <w:pPr>
      <w:spacing w:before="4600" w:line="480" w:lineRule="auto"/>
      <w:jc w:val="center"/>
    </w:pPr>
    <w:rPr>
      <w:rFonts w:ascii="Times New Roman" w:eastAsia="Times New Roman" w:hAnsi="Times New Roman" w:cs="Times New Roman"/>
      <w:b/>
      <w:caps/>
      <w:sz w:val="32"/>
      <w:szCs w:val="20"/>
      <w:lang w:eastAsia="pt-BR"/>
    </w:rPr>
  </w:style>
  <w:style w:type="paragraph" w:customStyle="1" w:styleId="TF-capaAUTOR">
    <w:name w:val="TF-capa AUTOR"/>
    <w:semiHidden/>
    <w:rsid w:val="006F5E82"/>
    <w:pPr>
      <w:spacing w:before="720"/>
      <w:jc w:val="right"/>
    </w:pPr>
    <w:rPr>
      <w:rFonts w:ascii="Times New Roman" w:eastAsia="Times New Roman" w:hAnsi="Times New Roman" w:cs="Times New Roman"/>
      <w:b/>
      <w:caps/>
      <w:szCs w:val="20"/>
      <w:lang w:eastAsia="pt-BR"/>
    </w:rPr>
  </w:style>
  <w:style w:type="paragraph" w:customStyle="1" w:styleId="TF-capaID">
    <w:name w:val="TF-capa ID"/>
    <w:semiHidden/>
    <w:rsid w:val="006F5E82"/>
    <w:pPr>
      <w:jc w:val="right"/>
    </w:pPr>
    <w:rPr>
      <w:rFonts w:ascii="Times New Roman" w:eastAsia="Times New Roman" w:hAnsi="Times New Roman" w:cs="Times New Roman"/>
      <w:b/>
      <w:caps/>
      <w:szCs w:val="20"/>
      <w:lang w:eastAsia="pt-BR"/>
    </w:rPr>
  </w:style>
  <w:style w:type="paragraph" w:customStyle="1" w:styleId="TF-folharostoAUTOR">
    <w:name w:val="TF-folha rosto AUTOR"/>
    <w:basedOn w:val="TF-capaAUTOR"/>
    <w:semiHidden/>
    <w:rsid w:val="006F5E82"/>
    <w:pPr>
      <w:widowControl w:val="0"/>
      <w:spacing w:before="0"/>
      <w:jc w:val="center"/>
    </w:pPr>
  </w:style>
  <w:style w:type="paragraph" w:customStyle="1" w:styleId="TF-folharostoFINALIDADE">
    <w:name w:val="TF-folha rosto FINALIDADE"/>
    <w:semiHidden/>
    <w:rsid w:val="006F5E82"/>
    <w:pPr>
      <w:spacing w:before="720"/>
      <w:ind w:left="4536"/>
      <w:jc w:val="both"/>
    </w:pPr>
    <w:rPr>
      <w:rFonts w:ascii="Times New Roman" w:eastAsia="Times New Roman" w:hAnsi="Times New Roman" w:cs="Times New Roman"/>
      <w:color w:val="000000"/>
      <w:szCs w:val="20"/>
      <w:lang w:eastAsia="pt-BR"/>
    </w:rPr>
  </w:style>
  <w:style w:type="paragraph" w:customStyle="1" w:styleId="TF-folharostoTTULO">
    <w:name w:val="TF-folha rosto TÍTULO"/>
    <w:basedOn w:val="TF-capaTTULO"/>
    <w:semiHidden/>
    <w:rsid w:val="006F5E82"/>
    <w:pPr>
      <w:spacing w:before="2000"/>
    </w:pPr>
  </w:style>
  <w:style w:type="paragraph" w:customStyle="1" w:styleId="TF-autor">
    <w:name w:val="TF-autor"/>
    <w:basedOn w:val="TF-folharostoFINALIDADE"/>
    <w:semiHidden/>
    <w:rsid w:val="006F5E82"/>
    <w:pPr>
      <w:keepNext/>
      <w:keepLines/>
      <w:spacing w:before="0"/>
      <w:ind w:left="0"/>
      <w:jc w:val="right"/>
    </w:pPr>
  </w:style>
  <w:style w:type="paragraph" w:customStyle="1" w:styleId="TF-folharostoANO">
    <w:name w:val="TF-folha rosto ANO"/>
    <w:next w:val="TF-folharostoID"/>
    <w:semiHidden/>
    <w:rsid w:val="006F5E82"/>
    <w:pPr>
      <w:jc w:val="center"/>
    </w:pPr>
    <w:rPr>
      <w:rFonts w:ascii="Times New Roman" w:eastAsia="Times New Roman" w:hAnsi="Times New Roman" w:cs="Times New Roman"/>
      <w:b/>
      <w:caps/>
      <w:color w:val="000000"/>
      <w:szCs w:val="20"/>
      <w:lang w:eastAsia="pt-BR"/>
    </w:rPr>
  </w:style>
  <w:style w:type="paragraph" w:customStyle="1" w:styleId="TF-folharostoID">
    <w:name w:val="TF-folha rosto ID"/>
    <w:basedOn w:val="TF-capaID"/>
    <w:semiHidden/>
    <w:rsid w:val="006F5E82"/>
  </w:style>
  <w:style w:type="paragraph" w:customStyle="1" w:styleId="TF-folhaaprovaoTTULO">
    <w:name w:val="TF-folha aprovação TÍTULO"/>
    <w:basedOn w:val="TF-capaTTULO"/>
    <w:semiHidden/>
    <w:rsid w:val="006F5E82"/>
    <w:pPr>
      <w:pageBreakBefore/>
      <w:spacing w:before="0"/>
    </w:pPr>
  </w:style>
  <w:style w:type="paragraph" w:customStyle="1" w:styleId="TF-folhaaprovaoPOR">
    <w:name w:val="TF-folha aprovação POR"/>
    <w:semiHidden/>
    <w:rsid w:val="006F5E82"/>
    <w:pPr>
      <w:spacing w:before="1000"/>
      <w:jc w:val="center"/>
    </w:pPr>
    <w:rPr>
      <w:rFonts w:ascii="Times New Roman" w:eastAsia="Times New Roman" w:hAnsi="Times New Roman" w:cs="Times New Roman"/>
      <w:color w:val="000000"/>
      <w:szCs w:val="20"/>
      <w:lang w:eastAsia="pt-BR"/>
    </w:rPr>
  </w:style>
  <w:style w:type="paragraph" w:customStyle="1" w:styleId="TF-folhaaprovaoAUTOR">
    <w:name w:val="TF-folha aprovação AUTOR"/>
    <w:semiHidden/>
    <w:rsid w:val="006F5E82"/>
    <w:pPr>
      <w:spacing w:before="1000"/>
      <w:jc w:val="center"/>
    </w:pPr>
    <w:rPr>
      <w:rFonts w:ascii="Times New Roman" w:eastAsia="Times New Roman" w:hAnsi="Times New Roman" w:cs="Times New Roman"/>
      <w:b/>
      <w:caps/>
      <w:szCs w:val="20"/>
      <w:lang w:eastAsia="pt-BR"/>
    </w:rPr>
  </w:style>
  <w:style w:type="paragraph" w:customStyle="1" w:styleId="TF-folhaaprovaoASSINATURA">
    <w:name w:val="TF-folha aprovação ASSINATURA"/>
    <w:semiHidden/>
    <w:rsid w:val="006F5E82"/>
    <w:pPr>
      <w:spacing w:before="360"/>
      <w:ind w:left="2268"/>
    </w:pPr>
    <w:rPr>
      <w:rFonts w:ascii="Times New Roman" w:eastAsia="Times New Roman" w:hAnsi="Times New Roman" w:cs="Times New Roman"/>
      <w:b/>
      <w:color w:val="000000"/>
      <w:szCs w:val="20"/>
      <w:lang w:eastAsia="pt-BR"/>
    </w:rPr>
  </w:style>
  <w:style w:type="paragraph" w:customStyle="1" w:styleId="TF-folhaaprovaoFUNO">
    <w:name w:val="TF-folha aprovação FUNÇÃO"/>
    <w:semiHidden/>
    <w:rsid w:val="006F5E82"/>
    <w:pPr>
      <w:tabs>
        <w:tab w:val="left" w:pos="2268"/>
      </w:tabs>
    </w:pPr>
    <w:rPr>
      <w:rFonts w:ascii="Times New Roman" w:eastAsia="Times New Roman" w:hAnsi="Times New Roman" w:cs="Times New Roman"/>
      <w:color w:val="000000"/>
      <w:szCs w:val="20"/>
      <w:lang w:eastAsia="pt-BR"/>
    </w:rPr>
  </w:style>
  <w:style w:type="paragraph" w:customStyle="1" w:styleId="TF-folhaaprovaoDATA">
    <w:name w:val="TF-folha aprovação DATA"/>
    <w:semiHidden/>
    <w:rsid w:val="006F5E82"/>
    <w:pPr>
      <w:keepLines/>
      <w:jc w:val="center"/>
    </w:pPr>
    <w:rPr>
      <w:rFonts w:ascii="Times New Roman" w:eastAsia="Times New Roman" w:hAnsi="Times New Roman" w:cs="Times New Roman"/>
      <w:color w:val="000000"/>
      <w:szCs w:val="20"/>
      <w:lang w:eastAsia="pt-BR"/>
    </w:rPr>
  </w:style>
  <w:style w:type="paragraph" w:customStyle="1" w:styleId="TF-folhaaprovaoFINALIDADE">
    <w:name w:val="TF-folha aprovação FINALIDADE"/>
    <w:semiHidden/>
    <w:rsid w:val="006F5E82"/>
    <w:pPr>
      <w:spacing w:before="1000" w:after="1000"/>
      <w:ind w:left="4536"/>
      <w:jc w:val="both"/>
    </w:pPr>
    <w:rPr>
      <w:rFonts w:ascii="Times New Roman" w:eastAsia="Times New Roman" w:hAnsi="Times New Roman" w:cs="Times New Roman"/>
      <w:color w:val="000000"/>
      <w:szCs w:val="20"/>
      <w:lang w:eastAsia="pt-BR"/>
    </w:rPr>
  </w:style>
  <w:style w:type="paragraph" w:customStyle="1" w:styleId="TF-capaLOCAL">
    <w:name w:val="TF-capa LOCAL"/>
    <w:next w:val="TF-capaANO"/>
    <w:semiHidden/>
    <w:rsid w:val="006F5E82"/>
    <w:pPr>
      <w:jc w:val="center"/>
    </w:pPr>
    <w:rPr>
      <w:rFonts w:ascii="Times New Roman" w:eastAsia="Times New Roman" w:hAnsi="Times New Roman" w:cs="Times New Roman"/>
      <w:b/>
      <w:caps/>
      <w:szCs w:val="20"/>
      <w:lang w:eastAsia="pt-BR"/>
    </w:rPr>
  </w:style>
  <w:style w:type="paragraph" w:customStyle="1" w:styleId="TF-capaANO">
    <w:name w:val="TF-capa ANO"/>
    <w:next w:val="TF-capaID"/>
    <w:semiHidden/>
    <w:rsid w:val="006F5E82"/>
    <w:pPr>
      <w:jc w:val="center"/>
    </w:pPr>
    <w:rPr>
      <w:rFonts w:ascii="Times New Roman" w:eastAsia="Times New Roman" w:hAnsi="Times New Roman" w:cs="Times New Roman"/>
      <w:b/>
      <w:caps/>
      <w:szCs w:val="20"/>
      <w:lang w:eastAsia="pt-BR"/>
    </w:rPr>
  </w:style>
  <w:style w:type="paragraph" w:customStyle="1" w:styleId="TF-folharostoLOCAL">
    <w:name w:val="TF-folha rosto LOCAL"/>
    <w:semiHidden/>
    <w:rsid w:val="006F5E82"/>
    <w:pPr>
      <w:jc w:val="center"/>
    </w:pPr>
    <w:rPr>
      <w:rFonts w:ascii="Times New Roman" w:eastAsia="Times New Roman" w:hAnsi="Times New Roman" w:cs="Times New Roman"/>
      <w:b/>
      <w:caps/>
      <w:szCs w:val="20"/>
      <w:lang w:eastAsia="pt-BR"/>
    </w:rPr>
  </w:style>
  <w:style w:type="paragraph" w:customStyle="1" w:styleId="TF-dedicatria">
    <w:name w:val="TF-dedicatória"/>
    <w:semiHidden/>
    <w:rsid w:val="006F5E82"/>
    <w:pPr>
      <w:keepLines/>
      <w:pageBreakBefore/>
      <w:spacing w:before="6400"/>
      <w:ind w:left="4536"/>
      <w:jc w:val="both"/>
    </w:pPr>
    <w:rPr>
      <w:rFonts w:ascii="Times New Roman" w:eastAsia="Times New Roman" w:hAnsi="Times New Roman" w:cs="Times New Roman"/>
      <w:szCs w:val="20"/>
      <w:lang w:eastAsia="pt-BR"/>
    </w:rPr>
  </w:style>
  <w:style w:type="paragraph" w:customStyle="1" w:styleId="TF-agradecimentosTEXTO">
    <w:name w:val="TF-agradecimentos TEXTO"/>
    <w:semiHidden/>
    <w:rsid w:val="006F5E82"/>
    <w:pPr>
      <w:spacing w:line="480" w:lineRule="auto"/>
      <w:ind w:firstLine="680"/>
      <w:jc w:val="both"/>
    </w:pPr>
    <w:rPr>
      <w:rFonts w:ascii="Times New Roman" w:eastAsia="Times New Roman" w:hAnsi="Times New Roman" w:cs="Times New Roman"/>
      <w:szCs w:val="20"/>
      <w:lang w:eastAsia="pt-BR"/>
    </w:rPr>
  </w:style>
  <w:style w:type="paragraph" w:styleId="Ttulo">
    <w:name w:val="Title"/>
    <w:basedOn w:val="Normal"/>
    <w:link w:val="TtuloChar"/>
    <w:qFormat/>
    <w:rsid w:val="006F5E82"/>
    <w:pPr>
      <w:keepNext/>
      <w:keepLines/>
      <w:spacing w:before="240" w:after="60"/>
      <w:jc w:val="center"/>
      <w:outlineLvl w:val="0"/>
    </w:pPr>
    <w:rPr>
      <w:rFonts w:ascii="Arial" w:eastAsia="Times New Roman" w:hAnsi="Arial" w:cs="Arial"/>
      <w:b/>
      <w:bCs/>
      <w:kern w:val="28"/>
      <w:sz w:val="32"/>
      <w:szCs w:val="32"/>
      <w:lang w:eastAsia="pt-BR"/>
    </w:rPr>
  </w:style>
  <w:style w:type="character" w:customStyle="1" w:styleId="TtuloChar">
    <w:name w:val="Título Char"/>
    <w:basedOn w:val="Fontepargpadro"/>
    <w:link w:val="Ttulo"/>
    <w:rsid w:val="006F5E82"/>
    <w:rPr>
      <w:rFonts w:ascii="Arial" w:eastAsia="Times New Roman" w:hAnsi="Arial" w:cs="Arial"/>
      <w:b/>
      <w:bCs/>
      <w:kern w:val="28"/>
      <w:sz w:val="32"/>
      <w:szCs w:val="32"/>
      <w:lang w:eastAsia="pt-BR"/>
    </w:rPr>
  </w:style>
  <w:style w:type="paragraph" w:customStyle="1" w:styleId="TF-epgrafeTEXTO">
    <w:name w:val="TF-epígrafe TEXTO"/>
    <w:next w:val="TF-epgrafeAUTOR"/>
    <w:semiHidden/>
    <w:rsid w:val="006F5E82"/>
    <w:pPr>
      <w:pageBreakBefore/>
      <w:spacing w:before="6400"/>
      <w:ind w:left="4536"/>
      <w:jc w:val="both"/>
    </w:pPr>
    <w:rPr>
      <w:rFonts w:ascii="Times New Roman" w:eastAsia="Times New Roman" w:hAnsi="Times New Roman" w:cs="Times New Roman"/>
      <w:szCs w:val="20"/>
      <w:lang w:eastAsia="pt-BR"/>
    </w:rPr>
  </w:style>
  <w:style w:type="paragraph" w:customStyle="1" w:styleId="TF-epgrafeAUTOR">
    <w:name w:val="TF-epígrafe AUTOR"/>
    <w:semiHidden/>
    <w:rsid w:val="006F5E82"/>
    <w:pPr>
      <w:spacing w:before="120" w:line="480" w:lineRule="auto"/>
      <w:jc w:val="right"/>
    </w:pPr>
    <w:rPr>
      <w:rFonts w:ascii="Times New Roman" w:eastAsia="Times New Roman" w:hAnsi="Times New Roman" w:cs="Times New Roman"/>
      <w:szCs w:val="20"/>
      <w:lang w:eastAsia="pt-BR"/>
    </w:rPr>
  </w:style>
  <w:style w:type="paragraph" w:customStyle="1" w:styleId="TF-abstractTTULO">
    <w:name w:val="TF-abstract TÍTULO"/>
    <w:basedOn w:val="Normal"/>
    <w:next w:val="TF-abstractTEXTO"/>
    <w:semiHidden/>
    <w:rsid w:val="006F5E82"/>
    <w:pPr>
      <w:pageBreakBefore/>
      <w:jc w:val="center"/>
    </w:pPr>
    <w:rPr>
      <w:rFonts w:ascii="Times New Roman" w:eastAsia="Times New Roman" w:hAnsi="Times New Roman" w:cs="Times New Roman"/>
      <w:b/>
      <w:caps/>
      <w:sz w:val="28"/>
      <w:szCs w:val="20"/>
      <w:lang w:eastAsia="pt-BR"/>
    </w:rPr>
  </w:style>
  <w:style w:type="paragraph" w:customStyle="1" w:styleId="TF-abstractTEXTO">
    <w:name w:val="TF-abstract TEXTO"/>
    <w:basedOn w:val="TF-resumoTEXTO"/>
    <w:next w:val="TF-abstractKEY-WORDS"/>
    <w:semiHidden/>
    <w:rsid w:val="006F5E82"/>
  </w:style>
  <w:style w:type="paragraph" w:customStyle="1" w:styleId="TF-resumoTEXTO">
    <w:name w:val="TF-resumo TEXTO"/>
    <w:next w:val="TF-resumoPALAVRAS-CHAVE"/>
    <w:semiHidden/>
    <w:rsid w:val="006F5E82"/>
    <w:pPr>
      <w:spacing w:line="360" w:lineRule="auto"/>
      <w:jc w:val="both"/>
    </w:pPr>
    <w:rPr>
      <w:rFonts w:ascii="Times New Roman" w:eastAsia="Times New Roman" w:hAnsi="Times New Roman" w:cs="Times New Roman"/>
      <w:szCs w:val="20"/>
      <w:lang w:eastAsia="pt-BR"/>
    </w:rPr>
  </w:style>
  <w:style w:type="paragraph" w:customStyle="1" w:styleId="TF-resumoPALAVRAS-CHAVE">
    <w:name w:val="TF-resumo PALAVRAS-CHAVE"/>
    <w:basedOn w:val="TF-resumoTEXTO"/>
    <w:semiHidden/>
    <w:rsid w:val="006F5E82"/>
    <w:pPr>
      <w:spacing w:before="240"/>
    </w:pPr>
  </w:style>
  <w:style w:type="paragraph" w:customStyle="1" w:styleId="TF-abstractKEY-WORDS">
    <w:name w:val="TF-abstract KEY-WORDS"/>
    <w:basedOn w:val="TF-resumoPALAVRAS-CHAVE"/>
    <w:semiHidden/>
    <w:rsid w:val="006F5E82"/>
  </w:style>
  <w:style w:type="paragraph" w:customStyle="1" w:styleId="TF-listadeilustraesTTULO">
    <w:name w:val="TF-lista de ilustrações TÍTULO"/>
    <w:basedOn w:val="Normal"/>
    <w:semiHidden/>
    <w:rsid w:val="006F5E82"/>
    <w:pPr>
      <w:pageBreakBefore/>
      <w:jc w:val="center"/>
    </w:pPr>
    <w:rPr>
      <w:rFonts w:ascii="Times New Roman" w:eastAsia="Times New Roman" w:hAnsi="Times New Roman" w:cs="Times New Roman"/>
      <w:b/>
      <w:caps/>
      <w:sz w:val="28"/>
      <w:szCs w:val="20"/>
      <w:lang w:eastAsia="pt-BR"/>
    </w:rPr>
  </w:style>
  <w:style w:type="paragraph" w:customStyle="1" w:styleId="TF-listadetabelasTTULO">
    <w:name w:val="TF-lista de tabelas TÍTULO"/>
    <w:basedOn w:val="Normal"/>
    <w:next w:val="TF-TEXTOQUADRO"/>
    <w:semiHidden/>
    <w:rsid w:val="006F5E82"/>
    <w:pPr>
      <w:keepNext/>
      <w:jc w:val="center"/>
    </w:pPr>
    <w:rPr>
      <w:rFonts w:ascii="Times New Roman" w:eastAsia="Times New Roman" w:hAnsi="Times New Roman" w:cs="Times New Roman"/>
      <w:b/>
      <w:caps/>
      <w:sz w:val="28"/>
      <w:szCs w:val="20"/>
      <w:lang w:eastAsia="pt-BR"/>
    </w:rPr>
  </w:style>
  <w:style w:type="paragraph" w:customStyle="1" w:styleId="TF-TEXTOQUADRO">
    <w:name w:val="TF-TEXTO QUADRO"/>
    <w:rsid w:val="006F5E82"/>
    <w:pPr>
      <w:keepNext/>
      <w:keepLines/>
    </w:pPr>
    <w:rPr>
      <w:rFonts w:ascii="Times New Roman" w:eastAsia="Times New Roman" w:hAnsi="Times New Roman" w:cs="Times New Roman"/>
      <w:sz w:val="20"/>
      <w:szCs w:val="20"/>
      <w:lang w:eastAsia="pt-BR"/>
    </w:rPr>
  </w:style>
  <w:style w:type="paragraph" w:customStyle="1" w:styleId="TF-listadesmbolosTTULO">
    <w:name w:val="TF-lista de símbolos TÍTULO"/>
    <w:basedOn w:val="Normal"/>
    <w:next w:val="TF-listadesmbolosITEM"/>
    <w:semiHidden/>
    <w:rsid w:val="006F5E82"/>
    <w:pPr>
      <w:jc w:val="center"/>
    </w:pPr>
    <w:rPr>
      <w:rFonts w:ascii="Times New Roman" w:eastAsia="Times New Roman" w:hAnsi="Times New Roman" w:cs="Times New Roman"/>
      <w:b/>
      <w:caps/>
      <w:sz w:val="28"/>
      <w:szCs w:val="20"/>
      <w:lang w:eastAsia="pt-BR"/>
    </w:rPr>
  </w:style>
  <w:style w:type="paragraph" w:customStyle="1" w:styleId="TF-listadesmbolosITEM">
    <w:name w:val="TF-lista de símbolos ITEM"/>
    <w:basedOn w:val="TF-listadesiglasITEM"/>
    <w:semiHidden/>
    <w:rsid w:val="006F5E82"/>
  </w:style>
  <w:style w:type="paragraph" w:customStyle="1" w:styleId="TF-listadesiglasITEM">
    <w:name w:val="TF-lista de siglas ITEM"/>
    <w:semiHidden/>
    <w:rsid w:val="006F5E82"/>
    <w:pPr>
      <w:spacing w:line="480" w:lineRule="auto"/>
      <w:jc w:val="both"/>
    </w:pPr>
    <w:rPr>
      <w:rFonts w:ascii="Times New Roman" w:eastAsia="Times New Roman" w:hAnsi="Times New Roman" w:cs="Times New Roman"/>
      <w:szCs w:val="20"/>
      <w:lang w:eastAsia="pt-BR"/>
    </w:rPr>
  </w:style>
  <w:style w:type="paragraph" w:customStyle="1" w:styleId="TF-sumrioTTULO">
    <w:name w:val="TF-sumário TÍTULO"/>
    <w:basedOn w:val="Normal"/>
    <w:semiHidden/>
    <w:rsid w:val="006F5E82"/>
    <w:pPr>
      <w:pageBreakBefore/>
      <w:jc w:val="center"/>
    </w:pPr>
    <w:rPr>
      <w:rFonts w:ascii="Times New Roman" w:eastAsia="Times New Roman" w:hAnsi="Times New Roman" w:cs="Times New Roman"/>
      <w:b/>
      <w:caps/>
      <w:sz w:val="28"/>
      <w:szCs w:val="20"/>
      <w:lang w:eastAsia="pt-BR"/>
    </w:rPr>
  </w:style>
  <w:style w:type="paragraph" w:customStyle="1" w:styleId="TF-refernciasbibliogrficasTTULO">
    <w:name w:val="TF-referências bibliográficas TÍTULO"/>
    <w:basedOn w:val="Normal"/>
    <w:next w:val="TF-refernciasITEM"/>
    <w:rsid w:val="006F5E82"/>
    <w:pPr>
      <w:keepNext/>
      <w:spacing w:before="120"/>
      <w:jc w:val="center"/>
    </w:pPr>
    <w:rPr>
      <w:rFonts w:ascii="Times New Roman" w:eastAsia="Times New Roman" w:hAnsi="Times New Roman" w:cs="Times New Roman"/>
      <w:b/>
      <w:caps/>
      <w:sz w:val="20"/>
      <w:szCs w:val="20"/>
      <w:lang w:eastAsia="pt-BR"/>
    </w:rPr>
  </w:style>
  <w:style w:type="paragraph" w:customStyle="1" w:styleId="TF-refernciasITEM">
    <w:name w:val="TF-referências ITEM"/>
    <w:rsid w:val="006F5E82"/>
    <w:pPr>
      <w:keepLines/>
      <w:spacing w:after="120"/>
    </w:pPr>
    <w:rPr>
      <w:rFonts w:ascii="Times New Roman" w:eastAsia="Times New Roman" w:hAnsi="Times New Roman" w:cs="Times New Roman"/>
      <w:sz w:val="20"/>
      <w:szCs w:val="20"/>
      <w:lang w:eastAsia="pt-BR"/>
    </w:rPr>
  </w:style>
  <w:style w:type="paragraph" w:customStyle="1" w:styleId="TF-SUBALNEAnvel1">
    <w:name w:val="TF-SUBALÍNEA nível 1"/>
    <w:basedOn w:val="TF-ALNEA"/>
    <w:rsid w:val="006F5E82"/>
    <w:pPr>
      <w:numPr>
        <w:ilvl w:val="1"/>
      </w:numPr>
    </w:pPr>
    <w:rPr>
      <w:rFonts w:ascii="Times" w:hAnsi="Times"/>
    </w:rPr>
  </w:style>
  <w:style w:type="paragraph" w:customStyle="1" w:styleId="TF-ALNEA">
    <w:name w:val="TF-ALÍNEA"/>
    <w:qFormat/>
    <w:rsid w:val="006F5E82"/>
    <w:pPr>
      <w:widowControl w:val="0"/>
      <w:numPr>
        <w:numId w:val="2"/>
      </w:numPr>
      <w:spacing w:after="120"/>
      <w:contextualSpacing/>
      <w:jc w:val="both"/>
    </w:pPr>
    <w:rPr>
      <w:rFonts w:ascii="Times New Roman" w:eastAsia="Times New Roman" w:hAnsi="Times New Roman" w:cs="Times New Roman"/>
      <w:sz w:val="20"/>
      <w:szCs w:val="20"/>
      <w:lang w:eastAsia="pt-BR"/>
    </w:rPr>
  </w:style>
  <w:style w:type="paragraph" w:customStyle="1" w:styleId="TF-resumoTTULO">
    <w:name w:val="TF-resumo TÍTULO"/>
    <w:basedOn w:val="Normal"/>
    <w:next w:val="TF-resumoTEXTO"/>
    <w:semiHidden/>
    <w:rsid w:val="006F5E82"/>
    <w:pPr>
      <w:pageBreakBefore/>
      <w:jc w:val="center"/>
    </w:pPr>
    <w:rPr>
      <w:rFonts w:ascii="Times New Roman" w:eastAsia="Times New Roman" w:hAnsi="Times New Roman" w:cs="Times New Roman"/>
      <w:b/>
      <w:caps/>
      <w:sz w:val="28"/>
      <w:szCs w:val="20"/>
      <w:lang w:eastAsia="pt-BR"/>
    </w:rPr>
  </w:style>
  <w:style w:type="paragraph" w:customStyle="1" w:styleId="TF-SUBALNEAnvel2">
    <w:name w:val="TF-SUBALÍNEA nível 2"/>
    <w:basedOn w:val="TF-SUBALNEAnvel1"/>
    <w:rsid w:val="006F5E82"/>
    <w:pPr>
      <w:numPr>
        <w:ilvl w:val="2"/>
      </w:numPr>
    </w:pPr>
  </w:style>
  <w:style w:type="paragraph" w:styleId="Cabealho">
    <w:name w:val="header"/>
    <w:basedOn w:val="Normal"/>
    <w:link w:val="CabealhoChar"/>
    <w:uiPriority w:val="99"/>
    <w:rsid w:val="006F5E82"/>
    <w:pPr>
      <w:keepNext/>
      <w:keepLines/>
      <w:tabs>
        <w:tab w:val="center" w:pos="4320"/>
        <w:tab w:val="right" w:pos="8640"/>
      </w:tabs>
    </w:pPr>
    <w:rPr>
      <w:rFonts w:ascii="Times New Roman" w:eastAsia="Times New Roman" w:hAnsi="Times New Roman" w:cs="Times New Roman"/>
      <w:lang w:eastAsia="pt-BR"/>
    </w:rPr>
  </w:style>
  <w:style w:type="character" w:customStyle="1" w:styleId="CabealhoChar">
    <w:name w:val="Cabeçalho Char"/>
    <w:basedOn w:val="Fontepargpadro"/>
    <w:link w:val="Cabealho"/>
    <w:uiPriority w:val="99"/>
    <w:rsid w:val="006F5E82"/>
    <w:rPr>
      <w:rFonts w:ascii="Times New Roman" w:eastAsia="Times New Roman" w:hAnsi="Times New Roman" w:cs="Times New Roman"/>
      <w:lang w:eastAsia="pt-BR"/>
    </w:rPr>
  </w:style>
  <w:style w:type="paragraph" w:styleId="Rodap">
    <w:name w:val="footer"/>
    <w:basedOn w:val="Normal"/>
    <w:link w:val="RodapChar"/>
    <w:uiPriority w:val="99"/>
    <w:rsid w:val="006F5E82"/>
    <w:pPr>
      <w:keepNext/>
      <w:keepLines/>
      <w:tabs>
        <w:tab w:val="center" w:pos="4320"/>
        <w:tab w:val="right" w:pos="8640"/>
      </w:tabs>
    </w:pPr>
    <w:rPr>
      <w:rFonts w:ascii="Times New Roman" w:eastAsia="Times New Roman" w:hAnsi="Times New Roman" w:cs="Times New Roman"/>
      <w:sz w:val="20"/>
      <w:lang w:eastAsia="pt-BR"/>
    </w:rPr>
  </w:style>
  <w:style w:type="character" w:customStyle="1" w:styleId="RodapChar">
    <w:name w:val="Rodapé Char"/>
    <w:basedOn w:val="Fontepargpadro"/>
    <w:link w:val="Rodap"/>
    <w:uiPriority w:val="99"/>
    <w:rsid w:val="006F5E82"/>
    <w:rPr>
      <w:rFonts w:ascii="Times New Roman" w:eastAsia="Times New Roman" w:hAnsi="Times New Roman" w:cs="Times New Roman"/>
      <w:sz w:val="20"/>
      <w:lang w:eastAsia="pt-BR"/>
    </w:rPr>
  </w:style>
  <w:style w:type="character" w:styleId="Nmerodepgina">
    <w:name w:val="page number"/>
    <w:basedOn w:val="Fontepargpadro"/>
    <w:semiHidden/>
    <w:rsid w:val="006F5E82"/>
  </w:style>
  <w:style w:type="paragraph" w:styleId="Sumrio2">
    <w:name w:val="toc 2"/>
    <w:basedOn w:val="Sumrio1"/>
    <w:autoRedefine/>
    <w:uiPriority w:val="39"/>
    <w:rsid w:val="006F5E82"/>
    <w:pPr>
      <w:tabs>
        <w:tab w:val="left" w:pos="426"/>
      </w:tabs>
      <w:ind w:left="425" w:hanging="425"/>
    </w:pPr>
    <w:rPr>
      <w:b w:val="0"/>
    </w:rPr>
  </w:style>
  <w:style w:type="paragraph" w:styleId="Sumrio1">
    <w:name w:val="toc 1"/>
    <w:autoRedefine/>
    <w:uiPriority w:val="39"/>
    <w:rsid w:val="006F5E82"/>
    <w:pPr>
      <w:tabs>
        <w:tab w:val="left" w:pos="284"/>
        <w:tab w:val="right" w:leader="dot" w:pos="9062"/>
      </w:tabs>
      <w:spacing w:line="360" w:lineRule="auto"/>
      <w:ind w:left="284" w:hanging="284"/>
      <w:jc w:val="both"/>
    </w:pPr>
    <w:rPr>
      <w:rFonts w:ascii="Times New Roman" w:eastAsia="Times New Roman" w:hAnsi="Times New Roman" w:cs="Times New Roman"/>
      <w:b/>
      <w:caps/>
      <w:noProof/>
      <w:color w:val="000000"/>
      <w:szCs w:val="20"/>
      <w:lang w:eastAsia="pt-BR"/>
    </w:rPr>
  </w:style>
  <w:style w:type="paragraph" w:styleId="Sumrio3">
    <w:name w:val="toc 3"/>
    <w:autoRedefine/>
    <w:uiPriority w:val="39"/>
    <w:rsid w:val="006F5E82"/>
    <w:pPr>
      <w:tabs>
        <w:tab w:val="left" w:pos="567"/>
        <w:tab w:val="right" w:leader="dot" w:pos="9062"/>
      </w:tabs>
      <w:spacing w:line="360" w:lineRule="auto"/>
      <w:ind w:left="567" w:hanging="567"/>
      <w:jc w:val="both"/>
    </w:pPr>
    <w:rPr>
      <w:rFonts w:ascii="Times New Roman" w:eastAsia="Times New Roman" w:hAnsi="Times New Roman" w:cs="Times New Roman"/>
      <w:noProof/>
      <w:color w:val="000000"/>
      <w:szCs w:val="20"/>
      <w:lang w:eastAsia="pt-BR"/>
    </w:rPr>
  </w:style>
  <w:style w:type="paragraph" w:styleId="Sumrio4">
    <w:name w:val="toc 4"/>
    <w:basedOn w:val="Sumrio3"/>
    <w:next w:val="Sumrio3"/>
    <w:autoRedefine/>
    <w:uiPriority w:val="39"/>
    <w:rsid w:val="006F5E82"/>
    <w:pPr>
      <w:tabs>
        <w:tab w:val="left" w:pos="709"/>
      </w:tabs>
      <w:ind w:left="709" w:hanging="709"/>
    </w:pPr>
  </w:style>
  <w:style w:type="paragraph" w:styleId="Sumrio5">
    <w:name w:val="toc 5"/>
    <w:basedOn w:val="Sumrio4"/>
    <w:autoRedefine/>
    <w:uiPriority w:val="39"/>
    <w:rsid w:val="006F5E82"/>
    <w:pPr>
      <w:tabs>
        <w:tab w:val="left" w:pos="993"/>
      </w:tabs>
      <w:ind w:left="992" w:hanging="992"/>
    </w:pPr>
  </w:style>
  <w:style w:type="paragraph" w:styleId="Sumrio6">
    <w:name w:val="toc 6"/>
    <w:basedOn w:val="Sumrio5"/>
    <w:autoRedefine/>
    <w:semiHidden/>
    <w:rsid w:val="006F5E82"/>
    <w:pPr>
      <w:tabs>
        <w:tab w:val="left" w:pos="1134"/>
      </w:tabs>
      <w:ind w:left="1134" w:hanging="1134"/>
    </w:pPr>
  </w:style>
  <w:style w:type="paragraph" w:styleId="Sumrio7">
    <w:name w:val="toc 7"/>
    <w:basedOn w:val="Sumrio6"/>
    <w:autoRedefine/>
    <w:semiHidden/>
    <w:rsid w:val="006F5E82"/>
    <w:pPr>
      <w:tabs>
        <w:tab w:val="left" w:pos="1276"/>
      </w:tabs>
      <w:ind w:left="1276" w:hanging="1276"/>
    </w:pPr>
  </w:style>
  <w:style w:type="paragraph" w:styleId="Sumrio8">
    <w:name w:val="toc 8"/>
    <w:basedOn w:val="Sumrio7"/>
    <w:autoRedefine/>
    <w:semiHidden/>
    <w:rsid w:val="006F5E82"/>
    <w:pPr>
      <w:tabs>
        <w:tab w:val="left" w:pos="1418"/>
      </w:tabs>
      <w:ind w:left="1418" w:hanging="1418"/>
    </w:pPr>
  </w:style>
  <w:style w:type="paragraph" w:styleId="Sumrio9">
    <w:name w:val="toc 9"/>
    <w:basedOn w:val="Sumrio8"/>
    <w:autoRedefine/>
    <w:uiPriority w:val="39"/>
    <w:rsid w:val="006F5E82"/>
    <w:pPr>
      <w:tabs>
        <w:tab w:val="left" w:pos="1701"/>
      </w:tabs>
      <w:ind w:left="0" w:firstLine="0"/>
    </w:pPr>
    <w:rPr>
      <w:b/>
    </w:rPr>
  </w:style>
  <w:style w:type="paragraph" w:styleId="Lista5">
    <w:name w:val="List 5"/>
    <w:basedOn w:val="Normal"/>
    <w:semiHidden/>
    <w:rsid w:val="006F5E82"/>
    <w:pPr>
      <w:keepNext/>
      <w:keepLines/>
      <w:ind w:left="1415" w:hanging="283"/>
    </w:pPr>
    <w:rPr>
      <w:rFonts w:ascii="Times New Roman" w:eastAsia="Times New Roman" w:hAnsi="Times New Roman" w:cs="Times New Roman"/>
      <w:lang w:eastAsia="pt-BR"/>
    </w:rPr>
  </w:style>
  <w:style w:type="character" w:styleId="Hyperlink">
    <w:name w:val="Hyperlink"/>
    <w:uiPriority w:val="99"/>
    <w:rsid w:val="006F5E82"/>
    <w:rPr>
      <w:noProof/>
      <w:color w:val="0000FF"/>
      <w:u w:val="single"/>
    </w:rPr>
  </w:style>
  <w:style w:type="paragraph" w:customStyle="1" w:styleId="TF-apndiceTTULO">
    <w:name w:val="TF-apêndice TÍTULO"/>
    <w:next w:val="TF-TEXTO"/>
    <w:semiHidden/>
    <w:rsid w:val="006F5E82"/>
    <w:pPr>
      <w:pageBreakBefore/>
      <w:spacing w:line="360" w:lineRule="auto"/>
      <w:jc w:val="both"/>
    </w:pPr>
    <w:rPr>
      <w:rFonts w:ascii="Times New Roman" w:eastAsia="Times New Roman" w:hAnsi="Times New Roman" w:cs="Times New Roman"/>
      <w:b/>
      <w:szCs w:val="20"/>
      <w:lang w:eastAsia="pt-BR"/>
    </w:rPr>
  </w:style>
  <w:style w:type="paragraph" w:customStyle="1" w:styleId="TF-anexoTTULO">
    <w:name w:val="TF-anexo TÍTULO"/>
    <w:next w:val="TF-TEXTO"/>
    <w:semiHidden/>
    <w:rsid w:val="006F5E82"/>
    <w:pPr>
      <w:pageBreakBefore/>
      <w:spacing w:line="360" w:lineRule="auto"/>
      <w:jc w:val="both"/>
    </w:pPr>
    <w:rPr>
      <w:rFonts w:ascii="Times New Roman" w:eastAsia="Times New Roman" w:hAnsi="Times New Roman" w:cs="Times New Roman"/>
      <w:b/>
      <w:szCs w:val="20"/>
      <w:lang w:eastAsia="pt-BR"/>
    </w:rPr>
  </w:style>
  <w:style w:type="paragraph" w:customStyle="1" w:styleId="TF-texto-figuracommoldura">
    <w:name w:val="TF-texto-figura com moldura"/>
    <w:next w:val="TF-ilustraoFONTE"/>
    <w:semiHidden/>
    <w:rsid w:val="006F5E82"/>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eastAsia="Times New Roman" w:hAnsi="Times" w:cs="Times New Roman"/>
      <w:szCs w:val="20"/>
      <w:lang w:eastAsia="pt-BR"/>
    </w:rPr>
  </w:style>
  <w:style w:type="paragraph" w:customStyle="1" w:styleId="TF-ilustraoFONTE">
    <w:name w:val="TF-ilustração FONTE"/>
    <w:next w:val="Normal"/>
    <w:semiHidden/>
    <w:rsid w:val="006F5E82"/>
    <w:pPr>
      <w:keepNext/>
    </w:pPr>
    <w:rPr>
      <w:rFonts w:ascii="Times New Roman" w:eastAsia="Times New Roman" w:hAnsi="Times New Roman" w:cs="Times New Roman"/>
      <w:sz w:val="20"/>
      <w:szCs w:val="20"/>
      <w:lang w:eastAsia="pt-BR"/>
    </w:rPr>
  </w:style>
  <w:style w:type="paragraph" w:customStyle="1" w:styleId="TF-textocompargrafo">
    <w:name w:val="TF-texto com parágrafo"/>
    <w:semiHidden/>
    <w:rsid w:val="006F5E82"/>
    <w:pPr>
      <w:spacing w:before="240" w:line="360" w:lineRule="auto"/>
      <w:ind w:firstLine="680"/>
      <w:jc w:val="both"/>
    </w:pPr>
    <w:rPr>
      <w:rFonts w:ascii="Times New Roman" w:eastAsia="Times New Roman" w:hAnsi="Times New Roman" w:cs="Times New Roman"/>
      <w:color w:val="000000"/>
      <w:szCs w:val="20"/>
      <w:lang w:eastAsia="pt-BR"/>
    </w:rPr>
  </w:style>
  <w:style w:type="paragraph" w:customStyle="1" w:styleId="TF-agradecimentosTTULO">
    <w:name w:val="TF-agradecimentos TÍTULO"/>
    <w:basedOn w:val="Normal"/>
    <w:next w:val="TF-agradecimentosTEXTO"/>
    <w:semiHidden/>
    <w:rsid w:val="006F5E82"/>
    <w:pPr>
      <w:pageBreakBefore/>
      <w:jc w:val="center"/>
    </w:pPr>
    <w:rPr>
      <w:rFonts w:ascii="Times New Roman" w:eastAsia="Times New Roman" w:hAnsi="Times New Roman" w:cs="Times New Roman"/>
      <w:b/>
      <w:caps/>
      <w:szCs w:val="20"/>
      <w:lang w:eastAsia="pt-BR"/>
    </w:rPr>
  </w:style>
  <w:style w:type="paragraph" w:customStyle="1" w:styleId="TF-LEGENDA">
    <w:name w:val="TF-LEGENDA"/>
    <w:basedOn w:val="Normal"/>
    <w:next w:val="TF-TEXTOQUADRO"/>
    <w:qFormat/>
    <w:rsid w:val="006F5E82"/>
    <w:pPr>
      <w:keepNext/>
      <w:keepLines/>
      <w:spacing w:before="60"/>
      <w:jc w:val="center"/>
      <w:outlineLvl w:val="0"/>
    </w:pPr>
    <w:rPr>
      <w:rFonts w:ascii="Times New Roman" w:eastAsia="Times New Roman" w:hAnsi="Times New Roman" w:cs="Times New Roman"/>
      <w:sz w:val="20"/>
      <w:szCs w:val="20"/>
      <w:lang w:eastAsia="pt-BR"/>
    </w:rPr>
  </w:style>
  <w:style w:type="paragraph" w:customStyle="1" w:styleId="TF-listadesiglasTTULO">
    <w:name w:val="TF-lista de siglas TÍTULO"/>
    <w:basedOn w:val="Normal"/>
    <w:next w:val="TF-listadesiglasITEM"/>
    <w:semiHidden/>
    <w:rsid w:val="006F5E82"/>
    <w:pPr>
      <w:pageBreakBefore/>
      <w:jc w:val="center"/>
    </w:pPr>
    <w:rPr>
      <w:rFonts w:ascii="Times New Roman" w:eastAsia="Times New Roman" w:hAnsi="Times New Roman" w:cs="Times New Roman"/>
      <w:b/>
      <w:caps/>
      <w:sz w:val="28"/>
      <w:szCs w:val="20"/>
      <w:lang w:eastAsia="pt-BR"/>
    </w:rPr>
  </w:style>
  <w:style w:type="paragraph" w:customStyle="1" w:styleId="TF-TTULO">
    <w:name w:val="TF-TÍTULO"/>
    <w:next w:val="Normal"/>
    <w:rsid w:val="006F5E82"/>
    <w:pPr>
      <w:spacing w:after="120"/>
      <w:jc w:val="center"/>
    </w:pPr>
    <w:rPr>
      <w:rFonts w:ascii="Times New Roman" w:eastAsia="Times New Roman" w:hAnsi="Times New Roman" w:cs="Times New Roman"/>
      <w:b/>
      <w:caps/>
      <w:szCs w:val="20"/>
      <w:lang w:eastAsia="pt-BR"/>
    </w:rPr>
  </w:style>
  <w:style w:type="paragraph" w:customStyle="1" w:styleId="TF-CITAO">
    <w:name w:val="TF-CITAÇÃO"/>
    <w:next w:val="TF-TEXTO"/>
    <w:rsid w:val="006F5E82"/>
    <w:pPr>
      <w:widowControl w:val="0"/>
      <w:spacing w:after="160"/>
      <w:ind w:left="2268"/>
      <w:jc w:val="both"/>
    </w:pPr>
    <w:rPr>
      <w:rFonts w:ascii="Times New Roman" w:eastAsia="Times New Roman" w:hAnsi="Times New Roman" w:cs="Times New Roman"/>
      <w:sz w:val="20"/>
      <w:szCs w:val="20"/>
      <w:lang w:eastAsia="pt-BR"/>
    </w:rPr>
  </w:style>
  <w:style w:type="paragraph" w:customStyle="1" w:styleId="TF-tabelaFONTE">
    <w:name w:val="TF-tabela FONTE"/>
    <w:basedOn w:val="TF-ilustraoFONTE"/>
    <w:semiHidden/>
    <w:rsid w:val="006F5E82"/>
    <w:pPr>
      <w:spacing w:after="160"/>
    </w:pPr>
  </w:style>
  <w:style w:type="paragraph" w:customStyle="1" w:styleId="xl24">
    <w:name w:val="xl24"/>
    <w:basedOn w:val="Normal"/>
    <w:rsid w:val="006F5E82"/>
    <w:pPr>
      <w:keepNext/>
      <w:keepLines/>
      <w:pBdr>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lang w:eastAsia="pt-BR"/>
    </w:rPr>
  </w:style>
  <w:style w:type="character" w:styleId="VarivelHTML">
    <w:name w:val="HTML Variable"/>
    <w:semiHidden/>
    <w:rsid w:val="006F5E82"/>
    <w:rPr>
      <w:i/>
      <w:iCs/>
    </w:rPr>
  </w:style>
  <w:style w:type="paragraph" w:customStyle="1" w:styleId="TF-xAvalITEMTABELA">
    <w:name w:val="TF-xAval ITEM TABELA"/>
    <w:basedOn w:val="TF-xAvalITEMDETALHE"/>
    <w:rsid w:val="006F5E82"/>
    <w:pPr>
      <w:ind w:left="0"/>
      <w:jc w:val="center"/>
    </w:pPr>
  </w:style>
  <w:style w:type="paragraph" w:customStyle="1" w:styleId="TF-ilustraoTEXTO">
    <w:name w:val="TF-ilustração TEXTO"/>
    <w:semiHidden/>
    <w:rsid w:val="006F5E82"/>
    <w:pPr>
      <w:keepNext/>
    </w:pPr>
    <w:rPr>
      <w:rFonts w:ascii="Times New Roman" w:eastAsia="Times New Roman" w:hAnsi="Times New Roman" w:cs="Times New Roman"/>
      <w:sz w:val="22"/>
      <w:szCs w:val="20"/>
      <w:lang w:eastAsia="pt-BR"/>
    </w:rPr>
  </w:style>
  <w:style w:type="paragraph" w:customStyle="1" w:styleId="TF-subalineasn2">
    <w:name w:val="TF-subalineas n2"/>
    <w:basedOn w:val="TF-alneacomletras"/>
    <w:autoRedefine/>
    <w:semiHidden/>
    <w:rsid w:val="006F5E82"/>
    <w:pPr>
      <w:numPr>
        <w:ilvl w:val="1"/>
      </w:numPr>
      <w:tabs>
        <w:tab w:val="clear" w:pos="1398"/>
        <w:tab w:val="num" w:pos="360"/>
        <w:tab w:val="num" w:pos="1440"/>
      </w:tabs>
      <w:ind w:left="1440" w:hanging="360"/>
    </w:pPr>
  </w:style>
  <w:style w:type="paragraph" w:customStyle="1" w:styleId="TF-alneacomletras">
    <w:name w:val="TF-alínea com letras"/>
    <w:autoRedefine/>
    <w:semiHidden/>
    <w:rsid w:val="006F5E82"/>
    <w:pPr>
      <w:numPr>
        <w:numId w:val="3"/>
      </w:numPr>
      <w:tabs>
        <w:tab w:val="clear" w:pos="1040"/>
        <w:tab w:val="num" w:pos="1077"/>
      </w:tabs>
      <w:spacing w:line="360" w:lineRule="auto"/>
      <w:ind w:left="1077" w:hanging="397"/>
      <w:jc w:val="both"/>
    </w:pPr>
    <w:rPr>
      <w:rFonts w:ascii="Times New Roman" w:eastAsia="Times New Roman" w:hAnsi="Times New Roman" w:cs="Times New Roman"/>
      <w:color w:val="000000"/>
      <w:szCs w:val="20"/>
      <w:lang w:eastAsia="pt-BR"/>
    </w:rPr>
  </w:style>
  <w:style w:type="paragraph" w:customStyle="1" w:styleId="TF-listas-preenchimentoentre">
    <w:name w:val="TF-listas - preenchimento entre"/>
    <w:basedOn w:val="TF-listadetabelasTTULO"/>
    <w:next w:val="TF-listadetabelasTTULO"/>
    <w:semiHidden/>
    <w:rsid w:val="006F5E82"/>
  </w:style>
  <w:style w:type="paragraph" w:customStyle="1" w:styleId="TF-subalineasn3">
    <w:name w:val="TF-subalineas n3"/>
    <w:basedOn w:val="TF-subalineasn2"/>
    <w:autoRedefine/>
    <w:semiHidden/>
    <w:rsid w:val="006F5E82"/>
    <w:pPr>
      <w:numPr>
        <w:ilvl w:val="2"/>
      </w:numPr>
      <w:tabs>
        <w:tab w:val="clear" w:pos="1721"/>
        <w:tab w:val="num" w:pos="360"/>
        <w:tab w:val="num" w:pos="1440"/>
        <w:tab w:val="num" w:pos="1758"/>
        <w:tab w:val="num" w:pos="2160"/>
      </w:tabs>
      <w:ind w:left="2160" w:hanging="360"/>
    </w:pPr>
  </w:style>
  <w:style w:type="paragraph" w:customStyle="1" w:styleId="TF-conteudo-quadro">
    <w:name w:val="TF-conteudo-quadro"/>
    <w:semiHidden/>
    <w:rsid w:val="006F5E82"/>
    <w:pPr>
      <w:keepNext/>
      <w:keepLines/>
    </w:pPr>
    <w:rPr>
      <w:rFonts w:ascii="Courier" w:eastAsia="Times New Roman" w:hAnsi="Courier" w:cs="Times New Roman"/>
      <w:sz w:val="20"/>
      <w:szCs w:val="20"/>
      <w:lang w:val="en-US" w:eastAsia="pt-BR"/>
    </w:rPr>
  </w:style>
  <w:style w:type="paragraph" w:customStyle="1" w:styleId="TF-TEXTOQUADROCentralizado">
    <w:name w:val="TF-TEXTO QUADRO Centralizado"/>
    <w:basedOn w:val="TF-TEXTOQUADRO"/>
    <w:rsid w:val="006F5E82"/>
    <w:pPr>
      <w:jc w:val="center"/>
    </w:pPr>
  </w:style>
  <w:style w:type="paragraph" w:styleId="Textodebalo">
    <w:name w:val="Balloon Text"/>
    <w:basedOn w:val="Normal"/>
    <w:link w:val="TextodebaloChar"/>
    <w:uiPriority w:val="99"/>
    <w:semiHidden/>
    <w:unhideWhenUsed/>
    <w:rsid w:val="006F5E82"/>
    <w:pPr>
      <w:keepNext/>
      <w:keepLines/>
    </w:pPr>
    <w:rPr>
      <w:rFonts w:ascii="Tahoma" w:eastAsia="Times New Roman" w:hAnsi="Tahoma" w:cs="Times New Roman"/>
      <w:sz w:val="16"/>
      <w:szCs w:val="16"/>
      <w:lang w:val="x-none" w:eastAsia="x-none"/>
    </w:rPr>
  </w:style>
  <w:style w:type="character" w:customStyle="1" w:styleId="TextodebaloChar">
    <w:name w:val="Texto de balão Char"/>
    <w:basedOn w:val="Fontepargpadro"/>
    <w:link w:val="Textodebalo"/>
    <w:uiPriority w:val="99"/>
    <w:semiHidden/>
    <w:rsid w:val="006F5E82"/>
    <w:rPr>
      <w:rFonts w:ascii="Tahoma" w:eastAsia="Times New Roman" w:hAnsi="Tahoma" w:cs="Times New Roman"/>
      <w:sz w:val="16"/>
      <w:szCs w:val="16"/>
      <w:lang w:val="x-none" w:eastAsia="x-none"/>
    </w:rPr>
  </w:style>
  <w:style w:type="paragraph" w:customStyle="1" w:styleId="TF-TEXTOQUADRODireita">
    <w:name w:val="TF-TEXTO QUADRO Direita"/>
    <w:basedOn w:val="TF-TEXTOQUADRO"/>
    <w:rsid w:val="006F5E82"/>
    <w:pPr>
      <w:jc w:val="right"/>
    </w:pPr>
  </w:style>
  <w:style w:type="table" w:styleId="Tabelacomgrade">
    <w:name w:val="Table Grid"/>
    <w:basedOn w:val="Tabelanormal"/>
    <w:uiPriority w:val="59"/>
    <w:rsid w:val="006F5E82"/>
    <w:rPr>
      <w:rFonts w:ascii="Times New Roman" w:eastAsia="Times New Roman" w:hAnsi="Times New Roman" w:cs="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6F5E82"/>
  </w:style>
  <w:style w:type="paragraph" w:customStyle="1" w:styleId="TF-LEGENDA-Tabela">
    <w:name w:val="TF-LEGENDA-Tabela"/>
    <w:basedOn w:val="TF-LEGENDA"/>
    <w:semiHidden/>
    <w:qFormat/>
    <w:rsid w:val="006F5E82"/>
  </w:style>
  <w:style w:type="paragraph" w:customStyle="1" w:styleId="TF-FIGURA">
    <w:name w:val="TF-FIGURA"/>
    <w:basedOn w:val="TF-TEXTO"/>
    <w:qFormat/>
    <w:rsid w:val="006F5E82"/>
    <w:pPr>
      <w:keepNext/>
      <w:spacing w:after="0"/>
      <w:ind w:firstLine="0"/>
      <w:jc w:val="center"/>
    </w:pPr>
  </w:style>
  <w:style w:type="character" w:customStyle="1" w:styleId="TF-COURIER10">
    <w:name w:val="TF-COURIER10"/>
    <w:qFormat/>
    <w:rsid w:val="006F5E82"/>
    <w:rPr>
      <w:rFonts w:ascii="Courier New" w:hAnsi="Courier New"/>
      <w:sz w:val="20"/>
    </w:rPr>
  </w:style>
  <w:style w:type="paragraph" w:customStyle="1" w:styleId="TtuloIntroduo">
    <w:name w:val="Título Introdução"/>
    <w:basedOn w:val="Ttulo1"/>
    <w:qFormat/>
    <w:rsid w:val="006F5E82"/>
    <w:pPr>
      <w:spacing w:before="480"/>
    </w:pPr>
  </w:style>
  <w:style w:type="paragraph" w:styleId="Textodecomentrio">
    <w:name w:val="annotation text"/>
    <w:basedOn w:val="Normal"/>
    <w:link w:val="TextodecomentrioChar"/>
    <w:uiPriority w:val="99"/>
    <w:unhideWhenUsed/>
    <w:rsid w:val="006F5E82"/>
    <w:pPr>
      <w:keepNext/>
      <w:keepLines/>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uiPriority w:val="99"/>
    <w:rsid w:val="006F5E82"/>
    <w:rPr>
      <w:rFonts w:ascii="Times New Roman" w:eastAsia="Times New Roman" w:hAnsi="Times New Roman" w:cs="Times New Roman"/>
      <w:sz w:val="20"/>
      <w:szCs w:val="20"/>
      <w:lang w:eastAsia="pt-BR"/>
    </w:rPr>
  </w:style>
  <w:style w:type="character" w:styleId="Refdecomentrio">
    <w:name w:val="annotation reference"/>
    <w:uiPriority w:val="99"/>
    <w:semiHidden/>
    <w:unhideWhenUsed/>
    <w:rsid w:val="006F5E82"/>
    <w:rPr>
      <w:sz w:val="16"/>
      <w:szCs w:val="16"/>
    </w:rPr>
  </w:style>
  <w:style w:type="paragraph" w:styleId="Assuntodocomentrio">
    <w:name w:val="annotation subject"/>
    <w:basedOn w:val="Textodecomentrio"/>
    <w:next w:val="Textodecomentrio"/>
    <w:link w:val="AssuntodocomentrioChar"/>
    <w:uiPriority w:val="99"/>
    <w:semiHidden/>
    <w:unhideWhenUsed/>
    <w:rsid w:val="006F5E82"/>
    <w:rPr>
      <w:b/>
      <w:bCs/>
      <w:lang w:val="x-none" w:eastAsia="x-none"/>
    </w:rPr>
  </w:style>
  <w:style w:type="character" w:customStyle="1" w:styleId="AssuntodocomentrioChar">
    <w:name w:val="Assunto do comentário Char"/>
    <w:basedOn w:val="TextodecomentrioChar"/>
    <w:link w:val="Assuntodocomentrio"/>
    <w:uiPriority w:val="99"/>
    <w:semiHidden/>
    <w:rsid w:val="006F5E82"/>
    <w:rPr>
      <w:rFonts w:ascii="Times New Roman" w:eastAsia="Times New Roman" w:hAnsi="Times New Roman" w:cs="Times New Roman"/>
      <w:b/>
      <w:bCs/>
      <w:sz w:val="20"/>
      <w:szCs w:val="20"/>
      <w:lang w:val="x-none" w:eastAsia="x-none"/>
    </w:rPr>
  </w:style>
  <w:style w:type="paragraph" w:styleId="Reviso">
    <w:name w:val="Revision"/>
    <w:hidden/>
    <w:uiPriority w:val="99"/>
    <w:semiHidden/>
    <w:rsid w:val="006F5E82"/>
    <w:rPr>
      <w:rFonts w:ascii="Times New Roman" w:eastAsia="Times New Roman" w:hAnsi="Times New Roman" w:cs="Times New Roman"/>
      <w:lang w:eastAsia="pt-BR"/>
    </w:rPr>
  </w:style>
  <w:style w:type="paragraph" w:styleId="Textodenotaderodap">
    <w:name w:val="footnote text"/>
    <w:basedOn w:val="Normal"/>
    <w:link w:val="TextodenotaderodapChar"/>
    <w:uiPriority w:val="99"/>
    <w:semiHidden/>
    <w:unhideWhenUsed/>
    <w:rsid w:val="006F5E82"/>
    <w:pPr>
      <w:keepNext/>
      <w:keepLines/>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6F5E82"/>
    <w:rPr>
      <w:rFonts w:ascii="Times New Roman" w:eastAsia="Times New Roman" w:hAnsi="Times New Roman" w:cs="Times New Roman"/>
      <w:sz w:val="20"/>
      <w:szCs w:val="20"/>
      <w:lang w:eastAsia="pt-BR"/>
    </w:rPr>
  </w:style>
  <w:style w:type="character" w:styleId="Refdenotaderodap">
    <w:name w:val="footnote reference"/>
    <w:semiHidden/>
    <w:unhideWhenUsed/>
    <w:rsid w:val="006F5E82"/>
    <w:rPr>
      <w:vertAlign w:val="superscript"/>
    </w:rPr>
  </w:style>
  <w:style w:type="paragraph" w:customStyle="1" w:styleId="TF-orientador">
    <w:name w:val="TF-orientador"/>
    <w:basedOn w:val="TF-autor"/>
    <w:semiHidden/>
    <w:qFormat/>
    <w:rsid w:val="006F5E82"/>
    <w:pPr>
      <w:spacing w:after="480"/>
    </w:pPr>
  </w:style>
  <w:style w:type="paragraph" w:customStyle="1" w:styleId="TF-avaliaoCABEALHO">
    <w:name w:val="TF-avaliação CABEÇALHO"/>
    <w:basedOn w:val="Normal"/>
    <w:semiHidden/>
    <w:rsid w:val="006F5E82"/>
    <w:rPr>
      <w:rFonts w:ascii="Times New Roman" w:eastAsia="Times New Roman" w:hAnsi="Times New Roman" w:cs="Times New Roman"/>
      <w:lang w:eastAsia="pt-BR"/>
    </w:rPr>
  </w:style>
  <w:style w:type="paragraph" w:customStyle="1" w:styleId="TF-avaliaoTTULOTCC">
    <w:name w:val="TF-avaliação TÍTULO TCC"/>
    <w:basedOn w:val="Normal"/>
    <w:semiHidden/>
    <w:rsid w:val="006F5E82"/>
    <w:pPr>
      <w:spacing w:before="240"/>
      <w:ind w:left="1276" w:hanging="1276"/>
      <w:jc w:val="both"/>
    </w:pPr>
    <w:rPr>
      <w:rFonts w:ascii="Times New Roman" w:eastAsia="Times New Roman" w:hAnsi="Times New Roman" w:cs="Times New Roman"/>
      <w:caps/>
      <w:lang w:eastAsia="pt-BR"/>
    </w:rPr>
  </w:style>
  <w:style w:type="paragraph" w:customStyle="1" w:styleId="TF-avaliaoTTULO1">
    <w:name w:val="TF-avaliação TÍTULO 1"/>
    <w:semiHidden/>
    <w:rsid w:val="006F5E82"/>
    <w:pPr>
      <w:numPr>
        <w:numId w:val="9"/>
      </w:numPr>
      <w:tabs>
        <w:tab w:val="left" w:pos="284"/>
      </w:tabs>
      <w:spacing w:before="240"/>
    </w:pPr>
    <w:rPr>
      <w:rFonts w:ascii="Times New Roman" w:eastAsia="Times New Roman" w:hAnsi="Times New Roman" w:cs="Times New Roman"/>
      <w:b/>
      <w:caps/>
      <w:noProof/>
      <w:szCs w:val="20"/>
      <w:lang w:eastAsia="pt-BR"/>
    </w:rPr>
  </w:style>
  <w:style w:type="paragraph" w:customStyle="1" w:styleId="TF-avaliaoTTULO2c">
    <w:name w:val="TF-avaliação TÍTULO 2c"/>
    <w:basedOn w:val="TF-avaliaoTTULO1"/>
    <w:semiHidden/>
    <w:rsid w:val="006F5E82"/>
    <w:pPr>
      <w:numPr>
        <w:ilvl w:val="1"/>
      </w:numPr>
      <w:spacing w:before="400" w:after="100"/>
    </w:pPr>
    <w:rPr>
      <w:b w:val="0"/>
    </w:rPr>
  </w:style>
  <w:style w:type="paragraph" w:customStyle="1" w:styleId="TF-avaliaotexto">
    <w:name w:val="TF-avaliação texto"/>
    <w:basedOn w:val="TF-TEXTO"/>
    <w:semiHidden/>
    <w:qFormat/>
    <w:rsid w:val="006F5E82"/>
    <w:pPr>
      <w:ind w:firstLine="0"/>
    </w:pPr>
  </w:style>
  <w:style w:type="paragraph" w:customStyle="1" w:styleId="TF-avaliaoQUADRO">
    <w:name w:val="TF-avaliação QUADRO"/>
    <w:basedOn w:val="Normal"/>
    <w:semiHidden/>
    <w:rsid w:val="006F5E82"/>
    <w:pPr>
      <w:spacing w:before="60" w:after="60"/>
    </w:pPr>
    <w:rPr>
      <w:rFonts w:ascii="Times New Roman" w:eastAsia="Times New Roman" w:hAnsi="Times New Roman" w:cs="Times New Roman"/>
      <w:sz w:val="20"/>
      <w:lang w:eastAsia="pt-BR"/>
    </w:rPr>
  </w:style>
  <w:style w:type="paragraph" w:customStyle="1" w:styleId="TF-AUTOR0">
    <w:name w:val="TF-AUTOR"/>
    <w:basedOn w:val="Normal"/>
    <w:rsid w:val="006F5E82"/>
    <w:pPr>
      <w:keepNext/>
      <w:keepLines/>
      <w:spacing w:before="120"/>
      <w:jc w:val="center"/>
    </w:pPr>
    <w:rPr>
      <w:rFonts w:ascii="Times New Roman" w:eastAsia="Times New Roman" w:hAnsi="Times New Roman" w:cs="Times New Roman"/>
      <w:color w:val="000000"/>
      <w:sz w:val="20"/>
      <w:szCs w:val="20"/>
      <w:lang w:eastAsia="pt-BR"/>
    </w:rPr>
  </w:style>
  <w:style w:type="paragraph" w:customStyle="1" w:styleId="TF-CDIGO-FONTE">
    <w:name w:val="TF-CÓDIGO-FONTE"/>
    <w:rsid w:val="006F5E82"/>
    <w:pPr>
      <w:keepNext/>
      <w:keepLines/>
    </w:pPr>
    <w:rPr>
      <w:rFonts w:ascii="Courier" w:eastAsia="Times New Roman" w:hAnsi="Courier" w:cs="Times New Roman"/>
      <w:sz w:val="20"/>
      <w:szCs w:val="20"/>
      <w:lang w:val="en-US" w:eastAsia="pt-BR"/>
    </w:rPr>
  </w:style>
  <w:style w:type="paragraph" w:customStyle="1" w:styleId="TF-FONTE">
    <w:name w:val="TF-FONTE"/>
    <w:next w:val="Normal"/>
    <w:qFormat/>
    <w:rsid w:val="006F5E82"/>
    <w:pPr>
      <w:spacing w:after="120"/>
      <w:jc w:val="center"/>
    </w:pPr>
    <w:rPr>
      <w:rFonts w:ascii="Times New Roman" w:eastAsia="Times New Roman" w:hAnsi="Times New Roman" w:cs="Times New Roman"/>
      <w:sz w:val="18"/>
      <w:szCs w:val="20"/>
      <w:lang w:eastAsia="pt-BR"/>
    </w:rPr>
  </w:style>
  <w:style w:type="paragraph" w:customStyle="1" w:styleId="TF-REFERNCIASITEM0">
    <w:name w:val="TF-REFERÊNCIAS ITEM"/>
    <w:rsid w:val="006F5E82"/>
    <w:pPr>
      <w:keepLines/>
      <w:spacing w:before="120"/>
    </w:pPr>
    <w:rPr>
      <w:rFonts w:ascii="Times New Roman" w:eastAsia="Times New Roman" w:hAnsi="Times New Roman" w:cs="Times New Roman"/>
      <w:sz w:val="18"/>
      <w:szCs w:val="20"/>
      <w:lang w:eastAsia="pt-BR"/>
    </w:rPr>
  </w:style>
  <w:style w:type="paragraph" w:customStyle="1" w:styleId="TF-xAvalITEM">
    <w:name w:val="TF-xAval ITEM"/>
    <w:basedOn w:val="Normal"/>
    <w:rsid w:val="006F5E82"/>
    <w:pPr>
      <w:numPr>
        <w:numId w:val="10"/>
      </w:numPr>
      <w:ind w:left="0" w:firstLine="0"/>
      <w:jc w:val="both"/>
    </w:pPr>
    <w:rPr>
      <w:rFonts w:ascii="Times New Roman" w:eastAsia="Times New Roman" w:hAnsi="Times New Roman" w:cs="Times New Roman"/>
      <w:sz w:val="18"/>
      <w:lang w:eastAsia="pt-BR"/>
    </w:rPr>
  </w:style>
  <w:style w:type="paragraph" w:customStyle="1" w:styleId="TF-xAvalITEMDETALHE">
    <w:name w:val="TF-xAval ITEM DETALHE"/>
    <w:basedOn w:val="Normal"/>
    <w:rsid w:val="006F5E82"/>
    <w:pPr>
      <w:numPr>
        <w:ilvl w:val="1"/>
      </w:numPr>
      <w:ind w:left="353"/>
      <w:jc w:val="both"/>
    </w:pPr>
    <w:rPr>
      <w:rFonts w:ascii="Times New Roman" w:eastAsia="Times New Roman" w:hAnsi="Times New Roman" w:cs="Times New Roman"/>
      <w:sz w:val="18"/>
      <w:lang w:eastAsia="pt-BR"/>
    </w:rPr>
  </w:style>
  <w:style w:type="paragraph" w:customStyle="1" w:styleId="TF-xAvalLINHA">
    <w:name w:val="TF-xAval LINHA"/>
    <w:basedOn w:val="Normal"/>
    <w:rsid w:val="006F5E82"/>
    <w:pPr>
      <w:tabs>
        <w:tab w:val="left" w:pos="1134"/>
        <w:tab w:val="left" w:leader="underscore" w:pos="9072"/>
      </w:tabs>
      <w:spacing w:before="180" w:after="60"/>
    </w:pPr>
    <w:rPr>
      <w:rFonts w:ascii="Times New Roman" w:eastAsia="Times New Roman" w:hAnsi="Times New Roman" w:cs="Times New Roman"/>
      <w:sz w:val="20"/>
      <w:lang w:eastAsia="pt-BR"/>
    </w:rPr>
  </w:style>
  <w:style w:type="paragraph" w:customStyle="1" w:styleId="TF-xAvalTTULO">
    <w:name w:val="TF-xAval TÍTULO"/>
    <w:basedOn w:val="Normal"/>
    <w:rsid w:val="006F5E82"/>
    <w:pPr>
      <w:tabs>
        <w:tab w:val="left" w:pos="708"/>
      </w:tabs>
      <w:ind w:left="720" w:hanging="720"/>
      <w:jc w:val="center"/>
    </w:pPr>
    <w:rPr>
      <w:rFonts w:ascii="Times New Roman" w:eastAsia="Times New Roman" w:hAnsi="Times New Roman" w:cs="Times New Roman"/>
      <w:caps/>
      <w:noProof/>
      <w:sz w:val="22"/>
      <w:szCs w:val="20"/>
      <w:lang w:eastAsia="pt-BR"/>
    </w:rPr>
  </w:style>
  <w:style w:type="paragraph" w:styleId="Legenda">
    <w:name w:val="caption"/>
    <w:basedOn w:val="Normal"/>
    <w:next w:val="Normal"/>
    <w:uiPriority w:val="35"/>
    <w:qFormat/>
    <w:rsid w:val="006F5E82"/>
    <w:pPr>
      <w:keepNext/>
      <w:keepLines/>
    </w:pPr>
    <w:rPr>
      <w:rFonts w:ascii="Times New Roman" w:eastAsia="Times New Roman" w:hAnsi="Times New Roman" w:cs="Times New Roman"/>
      <w:b/>
      <w:bCs/>
      <w:sz w:val="20"/>
      <w:szCs w:val="20"/>
      <w:lang w:eastAsia="pt-BR"/>
    </w:rPr>
  </w:style>
  <w:style w:type="paragraph" w:styleId="PargrafodaLista">
    <w:name w:val="List Paragraph"/>
    <w:basedOn w:val="Normal"/>
    <w:uiPriority w:val="34"/>
    <w:qFormat/>
    <w:rsid w:val="006F5E82"/>
    <w:pPr>
      <w:ind w:left="720"/>
      <w:contextualSpacing/>
    </w:pPr>
  </w:style>
  <w:style w:type="character" w:customStyle="1" w:styleId="normaltextrun">
    <w:name w:val="normaltextrun"/>
    <w:basedOn w:val="Fontepargpadro"/>
    <w:rsid w:val="006F5E82"/>
  </w:style>
  <w:style w:type="character" w:styleId="MenoPendente">
    <w:name w:val="Unresolved Mention"/>
    <w:basedOn w:val="Fontepargpadro"/>
    <w:uiPriority w:val="99"/>
    <w:semiHidden/>
    <w:unhideWhenUsed/>
    <w:rsid w:val="006F5E82"/>
    <w:rPr>
      <w:color w:val="605E5C"/>
      <w:shd w:val="clear" w:color="auto" w:fill="E1DFDD"/>
    </w:rPr>
  </w:style>
  <w:style w:type="character" w:customStyle="1" w:styleId="ui-provider">
    <w:name w:val="ui-provider"/>
    <w:basedOn w:val="Fontepargpadro"/>
    <w:rsid w:val="006F5E82"/>
  </w:style>
  <w:style w:type="character" w:customStyle="1" w:styleId="fs-5">
    <w:name w:val="fs-5"/>
    <w:basedOn w:val="Fontepargpadro"/>
    <w:rsid w:val="006F5E82"/>
  </w:style>
  <w:style w:type="paragraph" w:styleId="NormalWeb">
    <w:name w:val="Normal (Web)"/>
    <w:basedOn w:val="Normal"/>
    <w:uiPriority w:val="99"/>
    <w:semiHidden/>
    <w:unhideWhenUsed/>
    <w:rsid w:val="006F5E82"/>
    <w:pPr>
      <w:spacing w:before="100" w:beforeAutospacing="1" w:after="100" w:afterAutospacing="1"/>
    </w:pPr>
    <w:rPr>
      <w:rFonts w:ascii="Times New Roman" w:eastAsia="Times New Roman" w:hAnsi="Times New Roman" w:cs="Times New Roman"/>
      <w:lang w:eastAsia="pt-BR"/>
    </w:rPr>
  </w:style>
  <w:style w:type="paragraph" w:customStyle="1" w:styleId="Sub-inciso">
    <w:name w:val="Sub-inciso"/>
    <w:basedOn w:val="Normal"/>
    <w:rsid w:val="00093382"/>
    <w:pPr>
      <w:numPr>
        <w:numId w:val="19"/>
      </w:numPr>
    </w:pPr>
    <w:rPr>
      <w:rFonts w:ascii="Times New Roman" w:eastAsia="Times New Roman" w:hAnsi="Times New Roman" w:cs="Times New Roman"/>
      <w:lang w:eastAsia="pt-BR"/>
    </w:rPr>
  </w:style>
  <w:style w:type="paragraph" w:styleId="Recuodecorpodetexto">
    <w:name w:val="Body Text Indent"/>
    <w:basedOn w:val="Normal"/>
    <w:link w:val="RecuodecorpodetextoChar"/>
    <w:semiHidden/>
    <w:rsid w:val="00093382"/>
    <w:pPr>
      <w:spacing w:line="360" w:lineRule="auto"/>
      <w:ind w:firstLine="708"/>
    </w:pPr>
    <w:rPr>
      <w:rFonts w:ascii="Times New Roman" w:eastAsia="Times New Roman" w:hAnsi="Times New Roman" w:cs="Times New Roman"/>
      <w:lang w:eastAsia="pt-BR"/>
    </w:rPr>
  </w:style>
  <w:style w:type="character" w:customStyle="1" w:styleId="RecuodecorpodetextoChar">
    <w:name w:val="Recuo de corpo de texto Char"/>
    <w:basedOn w:val="Fontepargpadro"/>
    <w:link w:val="Recuodecorpodetexto"/>
    <w:semiHidden/>
    <w:rsid w:val="00093382"/>
    <w:rPr>
      <w:rFonts w:ascii="Times New Roman" w:eastAsia="Times New Roman" w:hAnsi="Times New Roman" w:cs="Times New Roman"/>
      <w:lang w:eastAsia="pt-BR"/>
    </w:rPr>
  </w:style>
  <w:style w:type="paragraph" w:styleId="Corpodetexto">
    <w:name w:val="Body Text"/>
    <w:basedOn w:val="Normal"/>
    <w:link w:val="CorpodetextoChar"/>
    <w:semiHidden/>
    <w:rsid w:val="00093382"/>
    <w:pPr>
      <w:spacing w:line="360" w:lineRule="auto"/>
      <w:jc w:val="both"/>
    </w:pPr>
    <w:rPr>
      <w:rFonts w:ascii="Times New Roman" w:eastAsia="Times New Roman" w:hAnsi="Times New Roman" w:cs="Times New Roman"/>
      <w:lang w:eastAsia="pt-BR"/>
    </w:rPr>
  </w:style>
  <w:style w:type="character" w:customStyle="1" w:styleId="CorpodetextoChar">
    <w:name w:val="Corpo de texto Char"/>
    <w:basedOn w:val="Fontepargpadro"/>
    <w:link w:val="Corpodetexto"/>
    <w:semiHidden/>
    <w:rsid w:val="00093382"/>
    <w:rPr>
      <w:rFonts w:ascii="Times New Roman" w:eastAsia="Times New Roman" w:hAnsi="Times New Roman" w:cs="Times New Roman"/>
      <w:lang w:eastAsia="pt-BR"/>
    </w:rPr>
  </w:style>
  <w:style w:type="table" w:styleId="GradeClara">
    <w:name w:val="Light Grid"/>
    <w:basedOn w:val="Tabelanormal"/>
    <w:uiPriority w:val="62"/>
    <w:rsid w:val="00093382"/>
    <w:rPr>
      <w:rFonts w:ascii="Times New Roman" w:eastAsia="Times New Roman" w:hAnsi="Times New Roman" w:cs="Times New Roman"/>
      <w:sz w:val="20"/>
      <w:szCs w:val="20"/>
      <w:lang w:eastAsia="pt-B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hyperlink" Target="mailto:dalton@furb.br" TargetMode="Externa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hyperlink" Target="mailto:dalton@furb.br"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21</Pages>
  <Words>13223</Words>
  <Characters>71408</Characters>
  <Application>Microsoft Office Word</Application>
  <DocSecurity>0</DocSecurity>
  <Lines>595</Lines>
  <Paragraphs>168</Paragraphs>
  <ScaleCrop>false</ScaleCrop>
  <HeadingPairs>
    <vt:vector size="2" baseType="variant">
      <vt:variant>
        <vt:lpstr>Título</vt:lpstr>
      </vt:variant>
      <vt:variant>
        <vt:i4>1</vt:i4>
      </vt:variant>
    </vt:vector>
  </HeadingPairs>
  <TitlesOfParts>
    <vt:vector size="1" baseType="lpstr">
      <vt:lpstr/>
    </vt:vector>
  </TitlesOfParts>
  <Company>FURB - Universidade Regional de Blumenau</Company>
  <LinksUpToDate>false</LinksUpToDate>
  <CharactersWithSpaces>84463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Solano dos Reis</dc:creator>
  <cp:keywords/>
  <dc:description/>
  <cp:lastModifiedBy>Dalton Solano dos Reis</cp:lastModifiedBy>
  <cp:revision>19</cp:revision>
  <dcterms:created xsi:type="dcterms:W3CDTF">2021-10-26T15:09:00Z</dcterms:created>
  <dcterms:modified xsi:type="dcterms:W3CDTF">2023-06-03T14:02:00Z</dcterms:modified>
</cp:coreProperties>
</file>