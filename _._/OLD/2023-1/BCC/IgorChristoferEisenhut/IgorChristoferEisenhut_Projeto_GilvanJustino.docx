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D51297">
              <w:t>  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>Igor Christofer Eisenhut</w:t>
      </w:r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Fredericks e Bowers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 xml:space="preserve">(ii)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(iii)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Dafir, Lamari e Slaoui (2020), os algoritmos convencionais não são capazes de lidar com grandes quantidades de dados de maneira eficiente. Para contornar esse problema, uma solução encontrada é o processamento na Graphics Processing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GPUs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Rust tem se destacado como uma opção interessante para a programação de sistemas que lidam com grandes volumes de dados. Segundo </w:t>
      </w:r>
      <w:r w:rsidR="00BF0572" w:rsidRPr="00FF56E2">
        <w:t>B</w:t>
      </w:r>
      <w:r w:rsidR="00BF0572">
        <w:t>ugden e Alahmar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Rust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r>
        <w:rPr>
          <w:bCs/>
        </w:rPr>
        <w:t>Viitanen (2020) ressalta que</w:t>
      </w:r>
      <w:r>
        <w:t xml:space="preserve"> a combinação de grafos, GPU e Rust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Rust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>a linguagem de programação Rust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>desenvolver uma ferramenta que otimize o processamento de grandes grafos por meio da utilização do paralelismo em GPU e da linguagem de programação Rust.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>avaliar o desempenho da linguagem de programação Rust no processamento de grandes grafos, por meio da implementação de algoritmos em Rust,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>, OpenCL e Rust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Z</w:t>
      </w:r>
      <w:r w:rsidR="008347D8">
        <w:t>a</w:t>
      </w:r>
      <w:r w:rsidRPr="00DA124D">
        <w:t xml:space="preserve">rebavani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r w:rsidRPr="00DA124D">
        <w:t>Pangolin</w:t>
      </w:r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Parallel-PC,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r w:rsidR="00D31F73" w:rsidRPr="00D31F73">
        <w:rPr>
          <w:i/>
          <w:iCs/>
        </w:rPr>
        <w:t>datasets</w:t>
      </w:r>
      <w:r w:rsidR="00D31F73">
        <w:t xml:space="preserve"> complexos. Os autores propõem o </w:t>
      </w:r>
      <w:r w:rsidR="00D31F73" w:rsidRPr="00DA124D">
        <w:t>CUDA-Accelerated PC Algorithm (cuPC)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r w:rsidRPr="00DA124D">
        <w:t xml:space="preserve">Zarebavani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r w:rsidRPr="00DA124D">
        <w:rPr>
          <w:rFonts w:ascii="Courier New" w:hAnsi="Courier New" w:cs="Courier New"/>
          <w:sz w:val="18"/>
          <w:szCs w:val="18"/>
        </w:rPr>
        <w:t>Vi,Vj</w:t>
      </w:r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r w:rsidRPr="00DA124D">
        <w:rPr>
          <w:rFonts w:ascii="Courier New" w:hAnsi="Courier New" w:cs="Courier New"/>
          <w:sz w:val="18"/>
          <w:szCs w:val="18"/>
        </w:rPr>
        <w:t>Vj</w:t>
      </w:r>
      <w:r w:rsidRPr="00DA124D">
        <w:t xml:space="preserve"> são condicionalmente independentes e a aresta (</w:t>
      </w:r>
      <w:r w:rsidRPr="00DA124D">
        <w:rPr>
          <w:rFonts w:ascii="Courier New" w:hAnsi="Courier New" w:cs="Courier New"/>
          <w:sz w:val="18"/>
          <w:szCs w:val="18"/>
        </w:rPr>
        <w:t>Vi,Vj)</w:t>
      </w:r>
      <w:r w:rsidRPr="00DA124D">
        <w:t xml:space="preserve"> que liga ambos é removida, sendo executados em níveis consecutivos. Dessa forma, os autores propuseram dois algoritmos utilizando a </w:t>
      </w:r>
      <w:r w:rsidRPr="00DA124D">
        <w:rPr>
          <w:i/>
          <w:iCs/>
        </w:rPr>
        <w:t>Application Programming Interface</w:t>
      </w:r>
      <w:r w:rsidRPr="00DA124D">
        <w:t xml:space="preserve"> (API) CUDA para GPUs da Nvidia. As duas variações do algoritmo proposto, chamado CUDA-Accelerated PC Algorithm (cuPC), são o cuPC-E e o cuPC-S</w:t>
      </w:r>
      <w:r w:rsidR="00EA33C4">
        <w:t>, desenvolvidos na linguagem de programação C</w:t>
      </w:r>
      <w:r w:rsidRPr="00DA124D">
        <w:t xml:space="preserve">. O cuPC-E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 xml:space="preserve">(ii)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cuPC-S baseia-se nos mesmos princípios do cuPC-E com a adição de que a matriz pseudo-inversa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pseudo-inversa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pseudo-inversa a ser compartilhada entre os testes IC, anulando os ganhos obtidos pela estratégia implementada no cuPC-S. Da mesma forma, a estratégia implementada no cuPC-E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Zarebavani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cuPC contra 3 algoritmos existentes. Ou seja, duas implementações seriais do algoritmo PC-stable, que não fazem uso da paralelização. Neste caso, a implementação original do algoritmo escrita em R denominada Stable e a implementação mais recente denominada Stable.fast, escrita em C. A terceira </w:t>
      </w:r>
      <w:r w:rsidRPr="00DA124D">
        <w:t>implementação utilizada foi a Parallel-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gcc na versão 5.4 e a API CUDA na versão 9.2. Os algoritmos que não permitiam a paralelização foram executados em um único núcleo da CPU e os demais em 8 núcleos. De acordo com os autores, nas validações, foram utilizados 6 </w:t>
      </w:r>
      <w:r w:rsidRPr="00E72AFA">
        <w:rPr>
          <w:i/>
          <w:iCs/>
        </w:rPr>
        <w:t>datasets</w:t>
      </w:r>
      <w:r w:rsidRPr="005F581A">
        <w:t xml:space="preserve"> diferentes: NCI-60, MCC, BR-51, S.cerevisiae, S.aureus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r w:rsidR="00B175AD" w:rsidRPr="00DA124D">
        <w:t xml:space="preserve">Zarebavani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cuPC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r w:rsidRPr="00E72AFA">
        <w:rPr>
          <w:i/>
          <w:iCs/>
        </w:rPr>
        <w:t>dataset</w:t>
      </w:r>
      <w:r w:rsidRPr="005F581A">
        <w:t xml:space="preserve"> DREAM5-Insilico, no algoritmo sequencial Stable, levou 265.360 segundos (cerca de 3 dias) para ser completado, enquanto no cuPC-E levou 48,08 segundos e no cuPC-S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r w:rsidRPr="00CD7AC2">
        <w:rPr>
          <w:i/>
          <w:iCs/>
        </w:rPr>
        <w:t>dataset</w:t>
      </w:r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cuPC-S e 525 </w:t>
      </w:r>
      <w:r w:rsidR="00CD7AC2">
        <w:t>vezes</w:t>
      </w:r>
      <w:r w:rsidRPr="005F581A">
        <w:t xml:space="preserve"> mais rápido utilizando o cuPC-E.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Zarebavani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r w:rsidRPr="00DA124D">
        <w:rPr>
          <w:rStyle w:val="normaltextrun"/>
        </w:rPr>
        <w:t xml:space="preserve">Zarebavani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cuPC-E e o cuPC-S, enquanto a implementação Stable.fast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cuPC-E,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cuPC-S. Nos cenários observados, as configurações mais adequadas foram β = 2 e γ = 32 para o cuPC-E e δ = 2 e θ = 64 para o cuPC-S. Isso ocorre pois, conforme constatado por Zarebavani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 xml:space="preserve">(ii) </w:t>
      </w:r>
      <w:r w:rsidR="004976ED" w:rsidRPr="00DA124D">
        <w:t>o método de comunicação</w:t>
      </w:r>
      <w:r w:rsidR="004976ED" w:rsidRPr="00717C76">
        <w:t xml:space="preserve"> (</w:t>
      </w:r>
      <w:r w:rsidR="004976ED" w:rsidRPr="00E72AFA">
        <w:rPr>
          <w:i/>
          <w:iCs/>
        </w:rPr>
        <w:t>pull</w:t>
      </w:r>
      <w:r w:rsidR="00E72AFA">
        <w:rPr>
          <w:i/>
          <w:iCs/>
        </w:rPr>
        <w:t xml:space="preserve"> </w:t>
      </w:r>
      <w:r w:rsidR="00E72AFA" w:rsidRPr="00717C76">
        <w:t xml:space="preserve">ou </w:t>
      </w:r>
      <w:r w:rsidR="00E72AFA" w:rsidRPr="00E72AFA">
        <w:rPr>
          <w:i/>
          <w:iCs/>
        </w:rPr>
        <w:t>push</w:t>
      </w:r>
      <w:r w:rsidR="004976ED" w:rsidRPr="00717C76">
        <w:t>); e</w:t>
      </w:r>
      <w:r w:rsidR="00B175AD">
        <w:t xml:space="preserve"> (iii)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percorrimento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 xml:space="preserve">(ii)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r w:rsidR="004976ED" w:rsidRPr="00E72AFA">
        <w:rPr>
          <w:i/>
          <w:iCs/>
        </w:rPr>
        <w:t>pull</w:t>
      </w:r>
      <w:r w:rsidR="004976ED" w:rsidRPr="00717C76">
        <w:t xml:space="preserve"> e travessia orientada a dados; e execução assíncrona, método de comunicação </w:t>
      </w:r>
      <w:r w:rsidR="004976ED" w:rsidRPr="00E72AFA">
        <w:rPr>
          <w:i/>
          <w:iCs/>
        </w:rPr>
        <w:t>push</w:t>
      </w:r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percorrimento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SEP-Graph</w:t>
      </w:r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percorrimento de grafos que é executado na GPU e o </w:t>
      </w:r>
      <w:r w:rsidRPr="00DA124D">
        <w:t xml:space="preserve">(ii)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r w:rsidR="004976ED" w:rsidRPr="00DA124D">
        <w:rPr>
          <w:i/>
          <w:iCs/>
        </w:rPr>
        <w:t>datasets</w:t>
      </w:r>
      <w:r w:rsidR="004976ED" w:rsidRPr="00DA124D">
        <w:t xml:space="preserve"> road_usa, kron_g500-logn21, soc-LiveJournal1, soc-orkut e soc-twitter-21. O road_usa é um grafo esparso com grande diâmetro e os demais são grafos cujo grau de entrada e saída dos vértices obedece a distribuição da lei de força. Como algoritmos iterativos para testes, foram utilizados os o PageRank (PR) e o Single-Source Shortest Path (SSSP). </w:t>
      </w:r>
      <w:r w:rsidR="001B0360" w:rsidRPr="00DA124D">
        <w:t>Quanto aos</w:t>
      </w:r>
      <w:r w:rsidR="004976ED" w:rsidRPr="00DA124D">
        <w:t xml:space="preserve"> algoritmos de travessia foram utilizados o Breadth-First Search (BFS) e o Betweenness Centrality (BC). Os testes foram conduzidos executando os algoritmos em diferentes GPUs e realizando uma comparação dos tempos de execução do SEP-Graph com os </w:t>
      </w:r>
      <w:r w:rsidR="004976ED" w:rsidRPr="00DA124D">
        <w:rPr>
          <w:i/>
          <w:iCs/>
        </w:rPr>
        <w:t>frameworks</w:t>
      </w:r>
      <w:r w:rsidR="004976ED" w:rsidRPr="00DA124D">
        <w:t xml:space="preserve"> Groute e Gunrock. Segundo os autores, a maior diferença entre ambos é que o Groute utiliza o modo de execução assíncrono e o Gunrock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-Graph apresentou um ganho de performance de até 2,9x no algoritmo PR, até 39,4x no algoritmo SSSP, até 45,8x no algoritmo BFS e de até 5,8x no algoritmo BC. Por mais que, de modo geral, o SEP-Graph tenha se sobressaído em relação aos demais, existem casos em que a performance dele foi inferior, como na execução do BFS onde o Gunrock utiliza a mesma abordagem que o SEP-Graph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SEP-Graph.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r w:rsidR="00332F0A" w:rsidRPr="00DA124D">
        <w:rPr>
          <w:i/>
          <w:iCs/>
        </w:rPr>
        <w:t>dataset</w:t>
      </w:r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r w:rsidRPr="00B77419">
        <w:rPr>
          <w:i/>
          <w:iCs/>
        </w:rPr>
        <w:t>dataset</w:t>
      </w:r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A55AEB">
        <w:rPr>
          <w:lang w:val="en-US"/>
        </w:rPr>
        <w:t xml:space="preserve">Por fim, Wang </w:t>
      </w:r>
      <w:r w:rsidR="005E0EAC" w:rsidRPr="00A55AEB">
        <w:rPr>
          <w:i/>
          <w:iCs/>
          <w:lang w:val="en-US"/>
        </w:rPr>
        <w:t>et al</w:t>
      </w:r>
      <w:r w:rsidR="005E0EAC" w:rsidRPr="00A55AEB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SEP-Graph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r w:rsidR="001428FE" w:rsidRPr="00DA124D">
        <w:t xml:space="preserve">Pangolin,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r w:rsidR="001428FE" w:rsidRPr="001428FE">
        <w:rPr>
          <w:i/>
          <w:iCs/>
        </w:rPr>
        <w:t>Motif Counting</w:t>
      </w:r>
      <w:r w:rsidR="001428FE">
        <w:t xml:space="preserve"> (MC) e Mineração de Subgrafo Frequente (MSF). Segundo os autores, o Pangolin</w:t>
      </w:r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toAdd, toExtend, getPattern, getSupport, Aggregate e toDiscard,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Pangolin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RStream, </w:t>
      </w:r>
      <w:r w:rsidR="00D91352" w:rsidRPr="00DA124D">
        <w:t xml:space="preserve">que </w:t>
      </w:r>
      <w:r w:rsidR="001428FE" w:rsidRPr="00DA124D">
        <w:t>salva os subgrafos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RStream</w:t>
      </w:r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r w:rsidR="001428FE" w:rsidRPr="00E72AFA">
        <w:rPr>
          <w:i/>
          <w:iCs/>
        </w:rPr>
        <w:t>datasets</w:t>
      </w:r>
      <w:r w:rsidR="001428FE">
        <w:t xml:space="preserve"> Mico, Patents, Youtube, ProteinDB, LiveJournal,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ProteinDB e Orkut, respectivamente. Segundo os autores, os experimentos foram realizados em uma máquina com CPU Intel Xeon Gold 5120 com </w:t>
      </w:r>
      <w:r w:rsidR="001428FE" w:rsidRPr="00B36AC6">
        <w:rPr>
          <w:i/>
          <w:iCs/>
        </w:rPr>
        <w:t>clock</w:t>
      </w:r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Pangolin, sendo 49, 88 e 80 vezes mais rápido que o Arabesque, RStream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Pangolin,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Pangolin.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>buscas por subgrafos que possuem 3 ou 4 vértices, enquanto o Pangolin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Pangolin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r w:rsidRPr="00F105CE">
              <w:t xml:space="preserve">Zarebavani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A55AEB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>NCI-60, MCC, BR-51, S.cerevisiae, S.aureus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road_usa, kron_g500-logn21, soc-LiveJournal1, soc-orkut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Mico, Patents, Youtube, ProteinDB,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r>
              <w:rPr>
                <w:lang w:val="en-US"/>
              </w:rPr>
              <w:t>ganho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Até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cuPC-E e o cuPC-S.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Zarebavani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 xml:space="preserve">o SEP-Graph apresenta um desempenho inferior apenas ao Gunrock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r w:rsidR="00B65357" w:rsidRPr="001A7E48">
        <w:t>Rust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Rust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>ser capaz de lidar com dados de entrada e saída em formatos comuns de grafos, como GML e GraphML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>utilizar a linguagem de programação Rust</w:t>
      </w:r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Rust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Rust</w:t>
      </w:r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r w:rsidRPr="0044553B">
        <w:t>Rust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Rust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r w:rsidRPr="0044553B">
        <w:rPr>
          <w:i/>
          <w:iCs/>
        </w:rPr>
        <w:t>datasets</w:t>
      </w:r>
      <w:r w:rsidRPr="0044553B">
        <w:t xml:space="preserve">: pesquisar por </w:t>
      </w:r>
      <w:r w:rsidRPr="0044553B">
        <w:rPr>
          <w:i/>
          <w:iCs/>
        </w:rPr>
        <w:t>datasets</w:t>
      </w:r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r w:rsidRPr="00072118">
        <w:rPr>
          <w:i/>
          <w:iCs/>
        </w:rPr>
        <w:t>datasets</w:t>
      </w:r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Rust: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>estudo da linguagem Rust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r w:rsidRPr="0044553B">
              <w:rPr>
                <w:i/>
                <w:iCs/>
              </w:rPr>
              <w:t>datasets</w:t>
            </w:r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>avaliação do desempenho da linguagem Rust</w:t>
            </w:r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Rust.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r>
        <w:t>Bacciu</w:t>
      </w:r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Bacciu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>De acordo com Needham e Hodler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Königsberg”, onde </w:t>
      </w:r>
      <w:r>
        <w:t xml:space="preserve">o matemático suíço </w:t>
      </w:r>
      <w:r w:rsidR="00B33163">
        <w:t>Leonhar</w:t>
      </w:r>
      <w:r w:rsidR="009C13AE">
        <w:t>d</w:t>
      </w:r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Königsberg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r w:rsidR="00481D41">
        <w:rPr>
          <w:rStyle w:val="ui-provider"/>
        </w:rPr>
        <w:t>Sedgewick (2001) ressalta que eles permitem a obtenção de propriedades a partir da visitação de cada um de seus nós e arestas</w:t>
      </w:r>
      <w:r w:rsidR="00A717B7">
        <w:t>.</w:t>
      </w:r>
      <w:r w:rsidR="00C55DB5">
        <w:t xml:space="preserve"> Needham e Hodler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(Depth-First Search – DFS) e a busca em largura (Breadth-First Search – BFS)</w:t>
      </w:r>
      <w:r w:rsidR="00B837D6">
        <w:t xml:space="preserve"> e algoritmos de caminhamento mínimo, como o algoritmo de Dijkstra</w:t>
      </w:r>
      <w:r w:rsidR="00C55DB5">
        <w:t>.</w:t>
      </w:r>
    </w:p>
    <w:p w14:paraId="61F4380D" w14:textId="29DE2957" w:rsidR="003D3FFB" w:rsidRDefault="00C55DB5" w:rsidP="009F1060">
      <w:pPr>
        <w:pStyle w:val="TF-TEXTO"/>
        <w:ind w:firstLine="709"/>
      </w:pPr>
      <w:r>
        <w:t xml:space="preserve">Segundo </w:t>
      </w:r>
      <w:r w:rsidR="00942E5C">
        <w:t>Corneil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r w:rsidR="00942E5C">
        <w:t>Sedgewick (</w:t>
      </w:r>
      <w:r w:rsidR="00674EB8">
        <w:t>2001</w:t>
      </w:r>
      <w:r w:rsidR="00942E5C">
        <w:t>) complementa que internamente a</w:t>
      </w:r>
      <w:r w:rsidR="00427072">
        <w:t xml:space="preserve"> DFS utiliza uma </w:t>
      </w:r>
      <w:ins w:id="42" w:author="Gilvan Justino" w:date="2023-07-03T23:30:00Z">
        <w:r w:rsidR="00CC5907">
          <w:t>estr</w:t>
        </w:r>
      </w:ins>
      <w:ins w:id="43" w:author="Gilvan Justino" w:date="2023-07-03T23:31:00Z">
        <w:r w:rsidR="00CC5907">
          <w:t xml:space="preserve">utura de dados do tipo </w:t>
        </w:r>
      </w:ins>
      <w:r w:rsidR="00427072">
        <w:t>pilha</w:t>
      </w:r>
      <w:r w:rsidR="00CE18CC">
        <w:t xml:space="preserve"> </w:t>
      </w:r>
      <w:ins w:id="44" w:author="Gilvan Justino" w:date="2023-07-03T23:31:00Z">
        <w:r w:rsidR="00CC5907">
          <w:t>(</w:t>
        </w:r>
      </w:ins>
      <w:r w:rsidR="00CE18CC" w:rsidRPr="00CE18CC">
        <w:rPr>
          <w:i/>
          <w:iCs/>
        </w:rPr>
        <w:t>Last In, First Out</w:t>
      </w:r>
      <w:r w:rsidR="00427072">
        <w:t xml:space="preserve"> </w:t>
      </w:r>
      <w:del w:id="45" w:author="Gilvan Justino" w:date="2023-07-03T23:31:00Z">
        <w:r w:rsidR="00CE18CC" w:rsidDel="00CC5907">
          <w:delText>(</w:delText>
        </w:r>
      </w:del>
      <w:ins w:id="46" w:author="Gilvan Justino" w:date="2023-07-03T23:31:00Z">
        <w:r w:rsidR="00CC5907">
          <w:t xml:space="preserve">- </w:t>
        </w:r>
      </w:ins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376E697E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ins w:id="47" w:author="Gilvan Justino" w:date="2023-07-03T23:31:00Z">
        <w:r w:rsidR="00CC5907">
          <w:t>(</w:t>
        </w:r>
      </w:ins>
      <w:r w:rsidR="00CE18CC" w:rsidRPr="00CE18CC">
        <w:rPr>
          <w:i/>
          <w:iCs/>
        </w:rPr>
        <w:t>First In, First Out</w:t>
      </w:r>
      <w:r w:rsidR="00CE18CC">
        <w:t xml:space="preserve"> </w:t>
      </w:r>
      <w:del w:id="48" w:author="Gilvan Justino" w:date="2023-07-03T23:31:00Z">
        <w:r w:rsidR="00CE18CC" w:rsidDel="00CC5907">
          <w:delText>(</w:delText>
        </w:r>
      </w:del>
      <w:ins w:id="49" w:author="Gilvan Justino" w:date="2023-07-03T23:31:00Z">
        <w:r w:rsidR="00CC5907">
          <w:t xml:space="preserve">- </w:t>
        </w:r>
      </w:ins>
      <w:r>
        <w:t>FIFO</w:t>
      </w:r>
      <w:r w:rsidR="00CE18CC">
        <w:t>)</w:t>
      </w:r>
      <w:r>
        <w:t xml:space="preserve"> para determinar a ordem de visitação dos vértices, onde o </w:t>
      </w:r>
      <w:del w:id="50" w:author="Gilvan Justino" w:date="2023-07-03T23:32:00Z">
        <w:r w:rsidDel="00CC5907">
          <w:delText xml:space="preserve">primeiro </w:delText>
        </w:r>
      </w:del>
      <w:r>
        <w:t xml:space="preserve">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r w:rsidR="00777A9D">
        <w:t>Sedgewick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>Segundo Chen (2003), o algoritmo de Dijkstra</w:t>
      </w:r>
      <w:r w:rsidR="00B837D6">
        <w:t>, proposto por Edsger Dijkstra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r>
        <w:t xml:space="preserve">Dijkstra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r w:rsidRPr="0044553B">
        <w:t xml:space="preserve">Lalwani </w:t>
      </w:r>
      <w:r w:rsidRPr="0044553B">
        <w:rPr>
          <w:i/>
          <w:iCs/>
        </w:rPr>
        <w:t>et al</w:t>
      </w:r>
      <w:r w:rsidRPr="0044553B">
        <w:t xml:space="preserve">. (2019) salienta que, por conta dos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Lalwani </w:t>
      </w:r>
      <w:r w:rsidRPr="0044553B">
        <w:rPr>
          <w:i/>
          <w:iCs/>
        </w:rPr>
        <w:t>et al</w:t>
      </w:r>
      <w:r w:rsidRPr="0044553B">
        <w:t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GPUs.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r w:rsidR="00AF4A55">
        <w:t>Dally</w:t>
      </w:r>
      <w:r w:rsidR="002015CD">
        <w:t>, Keckler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GPU</w:t>
      </w:r>
      <w:r w:rsidR="00F66468">
        <w:t>s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r>
        <w:t xml:space="preserve">Sesin e Bolbakov (2021) citam que, ao contrário das CPUs, as GPUs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GPUs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GPUs</w:t>
      </w:r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r w:rsidR="002304FE">
        <w:t>Dally, Keckler e Kirk (2021) apontam que o</w:t>
      </w:r>
      <w:r w:rsidR="00CA439B">
        <w:t xml:space="preserve"> frequente uso das GPUs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GPUs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r w:rsidR="00CA439B">
        <w:t>Dally, Keckler e Kirk (2021)</w:t>
      </w:r>
      <w:r w:rsidR="002304FE">
        <w:t xml:space="preserve"> vão além e constatam que os grandes avanços alcançados nas áreas que fazem uso do </w:t>
      </w:r>
      <w:r w:rsidR="002304FE" w:rsidRPr="002304FE">
        <w:rPr>
          <w:i/>
          <w:iCs/>
        </w:rPr>
        <w:t>deep learning</w:t>
      </w:r>
      <w:r w:rsidR="002304FE">
        <w:t>, por exemplo, só foram possíveis graças ao desenvolvimento das GPUs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Bugden e Alahmar (2022), a linguagem </w:t>
      </w:r>
      <w:r w:rsidR="00CF601F">
        <w:t xml:space="preserve">de programação Rust teve seu início em 2006 como um projeto pessoal de Graydon Hoare,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Klabnik e Nichols (2023)</w:t>
      </w:r>
      <w:r w:rsidR="00EF135D">
        <w:t xml:space="preserve"> citam que o</w:t>
      </w:r>
      <w:r w:rsidR="00524850">
        <w:t xml:space="preserve"> principal recurso apresentado por Rust</w:t>
      </w:r>
      <w:r w:rsidR="007D5541">
        <w:t xml:space="preserve"> </w:t>
      </w:r>
      <w:r w:rsidR="00524850">
        <w:t>é seu sistema de gerenciamento de memória denominado Ownership</w:t>
      </w:r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>Segundo Viitanen (2020)</w:t>
      </w:r>
      <w:r w:rsidR="00120C85">
        <w:t>, o sistema Ownership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referencia</w:t>
      </w:r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Ownership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r w:rsidR="00A500BC">
        <w:t xml:space="preserve">, que é uma referência imutável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 xml:space="preserve">, pela macro </w:t>
      </w:r>
      <w:r w:rsidR="00A500BC" w:rsidRPr="00123B53">
        <w:rPr>
          <w:rFonts w:ascii="Courier New" w:hAnsi="Courier New" w:cs="Courier New"/>
          <w:sz w:val="18"/>
          <w:szCs w:val="18"/>
        </w:rPr>
        <w:t>println!</w:t>
      </w:r>
      <w:r w:rsidR="00A500BC">
        <w:t xml:space="preserve"> estende seu escopo até a linha 9, compartilhando seu escopo com a variável </w:t>
      </w:r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r w:rsidR="00A500BC">
        <w:t xml:space="preserve">, que é uma referência mutável para </w:t>
      </w:r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r w:rsidR="0077172A" w:rsidRPr="009506BF">
        <w:rPr>
          <w:rFonts w:ascii="Courier New" w:hAnsi="Courier New" w:cs="Courier New"/>
          <w:sz w:val="18"/>
          <w:szCs w:val="18"/>
        </w:rPr>
        <w:t>println!</w:t>
      </w:r>
      <w:r w:rsidR="009506BF">
        <w:t xml:space="preserve"> </w:t>
      </w:r>
      <w:r w:rsidR="0077172A">
        <w:t xml:space="preserve">na linha 9, Rust conseguiria identificar que a variável </w:t>
      </w:r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51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51"/>
      <w:r>
        <w:t xml:space="preserve"> – Trecho de código Rust demonstrando uma violação da segunda regra do Ownership</w:t>
      </w:r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>Fonte: Viitanen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r>
        <w:t xml:space="preserve">Viitanen (2020) </w:t>
      </w:r>
      <w:r w:rsidR="00F857D5">
        <w:t>ressalta</w:t>
      </w:r>
      <w:r>
        <w:t xml:space="preserve"> que </w:t>
      </w:r>
      <w:r w:rsidR="005F4655">
        <w:t xml:space="preserve">Rust,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>De acordo com Klabnik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Rust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Viitanen (2020) defend</w:t>
      </w:r>
      <w:r w:rsidR="00C67474">
        <w:t>endo</w:t>
      </w:r>
      <w:r w:rsidR="008B5E2A">
        <w:t xml:space="preserve"> que Rust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52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52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[S.</w:t>
      </w:r>
      <w:r w:rsidR="00072118">
        <w:rPr>
          <w:lang w:val="en-US"/>
        </w:rPr>
        <w:t>l</w:t>
      </w:r>
      <w:r w:rsidRPr="00D35E61">
        <w:rPr>
          <w:lang w:val="en-US"/>
        </w:rPr>
        <w:t xml:space="preserve">.],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r w:rsidRPr="00DD2AC1">
        <w:rPr>
          <w:b/>
          <w:bCs/>
        </w:rPr>
        <w:t>Arxiv</w:t>
      </w:r>
      <w:r w:rsidRPr="00DD2AC1">
        <w:t>, [S.</w:t>
      </w:r>
      <w:r w:rsidR="00072118">
        <w:t>l</w:t>
      </w:r>
      <w:r w:rsidRPr="00DD2AC1">
        <w:t>.], 2022. ArXiv.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r w:rsidRPr="008D7821">
        <w:rPr>
          <w:lang w:val="en-US"/>
        </w:rPr>
        <w:t>Acesso em: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[S.l.],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>CHEN, Xuhao</w:t>
      </w:r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>Pangolin: an efficient and flexible graph mining system on cpu and gpu.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>Proceedings Of The Vldb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 xml:space="preserve">.],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S.. </w:t>
      </w:r>
      <w:r w:rsidRPr="00DF663B">
        <w:rPr>
          <w:b/>
          <w:bCs/>
          <w:lang w:val="en-US"/>
        </w:rPr>
        <w:t>Evolution of the Grapical Processing Unit</w:t>
      </w:r>
      <w:r>
        <w:rPr>
          <w:lang w:val="en-US"/>
        </w:rPr>
        <w:t xml:space="preserve">. 2004. </w:t>
      </w:r>
      <w:r w:rsidRPr="00DF663B">
        <w:t>53 f. Monografia (Mestrado) – Curso de Computer Science, University of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M.. A Unified View of Graph Searching. </w:t>
      </w:r>
      <w:r w:rsidRPr="00005540">
        <w:rPr>
          <w:b/>
          <w:bCs/>
          <w:lang w:val="en-US"/>
        </w:rPr>
        <w:t>Siam Journal On Discrete Mathematics</w:t>
      </w:r>
      <w:r w:rsidRPr="00005540">
        <w:rPr>
          <w:lang w:val="en-US"/>
        </w:rPr>
        <w:t>, [S.L.], v. 22, n. 4, p. 1259-1276, jan.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[S.</w:t>
      </w:r>
      <w:r w:rsidR="00072118">
        <w:rPr>
          <w:lang w:val="en-US"/>
        </w:rPr>
        <w:t>l</w:t>
      </w:r>
      <w:r w:rsidRPr="0023336A">
        <w:rPr>
          <w:lang w:val="en-US"/>
        </w:rPr>
        <w:t xml:space="preserve">.],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r w:rsidRPr="00AF4A55">
        <w:rPr>
          <w:b/>
          <w:bCs/>
          <w:lang w:val="en-US"/>
        </w:rPr>
        <w:t>Ieee Micro</w:t>
      </w:r>
      <w:r w:rsidRPr="00AF4A55">
        <w:rPr>
          <w:lang w:val="en-US"/>
        </w:rPr>
        <w:t>, [S.</w:t>
      </w:r>
      <w:r w:rsidR="00072118">
        <w:rPr>
          <w:lang w:val="en-US"/>
        </w:rPr>
        <w:t>l</w:t>
      </w:r>
      <w:r w:rsidRPr="00AF4A55">
        <w:rPr>
          <w:lang w:val="en-US"/>
        </w:rPr>
        <w:t xml:space="preserve">.], v. 41, n. 6, p. 42-51, 1 nov.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Reihaneh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 xml:space="preserve">.],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r w:rsidRPr="00D35E61">
        <w:rPr>
          <w:b/>
          <w:bCs/>
          <w:szCs w:val="18"/>
          <w:lang w:val="en-US"/>
        </w:rPr>
        <w:t>Acm Computing Surveys</w:t>
      </w:r>
      <w:r w:rsidRPr="00D35E61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 xml:space="preserve">.], v. 54, n. 4, p. 1-37, 2 jul.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JIANG, Yanbin</w:t>
      </w:r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 xml:space="preserve">.],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>The Rust Programming Language</w:t>
      </w:r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 xml:space="preserve">.], v. 44, n. 4, p. 2899-2923, 8 jan.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Kexin;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v. 6, n. 12, p. 1353-1369, 31 out. 2022. Springer Science and Business Media LLC. </w:t>
      </w:r>
    </w:p>
    <w:p w14:paraId="357F0C3E" w14:textId="61C10DB1" w:rsidR="002E6DF0" w:rsidRPr="00A55AEB" w:rsidRDefault="005F473F" w:rsidP="00DA124D">
      <w:pPr>
        <w:pStyle w:val="TF-REFERNCIASITEM0"/>
        <w:rPr>
          <w:szCs w:val="18"/>
          <w:lang w:val="en-US"/>
        </w:rPr>
      </w:pPr>
      <w:r w:rsidRPr="008D7821">
        <w:rPr>
          <w:szCs w:val="18"/>
          <w:lang w:val="en-US"/>
        </w:rPr>
        <w:t>LI, Qingbiao</w:t>
      </w:r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>2020 Ieee/Rsj International Conference On Intelligent Robots And Systems (Iros)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24 out. 2020. </w:t>
      </w:r>
      <w:r w:rsidRPr="0044553B">
        <w:rPr>
          <w:szCs w:val="18"/>
        </w:rPr>
        <w:t xml:space="preserve">IEEE. http://dx.doi.org/10.1109/iros45743.2020.9341668. Disponível em: https://ieeexplore.ieee.org/document/9341668. </w:t>
      </w:r>
      <w:r w:rsidRPr="00A55AEB">
        <w:rPr>
          <w:szCs w:val="18"/>
          <w:lang w:val="en-US"/>
        </w:rPr>
        <w:t>Acesso em: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>NEEDHAM, Mark; HODLER, Amy E</w:t>
      </w:r>
      <w:r>
        <w:rPr>
          <w:szCs w:val="18"/>
          <w:lang w:val="en-US"/>
        </w:rPr>
        <w:t xml:space="preserve">..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apache spark and neo4j. </w:t>
      </w:r>
      <w:r w:rsidRPr="00C55DB5">
        <w:rPr>
          <w:szCs w:val="18"/>
        </w:rPr>
        <w:t>[S.l.]: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r w:rsidRPr="008D7821">
        <w:rPr>
          <w:b/>
          <w:bCs/>
          <w:szCs w:val="18"/>
        </w:rPr>
        <w:t>Arxiv</w:t>
      </w:r>
      <w:r w:rsidRPr="008D7821">
        <w:rPr>
          <w:szCs w:val="18"/>
        </w:rPr>
        <w:t>, [S.</w:t>
      </w:r>
      <w:r w:rsidR="009A34CA">
        <w:rPr>
          <w:szCs w:val="18"/>
        </w:rPr>
        <w:t>l</w:t>
      </w:r>
      <w:r w:rsidRPr="008D7821">
        <w:rPr>
          <w:szCs w:val="18"/>
        </w:rPr>
        <w:t xml:space="preserve">.], 2020. </w:t>
      </w:r>
      <w:r w:rsidRPr="00DE2A73">
        <w:rPr>
          <w:szCs w:val="18"/>
        </w:rPr>
        <w:t>ArXiv.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knowledge graph to interpret clinical proteomics data. </w:t>
      </w:r>
      <w:r w:rsidRPr="00513427">
        <w:rPr>
          <w:b/>
          <w:bCs/>
          <w:szCs w:val="18"/>
        </w:rPr>
        <w:t>Nature Biotechnology</w:t>
      </w:r>
      <w:r w:rsidRPr="00513427">
        <w:rPr>
          <w:szCs w:val="18"/>
        </w:rPr>
        <w:t>, [S.</w:t>
      </w:r>
      <w:r w:rsidR="009A34CA">
        <w:rPr>
          <w:szCs w:val="18"/>
        </w:rPr>
        <w:t>l</w:t>
      </w:r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[S.l.]: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G..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Oystein.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>: performance and usabiliy. 2020. 58 f. Monografia (</w:t>
      </w:r>
      <w:r>
        <w:rPr>
          <w:szCs w:val="18"/>
          <w:lang w:val="en-US"/>
        </w:rPr>
        <w:t>Mestrado</w:t>
      </w:r>
      <w:r w:rsidRPr="00197EAC">
        <w:rPr>
          <w:szCs w:val="18"/>
          <w:lang w:val="en-US"/>
        </w:rPr>
        <w:t xml:space="preserve">) - Curso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gpu.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 xml:space="preserve">.], p. 38-52, 16 fev.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[S.</w:t>
      </w:r>
      <w:r w:rsidR="009A34CA">
        <w:rPr>
          <w:lang w:val="en-US"/>
        </w:rPr>
        <w:t>l</w:t>
      </w:r>
      <w:r w:rsidRPr="00242434">
        <w:rPr>
          <w:lang w:val="en-US"/>
        </w:rPr>
        <w:t xml:space="preserve">.],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>ZAREBAVANI, Behrooz</w:t>
      </w:r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r w:rsidRPr="00EF5266">
        <w:rPr>
          <w:b w:val="0"/>
          <w:caps w:val="0"/>
          <w:sz w:val="18"/>
          <w:lang w:val="en-US"/>
        </w:rPr>
        <w:t xml:space="preserve">CuPC: cuda-based parallel pc algorithm for causal structure learning on gpu. </w:t>
      </w:r>
      <w:r w:rsidRPr="00EA6999">
        <w:rPr>
          <w:bCs/>
          <w:caps w:val="0"/>
          <w:sz w:val="18"/>
          <w:lang w:val="en-US"/>
        </w:rPr>
        <w:t>Ieee Transactions On Parallel And Distributed Systems</w:t>
      </w:r>
      <w:r w:rsidRPr="00EF5266">
        <w:rPr>
          <w:b w:val="0"/>
          <w:caps w:val="0"/>
          <w:sz w:val="18"/>
          <w:lang w:val="en-US"/>
        </w:rPr>
        <w:t>, [S.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 xml:space="preserve">.],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Rust” da metodologia, </w:t>
            </w:r>
            <w:r w:rsidRPr="00E536E9">
              <w:t>incluímos essa etapa propositalmente pois a intenção é verificar a viabilidade da linguagem Rust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230CBEAF" w:rsidR="00A55AEB" w:rsidRDefault="00A55AEB" w:rsidP="00770837">
      <w:pPr>
        <w:pStyle w:val="TF-refernciasbibliogrficasTTULO"/>
        <w:jc w:val="left"/>
      </w:pPr>
    </w:p>
    <w:p w14:paraId="3AFBF945" w14:textId="77777777" w:rsidR="00A55AEB" w:rsidRDefault="00A55AEB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3E85962C" w14:textId="77777777" w:rsidR="00A55AEB" w:rsidRPr="00320BFA" w:rsidRDefault="00A55AEB" w:rsidP="00A55AEB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25DEE197" w14:textId="25B1A16A" w:rsidR="00A55AEB" w:rsidRDefault="00A55AEB" w:rsidP="00A55AEB">
      <w:pPr>
        <w:pStyle w:val="TF-xAvalLINHA"/>
      </w:pPr>
      <w:r w:rsidRPr="00320BFA">
        <w:t>Avaliador(a):</w:t>
      </w:r>
      <w:r w:rsidRPr="00320BFA">
        <w:tab/>
      </w:r>
      <w:r w:rsidRPr="00A55AEB">
        <w:rPr>
          <w:b/>
          <w:bCs/>
        </w:rPr>
        <w:t>Gilvan Justino</w:t>
      </w:r>
    </w:p>
    <w:p w14:paraId="72811BE5" w14:textId="77777777" w:rsidR="00A55AEB" w:rsidRPr="00C767AD" w:rsidRDefault="00A55AEB" w:rsidP="00A55AEB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A55AEB" w:rsidRPr="00320BFA" w14:paraId="67F896C8" w14:textId="77777777" w:rsidTr="004C3FC9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180950" w14:textId="77777777" w:rsidR="00A55AEB" w:rsidRPr="00320BFA" w:rsidRDefault="00A55AEB" w:rsidP="004C3FC9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B2A3C45" w14:textId="77777777" w:rsidR="00A55AEB" w:rsidRPr="00320BFA" w:rsidRDefault="00A55AEB" w:rsidP="004C3FC9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E5706B8" w14:textId="77777777" w:rsidR="00A55AEB" w:rsidRPr="00320BFA" w:rsidRDefault="00A55AEB" w:rsidP="004C3FC9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BA9B102" w14:textId="77777777" w:rsidR="00A55AEB" w:rsidRPr="00320BFA" w:rsidRDefault="00A55AEB" w:rsidP="004C3FC9">
            <w:pPr>
              <w:pStyle w:val="TF-xAvalITEMTABELA"/>
            </w:pPr>
            <w:r w:rsidRPr="00320BFA">
              <w:t>não atende</w:t>
            </w:r>
          </w:p>
        </w:tc>
      </w:tr>
      <w:tr w:rsidR="00A55AEB" w:rsidRPr="00320BFA" w14:paraId="5A0F6D86" w14:textId="77777777" w:rsidTr="004C3FC9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6BD56A4" w14:textId="77777777" w:rsidR="00A55AEB" w:rsidRPr="0000224C" w:rsidRDefault="00A55AEB" w:rsidP="004C3FC9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19F34" w14:textId="77777777" w:rsidR="00A55AEB" w:rsidRPr="00320BFA" w:rsidRDefault="00A55AEB" w:rsidP="00A55AEB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01356EA1" w14:textId="77777777" w:rsidR="00A55AEB" w:rsidRPr="00320BFA" w:rsidRDefault="00A55AEB" w:rsidP="004C3FC9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B6B4" w14:textId="00B38065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3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BA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D0386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3DBAD69" w14:textId="77777777" w:rsidTr="004C3FC9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E9A5CB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16BE" w14:textId="77777777" w:rsidR="00A55AEB" w:rsidRPr="00320BFA" w:rsidRDefault="00A55AEB" w:rsidP="004C3FC9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4121" w14:textId="4E6D1E06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4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A5B1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6565A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3B9DE61D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987281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DA524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5652D98" w14:textId="77777777" w:rsidR="00A55AEB" w:rsidRPr="00320BFA" w:rsidRDefault="00A55AEB" w:rsidP="004C3FC9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3000E" w14:textId="0506E630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5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D8C7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0A0CE8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0F36A5ED" w14:textId="77777777" w:rsidTr="004C3FC9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91CB77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76167" w14:textId="77777777" w:rsidR="00A55AEB" w:rsidRPr="00320BFA" w:rsidRDefault="00A55AEB" w:rsidP="004C3FC9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0B012" w14:textId="07899FEB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6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F5B9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B85F8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9F78FF6" w14:textId="77777777" w:rsidTr="004C3FC9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8838C2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452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24C747AD" w14:textId="77777777" w:rsidR="00A55AEB" w:rsidRPr="00320BFA" w:rsidRDefault="00A55AEB" w:rsidP="004C3FC9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8A46" w14:textId="02705096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7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64B6A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67ECE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26ABBE1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AC5DB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353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37B6F325" w14:textId="77777777" w:rsidR="00A55AEB" w:rsidRPr="00320BFA" w:rsidRDefault="00A55AEB" w:rsidP="004C3FC9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9176" w14:textId="169198D0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8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B062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B6E48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5F0E1944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B68B99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60C6E" w14:textId="77777777" w:rsidR="00A55AEB" w:rsidRPr="00320BFA" w:rsidRDefault="00A55AEB" w:rsidP="004C3FC9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9302" w14:textId="713C71A3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9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6C4C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EA7EC5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5E7F9661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EC2D68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B13F" w14:textId="77777777" w:rsidR="00A55AEB" w:rsidRPr="00320BFA" w:rsidRDefault="00A55AEB" w:rsidP="004C3FC9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75C8" w14:textId="718C99A3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0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6D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E69F7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9249457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B8E965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E9F9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1E9CF371" w14:textId="77777777" w:rsidR="00A55AEB" w:rsidRPr="00320BFA" w:rsidRDefault="00A55AEB" w:rsidP="004C3FC9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0780" w14:textId="401EEC2C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1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7DF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BE072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60628D92" w14:textId="77777777" w:rsidTr="004C3FC9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5BCA84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4D5A3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C34A416" w14:textId="77777777" w:rsidR="00A55AEB" w:rsidRPr="00320BFA" w:rsidRDefault="00A55AEB" w:rsidP="004C3FC9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7999C" w14:textId="794296B3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2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E9A9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3CD92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26701541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DDF7ED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096D" w14:textId="77777777" w:rsidR="00A55AEB" w:rsidRPr="00320BFA" w:rsidRDefault="00A55AEB" w:rsidP="004C3FC9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7BA0" w14:textId="6744B9A3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3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B1F2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355E5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D91BD5D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EC318F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617B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A387604" w14:textId="77777777" w:rsidR="00A55AEB" w:rsidRPr="00320BFA" w:rsidRDefault="00A55AEB" w:rsidP="004C3FC9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2336" w14:textId="5E0929C0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4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7AB75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995D0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2554EFE3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1A75FE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2D8FF9" w14:textId="77777777" w:rsidR="00A55AEB" w:rsidRPr="00320BFA" w:rsidRDefault="00A55AEB" w:rsidP="004C3FC9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BF949A6" w14:textId="3D0BF0CF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5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8B71CC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9968C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8B5F8EB" w14:textId="77777777" w:rsidTr="004C3FC9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839249" w14:textId="77777777" w:rsidR="00A55AEB" w:rsidRPr="0000224C" w:rsidRDefault="00A55AEB" w:rsidP="004C3FC9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FC48D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6741A61" w14:textId="77777777" w:rsidR="00A55AEB" w:rsidRPr="00320BFA" w:rsidRDefault="00A55AEB" w:rsidP="004C3FC9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EE2E" w14:textId="67AE30CD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6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2269E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202EF4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91AD2B4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1B24A5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59762E" w14:textId="77777777" w:rsidR="00A55AEB" w:rsidRPr="00320BFA" w:rsidRDefault="00A55AEB" w:rsidP="004C3FC9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178AF1" w14:textId="0A1BD2B3" w:rsidR="00A55AEB" w:rsidRPr="00320BFA" w:rsidRDefault="00540C7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7" w:author="Gilvan Justino" w:date="2023-07-03T23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3A1D49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9825C4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5122519" w14:textId="77777777" w:rsidR="00A55AEB" w:rsidRPr="003F5F25" w:rsidRDefault="00A55AEB" w:rsidP="00A55AEB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A55AEB" w:rsidRPr="00320BFA" w14:paraId="07A3D558" w14:textId="77777777" w:rsidTr="004C3FC9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4260487" w14:textId="77777777" w:rsidR="00A55AEB" w:rsidRPr="00320BFA" w:rsidRDefault="00A55AEB" w:rsidP="004C3FC9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01887DB9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C4BCB0A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32B93E9D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A55AEB" w:rsidRPr="00320BFA" w14:paraId="0C030F3B" w14:textId="77777777" w:rsidTr="004C3FC9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33C4F4F" w14:textId="77777777" w:rsidR="00A55AEB" w:rsidRPr="00320BFA" w:rsidRDefault="00A55AEB" w:rsidP="004C3FC9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BBB6856" w14:textId="75C415D4" w:rsidR="00A55AEB" w:rsidRPr="00320BFA" w:rsidRDefault="00A55AEB" w:rsidP="004C3FC9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ins w:id="68" w:author="Gilvan Justino" w:date="2023-07-03T23:41:00Z">
              <w:r w:rsidR="00540C7B">
                <w:rPr>
                  <w:sz w:val="20"/>
                </w:rPr>
                <w:t>X</w:t>
              </w:r>
            </w:ins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F9E6E87" w14:textId="77777777" w:rsidR="00A55AEB" w:rsidRPr="00320BFA" w:rsidRDefault="00A55AEB" w:rsidP="004C3FC9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6C6C0A45" w14:textId="77777777" w:rsidR="00A55AEB" w:rsidRDefault="00A55AEB" w:rsidP="00A55AEB">
      <w:pPr>
        <w:pStyle w:val="TF-xAvalTTULO"/>
        <w:ind w:left="0" w:firstLine="0"/>
        <w:jc w:val="left"/>
      </w:pPr>
    </w:p>
    <w:p w14:paraId="07D2EFFB" w14:textId="77777777" w:rsidR="00A55AEB" w:rsidRDefault="00A55AEB" w:rsidP="00A55AEB">
      <w:pPr>
        <w:pStyle w:val="TF-xAvalTTULO"/>
        <w:ind w:left="0" w:firstLine="0"/>
        <w:jc w:val="left"/>
      </w:pPr>
    </w:p>
    <w:p w14:paraId="45DF4FFF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78360" w14:textId="77777777" w:rsidR="00A64E02" w:rsidRDefault="00A64E02">
      <w:r>
        <w:separator/>
      </w:r>
    </w:p>
  </w:endnote>
  <w:endnote w:type="continuationSeparator" w:id="0">
    <w:p w14:paraId="0B4BCE65" w14:textId="77777777" w:rsidR="00A64E02" w:rsidRDefault="00A64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5A8DB" w14:textId="77777777" w:rsidR="00A64E02" w:rsidRDefault="00A64E02">
      <w:r>
        <w:separator/>
      </w:r>
    </w:p>
  </w:footnote>
  <w:footnote w:type="continuationSeparator" w:id="0">
    <w:p w14:paraId="2ECC6A60" w14:textId="77777777" w:rsidR="00A64E02" w:rsidRDefault="00A64E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ilvan Justino">
    <w15:presenceInfo w15:providerId="AD" w15:userId="S::gilvanj@furb.br::cb146525-d8ca-4c89-93cd-65e5b7d180e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2BBA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0C7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55AEB"/>
    <w:rsid w:val="00A602F9"/>
    <w:rsid w:val="00A64E02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907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7922</Words>
  <Characters>42783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Gilvan Justino</cp:lastModifiedBy>
  <cp:revision>11</cp:revision>
  <cp:lastPrinted>2023-04-26T00:46:00Z</cp:lastPrinted>
  <dcterms:created xsi:type="dcterms:W3CDTF">2023-06-21T14:37:00Z</dcterms:created>
  <dcterms:modified xsi:type="dcterms:W3CDTF">2023-07-04T02:41:00Z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