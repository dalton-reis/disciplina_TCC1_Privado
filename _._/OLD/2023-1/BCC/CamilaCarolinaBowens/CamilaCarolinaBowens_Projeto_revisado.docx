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2307D" w14:textId="77777777" w:rsidR="00895CC9" w:rsidRDefault="00895CC9" w:rsidP="00895CC9">
      <w:pPr>
        <w:jc w:val="both"/>
        <w:rPr>
          <w:b/>
          <w:bCs/>
        </w:rPr>
      </w:pPr>
      <w:r w:rsidRPr="007310B3">
        <w:rPr>
          <w:b/>
          <w:bCs/>
          <w:sz w:val="72"/>
          <w:szCs w:val="72"/>
        </w:rPr>
        <w:t>Revisão do Projeto</w:t>
      </w:r>
      <w:r w:rsidRPr="00AF68BE">
        <w:rPr>
          <w:b/>
          <w:bCs/>
        </w:rPr>
        <w:t xml:space="preserve"> </w:t>
      </w:r>
    </w:p>
    <w:p w14:paraId="3C4AF7B0" w14:textId="77777777" w:rsidR="00895CC9" w:rsidRDefault="00895CC9" w:rsidP="00895CC9">
      <w:pPr>
        <w:jc w:val="both"/>
        <w:rPr>
          <w:b/>
          <w:bCs/>
        </w:rPr>
      </w:pPr>
    </w:p>
    <w:p w14:paraId="230CF155" w14:textId="77777777" w:rsidR="00895CC9" w:rsidRPr="00AF68BE" w:rsidRDefault="00895CC9" w:rsidP="00895CC9">
      <w:pPr>
        <w:jc w:val="both"/>
        <w:rPr>
          <w:b/>
          <w:bCs/>
        </w:rPr>
      </w:pPr>
      <w:r w:rsidRPr="00AF68BE">
        <w:rPr>
          <w:b/>
          <w:bCs/>
        </w:rPr>
        <w:t xml:space="preserve">Disciplina: Trabalho de Conclusão de Curso I – </w:t>
      </w:r>
      <w:r>
        <w:rPr>
          <w:b/>
          <w:bCs/>
        </w:rPr>
        <w:t>BCC</w:t>
      </w:r>
    </w:p>
    <w:p w14:paraId="42930DEA" w14:textId="77777777" w:rsidR="00895CC9" w:rsidRDefault="00895CC9" w:rsidP="00895CC9">
      <w:pPr>
        <w:jc w:val="both"/>
      </w:pPr>
    </w:p>
    <w:p w14:paraId="1E89A127" w14:textId="0CE3525C" w:rsidR="00895CC9" w:rsidRPr="00BC76D0" w:rsidRDefault="00914632" w:rsidP="00895CC9">
      <w:pPr>
        <w:jc w:val="both"/>
      </w:pPr>
      <w:r w:rsidRPr="00BC76D0">
        <w:t>Caro, orientando</w:t>
      </w:r>
      <w:r w:rsidR="00895CC9" w:rsidRPr="00BC76D0">
        <w:t>,</w:t>
      </w:r>
    </w:p>
    <w:p w14:paraId="20F81229" w14:textId="77777777" w:rsidR="00895CC9" w:rsidRPr="00BC76D0" w:rsidRDefault="00895CC9" w:rsidP="00895CC9">
      <w:pPr>
        <w:jc w:val="both"/>
      </w:pPr>
    </w:p>
    <w:p w14:paraId="7F25C02E" w14:textId="7F8A1927" w:rsidR="00343FA4" w:rsidRDefault="00895CC9" w:rsidP="00895CC9">
      <w:pPr>
        <w:jc w:val="both"/>
      </w:pPr>
      <w:r w:rsidRPr="00BC76D0">
        <w:t xml:space="preserve">segue </w:t>
      </w:r>
      <w:r>
        <w:t>abaixo a tabela de cálculo da média das notas obtidas no Pré-Projeto e Projeto, as DUAS revisões do seu projeto contendo a avaliação do professor “avaliador” e professor “TCC1”.</w:t>
      </w:r>
      <w:r w:rsidR="00343FA4">
        <w:t xml:space="preserve"> </w:t>
      </w:r>
    </w:p>
    <w:p w14:paraId="67DD8330" w14:textId="664A9FD1" w:rsidR="00895CC9" w:rsidRDefault="00895CC9" w:rsidP="00895CC9">
      <w:pPr>
        <w:jc w:val="both"/>
      </w:pPr>
      <w:r>
        <w:t>Lembro que os ajustes indicados nestas revisões não precisam ser feitos no projeto, mas sim quando levarem o conteúdo do projeto para o artigo (se for o caso). Este material contendo todo o histórico das revisões é encaminhado para o professor de TCC2.</w:t>
      </w:r>
    </w:p>
    <w:p w14:paraId="2FC039E8" w14:textId="77777777" w:rsidR="005C34BB" w:rsidRDefault="005C34BB" w:rsidP="005C34BB">
      <w:pPr>
        <w:jc w:val="both"/>
      </w:pPr>
    </w:p>
    <w:p w14:paraId="7C7A38AB" w14:textId="77777777" w:rsidR="005C34BB" w:rsidRDefault="005C34BB" w:rsidP="005C34BB">
      <w:pPr>
        <w:jc w:val="both"/>
      </w:pPr>
    </w:p>
    <w:p w14:paraId="77DCEB95" w14:textId="77777777" w:rsidR="005C34BB" w:rsidRDefault="005C34BB" w:rsidP="005C34BB">
      <w:pPr>
        <w:jc w:val="both"/>
      </w:pPr>
      <w:r>
        <w:t>Tabela de cálculo da média das notas:</w:t>
      </w:r>
    </w:p>
    <w:p w14:paraId="7146AFE2" w14:textId="77777777" w:rsidR="005C34BB" w:rsidRDefault="005C34BB" w:rsidP="005C34BB">
      <w:pPr>
        <w:jc w:val="both"/>
      </w:pPr>
    </w:p>
    <w:p w14:paraId="3FD65B93" w14:textId="77777777" w:rsidR="005C34BB" w:rsidRDefault="005C34BB" w:rsidP="005C34BB">
      <w:pPr>
        <w:jc w:val="both"/>
      </w:pPr>
    </w:p>
    <w:p w14:paraId="1D83F497" w14:textId="736BBFB2" w:rsidR="005C34BB" w:rsidRDefault="00E07EA8" w:rsidP="005C34BB">
      <w:pPr>
        <w:jc w:val="both"/>
      </w:pPr>
      <w:r w:rsidRPr="00E07EA8">
        <w:drawing>
          <wp:inline distT="0" distB="0" distL="0" distR="0" wp14:anchorId="07A605D4" wp14:editId="752529B2">
            <wp:extent cx="5760085" cy="438785"/>
            <wp:effectExtent l="0" t="0" r="5715" b="5715"/>
            <wp:docPr id="1384587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7930" name=""/>
                    <pic:cNvPicPr/>
                  </pic:nvPicPr>
                  <pic:blipFill>
                    <a:blip r:embed="rId5"/>
                    <a:stretch>
                      <a:fillRect/>
                    </a:stretch>
                  </pic:blipFill>
                  <pic:spPr>
                    <a:xfrm>
                      <a:off x="0" y="0"/>
                      <a:ext cx="5760085" cy="438785"/>
                    </a:xfrm>
                    <a:prstGeom prst="rect">
                      <a:avLst/>
                    </a:prstGeom>
                  </pic:spPr>
                </pic:pic>
              </a:graphicData>
            </a:graphic>
          </wp:inline>
        </w:drawing>
      </w:r>
    </w:p>
    <w:p w14:paraId="45E52EB7" w14:textId="77777777" w:rsidR="005C34BB" w:rsidRDefault="005C34BB" w:rsidP="005C34BB">
      <w:pPr>
        <w:jc w:val="both"/>
      </w:pPr>
    </w:p>
    <w:p w14:paraId="043E0EFB" w14:textId="77777777" w:rsidR="005C34BB" w:rsidRDefault="005C34BB" w:rsidP="005C34BB">
      <w:pPr>
        <w:jc w:val="both"/>
      </w:pPr>
    </w:p>
    <w:p w14:paraId="5BD16742" w14:textId="77777777" w:rsidR="005C34BB" w:rsidRDefault="005C34BB" w:rsidP="005C34BB">
      <w:pPr>
        <w:jc w:val="both"/>
      </w:pPr>
    </w:p>
    <w:p w14:paraId="0B733209" w14:textId="77777777" w:rsidR="005C34BB" w:rsidRDefault="005C34BB" w:rsidP="005C34BB">
      <w:pPr>
        <w:jc w:val="both"/>
      </w:pPr>
    </w:p>
    <w:p w14:paraId="5D533BB0" w14:textId="77777777" w:rsidR="005C34BB" w:rsidRDefault="005C34BB" w:rsidP="005C34BB">
      <w:pPr>
        <w:jc w:val="both"/>
      </w:pPr>
    </w:p>
    <w:p w14:paraId="5D25C686" w14:textId="77777777" w:rsidR="005C34BB" w:rsidRDefault="005C34BB" w:rsidP="005C34BB">
      <w:pPr>
        <w:jc w:val="both"/>
      </w:pPr>
    </w:p>
    <w:p w14:paraId="0D3DD8A0" w14:textId="77777777" w:rsidR="005C34BB" w:rsidRDefault="005C34BB" w:rsidP="005C34BB">
      <w:pPr>
        <w:jc w:val="both"/>
      </w:pPr>
    </w:p>
    <w:p w14:paraId="211105F5" w14:textId="77777777" w:rsidR="00E734B1" w:rsidRDefault="00E734B1" w:rsidP="00E734B1">
      <w:r>
        <w:t>Atenciosamente,</w:t>
      </w:r>
    </w:p>
    <w:p w14:paraId="251E5E66" w14:textId="77777777" w:rsidR="00E734B1" w:rsidRDefault="00E734B1" w:rsidP="00E734B1"/>
    <w:p w14:paraId="19183318" w14:textId="77777777" w:rsidR="00E734B1" w:rsidRDefault="00E734B1" w:rsidP="00E734B1">
      <w:pPr>
        <w:jc w:val="both"/>
      </w:pPr>
    </w:p>
    <w:p w14:paraId="506CD07F" w14:textId="77777777" w:rsidR="00E734B1" w:rsidRDefault="00E734B1" w:rsidP="00E734B1">
      <w:pPr>
        <w:jc w:val="both"/>
      </w:pPr>
    </w:p>
    <w:p w14:paraId="79877B7D" w14:textId="77777777" w:rsidR="00E734B1" w:rsidRDefault="00E734B1" w:rsidP="00E734B1">
      <w:pPr>
        <w:jc w:val="both"/>
      </w:pPr>
    </w:p>
    <w:p w14:paraId="5D996511" w14:textId="77777777" w:rsidR="00E734B1" w:rsidRPr="0080416A" w:rsidRDefault="00E734B1" w:rsidP="00E734B1">
      <w:pPr>
        <w:jc w:val="both"/>
      </w:pPr>
      <w:r>
        <w:t>_________________________</w:t>
      </w:r>
    </w:p>
    <w:p w14:paraId="21225FFD" w14:textId="77777777" w:rsidR="005C34BB" w:rsidRDefault="005C34BB" w:rsidP="005C34BB"/>
    <w:p w14:paraId="7D9B1399" w14:textId="77777777" w:rsidR="00576379" w:rsidRDefault="00576379">
      <w:pPr>
        <w:rPr>
          <w:b/>
          <w:bCs/>
          <w:sz w:val="72"/>
          <w:szCs w:val="72"/>
        </w:rPr>
      </w:pPr>
    </w:p>
    <w:p w14:paraId="2A65B90E" w14:textId="414BCECA" w:rsidR="00576379" w:rsidRDefault="00576379">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7"/>
        <w:gridCol w:w="3646"/>
      </w:tblGrid>
      <w:tr w:rsidR="00E07EA8" w14:paraId="50148A8C" w14:textId="77777777" w:rsidTr="001F53A5">
        <w:tc>
          <w:tcPr>
            <w:tcW w:w="9072" w:type="dxa"/>
            <w:gridSpan w:val="2"/>
            <w:shd w:val="clear" w:color="auto" w:fill="auto"/>
          </w:tcPr>
          <w:p w14:paraId="11B7B7D8" w14:textId="77777777" w:rsidR="00E07EA8" w:rsidRDefault="00E07EA8"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E07EA8" w14:paraId="0E9D05D7" w14:textId="77777777" w:rsidTr="001F53A5">
        <w:tc>
          <w:tcPr>
            <w:tcW w:w="5387" w:type="dxa"/>
            <w:shd w:val="clear" w:color="auto" w:fill="auto"/>
          </w:tcPr>
          <w:p w14:paraId="3F13F5BA" w14:textId="77777777" w:rsidR="00E07EA8" w:rsidRPr="003C5262" w:rsidRDefault="00E07EA8" w:rsidP="005A4FA0">
            <w:pPr>
              <w:pStyle w:val="Cabealho"/>
            </w:pPr>
            <w:r>
              <w:rPr>
                <w:rStyle w:val="Nmerodepgina"/>
              </w:rPr>
              <w:t>(  ) PRÉ-PROJETO     (</w:t>
            </w:r>
            <w:r>
              <w:t xml:space="preserve">   X  ) </w:t>
            </w:r>
            <w:r>
              <w:rPr>
                <w:rStyle w:val="Nmerodepgina"/>
              </w:rPr>
              <w:t xml:space="preserve">PROJETO </w:t>
            </w:r>
          </w:p>
        </w:tc>
        <w:tc>
          <w:tcPr>
            <w:tcW w:w="3685" w:type="dxa"/>
            <w:shd w:val="clear" w:color="auto" w:fill="auto"/>
          </w:tcPr>
          <w:p w14:paraId="7BC6A461" w14:textId="77777777" w:rsidR="00E07EA8" w:rsidRDefault="00E07EA8" w:rsidP="005A4FA0">
            <w:pPr>
              <w:pStyle w:val="Cabealho"/>
              <w:rPr>
                <w:rStyle w:val="Nmerodepgina"/>
              </w:rPr>
            </w:pPr>
            <w:r>
              <w:rPr>
                <w:rStyle w:val="Nmerodepgina"/>
              </w:rPr>
              <w:t>ANO/SEMESTRE: 2023/1</w:t>
            </w:r>
          </w:p>
        </w:tc>
      </w:tr>
    </w:tbl>
    <w:p w14:paraId="38F5D276" w14:textId="77777777" w:rsidR="00E07EA8" w:rsidRDefault="00E07EA8" w:rsidP="00E74973">
      <w:pPr>
        <w:pStyle w:val="TF-TTULO"/>
      </w:pPr>
    </w:p>
    <w:p w14:paraId="4997CC0A" w14:textId="77777777" w:rsidR="00E07EA8" w:rsidRPr="00B00E04" w:rsidRDefault="00E07EA8" w:rsidP="00E74973">
      <w:pPr>
        <w:pStyle w:val="TF-TTULO"/>
      </w:pPr>
      <w:r>
        <w:t>protótipo para a classificação de espécies de serpentes por meio de técnicas de aprendizado de máquina e visão computacional</w:t>
      </w:r>
    </w:p>
    <w:p w14:paraId="5F7B66EF" w14:textId="77777777" w:rsidR="00E07EA8" w:rsidRDefault="00E07EA8" w:rsidP="00E74973">
      <w:pPr>
        <w:pStyle w:val="TF-AUTOR"/>
      </w:pPr>
      <w:r>
        <w:t xml:space="preserve">Camila Carolina </w:t>
      </w:r>
      <w:proofErr w:type="spellStart"/>
      <w:r>
        <w:t>Bowens</w:t>
      </w:r>
      <w:proofErr w:type="spellEnd"/>
    </w:p>
    <w:p w14:paraId="1C28CDB8" w14:textId="77777777" w:rsidR="00E07EA8" w:rsidRDefault="00E07EA8" w:rsidP="00E74973">
      <w:pPr>
        <w:pStyle w:val="TF-AUTOR"/>
      </w:pPr>
      <w:r>
        <w:t>Prof. Andreza Sartori – Orientadora</w:t>
      </w:r>
    </w:p>
    <w:p w14:paraId="6468DF16" w14:textId="77777777" w:rsidR="00E07EA8" w:rsidRDefault="00E07EA8" w:rsidP="00E74973">
      <w:pPr>
        <w:pStyle w:val="TF-AUTOR"/>
      </w:pPr>
      <w:r>
        <w:t xml:space="preserve">Prof. Luís Olímpio Menta </w:t>
      </w:r>
      <w:proofErr w:type="spellStart"/>
      <w:r>
        <w:t>Giasson</w:t>
      </w:r>
      <w:proofErr w:type="spellEnd"/>
      <w:r>
        <w:t xml:space="preserve"> – Coorientador</w:t>
      </w:r>
    </w:p>
    <w:p w14:paraId="264347A1" w14:textId="77777777" w:rsidR="00E07EA8" w:rsidRPr="007D10F2" w:rsidRDefault="00E07EA8"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7E1FAFE5" w14:textId="77777777" w:rsidR="00E07EA8" w:rsidRDefault="00E07EA8" w:rsidP="00E74973">
      <w:pPr>
        <w:pStyle w:val="TF-TEXTO"/>
      </w:pPr>
      <w:r>
        <w:t>A Organização Mundial de Saúde (2021), estima que 5,4 milhões de pessoas no mundo são picadas por serpentes todos os anos, ocasionando a morte de 81.000 a 138.000 pessoas, a qual, cerca do triplo deste número, ficam com sequelas permanentes. P</w:t>
      </w:r>
      <w:r w:rsidRPr="00FA06A4">
        <w:t>icadas de cobras venenosas podem causar emergências médicas agudas</w:t>
      </w:r>
      <w:r>
        <w:t>,</w:t>
      </w:r>
      <w:r w:rsidRPr="00FA06A4">
        <w:t xml:space="preserve"> envolvendo paralisia grave</w:t>
      </w:r>
      <w:r>
        <w:t>,</w:t>
      </w:r>
      <w:r w:rsidRPr="00FA06A4">
        <w:t xml:space="preserve"> distúrbios hemorrágicos, insuficiência renal irreversível e destruição grave de tecidos locais </w:t>
      </w:r>
      <w:r>
        <w:t>causando incapacidade permanente, em casos mais graves a</w:t>
      </w:r>
      <w:r w:rsidRPr="00FA06A4">
        <w:t xml:space="preserve"> amputação de membros</w:t>
      </w:r>
      <w:r>
        <w:t xml:space="preserve">. </w:t>
      </w:r>
    </w:p>
    <w:p w14:paraId="20ABDE2D" w14:textId="77777777" w:rsidR="00E07EA8" w:rsidRDefault="00E07EA8" w:rsidP="00E74973">
      <w:pPr>
        <w:pStyle w:val="TF-TEXTO"/>
      </w:pPr>
      <w:r>
        <w:t>Apesar de devastadores, os efeitos das picadas de serpentes podem ser revertidos se tratados com urgência utilizando soro antídoto.</w:t>
      </w:r>
      <w:r w:rsidRPr="00000502">
        <w:t xml:space="preserve"> </w:t>
      </w:r>
      <w:r>
        <w:t xml:space="preserve">Estes antídotos são formados por anticorpos, com o objetivo de neutralizar o veneno que se encontra no sangue e nos tecidos da pessoa que sofreu a picada. Segundo o Instituto Butantan (2023), os soros antídotos para as picadas de serpentes são distribuídos na rede pública de saúde e são divididos em categorias por famílias e gênero de espécies de serpente, fazendo assim necessário a identificação da espécie que atacou o paciente para que seja realizado o atendimento correto. </w:t>
      </w:r>
    </w:p>
    <w:p w14:paraId="7C773318" w14:textId="77777777" w:rsidR="00E07EA8" w:rsidRDefault="00E07EA8" w:rsidP="005F434D">
      <w:pPr>
        <w:pStyle w:val="TF-TEXTO"/>
      </w:pPr>
      <w:r w:rsidRPr="005F434D">
        <w:t>Para realizar a correta identificação de espécies de serpentes, assim como qualquer espécie animal, são utilizadas chaves taxonômicas</w:t>
      </w:r>
      <w:r>
        <w:t>,</w:t>
      </w:r>
      <w:r w:rsidRPr="005F434D">
        <w:t xml:space="preserve"> </w:t>
      </w:r>
      <w:r>
        <w:t>u</w:t>
      </w:r>
      <w:r w:rsidRPr="005F434D">
        <w:t>ma ferramenta de identificação e categorização de espécies a partir de suas características morfológicas.</w:t>
      </w:r>
      <w:r>
        <w:t xml:space="preserve"> As características morfológicas mais utilizadas na identificação das espécies de serpentes, conforme </w:t>
      </w:r>
      <w:proofErr w:type="spellStart"/>
      <w:r>
        <w:t>Waltrick</w:t>
      </w:r>
      <w:proofErr w:type="spellEnd"/>
      <w:r>
        <w:t xml:space="preserve"> e </w:t>
      </w:r>
      <w:proofErr w:type="spellStart"/>
      <w:r>
        <w:t>Giasson</w:t>
      </w:r>
      <w:proofErr w:type="spellEnd"/>
      <w:r>
        <w:t xml:space="preserve"> (2021), são o formato da cabeça, ponta da cauda e padrão de escamas ao longo do corpo do animal. Mesmo com auxílio de chaves taxonômicas, essa identificação ainda pode ser desafiadora, considerando que é possível existir espécies com características morfológicas semelhantes na mesma região, como é o caso das espécies </w:t>
      </w:r>
      <w:proofErr w:type="spellStart"/>
      <w:r w:rsidRPr="00E353A2">
        <w:rPr>
          <w:i/>
          <w:iCs/>
        </w:rPr>
        <w:t>Oxyrhopus</w:t>
      </w:r>
      <w:proofErr w:type="spellEnd"/>
      <w:r w:rsidRPr="00E353A2">
        <w:rPr>
          <w:i/>
          <w:iCs/>
        </w:rPr>
        <w:t xml:space="preserve"> </w:t>
      </w:r>
      <w:proofErr w:type="spellStart"/>
      <w:r w:rsidRPr="00E353A2">
        <w:rPr>
          <w:i/>
          <w:iCs/>
        </w:rPr>
        <w:t>clathratus</w:t>
      </w:r>
      <w:proofErr w:type="spellEnd"/>
      <w:r w:rsidRPr="006830F2">
        <w:t xml:space="preserve"> conhecida como falsa coral, incapaz de inocular veneno, e a </w:t>
      </w:r>
      <w:proofErr w:type="spellStart"/>
      <w:r w:rsidRPr="00E353A2">
        <w:rPr>
          <w:i/>
          <w:iCs/>
        </w:rPr>
        <w:t>Micrurus</w:t>
      </w:r>
      <w:proofErr w:type="spellEnd"/>
      <w:r w:rsidRPr="00E353A2">
        <w:rPr>
          <w:i/>
          <w:iCs/>
        </w:rPr>
        <w:t xml:space="preserve"> </w:t>
      </w:r>
      <w:proofErr w:type="spellStart"/>
      <w:r w:rsidRPr="00E353A2">
        <w:rPr>
          <w:i/>
          <w:iCs/>
        </w:rPr>
        <w:t>corallinus</w:t>
      </w:r>
      <w:proofErr w:type="spellEnd"/>
      <w:r w:rsidRPr="006830F2">
        <w:t xml:space="preserve"> conhecida como coral verdadeira, espécie venenosa</w:t>
      </w:r>
      <w:r>
        <w:t xml:space="preserve">, ambas encontradas na região do Vale do Itajaí, em Santa Catarina.  </w:t>
      </w:r>
    </w:p>
    <w:p w14:paraId="03F01C41" w14:textId="77777777" w:rsidR="00E07EA8" w:rsidRDefault="00E07EA8" w:rsidP="00E74973">
      <w:pPr>
        <w:pStyle w:val="TF-TEXTO"/>
      </w:pPr>
      <w:r>
        <w:t xml:space="preserve">No estado de Santa Catarina, existem 84 espécies de serpentes, sendo 11 delas serpentes venenosas com acidentes registrados nas interações com seres humanos e animais domésticos. Por este motivo, o acesso à informação é vital para a prevenção de acidentes, desde o conhecimento das espécies associadas, como os procedimentos </w:t>
      </w:r>
      <w:r w:rsidRPr="005D1802">
        <w:t xml:space="preserve">de segurança em casos de acidentes. </w:t>
      </w:r>
      <w:r>
        <w:t xml:space="preserve">De fato, uma das consequências da </w:t>
      </w:r>
      <w:r w:rsidRPr="005D1802">
        <w:t>desinformação</w:t>
      </w:r>
      <w:r>
        <w:t>,</w:t>
      </w:r>
      <w:r w:rsidRPr="005D1802">
        <w:t xml:space="preserve"> reconhecid</w:t>
      </w:r>
      <w:r>
        <w:t>a</w:t>
      </w:r>
      <w:r w:rsidRPr="005D1802">
        <w:t xml:space="preserve"> pela comunidade de biólogos como um problema</w:t>
      </w:r>
      <w:r>
        <w:t>, é</w:t>
      </w:r>
      <w:r w:rsidRPr="005D1802">
        <w:t xml:space="preserve"> a matança indiscriminada de serpentes </w:t>
      </w:r>
      <w:r>
        <w:t>proveniente do</w:t>
      </w:r>
      <w:r w:rsidRPr="005D1802">
        <w:t xml:space="preserve"> medo das </w:t>
      </w:r>
      <w:r>
        <w:t xml:space="preserve">pessoas, o que contribui para a degradação da biodiversidade no estado. Seja para a segurança das pessoas, como para a conservação de espécies, a educação a respeito das espécies de serpentes e a capacidade de reconhecê-las é crucial </w:t>
      </w:r>
      <w:r w:rsidRPr="005D1802">
        <w:t xml:space="preserve">(OLIVEIRA. </w:t>
      </w:r>
      <w:r w:rsidRPr="6FFC2C8B">
        <w:rPr>
          <w:i/>
        </w:rPr>
        <w:t>et al</w:t>
      </w:r>
      <w:r w:rsidRPr="005D1802">
        <w:t>., 2020).</w:t>
      </w:r>
    </w:p>
    <w:p w14:paraId="2D7898BF" w14:textId="77777777" w:rsidR="00E07EA8" w:rsidRPr="003816BB" w:rsidRDefault="00E07EA8" w:rsidP="009800DD">
      <w:pPr>
        <w:pStyle w:val="TF-TEXTO"/>
      </w:pPr>
      <w:r w:rsidRPr="003816BB">
        <w:t xml:space="preserve">Nos últimos anos o uso de </w:t>
      </w:r>
      <w:r>
        <w:t>técnicas de A</w:t>
      </w:r>
      <w:r w:rsidRPr="003816BB">
        <w:t xml:space="preserve">prendizado de </w:t>
      </w:r>
      <w:r>
        <w:t>M</w:t>
      </w:r>
      <w:r w:rsidRPr="003816BB">
        <w:t>áquina</w:t>
      </w:r>
      <w:r>
        <w:t xml:space="preserve"> e Visão Computacional no desenvolvimento de ferramentas </w:t>
      </w:r>
      <w:r w:rsidRPr="003816BB">
        <w:t xml:space="preserve">para a identificação de animais tem crescido rapidamente para diversas finalidades. </w:t>
      </w:r>
      <w:r>
        <w:t xml:space="preserve">Estes, são aplicados </w:t>
      </w:r>
      <w:r w:rsidRPr="003816BB">
        <w:t>em áreas como na</w:t>
      </w:r>
      <w:r w:rsidRPr="00B841B7">
        <w:t xml:space="preserve"> </w:t>
      </w:r>
      <w:r w:rsidRPr="003816BB">
        <w:t>indústria pecuária</w:t>
      </w:r>
      <w:r>
        <w:t>, na</w:t>
      </w:r>
      <w:r w:rsidRPr="003816BB">
        <w:t xml:space="preserve"> rastreabilidade de produtos de origem animal</w:t>
      </w:r>
      <w:r>
        <w:t xml:space="preserve"> e análise de comportamento dos animais (ESTEVAM, 2019), ou</w:t>
      </w:r>
      <w:r w:rsidRPr="003816BB">
        <w:t>, nos projetos de monitoramento e conservação de espécies, onde a identificação por câmeras dispensa a necessidade de captura de animais silvestres</w:t>
      </w:r>
      <w:r>
        <w:t xml:space="preserve"> (WILDLIFE AI, 2021).</w:t>
      </w:r>
      <w:r w:rsidRPr="003816BB">
        <w:t xml:space="preserve"> </w:t>
      </w:r>
    </w:p>
    <w:p w14:paraId="06889488" w14:textId="77777777" w:rsidR="00E07EA8" w:rsidRDefault="00E07EA8"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t>técnicas de visão computacional e aprendizado de máquina.</w:t>
      </w:r>
    </w:p>
    <w:p w14:paraId="40B6E146" w14:textId="77777777" w:rsidR="00E07EA8" w:rsidRPr="00AC7465" w:rsidRDefault="00E07EA8" w:rsidP="005A4FA0">
      <w:pPr>
        <w:pStyle w:val="TF-TEXTO"/>
      </w:pPr>
    </w:p>
    <w:p w14:paraId="42ED194A" w14:textId="77777777" w:rsidR="00E07EA8" w:rsidRPr="00AC7465" w:rsidRDefault="00E07EA8"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CF00413" w14:textId="77777777" w:rsidR="00E07EA8" w:rsidRPr="00AC7465" w:rsidRDefault="00E07EA8"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3ED91EB9" w14:textId="77777777" w:rsidR="00E07EA8" w:rsidRPr="00AC7465" w:rsidRDefault="00E07EA8" w:rsidP="00E74973">
      <w:pPr>
        <w:pStyle w:val="TF-TEXTO"/>
      </w:pPr>
      <w:r w:rsidRPr="00AC7465">
        <w:t>Os objetivos específicos são:</w:t>
      </w:r>
    </w:p>
    <w:p w14:paraId="2A7C8689" w14:textId="77777777" w:rsidR="00E07EA8" w:rsidRDefault="00E07EA8" w:rsidP="00E74973">
      <w:pPr>
        <w:pStyle w:val="TF-ALNEA"/>
      </w:pPr>
      <w:r>
        <w:lastRenderedPageBreak/>
        <w:t>compor</w:t>
      </w:r>
      <w:r w:rsidRPr="00AC7465">
        <w:t xml:space="preserve"> uma base de dados de imagens de espécies serpentes encontradas na região do Vale do Itajaí</w:t>
      </w:r>
      <w:r>
        <w:t xml:space="preserve"> e categorizá-las</w:t>
      </w:r>
      <w:r w:rsidRPr="00AC7465">
        <w:t xml:space="preserve"> por espécie e características taxonômicas;</w:t>
      </w:r>
    </w:p>
    <w:p w14:paraId="0641FBC2" w14:textId="77777777" w:rsidR="00E07EA8" w:rsidRDefault="00E07EA8" w:rsidP="00E74973">
      <w:pPr>
        <w:pStyle w:val="TF-ALNEA"/>
      </w:pPr>
      <w:r w:rsidRPr="7EFF6BA9">
        <w:t>classificar automaticamente</w:t>
      </w:r>
      <w:r>
        <w:t xml:space="preserve"> as serpentes por meio de suas características morfológicas.</w:t>
      </w:r>
    </w:p>
    <w:p w14:paraId="2C63E79E" w14:textId="77777777" w:rsidR="00E07EA8" w:rsidRDefault="00E07EA8" w:rsidP="00E74973">
      <w:pPr>
        <w:pStyle w:val="TF-ALNEA"/>
      </w:pPr>
      <w:r>
        <w:t>avaliar</w:t>
      </w:r>
      <w:r w:rsidRPr="00AC7465">
        <w:t xml:space="preserve"> a eficácia dos modelos aplicados para definir o melhor para classificação de espécies de serpentes</w:t>
      </w:r>
      <w:r>
        <w:t>;</w:t>
      </w:r>
    </w:p>
    <w:p w14:paraId="0FB95D56" w14:textId="77777777" w:rsidR="00E07EA8" w:rsidRDefault="00E07EA8" w:rsidP="00821015">
      <w:pPr>
        <w:pStyle w:val="TF-ALNEA"/>
      </w:pPr>
      <w:r>
        <w:t>identificar possíveis limitações na aplicação de técnicas de visão computacional e aprendizado de máquina na identificação automática de serpentes.</w:t>
      </w:r>
    </w:p>
    <w:p w14:paraId="553E63EA" w14:textId="77777777" w:rsidR="00E07EA8" w:rsidRPr="00AC7465" w:rsidRDefault="00E07EA8" w:rsidP="00431406">
      <w:pPr>
        <w:pStyle w:val="TF-ALNEA"/>
        <w:numPr>
          <w:ilvl w:val="0"/>
          <w:numId w:val="0"/>
        </w:numPr>
        <w:ind w:left="1077"/>
      </w:pPr>
    </w:p>
    <w:p w14:paraId="558BE046" w14:textId="77777777" w:rsidR="00E07EA8" w:rsidRDefault="00E07EA8" w:rsidP="00CB4170">
      <w:pPr>
        <w:pStyle w:val="Ttulo1"/>
      </w:pPr>
      <w:bookmarkStart w:id="23" w:name="_Toc419598587"/>
      <w:r w:rsidRPr="00E82118">
        <w:t>tr</w:t>
      </w:r>
      <w:r>
        <w:t>abalhos correlatos</w:t>
      </w:r>
    </w:p>
    <w:p w14:paraId="7227B638" w14:textId="77777777" w:rsidR="00E07EA8" w:rsidRDefault="00E07EA8" w:rsidP="00E74973">
      <w:pPr>
        <w:pStyle w:val="TF-TEXTO"/>
      </w:pPr>
      <w:r>
        <w:t xml:space="preserve">Nesta seção serão apresentados os trabalhos correlatos. O primeiro é uma plataforma online para identificar e catalogar espécies de seres vivos de todo o globo a partir de imagens, vídeos e sons (INATURALIST, 2023a). </w:t>
      </w:r>
      <w:proofErr w:type="spellStart"/>
      <w:r w:rsidRPr="00A048A6">
        <w:rPr>
          <w:color w:val="000000" w:themeColor="text1"/>
        </w:rPr>
        <w:t>Vasmatkar</w:t>
      </w:r>
      <w:proofErr w:type="spellEnd"/>
      <w:r w:rsidRPr="00A048A6">
        <w:rPr>
          <w:color w:val="000000" w:themeColor="text1"/>
        </w:rPr>
        <w:t xml:space="preserve"> </w:t>
      </w:r>
      <w:r w:rsidRPr="44F3FFD9">
        <w:rPr>
          <w:i/>
          <w:color w:val="000000" w:themeColor="text1"/>
        </w:rPr>
        <w:t>et al</w:t>
      </w:r>
      <w:r w:rsidRPr="00A048A6">
        <w:rPr>
          <w:color w:val="000000" w:themeColor="text1"/>
        </w:rPr>
        <w:t>.</w:t>
      </w:r>
      <w:r>
        <w:rPr>
          <w:color w:val="000000" w:themeColor="text1"/>
        </w:rPr>
        <w:t xml:space="preserve"> (</w:t>
      </w:r>
      <w:r w:rsidRPr="00A048A6">
        <w:rPr>
          <w:color w:val="000000" w:themeColor="text1"/>
        </w:rPr>
        <w:t>2020)</w:t>
      </w:r>
      <w:r>
        <w:rPr>
          <w:color w:val="000000" w:themeColor="text1"/>
        </w:rPr>
        <w:t>,</w:t>
      </w:r>
      <w:r w:rsidRPr="00A048A6">
        <w:rPr>
          <w:color w:val="000000" w:themeColor="text1"/>
        </w:rPr>
        <w:t xml:space="preserve"> </w:t>
      </w:r>
      <w:r>
        <w:t xml:space="preserve">desenvolveram uma ferramenta desenvolvida para o reconhecimento de serpentes através de suas características taxonômicas utilizando Redes Neurais </w:t>
      </w:r>
      <w:proofErr w:type="spellStart"/>
      <w:r>
        <w:t>Convolucionais</w:t>
      </w:r>
      <w:proofErr w:type="spellEnd"/>
      <w:r>
        <w:t xml:space="preserve">. Por fim, </w:t>
      </w:r>
      <w:proofErr w:type="spellStart"/>
      <w:r w:rsidRPr="00345517">
        <w:t>Rajabizadeh</w:t>
      </w:r>
      <w:proofErr w:type="spellEnd"/>
      <w:r>
        <w:t xml:space="preserve"> e</w:t>
      </w:r>
      <w:r w:rsidRPr="00345517">
        <w:t xml:space="preserve"> </w:t>
      </w:r>
      <w:proofErr w:type="spellStart"/>
      <w:r w:rsidRPr="00345517">
        <w:t>Rezghi</w:t>
      </w:r>
      <w:proofErr w:type="spellEnd"/>
      <w:r>
        <w:t>, (</w:t>
      </w:r>
      <w:r w:rsidRPr="00345517">
        <w:t xml:space="preserve">2021) </w:t>
      </w:r>
      <w:r>
        <w:t>apresentam um estudo comparativo dos diferentes métodos de aprendizado de máquina, avaliando sua performance na identificação de serpentes, comparando Redes Neurais Artificiais (RNA) com algoritmos de aprendizado de máquina menos complexos, como Máquinas de Vetores de Suporte e K-vizinhos mais próximos.</w:t>
      </w:r>
    </w:p>
    <w:p w14:paraId="7886658C" w14:textId="77777777" w:rsidR="00E07EA8" w:rsidRPr="004E1041" w:rsidRDefault="00E07EA8" w:rsidP="00E74973">
      <w:pPr>
        <w:pStyle w:val="TF-TEXTO"/>
      </w:pPr>
    </w:p>
    <w:p w14:paraId="56F29894" w14:textId="77777777" w:rsidR="00E07EA8" w:rsidRPr="005F3642" w:rsidRDefault="00E07EA8" w:rsidP="00BB7041">
      <w:pPr>
        <w:pStyle w:val="Ttulo2"/>
      </w:pPr>
      <w:bookmarkStart w:id="24" w:name="_Int_3CeMxavv"/>
      <w:r w:rsidRPr="005F3642">
        <w:t>INaturalist</w:t>
      </w:r>
      <w:bookmarkEnd w:id="24"/>
    </w:p>
    <w:p w14:paraId="33D4552F" w14:textId="77777777" w:rsidR="00E07EA8" w:rsidRPr="005F3642" w:rsidRDefault="00E07EA8" w:rsidP="00E74973">
      <w:pPr>
        <w:pStyle w:val="TF-TEXTO"/>
        <w:rPr>
          <w:color w:val="000000" w:themeColor="text1"/>
        </w:rPr>
      </w:pPr>
      <w:bookmarkStart w:id="25" w:name="_Int_tQcWIhxW"/>
      <w:r>
        <w:rPr>
          <w:color w:val="000000" w:themeColor="text1"/>
        </w:rPr>
        <w:t xml:space="preserve">O </w:t>
      </w:r>
      <w:proofErr w:type="spellStart"/>
      <w:r w:rsidRPr="005F3642">
        <w:rPr>
          <w:color w:val="000000" w:themeColor="text1"/>
        </w:rPr>
        <w:t>iNaturalist</w:t>
      </w:r>
      <w:bookmarkEnd w:id="25"/>
      <w:proofErr w:type="spellEnd"/>
      <w:r w:rsidRPr="005F3642">
        <w:rPr>
          <w:color w:val="000000" w:themeColor="text1"/>
        </w:rPr>
        <w:t xml:space="preserve"> (2023a) é uma ferramenta criada a partir de uma iniciativa conjunta da </w:t>
      </w:r>
      <w:r w:rsidRPr="005F3642">
        <w:rPr>
          <w:i/>
          <w:color w:val="000000" w:themeColor="text1"/>
        </w:rPr>
        <w:t xml:space="preserve">California </w:t>
      </w:r>
      <w:bookmarkStart w:id="26" w:name="_Int_92iTorRT"/>
      <w:proofErr w:type="spellStart"/>
      <w:r w:rsidRPr="005F3642">
        <w:rPr>
          <w:i/>
          <w:color w:val="000000" w:themeColor="text1"/>
        </w:rPr>
        <w:t>Academy</w:t>
      </w:r>
      <w:bookmarkEnd w:id="26"/>
      <w:proofErr w:type="spellEnd"/>
      <w:r w:rsidRPr="005F3642">
        <w:rPr>
          <w:i/>
          <w:color w:val="000000" w:themeColor="text1"/>
        </w:rPr>
        <w:t xml:space="preserve"> </w:t>
      </w:r>
      <w:proofErr w:type="spellStart"/>
      <w:r w:rsidRPr="005F3642">
        <w:rPr>
          <w:i/>
          <w:color w:val="000000" w:themeColor="text1"/>
        </w:rPr>
        <w:t>of</w:t>
      </w:r>
      <w:proofErr w:type="spellEnd"/>
      <w:r w:rsidRPr="005F3642">
        <w:rPr>
          <w:i/>
          <w:color w:val="000000" w:themeColor="text1"/>
        </w:rPr>
        <w:t xml:space="preserve"> </w:t>
      </w:r>
      <w:bookmarkStart w:id="27" w:name="_Int_CFKXQBBl"/>
      <w:proofErr w:type="spellStart"/>
      <w:r w:rsidRPr="005F3642">
        <w:rPr>
          <w:i/>
          <w:color w:val="000000" w:themeColor="text1"/>
        </w:rPr>
        <w:t>Sciences</w:t>
      </w:r>
      <w:bookmarkEnd w:id="27"/>
      <w:proofErr w:type="spellEnd"/>
      <w:r w:rsidRPr="005F3642">
        <w:rPr>
          <w:color w:val="000000" w:themeColor="text1"/>
        </w:rPr>
        <w:t xml:space="preserve"> e da </w:t>
      </w:r>
      <w:bookmarkStart w:id="28" w:name="_Int_2UJ43Ha8"/>
      <w:proofErr w:type="spellStart"/>
      <w:r w:rsidRPr="005F3642">
        <w:rPr>
          <w:i/>
          <w:color w:val="000000" w:themeColor="text1"/>
        </w:rPr>
        <w:t>National</w:t>
      </w:r>
      <w:bookmarkEnd w:id="28"/>
      <w:proofErr w:type="spellEnd"/>
      <w:r w:rsidRPr="005F3642">
        <w:rPr>
          <w:i/>
          <w:color w:val="000000" w:themeColor="text1"/>
        </w:rPr>
        <w:t xml:space="preserve"> </w:t>
      </w:r>
      <w:bookmarkStart w:id="29" w:name="_Int_Cst2xUEQ"/>
      <w:proofErr w:type="spellStart"/>
      <w:r w:rsidRPr="005F3642">
        <w:rPr>
          <w:i/>
          <w:color w:val="000000" w:themeColor="text1"/>
        </w:rPr>
        <w:t>Geographic</w:t>
      </w:r>
      <w:bookmarkEnd w:id="29"/>
      <w:proofErr w:type="spellEnd"/>
      <w:r w:rsidRPr="005F3642">
        <w:rPr>
          <w:i/>
          <w:color w:val="000000" w:themeColor="text1"/>
        </w:rPr>
        <w:t xml:space="preserve"> Society.</w:t>
      </w:r>
      <w:r w:rsidRPr="005F3642">
        <w:rPr>
          <w:color w:val="000000" w:themeColor="text1"/>
        </w:rPr>
        <w:t xml:space="preserve"> A ferramenta possibilita a identificação de espécies de animais, plantas e células através de imagens, vídeos e sons, com o objetivo de mapear a biodiversidade de todo o globo. A</w:t>
      </w:r>
      <w:r>
        <w:rPr>
          <w:color w:val="000000" w:themeColor="text1"/>
        </w:rPr>
        <w:t xml:space="preserve"> </w:t>
      </w:r>
      <w:r>
        <w:rPr>
          <w:color w:val="000000" w:themeColor="text1"/>
        </w:rPr>
        <w:fldChar w:fldCharType="begin"/>
      </w:r>
      <w:r>
        <w:rPr>
          <w:color w:val="000000" w:themeColor="text1"/>
        </w:rPr>
        <w:instrText xml:space="preserve"> REF _Ref133480229 \h </w:instrText>
      </w:r>
      <w:r>
        <w:rPr>
          <w:color w:val="000000" w:themeColor="text1"/>
        </w:rPr>
      </w:r>
      <w:r>
        <w:rPr>
          <w:color w:val="000000" w:themeColor="text1"/>
        </w:rPr>
        <w:fldChar w:fldCharType="separate"/>
      </w:r>
      <w:r>
        <w:t xml:space="preserve">Figura </w:t>
      </w:r>
      <w:r>
        <w:rPr>
          <w:noProof/>
        </w:rPr>
        <w:t>1</w:t>
      </w:r>
      <w:r>
        <w:rPr>
          <w:color w:val="000000" w:themeColor="text1"/>
        </w:rPr>
        <w:fldChar w:fldCharType="end"/>
      </w:r>
      <w:r>
        <w:rPr>
          <w:color w:val="000000" w:themeColor="text1"/>
        </w:rPr>
        <w:t xml:space="preserve"> </w:t>
      </w:r>
      <w:r w:rsidRPr="005F3642">
        <w:rPr>
          <w:color w:val="000000" w:themeColor="text1"/>
        </w:rPr>
        <w:t xml:space="preserve">apresenta algumas das coleções de imagens cadastradas na ferramenta. Além disso, </w:t>
      </w:r>
      <w:r>
        <w:rPr>
          <w:color w:val="000000" w:themeColor="text1"/>
        </w:rPr>
        <w:t xml:space="preserve">a ferramenta </w:t>
      </w:r>
      <w:r w:rsidRPr="005F3642">
        <w:rPr>
          <w:color w:val="000000" w:themeColor="text1"/>
        </w:rPr>
        <w:t>conta com uma comunidade de cientistas e naturalistas para avaliar a qualidade científica dos dados coletados.</w:t>
      </w:r>
    </w:p>
    <w:p w14:paraId="73D4C9BB" w14:textId="77777777" w:rsidR="00E07EA8" w:rsidRDefault="00E07EA8" w:rsidP="005A4FA0">
      <w:pPr>
        <w:pStyle w:val="TF-FIGURA"/>
      </w:pPr>
      <w:bookmarkStart w:id="30" w:name="_Ref133480229"/>
      <w:r>
        <w:t xml:space="preserve">Figura </w:t>
      </w:r>
      <w:fldSimple w:instr=" SEQ Figura \* ARABIC ">
        <w:r>
          <w:rPr>
            <w:noProof/>
          </w:rPr>
          <w:t>1</w:t>
        </w:r>
      </w:fldSimple>
      <w:bookmarkEnd w:id="30"/>
      <w:r>
        <w:t xml:space="preserve">-Coleções de espécies do </w:t>
      </w:r>
      <w:proofErr w:type="spellStart"/>
      <w:r>
        <w:t>iNaturalist</w:t>
      </w:r>
      <w:proofErr w:type="spellEnd"/>
    </w:p>
    <w:p w14:paraId="454C0D16" w14:textId="77777777" w:rsidR="00E07EA8" w:rsidRPr="000678E8" w:rsidRDefault="00E07EA8" w:rsidP="00E74973">
      <w:pPr>
        <w:pStyle w:val="TF-FONTE"/>
        <w:rPr>
          <w:color w:val="000000" w:themeColor="text1"/>
        </w:rPr>
      </w:pPr>
      <w:r w:rsidRPr="000678E8">
        <w:rPr>
          <w:noProof/>
          <w:color w:val="000000" w:themeColor="text1"/>
        </w:rPr>
        <w:drawing>
          <wp:inline distT="0" distB="0" distL="0" distR="0" wp14:anchorId="5F5F638A" wp14:editId="697A967F">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6">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proofErr w:type="spellStart"/>
      <w:r w:rsidRPr="000678E8">
        <w:rPr>
          <w:color w:val="000000" w:themeColor="text1"/>
        </w:rPr>
        <w:t>iNaturalist</w:t>
      </w:r>
      <w:bookmarkEnd w:id="31"/>
      <w:proofErr w:type="spellEnd"/>
      <w:r w:rsidRPr="000678E8">
        <w:rPr>
          <w:color w:val="000000" w:themeColor="text1"/>
        </w:rPr>
        <w:t xml:space="preserve"> (2023a).</w:t>
      </w:r>
    </w:p>
    <w:p w14:paraId="119ECC1A" w14:textId="77777777" w:rsidR="00E07EA8" w:rsidRPr="005F3642" w:rsidRDefault="00E07EA8" w:rsidP="00E74973">
      <w:pPr>
        <w:pStyle w:val="TF-TEXTO"/>
        <w:rPr>
          <w:color w:val="000000" w:themeColor="text1"/>
        </w:rPr>
      </w:pPr>
      <w:r w:rsidRPr="005F3642">
        <w:rPr>
          <w:color w:val="000000" w:themeColor="text1"/>
        </w:rPr>
        <w:t xml:space="preserve">O software </w:t>
      </w:r>
      <w:r>
        <w:rPr>
          <w:color w:val="000000" w:themeColor="text1"/>
        </w:rPr>
        <w:t>utiliza</w:t>
      </w:r>
      <w:r w:rsidRPr="005F3642">
        <w:rPr>
          <w:color w:val="000000" w:themeColor="text1"/>
        </w:rPr>
        <w:t xml:space="preserve"> um mecanismo de identificação de espécies</w:t>
      </w:r>
      <w:r>
        <w:rPr>
          <w:color w:val="000000" w:themeColor="text1"/>
        </w:rPr>
        <w:t xml:space="preserve"> próprio, o iNat2017</w:t>
      </w:r>
      <w:r w:rsidRPr="005F3642">
        <w:rPr>
          <w:color w:val="000000" w:themeColor="text1"/>
        </w:rPr>
        <w:t xml:space="preserve">, onde é utilizada </w:t>
      </w:r>
      <w:r>
        <w:rPr>
          <w:color w:val="000000" w:themeColor="text1"/>
        </w:rPr>
        <w:t>visão computacional</w:t>
      </w:r>
      <w:r w:rsidRPr="005F3642">
        <w:rPr>
          <w:color w:val="000000" w:themeColor="text1"/>
        </w:rPr>
        <w:t xml:space="preserve"> para gerar sugestões de qual foi a espécie observada pelo usuário</w:t>
      </w:r>
      <w:r>
        <w:rPr>
          <w:color w:val="000000" w:themeColor="text1"/>
        </w:rPr>
        <w:t>. A forma com a qual o modelo utilizado pelo mecanismo funciona não foi especificado.</w:t>
      </w:r>
      <w:r w:rsidRPr="005F3642">
        <w:rPr>
          <w:color w:val="000000" w:themeColor="text1"/>
        </w:rPr>
        <w:t xml:space="preserve"> </w:t>
      </w:r>
      <w:r>
        <w:rPr>
          <w:color w:val="000000" w:themeColor="text1"/>
        </w:rPr>
        <w:t>Com isso,</w:t>
      </w:r>
      <w:r w:rsidRPr="005F3642">
        <w:rPr>
          <w:color w:val="000000" w:themeColor="text1"/>
        </w:rPr>
        <w:t xml:space="preserve"> o software </w:t>
      </w:r>
      <w:r>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1408C363" w14:textId="77777777" w:rsidR="00E07EA8" w:rsidRPr="005F3642" w:rsidRDefault="00E07EA8" w:rsidP="00E74973">
      <w:pPr>
        <w:pStyle w:val="TF-TEXTO"/>
        <w:rPr>
          <w:color w:val="000000" w:themeColor="text1"/>
        </w:rPr>
      </w:pPr>
      <w:r w:rsidRPr="005F3642">
        <w:rPr>
          <w:color w:val="000000" w:themeColor="text1"/>
        </w:rPr>
        <w:t>O processo de identificação de espécies utiliza como base</w:t>
      </w:r>
      <w:r>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w:t>
      </w:r>
      <w:proofErr w:type="spellStart"/>
      <w:r w:rsidRPr="005F3642">
        <w:rPr>
          <w:color w:val="000000" w:themeColor="text1"/>
        </w:rPr>
        <w:t>Kaggle</w:t>
      </w:r>
      <w:proofErr w:type="spellEnd"/>
      <w:r w:rsidRPr="005F3642">
        <w:rPr>
          <w:color w:val="000000" w:themeColor="text1"/>
        </w:rPr>
        <w:t xml:space="preserv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proofErr w:type="spellStart"/>
      <w:r w:rsidRPr="005F3642">
        <w:rPr>
          <w:color w:val="000000" w:themeColor="text1"/>
        </w:rPr>
        <w:t>JavaScript</w:t>
      </w:r>
      <w:bookmarkEnd w:id="32"/>
      <w:proofErr w:type="spellEnd"/>
      <w:r w:rsidRPr="005F3642">
        <w:rPr>
          <w:color w:val="000000" w:themeColor="text1"/>
        </w:rPr>
        <w:t xml:space="preserve">, HTML, SCSS e Ruby </w:t>
      </w:r>
      <w:proofErr w:type="spellStart"/>
      <w:r w:rsidRPr="005F3642">
        <w:rPr>
          <w:color w:val="000000" w:themeColor="text1"/>
        </w:rPr>
        <w:t>on</w:t>
      </w:r>
      <w:proofErr w:type="spellEnd"/>
      <w:r w:rsidRPr="005F3642">
        <w:rPr>
          <w:color w:val="000000" w:themeColor="text1"/>
        </w:rPr>
        <w:t xml:space="preserve"> </w:t>
      </w:r>
      <w:bookmarkStart w:id="33" w:name="_Int_guVNagC8"/>
      <w:proofErr w:type="spellStart"/>
      <w:r w:rsidRPr="005F3642">
        <w:rPr>
          <w:color w:val="000000" w:themeColor="text1"/>
        </w:rPr>
        <w:t>Rails</w:t>
      </w:r>
      <w:bookmarkEnd w:id="33"/>
      <w:proofErr w:type="spellEnd"/>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proofErr w:type="spellStart"/>
      <w:r w:rsidRPr="005F3642">
        <w:rPr>
          <w:color w:val="000000" w:themeColor="text1"/>
        </w:rPr>
        <w:t>Objective</w:t>
      </w:r>
      <w:bookmarkEnd w:id="34"/>
      <w:proofErr w:type="spellEnd"/>
      <w:r w:rsidRPr="005F3642">
        <w:rPr>
          <w:color w:val="000000" w:themeColor="text1"/>
        </w:rPr>
        <w:t>-C. Todas as plataformas consultam uma API em Express e os dados são armazenados no banco de dados PostgreSQL (INATURALIST, 2023b).</w:t>
      </w:r>
    </w:p>
    <w:p w14:paraId="2F3C5A73" w14:textId="77777777" w:rsidR="00E07EA8" w:rsidRDefault="00E07EA8"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determinadas imagens não é eficiente. Como uma forma de contornar classificações incorretas, após a sugestão </w:t>
      </w:r>
      <w:r>
        <w:lastRenderedPageBreak/>
        <w:t>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966AB12" w14:textId="77777777" w:rsidR="00E07EA8" w:rsidRPr="005F3642" w:rsidRDefault="00E07EA8" w:rsidP="005A4FA0">
      <w:pPr>
        <w:pStyle w:val="TF-TEXTO"/>
        <w:rPr>
          <w:color w:val="000000" w:themeColor="text1"/>
        </w:rPr>
      </w:pPr>
    </w:p>
    <w:p w14:paraId="32BD9B58" w14:textId="77777777" w:rsidR="00E07EA8" w:rsidRPr="005F3642" w:rsidRDefault="00E07EA8" w:rsidP="00BB7041">
      <w:pPr>
        <w:pStyle w:val="Ttulo2"/>
      </w:pPr>
      <w:r w:rsidRPr="005F3642">
        <w:t>Snake Species Identification and Recognition</w:t>
      </w:r>
    </w:p>
    <w:p w14:paraId="2EFD5596" w14:textId="77777777" w:rsidR="00E07EA8" w:rsidRPr="000678E8" w:rsidRDefault="00E07EA8" w:rsidP="00E74973">
      <w:pPr>
        <w:pStyle w:val="TF-TEXTO"/>
        <w:rPr>
          <w:color w:val="000000" w:themeColor="text1"/>
        </w:rPr>
      </w:pPr>
      <w:proofErr w:type="spellStart"/>
      <w:r>
        <w:rPr>
          <w:color w:val="000000" w:themeColor="text1"/>
        </w:rPr>
        <w:t>Vasmatkar</w:t>
      </w:r>
      <w:proofErr w:type="spellEnd"/>
      <w:r>
        <w:rPr>
          <w:color w:val="000000" w:themeColor="text1"/>
        </w:rPr>
        <w:t xml:space="preserve">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 A região e espécies a serem identificadas não foram especificados pelos autores.</w:t>
      </w:r>
    </w:p>
    <w:p w14:paraId="47C9346F" w14:textId="77777777" w:rsidR="00E07EA8" w:rsidRDefault="00E07EA8"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proofErr w:type="spellStart"/>
      <w:r>
        <w:t>GrabCut</w:t>
      </w:r>
      <w:proofErr w:type="spellEnd"/>
      <w:r>
        <w:t xml:space="preserve"> foi utilizado para remover detalhes do fundo da imagem, realçando as características morfológicas da serpente. Além disso, como o conjunto de dados utilizado possui apenas 3050 imagens, não suficiente para o treinamento de </w:t>
      </w:r>
      <w:proofErr w:type="spellStart"/>
      <w:r>
        <w:t>RNAs</w:t>
      </w:r>
      <w:proofErr w:type="spellEnd"/>
      <w:r>
        <w:t xml:space="preserve"> são utilizadas técnicas de </w:t>
      </w:r>
      <w:r>
        <w:rPr>
          <w:i/>
          <w:iCs/>
        </w:rPr>
        <w:t xml:space="preserve">Data </w:t>
      </w:r>
      <w:proofErr w:type="spellStart"/>
      <w:r>
        <w:rPr>
          <w:i/>
          <w:iCs/>
        </w:rPr>
        <w:t>Augmentation</w:t>
      </w:r>
      <w:proofErr w:type="spellEnd"/>
      <w:r>
        <w:t xml:space="preserve"> para aumentar o conjunto de dados original, criando novas imagens com variações de rotação, espelhamento horizontal, entre outras (VASMATKAR </w:t>
      </w:r>
      <w:r w:rsidRPr="0DFE6172">
        <w:rPr>
          <w:i/>
        </w:rPr>
        <w:t>et al</w:t>
      </w:r>
      <w:r>
        <w:t xml:space="preserve">., 2020, p. 1).  </w:t>
      </w:r>
    </w:p>
    <w:p w14:paraId="0CED511B" w14:textId="77777777" w:rsidR="00E07EA8" w:rsidRDefault="00E07EA8" w:rsidP="00E74973">
      <w:pPr>
        <w:pStyle w:val="TF-TEXTO"/>
      </w:pPr>
      <w:r>
        <w:t xml:space="preserve">Durante a etapa de treinamento, foram utilizados três diferentes modelos de RNA </w:t>
      </w:r>
      <w:proofErr w:type="spellStart"/>
      <w:r>
        <w:t>pré</w:t>
      </w:r>
      <w:proofErr w:type="spellEnd"/>
      <w:r>
        <w:t xml:space="preserve"> treinados, a fim de comparar a acurácia alcançada em cada um deles sendo eles: </w:t>
      </w:r>
      <w:proofErr w:type="spellStart"/>
      <w:r>
        <w:t>DenseNet</w:t>
      </w:r>
      <w:proofErr w:type="spellEnd"/>
      <w:r>
        <w:t xml:space="preserve">, MobileNetV2 e VGG16 (Figura 2). Todos os três utilizam Redes Neurais </w:t>
      </w:r>
      <w:proofErr w:type="spellStart"/>
      <w:r>
        <w:t>Convolucionais</w:t>
      </w:r>
      <w:proofErr w:type="spellEnd"/>
      <w:r>
        <w:t xml:space="preserve">, porém com diferentes estruturas de camadas, pesos e funções de ativação. Os </w:t>
      </w:r>
      <w:proofErr w:type="spellStart"/>
      <w:r>
        <w:t>reaultados</w:t>
      </w:r>
      <w:proofErr w:type="spellEnd"/>
      <w:r>
        <w:t xml:space="preserve"> foram variados entre os três modelos, o </w:t>
      </w:r>
      <w:proofErr w:type="spellStart"/>
      <w:r>
        <w:t>DenseNet</w:t>
      </w:r>
      <w:proofErr w:type="spellEnd"/>
      <w:r>
        <w:t xml:space="preserve"> obteve o melhor desempenho, alcançando 72% de acurácia, o MobileNetV2 alcançou 58,65% de acurácia e o VGG16, apenas 12,28% (VASMATKAR </w:t>
      </w:r>
      <w:r w:rsidRPr="0DFE6172">
        <w:rPr>
          <w:i/>
        </w:rPr>
        <w:t>et al</w:t>
      </w:r>
      <w:r>
        <w:t>., 2020, p. 4).</w:t>
      </w:r>
    </w:p>
    <w:p w14:paraId="074D36EE" w14:textId="77777777" w:rsidR="00E07EA8" w:rsidRDefault="00E07EA8" w:rsidP="005A4FA0">
      <w:pPr>
        <w:pStyle w:val="TF-FIGURA"/>
      </w:pPr>
      <w:bookmarkStart w:id="35" w:name="_Ref133480490"/>
      <w:r w:rsidRPr="005A4FA0">
        <w:t xml:space="preserve">Figura </w:t>
      </w:r>
      <w:fldSimple w:instr=" SEQ Figura \* ARABIC ">
        <w:r>
          <w:rPr>
            <w:noProof/>
          </w:rPr>
          <w:t>2</w:t>
        </w:r>
      </w:fldSimple>
      <w:bookmarkEnd w:id="35"/>
      <w:r w:rsidRPr="005A4FA0">
        <w:t xml:space="preserve"> </w:t>
      </w:r>
      <w:r>
        <w:t>–</w:t>
      </w:r>
      <w:r w:rsidRPr="005A4FA0">
        <w:t xml:space="preserve"> </w:t>
      </w:r>
      <w:r>
        <w:t>Acurácia dos modelos testados</w:t>
      </w:r>
    </w:p>
    <w:p w14:paraId="3840EBD4" w14:textId="77777777" w:rsidR="00E07EA8" w:rsidRDefault="00E07EA8" w:rsidP="00E74973">
      <w:pPr>
        <w:pStyle w:val="TF-FONTE"/>
        <w:rPr>
          <w:color w:val="000000" w:themeColor="text1"/>
        </w:rPr>
      </w:pPr>
      <w:r w:rsidRPr="00CD4CA8">
        <w:rPr>
          <w:noProof/>
        </w:rPr>
        <w:drawing>
          <wp:inline distT="0" distB="0" distL="0" distR="0" wp14:anchorId="1EEC7F86" wp14:editId="71E4F50B">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7"/>
                    <a:stretch>
                      <a:fillRect/>
                    </a:stretch>
                  </pic:blipFill>
                  <pic:spPr>
                    <a:xfrm>
                      <a:off x="0" y="0"/>
                      <a:ext cx="5756910" cy="1007745"/>
                    </a:xfrm>
                    <a:prstGeom prst="rect">
                      <a:avLst/>
                    </a:prstGeom>
                  </pic:spPr>
                </pic:pic>
              </a:graphicData>
            </a:graphic>
          </wp:inline>
        </w:drawing>
      </w:r>
      <w:r>
        <w:br/>
      </w:r>
      <w:r w:rsidRPr="000678E8">
        <w:rPr>
          <w:color w:val="000000" w:themeColor="text1"/>
        </w:rPr>
        <w:t xml:space="preserve">Fonte: </w:t>
      </w:r>
      <w:proofErr w:type="spellStart"/>
      <w:r w:rsidRPr="22F52255">
        <w:rPr>
          <w:color w:val="000000" w:themeColor="text1"/>
        </w:rPr>
        <w:t>Vasmatkar</w:t>
      </w:r>
      <w:proofErr w:type="spellEnd"/>
      <w:r w:rsidRPr="22F52255">
        <w:rPr>
          <w:color w:val="000000" w:themeColor="text1"/>
        </w:rPr>
        <w:t xml:space="preserve"> </w:t>
      </w:r>
      <w:r w:rsidRPr="337635B8">
        <w:rPr>
          <w:i/>
          <w:color w:val="000000" w:themeColor="text1"/>
        </w:rPr>
        <w:t>et al</w:t>
      </w:r>
      <w:r w:rsidRPr="22F52255">
        <w:rPr>
          <w:color w:val="000000" w:themeColor="text1"/>
        </w:rPr>
        <w:t xml:space="preserve">. (2020, p. </w:t>
      </w:r>
      <w:r>
        <w:rPr>
          <w:color w:val="000000" w:themeColor="text1"/>
        </w:rPr>
        <w:t>4</w:t>
      </w:r>
      <w:r w:rsidRPr="22F52255">
        <w:rPr>
          <w:color w:val="000000" w:themeColor="text1"/>
        </w:rPr>
        <w:t>).</w:t>
      </w:r>
    </w:p>
    <w:p w14:paraId="2DA3F3AA" w14:textId="77777777" w:rsidR="00E07EA8" w:rsidRDefault="00E07EA8" w:rsidP="00AF5EDD">
      <w:pPr>
        <w:pStyle w:val="TF-TEXTO"/>
      </w:pPr>
      <w:r w:rsidRPr="00CD6289">
        <w:t xml:space="preserve">‌Já o processo de identificação das imagens foi desenvolvido utilizando a linguagem de programação Python, em conjunto com as bibliotecas </w:t>
      </w:r>
      <w:proofErr w:type="spellStart"/>
      <w:r w:rsidRPr="00CD6289">
        <w:t>OpenCV</w:t>
      </w:r>
      <w:proofErr w:type="spellEnd"/>
      <w:r w:rsidRPr="00CD6289">
        <w:t xml:space="preserve"> e </w:t>
      </w:r>
      <w:proofErr w:type="spellStart"/>
      <w:r w:rsidRPr="00CD6289">
        <w:t>PyTorch</w:t>
      </w:r>
      <w:proofErr w:type="spellEnd"/>
      <w:r w:rsidRPr="00CD6289">
        <w:t xml:space="preserve"> com suporte à CUDA, uma API desenvolvida pela Nvidia para computação paralela. Para a visualização de métricas, gráficos do treinamento e acurácia dos modelos, foi utilizada a ferramenta </w:t>
      </w:r>
      <w:proofErr w:type="spellStart"/>
      <w:r w:rsidRPr="00CD6289">
        <w:t>TensorBoard</w:t>
      </w:r>
      <w:proofErr w:type="spellEnd"/>
      <w:r w:rsidRPr="00CD6289">
        <w:t xml:space="preserve"> </w:t>
      </w:r>
      <w:proofErr w:type="spellStart"/>
      <w:r w:rsidRPr="00CD6289">
        <w:t>Vasmatkar</w:t>
      </w:r>
      <w:proofErr w:type="spellEnd"/>
      <w:r w:rsidRPr="00CD6289">
        <w:t xml:space="preserve"> et al., (2020), faz menção a existência de uma interface de interação com o usuário na qual é possível selecionar a imagem a ser analisada, mas a forma de interação e tecnologias utilizadas não estão especificadas no artigo</w:t>
      </w:r>
      <w:r>
        <w:t>.</w:t>
      </w:r>
    </w:p>
    <w:p w14:paraId="05C79DD3" w14:textId="77777777" w:rsidR="00E07EA8" w:rsidRDefault="00E07EA8" w:rsidP="00AF5EDD">
      <w:pPr>
        <w:pStyle w:val="TF-TEXTO"/>
      </w:pPr>
    </w:p>
    <w:p w14:paraId="55FE4BB1" w14:textId="77777777" w:rsidR="00E07EA8" w:rsidRPr="00F50B95" w:rsidRDefault="00E07EA8"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7AAAD4E" w14:textId="77777777" w:rsidR="00E07EA8" w:rsidRDefault="00E07EA8" w:rsidP="00CD6289">
      <w:pPr>
        <w:pStyle w:val="TF-TEXTO"/>
      </w:pPr>
      <w:r>
        <w:t xml:space="preserve">No trabalho desenvolvido por </w:t>
      </w:r>
      <w:proofErr w:type="spellStart"/>
      <w:r>
        <w:t>Rajabizadeh</w:t>
      </w:r>
      <w:proofErr w:type="spellEnd"/>
      <w:r>
        <w:t xml:space="preserve"> e </w:t>
      </w:r>
      <w:proofErr w:type="spellStart"/>
      <w:r>
        <w:t>Rezghi</w:t>
      </w:r>
      <w:proofErr w:type="spellEnd"/>
      <w:r>
        <w:t xml:space="preserve">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w:t>
      </w:r>
      <w:proofErr w:type="spellStart"/>
      <w:r>
        <w:t>Mazandaran</w:t>
      </w:r>
      <w:proofErr w:type="spellEnd"/>
      <w:r>
        <w:t>, no Irã, a fim de entender qual método possui uma melhor acurácia na identificação de serpentes.</w:t>
      </w:r>
    </w:p>
    <w:p w14:paraId="09C74150" w14:textId="77777777" w:rsidR="00E07EA8" w:rsidRDefault="00E07EA8" w:rsidP="00CD6289">
      <w:pPr>
        <w:pStyle w:val="TF-TEXTO"/>
      </w:pPr>
      <w:r>
        <w:t xml:space="preserve">Durante o estudo </w:t>
      </w:r>
      <w:proofErr w:type="spellStart"/>
      <w:r>
        <w:t>Rajabizadeh</w:t>
      </w:r>
      <w:proofErr w:type="spellEnd"/>
      <w:r>
        <w:t xml:space="preserve"> e </w:t>
      </w:r>
      <w:proofErr w:type="spellStart"/>
      <w:r>
        <w:t>Rezghi</w:t>
      </w:r>
      <w:proofErr w:type="spellEnd"/>
      <w:r>
        <w:t xml:space="preserve"> (2021) utilizaram Máquina de Vetor Suporte (</w:t>
      </w:r>
      <w:proofErr w:type="spellStart"/>
      <w:r>
        <w:t>Support</w:t>
      </w:r>
      <w:proofErr w:type="spellEnd"/>
      <w:r>
        <w:t xml:space="preserve"> Vector </w:t>
      </w:r>
      <w:proofErr w:type="spellStart"/>
      <w:r>
        <w:t>Machine</w:t>
      </w:r>
      <w:proofErr w:type="spellEnd"/>
      <w:r>
        <w:t xml:space="preserve"> - SVM), K-vizinhos mais próximos (K-</w:t>
      </w:r>
      <w:proofErr w:type="spellStart"/>
      <w:r>
        <w:t>Nearest</w:t>
      </w:r>
      <w:proofErr w:type="spellEnd"/>
      <w:r>
        <w:t xml:space="preserve"> Neighbours - KNN) e Regressão logística em combinação com as abordagens Análise de Componentes Principais (</w:t>
      </w:r>
      <w:proofErr w:type="spellStart"/>
      <w:r>
        <w:t>Prinicipal</w:t>
      </w:r>
      <w:proofErr w:type="spellEnd"/>
      <w:r>
        <w:t xml:space="preserve"> </w:t>
      </w:r>
      <w:proofErr w:type="spellStart"/>
      <w:r>
        <w:t>Component</w:t>
      </w:r>
      <w:proofErr w:type="spellEnd"/>
      <w:r>
        <w:t xml:space="preserve"> </w:t>
      </w:r>
      <w:proofErr w:type="spellStart"/>
      <w:r>
        <w:t>Analisys</w:t>
      </w:r>
      <w:proofErr w:type="spellEnd"/>
      <w:r>
        <w:t xml:space="preserve"> - PCA) e Análise Discriminante para comparar sua acurácia com as </w:t>
      </w:r>
      <w:proofErr w:type="spellStart"/>
      <w:r>
        <w:t>RNAs</w:t>
      </w:r>
      <w:proofErr w:type="spellEnd"/>
      <w:r>
        <w:t xml:space="preserve">, utilizando as arquiteturas MobileNetV2 e VGG16, duas </w:t>
      </w:r>
      <w:proofErr w:type="spellStart"/>
      <w:r>
        <w:t>RNAs</w:t>
      </w:r>
      <w:proofErr w:type="spellEnd"/>
      <w:r>
        <w:t xml:space="preserve"> de aprendizado profundo, a fim de entender como diferentes técnicas de aprendizado podem ser utilizadas em conjunto para uma maior acurácia na identificação dos animais(RAJABIZADEH; REZGHI, 2021).</w:t>
      </w:r>
    </w:p>
    <w:p w14:paraId="3C21417A" w14:textId="77777777" w:rsidR="00E07EA8" w:rsidRDefault="00E07EA8" w:rsidP="00CD6289">
      <w:pPr>
        <w:pStyle w:val="TF-TEXTO"/>
      </w:pPr>
      <w:r>
        <w:t>Para o conjunto de dados foram utilizadas 594 imagens de serpentes, na qual pelo menos 50% do corpo do animal estava visível. Como o conjunto de imagens não era suficiente para utilizar modelos de aprendizado profundo, a técnica de Aprendizagem por Transferência (</w:t>
      </w:r>
      <w:proofErr w:type="spellStart"/>
      <w:r>
        <w:t>Transfer</w:t>
      </w:r>
      <w:proofErr w:type="spellEnd"/>
      <w:r>
        <w:t xml:space="preserve"> Learning - TL) foi utilizada no processo de treinamento dos modelos utilizados (RAJABIZADEH; REZGHI, 2021). </w:t>
      </w:r>
    </w:p>
    <w:p w14:paraId="62D9ADA0" w14:textId="77777777" w:rsidR="00E07EA8" w:rsidRDefault="00E07EA8"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p>
    <w:p w14:paraId="53E6B7D4" w14:textId="77777777" w:rsidR="00E07EA8" w:rsidRDefault="00E07EA8" w:rsidP="00DF590C">
      <w:pPr>
        <w:pStyle w:val="TF-FIGURA"/>
      </w:pPr>
      <w:bookmarkStart w:id="36" w:name="_Ref133511132"/>
      <w:bookmarkStart w:id="37" w:name="_Ref133511122"/>
      <w:r>
        <w:t xml:space="preserve">Figura </w:t>
      </w:r>
      <w:fldSimple w:instr=" SEQ Figura \* ARABIC ">
        <w:r>
          <w:rPr>
            <w:noProof/>
          </w:rPr>
          <w:t>3</w:t>
        </w:r>
      </w:fldSimple>
      <w:bookmarkEnd w:id="36"/>
      <w:r>
        <w:t xml:space="preserve"> - </w:t>
      </w:r>
      <w:r w:rsidRPr="00150991">
        <w:t>Resultados de acurácia dos modelos MobileNetV2 e VGG-16</w:t>
      </w:r>
      <w:bookmarkEnd w:id="37"/>
    </w:p>
    <w:p w14:paraId="55271EA6" w14:textId="77777777" w:rsidR="00E07EA8" w:rsidRDefault="00E07EA8" w:rsidP="008B4A9B">
      <w:pPr>
        <w:pStyle w:val="TF-TEXTO"/>
        <w:jc w:val="center"/>
        <w:rPr>
          <w:color w:val="000000" w:themeColor="text1"/>
        </w:rPr>
      </w:pPr>
      <w:r>
        <w:rPr>
          <w:noProof/>
        </w:rPr>
        <w:drawing>
          <wp:inline distT="0" distB="0" distL="0" distR="0" wp14:anchorId="77999E21" wp14:editId="5B5450D9">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proofErr w:type="spellStart"/>
      <w:r w:rsidRPr="2BC6B26E">
        <w:rPr>
          <w:sz w:val="18"/>
          <w:szCs w:val="18"/>
        </w:rPr>
        <w:t>Rajabizadeh</w:t>
      </w:r>
      <w:proofErr w:type="spellEnd"/>
      <w:r w:rsidRPr="2BC6B26E">
        <w:rPr>
          <w:sz w:val="18"/>
          <w:szCs w:val="18"/>
        </w:rPr>
        <w:t xml:space="preserve"> e </w:t>
      </w:r>
      <w:proofErr w:type="spellStart"/>
      <w:r w:rsidRPr="2BC6B26E">
        <w:rPr>
          <w:sz w:val="18"/>
          <w:szCs w:val="18"/>
        </w:rPr>
        <w:t>Rezghi</w:t>
      </w:r>
      <w:proofErr w:type="spellEnd"/>
      <w:r w:rsidRPr="2BC6B26E">
        <w:rPr>
          <w:sz w:val="18"/>
          <w:szCs w:val="18"/>
        </w:rPr>
        <w:t xml:space="preserve"> (2021)</w:t>
      </w:r>
      <w:r w:rsidRPr="2BC6B26E">
        <w:rPr>
          <w:color w:val="000000" w:themeColor="text1"/>
          <w:sz w:val="18"/>
          <w:szCs w:val="18"/>
        </w:rPr>
        <w:t>.</w:t>
      </w:r>
    </w:p>
    <w:p w14:paraId="58CFAFF4" w14:textId="77777777" w:rsidR="00E07EA8" w:rsidRDefault="00E07EA8" w:rsidP="00E74973">
      <w:pPr>
        <w:pStyle w:val="TF-TEXTO"/>
      </w:pPr>
      <w:r>
        <w:t xml:space="preserve">Conforme a </w:t>
      </w:r>
      <w:r>
        <w:fldChar w:fldCharType="begin"/>
      </w:r>
      <w:r>
        <w:instrText xml:space="preserve"> REF _Ref133511132 \h </w:instrText>
      </w:r>
      <w:r>
        <w:fldChar w:fldCharType="separate"/>
      </w:r>
      <w:r>
        <w:t xml:space="preserve">Figura </w:t>
      </w:r>
      <w:r>
        <w:rPr>
          <w:noProof/>
        </w:rPr>
        <w:t>3</w:t>
      </w:r>
      <w:r>
        <w:fldChar w:fldCharType="end"/>
      </w:r>
      <w:r>
        <w:t xml:space="preserve"> o trabalho de </w:t>
      </w:r>
      <w:proofErr w:type="spellStart"/>
      <w:r>
        <w:t>Rajabizadeh</w:t>
      </w:r>
      <w:proofErr w:type="spellEnd"/>
      <w:r>
        <w:t xml:space="preserve"> e </w:t>
      </w:r>
      <w:proofErr w:type="spellStart"/>
      <w:r>
        <w:t>Rezghi</w:t>
      </w:r>
      <w:proofErr w:type="spellEnd"/>
      <w:r w:rsidRPr="00F50B95">
        <w:t xml:space="preserve"> (2021) </w:t>
      </w:r>
      <w:r>
        <w:t xml:space="preserve">alcançou </w:t>
      </w:r>
      <w:r w:rsidRPr="00F50B95">
        <w:t xml:space="preserve">uma acurácia de 93,16% utilizando </w:t>
      </w:r>
      <w:r>
        <w:t>RNA</w:t>
      </w:r>
      <w:r w:rsidRPr="00F50B95">
        <w:t xml:space="preserve">MobileNetV2, e uma acurácia de </w:t>
      </w:r>
      <w:r>
        <w:t>78%</w:t>
      </w:r>
      <w:r w:rsidRPr="00F50B95">
        <w:t xml:space="preserve"> </w:t>
      </w:r>
      <w:r>
        <w:t xml:space="preserve">utilizando a RNA VGG16. Quanto ao desenvolvimento do modelo, foi utilizada a linguagem de programação Python, junto com as bibliotecas </w:t>
      </w:r>
      <w:proofErr w:type="spellStart"/>
      <w:r>
        <w:t>Scikit-learn</w:t>
      </w:r>
      <w:proofErr w:type="spellEnd"/>
      <w:r>
        <w:t xml:space="preserve"> e </w:t>
      </w:r>
      <w:proofErr w:type="spellStart"/>
      <w:r>
        <w:t>Keras</w:t>
      </w:r>
      <w:proofErr w:type="spellEnd"/>
      <w:r>
        <w:t xml:space="preserve">, assim como a ferramenta Google </w:t>
      </w:r>
      <w:proofErr w:type="spellStart"/>
      <w:r>
        <w:t>Colab</w:t>
      </w:r>
      <w:proofErr w:type="spellEnd"/>
      <w:r>
        <w:t xml:space="preserve"> para realizar as análises.</w:t>
      </w:r>
    </w:p>
    <w:p w14:paraId="329E01D4" w14:textId="77777777" w:rsidR="00E07EA8" w:rsidRDefault="00E07EA8"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2B8E1DA" w14:textId="77777777" w:rsidR="00E07EA8" w:rsidRDefault="00E07EA8"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39BD5F1B" w14:textId="77777777" w:rsidR="00E07EA8" w:rsidRDefault="00E07EA8"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30F672D7" w14:textId="77777777" w:rsidR="00E07EA8" w:rsidRDefault="00E07EA8" w:rsidP="00E74973">
      <w:pPr>
        <w:pStyle w:val="TF-TEXTO"/>
      </w:pPr>
      <w:r>
        <w:t>O Quadro 1 apresenta um comparativo entre os trabalhos correlatos. As linhas representam as características e as colunas, os trabalhos.</w:t>
      </w:r>
    </w:p>
    <w:p w14:paraId="79A06863" w14:textId="77777777" w:rsidR="00E07EA8" w:rsidRDefault="00E07EA8" w:rsidP="00E74973">
      <w:pPr>
        <w:pStyle w:val="TF-LEGENDA"/>
      </w:pPr>
    </w:p>
    <w:p w14:paraId="19D18658" w14:textId="77777777" w:rsidR="00E07EA8" w:rsidRDefault="00E07EA8" w:rsidP="00E74319">
      <w:pPr>
        <w:pStyle w:val="TF-FIGURA"/>
      </w:pPr>
      <w:r>
        <w:t xml:space="preserve">Quadro </w:t>
      </w:r>
      <w:fldSimple w:instr=" SEQ Quadro \* ARABIC ">
        <w:r>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07EA8" w14:paraId="3866B1EF" w14:textId="77777777" w:rsidTr="00BB7041">
        <w:trPr>
          <w:trHeight w:val="567"/>
          <w:jc w:val="center"/>
        </w:trPr>
        <w:tc>
          <w:tcPr>
            <w:tcW w:w="3317" w:type="dxa"/>
            <w:tcBorders>
              <w:tl2br w:val="single" w:sz="4" w:space="0" w:color="auto"/>
            </w:tcBorders>
            <w:shd w:val="clear" w:color="auto" w:fill="A6A6A6" w:themeFill="background1" w:themeFillShade="A6"/>
          </w:tcPr>
          <w:p w14:paraId="161B927F" w14:textId="77777777" w:rsidR="00E07EA8" w:rsidRPr="007D4566" w:rsidRDefault="00E07EA8" w:rsidP="001F53A5">
            <w:pPr>
              <w:pStyle w:val="TF-TEXTOQUADRO"/>
              <w:rPr>
                <w:sz w:val="18"/>
                <w:szCs w:val="18"/>
              </w:rPr>
            </w:pPr>
            <w:r>
              <w:rPr>
                <w:color w:val="000000" w:themeColor="text1"/>
              </w:rPr>
              <w:t xml:space="preserve">                           </w:t>
            </w:r>
            <w:r w:rsidRPr="6D35BB93">
              <w:rPr>
                <w:color w:val="000000" w:themeColor="text1"/>
              </w:rPr>
              <w:t>Trabalhos Correlatos</w:t>
            </w:r>
            <w:r>
              <w:br/>
            </w:r>
            <w:r w:rsidRPr="03B7082D">
              <w:rPr>
                <w:color w:val="000000" w:themeColor="text1"/>
              </w:rPr>
              <w:t>Características</w:t>
            </w:r>
          </w:p>
        </w:tc>
        <w:tc>
          <w:tcPr>
            <w:tcW w:w="1687" w:type="dxa"/>
            <w:shd w:val="clear" w:color="auto" w:fill="A6A6A6" w:themeFill="background1" w:themeFillShade="A6"/>
            <w:vAlign w:val="center"/>
          </w:tcPr>
          <w:p w14:paraId="3ACFD247" w14:textId="77777777" w:rsidR="00E07EA8" w:rsidRDefault="00E07EA8" w:rsidP="005A4FA0">
            <w:pPr>
              <w:pStyle w:val="TF-TEXTOQUADRO"/>
              <w:rPr>
                <w:color w:val="000000" w:themeColor="text1"/>
              </w:rPr>
            </w:pPr>
            <w:proofErr w:type="spellStart"/>
            <w:r w:rsidRPr="75527D6F">
              <w:rPr>
                <w:color w:val="000000" w:themeColor="text1"/>
              </w:rPr>
              <w:t>iNaturalist</w:t>
            </w:r>
            <w:proofErr w:type="spellEnd"/>
            <w:r w:rsidRPr="75527D6F">
              <w:rPr>
                <w:color w:val="000000" w:themeColor="text1"/>
              </w:rPr>
              <w:t xml:space="preserve"> (2023a)</w:t>
            </w:r>
          </w:p>
        </w:tc>
        <w:tc>
          <w:tcPr>
            <w:tcW w:w="1628" w:type="dxa"/>
            <w:shd w:val="clear" w:color="auto" w:fill="A6A6A6" w:themeFill="background1" w:themeFillShade="A6"/>
            <w:vAlign w:val="center"/>
          </w:tcPr>
          <w:p w14:paraId="51C2B3DA" w14:textId="77777777" w:rsidR="00E07EA8" w:rsidRDefault="00E07EA8" w:rsidP="005A4FA0">
            <w:pPr>
              <w:pStyle w:val="TF-TEXTOQUADRO"/>
              <w:rPr>
                <w:color w:val="000000" w:themeColor="text1"/>
              </w:rPr>
            </w:pPr>
            <w:proofErr w:type="spellStart"/>
            <w:r w:rsidRPr="000678E8">
              <w:rPr>
                <w:color w:val="000000" w:themeColor="text1"/>
              </w:rPr>
              <w:t>Vasmatkar</w:t>
            </w:r>
            <w:proofErr w:type="spellEnd"/>
            <w:r w:rsidRPr="000678E8">
              <w:rPr>
                <w:color w:val="000000" w:themeColor="text1"/>
              </w:rPr>
              <w:t xml:space="preserve">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357A85AB" w14:textId="77777777" w:rsidR="00E07EA8" w:rsidRPr="00822522" w:rsidRDefault="00E07EA8" w:rsidP="005A4FA0">
            <w:pPr>
              <w:pStyle w:val="TF-TEXTOQUADRO"/>
            </w:pPr>
            <w:proofErr w:type="spellStart"/>
            <w:r>
              <w:t>Rajabizadeh</w:t>
            </w:r>
            <w:proofErr w:type="spellEnd"/>
            <w:r>
              <w:t xml:space="preserve"> e </w:t>
            </w:r>
            <w:proofErr w:type="spellStart"/>
            <w:r>
              <w:t>Rezghi</w:t>
            </w:r>
            <w:proofErr w:type="spellEnd"/>
            <w:r>
              <w:t xml:space="preserve"> (2021)</w:t>
            </w:r>
          </w:p>
        </w:tc>
      </w:tr>
      <w:tr w:rsidR="00E07EA8" w14:paraId="055B3800" w14:textId="77777777" w:rsidTr="00BB7041">
        <w:trPr>
          <w:jc w:val="center"/>
        </w:trPr>
        <w:tc>
          <w:tcPr>
            <w:tcW w:w="3317" w:type="dxa"/>
            <w:shd w:val="clear" w:color="auto" w:fill="auto"/>
          </w:tcPr>
          <w:p w14:paraId="56C4FC3C" w14:textId="77777777" w:rsidR="00E07EA8" w:rsidRDefault="00E07EA8" w:rsidP="001F53A5">
            <w:pPr>
              <w:pStyle w:val="TF-TEXTOQUADRO"/>
            </w:pPr>
            <w:r>
              <w:t>Quantidade de espécies de serpentes reconhecidas</w:t>
            </w:r>
          </w:p>
        </w:tc>
        <w:tc>
          <w:tcPr>
            <w:tcW w:w="1687" w:type="dxa"/>
            <w:shd w:val="clear" w:color="auto" w:fill="auto"/>
          </w:tcPr>
          <w:p w14:paraId="5E0D5E8A" w14:textId="77777777" w:rsidR="00E07EA8" w:rsidRDefault="00E07EA8" w:rsidP="001F53A5">
            <w:pPr>
              <w:pStyle w:val="TF-TEXTOQUADRO"/>
            </w:pPr>
            <w:r>
              <w:t xml:space="preserve">605 </w:t>
            </w:r>
          </w:p>
        </w:tc>
        <w:tc>
          <w:tcPr>
            <w:tcW w:w="1628" w:type="dxa"/>
            <w:shd w:val="clear" w:color="auto" w:fill="auto"/>
          </w:tcPr>
          <w:p w14:paraId="41F0BEAE" w14:textId="77777777" w:rsidR="00E07EA8" w:rsidRDefault="00E07EA8" w:rsidP="001F53A5">
            <w:pPr>
              <w:pStyle w:val="TF-TEXTOQUADRO"/>
            </w:pPr>
            <w:r>
              <w:t xml:space="preserve">28 </w:t>
            </w:r>
          </w:p>
        </w:tc>
        <w:tc>
          <w:tcPr>
            <w:tcW w:w="1754" w:type="dxa"/>
            <w:shd w:val="clear" w:color="auto" w:fill="auto"/>
          </w:tcPr>
          <w:p w14:paraId="4BCFFE4A" w14:textId="77777777" w:rsidR="00E07EA8" w:rsidRPr="00822522" w:rsidRDefault="00E07EA8" w:rsidP="001F53A5">
            <w:pPr>
              <w:pStyle w:val="TF-TEXTOQUADRO"/>
            </w:pPr>
            <w:r>
              <w:t xml:space="preserve">6 </w:t>
            </w:r>
          </w:p>
        </w:tc>
      </w:tr>
      <w:tr w:rsidR="00E07EA8" w14:paraId="4885EBAF" w14:textId="77777777" w:rsidTr="00BB7041">
        <w:trPr>
          <w:jc w:val="center"/>
        </w:trPr>
        <w:tc>
          <w:tcPr>
            <w:tcW w:w="3317" w:type="dxa"/>
            <w:shd w:val="clear" w:color="auto" w:fill="auto"/>
          </w:tcPr>
          <w:p w14:paraId="178006AF" w14:textId="77777777" w:rsidR="00E07EA8" w:rsidRDefault="00E07EA8" w:rsidP="001F53A5">
            <w:pPr>
              <w:pStyle w:val="TF-TEXTOQUADRO"/>
            </w:pPr>
            <w:r>
              <w:t>Total de imagens utilizadas no treinamento do modelo</w:t>
            </w:r>
          </w:p>
        </w:tc>
        <w:tc>
          <w:tcPr>
            <w:tcW w:w="1687" w:type="dxa"/>
            <w:shd w:val="clear" w:color="auto" w:fill="auto"/>
          </w:tcPr>
          <w:p w14:paraId="258D2145" w14:textId="77777777" w:rsidR="00E07EA8" w:rsidRDefault="00E07EA8" w:rsidP="001F53A5">
            <w:pPr>
              <w:pStyle w:val="TF-TEXTOQUADRO"/>
            </w:pPr>
            <w:r>
              <w:t>114.712 imagens</w:t>
            </w:r>
          </w:p>
        </w:tc>
        <w:tc>
          <w:tcPr>
            <w:tcW w:w="1628" w:type="dxa"/>
            <w:shd w:val="clear" w:color="auto" w:fill="auto"/>
          </w:tcPr>
          <w:p w14:paraId="324228A9" w14:textId="77777777" w:rsidR="00E07EA8" w:rsidRDefault="00E07EA8" w:rsidP="001F53A5">
            <w:pPr>
              <w:pStyle w:val="TF-TEXTOQUADRO"/>
            </w:pPr>
            <w:r>
              <w:t>3050 imagens</w:t>
            </w:r>
          </w:p>
        </w:tc>
        <w:tc>
          <w:tcPr>
            <w:tcW w:w="1754" w:type="dxa"/>
            <w:shd w:val="clear" w:color="auto" w:fill="auto"/>
          </w:tcPr>
          <w:p w14:paraId="2F1EB802" w14:textId="77777777" w:rsidR="00E07EA8" w:rsidRPr="00822522" w:rsidRDefault="00E07EA8" w:rsidP="001F53A5">
            <w:pPr>
              <w:pStyle w:val="TF-TEXTOQUADRO"/>
            </w:pPr>
            <w:r>
              <w:t>594 imagens</w:t>
            </w:r>
          </w:p>
        </w:tc>
      </w:tr>
      <w:tr w:rsidR="00E07EA8" w14:paraId="7B3F40D1" w14:textId="77777777" w:rsidTr="00BB7041">
        <w:trPr>
          <w:jc w:val="center"/>
        </w:trPr>
        <w:tc>
          <w:tcPr>
            <w:tcW w:w="3317" w:type="dxa"/>
            <w:shd w:val="clear" w:color="auto" w:fill="auto"/>
          </w:tcPr>
          <w:p w14:paraId="54AF72F0" w14:textId="77777777" w:rsidR="00E07EA8" w:rsidRDefault="00E07EA8" w:rsidP="001F53A5">
            <w:pPr>
              <w:pStyle w:val="TF-TEXTOQUADRO"/>
            </w:pPr>
            <w:r>
              <w:t>Tipo de mídia utilizada</w:t>
            </w:r>
          </w:p>
        </w:tc>
        <w:tc>
          <w:tcPr>
            <w:tcW w:w="1687" w:type="dxa"/>
            <w:shd w:val="clear" w:color="auto" w:fill="auto"/>
          </w:tcPr>
          <w:p w14:paraId="69D93D46" w14:textId="77777777" w:rsidR="00E07EA8" w:rsidRDefault="00E07EA8" w:rsidP="001F53A5">
            <w:pPr>
              <w:pStyle w:val="TF-TEXTOQUADRO"/>
            </w:pPr>
            <w:r>
              <w:t>Imagem, vídeo e áudio</w:t>
            </w:r>
          </w:p>
        </w:tc>
        <w:tc>
          <w:tcPr>
            <w:tcW w:w="1628" w:type="dxa"/>
            <w:shd w:val="clear" w:color="auto" w:fill="auto"/>
          </w:tcPr>
          <w:p w14:paraId="4E108956" w14:textId="77777777" w:rsidR="00E07EA8" w:rsidRDefault="00E07EA8" w:rsidP="001F53A5">
            <w:pPr>
              <w:pStyle w:val="TF-TEXTOQUADRO"/>
            </w:pPr>
            <w:r>
              <w:t>Imagem</w:t>
            </w:r>
          </w:p>
        </w:tc>
        <w:tc>
          <w:tcPr>
            <w:tcW w:w="1754" w:type="dxa"/>
            <w:shd w:val="clear" w:color="auto" w:fill="auto"/>
          </w:tcPr>
          <w:p w14:paraId="6B717916" w14:textId="77777777" w:rsidR="00E07EA8" w:rsidRPr="00822522" w:rsidRDefault="00E07EA8" w:rsidP="001F53A5">
            <w:pPr>
              <w:pStyle w:val="TF-TEXTOQUADRO"/>
            </w:pPr>
            <w:r>
              <w:t>Imagem</w:t>
            </w:r>
          </w:p>
        </w:tc>
      </w:tr>
      <w:tr w:rsidR="00E07EA8" w14:paraId="702C1CB9" w14:textId="77777777" w:rsidTr="00BB7041">
        <w:trPr>
          <w:jc w:val="center"/>
        </w:trPr>
        <w:tc>
          <w:tcPr>
            <w:tcW w:w="3317" w:type="dxa"/>
            <w:shd w:val="clear" w:color="auto" w:fill="auto"/>
          </w:tcPr>
          <w:p w14:paraId="44A68D7C" w14:textId="77777777" w:rsidR="00E07EA8" w:rsidRDefault="00E07EA8" w:rsidP="001F53A5">
            <w:pPr>
              <w:pStyle w:val="TF-TEXTOQUADRO"/>
            </w:pPr>
            <w:r>
              <w:t>Modelos de aprendizado de máquina utilizados</w:t>
            </w:r>
          </w:p>
        </w:tc>
        <w:tc>
          <w:tcPr>
            <w:tcW w:w="1687" w:type="dxa"/>
            <w:shd w:val="clear" w:color="auto" w:fill="auto"/>
          </w:tcPr>
          <w:p w14:paraId="448E95C1" w14:textId="77777777" w:rsidR="00E07EA8" w:rsidRDefault="00E07EA8" w:rsidP="001F53A5">
            <w:pPr>
              <w:pStyle w:val="TF-TEXTOQUADRO"/>
            </w:pPr>
            <w:r>
              <w:t>iNat2017</w:t>
            </w:r>
          </w:p>
        </w:tc>
        <w:tc>
          <w:tcPr>
            <w:tcW w:w="1628" w:type="dxa"/>
            <w:shd w:val="clear" w:color="auto" w:fill="auto"/>
          </w:tcPr>
          <w:p w14:paraId="2D13E06F" w14:textId="77777777" w:rsidR="00E07EA8" w:rsidRDefault="00E07EA8" w:rsidP="001F53A5">
            <w:pPr>
              <w:pStyle w:val="TF-TEXTOQUADRO"/>
            </w:pPr>
            <w:proofErr w:type="spellStart"/>
            <w:r>
              <w:t>DenseNet</w:t>
            </w:r>
            <w:proofErr w:type="spellEnd"/>
            <w:r>
              <w:t>, MobileNetV2 e VGG16</w:t>
            </w:r>
          </w:p>
        </w:tc>
        <w:tc>
          <w:tcPr>
            <w:tcW w:w="1754" w:type="dxa"/>
            <w:shd w:val="clear" w:color="auto" w:fill="auto"/>
          </w:tcPr>
          <w:p w14:paraId="6E95DB90" w14:textId="77777777" w:rsidR="00E07EA8" w:rsidRDefault="00E07EA8" w:rsidP="001F53A5">
            <w:pPr>
              <w:pStyle w:val="TF-TEXTOQUADRO"/>
            </w:pPr>
            <w:r w:rsidRPr="003C786D">
              <w:t>MobileNetV2</w:t>
            </w:r>
            <w:r>
              <w:t>,</w:t>
            </w:r>
          </w:p>
          <w:p w14:paraId="061509F8" w14:textId="77777777" w:rsidR="00E07EA8" w:rsidRPr="00822522" w:rsidRDefault="00E07EA8" w:rsidP="001F53A5">
            <w:pPr>
              <w:pStyle w:val="TF-TEXTOQUADRO"/>
            </w:pPr>
            <w:r>
              <w:t>VGG16, SVM, KNN</w:t>
            </w:r>
          </w:p>
        </w:tc>
      </w:tr>
      <w:tr w:rsidR="00E07EA8" w14:paraId="21AECB78" w14:textId="77777777" w:rsidTr="00BB7041">
        <w:trPr>
          <w:jc w:val="center"/>
        </w:trPr>
        <w:tc>
          <w:tcPr>
            <w:tcW w:w="3317" w:type="dxa"/>
            <w:shd w:val="clear" w:color="auto" w:fill="auto"/>
          </w:tcPr>
          <w:p w14:paraId="6756D6CC" w14:textId="77777777" w:rsidR="00E07EA8" w:rsidRDefault="00E07EA8" w:rsidP="00D36F0C">
            <w:pPr>
              <w:pStyle w:val="TF-TEXTOQUADRO"/>
            </w:pPr>
            <w:r>
              <w:t>Precisão do modelo</w:t>
            </w:r>
          </w:p>
        </w:tc>
        <w:tc>
          <w:tcPr>
            <w:tcW w:w="1687" w:type="dxa"/>
            <w:shd w:val="clear" w:color="auto" w:fill="auto"/>
          </w:tcPr>
          <w:p w14:paraId="097B380A" w14:textId="77777777" w:rsidR="00E07EA8" w:rsidRDefault="00E07EA8" w:rsidP="00D36F0C">
            <w:pPr>
              <w:pStyle w:val="TF-TEXTOQUADRO"/>
            </w:pPr>
            <w:r>
              <w:t>Não apresenta</w:t>
            </w:r>
          </w:p>
        </w:tc>
        <w:tc>
          <w:tcPr>
            <w:tcW w:w="1628" w:type="dxa"/>
            <w:shd w:val="clear" w:color="auto" w:fill="auto"/>
          </w:tcPr>
          <w:p w14:paraId="572188A3" w14:textId="77777777" w:rsidR="00E07EA8" w:rsidRDefault="00E07EA8" w:rsidP="00D36F0C">
            <w:pPr>
              <w:pStyle w:val="TF-TEXTOQUADRO"/>
            </w:pPr>
            <w:r>
              <w:t>72%</w:t>
            </w:r>
          </w:p>
        </w:tc>
        <w:tc>
          <w:tcPr>
            <w:tcW w:w="1754" w:type="dxa"/>
            <w:shd w:val="clear" w:color="auto" w:fill="auto"/>
          </w:tcPr>
          <w:p w14:paraId="3C83A71D" w14:textId="77777777" w:rsidR="00E07EA8" w:rsidRPr="003C786D" w:rsidRDefault="00E07EA8" w:rsidP="00D36F0C">
            <w:pPr>
              <w:pStyle w:val="TF-TEXTOQUADRO"/>
            </w:pPr>
            <w:r>
              <w:t>93,16%</w:t>
            </w:r>
          </w:p>
        </w:tc>
      </w:tr>
      <w:tr w:rsidR="00E07EA8" w14:paraId="369BD030" w14:textId="77777777" w:rsidTr="00BB7041">
        <w:trPr>
          <w:trHeight w:val="255"/>
          <w:jc w:val="center"/>
        </w:trPr>
        <w:tc>
          <w:tcPr>
            <w:tcW w:w="3317" w:type="dxa"/>
            <w:shd w:val="clear" w:color="auto" w:fill="auto"/>
          </w:tcPr>
          <w:p w14:paraId="49C07C75" w14:textId="77777777" w:rsidR="00E07EA8" w:rsidRDefault="00E07EA8" w:rsidP="00D36F0C">
            <w:pPr>
              <w:pStyle w:val="TF-TEXTOQUADRO"/>
            </w:pPr>
            <w:r>
              <w:t>Possui interface para o usuário</w:t>
            </w:r>
          </w:p>
        </w:tc>
        <w:tc>
          <w:tcPr>
            <w:tcW w:w="1687" w:type="dxa"/>
            <w:shd w:val="clear" w:color="auto" w:fill="auto"/>
          </w:tcPr>
          <w:p w14:paraId="78736161" w14:textId="77777777" w:rsidR="00E07EA8" w:rsidRDefault="00E07EA8" w:rsidP="00D36F0C">
            <w:pPr>
              <w:pStyle w:val="TF-TEXTOQUADRO"/>
            </w:pPr>
            <w:r>
              <w:t>Sim</w:t>
            </w:r>
          </w:p>
        </w:tc>
        <w:tc>
          <w:tcPr>
            <w:tcW w:w="1628" w:type="dxa"/>
            <w:shd w:val="clear" w:color="auto" w:fill="auto"/>
          </w:tcPr>
          <w:p w14:paraId="7D6BAE03" w14:textId="77777777" w:rsidR="00E07EA8" w:rsidRDefault="00E07EA8" w:rsidP="00D36F0C">
            <w:pPr>
              <w:pStyle w:val="TF-TEXTOQUADRO"/>
            </w:pPr>
            <w:r>
              <w:t>Não</w:t>
            </w:r>
          </w:p>
        </w:tc>
        <w:tc>
          <w:tcPr>
            <w:tcW w:w="1754" w:type="dxa"/>
            <w:shd w:val="clear" w:color="auto" w:fill="auto"/>
          </w:tcPr>
          <w:p w14:paraId="26FF98F6" w14:textId="77777777" w:rsidR="00E07EA8" w:rsidRPr="00822522" w:rsidRDefault="00E07EA8" w:rsidP="00D36F0C">
            <w:pPr>
              <w:pStyle w:val="TF-TEXTOQUADRO"/>
            </w:pPr>
            <w:r>
              <w:t>Não</w:t>
            </w:r>
          </w:p>
        </w:tc>
      </w:tr>
    </w:tbl>
    <w:p w14:paraId="128E8B78" w14:textId="77777777" w:rsidR="00E07EA8" w:rsidRPr="0075781C" w:rsidRDefault="00E07EA8" w:rsidP="00E74973">
      <w:pPr>
        <w:pStyle w:val="TF-FONTE"/>
      </w:pPr>
      <w:r>
        <w:t>Fonte: elaborado pelo autor.</w:t>
      </w:r>
    </w:p>
    <w:p w14:paraId="01893FC2" w14:textId="77777777" w:rsidR="00E07EA8" w:rsidRDefault="00E07EA8" w:rsidP="00E74973">
      <w:pPr>
        <w:pStyle w:val="TF-TEXTO"/>
      </w:pPr>
      <w:r>
        <w:t xml:space="preserve">Conforme apresentado no Quadro 1, os três trabalhos cumprem objetivos similares, mas com algumas diferenças. O </w:t>
      </w:r>
      <w:proofErr w:type="spellStart"/>
      <w:r>
        <w:t>iNaturalist</w:t>
      </w:r>
      <w:proofErr w:type="spellEnd"/>
      <w:r>
        <w:t xml:space="preserve"> (2023a) é o único que se propõe a identificar diversos seres vivos e espécies diferentes, enquanto </w:t>
      </w:r>
      <w:proofErr w:type="spellStart"/>
      <w:r>
        <w:t>Vasmatkar</w:t>
      </w:r>
      <w:proofErr w:type="spellEnd"/>
      <w:r>
        <w:t xml:space="preserve"> </w:t>
      </w:r>
      <w:r w:rsidRPr="230C6FDE">
        <w:rPr>
          <w:i/>
        </w:rPr>
        <w:t>et al</w:t>
      </w:r>
      <w:r>
        <w:t xml:space="preserve">. (2020) e </w:t>
      </w:r>
      <w:proofErr w:type="spellStart"/>
      <w:r>
        <w:t>Rajabizadeh</w:t>
      </w:r>
      <w:proofErr w:type="spellEnd"/>
      <w:r>
        <w:t xml:space="preserve"> e </w:t>
      </w:r>
      <w:proofErr w:type="spellStart"/>
      <w:r>
        <w:t>Rezghi</w:t>
      </w:r>
      <w:proofErr w:type="spellEnd"/>
      <w:r>
        <w:t xml:space="preserve"> (2021) reduzem o foco a apenas espécies de serpentes. Além disso, o </w:t>
      </w:r>
      <w:proofErr w:type="spellStart"/>
      <w:r>
        <w:t>iNaturalist</w:t>
      </w:r>
      <w:proofErr w:type="spellEnd"/>
      <w:r>
        <w:t xml:space="preserve"> (2023a) é o único produto comercial analisado, apesar de surgir de uma iniciativa científica, o que dificulta a compreensão de alguns aspectos do funcionamento interno do sistema.</w:t>
      </w:r>
    </w:p>
    <w:p w14:paraId="095F9BB2" w14:textId="77777777" w:rsidR="00E07EA8" w:rsidRDefault="00E07EA8" w:rsidP="00E74973">
      <w:pPr>
        <w:pStyle w:val="TF-TEXTO"/>
      </w:pPr>
      <w:r>
        <w:t xml:space="preserve">Ambos os trabalhos de </w:t>
      </w:r>
      <w:proofErr w:type="spellStart"/>
      <w:r>
        <w:t>Vasmatkar</w:t>
      </w:r>
      <w:proofErr w:type="spellEnd"/>
      <w:r>
        <w:t xml:space="preserve"> </w:t>
      </w:r>
      <w:r w:rsidRPr="0AC62938">
        <w:rPr>
          <w:i/>
        </w:rPr>
        <w:t>et al</w:t>
      </w:r>
      <w:r>
        <w:t xml:space="preserve">. (2020) e </w:t>
      </w:r>
      <w:proofErr w:type="spellStart"/>
      <w:r>
        <w:t>Rajabizadeh</w:t>
      </w:r>
      <w:proofErr w:type="spellEnd"/>
      <w:r>
        <w:t xml:space="preserve"> e </w:t>
      </w:r>
      <w:proofErr w:type="spellStart"/>
      <w:r>
        <w:t>Rezghi</w:t>
      </w:r>
      <w:proofErr w:type="spellEnd"/>
      <w:r>
        <w:t xml:space="preserve"> (2021), focam em identificação de serpentes, porém a quantidade de espécies e imagens utilizadas por cada um é consideravelmente diferente. </w:t>
      </w:r>
      <w:proofErr w:type="spellStart"/>
      <w:r>
        <w:t>Vasmatkar</w:t>
      </w:r>
      <w:proofErr w:type="spellEnd"/>
      <w:r>
        <w:t xml:space="preserve"> </w:t>
      </w:r>
      <w:r w:rsidRPr="74BC6B4D">
        <w:rPr>
          <w:i/>
        </w:rPr>
        <w:t>et al</w:t>
      </w:r>
      <w:r>
        <w:t xml:space="preserve">. (2020) propuseram identificar 28 espécies e, para isso, utilizaram 3050 imagens. </w:t>
      </w:r>
      <w:proofErr w:type="spellStart"/>
      <w:r>
        <w:t>Rajabizadeh</w:t>
      </w:r>
      <w:proofErr w:type="spellEnd"/>
      <w:r>
        <w:t xml:space="preserve"> e </w:t>
      </w:r>
      <w:proofErr w:type="spellStart"/>
      <w:r>
        <w:t>Rezghi</w:t>
      </w:r>
      <w:proofErr w:type="spellEnd"/>
      <w:r>
        <w:t xml:space="preserve"> (2021) propuseram identificar 6 diferentes espécies e utilizaram apenas 594 imagens. Apesar dos métodos de ambos serem diferentes, o fato de </w:t>
      </w:r>
      <w:proofErr w:type="spellStart"/>
      <w:r>
        <w:t>Rajabizadeh</w:t>
      </w:r>
      <w:proofErr w:type="spellEnd"/>
      <w:r>
        <w:t xml:space="preserve"> e </w:t>
      </w:r>
      <w:proofErr w:type="spellStart"/>
      <w:r>
        <w:t>Rezghi</w:t>
      </w:r>
      <w:proofErr w:type="spellEnd"/>
      <w:r>
        <w:t xml:space="preserve"> (2021) focarem num número menor de espécies pode </w:t>
      </w:r>
      <w:r>
        <w:lastRenderedPageBreak/>
        <w:t xml:space="preserve">justificar o porquê de precisarem de um número menor de imagens. Ambos utilizaram técnicas de </w:t>
      </w:r>
      <w:r w:rsidRPr="686FD234">
        <w:rPr>
          <w:i/>
        </w:rPr>
        <w:t xml:space="preserve">Data </w:t>
      </w:r>
      <w:proofErr w:type="spellStart"/>
      <w:r w:rsidRPr="686FD234">
        <w:rPr>
          <w:i/>
        </w:rPr>
        <w:t>Augmentation</w:t>
      </w:r>
      <w:proofErr w:type="spellEnd"/>
      <w:r>
        <w:t xml:space="preserve"> para expandir a quantidade de imagens utilizadas.</w:t>
      </w:r>
    </w:p>
    <w:p w14:paraId="33E4A135" w14:textId="77777777" w:rsidR="00E07EA8" w:rsidRDefault="00E07EA8" w:rsidP="00E74973">
      <w:pPr>
        <w:pStyle w:val="TF-TEXTO"/>
      </w:pPr>
      <w:r>
        <w:t xml:space="preserve">Tratando-se dos tipos de dados de entrada utilizados, </w:t>
      </w:r>
      <w:proofErr w:type="spellStart"/>
      <w:r>
        <w:t>Vasmatkar</w:t>
      </w:r>
      <w:proofErr w:type="spellEnd"/>
      <w:r>
        <w:t xml:space="preserve"> </w:t>
      </w:r>
      <w:r w:rsidRPr="67E73691">
        <w:rPr>
          <w:i/>
        </w:rPr>
        <w:t>et al</w:t>
      </w:r>
      <w:r>
        <w:t xml:space="preserve">. (2020) e </w:t>
      </w:r>
      <w:proofErr w:type="spellStart"/>
      <w:r>
        <w:t>Rajabizadeh</w:t>
      </w:r>
      <w:proofErr w:type="spellEnd"/>
      <w:r>
        <w:t xml:space="preserve"> e </w:t>
      </w:r>
      <w:proofErr w:type="spellStart"/>
      <w:r>
        <w:t>Rezghi</w:t>
      </w:r>
      <w:proofErr w:type="spellEnd"/>
      <w:r>
        <w:t xml:space="preserve"> (2021) trabalham apenas com imagens, enquanto o </w:t>
      </w:r>
      <w:proofErr w:type="spellStart"/>
      <w:r>
        <w:t>iNaturalist</w:t>
      </w:r>
      <w:proofErr w:type="spellEnd"/>
      <w:r>
        <w:t xml:space="preserve"> (2023a) aceita também vídeo e áudio, porém não fica claro como o processamento dessas outras mídias ocorre no sistema. </w:t>
      </w:r>
      <w:proofErr w:type="spellStart"/>
      <w:r>
        <w:t>Vasmatkar</w:t>
      </w:r>
      <w:proofErr w:type="spellEnd"/>
      <w:r>
        <w:t xml:space="preserve"> </w:t>
      </w:r>
      <w:r w:rsidRPr="7AC0DB9D">
        <w:rPr>
          <w:i/>
        </w:rPr>
        <w:t>et al</w:t>
      </w:r>
      <w:r>
        <w:t xml:space="preserve">. (2020) e </w:t>
      </w:r>
      <w:proofErr w:type="spellStart"/>
      <w:r>
        <w:t>Rajabizadeh</w:t>
      </w:r>
      <w:proofErr w:type="spellEnd"/>
      <w:r>
        <w:t xml:space="preserve"> e </w:t>
      </w:r>
      <w:proofErr w:type="spellStart"/>
      <w:r>
        <w:t>Rezghi</w:t>
      </w:r>
      <w:proofErr w:type="spellEnd"/>
      <w:r>
        <w:t xml:space="preserve"> (2021) assemelham-se novamente em relação aos modelos de aprendizado de máquina utilizados, em que ambos utilizaram o MobileNetV2 e VGG16. Porém </w:t>
      </w:r>
      <w:proofErr w:type="spellStart"/>
      <w:r>
        <w:t>Vasmatkar</w:t>
      </w:r>
      <w:proofErr w:type="spellEnd"/>
      <w:r>
        <w:t xml:space="preserve"> </w:t>
      </w:r>
      <w:r w:rsidRPr="296648A6">
        <w:rPr>
          <w:i/>
        </w:rPr>
        <w:t>et al</w:t>
      </w:r>
      <w:r>
        <w:t xml:space="preserve">. (2020) também utilizaram o </w:t>
      </w:r>
      <w:proofErr w:type="spellStart"/>
      <w:r>
        <w:t>DenseNet</w:t>
      </w:r>
      <w:proofErr w:type="spellEnd"/>
      <w:r>
        <w:t xml:space="preserve">, enquanto </w:t>
      </w:r>
      <w:proofErr w:type="spellStart"/>
      <w:r>
        <w:t>Rajabizadeh</w:t>
      </w:r>
      <w:proofErr w:type="spellEnd"/>
      <w:r>
        <w:t xml:space="preserve"> e </w:t>
      </w:r>
      <w:proofErr w:type="spellStart"/>
      <w:r>
        <w:t>Rezghi</w:t>
      </w:r>
      <w:proofErr w:type="spellEnd"/>
      <w:r>
        <w:t xml:space="preserve"> (2021) utilizaram o SVM e KNN. </w:t>
      </w:r>
      <w:proofErr w:type="spellStart"/>
      <w:r>
        <w:t>iNaturalist</w:t>
      </w:r>
      <w:proofErr w:type="spellEnd"/>
      <w:r>
        <w:t xml:space="preserve"> (2023a) se diferencia novamente dos demais por utilizar um modelo próprio chamado iNat2017.</w:t>
      </w:r>
    </w:p>
    <w:p w14:paraId="65092D4E" w14:textId="77777777" w:rsidR="00E07EA8" w:rsidRDefault="00E07EA8" w:rsidP="00E74973">
      <w:pPr>
        <w:pStyle w:val="TF-TEXTO"/>
      </w:pPr>
      <w:r>
        <w:t xml:space="preserve"> Como o </w:t>
      </w:r>
      <w:proofErr w:type="spellStart"/>
      <w:r>
        <w:t>iNaturalist</w:t>
      </w:r>
      <w:proofErr w:type="spellEnd"/>
      <w:r>
        <w:t xml:space="preserve"> (2023a) trata-se de um produto comercial cujo foco não é somente a identificação de espécies de serpentes, o mesmo não evidencia o percentual de acurácia alcançado pelo sistema, porém acredita-se não ser um valor muito elevado por depender de curadoria interna da comunidade para auxiliar na identificação. </w:t>
      </w:r>
      <w:proofErr w:type="spellStart"/>
      <w:r>
        <w:t>Vasmatkar</w:t>
      </w:r>
      <w:proofErr w:type="spellEnd"/>
      <w:r>
        <w:t xml:space="preserve"> </w:t>
      </w:r>
      <w:r w:rsidRPr="60D17B36">
        <w:rPr>
          <w:i/>
        </w:rPr>
        <w:t>et al</w:t>
      </w:r>
      <w:r>
        <w:t xml:space="preserve">. (2020), por outro lado, alcançaram uma acurácia de 72% na identificação de 28 espécies, enquanto </w:t>
      </w:r>
      <w:proofErr w:type="spellStart"/>
      <w:r>
        <w:t>Rajabizadeh</w:t>
      </w:r>
      <w:proofErr w:type="spellEnd"/>
      <w:r>
        <w:t xml:space="preserve"> e </w:t>
      </w:r>
      <w:proofErr w:type="spellStart"/>
      <w:r>
        <w:t>Rezghi</w:t>
      </w:r>
      <w:proofErr w:type="spellEnd"/>
      <w:r>
        <w:t xml:space="preserve"> (2021) alcançaram acurácia de 93,16% na identificação de 6 espécies. Não é possível afirmar com precisão o que levou à acurácia superior de </w:t>
      </w:r>
      <w:proofErr w:type="spellStart"/>
      <w:r>
        <w:t>Rajabizadeh</w:t>
      </w:r>
      <w:proofErr w:type="spellEnd"/>
      <w:r>
        <w:t xml:space="preserve"> e </w:t>
      </w:r>
      <w:proofErr w:type="spellStart"/>
      <w:r>
        <w:t>Rezghi</w:t>
      </w:r>
      <w:proofErr w:type="spellEnd"/>
      <w:r>
        <w:t xml:space="preserve"> (2021) visto que os métodos utilizados foram diferentes, mas é possível observar que o fato de o treinamento do modelo ser focado em uma quantidade menor de espécies possa ter contribuído para este valor.</w:t>
      </w:r>
    </w:p>
    <w:p w14:paraId="2C1BF0A0" w14:textId="77777777" w:rsidR="00E07EA8" w:rsidRDefault="00E07EA8" w:rsidP="00E74973">
      <w:pPr>
        <w:pStyle w:val="TF-TEXTO"/>
      </w:pPr>
      <w:r>
        <w:t xml:space="preserve">A partir das informações apresentadas é possível concluir que, com a </w:t>
      </w:r>
      <w:proofErr w:type="spellStart"/>
      <w:r>
        <w:t>tecnogia</w:t>
      </w:r>
      <w:proofErr w:type="spellEnd"/>
      <w:r>
        <w:t xml:space="preserve"> atual é possível a criação de aplicações capazes de identificar com precisão diversas espécies de serpentes, abrindo a oportunidade para novos estudos em regiões específicas para benefício de comunidades locais. O software </w:t>
      </w:r>
      <w:proofErr w:type="spellStart"/>
      <w:r>
        <w:t>iNaturalist</w:t>
      </w:r>
      <w:proofErr w:type="spellEnd"/>
      <w:r>
        <w:t xml:space="preserve"> (2023a) é capaz de identificar um grande número de espécies, mas depende do auxílio de sua comunidade, enquanto os trabalhos de </w:t>
      </w:r>
      <w:proofErr w:type="spellStart"/>
      <w:r>
        <w:t>Rajabizadeh</w:t>
      </w:r>
      <w:proofErr w:type="spellEnd"/>
      <w:r>
        <w:t xml:space="preserve"> e </w:t>
      </w:r>
      <w:proofErr w:type="spellStart"/>
      <w:r>
        <w:t>Rezghi</w:t>
      </w:r>
      <w:proofErr w:type="spellEnd"/>
      <w:r>
        <w:t xml:space="preserve"> (2021) e </w:t>
      </w:r>
      <w:proofErr w:type="spellStart"/>
      <w:r>
        <w:t>Vasmatkar</w:t>
      </w:r>
      <w:proofErr w:type="spellEnd"/>
      <w:r>
        <w:t xml:space="preserve"> </w:t>
      </w:r>
      <w:r w:rsidRPr="67E73691">
        <w:rPr>
          <w:i/>
        </w:rPr>
        <w:t>et al</w:t>
      </w:r>
      <w:r>
        <w:t xml:space="preserve">. (2020) propõem a identificação e um grupo significativamente menor de espécies, mas garantido satisfatória precisão. </w:t>
      </w:r>
    </w:p>
    <w:p w14:paraId="46EAFFD8" w14:textId="77777777" w:rsidR="00E07EA8" w:rsidRDefault="00E07EA8" w:rsidP="00A849FE">
      <w:pPr>
        <w:pStyle w:val="TF-TEXTO"/>
      </w:pPr>
      <w:r>
        <w:t xml:space="preserve">‌O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t>
      </w:r>
      <w:proofErr w:type="spellStart"/>
      <w:r>
        <w:t>Waltrick</w:t>
      </w:r>
      <w:proofErr w:type="spellEnd"/>
      <w:r>
        <w:t xml:space="preserve"> e </w:t>
      </w:r>
      <w:proofErr w:type="spellStart"/>
      <w:r>
        <w:t>Giasson</w:t>
      </w:r>
      <w:proofErr w:type="spellEnd"/>
      <w:r>
        <w:t xml:space="preserve"> (2021) para identificar as características e chaves taxonômicas das espécies de serpentes do Vale do Itajaí, construindo um modelo de reconhecimento de imagens especializado na identificação dessas características.</w:t>
      </w:r>
    </w:p>
    <w:p w14:paraId="4065D384" w14:textId="77777777" w:rsidR="00E07EA8" w:rsidRDefault="00E07EA8" w:rsidP="00A849FE">
      <w:pPr>
        <w:pStyle w:val="TF-TEXTO"/>
      </w:pPr>
    </w:p>
    <w:p w14:paraId="1D7044D3" w14:textId="77777777" w:rsidR="00E07EA8" w:rsidRDefault="00E07EA8" w:rsidP="00BB7041">
      <w:pPr>
        <w:pStyle w:val="Ttulo2"/>
      </w:pPr>
      <w:r>
        <w:t>REQUISITOS PRINCIPAIS DO PROBLEMA A SER TRABALHADO</w:t>
      </w:r>
      <w:bookmarkEnd w:id="45"/>
      <w:bookmarkEnd w:id="46"/>
      <w:bookmarkEnd w:id="47"/>
      <w:bookmarkEnd w:id="48"/>
      <w:bookmarkEnd w:id="49"/>
      <w:bookmarkEnd w:id="50"/>
      <w:bookmarkEnd w:id="51"/>
    </w:p>
    <w:p w14:paraId="770D0C45" w14:textId="77777777" w:rsidR="00E07EA8" w:rsidRDefault="00E07EA8" w:rsidP="00E74973">
      <w:pPr>
        <w:pStyle w:val="TF-TEXTO"/>
      </w:pPr>
      <w:r>
        <w:t>O protótipo proposto deverá:</w:t>
      </w:r>
    </w:p>
    <w:p w14:paraId="4A9CA70E" w14:textId="77777777" w:rsidR="00E07EA8" w:rsidRDefault="00E07EA8" w:rsidP="00E07EA8">
      <w:pPr>
        <w:pStyle w:val="TF-ALNEA"/>
        <w:numPr>
          <w:ilvl w:val="0"/>
          <w:numId w:val="4"/>
        </w:numPr>
      </w:pPr>
      <w:r>
        <w:t>realizar classificação das espécies a partir de imagens e exibir resultados da classificação das imagens (Requisito Funcional - RF);</w:t>
      </w:r>
    </w:p>
    <w:p w14:paraId="76C1A4D1" w14:textId="77777777" w:rsidR="00E07EA8" w:rsidRDefault="00E07EA8" w:rsidP="005A4FA0">
      <w:pPr>
        <w:pStyle w:val="TF-ALNEA"/>
      </w:pPr>
      <w:r>
        <w:t>extrair características morfológicas das serpentes (RF);</w:t>
      </w:r>
    </w:p>
    <w:p w14:paraId="7DDCD2DE" w14:textId="77777777" w:rsidR="00E07EA8" w:rsidRDefault="00E07EA8" w:rsidP="005A4FA0">
      <w:pPr>
        <w:pStyle w:val="TF-ALNEA"/>
      </w:pPr>
      <w:r>
        <w:t>realizar o melhoramento das imagens (ruídos, distorções e problema de iluminação) utilizando técnicas de Processamento de Imagens (RF);</w:t>
      </w:r>
    </w:p>
    <w:p w14:paraId="1B9292E6" w14:textId="77777777" w:rsidR="00E07EA8" w:rsidRDefault="00E07EA8" w:rsidP="005A4FA0">
      <w:pPr>
        <w:pStyle w:val="TF-ALNEA"/>
      </w:pPr>
      <w:r>
        <w:t>utilizar técnicas de Aprendizado de Máquina a serem definidas nos testes (Requisito Não Funcional – RNF);</w:t>
      </w:r>
    </w:p>
    <w:p w14:paraId="611A4BF5" w14:textId="77777777" w:rsidR="00E07EA8" w:rsidRPr="00286FED" w:rsidRDefault="00E07EA8" w:rsidP="005A4FA0">
      <w:pPr>
        <w:pStyle w:val="TF-ALNEA"/>
      </w:pPr>
      <w:r w:rsidRPr="3B2BBFCA">
        <w:t xml:space="preserve">ser desenvolvido utilizando </w:t>
      </w:r>
      <w:r w:rsidRPr="6BE3E8D7">
        <w:t xml:space="preserve">a linguagem de </w:t>
      </w:r>
      <w:r w:rsidRPr="347FA6B3">
        <w:t>programação</w:t>
      </w:r>
      <w:r w:rsidRPr="51A8A115">
        <w:t xml:space="preserve"> Python</w:t>
      </w:r>
      <w:r>
        <w:t xml:space="preserve"> com a biblioteca </w:t>
      </w:r>
      <w:proofErr w:type="spellStart"/>
      <w:r>
        <w:t>PyTorch</w:t>
      </w:r>
      <w:proofErr w:type="spellEnd"/>
      <w:r w:rsidRPr="4DAB9BA8">
        <w:t xml:space="preserve"> </w:t>
      </w:r>
      <w:r w:rsidRPr="5801E16A">
        <w:t>(</w:t>
      </w:r>
      <w:r w:rsidRPr="34D70769">
        <w:t>RNF</w:t>
      </w:r>
      <w:r w:rsidRPr="17F303F6">
        <w:t>).</w:t>
      </w:r>
    </w:p>
    <w:p w14:paraId="48E0DE01" w14:textId="77777777" w:rsidR="00E07EA8" w:rsidRPr="007E0D87" w:rsidRDefault="00E07EA8" w:rsidP="00BB7041">
      <w:pPr>
        <w:pStyle w:val="Ttulo2"/>
      </w:pPr>
      <w:r>
        <w:t>METODOLOGIA</w:t>
      </w:r>
    </w:p>
    <w:p w14:paraId="75B1AAB2" w14:textId="77777777" w:rsidR="00E07EA8" w:rsidRPr="007E0D87" w:rsidRDefault="00E07EA8" w:rsidP="00E74973">
      <w:pPr>
        <w:pStyle w:val="TF-TEXTO"/>
      </w:pPr>
      <w:r w:rsidRPr="007E0D87">
        <w:t xml:space="preserve">O </w:t>
      </w:r>
      <w:r>
        <w:t>protótipo</w:t>
      </w:r>
      <w:r w:rsidRPr="007E0D87">
        <w:t xml:space="preserve"> será desenvolvido observando as seguintes etapas:</w:t>
      </w:r>
    </w:p>
    <w:p w14:paraId="3BEE62CE" w14:textId="77777777" w:rsidR="00E07EA8" w:rsidRDefault="00E07EA8" w:rsidP="00E07EA8">
      <w:pPr>
        <w:pStyle w:val="TF-ALNEA"/>
        <w:numPr>
          <w:ilvl w:val="0"/>
          <w:numId w:val="3"/>
        </w:numPr>
      </w:pPr>
      <w:r w:rsidRPr="00A84A7A">
        <w:t xml:space="preserve">levantamento bibliográfico: realizar levantamento </w:t>
      </w:r>
      <w:r>
        <w:t>chaves taxonômicas das</w:t>
      </w:r>
      <w:r w:rsidRPr="00A84A7A">
        <w:t xml:space="preserve"> espécies de serpentes no Vale do Itajaí, algoritmos </w:t>
      </w:r>
      <w:r>
        <w:t>de</w:t>
      </w:r>
      <w:r w:rsidRPr="00A84A7A">
        <w:t xml:space="preserve"> processamento de imagens</w:t>
      </w:r>
      <w:r>
        <w:t>,</w:t>
      </w:r>
      <w:r w:rsidRPr="00A84A7A">
        <w:t xml:space="preserve"> </w:t>
      </w:r>
      <w:r>
        <w:t xml:space="preserve">visão computacional </w:t>
      </w:r>
      <w:r w:rsidRPr="00A84A7A">
        <w:t>para c</w:t>
      </w:r>
      <w:r>
        <w:t>lassificação</w:t>
      </w:r>
      <w:r w:rsidRPr="00A84A7A">
        <w:t xml:space="preserve"> de imagens</w:t>
      </w:r>
      <w:r>
        <w:t xml:space="preserve"> e aprendizado de máquina</w:t>
      </w:r>
      <w:r w:rsidRPr="00A84A7A">
        <w:t>;</w:t>
      </w:r>
    </w:p>
    <w:p w14:paraId="43514124" w14:textId="77777777" w:rsidR="00E07EA8" w:rsidRDefault="00E07EA8" w:rsidP="005A4FA0">
      <w:pPr>
        <w:pStyle w:val="TF-ALNEA"/>
      </w:pPr>
      <w:r>
        <w:t>realização da coleta das imagens: a fim de compor a base de dados;</w:t>
      </w:r>
    </w:p>
    <w:p w14:paraId="1F3CE6C9" w14:textId="77777777" w:rsidR="00E07EA8" w:rsidRDefault="00E07EA8" w:rsidP="00DC07F7">
      <w:pPr>
        <w:pStyle w:val="TF-ALNEA"/>
      </w:pPr>
      <w:r w:rsidRPr="0B589AD6">
        <w:t xml:space="preserve">definição de algoritmos para extrair </w:t>
      </w:r>
      <w:r>
        <w:t>as características físicas das serpentes</w:t>
      </w:r>
      <w:r w:rsidRPr="0B589AD6">
        <w:t>;</w:t>
      </w:r>
    </w:p>
    <w:p w14:paraId="7E6E654A" w14:textId="77777777" w:rsidR="00E07EA8" w:rsidRDefault="00E07EA8"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C30B188" w14:textId="77777777" w:rsidR="00E07EA8" w:rsidRDefault="00E07EA8" w:rsidP="006B7526">
      <w:pPr>
        <w:pStyle w:val="TF-ALNEA"/>
      </w:pPr>
      <w:r>
        <w:t>classificação das características taxonômicas: detalhar as declarações que descrevem características morfológicas das serpentes a ser identificadas;</w:t>
      </w:r>
    </w:p>
    <w:p w14:paraId="23178C98" w14:textId="77777777" w:rsidR="00E07EA8" w:rsidRPr="00A84A7A" w:rsidRDefault="00E07EA8" w:rsidP="00E74973">
      <w:pPr>
        <w:pStyle w:val="TF-ALNEA"/>
      </w:pPr>
      <w:r w:rsidRPr="00A84A7A">
        <w:t>implementação</w:t>
      </w:r>
      <w:r>
        <w:t xml:space="preserve"> do modelo: implementar</w:t>
      </w:r>
      <w:r w:rsidRPr="00A84A7A">
        <w:t xml:space="preserve"> dos modelos de aprendizado de máquina escolhidos;</w:t>
      </w:r>
    </w:p>
    <w:p w14:paraId="59796322" w14:textId="77777777" w:rsidR="00E07EA8" w:rsidRDefault="00E07EA8" w:rsidP="00E07EA8">
      <w:pPr>
        <w:pStyle w:val="TF-ALNEA"/>
        <w:numPr>
          <w:ilvl w:val="0"/>
          <w:numId w:val="5"/>
        </w:numPr>
        <w:spacing w:line="259" w:lineRule="auto"/>
      </w:pPr>
      <w:r>
        <w:t>testes do modelo</w:t>
      </w:r>
      <w:r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20DCE6DF" w14:textId="77777777" w:rsidR="00E07EA8" w:rsidRDefault="00E07EA8" w:rsidP="00E74973">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5591B27B" w14:textId="77777777" w:rsidR="00E07EA8" w:rsidRPr="007E0D87" w:rsidRDefault="00E07EA8" w:rsidP="00E74973">
      <w:pPr>
        <w:pStyle w:val="TF-LEGENDA"/>
      </w:pPr>
      <w:bookmarkStart w:id="52" w:name="_Ref98650273"/>
      <w:r>
        <w:lastRenderedPageBreak/>
        <w:t xml:space="preserve">Quadro </w:t>
      </w:r>
      <w:fldSimple w:instr=" SEQ Quadro \* ARABIC ">
        <w:r>
          <w:rPr>
            <w:noProof/>
          </w:rPr>
          <w:t>2</w:t>
        </w:r>
      </w:fldSimple>
      <w:bookmarkEnd w:id="52"/>
      <w:r w:rsidRPr="007E0D87">
        <w:t xml:space="preserve"> </w:t>
      </w:r>
      <w:r>
        <w:t>–</w:t>
      </w:r>
      <w:r w:rsidRPr="007E0D87">
        <w:t xml:space="preserve"> Cronograma</w:t>
      </w:r>
      <w:r>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07EA8" w:rsidRPr="00EC7DEF" w14:paraId="5FA75243"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5178FEBC" w14:textId="77777777" w:rsidR="00E07EA8" w:rsidRPr="00EC7DEF" w:rsidRDefault="00E07EA8"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29D15B46" w14:textId="77777777" w:rsidR="00E07EA8" w:rsidRPr="00EC7DEF" w:rsidRDefault="00E07EA8" w:rsidP="001F53A5">
            <w:pPr>
              <w:pStyle w:val="TF-TEXTOQUADROCentralizado"/>
            </w:pPr>
            <w:r w:rsidRPr="00EC7DEF">
              <w:t>2024</w:t>
            </w:r>
          </w:p>
        </w:tc>
      </w:tr>
      <w:tr w:rsidR="00E07EA8" w:rsidRPr="00EC7DEF" w14:paraId="41618199"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310BB945" w14:textId="77777777" w:rsidR="00E07EA8" w:rsidRPr="00EC7DEF" w:rsidRDefault="00E07EA8" w:rsidP="001F53A5">
            <w:pPr>
              <w:pStyle w:val="TF-TEXTOQUADRO"/>
            </w:pPr>
          </w:p>
        </w:tc>
        <w:tc>
          <w:tcPr>
            <w:tcW w:w="557" w:type="dxa"/>
            <w:gridSpan w:val="2"/>
            <w:shd w:val="clear" w:color="auto" w:fill="A6A6A6" w:themeFill="background1" w:themeFillShade="A6"/>
          </w:tcPr>
          <w:p w14:paraId="29CF593F" w14:textId="77777777" w:rsidR="00E07EA8" w:rsidRPr="00EC7DEF" w:rsidRDefault="00E07EA8" w:rsidP="001F53A5">
            <w:pPr>
              <w:pStyle w:val="TF-TEXTOQUADROCentralizado"/>
            </w:pPr>
            <w:r>
              <w:t>f</w:t>
            </w:r>
            <w:r w:rsidRPr="00EC7DEF">
              <w:t>ev.</w:t>
            </w:r>
          </w:p>
        </w:tc>
        <w:tc>
          <w:tcPr>
            <w:tcW w:w="568" w:type="dxa"/>
            <w:gridSpan w:val="2"/>
            <w:shd w:val="clear" w:color="auto" w:fill="A6A6A6" w:themeFill="background1" w:themeFillShade="A6"/>
          </w:tcPr>
          <w:p w14:paraId="129F7CD0" w14:textId="77777777" w:rsidR="00E07EA8" w:rsidRPr="00EC7DEF" w:rsidRDefault="00E07EA8" w:rsidP="001F53A5">
            <w:pPr>
              <w:pStyle w:val="TF-TEXTOQUADROCentralizado"/>
            </w:pPr>
            <w:r>
              <w:t>m</w:t>
            </w:r>
            <w:r w:rsidRPr="00EC7DEF">
              <w:t>ar.</w:t>
            </w:r>
          </w:p>
        </w:tc>
        <w:tc>
          <w:tcPr>
            <w:tcW w:w="568" w:type="dxa"/>
            <w:gridSpan w:val="2"/>
            <w:shd w:val="clear" w:color="auto" w:fill="A6A6A6" w:themeFill="background1" w:themeFillShade="A6"/>
          </w:tcPr>
          <w:p w14:paraId="0B83F083" w14:textId="77777777" w:rsidR="00E07EA8" w:rsidRPr="00EC7DEF" w:rsidRDefault="00E07EA8" w:rsidP="001F53A5">
            <w:pPr>
              <w:pStyle w:val="TF-TEXTOQUADROCentralizado"/>
            </w:pPr>
            <w:proofErr w:type="spellStart"/>
            <w:r>
              <w:t>a</w:t>
            </w:r>
            <w:r w:rsidRPr="00EC7DEF">
              <w:t>br</w:t>
            </w:r>
            <w:proofErr w:type="spellEnd"/>
          </w:p>
        </w:tc>
        <w:tc>
          <w:tcPr>
            <w:tcW w:w="568" w:type="dxa"/>
            <w:gridSpan w:val="2"/>
            <w:shd w:val="clear" w:color="auto" w:fill="A6A6A6" w:themeFill="background1" w:themeFillShade="A6"/>
          </w:tcPr>
          <w:p w14:paraId="5FAE86DD" w14:textId="77777777" w:rsidR="00E07EA8" w:rsidRPr="00EC7DEF" w:rsidRDefault="00E07EA8" w:rsidP="001F53A5">
            <w:pPr>
              <w:pStyle w:val="TF-TEXTOQUADROCentralizado"/>
            </w:pPr>
            <w:proofErr w:type="spellStart"/>
            <w:r>
              <w:t>m</w:t>
            </w:r>
            <w:r w:rsidRPr="00EC7DEF">
              <w:t>ai</w:t>
            </w:r>
            <w:proofErr w:type="spellEnd"/>
          </w:p>
        </w:tc>
        <w:tc>
          <w:tcPr>
            <w:tcW w:w="573" w:type="dxa"/>
            <w:gridSpan w:val="2"/>
            <w:shd w:val="clear" w:color="auto" w:fill="A6A6A6" w:themeFill="background1" w:themeFillShade="A6"/>
          </w:tcPr>
          <w:p w14:paraId="4578ABBE" w14:textId="77777777" w:rsidR="00E07EA8" w:rsidRPr="00EC7DEF" w:rsidRDefault="00E07EA8" w:rsidP="001F53A5">
            <w:pPr>
              <w:pStyle w:val="TF-TEXTOQUADROCentralizado"/>
            </w:pPr>
            <w:proofErr w:type="spellStart"/>
            <w:r>
              <w:t>j</w:t>
            </w:r>
            <w:r w:rsidRPr="00EC7DEF">
              <w:t>un</w:t>
            </w:r>
            <w:proofErr w:type="spellEnd"/>
          </w:p>
        </w:tc>
      </w:tr>
      <w:tr w:rsidR="00E07EA8" w:rsidRPr="007E0D87" w14:paraId="0775FCDC" w14:textId="77777777" w:rsidTr="001F53A5">
        <w:trPr>
          <w:cantSplit/>
          <w:jc w:val="center"/>
        </w:trPr>
        <w:tc>
          <w:tcPr>
            <w:tcW w:w="6171" w:type="dxa"/>
            <w:tcBorders>
              <w:top w:val="nil"/>
              <w:left w:val="single" w:sz="4" w:space="0" w:color="auto"/>
            </w:tcBorders>
            <w:shd w:val="clear" w:color="auto" w:fill="A6A6A6" w:themeFill="background1" w:themeFillShade="A6"/>
          </w:tcPr>
          <w:p w14:paraId="54B5A1CC" w14:textId="77777777" w:rsidR="00E07EA8" w:rsidRPr="00EC7DEF" w:rsidRDefault="00E07EA8"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570CF96E"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27C9E780"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7C2DA9E"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59498CF4"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B15743"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2F6D9163"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196F59F6"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5FDAE16C"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6B06C8C5" w14:textId="77777777" w:rsidR="00E07EA8" w:rsidRPr="007E0D87" w:rsidRDefault="00E07EA8"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7E5113EA" w14:textId="77777777" w:rsidR="00E07EA8" w:rsidRPr="007E0D87" w:rsidRDefault="00E07EA8" w:rsidP="001F53A5">
            <w:pPr>
              <w:pStyle w:val="TF-TEXTOQUADROCentralizado"/>
            </w:pPr>
            <w:r w:rsidRPr="007E0D87">
              <w:t>2</w:t>
            </w:r>
          </w:p>
        </w:tc>
      </w:tr>
      <w:tr w:rsidR="00E07EA8" w:rsidRPr="007E0D87" w14:paraId="1D24A07E" w14:textId="77777777" w:rsidTr="00D27B0B">
        <w:trPr>
          <w:jc w:val="center"/>
        </w:trPr>
        <w:tc>
          <w:tcPr>
            <w:tcW w:w="6171" w:type="dxa"/>
            <w:tcBorders>
              <w:left w:val="single" w:sz="4" w:space="0" w:color="auto"/>
            </w:tcBorders>
          </w:tcPr>
          <w:p w14:paraId="54723958" w14:textId="77777777" w:rsidR="00E07EA8" w:rsidRPr="00EC7DEF" w:rsidRDefault="00E07EA8"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3D0ED25D"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CA91B1D"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E8225DC"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1F37290" w14:textId="77777777" w:rsidR="00E07EA8" w:rsidRPr="007E0D87" w:rsidRDefault="00E07EA8" w:rsidP="001F53A5">
            <w:pPr>
              <w:pStyle w:val="TF-TEXTOQUADROCentralizado"/>
            </w:pPr>
          </w:p>
        </w:tc>
        <w:tc>
          <w:tcPr>
            <w:tcW w:w="284" w:type="dxa"/>
            <w:tcBorders>
              <w:bottom w:val="single" w:sz="4" w:space="0" w:color="auto"/>
            </w:tcBorders>
          </w:tcPr>
          <w:p w14:paraId="537EF213" w14:textId="77777777" w:rsidR="00E07EA8" w:rsidRPr="007E0D87" w:rsidRDefault="00E07EA8" w:rsidP="001F53A5">
            <w:pPr>
              <w:pStyle w:val="TF-TEXTOQUADROCentralizado"/>
            </w:pPr>
          </w:p>
        </w:tc>
        <w:tc>
          <w:tcPr>
            <w:tcW w:w="284" w:type="dxa"/>
            <w:tcBorders>
              <w:bottom w:val="single" w:sz="4" w:space="0" w:color="auto"/>
            </w:tcBorders>
          </w:tcPr>
          <w:p w14:paraId="4819B518" w14:textId="77777777" w:rsidR="00E07EA8" w:rsidRPr="007E0D87" w:rsidRDefault="00E07EA8" w:rsidP="001F53A5">
            <w:pPr>
              <w:pStyle w:val="TF-TEXTOQUADROCentralizado"/>
            </w:pPr>
          </w:p>
        </w:tc>
        <w:tc>
          <w:tcPr>
            <w:tcW w:w="284" w:type="dxa"/>
            <w:tcBorders>
              <w:bottom w:val="single" w:sz="4" w:space="0" w:color="auto"/>
            </w:tcBorders>
          </w:tcPr>
          <w:p w14:paraId="1D452CAB" w14:textId="77777777" w:rsidR="00E07EA8" w:rsidRPr="007E0D87" w:rsidRDefault="00E07EA8" w:rsidP="001F53A5">
            <w:pPr>
              <w:pStyle w:val="TF-TEXTOQUADROCentralizado"/>
            </w:pPr>
          </w:p>
        </w:tc>
        <w:tc>
          <w:tcPr>
            <w:tcW w:w="284" w:type="dxa"/>
            <w:tcBorders>
              <w:bottom w:val="single" w:sz="4" w:space="0" w:color="auto"/>
            </w:tcBorders>
          </w:tcPr>
          <w:p w14:paraId="01CF5286" w14:textId="77777777" w:rsidR="00E07EA8" w:rsidRPr="007E0D87" w:rsidRDefault="00E07EA8" w:rsidP="001F53A5">
            <w:pPr>
              <w:pStyle w:val="TF-TEXTOQUADROCentralizado"/>
            </w:pPr>
          </w:p>
        </w:tc>
        <w:tc>
          <w:tcPr>
            <w:tcW w:w="284" w:type="dxa"/>
            <w:tcBorders>
              <w:bottom w:val="single" w:sz="4" w:space="0" w:color="auto"/>
            </w:tcBorders>
          </w:tcPr>
          <w:p w14:paraId="099D8D37" w14:textId="77777777" w:rsidR="00E07EA8" w:rsidRPr="007E0D87" w:rsidRDefault="00E07EA8" w:rsidP="001F53A5">
            <w:pPr>
              <w:pStyle w:val="TF-TEXTOQUADROCentralizado"/>
            </w:pPr>
          </w:p>
        </w:tc>
        <w:tc>
          <w:tcPr>
            <w:tcW w:w="289" w:type="dxa"/>
          </w:tcPr>
          <w:p w14:paraId="7C3F22BD" w14:textId="77777777" w:rsidR="00E07EA8" w:rsidRPr="007E0D87" w:rsidRDefault="00E07EA8" w:rsidP="001F53A5">
            <w:pPr>
              <w:pStyle w:val="TF-TEXTOQUADROCentralizado"/>
            </w:pPr>
          </w:p>
        </w:tc>
      </w:tr>
      <w:tr w:rsidR="00E07EA8" w:rsidRPr="007E0D87" w14:paraId="5CB06846" w14:textId="77777777" w:rsidTr="00CC21EC">
        <w:trPr>
          <w:jc w:val="center"/>
        </w:trPr>
        <w:tc>
          <w:tcPr>
            <w:tcW w:w="6171" w:type="dxa"/>
            <w:tcBorders>
              <w:left w:val="single" w:sz="4" w:space="0" w:color="auto"/>
            </w:tcBorders>
          </w:tcPr>
          <w:p w14:paraId="212DC549" w14:textId="77777777" w:rsidR="00E07EA8" w:rsidRPr="00EC7DEF" w:rsidRDefault="00E07EA8" w:rsidP="001F53A5">
            <w:pPr>
              <w:pStyle w:val="TF-TEXTOQUADRO"/>
            </w:pPr>
            <w:r>
              <w:t>coleta de imagens</w:t>
            </w:r>
          </w:p>
        </w:tc>
        <w:tc>
          <w:tcPr>
            <w:tcW w:w="273" w:type="dxa"/>
            <w:tcBorders>
              <w:top w:val="single" w:sz="4" w:space="0" w:color="auto"/>
            </w:tcBorders>
          </w:tcPr>
          <w:p w14:paraId="73F64E3E" w14:textId="77777777" w:rsidR="00E07EA8" w:rsidRPr="007E0D87" w:rsidRDefault="00E07EA8" w:rsidP="001F53A5">
            <w:pPr>
              <w:pStyle w:val="TF-TEXTOQUADROCentralizado"/>
            </w:pPr>
          </w:p>
        </w:tc>
        <w:tc>
          <w:tcPr>
            <w:tcW w:w="284" w:type="dxa"/>
            <w:tcBorders>
              <w:top w:val="single" w:sz="4" w:space="0" w:color="auto"/>
            </w:tcBorders>
          </w:tcPr>
          <w:p w14:paraId="4B24A0BA" w14:textId="77777777" w:rsidR="00E07EA8" w:rsidRPr="007E0D87" w:rsidRDefault="00E07EA8" w:rsidP="001F53A5">
            <w:pPr>
              <w:pStyle w:val="TF-TEXTOQUADROCentralizado"/>
            </w:pPr>
          </w:p>
        </w:tc>
        <w:tc>
          <w:tcPr>
            <w:tcW w:w="284" w:type="dxa"/>
            <w:tcBorders>
              <w:top w:val="single" w:sz="4" w:space="0" w:color="auto"/>
            </w:tcBorders>
            <w:shd w:val="clear" w:color="auto" w:fill="AEAAAA" w:themeFill="background2" w:themeFillShade="BF"/>
          </w:tcPr>
          <w:p w14:paraId="5736D151" w14:textId="77777777" w:rsidR="00E07EA8" w:rsidRPr="007E0D87" w:rsidRDefault="00E07EA8" w:rsidP="001F53A5">
            <w:pPr>
              <w:pStyle w:val="TF-TEXTOQUADROCentralizado"/>
            </w:pPr>
          </w:p>
        </w:tc>
        <w:tc>
          <w:tcPr>
            <w:tcW w:w="284" w:type="dxa"/>
            <w:tcBorders>
              <w:top w:val="single" w:sz="4" w:space="0" w:color="auto"/>
            </w:tcBorders>
            <w:shd w:val="clear" w:color="auto" w:fill="A6A6A6" w:themeFill="background1" w:themeFillShade="A6"/>
          </w:tcPr>
          <w:p w14:paraId="6D08F0C8" w14:textId="77777777" w:rsidR="00E07EA8" w:rsidRPr="007E0D87" w:rsidRDefault="00E07EA8" w:rsidP="001F53A5">
            <w:pPr>
              <w:pStyle w:val="TF-TEXTOQUADROCentralizado"/>
            </w:pPr>
          </w:p>
        </w:tc>
        <w:tc>
          <w:tcPr>
            <w:tcW w:w="284" w:type="dxa"/>
            <w:tcBorders>
              <w:top w:val="single" w:sz="4" w:space="0" w:color="auto"/>
            </w:tcBorders>
          </w:tcPr>
          <w:p w14:paraId="0B0A1921" w14:textId="77777777" w:rsidR="00E07EA8" w:rsidRPr="007E0D87" w:rsidRDefault="00E07EA8" w:rsidP="001F53A5">
            <w:pPr>
              <w:pStyle w:val="TF-TEXTOQUADROCentralizado"/>
            </w:pPr>
          </w:p>
        </w:tc>
        <w:tc>
          <w:tcPr>
            <w:tcW w:w="284" w:type="dxa"/>
            <w:tcBorders>
              <w:top w:val="single" w:sz="4" w:space="0" w:color="auto"/>
            </w:tcBorders>
          </w:tcPr>
          <w:p w14:paraId="1D72ACD4" w14:textId="77777777" w:rsidR="00E07EA8" w:rsidRPr="007E0D87" w:rsidRDefault="00E07EA8" w:rsidP="001F53A5">
            <w:pPr>
              <w:pStyle w:val="TF-TEXTOQUADROCentralizado"/>
            </w:pPr>
          </w:p>
        </w:tc>
        <w:tc>
          <w:tcPr>
            <w:tcW w:w="284" w:type="dxa"/>
            <w:tcBorders>
              <w:top w:val="single" w:sz="4" w:space="0" w:color="auto"/>
            </w:tcBorders>
          </w:tcPr>
          <w:p w14:paraId="535D1070" w14:textId="77777777" w:rsidR="00E07EA8" w:rsidRPr="007E0D87" w:rsidRDefault="00E07EA8" w:rsidP="001F53A5">
            <w:pPr>
              <w:pStyle w:val="TF-TEXTOQUADROCentralizado"/>
            </w:pPr>
          </w:p>
        </w:tc>
        <w:tc>
          <w:tcPr>
            <w:tcW w:w="284" w:type="dxa"/>
            <w:tcBorders>
              <w:top w:val="single" w:sz="4" w:space="0" w:color="auto"/>
            </w:tcBorders>
          </w:tcPr>
          <w:p w14:paraId="344C8735" w14:textId="77777777" w:rsidR="00E07EA8" w:rsidRPr="007E0D87" w:rsidRDefault="00E07EA8" w:rsidP="001F53A5">
            <w:pPr>
              <w:pStyle w:val="TF-TEXTOQUADROCentralizado"/>
            </w:pPr>
          </w:p>
        </w:tc>
        <w:tc>
          <w:tcPr>
            <w:tcW w:w="284" w:type="dxa"/>
            <w:tcBorders>
              <w:top w:val="single" w:sz="4" w:space="0" w:color="auto"/>
            </w:tcBorders>
          </w:tcPr>
          <w:p w14:paraId="76EBD305" w14:textId="77777777" w:rsidR="00E07EA8" w:rsidRPr="007E0D87" w:rsidRDefault="00E07EA8" w:rsidP="001F53A5">
            <w:pPr>
              <w:pStyle w:val="TF-TEXTOQUADROCentralizado"/>
            </w:pPr>
          </w:p>
        </w:tc>
        <w:tc>
          <w:tcPr>
            <w:tcW w:w="289" w:type="dxa"/>
          </w:tcPr>
          <w:p w14:paraId="500B4DB1" w14:textId="77777777" w:rsidR="00E07EA8" w:rsidRPr="007E0D87" w:rsidRDefault="00E07EA8" w:rsidP="001F53A5">
            <w:pPr>
              <w:pStyle w:val="TF-TEXTOQUADROCentralizado"/>
            </w:pPr>
          </w:p>
        </w:tc>
      </w:tr>
      <w:tr w:rsidR="00E07EA8" w:rsidRPr="007E0D87" w14:paraId="3B700688" w14:textId="77777777" w:rsidTr="00CC21EC">
        <w:trPr>
          <w:jc w:val="center"/>
        </w:trPr>
        <w:tc>
          <w:tcPr>
            <w:tcW w:w="6171" w:type="dxa"/>
            <w:tcBorders>
              <w:left w:val="single" w:sz="4" w:space="0" w:color="auto"/>
            </w:tcBorders>
          </w:tcPr>
          <w:p w14:paraId="769D31A0" w14:textId="77777777" w:rsidR="00E07EA8" w:rsidRPr="00EC7DEF" w:rsidRDefault="00E07EA8" w:rsidP="001F53A5">
            <w:pPr>
              <w:pStyle w:val="TF-TEXTOQUADRO"/>
            </w:pPr>
            <w:r>
              <w:t xml:space="preserve">definição de algoritmos para extração de características </w:t>
            </w:r>
          </w:p>
        </w:tc>
        <w:tc>
          <w:tcPr>
            <w:tcW w:w="273" w:type="dxa"/>
            <w:tcBorders>
              <w:bottom w:val="single" w:sz="4" w:space="0" w:color="auto"/>
            </w:tcBorders>
          </w:tcPr>
          <w:p w14:paraId="0785AC0F" w14:textId="77777777" w:rsidR="00E07EA8" w:rsidRPr="007E0D87" w:rsidRDefault="00E07EA8" w:rsidP="001F53A5">
            <w:pPr>
              <w:pStyle w:val="TF-TEXTOQUADROCentralizado"/>
            </w:pPr>
          </w:p>
        </w:tc>
        <w:tc>
          <w:tcPr>
            <w:tcW w:w="284" w:type="dxa"/>
            <w:tcBorders>
              <w:bottom w:val="single" w:sz="4" w:space="0" w:color="auto"/>
            </w:tcBorders>
          </w:tcPr>
          <w:p w14:paraId="2E266257" w14:textId="77777777" w:rsidR="00E07EA8" w:rsidRPr="007E0D87" w:rsidRDefault="00E07EA8" w:rsidP="001F53A5">
            <w:pPr>
              <w:pStyle w:val="TF-TEXTOQUADROCentralizado"/>
            </w:pPr>
          </w:p>
        </w:tc>
        <w:tc>
          <w:tcPr>
            <w:tcW w:w="284" w:type="dxa"/>
            <w:tcBorders>
              <w:bottom w:val="single" w:sz="4" w:space="0" w:color="auto"/>
            </w:tcBorders>
          </w:tcPr>
          <w:p w14:paraId="11976180" w14:textId="77777777" w:rsidR="00E07EA8" w:rsidRPr="007E0D87" w:rsidRDefault="00E07EA8" w:rsidP="001F53A5">
            <w:pPr>
              <w:pStyle w:val="TF-TEXTOQUADROCentralizado"/>
            </w:pPr>
          </w:p>
        </w:tc>
        <w:tc>
          <w:tcPr>
            <w:tcW w:w="284" w:type="dxa"/>
            <w:tcBorders>
              <w:bottom w:val="single" w:sz="4" w:space="0" w:color="auto"/>
            </w:tcBorders>
            <w:shd w:val="clear" w:color="auto" w:fill="AEAAAA" w:themeFill="background2" w:themeFillShade="BF"/>
          </w:tcPr>
          <w:p w14:paraId="77842052"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22D8EC2B"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76E8E331" w14:textId="77777777" w:rsidR="00E07EA8" w:rsidRPr="007E0D87" w:rsidRDefault="00E07EA8" w:rsidP="001F53A5">
            <w:pPr>
              <w:pStyle w:val="TF-TEXTOQUADROCentralizado"/>
            </w:pPr>
          </w:p>
        </w:tc>
        <w:tc>
          <w:tcPr>
            <w:tcW w:w="284" w:type="dxa"/>
            <w:tcBorders>
              <w:bottom w:val="single" w:sz="4" w:space="0" w:color="auto"/>
            </w:tcBorders>
          </w:tcPr>
          <w:p w14:paraId="5F60CA22" w14:textId="77777777" w:rsidR="00E07EA8" w:rsidRPr="007E0D87" w:rsidRDefault="00E07EA8" w:rsidP="001F53A5">
            <w:pPr>
              <w:pStyle w:val="TF-TEXTOQUADROCentralizado"/>
            </w:pPr>
          </w:p>
        </w:tc>
        <w:tc>
          <w:tcPr>
            <w:tcW w:w="284" w:type="dxa"/>
            <w:tcBorders>
              <w:bottom w:val="single" w:sz="4" w:space="0" w:color="auto"/>
            </w:tcBorders>
          </w:tcPr>
          <w:p w14:paraId="1F375372" w14:textId="77777777" w:rsidR="00E07EA8" w:rsidRPr="007E0D87" w:rsidRDefault="00E07EA8" w:rsidP="001F53A5">
            <w:pPr>
              <w:pStyle w:val="TF-TEXTOQUADROCentralizado"/>
            </w:pPr>
          </w:p>
        </w:tc>
        <w:tc>
          <w:tcPr>
            <w:tcW w:w="284" w:type="dxa"/>
            <w:tcBorders>
              <w:bottom w:val="single" w:sz="4" w:space="0" w:color="auto"/>
            </w:tcBorders>
          </w:tcPr>
          <w:p w14:paraId="2888EEC5" w14:textId="77777777" w:rsidR="00E07EA8" w:rsidRPr="007E0D87" w:rsidRDefault="00E07EA8" w:rsidP="001F53A5">
            <w:pPr>
              <w:pStyle w:val="TF-TEXTOQUADROCentralizado"/>
            </w:pPr>
          </w:p>
        </w:tc>
        <w:tc>
          <w:tcPr>
            <w:tcW w:w="289" w:type="dxa"/>
          </w:tcPr>
          <w:p w14:paraId="283CB171" w14:textId="77777777" w:rsidR="00E07EA8" w:rsidRPr="007E0D87" w:rsidRDefault="00E07EA8" w:rsidP="001F53A5">
            <w:pPr>
              <w:pStyle w:val="TF-TEXTOQUADROCentralizado"/>
            </w:pPr>
          </w:p>
        </w:tc>
      </w:tr>
      <w:tr w:rsidR="00E07EA8" w:rsidRPr="007E0D87" w14:paraId="5B713A8B" w14:textId="77777777" w:rsidTr="00D27B0B">
        <w:trPr>
          <w:jc w:val="center"/>
        </w:trPr>
        <w:tc>
          <w:tcPr>
            <w:tcW w:w="6171" w:type="dxa"/>
            <w:tcBorders>
              <w:left w:val="single" w:sz="4" w:space="0" w:color="auto"/>
              <w:bottom w:val="single" w:sz="4" w:space="0" w:color="auto"/>
            </w:tcBorders>
          </w:tcPr>
          <w:p w14:paraId="53B75803" w14:textId="77777777" w:rsidR="00E07EA8" w:rsidRPr="00EC7DEF" w:rsidRDefault="00E07EA8" w:rsidP="001F53A5">
            <w:pPr>
              <w:pStyle w:val="TF-TEXTOQUADRO"/>
            </w:pPr>
            <w:r>
              <w:t>definição de algoritmos para realizar a classificação das serpentes</w:t>
            </w:r>
          </w:p>
        </w:tc>
        <w:tc>
          <w:tcPr>
            <w:tcW w:w="273" w:type="dxa"/>
            <w:tcBorders>
              <w:bottom w:val="single" w:sz="4" w:space="0" w:color="auto"/>
            </w:tcBorders>
          </w:tcPr>
          <w:p w14:paraId="3BB8454E" w14:textId="77777777" w:rsidR="00E07EA8" w:rsidRPr="007E0D87" w:rsidRDefault="00E07EA8" w:rsidP="001F53A5">
            <w:pPr>
              <w:pStyle w:val="TF-TEXTOQUADROCentralizado"/>
            </w:pPr>
          </w:p>
        </w:tc>
        <w:tc>
          <w:tcPr>
            <w:tcW w:w="284" w:type="dxa"/>
            <w:tcBorders>
              <w:bottom w:val="single" w:sz="4" w:space="0" w:color="auto"/>
            </w:tcBorders>
          </w:tcPr>
          <w:p w14:paraId="27478F7D" w14:textId="77777777" w:rsidR="00E07EA8" w:rsidRPr="007E0D87" w:rsidRDefault="00E07EA8" w:rsidP="001F53A5">
            <w:pPr>
              <w:pStyle w:val="TF-TEXTOQUADROCentralizado"/>
            </w:pPr>
          </w:p>
        </w:tc>
        <w:tc>
          <w:tcPr>
            <w:tcW w:w="284" w:type="dxa"/>
            <w:tcBorders>
              <w:bottom w:val="single" w:sz="4" w:space="0" w:color="auto"/>
            </w:tcBorders>
          </w:tcPr>
          <w:p w14:paraId="7F587331" w14:textId="77777777" w:rsidR="00E07EA8" w:rsidRPr="007E0D87" w:rsidRDefault="00E07EA8" w:rsidP="001F53A5">
            <w:pPr>
              <w:pStyle w:val="TF-TEXTOQUADROCentralizado"/>
            </w:pPr>
          </w:p>
        </w:tc>
        <w:tc>
          <w:tcPr>
            <w:tcW w:w="284" w:type="dxa"/>
            <w:tcBorders>
              <w:bottom w:val="single" w:sz="4" w:space="0" w:color="auto"/>
            </w:tcBorders>
            <w:shd w:val="clear" w:color="auto" w:fill="auto"/>
          </w:tcPr>
          <w:p w14:paraId="7F481542"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0B648BED"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2B58BBD2" w14:textId="77777777" w:rsidR="00E07EA8" w:rsidRPr="007E0D87" w:rsidRDefault="00E07EA8" w:rsidP="001F53A5">
            <w:pPr>
              <w:pStyle w:val="TF-TEXTOQUADROCentralizado"/>
            </w:pPr>
          </w:p>
        </w:tc>
        <w:tc>
          <w:tcPr>
            <w:tcW w:w="284" w:type="dxa"/>
            <w:tcBorders>
              <w:bottom w:val="single" w:sz="4" w:space="0" w:color="auto"/>
            </w:tcBorders>
            <w:shd w:val="clear" w:color="auto" w:fill="auto"/>
          </w:tcPr>
          <w:p w14:paraId="062A2E06" w14:textId="77777777" w:rsidR="00E07EA8" w:rsidRPr="007E0D87" w:rsidRDefault="00E07EA8" w:rsidP="001F53A5">
            <w:pPr>
              <w:pStyle w:val="TF-TEXTOQUADROCentralizado"/>
            </w:pPr>
          </w:p>
        </w:tc>
        <w:tc>
          <w:tcPr>
            <w:tcW w:w="284" w:type="dxa"/>
            <w:tcBorders>
              <w:bottom w:val="single" w:sz="4" w:space="0" w:color="auto"/>
            </w:tcBorders>
          </w:tcPr>
          <w:p w14:paraId="1B3461A4" w14:textId="77777777" w:rsidR="00E07EA8" w:rsidRPr="007E0D87" w:rsidRDefault="00E07EA8" w:rsidP="001F53A5">
            <w:pPr>
              <w:pStyle w:val="TF-TEXTOQUADROCentralizado"/>
            </w:pPr>
          </w:p>
        </w:tc>
        <w:tc>
          <w:tcPr>
            <w:tcW w:w="284" w:type="dxa"/>
            <w:tcBorders>
              <w:bottom w:val="single" w:sz="4" w:space="0" w:color="auto"/>
            </w:tcBorders>
          </w:tcPr>
          <w:p w14:paraId="439292AA" w14:textId="77777777" w:rsidR="00E07EA8" w:rsidRPr="007E0D87" w:rsidRDefault="00E07EA8" w:rsidP="001F53A5">
            <w:pPr>
              <w:pStyle w:val="TF-TEXTOQUADROCentralizado"/>
            </w:pPr>
          </w:p>
        </w:tc>
        <w:tc>
          <w:tcPr>
            <w:tcW w:w="289" w:type="dxa"/>
            <w:tcBorders>
              <w:bottom w:val="single" w:sz="4" w:space="0" w:color="auto"/>
            </w:tcBorders>
          </w:tcPr>
          <w:p w14:paraId="69116589" w14:textId="77777777" w:rsidR="00E07EA8" w:rsidRPr="007E0D87" w:rsidRDefault="00E07EA8" w:rsidP="001F53A5">
            <w:pPr>
              <w:pStyle w:val="TF-TEXTOQUADROCentralizado"/>
            </w:pPr>
          </w:p>
        </w:tc>
      </w:tr>
      <w:tr w:rsidR="00E07EA8" w14:paraId="2CB7E164" w14:textId="77777777" w:rsidTr="00D27B0B">
        <w:trPr>
          <w:trHeight w:val="300"/>
          <w:jc w:val="center"/>
        </w:trPr>
        <w:tc>
          <w:tcPr>
            <w:tcW w:w="6171" w:type="dxa"/>
            <w:tcBorders>
              <w:left w:val="single" w:sz="4" w:space="0" w:color="auto"/>
            </w:tcBorders>
          </w:tcPr>
          <w:p w14:paraId="21DFD76A" w14:textId="77777777" w:rsidR="00E07EA8" w:rsidRPr="00EC7DEF" w:rsidRDefault="00E07EA8" w:rsidP="001F53A5">
            <w:pPr>
              <w:pStyle w:val="TF-TEXTOQUADRO"/>
            </w:pPr>
            <w:r>
              <w:t>classificação de características taxonômicas</w:t>
            </w:r>
          </w:p>
        </w:tc>
        <w:tc>
          <w:tcPr>
            <w:tcW w:w="273" w:type="dxa"/>
          </w:tcPr>
          <w:p w14:paraId="2357CD15" w14:textId="77777777" w:rsidR="00E07EA8" w:rsidRDefault="00E07EA8" w:rsidP="001F53A5">
            <w:pPr>
              <w:pStyle w:val="TF-TEXTOQUADROCentralizado"/>
            </w:pPr>
          </w:p>
        </w:tc>
        <w:tc>
          <w:tcPr>
            <w:tcW w:w="284" w:type="dxa"/>
          </w:tcPr>
          <w:p w14:paraId="7A6374B8" w14:textId="77777777" w:rsidR="00E07EA8" w:rsidRDefault="00E07EA8" w:rsidP="001F53A5">
            <w:pPr>
              <w:pStyle w:val="TF-TEXTOQUADROCentralizado"/>
            </w:pPr>
          </w:p>
        </w:tc>
        <w:tc>
          <w:tcPr>
            <w:tcW w:w="284" w:type="dxa"/>
          </w:tcPr>
          <w:p w14:paraId="5481ABBB" w14:textId="77777777" w:rsidR="00E07EA8" w:rsidRDefault="00E07EA8" w:rsidP="001F53A5">
            <w:pPr>
              <w:pStyle w:val="TF-TEXTOQUADROCentralizado"/>
            </w:pPr>
          </w:p>
        </w:tc>
        <w:tc>
          <w:tcPr>
            <w:tcW w:w="284" w:type="dxa"/>
          </w:tcPr>
          <w:p w14:paraId="0DA60C90" w14:textId="77777777" w:rsidR="00E07EA8" w:rsidRDefault="00E07EA8" w:rsidP="001F53A5">
            <w:pPr>
              <w:pStyle w:val="TF-TEXTOQUADROCentralizado"/>
            </w:pPr>
          </w:p>
        </w:tc>
        <w:tc>
          <w:tcPr>
            <w:tcW w:w="284" w:type="dxa"/>
            <w:shd w:val="clear" w:color="auto" w:fill="auto"/>
          </w:tcPr>
          <w:p w14:paraId="363CABCE" w14:textId="77777777" w:rsidR="00E07EA8" w:rsidRDefault="00E07EA8" w:rsidP="001F53A5">
            <w:pPr>
              <w:pStyle w:val="TF-TEXTOQUADROCentralizado"/>
            </w:pPr>
          </w:p>
        </w:tc>
        <w:tc>
          <w:tcPr>
            <w:tcW w:w="284" w:type="dxa"/>
            <w:shd w:val="clear" w:color="auto" w:fill="A6A6A6" w:themeFill="background1" w:themeFillShade="A6"/>
          </w:tcPr>
          <w:p w14:paraId="5097E037" w14:textId="77777777" w:rsidR="00E07EA8" w:rsidRDefault="00E07EA8" w:rsidP="001F53A5">
            <w:pPr>
              <w:pStyle w:val="TF-TEXTOQUADROCentralizado"/>
            </w:pPr>
          </w:p>
        </w:tc>
        <w:tc>
          <w:tcPr>
            <w:tcW w:w="284" w:type="dxa"/>
            <w:shd w:val="clear" w:color="auto" w:fill="A6A6A6" w:themeFill="background1" w:themeFillShade="A6"/>
          </w:tcPr>
          <w:p w14:paraId="6D818AC6" w14:textId="77777777" w:rsidR="00E07EA8" w:rsidRDefault="00E07EA8" w:rsidP="001F53A5">
            <w:pPr>
              <w:pStyle w:val="TF-TEXTOQUADROCentralizado"/>
            </w:pPr>
          </w:p>
        </w:tc>
        <w:tc>
          <w:tcPr>
            <w:tcW w:w="284" w:type="dxa"/>
            <w:shd w:val="clear" w:color="auto" w:fill="auto"/>
          </w:tcPr>
          <w:p w14:paraId="1DB5C43E" w14:textId="77777777" w:rsidR="00E07EA8" w:rsidRDefault="00E07EA8" w:rsidP="001F53A5">
            <w:pPr>
              <w:pStyle w:val="TF-TEXTOQUADROCentralizado"/>
            </w:pPr>
          </w:p>
        </w:tc>
        <w:tc>
          <w:tcPr>
            <w:tcW w:w="284" w:type="dxa"/>
            <w:shd w:val="clear" w:color="auto" w:fill="auto"/>
          </w:tcPr>
          <w:p w14:paraId="6136512B" w14:textId="77777777" w:rsidR="00E07EA8" w:rsidRDefault="00E07EA8" w:rsidP="001F53A5">
            <w:pPr>
              <w:pStyle w:val="TF-TEXTOQUADROCentralizado"/>
            </w:pPr>
          </w:p>
        </w:tc>
        <w:tc>
          <w:tcPr>
            <w:tcW w:w="289" w:type="dxa"/>
          </w:tcPr>
          <w:p w14:paraId="7BD4C5DE" w14:textId="77777777" w:rsidR="00E07EA8" w:rsidRDefault="00E07EA8" w:rsidP="001F53A5">
            <w:pPr>
              <w:pStyle w:val="TF-TEXTOQUADROCentralizado"/>
            </w:pPr>
          </w:p>
        </w:tc>
      </w:tr>
      <w:tr w:rsidR="00E07EA8" w14:paraId="03DE58DD" w14:textId="77777777" w:rsidTr="00D27B0B">
        <w:trPr>
          <w:trHeight w:val="300"/>
          <w:jc w:val="center"/>
        </w:trPr>
        <w:tc>
          <w:tcPr>
            <w:tcW w:w="6171" w:type="dxa"/>
            <w:tcBorders>
              <w:left w:val="single" w:sz="4" w:space="0" w:color="auto"/>
              <w:bottom w:val="single" w:sz="4" w:space="0" w:color="auto"/>
            </w:tcBorders>
          </w:tcPr>
          <w:p w14:paraId="254E8A07" w14:textId="77777777" w:rsidR="00E07EA8" w:rsidRPr="00EC7DEF" w:rsidRDefault="00E07EA8" w:rsidP="001F53A5">
            <w:pPr>
              <w:pStyle w:val="TF-TEXTOQUADRO"/>
            </w:pPr>
            <w:r>
              <w:t>implementação</w:t>
            </w:r>
          </w:p>
        </w:tc>
        <w:tc>
          <w:tcPr>
            <w:tcW w:w="273" w:type="dxa"/>
            <w:tcBorders>
              <w:bottom w:val="single" w:sz="4" w:space="0" w:color="auto"/>
            </w:tcBorders>
          </w:tcPr>
          <w:p w14:paraId="5111FA12" w14:textId="77777777" w:rsidR="00E07EA8" w:rsidRDefault="00E07EA8" w:rsidP="001F53A5">
            <w:pPr>
              <w:pStyle w:val="TF-TEXTOQUADROCentralizado"/>
            </w:pPr>
          </w:p>
        </w:tc>
        <w:tc>
          <w:tcPr>
            <w:tcW w:w="284" w:type="dxa"/>
            <w:tcBorders>
              <w:bottom w:val="single" w:sz="4" w:space="0" w:color="auto"/>
            </w:tcBorders>
          </w:tcPr>
          <w:p w14:paraId="39B361FA" w14:textId="77777777" w:rsidR="00E07EA8" w:rsidRDefault="00E07EA8" w:rsidP="001F53A5">
            <w:pPr>
              <w:pStyle w:val="TF-TEXTOQUADROCentralizado"/>
            </w:pPr>
          </w:p>
        </w:tc>
        <w:tc>
          <w:tcPr>
            <w:tcW w:w="284" w:type="dxa"/>
            <w:tcBorders>
              <w:bottom w:val="single" w:sz="4" w:space="0" w:color="auto"/>
            </w:tcBorders>
          </w:tcPr>
          <w:p w14:paraId="31C27AB4" w14:textId="77777777" w:rsidR="00E07EA8" w:rsidRDefault="00E07EA8" w:rsidP="001F53A5">
            <w:pPr>
              <w:pStyle w:val="TF-TEXTOQUADROCentralizado"/>
            </w:pPr>
          </w:p>
        </w:tc>
        <w:tc>
          <w:tcPr>
            <w:tcW w:w="284" w:type="dxa"/>
            <w:tcBorders>
              <w:bottom w:val="single" w:sz="4" w:space="0" w:color="auto"/>
            </w:tcBorders>
          </w:tcPr>
          <w:p w14:paraId="0CEA1ECA" w14:textId="77777777" w:rsidR="00E07EA8" w:rsidRDefault="00E07EA8" w:rsidP="001F53A5">
            <w:pPr>
              <w:pStyle w:val="TF-TEXTOQUADROCentralizado"/>
            </w:pPr>
          </w:p>
        </w:tc>
        <w:tc>
          <w:tcPr>
            <w:tcW w:w="284" w:type="dxa"/>
            <w:tcBorders>
              <w:bottom w:val="single" w:sz="4" w:space="0" w:color="auto"/>
            </w:tcBorders>
          </w:tcPr>
          <w:p w14:paraId="0CABE53B" w14:textId="77777777" w:rsidR="00E07EA8" w:rsidRDefault="00E07EA8" w:rsidP="001F53A5">
            <w:pPr>
              <w:pStyle w:val="TF-TEXTOQUADROCentralizado"/>
            </w:pPr>
          </w:p>
        </w:tc>
        <w:tc>
          <w:tcPr>
            <w:tcW w:w="284" w:type="dxa"/>
            <w:tcBorders>
              <w:bottom w:val="single" w:sz="4" w:space="0" w:color="auto"/>
            </w:tcBorders>
            <w:shd w:val="clear" w:color="auto" w:fill="auto"/>
          </w:tcPr>
          <w:p w14:paraId="3985C49A"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5BD41C50"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734F1721"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3C3746AC" w14:textId="77777777" w:rsidR="00E07EA8" w:rsidRDefault="00E07EA8" w:rsidP="001F53A5">
            <w:pPr>
              <w:pStyle w:val="TF-TEXTOQUADROCentralizado"/>
            </w:pPr>
          </w:p>
        </w:tc>
        <w:tc>
          <w:tcPr>
            <w:tcW w:w="289" w:type="dxa"/>
            <w:tcBorders>
              <w:bottom w:val="single" w:sz="4" w:space="0" w:color="auto"/>
            </w:tcBorders>
            <w:shd w:val="clear" w:color="auto" w:fill="A6A6A6" w:themeFill="background1" w:themeFillShade="A6"/>
          </w:tcPr>
          <w:p w14:paraId="2F9F0DBA" w14:textId="77777777" w:rsidR="00E07EA8" w:rsidRDefault="00E07EA8" w:rsidP="001F53A5">
            <w:pPr>
              <w:pStyle w:val="TF-TEXTOQUADROCentralizado"/>
            </w:pPr>
          </w:p>
        </w:tc>
      </w:tr>
      <w:tr w:rsidR="00E07EA8" w14:paraId="561BB607" w14:textId="77777777" w:rsidTr="00D27B0B">
        <w:trPr>
          <w:trHeight w:val="300"/>
          <w:jc w:val="center"/>
        </w:trPr>
        <w:tc>
          <w:tcPr>
            <w:tcW w:w="6171" w:type="dxa"/>
            <w:tcBorders>
              <w:left w:val="single" w:sz="4" w:space="0" w:color="auto"/>
              <w:bottom w:val="single" w:sz="4" w:space="0" w:color="auto"/>
            </w:tcBorders>
          </w:tcPr>
          <w:p w14:paraId="0403C3EC" w14:textId="77777777" w:rsidR="00E07EA8" w:rsidRPr="00EC7DEF" w:rsidRDefault="00E07EA8" w:rsidP="001F53A5">
            <w:pPr>
              <w:pStyle w:val="TF-TEXTOQUADRO"/>
            </w:pPr>
            <w:r>
              <w:t>testes</w:t>
            </w:r>
          </w:p>
        </w:tc>
        <w:tc>
          <w:tcPr>
            <w:tcW w:w="273" w:type="dxa"/>
            <w:tcBorders>
              <w:bottom w:val="single" w:sz="4" w:space="0" w:color="auto"/>
            </w:tcBorders>
          </w:tcPr>
          <w:p w14:paraId="1F7FD99A" w14:textId="77777777" w:rsidR="00E07EA8" w:rsidRDefault="00E07EA8" w:rsidP="001F53A5">
            <w:pPr>
              <w:pStyle w:val="TF-TEXTOQUADROCentralizado"/>
            </w:pPr>
          </w:p>
        </w:tc>
        <w:tc>
          <w:tcPr>
            <w:tcW w:w="284" w:type="dxa"/>
            <w:tcBorders>
              <w:bottom w:val="single" w:sz="4" w:space="0" w:color="auto"/>
            </w:tcBorders>
          </w:tcPr>
          <w:p w14:paraId="06CBAA83" w14:textId="77777777" w:rsidR="00E07EA8" w:rsidRDefault="00E07EA8" w:rsidP="001F53A5">
            <w:pPr>
              <w:pStyle w:val="TF-TEXTOQUADROCentralizado"/>
            </w:pPr>
          </w:p>
        </w:tc>
        <w:tc>
          <w:tcPr>
            <w:tcW w:w="284" w:type="dxa"/>
            <w:tcBorders>
              <w:bottom w:val="single" w:sz="4" w:space="0" w:color="auto"/>
            </w:tcBorders>
          </w:tcPr>
          <w:p w14:paraId="4E591498" w14:textId="77777777" w:rsidR="00E07EA8" w:rsidRDefault="00E07EA8" w:rsidP="001F53A5">
            <w:pPr>
              <w:pStyle w:val="TF-TEXTOQUADROCentralizado"/>
            </w:pPr>
          </w:p>
        </w:tc>
        <w:tc>
          <w:tcPr>
            <w:tcW w:w="284" w:type="dxa"/>
            <w:tcBorders>
              <w:bottom w:val="single" w:sz="4" w:space="0" w:color="auto"/>
            </w:tcBorders>
          </w:tcPr>
          <w:p w14:paraId="4A77DD1D" w14:textId="77777777" w:rsidR="00E07EA8" w:rsidRDefault="00E07EA8" w:rsidP="001F53A5">
            <w:pPr>
              <w:pStyle w:val="TF-TEXTOQUADROCentralizado"/>
            </w:pPr>
          </w:p>
        </w:tc>
        <w:tc>
          <w:tcPr>
            <w:tcW w:w="284" w:type="dxa"/>
            <w:tcBorders>
              <w:bottom w:val="single" w:sz="4" w:space="0" w:color="auto"/>
            </w:tcBorders>
          </w:tcPr>
          <w:p w14:paraId="736A8FD4" w14:textId="77777777" w:rsidR="00E07EA8" w:rsidRDefault="00E07EA8" w:rsidP="001F53A5">
            <w:pPr>
              <w:pStyle w:val="TF-TEXTOQUADROCentralizado"/>
            </w:pPr>
          </w:p>
        </w:tc>
        <w:tc>
          <w:tcPr>
            <w:tcW w:w="284" w:type="dxa"/>
            <w:tcBorders>
              <w:bottom w:val="single" w:sz="4" w:space="0" w:color="auto"/>
            </w:tcBorders>
          </w:tcPr>
          <w:p w14:paraId="5A1CA03D"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173C377A"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7C290BB3"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4DB2BDB3" w14:textId="77777777" w:rsidR="00E07EA8" w:rsidRDefault="00E07EA8" w:rsidP="001F53A5">
            <w:pPr>
              <w:pStyle w:val="TF-TEXTOQUADROCentralizado"/>
            </w:pPr>
          </w:p>
        </w:tc>
        <w:tc>
          <w:tcPr>
            <w:tcW w:w="289" w:type="dxa"/>
            <w:tcBorders>
              <w:bottom w:val="single" w:sz="4" w:space="0" w:color="auto"/>
            </w:tcBorders>
            <w:shd w:val="clear" w:color="auto" w:fill="A6A6A6" w:themeFill="background1" w:themeFillShade="A6"/>
          </w:tcPr>
          <w:p w14:paraId="5D24569D" w14:textId="77777777" w:rsidR="00E07EA8" w:rsidRDefault="00E07EA8" w:rsidP="001F53A5">
            <w:pPr>
              <w:pStyle w:val="TF-TEXTOQUADROCentralizado"/>
            </w:pPr>
          </w:p>
        </w:tc>
      </w:tr>
    </w:tbl>
    <w:p w14:paraId="00230117" w14:textId="77777777" w:rsidR="00E07EA8" w:rsidRDefault="00E07EA8" w:rsidP="00E74973">
      <w:pPr>
        <w:pStyle w:val="TF-FONTE"/>
      </w:pPr>
      <w:r>
        <w:t>Fonte: elaborado pelo autor.</w:t>
      </w:r>
    </w:p>
    <w:p w14:paraId="59ED7AF6" w14:textId="77777777" w:rsidR="00E07EA8" w:rsidRPr="007A1883" w:rsidRDefault="00E07EA8" w:rsidP="00CB4170">
      <w:pPr>
        <w:pStyle w:val="Ttulo1"/>
      </w:pPr>
      <w:r>
        <w:t>REVISÃO BIBLIOGRÁFICA</w:t>
      </w:r>
    </w:p>
    <w:p w14:paraId="069324A3" w14:textId="77777777" w:rsidR="00E07EA8" w:rsidRDefault="00E07EA8" w:rsidP="00E74973">
      <w:pPr>
        <w:pStyle w:val="TF-TEXTO"/>
      </w:pPr>
      <w:r>
        <w:t>Esta seção descreve brevemente os assuntos que fundamentarão o desenvolvimento do protótipo proposto. A seção 4.1 aborda as características e utilização do Reconhecimento de padrões. A seção 4.2 faz a contextualização e da Taxonomia, com enfoque na criação de chaves taxonômicas.</w:t>
      </w:r>
    </w:p>
    <w:p w14:paraId="55F126FA" w14:textId="77777777" w:rsidR="00E07EA8" w:rsidRDefault="00E07EA8" w:rsidP="00E74973">
      <w:pPr>
        <w:pStyle w:val="TF-TEXTO"/>
      </w:pPr>
    </w:p>
    <w:p w14:paraId="1F7133A4" w14:textId="77777777" w:rsidR="00E07EA8" w:rsidRDefault="00E07EA8" w:rsidP="00BB7041">
      <w:pPr>
        <w:pStyle w:val="Ttulo2"/>
      </w:pPr>
      <w:r>
        <w:t>rECONHECIMENTO DE PADRÕES</w:t>
      </w:r>
    </w:p>
    <w:p w14:paraId="54D6E6DB" w14:textId="77777777" w:rsidR="00E07EA8" w:rsidRDefault="00E07EA8"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 (GEOFF DOUGHERTY, 2013). </w:t>
      </w:r>
    </w:p>
    <w:p w14:paraId="536335F3" w14:textId="77777777" w:rsidR="00E07EA8" w:rsidRPr="00A90466" w:rsidRDefault="00E07EA8"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 (ANSARI, 2018). O reconhecimento de padrões não é uma técnica particular de aprendizado de máquina, mas sim um conglomerado de algoritmos capazes de cumprir objetivos de diversos escopos, sendo ferramenta para outras áreas da inteligência artificial, como Aprendizado de máquina e Aprendizado profundo.</w:t>
      </w:r>
    </w:p>
    <w:p w14:paraId="201995AE" w14:textId="77777777" w:rsidR="00E07EA8" w:rsidRDefault="00E07EA8" w:rsidP="00105DAC">
      <w:pPr>
        <w:pStyle w:val="TF-TEXTO"/>
      </w:pPr>
      <w:r>
        <w:t xml:space="preserve">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w:t>
      </w:r>
      <w:commentRangeStart w:id="53"/>
      <w:r>
        <w:t>animais</w:t>
      </w:r>
      <w:commentRangeEnd w:id="53"/>
      <w:r>
        <w:rPr>
          <w:rStyle w:val="Refdecomentrio"/>
        </w:rPr>
        <w:commentReference w:id="53"/>
      </w:r>
      <w:r>
        <w:t>.</w:t>
      </w:r>
    </w:p>
    <w:p w14:paraId="108FE4FE" w14:textId="77777777" w:rsidR="00E07EA8" w:rsidRDefault="00E07EA8" w:rsidP="00CC21EC">
      <w:pPr>
        <w:pStyle w:val="TF-TEXTO"/>
      </w:pPr>
    </w:p>
    <w:p w14:paraId="7B50A143" w14:textId="77777777" w:rsidR="00E07EA8" w:rsidRDefault="00E07EA8" w:rsidP="00BB7041">
      <w:pPr>
        <w:pStyle w:val="Ttulo2"/>
      </w:pPr>
      <w:r>
        <w:t>CHAVES TAXONOMICAS</w:t>
      </w:r>
    </w:p>
    <w:p w14:paraId="5F4781FF" w14:textId="77777777" w:rsidR="00E07EA8" w:rsidRDefault="00E07EA8" w:rsidP="00CC21EC">
      <w:pPr>
        <w:pStyle w:val="TF-TEXTO"/>
      </w:pPr>
      <w:r>
        <w:t xml:space="preserve">A Taxonomia, desenvolvida por </w:t>
      </w:r>
      <w:proofErr w:type="spellStart"/>
      <w:r>
        <w:t>Carolus</w:t>
      </w:r>
      <w:proofErr w:type="spellEnd"/>
      <w:r>
        <w:t xml:space="preserve"> Linnaeus no século XVIII com a publicação de seu livro </w:t>
      </w:r>
      <w:proofErr w:type="spellStart"/>
      <w:r>
        <w:rPr>
          <w:i/>
          <w:iCs/>
        </w:rPr>
        <w:t>Species</w:t>
      </w:r>
      <w:proofErr w:type="spellEnd"/>
      <w:r>
        <w:rPr>
          <w:i/>
          <w:iCs/>
        </w:rPr>
        <w:t xml:space="preserve"> Plantarum </w:t>
      </w:r>
      <w:r>
        <w:t xml:space="preserve">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 (CASTRO, 2007). </w:t>
      </w:r>
    </w:p>
    <w:p w14:paraId="5552FAD0" w14:textId="77777777" w:rsidR="00E07EA8" w:rsidRDefault="00E07EA8" w:rsidP="00CC21EC">
      <w:pPr>
        <w:pStyle w:val="TF-TEXTO"/>
      </w:pPr>
      <w:r>
        <w:t xml:space="preserve">A classificação dos seres vivos ocorre através de características taxonômicas, também conhecidos como </w:t>
      </w:r>
      <w:proofErr w:type="spellStart"/>
      <w:r>
        <w:t>Taxóns</w:t>
      </w:r>
      <w:proofErr w:type="spellEnd"/>
      <w:r>
        <w:t>, sendo eles, em ordem decrescente: Reino (Kingdom), Filo (</w:t>
      </w:r>
      <w:proofErr w:type="spellStart"/>
      <w:r>
        <w:t>Phylum</w:t>
      </w:r>
      <w:proofErr w:type="spellEnd"/>
      <w:r>
        <w:t>), Classe (</w:t>
      </w:r>
      <w:proofErr w:type="spellStart"/>
      <w:r>
        <w:t>Class</w:t>
      </w:r>
      <w:proofErr w:type="spellEnd"/>
      <w:r>
        <w:t>), Ordem (</w:t>
      </w:r>
      <w:proofErr w:type="spellStart"/>
      <w:r>
        <w:t>Order</w:t>
      </w:r>
      <w:proofErr w:type="spellEnd"/>
      <w:r>
        <w:t>), Família (</w:t>
      </w:r>
      <w:proofErr w:type="spellStart"/>
      <w:r>
        <w:t>Familly</w:t>
      </w:r>
      <w:proofErr w:type="spellEnd"/>
      <w:r>
        <w:t xml:space="preserve">), Gênero (Genus) e Espécie (CASTILHO, 2022).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 assim como a autoria de nomeação da serpente </w:t>
      </w:r>
      <w:r>
        <w:rPr>
          <w:i/>
          <w:iCs/>
        </w:rPr>
        <w:t>‌</w:t>
      </w:r>
      <w:proofErr w:type="spellStart"/>
      <w:r>
        <w:rPr>
          <w:i/>
          <w:iCs/>
        </w:rPr>
        <w:t>Micrurus</w:t>
      </w:r>
      <w:proofErr w:type="spellEnd"/>
      <w:r>
        <w:rPr>
          <w:i/>
          <w:iCs/>
        </w:rPr>
        <w:t xml:space="preserve"> </w:t>
      </w:r>
      <w:proofErr w:type="spellStart"/>
      <w:r>
        <w:rPr>
          <w:i/>
          <w:iCs/>
        </w:rPr>
        <w:t>corallinus</w:t>
      </w:r>
      <w:proofErr w:type="spellEnd"/>
      <w:r>
        <w:rPr>
          <w:i/>
          <w:iCs/>
        </w:rPr>
        <w:t xml:space="preserve">, </w:t>
      </w:r>
      <w:r>
        <w:t>popularmente conhecida como cobra-coral verdadeira.</w:t>
      </w:r>
    </w:p>
    <w:p w14:paraId="6B6CDBF8" w14:textId="77777777" w:rsidR="00E07EA8" w:rsidRPr="005659BF" w:rsidRDefault="00E07EA8" w:rsidP="00CC21EC">
      <w:pPr>
        <w:pStyle w:val="Legenda"/>
        <w:jc w:val="center"/>
        <w:rPr>
          <w:i w:val="0"/>
          <w:iCs w:val="0"/>
          <w:color w:val="auto"/>
          <w:sz w:val="20"/>
          <w:szCs w:val="20"/>
        </w:rPr>
      </w:pPr>
      <w:bookmarkStart w:id="54"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Pr="005659BF">
        <w:rPr>
          <w:i w:val="0"/>
          <w:iCs w:val="0"/>
          <w:noProof/>
          <w:color w:val="auto"/>
          <w:sz w:val="20"/>
          <w:szCs w:val="20"/>
        </w:rPr>
        <w:t>4</w:t>
      </w:r>
      <w:r w:rsidRPr="005659BF">
        <w:rPr>
          <w:color w:val="auto"/>
        </w:rPr>
        <w:fldChar w:fldCharType="end"/>
      </w:r>
      <w:bookmarkEnd w:id="54"/>
      <w:r w:rsidRPr="005659BF">
        <w:rPr>
          <w:i w:val="0"/>
          <w:iCs w:val="0"/>
          <w:color w:val="auto"/>
          <w:sz w:val="20"/>
          <w:szCs w:val="20"/>
        </w:rPr>
        <w:t xml:space="preserve"> – Taxonomia da serpente </w:t>
      </w:r>
      <w:proofErr w:type="spellStart"/>
      <w:r w:rsidRPr="005659BF">
        <w:rPr>
          <w:i w:val="0"/>
          <w:iCs w:val="0"/>
          <w:color w:val="auto"/>
          <w:sz w:val="20"/>
          <w:szCs w:val="20"/>
        </w:rPr>
        <w:t>Micrurus</w:t>
      </w:r>
      <w:proofErr w:type="spellEnd"/>
      <w:r w:rsidRPr="005659BF">
        <w:rPr>
          <w:i w:val="0"/>
          <w:iCs w:val="0"/>
          <w:color w:val="auto"/>
          <w:sz w:val="20"/>
          <w:szCs w:val="20"/>
        </w:rPr>
        <w:t xml:space="preserve"> </w:t>
      </w:r>
      <w:proofErr w:type="spellStart"/>
      <w:r w:rsidRPr="005659BF">
        <w:rPr>
          <w:i w:val="0"/>
          <w:iCs w:val="0"/>
          <w:color w:val="auto"/>
          <w:sz w:val="20"/>
          <w:szCs w:val="20"/>
        </w:rPr>
        <w:t>cora</w:t>
      </w:r>
      <w:r w:rsidRPr="005659BF">
        <w:rPr>
          <w:i w:val="0"/>
          <w:iCs w:val="0"/>
          <w:noProof/>
          <w:color w:val="auto"/>
          <w:sz w:val="20"/>
          <w:szCs w:val="20"/>
        </w:rPr>
        <w:t>llinus</w:t>
      </w:r>
      <w:proofErr w:type="spellEnd"/>
    </w:p>
    <w:p w14:paraId="4A3FB433" w14:textId="77777777" w:rsidR="00E07EA8" w:rsidRDefault="00E07EA8" w:rsidP="00C815DC">
      <w:pPr>
        <w:pStyle w:val="TF-TEXTO"/>
        <w:ind w:firstLine="0"/>
        <w:jc w:val="center"/>
      </w:pPr>
      <w:r>
        <w:rPr>
          <w:noProof/>
        </w:rPr>
        <w:drawing>
          <wp:inline distT="0" distB="0" distL="0" distR="0" wp14:anchorId="4CAE6E39" wp14:editId="5AC74EEE">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08F0F327" w14:textId="77777777" w:rsidR="00E07EA8" w:rsidRPr="005659BF" w:rsidRDefault="00E07EA8" w:rsidP="00CC21EC">
      <w:pPr>
        <w:pStyle w:val="TF-FONTE"/>
        <w:rPr>
          <w:szCs w:val="18"/>
        </w:rPr>
      </w:pPr>
      <w:r w:rsidRPr="005659BF">
        <w:rPr>
          <w:szCs w:val="18"/>
        </w:rPr>
        <w:t xml:space="preserve">Fonte: </w:t>
      </w:r>
      <w:r w:rsidRPr="005659BF">
        <w:rPr>
          <w:szCs w:val="18"/>
          <w:shd w:val="clear" w:color="auto" w:fill="FFFFFF"/>
        </w:rPr>
        <w:t>Carreira et al.</w:t>
      </w:r>
      <w:r>
        <w:rPr>
          <w:szCs w:val="18"/>
          <w:shd w:val="clear" w:color="auto" w:fill="FFFFFF"/>
        </w:rPr>
        <w:t xml:space="preserve"> (</w:t>
      </w:r>
      <w:r w:rsidRPr="005659BF">
        <w:rPr>
          <w:szCs w:val="18"/>
          <w:shd w:val="clear" w:color="auto" w:fill="FFFFFF"/>
        </w:rPr>
        <w:t>2014</w:t>
      </w:r>
      <w:r>
        <w:rPr>
          <w:szCs w:val="18"/>
          <w:shd w:val="clear" w:color="auto" w:fill="FFFFFF"/>
        </w:rPr>
        <w:t>).</w:t>
      </w:r>
    </w:p>
    <w:p w14:paraId="1EACE4DB" w14:textId="77777777" w:rsidR="00E07EA8" w:rsidRDefault="00E07EA8" w:rsidP="00CC21EC">
      <w:pPr>
        <w:pStyle w:val="TF-TEXTO"/>
      </w:pPr>
      <w:r>
        <w:t xml:space="preserve">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 Estas características também podem ser utilizadas para identificar de maneira geral, se uma espécie observada é ou não peçonhenta, e se pode ser manuseada com segurança por um observador, como ilustrado na </w:t>
      </w:r>
      <w:r>
        <w:fldChar w:fldCharType="begin"/>
      </w:r>
      <w:r>
        <w:instrText xml:space="preserve"> REF _Ref138703704 \h </w:instrText>
      </w:r>
      <w:r>
        <w:fldChar w:fldCharType="separate"/>
      </w:r>
      <w:r w:rsidRPr="005825D3">
        <w:t xml:space="preserve">Figura </w:t>
      </w:r>
      <w:r>
        <w:rPr>
          <w:i/>
          <w:iCs/>
          <w:noProof/>
        </w:rPr>
        <w:t>5</w:t>
      </w:r>
      <w:r>
        <w:fldChar w:fldCharType="end"/>
      </w:r>
      <w:r>
        <w:t>.</w:t>
      </w:r>
    </w:p>
    <w:p w14:paraId="69D4562F" w14:textId="77777777" w:rsidR="00E07EA8" w:rsidRPr="005825D3" w:rsidRDefault="00E07EA8" w:rsidP="00B32895">
      <w:pPr>
        <w:pStyle w:val="Legenda"/>
        <w:jc w:val="center"/>
        <w:rPr>
          <w:i w:val="0"/>
          <w:iCs w:val="0"/>
          <w:color w:val="auto"/>
          <w:sz w:val="20"/>
          <w:szCs w:val="20"/>
        </w:rPr>
      </w:pPr>
      <w:bookmarkStart w:id="55"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Pr>
          <w:i w:val="0"/>
          <w:iCs w:val="0"/>
          <w:noProof/>
          <w:color w:val="auto"/>
          <w:sz w:val="20"/>
          <w:szCs w:val="20"/>
        </w:rPr>
        <w:t>5</w:t>
      </w:r>
      <w:r w:rsidRPr="005825D3">
        <w:rPr>
          <w:i w:val="0"/>
          <w:iCs w:val="0"/>
          <w:color w:val="auto"/>
          <w:sz w:val="20"/>
          <w:szCs w:val="20"/>
        </w:rPr>
        <w:fldChar w:fldCharType="end"/>
      </w:r>
      <w:bookmarkEnd w:id="55"/>
      <w:r w:rsidRPr="005825D3">
        <w:rPr>
          <w:i w:val="0"/>
          <w:iCs w:val="0"/>
          <w:color w:val="auto"/>
          <w:sz w:val="20"/>
          <w:szCs w:val="20"/>
        </w:rPr>
        <w:t xml:space="preserve"> - Diferenciação entre serpentes peçonhentas e não peçonhentas</w:t>
      </w:r>
    </w:p>
    <w:p w14:paraId="11FB44DC" w14:textId="77777777" w:rsidR="00E07EA8" w:rsidRDefault="00E07EA8" w:rsidP="00C10199">
      <w:pPr>
        <w:pStyle w:val="TF-TEXTO"/>
        <w:ind w:firstLine="0"/>
        <w:jc w:val="center"/>
      </w:pPr>
      <w:r>
        <w:rPr>
          <w:noProof/>
        </w:rPr>
        <w:drawing>
          <wp:inline distT="0" distB="0" distL="0" distR="0" wp14:anchorId="2B2BF294" wp14:editId="5005E3BE">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6F8D6218" w14:textId="77777777" w:rsidR="00E07EA8" w:rsidRPr="005825D3" w:rsidRDefault="00E07EA8" w:rsidP="00B17592">
      <w:pPr>
        <w:pStyle w:val="TF-FONTE"/>
        <w:rPr>
          <w:lang w:val="en-US"/>
        </w:rPr>
      </w:pPr>
      <w:r w:rsidRPr="005825D3">
        <w:rPr>
          <w:lang w:val="en-US"/>
        </w:rPr>
        <w:t xml:space="preserve">Fonte: </w:t>
      </w:r>
      <w:proofErr w:type="spellStart"/>
      <w:r w:rsidRPr="005825D3">
        <w:rPr>
          <w:lang w:val="en-US"/>
        </w:rPr>
        <w:t>Buononato</w:t>
      </w:r>
      <w:proofErr w:type="spellEnd"/>
      <w:r>
        <w:rPr>
          <w:lang w:val="en-US"/>
        </w:rPr>
        <w:t xml:space="preserve"> (</w:t>
      </w:r>
      <w:commentRangeStart w:id="56"/>
      <w:r w:rsidRPr="005825D3">
        <w:rPr>
          <w:lang w:val="en-US"/>
        </w:rPr>
        <w:t>2015</w:t>
      </w:r>
      <w:commentRangeEnd w:id="56"/>
      <w:r>
        <w:rPr>
          <w:rStyle w:val="Refdecomentrio"/>
        </w:rPr>
        <w:commentReference w:id="56"/>
      </w:r>
      <w:r>
        <w:rPr>
          <w:lang w:val="en-US"/>
        </w:rPr>
        <w:t>).</w:t>
      </w:r>
    </w:p>
    <w:p w14:paraId="1DF91913" w14:textId="77777777" w:rsidR="00E07EA8" w:rsidRPr="00350429" w:rsidRDefault="00E07EA8" w:rsidP="00E74973">
      <w:pPr>
        <w:pStyle w:val="TF-refernciasbibliogrficasTTULO"/>
        <w:rPr>
          <w:lang w:val="en-US"/>
        </w:rPr>
      </w:pPr>
      <w:bookmarkStart w:id="57" w:name="_Toc351015602"/>
      <w:bookmarkEnd w:id="38"/>
      <w:bookmarkEnd w:id="39"/>
      <w:bookmarkEnd w:id="40"/>
      <w:bookmarkEnd w:id="41"/>
      <w:bookmarkEnd w:id="42"/>
      <w:bookmarkEnd w:id="43"/>
      <w:bookmarkEnd w:id="44"/>
      <w:commentRangeStart w:id="58"/>
      <w:r w:rsidRPr="00350429">
        <w:rPr>
          <w:lang w:val="en-US"/>
        </w:rPr>
        <w:lastRenderedPageBreak/>
        <w:t>Referências</w:t>
      </w:r>
      <w:bookmarkEnd w:id="57"/>
      <w:commentRangeEnd w:id="58"/>
      <w:r>
        <w:rPr>
          <w:rStyle w:val="Refdecomentrio"/>
          <w:b w:val="0"/>
          <w:caps w:val="0"/>
        </w:rPr>
        <w:commentReference w:id="58"/>
      </w:r>
    </w:p>
    <w:p w14:paraId="7843A605" w14:textId="77777777" w:rsidR="00E07EA8" w:rsidRPr="00350429" w:rsidRDefault="00E07EA8" w:rsidP="005A4FA0">
      <w:pPr>
        <w:pStyle w:val="TF-REFERNCIASITEM"/>
        <w:rPr>
          <w:lang w:val="en-US"/>
        </w:rPr>
      </w:pPr>
    </w:p>
    <w:p w14:paraId="56450FE4" w14:textId="77777777" w:rsidR="00E07EA8" w:rsidRPr="00350429" w:rsidRDefault="00E07EA8" w:rsidP="00CC21EC">
      <w:pPr>
        <w:pStyle w:val="TF-REFERNCIASITEM"/>
        <w:rPr>
          <w:lang w:val="en-US"/>
        </w:rPr>
      </w:pPr>
    </w:p>
    <w:p w14:paraId="327F8442" w14:textId="77777777" w:rsidR="00E07EA8" w:rsidRDefault="00E07EA8" w:rsidP="00CC21EC">
      <w:pPr>
        <w:pStyle w:val="TF-TEXTO"/>
      </w:pPr>
      <w:r w:rsidRPr="00350429">
        <w:rPr>
          <w:lang w:val="en-US"/>
        </w:rPr>
        <w:t xml:space="preserve">ANSARI, S. Pattern Recognition | Introduction - </w:t>
      </w:r>
      <w:proofErr w:type="spellStart"/>
      <w:r w:rsidRPr="00350429">
        <w:rPr>
          <w:lang w:val="en-US"/>
        </w:rPr>
        <w:t>GeeksforGeeks</w:t>
      </w:r>
      <w:proofErr w:type="spellEnd"/>
      <w:r w:rsidRPr="00350429">
        <w:rPr>
          <w:lang w:val="en-US"/>
        </w:rPr>
        <w:t xml:space="preserve">. </w:t>
      </w:r>
      <w:r>
        <w:t>Disponível em: &lt;https://www.geeksforgeeks.org/pattern-recognition-introduction/&gt;. Acesso em: 18 jun. 2023.</w:t>
      </w:r>
    </w:p>
    <w:p w14:paraId="61019711" w14:textId="77777777" w:rsidR="00E07EA8" w:rsidRDefault="00E07EA8" w:rsidP="00CC21EC">
      <w:pPr>
        <w:pStyle w:val="TF-TEXTO"/>
      </w:pPr>
      <w:r>
        <w:t xml:space="preserve">BUONONATO. Marcus. </w:t>
      </w:r>
      <w:r w:rsidRPr="001225C5">
        <w:t>Quadro de identificação rápida das serpentes peçonhentas do Brasil</w:t>
      </w:r>
      <w:r>
        <w:t>. 02 de nov. 2015. Facebook:</w:t>
      </w:r>
      <w:r w:rsidRPr="001225C5">
        <w:t xml:space="preserve"> Marcus </w:t>
      </w:r>
      <w:proofErr w:type="spellStart"/>
      <w:r w:rsidRPr="001225C5">
        <w:t>Buononato</w:t>
      </w:r>
      <w:proofErr w:type="spellEnd"/>
      <w:r>
        <w:t xml:space="preserve">. </w:t>
      </w:r>
      <w:r w:rsidRPr="001225C5">
        <w:t>Disponível em: &lt;https://www.facebook.com/photo.php?fbid=153995771621689&amp;set=pb.100010338018322.-2207520000.&amp;type=3&amp;locale=pt_BR&gt;. Acesso em: 26 jun. 2023.</w:t>
      </w:r>
    </w:p>
    <w:p w14:paraId="150D3EC5" w14:textId="77777777" w:rsidR="00E07EA8" w:rsidRPr="00350429" w:rsidRDefault="00E07EA8" w:rsidP="00CC21EC">
      <w:pPr>
        <w:pStyle w:val="TF-TEXTO"/>
        <w:rPr>
          <w:lang w:val="en-US"/>
        </w:rPr>
      </w:pPr>
      <w:r>
        <w:t>BUNTATAN. Soros. [</w:t>
      </w:r>
      <w:proofErr w:type="spellStart"/>
      <w:r>
        <w:t>S.l</w:t>
      </w:r>
      <w:proofErr w:type="spellEnd"/>
      <w:r>
        <w:t xml:space="preserve">.]. [2023] Disponível em: &lt;https://butantan.gov.br/soros&gt;. </w:t>
      </w:r>
      <w:proofErr w:type="spellStart"/>
      <w:r w:rsidRPr="00350429">
        <w:rPr>
          <w:lang w:val="en-US"/>
        </w:rPr>
        <w:t>Acesso</w:t>
      </w:r>
      <w:proofErr w:type="spellEnd"/>
      <w:r w:rsidRPr="00350429">
        <w:rPr>
          <w:lang w:val="en-US"/>
        </w:rPr>
        <w:t xml:space="preserve"> </w:t>
      </w:r>
      <w:proofErr w:type="spellStart"/>
      <w:r w:rsidRPr="00350429">
        <w:rPr>
          <w:lang w:val="en-US"/>
        </w:rPr>
        <w:t>em</w:t>
      </w:r>
      <w:proofErr w:type="spellEnd"/>
      <w:r w:rsidRPr="00350429">
        <w:rPr>
          <w:lang w:val="en-US"/>
        </w:rPr>
        <w:t>: 24 abr. 2023.</w:t>
      </w:r>
    </w:p>
    <w:p w14:paraId="382DCC01" w14:textId="77777777" w:rsidR="00E07EA8" w:rsidRDefault="00E07EA8" w:rsidP="00CC21EC">
      <w:pPr>
        <w:pStyle w:val="TF-TEXTO"/>
      </w:pPr>
      <w:r w:rsidRPr="00350429">
        <w:rPr>
          <w:lang w:val="en-US"/>
        </w:rPr>
        <w:t xml:space="preserve">CARREIRA, S. et al. IUCN Red List of Threatened Species: Micrurus </w:t>
      </w:r>
      <w:proofErr w:type="spellStart"/>
      <w:r w:rsidRPr="00350429">
        <w:rPr>
          <w:lang w:val="en-US"/>
        </w:rPr>
        <w:t>corallinus</w:t>
      </w:r>
      <w:proofErr w:type="spellEnd"/>
      <w:r w:rsidRPr="00350429">
        <w:rPr>
          <w:lang w:val="en-US"/>
        </w:rPr>
        <w:t xml:space="preserve">. </w:t>
      </w:r>
      <w:r>
        <w:t>Disponível em: &lt;https://www.iucnredlist.org/</w:t>
      </w:r>
      <w:proofErr w:type="spellStart"/>
      <w:r>
        <w:t>species</w:t>
      </w:r>
      <w:proofErr w:type="spellEnd"/>
      <w:r>
        <w:t xml:space="preserve">/56040806/56040867&gt;. Acesso em: 18 </w:t>
      </w:r>
      <w:proofErr w:type="spellStart"/>
      <w:r>
        <w:t>jun</w:t>
      </w:r>
      <w:proofErr w:type="spellEnd"/>
      <w:r>
        <w:t xml:space="preserve"> 2023.</w:t>
      </w:r>
    </w:p>
    <w:p w14:paraId="4FF8244B" w14:textId="77777777" w:rsidR="00E07EA8" w:rsidRDefault="00E07EA8" w:rsidP="00CC21EC">
      <w:pPr>
        <w:pStyle w:val="TF-TEXTO"/>
      </w:pPr>
      <w:r w:rsidRPr="00AB6A90">
        <w:t>CASTILHO, Rubens. Classificação dos Seres Vivos. Disponível em: &lt;https://www.todamateria.com.br/</w:t>
      </w:r>
      <w:proofErr w:type="spellStart"/>
      <w:r w:rsidRPr="00AB6A90">
        <w:t>classificacao</w:t>
      </w:r>
      <w:proofErr w:type="spellEnd"/>
      <w:r w:rsidRPr="00AB6A90">
        <w:t>-dos-seres-vivos/&gt;.</w:t>
      </w:r>
    </w:p>
    <w:p w14:paraId="7D953A98" w14:textId="77777777" w:rsidR="00E07EA8" w:rsidRDefault="00E07EA8" w:rsidP="00CC21EC">
      <w:pPr>
        <w:pStyle w:val="TF-TEXTO"/>
      </w:pPr>
      <w:r w:rsidRPr="00AB6A90">
        <w:t>CASTRO, Fábio de. Pai da taxonomia. Disponível em: &lt;https://agencia.fapesp.br/pai-da-taxonomia/8020/&gt;.</w:t>
      </w:r>
    </w:p>
    <w:p w14:paraId="60F5C1E4" w14:textId="77777777" w:rsidR="00E07EA8" w:rsidRPr="00350429" w:rsidRDefault="00E07EA8" w:rsidP="00565CB0">
      <w:pPr>
        <w:pStyle w:val="TF-TEXTO"/>
        <w:rPr>
          <w:u w:val="single"/>
          <w:lang w:val="en-US"/>
        </w:rPr>
      </w:pPr>
      <w:r w:rsidRPr="00350429">
        <w:rPr>
          <w:lang w:val="en-US"/>
        </w:rPr>
        <w:t>GEOFF DOUGHERTY. Pattern Recognition and Classification An Introduction. [</w:t>
      </w:r>
      <w:proofErr w:type="spellStart"/>
      <w:r w:rsidRPr="00350429">
        <w:rPr>
          <w:lang w:val="en-US"/>
        </w:rPr>
        <w:t>s.l.</w:t>
      </w:r>
      <w:proofErr w:type="spellEnd"/>
      <w:r w:rsidRPr="00350429">
        <w:rPr>
          <w:lang w:val="en-US"/>
        </w:rPr>
        <w:t>] New York, Ny Springer, 2013.</w:t>
      </w:r>
    </w:p>
    <w:p w14:paraId="4F1C3E97" w14:textId="77777777" w:rsidR="00E07EA8" w:rsidRDefault="00E07EA8" w:rsidP="00CC21EC">
      <w:pPr>
        <w:pStyle w:val="TF-TEXTO"/>
      </w:pPr>
      <w:r>
        <w:rPr>
          <w:lang w:val="en-US"/>
        </w:rPr>
        <w:t xml:space="preserve">‌INATURALIST. Connect with Nature. </w:t>
      </w:r>
      <w:bookmarkStart w:id="59" w:name="_Hlk138521554"/>
      <w:r w:rsidRPr="00350429">
        <w:t xml:space="preserve">[S.I.], </w:t>
      </w:r>
      <w:bookmarkEnd w:id="59"/>
      <w:r w:rsidRPr="00350429">
        <w:t xml:space="preserve">2023a. </w:t>
      </w:r>
      <w:r>
        <w:t>Disponível em: &lt;https://www.inaturalist.org/&gt;. Acesso em: 17 abr. 2023.</w:t>
      </w:r>
    </w:p>
    <w:p w14:paraId="0999FCE0" w14:textId="77777777" w:rsidR="00E07EA8" w:rsidRDefault="00E07EA8" w:rsidP="00CC21EC">
      <w:pPr>
        <w:pStyle w:val="TF-TEXTO"/>
        <w:rPr>
          <w:lang w:val="en-US"/>
        </w:rPr>
      </w:pPr>
      <w:r>
        <w:t xml:space="preserve">INATURALIST. </w:t>
      </w:r>
      <w:proofErr w:type="spellStart"/>
      <w:r>
        <w:t>Developers</w:t>
      </w:r>
      <w:proofErr w:type="spellEnd"/>
      <w:r>
        <w:t>. [S.I.], 2023b. Disponível em: &lt;https://www.inaturalist.org/</w:t>
      </w:r>
      <w:proofErr w:type="spellStart"/>
      <w:r>
        <w:t>pages</w:t>
      </w:r>
      <w:proofErr w:type="spellEnd"/>
      <w:r>
        <w:t>/</w:t>
      </w:r>
      <w:proofErr w:type="spellStart"/>
      <w:r>
        <w:t>developers</w:t>
      </w:r>
      <w:proofErr w:type="spellEnd"/>
      <w:r>
        <w:t xml:space="preserve">&gt;. </w:t>
      </w:r>
      <w:proofErr w:type="spellStart"/>
      <w:r>
        <w:rPr>
          <w:lang w:val="en-US"/>
        </w:rPr>
        <w:t>Acesso</w:t>
      </w:r>
      <w:proofErr w:type="spellEnd"/>
      <w:r>
        <w:rPr>
          <w:lang w:val="en-US"/>
        </w:rPr>
        <w:t xml:space="preserve"> </w:t>
      </w:r>
      <w:proofErr w:type="spellStart"/>
      <w:r>
        <w:rPr>
          <w:lang w:val="en-US"/>
        </w:rPr>
        <w:t>em</w:t>
      </w:r>
      <w:proofErr w:type="spellEnd"/>
      <w:r>
        <w:rPr>
          <w:lang w:val="en-US"/>
        </w:rPr>
        <w:t>: 17 abr. 2023.</w:t>
      </w:r>
    </w:p>
    <w:p w14:paraId="7386E4EE" w14:textId="77777777" w:rsidR="00E07EA8" w:rsidRPr="00350429" w:rsidRDefault="00E07EA8" w:rsidP="00CC21EC">
      <w:pPr>
        <w:pStyle w:val="TF-TEXTO"/>
      </w:pPr>
      <w:r w:rsidRPr="002618C0">
        <w:rPr>
          <w:lang w:val="en-US"/>
        </w:rPr>
        <w:t xml:space="preserve">KNIAZIEVA, </w:t>
      </w:r>
      <w:proofErr w:type="spellStart"/>
      <w:r w:rsidRPr="002618C0">
        <w:rPr>
          <w:lang w:val="en-US"/>
        </w:rPr>
        <w:t>Yuliia</w:t>
      </w:r>
      <w:proofErr w:type="spellEnd"/>
      <w:r w:rsidRPr="002618C0">
        <w:rPr>
          <w:lang w:val="en-US"/>
        </w:rPr>
        <w:t xml:space="preserve">. ‌Pattern Recognition in Machine Learning. </w:t>
      </w:r>
      <w:r w:rsidRPr="00350429">
        <w:t>Disponível em: &lt;https://labelyourdata.com/articles/pattern-recognition-in-machine-learning&gt;. Acesso em: 24 jun. 2023.</w:t>
      </w:r>
    </w:p>
    <w:p w14:paraId="19096A36" w14:textId="77777777" w:rsidR="00E07EA8" w:rsidRDefault="00E07EA8"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proofErr w:type="spellStart"/>
      <w:r>
        <w:rPr>
          <w:lang w:val="en-US"/>
        </w:rPr>
        <w:t>Acesso</w:t>
      </w:r>
      <w:proofErr w:type="spellEnd"/>
      <w:r>
        <w:rPr>
          <w:lang w:val="en-US"/>
        </w:rPr>
        <w:t xml:space="preserve"> </w:t>
      </w:r>
      <w:proofErr w:type="spellStart"/>
      <w:r>
        <w:rPr>
          <w:lang w:val="en-US"/>
        </w:rPr>
        <w:t>em</w:t>
      </w:r>
      <w:proofErr w:type="spellEnd"/>
      <w:r>
        <w:rPr>
          <w:lang w:val="en-US"/>
        </w:rPr>
        <w:t>: 24 abr. 2023.</w:t>
      </w:r>
    </w:p>
    <w:p w14:paraId="193C54BD" w14:textId="77777777" w:rsidR="00E07EA8" w:rsidRDefault="00E07EA8" w:rsidP="00CC21EC">
      <w:pPr>
        <w:pStyle w:val="TF-TEXTO"/>
        <w:rPr>
          <w:lang w:val="en-US"/>
        </w:rPr>
      </w:pPr>
      <w:r>
        <w:rPr>
          <w:lang w:val="en-US"/>
        </w:rPr>
        <w:t>RAJABIZADEH, M.; REZGHI, M. A comparative study on image-based snake identification using machine learning. Scientific Reports, v. 11, n. 1, p. 19142, 27 set. 2021.</w:t>
      </w:r>
    </w:p>
    <w:p w14:paraId="3A8B9633" w14:textId="77777777" w:rsidR="00E07EA8" w:rsidRDefault="00E07EA8" w:rsidP="00CC21EC">
      <w:pPr>
        <w:pStyle w:val="TF-TEXTO"/>
      </w:pPr>
      <w:r>
        <w:rPr>
          <w:lang w:val="en-US"/>
        </w:rPr>
        <w:t xml:space="preserve">VAN HORN, G. et al. The </w:t>
      </w:r>
      <w:proofErr w:type="spellStart"/>
      <w:r>
        <w:rPr>
          <w:lang w:val="en-US"/>
        </w:rPr>
        <w:t>iNaturalist</w:t>
      </w:r>
      <w:proofErr w:type="spellEnd"/>
      <w:r>
        <w:rPr>
          <w:lang w:val="en-US"/>
        </w:rPr>
        <w:t xml:space="preserve"> Species Classification and Detection Dataset. </w:t>
      </w:r>
      <w:r>
        <w:t>Disponível em: &lt;https://authors.library.caltech.edu/87114/&gt;. Acesso em: 24 abr. 2023.</w:t>
      </w:r>
    </w:p>
    <w:p w14:paraId="180DFD91" w14:textId="77777777" w:rsidR="00E07EA8" w:rsidRDefault="00E07EA8" w:rsidP="00CC21EC">
      <w:pPr>
        <w:pStyle w:val="TF-TEXTO"/>
        <w:rPr>
          <w:lang w:val="en-US"/>
        </w:rPr>
      </w:pPr>
      <w:r>
        <w:rPr>
          <w:lang w:val="en-US"/>
        </w:rPr>
        <w:t>VASMATKAR, M. et al., "Snake Species Identification and Recognition," 2020 IEEE Bombay Section Signature Conference (IBSSC), Mumbai, India, 2020, pp. 1-5.</w:t>
      </w:r>
    </w:p>
    <w:p w14:paraId="6BC571C0" w14:textId="77777777" w:rsidR="00E07EA8" w:rsidRDefault="00E07EA8" w:rsidP="00CC21EC">
      <w:pPr>
        <w:pStyle w:val="TF-TEXTO"/>
      </w:pPr>
      <w:r>
        <w:rPr>
          <w:lang w:val="en-US"/>
        </w:rPr>
        <w:t xml:space="preserve">WALTRICK, C. S.; GIASSON, L. O. M. Taxonomic key to the snakes (Squamata: Ophidia) species of the </w:t>
      </w:r>
      <w:proofErr w:type="spellStart"/>
      <w:r>
        <w:rPr>
          <w:lang w:val="en-US"/>
        </w:rPr>
        <w:t>Itajaí</w:t>
      </w:r>
      <w:proofErr w:type="spellEnd"/>
      <w:r>
        <w:rPr>
          <w:lang w:val="en-US"/>
        </w:rPr>
        <w:t xml:space="preserve"> Valley, Santa Catarina, Brazil. </w:t>
      </w:r>
      <w:r>
        <w:t>Papéis Avulsos de Zoologia, v. 61, p. e20216120–e20216120, 18 fev. 2021.</w:t>
      </w:r>
    </w:p>
    <w:p w14:paraId="10A9B6EF" w14:textId="77777777" w:rsidR="00E07EA8" w:rsidRDefault="00E07EA8" w:rsidP="00CC21EC">
      <w:pPr>
        <w:pStyle w:val="TF-TEXTO"/>
      </w:pPr>
      <w:r>
        <w:t xml:space="preserve">‌WILDLIFE AI. </w:t>
      </w:r>
      <w:r>
        <w:rPr>
          <w:lang w:val="en-US"/>
        </w:rPr>
        <w:t xml:space="preserve">Using artificial intelligence to accelerate wildlife conservation. </w:t>
      </w:r>
      <w:r w:rsidRPr="00350429">
        <w:t>[S.I.]. Disponível</w:t>
      </w:r>
      <w:r>
        <w:t xml:space="preserve"> em: &lt;https://www.wildlife.ai/&gt;. Acesso em: 28 abr. 2023.</w:t>
      </w:r>
    </w:p>
    <w:p w14:paraId="59DB9CC1" w14:textId="77777777" w:rsidR="00E07EA8" w:rsidRDefault="00E07EA8" w:rsidP="00CC21EC">
      <w:pPr>
        <w:pStyle w:val="TF-TEXTO"/>
      </w:pPr>
      <w:r w:rsidRPr="00350429">
        <w:rPr>
          <w:lang w:val="en-US"/>
        </w:rPr>
        <w:t>WORLD HEALTH ORGANIZATION. Snakebite envenoming.</w:t>
      </w:r>
      <w:r w:rsidRPr="00175A3B">
        <w:rPr>
          <w:lang w:val="en-US"/>
        </w:rPr>
        <w:t xml:space="preserve"> </w:t>
      </w:r>
      <w:r w:rsidRPr="00350429">
        <w:t xml:space="preserve">[S.I.]. </w:t>
      </w:r>
      <w:r>
        <w:t>Disponível em: &lt;https://www.who.int/</w:t>
      </w:r>
      <w:proofErr w:type="spellStart"/>
      <w:r>
        <w:t>health-topics</w:t>
      </w:r>
      <w:proofErr w:type="spellEnd"/>
      <w:r>
        <w:t>/</w:t>
      </w:r>
      <w:proofErr w:type="spellStart"/>
      <w:r>
        <w:t>snakebite</w:t>
      </w:r>
      <w:proofErr w:type="spellEnd"/>
      <w:r>
        <w:t>&gt;. Acesso em: 24 abr. 2023.</w:t>
      </w:r>
    </w:p>
    <w:p w14:paraId="59197F37" w14:textId="77777777" w:rsidR="00E07EA8" w:rsidRDefault="00E07EA8" w:rsidP="00CC21EC">
      <w:pPr>
        <w:pStyle w:val="TF-TEXTO"/>
      </w:pPr>
      <w:r w:rsidRPr="00E07EA8">
        <w:t>WORLD HEALTH ORGANIZATION. </w:t>
      </w:r>
      <w:proofErr w:type="spellStart"/>
      <w:r w:rsidRPr="00E07EA8">
        <w:t>Snakebite</w:t>
      </w:r>
      <w:proofErr w:type="spellEnd"/>
      <w:r w:rsidRPr="00E07EA8">
        <w:t xml:space="preserve"> </w:t>
      </w:r>
      <w:proofErr w:type="spellStart"/>
      <w:r w:rsidRPr="00E07EA8">
        <w:t>envenoming</w:t>
      </w:r>
      <w:proofErr w:type="spellEnd"/>
      <w:r w:rsidRPr="00E07EA8">
        <w:t xml:space="preserve">. </w:t>
      </w:r>
      <w:r>
        <w:t>Disponível em: &lt;https://www.who.int/news-room/fact-sheets/detail/snakebite-envenoming&gt;. Acesso em: 24 abr. 2023.</w:t>
      </w:r>
    </w:p>
    <w:p w14:paraId="4232386C" w14:textId="77777777" w:rsidR="00E07EA8" w:rsidRDefault="00E07EA8" w:rsidP="00CC21EC">
      <w:pPr>
        <w:pStyle w:val="TF-TEXTO"/>
      </w:pPr>
    </w:p>
    <w:p w14:paraId="1BAB601A" w14:textId="77777777" w:rsidR="00E07EA8" w:rsidRDefault="00E07EA8">
      <w:pPr>
        <w:spacing w:after="160" w:line="259" w:lineRule="auto"/>
        <w:rPr>
          <w:sz w:val="20"/>
          <w:szCs w:val="20"/>
        </w:rPr>
      </w:pPr>
      <w:r>
        <w:br w:type="page"/>
      </w:r>
    </w:p>
    <w:p w14:paraId="18928942" w14:textId="77777777" w:rsidR="00E07EA8" w:rsidRPr="00320BFA" w:rsidRDefault="00E07EA8" w:rsidP="00441A1D">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48A86B37" w14:textId="77777777" w:rsidR="00E07EA8" w:rsidRDefault="00E07EA8" w:rsidP="00441A1D">
      <w:pPr>
        <w:pStyle w:val="TF-xAvalLINHA"/>
      </w:pPr>
      <w:r w:rsidRPr="00320BFA">
        <w:t>Avaliador(a):</w:t>
      </w:r>
      <w:r w:rsidRPr="00320BFA">
        <w:tab/>
      </w:r>
      <w:r w:rsidRPr="00441A1D">
        <w:rPr>
          <w:b/>
          <w:bCs/>
        </w:rPr>
        <w:t xml:space="preserve">Aurélio Faustino </w:t>
      </w:r>
      <w:proofErr w:type="spellStart"/>
      <w:r w:rsidRPr="00441A1D">
        <w:rPr>
          <w:b/>
          <w:bCs/>
        </w:rPr>
        <w:t>Hoppe</w:t>
      </w:r>
      <w:proofErr w:type="spellEnd"/>
    </w:p>
    <w:p w14:paraId="0025E657" w14:textId="77777777" w:rsidR="00E07EA8" w:rsidRPr="00C767AD" w:rsidRDefault="00E07EA8" w:rsidP="00441A1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E07EA8" w:rsidRPr="00320BFA" w14:paraId="736D9915" w14:textId="77777777" w:rsidTr="0053188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902446A" w14:textId="77777777" w:rsidR="00E07EA8" w:rsidRPr="00320BFA" w:rsidRDefault="00E07EA8" w:rsidP="00531882">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70761CF" w14:textId="77777777" w:rsidR="00E07EA8" w:rsidRPr="00320BFA" w:rsidRDefault="00E07EA8" w:rsidP="0053188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1403F7A" w14:textId="77777777" w:rsidR="00E07EA8" w:rsidRPr="00320BFA" w:rsidRDefault="00E07EA8" w:rsidP="0053188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8D02022" w14:textId="77777777" w:rsidR="00E07EA8" w:rsidRPr="00320BFA" w:rsidRDefault="00E07EA8" w:rsidP="00531882">
            <w:pPr>
              <w:pStyle w:val="TF-xAvalITEMTABELA"/>
            </w:pPr>
            <w:r w:rsidRPr="00320BFA">
              <w:t>não atende</w:t>
            </w:r>
          </w:p>
        </w:tc>
      </w:tr>
      <w:tr w:rsidR="00E07EA8" w:rsidRPr="00320BFA" w14:paraId="0D2C6F5B" w14:textId="77777777" w:rsidTr="0053188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E96A793" w14:textId="77777777" w:rsidR="00E07EA8" w:rsidRPr="0000224C" w:rsidRDefault="00E07EA8" w:rsidP="00531882">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4A7904B" w14:textId="77777777" w:rsidR="00E07EA8" w:rsidRPr="00320BFA" w:rsidRDefault="00E07EA8" w:rsidP="00E07EA8">
            <w:pPr>
              <w:pStyle w:val="TF-xAvalITEM"/>
              <w:numPr>
                <w:ilvl w:val="0"/>
                <w:numId w:val="8"/>
              </w:numPr>
            </w:pPr>
            <w:r w:rsidRPr="00320BFA">
              <w:t>INTRODUÇÃO</w:t>
            </w:r>
          </w:p>
          <w:p w14:paraId="2B573137" w14:textId="77777777" w:rsidR="00E07EA8" w:rsidRPr="00320BFA" w:rsidRDefault="00E07EA8" w:rsidP="0053188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B07C5A6" w14:textId="77777777" w:rsidR="00E07EA8" w:rsidRPr="00320BFA" w:rsidRDefault="00E07EA8" w:rsidP="00531882">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043653C4" w14:textId="77777777" w:rsidR="00E07EA8" w:rsidRPr="00320BFA" w:rsidRDefault="00E07EA8" w:rsidP="00531882">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3382D3E" w14:textId="77777777" w:rsidR="00E07EA8" w:rsidRPr="00320BFA" w:rsidRDefault="00E07EA8" w:rsidP="00531882">
            <w:pPr>
              <w:ind w:left="709" w:hanging="709"/>
              <w:jc w:val="center"/>
              <w:rPr>
                <w:sz w:val="18"/>
              </w:rPr>
            </w:pPr>
          </w:p>
        </w:tc>
      </w:tr>
      <w:tr w:rsidR="00E07EA8" w:rsidRPr="00320BFA" w14:paraId="702F7972" w14:textId="77777777" w:rsidTr="0053188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B8A2A3"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444A57" w14:textId="77777777" w:rsidR="00E07EA8" w:rsidRPr="00320BFA" w:rsidRDefault="00E07EA8" w:rsidP="0053188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0E4C080"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B9C0A0"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B1F7099" w14:textId="77777777" w:rsidR="00E07EA8" w:rsidRPr="00320BFA" w:rsidRDefault="00E07EA8" w:rsidP="00531882">
            <w:pPr>
              <w:ind w:left="709" w:hanging="709"/>
              <w:jc w:val="center"/>
              <w:rPr>
                <w:sz w:val="18"/>
              </w:rPr>
            </w:pPr>
          </w:p>
        </w:tc>
      </w:tr>
      <w:tr w:rsidR="00E07EA8" w:rsidRPr="00320BFA" w14:paraId="3A38F99C"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52EF6A"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B7B004" w14:textId="77777777" w:rsidR="00E07EA8" w:rsidRPr="00320BFA" w:rsidRDefault="00E07EA8" w:rsidP="00531882">
            <w:pPr>
              <w:pStyle w:val="TF-xAvalITEM"/>
            </w:pPr>
            <w:r w:rsidRPr="00320BFA">
              <w:t>OBJETIVOS</w:t>
            </w:r>
          </w:p>
          <w:p w14:paraId="31E8629E" w14:textId="77777777" w:rsidR="00E07EA8" w:rsidRPr="00320BFA" w:rsidRDefault="00E07EA8" w:rsidP="0053188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B1C2715"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21428BF"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A6BF23E" w14:textId="77777777" w:rsidR="00E07EA8" w:rsidRPr="00320BFA" w:rsidRDefault="00E07EA8" w:rsidP="00531882">
            <w:pPr>
              <w:ind w:left="709" w:hanging="709"/>
              <w:jc w:val="center"/>
              <w:rPr>
                <w:sz w:val="18"/>
              </w:rPr>
            </w:pPr>
          </w:p>
        </w:tc>
      </w:tr>
      <w:tr w:rsidR="00E07EA8" w:rsidRPr="00320BFA" w14:paraId="1BEE148C" w14:textId="77777777" w:rsidTr="0053188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CC9B48"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6DE92E" w14:textId="77777777" w:rsidR="00E07EA8" w:rsidRPr="00320BFA" w:rsidRDefault="00E07EA8" w:rsidP="0053188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D976340"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3C76A6A"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4A2805" w14:textId="77777777" w:rsidR="00E07EA8" w:rsidRPr="00320BFA" w:rsidRDefault="00E07EA8" w:rsidP="00531882">
            <w:pPr>
              <w:ind w:left="709" w:hanging="709"/>
              <w:jc w:val="center"/>
              <w:rPr>
                <w:sz w:val="18"/>
              </w:rPr>
            </w:pPr>
          </w:p>
        </w:tc>
      </w:tr>
      <w:tr w:rsidR="00E07EA8" w:rsidRPr="00320BFA" w14:paraId="0D277285" w14:textId="77777777" w:rsidTr="0053188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96F257"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4DB9EEB" w14:textId="77777777" w:rsidR="00E07EA8" w:rsidRPr="00320BFA" w:rsidRDefault="00E07EA8" w:rsidP="00531882">
            <w:pPr>
              <w:pStyle w:val="TF-xAvalITEM"/>
            </w:pPr>
            <w:r w:rsidRPr="00320BFA">
              <w:t>TRABALHOS CORRELATOS</w:t>
            </w:r>
          </w:p>
          <w:p w14:paraId="486C5066" w14:textId="77777777" w:rsidR="00E07EA8" w:rsidRPr="00320BFA" w:rsidRDefault="00E07EA8" w:rsidP="0053188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E552747"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3D0C0E9"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A8576B3" w14:textId="77777777" w:rsidR="00E07EA8" w:rsidRPr="00320BFA" w:rsidRDefault="00E07EA8" w:rsidP="00531882">
            <w:pPr>
              <w:ind w:left="709" w:hanging="709"/>
              <w:jc w:val="center"/>
              <w:rPr>
                <w:sz w:val="18"/>
              </w:rPr>
            </w:pPr>
          </w:p>
        </w:tc>
      </w:tr>
      <w:tr w:rsidR="00E07EA8" w:rsidRPr="00320BFA" w14:paraId="54256B8E"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61025A"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A40CB6" w14:textId="77777777" w:rsidR="00E07EA8" w:rsidRPr="00320BFA" w:rsidRDefault="00E07EA8" w:rsidP="00531882">
            <w:pPr>
              <w:pStyle w:val="TF-xAvalITEM"/>
            </w:pPr>
            <w:r w:rsidRPr="00320BFA">
              <w:t>JUSTIFICATIVA</w:t>
            </w:r>
          </w:p>
          <w:p w14:paraId="2988900A" w14:textId="77777777" w:rsidR="00E07EA8" w:rsidRPr="00320BFA" w:rsidRDefault="00E07EA8" w:rsidP="0053188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70A9503"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C039BEF"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8205CD" w14:textId="77777777" w:rsidR="00E07EA8" w:rsidRPr="00320BFA" w:rsidRDefault="00E07EA8" w:rsidP="00531882">
            <w:pPr>
              <w:ind w:left="709" w:hanging="709"/>
              <w:jc w:val="center"/>
              <w:rPr>
                <w:sz w:val="18"/>
              </w:rPr>
            </w:pPr>
          </w:p>
        </w:tc>
      </w:tr>
      <w:tr w:rsidR="00E07EA8" w:rsidRPr="00320BFA" w14:paraId="7FA54C0B"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9BF782"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7316AA" w14:textId="77777777" w:rsidR="00E07EA8" w:rsidRPr="00320BFA" w:rsidRDefault="00E07EA8" w:rsidP="0053188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6392278"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8EC1D9A"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53865C7" w14:textId="77777777" w:rsidR="00E07EA8" w:rsidRPr="00320BFA" w:rsidRDefault="00E07EA8" w:rsidP="00531882">
            <w:pPr>
              <w:ind w:left="709" w:hanging="709"/>
              <w:jc w:val="center"/>
              <w:rPr>
                <w:sz w:val="18"/>
              </w:rPr>
            </w:pPr>
          </w:p>
        </w:tc>
      </w:tr>
      <w:tr w:rsidR="00E07EA8" w:rsidRPr="00320BFA" w14:paraId="5AD67D38"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635084"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4147780" w14:textId="77777777" w:rsidR="00E07EA8" w:rsidRPr="00320BFA" w:rsidRDefault="00E07EA8" w:rsidP="0053188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392F08"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CCE3553"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E08EE3" w14:textId="77777777" w:rsidR="00E07EA8" w:rsidRPr="00320BFA" w:rsidRDefault="00E07EA8" w:rsidP="00531882">
            <w:pPr>
              <w:ind w:left="709" w:hanging="709"/>
              <w:jc w:val="center"/>
              <w:rPr>
                <w:sz w:val="18"/>
              </w:rPr>
            </w:pPr>
          </w:p>
        </w:tc>
      </w:tr>
      <w:tr w:rsidR="00E07EA8" w:rsidRPr="00320BFA" w14:paraId="04B52BA8"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8EB69E"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00AD1C" w14:textId="77777777" w:rsidR="00E07EA8" w:rsidRPr="00320BFA" w:rsidRDefault="00E07EA8" w:rsidP="00531882">
            <w:pPr>
              <w:pStyle w:val="TF-xAvalITEM"/>
            </w:pPr>
            <w:r w:rsidRPr="00320BFA">
              <w:t>REQUISITOS PRINCIPAIS DO PROBLEMA A SER TRABALHADO</w:t>
            </w:r>
          </w:p>
          <w:p w14:paraId="33FDB941" w14:textId="77777777" w:rsidR="00E07EA8" w:rsidRPr="00320BFA" w:rsidRDefault="00E07EA8" w:rsidP="0053188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7B8C14A"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5DC0314"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46F163F" w14:textId="77777777" w:rsidR="00E07EA8" w:rsidRPr="00320BFA" w:rsidRDefault="00E07EA8" w:rsidP="00531882">
            <w:pPr>
              <w:ind w:left="709" w:hanging="709"/>
              <w:jc w:val="center"/>
              <w:rPr>
                <w:sz w:val="18"/>
              </w:rPr>
            </w:pPr>
          </w:p>
        </w:tc>
      </w:tr>
      <w:tr w:rsidR="00E07EA8" w:rsidRPr="00320BFA" w14:paraId="117E7481" w14:textId="77777777" w:rsidTr="0053188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588B6C"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0E97B56" w14:textId="77777777" w:rsidR="00E07EA8" w:rsidRPr="00320BFA" w:rsidRDefault="00E07EA8" w:rsidP="00531882">
            <w:pPr>
              <w:pStyle w:val="TF-xAvalITEM"/>
            </w:pPr>
            <w:r w:rsidRPr="00320BFA">
              <w:t>METODOLOGIA</w:t>
            </w:r>
          </w:p>
          <w:p w14:paraId="382D688F" w14:textId="77777777" w:rsidR="00E07EA8" w:rsidRPr="00320BFA" w:rsidRDefault="00E07EA8" w:rsidP="0053188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1111961"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8077980"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CD067B" w14:textId="77777777" w:rsidR="00E07EA8" w:rsidRPr="00320BFA" w:rsidRDefault="00E07EA8" w:rsidP="00531882">
            <w:pPr>
              <w:ind w:left="709" w:hanging="709"/>
              <w:jc w:val="center"/>
              <w:rPr>
                <w:sz w:val="18"/>
              </w:rPr>
            </w:pPr>
          </w:p>
        </w:tc>
      </w:tr>
      <w:tr w:rsidR="00E07EA8" w:rsidRPr="00320BFA" w14:paraId="01E7372A"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4827D8"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2D5F09" w14:textId="77777777" w:rsidR="00E07EA8" w:rsidRPr="00320BFA" w:rsidRDefault="00E07EA8" w:rsidP="0053188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19A3C6BF"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0C4522"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0C50895" w14:textId="77777777" w:rsidR="00E07EA8" w:rsidRPr="00320BFA" w:rsidRDefault="00E07EA8" w:rsidP="00531882">
            <w:pPr>
              <w:ind w:left="709" w:hanging="709"/>
              <w:jc w:val="center"/>
              <w:rPr>
                <w:sz w:val="18"/>
              </w:rPr>
            </w:pPr>
          </w:p>
        </w:tc>
      </w:tr>
      <w:tr w:rsidR="00E07EA8" w:rsidRPr="00320BFA" w14:paraId="5CAF05F7"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3C037A" w14:textId="77777777" w:rsidR="00E07EA8" w:rsidRPr="00320BFA" w:rsidRDefault="00E07EA8" w:rsidP="0053188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F5E2228" w14:textId="77777777" w:rsidR="00E07EA8" w:rsidRPr="00320BFA" w:rsidRDefault="00E07EA8" w:rsidP="00531882">
            <w:pPr>
              <w:pStyle w:val="TF-xAvalITEM"/>
            </w:pPr>
            <w:r w:rsidRPr="00320BFA">
              <w:t>REVISÃO BIBLIOGRÁFICA</w:t>
            </w:r>
            <w:r>
              <w:t xml:space="preserve"> (atenção para a diferença de conteúdo entre projeto e pré-projeto)</w:t>
            </w:r>
          </w:p>
          <w:p w14:paraId="59514A45" w14:textId="77777777" w:rsidR="00E07EA8" w:rsidRPr="00320BFA" w:rsidRDefault="00E07EA8" w:rsidP="0053188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E9B2EEE"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2642F96"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826024" w14:textId="77777777" w:rsidR="00E07EA8" w:rsidRPr="00320BFA" w:rsidRDefault="00E07EA8" w:rsidP="00531882">
            <w:pPr>
              <w:ind w:left="709" w:hanging="709"/>
              <w:jc w:val="center"/>
              <w:rPr>
                <w:sz w:val="18"/>
              </w:rPr>
            </w:pPr>
          </w:p>
        </w:tc>
      </w:tr>
      <w:tr w:rsidR="00E07EA8" w:rsidRPr="00320BFA" w14:paraId="3C2509D6"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84BA1C" w14:textId="77777777" w:rsidR="00E07EA8" w:rsidRPr="00320BFA" w:rsidRDefault="00E07EA8" w:rsidP="0053188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BE494CC" w14:textId="77777777" w:rsidR="00E07EA8" w:rsidRPr="00320BFA" w:rsidRDefault="00E07EA8" w:rsidP="0053188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B2D1AAC"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C64F3AD"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7E520B8" w14:textId="77777777" w:rsidR="00E07EA8" w:rsidRPr="00320BFA" w:rsidRDefault="00E07EA8" w:rsidP="00531882">
            <w:pPr>
              <w:ind w:left="709" w:hanging="709"/>
              <w:jc w:val="center"/>
              <w:rPr>
                <w:sz w:val="18"/>
              </w:rPr>
            </w:pPr>
          </w:p>
        </w:tc>
      </w:tr>
      <w:tr w:rsidR="00E07EA8" w:rsidRPr="00320BFA" w14:paraId="7BFDB554" w14:textId="77777777" w:rsidTr="0053188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3F72C28" w14:textId="77777777" w:rsidR="00E07EA8" w:rsidRPr="0000224C" w:rsidRDefault="00E07EA8" w:rsidP="0053188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C65FD6E" w14:textId="77777777" w:rsidR="00E07EA8" w:rsidRPr="00320BFA" w:rsidRDefault="00E07EA8" w:rsidP="00531882">
            <w:pPr>
              <w:pStyle w:val="TF-xAvalITEM"/>
            </w:pPr>
            <w:r w:rsidRPr="00320BFA">
              <w:t>LINGUAGEM USADA (redação)</w:t>
            </w:r>
          </w:p>
          <w:p w14:paraId="1FB84B64" w14:textId="77777777" w:rsidR="00E07EA8" w:rsidRPr="00320BFA" w:rsidRDefault="00E07EA8" w:rsidP="0053188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C30FA7D" w14:textId="77777777" w:rsidR="00E07EA8" w:rsidRPr="00320BFA" w:rsidRDefault="00E07EA8" w:rsidP="00531882">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E069254" w14:textId="77777777" w:rsidR="00E07EA8" w:rsidRPr="00320BFA" w:rsidRDefault="00E07EA8" w:rsidP="00531882">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D28A98F" w14:textId="77777777" w:rsidR="00E07EA8" w:rsidRPr="00320BFA" w:rsidRDefault="00E07EA8" w:rsidP="00531882">
            <w:pPr>
              <w:ind w:left="709" w:hanging="709"/>
              <w:jc w:val="center"/>
              <w:rPr>
                <w:sz w:val="18"/>
              </w:rPr>
            </w:pPr>
          </w:p>
        </w:tc>
      </w:tr>
      <w:tr w:rsidR="00E07EA8" w:rsidRPr="00320BFA" w14:paraId="702C9994"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F224450" w14:textId="77777777" w:rsidR="00E07EA8" w:rsidRPr="00320BFA" w:rsidRDefault="00E07EA8" w:rsidP="0053188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0A38102" w14:textId="77777777" w:rsidR="00E07EA8" w:rsidRPr="00320BFA" w:rsidRDefault="00E07EA8" w:rsidP="0053188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B9922A9" w14:textId="77777777" w:rsidR="00E07EA8" w:rsidRPr="00320BFA" w:rsidRDefault="00E07EA8" w:rsidP="00531882">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CD38DAD" w14:textId="77777777" w:rsidR="00E07EA8" w:rsidRPr="00320BFA" w:rsidRDefault="00E07EA8" w:rsidP="00531882">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AEF0F58" w14:textId="77777777" w:rsidR="00E07EA8" w:rsidRPr="00320BFA" w:rsidRDefault="00E07EA8" w:rsidP="00531882">
            <w:pPr>
              <w:ind w:left="709" w:hanging="709"/>
              <w:jc w:val="center"/>
              <w:rPr>
                <w:sz w:val="18"/>
              </w:rPr>
            </w:pPr>
          </w:p>
        </w:tc>
      </w:tr>
    </w:tbl>
    <w:p w14:paraId="7A0CB148" w14:textId="77777777" w:rsidR="00E07EA8" w:rsidRPr="003F5F25" w:rsidRDefault="00E07EA8" w:rsidP="00441A1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E07EA8" w:rsidRPr="00320BFA" w14:paraId="02920E41"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53FA145C" w14:textId="77777777" w:rsidR="00E07EA8" w:rsidRPr="00320BFA" w:rsidRDefault="00E07EA8" w:rsidP="00531882">
            <w:pPr>
              <w:spacing w:before="60"/>
              <w:jc w:val="both"/>
              <w:rPr>
                <w:sz w:val="18"/>
              </w:rPr>
            </w:pPr>
            <w:r w:rsidRPr="00320BFA">
              <w:rPr>
                <w:sz w:val="18"/>
              </w:rPr>
              <w:t>O projeto de TCC será reprovado se:</w:t>
            </w:r>
          </w:p>
          <w:p w14:paraId="3BEBFB58" w14:textId="77777777" w:rsidR="00E07EA8" w:rsidRPr="00320BFA" w:rsidRDefault="00E07EA8" w:rsidP="00E07EA8">
            <w:pPr>
              <w:numPr>
                <w:ilvl w:val="0"/>
                <w:numId w:val="7"/>
              </w:numPr>
              <w:ind w:left="357" w:hanging="357"/>
              <w:jc w:val="both"/>
              <w:rPr>
                <w:sz w:val="18"/>
              </w:rPr>
            </w:pPr>
            <w:r w:rsidRPr="00320BFA">
              <w:rPr>
                <w:sz w:val="18"/>
              </w:rPr>
              <w:t>qualquer um dos itens tiver resposta NÃO ATENDE;</w:t>
            </w:r>
          </w:p>
          <w:p w14:paraId="6716245A" w14:textId="77777777" w:rsidR="00E07EA8" w:rsidRPr="00320BFA" w:rsidRDefault="00E07EA8" w:rsidP="00E07EA8">
            <w:pPr>
              <w:numPr>
                <w:ilvl w:val="0"/>
                <w:numId w:val="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77D722D" w14:textId="77777777" w:rsidR="00E07EA8" w:rsidRPr="00320BFA" w:rsidRDefault="00E07EA8" w:rsidP="00E07EA8">
            <w:pPr>
              <w:numPr>
                <w:ilvl w:val="0"/>
                <w:numId w:val="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E07EA8" w:rsidRPr="00320BFA" w14:paraId="05035298" w14:textId="77777777" w:rsidTr="00531882">
        <w:trPr>
          <w:cantSplit/>
          <w:jc w:val="center"/>
        </w:trPr>
        <w:tc>
          <w:tcPr>
            <w:tcW w:w="1250" w:type="pct"/>
            <w:tcBorders>
              <w:top w:val="nil"/>
              <w:left w:val="single" w:sz="12" w:space="0" w:color="auto"/>
              <w:bottom w:val="single" w:sz="12" w:space="0" w:color="auto"/>
              <w:right w:val="nil"/>
            </w:tcBorders>
            <w:hideMark/>
          </w:tcPr>
          <w:p w14:paraId="3839884A" w14:textId="77777777" w:rsidR="00E07EA8" w:rsidRPr="00320BFA" w:rsidRDefault="00E07EA8" w:rsidP="00531882">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22E4CF7" w14:textId="77777777" w:rsidR="00E07EA8" w:rsidRPr="00320BFA" w:rsidRDefault="00E07EA8" w:rsidP="00531882">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154B4E30" w14:textId="77777777" w:rsidR="00E07EA8" w:rsidRPr="00320BFA" w:rsidRDefault="00E07EA8" w:rsidP="00531882">
            <w:pPr>
              <w:spacing w:before="60" w:after="60"/>
              <w:jc w:val="center"/>
              <w:rPr>
                <w:sz w:val="20"/>
              </w:rPr>
            </w:pPr>
            <w:r w:rsidRPr="00320BFA">
              <w:rPr>
                <w:sz w:val="20"/>
              </w:rPr>
              <w:t>(      ) REPROVADO</w:t>
            </w:r>
          </w:p>
        </w:tc>
      </w:tr>
    </w:tbl>
    <w:p w14:paraId="6B844BCF" w14:textId="77777777" w:rsidR="00E07EA8" w:rsidRDefault="00E07EA8" w:rsidP="00441A1D">
      <w:pPr>
        <w:pStyle w:val="TF-xAvalTTULO"/>
        <w:ind w:left="0" w:firstLine="0"/>
        <w:jc w:val="left"/>
      </w:pPr>
    </w:p>
    <w:p w14:paraId="4D5D460D" w14:textId="77777777" w:rsidR="00E07EA8" w:rsidRDefault="00E07EA8" w:rsidP="00CC21EC">
      <w:pPr>
        <w:pStyle w:val="TF-TEXTO"/>
      </w:pPr>
    </w:p>
    <w:p w14:paraId="0E553253" w14:textId="77777777" w:rsidR="00E07EA8" w:rsidRDefault="00E07EA8" w:rsidP="00CC21EC">
      <w:pPr>
        <w:pStyle w:val="TF-TEXTO"/>
      </w:pPr>
    </w:p>
    <w:p w14:paraId="75784635" w14:textId="77777777" w:rsidR="00E07EA8" w:rsidRDefault="00E07EA8" w:rsidP="00CC21EC">
      <w:pPr>
        <w:pStyle w:val="TF-TEXTO"/>
        <w:rPr>
          <w:sz w:val="18"/>
          <w:szCs w:val="18"/>
        </w:rPr>
      </w:pPr>
    </w:p>
    <w:p w14:paraId="222A57F7" w14:textId="77777777" w:rsidR="00E07EA8" w:rsidRDefault="00E07EA8" w:rsidP="00CC21EC"/>
    <w:p w14:paraId="4D7D6A2F" w14:textId="14BE7218" w:rsidR="00E07EA8" w:rsidRDefault="00E07EA8">
      <w:pPr>
        <w:rPr>
          <w:rFonts w:ascii="Times New Roman" w:eastAsia="Times New Roman" w:hAnsi="Times New Roman" w:cs="Times New Roman"/>
          <w:sz w:val="20"/>
          <w:szCs w:val="20"/>
          <w:lang w:eastAsia="pt-BR"/>
        </w:rPr>
      </w:pPr>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7"/>
        <w:gridCol w:w="3646"/>
      </w:tblGrid>
      <w:tr w:rsidR="00E07EA8" w14:paraId="52BD973A" w14:textId="77777777" w:rsidTr="001F53A5">
        <w:tc>
          <w:tcPr>
            <w:tcW w:w="9072" w:type="dxa"/>
            <w:gridSpan w:val="2"/>
            <w:shd w:val="clear" w:color="auto" w:fill="auto"/>
          </w:tcPr>
          <w:p w14:paraId="13B2F069" w14:textId="77777777" w:rsidR="00E07EA8" w:rsidRDefault="00E07EA8" w:rsidP="005A4FA0">
            <w:pPr>
              <w:pStyle w:val="Cabealho"/>
              <w:rPr>
                <w:rStyle w:val="Nmerodepgina"/>
              </w:rPr>
            </w:pPr>
            <w:r>
              <w:rPr>
                <w:rStyle w:val="Nmerodepgina"/>
              </w:rPr>
              <w:lastRenderedPageBreak/>
              <w:t>CURSO DE CIÊNCIA DA COMPUTAÇÃO – TCC</w:t>
            </w:r>
          </w:p>
        </w:tc>
      </w:tr>
      <w:tr w:rsidR="00E07EA8" w14:paraId="2B3F7AFF" w14:textId="77777777" w:rsidTr="001F53A5">
        <w:tc>
          <w:tcPr>
            <w:tcW w:w="5387" w:type="dxa"/>
            <w:shd w:val="clear" w:color="auto" w:fill="auto"/>
          </w:tcPr>
          <w:p w14:paraId="4E5F76EB" w14:textId="77777777" w:rsidR="00E07EA8" w:rsidRPr="003C5262" w:rsidRDefault="00E07EA8" w:rsidP="005A4FA0">
            <w:pPr>
              <w:pStyle w:val="Cabealho"/>
            </w:pPr>
            <w:r>
              <w:rPr>
                <w:rStyle w:val="Nmerodepgina"/>
              </w:rPr>
              <w:t>(  ) PRÉ-PROJETO     (</w:t>
            </w:r>
            <w:r>
              <w:t xml:space="preserve">   X  ) </w:t>
            </w:r>
            <w:r>
              <w:rPr>
                <w:rStyle w:val="Nmerodepgina"/>
              </w:rPr>
              <w:t xml:space="preserve">PROJETO </w:t>
            </w:r>
          </w:p>
        </w:tc>
        <w:tc>
          <w:tcPr>
            <w:tcW w:w="3685" w:type="dxa"/>
            <w:shd w:val="clear" w:color="auto" w:fill="auto"/>
          </w:tcPr>
          <w:p w14:paraId="3F61EFF6" w14:textId="77777777" w:rsidR="00E07EA8" w:rsidRDefault="00E07EA8" w:rsidP="005A4FA0">
            <w:pPr>
              <w:pStyle w:val="Cabealho"/>
              <w:rPr>
                <w:rStyle w:val="Nmerodepgina"/>
              </w:rPr>
            </w:pPr>
            <w:r>
              <w:rPr>
                <w:rStyle w:val="Nmerodepgina"/>
              </w:rPr>
              <w:t>ANO/SEMESTRE: 2023/1</w:t>
            </w:r>
          </w:p>
        </w:tc>
      </w:tr>
    </w:tbl>
    <w:p w14:paraId="3D5E5F2E" w14:textId="77777777" w:rsidR="00E07EA8" w:rsidRDefault="00E07EA8" w:rsidP="00E74973">
      <w:pPr>
        <w:pStyle w:val="TF-TTULO"/>
      </w:pPr>
    </w:p>
    <w:p w14:paraId="687639AE" w14:textId="77777777" w:rsidR="00E07EA8" w:rsidRPr="00B00E04" w:rsidRDefault="00E07EA8" w:rsidP="00E74973">
      <w:pPr>
        <w:pStyle w:val="TF-TTULO"/>
      </w:pPr>
      <w:r>
        <w:t>protótipo para a classificação de espécies de serpentes por meio de técnicas de aprendizado de máquina e visão computacional</w:t>
      </w:r>
    </w:p>
    <w:p w14:paraId="1A8FBD7A" w14:textId="77777777" w:rsidR="00E07EA8" w:rsidRDefault="00E07EA8" w:rsidP="00E74973">
      <w:pPr>
        <w:pStyle w:val="TF-AUTOR"/>
      </w:pPr>
      <w:r>
        <w:t xml:space="preserve">Camila Carolina </w:t>
      </w:r>
      <w:proofErr w:type="spellStart"/>
      <w:r>
        <w:t>Bowens</w:t>
      </w:r>
      <w:proofErr w:type="spellEnd"/>
    </w:p>
    <w:p w14:paraId="1764AF10" w14:textId="77777777" w:rsidR="00E07EA8" w:rsidRDefault="00E07EA8" w:rsidP="00E74973">
      <w:pPr>
        <w:pStyle w:val="TF-AUTOR"/>
      </w:pPr>
      <w:r>
        <w:t>Prof. Andreza Sartori – Orientadora</w:t>
      </w:r>
    </w:p>
    <w:p w14:paraId="0C9CC611" w14:textId="77777777" w:rsidR="00E07EA8" w:rsidRDefault="00E07EA8" w:rsidP="00E74973">
      <w:pPr>
        <w:pStyle w:val="TF-AUTOR"/>
      </w:pPr>
      <w:r>
        <w:t xml:space="preserve">Prof. Luís Olímpio Menta </w:t>
      </w:r>
      <w:proofErr w:type="spellStart"/>
      <w:r>
        <w:t>Giasson</w:t>
      </w:r>
      <w:proofErr w:type="spellEnd"/>
      <w:r>
        <w:t xml:space="preserve"> – Coorientador</w:t>
      </w:r>
    </w:p>
    <w:p w14:paraId="75673810" w14:textId="77777777" w:rsidR="00E07EA8" w:rsidRPr="007D10F2" w:rsidRDefault="00E07EA8" w:rsidP="00CB4170">
      <w:pPr>
        <w:pStyle w:val="Ttulo1"/>
      </w:pPr>
      <w:r w:rsidRPr="007D10F2">
        <w:t xml:space="preserve">Introdução </w:t>
      </w:r>
    </w:p>
    <w:p w14:paraId="13DEBF5E" w14:textId="77777777" w:rsidR="00E07EA8" w:rsidRDefault="00E07EA8" w:rsidP="00E74973">
      <w:pPr>
        <w:pStyle w:val="TF-TEXTO"/>
      </w:pPr>
      <w:r>
        <w:t>A Organização Mundial de Saúde (2021), estima que 5,4 milhões de pessoas no mundo são picadas por serpentes todos os anos, ocasionando a morte de 81.000 a 138.000 pessoas, a qual, cerca do triplo deste número, ficam com sequelas permanentes. P</w:t>
      </w:r>
      <w:r w:rsidRPr="00FA06A4">
        <w:t>icadas de cobras venenosas podem causar emergências médicas agudas</w:t>
      </w:r>
      <w:r>
        <w:t>,</w:t>
      </w:r>
      <w:r w:rsidRPr="00FA06A4">
        <w:t xml:space="preserve"> envolvendo paralisia grave</w:t>
      </w:r>
      <w:r>
        <w:t>,</w:t>
      </w:r>
      <w:r w:rsidRPr="00FA06A4">
        <w:t xml:space="preserve"> distúrbios hemorrágicos, insuficiência renal irreversível e destruição grave de tecidos locais </w:t>
      </w:r>
      <w:r>
        <w:t>causando incapacidade permanente, em casos mais graves a</w:t>
      </w:r>
      <w:r w:rsidRPr="00FA06A4">
        <w:t xml:space="preserve"> amputação de membros</w:t>
      </w:r>
      <w:r>
        <w:t xml:space="preserve">. </w:t>
      </w:r>
    </w:p>
    <w:p w14:paraId="63602EDF" w14:textId="77777777" w:rsidR="00E07EA8" w:rsidRDefault="00E07EA8" w:rsidP="00E74973">
      <w:pPr>
        <w:pStyle w:val="TF-TEXTO"/>
      </w:pPr>
      <w:r>
        <w:t>Apesar de devastadores, os efeitos das picadas de serpentes podem ser revertidos se tratados com urgência utilizando soro antídoto.</w:t>
      </w:r>
      <w:r w:rsidRPr="00000502">
        <w:t xml:space="preserve"> </w:t>
      </w:r>
      <w:r>
        <w:t xml:space="preserve">Estes antídotos são formados por anticorpos, com o objetivo de neutralizar o veneno que se encontra no sangue e nos tecidos da pessoa que sofreu a picada. Segundo o Instituto Butantan (2023), os soros antídotos para as picadas de serpentes são distribuídos na rede pública de saúde e são divididos em categorias por famílias e gênero de espécies de serpente, fazendo assim necessário a identificação da espécie que atacou o paciente para que seja realizado o atendimento correto. </w:t>
      </w:r>
    </w:p>
    <w:p w14:paraId="7BF303EA" w14:textId="77777777" w:rsidR="00E07EA8" w:rsidRDefault="00E07EA8" w:rsidP="005F434D">
      <w:pPr>
        <w:pStyle w:val="TF-TEXTO"/>
      </w:pPr>
      <w:r w:rsidRPr="005F434D">
        <w:t>Para realizar a correta identificação de espécies de serpentes, assim como qualquer espécie animal, são utilizadas chaves taxonômicas</w:t>
      </w:r>
      <w:r>
        <w:t>,</w:t>
      </w:r>
      <w:r w:rsidRPr="005F434D">
        <w:t xml:space="preserve"> </w:t>
      </w:r>
      <w:r>
        <w:t>u</w:t>
      </w:r>
      <w:r w:rsidRPr="005F434D">
        <w:t>ma ferramenta de identificação e categorização de espécies a partir de suas características morfológicas.</w:t>
      </w:r>
      <w:r>
        <w:t xml:space="preserve"> As características morfológicas mais utilizadas na identificação das espécies de serpentes, conforme </w:t>
      </w:r>
      <w:proofErr w:type="spellStart"/>
      <w:r>
        <w:t>Waltrick</w:t>
      </w:r>
      <w:proofErr w:type="spellEnd"/>
      <w:r>
        <w:t xml:space="preserve"> e </w:t>
      </w:r>
      <w:proofErr w:type="spellStart"/>
      <w:r>
        <w:t>Giasson</w:t>
      </w:r>
      <w:proofErr w:type="spellEnd"/>
      <w:r>
        <w:t xml:space="preserve"> (2021), são o formato da cabeça, ponta da cauda e padrão de escamas ao longo do corpo do animal. Mesmo com auxílio de chaves taxonômicas, essa identificação ainda pode ser desafiadora, considerando que é possível existir espécies com características morfológicas semelhantes na mesma região, como é o caso das espécies </w:t>
      </w:r>
      <w:proofErr w:type="spellStart"/>
      <w:r w:rsidRPr="00E353A2">
        <w:rPr>
          <w:i/>
          <w:iCs/>
        </w:rPr>
        <w:t>Oxyrhopus</w:t>
      </w:r>
      <w:proofErr w:type="spellEnd"/>
      <w:r w:rsidRPr="00E353A2">
        <w:rPr>
          <w:i/>
          <w:iCs/>
        </w:rPr>
        <w:t xml:space="preserve"> </w:t>
      </w:r>
      <w:proofErr w:type="spellStart"/>
      <w:r w:rsidRPr="00E353A2">
        <w:rPr>
          <w:i/>
          <w:iCs/>
        </w:rPr>
        <w:t>clathratus</w:t>
      </w:r>
      <w:proofErr w:type="spellEnd"/>
      <w:r w:rsidRPr="006830F2">
        <w:t xml:space="preserve"> conhecida como falsa coral, incapaz de inocular veneno, e a </w:t>
      </w:r>
      <w:proofErr w:type="spellStart"/>
      <w:r w:rsidRPr="00E353A2">
        <w:rPr>
          <w:i/>
          <w:iCs/>
        </w:rPr>
        <w:t>Micrurus</w:t>
      </w:r>
      <w:proofErr w:type="spellEnd"/>
      <w:r w:rsidRPr="00E353A2">
        <w:rPr>
          <w:i/>
          <w:iCs/>
        </w:rPr>
        <w:t xml:space="preserve"> </w:t>
      </w:r>
      <w:proofErr w:type="spellStart"/>
      <w:r w:rsidRPr="00E353A2">
        <w:rPr>
          <w:i/>
          <w:iCs/>
        </w:rPr>
        <w:t>corallinus</w:t>
      </w:r>
      <w:proofErr w:type="spellEnd"/>
      <w:r w:rsidRPr="006830F2">
        <w:t xml:space="preserve"> conhecida como coral verdadeira, espécie venenosa</w:t>
      </w:r>
      <w:r>
        <w:t xml:space="preserve">, ambas encontradas na região do Vale do Itajaí, em Santa Catarina.  </w:t>
      </w:r>
    </w:p>
    <w:p w14:paraId="34EA1F38" w14:textId="77777777" w:rsidR="00E07EA8" w:rsidRDefault="00E07EA8" w:rsidP="00E74973">
      <w:pPr>
        <w:pStyle w:val="TF-TEXTO"/>
      </w:pPr>
      <w:r>
        <w:t xml:space="preserve">No estado de Santa Catarina, existem 84 espécies de serpentes, sendo 11 delas serpentes venenosas com acidentes registrados nas interações com seres humanos e animais domésticos. Por este motivo, o acesso à informação é vital para a prevenção de acidentes, desde o conhecimento das espécies associadas, como os procedimentos </w:t>
      </w:r>
      <w:r w:rsidRPr="005D1802">
        <w:t xml:space="preserve">de segurança em casos de acidentes. </w:t>
      </w:r>
      <w:r>
        <w:t xml:space="preserve">De fato, uma das consequências da </w:t>
      </w:r>
      <w:r w:rsidRPr="005D1802">
        <w:t>desinformação</w:t>
      </w:r>
      <w:r>
        <w:t>,</w:t>
      </w:r>
      <w:r w:rsidRPr="005D1802">
        <w:t xml:space="preserve"> reconhecid</w:t>
      </w:r>
      <w:r>
        <w:t>a</w:t>
      </w:r>
      <w:r w:rsidRPr="005D1802">
        <w:t xml:space="preserve"> pela comunidade de biólogos como um problema</w:t>
      </w:r>
      <w:r>
        <w:t>, é</w:t>
      </w:r>
      <w:r w:rsidRPr="005D1802">
        <w:t xml:space="preserve"> a matança indiscriminada de serpentes </w:t>
      </w:r>
      <w:r>
        <w:t>proveniente do</w:t>
      </w:r>
      <w:r w:rsidRPr="005D1802">
        <w:t xml:space="preserve"> medo das </w:t>
      </w:r>
      <w:r>
        <w:t xml:space="preserve">pessoas, o que contribui para a degradação da biodiversidade no estado. Seja para a segurança das pessoas, como para a conservação de espécies, a educação a respeito das espécies de serpentes e a capacidade de reconhecê-las é crucial </w:t>
      </w:r>
      <w:r w:rsidRPr="005D1802">
        <w:t xml:space="preserve">(OLIVEIRA. </w:t>
      </w:r>
      <w:r w:rsidRPr="6FFC2C8B">
        <w:rPr>
          <w:i/>
        </w:rPr>
        <w:t>et al</w:t>
      </w:r>
      <w:r w:rsidRPr="005D1802">
        <w:t>., 2020).</w:t>
      </w:r>
    </w:p>
    <w:p w14:paraId="14BC80E3" w14:textId="77777777" w:rsidR="00E07EA8" w:rsidRPr="003816BB" w:rsidRDefault="00E07EA8" w:rsidP="009800DD">
      <w:pPr>
        <w:pStyle w:val="TF-TEXTO"/>
      </w:pPr>
      <w:r w:rsidRPr="003816BB">
        <w:t xml:space="preserve">Nos últimos anos o uso de </w:t>
      </w:r>
      <w:r>
        <w:t>técnicas de A</w:t>
      </w:r>
      <w:r w:rsidRPr="003816BB">
        <w:t xml:space="preserve">prendizado de </w:t>
      </w:r>
      <w:r>
        <w:t>M</w:t>
      </w:r>
      <w:r w:rsidRPr="003816BB">
        <w:t>áquina</w:t>
      </w:r>
      <w:r>
        <w:t xml:space="preserve"> e Visão Computacional no desenvolvimento de ferramentas </w:t>
      </w:r>
      <w:r w:rsidRPr="003816BB">
        <w:t xml:space="preserve">para a identificação de animais tem crescido rapidamente para diversas finalidades. </w:t>
      </w:r>
      <w:r>
        <w:t xml:space="preserve">Estes, são aplicados </w:t>
      </w:r>
      <w:r w:rsidRPr="003816BB">
        <w:t>em áreas como na</w:t>
      </w:r>
      <w:r w:rsidRPr="00B841B7">
        <w:t xml:space="preserve"> </w:t>
      </w:r>
      <w:r w:rsidRPr="003816BB">
        <w:t>indústria pecuária</w:t>
      </w:r>
      <w:r>
        <w:t>, na</w:t>
      </w:r>
      <w:r w:rsidRPr="003816BB">
        <w:t xml:space="preserve"> rastreabilidade de produtos de origem animal</w:t>
      </w:r>
      <w:r>
        <w:t xml:space="preserve"> e análise de comportamento dos animais (ESTEVAM, 2019), ou</w:t>
      </w:r>
      <w:r w:rsidRPr="003816BB">
        <w:t>, nos projetos de monitoramento e conservação de espécies, onde a identificação por câmeras dispensa a necessidade de captura de animais silvestres</w:t>
      </w:r>
      <w:r>
        <w:t xml:space="preserve"> (WILDLIFE AI, 2021).</w:t>
      </w:r>
      <w:r w:rsidRPr="003816BB">
        <w:t xml:space="preserve"> </w:t>
      </w:r>
    </w:p>
    <w:p w14:paraId="1EA93A44" w14:textId="77777777" w:rsidR="00E07EA8" w:rsidRDefault="00E07EA8"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t>técnicas de visão computacional e aprendizado de máquina.</w:t>
      </w:r>
    </w:p>
    <w:p w14:paraId="5D2D0636" w14:textId="77777777" w:rsidR="00E07EA8" w:rsidRPr="00AC7465" w:rsidRDefault="00E07EA8" w:rsidP="005A4FA0">
      <w:pPr>
        <w:pStyle w:val="TF-TEXTO"/>
      </w:pPr>
    </w:p>
    <w:p w14:paraId="235438B6" w14:textId="77777777" w:rsidR="00E07EA8" w:rsidRPr="00AC7465" w:rsidRDefault="00E07EA8" w:rsidP="00BB7041">
      <w:pPr>
        <w:pStyle w:val="Ttulo2"/>
      </w:pPr>
      <w:r w:rsidRPr="00AC7465">
        <w:t>OBJETIVOS</w:t>
      </w:r>
    </w:p>
    <w:p w14:paraId="71105197" w14:textId="77777777" w:rsidR="00E07EA8" w:rsidRPr="00AC7465" w:rsidRDefault="00E07EA8"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1A1705E5" w14:textId="77777777" w:rsidR="00E07EA8" w:rsidRPr="00AC7465" w:rsidRDefault="00E07EA8" w:rsidP="00E74973">
      <w:pPr>
        <w:pStyle w:val="TF-TEXTO"/>
      </w:pPr>
      <w:r w:rsidRPr="00AC7465">
        <w:t>Os objetivos específicos são:</w:t>
      </w:r>
    </w:p>
    <w:p w14:paraId="0049D539" w14:textId="77777777" w:rsidR="00E07EA8" w:rsidRDefault="00E07EA8" w:rsidP="00E74973">
      <w:pPr>
        <w:pStyle w:val="TF-ALNEA"/>
      </w:pPr>
      <w:r>
        <w:lastRenderedPageBreak/>
        <w:t>compor</w:t>
      </w:r>
      <w:r w:rsidRPr="00AC7465">
        <w:t xml:space="preserve"> uma base de dados de imagens de espécies serpentes encontradas na região do Vale do Itajaí</w:t>
      </w:r>
      <w:r>
        <w:t xml:space="preserve"> e categorizá-las</w:t>
      </w:r>
      <w:r w:rsidRPr="00AC7465">
        <w:t xml:space="preserve"> por espécie e características taxonômicas;</w:t>
      </w:r>
    </w:p>
    <w:p w14:paraId="2B859392" w14:textId="77777777" w:rsidR="00E07EA8" w:rsidRDefault="00E07EA8" w:rsidP="00E74973">
      <w:pPr>
        <w:pStyle w:val="TF-ALNEA"/>
      </w:pPr>
      <w:r w:rsidRPr="7EFF6BA9">
        <w:t>classificar automaticamente</w:t>
      </w:r>
      <w:r>
        <w:t xml:space="preserve"> as serpentes por meio de suas características morfológicas.</w:t>
      </w:r>
    </w:p>
    <w:p w14:paraId="3E7B13CB" w14:textId="77777777" w:rsidR="00E07EA8" w:rsidRDefault="00E07EA8" w:rsidP="00E74973">
      <w:pPr>
        <w:pStyle w:val="TF-ALNEA"/>
      </w:pPr>
      <w:r>
        <w:t>avaliar</w:t>
      </w:r>
      <w:r w:rsidRPr="00AC7465">
        <w:t xml:space="preserve"> a eficácia dos modelos aplicados para definir o melhor para classificação de espécies de serpentes</w:t>
      </w:r>
      <w:r>
        <w:t>;</w:t>
      </w:r>
    </w:p>
    <w:p w14:paraId="12B32D1D" w14:textId="77777777" w:rsidR="00E07EA8" w:rsidRDefault="00E07EA8" w:rsidP="00821015">
      <w:pPr>
        <w:pStyle w:val="TF-ALNEA"/>
      </w:pPr>
      <w:r>
        <w:t>identificar possíveis limitações na aplicação de técnicas de visão computacional e aprendizado de máquina na identificação automática de serpentes.</w:t>
      </w:r>
    </w:p>
    <w:p w14:paraId="7ED66741" w14:textId="77777777" w:rsidR="00E07EA8" w:rsidRPr="00AC7465" w:rsidRDefault="00E07EA8" w:rsidP="00431406">
      <w:pPr>
        <w:pStyle w:val="TF-ALNEA"/>
        <w:numPr>
          <w:ilvl w:val="0"/>
          <w:numId w:val="0"/>
        </w:numPr>
        <w:ind w:left="1077"/>
      </w:pPr>
    </w:p>
    <w:p w14:paraId="024431E3" w14:textId="77777777" w:rsidR="00E07EA8" w:rsidRDefault="00E07EA8" w:rsidP="00CB4170">
      <w:pPr>
        <w:pStyle w:val="Ttulo1"/>
      </w:pPr>
      <w:r w:rsidRPr="00E82118">
        <w:t>tr</w:t>
      </w:r>
      <w:r>
        <w:t>abalhos correlatos</w:t>
      </w:r>
    </w:p>
    <w:p w14:paraId="0D3A7BF4" w14:textId="77777777" w:rsidR="00E07EA8" w:rsidRDefault="00E07EA8" w:rsidP="00E74973">
      <w:pPr>
        <w:pStyle w:val="TF-TEXTO"/>
      </w:pPr>
      <w:r>
        <w:t xml:space="preserve">Nesta seção serão apresentados os trabalhos correlatos. O primeiro é uma plataforma online para identificar e catalogar espécies de seres vivos de todo o globo a partir de imagens, vídeos e sons (INATURALIST, 2023a). </w:t>
      </w:r>
      <w:proofErr w:type="spellStart"/>
      <w:r w:rsidRPr="00A048A6">
        <w:rPr>
          <w:color w:val="000000" w:themeColor="text1"/>
        </w:rPr>
        <w:t>Vasmatkar</w:t>
      </w:r>
      <w:proofErr w:type="spellEnd"/>
      <w:r w:rsidRPr="00A048A6">
        <w:rPr>
          <w:color w:val="000000" w:themeColor="text1"/>
        </w:rPr>
        <w:t xml:space="preserve"> </w:t>
      </w:r>
      <w:r w:rsidRPr="44F3FFD9">
        <w:rPr>
          <w:i/>
          <w:color w:val="000000" w:themeColor="text1"/>
        </w:rPr>
        <w:t>et al</w:t>
      </w:r>
      <w:r w:rsidRPr="00A048A6">
        <w:rPr>
          <w:color w:val="000000" w:themeColor="text1"/>
        </w:rPr>
        <w:t>.</w:t>
      </w:r>
      <w:r>
        <w:rPr>
          <w:color w:val="000000" w:themeColor="text1"/>
        </w:rPr>
        <w:t xml:space="preserve"> (</w:t>
      </w:r>
      <w:r w:rsidRPr="00A048A6">
        <w:rPr>
          <w:color w:val="000000" w:themeColor="text1"/>
        </w:rPr>
        <w:t>2020)</w:t>
      </w:r>
      <w:r>
        <w:rPr>
          <w:color w:val="000000" w:themeColor="text1"/>
        </w:rPr>
        <w:t>,</w:t>
      </w:r>
      <w:r w:rsidRPr="00A048A6">
        <w:rPr>
          <w:color w:val="000000" w:themeColor="text1"/>
        </w:rPr>
        <w:t xml:space="preserve"> </w:t>
      </w:r>
      <w:r>
        <w:t xml:space="preserve">desenvolveram uma ferramenta desenvolvida para o reconhecimento de serpentes através de suas características taxonômicas utilizando Redes Neurais </w:t>
      </w:r>
      <w:proofErr w:type="spellStart"/>
      <w:r>
        <w:t>Convolucionais</w:t>
      </w:r>
      <w:proofErr w:type="spellEnd"/>
      <w:r>
        <w:t xml:space="preserve">. Por fim, </w:t>
      </w:r>
      <w:proofErr w:type="spellStart"/>
      <w:r w:rsidRPr="00345517">
        <w:t>Rajabizadeh</w:t>
      </w:r>
      <w:proofErr w:type="spellEnd"/>
      <w:r>
        <w:t xml:space="preserve"> e</w:t>
      </w:r>
      <w:r w:rsidRPr="00345517">
        <w:t xml:space="preserve"> </w:t>
      </w:r>
      <w:proofErr w:type="spellStart"/>
      <w:r w:rsidRPr="00345517">
        <w:t>Rezghi</w:t>
      </w:r>
      <w:proofErr w:type="spellEnd"/>
      <w:r>
        <w:t>, (</w:t>
      </w:r>
      <w:r w:rsidRPr="00345517">
        <w:t xml:space="preserve">2021) </w:t>
      </w:r>
      <w:r>
        <w:t>apresentam um estudo comparativo dos diferentes métodos de aprendizado de máquina, avaliando sua performance na identificação de serpentes, comparando Redes Neurais Artificiais (RNA) com algoritmos de aprendizado de máquina menos complexos, como Máquinas de Vetores de Suporte e K-vizinhos mais próximos.</w:t>
      </w:r>
    </w:p>
    <w:p w14:paraId="17B1F2BF" w14:textId="77777777" w:rsidR="00E07EA8" w:rsidRPr="004E1041" w:rsidRDefault="00E07EA8" w:rsidP="00E74973">
      <w:pPr>
        <w:pStyle w:val="TF-TEXTO"/>
      </w:pPr>
    </w:p>
    <w:p w14:paraId="20BA4F36" w14:textId="77777777" w:rsidR="00E07EA8" w:rsidRPr="005F3642" w:rsidRDefault="00E07EA8" w:rsidP="00BB7041">
      <w:pPr>
        <w:pStyle w:val="Ttulo2"/>
      </w:pPr>
      <w:r w:rsidRPr="005F3642">
        <w:t>INaturalist</w:t>
      </w:r>
    </w:p>
    <w:p w14:paraId="267DA04D" w14:textId="77777777" w:rsidR="00E07EA8" w:rsidRPr="005F3642" w:rsidRDefault="00E07EA8" w:rsidP="00E74973">
      <w:pPr>
        <w:pStyle w:val="TF-TEXTO"/>
        <w:rPr>
          <w:color w:val="000000" w:themeColor="text1"/>
        </w:rPr>
      </w:pPr>
      <w:r>
        <w:rPr>
          <w:color w:val="000000" w:themeColor="text1"/>
        </w:rPr>
        <w:t xml:space="preserve">O </w:t>
      </w:r>
      <w:proofErr w:type="spellStart"/>
      <w:r w:rsidRPr="005F3642">
        <w:rPr>
          <w:color w:val="000000" w:themeColor="text1"/>
        </w:rPr>
        <w:t>iNaturalist</w:t>
      </w:r>
      <w:proofErr w:type="spellEnd"/>
      <w:r w:rsidRPr="005F3642">
        <w:rPr>
          <w:color w:val="000000" w:themeColor="text1"/>
        </w:rPr>
        <w:t xml:space="preserve"> (2023a) é uma ferramenta criada a partir de uma iniciativa conjunta da </w:t>
      </w:r>
      <w:r w:rsidRPr="005F3642">
        <w:rPr>
          <w:i/>
          <w:color w:val="000000" w:themeColor="text1"/>
        </w:rPr>
        <w:t xml:space="preserve">California </w:t>
      </w:r>
      <w:proofErr w:type="spellStart"/>
      <w:r w:rsidRPr="005F3642">
        <w:rPr>
          <w:i/>
          <w:color w:val="000000" w:themeColor="text1"/>
        </w:rPr>
        <w:t>Academy</w:t>
      </w:r>
      <w:proofErr w:type="spellEnd"/>
      <w:r w:rsidRPr="005F3642">
        <w:rPr>
          <w:i/>
          <w:color w:val="000000" w:themeColor="text1"/>
        </w:rPr>
        <w:t xml:space="preserve"> </w:t>
      </w:r>
      <w:proofErr w:type="spellStart"/>
      <w:r w:rsidRPr="005F3642">
        <w:rPr>
          <w:i/>
          <w:color w:val="000000" w:themeColor="text1"/>
        </w:rPr>
        <w:t>of</w:t>
      </w:r>
      <w:proofErr w:type="spellEnd"/>
      <w:r w:rsidRPr="005F3642">
        <w:rPr>
          <w:i/>
          <w:color w:val="000000" w:themeColor="text1"/>
        </w:rPr>
        <w:t xml:space="preserve"> </w:t>
      </w:r>
      <w:proofErr w:type="spellStart"/>
      <w:r w:rsidRPr="005F3642">
        <w:rPr>
          <w:i/>
          <w:color w:val="000000" w:themeColor="text1"/>
        </w:rPr>
        <w:t>Sciences</w:t>
      </w:r>
      <w:proofErr w:type="spellEnd"/>
      <w:r w:rsidRPr="005F3642">
        <w:rPr>
          <w:color w:val="000000" w:themeColor="text1"/>
        </w:rPr>
        <w:t xml:space="preserve"> e da </w:t>
      </w:r>
      <w:proofErr w:type="spellStart"/>
      <w:r w:rsidRPr="005F3642">
        <w:rPr>
          <w:i/>
          <w:color w:val="000000" w:themeColor="text1"/>
        </w:rPr>
        <w:t>National</w:t>
      </w:r>
      <w:proofErr w:type="spellEnd"/>
      <w:r w:rsidRPr="005F3642">
        <w:rPr>
          <w:i/>
          <w:color w:val="000000" w:themeColor="text1"/>
        </w:rPr>
        <w:t xml:space="preserve"> </w:t>
      </w:r>
      <w:proofErr w:type="spellStart"/>
      <w:r w:rsidRPr="005F3642">
        <w:rPr>
          <w:i/>
          <w:color w:val="000000" w:themeColor="text1"/>
        </w:rPr>
        <w:t>Geographic</w:t>
      </w:r>
      <w:proofErr w:type="spellEnd"/>
      <w:r w:rsidRPr="005F3642">
        <w:rPr>
          <w:i/>
          <w:color w:val="000000" w:themeColor="text1"/>
        </w:rPr>
        <w:t xml:space="preserve"> Society.</w:t>
      </w:r>
      <w:r w:rsidRPr="005F3642">
        <w:rPr>
          <w:color w:val="000000" w:themeColor="text1"/>
        </w:rPr>
        <w:t xml:space="preserve"> A ferramenta possibilita a identificação de espécies de animais, plantas e células através de imagens, vídeos e sons, com o objetivo de mapear a biodiversidade de todo o globo. A</w:t>
      </w:r>
      <w:r>
        <w:rPr>
          <w:color w:val="000000" w:themeColor="text1"/>
        </w:rPr>
        <w:t xml:space="preserve"> </w:t>
      </w:r>
      <w:r>
        <w:rPr>
          <w:color w:val="000000" w:themeColor="text1"/>
        </w:rPr>
        <w:fldChar w:fldCharType="begin"/>
      </w:r>
      <w:r>
        <w:rPr>
          <w:color w:val="000000" w:themeColor="text1"/>
        </w:rPr>
        <w:instrText xml:space="preserve"> REF _Ref133480229 \h </w:instrText>
      </w:r>
      <w:r>
        <w:rPr>
          <w:color w:val="000000" w:themeColor="text1"/>
        </w:rPr>
      </w:r>
      <w:r>
        <w:rPr>
          <w:color w:val="000000" w:themeColor="text1"/>
        </w:rPr>
        <w:fldChar w:fldCharType="separate"/>
      </w:r>
      <w:r>
        <w:t xml:space="preserve">Figura </w:t>
      </w:r>
      <w:r>
        <w:rPr>
          <w:noProof/>
        </w:rPr>
        <w:t>1</w:t>
      </w:r>
      <w:r>
        <w:rPr>
          <w:color w:val="000000" w:themeColor="text1"/>
        </w:rPr>
        <w:fldChar w:fldCharType="end"/>
      </w:r>
      <w:r>
        <w:rPr>
          <w:color w:val="000000" w:themeColor="text1"/>
        </w:rPr>
        <w:t xml:space="preserve"> </w:t>
      </w:r>
      <w:r w:rsidRPr="005F3642">
        <w:rPr>
          <w:color w:val="000000" w:themeColor="text1"/>
        </w:rPr>
        <w:t xml:space="preserve">apresenta algumas das coleções de imagens cadastradas na ferramenta. Além disso, </w:t>
      </w:r>
      <w:r>
        <w:rPr>
          <w:color w:val="000000" w:themeColor="text1"/>
        </w:rPr>
        <w:t xml:space="preserve">a ferramenta </w:t>
      </w:r>
      <w:r w:rsidRPr="005F3642">
        <w:rPr>
          <w:color w:val="000000" w:themeColor="text1"/>
        </w:rPr>
        <w:t>conta com uma comunidade de cientistas e naturalistas para avaliar a qualidade científica dos dados coletados.</w:t>
      </w:r>
    </w:p>
    <w:p w14:paraId="3C7B655B" w14:textId="77777777" w:rsidR="00E07EA8" w:rsidRDefault="00E07EA8" w:rsidP="005A4FA0">
      <w:pPr>
        <w:pStyle w:val="TF-FIGURA"/>
      </w:pPr>
      <w:r>
        <w:t xml:space="preserve">Figura </w:t>
      </w:r>
      <w:fldSimple w:instr=" SEQ Figura \* ARABIC ">
        <w:r>
          <w:rPr>
            <w:noProof/>
          </w:rPr>
          <w:t>1</w:t>
        </w:r>
      </w:fldSimple>
      <w:r>
        <w:t xml:space="preserve">-Coleções de espécies do </w:t>
      </w:r>
      <w:proofErr w:type="spellStart"/>
      <w:r>
        <w:t>iNaturalist</w:t>
      </w:r>
      <w:proofErr w:type="spellEnd"/>
    </w:p>
    <w:p w14:paraId="64EC18CE" w14:textId="77777777" w:rsidR="00E07EA8" w:rsidRPr="000678E8" w:rsidRDefault="00E07EA8" w:rsidP="00E74973">
      <w:pPr>
        <w:pStyle w:val="TF-FONTE"/>
        <w:rPr>
          <w:color w:val="000000" w:themeColor="text1"/>
        </w:rPr>
      </w:pPr>
      <w:r w:rsidRPr="000678E8">
        <w:rPr>
          <w:noProof/>
          <w:color w:val="000000" w:themeColor="text1"/>
        </w:rPr>
        <w:drawing>
          <wp:inline distT="0" distB="0" distL="0" distR="0" wp14:anchorId="27FD77DA" wp14:editId="41EBA8BB">
            <wp:extent cx="4572000" cy="2714625"/>
            <wp:effectExtent l="9525" t="9525" r="9525" b="9525"/>
            <wp:docPr id="1874587039" name="Imagem 1874587039"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6">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proofErr w:type="spellStart"/>
      <w:r w:rsidRPr="000678E8">
        <w:rPr>
          <w:color w:val="000000" w:themeColor="text1"/>
        </w:rPr>
        <w:t>iNaturalist</w:t>
      </w:r>
      <w:proofErr w:type="spellEnd"/>
      <w:r w:rsidRPr="000678E8">
        <w:rPr>
          <w:color w:val="000000" w:themeColor="text1"/>
        </w:rPr>
        <w:t xml:space="preserve"> (2023a).</w:t>
      </w:r>
    </w:p>
    <w:p w14:paraId="508076AB" w14:textId="77777777" w:rsidR="00E07EA8" w:rsidRPr="005F3642" w:rsidRDefault="00E07EA8" w:rsidP="00E74973">
      <w:pPr>
        <w:pStyle w:val="TF-TEXTO"/>
        <w:rPr>
          <w:color w:val="000000" w:themeColor="text1"/>
        </w:rPr>
      </w:pPr>
      <w:r w:rsidRPr="005F3642">
        <w:rPr>
          <w:color w:val="000000" w:themeColor="text1"/>
        </w:rPr>
        <w:t xml:space="preserve">O software </w:t>
      </w:r>
      <w:r>
        <w:rPr>
          <w:color w:val="000000" w:themeColor="text1"/>
        </w:rPr>
        <w:t>utiliza</w:t>
      </w:r>
      <w:r w:rsidRPr="005F3642">
        <w:rPr>
          <w:color w:val="000000" w:themeColor="text1"/>
        </w:rPr>
        <w:t xml:space="preserve"> um mecanismo de identificação de espécies</w:t>
      </w:r>
      <w:r>
        <w:rPr>
          <w:color w:val="000000" w:themeColor="text1"/>
        </w:rPr>
        <w:t xml:space="preserve"> próprio, o iNat2017</w:t>
      </w:r>
      <w:r w:rsidRPr="005F3642">
        <w:rPr>
          <w:color w:val="000000" w:themeColor="text1"/>
        </w:rPr>
        <w:t xml:space="preserve">, onde é utilizada </w:t>
      </w:r>
      <w:r>
        <w:rPr>
          <w:color w:val="000000" w:themeColor="text1"/>
        </w:rPr>
        <w:t>visão computacional</w:t>
      </w:r>
      <w:r w:rsidRPr="005F3642">
        <w:rPr>
          <w:color w:val="000000" w:themeColor="text1"/>
        </w:rPr>
        <w:t xml:space="preserve"> para gerar sugestões de qual foi a espécie observada pelo usuário</w:t>
      </w:r>
      <w:r>
        <w:rPr>
          <w:color w:val="000000" w:themeColor="text1"/>
        </w:rPr>
        <w:t>. A forma com a qual o modelo utilizado pelo mecanismo funciona não foi especificado.</w:t>
      </w:r>
      <w:r w:rsidRPr="005F3642">
        <w:rPr>
          <w:color w:val="000000" w:themeColor="text1"/>
        </w:rPr>
        <w:t xml:space="preserve"> </w:t>
      </w:r>
      <w:r>
        <w:rPr>
          <w:color w:val="000000" w:themeColor="text1"/>
        </w:rPr>
        <w:t>Com isso,</w:t>
      </w:r>
      <w:r w:rsidRPr="005F3642">
        <w:rPr>
          <w:color w:val="000000" w:themeColor="text1"/>
        </w:rPr>
        <w:t xml:space="preserve"> o software </w:t>
      </w:r>
      <w:r>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6B55642C" w14:textId="77777777" w:rsidR="00E07EA8" w:rsidRPr="005F3642" w:rsidRDefault="00E07EA8" w:rsidP="00E74973">
      <w:pPr>
        <w:pStyle w:val="TF-TEXTO"/>
        <w:rPr>
          <w:color w:val="000000" w:themeColor="text1"/>
        </w:rPr>
      </w:pPr>
      <w:r w:rsidRPr="005F3642">
        <w:rPr>
          <w:color w:val="000000" w:themeColor="text1"/>
        </w:rPr>
        <w:t>O processo de identificação de espécies utiliza como base</w:t>
      </w:r>
      <w:r>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w:t>
      </w:r>
      <w:proofErr w:type="spellStart"/>
      <w:r w:rsidRPr="005F3642">
        <w:rPr>
          <w:color w:val="000000" w:themeColor="text1"/>
        </w:rPr>
        <w:t>Kaggle</w:t>
      </w:r>
      <w:proofErr w:type="spellEnd"/>
      <w:r w:rsidRPr="005F3642">
        <w:rPr>
          <w:color w:val="000000" w:themeColor="text1"/>
        </w:rPr>
        <w:t xml:space="preserv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proofErr w:type="spellStart"/>
      <w:r w:rsidRPr="005F3642">
        <w:rPr>
          <w:color w:val="000000" w:themeColor="text1"/>
        </w:rPr>
        <w:t>JavaScript</w:t>
      </w:r>
      <w:proofErr w:type="spellEnd"/>
      <w:r w:rsidRPr="005F3642">
        <w:rPr>
          <w:color w:val="000000" w:themeColor="text1"/>
        </w:rPr>
        <w:t xml:space="preserve">, HTML, SCSS e Ruby </w:t>
      </w:r>
      <w:proofErr w:type="spellStart"/>
      <w:r w:rsidRPr="005F3642">
        <w:rPr>
          <w:color w:val="000000" w:themeColor="text1"/>
        </w:rPr>
        <w:t>on</w:t>
      </w:r>
      <w:proofErr w:type="spellEnd"/>
      <w:r w:rsidRPr="005F3642">
        <w:rPr>
          <w:color w:val="000000" w:themeColor="text1"/>
        </w:rPr>
        <w:t xml:space="preserve"> </w:t>
      </w:r>
      <w:proofErr w:type="spellStart"/>
      <w:r w:rsidRPr="005F3642">
        <w:rPr>
          <w:color w:val="000000" w:themeColor="text1"/>
        </w:rPr>
        <w:t>Rails</w:t>
      </w:r>
      <w:proofErr w:type="spellEnd"/>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proofErr w:type="spellStart"/>
      <w:r w:rsidRPr="005F3642">
        <w:rPr>
          <w:color w:val="000000" w:themeColor="text1"/>
        </w:rPr>
        <w:t>Objective</w:t>
      </w:r>
      <w:proofErr w:type="spellEnd"/>
      <w:r w:rsidRPr="005F3642">
        <w:rPr>
          <w:color w:val="000000" w:themeColor="text1"/>
        </w:rPr>
        <w:t>-C. Todas as plataformas consultam uma API em Express e os dados são armazenados no banco de dados PostgreSQL (INATURALIST, 2023b).</w:t>
      </w:r>
    </w:p>
    <w:p w14:paraId="45F0D4F5" w14:textId="77777777" w:rsidR="00E07EA8" w:rsidRDefault="00E07EA8"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determinadas imagens não é eficiente. Como uma forma de contornar classificações incorretas, após a sugestão </w:t>
      </w:r>
      <w:r>
        <w:lastRenderedPageBreak/>
        <w:t>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4326A747" w14:textId="77777777" w:rsidR="00E07EA8" w:rsidRPr="005F3642" w:rsidRDefault="00E07EA8" w:rsidP="005A4FA0">
      <w:pPr>
        <w:pStyle w:val="TF-TEXTO"/>
        <w:rPr>
          <w:color w:val="000000" w:themeColor="text1"/>
        </w:rPr>
      </w:pPr>
    </w:p>
    <w:p w14:paraId="3CEC1454" w14:textId="77777777" w:rsidR="00E07EA8" w:rsidRPr="005F3642" w:rsidRDefault="00E07EA8" w:rsidP="00BB7041">
      <w:pPr>
        <w:pStyle w:val="Ttulo2"/>
      </w:pPr>
      <w:r w:rsidRPr="005F3642">
        <w:t>Snake Species Identification and Recognition</w:t>
      </w:r>
    </w:p>
    <w:p w14:paraId="47D4A392" w14:textId="77777777" w:rsidR="00E07EA8" w:rsidRPr="000678E8" w:rsidRDefault="00E07EA8" w:rsidP="00E74973">
      <w:pPr>
        <w:pStyle w:val="TF-TEXTO"/>
        <w:rPr>
          <w:color w:val="000000" w:themeColor="text1"/>
        </w:rPr>
      </w:pPr>
      <w:proofErr w:type="spellStart"/>
      <w:r>
        <w:rPr>
          <w:color w:val="000000" w:themeColor="text1"/>
        </w:rPr>
        <w:t>Vasmatkar</w:t>
      </w:r>
      <w:proofErr w:type="spellEnd"/>
      <w:r>
        <w:rPr>
          <w:color w:val="000000" w:themeColor="text1"/>
        </w:rPr>
        <w:t xml:space="preserve">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 A região e espécies a serem identificadas não foram especificados pelos autores.</w:t>
      </w:r>
    </w:p>
    <w:p w14:paraId="4393F5B3" w14:textId="77777777" w:rsidR="00E07EA8" w:rsidRDefault="00E07EA8"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proofErr w:type="spellStart"/>
      <w:r>
        <w:t>GrabCut</w:t>
      </w:r>
      <w:proofErr w:type="spellEnd"/>
      <w:r>
        <w:t xml:space="preserve"> foi utilizado para remover detalhes do fundo da imagem, realçando as características morfológicas da serpente. Além disso, como o conjunto de dados utilizado possui apenas 3050 imagens, não suficiente para o treinamento de </w:t>
      </w:r>
      <w:proofErr w:type="spellStart"/>
      <w:r>
        <w:t>RNAs</w:t>
      </w:r>
      <w:proofErr w:type="spellEnd"/>
      <w:r>
        <w:t xml:space="preserve"> são utilizadas técnicas de </w:t>
      </w:r>
      <w:r>
        <w:rPr>
          <w:i/>
          <w:iCs/>
        </w:rPr>
        <w:t xml:space="preserve">Data </w:t>
      </w:r>
      <w:proofErr w:type="spellStart"/>
      <w:r>
        <w:rPr>
          <w:i/>
          <w:iCs/>
        </w:rPr>
        <w:t>Augmentation</w:t>
      </w:r>
      <w:proofErr w:type="spellEnd"/>
      <w:r>
        <w:t xml:space="preserve"> para aumentar o conjunto de dados original, criando novas imagens com variações de rotação, espelhamento horizontal, entre outras (VASMATKAR </w:t>
      </w:r>
      <w:r w:rsidRPr="0DFE6172">
        <w:rPr>
          <w:i/>
        </w:rPr>
        <w:t>et al</w:t>
      </w:r>
      <w:r>
        <w:t xml:space="preserve">., 2020, p. 1).  </w:t>
      </w:r>
    </w:p>
    <w:p w14:paraId="1E45AFD1" w14:textId="77777777" w:rsidR="00E07EA8" w:rsidRDefault="00E07EA8" w:rsidP="00E74973">
      <w:pPr>
        <w:pStyle w:val="TF-TEXTO"/>
      </w:pPr>
      <w:r>
        <w:t xml:space="preserve">Durante a etapa de treinamento, foram utilizados três diferentes modelos de RNA </w:t>
      </w:r>
      <w:proofErr w:type="spellStart"/>
      <w:r>
        <w:t>pré</w:t>
      </w:r>
      <w:proofErr w:type="spellEnd"/>
      <w:r>
        <w:t xml:space="preserve"> treinados, a fim de comparar a acurácia alcançada em cada um deles sendo eles: </w:t>
      </w:r>
      <w:proofErr w:type="spellStart"/>
      <w:r>
        <w:t>DenseNet</w:t>
      </w:r>
      <w:proofErr w:type="spellEnd"/>
      <w:r>
        <w:t xml:space="preserve">, MobileNetV2 e VGG16 (Figura 2). Todos os três utilizam Redes Neurais </w:t>
      </w:r>
      <w:proofErr w:type="spellStart"/>
      <w:r>
        <w:t>Convolucionais</w:t>
      </w:r>
      <w:proofErr w:type="spellEnd"/>
      <w:r>
        <w:t xml:space="preserve">, porém com diferentes estruturas de camadas, pesos e funções de ativação. Os </w:t>
      </w:r>
      <w:proofErr w:type="spellStart"/>
      <w:r>
        <w:t>reaultados</w:t>
      </w:r>
      <w:proofErr w:type="spellEnd"/>
      <w:r>
        <w:t xml:space="preserve"> foram variados entre os três modelos, o </w:t>
      </w:r>
      <w:proofErr w:type="spellStart"/>
      <w:r>
        <w:t>DenseNet</w:t>
      </w:r>
      <w:proofErr w:type="spellEnd"/>
      <w:r>
        <w:t xml:space="preserve"> obteve o melhor desempenho, alcançando 72% de acurácia, o MobileNetV2 alcançou 58,65% de acurácia e o VGG16, apenas 12,28% (VASMATKAR </w:t>
      </w:r>
      <w:r w:rsidRPr="0DFE6172">
        <w:rPr>
          <w:i/>
        </w:rPr>
        <w:t>et al</w:t>
      </w:r>
      <w:r>
        <w:t>., 2020, p. 4).</w:t>
      </w:r>
    </w:p>
    <w:p w14:paraId="7276ABF4" w14:textId="77777777" w:rsidR="00E07EA8" w:rsidRDefault="00E07EA8" w:rsidP="005A4FA0">
      <w:pPr>
        <w:pStyle w:val="TF-FIGURA"/>
      </w:pPr>
      <w:r w:rsidRPr="005A4FA0">
        <w:t xml:space="preserve">Figura </w:t>
      </w:r>
      <w:fldSimple w:instr=" SEQ Figura \* ARABIC ">
        <w:r>
          <w:rPr>
            <w:noProof/>
          </w:rPr>
          <w:t>2</w:t>
        </w:r>
      </w:fldSimple>
      <w:r w:rsidRPr="005A4FA0">
        <w:t xml:space="preserve"> </w:t>
      </w:r>
      <w:r>
        <w:t>–</w:t>
      </w:r>
      <w:r w:rsidRPr="005A4FA0">
        <w:t xml:space="preserve"> </w:t>
      </w:r>
      <w:r>
        <w:t>Acurácia dos modelos testados</w:t>
      </w:r>
    </w:p>
    <w:p w14:paraId="4DAFB756" w14:textId="77777777" w:rsidR="00E07EA8" w:rsidRDefault="00E07EA8" w:rsidP="00E74973">
      <w:pPr>
        <w:pStyle w:val="TF-FONTE"/>
        <w:rPr>
          <w:color w:val="000000" w:themeColor="text1"/>
        </w:rPr>
      </w:pPr>
      <w:r w:rsidRPr="00CD4CA8">
        <w:rPr>
          <w:noProof/>
        </w:rPr>
        <w:drawing>
          <wp:inline distT="0" distB="0" distL="0" distR="0" wp14:anchorId="08B4F32A" wp14:editId="20E154F2">
            <wp:extent cx="5756910" cy="1007745"/>
            <wp:effectExtent l="0" t="0" r="0" b="1905"/>
            <wp:docPr id="172423491" name="Imagem 17242349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7"/>
                    <a:stretch>
                      <a:fillRect/>
                    </a:stretch>
                  </pic:blipFill>
                  <pic:spPr>
                    <a:xfrm>
                      <a:off x="0" y="0"/>
                      <a:ext cx="5756910" cy="1007745"/>
                    </a:xfrm>
                    <a:prstGeom prst="rect">
                      <a:avLst/>
                    </a:prstGeom>
                  </pic:spPr>
                </pic:pic>
              </a:graphicData>
            </a:graphic>
          </wp:inline>
        </w:drawing>
      </w:r>
      <w:r>
        <w:br/>
      </w:r>
      <w:r w:rsidRPr="000678E8">
        <w:rPr>
          <w:color w:val="000000" w:themeColor="text1"/>
        </w:rPr>
        <w:t xml:space="preserve">Fonte: </w:t>
      </w:r>
      <w:proofErr w:type="spellStart"/>
      <w:r w:rsidRPr="22F52255">
        <w:rPr>
          <w:color w:val="000000" w:themeColor="text1"/>
        </w:rPr>
        <w:t>Vasmatkar</w:t>
      </w:r>
      <w:proofErr w:type="spellEnd"/>
      <w:r w:rsidRPr="22F52255">
        <w:rPr>
          <w:color w:val="000000" w:themeColor="text1"/>
        </w:rPr>
        <w:t xml:space="preserve"> </w:t>
      </w:r>
      <w:r w:rsidRPr="337635B8">
        <w:rPr>
          <w:i/>
          <w:color w:val="000000" w:themeColor="text1"/>
        </w:rPr>
        <w:t>et al</w:t>
      </w:r>
      <w:r w:rsidRPr="22F52255">
        <w:rPr>
          <w:color w:val="000000" w:themeColor="text1"/>
        </w:rPr>
        <w:t xml:space="preserve">. (2020, p. </w:t>
      </w:r>
      <w:r>
        <w:rPr>
          <w:color w:val="000000" w:themeColor="text1"/>
        </w:rPr>
        <w:t>4</w:t>
      </w:r>
      <w:r w:rsidRPr="22F52255">
        <w:rPr>
          <w:color w:val="000000" w:themeColor="text1"/>
        </w:rPr>
        <w:t>).</w:t>
      </w:r>
    </w:p>
    <w:p w14:paraId="69193648" w14:textId="77777777" w:rsidR="00E07EA8" w:rsidRDefault="00E07EA8" w:rsidP="00AF5EDD">
      <w:pPr>
        <w:pStyle w:val="TF-TEXTO"/>
      </w:pPr>
      <w:r w:rsidRPr="00CD6289">
        <w:t xml:space="preserve">‌Já o processo de identificação das imagens foi desenvolvido utilizando a linguagem de programação Python, em conjunto com as bibliotecas </w:t>
      </w:r>
      <w:proofErr w:type="spellStart"/>
      <w:r w:rsidRPr="00CD6289">
        <w:t>OpenCV</w:t>
      </w:r>
      <w:proofErr w:type="spellEnd"/>
      <w:r w:rsidRPr="00CD6289">
        <w:t xml:space="preserve"> e </w:t>
      </w:r>
      <w:proofErr w:type="spellStart"/>
      <w:r w:rsidRPr="00CD6289">
        <w:t>PyTorch</w:t>
      </w:r>
      <w:proofErr w:type="spellEnd"/>
      <w:r w:rsidRPr="00CD6289">
        <w:t xml:space="preserve"> com suporte à CUDA, uma API desenvolvida pela Nvidia para computação paralela. Para a visualização de métricas, gráficos do treinamento e acurácia dos modelos, foi utilizada a ferramenta </w:t>
      </w:r>
      <w:proofErr w:type="spellStart"/>
      <w:r w:rsidRPr="00CD6289">
        <w:t>TensorBoard</w:t>
      </w:r>
      <w:proofErr w:type="spellEnd"/>
      <w:r w:rsidRPr="00CD6289">
        <w:t xml:space="preserve"> </w:t>
      </w:r>
      <w:proofErr w:type="spellStart"/>
      <w:r w:rsidRPr="00CD6289">
        <w:t>Vasmatkar</w:t>
      </w:r>
      <w:proofErr w:type="spellEnd"/>
      <w:r w:rsidRPr="00CD6289">
        <w:t xml:space="preserve"> et al., (2020), faz menção a existência de uma interface de interação com o usuário na qual é possível selecionar a imagem a ser analisada, mas a forma de interação e tecnologias utilizadas não estão especificadas no artigo</w:t>
      </w:r>
      <w:r>
        <w:t>.</w:t>
      </w:r>
    </w:p>
    <w:p w14:paraId="07445269" w14:textId="77777777" w:rsidR="00E07EA8" w:rsidRDefault="00E07EA8" w:rsidP="00AF5EDD">
      <w:pPr>
        <w:pStyle w:val="TF-TEXTO"/>
      </w:pPr>
    </w:p>
    <w:p w14:paraId="631A28FC" w14:textId="77777777" w:rsidR="00E07EA8" w:rsidRPr="00F50B95" w:rsidRDefault="00E07EA8"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7DA33724" w14:textId="77777777" w:rsidR="00E07EA8" w:rsidRDefault="00E07EA8" w:rsidP="00CD6289">
      <w:pPr>
        <w:pStyle w:val="TF-TEXTO"/>
      </w:pPr>
      <w:r>
        <w:t xml:space="preserve">No trabalho desenvolvido por </w:t>
      </w:r>
      <w:proofErr w:type="spellStart"/>
      <w:r>
        <w:t>Rajabizadeh</w:t>
      </w:r>
      <w:proofErr w:type="spellEnd"/>
      <w:r>
        <w:t xml:space="preserve"> e </w:t>
      </w:r>
      <w:proofErr w:type="spellStart"/>
      <w:r>
        <w:t>Rezghi</w:t>
      </w:r>
      <w:proofErr w:type="spellEnd"/>
      <w:r>
        <w:t xml:space="preserve">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w:t>
      </w:r>
      <w:proofErr w:type="spellStart"/>
      <w:r>
        <w:t>Mazandaran</w:t>
      </w:r>
      <w:proofErr w:type="spellEnd"/>
      <w:r>
        <w:t>, no Irã, a fim de entender qual método possui uma melhor acurácia na identificação de serpentes.</w:t>
      </w:r>
    </w:p>
    <w:p w14:paraId="798759FC" w14:textId="77777777" w:rsidR="00E07EA8" w:rsidRDefault="00E07EA8" w:rsidP="00CD6289">
      <w:pPr>
        <w:pStyle w:val="TF-TEXTO"/>
      </w:pPr>
      <w:r>
        <w:t xml:space="preserve">Durante o estudo </w:t>
      </w:r>
      <w:proofErr w:type="spellStart"/>
      <w:r>
        <w:t>Rajabizadeh</w:t>
      </w:r>
      <w:proofErr w:type="spellEnd"/>
      <w:r>
        <w:t xml:space="preserve"> e </w:t>
      </w:r>
      <w:proofErr w:type="spellStart"/>
      <w:r>
        <w:t>Rezghi</w:t>
      </w:r>
      <w:proofErr w:type="spellEnd"/>
      <w:r>
        <w:t xml:space="preserve"> (2021) utilizaram Máquina de Vetor Suporte (</w:t>
      </w:r>
      <w:proofErr w:type="spellStart"/>
      <w:r>
        <w:t>Support</w:t>
      </w:r>
      <w:proofErr w:type="spellEnd"/>
      <w:r>
        <w:t xml:space="preserve"> Vector </w:t>
      </w:r>
      <w:proofErr w:type="spellStart"/>
      <w:r>
        <w:t>Machine</w:t>
      </w:r>
      <w:proofErr w:type="spellEnd"/>
      <w:r>
        <w:t xml:space="preserve"> - SVM), K-vizinhos mais próximos (K-</w:t>
      </w:r>
      <w:proofErr w:type="spellStart"/>
      <w:r>
        <w:t>Nearest</w:t>
      </w:r>
      <w:proofErr w:type="spellEnd"/>
      <w:r>
        <w:t xml:space="preserve"> Neighbours - KNN) e Regressão logística em combinação com as abordagens Análise de Componentes Principais (</w:t>
      </w:r>
      <w:proofErr w:type="spellStart"/>
      <w:r>
        <w:t>Prinicipal</w:t>
      </w:r>
      <w:proofErr w:type="spellEnd"/>
      <w:r>
        <w:t xml:space="preserve"> </w:t>
      </w:r>
      <w:proofErr w:type="spellStart"/>
      <w:r>
        <w:t>Component</w:t>
      </w:r>
      <w:proofErr w:type="spellEnd"/>
      <w:r>
        <w:t xml:space="preserve"> </w:t>
      </w:r>
      <w:proofErr w:type="spellStart"/>
      <w:r>
        <w:t>Analisys</w:t>
      </w:r>
      <w:proofErr w:type="spellEnd"/>
      <w:r>
        <w:t xml:space="preserve"> - PCA) e Análise Discriminante para comparar sua acurácia com as </w:t>
      </w:r>
      <w:proofErr w:type="spellStart"/>
      <w:r>
        <w:t>RNAs</w:t>
      </w:r>
      <w:proofErr w:type="spellEnd"/>
      <w:r>
        <w:t xml:space="preserve">, utilizando as arquiteturas MobileNetV2 e VGG16, duas </w:t>
      </w:r>
      <w:proofErr w:type="spellStart"/>
      <w:r>
        <w:t>RNAs</w:t>
      </w:r>
      <w:proofErr w:type="spellEnd"/>
      <w:r>
        <w:t xml:space="preserve"> de aprendizado profundo, a fim de entender como diferentes técnicas de aprendizado podem ser utilizadas em conjunto para uma maior acurácia na identificação dos animais(RAJABIZADEH; REZGHI, 2021).</w:t>
      </w:r>
    </w:p>
    <w:p w14:paraId="589406C4" w14:textId="77777777" w:rsidR="00E07EA8" w:rsidRDefault="00E07EA8" w:rsidP="00CD6289">
      <w:pPr>
        <w:pStyle w:val="TF-TEXTO"/>
      </w:pPr>
      <w:r>
        <w:t>Para o conjunto de dados foram utilizadas 594 imagens de serpentes, na qual pelo menos 50% do corpo do animal estava visível. Como o conjunto de imagens não era suficiente para utilizar modelos de aprendizado profundo, a técnica de Aprendizagem por Transferência (</w:t>
      </w:r>
      <w:proofErr w:type="spellStart"/>
      <w:r>
        <w:t>Transfer</w:t>
      </w:r>
      <w:proofErr w:type="spellEnd"/>
      <w:r>
        <w:t xml:space="preserve"> Learning - TL) foi utilizada no processo de treinamento dos modelos utilizados (RAJABIZADEH; REZGHI, 2021). </w:t>
      </w:r>
    </w:p>
    <w:p w14:paraId="41D46E89" w14:textId="77777777" w:rsidR="00E07EA8" w:rsidRDefault="00E07EA8"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p>
    <w:p w14:paraId="0DA155BD" w14:textId="77777777" w:rsidR="00E07EA8" w:rsidRDefault="00E07EA8" w:rsidP="00DF590C">
      <w:pPr>
        <w:pStyle w:val="TF-FIGURA"/>
      </w:pPr>
      <w:r>
        <w:t xml:space="preserve">Figura </w:t>
      </w:r>
      <w:fldSimple w:instr=" SEQ Figura \* ARABIC ">
        <w:r>
          <w:rPr>
            <w:noProof/>
          </w:rPr>
          <w:t>3</w:t>
        </w:r>
      </w:fldSimple>
      <w:r>
        <w:t xml:space="preserve"> - </w:t>
      </w:r>
      <w:r w:rsidRPr="00150991">
        <w:t>Resultados de acurácia dos modelos MobileNetV2 e VGG-16</w:t>
      </w:r>
    </w:p>
    <w:p w14:paraId="0162F095" w14:textId="77777777" w:rsidR="00E07EA8" w:rsidRDefault="00E07EA8" w:rsidP="008B4A9B">
      <w:pPr>
        <w:pStyle w:val="TF-TEXTO"/>
        <w:jc w:val="center"/>
        <w:rPr>
          <w:color w:val="000000" w:themeColor="text1"/>
        </w:rPr>
      </w:pPr>
      <w:r>
        <w:rPr>
          <w:noProof/>
        </w:rPr>
        <w:drawing>
          <wp:inline distT="0" distB="0" distL="0" distR="0" wp14:anchorId="7F8494B6" wp14:editId="1C4A114A">
            <wp:extent cx="4572000" cy="2009775"/>
            <wp:effectExtent l="0" t="0" r="0" b="0"/>
            <wp:docPr id="173060051" name="Imagem 17306005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proofErr w:type="spellStart"/>
      <w:r w:rsidRPr="2BC6B26E">
        <w:rPr>
          <w:sz w:val="18"/>
          <w:szCs w:val="18"/>
        </w:rPr>
        <w:t>Rajabizadeh</w:t>
      </w:r>
      <w:proofErr w:type="spellEnd"/>
      <w:r w:rsidRPr="2BC6B26E">
        <w:rPr>
          <w:sz w:val="18"/>
          <w:szCs w:val="18"/>
        </w:rPr>
        <w:t xml:space="preserve"> e </w:t>
      </w:r>
      <w:proofErr w:type="spellStart"/>
      <w:r w:rsidRPr="2BC6B26E">
        <w:rPr>
          <w:sz w:val="18"/>
          <w:szCs w:val="18"/>
        </w:rPr>
        <w:t>Rezghi</w:t>
      </w:r>
      <w:proofErr w:type="spellEnd"/>
      <w:r w:rsidRPr="2BC6B26E">
        <w:rPr>
          <w:sz w:val="18"/>
          <w:szCs w:val="18"/>
        </w:rPr>
        <w:t xml:space="preserve"> (2021)</w:t>
      </w:r>
      <w:r w:rsidRPr="2BC6B26E">
        <w:rPr>
          <w:color w:val="000000" w:themeColor="text1"/>
          <w:sz w:val="18"/>
          <w:szCs w:val="18"/>
        </w:rPr>
        <w:t>.</w:t>
      </w:r>
    </w:p>
    <w:p w14:paraId="4BB42B17" w14:textId="77777777" w:rsidR="00E07EA8" w:rsidRDefault="00E07EA8" w:rsidP="00E74973">
      <w:pPr>
        <w:pStyle w:val="TF-TEXTO"/>
      </w:pPr>
      <w:r>
        <w:t xml:space="preserve">Conforme a </w:t>
      </w:r>
      <w:r>
        <w:fldChar w:fldCharType="begin"/>
      </w:r>
      <w:r>
        <w:instrText xml:space="preserve"> REF _Ref133511132 \h </w:instrText>
      </w:r>
      <w:r>
        <w:fldChar w:fldCharType="separate"/>
      </w:r>
      <w:r>
        <w:t xml:space="preserve">Figura </w:t>
      </w:r>
      <w:r>
        <w:rPr>
          <w:noProof/>
        </w:rPr>
        <w:t>3</w:t>
      </w:r>
      <w:r>
        <w:fldChar w:fldCharType="end"/>
      </w:r>
      <w:r>
        <w:t xml:space="preserve"> o trabalho de </w:t>
      </w:r>
      <w:proofErr w:type="spellStart"/>
      <w:r>
        <w:t>Rajabizadeh</w:t>
      </w:r>
      <w:proofErr w:type="spellEnd"/>
      <w:r>
        <w:t xml:space="preserve"> e </w:t>
      </w:r>
      <w:proofErr w:type="spellStart"/>
      <w:r>
        <w:t>Rezghi</w:t>
      </w:r>
      <w:proofErr w:type="spellEnd"/>
      <w:r w:rsidRPr="00F50B95">
        <w:t xml:space="preserve"> (2021) </w:t>
      </w:r>
      <w:r>
        <w:t xml:space="preserve">alcançou </w:t>
      </w:r>
      <w:r w:rsidRPr="00F50B95">
        <w:t xml:space="preserve">uma acurácia de 93,16% utilizando </w:t>
      </w:r>
      <w:r>
        <w:t>RNA</w:t>
      </w:r>
      <w:r w:rsidRPr="00F50B95">
        <w:t xml:space="preserve">MobileNetV2, e uma acurácia de </w:t>
      </w:r>
      <w:r>
        <w:t>78%</w:t>
      </w:r>
      <w:r w:rsidRPr="00F50B95">
        <w:t xml:space="preserve"> </w:t>
      </w:r>
      <w:r>
        <w:t xml:space="preserve">utilizando a RNA VGG16. Quanto ao desenvolvimento do modelo, foi utilizada a linguagem de programação Python, junto com as bibliotecas </w:t>
      </w:r>
      <w:proofErr w:type="spellStart"/>
      <w:r>
        <w:t>Scikit-learn</w:t>
      </w:r>
      <w:proofErr w:type="spellEnd"/>
      <w:r>
        <w:t xml:space="preserve"> e </w:t>
      </w:r>
      <w:proofErr w:type="spellStart"/>
      <w:r>
        <w:t>Keras</w:t>
      </w:r>
      <w:proofErr w:type="spellEnd"/>
      <w:r>
        <w:t xml:space="preserve">, assim como a ferramenta Google </w:t>
      </w:r>
      <w:proofErr w:type="spellStart"/>
      <w:r>
        <w:t>Colab</w:t>
      </w:r>
      <w:proofErr w:type="spellEnd"/>
      <w:r>
        <w:t xml:space="preserve"> para realizar as análises.</w:t>
      </w:r>
    </w:p>
    <w:p w14:paraId="59E5FC94" w14:textId="77777777" w:rsidR="00E07EA8" w:rsidRDefault="00E07EA8" w:rsidP="00CB4170">
      <w:pPr>
        <w:pStyle w:val="Ttulo1"/>
      </w:pPr>
      <w:r>
        <w:t>proposta do protótipo</w:t>
      </w:r>
    </w:p>
    <w:p w14:paraId="67179C4B" w14:textId="77777777" w:rsidR="00E07EA8" w:rsidRDefault="00E07EA8"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0FD3E3FB" w14:textId="77777777" w:rsidR="00E07EA8" w:rsidRDefault="00E07EA8" w:rsidP="00BB7041">
      <w:pPr>
        <w:pStyle w:val="Ttulo2"/>
      </w:pPr>
      <w:r>
        <w:t>JUSTIFICATIVA</w:t>
      </w:r>
    </w:p>
    <w:p w14:paraId="4EDDDBE4" w14:textId="77777777" w:rsidR="00E07EA8" w:rsidRDefault="00E07EA8" w:rsidP="00E74973">
      <w:pPr>
        <w:pStyle w:val="TF-TEXTO"/>
      </w:pPr>
      <w:r>
        <w:t>O Quadro 1 apresenta um comparativo entre os trabalhos correlatos. As linhas representam as características e as colunas, os trabalhos.</w:t>
      </w:r>
    </w:p>
    <w:p w14:paraId="30498D26" w14:textId="77777777" w:rsidR="00E07EA8" w:rsidRDefault="00E07EA8" w:rsidP="00E74973">
      <w:pPr>
        <w:pStyle w:val="TF-LEGENDA"/>
      </w:pPr>
      <w:commentRangeStart w:id="60"/>
      <w:ins w:id="61" w:author="Dalton Solano dos Reis" w:date="2023-07-07T10:09:00Z">
        <w:r>
          <w:t>..</w:t>
        </w:r>
        <w:commentRangeEnd w:id="60"/>
        <w:r>
          <w:rPr>
            <w:rStyle w:val="Refdecomentrio"/>
          </w:rPr>
          <w:commentReference w:id="60"/>
        </w:r>
      </w:ins>
    </w:p>
    <w:p w14:paraId="10B8C40C" w14:textId="77777777" w:rsidR="00E07EA8" w:rsidRDefault="00E07EA8" w:rsidP="00E74319">
      <w:pPr>
        <w:pStyle w:val="TF-FIGURA"/>
      </w:pPr>
      <w:r>
        <w:t xml:space="preserve">Quadro </w:t>
      </w:r>
      <w:fldSimple w:instr=" SEQ Quadro \* ARABIC ">
        <w:r>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07EA8" w14:paraId="52C71682" w14:textId="77777777" w:rsidTr="00BB7041">
        <w:trPr>
          <w:trHeight w:val="567"/>
          <w:jc w:val="center"/>
        </w:trPr>
        <w:tc>
          <w:tcPr>
            <w:tcW w:w="3317" w:type="dxa"/>
            <w:tcBorders>
              <w:tl2br w:val="single" w:sz="4" w:space="0" w:color="auto"/>
            </w:tcBorders>
            <w:shd w:val="clear" w:color="auto" w:fill="A6A6A6" w:themeFill="background1" w:themeFillShade="A6"/>
          </w:tcPr>
          <w:p w14:paraId="1B45C0A7" w14:textId="77777777" w:rsidR="00E07EA8" w:rsidRPr="007D4566" w:rsidRDefault="00E07EA8" w:rsidP="001F53A5">
            <w:pPr>
              <w:pStyle w:val="TF-TEXTOQUADRO"/>
              <w:rPr>
                <w:sz w:val="18"/>
                <w:szCs w:val="18"/>
              </w:rPr>
            </w:pPr>
            <w:r>
              <w:rPr>
                <w:color w:val="000000" w:themeColor="text1"/>
              </w:rPr>
              <w:t xml:space="preserve">                           </w:t>
            </w:r>
            <w:r w:rsidRPr="6D35BB93">
              <w:rPr>
                <w:color w:val="000000" w:themeColor="text1"/>
              </w:rPr>
              <w:t>Trabalhos Correlatos</w:t>
            </w:r>
            <w:r>
              <w:br/>
            </w:r>
            <w:r w:rsidRPr="03B7082D">
              <w:rPr>
                <w:color w:val="000000" w:themeColor="text1"/>
              </w:rPr>
              <w:t>Características</w:t>
            </w:r>
          </w:p>
        </w:tc>
        <w:tc>
          <w:tcPr>
            <w:tcW w:w="1687" w:type="dxa"/>
            <w:shd w:val="clear" w:color="auto" w:fill="A6A6A6" w:themeFill="background1" w:themeFillShade="A6"/>
            <w:vAlign w:val="center"/>
          </w:tcPr>
          <w:p w14:paraId="5DFC744C" w14:textId="77777777" w:rsidR="00E07EA8" w:rsidRDefault="00E07EA8" w:rsidP="005A4FA0">
            <w:pPr>
              <w:pStyle w:val="TF-TEXTOQUADRO"/>
              <w:rPr>
                <w:color w:val="000000" w:themeColor="text1"/>
              </w:rPr>
            </w:pPr>
            <w:proofErr w:type="spellStart"/>
            <w:r w:rsidRPr="75527D6F">
              <w:rPr>
                <w:color w:val="000000" w:themeColor="text1"/>
              </w:rPr>
              <w:t>iNaturalist</w:t>
            </w:r>
            <w:proofErr w:type="spellEnd"/>
            <w:r w:rsidRPr="75527D6F">
              <w:rPr>
                <w:color w:val="000000" w:themeColor="text1"/>
              </w:rPr>
              <w:t xml:space="preserve"> (2023a)</w:t>
            </w:r>
          </w:p>
        </w:tc>
        <w:tc>
          <w:tcPr>
            <w:tcW w:w="1628" w:type="dxa"/>
            <w:shd w:val="clear" w:color="auto" w:fill="A6A6A6" w:themeFill="background1" w:themeFillShade="A6"/>
            <w:vAlign w:val="center"/>
          </w:tcPr>
          <w:p w14:paraId="39067934" w14:textId="77777777" w:rsidR="00E07EA8" w:rsidRDefault="00E07EA8" w:rsidP="005A4FA0">
            <w:pPr>
              <w:pStyle w:val="TF-TEXTOQUADRO"/>
              <w:rPr>
                <w:color w:val="000000" w:themeColor="text1"/>
              </w:rPr>
            </w:pPr>
            <w:proofErr w:type="spellStart"/>
            <w:r w:rsidRPr="000678E8">
              <w:rPr>
                <w:color w:val="000000" w:themeColor="text1"/>
              </w:rPr>
              <w:t>Vasmatkar</w:t>
            </w:r>
            <w:proofErr w:type="spellEnd"/>
            <w:r w:rsidRPr="000678E8">
              <w:rPr>
                <w:color w:val="000000" w:themeColor="text1"/>
              </w:rPr>
              <w:t xml:space="preserve">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8648174" w14:textId="77777777" w:rsidR="00E07EA8" w:rsidRPr="00822522" w:rsidRDefault="00E07EA8" w:rsidP="005A4FA0">
            <w:pPr>
              <w:pStyle w:val="TF-TEXTOQUADRO"/>
            </w:pPr>
            <w:proofErr w:type="spellStart"/>
            <w:r>
              <w:t>Rajabizadeh</w:t>
            </w:r>
            <w:proofErr w:type="spellEnd"/>
            <w:r>
              <w:t xml:space="preserve"> e </w:t>
            </w:r>
            <w:proofErr w:type="spellStart"/>
            <w:r>
              <w:t>Rezghi</w:t>
            </w:r>
            <w:proofErr w:type="spellEnd"/>
            <w:r>
              <w:t xml:space="preserve"> (2021)</w:t>
            </w:r>
          </w:p>
        </w:tc>
      </w:tr>
      <w:tr w:rsidR="00E07EA8" w14:paraId="1671C977" w14:textId="77777777" w:rsidTr="00BB7041">
        <w:trPr>
          <w:jc w:val="center"/>
        </w:trPr>
        <w:tc>
          <w:tcPr>
            <w:tcW w:w="3317" w:type="dxa"/>
            <w:shd w:val="clear" w:color="auto" w:fill="auto"/>
          </w:tcPr>
          <w:p w14:paraId="3AB74B20" w14:textId="77777777" w:rsidR="00E07EA8" w:rsidRDefault="00E07EA8" w:rsidP="001F53A5">
            <w:pPr>
              <w:pStyle w:val="TF-TEXTOQUADRO"/>
            </w:pPr>
            <w:r>
              <w:t>Quantidade de espécies de serpentes reconhecidas</w:t>
            </w:r>
          </w:p>
        </w:tc>
        <w:tc>
          <w:tcPr>
            <w:tcW w:w="1687" w:type="dxa"/>
            <w:shd w:val="clear" w:color="auto" w:fill="auto"/>
          </w:tcPr>
          <w:p w14:paraId="24C9D28F" w14:textId="77777777" w:rsidR="00E07EA8" w:rsidRDefault="00E07EA8" w:rsidP="001F53A5">
            <w:pPr>
              <w:pStyle w:val="TF-TEXTOQUADRO"/>
            </w:pPr>
            <w:r>
              <w:t xml:space="preserve">605 </w:t>
            </w:r>
          </w:p>
        </w:tc>
        <w:tc>
          <w:tcPr>
            <w:tcW w:w="1628" w:type="dxa"/>
            <w:shd w:val="clear" w:color="auto" w:fill="auto"/>
          </w:tcPr>
          <w:p w14:paraId="6D9F79CF" w14:textId="77777777" w:rsidR="00E07EA8" w:rsidRDefault="00E07EA8" w:rsidP="001F53A5">
            <w:pPr>
              <w:pStyle w:val="TF-TEXTOQUADRO"/>
            </w:pPr>
            <w:r>
              <w:t xml:space="preserve">28 </w:t>
            </w:r>
          </w:p>
        </w:tc>
        <w:tc>
          <w:tcPr>
            <w:tcW w:w="1754" w:type="dxa"/>
            <w:shd w:val="clear" w:color="auto" w:fill="auto"/>
          </w:tcPr>
          <w:p w14:paraId="1A10ED71" w14:textId="77777777" w:rsidR="00E07EA8" w:rsidRPr="00822522" w:rsidRDefault="00E07EA8" w:rsidP="001F53A5">
            <w:pPr>
              <w:pStyle w:val="TF-TEXTOQUADRO"/>
            </w:pPr>
            <w:r>
              <w:t xml:space="preserve">6 </w:t>
            </w:r>
          </w:p>
        </w:tc>
      </w:tr>
      <w:tr w:rsidR="00E07EA8" w14:paraId="016C5196" w14:textId="77777777" w:rsidTr="00BB7041">
        <w:trPr>
          <w:jc w:val="center"/>
        </w:trPr>
        <w:tc>
          <w:tcPr>
            <w:tcW w:w="3317" w:type="dxa"/>
            <w:shd w:val="clear" w:color="auto" w:fill="auto"/>
          </w:tcPr>
          <w:p w14:paraId="264AA3A9" w14:textId="77777777" w:rsidR="00E07EA8" w:rsidRDefault="00E07EA8" w:rsidP="001F53A5">
            <w:pPr>
              <w:pStyle w:val="TF-TEXTOQUADRO"/>
            </w:pPr>
            <w:r>
              <w:t>Total de imagens utilizadas no treinamento do modelo</w:t>
            </w:r>
          </w:p>
        </w:tc>
        <w:tc>
          <w:tcPr>
            <w:tcW w:w="1687" w:type="dxa"/>
            <w:shd w:val="clear" w:color="auto" w:fill="auto"/>
          </w:tcPr>
          <w:p w14:paraId="18756489" w14:textId="77777777" w:rsidR="00E07EA8" w:rsidRDefault="00E07EA8" w:rsidP="001F53A5">
            <w:pPr>
              <w:pStyle w:val="TF-TEXTOQUADRO"/>
            </w:pPr>
            <w:r>
              <w:t>114.712 imagens</w:t>
            </w:r>
          </w:p>
        </w:tc>
        <w:tc>
          <w:tcPr>
            <w:tcW w:w="1628" w:type="dxa"/>
            <w:shd w:val="clear" w:color="auto" w:fill="auto"/>
          </w:tcPr>
          <w:p w14:paraId="6A9EA2F3" w14:textId="77777777" w:rsidR="00E07EA8" w:rsidRDefault="00E07EA8" w:rsidP="001F53A5">
            <w:pPr>
              <w:pStyle w:val="TF-TEXTOQUADRO"/>
            </w:pPr>
            <w:r>
              <w:t>3050 imagens</w:t>
            </w:r>
          </w:p>
        </w:tc>
        <w:tc>
          <w:tcPr>
            <w:tcW w:w="1754" w:type="dxa"/>
            <w:shd w:val="clear" w:color="auto" w:fill="auto"/>
          </w:tcPr>
          <w:p w14:paraId="62DE338B" w14:textId="77777777" w:rsidR="00E07EA8" w:rsidRPr="00822522" w:rsidRDefault="00E07EA8" w:rsidP="001F53A5">
            <w:pPr>
              <w:pStyle w:val="TF-TEXTOQUADRO"/>
            </w:pPr>
            <w:r>
              <w:t>594 imagens</w:t>
            </w:r>
          </w:p>
        </w:tc>
      </w:tr>
      <w:tr w:rsidR="00E07EA8" w14:paraId="79FAF380" w14:textId="77777777" w:rsidTr="00BB7041">
        <w:trPr>
          <w:jc w:val="center"/>
        </w:trPr>
        <w:tc>
          <w:tcPr>
            <w:tcW w:w="3317" w:type="dxa"/>
            <w:shd w:val="clear" w:color="auto" w:fill="auto"/>
          </w:tcPr>
          <w:p w14:paraId="3382A529" w14:textId="77777777" w:rsidR="00E07EA8" w:rsidRDefault="00E07EA8" w:rsidP="001F53A5">
            <w:pPr>
              <w:pStyle w:val="TF-TEXTOQUADRO"/>
            </w:pPr>
            <w:r>
              <w:t>Tipo de mídia utilizada</w:t>
            </w:r>
          </w:p>
        </w:tc>
        <w:tc>
          <w:tcPr>
            <w:tcW w:w="1687" w:type="dxa"/>
            <w:shd w:val="clear" w:color="auto" w:fill="auto"/>
          </w:tcPr>
          <w:p w14:paraId="3606DC2E" w14:textId="77777777" w:rsidR="00E07EA8" w:rsidRDefault="00E07EA8" w:rsidP="001F53A5">
            <w:pPr>
              <w:pStyle w:val="TF-TEXTOQUADRO"/>
            </w:pPr>
            <w:r>
              <w:t>Imagem, vídeo e áudio</w:t>
            </w:r>
          </w:p>
        </w:tc>
        <w:tc>
          <w:tcPr>
            <w:tcW w:w="1628" w:type="dxa"/>
            <w:shd w:val="clear" w:color="auto" w:fill="auto"/>
          </w:tcPr>
          <w:p w14:paraId="40399E39" w14:textId="77777777" w:rsidR="00E07EA8" w:rsidRDefault="00E07EA8" w:rsidP="001F53A5">
            <w:pPr>
              <w:pStyle w:val="TF-TEXTOQUADRO"/>
            </w:pPr>
            <w:r>
              <w:t>Imagem</w:t>
            </w:r>
          </w:p>
        </w:tc>
        <w:tc>
          <w:tcPr>
            <w:tcW w:w="1754" w:type="dxa"/>
            <w:shd w:val="clear" w:color="auto" w:fill="auto"/>
          </w:tcPr>
          <w:p w14:paraId="7D77DA34" w14:textId="77777777" w:rsidR="00E07EA8" w:rsidRPr="00822522" w:rsidRDefault="00E07EA8" w:rsidP="001F53A5">
            <w:pPr>
              <w:pStyle w:val="TF-TEXTOQUADRO"/>
            </w:pPr>
            <w:r>
              <w:t>Imagem</w:t>
            </w:r>
          </w:p>
        </w:tc>
      </w:tr>
      <w:tr w:rsidR="00E07EA8" w14:paraId="65184618" w14:textId="77777777" w:rsidTr="00BB7041">
        <w:trPr>
          <w:jc w:val="center"/>
        </w:trPr>
        <w:tc>
          <w:tcPr>
            <w:tcW w:w="3317" w:type="dxa"/>
            <w:shd w:val="clear" w:color="auto" w:fill="auto"/>
          </w:tcPr>
          <w:p w14:paraId="2B5C6405" w14:textId="77777777" w:rsidR="00E07EA8" w:rsidRDefault="00E07EA8" w:rsidP="001F53A5">
            <w:pPr>
              <w:pStyle w:val="TF-TEXTOQUADRO"/>
            </w:pPr>
            <w:r>
              <w:t>Modelos de aprendizado de máquina utilizados</w:t>
            </w:r>
          </w:p>
        </w:tc>
        <w:tc>
          <w:tcPr>
            <w:tcW w:w="1687" w:type="dxa"/>
            <w:shd w:val="clear" w:color="auto" w:fill="auto"/>
          </w:tcPr>
          <w:p w14:paraId="1275EAA9" w14:textId="77777777" w:rsidR="00E07EA8" w:rsidRDefault="00E07EA8" w:rsidP="001F53A5">
            <w:pPr>
              <w:pStyle w:val="TF-TEXTOQUADRO"/>
            </w:pPr>
            <w:r>
              <w:t>iNat2017</w:t>
            </w:r>
          </w:p>
        </w:tc>
        <w:tc>
          <w:tcPr>
            <w:tcW w:w="1628" w:type="dxa"/>
            <w:shd w:val="clear" w:color="auto" w:fill="auto"/>
          </w:tcPr>
          <w:p w14:paraId="50B81CE0" w14:textId="77777777" w:rsidR="00E07EA8" w:rsidRDefault="00E07EA8" w:rsidP="001F53A5">
            <w:pPr>
              <w:pStyle w:val="TF-TEXTOQUADRO"/>
            </w:pPr>
            <w:proofErr w:type="spellStart"/>
            <w:r>
              <w:t>DenseNet</w:t>
            </w:r>
            <w:proofErr w:type="spellEnd"/>
            <w:r>
              <w:t>, MobileNetV2 e VGG16</w:t>
            </w:r>
          </w:p>
        </w:tc>
        <w:tc>
          <w:tcPr>
            <w:tcW w:w="1754" w:type="dxa"/>
            <w:shd w:val="clear" w:color="auto" w:fill="auto"/>
          </w:tcPr>
          <w:p w14:paraId="4238A227" w14:textId="77777777" w:rsidR="00E07EA8" w:rsidRDefault="00E07EA8" w:rsidP="001F53A5">
            <w:pPr>
              <w:pStyle w:val="TF-TEXTOQUADRO"/>
            </w:pPr>
            <w:r w:rsidRPr="003C786D">
              <w:t>MobileNetV2</w:t>
            </w:r>
            <w:r>
              <w:t>,</w:t>
            </w:r>
          </w:p>
          <w:p w14:paraId="11B197C6" w14:textId="77777777" w:rsidR="00E07EA8" w:rsidRPr="00822522" w:rsidRDefault="00E07EA8" w:rsidP="001F53A5">
            <w:pPr>
              <w:pStyle w:val="TF-TEXTOQUADRO"/>
            </w:pPr>
            <w:r>
              <w:t>VGG16, SVM, KNN</w:t>
            </w:r>
          </w:p>
        </w:tc>
      </w:tr>
      <w:tr w:rsidR="00E07EA8" w14:paraId="66F59694" w14:textId="77777777" w:rsidTr="00BB7041">
        <w:trPr>
          <w:jc w:val="center"/>
        </w:trPr>
        <w:tc>
          <w:tcPr>
            <w:tcW w:w="3317" w:type="dxa"/>
            <w:shd w:val="clear" w:color="auto" w:fill="auto"/>
          </w:tcPr>
          <w:p w14:paraId="6F45E547" w14:textId="77777777" w:rsidR="00E07EA8" w:rsidRDefault="00E07EA8" w:rsidP="00D36F0C">
            <w:pPr>
              <w:pStyle w:val="TF-TEXTOQUADRO"/>
            </w:pPr>
            <w:r>
              <w:t>Precisão do modelo</w:t>
            </w:r>
          </w:p>
        </w:tc>
        <w:tc>
          <w:tcPr>
            <w:tcW w:w="1687" w:type="dxa"/>
            <w:shd w:val="clear" w:color="auto" w:fill="auto"/>
          </w:tcPr>
          <w:p w14:paraId="6779B779" w14:textId="77777777" w:rsidR="00E07EA8" w:rsidRDefault="00E07EA8" w:rsidP="00D36F0C">
            <w:pPr>
              <w:pStyle w:val="TF-TEXTOQUADRO"/>
            </w:pPr>
            <w:r>
              <w:t>Não apresenta</w:t>
            </w:r>
          </w:p>
        </w:tc>
        <w:tc>
          <w:tcPr>
            <w:tcW w:w="1628" w:type="dxa"/>
            <w:shd w:val="clear" w:color="auto" w:fill="auto"/>
          </w:tcPr>
          <w:p w14:paraId="43807F57" w14:textId="77777777" w:rsidR="00E07EA8" w:rsidRDefault="00E07EA8" w:rsidP="00D36F0C">
            <w:pPr>
              <w:pStyle w:val="TF-TEXTOQUADRO"/>
            </w:pPr>
            <w:r>
              <w:t>72%</w:t>
            </w:r>
          </w:p>
        </w:tc>
        <w:tc>
          <w:tcPr>
            <w:tcW w:w="1754" w:type="dxa"/>
            <w:shd w:val="clear" w:color="auto" w:fill="auto"/>
          </w:tcPr>
          <w:p w14:paraId="33A1F30A" w14:textId="77777777" w:rsidR="00E07EA8" w:rsidRPr="003C786D" w:rsidRDefault="00E07EA8" w:rsidP="00D36F0C">
            <w:pPr>
              <w:pStyle w:val="TF-TEXTOQUADRO"/>
            </w:pPr>
            <w:r>
              <w:t>93,16%</w:t>
            </w:r>
          </w:p>
        </w:tc>
      </w:tr>
      <w:tr w:rsidR="00E07EA8" w14:paraId="75644B43" w14:textId="77777777" w:rsidTr="00BB7041">
        <w:trPr>
          <w:trHeight w:val="255"/>
          <w:jc w:val="center"/>
        </w:trPr>
        <w:tc>
          <w:tcPr>
            <w:tcW w:w="3317" w:type="dxa"/>
            <w:shd w:val="clear" w:color="auto" w:fill="auto"/>
          </w:tcPr>
          <w:p w14:paraId="769EA4B2" w14:textId="77777777" w:rsidR="00E07EA8" w:rsidRDefault="00E07EA8" w:rsidP="00D36F0C">
            <w:pPr>
              <w:pStyle w:val="TF-TEXTOQUADRO"/>
            </w:pPr>
            <w:r>
              <w:t>Possui interface para o usuário</w:t>
            </w:r>
          </w:p>
        </w:tc>
        <w:tc>
          <w:tcPr>
            <w:tcW w:w="1687" w:type="dxa"/>
            <w:shd w:val="clear" w:color="auto" w:fill="auto"/>
          </w:tcPr>
          <w:p w14:paraId="3F214750" w14:textId="77777777" w:rsidR="00E07EA8" w:rsidRDefault="00E07EA8" w:rsidP="00D36F0C">
            <w:pPr>
              <w:pStyle w:val="TF-TEXTOQUADRO"/>
            </w:pPr>
            <w:r>
              <w:t>Sim</w:t>
            </w:r>
          </w:p>
        </w:tc>
        <w:tc>
          <w:tcPr>
            <w:tcW w:w="1628" w:type="dxa"/>
            <w:shd w:val="clear" w:color="auto" w:fill="auto"/>
          </w:tcPr>
          <w:p w14:paraId="7AB98B45" w14:textId="77777777" w:rsidR="00E07EA8" w:rsidRDefault="00E07EA8" w:rsidP="00D36F0C">
            <w:pPr>
              <w:pStyle w:val="TF-TEXTOQUADRO"/>
            </w:pPr>
            <w:r>
              <w:t>Não</w:t>
            </w:r>
          </w:p>
        </w:tc>
        <w:tc>
          <w:tcPr>
            <w:tcW w:w="1754" w:type="dxa"/>
            <w:shd w:val="clear" w:color="auto" w:fill="auto"/>
          </w:tcPr>
          <w:p w14:paraId="3B20D3A6" w14:textId="77777777" w:rsidR="00E07EA8" w:rsidRPr="00822522" w:rsidRDefault="00E07EA8" w:rsidP="00D36F0C">
            <w:pPr>
              <w:pStyle w:val="TF-TEXTOQUADRO"/>
            </w:pPr>
            <w:r>
              <w:t>Não</w:t>
            </w:r>
          </w:p>
        </w:tc>
      </w:tr>
    </w:tbl>
    <w:p w14:paraId="23A83FE1" w14:textId="77777777" w:rsidR="00E07EA8" w:rsidRPr="0075781C" w:rsidRDefault="00E07EA8" w:rsidP="00E74973">
      <w:pPr>
        <w:pStyle w:val="TF-FONTE"/>
      </w:pPr>
      <w:r>
        <w:t>Fonte: elaborado pelo autor.</w:t>
      </w:r>
    </w:p>
    <w:p w14:paraId="08A75BDB" w14:textId="77777777" w:rsidR="00E07EA8" w:rsidRDefault="00E07EA8" w:rsidP="00E74973">
      <w:pPr>
        <w:pStyle w:val="TF-TEXTO"/>
      </w:pPr>
      <w:r>
        <w:t xml:space="preserve">Conforme apresentado no Quadro 1, os três trabalhos cumprem objetivos similares, mas com algumas diferenças. O </w:t>
      </w:r>
      <w:proofErr w:type="spellStart"/>
      <w:r>
        <w:t>iNaturalist</w:t>
      </w:r>
      <w:proofErr w:type="spellEnd"/>
      <w:r>
        <w:t xml:space="preserve"> (2023a) é o único que se propõe a identificar diversos seres vivos e espécies diferentes, enquanto </w:t>
      </w:r>
      <w:proofErr w:type="spellStart"/>
      <w:r>
        <w:t>Vasmatkar</w:t>
      </w:r>
      <w:proofErr w:type="spellEnd"/>
      <w:r>
        <w:t xml:space="preserve"> </w:t>
      </w:r>
      <w:r w:rsidRPr="230C6FDE">
        <w:rPr>
          <w:i/>
        </w:rPr>
        <w:t>et al</w:t>
      </w:r>
      <w:r>
        <w:t xml:space="preserve">. (2020) e </w:t>
      </w:r>
      <w:proofErr w:type="spellStart"/>
      <w:r>
        <w:t>Rajabizadeh</w:t>
      </w:r>
      <w:proofErr w:type="spellEnd"/>
      <w:r>
        <w:t xml:space="preserve"> e </w:t>
      </w:r>
      <w:proofErr w:type="spellStart"/>
      <w:r>
        <w:t>Rezghi</w:t>
      </w:r>
      <w:proofErr w:type="spellEnd"/>
      <w:r>
        <w:t xml:space="preserve"> (2021) reduzem o foco a apenas espécies de serpentes. Além disso, o </w:t>
      </w:r>
      <w:proofErr w:type="spellStart"/>
      <w:r>
        <w:t>iNaturalist</w:t>
      </w:r>
      <w:proofErr w:type="spellEnd"/>
      <w:r>
        <w:t xml:space="preserve"> (2023a) é o único produto comercial analisado, apesar de surgir de uma iniciativa científica, o que dificulta a compreensão de alguns aspectos do funcionamento interno do sistema.</w:t>
      </w:r>
    </w:p>
    <w:p w14:paraId="177B8E1E" w14:textId="77777777" w:rsidR="00E07EA8" w:rsidRDefault="00E07EA8" w:rsidP="00E74973">
      <w:pPr>
        <w:pStyle w:val="TF-TEXTO"/>
      </w:pPr>
      <w:r>
        <w:t xml:space="preserve">Ambos os trabalhos de </w:t>
      </w:r>
      <w:proofErr w:type="spellStart"/>
      <w:r>
        <w:t>Vasmatkar</w:t>
      </w:r>
      <w:proofErr w:type="spellEnd"/>
      <w:r>
        <w:t xml:space="preserve"> </w:t>
      </w:r>
      <w:r w:rsidRPr="0AC62938">
        <w:rPr>
          <w:i/>
        </w:rPr>
        <w:t>et al</w:t>
      </w:r>
      <w:r>
        <w:t xml:space="preserve">. (2020) e </w:t>
      </w:r>
      <w:proofErr w:type="spellStart"/>
      <w:r>
        <w:t>Rajabizadeh</w:t>
      </w:r>
      <w:proofErr w:type="spellEnd"/>
      <w:r>
        <w:t xml:space="preserve"> e </w:t>
      </w:r>
      <w:proofErr w:type="spellStart"/>
      <w:r>
        <w:t>Rezghi</w:t>
      </w:r>
      <w:proofErr w:type="spellEnd"/>
      <w:r>
        <w:t xml:space="preserve"> (2021), focam em identificação de serpentes, porém a quantidade de espécies e imagens utilizadas por cada um é consideravelmente diferente. </w:t>
      </w:r>
      <w:proofErr w:type="spellStart"/>
      <w:r>
        <w:t>Vasmatkar</w:t>
      </w:r>
      <w:proofErr w:type="spellEnd"/>
      <w:r>
        <w:t xml:space="preserve"> </w:t>
      </w:r>
      <w:r w:rsidRPr="74BC6B4D">
        <w:rPr>
          <w:i/>
        </w:rPr>
        <w:t>et al</w:t>
      </w:r>
      <w:r>
        <w:t xml:space="preserve">. (2020) propuseram identificar 28 espécies e, para isso, utilizaram 3050 imagens. </w:t>
      </w:r>
      <w:proofErr w:type="spellStart"/>
      <w:r>
        <w:t>Rajabizadeh</w:t>
      </w:r>
      <w:proofErr w:type="spellEnd"/>
      <w:r>
        <w:t xml:space="preserve"> e </w:t>
      </w:r>
      <w:proofErr w:type="spellStart"/>
      <w:r>
        <w:t>Rezghi</w:t>
      </w:r>
      <w:proofErr w:type="spellEnd"/>
      <w:r>
        <w:t xml:space="preserve"> (2021) propuseram identificar 6 diferentes espécies e utilizaram apenas 594 imagens. Apesar dos métodos de ambos serem diferentes, o fato de </w:t>
      </w:r>
      <w:proofErr w:type="spellStart"/>
      <w:r>
        <w:t>Rajabizadeh</w:t>
      </w:r>
      <w:proofErr w:type="spellEnd"/>
      <w:r>
        <w:t xml:space="preserve"> e </w:t>
      </w:r>
      <w:proofErr w:type="spellStart"/>
      <w:r>
        <w:t>Rezghi</w:t>
      </w:r>
      <w:proofErr w:type="spellEnd"/>
      <w:r>
        <w:t xml:space="preserve"> (2021) focarem num número menor de espécies pode </w:t>
      </w:r>
      <w:r>
        <w:lastRenderedPageBreak/>
        <w:t xml:space="preserve">justificar o porquê de precisarem de um número menor de imagens. Ambos utilizaram técnicas de </w:t>
      </w:r>
      <w:r w:rsidRPr="686FD234">
        <w:rPr>
          <w:i/>
        </w:rPr>
        <w:t xml:space="preserve">Data </w:t>
      </w:r>
      <w:proofErr w:type="spellStart"/>
      <w:r w:rsidRPr="686FD234">
        <w:rPr>
          <w:i/>
        </w:rPr>
        <w:t>Augmentation</w:t>
      </w:r>
      <w:proofErr w:type="spellEnd"/>
      <w:r>
        <w:t xml:space="preserve"> para expandir a quantidade de imagens utilizadas.</w:t>
      </w:r>
    </w:p>
    <w:p w14:paraId="7A07D928" w14:textId="77777777" w:rsidR="00E07EA8" w:rsidRDefault="00E07EA8" w:rsidP="00E74973">
      <w:pPr>
        <w:pStyle w:val="TF-TEXTO"/>
      </w:pPr>
      <w:r>
        <w:t xml:space="preserve">Tratando-se dos tipos de dados de entrada utilizados, </w:t>
      </w:r>
      <w:proofErr w:type="spellStart"/>
      <w:r>
        <w:t>Vasmatkar</w:t>
      </w:r>
      <w:proofErr w:type="spellEnd"/>
      <w:r>
        <w:t xml:space="preserve"> </w:t>
      </w:r>
      <w:r w:rsidRPr="67E73691">
        <w:rPr>
          <w:i/>
        </w:rPr>
        <w:t>et al</w:t>
      </w:r>
      <w:r>
        <w:t xml:space="preserve">. (2020) e </w:t>
      </w:r>
      <w:proofErr w:type="spellStart"/>
      <w:r>
        <w:t>Rajabizadeh</w:t>
      </w:r>
      <w:proofErr w:type="spellEnd"/>
      <w:r>
        <w:t xml:space="preserve"> e </w:t>
      </w:r>
      <w:proofErr w:type="spellStart"/>
      <w:r>
        <w:t>Rezghi</w:t>
      </w:r>
      <w:proofErr w:type="spellEnd"/>
      <w:r>
        <w:t xml:space="preserve"> (2021) trabalham apenas com imagens, enquanto o </w:t>
      </w:r>
      <w:proofErr w:type="spellStart"/>
      <w:r>
        <w:t>iNaturalist</w:t>
      </w:r>
      <w:proofErr w:type="spellEnd"/>
      <w:r>
        <w:t xml:space="preserve"> (2023a) aceita também vídeo e áudio, porém não fica claro como o processamento dessas outras mídias ocorre no sistema. </w:t>
      </w:r>
      <w:proofErr w:type="spellStart"/>
      <w:r>
        <w:t>Vasmatkar</w:t>
      </w:r>
      <w:proofErr w:type="spellEnd"/>
      <w:r>
        <w:t xml:space="preserve"> </w:t>
      </w:r>
      <w:r w:rsidRPr="7AC0DB9D">
        <w:rPr>
          <w:i/>
        </w:rPr>
        <w:t>et al</w:t>
      </w:r>
      <w:r>
        <w:t xml:space="preserve">. (2020) e </w:t>
      </w:r>
      <w:proofErr w:type="spellStart"/>
      <w:r>
        <w:t>Rajabizadeh</w:t>
      </w:r>
      <w:proofErr w:type="spellEnd"/>
      <w:r>
        <w:t xml:space="preserve"> e </w:t>
      </w:r>
      <w:proofErr w:type="spellStart"/>
      <w:r>
        <w:t>Rezghi</w:t>
      </w:r>
      <w:proofErr w:type="spellEnd"/>
      <w:r>
        <w:t xml:space="preserve"> (2021) assemelham-se novamente em relação aos modelos de aprendizado de máquina utilizados, em que ambos utilizaram o MobileNetV2 e VGG16. Porém </w:t>
      </w:r>
      <w:proofErr w:type="spellStart"/>
      <w:r>
        <w:t>Vasmatkar</w:t>
      </w:r>
      <w:proofErr w:type="spellEnd"/>
      <w:r>
        <w:t xml:space="preserve"> </w:t>
      </w:r>
      <w:r w:rsidRPr="296648A6">
        <w:rPr>
          <w:i/>
        </w:rPr>
        <w:t>et al</w:t>
      </w:r>
      <w:r>
        <w:t xml:space="preserve">. (2020) também utilizaram o </w:t>
      </w:r>
      <w:proofErr w:type="spellStart"/>
      <w:r>
        <w:t>DenseNet</w:t>
      </w:r>
      <w:proofErr w:type="spellEnd"/>
      <w:r>
        <w:t xml:space="preserve">, enquanto </w:t>
      </w:r>
      <w:proofErr w:type="spellStart"/>
      <w:r>
        <w:t>Rajabizadeh</w:t>
      </w:r>
      <w:proofErr w:type="spellEnd"/>
      <w:r>
        <w:t xml:space="preserve"> e </w:t>
      </w:r>
      <w:proofErr w:type="spellStart"/>
      <w:r>
        <w:t>Rezghi</w:t>
      </w:r>
      <w:proofErr w:type="spellEnd"/>
      <w:r>
        <w:t xml:space="preserve"> (2021) utilizaram o SVM e KNN. </w:t>
      </w:r>
      <w:proofErr w:type="spellStart"/>
      <w:r>
        <w:t>iNaturalist</w:t>
      </w:r>
      <w:proofErr w:type="spellEnd"/>
      <w:r>
        <w:t xml:space="preserve"> (2023a) se diferencia novamente dos demais por utilizar um modelo próprio chamado iNat2017.</w:t>
      </w:r>
    </w:p>
    <w:p w14:paraId="1A22BF95" w14:textId="77777777" w:rsidR="00E07EA8" w:rsidRDefault="00E07EA8" w:rsidP="00E74973">
      <w:pPr>
        <w:pStyle w:val="TF-TEXTO"/>
      </w:pPr>
      <w:r>
        <w:t xml:space="preserve"> Como o </w:t>
      </w:r>
      <w:proofErr w:type="spellStart"/>
      <w:r>
        <w:t>iNaturalist</w:t>
      </w:r>
      <w:proofErr w:type="spellEnd"/>
      <w:r>
        <w:t xml:space="preserve"> (2023a) trata-se de um produto comercial cujo foco não é somente a identificação de espécies de serpentes, o mesmo não evidencia o percentual de acurácia alcançado pelo sistema, porém acredita-se não ser um valor muito elevado por depender de curadoria interna da comunidade para auxiliar na identificação. </w:t>
      </w:r>
      <w:proofErr w:type="spellStart"/>
      <w:r>
        <w:t>Vasmatkar</w:t>
      </w:r>
      <w:proofErr w:type="spellEnd"/>
      <w:r>
        <w:t xml:space="preserve"> </w:t>
      </w:r>
      <w:r w:rsidRPr="60D17B36">
        <w:rPr>
          <w:i/>
        </w:rPr>
        <w:t>et al</w:t>
      </w:r>
      <w:r>
        <w:t xml:space="preserve">. (2020), por outro lado, alcançaram uma acurácia de 72% na identificação de 28 espécies, enquanto </w:t>
      </w:r>
      <w:proofErr w:type="spellStart"/>
      <w:r>
        <w:t>Rajabizadeh</w:t>
      </w:r>
      <w:proofErr w:type="spellEnd"/>
      <w:r>
        <w:t xml:space="preserve"> e </w:t>
      </w:r>
      <w:proofErr w:type="spellStart"/>
      <w:r>
        <w:t>Rezghi</w:t>
      </w:r>
      <w:proofErr w:type="spellEnd"/>
      <w:r>
        <w:t xml:space="preserve"> (2021) alcançaram acurácia de 93,16% na identificação de 6 espécies. Não é possível afirmar com precisão o que levou à acurácia superior de </w:t>
      </w:r>
      <w:proofErr w:type="spellStart"/>
      <w:r>
        <w:t>Rajabizadeh</w:t>
      </w:r>
      <w:proofErr w:type="spellEnd"/>
      <w:r>
        <w:t xml:space="preserve"> e </w:t>
      </w:r>
      <w:proofErr w:type="spellStart"/>
      <w:r>
        <w:t>Rezghi</w:t>
      </w:r>
      <w:proofErr w:type="spellEnd"/>
      <w:r>
        <w:t xml:space="preserve"> (2021) visto que os métodos utilizados foram diferentes, mas é possível observar que o fato de o treinamento do modelo ser focado em uma quantidade menor de espécies possa ter contribuído para este valor.</w:t>
      </w:r>
    </w:p>
    <w:p w14:paraId="421C67C2" w14:textId="77777777" w:rsidR="00E07EA8" w:rsidRDefault="00E07EA8" w:rsidP="00E74973">
      <w:pPr>
        <w:pStyle w:val="TF-TEXTO"/>
      </w:pPr>
      <w:r>
        <w:t xml:space="preserve">A partir das informações apresentadas é possível concluir que, com a </w:t>
      </w:r>
      <w:proofErr w:type="spellStart"/>
      <w:r>
        <w:t>tecnogia</w:t>
      </w:r>
      <w:proofErr w:type="spellEnd"/>
      <w:r>
        <w:t xml:space="preserve"> atual é possível a criação de aplicações capazes de identificar com precisão diversas espécies de serpentes, abrindo a oportunidade para novos estudos em regiões específicas para benefício de comunidades locais. O software </w:t>
      </w:r>
      <w:proofErr w:type="spellStart"/>
      <w:r>
        <w:t>iNaturalist</w:t>
      </w:r>
      <w:proofErr w:type="spellEnd"/>
      <w:r>
        <w:t xml:space="preserve"> (2023a) é capaz de identificar um grande número de espécies, mas depende do auxílio de sua comunidade, enquanto os trabalhos de </w:t>
      </w:r>
      <w:proofErr w:type="spellStart"/>
      <w:r>
        <w:t>Rajabizadeh</w:t>
      </w:r>
      <w:proofErr w:type="spellEnd"/>
      <w:r>
        <w:t xml:space="preserve"> e </w:t>
      </w:r>
      <w:proofErr w:type="spellStart"/>
      <w:r>
        <w:t>Rezghi</w:t>
      </w:r>
      <w:proofErr w:type="spellEnd"/>
      <w:r>
        <w:t xml:space="preserve"> (2021) e </w:t>
      </w:r>
      <w:proofErr w:type="spellStart"/>
      <w:r>
        <w:t>Vasmatkar</w:t>
      </w:r>
      <w:proofErr w:type="spellEnd"/>
      <w:r>
        <w:t xml:space="preserve"> </w:t>
      </w:r>
      <w:r w:rsidRPr="67E73691">
        <w:rPr>
          <w:i/>
        </w:rPr>
        <w:t>et al</w:t>
      </w:r>
      <w:r>
        <w:t xml:space="preserve">. (2020) propõem a identificação e um grupo significativamente menor de espécies, mas garantido satisfatória precisão. </w:t>
      </w:r>
    </w:p>
    <w:p w14:paraId="56C552E5" w14:textId="77777777" w:rsidR="00E07EA8" w:rsidRDefault="00E07EA8" w:rsidP="00A849FE">
      <w:pPr>
        <w:pStyle w:val="TF-TEXTO"/>
      </w:pPr>
      <w:r>
        <w:t xml:space="preserve">‌O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t>
      </w:r>
      <w:proofErr w:type="spellStart"/>
      <w:r>
        <w:t>Waltrick</w:t>
      </w:r>
      <w:proofErr w:type="spellEnd"/>
      <w:r>
        <w:t xml:space="preserve"> e </w:t>
      </w:r>
      <w:proofErr w:type="spellStart"/>
      <w:r>
        <w:t>Giasson</w:t>
      </w:r>
      <w:proofErr w:type="spellEnd"/>
      <w:r>
        <w:t xml:space="preserve"> (2021) para identificar as características e chaves taxonômicas das espécies de serpentes do Vale do Itajaí, construindo um modelo de reconhecimento de imagens especializado na identificação dessas características.</w:t>
      </w:r>
    </w:p>
    <w:p w14:paraId="6B09F7BA" w14:textId="77777777" w:rsidR="00E07EA8" w:rsidRDefault="00E07EA8" w:rsidP="00A849FE">
      <w:pPr>
        <w:pStyle w:val="TF-TEXTO"/>
      </w:pPr>
    </w:p>
    <w:p w14:paraId="787180EB" w14:textId="77777777" w:rsidR="00E07EA8" w:rsidRDefault="00E07EA8" w:rsidP="00BB7041">
      <w:pPr>
        <w:pStyle w:val="Ttulo2"/>
      </w:pPr>
      <w:r>
        <w:t>REQUISITOS PRINCIPAIS DO PROBLEMA A SER TRABALHADO</w:t>
      </w:r>
    </w:p>
    <w:p w14:paraId="356BBC38" w14:textId="77777777" w:rsidR="00E07EA8" w:rsidRDefault="00E07EA8" w:rsidP="00E74973">
      <w:pPr>
        <w:pStyle w:val="TF-TEXTO"/>
      </w:pPr>
      <w:r>
        <w:t>O protótipo proposto deverá:</w:t>
      </w:r>
    </w:p>
    <w:p w14:paraId="01208C23" w14:textId="77777777" w:rsidR="00E07EA8" w:rsidRDefault="00E07EA8" w:rsidP="00E07EA8">
      <w:pPr>
        <w:pStyle w:val="TF-ALNEA"/>
        <w:numPr>
          <w:ilvl w:val="0"/>
          <w:numId w:val="4"/>
        </w:numPr>
      </w:pPr>
      <w:r>
        <w:t>realizar classificação das espécies a partir de imagens e exibir resultados da classificação das imagens (Requisito Funcional - RF);</w:t>
      </w:r>
    </w:p>
    <w:p w14:paraId="58ACBB62" w14:textId="77777777" w:rsidR="00E07EA8" w:rsidRDefault="00E07EA8" w:rsidP="005A4FA0">
      <w:pPr>
        <w:pStyle w:val="TF-ALNEA"/>
      </w:pPr>
      <w:r>
        <w:t>extrair características morfológicas das serpentes (RF);</w:t>
      </w:r>
    </w:p>
    <w:p w14:paraId="759D7FEE" w14:textId="77777777" w:rsidR="00E07EA8" w:rsidRDefault="00E07EA8" w:rsidP="005A4FA0">
      <w:pPr>
        <w:pStyle w:val="TF-ALNEA"/>
      </w:pPr>
      <w:r>
        <w:t>realizar o melhoramento das imagens (ruídos, distorções e problema de iluminação) utilizando técnicas de Processamento de Imagens (RF);</w:t>
      </w:r>
    </w:p>
    <w:p w14:paraId="3641D741" w14:textId="77777777" w:rsidR="00E07EA8" w:rsidRDefault="00E07EA8" w:rsidP="005A4FA0">
      <w:pPr>
        <w:pStyle w:val="TF-ALNEA"/>
      </w:pPr>
      <w:r>
        <w:t>utilizar técnicas de Aprendizado de Máquina a serem definidas nos testes (Requisito Não Funcional – RNF);</w:t>
      </w:r>
    </w:p>
    <w:p w14:paraId="16EBB3F4" w14:textId="77777777" w:rsidR="00E07EA8" w:rsidRPr="00286FED" w:rsidRDefault="00E07EA8" w:rsidP="005A4FA0">
      <w:pPr>
        <w:pStyle w:val="TF-ALNEA"/>
      </w:pPr>
      <w:r w:rsidRPr="3B2BBFCA">
        <w:t xml:space="preserve">ser desenvolvido utilizando </w:t>
      </w:r>
      <w:r w:rsidRPr="6BE3E8D7">
        <w:t xml:space="preserve">a linguagem de </w:t>
      </w:r>
      <w:r w:rsidRPr="347FA6B3">
        <w:t>programação</w:t>
      </w:r>
      <w:r w:rsidRPr="51A8A115">
        <w:t xml:space="preserve"> Python</w:t>
      </w:r>
      <w:r>
        <w:t xml:space="preserve"> com a biblioteca </w:t>
      </w:r>
      <w:proofErr w:type="spellStart"/>
      <w:r>
        <w:t>PyTorch</w:t>
      </w:r>
      <w:proofErr w:type="spellEnd"/>
      <w:r w:rsidRPr="4DAB9BA8">
        <w:t xml:space="preserve"> </w:t>
      </w:r>
      <w:r w:rsidRPr="5801E16A">
        <w:t>(</w:t>
      </w:r>
      <w:r w:rsidRPr="34D70769">
        <w:t>RNF</w:t>
      </w:r>
      <w:r w:rsidRPr="17F303F6">
        <w:t>).</w:t>
      </w:r>
    </w:p>
    <w:p w14:paraId="6B635B39" w14:textId="77777777" w:rsidR="00E07EA8" w:rsidRPr="007E0D87" w:rsidRDefault="00E07EA8" w:rsidP="00BB7041">
      <w:pPr>
        <w:pStyle w:val="Ttulo2"/>
      </w:pPr>
      <w:r>
        <w:t>METODOLOGIA</w:t>
      </w:r>
    </w:p>
    <w:p w14:paraId="5DAF93C4" w14:textId="77777777" w:rsidR="00E07EA8" w:rsidRPr="007E0D87" w:rsidRDefault="00E07EA8" w:rsidP="00E74973">
      <w:pPr>
        <w:pStyle w:val="TF-TEXTO"/>
      </w:pPr>
      <w:r w:rsidRPr="007E0D87">
        <w:t xml:space="preserve">O </w:t>
      </w:r>
      <w:r>
        <w:t>protótipo</w:t>
      </w:r>
      <w:r w:rsidRPr="007E0D87">
        <w:t xml:space="preserve"> será desenvolvido observando as seguintes etapas:</w:t>
      </w:r>
    </w:p>
    <w:p w14:paraId="33C49BFF" w14:textId="77777777" w:rsidR="00E07EA8" w:rsidRDefault="00E07EA8" w:rsidP="00E07EA8">
      <w:pPr>
        <w:pStyle w:val="TF-ALNEA"/>
        <w:numPr>
          <w:ilvl w:val="0"/>
          <w:numId w:val="3"/>
        </w:numPr>
      </w:pPr>
      <w:r w:rsidRPr="00A84A7A">
        <w:t xml:space="preserve">levantamento bibliográfico: realizar levantamento </w:t>
      </w:r>
      <w:r>
        <w:t>chaves taxonômicas das</w:t>
      </w:r>
      <w:r w:rsidRPr="00A84A7A">
        <w:t xml:space="preserve"> espécies de serpentes no Vale do Itajaí, algoritmos </w:t>
      </w:r>
      <w:r>
        <w:t>de</w:t>
      </w:r>
      <w:r w:rsidRPr="00A84A7A">
        <w:t xml:space="preserve"> processamento de imagens</w:t>
      </w:r>
      <w:r>
        <w:t>,</w:t>
      </w:r>
      <w:r w:rsidRPr="00A84A7A">
        <w:t xml:space="preserve"> </w:t>
      </w:r>
      <w:r>
        <w:t xml:space="preserve">visão computacional </w:t>
      </w:r>
      <w:r w:rsidRPr="00A84A7A">
        <w:t>para c</w:t>
      </w:r>
      <w:r>
        <w:t>lassificação</w:t>
      </w:r>
      <w:r w:rsidRPr="00A84A7A">
        <w:t xml:space="preserve"> de imagens</w:t>
      </w:r>
      <w:r>
        <w:t xml:space="preserve"> e aprendizado de máquina</w:t>
      </w:r>
      <w:r w:rsidRPr="00A84A7A">
        <w:t>;</w:t>
      </w:r>
    </w:p>
    <w:p w14:paraId="18A15EA7" w14:textId="77777777" w:rsidR="00E07EA8" w:rsidRDefault="00E07EA8" w:rsidP="005A4FA0">
      <w:pPr>
        <w:pStyle w:val="TF-ALNEA"/>
      </w:pPr>
      <w:r>
        <w:t>realização da coleta das imagens: a fim de compor a base de dados;</w:t>
      </w:r>
    </w:p>
    <w:p w14:paraId="01B8FE6B" w14:textId="77777777" w:rsidR="00E07EA8" w:rsidRDefault="00E07EA8" w:rsidP="00DC07F7">
      <w:pPr>
        <w:pStyle w:val="TF-ALNEA"/>
      </w:pPr>
      <w:r w:rsidRPr="0B589AD6">
        <w:t xml:space="preserve">definição de algoritmos para extrair </w:t>
      </w:r>
      <w:r>
        <w:t>as características físicas das serpentes</w:t>
      </w:r>
      <w:r w:rsidRPr="0B589AD6">
        <w:t>;</w:t>
      </w:r>
    </w:p>
    <w:p w14:paraId="310508DE" w14:textId="77777777" w:rsidR="00E07EA8" w:rsidRDefault="00E07EA8"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2931F6C2" w14:textId="77777777" w:rsidR="00E07EA8" w:rsidRDefault="00E07EA8" w:rsidP="006B7526">
      <w:pPr>
        <w:pStyle w:val="TF-ALNEA"/>
      </w:pPr>
      <w:r>
        <w:t>classificação das características taxonômicas: detalhar as declarações que descrevem características morfológicas das serpentes a ser identificadas;</w:t>
      </w:r>
    </w:p>
    <w:p w14:paraId="7CD42D3D" w14:textId="77777777" w:rsidR="00E07EA8" w:rsidRPr="00A84A7A" w:rsidRDefault="00E07EA8" w:rsidP="00E74973">
      <w:pPr>
        <w:pStyle w:val="TF-ALNEA"/>
      </w:pPr>
      <w:r w:rsidRPr="00A84A7A">
        <w:t>implementação</w:t>
      </w:r>
      <w:r>
        <w:t xml:space="preserve"> do modelo: implementar</w:t>
      </w:r>
      <w:r w:rsidRPr="00A84A7A">
        <w:t xml:space="preserve"> dos modelos de aprendizado de máquina escolhidos;</w:t>
      </w:r>
    </w:p>
    <w:p w14:paraId="72D88946" w14:textId="77777777" w:rsidR="00E07EA8" w:rsidRDefault="00E07EA8" w:rsidP="00E07EA8">
      <w:pPr>
        <w:pStyle w:val="TF-ALNEA"/>
        <w:numPr>
          <w:ilvl w:val="0"/>
          <w:numId w:val="5"/>
        </w:numPr>
        <w:spacing w:line="259" w:lineRule="auto"/>
      </w:pPr>
      <w:r>
        <w:t>testes do modelo</w:t>
      </w:r>
      <w:r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781735E4" w14:textId="77777777" w:rsidR="00E07EA8" w:rsidRDefault="00E07EA8" w:rsidP="00E74973">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2D7B6896" w14:textId="77777777" w:rsidR="00E07EA8" w:rsidRPr="007E0D87" w:rsidRDefault="00E07EA8" w:rsidP="00E74973">
      <w:pPr>
        <w:pStyle w:val="TF-LEGENDA"/>
      </w:pPr>
      <w:r>
        <w:lastRenderedPageBreak/>
        <w:t xml:space="preserve">Quadro </w:t>
      </w:r>
      <w:fldSimple w:instr=" SEQ Quadro \* ARABIC ">
        <w:r>
          <w:rPr>
            <w:noProof/>
          </w:rPr>
          <w:t>2</w:t>
        </w:r>
      </w:fldSimple>
      <w:r w:rsidRPr="007E0D87">
        <w:t xml:space="preserve"> </w:t>
      </w:r>
      <w:r>
        <w:t>–</w:t>
      </w:r>
      <w:r w:rsidRPr="007E0D87">
        <w:t xml:space="preserve"> Cronograma</w:t>
      </w:r>
      <w:r>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07EA8" w:rsidRPr="00EC7DEF" w14:paraId="6724985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72680699" w14:textId="77777777" w:rsidR="00E07EA8" w:rsidRPr="00EC7DEF" w:rsidRDefault="00E07EA8"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1BD2200F" w14:textId="77777777" w:rsidR="00E07EA8" w:rsidRPr="00EC7DEF" w:rsidRDefault="00E07EA8" w:rsidP="001F53A5">
            <w:pPr>
              <w:pStyle w:val="TF-TEXTOQUADROCentralizado"/>
            </w:pPr>
            <w:r w:rsidRPr="00EC7DEF">
              <w:t>2024</w:t>
            </w:r>
          </w:p>
        </w:tc>
      </w:tr>
      <w:tr w:rsidR="00E07EA8" w:rsidRPr="00EC7DEF" w14:paraId="15B70E6F"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01F45676" w14:textId="77777777" w:rsidR="00E07EA8" w:rsidRPr="00EC7DEF" w:rsidRDefault="00E07EA8" w:rsidP="001F53A5">
            <w:pPr>
              <w:pStyle w:val="TF-TEXTOQUADRO"/>
            </w:pPr>
          </w:p>
        </w:tc>
        <w:tc>
          <w:tcPr>
            <w:tcW w:w="557" w:type="dxa"/>
            <w:gridSpan w:val="2"/>
            <w:shd w:val="clear" w:color="auto" w:fill="A6A6A6" w:themeFill="background1" w:themeFillShade="A6"/>
          </w:tcPr>
          <w:p w14:paraId="15A5AA16" w14:textId="77777777" w:rsidR="00E07EA8" w:rsidRPr="00EC7DEF" w:rsidRDefault="00E07EA8" w:rsidP="001F53A5">
            <w:pPr>
              <w:pStyle w:val="TF-TEXTOQUADROCentralizado"/>
            </w:pPr>
            <w:r>
              <w:t>f</w:t>
            </w:r>
            <w:r w:rsidRPr="00EC7DEF">
              <w:t>ev.</w:t>
            </w:r>
          </w:p>
        </w:tc>
        <w:tc>
          <w:tcPr>
            <w:tcW w:w="568" w:type="dxa"/>
            <w:gridSpan w:val="2"/>
            <w:shd w:val="clear" w:color="auto" w:fill="A6A6A6" w:themeFill="background1" w:themeFillShade="A6"/>
          </w:tcPr>
          <w:p w14:paraId="0F7AD0D5" w14:textId="77777777" w:rsidR="00E07EA8" w:rsidRPr="00EC7DEF" w:rsidRDefault="00E07EA8" w:rsidP="001F53A5">
            <w:pPr>
              <w:pStyle w:val="TF-TEXTOQUADROCentralizado"/>
            </w:pPr>
            <w:r>
              <w:t>m</w:t>
            </w:r>
            <w:r w:rsidRPr="00EC7DEF">
              <w:t>ar.</w:t>
            </w:r>
          </w:p>
        </w:tc>
        <w:tc>
          <w:tcPr>
            <w:tcW w:w="568" w:type="dxa"/>
            <w:gridSpan w:val="2"/>
            <w:shd w:val="clear" w:color="auto" w:fill="A6A6A6" w:themeFill="background1" w:themeFillShade="A6"/>
          </w:tcPr>
          <w:p w14:paraId="75AA46C1" w14:textId="77777777" w:rsidR="00E07EA8" w:rsidRPr="00EC7DEF" w:rsidRDefault="00E07EA8" w:rsidP="001F53A5">
            <w:pPr>
              <w:pStyle w:val="TF-TEXTOQUADROCentralizado"/>
            </w:pPr>
            <w:proofErr w:type="spellStart"/>
            <w:r>
              <w:t>a</w:t>
            </w:r>
            <w:r w:rsidRPr="00EC7DEF">
              <w:t>br</w:t>
            </w:r>
            <w:proofErr w:type="spellEnd"/>
          </w:p>
        </w:tc>
        <w:tc>
          <w:tcPr>
            <w:tcW w:w="568" w:type="dxa"/>
            <w:gridSpan w:val="2"/>
            <w:shd w:val="clear" w:color="auto" w:fill="A6A6A6" w:themeFill="background1" w:themeFillShade="A6"/>
          </w:tcPr>
          <w:p w14:paraId="20694FFA" w14:textId="77777777" w:rsidR="00E07EA8" w:rsidRPr="00EC7DEF" w:rsidRDefault="00E07EA8" w:rsidP="001F53A5">
            <w:pPr>
              <w:pStyle w:val="TF-TEXTOQUADROCentralizado"/>
            </w:pPr>
            <w:proofErr w:type="spellStart"/>
            <w:r>
              <w:t>m</w:t>
            </w:r>
            <w:r w:rsidRPr="00EC7DEF">
              <w:t>ai</w:t>
            </w:r>
            <w:proofErr w:type="spellEnd"/>
          </w:p>
        </w:tc>
        <w:tc>
          <w:tcPr>
            <w:tcW w:w="573" w:type="dxa"/>
            <w:gridSpan w:val="2"/>
            <w:shd w:val="clear" w:color="auto" w:fill="A6A6A6" w:themeFill="background1" w:themeFillShade="A6"/>
          </w:tcPr>
          <w:p w14:paraId="032DF906" w14:textId="77777777" w:rsidR="00E07EA8" w:rsidRPr="00EC7DEF" w:rsidRDefault="00E07EA8" w:rsidP="001F53A5">
            <w:pPr>
              <w:pStyle w:val="TF-TEXTOQUADROCentralizado"/>
            </w:pPr>
            <w:proofErr w:type="spellStart"/>
            <w:r>
              <w:t>j</w:t>
            </w:r>
            <w:r w:rsidRPr="00EC7DEF">
              <w:t>un</w:t>
            </w:r>
            <w:proofErr w:type="spellEnd"/>
          </w:p>
        </w:tc>
      </w:tr>
      <w:tr w:rsidR="00E07EA8" w:rsidRPr="007E0D87" w14:paraId="5FD2EF34" w14:textId="77777777" w:rsidTr="001F53A5">
        <w:trPr>
          <w:cantSplit/>
          <w:jc w:val="center"/>
        </w:trPr>
        <w:tc>
          <w:tcPr>
            <w:tcW w:w="6171" w:type="dxa"/>
            <w:tcBorders>
              <w:top w:val="nil"/>
              <w:left w:val="single" w:sz="4" w:space="0" w:color="auto"/>
            </w:tcBorders>
            <w:shd w:val="clear" w:color="auto" w:fill="A6A6A6" w:themeFill="background1" w:themeFillShade="A6"/>
          </w:tcPr>
          <w:p w14:paraId="2AB17518" w14:textId="77777777" w:rsidR="00E07EA8" w:rsidRPr="00EC7DEF" w:rsidRDefault="00E07EA8"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74E5F01C"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394C92"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153B542F"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20194C11"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587FC79"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4CED6EB2"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BBC7A1B" w14:textId="77777777" w:rsidR="00E07EA8" w:rsidRPr="007E0D87" w:rsidRDefault="00E07EA8"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18A536AD" w14:textId="77777777" w:rsidR="00E07EA8" w:rsidRPr="007E0D87" w:rsidRDefault="00E07EA8"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152F4EA9" w14:textId="77777777" w:rsidR="00E07EA8" w:rsidRPr="007E0D87" w:rsidRDefault="00E07EA8"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52E96BA1" w14:textId="77777777" w:rsidR="00E07EA8" w:rsidRPr="007E0D87" w:rsidRDefault="00E07EA8" w:rsidP="001F53A5">
            <w:pPr>
              <w:pStyle w:val="TF-TEXTOQUADROCentralizado"/>
            </w:pPr>
            <w:r w:rsidRPr="007E0D87">
              <w:t>2</w:t>
            </w:r>
          </w:p>
        </w:tc>
      </w:tr>
      <w:tr w:rsidR="00E07EA8" w:rsidRPr="007E0D87" w14:paraId="69506C04" w14:textId="77777777" w:rsidTr="00D27B0B">
        <w:trPr>
          <w:jc w:val="center"/>
        </w:trPr>
        <w:tc>
          <w:tcPr>
            <w:tcW w:w="6171" w:type="dxa"/>
            <w:tcBorders>
              <w:left w:val="single" w:sz="4" w:space="0" w:color="auto"/>
            </w:tcBorders>
          </w:tcPr>
          <w:p w14:paraId="3A2F976D" w14:textId="77777777" w:rsidR="00E07EA8" w:rsidRPr="00EC7DEF" w:rsidRDefault="00E07EA8"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4ED0FBE6"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425C9573"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4DE3005" w14:textId="77777777" w:rsidR="00E07EA8" w:rsidRPr="007E0D87" w:rsidRDefault="00E07EA8"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0AE52874" w14:textId="77777777" w:rsidR="00E07EA8" w:rsidRPr="007E0D87" w:rsidRDefault="00E07EA8" w:rsidP="001F53A5">
            <w:pPr>
              <w:pStyle w:val="TF-TEXTOQUADROCentralizado"/>
            </w:pPr>
          </w:p>
        </w:tc>
        <w:tc>
          <w:tcPr>
            <w:tcW w:w="284" w:type="dxa"/>
            <w:tcBorders>
              <w:bottom w:val="single" w:sz="4" w:space="0" w:color="auto"/>
            </w:tcBorders>
          </w:tcPr>
          <w:p w14:paraId="144DAE8E" w14:textId="77777777" w:rsidR="00E07EA8" w:rsidRPr="007E0D87" w:rsidRDefault="00E07EA8" w:rsidP="001F53A5">
            <w:pPr>
              <w:pStyle w:val="TF-TEXTOQUADROCentralizado"/>
            </w:pPr>
          </w:p>
        </w:tc>
        <w:tc>
          <w:tcPr>
            <w:tcW w:w="284" w:type="dxa"/>
            <w:tcBorders>
              <w:bottom w:val="single" w:sz="4" w:space="0" w:color="auto"/>
            </w:tcBorders>
          </w:tcPr>
          <w:p w14:paraId="032E2AD9" w14:textId="77777777" w:rsidR="00E07EA8" w:rsidRPr="007E0D87" w:rsidRDefault="00E07EA8" w:rsidP="001F53A5">
            <w:pPr>
              <w:pStyle w:val="TF-TEXTOQUADROCentralizado"/>
            </w:pPr>
          </w:p>
        </w:tc>
        <w:tc>
          <w:tcPr>
            <w:tcW w:w="284" w:type="dxa"/>
            <w:tcBorders>
              <w:bottom w:val="single" w:sz="4" w:space="0" w:color="auto"/>
            </w:tcBorders>
          </w:tcPr>
          <w:p w14:paraId="1D2E6F39" w14:textId="77777777" w:rsidR="00E07EA8" w:rsidRPr="007E0D87" w:rsidRDefault="00E07EA8" w:rsidP="001F53A5">
            <w:pPr>
              <w:pStyle w:val="TF-TEXTOQUADROCentralizado"/>
            </w:pPr>
          </w:p>
        </w:tc>
        <w:tc>
          <w:tcPr>
            <w:tcW w:w="284" w:type="dxa"/>
            <w:tcBorders>
              <w:bottom w:val="single" w:sz="4" w:space="0" w:color="auto"/>
            </w:tcBorders>
          </w:tcPr>
          <w:p w14:paraId="196D8D84" w14:textId="77777777" w:rsidR="00E07EA8" w:rsidRPr="007E0D87" w:rsidRDefault="00E07EA8" w:rsidP="001F53A5">
            <w:pPr>
              <w:pStyle w:val="TF-TEXTOQUADROCentralizado"/>
            </w:pPr>
          </w:p>
        </w:tc>
        <w:tc>
          <w:tcPr>
            <w:tcW w:w="284" w:type="dxa"/>
            <w:tcBorders>
              <w:bottom w:val="single" w:sz="4" w:space="0" w:color="auto"/>
            </w:tcBorders>
          </w:tcPr>
          <w:p w14:paraId="1ADAC717" w14:textId="77777777" w:rsidR="00E07EA8" w:rsidRPr="007E0D87" w:rsidRDefault="00E07EA8" w:rsidP="001F53A5">
            <w:pPr>
              <w:pStyle w:val="TF-TEXTOQUADROCentralizado"/>
            </w:pPr>
          </w:p>
        </w:tc>
        <w:tc>
          <w:tcPr>
            <w:tcW w:w="289" w:type="dxa"/>
          </w:tcPr>
          <w:p w14:paraId="5614716E" w14:textId="77777777" w:rsidR="00E07EA8" w:rsidRPr="007E0D87" w:rsidRDefault="00E07EA8" w:rsidP="001F53A5">
            <w:pPr>
              <w:pStyle w:val="TF-TEXTOQUADROCentralizado"/>
            </w:pPr>
          </w:p>
        </w:tc>
      </w:tr>
      <w:tr w:rsidR="00E07EA8" w:rsidRPr="007E0D87" w14:paraId="46E38121" w14:textId="77777777" w:rsidTr="00CC21EC">
        <w:trPr>
          <w:jc w:val="center"/>
        </w:trPr>
        <w:tc>
          <w:tcPr>
            <w:tcW w:w="6171" w:type="dxa"/>
            <w:tcBorders>
              <w:left w:val="single" w:sz="4" w:space="0" w:color="auto"/>
            </w:tcBorders>
          </w:tcPr>
          <w:p w14:paraId="4D4CB43D" w14:textId="77777777" w:rsidR="00E07EA8" w:rsidRPr="00EC7DEF" w:rsidRDefault="00E07EA8" w:rsidP="001F53A5">
            <w:pPr>
              <w:pStyle w:val="TF-TEXTOQUADRO"/>
            </w:pPr>
            <w:r>
              <w:t>coleta de imagens</w:t>
            </w:r>
          </w:p>
        </w:tc>
        <w:tc>
          <w:tcPr>
            <w:tcW w:w="273" w:type="dxa"/>
            <w:tcBorders>
              <w:top w:val="single" w:sz="4" w:space="0" w:color="auto"/>
            </w:tcBorders>
          </w:tcPr>
          <w:p w14:paraId="12AB5963" w14:textId="77777777" w:rsidR="00E07EA8" w:rsidRPr="007E0D87" w:rsidRDefault="00E07EA8" w:rsidP="001F53A5">
            <w:pPr>
              <w:pStyle w:val="TF-TEXTOQUADROCentralizado"/>
            </w:pPr>
          </w:p>
        </w:tc>
        <w:tc>
          <w:tcPr>
            <w:tcW w:w="284" w:type="dxa"/>
            <w:tcBorders>
              <w:top w:val="single" w:sz="4" w:space="0" w:color="auto"/>
            </w:tcBorders>
          </w:tcPr>
          <w:p w14:paraId="5290DA8B" w14:textId="77777777" w:rsidR="00E07EA8" w:rsidRPr="007E0D87" w:rsidRDefault="00E07EA8" w:rsidP="001F53A5">
            <w:pPr>
              <w:pStyle w:val="TF-TEXTOQUADROCentralizado"/>
            </w:pPr>
          </w:p>
        </w:tc>
        <w:tc>
          <w:tcPr>
            <w:tcW w:w="284" w:type="dxa"/>
            <w:tcBorders>
              <w:top w:val="single" w:sz="4" w:space="0" w:color="auto"/>
            </w:tcBorders>
            <w:shd w:val="clear" w:color="auto" w:fill="AEAAAA" w:themeFill="background2" w:themeFillShade="BF"/>
          </w:tcPr>
          <w:p w14:paraId="1A1CED73" w14:textId="77777777" w:rsidR="00E07EA8" w:rsidRPr="007E0D87" w:rsidRDefault="00E07EA8" w:rsidP="001F53A5">
            <w:pPr>
              <w:pStyle w:val="TF-TEXTOQUADROCentralizado"/>
            </w:pPr>
          </w:p>
        </w:tc>
        <w:tc>
          <w:tcPr>
            <w:tcW w:w="284" w:type="dxa"/>
            <w:tcBorders>
              <w:top w:val="single" w:sz="4" w:space="0" w:color="auto"/>
            </w:tcBorders>
            <w:shd w:val="clear" w:color="auto" w:fill="A6A6A6" w:themeFill="background1" w:themeFillShade="A6"/>
          </w:tcPr>
          <w:p w14:paraId="62CE1E48" w14:textId="77777777" w:rsidR="00E07EA8" w:rsidRPr="007E0D87" w:rsidRDefault="00E07EA8" w:rsidP="001F53A5">
            <w:pPr>
              <w:pStyle w:val="TF-TEXTOQUADROCentralizado"/>
            </w:pPr>
          </w:p>
        </w:tc>
        <w:tc>
          <w:tcPr>
            <w:tcW w:w="284" w:type="dxa"/>
            <w:tcBorders>
              <w:top w:val="single" w:sz="4" w:space="0" w:color="auto"/>
            </w:tcBorders>
          </w:tcPr>
          <w:p w14:paraId="186C9144" w14:textId="77777777" w:rsidR="00E07EA8" w:rsidRPr="007E0D87" w:rsidRDefault="00E07EA8" w:rsidP="001F53A5">
            <w:pPr>
              <w:pStyle w:val="TF-TEXTOQUADROCentralizado"/>
            </w:pPr>
          </w:p>
        </w:tc>
        <w:tc>
          <w:tcPr>
            <w:tcW w:w="284" w:type="dxa"/>
            <w:tcBorders>
              <w:top w:val="single" w:sz="4" w:space="0" w:color="auto"/>
            </w:tcBorders>
          </w:tcPr>
          <w:p w14:paraId="180DA0C4" w14:textId="77777777" w:rsidR="00E07EA8" w:rsidRPr="007E0D87" w:rsidRDefault="00E07EA8" w:rsidP="001F53A5">
            <w:pPr>
              <w:pStyle w:val="TF-TEXTOQUADROCentralizado"/>
            </w:pPr>
          </w:p>
        </w:tc>
        <w:tc>
          <w:tcPr>
            <w:tcW w:w="284" w:type="dxa"/>
            <w:tcBorders>
              <w:top w:val="single" w:sz="4" w:space="0" w:color="auto"/>
            </w:tcBorders>
          </w:tcPr>
          <w:p w14:paraId="5DDD487B" w14:textId="77777777" w:rsidR="00E07EA8" w:rsidRPr="007E0D87" w:rsidRDefault="00E07EA8" w:rsidP="001F53A5">
            <w:pPr>
              <w:pStyle w:val="TF-TEXTOQUADROCentralizado"/>
            </w:pPr>
          </w:p>
        </w:tc>
        <w:tc>
          <w:tcPr>
            <w:tcW w:w="284" w:type="dxa"/>
            <w:tcBorders>
              <w:top w:val="single" w:sz="4" w:space="0" w:color="auto"/>
            </w:tcBorders>
          </w:tcPr>
          <w:p w14:paraId="0D328941" w14:textId="77777777" w:rsidR="00E07EA8" w:rsidRPr="007E0D87" w:rsidRDefault="00E07EA8" w:rsidP="001F53A5">
            <w:pPr>
              <w:pStyle w:val="TF-TEXTOQUADROCentralizado"/>
            </w:pPr>
          </w:p>
        </w:tc>
        <w:tc>
          <w:tcPr>
            <w:tcW w:w="284" w:type="dxa"/>
            <w:tcBorders>
              <w:top w:val="single" w:sz="4" w:space="0" w:color="auto"/>
            </w:tcBorders>
          </w:tcPr>
          <w:p w14:paraId="66C82BAC" w14:textId="77777777" w:rsidR="00E07EA8" w:rsidRPr="007E0D87" w:rsidRDefault="00E07EA8" w:rsidP="001F53A5">
            <w:pPr>
              <w:pStyle w:val="TF-TEXTOQUADROCentralizado"/>
            </w:pPr>
          </w:p>
        </w:tc>
        <w:tc>
          <w:tcPr>
            <w:tcW w:w="289" w:type="dxa"/>
          </w:tcPr>
          <w:p w14:paraId="28405401" w14:textId="77777777" w:rsidR="00E07EA8" w:rsidRPr="007E0D87" w:rsidRDefault="00E07EA8" w:rsidP="001F53A5">
            <w:pPr>
              <w:pStyle w:val="TF-TEXTOQUADROCentralizado"/>
            </w:pPr>
          </w:p>
        </w:tc>
      </w:tr>
      <w:tr w:rsidR="00E07EA8" w:rsidRPr="007E0D87" w14:paraId="6ADC60FE" w14:textId="77777777" w:rsidTr="00CC21EC">
        <w:trPr>
          <w:jc w:val="center"/>
        </w:trPr>
        <w:tc>
          <w:tcPr>
            <w:tcW w:w="6171" w:type="dxa"/>
            <w:tcBorders>
              <w:left w:val="single" w:sz="4" w:space="0" w:color="auto"/>
            </w:tcBorders>
          </w:tcPr>
          <w:p w14:paraId="20DDB5DE" w14:textId="77777777" w:rsidR="00E07EA8" w:rsidRPr="00EC7DEF" w:rsidRDefault="00E07EA8" w:rsidP="001F53A5">
            <w:pPr>
              <w:pStyle w:val="TF-TEXTOQUADRO"/>
            </w:pPr>
            <w:r>
              <w:t xml:space="preserve">definição de algoritmos para extração de características </w:t>
            </w:r>
          </w:p>
        </w:tc>
        <w:tc>
          <w:tcPr>
            <w:tcW w:w="273" w:type="dxa"/>
            <w:tcBorders>
              <w:bottom w:val="single" w:sz="4" w:space="0" w:color="auto"/>
            </w:tcBorders>
          </w:tcPr>
          <w:p w14:paraId="7496C82F" w14:textId="77777777" w:rsidR="00E07EA8" w:rsidRPr="007E0D87" w:rsidRDefault="00E07EA8" w:rsidP="001F53A5">
            <w:pPr>
              <w:pStyle w:val="TF-TEXTOQUADROCentralizado"/>
            </w:pPr>
          </w:p>
        </w:tc>
        <w:tc>
          <w:tcPr>
            <w:tcW w:w="284" w:type="dxa"/>
            <w:tcBorders>
              <w:bottom w:val="single" w:sz="4" w:space="0" w:color="auto"/>
            </w:tcBorders>
          </w:tcPr>
          <w:p w14:paraId="578A984D" w14:textId="77777777" w:rsidR="00E07EA8" w:rsidRPr="007E0D87" w:rsidRDefault="00E07EA8" w:rsidP="001F53A5">
            <w:pPr>
              <w:pStyle w:val="TF-TEXTOQUADROCentralizado"/>
            </w:pPr>
          </w:p>
        </w:tc>
        <w:tc>
          <w:tcPr>
            <w:tcW w:w="284" w:type="dxa"/>
            <w:tcBorders>
              <w:bottom w:val="single" w:sz="4" w:space="0" w:color="auto"/>
            </w:tcBorders>
          </w:tcPr>
          <w:p w14:paraId="7B01AB18" w14:textId="77777777" w:rsidR="00E07EA8" w:rsidRPr="007E0D87" w:rsidRDefault="00E07EA8" w:rsidP="001F53A5">
            <w:pPr>
              <w:pStyle w:val="TF-TEXTOQUADROCentralizado"/>
            </w:pPr>
          </w:p>
        </w:tc>
        <w:tc>
          <w:tcPr>
            <w:tcW w:w="284" w:type="dxa"/>
            <w:tcBorders>
              <w:bottom w:val="single" w:sz="4" w:space="0" w:color="auto"/>
            </w:tcBorders>
            <w:shd w:val="clear" w:color="auto" w:fill="AEAAAA" w:themeFill="background2" w:themeFillShade="BF"/>
          </w:tcPr>
          <w:p w14:paraId="0A0DB1DB"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4A6CD4E2"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4C2FB007" w14:textId="77777777" w:rsidR="00E07EA8" w:rsidRPr="007E0D87" w:rsidRDefault="00E07EA8" w:rsidP="001F53A5">
            <w:pPr>
              <w:pStyle w:val="TF-TEXTOQUADROCentralizado"/>
            </w:pPr>
          </w:p>
        </w:tc>
        <w:tc>
          <w:tcPr>
            <w:tcW w:w="284" w:type="dxa"/>
            <w:tcBorders>
              <w:bottom w:val="single" w:sz="4" w:space="0" w:color="auto"/>
            </w:tcBorders>
          </w:tcPr>
          <w:p w14:paraId="5C80D2C9" w14:textId="77777777" w:rsidR="00E07EA8" w:rsidRPr="007E0D87" w:rsidRDefault="00E07EA8" w:rsidP="001F53A5">
            <w:pPr>
              <w:pStyle w:val="TF-TEXTOQUADROCentralizado"/>
            </w:pPr>
          </w:p>
        </w:tc>
        <w:tc>
          <w:tcPr>
            <w:tcW w:w="284" w:type="dxa"/>
            <w:tcBorders>
              <w:bottom w:val="single" w:sz="4" w:space="0" w:color="auto"/>
            </w:tcBorders>
          </w:tcPr>
          <w:p w14:paraId="5523457B" w14:textId="77777777" w:rsidR="00E07EA8" w:rsidRPr="007E0D87" w:rsidRDefault="00E07EA8" w:rsidP="001F53A5">
            <w:pPr>
              <w:pStyle w:val="TF-TEXTOQUADROCentralizado"/>
            </w:pPr>
          </w:p>
        </w:tc>
        <w:tc>
          <w:tcPr>
            <w:tcW w:w="284" w:type="dxa"/>
            <w:tcBorders>
              <w:bottom w:val="single" w:sz="4" w:space="0" w:color="auto"/>
            </w:tcBorders>
          </w:tcPr>
          <w:p w14:paraId="452D5F11" w14:textId="77777777" w:rsidR="00E07EA8" w:rsidRPr="007E0D87" w:rsidRDefault="00E07EA8" w:rsidP="001F53A5">
            <w:pPr>
              <w:pStyle w:val="TF-TEXTOQUADROCentralizado"/>
            </w:pPr>
          </w:p>
        </w:tc>
        <w:tc>
          <w:tcPr>
            <w:tcW w:w="289" w:type="dxa"/>
          </w:tcPr>
          <w:p w14:paraId="78A4F1C7" w14:textId="77777777" w:rsidR="00E07EA8" w:rsidRPr="007E0D87" w:rsidRDefault="00E07EA8" w:rsidP="001F53A5">
            <w:pPr>
              <w:pStyle w:val="TF-TEXTOQUADROCentralizado"/>
            </w:pPr>
          </w:p>
        </w:tc>
      </w:tr>
      <w:tr w:rsidR="00E07EA8" w:rsidRPr="007E0D87" w14:paraId="09FB0314" w14:textId="77777777" w:rsidTr="00D27B0B">
        <w:trPr>
          <w:jc w:val="center"/>
        </w:trPr>
        <w:tc>
          <w:tcPr>
            <w:tcW w:w="6171" w:type="dxa"/>
            <w:tcBorders>
              <w:left w:val="single" w:sz="4" w:space="0" w:color="auto"/>
              <w:bottom w:val="single" w:sz="4" w:space="0" w:color="auto"/>
            </w:tcBorders>
          </w:tcPr>
          <w:p w14:paraId="2381DA4D" w14:textId="77777777" w:rsidR="00E07EA8" w:rsidRPr="00EC7DEF" w:rsidRDefault="00E07EA8" w:rsidP="001F53A5">
            <w:pPr>
              <w:pStyle w:val="TF-TEXTOQUADRO"/>
            </w:pPr>
            <w:r>
              <w:t>definição de algoritmos para realizar a classificação das serpentes</w:t>
            </w:r>
          </w:p>
        </w:tc>
        <w:tc>
          <w:tcPr>
            <w:tcW w:w="273" w:type="dxa"/>
            <w:tcBorders>
              <w:bottom w:val="single" w:sz="4" w:space="0" w:color="auto"/>
            </w:tcBorders>
          </w:tcPr>
          <w:p w14:paraId="47A07059" w14:textId="77777777" w:rsidR="00E07EA8" w:rsidRPr="007E0D87" w:rsidRDefault="00E07EA8" w:rsidP="001F53A5">
            <w:pPr>
              <w:pStyle w:val="TF-TEXTOQUADROCentralizado"/>
            </w:pPr>
          </w:p>
        </w:tc>
        <w:tc>
          <w:tcPr>
            <w:tcW w:w="284" w:type="dxa"/>
            <w:tcBorders>
              <w:bottom w:val="single" w:sz="4" w:space="0" w:color="auto"/>
            </w:tcBorders>
          </w:tcPr>
          <w:p w14:paraId="7102DEE5" w14:textId="77777777" w:rsidR="00E07EA8" w:rsidRPr="007E0D87" w:rsidRDefault="00E07EA8" w:rsidP="001F53A5">
            <w:pPr>
              <w:pStyle w:val="TF-TEXTOQUADROCentralizado"/>
            </w:pPr>
          </w:p>
        </w:tc>
        <w:tc>
          <w:tcPr>
            <w:tcW w:w="284" w:type="dxa"/>
            <w:tcBorders>
              <w:bottom w:val="single" w:sz="4" w:space="0" w:color="auto"/>
            </w:tcBorders>
          </w:tcPr>
          <w:p w14:paraId="162DEBDC" w14:textId="77777777" w:rsidR="00E07EA8" w:rsidRPr="007E0D87" w:rsidRDefault="00E07EA8" w:rsidP="001F53A5">
            <w:pPr>
              <w:pStyle w:val="TF-TEXTOQUADROCentralizado"/>
            </w:pPr>
          </w:p>
        </w:tc>
        <w:tc>
          <w:tcPr>
            <w:tcW w:w="284" w:type="dxa"/>
            <w:tcBorders>
              <w:bottom w:val="single" w:sz="4" w:space="0" w:color="auto"/>
            </w:tcBorders>
            <w:shd w:val="clear" w:color="auto" w:fill="auto"/>
          </w:tcPr>
          <w:p w14:paraId="7ABE035A"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669388E2" w14:textId="77777777" w:rsidR="00E07EA8" w:rsidRPr="007E0D87"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44F7233D" w14:textId="77777777" w:rsidR="00E07EA8" w:rsidRPr="007E0D87" w:rsidRDefault="00E07EA8" w:rsidP="001F53A5">
            <w:pPr>
              <w:pStyle w:val="TF-TEXTOQUADROCentralizado"/>
            </w:pPr>
          </w:p>
        </w:tc>
        <w:tc>
          <w:tcPr>
            <w:tcW w:w="284" w:type="dxa"/>
            <w:tcBorders>
              <w:bottom w:val="single" w:sz="4" w:space="0" w:color="auto"/>
            </w:tcBorders>
            <w:shd w:val="clear" w:color="auto" w:fill="auto"/>
          </w:tcPr>
          <w:p w14:paraId="580FAC88" w14:textId="77777777" w:rsidR="00E07EA8" w:rsidRPr="007E0D87" w:rsidRDefault="00E07EA8" w:rsidP="001F53A5">
            <w:pPr>
              <w:pStyle w:val="TF-TEXTOQUADROCentralizado"/>
            </w:pPr>
          </w:p>
        </w:tc>
        <w:tc>
          <w:tcPr>
            <w:tcW w:w="284" w:type="dxa"/>
            <w:tcBorders>
              <w:bottom w:val="single" w:sz="4" w:space="0" w:color="auto"/>
            </w:tcBorders>
          </w:tcPr>
          <w:p w14:paraId="6C5AC149" w14:textId="77777777" w:rsidR="00E07EA8" w:rsidRPr="007E0D87" w:rsidRDefault="00E07EA8" w:rsidP="001F53A5">
            <w:pPr>
              <w:pStyle w:val="TF-TEXTOQUADROCentralizado"/>
            </w:pPr>
          </w:p>
        </w:tc>
        <w:tc>
          <w:tcPr>
            <w:tcW w:w="284" w:type="dxa"/>
            <w:tcBorders>
              <w:bottom w:val="single" w:sz="4" w:space="0" w:color="auto"/>
            </w:tcBorders>
          </w:tcPr>
          <w:p w14:paraId="70B5EC3A" w14:textId="77777777" w:rsidR="00E07EA8" w:rsidRPr="007E0D87" w:rsidRDefault="00E07EA8" w:rsidP="001F53A5">
            <w:pPr>
              <w:pStyle w:val="TF-TEXTOQUADROCentralizado"/>
            </w:pPr>
          </w:p>
        </w:tc>
        <w:tc>
          <w:tcPr>
            <w:tcW w:w="289" w:type="dxa"/>
            <w:tcBorders>
              <w:bottom w:val="single" w:sz="4" w:space="0" w:color="auto"/>
            </w:tcBorders>
          </w:tcPr>
          <w:p w14:paraId="0E345DB1" w14:textId="77777777" w:rsidR="00E07EA8" w:rsidRPr="007E0D87" w:rsidRDefault="00E07EA8" w:rsidP="001F53A5">
            <w:pPr>
              <w:pStyle w:val="TF-TEXTOQUADROCentralizado"/>
            </w:pPr>
          </w:p>
        </w:tc>
      </w:tr>
      <w:tr w:rsidR="00E07EA8" w14:paraId="45224CBB" w14:textId="77777777" w:rsidTr="00D27B0B">
        <w:trPr>
          <w:trHeight w:val="300"/>
          <w:jc w:val="center"/>
        </w:trPr>
        <w:tc>
          <w:tcPr>
            <w:tcW w:w="6171" w:type="dxa"/>
            <w:tcBorders>
              <w:left w:val="single" w:sz="4" w:space="0" w:color="auto"/>
            </w:tcBorders>
          </w:tcPr>
          <w:p w14:paraId="7DB1DD72" w14:textId="77777777" w:rsidR="00E07EA8" w:rsidRPr="00EC7DEF" w:rsidRDefault="00E07EA8" w:rsidP="001F53A5">
            <w:pPr>
              <w:pStyle w:val="TF-TEXTOQUADRO"/>
            </w:pPr>
            <w:r>
              <w:t>classificação de características taxonômicas</w:t>
            </w:r>
          </w:p>
        </w:tc>
        <w:tc>
          <w:tcPr>
            <w:tcW w:w="273" w:type="dxa"/>
          </w:tcPr>
          <w:p w14:paraId="2B894DAF" w14:textId="77777777" w:rsidR="00E07EA8" w:rsidRDefault="00E07EA8" w:rsidP="001F53A5">
            <w:pPr>
              <w:pStyle w:val="TF-TEXTOQUADROCentralizado"/>
            </w:pPr>
          </w:p>
        </w:tc>
        <w:tc>
          <w:tcPr>
            <w:tcW w:w="284" w:type="dxa"/>
          </w:tcPr>
          <w:p w14:paraId="4D76025F" w14:textId="77777777" w:rsidR="00E07EA8" w:rsidRDefault="00E07EA8" w:rsidP="001F53A5">
            <w:pPr>
              <w:pStyle w:val="TF-TEXTOQUADROCentralizado"/>
            </w:pPr>
          </w:p>
        </w:tc>
        <w:tc>
          <w:tcPr>
            <w:tcW w:w="284" w:type="dxa"/>
          </w:tcPr>
          <w:p w14:paraId="4345E182" w14:textId="77777777" w:rsidR="00E07EA8" w:rsidRDefault="00E07EA8" w:rsidP="001F53A5">
            <w:pPr>
              <w:pStyle w:val="TF-TEXTOQUADROCentralizado"/>
            </w:pPr>
          </w:p>
        </w:tc>
        <w:tc>
          <w:tcPr>
            <w:tcW w:w="284" w:type="dxa"/>
          </w:tcPr>
          <w:p w14:paraId="6AE920C0" w14:textId="77777777" w:rsidR="00E07EA8" w:rsidRDefault="00E07EA8" w:rsidP="001F53A5">
            <w:pPr>
              <w:pStyle w:val="TF-TEXTOQUADROCentralizado"/>
            </w:pPr>
          </w:p>
        </w:tc>
        <w:tc>
          <w:tcPr>
            <w:tcW w:w="284" w:type="dxa"/>
            <w:shd w:val="clear" w:color="auto" w:fill="auto"/>
          </w:tcPr>
          <w:p w14:paraId="0C9A4E81" w14:textId="77777777" w:rsidR="00E07EA8" w:rsidRDefault="00E07EA8" w:rsidP="001F53A5">
            <w:pPr>
              <w:pStyle w:val="TF-TEXTOQUADROCentralizado"/>
            </w:pPr>
          </w:p>
        </w:tc>
        <w:tc>
          <w:tcPr>
            <w:tcW w:w="284" w:type="dxa"/>
            <w:shd w:val="clear" w:color="auto" w:fill="A6A6A6" w:themeFill="background1" w:themeFillShade="A6"/>
          </w:tcPr>
          <w:p w14:paraId="16C25BCB" w14:textId="77777777" w:rsidR="00E07EA8" w:rsidRDefault="00E07EA8" w:rsidP="001F53A5">
            <w:pPr>
              <w:pStyle w:val="TF-TEXTOQUADROCentralizado"/>
            </w:pPr>
          </w:p>
        </w:tc>
        <w:tc>
          <w:tcPr>
            <w:tcW w:w="284" w:type="dxa"/>
            <w:shd w:val="clear" w:color="auto" w:fill="A6A6A6" w:themeFill="background1" w:themeFillShade="A6"/>
          </w:tcPr>
          <w:p w14:paraId="394845AD" w14:textId="77777777" w:rsidR="00E07EA8" w:rsidRDefault="00E07EA8" w:rsidP="001F53A5">
            <w:pPr>
              <w:pStyle w:val="TF-TEXTOQUADROCentralizado"/>
            </w:pPr>
          </w:p>
        </w:tc>
        <w:tc>
          <w:tcPr>
            <w:tcW w:w="284" w:type="dxa"/>
            <w:shd w:val="clear" w:color="auto" w:fill="auto"/>
          </w:tcPr>
          <w:p w14:paraId="24A5C9E7" w14:textId="77777777" w:rsidR="00E07EA8" w:rsidRDefault="00E07EA8" w:rsidP="001F53A5">
            <w:pPr>
              <w:pStyle w:val="TF-TEXTOQUADROCentralizado"/>
            </w:pPr>
          </w:p>
        </w:tc>
        <w:tc>
          <w:tcPr>
            <w:tcW w:w="284" w:type="dxa"/>
            <w:shd w:val="clear" w:color="auto" w:fill="auto"/>
          </w:tcPr>
          <w:p w14:paraId="073F6469" w14:textId="77777777" w:rsidR="00E07EA8" w:rsidRDefault="00E07EA8" w:rsidP="001F53A5">
            <w:pPr>
              <w:pStyle w:val="TF-TEXTOQUADROCentralizado"/>
            </w:pPr>
          </w:p>
        </w:tc>
        <w:tc>
          <w:tcPr>
            <w:tcW w:w="289" w:type="dxa"/>
          </w:tcPr>
          <w:p w14:paraId="25FBBA2E" w14:textId="77777777" w:rsidR="00E07EA8" w:rsidRDefault="00E07EA8" w:rsidP="001F53A5">
            <w:pPr>
              <w:pStyle w:val="TF-TEXTOQUADROCentralizado"/>
            </w:pPr>
          </w:p>
        </w:tc>
      </w:tr>
      <w:tr w:rsidR="00E07EA8" w14:paraId="365F3ECC" w14:textId="77777777" w:rsidTr="00D27B0B">
        <w:trPr>
          <w:trHeight w:val="300"/>
          <w:jc w:val="center"/>
        </w:trPr>
        <w:tc>
          <w:tcPr>
            <w:tcW w:w="6171" w:type="dxa"/>
            <w:tcBorders>
              <w:left w:val="single" w:sz="4" w:space="0" w:color="auto"/>
              <w:bottom w:val="single" w:sz="4" w:space="0" w:color="auto"/>
            </w:tcBorders>
          </w:tcPr>
          <w:p w14:paraId="4FE6697D" w14:textId="77777777" w:rsidR="00E07EA8" w:rsidRPr="00EC7DEF" w:rsidRDefault="00E07EA8" w:rsidP="001F53A5">
            <w:pPr>
              <w:pStyle w:val="TF-TEXTOQUADRO"/>
            </w:pPr>
            <w:r>
              <w:t>implementação</w:t>
            </w:r>
          </w:p>
        </w:tc>
        <w:tc>
          <w:tcPr>
            <w:tcW w:w="273" w:type="dxa"/>
            <w:tcBorders>
              <w:bottom w:val="single" w:sz="4" w:space="0" w:color="auto"/>
            </w:tcBorders>
          </w:tcPr>
          <w:p w14:paraId="5569CC28" w14:textId="77777777" w:rsidR="00E07EA8" w:rsidRDefault="00E07EA8" w:rsidP="001F53A5">
            <w:pPr>
              <w:pStyle w:val="TF-TEXTOQUADROCentralizado"/>
            </w:pPr>
          </w:p>
        </w:tc>
        <w:tc>
          <w:tcPr>
            <w:tcW w:w="284" w:type="dxa"/>
            <w:tcBorders>
              <w:bottom w:val="single" w:sz="4" w:space="0" w:color="auto"/>
            </w:tcBorders>
          </w:tcPr>
          <w:p w14:paraId="56C9FC03" w14:textId="77777777" w:rsidR="00E07EA8" w:rsidRDefault="00E07EA8" w:rsidP="001F53A5">
            <w:pPr>
              <w:pStyle w:val="TF-TEXTOQUADROCentralizado"/>
            </w:pPr>
          </w:p>
        </w:tc>
        <w:tc>
          <w:tcPr>
            <w:tcW w:w="284" w:type="dxa"/>
            <w:tcBorders>
              <w:bottom w:val="single" w:sz="4" w:space="0" w:color="auto"/>
            </w:tcBorders>
          </w:tcPr>
          <w:p w14:paraId="1DD5E4FF" w14:textId="77777777" w:rsidR="00E07EA8" w:rsidRDefault="00E07EA8" w:rsidP="001F53A5">
            <w:pPr>
              <w:pStyle w:val="TF-TEXTOQUADROCentralizado"/>
            </w:pPr>
          </w:p>
        </w:tc>
        <w:tc>
          <w:tcPr>
            <w:tcW w:w="284" w:type="dxa"/>
            <w:tcBorders>
              <w:bottom w:val="single" w:sz="4" w:space="0" w:color="auto"/>
            </w:tcBorders>
          </w:tcPr>
          <w:p w14:paraId="31BEBF50" w14:textId="77777777" w:rsidR="00E07EA8" w:rsidRDefault="00E07EA8" w:rsidP="001F53A5">
            <w:pPr>
              <w:pStyle w:val="TF-TEXTOQUADROCentralizado"/>
            </w:pPr>
          </w:p>
        </w:tc>
        <w:tc>
          <w:tcPr>
            <w:tcW w:w="284" w:type="dxa"/>
            <w:tcBorders>
              <w:bottom w:val="single" w:sz="4" w:space="0" w:color="auto"/>
            </w:tcBorders>
          </w:tcPr>
          <w:p w14:paraId="7DBE2E22" w14:textId="77777777" w:rsidR="00E07EA8" w:rsidRDefault="00E07EA8" w:rsidP="001F53A5">
            <w:pPr>
              <w:pStyle w:val="TF-TEXTOQUADROCentralizado"/>
            </w:pPr>
          </w:p>
        </w:tc>
        <w:tc>
          <w:tcPr>
            <w:tcW w:w="284" w:type="dxa"/>
            <w:tcBorders>
              <w:bottom w:val="single" w:sz="4" w:space="0" w:color="auto"/>
            </w:tcBorders>
            <w:shd w:val="clear" w:color="auto" w:fill="auto"/>
          </w:tcPr>
          <w:p w14:paraId="03FCD8E6"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16199D7D"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6FBB8525"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07EFDA40" w14:textId="77777777" w:rsidR="00E07EA8" w:rsidRDefault="00E07EA8" w:rsidP="001F53A5">
            <w:pPr>
              <w:pStyle w:val="TF-TEXTOQUADROCentralizado"/>
            </w:pPr>
          </w:p>
        </w:tc>
        <w:tc>
          <w:tcPr>
            <w:tcW w:w="289" w:type="dxa"/>
            <w:tcBorders>
              <w:bottom w:val="single" w:sz="4" w:space="0" w:color="auto"/>
            </w:tcBorders>
            <w:shd w:val="clear" w:color="auto" w:fill="A6A6A6" w:themeFill="background1" w:themeFillShade="A6"/>
          </w:tcPr>
          <w:p w14:paraId="17947BD4" w14:textId="77777777" w:rsidR="00E07EA8" w:rsidRDefault="00E07EA8" w:rsidP="001F53A5">
            <w:pPr>
              <w:pStyle w:val="TF-TEXTOQUADROCentralizado"/>
            </w:pPr>
          </w:p>
        </w:tc>
      </w:tr>
      <w:tr w:rsidR="00E07EA8" w14:paraId="074C06FA" w14:textId="77777777" w:rsidTr="00D27B0B">
        <w:trPr>
          <w:trHeight w:val="300"/>
          <w:jc w:val="center"/>
        </w:trPr>
        <w:tc>
          <w:tcPr>
            <w:tcW w:w="6171" w:type="dxa"/>
            <w:tcBorders>
              <w:left w:val="single" w:sz="4" w:space="0" w:color="auto"/>
              <w:bottom w:val="single" w:sz="4" w:space="0" w:color="auto"/>
            </w:tcBorders>
          </w:tcPr>
          <w:p w14:paraId="7EF8D639" w14:textId="77777777" w:rsidR="00E07EA8" w:rsidRPr="00EC7DEF" w:rsidRDefault="00E07EA8" w:rsidP="001F53A5">
            <w:pPr>
              <w:pStyle w:val="TF-TEXTOQUADRO"/>
            </w:pPr>
            <w:r>
              <w:t>testes</w:t>
            </w:r>
          </w:p>
        </w:tc>
        <w:tc>
          <w:tcPr>
            <w:tcW w:w="273" w:type="dxa"/>
            <w:tcBorders>
              <w:bottom w:val="single" w:sz="4" w:space="0" w:color="auto"/>
            </w:tcBorders>
          </w:tcPr>
          <w:p w14:paraId="2B3F38CD" w14:textId="77777777" w:rsidR="00E07EA8" w:rsidRDefault="00E07EA8" w:rsidP="001F53A5">
            <w:pPr>
              <w:pStyle w:val="TF-TEXTOQUADROCentralizado"/>
            </w:pPr>
          </w:p>
        </w:tc>
        <w:tc>
          <w:tcPr>
            <w:tcW w:w="284" w:type="dxa"/>
            <w:tcBorders>
              <w:bottom w:val="single" w:sz="4" w:space="0" w:color="auto"/>
            </w:tcBorders>
          </w:tcPr>
          <w:p w14:paraId="3372E01F" w14:textId="77777777" w:rsidR="00E07EA8" w:rsidRDefault="00E07EA8" w:rsidP="001F53A5">
            <w:pPr>
              <w:pStyle w:val="TF-TEXTOQUADROCentralizado"/>
            </w:pPr>
          </w:p>
        </w:tc>
        <w:tc>
          <w:tcPr>
            <w:tcW w:w="284" w:type="dxa"/>
            <w:tcBorders>
              <w:bottom w:val="single" w:sz="4" w:space="0" w:color="auto"/>
            </w:tcBorders>
          </w:tcPr>
          <w:p w14:paraId="590CE252" w14:textId="77777777" w:rsidR="00E07EA8" w:rsidRDefault="00E07EA8" w:rsidP="001F53A5">
            <w:pPr>
              <w:pStyle w:val="TF-TEXTOQUADROCentralizado"/>
            </w:pPr>
          </w:p>
        </w:tc>
        <w:tc>
          <w:tcPr>
            <w:tcW w:w="284" w:type="dxa"/>
            <w:tcBorders>
              <w:bottom w:val="single" w:sz="4" w:space="0" w:color="auto"/>
            </w:tcBorders>
          </w:tcPr>
          <w:p w14:paraId="5E53548E" w14:textId="77777777" w:rsidR="00E07EA8" w:rsidRDefault="00E07EA8" w:rsidP="001F53A5">
            <w:pPr>
              <w:pStyle w:val="TF-TEXTOQUADROCentralizado"/>
            </w:pPr>
          </w:p>
        </w:tc>
        <w:tc>
          <w:tcPr>
            <w:tcW w:w="284" w:type="dxa"/>
            <w:tcBorders>
              <w:bottom w:val="single" w:sz="4" w:space="0" w:color="auto"/>
            </w:tcBorders>
          </w:tcPr>
          <w:p w14:paraId="3DDFB396" w14:textId="77777777" w:rsidR="00E07EA8" w:rsidRDefault="00E07EA8" w:rsidP="001F53A5">
            <w:pPr>
              <w:pStyle w:val="TF-TEXTOQUADROCentralizado"/>
            </w:pPr>
          </w:p>
        </w:tc>
        <w:tc>
          <w:tcPr>
            <w:tcW w:w="284" w:type="dxa"/>
            <w:tcBorders>
              <w:bottom w:val="single" w:sz="4" w:space="0" w:color="auto"/>
            </w:tcBorders>
          </w:tcPr>
          <w:p w14:paraId="49F95FD4"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7EDE15CA"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28F6D50E" w14:textId="77777777" w:rsidR="00E07EA8" w:rsidRDefault="00E07EA8" w:rsidP="001F53A5">
            <w:pPr>
              <w:pStyle w:val="TF-TEXTOQUADROCentralizado"/>
            </w:pPr>
          </w:p>
        </w:tc>
        <w:tc>
          <w:tcPr>
            <w:tcW w:w="284" w:type="dxa"/>
            <w:tcBorders>
              <w:bottom w:val="single" w:sz="4" w:space="0" w:color="auto"/>
            </w:tcBorders>
            <w:shd w:val="clear" w:color="auto" w:fill="A6A6A6" w:themeFill="background1" w:themeFillShade="A6"/>
          </w:tcPr>
          <w:p w14:paraId="20583881" w14:textId="77777777" w:rsidR="00E07EA8" w:rsidRDefault="00E07EA8" w:rsidP="001F53A5">
            <w:pPr>
              <w:pStyle w:val="TF-TEXTOQUADROCentralizado"/>
            </w:pPr>
          </w:p>
        </w:tc>
        <w:tc>
          <w:tcPr>
            <w:tcW w:w="289" w:type="dxa"/>
            <w:tcBorders>
              <w:bottom w:val="single" w:sz="4" w:space="0" w:color="auto"/>
            </w:tcBorders>
            <w:shd w:val="clear" w:color="auto" w:fill="A6A6A6" w:themeFill="background1" w:themeFillShade="A6"/>
          </w:tcPr>
          <w:p w14:paraId="737C6C1A" w14:textId="77777777" w:rsidR="00E07EA8" w:rsidRDefault="00E07EA8" w:rsidP="001F53A5">
            <w:pPr>
              <w:pStyle w:val="TF-TEXTOQUADROCentralizado"/>
            </w:pPr>
          </w:p>
        </w:tc>
      </w:tr>
    </w:tbl>
    <w:p w14:paraId="0AB45D18" w14:textId="77777777" w:rsidR="00E07EA8" w:rsidRDefault="00E07EA8" w:rsidP="00E74973">
      <w:pPr>
        <w:pStyle w:val="TF-FONTE"/>
      </w:pPr>
      <w:r>
        <w:t>Fonte: elaborado pelo autor.</w:t>
      </w:r>
    </w:p>
    <w:p w14:paraId="44642501" w14:textId="77777777" w:rsidR="00E07EA8" w:rsidRPr="007A1883" w:rsidRDefault="00E07EA8" w:rsidP="00CB4170">
      <w:pPr>
        <w:pStyle w:val="Ttulo1"/>
      </w:pPr>
      <w:r>
        <w:t>REVISÃO BIBLIOGRÁFICA</w:t>
      </w:r>
    </w:p>
    <w:p w14:paraId="50EC758C" w14:textId="77777777" w:rsidR="00E07EA8" w:rsidRDefault="00E07EA8" w:rsidP="00E74973">
      <w:pPr>
        <w:pStyle w:val="TF-TEXTO"/>
      </w:pPr>
      <w:r>
        <w:t>Esta seção descreve brevemente os assuntos que fundamentarão o desenvolvimento do protótipo proposto. A seção 4.1 aborda as características e utilização do Reconhecimento de padrões. A seção 4.2 faz a contextualização e da Taxonomia, com enfoque na criação de chaves taxonômicas.</w:t>
      </w:r>
    </w:p>
    <w:p w14:paraId="1A666210" w14:textId="77777777" w:rsidR="00E07EA8" w:rsidRDefault="00E07EA8" w:rsidP="00E74973">
      <w:pPr>
        <w:pStyle w:val="TF-TEXTO"/>
      </w:pPr>
    </w:p>
    <w:p w14:paraId="64CCD05C" w14:textId="77777777" w:rsidR="00E07EA8" w:rsidRDefault="00E07EA8" w:rsidP="00BB7041">
      <w:pPr>
        <w:pStyle w:val="Ttulo2"/>
      </w:pPr>
      <w:r>
        <w:t>rECONHECIMENTO DE PADRÕES</w:t>
      </w:r>
    </w:p>
    <w:p w14:paraId="20623D61" w14:textId="77777777" w:rsidR="00E07EA8" w:rsidRDefault="00E07EA8"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 (GEOFF DOUGHERTY, 2013). </w:t>
      </w:r>
    </w:p>
    <w:p w14:paraId="73D9718D" w14:textId="77777777" w:rsidR="00E07EA8" w:rsidRPr="00A90466" w:rsidRDefault="00E07EA8"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 (ANSARI, 2018). O reconhecimento de padrões não é uma técnica particular de aprendizado de máquina, mas sim um conglomerado de algoritmos capazes de cumprir objetivos de diversos escopos, sendo ferramenta para outras áreas da inteligência artificial, como Aprendizado de máquina e Aprendizado profundo.</w:t>
      </w:r>
    </w:p>
    <w:p w14:paraId="77E61AB7" w14:textId="77777777" w:rsidR="00E07EA8" w:rsidRDefault="00E07EA8" w:rsidP="00105DAC">
      <w:pPr>
        <w:pStyle w:val="TF-TEXTO"/>
      </w:pPr>
      <w:r>
        <w:t>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animais.</w:t>
      </w:r>
    </w:p>
    <w:p w14:paraId="519BDF48" w14:textId="77777777" w:rsidR="00E07EA8" w:rsidRDefault="00E07EA8" w:rsidP="00CC21EC">
      <w:pPr>
        <w:pStyle w:val="TF-TEXTO"/>
      </w:pPr>
    </w:p>
    <w:p w14:paraId="63D1B049" w14:textId="77777777" w:rsidR="00E07EA8" w:rsidRDefault="00E07EA8" w:rsidP="00BB7041">
      <w:pPr>
        <w:pStyle w:val="Ttulo2"/>
      </w:pPr>
      <w:r>
        <w:t>CHAVES TAXONOMICAS</w:t>
      </w:r>
    </w:p>
    <w:p w14:paraId="7E64C645" w14:textId="77777777" w:rsidR="00E07EA8" w:rsidRDefault="00E07EA8" w:rsidP="00CC21EC">
      <w:pPr>
        <w:pStyle w:val="TF-TEXTO"/>
      </w:pPr>
      <w:r>
        <w:t xml:space="preserve">A Taxonomia, desenvolvida por </w:t>
      </w:r>
      <w:proofErr w:type="spellStart"/>
      <w:r>
        <w:t>Carolus</w:t>
      </w:r>
      <w:proofErr w:type="spellEnd"/>
      <w:r>
        <w:t xml:space="preserve"> Linnaeus no século XVIII com a publicação de seu livro </w:t>
      </w:r>
      <w:proofErr w:type="spellStart"/>
      <w:r>
        <w:rPr>
          <w:i/>
          <w:iCs/>
        </w:rPr>
        <w:t>Species</w:t>
      </w:r>
      <w:proofErr w:type="spellEnd"/>
      <w:r>
        <w:rPr>
          <w:i/>
          <w:iCs/>
        </w:rPr>
        <w:t xml:space="preserve"> Plantarum </w:t>
      </w:r>
      <w:r>
        <w:t xml:space="preserve">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 (CASTRO, 2007). </w:t>
      </w:r>
    </w:p>
    <w:p w14:paraId="7B173887" w14:textId="77777777" w:rsidR="00E07EA8" w:rsidRDefault="00E07EA8" w:rsidP="00CC21EC">
      <w:pPr>
        <w:pStyle w:val="TF-TEXTO"/>
      </w:pPr>
      <w:r>
        <w:t xml:space="preserve">A classificação dos seres vivos ocorre através de características taxonômicas, também conhecidos como </w:t>
      </w:r>
      <w:proofErr w:type="spellStart"/>
      <w:r>
        <w:t>Taxóns</w:t>
      </w:r>
      <w:proofErr w:type="spellEnd"/>
      <w:r>
        <w:t>, sendo eles, em ordem decrescente: Reino (Kingdom), Filo (</w:t>
      </w:r>
      <w:proofErr w:type="spellStart"/>
      <w:r>
        <w:t>Phylum</w:t>
      </w:r>
      <w:proofErr w:type="spellEnd"/>
      <w:r>
        <w:t>), Classe (</w:t>
      </w:r>
      <w:proofErr w:type="spellStart"/>
      <w:r>
        <w:t>Class</w:t>
      </w:r>
      <w:proofErr w:type="spellEnd"/>
      <w:r>
        <w:t>), Ordem (</w:t>
      </w:r>
      <w:proofErr w:type="spellStart"/>
      <w:r>
        <w:t>Order</w:t>
      </w:r>
      <w:proofErr w:type="spellEnd"/>
      <w:r>
        <w:t>), Família (</w:t>
      </w:r>
      <w:proofErr w:type="spellStart"/>
      <w:r>
        <w:t>Familly</w:t>
      </w:r>
      <w:proofErr w:type="spellEnd"/>
      <w:r>
        <w:t xml:space="preserve">), Gênero (Genus) e Espécie (CASTILHO, 2022).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 assim como a autoria de nomeação da serpente </w:t>
      </w:r>
      <w:r>
        <w:rPr>
          <w:i/>
          <w:iCs/>
        </w:rPr>
        <w:t>‌</w:t>
      </w:r>
      <w:proofErr w:type="spellStart"/>
      <w:r>
        <w:rPr>
          <w:i/>
          <w:iCs/>
        </w:rPr>
        <w:t>Micrurus</w:t>
      </w:r>
      <w:proofErr w:type="spellEnd"/>
      <w:r>
        <w:rPr>
          <w:i/>
          <w:iCs/>
        </w:rPr>
        <w:t xml:space="preserve"> </w:t>
      </w:r>
      <w:proofErr w:type="spellStart"/>
      <w:r>
        <w:rPr>
          <w:i/>
          <w:iCs/>
        </w:rPr>
        <w:t>corallinus</w:t>
      </w:r>
      <w:proofErr w:type="spellEnd"/>
      <w:r>
        <w:rPr>
          <w:i/>
          <w:iCs/>
        </w:rPr>
        <w:t xml:space="preserve">, </w:t>
      </w:r>
      <w:r>
        <w:t>popularmente conhecida como cobra-coral verdadeira.</w:t>
      </w:r>
    </w:p>
    <w:p w14:paraId="44E08FCC" w14:textId="77777777" w:rsidR="00E07EA8" w:rsidRPr="005659BF" w:rsidRDefault="00E07EA8" w:rsidP="00CC21EC">
      <w:pPr>
        <w:pStyle w:val="Legenda"/>
        <w:jc w:val="center"/>
        <w:rPr>
          <w:i w:val="0"/>
          <w:iCs w:val="0"/>
          <w:color w:val="auto"/>
          <w:sz w:val="20"/>
          <w:szCs w:val="20"/>
        </w:rPr>
      </w:pPr>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Pr="005659BF">
        <w:rPr>
          <w:i w:val="0"/>
          <w:iCs w:val="0"/>
          <w:noProof/>
          <w:color w:val="auto"/>
          <w:sz w:val="20"/>
          <w:szCs w:val="20"/>
        </w:rPr>
        <w:t>4</w:t>
      </w:r>
      <w:r w:rsidRPr="005659BF">
        <w:rPr>
          <w:color w:val="auto"/>
        </w:rPr>
        <w:fldChar w:fldCharType="end"/>
      </w:r>
      <w:r w:rsidRPr="005659BF">
        <w:rPr>
          <w:i w:val="0"/>
          <w:iCs w:val="0"/>
          <w:color w:val="auto"/>
          <w:sz w:val="20"/>
          <w:szCs w:val="20"/>
        </w:rPr>
        <w:t xml:space="preserve"> – Taxonomia da serpente </w:t>
      </w:r>
      <w:proofErr w:type="spellStart"/>
      <w:r w:rsidRPr="005659BF">
        <w:rPr>
          <w:i w:val="0"/>
          <w:iCs w:val="0"/>
          <w:color w:val="auto"/>
          <w:sz w:val="20"/>
          <w:szCs w:val="20"/>
        </w:rPr>
        <w:t>Micrurus</w:t>
      </w:r>
      <w:proofErr w:type="spellEnd"/>
      <w:r w:rsidRPr="005659BF">
        <w:rPr>
          <w:i w:val="0"/>
          <w:iCs w:val="0"/>
          <w:color w:val="auto"/>
          <w:sz w:val="20"/>
          <w:szCs w:val="20"/>
        </w:rPr>
        <w:t xml:space="preserve"> </w:t>
      </w:r>
      <w:proofErr w:type="spellStart"/>
      <w:r w:rsidRPr="005659BF">
        <w:rPr>
          <w:i w:val="0"/>
          <w:iCs w:val="0"/>
          <w:color w:val="auto"/>
          <w:sz w:val="20"/>
          <w:szCs w:val="20"/>
        </w:rPr>
        <w:t>cora</w:t>
      </w:r>
      <w:r w:rsidRPr="005659BF">
        <w:rPr>
          <w:i w:val="0"/>
          <w:iCs w:val="0"/>
          <w:noProof/>
          <w:color w:val="auto"/>
          <w:sz w:val="20"/>
          <w:szCs w:val="20"/>
        </w:rPr>
        <w:t>llinus</w:t>
      </w:r>
      <w:proofErr w:type="spellEnd"/>
    </w:p>
    <w:p w14:paraId="75F96F94" w14:textId="77777777" w:rsidR="00E07EA8" w:rsidRDefault="00E07EA8" w:rsidP="00C815DC">
      <w:pPr>
        <w:pStyle w:val="TF-TEXTO"/>
        <w:ind w:firstLine="0"/>
        <w:jc w:val="center"/>
      </w:pPr>
      <w:r>
        <w:rPr>
          <w:noProof/>
        </w:rPr>
        <w:drawing>
          <wp:inline distT="0" distB="0" distL="0" distR="0" wp14:anchorId="6086116F" wp14:editId="1257A917">
            <wp:extent cx="4084777" cy="1695227"/>
            <wp:effectExtent l="19050" t="19050" r="11430" b="19685"/>
            <wp:docPr id="1009600750" name="Imagem 100960075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7D3A853C" w14:textId="77777777" w:rsidR="00E07EA8" w:rsidRPr="005659BF" w:rsidRDefault="00E07EA8" w:rsidP="00CC21EC">
      <w:pPr>
        <w:pStyle w:val="TF-FONTE"/>
        <w:rPr>
          <w:szCs w:val="18"/>
        </w:rPr>
      </w:pPr>
      <w:r w:rsidRPr="005659BF">
        <w:rPr>
          <w:szCs w:val="18"/>
        </w:rPr>
        <w:t xml:space="preserve">Fonte: </w:t>
      </w:r>
      <w:r w:rsidRPr="005659BF">
        <w:rPr>
          <w:szCs w:val="18"/>
          <w:shd w:val="clear" w:color="auto" w:fill="FFFFFF"/>
        </w:rPr>
        <w:t>Carreira et al.</w:t>
      </w:r>
      <w:r>
        <w:rPr>
          <w:szCs w:val="18"/>
          <w:shd w:val="clear" w:color="auto" w:fill="FFFFFF"/>
        </w:rPr>
        <w:t xml:space="preserve"> (</w:t>
      </w:r>
      <w:r w:rsidRPr="005659BF">
        <w:rPr>
          <w:szCs w:val="18"/>
          <w:shd w:val="clear" w:color="auto" w:fill="FFFFFF"/>
        </w:rPr>
        <w:t>2014</w:t>
      </w:r>
      <w:r>
        <w:rPr>
          <w:szCs w:val="18"/>
          <w:shd w:val="clear" w:color="auto" w:fill="FFFFFF"/>
        </w:rPr>
        <w:t>).</w:t>
      </w:r>
    </w:p>
    <w:p w14:paraId="49165465" w14:textId="77777777" w:rsidR="00E07EA8" w:rsidRDefault="00E07EA8" w:rsidP="00CC21EC">
      <w:pPr>
        <w:pStyle w:val="TF-TEXTO"/>
      </w:pPr>
      <w:r>
        <w:t xml:space="preserve">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 Estas características também podem ser utilizadas para identificar de maneira geral, se uma espécie observada é ou não peçonhenta, e se pode ser manuseada com segurança por um observador, como ilustrado na </w:t>
      </w:r>
      <w:r>
        <w:fldChar w:fldCharType="begin"/>
      </w:r>
      <w:r>
        <w:instrText xml:space="preserve"> REF _Ref138703704 \h </w:instrText>
      </w:r>
      <w:r>
        <w:fldChar w:fldCharType="separate"/>
      </w:r>
      <w:r w:rsidRPr="005825D3">
        <w:t xml:space="preserve">Figura </w:t>
      </w:r>
      <w:r>
        <w:rPr>
          <w:i/>
          <w:iCs/>
          <w:noProof/>
        </w:rPr>
        <w:t>5</w:t>
      </w:r>
      <w:r>
        <w:fldChar w:fldCharType="end"/>
      </w:r>
      <w:r>
        <w:t>.</w:t>
      </w:r>
    </w:p>
    <w:p w14:paraId="78B07B6F" w14:textId="77777777" w:rsidR="00E07EA8" w:rsidRPr="005825D3" w:rsidRDefault="00E07EA8" w:rsidP="00B32895">
      <w:pPr>
        <w:pStyle w:val="Legenda"/>
        <w:jc w:val="center"/>
        <w:rPr>
          <w:i w:val="0"/>
          <w:iCs w:val="0"/>
          <w:color w:val="auto"/>
          <w:sz w:val="20"/>
          <w:szCs w:val="20"/>
        </w:rPr>
      </w:pPr>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Pr>
          <w:i w:val="0"/>
          <w:iCs w:val="0"/>
          <w:noProof/>
          <w:color w:val="auto"/>
          <w:sz w:val="20"/>
          <w:szCs w:val="20"/>
        </w:rPr>
        <w:t>5</w:t>
      </w:r>
      <w:r w:rsidRPr="005825D3">
        <w:rPr>
          <w:i w:val="0"/>
          <w:iCs w:val="0"/>
          <w:color w:val="auto"/>
          <w:sz w:val="20"/>
          <w:szCs w:val="20"/>
        </w:rPr>
        <w:fldChar w:fldCharType="end"/>
      </w:r>
      <w:r w:rsidRPr="005825D3">
        <w:rPr>
          <w:i w:val="0"/>
          <w:iCs w:val="0"/>
          <w:color w:val="auto"/>
          <w:sz w:val="20"/>
          <w:szCs w:val="20"/>
        </w:rPr>
        <w:t xml:space="preserve"> - Diferenciação entre serpentes peçonhentas e não peçonhentas</w:t>
      </w:r>
    </w:p>
    <w:p w14:paraId="257C3BE0" w14:textId="77777777" w:rsidR="00E07EA8" w:rsidRDefault="00E07EA8" w:rsidP="00C10199">
      <w:pPr>
        <w:pStyle w:val="TF-TEXTO"/>
        <w:ind w:firstLine="0"/>
        <w:jc w:val="center"/>
      </w:pPr>
      <w:r>
        <w:rPr>
          <w:noProof/>
        </w:rPr>
        <w:drawing>
          <wp:inline distT="0" distB="0" distL="0" distR="0" wp14:anchorId="47FEA20F" wp14:editId="0E9BF6F7">
            <wp:extent cx="3295990" cy="4846552"/>
            <wp:effectExtent l="19050" t="19050" r="19050" b="11430"/>
            <wp:docPr id="696786185" name="Imagem 696786185"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A11BF17" w14:textId="77777777" w:rsidR="00E07EA8" w:rsidRPr="005825D3" w:rsidRDefault="00E07EA8" w:rsidP="00B17592">
      <w:pPr>
        <w:pStyle w:val="TF-FONTE"/>
        <w:rPr>
          <w:lang w:val="en-US"/>
        </w:rPr>
      </w:pPr>
      <w:r w:rsidRPr="005825D3">
        <w:rPr>
          <w:lang w:val="en-US"/>
        </w:rPr>
        <w:t xml:space="preserve">Fonte: </w:t>
      </w:r>
      <w:proofErr w:type="spellStart"/>
      <w:r w:rsidRPr="005825D3">
        <w:rPr>
          <w:lang w:val="en-US"/>
        </w:rPr>
        <w:t>Buononato</w:t>
      </w:r>
      <w:proofErr w:type="spellEnd"/>
      <w:r>
        <w:rPr>
          <w:lang w:val="en-US"/>
        </w:rPr>
        <w:t xml:space="preserve"> (</w:t>
      </w:r>
      <w:r w:rsidRPr="005825D3">
        <w:rPr>
          <w:lang w:val="en-US"/>
        </w:rPr>
        <w:t>2015</w:t>
      </w:r>
      <w:r>
        <w:rPr>
          <w:lang w:val="en-US"/>
        </w:rPr>
        <w:t>).</w:t>
      </w:r>
    </w:p>
    <w:p w14:paraId="05DCB079" w14:textId="77777777" w:rsidR="00E07EA8" w:rsidRPr="00350429" w:rsidRDefault="00E07EA8" w:rsidP="00E74973">
      <w:pPr>
        <w:pStyle w:val="TF-refernciasbibliogrficasTTULO"/>
        <w:rPr>
          <w:lang w:val="en-US"/>
        </w:rPr>
      </w:pPr>
      <w:commentRangeStart w:id="62"/>
      <w:commentRangeStart w:id="63"/>
      <w:r w:rsidRPr="00350429">
        <w:rPr>
          <w:lang w:val="en-US"/>
        </w:rPr>
        <w:lastRenderedPageBreak/>
        <w:t>Referências</w:t>
      </w:r>
      <w:commentRangeEnd w:id="62"/>
      <w:r>
        <w:rPr>
          <w:rStyle w:val="Refdecomentrio"/>
          <w:b w:val="0"/>
          <w:caps w:val="0"/>
        </w:rPr>
        <w:commentReference w:id="62"/>
      </w:r>
      <w:commentRangeEnd w:id="63"/>
      <w:r>
        <w:rPr>
          <w:rStyle w:val="Refdecomentrio"/>
          <w:b w:val="0"/>
          <w:caps w:val="0"/>
        </w:rPr>
        <w:commentReference w:id="63"/>
      </w:r>
    </w:p>
    <w:p w14:paraId="7E6AC0A2" w14:textId="77777777" w:rsidR="00E07EA8" w:rsidRPr="00350429" w:rsidRDefault="00E07EA8" w:rsidP="005A4FA0">
      <w:pPr>
        <w:pStyle w:val="TF-REFERNCIASITEM"/>
        <w:rPr>
          <w:lang w:val="en-US"/>
        </w:rPr>
      </w:pPr>
    </w:p>
    <w:p w14:paraId="606D0D45" w14:textId="77777777" w:rsidR="00E07EA8" w:rsidRPr="00350429" w:rsidRDefault="00E07EA8" w:rsidP="00CC21EC">
      <w:pPr>
        <w:pStyle w:val="TF-REFERNCIASITEM"/>
        <w:rPr>
          <w:lang w:val="en-US"/>
        </w:rPr>
      </w:pPr>
    </w:p>
    <w:p w14:paraId="52A30B06" w14:textId="77777777" w:rsidR="00E07EA8" w:rsidRDefault="00E07EA8" w:rsidP="00CC21EC">
      <w:pPr>
        <w:pStyle w:val="TF-TEXTO"/>
      </w:pPr>
      <w:r w:rsidRPr="00350429">
        <w:rPr>
          <w:lang w:val="en-US"/>
        </w:rPr>
        <w:t xml:space="preserve">ANSARI, S. Pattern Recognition | Introduction - </w:t>
      </w:r>
      <w:proofErr w:type="spellStart"/>
      <w:r w:rsidRPr="00350429">
        <w:rPr>
          <w:lang w:val="en-US"/>
        </w:rPr>
        <w:t>GeeksforGeeks</w:t>
      </w:r>
      <w:proofErr w:type="spellEnd"/>
      <w:r w:rsidRPr="00350429">
        <w:rPr>
          <w:lang w:val="en-US"/>
        </w:rPr>
        <w:t xml:space="preserve">. </w:t>
      </w:r>
      <w:r>
        <w:t>Disponível em: &lt;https://www.geeksforgeeks.org/pattern-recognition-introduction/&gt;. Acesso em: 18 jun. 2023.</w:t>
      </w:r>
    </w:p>
    <w:p w14:paraId="53EAC1CA" w14:textId="77777777" w:rsidR="00E07EA8" w:rsidRDefault="00E07EA8" w:rsidP="00CC21EC">
      <w:pPr>
        <w:pStyle w:val="TF-TEXTO"/>
      </w:pPr>
      <w:r>
        <w:t xml:space="preserve">BUONONATO. Marcus. </w:t>
      </w:r>
      <w:r w:rsidRPr="001225C5">
        <w:t>Quadro de identificação rápida das serpentes peçonhentas do Brasil</w:t>
      </w:r>
      <w:r>
        <w:t>. 02 de nov. 2015. Facebook:</w:t>
      </w:r>
      <w:r w:rsidRPr="001225C5">
        <w:t xml:space="preserve"> Marcus </w:t>
      </w:r>
      <w:proofErr w:type="spellStart"/>
      <w:r w:rsidRPr="001225C5">
        <w:t>Buononato</w:t>
      </w:r>
      <w:proofErr w:type="spellEnd"/>
      <w:r>
        <w:t xml:space="preserve">. </w:t>
      </w:r>
      <w:r w:rsidRPr="001225C5">
        <w:t>Disponível em: &lt;https://www.facebook.com/photo.php?fbid=153995771621689&amp;set=pb.100010338018322.-2207520000.&amp;type=3&amp;locale=pt_BR&gt;. Acesso em: 26 jun. 2023.</w:t>
      </w:r>
    </w:p>
    <w:p w14:paraId="70194FB3" w14:textId="77777777" w:rsidR="00E07EA8" w:rsidRPr="00350429" w:rsidRDefault="00E07EA8" w:rsidP="00CC21EC">
      <w:pPr>
        <w:pStyle w:val="TF-TEXTO"/>
        <w:rPr>
          <w:lang w:val="en-US"/>
        </w:rPr>
      </w:pPr>
      <w:r>
        <w:t>BUNTATAN. Soros. [</w:t>
      </w:r>
      <w:proofErr w:type="spellStart"/>
      <w:r>
        <w:t>S.l</w:t>
      </w:r>
      <w:proofErr w:type="spellEnd"/>
      <w:r>
        <w:t xml:space="preserve">.]. [2023] Disponível em: &lt;https://butantan.gov.br/soros&gt;. </w:t>
      </w:r>
      <w:proofErr w:type="spellStart"/>
      <w:r w:rsidRPr="00350429">
        <w:rPr>
          <w:lang w:val="en-US"/>
        </w:rPr>
        <w:t>Acesso</w:t>
      </w:r>
      <w:proofErr w:type="spellEnd"/>
      <w:r w:rsidRPr="00350429">
        <w:rPr>
          <w:lang w:val="en-US"/>
        </w:rPr>
        <w:t xml:space="preserve"> </w:t>
      </w:r>
      <w:proofErr w:type="spellStart"/>
      <w:r w:rsidRPr="00350429">
        <w:rPr>
          <w:lang w:val="en-US"/>
        </w:rPr>
        <w:t>em</w:t>
      </w:r>
      <w:proofErr w:type="spellEnd"/>
      <w:r w:rsidRPr="00350429">
        <w:rPr>
          <w:lang w:val="en-US"/>
        </w:rPr>
        <w:t>: 24 abr. 2023.</w:t>
      </w:r>
    </w:p>
    <w:p w14:paraId="161386C2" w14:textId="77777777" w:rsidR="00E07EA8" w:rsidRDefault="00E07EA8" w:rsidP="00CC21EC">
      <w:pPr>
        <w:pStyle w:val="TF-TEXTO"/>
      </w:pPr>
      <w:r w:rsidRPr="00350429">
        <w:rPr>
          <w:lang w:val="en-US"/>
        </w:rPr>
        <w:t xml:space="preserve">CARREIRA, S. et al. IUCN Red List of Threatened Species: Micrurus </w:t>
      </w:r>
      <w:proofErr w:type="spellStart"/>
      <w:r w:rsidRPr="00350429">
        <w:rPr>
          <w:lang w:val="en-US"/>
        </w:rPr>
        <w:t>corallinus</w:t>
      </w:r>
      <w:proofErr w:type="spellEnd"/>
      <w:r w:rsidRPr="00350429">
        <w:rPr>
          <w:lang w:val="en-US"/>
        </w:rPr>
        <w:t xml:space="preserve">. </w:t>
      </w:r>
      <w:r>
        <w:t>Disponível em: &lt;https://www.iucnredlist.org/</w:t>
      </w:r>
      <w:proofErr w:type="spellStart"/>
      <w:r>
        <w:t>species</w:t>
      </w:r>
      <w:proofErr w:type="spellEnd"/>
      <w:r>
        <w:t xml:space="preserve">/56040806/56040867&gt;. Acesso em: 18 </w:t>
      </w:r>
      <w:proofErr w:type="spellStart"/>
      <w:r>
        <w:t>jun</w:t>
      </w:r>
      <w:proofErr w:type="spellEnd"/>
      <w:r>
        <w:t xml:space="preserve"> 2023.</w:t>
      </w:r>
    </w:p>
    <w:p w14:paraId="06257634" w14:textId="77777777" w:rsidR="00E07EA8" w:rsidRDefault="00E07EA8" w:rsidP="00CC21EC">
      <w:pPr>
        <w:pStyle w:val="TF-TEXTO"/>
      </w:pPr>
      <w:r w:rsidRPr="00AB6A90">
        <w:t>CASTILHO, Rubens. Classificação dos Seres Vivos. Disponível em: &lt;https://www.todamateria.com.br/</w:t>
      </w:r>
      <w:proofErr w:type="spellStart"/>
      <w:r w:rsidRPr="00AB6A90">
        <w:t>classificacao</w:t>
      </w:r>
      <w:proofErr w:type="spellEnd"/>
      <w:r w:rsidRPr="00AB6A90">
        <w:t>-dos-seres-vivos/&gt;.</w:t>
      </w:r>
    </w:p>
    <w:p w14:paraId="6634656E" w14:textId="77777777" w:rsidR="00E07EA8" w:rsidRDefault="00E07EA8" w:rsidP="00CC21EC">
      <w:pPr>
        <w:pStyle w:val="TF-TEXTO"/>
      </w:pPr>
      <w:r w:rsidRPr="00AB6A90">
        <w:t>CASTRO, Fábio de. Pai da taxonomia. Disponível em: &lt;https://agencia.fapesp.br/pai-da-taxonomia/8020/&gt;.</w:t>
      </w:r>
    </w:p>
    <w:p w14:paraId="0324242D" w14:textId="77777777" w:rsidR="00E07EA8" w:rsidRPr="00350429" w:rsidRDefault="00E07EA8" w:rsidP="00565CB0">
      <w:pPr>
        <w:pStyle w:val="TF-TEXTO"/>
        <w:rPr>
          <w:u w:val="single"/>
          <w:lang w:val="en-US"/>
        </w:rPr>
      </w:pPr>
      <w:r w:rsidRPr="00350429">
        <w:rPr>
          <w:lang w:val="en-US"/>
        </w:rPr>
        <w:t>GEOFF DOUGHERTY. Pattern Recognition and Classification An Introduction. [</w:t>
      </w:r>
      <w:proofErr w:type="spellStart"/>
      <w:r w:rsidRPr="00350429">
        <w:rPr>
          <w:lang w:val="en-US"/>
        </w:rPr>
        <w:t>s.l.</w:t>
      </w:r>
      <w:proofErr w:type="spellEnd"/>
      <w:r w:rsidRPr="00350429">
        <w:rPr>
          <w:lang w:val="en-US"/>
        </w:rPr>
        <w:t>] New York, Ny Springer, 2013.</w:t>
      </w:r>
    </w:p>
    <w:p w14:paraId="1C8C8574" w14:textId="77777777" w:rsidR="00E07EA8" w:rsidRDefault="00E07EA8" w:rsidP="00CC21EC">
      <w:pPr>
        <w:pStyle w:val="TF-TEXTO"/>
      </w:pPr>
      <w:r>
        <w:rPr>
          <w:lang w:val="en-US"/>
        </w:rPr>
        <w:t xml:space="preserve">‌INATURALIST. Connect with Nature. </w:t>
      </w:r>
      <w:r w:rsidRPr="00350429">
        <w:t xml:space="preserve">[S.I.], 2023a. </w:t>
      </w:r>
      <w:r>
        <w:t>Disponível em: &lt;https://www.inaturalist.org/&gt;. Acesso em: 17 abr. 2023.</w:t>
      </w:r>
    </w:p>
    <w:p w14:paraId="55E861F9" w14:textId="77777777" w:rsidR="00E07EA8" w:rsidRDefault="00E07EA8" w:rsidP="00CC21EC">
      <w:pPr>
        <w:pStyle w:val="TF-TEXTO"/>
        <w:rPr>
          <w:lang w:val="en-US"/>
        </w:rPr>
      </w:pPr>
      <w:r>
        <w:t xml:space="preserve">INATURALIST. </w:t>
      </w:r>
      <w:proofErr w:type="spellStart"/>
      <w:r>
        <w:t>Developers</w:t>
      </w:r>
      <w:proofErr w:type="spellEnd"/>
      <w:r>
        <w:t>. [S.I.], 2023b. Disponível em: &lt;https://www.inaturalist.org/</w:t>
      </w:r>
      <w:proofErr w:type="spellStart"/>
      <w:r>
        <w:t>pages</w:t>
      </w:r>
      <w:proofErr w:type="spellEnd"/>
      <w:r>
        <w:t>/</w:t>
      </w:r>
      <w:proofErr w:type="spellStart"/>
      <w:r>
        <w:t>developers</w:t>
      </w:r>
      <w:proofErr w:type="spellEnd"/>
      <w:r>
        <w:t xml:space="preserve">&gt;. </w:t>
      </w:r>
      <w:proofErr w:type="spellStart"/>
      <w:r>
        <w:rPr>
          <w:lang w:val="en-US"/>
        </w:rPr>
        <w:t>Acesso</w:t>
      </w:r>
      <w:proofErr w:type="spellEnd"/>
      <w:r>
        <w:rPr>
          <w:lang w:val="en-US"/>
        </w:rPr>
        <w:t xml:space="preserve"> </w:t>
      </w:r>
      <w:proofErr w:type="spellStart"/>
      <w:r>
        <w:rPr>
          <w:lang w:val="en-US"/>
        </w:rPr>
        <w:t>em</w:t>
      </w:r>
      <w:proofErr w:type="spellEnd"/>
      <w:r>
        <w:rPr>
          <w:lang w:val="en-US"/>
        </w:rPr>
        <w:t>: 17 abr. 2023.</w:t>
      </w:r>
    </w:p>
    <w:p w14:paraId="4F036C17" w14:textId="77777777" w:rsidR="00E07EA8" w:rsidRPr="00350429" w:rsidRDefault="00E07EA8" w:rsidP="00CC21EC">
      <w:pPr>
        <w:pStyle w:val="TF-TEXTO"/>
      </w:pPr>
      <w:r w:rsidRPr="002618C0">
        <w:rPr>
          <w:lang w:val="en-US"/>
        </w:rPr>
        <w:t xml:space="preserve">KNIAZIEVA, </w:t>
      </w:r>
      <w:proofErr w:type="spellStart"/>
      <w:r w:rsidRPr="002618C0">
        <w:rPr>
          <w:lang w:val="en-US"/>
        </w:rPr>
        <w:t>Yuliia</w:t>
      </w:r>
      <w:proofErr w:type="spellEnd"/>
      <w:r w:rsidRPr="002618C0">
        <w:rPr>
          <w:lang w:val="en-US"/>
        </w:rPr>
        <w:t xml:space="preserve">. ‌Pattern Recognition in Machine Learning. </w:t>
      </w:r>
      <w:r w:rsidRPr="00350429">
        <w:t>Disponível em: &lt;https://labelyourdata.com/articles/pattern-recognition-in-machine-learning&gt;. Acesso em: 24 jun. 2023.</w:t>
      </w:r>
    </w:p>
    <w:p w14:paraId="51569801" w14:textId="77777777" w:rsidR="00E07EA8" w:rsidRDefault="00E07EA8"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proofErr w:type="spellStart"/>
      <w:r>
        <w:rPr>
          <w:lang w:val="en-US"/>
        </w:rPr>
        <w:t>Acesso</w:t>
      </w:r>
      <w:proofErr w:type="spellEnd"/>
      <w:r>
        <w:rPr>
          <w:lang w:val="en-US"/>
        </w:rPr>
        <w:t xml:space="preserve"> </w:t>
      </w:r>
      <w:proofErr w:type="spellStart"/>
      <w:r>
        <w:rPr>
          <w:lang w:val="en-US"/>
        </w:rPr>
        <w:t>em</w:t>
      </w:r>
      <w:proofErr w:type="spellEnd"/>
      <w:r>
        <w:rPr>
          <w:lang w:val="en-US"/>
        </w:rPr>
        <w:t>: 24 abr. 2023.</w:t>
      </w:r>
    </w:p>
    <w:p w14:paraId="02123C8D" w14:textId="77777777" w:rsidR="00E07EA8" w:rsidRDefault="00E07EA8" w:rsidP="00CC21EC">
      <w:pPr>
        <w:pStyle w:val="TF-TEXTO"/>
        <w:rPr>
          <w:lang w:val="en-US"/>
        </w:rPr>
      </w:pPr>
      <w:r>
        <w:rPr>
          <w:lang w:val="en-US"/>
        </w:rPr>
        <w:t>RAJABIZADEH, M.; REZGHI, M. A comparative study on image-based snake identification using machine learning. Scientific Reports, v. 11, n. 1, p. 19142, 27 set. 2021.</w:t>
      </w:r>
    </w:p>
    <w:p w14:paraId="10A9AD11" w14:textId="77777777" w:rsidR="00E07EA8" w:rsidRDefault="00E07EA8" w:rsidP="00CC21EC">
      <w:pPr>
        <w:pStyle w:val="TF-TEXTO"/>
      </w:pPr>
      <w:r>
        <w:rPr>
          <w:lang w:val="en-US"/>
        </w:rPr>
        <w:t xml:space="preserve">VAN HORN, G. et al. The </w:t>
      </w:r>
      <w:proofErr w:type="spellStart"/>
      <w:r>
        <w:rPr>
          <w:lang w:val="en-US"/>
        </w:rPr>
        <w:t>iNaturalist</w:t>
      </w:r>
      <w:proofErr w:type="spellEnd"/>
      <w:r>
        <w:rPr>
          <w:lang w:val="en-US"/>
        </w:rPr>
        <w:t xml:space="preserve"> Species Classification and Detection Dataset. </w:t>
      </w:r>
      <w:r>
        <w:t>Disponível em: &lt;https://authors.library.caltech.edu/87114/&gt;. Acesso em: 24 abr. 2023.</w:t>
      </w:r>
    </w:p>
    <w:p w14:paraId="58610F5D" w14:textId="77777777" w:rsidR="00E07EA8" w:rsidRDefault="00E07EA8" w:rsidP="00CC21EC">
      <w:pPr>
        <w:pStyle w:val="TF-TEXTO"/>
        <w:rPr>
          <w:lang w:val="en-US"/>
        </w:rPr>
      </w:pPr>
      <w:r>
        <w:rPr>
          <w:lang w:val="en-US"/>
        </w:rPr>
        <w:t>VASMATKAR, M. et al., "Snake Species Identification and Recognition," 2020 IEEE Bombay Section Signature Conference (IBSSC), Mumbai, India, 2020, pp. 1-5.</w:t>
      </w:r>
    </w:p>
    <w:p w14:paraId="1E973762" w14:textId="77777777" w:rsidR="00E07EA8" w:rsidRDefault="00E07EA8" w:rsidP="00CC21EC">
      <w:pPr>
        <w:pStyle w:val="TF-TEXTO"/>
      </w:pPr>
      <w:r>
        <w:rPr>
          <w:lang w:val="en-US"/>
        </w:rPr>
        <w:t xml:space="preserve">WALTRICK, C. S.; GIASSON, L. O. M. Taxonomic key to the snakes (Squamata: Ophidia) species of the </w:t>
      </w:r>
      <w:proofErr w:type="spellStart"/>
      <w:r>
        <w:rPr>
          <w:lang w:val="en-US"/>
        </w:rPr>
        <w:t>Itajaí</w:t>
      </w:r>
      <w:proofErr w:type="spellEnd"/>
      <w:r>
        <w:rPr>
          <w:lang w:val="en-US"/>
        </w:rPr>
        <w:t xml:space="preserve"> Valley, Santa Catarina, Brazil. </w:t>
      </w:r>
      <w:r>
        <w:t>Papéis Avulsos de Zoologia, v. 61, p. e20216120–e20216120, 18 fev. 2021.</w:t>
      </w:r>
    </w:p>
    <w:p w14:paraId="2A3460DA" w14:textId="77777777" w:rsidR="00E07EA8" w:rsidRDefault="00E07EA8" w:rsidP="00CC21EC">
      <w:pPr>
        <w:pStyle w:val="TF-TEXTO"/>
      </w:pPr>
      <w:r>
        <w:t xml:space="preserve">‌WILDLIFE AI. </w:t>
      </w:r>
      <w:r>
        <w:rPr>
          <w:lang w:val="en-US"/>
        </w:rPr>
        <w:t xml:space="preserve">Using artificial intelligence to accelerate wildlife conservation. </w:t>
      </w:r>
      <w:r w:rsidRPr="00350429">
        <w:t>[S.I.]. Disponível</w:t>
      </w:r>
      <w:r>
        <w:t xml:space="preserve"> em: &lt;https://www.wildlife.ai/&gt;. Acesso em: 28 abr. 2023.</w:t>
      </w:r>
    </w:p>
    <w:p w14:paraId="36745227" w14:textId="77777777" w:rsidR="00E07EA8" w:rsidRDefault="00E07EA8" w:rsidP="00CC21EC">
      <w:pPr>
        <w:pStyle w:val="TF-TEXTO"/>
      </w:pPr>
      <w:r w:rsidRPr="00350429">
        <w:rPr>
          <w:lang w:val="en-US"/>
        </w:rPr>
        <w:t>WORLD HEALTH ORGANIZATION. Snakebite envenoming.</w:t>
      </w:r>
      <w:r w:rsidRPr="00175A3B">
        <w:rPr>
          <w:lang w:val="en-US"/>
        </w:rPr>
        <w:t xml:space="preserve"> </w:t>
      </w:r>
      <w:r w:rsidRPr="00350429">
        <w:t xml:space="preserve">[S.I.]. </w:t>
      </w:r>
      <w:r>
        <w:t>Disponível em: &lt;https://www.who.int/</w:t>
      </w:r>
      <w:proofErr w:type="spellStart"/>
      <w:r>
        <w:t>health-topics</w:t>
      </w:r>
      <w:proofErr w:type="spellEnd"/>
      <w:r>
        <w:t>/</w:t>
      </w:r>
      <w:proofErr w:type="spellStart"/>
      <w:r>
        <w:t>snakebite</w:t>
      </w:r>
      <w:proofErr w:type="spellEnd"/>
      <w:r>
        <w:t>&gt;. Acesso em: 24 abr. 2023.</w:t>
      </w:r>
    </w:p>
    <w:p w14:paraId="27807C89" w14:textId="77777777" w:rsidR="00E07EA8" w:rsidRDefault="00E07EA8" w:rsidP="00CC21EC">
      <w:pPr>
        <w:pStyle w:val="TF-TEXTO"/>
      </w:pPr>
      <w:r w:rsidRPr="00B300EA">
        <w:rPr>
          <w:rPrChange w:id="64" w:author="Dalton Solano dos Reis" w:date="2023-07-07T10:08:00Z">
            <w:rPr>
              <w:lang w:val="en-US"/>
            </w:rPr>
          </w:rPrChange>
        </w:rPr>
        <w:t>WORLD HEALTH ORGANIZATION. </w:t>
      </w:r>
      <w:proofErr w:type="spellStart"/>
      <w:r w:rsidRPr="00B300EA">
        <w:rPr>
          <w:rPrChange w:id="65" w:author="Dalton Solano dos Reis" w:date="2023-07-07T10:08:00Z">
            <w:rPr>
              <w:lang w:val="en-US"/>
            </w:rPr>
          </w:rPrChange>
        </w:rPr>
        <w:t>Snakebite</w:t>
      </w:r>
      <w:proofErr w:type="spellEnd"/>
      <w:r w:rsidRPr="00B300EA">
        <w:rPr>
          <w:rPrChange w:id="66" w:author="Dalton Solano dos Reis" w:date="2023-07-07T10:08:00Z">
            <w:rPr>
              <w:lang w:val="en-US"/>
            </w:rPr>
          </w:rPrChange>
        </w:rPr>
        <w:t xml:space="preserve"> </w:t>
      </w:r>
      <w:proofErr w:type="spellStart"/>
      <w:r w:rsidRPr="00B300EA">
        <w:rPr>
          <w:rPrChange w:id="67" w:author="Dalton Solano dos Reis" w:date="2023-07-07T10:08:00Z">
            <w:rPr>
              <w:lang w:val="en-US"/>
            </w:rPr>
          </w:rPrChange>
        </w:rPr>
        <w:t>envenoming</w:t>
      </w:r>
      <w:proofErr w:type="spellEnd"/>
      <w:r w:rsidRPr="00B300EA">
        <w:rPr>
          <w:rPrChange w:id="68" w:author="Dalton Solano dos Reis" w:date="2023-07-07T10:08:00Z">
            <w:rPr>
              <w:lang w:val="en-US"/>
            </w:rPr>
          </w:rPrChange>
        </w:rPr>
        <w:t xml:space="preserve">. </w:t>
      </w:r>
      <w:r>
        <w:t>Disponível em: &lt;https://www.who.int/news-room/fact-sheets/detail/snakebite-envenoming&gt;. Acesso em: 24 abr. 2023.</w:t>
      </w:r>
    </w:p>
    <w:p w14:paraId="0736497F" w14:textId="77777777" w:rsidR="00E07EA8" w:rsidRDefault="00E07EA8" w:rsidP="00CC21EC">
      <w:pPr>
        <w:pStyle w:val="TF-TEXTO"/>
      </w:pPr>
    </w:p>
    <w:p w14:paraId="48AE49AE" w14:textId="77777777" w:rsidR="00E07EA8" w:rsidRDefault="00E07EA8">
      <w:pPr>
        <w:spacing w:after="160" w:line="259" w:lineRule="auto"/>
        <w:rPr>
          <w:sz w:val="20"/>
          <w:szCs w:val="20"/>
        </w:rPr>
      </w:pPr>
      <w:r>
        <w:br w:type="page"/>
      </w:r>
    </w:p>
    <w:p w14:paraId="614D690F" w14:textId="77777777" w:rsidR="00E07EA8" w:rsidRPr="00320BFA" w:rsidRDefault="00E07EA8" w:rsidP="00624E3C">
      <w:pPr>
        <w:pStyle w:val="TF-xAvalTTULO"/>
      </w:pPr>
      <w:r>
        <w:lastRenderedPageBreak/>
        <w:t>FORMULÁRIO  DE  avaliação BCC</w:t>
      </w:r>
      <w:r w:rsidRPr="00320BFA">
        <w:t xml:space="preserve"> – PROFESSOR TCC I</w:t>
      </w:r>
      <w:r>
        <w:t xml:space="preserve"> – projeto</w:t>
      </w:r>
    </w:p>
    <w:p w14:paraId="71C43DE9" w14:textId="77777777" w:rsidR="00E07EA8" w:rsidRDefault="00E07EA8" w:rsidP="00624E3C">
      <w:pPr>
        <w:pStyle w:val="TF-xAvalLINHA"/>
      </w:pPr>
      <w:r w:rsidRPr="00320BFA">
        <w:t>Avaliador(a):</w:t>
      </w:r>
      <w:r w:rsidRPr="00320BFA">
        <w:tab/>
      </w:r>
      <w:r>
        <w:t>Dalton Solano dos Reis</w:t>
      </w:r>
    </w:p>
    <w:p w14:paraId="10880F34" w14:textId="77777777" w:rsidR="00E07EA8" w:rsidRPr="00320BFA" w:rsidRDefault="00E07EA8" w:rsidP="00624E3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E07EA8" w:rsidRPr="00320BFA" w14:paraId="2E445412" w14:textId="77777777" w:rsidTr="0053188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EBC0599" w14:textId="77777777" w:rsidR="00E07EA8" w:rsidRPr="00320BFA" w:rsidRDefault="00E07EA8" w:rsidP="00531882">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E2F91E8" w14:textId="77777777" w:rsidR="00E07EA8" w:rsidRPr="00320BFA" w:rsidRDefault="00E07EA8" w:rsidP="0053188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1FD2429" w14:textId="77777777" w:rsidR="00E07EA8" w:rsidRPr="00320BFA" w:rsidRDefault="00E07EA8" w:rsidP="0053188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760F930" w14:textId="77777777" w:rsidR="00E07EA8" w:rsidRPr="00320BFA" w:rsidRDefault="00E07EA8" w:rsidP="00531882">
            <w:pPr>
              <w:pStyle w:val="TF-xAvalITEMTABELA"/>
            </w:pPr>
            <w:r w:rsidRPr="00320BFA">
              <w:t>não atende</w:t>
            </w:r>
          </w:p>
        </w:tc>
      </w:tr>
      <w:tr w:rsidR="00E07EA8" w:rsidRPr="00320BFA" w14:paraId="4D841399" w14:textId="77777777" w:rsidTr="0053188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E5A01C5" w14:textId="77777777" w:rsidR="00E07EA8" w:rsidRPr="00320BFA" w:rsidRDefault="00E07EA8" w:rsidP="00531882">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E02A421" w14:textId="77777777" w:rsidR="00E07EA8" w:rsidRPr="00821EE8" w:rsidRDefault="00E07EA8" w:rsidP="00531882">
            <w:pPr>
              <w:pStyle w:val="TF-xAvalITEM"/>
            </w:pPr>
            <w:r w:rsidRPr="00821EE8">
              <w:t>INTRODUÇÃO</w:t>
            </w:r>
          </w:p>
          <w:p w14:paraId="365F5D5B" w14:textId="77777777" w:rsidR="00E07EA8" w:rsidRPr="00821EE8" w:rsidRDefault="00E07EA8" w:rsidP="0053188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38D3DF6" w14:textId="77777777" w:rsidR="00E07EA8" w:rsidRPr="00320BFA" w:rsidRDefault="00E07EA8" w:rsidP="0053188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8EA7EF" w14:textId="77777777" w:rsidR="00E07EA8" w:rsidRPr="00320BFA" w:rsidRDefault="00E07EA8" w:rsidP="0053188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7CD640C" w14:textId="77777777" w:rsidR="00E07EA8" w:rsidRPr="00320BFA" w:rsidRDefault="00E07EA8" w:rsidP="00531882">
            <w:pPr>
              <w:ind w:left="709" w:hanging="709"/>
              <w:jc w:val="center"/>
              <w:rPr>
                <w:sz w:val="18"/>
              </w:rPr>
            </w:pPr>
          </w:p>
        </w:tc>
      </w:tr>
      <w:tr w:rsidR="00E07EA8" w:rsidRPr="00320BFA" w14:paraId="15F95BAA" w14:textId="77777777" w:rsidTr="0053188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F0BC5B"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476DEDA" w14:textId="77777777" w:rsidR="00E07EA8" w:rsidRPr="00821EE8" w:rsidRDefault="00E07EA8" w:rsidP="0053188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6F502B55"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19B496C"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5CA380" w14:textId="77777777" w:rsidR="00E07EA8" w:rsidRPr="00320BFA" w:rsidRDefault="00E07EA8" w:rsidP="00531882">
            <w:pPr>
              <w:ind w:left="709" w:hanging="709"/>
              <w:jc w:val="center"/>
              <w:rPr>
                <w:sz w:val="18"/>
              </w:rPr>
            </w:pPr>
          </w:p>
        </w:tc>
      </w:tr>
      <w:tr w:rsidR="00E07EA8" w:rsidRPr="00320BFA" w14:paraId="7CA84DA0"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3E4D78"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32EBDB9" w14:textId="77777777" w:rsidR="00E07EA8" w:rsidRPr="00320BFA" w:rsidRDefault="00E07EA8" w:rsidP="00531882">
            <w:pPr>
              <w:pStyle w:val="TF-xAvalITEM"/>
            </w:pPr>
            <w:r w:rsidRPr="00320BFA">
              <w:t>OBJETIVOS</w:t>
            </w:r>
          </w:p>
          <w:p w14:paraId="133146D7" w14:textId="77777777" w:rsidR="00E07EA8" w:rsidRPr="00320BFA" w:rsidRDefault="00E07EA8" w:rsidP="0053188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4775768"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1611E8D"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DDE509" w14:textId="77777777" w:rsidR="00E07EA8" w:rsidRPr="00320BFA" w:rsidRDefault="00E07EA8" w:rsidP="00531882">
            <w:pPr>
              <w:ind w:left="709" w:hanging="709"/>
              <w:jc w:val="center"/>
              <w:rPr>
                <w:sz w:val="18"/>
              </w:rPr>
            </w:pPr>
          </w:p>
        </w:tc>
      </w:tr>
      <w:tr w:rsidR="00E07EA8" w:rsidRPr="00320BFA" w14:paraId="3FD660A5" w14:textId="77777777" w:rsidTr="0053188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B6FEA4"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53BBAA" w14:textId="77777777" w:rsidR="00E07EA8" w:rsidRPr="00320BFA" w:rsidRDefault="00E07EA8" w:rsidP="0053188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531351"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318EADD"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DF6CAFF" w14:textId="77777777" w:rsidR="00E07EA8" w:rsidRPr="00320BFA" w:rsidRDefault="00E07EA8" w:rsidP="00531882">
            <w:pPr>
              <w:ind w:left="709" w:hanging="709"/>
              <w:jc w:val="center"/>
              <w:rPr>
                <w:sz w:val="18"/>
              </w:rPr>
            </w:pPr>
          </w:p>
        </w:tc>
      </w:tr>
      <w:tr w:rsidR="00E07EA8" w:rsidRPr="00320BFA" w14:paraId="424873CA"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4662C6"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480EB0" w14:textId="77777777" w:rsidR="00E07EA8" w:rsidRPr="00EE20C1" w:rsidRDefault="00E07EA8" w:rsidP="00531882">
            <w:pPr>
              <w:pStyle w:val="TF-xAvalITEM"/>
            </w:pPr>
            <w:r w:rsidRPr="00EE20C1">
              <w:t>JUSTIFICATIVA</w:t>
            </w:r>
          </w:p>
          <w:p w14:paraId="206837BA" w14:textId="77777777" w:rsidR="00E07EA8" w:rsidRPr="00EE20C1" w:rsidRDefault="00E07EA8" w:rsidP="0053188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92EA07A"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CCF5437"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8DEB166" w14:textId="77777777" w:rsidR="00E07EA8" w:rsidRPr="00320BFA" w:rsidRDefault="00E07EA8" w:rsidP="00531882">
            <w:pPr>
              <w:ind w:left="709" w:hanging="709"/>
              <w:jc w:val="center"/>
              <w:rPr>
                <w:sz w:val="18"/>
              </w:rPr>
            </w:pPr>
          </w:p>
        </w:tc>
      </w:tr>
      <w:tr w:rsidR="00E07EA8" w:rsidRPr="00320BFA" w14:paraId="214C5DD8"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08EEF23"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78FAFD" w14:textId="77777777" w:rsidR="00E07EA8" w:rsidRPr="00EE20C1" w:rsidRDefault="00E07EA8" w:rsidP="0053188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5A419DB1"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4B6AB7"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49B909" w14:textId="77777777" w:rsidR="00E07EA8" w:rsidRPr="00320BFA" w:rsidRDefault="00E07EA8" w:rsidP="00531882">
            <w:pPr>
              <w:ind w:left="709" w:hanging="709"/>
              <w:jc w:val="center"/>
              <w:rPr>
                <w:sz w:val="18"/>
              </w:rPr>
            </w:pPr>
          </w:p>
        </w:tc>
      </w:tr>
      <w:tr w:rsidR="00E07EA8" w:rsidRPr="00320BFA" w14:paraId="07F1D13E" w14:textId="77777777" w:rsidTr="0053188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B8FD91"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8E44BD7" w14:textId="77777777" w:rsidR="00E07EA8" w:rsidRPr="00320BFA" w:rsidRDefault="00E07EA8" w:rsidP="00531882">
            <w:pPr>
              <w:pStyle w:val="TF-xAvalITEM"/>
            </w:pPr>
            <w:r w:rsidRPr="00320BFA">
              <w:t>METODOLOGIA</w:t>
            </w:r>
          </w:p>
          <w:p w14:paraId="093E385F" w14:textId="77777777" w:rsidR="00E07EA8" w:rsidRPr="00320BFA" w:rsidRDefault="00E07EA8" w:rsidP="0053188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3055002"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DDB18BE"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9511DD3" w14:textId="77777777" w:rsidR="00E07EA8" w:rsidRPr="00320BFA" w:rsidRDefault="00E07EA8" w:rsidP="00531882">
            <w:pPr>
              <w:ind w:left="709" w:hanging="709"/>
              <w:jc w:val="center"/>
              <w:rPr>
                <w:sz w:val="18"/>
              </w:rPr>
            </w:pPr>
          </w:p>
        </w:tc>
      </w:tr>
      <w:tr w:rsidR="00E07EA8" w:rsidRPr="00320BFA" w14:paraId="21EE2A15"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F4E3BB"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D15D37" w14:textId="77777777" w:rsidR="00E07EA8" w:rsidRPr="00320BFA" w:rsidRDefault="00E07EA8" w:rsidP="0053188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5F1F07A"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A36EEF"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1E38EE8" w14:textId="77777777" w:rsidR="00E07EA8" w:rsidRPr="00320BFA" w:rsidRDefault="00E07EA8" w:rsidP="00531882">
            <w:pPr>
              <w:ind w:left="709" w:hanging="709"/>
              <w:jc w:val="center"/>
              <w:rPr>
                <w:sz w:val="18"/>
              </w:rPr>
            </w:pPr>
          </w:p>
        </w:tc>
      </w:tr>
      <w:tr w:rsidR="00E07EA8" w:rsidRPr="00320BFA" w14:paraId="60DB8140"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D12C43"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B9BEEDE" w14:textId="77777777" w:rsidR="00E07EA8" w:rsidRPr="00801036" w:rsidRDefault="00E07EA8" w:rsidP="00531882">
            <w:pPr>
              <w:pStyle w:val="TF-xAvalITEM"/>
            </w:pPr>
            <w:r w:rsidRPr="00801036">
              <w:t>REVISÃO BIBLIOGRÁFICA (atenção para a diferença de conteúdo entre projeto e pré-projeto)</w:t>
            </w:r>
          </w:p>
          <w:p w14:paraId="48277D09" w14:textId="77777777" w:rsidR="00E07EA8" w:rsidRPr="00801036" w:rsidRDefault="00E07EA8" w:rsidP="0053188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DF49990" w14:textId="77777777" w:rsidR="00E07EA8" w:rsidRPr="00801036"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BB3F43E" w14:textId="77777777" w:rsidR="00E07EA8" w:rsidRPr="00801036"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ADBA93" w14:textId="77777777" w:rsidR="00E07EA8" w:rsidRPr="00320BFA" w:rsidRDefault="00E07EA8" w:rsidP="00531882">
            <w:pPr>
              <w:ind w:left="709" w:hanging="709"/>
              <w:jc w:val="center"/>
              <w:rPr>
                <w:sz w:val="18"/>
              </w:rPr>
            </w:pPr>
          </w:p>
        </w:tc>
      </w:tr>
      <w:tr w:rsidR="00E07EA8" w:rsidRPr="00320BFA" w14:paraId="65F4141C" w14:textId="77777777" w:rsidTr="0053188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FFA6B02" w14:textId="77777777" w:rsidR="00E07EA8" w:rsidRPr="00320BFA" w:rsidRDefault="00E07EA8" w:rsidP="0053188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24E8281C" w14:textId="77777777" w:rsidR="00E07EA8" w:rsidRPr="00320BFA" w:rsidRDefault="00E07EA8" w:rsidP="00531882">
            <w:pPr>
              <w:pStyle w:val="TF-xAvalITEM"/>
            </w:pPr>
            <w:r w:rsidRPr="00320BFA">
              <w:t>LINGUAGEM USADA (redação)</w:t>
            </w:r>
          </w:p>
          <w:p w14:paraId="795781BA" w14:textId="77777777" w:rsidR="00E07EA8" w:rsidRPr="00320BFA" w:rsidRDefault="00E07EA8" w:rsidP="0053188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D18A852" w14:textId="77777777" w:rsidR="00E07EA8" w:rsidRPr="00320BFA" w:rsidRDefault="00E07EA8" w:rsidP="0053188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5FE0CE9" w14:textId="77777777" w:rsidR="00E07EA8" w:rsidRPr="00320BFA" w:rsidRDefault="00E07EA8" w:rsidP="0053188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E420630" w14:textId="77777777" w:rsidR="00E07EA8" w:rsidRPr="00320BFA" w:rsidRDefault="00E07EA8" w:rsidP="00531882">
            <w:pPr>
              <w:ind w:left="709" w:hanging="709"/>
              <w:jc w:val="center"/>
              <w:rPr>
                <w:sz w:val="18"/>
              </w:rPr>
            </w:pPr>
          </w:p>
        </w:tc>
      </w:tr>
      <w:tr w:rsidR="00E07EA8" w:rsidRPr="00320BFA" w14:paraId="6CE50391"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B46A9C"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76AC6DA" w14:textId="77777777" w:rsidR="00E07EA8" w:rsidRPr="00320BFA" w:rsidRDefault="00E07EA8" w:rsidP="0053188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65B6D6A"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815BA4"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9A57E24" w14:textId="77777777" w:rsidR="00E07EA8" w:rsidRPr="00320BFA" w:rsidRDefault="00E07EA8" w:rsidP="00531882">
            <w:pPr>
              <w:ind w:left="709" w:hanging="709"/>
              <w:jc w:val="center"/>
              <w:rPr>
                <w:sz w:val="18"/>
              </w:rPr>
            </w:pPr>
          </w:p>
        </w:tc>
      </w:tr>
      <w:tr w:rsidR="00E07EA8" w:rsidRPr="00320BFA" w14:paraId="46A3F111"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C6BF5F"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A8765A" w14:textId="77777777" w:rsidR="00E07EA8" w:rsidRPr="00320BFA" w:rsidRDefault="00E07EA8" w:rsidP="00531882">
            <w:pPr>
              <w:pStyle w:val="TF-xAvalITEM"/>
            </w:pPr>
            <w:r w:rsidRPr="00320BFA">
              <w:t>ORGANIZAÇÃO E APRESENTAÇÃO GRÁFICA DO TEXTO</w:t>
            </w:r>
          </w:p>
          <w:p w14:paraId="38D1488A" w14:textId="77777777" w:rsidR="00E07EA8" w:rsidRPr="00320BFA" w:rsidRDefault="00E07EA8" w:rsidP="0053188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FD8BAE9"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887623F"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CD0F06B" w14:textId="77777777" w:rsidR="00E07EA8" w:rsidRPr="00320BFA" w:rsidRDefault="00E07EA8" w:rsidP="00531882">
            <w:pPr>
              <w:ind w:left="709" w:hanging="709"/>
              <w:jc w:val="center"/>
              <w:rPr>
                <w:sz w:val="18"/>
              </w:rPr>
            </w:pPr>
          </w:p>
        </w:tc>
      </w:tr>
      <w:tr w:rsidR="00E07EA8" w:rsidRPr="00320BFA" w14:paraId="21B075BC"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63FBDC"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C1E2DE" w14:textId="77777777" w:rsidR="00E07EA8" w:rsidRPr="00320BFA" w:rsidRDefault="00E07EA8" w:rsidP="00531882">
            <w:pPr>
              <w:pStyle w:val="TF-xAvalITEM"/>
            </w:pPr>
            <w:r w:rsidRPr="00320BFA">
              <w:t>ILUSTRAÇÕES (figuras, quadros, tabelas)</w:t>
            </w:r>
          </w:p>
          <w:p w14:paraId="11291E1E" w14:textId="77777777" w:rsidR="00E07EA8" w:rsidRPr="00320BFA" w:rsidRDefault="00E07EA8" w:rsidP="0053188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175129A" w14:textId="77777777" w:rsidR="00E07EA8" w:rsidRPr="00320BFA" w:rsidRDefault="00E07EA8" w:rsidP="00531882">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579682" w14:textId="77777777" w:rsidR="00E07EA8" w:rsidRPr="00320BFA" w:rsidRDefault="00E07EA8" w:rsidP="00531882">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35B6BE" w14:textId="77777777" w:rsidR="00E07EA8" w:rsidRPr="00320BFA" w:rsidRDefault="00E07EA8" w:rsidP="00531882">
            <w:pPr>
              <w:spacing w:before="80" w:after="80"/>
              <w:ind w:left="709" w:hanging="709"/>
              <w:jc w:val="center"/>
              <w:rPr>
                <w:sz w:val="18"/>
              </w:rPr>
            </w:pPr>
          </w:p>
        </w:tc>
      </w:tr>
      <w:tr w:rsidR="00E07EA8" w:rsidRPr="00320BFA" w14:paraId="72B88A89"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A1778E"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274364A" w14:textId="77777777" w:rsidR="00E07EA8" w:rsidRPr="00320BFA" w:rsidRDefault="00E07EA8" w:rsidP="00531882">
            <w:pPr>
              <w:pStyle w:val="TF-xAvalITEM"/>
            </w:pPr>
            <w:r w:rsidRPr="00320BFA">
              <w:t>REFERÊNCIAS E CITAÇÕES</w:t>
            </w:r>
          </w:p>
          <w:p w14:paraId="0F53751A" w14:textId="77777777" w:rsidR="00E07EA8" w:rsidRPr="00320BFA" w:rsidRDefault="00E07EA8" w:rsidP="0053188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FC00D1D" w14:textId="77777777" w:rsidR="00E07EA8" w:rsidRPr="00320BFA" w:rsidRDefault="00E07EA8" w:rsidP="00531882">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5C3BA85" w14:textId="77777777" w:rsidR="00E07EA8" w:rsidRPr="00320BFA" w:rsidRDefault="00E07EA8" w:rsidP="00531882">
            <w:pPr>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50D767DE" w14:textId="77777777" w:rsidR="00E07EA8" w:rsidRPr="00320BFA" w:rsidRDefault="00E07EA8" w:rsidP="00531882">
            <w:pPr>
              <w:ind w:left="709" w:hanging="709"/>
              <w:jc w:val="center"/>
              <w:rPr>
                <w:sz w:val="18"/>
              </w:rPr>
            </w:pPr>
          </w:p>
        </w:tc>
      </w:tr>
      <w:tr w:rsidR="00E07EA8" w:rsidRPr="00320BFA" w14:paraId="14A1879E"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A79046" w14:textId="77777777" w:rsidR="00E07EA8" w:rsidRPr="00320BFA" w:rsidRDefault="00E07EA8" w:rsidP="0053188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356937D" w14:textId="77777777" w:rsidR="00E07EA8" w:rsidRPr="00320BFA" w:rsidRDefault="00E07EA8" w:rsidP="0053188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B64F5E2"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B399FEB"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B8B26B" w14:textId="77777777" w:rsidR="00E07EA8" w:rsidRPr="00320BFA" w:rsidRDefault="00E07EA8" w:rsidP="00531882">
            <w:pPr>
              <w:ind w:left="709" w:hanging="709"/>
              <w:jc w:val="center"/>
              <w:rPr>
                <w:sz w:val="18"/>
              </w:rPr>
            </w:pPr>
          </w:p>
        </w:tc>
      </w:tr>
      <w:tr w:rsidR="00E07EA8" w:rsidRPr="00320BFA" w14:paraId="62F89B84"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DC7C96" w14:textId="77777777" w:rsidR="00E07EA8" w:rsidRPr="00320BFA" w:rsidRDefault="00E07EA8" w:rsidP="0053188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CA44536" w14:textId="77777777" w:rsidR="00E07EA8" w:rsidRPr="00320BFA" w:rsidRDefault="00E07EA8" w:rsidP="0053188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4FFDD5F" w14:textId="77777777" w:rsidR="00E07EA8" w:rsidRPr="00320BFA" w:rsidRDefault="00E07EA8" w:rsidP="00531882">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6DC3431" w14:textId="77777777" w:rsidR="00E07EA8" w:rsidRPr="00320BFA" w:rsidRDefault="00E07EA8" w:rsidP="00531882">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8CB1BDC" w14:textId="77777777" w:rsidR="00E07EA8" w:rsidRPr="00320BFA" w:rsidRDefault="00E07EA8" w:rsidP="00531882">
            <w:pPr>
              <w:ind w:left="709" w:hanging="709"/>
              <w:jc w:val="center"/>
              <w:rPr>
                <w:sz w:val="18"/>
              </w:rPr>
            </w:pPr>
          </w:p>
        </w:tc>
      </w:tr>
    </w:tbl>
    <w:p w14:paraId="7672F390" w14:textId="77777777" w:rsidR="00E07EA8" w:rsidRPr="003F5F25" w:rsidRDefault="00E07EA8" w:rsidP="00624E3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E07EA8" w:rsidRPr="00320BFA" w14:paraId="1DA7F0AF"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32F6C8A2" w14:textId="77777777" w:rsidR="00E07EA8" w:rsidRPr="00320BFA" w:rsidRDefault="00E07EA8" w:rsidP="00531882">
            <w:pPr>
              <w:spacing w:before="60"/>
              <w:jc w:val="both"/>
              <w:rPr>
                <w:sz w:val="18"/>
              </w:rPr>
            </w:pPr>
            <w:r w:rsidRPr="00320BFA">
              <w:rPr>
                <w:sz w:val="18"/>
              </w:rPr>
              <w:t>O projeto de TCC será reprovado se:</w:t>
            </w:r>
          </w:p>
          <w:p w14:paraId="407BC94A" w14:textId="77777777" w:rsidR="00E07EA8" w:rsidRPr="00320BFA" w:rsidRDefault="00E07EA8" w:rsidP="00E07EA8">
            <w:pPr>
              <w:numPr>
                <w:ilvl w:val="0"/>
                <w:numId w:val="7"/>
              </w:numPr>
              <w:ind w:left="357" w:hanging="357"/>
              <w:jc w:val="both"/>
              <w:rPr>
                <w:sz w:val="18"/>
              </w:rPr>
            </w:pPr>
            <w:r w:rsidRPr="00320BFA">
              <w:rPr>
                <w:sz w:val="18"/>
              </w:rPr>
              <w:t>qualquer um dos itens tiver resposta NÃO ATENDE;</w:t>
            </w:r>
          </w:p>
          <w:p w14:paraId="67E5FEF0" w14:textId="77777777" w:rsidR="00E07EA8" w:rsidRPr="00320BFA" w:rsidRDefault="00E07EA8" w:rsidP="00E07EA8">
            <w:pPr>
              <w:numPr>
                <w:ilvl w:val="0"/>
                <w:numId w:val="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D721BF8" w14:textId="77777777" w:rsidR="00E07EA8" w:rsidRPr="00320BFA" w:rsidRDefault="00E07EA8" w:rsidP="00E07EA8">
            <w:pPr>
              <w:numPr>
                <w:ilvl w:val="0"/>
                <w:numId w:val="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E07EA8" w:rsidRPr="00320BFA" w14:paraId="6103AA4F" w14:textId="77777777" w:rsidTr="00531882">
        <w:trPr>
          <w:cantSplit/>
          <w:jc w:val="center"/>
        </w:trPr>
        <w:tc>
          <w:tcPr>
            <w:tcW w:w="1250" w:type="pct"/>
            <w:tcBorders>
              <w:top w:val="nil"/>
              <w:left w:val="single" w:sz="12" w:space="0" w:color="auto"/>
              <w:bottom w:val="single" w:sz="12" w:space="0" w:color="auto"/>
              <w:right w:val="nil"/>
            </w:tcBorders>
            <w:hideMark/>
          </w:tcPr>
          <w:p w14:paraId="4EC91927" w14:textId="77777777" w:rsidR="00E07EA8" w:rsidRPr="00320BFA" w:rsidRDefault="00E07EA8" w:rsidP="00531882">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3D6D41F" w14:textId="77777777" w:rsidR="00E07EA8" w:rsidRPr="00320BFA" w:rsidRDefault="00E07EA8" w:rsidP="00531882">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39472C4" w14:textId="77777777" w:rsidR="00E07EA8" w:rsidRPr="00320BFA" w:rsidRDefault="00E07EA8" w:rsidP="00531882">
            <w:pPr>
              <w:spacing w:before="60" w:after="60"/>
              <w:jc w:val="center"/>
              <w:rPr>
                <w:sz w:val="20"/>
              </w:rPr>
            </w:pPr>
            <w:r w:rsidRPr="00320BFA">
              <w:rPr>
                <w:sz w:val="20"/>
              </w:rPr>
              <w:t>(      ) REPROVADO</w:t>
            </w:r>
          </w:p>
        </w:tc>
      </w:tr>
    </w:tbl>
    <w:p w14:paraId="64A9821F" w14:textId="77777777" w:rsidR="00E07EA8" w:rsidRDefault="00E07EA8" w:rsidP="00624E3C">
      <w:pPr>
        <w:pStyle w:val="TF-xAvalTTULO"/>
        <w:ind w:left="0" w:firstLine="0"/>
        <w:jc w:val="left"/>
      </w:pPr>
    </w:p>
    <w:p w14:paraId="55F1CEE7" w14:textId="77777777" w:rsidR="00E07EA8" w:rsidRDefault="00E07EA8" w:rsidP="00CC21EC">
      <w:pPr>
        <w:pStyle w:val="TF-TEXTO"/>
      </w:pPr>
    </w:p>
    <w:p w14:paraId="389B667C" w14:textId="77777777" w:rsidR="00E07EA8" w:rsidRDefault="00E07EA8" w:rsidP="00CC21EC">
      <w:pPr>
        <w:pStyle w:val="TF-TEXTO"/>
      </w:pPr>
    </w:p>
    <w:p w14:paraId="3CB77279" w14:textId="77777777" w:rsidR="00E07EA8" w:rsidRDefault="00E07EA8" w:rsidP="00CC21EC">
      <w:pPr>
        <w:pStyle w:val="TF-TEXTO"/>
        <w:rPr>
          <w:sz w:val="18"/>
          <w:szCs w:val="18"/>
        </w:rPr>
      </w:pPr>
    </w:p>
    <w:p w14:paraId="64AF541C" w14:textId="77777777" w:rsidR="00E07EA8" w:rsidRDefault="00E07EA8" w:rsidP="00CC21EC"/>
    <w:p w14:paraId="353AB34E" w14:textId="77777777" w:rsidR="00E07EA8" w:rsidRPr="00E74973" w:rsidRDefault="00E07EA8" w:rsidP="00CC21EC">
      <w:pPr>
        <w:pStyle w:val="TF-TEXTO"/>
      </w:pPr>
    </w:p>
    <w:p w14:paraId="692BAC27" w14:textId="77777777" w:rsidR="00E07EA8" w:rsidRPr="00E74973" w:rsidRDefault="00E07EA8" w:rsidP="00CC21EC">
      <w:pPr>
        <w:pStyle w:val="TF-TEXTO"/>
      </w:pPr>
    </w:p>
    <w:p w14:paraId="1448FF1E" w14:textId="77777777" w:rsidR="00E734B1" w:rsidRDefault="00E734B1"/>
    <w:sectPr w:rsidR="00E734B1" w:rsidSect="00DC19D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Aurélio Faustino Hoppe" w:date="2023-07-04T15:49:00Z" w:initials="AF">
    <w:p w14:paraId="0CFED0E9" w14:textId="77777777" w:rsidR="00E07EA8" w:rsidRDefault="00E07EA8" w:rsidP="00DE3086">
      <w:pPr>
        <w:pStyle w:val="Textodecomentrio"/>
      </w:pPr>
      <w:r>
        <w:rPr>
          <w:rStyle w:val="Refdecomentrio"/>
        </w:rPr>
        <w:annotationRef/>
      </w:r>
      <w:r>
        <w:t>Esta seção poderia ter mais detalhamento</w:t>
      </w:r>
    </w:p>
  </w:comment>
  <w:comment w:id="56" w:author="Aurélio Faustino Hoppe" w:date="2023-07-04T15:50:00Z" w:initials="AF">
    <w:p w14:paraId="26A128CD" w14:textId="77777777" w:rsidR="00E07EA8" w:rsidRDefault="00E07EA8" w:rsidP="00546631">
      <w:pPr>
        <w:pStyle w:val="Textodecomentrio"/>
      </w:pPr>
      <w:r>
        <w:rPr>
          <w:rStyle w:val="Refdecomentrio"/>
        </w:rPr>
        <w:annotationRef/>
      </w:r>
      <w:r>
        <w:t>Esta seção também poderia ter mais detalhamento</w:t>
      </w:r>
    </w:p>
  </w:comment>
  <w:comment w:id="58" w:author="Aurélio Faustino Hoppe" w:date="2023-07-04T15:49:00Z" w:initials="AF">
    <w:p w14:paraId="0FA7161E" w14:textId="77777777" w:rsidR="00E07EA8" w:rsidRDefault="00E07EA8" w:rsidP="008B3B7A">
      <w:pPr>
        <w:pStyle w:val="Textodecomentrio"/>
      </w:pPr>
      <w:r>
        <w:rPr>
          <w:rStyle w:val="Refdecomentrio"/>
        </w:rPr>
        <w:annotationRef/>
      </w:r>
      <w:r>
        <w:t>A formatação do documento esta estranha...</w:t>
      </w:r>
    </w:p>
  </w:comment>
  <w:comment w:id="60" w:author="Dalton Solano dos Reis" w:date="2023-07-07T10:09:00Z" w:initials="DS">
    <w:p w14:paraId="105E0939" w14:textId="77777777" w:rsidR="00E07EA8" w:rsidRDefault="00E07EA8" w:rsidP="00863F68">
      <w:r>
        <w:rPr>
          <w:rStyle w:val="Refdecomentrio"/>
        </w:rPr>
        <w:annotationRef/>
      </w:r>
      <w:r>
        <w:rPr>
          <w:color w:val="000000"/>
          <w:sz w:val="20"/>
          <w:szCs w:val="20"/>
        </w:rPr>
        <w:t>Remover linha em branco.</w:t>
      </w:r>
    </w:p>
    <w:p w14:paraId="0294789F" w14:textId="77777777" w:rsidR="00E07EA8" w:rsidRDefault="00E07EA8" w:rsidP="00863F68">
      <w:r>
        <w:rPr>
          <w:color w:val="000000"/>
          <w:sz w:val="20"/>
          <w:szCs w:val="20"/>
        </w:rPr>
        <w:t>Rever em todo o texto .. não pode ter linhas em branco.</w:t>
      </w:r>
    </w:p>
  </w:comment>
  <w:comment w:id="62" w:author="Dalton Solano dos Reis" w:date="2023-07-07T10:11:00Z" w:initials="DS">
    <w:p w14:paraId="14E425FC" w14:textId="77777777" w:rsidR="00E07EA8" w:rsidRDefault="00E07EA8" w:rsidP="00D75F5F">
      <w:r>
        <w:rPr>
          <w:rStyle w:val="Refdecomentrio"/>
        </w:rPr>
        <w:annotationRef/>
      </w:r>
      <w:r>
        <w:rPr>
          <w:color w:val="000000"/>
          <w:sz w:val="20"/>
          <w:szCs w:val="20"/>
        </w:rPr>
        <w:t>Rever com muita ATENÇÃO o formato das referências. Estão todas fora do padrão ABNT.</w:t>
      </w:r>
    </w:p>
  </w:comment>
  <w:comment w:id="63" w:author="Dalton Solano dos Reis" w:date="2023-07-07T10:11:00Z" w:initials="DS">
    <w:p w14:paraId="0F91ED33" w14:textId="77777777" w:rsidR="00E07EA8" w:rsidRDefault="00E07EA8" w:rsidP="002417AA">
      <w:r>
        <w:rPr>
          <w:rStyle w:val="Refdecomentrio"/>
        </w:rPr>
        <w:annotationRef/>
      </w:r>
      <w:r>
        <w:rPr>
          <w:color w:val="000000"/>
          <w:sz w:val="20"/>
          <w:szCs w:val="20"/>
        </w:rPr>
        <w:t>O formato dos estilos de parágrafos também está errado.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ED0E9" w15:done="0"/>
  <w15:commentEx w15:paraId="26A128CD" w15:done="0"/>
  <w15:commentEx w15:paraId="0FA7161E" w15:done="0"/>
  <w15:commentEx w15:paraId="0294789F" w15:done="0"/>
  <w15:commentEx w15:paraId="14E425FC" w15:done="0"/>
  <w15:commentEx w15:paraId="0F91ED33" w15:paraIdParent="14E425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BE1C" w16cex:dateUtc="2023-07-04T18:49:00Z"/>
  <w16cex:commentExtensible w16cex:durableId="284EBE29" w16cex:dateUtc="2023-07-04T18:50:00Z"/>
  <w16cex:commentExtensible w16cex:durableId="284EBDFF" w16cex:dateUtc="2023-07-04T18:49:00Z"/>
  <w16cex:commentExtensible w16cex:durableId="285262F7" w16cex:dateUtc="2023-07-07T13:09:00Z"/>
  <w16cex:commentExtensible w16cex:durableId="28526350" w16cex:dateUtc="2023-07-07T13:11:00Z"/>
  <w16cex:commentExtensible w16cex:durableId="28526364" w16cex:dateUtc="2023-07-07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ED0E9" w16cid:durableId="284EBE1C"/>
  <w16cid:commentId w16cid:paraId="26A128CD" w16cid:durableId="284EBE29"/>
  <w16cid:commentId w16cid:paraId="0FA7161E" w16cid:durableId="284EBDFF"/>
  <w16cid:commentId w16cid:paraId="0294789F" w16cid:durableId="285262F7"/>
  <w16cid:commentId w16cid:paraId="14E425FC" w16cid:durableId="28526350"/>
  <w16cid:commentId w16cid:paraId="0F91ED33" w16cid:durableId="285263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403181757">
    <w:abstractNumId w:val="0"/>
  </w:num>
  <w:num w:numId="2" w16cid:durableId="1748771367">
    <w:abstractNumId w:val="1"/>
  </w:num>
  <w:num w:numId="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2381739">
    <w:abstractNumId w:val="2"/>
  </w:num>
  <w:num w:numId="6" w16cid:durableId="619383192">
    <w:abstractNumId w:val="3"/>
  </w:num>
  <w:num w:numId="7" w16cid:durableId="814639361">
    <w:abstractNumId w:val="4"/>
  </w:num>
  <w:num w:numId="8" w16cid:durableId="15971319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1B6F4C"/>
    <w:rsid w:val="00260A68"/>
    <w:rsid w:val="0029300C"/>
    <w:rsid w:val="00343FA4"/>
    <w:rsid w:val="0036712C"/>
    <w:rsid w:val="003C5448"/>
    <w:rsid w:val="004D0860"/>
    <w:rsid w:val="00547A86"/>
    <w:rsid w:val="00557348"/>
    <w:rsid w:val="00576379"/>
    <w:rsid w:val="005A5022"/>
    <w:rsid w:val="005C34BB"/>
    <w:rsid w:val="0080416A"/>
    <w:rsid w:val="00895CC9"/>
    <w:rsid w:val="008D12D1"/>
    <w:rsid w:val="00914632"/>
    <w:rsid w:val="00A151C9"/>
    <w:rsid w:val="00BB1C5E"/>
    <w:rsid w:val="00BC76D0"/>
    <w:rsid w:val="00C169FA"/>
    <w:rsid w:val="00DC19D1"/>
    <w:rsid w:val="00DF6E9B"/>
    <w:rsid w:val="00E07EA8"/>
    <w:rsid w:val="00E734B1"/>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E07EA8"/>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E07EA8"/>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E07EA8"/>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E07EA8"/>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E07EA8"/>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E07EA8"/>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E07EA8"/>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E07EA8"/>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E07EA8"/>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E07EA8"/>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E07EA8"/>
    <w:rPr>
      <w:rFonts w:ascii="Times New Roman" w:eastAsia="Times New Roman" w:hAnsi="Times New Roman" w:cs="Times New Roman"/>
      <w:caps/>
      <w:color w:val="000000"/>
      <w:sz w:val="20"/>
      <w:szCs w:val="20"/>
      <w:lang w:eastAsia="pt-BR"/>
    </w:rPr>
  </w:style>
  <w:style w:type="character" w:customStyle="1" w:styleId="Ttulo3Char">
    <w:name w:val="Título 3 Char"/>
    <w:basedOn w:val="Fontepargpadro"/>
    <w:link w:val="Ttulo3"/>
    <w:rsid w:val="00E07EA8"/>
    <w:rPr>
      <w:rFonts w:ascii="Times New Roman" w:eastAsia="Times New Roman" w:hAnsi="Times New Roman" w:cs="Times New Roman"/>
      <w:color w:val="000000"/>
      <w:sz w:val="20"/>
      <w:szCs w:val="20"/>
      <w:lang w:eastAsia="pt-BR"/>
    </w:rPr>
  </w:style>
  <w:style w:type="character" w:customStyle="1" w:styleId="Ttulo4Char">
    <w:name w:val="Título 4 Char"/>
    <w:basedOn w:val="Fontepargpadro"/>
    <w:link w:val="Ttulo4"/>
    <w:rsid w:val="00E07EA8"/>
    <w:rPr>
      <w:rFonts w:ascii="Times New Roman" w:eastAsia="Times New Roman" w:hAnsi="Times New Roman" w:cs="Times New Roman"/>
      <w:color w:val="000000"/>
      <w:sz w:val="20"/>
      <w:szCs w:val="20"/>
      <w:lang w:eastAsia="pt-BR"/>
    </w:rPr>
  </w:style>
  <w:style w:type="character" w:customStyle="1" w:styleId="Ttulo5Char">
    <w:name w:val="Título 5 Char"/>
    <w:basedOn w:val="Fontepargpadro"/>
    <w:link w:val="Ttulo5"/>
    <w:rsid w:val="00E07EA8"/>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E07EA8"/>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E07EA8"/>
    <w:rPr>
      <w:rFonts w:ascii="Times" w:eastAsia="Times New Roman" w:hAnsi="Times" w:cs="Times New Roman"/>
      <w:szCs w:val="20"/>
      <w:lang w:eastAsia="pt-BR"/>
    </w:rPr>
  </w:style>
  <w:style w:type="character" w:customStyle="1" w:styleId="Ttulo8Char">
    <w:name w:val="Título 8 Char"/>
    <w:basedOn w:val="Fontepargpadro"/>
    <w:link w:val="Ttulo8"/>
    <w:rsid w:val="00E07EA8"/>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E07EA8"/>
    <w:rPr>
      <w:rFonts w:ascii="Times New Roman" w:eastAsia="Times New Roman" w:hAnsi="Times New Roman" w:cs="Times New Roman"/>
      <w:b/>
      <w:color w:val="000000"/>
      <w:szCs w:val="20"/>
      <w:lang w:eastAsia="pt-BR"/>
    </w:rPr>
  </w:style>
  <w:style w:type="paragraph" w:customStyle="1" w:styleId="TF-TEXTO">
    <w:name w:val="TF-TEXTO"/>
    <w:qFormat/>
    <w:rsid w:val="00E07EA8"/>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E07EA8"/>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E07EA8"/>
    <w:pPr>
      <w:keepNext/>
      <w:spacing w:before="120"/>
      <w:jc w:val="center"/>
    </w:pPr>
    <w:rPr>
      <w:rFonts w:ascii="Times New Roman" w:eastAsia="Times New Roman" w:hAnsi="Times New Roman" w:cs="Times New Roman"/>
      <w:b/>
      <w:caps/>
      <w:sz w:val="20"/>
      <w:szCs w:val="20"/>
      <w:lang w:eastAsia="pt-BR"/>
    </w:rPr>
  </w:style>
  <w:style w:type="paragraph" w:customStyle="1" w:styleId="TF-SUBALNEAnvel1">
    <w:name w:val="TF-SUBALÍNEA nível 1"/>
    <w:basedOn w:val="TF-ALNEA"/>
    <w:rsid w:val="00E07EA8"/>
    <w:pPr>
      <w:numPr>
        <w:ilvl w:val="1"/>
      </w:numPr>
    </w:pPr>
    <w:rPr>
      <w:rFonts w:ascii="Times" w:hAnsi="Times"/>
    </w:rPr>
  </w:style>
  <w:style w:type="paragraph" w:customStyle="1" w:styleId="TF-ALNEA">
    <w:name w:val="TF-ALÍNEA"/>
    <w:qFormat/>
    <w:rsid w:val="00E07EA8"/>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E07EA8"/>
    <w:pPr>
      <w:numPr>
        <w:ilvl w:val="2"/>
      </w:numPr>
    </w:pPr>
  </w:style>
  <w:style w:type="paragraph" w:styleId="Cabealho">
    <w:name w:val="header"/>
    <w:basedOn w:val="Normal"/>
    <w:link w:val="CabealhoChar"/>
    <w:uiPriority w:val="99"/>
    <w:rsid w:val="00E07EA8"/>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E07EA8"/>
    <w:rPr>
      <w:rFonts w:ascii="Times New Roman" w:eastAsia="Times New Roman" w:hAnsi="Times New Roman" w:cs="Times New Roman"/>
      <w:lang w:eastAsia="pt-BR"/>
    </w:rPr>
  </w:style>
  <w:style w:type="character" w:styleId="Nmerodepgina">
    <w:name w:val="page number"/>
    <w:basedOn w:val="Fontepargpadro"/>
    <w:semiHidden/>
    <w:rsid w:val="00E07EA8"/>
  </w:style>
  <w:style w:type="paragraph" w:customStyle="1" w:styleId="TF-LEGENDA">
    <w:name w:val="TF-LEGENDA"/>
    <w:basedOn w:val="Normal"/>
    <w:next w:val="TF-TEXTOQUADRO"/>
    <w:qFormat/>
    <w:rsid w:val="00E07EA8"/>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TTULO">
    <w:name w:val="TF-TÍTULO"/>
    <w:next w:val="Normal"/>
    <w:rsid w:val="00E07EA8"/>
    <w:pPr>
      <w:spacing w:after="120"/>
      <w:jc w:val="center"/>
    </w:pPr>
    <w:rPr>
      <w:rFonts w:ascii="Times New Roman" w:eastAsia="Times New Roman" w:hAnsi="Times New Roman" w:cs="Times New Roman"/>
      <w:b/>
      <w:caps/>
      <w:szCs w:val="20"/>
      <w:lang w:eastAsia="pt-BR"/>
    </w:rPr>
  </w:style>
  <w:style w:type="paragraph" w:customStyle="1" w:styleId="TF-TEXTOQUADROCentralizado">
    <w:name w:val="TF-TEXTO QUADRO Centralizado"/>
    <w:basedOn w:val="TF-TEXTOQUADRO"/>
    <w:rsid w:val="00E07EA8"/>
    <w:pPr>
      <w:jc w:val="center"/>
    </w:pPr>
  </w:style>
  <w:style w:type="paragraph" w:customStyle="1" w:styleId="TF-FIGURA">
    <w:name w:val="TF-FIGURA"/>
    <w:basedOn w:val="TF-TEXTO"/>
    <w:qFormat/>
    <w:rsid w:val="00E07EA8"/>
    <w:pPr>
      <w:keepNext/>
      <w:spacing w:after="0"/>
      <w:ind w:firstLine="0"/>
      <w:jc w:val="center"/>
    </w:pPr>
  </w:style>
  <w:style w:type="paragraph" w:customStyle="1" w:styleId="TF-AUTOR">
    <w:name w:val="TF-AUTOR"/>
    <w:basedOn w:val="Normal"/>
    <w:rsid w:val="00E07EA8"/>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E07EA8"/>
    <w:pPr>
      <w:spacing w:after="120"/>
      <w:jc w:val="center"/>
    </w:pPr>
    <w:rPr>
      <w:rFonts w:ascii="Times New Roman" w:eastAsia="Times New Roman" w:hAnsi="Times New Roman" w:cs="Times New Roman"/>
      <w:sz w:val="18"/>
      <w:szCs w:val="20"/>
      <w:lang w:eastAsia="pt-BR"/>
    </w:rPr>
  </w:style>
  <w:style w:type="paragraph" w:customStyle="1" w:styleId="TF-REFERNCIASITEM">
    <w:name w:val="TF-REFERÊNCIAS ITEM"/>
    <w:rsid w:val="00E07EA8"/>
    <w:pPr>
      <w:keepLines/>
      <w:spacing w:before="120"/>
    </w:pPr>
    <w:rPr>
      <w:rFonts w:ascii="Times New Roman" w:eastAsia="Times New Roman" w:hAnsi="Times New Roman" w:cs="Times New Roman"/>
      <w:sz w:val="18"/>
      <w:szCs w:val="20"/>
      <w:lang w:eastAsia="pt-BR"/>
    </w:rPr>
  </w:style>
  <w:style w:type="paragraph" w:styleId="Textodecomentrio">
    <w:name w:val="annotation text"/>
    <w:basedOn w:val="Normal"/>
    <w:link w:val="TextodecomentrioChar"/>
    <w:uiPriority w:val="99"/>
    <w:unhideWhenUsed/>
    <w:rsid w:val="00E07EA8"/>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E07EA8"/>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E07EA8"/>
    <w:rPr>
      <w:sz w:val="16"/>
      <w:szCs w:val="16"/>
    </w:rPr>
  </w:style>
  <w:style w:type="paragraph" w:styleId="Legenda">
    <w:name w:val="caption"/>
    <w:basedOn w:val="Normal"/>
    <w:next w:val="Normal"/>
    <w:uiPriority w:val="35"/>
    <w:unhideWhenUsed/>
    <w:qFormat/>
    <w:rsid w:val="00E07EA8"/>
    <w:pPr>
      <w:keepNext/>
      <w:keepLines/>
      <w:spacing w:after="200"/>
    </w:pPr>
    <w:rPr>
      <w:rFonts w:ascii="Times New Roman" w:eastAsia="Times New Roman" w:hAnsi="Times New Roman" w:cs="Times New Roman"/>
      <w:i/>
      <w:iCs/>
      <w:color w:val="44546A" w:themeColor="text2"/>
      <w:sz w:val="18"/>
      <w:szCs w:val="18"/>
      <w:lang w:eastAsia="pt-BR"/>
    </w:rPr>
  </w:style>
  <w:style w:type="paragraph" w:customStyle="1" w:styleId="TF-xAvalITEMTABELA">
    <w:name w:val="TF-xAval ITEM TABELA"/>
    <w:basedOn w:val="TF-xAvalITEMDETALHE"/>
    <w:rsid w:val="00E07EA8"/>
    <w:pPr>
      <w:ind w:left="0"/>
      <w:jc w:val="center"/>
    </w:pPr>
  </w:style>
  <w:style w:type="paragraph" w:customStyle="1" w:styleId="TF-xAvalITEM">
    <w:name w:val="TF-xAval ITEM"/>
    <w:basedOn w:val="Normal"/>
    <w:rsid w:val="00E07EA8"/>
    <w:pPr>
      <w:numPr>
        <w:numId w:val="6"/>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E07EA8"/>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E07EA8"/>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E07EA8"/>
    <w:pPr>
      <w:tabs>
        <w:tab w:val="left" w:pos="708"/>
      </w:tabs>
      <w:ind w:left="720" w:hanging="720"/>
      <w:jc w:val="center"/>
    </w:pPr>
    <w:rPr>
      <w:rFonts w:ascii="Times New Roman" w:eastAsia="Times New Roman" w:hAnsi="Times New Roman" w:cs="Times New Roman"/>
      <w:caps/>
      <w:noProof/>
      <w:sz w:val="22"/>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19</Pages>
  <Words>9352</Words>
  <Characters>50501</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18</cp:revision>
  <dcterms:created xsi:type="dcterms:W3CDTF">2021-10-26T15:09:00Z</dcterms:created>
  <dcterms:modified xsi:type="dcterms:W3CDTF">2023-07-07T13:23:00Z</dcterms:modified>
</cp:coreProperties>
</file>