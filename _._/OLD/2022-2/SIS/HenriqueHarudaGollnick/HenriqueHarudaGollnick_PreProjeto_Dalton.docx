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387"/>
        <w:gridCol w:w="3717"/>
      </w:tblGrid>
      <w:tr w:rsidR="00620BF5" w14:paraId="0F89A336" w14:textId="77777777" w:rsidTr="0024320D">
        <w:tc>
          <w:tcPr>
            <w:tcW w:w="9104" w:type="dxa"/>
            <w:gridSpan w:val="2"/>
            <w:shd w:val="clear" w:color="auto" w:fill="auto"/>
          </w:tcPr>
          <w:p w14:paraId="3FC1F966" w14:textId="317CA1C2" w:rsidR="00620BF5" w:rsidRDefault="00620BF5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bookmarkStart w:id="0" w:name="_Toc420723208"/>
            <w:bookmarkStart w:id="1" w:name="_Toc482682369"/>
            <w:bookmarkStart w:id="2" w:name="_Toc54164903"/>
            <w:bookmarkStart w:id="3" w:name="_Toc54165663"/>
            <w:bookmarkStart w:id="4" w:name="_Toc54169315"/>
            <w:bookmarkStart w:id="5" w:name="_Toc96347419"/>
            <w:bookmarkStart w:id="6" w:name="_Toc96357709"/>
            <w:bookmarkStart w:id="7" w:name="_Toc96491849"/>
            <w:bookmarkStart w:id="8" w:name="_Toc411603089"/>
            <w:r>
              <w:rPr>
                <w:rStyle w:val="Nmerodepgina"/>
              </w:rPr>
              <w:t xml:space="preserve">CURSO DE </w:t>
            </w:r>
            <w:r w:rsidRPr="00AA65FD">
              <w:rPr>
                <w:rStyle w:val="Nmerodepgina"/>
              </w:rPr>
              <w:t>SISTEMAS DE INFORMAÇÃO</w:t>
            </w:r>
            <w:r>
              <w:rPr>
                <w:rStyle w:val="Nmerodepgina"/>
              </w:rPr>
              <w:t xml:space="preserve"> – TCC </w:t>
            </w:r>
            <w:r w:rsidR="00F13BBD">
              <w:t>ACADÊMICO</w:t>
            </w:r>
          </w:p>
        </w:tc>
      </w:tr>
      <w:tr w:rsidR="00620BF5" w14:paraId="024A69B2" w14:textId="77777777" w:rsidTr="0024320D">
        <w:tc>
          <w:tcPr>
            <w:tcW w:w="5387" w:type="dxa"/>
            <w:shd w:val="clear" w:color="auto" w:fill="auto"/>
          </w:tcPr>
          <w:p w14:paraId="2E470A56" w14:textId="71925BA9" w:rsidR="00620BF5" w:rsidRPr="003C5262" w:rsidRDefault="00620BF5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r>
              <w:rPr>
                <w:rStyle w:val="Nmerodepgina"/>
              </w:rPr>
              <w:t>(</w:t>
            </w:r>
            <w:r w:rsidR="00930D13">
              <w:rPr>
                <w:rStyle w:val="Nmerodepgina"/>
              </w:rPr>
              <w:t>X</w:t>
            </w:r>
            <w:r>
              <w:rPr>
                <w:rStyle w:val="Nmerodepgina"/>
              </w:rPr>
              <w:t>) PRÉ-PROJETO  </w:t>
            </w:r>
            <w:proofErr w:type="gramStart"/>
            <w:r>
              <w:rPr>
                <w:rStyle w:val="Nmerodepgina"/>
              </w:rPr>
              <w:t>   (</w:t>
            </w:r>
            <w:proofErr w:type="gramEnd"/>
            <w:r>
              <w:t xml:space="preserve">     ) </w:t>
            </w:r>
            <w:r>
              <w:rPr>
                <w:rStyle w:val="Nmerodepgina"/>
              </w:rPr>
              <w:t xml:space="preserve">PROJETO </w:t>
            </w:r>
          </w:p>
        </w:tc>
        <w:tc>
          <w:tcPr>
            <w:tcW w:w="3717" w:type="dxa"/>
            <w:shd w:val="clear" w:color="auto" w:fill="auto"/>
          </w:tcPr>
          <w:p w14:paraId="76645629" w14:textId="4A902A84" w:rsidR="00620BF5" w:rsidRDefault="00620BF5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 xml:space="preserve">ANO/SEMESTRE: </w:t>
            </w:r>
            <w:r w:rsidR="00166939">
              <w:t>2022/2</w:t>
            </w:r>
          </w:p>
        </w:tc>
      </w:tr>
    </w:tbl>
    <w:p w14:paraId="0299F5F4" w14:textId="77777777" w:rsidR="00620BF5" w:rsidRDefault="00620BF5" w:rsidP="001E682E">
      <w:pPr>
        <w:pStyle w:val="TF-TTULO"/>
      </w:pPr>
    </w:p>
    <w:p w14:paraId="01F2D28E" w14:textId="77777777" w:rsidR="003E03D1" w:rsidRPr="006E4D24" w:rsidRDefault="003E03D1" w:rsidP="003E03D1">
      <w:pPr>
        <w:pStyle w:val="TF-AUTOR0"/>
        <w:rPr>
          <w:b/>
          <w:bCs/>
          <w:caps/>
        </w:rPr>
      </w:pPr>
      <w:r w:rsidRPr="00E21CDA">
        <w:rPr>
          <w:b/>
          <w:bCs/>
          <w:caps/>
        </w:rPr>
        <w:t>utilização de drones com sensor lidar para previsão de deslizamentos de terra através de reconhecimento de imagem</w:t>
      </w:r>
    </w:p>
    <w:p w14:paraId="0304D1CB" w14:textId="053D2231" w:rsidR="001E682E" w:rsidRDefault="00826F57" w:rsidP="001E682E">
      <w:pPr>
        <w:pStyle w:val="TF-AUTOR0"/>
      </w:pPr>
      <w:r>
        <w:t xml:space="preserve">Henrique </w:t>
      </w:r>
      <w:proofErr w:type="spellStart"/>
      <w:r>
        <w:t>Haruda</w:t>
      </w:r>
      <w:proofErr w:type="spellEnd"/>
      <w:r>
        <w:t xml:space="preserve"> </w:t>
      </w:r>
      <w:proofErr w:type="spellStart"/>
      <w:r>
        <w:t>Gollnick</w:t>
      </w:r>
      <w:proofErr w:type="spellEnd"/>
    </w:p>
    <w:p w14:paraId="6AF0F930" w14:textId="481103E8" w:rsidR="001E682E" w:rsidRDefault="001E682E" w:rsidP="001E682E">
      <w:pPr>
        <w:pStyle w:val="TF-AUTOR0"/>
      </w:pPr>
      <w:r>
        <w:t xml:space="preserve">Prof. </w:t>
      </w:r>
      <w:r w:rsidR="006F5815">
        <w:t>Aurélio Faustino Hoppe</w:t>
      </w:r>
      <w:r>
        <w:t xml:space="preserve"> – Orientador</w:t>
      </w:r>
    </w:p>
    <w:p w14:paraId="3B27C561" w14:textId="412661D3" w:rsidR="00F255FC" w:rsidRPr="00B84C47" w:rsidRDefault="00656FC0" w:rsidP="008B5241">
      <w:pPr>
        <w:pStyle w:val="Ttulo1"/>
      </w:pPr>
      <w:r w:rsidRPr="00B84C47">
        <w:t>INTRODUÇÃO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0C5656E7" w14:textId="57FC7998" w:rsidR="00EC2EFE" w:rsidRDefault="00EC2EFE" w:rsidP="00EC2EFE">
      <w:pPr>
        <w:pStyle w:val="TF-TEXTO"/>
      </w:pPr>
      <w:r>
        <w:t>Desastres caracterizam-se como u</w:t>
      </w:r>
      <w:r w:rsidRPr="00145B44">
        <w:t xml:space="preserve">ma grave interrupção do funcionamento de uma comunidade ou sociedade envolvendo perdas e impactos humanos, materiais, econômicos ou ambientais generalizados, que excede a capacidade da comunidade ou sociedade afetada de lidar com seus </w:t>
      </w:r>
      <w:r w:rsidRPr="00BA7DF6">
        <w:t>próprios recursos (</w:t>
      </w:r>
      <w:commentRangeStart w:id="9"/>
      <w:r w:rsidRPr="00BA7DF6">
        <w:t>UNITED NATIONS OFFICE FOR DISASTER RISK REDUCTION, 2009</w:t>
      </w:r>
      <w:commentRangeEnd w:id="9"/>
      <w:r w:rsidR="004C1F95">
        <w:rPr>
          <w:rStyle w:val="Refdecomentrio"/>
        </w:rPr>
        <w:commentReference w:id="9"/>
      </w:r>
      <w:r w:rsidRPr="00BA7DF6">
        <w:t xml:space="preserve">). Já </w:t>
      </w:r>
      <w:r>
        <w:t xml:space="preserve">os </w:t>
      </w:r>
      <w:r w:rsidRPr="00BA7DF6">
        <w:t>desastres naturais podem ser definidos como o resultado do impacto de fenômenos naturais extremos ou intensos sobre um sistema social, causando sérios danos e prejuízos que excede</w:t>
      </w:r>
      <w:r>
        <w:t>m</w:t>
      </w:r>
      <w:r w:rsidRPr="00BA7DF6">
        <w:t xml:space="preserve"> a capacidade da comunidade ou da sociedade atingida em conviver com o impacto</w:t>
      </w:r>
      <w:r>
        <w:t xml:space="preserve"> </w:t>
      </w:r>
      <w:r w:rsidRPr="00BA7DF6">
        <w:t>(deslizamento ou escorregamento de terra, inundações, tempestades, entre outros) (</w:t>
      </w:r>
      <w:commentRangeStart w:id="10"/>
      <w:r w:rsidRPr="00BA7DF6">
        <w:t>TOBIN; MONTZ,1997</w:t>
      </w:r>
      <w:commentRangeEnd w:id="10"/>
      <w:r w:rsidR="00470275">
        <w:rPr>
          <w:rStyle w:val="Refdecomentrio"/>
        </w:rPr>
        <w:commentReference w:id="10"/>
      </w:r>
      <w:r w:rsidRPr="00BA7DF6">
        <w:t xml:space="preserve">; </w:t>
      </w:r>
      <w:commentRangeStart w:id="11"/>
      <w:r w:rsidRPr="00BA7DF6">
        <w:t>MARCELINO, 2008</w:t>
      </w:r>
      <w:commentRangeEnd w:id="11"/>
      <w:r w:rsidR="00470275">
        <w:rPr>
          <w:rStyle w:val="Refdecomentrio"/>
        </w:rPr>
        <w:commentReference w:id="11"/>
      </w:r>
      <w:r w:rsidRPr="00BA7DF6">
        <w:t>).</w:t>
      </w:r>
    </w:p>
    <w:p w14:paraId="666AC209" w14:textId="02D827A2" w:rsidR="00AD013B" w:rsidRPr="00BA7DF6" w:rsidRDefault="00AD013B" w:rsidP="00AD013B">
      <w:pPr>
        <w:pStyle w:val="TF-TEXTO"/>
      </w:pPr>
      <w:r>
        <w:t xml:space="preserve">Fernandes </w:t>
      </w:r>
      <w:ins w:id="12" w:author="Dalton Solano dos Reis" w:date="2022-11-05T18:21:00Z">
        <w:r w:rsidR="00470275">
          <w:t xml:space="preserve">e Silva </w:t>
        </w:r>
      </w:ins>
      <w:r>
        <w:t xml:space="preserve">(2020) define que o </w:t>
      </w:r>
      <w:r w:rsidRPr="00CC0A84">
        <w:t xml:space="preserve">termo “desastre socioambiental”, </w:t>
      </w:r>
      <w:r>
        <w:t xml:space="preserve">formula-se a partir de desastre naturais em </w:t>
      </w:r>
      <w:r w:rsidRPr="00CC0A84">
        <w:t xml:space="preserve">conjunto </w:t>
      </w:r>
      <w:r>
        <w:t>com</w:t>
      </w:r>
      <w:r w:rsidRPr="00CC0A84">
        <w:t xml:space="preserve"> características</w:t>
      </w:r>
      <w:r>
        <w:t xml:space="preserve"> tais </w:t>
      </w:r>
      <w:r w:rsidR="00EC2EFE">
        <w:t>como</w:t>
      </w:r>
      <w:r>
        <w:t>:</w:t>
      </w:r>
      <w:r w:rsidRPr="00CC0A84">
        <w:t xml:space="preserve"> vulnerabilidade da comunidade, ocupação</w:t>
      </w:r>
      <w:r>
        <w:t xml:space="preserve">, </w:t>
      </w:r>
      <w:r w:rsidRPr="00CC0A84">
        <w:t>estrutura que baseia estas moradias</w:t>
      </w:r>
      <w:r w:rsidR="00EC2EFE">
        <w:t xml:space="preserve"> </w:t>
      </w:r>
      <w:r w:rsidR="00EC2EFE" w:rsidRPr="00CC0A84">
        <w:t>e</w:t>
      </w:r>
      <w:r w:rsidRPr="00CC0A84">
        <w:t xml:space="preserve"> gerenciamento de risco da gestão local.</w:t>
      </w:r>
      <w:r>
        <w:t xml:space="preserve"> No contexto de </w:t>
      </w:r>
      <w:r w:rsidR="00D9642B">
        <w:t>Blumenau</w:t>
      </w:r>
      <w:r>
        <w:t>, Reis e Garrote (2015) destacam que o</w:t>
      </w:r>
      <w:r w:rsidRPr="00631709">
        <w:t xml:space="preserve">s desastres socioambientais marcam a história </w:t>
      </w:r>
      <w:r>
        <w:t>da cidade</w:t>
      </w:r>
      <w:r w:rsidRPr="00631709">
        <w:t xml:space="preserve"> desde sua colonização, mas, </w:t>
      </w:r>
      <w:r>
        <w:t>su</w:t>
      </w:r>
      <w:r w:rsidRPr="00631709">
        <w:t>a intensidade vem aumentando conforme o número cada vez maior de habitantes expostos em áreas de riscos, clamando por medidas de prevenção.</w:t>
      </w:r>
      <w:r>
        <w:t xml:space="preserve"> Já </w:t>
      </w:r>
      <w:proofErr w:type="spellStart"/>
      <w:r>
        <w:t>Mattedi</w:t>
      </w:r>
      <w:proofErr w:type="spellEnd"/>
      <w:r>
        <w:t xml:space="preserve"> </w:t>
      </w:r>
      <w:r w:rsidRPr="00C30F0D">
        <w:rPr>
          <w:i/>
          <w:iCs/>
        </w:rPr>
        <w:t>et al</w:t>
      </w:r>
      <w:r>
        <w:rPr>
          <w:i/>
          <w:iCs/>
        </w:rPr>
        <w:t xml:space="preserve">. </w:t>
      </w:r>
      <w:r>
        <w:t>(2009) descrevem que o desastre ambiental ocorrido no município de Blumenau em 2008 (enchentes e enxurradas nas cotas mais baixas, e deslizamentos de terras nas cotas mais altas), resultou em percas de vidas, destrui</w:t>
      </w:r>
      <w:r w:rsidRPr="00E80255">
        <w:t>ç</w:t>
      </w:r>
      <w:r>
        <w:t xml:space="preserve">ão de moradias e inúmeros prejuízos. Em Blumenau, segundo os autores, totalizaram-se </w:t>
      </w:r>
      <w:r w:rsidR="00EC2EFE" w:rsidRPr="00BA7DF6">
        <w:t>3</w:t>
      </w:r>
      <w:r w:rsidR="00EC2EFE">
        <w:t xml:space="preserve"> </w:t>
      </w:r>
      <w:r>
        <w:t xml:space="preserve">mil pontos de </w:t>
      </w:r>
      <w:r w:rsidRPr="00BA7DF6">
        <w:t xml:space="preserve">deslizamento, 24 mortos, 103 mil atingidos e mais de </w:t>
      </w:r>
      <w:r w:rsidR="00EC2EFE">
        <w:t>2</w:t>
      </w:r>
      <w:r w:rsidRPr="00BA7DF6">
        <w:t xml:space="preserve"> mil casas destruídas ou danificadas. Além disso, outros 63 municípios no estado de Santa Catarina também foram atingidos, afetando 34% da população do estado.</w:t>
      </w:r>
    </w:p>
    <w:p w14:paraId="28A2B008" w14:textId="1572E5A5" w:rsidR="00AD013B" w:rsidRDefault="00AD013B" w:rsidP="00AD013B">
      <w:pPr>
        <w:pStyle w:val="TF-TEXTO"/>
      </w:pPr>
      <w:r w:rsidRPr="00BA7DF6">
        <w:t xml:space="preserve">Em Blumenau, segundo </w:t>
      </w:r>
      <w:proofErr w:type="spellStart"/>
      <w:r w:rsidRPr="00BA7DF6">
        <w:t>Holetz</w:t>
      </w:r>
      <w:proofErr w:type="spellEnd"/>
      <w:r w:rsidRPr="00BA7DF6">
        <w:t xml:space="preserve"> (2007), muitas famílias optam por construírem suas residências em áreas de risco, principalmente devido ao fato</w:t>
      </w:r>
      <w:r w:rsidR="00EC2EFE">
        <w:t>r</w:t>
      </w:r>
      <w:r w:rsidRPr="00BA7DF6">
        <w:t xml:space="preserve"> econômico que as impedem de adquirirem terrenos em áreas dentro dos padrões técnicos de segurança. O autor ainda complementa que os terrenos propícios </w:t>
      </w:r>
      <w:r w:rsidR="00CF0157" w:rsidRPr="00BA7DF6">
        <w:t>à</w:t>
      </w:r>
      <w:r w:rsidRPr="00BA7DF6">
        <w:t xml:space="preserve"> ocupação possuem valores elevados, impossibilitando o acesso a população com baixa renda que se desloca para as áreas de risco.</w:t>
      </w:r>
    </w:p>
    <w:p w14:paraId="0447F7CE" w14:textId="7424F294" w:rsidR="00AD013B" w:rsidRDefault="00AD013B" w:rsidP="00AD013B">
      <w:pPr>
        <w:pStyle w:val="TF-TEXTO"/>
      </w:pPr>
      <w:r>
        <w:lastRenderedPageBreak/>
        <w:t>Segundo consta no guia de p</w:t>
      </w:r>
      <w:r w:rsidRPr="00247A25">
        <w:t xml:space="preserve">revenção de </w:t>
      </w:r>
      <w:r>
        <w:t>r</w:t>
      </w:r>
      <w:r w:rsidRPr="00247A25">
        <w:t xml:space="preserve">isco de </w:t>
      </w:r>
      <w:r>
        <w:t>d</w:t>
      </w:r>
      <w:r w:rsidRPr="00247A25">
        <w:t>eslizamento em encostas (</w:t>
      </w:r>
      <w:r w:rsidRPr="001A4800">
        <w:t>CARVALHO</w:t>
      </w:r>
      <w:r>
        <w:t xml:space="preserve">; GALVÃO, </w:t>
      </w:r>
      <w:r w:rsidRPr="00247A25">
        <w:t>2006, p. 37</w:t>
      </w:r>
      <w:r>
        <w:t>-</w:t>
      </w:r>
      <w:r w:rsidRPr="00247A25">
        <w:t>38)</w:t>
      </w:r>
      <w:r>
        <w:t>, uma das ações de fiscalização e controle de risco que possuem um dos melhores resultados é a realização de vistorias periódicas e sistemáticas em todas as áreas de risco por equipes técnicas, estas servem para observar a evolução de situações de risco, identificar processos destrutivos, e orientar moradores sobre ações preventivas e obras corretivas. Contudo, este processo demanda grande quantidade de mão de obra e recursos, principalmente para atender o crescimento populacional</w:t>
      </w:r>
      <w:r w:rsidR="009011D0">
        <w:t xml:space="preserve"> de</w:t>
      </w:r>
      <w:r>
        <w:t xml:space="preserve"> Blumenau. Neste sentido</w:t>
      </w:r>
      <w:r w:rsidRPr="00BA7DF6">
        <w:t>, a defesa civil de Blumenau possui a infraestrutura necessária para fazer o processo de análise, contudo esta não é a realidade de outros municípios com menor quantidade de recursos disponíveis. Ou seja, dessa forma, muitas áreas de risco</w:t>
      </w:r>
      <w:r>
        <w:t xml:space="preserve"> da região</w:t>
      </w:r>
      <w:r w:rsidRPr="00BA7DF6">
        <w:t xml:space="preserve"> não são monitoradas. </w:t>
      </w:r>
      <w:r>
        <w:t>Além disso</w:t>
      </w:r>
      <w:r w:rsidRPr="00BA7DF6">
        <w:t>, a defesa civil de Blumenau se utiliza de Veículos Aéreos Não Tripulados (VANT) com o uso do sensor</w:t>
      </w:r>
      <w:r>
        <w:t xml:space="preserve"> Li</w:t>
      </w:r>
      <w:r w:rsidRPr="00BA7DF6">
        <w:t xml:space="preserve">ght </w:t>
      </w:r>
      <w:proofErr w:type="spellStart"/>
      <w:r>
        <w:t>D</w:t>
      </w:r>
      <w:r w:rsidRPr="00BA7DF6">
        <w:t>etection</w:t>
      </w:r>
      <w:proofErr w:type="spellEnd"/>
      <w:r w:rsidRPr="00BA7DF6">
        <w:t xml:space="preserve"> </w:t>
      </w:r>
      <w:proofErr w:type="spellStart"/>
      <w:r>
        <w:t>A</w:t>
      </w:r>
      <w:r w:rsidRPr="00BA7DF6">
        <w:t>nd</w:t>
      </w:r>
      <w:proofErr w:type="spellEnd"/>
      <w:r w:rsidRPr="00BA7DF6">
        <w:t xml:space="preserve"> </w:t>
      </w:r>
      <w:proofErr w:type="spellStart"/>
      <w:r>
        <w:t>R</w:t>
      </w:r>
      <w:r w:rsidRPr="00BA7DF6">
        <w:t>anging</w:t>
      </w:r>
      <w:proofErr w:type="spellEnd"/>
      <w:r>
        <w:t xml:space="preserve"> (</w:t>
      </w:r>
      <w:proofErr w:type="spellStart"/>
      <w:r w:rsidRPr="00BA7DF6">
        <w:t>LiDAR</w:t>
      </w:r>
      <w:proofErr w:type="spellEnd"/>
      <w:r>
        <w:t>)</w:t>
      </w:r>
      <w:r w:rsidRPr="00BA7DF6">
        <w:t xml:space="preserve"> para detectar fissuras</w:t>
      </w:r>
      <w:r>
        <w:t xml:space="preserve"> em áreas de risco. Entretanto, o processo requer a análise manual das imagens capturadas por um especialista, ao qual demanda um tempo considerável para analisar o contexto da cidade inteira.</w:t>
      </w:r>
    </w:p>
    <w:p w14:paraId="5083AC03" w14:textId="30B59FF8" w:rsidR="00AD013B" w:rsidRDefault="00AD013B" w:rsidP="00AD013B">
      <w:pPr>
        <w:pStyle w:val="TF-TEXTO"/>
      </w:pPr>
      <w:r w:rsidRPr="006A1826">
        <w:t xml:space="preserve">Diante deste </w:t>
      </w:r>
      <w:r>
        <w:t>cenário</w:t>
      </w:r>
      <w:r w:rsidRPr="006A1826">
        <w:t xml:space="preserve">, este trabalho </w:t>
      </w:r>
      <w:r w:rsidR="00327C1B">
        <w:t>levanta</w:t>
      </w:r>
      <w:r w:rsidRPr="006A1826">
        <w:t xml:space="preserve"> as seguintes questões de pesquisa: (i) é possível detectar fissuras no solo a partir de imagens e de técnicas de aprendizado de máquina? (</w:t>
      </w:r>
      <w:proofErr w:type="spellStart"/>
      <w:r w:rsidRPr="006A1826">
        <w:t>ii</w:t>
      </w:r>
      <w:proofErr w:type="spellEnd"/>
      <w:r w:rsidRPr="006A1826">
        <w:t xml:space="preserve">) dados obtidos do sensor </w:t>
      </w:r>
      <w:proofErr w:type="spellStart"/>
      <w:r>
        <w:t>L</w:t>
      </w:r>
      <w:r w:rsidRPr="006A1826">
        <w:t>i</w:t>
      </w:r>
      <w:r>
        <w:t>DAR</w:t>
      </w:r>
      <w:proofErr w:type="spellEnd"/>
      <w:r w:rsidRPr="006A1826">
        <w:t xml:space="preserve"> favorecem a caracterização de possíveis regiões suscetíveis a deslizamentos de terra?</w:t>
      </w:r>
    </w:p>
    <w:p w14:paraId="6176B1CC" w14:textId="7B0BD6D5" w:rsidR="00F255FC" w:rsidRPr="007D10F2" w:rsidRDefault="00F255FC" w:rsidP="007D10F2">
      <w:pPr>
        <w:pStyle w:val="Ttulo2"/>
      </w:pPr>
      <w:bookmarkStart w:id="13" w:name="_Toc419598576"/>
      <w:bookmarkStart w:id="14" w:name="_Toc420721317"/>
      <w:bookmarkStart w:id="15" w:name="_Toc420721467"/>
      <w:bookmarkStart w:id="16" w:name="_Toc420721562"/>
      <w:bookmarkStart w:id="17" w:name="_Toc420721768"/>
      <w:bookmarkStart w:id="18" w:name="_Toc420723209"/>
      <w:bookmarkStart w:id="19" w:name="_Toc482682370"/>
      <w:bookmarkStart w:id="20" w:name="_Toc54164904"/>
      <w:bookmarkStart w:id="21" w:name="_Toc54165664"/>
      <w:bookmarkStart w:id="22" w:name="_Toc54169316"/>
      <w:bookmarkStart w:id="23" w:name="_Toc96347426"/>
      <w:bookmarkStart w:id="24" w:name="_Toc96357710"/>
      <w:bookmarkStart w:id="25" w:name="_Toc96491850"/>
      <w:bookmarkStart w:id="26" w:name="_Toc411603090"/>
      <w:r w:rsidRPr="007D10F2">
        <w:t>OBJETIVOS</w:t>
      </w:r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</w:p>
    <w:p w14:paraId="6804F201" w14:textId="1B2865E7" w:rsidR="00C975AE" w:rsidRPr="00060B82" w:rsidRDefault="00C975AE" w:rsidP="00060B82">
      <w:pPr>
        <w:pStyle w:val="TF-TEXTO"/>
      </w:pPr>
      <w:bookmarkStart w:id="27" w:name="_Toc419598587"/>
      <w:r w:rsidRPr="00060B82">
        <w:t xml:space="preserve">O objetivo deste trabalho é disponibilizar um protótipo que seja capaz de realizar a demarcação de fissuras no solo, as quais podem </w:t>
      </w:r>
      <w:r w:rsidR="00624E1C">
        <w:t>resultar</w:t>
      </w:r>
      <w:r w:rsidRPr="00060B82">
        <w:t xml:space="preserve"> </w:t>
      </w:r>
      <w:r w:rsidR="00624E1C" w:rsidRPr="00060B82">
        <w:t>e</w:t>
      </w:r>
      <w:r w:rsidR="00624E1C">
        <w:t xml:space="preserve">m </w:t>
      </w:r>
      <w:r w:rsidRPr="00060B82">
        <w:t>possíveis deslizamentos de terra.</w:t>
      </w:r>
    </w:p>
    <w:p w14:paraId="20C4F79E" w14:textId="77777777" w:rsidR="00C975AE" w:rsidRPr="00060B82" w:rsidRDefault="00C975AE" w:rsidP="00060B82">
      <w:pPr>
        <w:pStyle w:val="TF-TEXTO"/>
      </w:pPr>
      <w:r w:rsidRPr="00060B82">
        <w:t>Os objetivos específicos são:</w:t>
      </w:r>
    </w:p>
    <w:p w14:paraId="3F5C276A" w14:textId="54D5F9D7" w:rsidR="00C975AE" w:rsidRPr="00FC19D6" w:rsidRDefault="00C975AE" w:rsidP="00060B82">
      <w:pPr>
        <w:pStyle w:val="TF-ALNEA"/>
      </w:pPr>
      <w:r>
        <w:t>a</w:t>
      </w:r>
      <w:r w:rsidRPr="00FC19D6">
        <w:t>nalisar a possibilidade d</w:t>
      </w:r>
      <w:r>
        <w:t>a</w:t>
      </w:r>
      <w:r w:rsidRPr="00FC19D6">
        <w:t xml:space="preserve"> detec</w:t>
      </w:r>
      <w:r>
        <w:t>ção de</w:t>
      </w:r>
      <w:r w:rsidRPr="00FC19D6">
        <w:t xml:space="preserve"> fissuras no solo a partir de imagens e de técnicas de aprendizado de máquina;</w:t>
      </w:r>
    </w:p>
    <w:p w14:paraId="4D60DE21" w14:textId="525BAE94" w:rsidR="00C975AE" w:rsidRDefault="00C975AE" w:rsidP="00060B82">
      <w:pPr>
        <w:pStyle w:val="TF-ALNEA"/>
      </w:pPr>
      <w:r w:rsidRPr="00B86200">
        <w:t xml:space="preserve">analisar se os dados obtidos do sensor </w:t>
      </w:r>
      <w:proofErr w:type="spellStart"/>
      <w:r w:rsidRPr="00B86200">
        <w:t>LiDAR</w:t>
      </w:r>
      <w:proofErr w:type="spellEnd"/>
      <w:r w:rsidRPr="00B86200">
        <w:t xml:space="preserve"> favorecem a caracterização de possíveis regiões suscetíveis a deslizamentos de terra</w:t>
      </w:r>
      <w:r>
        <w:t>;</w:t>
      </w:r>
    </w:p>
    <w:p w14:paraId="22453391" w14:textId="26005046" w:rsidR="00624E1C" w:rsidRPr="00B86200" w:rsidRDefault="00624E1C" w:rsidP="007D73AE">
      <w:pPr>
        <w:pStyle w:val="TF-ALNEA"/>
      </w:pPr>
      <w:r w:rsidRPr="00B86200">
        <w:t xml:space="preserve">validar e analisar o tempo de resposta da segmentação e extração de medidas </w:t>
      </w:r>
      <w:proofErr w:type="spellStart"/>
      <w:r w:rsidRPr="00B86200">
        <w:t>morfométricas</w:t>
      </w:r>
      <w:proofErr w:type="spellEnd"/>
      <w:r>
        <w:t xml:space="preserve"> das fissuras</w:t>
      </w:r>
      <w:r w:rsidRPr="00B86200">
        <w:t xml:space="preserve"> assim como sua assertividade em relação ao processo manual</w:t>
      </w:r>
      <w:r>
        <w:t>.</w:t>
      </w:r>
    </w:p>
    <w:p w14:paraId="619CEFED" w14:textId="5138CC04" w:rsidR="00A44581" w:rsidRDefault="00183E11" w:rsidP="008B5241">
      <w:pPr>
        <w:pStyle w:val="Ttulo1"/>
      </w:pPr>
      <w:r>
        <w:rPr>
          <w:caps w:val="0"/>
        </w:rPr>
        <w:t xml:space="preserve">TRABALHOS </w:t>
      </w:r>
      <w:r w:rsidRPr="00FC4A9F">
        <w:rPr>
          <w:caps w:val="0"/>
        </w:rPr>
        <w:t>CORRELATOS</w:t>
      </w:r>
    </w:p>
    <w:p w14:paraId="47E8BFCC" w14:textId="66A28DB0" w:rsidR="008837B1" w:rsidRPr="00917303" w:rsidRDefault="008837B1" w:rsidP="00917303">
      <w:pPr>
        <w:pStyle w:val="TF-TEXTO"/>
      </w:pPr>
      <w:r w:rsidRPr="00B76416">
        <w:t>Nesta seção são apresentados trabalhos semelhantes ao estudo proposto.</w:t>
      </w:r>
      <w:r w:rsidRPr="007A4D62">
        <w:t xml:space="preserve"> A seção 2.1 apresenta um software para demarcação de </w:t>
      </w:r>
      <w:r w:rsidRPr="00B76416">
        <w:t xml:space="preserve">deslizamentos de terra (ULLO </w:t>
      </w:r>
      <w:r w:rsidRPr="00B76416">
        <w:rPr>
          <w:i/>
          <w:iCs/>
        </w:rPr>
        <w:t>et al.,</w:t>
      </w:r>
      <w:r w:rsidRPr="00B76416">
        <w:t xml:space="preserve"> 2020). A seção 2.2 traz a análise de deslizamento através de imagens de satélite e a identificação </w:t>
      </w:r>
      <w:r w:rsidRPr="00B76416">
        <w:lastRenderedPageBreak/>
        <w:t xml:space="preserve">através da rede neural </w:t>
      </w:r>
      <w:proofErr w:type="spellStart"/>
      <w:r w:rsidRPr="00B76416">
        <w:t>convolucional</w:t>
      </w:r>
      <w:proofErr w:type="spellEnd"/>
      <w:r w:rsidRPr="00B76416">
        <w:t xml:space="preserve"> </w:t>
      </w:r>
      <w:proofErr w:type="spellStart"/>
      <w:r w:rsidRPr="00B76416">
        <w:t>Mask</w:t>
      </w:r>
      <w:proofErr w:type="spellEnd"/>
      <w:r w:rsidRPr="00B76416">
        <w:t xml:space="preserve"> R-CNN (YANG</w:t>
      </w:r>
      <w:r w:rsidRPr="00B76416">
        <w:rPr>
          <w:i/>
          <w:iCs/>
        </w:rPr>
        <w:t xml:space="preserve"> et al.,</w:t>
      </w:r>
      <w:r w:rsidRPr="00B76416">
        <w:t xml:space="preserve"> 2022). Por fim, a seção 2.3 discute o aprimoramento da rede </w:t>
      </w:r>
      <w:proofErr w:type="spellStart"/>
      <w:r w:rsidRPr="00B76416">
        <w:t>Mask</w:t>
      </w:r>
      <w:proofErr w:type="spellEnd"/>
      <w:r w:rsidRPr="00B76416">
        <w:t xml:space="preserve"> R-CNN e a utilização do </w:t>
      </w:r>
      <w:proofErr w:type="spellStart"/>
      <w:r w:rsidRPr="00B76416">
        <w:rPr>
          <w:i/>
          <w:iCs/>
        </w:rPr>
        <w:t>Transfer</w:t>
      </w:r>
      <w:proofErr w:type="spellEnd"/>
      <w:r w:rsidRPr="00B76416">
        <w:rPr>
          <w:i/>
          <w:iCs/>
        </w:rPr>
        <w:t xml:space="preserve"> Learning</w:t>
      </w:r>
      <w:r w:rsidRPr="00B76416">
        <w:t xml:space="preserve"> (TL) para detecção de desmoronamentos pós terremoto (Fu</w:t>
      </w:r>
      <w:r w:rsidRPr="00B76416">
        <w:rPr>
          <w:i/>
          <w:iCs/>
        </w:rPr>
        <w:t xml:space="preserve"> et al.,</w:t>
      </w:r>
      <w:r w:rsidRPr="00B76416">
        <w:t xml:space="preserve"> 2022).</w:t>
      </w:r>
    </w:p>
    <w:p w14:paraId="5C6A57B2" w14:textId="77777777" w:rsidR="00183E11" w:rsidRPr="00183E11" w:rsidRDefault="00183E11" w:rsidP="00183E11">
      <w:pPr>
        <w:pStyle w:val="PargrafodaLista"/>
        <w:keepNext/>
        <w:keepLines/>
        <w:widowControl/>
        <w:numPr>
          <w:ilvl w:val="0"/>
          <w:numId w:val="1"/>
        </w:numPr>
        <w:autoSpaceDE/>
        <w:autoSpaceDN/>
        <w:spacing w:before="240" w:after="120"/>
        <w:ind w:left="567" w:hanging="567"/>
        <w:jc w:val="both"/>
        <w:outlineLvl w:val="1"/>
        <w:rPr>
          <w:caps/>
          <w:vanish/>
          <w:color w:val="000000"/>
          <w:sz w:val="24"/>
          <w:szCs w:val="20"/>
          <w:lang w:val="en-GB" w:eastAsia="pt-BR"/>
        </w:rPr>
      </w:pPr>
    </w:p>
    <w:p w14:paraId="6A77F804" w14:textId="612826EE" w:rsidR="00A44581" w:rsidRPr="00183E11" w:rsidRDefault="00F93072" w:rsidP="00183E11">
      <w:pPr>
        <w:pStyle w:val="Ttulo2"/>
      </w:pPr>
      <w:r w:rsidRPr="00183E11">
        <w:t>A NEW MASK R-CNN BASED METHOD FOR IMPROVED LANDSLIDE DETECTION</w:t>
      </w:r>
    </w:p>
    <w:p w14:paraId="5AA96C24" w14:textId="77777777" w:rsidR="00A82FDB" w:rsidRPr="00A82FDB" w:rsidRDefault="00A82FDB" w:rsidP="00A82FDB">
      <w:pPr>
        <w:pStyle w:val="TF-TEXTO"/>
      </w:pPr>
      <w:proofErr w:type="spellStart"/>
      <w:r w:rsidRPr="00A82FDB">
        <w:t>Ullo</w:t>
      </w:r>
      <w:proofErr w:type="spellEnd"/>
      <w:r w:rsidRPr="00A82FDB">
        <w:t> </w:t>
      </w:r>
      <w:r w:rsidRPr="003829B7">
        <w:rPr>
          <w:i/>
          <w:iCs/>
        </w:rPr>
        <w:t>et al.</w:t>
      </w:r>
      <w:r w:rsidRPr="00A82FDB">
        <w:t xml:space="preserve"> (2020) desenvolveram uma ferramenta para identificar áreas afetadas por deslizamentos de terra a partir da análise de fotografias, delimitando de maneira visual o perímetro dos espaços prejudicados. O funcionamento da ferramenta se baseia no aprendizado de modelos utilizando </w:t>
      </w:r>
      <w:proofErr w:type="spellStart"/>
      <w:r w:rsidRPr="00A82FDB">
        <w:t>Transfer</w:t>
      </w:r>
      <w:proofErr w:type="spellEnd"/>
      <w:r w:rsidRPr="00A82FDB">
        <w:t xml:space="preserve"> Learning, juntamente com uso das redes neurais ResNet-50 e ResNet-101. </w:t>
      </w:r>
    </w:p>
    <w:p w14:paraId="17729CD4" w14:textId="48C17B58" w:rsidR="00A44581" w:rsidRDefault="00A82FDB" w:rsidP="00A82FDB">
      <w:pPr>
        <w:pStyle w:val="TF-TEXTO"/>
      </w:pPr>
      <w:r w:rsidRPr="00A82FDB">
        <w:t xml:space="preserve">Inicialmente, </w:t>
      </w:r>
      <w:proofErr w:type="spellStart"/>
      <w:r w:rsidRPr="00A82FDB">
        <w:t>Ullo</w:t>
      </w:r>
      <w:proofErr w:type="spellEnd"/>
      <w:r w:rsidRPr="00A82FDB">
        <w:t xml:space="preserve"> </w:t>
      </w:r>
      <w:r w:rsidRPr="00531250">
        <w:rPr>
          <w:i/>
          <w:iCs/>
        </w:rPr>
        <w:t>et al.</w:t>
      </w:r>
      <w:r w:rsidRPr="00A82FDB">
        <w:t xml:space="preserve"> (2020) selecionaram manualmente fotografias de alta resolução obtidas através de Veículos Aéreos Não Tripulados (VANT) presentes em algoritmos de busca tais como Bing e Google. Elas foram baixadas, classificadas e separadas manualmente em três grupos: treinamento, validação e teste. Posteriormente, realizou-se o pré-processamento das imagens selecionadas. De acordo com </w:t>
      </w:r>
      <w:proofErr w:type="spellStart"/>
      <w:r w:rsidRPr="00A82FDB">
        <w:t>Ullo</w:t>
      </w:r>
      <w:proofErr w:type="spellEnd"/>
      <w:r w:rsidRPr="00A82FDB">
        <w:t xml:space="preserve"> </w:t>
      </w:r>
      <w:r w:rsidRPr="00531250">
        <w:rPr>
          <w:i/>
          <w:iCs/>
        </w:rPr>
        <w:t>et al.</w:t>
      </w:r>
      <w:r w:rsidRPr="00A82FDB">
        <w:t xml:space="preserve"> (2020), nesta etapa efetuou-se dois procedimentos</w:t>
      </w:r>
      <w:r w:rsidR="00F63B78" w:rsidRPr="00A82FDB">
        <w:t>: (</w:t>
      </w:r>
      <w:r w:rsidRPr="00A82FDB">
        <w:t>i) redimensionamento, padronizando o tamanho das imagens para 512*512 pixels e, (</w:t>
      </w:r>
      <w:proofErr w:type="spellStart"/>
      <w:r w:rsidRPr="00A82FDB">
        <w:t>ii</w:t>
      </w:r>
      <w:proofErr w:type="spellEnd"/>
      <w:r w:rsidRPr="00A82FDB">
        <w:t xml:space="preserve">) </w:t>
      </w:r>
      <w:r w:rsidRPr="00680813">
        <w:rPr>
          <w:i/>
          <w:iCs/>
        </w:rPr>
        <w:t xml:space="preserve">data </w:t>
      </w:r>
      <w:proofErr w:type="spellStart"/>
      <w:r w:rsidRPr="00680813">
        <w:rPr>
          <w:i/>
          <w:iCs/>
        </w:rPr>
        <w:t>augmentation</w:t>
      </w:r>
      <w:proofErr w:type="spellEnd"/>
      <w:r w:rsidRPr="00A82FDB">
        <w:t xml:space="preserve">, rotacionando e borrando partes das imagens selecionadas através do algoritmo </w:t>
      </w:r>
      <w:proofErr w:type="spellStart"/>
      <w:r w:rsidRPr="00A82FDB">
        <w:t>Image</w:t>
      </w:r>
      <w:proofErr w:type="spellEnd"/>
      <w:r w:rsidRPr="00A82FDB">
        <w:t xml:space="preserve"> </w:t>
      </w:r>
      <w:r w:rsidR="00680813">
        <w:t>D</w:t>
      </w:r>
      <w:r w:rsidRPr="00A82FDB">
        <w:t xml:space="preserve">ata </w:t>
      </w:r>
      <w:proofErr w:type="spellStart"/>
      <w:r w:rsidR="00680813">
        <w:t>G</w:t>
      </w:r>
      <w:r w:rsidRPr="00A82FDB">
        <w:t>enerator</w:t>
      </w:r>
      <w:proofErr w:type="spellEnd"/>
      <w:r w:rsidRPr="00A82FDB">
        <w:t xml:space="preserve"> visando o aumento do número de imagens de treino. Ainda segundo </w:t>
      </w:r>
      <w:proofErr w:type="spellStart"/>
      <w:r w:rsidRPr="00A82FDB">
        <w:t>Ullo</w:t>
      </w:r>
      <w:proofErr w:type="spellEnd"/>
      <w:r w:rsidRPr="00A82FDB">
        <w:t xml:space="preserve"> </w:t>
      </w:r>
      <w:r w:rsidRPr="00531250">
        <w:rPr>
          <w:i/>
          <w:iCs/>
        </w:rPr>
        <w:t>et al.</w:t>
      </w:r>
      <w:r w:rsidRPr="00A82FDB">
        <w:t xml:space="preserve"> (2020), após a etapa de pré-processamento, efetuou-se a marcação e anotação dos segmentos das imagens em cinco classes distintas: (i) deslizamento, (</w:t>
      </w:r>
      <w:proofErr w:type="spellStart"/>
      <w:r w:rsidRPr="00A82FDB">
        <w:t>ii</w:t>
      </w:r>
      <w:proofErr w:type="spellEnd"/>
      <w:r w:rsidRPr="00A82FDB">
        <w:t>) vegetação, (</w:t>
      </w:r>
      <w:proofErr w:type="spellStart"/>
      <w:r w:rsidRPr="00A82FDB">
        <w:t>iii</w:t>
      </w:r>
      <w:proofErr w:type="spellEnd"/>
      <w:r w:rsidRPr="00A82FDB">
        <w:t>) corpo de água, (</w:t>
      </w:r>
      <w:proofErr w:type="spellStart"/>
      <w:r w:rsidRPr="00A82FDB">
        <w:t>iv</w:t>
      </w:r>
      <w:proofErr w:type="spellEnd"/>
      <w:r w:rsidRPr="00A82FDB">
        <w:t>) construções e (v) fundo. As anotações foram feitas através do software open-</w:t>
      </w:r>
      <w:proofErr w:type="spellStart"/>
      <w:r w:rsidRPr="00A82FDB">
        <w:t>source</w:t>
      </w:r>
      <w:proofErr w:type="spellEnd"/>
      <w:r w:rsidRPr="00A82FDB">
        <w:t xml:space="preserve"> “VGG </w:t>
      </w:r>
      <w:proofErr w:type="spellStart"/>
      <w:r w:rsidRPr="00A82FDB">
        <w:t>Image</w:t>
      </w:r>
      <w:proofErr w:type="spellEnd"/>
      <w:r w:rsidRPr="00A82FDB">
        <w:t xml:space="preserve"> </w:t>
      </w:r>
      <w:proofErr w:type="spellStart"/>
      <w:r w:rsidRPr="00A82FDB">
        <w:t>Annotator</w:t>
      </w:r>
      <w:proofErr w:type="spellEnd"/>
      <w:r w:rsidRPr="00A82FDB">
        <w:t xml:space="preserve">”, criado pela Visual </w:t>
      </w:r>
      <w:proofErr w:type="spellStart"/>
      <w:r w:rsidRPr="00A82FDB">
        <w:t>Geometry</w:t>
      </w:r>
      <w:proofErr w:type="spellEnd"/>
      <w:r w:rsidRPr="00A82FDB">
        <w:t xml:space="preserve"> </w:t>
      </w:r>
      <w:proofErr w:type="spellStart"/>
      <w:r w:rsidRPr="00A82FDB">
        <w:t>Group</w:t>
      </w:r>
      <w:proofErr w:type="spellEnd"/>
      <w:r w:rsidRPr="00A82FDB">
        <w:t xml:space="preserve"> (UNIVERSITY OF OXFORTD, 2022). Ele é um ambiente web, desenvolvido em </w:t>
      </w:r>
      <w:proofErr w:type="spellStart"/>
      <w:r w:rsidRPr="00A82FDB">
        <w:t>HyperText</w:t>
      </w:r>
      <w:proofErr w:type="spellEnd"/>
      <w:r w:rsidRPr="00A82FDB">
        <w:t xml:space="preserve"> Markup </w:t>
      </w:r>
      <w:proofErr w:type="spellStart"/>
      <w:r w:rsidRPr="00A82FDB">
        <w:t>Language</w:t>
      </w:r>
      <w:proofErr w:type="spellEnd"/>
      <w:r w:rsidRPr="00A82FDB">
        <w:t xml:space="preserve"> (HTML), </w:t>
      </w:r>
      <w:proofErr w:type="spellStart"/>
      <w:r w:rsidRPr="00A82FDB">
        <w:t>Cascading</w:t>
      </w:r>
      <w:proofErr w:type="spellEnd"/>
      <w:r w:rsidRPr="00A82FDB">
        <w:t xml:space="preserve"> </w:t>
      </w:r>
      <w:proofErr w:type="spellStart"/>
      <w:r w:rsidRPr="00A82FDB">
        <w:t>Style</w:t>
      </w:r>
      <w:proofErr w:type="spellEnd"/>
      <w:r w:rsidRPr="00A82FDB">
        <w:t xml:space="preserve"> </w:t>
      </w:r>
      <w:proofErr w:type="spellStart"/>
      <w:r w:rsidRPr="00A82FDB">
        <w:t>Sheets</w:t>
      </w:r>
      <w:proofErr w:type="spellEnd"/>
      <w:r w:rsidRPr="00A82FDB">
        <w:t xml:space="preserve"> (CSS) e </w:t>
      </w:r>
      <w:proofErr w:type="spellStart"/>
      <w:r w:rsidRPr="00A82FDB">
        <w:t>JavaScript</w:t>
      </w:r>
      <w:proofErr w:type="spellEnd"/>
      <w:r w:rsidRPr="00A82FDB">
        <w:t>, ao qual permite a demarcação de regiões nas imagens e a inclusão de descrições textuais, conforme demonstra a</w:t>
      </w:r>
      <w:r w:rsidR="00680813">
        <w:t xml:space="preserve"> </w:t>
      </w:r>
      <w:r w:rsidR="00680813">
        <w:fldChar w:fldCharType="begin"/>
      </w:r>
      <w:r w:rsidR="00680813">
        <w:instrText xml:space="preserve"> REF _Ref115804612 \h </w:instrText>
      </w:r>
      <w:r w:rsidR="00680813">
        <w:fldChar w:fldCharType="separate"/>
      </w:r>
      <w:r w:rsidR="006B5091">
        <w:t xml:space="preserve">Figura </w:t>
      </w:r>
      <w:r w:rsidR="006B5091">
        <w:rPr>
          <w:noProof/>
        </w:rPr>
        <w:t>1</w:t>
      </w:r>
      <w:r w:rsidR="00680813">
        <w:fldChar w:fldCharType="end"/>
      </w:r>
      <w:r w:rsidRPr="00A82FDB">
        <w:t>.</w:t>
      </w:r>
    </w:p>
    <w:p w14:paraId="08F3402A" w14:textId="360324B9" w:rsidR="00A6435D" w:rsidRPr="00A6435D" w:rsidRDefault="00680813" w:rsidP="00680813">
      <w:pPr>
        <w:pStyle w:val="TF-LEGENDA"/>
      </w:pPr>
      <w:bookmarkStart w:id="28" w:name="_Ref115804612"/>
      <w:r>
        <w:lastRenderedPageBreak/>
        <w:t xml:space="preserve">Figura </w:t>
      </w:r>
      <w:fldSimple w:instr=" SEQ Figura \* ARABIC ">
        <w:r w:rsidR="006B5091">
          <w:rPr>
            <w:noProof/>
          </w:rPr>
          <w:t>1</w:t>
        </w:r>
      </w:fldSimple>
      <w:bookmarkEnd w:id="28"/>
      <w:r>
        <w:t xml:space="preserve"> </w:t>
      </w:r>
      <w:r w:rsidR="00A6435D" w:rsidRPr="00A6435D">
        <w:t xml:space="preserve">– Notação de imagens utilizando VGG </w:t>
      </w:r>
      <w:proofErr w:type="spellStart"/>
      <w:r w:rsidR="00A6435D" w:rsidRPr="00A6435D">
        <w:t>Image</w:t>
      </w:r>
      <w:proofErr w:type="spellEnd"/>
      <w:r w:rsidR="00A6435D" w:rsidRPr="00A6435D">
        <w:t xml:space="preserve"> </w:t>
      </w:r>
      <w:proofErr w:type="spellStart"/>
      <w:r w:rsidR="00A6435D" w:rsidRPr="00A6435D">
        <w:t>Annotator</w:t>
      </w:r>
      <w:proofErr w:type="spellEnd"/>
      <w:r w:rsidR="00A6435D" w:rsidRPr="00A6435D">
        <w:t>.</w:t>
      </w:r>
    </w:p>
    <w:p w14:paraId="76F13C68" w14:textId="36F9F099" w:rsidR="00A6435D" w:rsidRDefault="0038227E" w:rsidP="00A6435D">
      <w:pPr>
        <w:pStyle w:val="TF-FIGURA"/>
      </w:pPr>
      <w:r>
        <w:rPr>
          <w:noProof/>
        </w:rPr>
        <w:pict w14:anchorId="4537FD8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m 1" o:spid="_x0000_i1028" type="#_x0000_t75" alt="A screenshot of a map&#13;&#10;&#13;&#10;Description automatically generated with medium confidence" style="width:453.35pt;height:224pt;visibility:visible;mso-width-percent:0;mso-height-percent:0;mso-width-percent:0;mso-height-percent:0">
            <v:imagedata r:id="rId12" o:title=""/>
          </v:shape>
        </w:pict>
      </w:r>
    </w:p>
    <w:p w14:paraId="1FA767FB" w14:textId="07B50B4C" w:rsidR="00A6435D" w:rsidRPr="00A6435D" w:rsidRDefault="00A6435D" w:rsidP="00A6435D">
      <w:pPr>
        <w:pStyle w:val="TF-FONTE"/>
      </w:pPr>
      <w:r w:rsidRPr="00A6435D">
        <w:t xml:space="preserve">Fonte: </w:t>
      </w:r>
      <w:proofErr w:type="spellStart"/>
      <w:r w:rsidRPr="00A6435D">
        <w:t>Ullo</w:t>
      </w:r>
      <w:proofErr w:type="spellEnd"/>
      <w:r w:rsidRPr="00A6435D">
        <w:t xml:space="preserve"> </w:t>
      </w:r>
      <w:r w:rsidRPr="00531250">
        <w:rPr>
          <w:i/>
          <w:iCs/>
        </w:rPr>
        <w:t>et al.</w:t>
      </w:r>
      <w:r w:rsidRPr="00A6435D">
        <w:t xml:space="preserve"> (2020).</w:t>
      </w:r>
    </w:p>
    <w:p w14:paraId="4EAE1F4A" w14:textId="5637D22E" w:rsidR="00A6435D" w:rsidRDefault="00DE3694" w:rsidP="00DE3694">
      <w:pPr>
        <w:pStyle w:val="TF-TEXTO"/>
      </w:pPr>
      <w:r w:rsidRPr="000E02B2">
        <w:t xml:space="preserve">De acordo com </w:t>
      </w:r>
      <w:proofErr w:type="spellStart"/>
      <w:r w:rsidRPr="000E02B2">
        <w:t>Ullo</w:t>
      </w:r>
      <w:proofErr w:type="spellEnd"/>
      <w:r w:rsidRPr="000E02B2">
        <w:t xml:space="preserve"> </w:t>
      </w:r>
      <w:r w:rsidRPr="00C61E19">
        <w:rPr>
          <w:i/>
          <w:iCs/>
        </w:rPr>
        <w:t>et al.</w:t>
      </w:r>
      <w:r w:rsidRPr="000E02B2">
        <w:t xml:space="preserve"> (</w:t>
      </w:r>
      <w:r w:rsidRPr="0021172E">
        <w:t>2020), após as etapas de pré-processamento e marcação das</w:t>
      </w:r>
      <w:r w:rsidRPr="000E02B2">
        <w:t xml:space="preserve"> imagens, </w:t>
      </w:r>
      <w:r w:rsidRPr="00DE3694">
        <w:t>realizou</w:t>
      </w:r>
      <w:r w:rsidRPr="000E02B2">
        <w:t xml:space="preserve">-se a criação de dois </w:t>
      </w:r>
      <w:proofErr w:type="spellStart"/>
      <w:r w:rsidRPr="005147E9">
        <w:rPr>
          <w:i/>
          <w:iCs/>
        </w:rPr>
        <w:t>datasets</w:t>
      </w:r>
      <w:proofErr w:type="spellEnd"/>
      <w:r w:rsidRPr="000E02B2">
        <w:t xml:space="preserve"> distintos: </w:t>
      </w:r>
      <w:r>
        <w:t xml:space="preserve">A (Treinamento = </w:t>
      </w:r>
      <w:r w:rsidRPr="00597F1E">
        <w:t>63.1</w:t>
      </w:r>
      <w:r>
        <w:t xml:space="preserve">3%, Validação = </w:t>
      </w:r>
      <w:r w:rsidRPr="009D6DB0">
        <w:t>17.5</w:t>
      </w:r>
      <w:r>
        <w:t xml:space="preserve">0%, Teste = </w:t>
      </w:r>
      <w:r w:rsidRPr="009D6DB0">
        <w:t>19.37</w:t>
      </w:r>
      <w:r>
        <w:t xml:space="preserve">%) e B (Treinamento = </w:t>
      </w:r>
      <w:r w:rsidRPr="0021172E">
        <w:t xml:space="preserve">51.24%, Validação = 23.14%, Teste = 25.62%). Por fim, realizou-se o processo de </w:t>
      </w:r>
      <w:proofErr w:type="spellStart"/>
      <w:r w:rsidRPr="0021172E">
        <w:rPr>
          <w:i/>
          <w:iCs/>
        </w:rPr>
        <w:t>Transfer</w:t>
      </w:r>
      <w:proofErr w:type="spellEnd"/>
      <w:r w:rsidRPr="0021172E">
        <w:rPr>
          <w:i/>
          <w:iCs/>
        </w:rPr>
        <w:t xml:space="preserve"> Learning,</w:t>
      </w:r>
      <w:r w:rsidRPr="0021172E">
        <w:t xml:space="preserve"> transferindo os dados de um domínio fonte para um domínio objetivo. Ou seja, o domínio fonte já têm classes </w:t>
      </w:r>
      <w:proofErr w:type="spellStart"/>
      <w:r w:rsidRPr="0021172E">
        <w:t>pré</w:t>
      </w:r>
      <w:proofErr w:type="spellEnd"/>
      <w:r w:rsidRPr="0021172E">
        <w:t xml:space="preserve">-treinadas, que quando utilizadas, aumentam a quantidade de características observadas assim como, podem diminuir a quantidade de imagens necessárias para caracterizar um deslizamento. A partir disso, aplicou-se a rede </w:t>
      </w:r>
      <w:proofErr w:type="spellStart"/>
      <w:r w:rsidRPr="0021172E">
        <w:t>Mask</w:t>
      </w:r>
      <w:proofErr w:type="spellEnd"/>
      <w:r w:rsidRPr="0021172E">
        <w:t xml:space="preserve"> R-CNN utilizando os padrões ResNet-50 e ResNet-101</w:t>
      </w:r>
      <w:r>
        <w:t>,</w:t>
      </w:r>
      <w:r w:rsidRPr="0021172E">
        <w:t xml:space="preserve"> tendo como intuito obter </w:t>
      </w:r>
      <w:r>
        <w:t xml:space="preserve">a </w:t>
      </w:r>
      <w:r w:rsidRPr="0021172E">
        <w:t xml:space="preserve">melhor precisão. A </w:t>
      </w:r>
      <w:r w:rsidR="00A4514A">
        <w:fldChar w:fldCharType="begin"/>
      </w:r>
      <w:r w:rsidR="00A4514A">
        <w:instrText xml:space="preserve"> REF _Ref115804674 \h </w:instrText>
      </w:r>
      <w:r w:rsidR="00A4514A">
        <w:fldChar w:fldCharType="separate"/>
      </w:r>
      <w:r w:rsidR="006B5091">
        <w:t xml:space="preserve">Figura </w:t>
      </w:r>
      <w:r w:rsidR="006B5091">
        <w:rPr>
          <w:noProof/>
        </w:rPr>
        <w:t>2</w:t>
      </w:r>
      <w:r w:rsidR="00A4514A">
        <w:fldChar w:fldCharType="end"/>
      </w:r>
      <w:r w:rsidR="00A4514A">
        <w:t xml:space="preserve"> </w:t>
      </w:r>
      <w:r w:rsidRPr="0021172E">
        <w:t>e</w:t>
      </w:r>
      <w:r w:rsidRPr="00BE2F8A">
        <w:t xml:space="preserve">xemplifica a detecção de deslizamentos </w:t>
      </w:r>
      <w:r>
        <w:t>via</w:t>
      </w:r>
      <w:r w:rsidRPr="00BE2F8A">
        <w:t xml:space="preserve"> ResNet-50 e ResNet-101.</w:t>
      </w:r>
    </w:p>
    <w:p w14:paraId="26E198A5" w14:textId="723FA6EE" w:rsidR="007E569D" w:rsidRPr="007E569D" w:rsidRDefault="00A4514A" w:rsidP="00A4514A">
      <w:pPr>
        <w:pStyle w:val="TF-LEGENDA"/>
      </w:pPr>
      <w:bookmarkStart w:id="29" w:name="_Ref115804674"/>
      <w:bookmarkStart w:id="30" w:name="_Ref55856762"/>
      <w:r>
        <w:t xml:space="preserve">Figura </w:t>
      </w:r>
      <w:fldSimple w:instr=" SEQ Figura \* ARABIC ">
        <w:r w:rsidR="006B5091">
          <w:rPr>
            <w:noProof/>
          </w:rPr>
          <w:t>2</w:t>
        </w:r>
      </w:fldSimple>
      <w:bookmarkEnd w:id="29"/>
      <w:r>
        <w:t xml:space="preserve"> </w:t>
      </w:r>
      <w:r w:rsidR="007E569D" w:rsidRPr="007E569D">
        <w:t xml:space="preserve">– </w:t>
      </w:r>
      <w:bookmarkEnd w:id="30"/>
      <w:r w:rsidR="007E569D" w:rsidRPr="007E569D">
        <w:t>Detecção de deslizamentos de terra com ResNet-50 e ResNet-101</w:t>
      </w:r>
    </w:p>
    <w:p w14:paraId="37A9B980" w14:textId="3E87D563" w:rsidR="007E569D" w:rsidRPr="00D54FCA" w:rsidRDefault="0038227E" w:rsidP="007E569D">
      <w:pPr>
        <w:pStyle w:val="Corpodetexto"/>
        <w:spacing w:before="2"/>
        <w:jc w:val="center"/>
      </w:pPr>
      <w:r>
        <w:rPr>
          <w:noProof/>
          <w:color w:val="000000"/>
        </w:rPr>
        <w:pict w14:anchorId="2A2B4E69">
          <v:shape id="Imagem 2" o:spid="_x0000_i1027" type="#_x0000_t75" alt="A picture containing text, tree, different, colorful&#13;&#10;&#13;&#10;Description automatically generated" style="width:453.35pt;height:156.65pt;visibility:visible;mso-width-percent:0;mso-height-percent:0;mso-width-percent:0;mso-height-percent:0">
            <v:imagedata r:id="rId13" o:title=""/>
          </v:shape>
        </w:pict>
      </w:r>
    </w:p>
    <w:p w14:paraId="053E28E3" w14:textId="77777777" w:rsidR="007E569D" w:rsidRPr="007E569D" w:rsidRDefault="007E569D" w:rsidP="007E569D">
      <w:pPr>
        <w:pStyle w:val="TF-FONTE"/>
      </w:pPr>
      <w:r w:rsidRPr="007E569D">
        <w:t xml:space="preserve">Fonte: </w:t>
      </w:r>
      <w:proofErr w:type="spellStart"/>
      <w:r w:rsidRPr="007E569D">
        <w:t>Ullo</w:t>
      </w:r>
      <w:proofErr w:type="spellEnd"/>
      <w:r w:rsidRPr="007E569D">
        <w:t xml:space="preserve"> </w:t>
      </w:r>
      <w:r w:rsidRPr="00531250">
        <w:rPr>
          <w:i/>
          <w:iCs/>
        </w:rPr>
        <w:t>et al.</w:t>
      </w:r>
      <w:r w:rsidRPr="007E569D">
        <w:t xml:space="preserve"> (2020).</w:t>
      </w:r>
    </w:p>
    <w:p w14:paraId="3BAD5225" w14:textId="4972D85F" w:rsidR="00DE3694" w:rsidRPr="00F11443" w:rsidRDefault="00F11443" w:rsidP="00F11443">
      <w:pPr>
        <w:pStyle w:val="TF-TEXTO"/>
      </w:pPr>
      <w:proofErr w:type="spellStart"/>
      <w:r w:rsidRPr="00F11443">
        <w:t>Ullo</w:t>
      </w:r>
      <w:proofErr w:type="spellEnd"/>
      <w:r w:rsidRPr="00F11443">
        <w:t xml:space="preserve"> </w:t>
      </w:r>
      <w:r w:rsidRPr="00531250">
        <w:rPr>
          <w:i/>
          <w:iCs/>
        </w:rPr>
        <w:t>et al.</w:t>
      </w:r>
      <w:r w:rsidRPr="00F11443">
        <w:t xml:space="preserve"> (202</w:t>
      </w:r>
      <w:ins w:id="31" w:author="Dalton Solano dos Reis" w:date="2022-11-05T18:29:00Z">
        <w:r w:rsidR="004C1F95">
          <w:t>0</w:t>
        </w:r>
      </w:ins>
      <w:del w:id="32" w:author="Dalton Solano dos Reis" w:date="2022-11-05T18:29:00Z">
        <w:r w:rsidRPr="00F11443" w:rsidDel="004C1F95">
          <w:delText>2</w:delText>
        </w:r>
      </w:del>
      <w:r w:rsidRPr="00F11443">
        <w:t xml:space="preserve">) destacam que a ResNet-50, obteve acuracidade de 0.93 com os </w:t>
      </w:r>
      <w:proofErr w:type="spellStart"/>
      <w:r w:rsidRPr="00F11443">
        <w:t>dataset</w:t>
      </w:r>
      <w:proofErr w:type="spellEnd"/>
      <w:r w:rsidRPr="00F11443">
        <w:t xml:space="preserve"> A, e 0.85 com o </w:t>
      </w:r>
      <w:proofErr w:type="spellStart"/>
      <w:r w:rsidRPr="00F11443">
        <w:t>dataset</w:t>
      </w:r>
      <w:proofErr w:type="spellEnd"/>
      <w:r w:rsidRPr="00F11443">
        <w:t xml:space="preserve"> B. Em contrapartida, a ResNet-101 alcançou acurácia de 0.97 no </w:t>
      </w:r>
      <w:proofErr w:type="spellStart"/>
      <w:r w:rsidRPr="00F11443">
        <w:t>dataset</w:t>
      </w:r>
      <w:proofErr w:type="spellEnd"/>
      <w:r w:rsidRPr="00F11443">
        <w:t xml:space="preserve"> A, e 0.9 no </w:t>
      </w:r>
      <w:proofErr w:type="spellStart"/>
      <w:r w:rsidRPr="00F11443">
        <w:t>dataset</w:t>
      </w:r>
      <w:proofErr w:type="spellEnd"/>
      <w:r w:rsidRPr="00F11443">
        <w:t xml:space="preserve"> B. A partir disso, </w:t>
      </w:r>
      <w:proofErr w:type="spellStart"/>
      <w:r w:rsidRPr="00F11443">
        <w:t>Ullo</w:t>
      </w:r>
      <w:proofErr w:type="spellEnd"/>
      <w:r w:rsidRPr="00F11443">
        <w:t xml:space="preserve"> </w:t>
      </w:r>
      <w:r w:rsidRPr="00531250">
        <w:rPr>
          <w:i/>
          <w:iCs/>
        </w:rPr>
        <w:t>et al.</w:t>
      </w:r>
      <w:r w:rsidRPr="00F11443">
        <w:t xml:space="preserve"> (202</w:t>
      </w:r>
      <w:ins w:id="33" w:author="Dalton Solano dos Reis" w:date="2022-11-05T18:29:00Z">
        <w:r w:rsidR="004C1F95">
          <w:t>0</w:t>
        </w:r>
      </w:ins>
      <w:del w:id="34" w:author="Dalton Solano dos Reis" w:date="2022-11-05T18:29:00Z">
        <w:r w:rsidRPr="00F11443" w:rsidDel="004C1F95">
          <w:delText>2</w:delText>
        </w:r>
      </w:del>
      <w:r w:rsidRPr="00F11443">
        <w:t xml:space="preserve">) concluem que o padrão </w:t>
      </w:r>
      <w:r w:rsidRPr="00F11443">
        <w:lastRenderedPageBreak/>
        <w:t xml:space="preserve">ResNet-50 se adapta melhor ao contexto de detecção de deslizamentos de terra. Por fim, </w:t>
      </w:r>
      <w:r w:rsidR="00A4514A" w:rsidRPr="00F11443">
        <w:t>os autores</w:t>
      </w:r>
      <w:r w:rsidR="00A4514A">
        <w:t xml:space="preserve"> </w:t>
      </w:r>
      <w:r w:rsidRPr="00F11443">
        <w:t xml:space="preserve">sugerem a utilização de algoritmos de classificação de objetos ao invés de detecção. Dessa forma, segundo </w:t>
      </w:r>
      <w:proofErr w:type="spellStart"/>
      <w:r w:rsidR="00A4514A" w:rsidRPr="00F11443">
        <w:t>Ullo</w:t>
      </w:r>
      <w:proofErr w:type="spellEnd"/>
      <w:r w:rsidR="00A4514A" w:rsidRPr="00F11443">
        <w:t xml:space="preserve"> </w:t>
      </w:r>
      <w:r w:rsidR="00A4514A" w:rsidRPr="00531250">
        <w:rPr>
          <w:i/>
          <w:iCs/>
        </w:rPr>
        <w:t>et al.</w:t>
      </w:r>
      <w:r w:rsidR="00A4514A" w:rsidRPr="00F11443">
        <w:t xml:space="preserve"> (2020)</w:t>
      </w:r>
      <w:r w:rsidRPr="00F11443">
        <w:t xml:space="preserve">, </w:t>
      </w:r>
      <w:r w:rsidR="00A4514A">
        <w:t>s</w:t>
      </w:r>
      <w:r w:rsidR="00A4514A" w:rsidRPr="00F11443">
        <w:t xml:space="preserve">e </w:t>
      </w:r>
      <w:r w:rsidRPr="00F11443">
        <w:t>incrementar</w:t>
      </w:r>
      <w:r w:rsidR="00A4514A">
        <w:t>ia</w:t>
      </w:r>
      <w:r w:rsidRPr="00F11443">
        <w:t xml:space="preserve"> a acuracidade do algoritmo, eliminaria a necessidade de anotação manual das imagens, e possibilitaria o treino em múltiplos tipos de terreno.</w:t>
      </w:r>
    </w:p>
    <w:p w14:paraId="0CC08DA1" w14:textId="77777777" w:rsidR="00183E11" w:rsidRPr="00183E11" w:rsidRDefault="00183E11" w:rsidP="00183E11">
      <w:pPr>
        <w:pStyle w:val="Ttulo2"/>
      </w:pPr>
      <w:bookmarkStart w:id="35" w:name="_Ref115804923"/>
      <w:r w:rsidRPr="00183E11">
        <w:t xml:space="preserve">LANDSLIDE EXTRACTION USING MASK R-CNN WITH BACKGROUND-ENHANCEMENT METHOD </w:t>
      </w:r>
    </w:p>
    <w:p w14:paraId="1A4735AC" w14:textId="77777777" w:rsidR="00163E71" w:rsidRDefault="00163E71" w:rsidP="00163E71">
      <w:pPr>
        <w:pStyle w:val="TF-TEXTO"/>
      </w:pPr>
      <w:r>
        <w:t xml:space="preserve">Yang </w:t>
      </w:r>
      <w:r>
        <w:rPr>
          <w:i/>
          <w:iCs/>
        </w:rPr>
        <w:t>et al.</w:t>
      </w:r>
      <w:r>
        <w:t xml:space="preserve"> (2022) desenvolveram um sistema para a detecção de deslizamentos de terra utilizando imagens de satélite. Os autores apontam que a presença de rios e construções dificultam a detecção em imagens. A partir disso, os autores utilizaram a técnica de Background-</w:t>
      </w:r>
      <w:proofErr w:type="spellStart"/>
      <w:r>
        <w:t>enhancement</w:t>
      </w:r>
      <w:proofErr w:type="spellEnd"/>
      <w:r>
        <w:t>, criando agrupamentos de quatro imagens, e então sobrepondo recordes de rios, estradas, construções, entre outros objetos, para aumentar a acurácia do sistema.</w:t>
      </w:r>
    </w:p>
    <w:p w14:paraId="38E2B498" w14:textId="77777777" w:rsidR="00163E71" w:rsidRDefault="00163E71" w:rsidP="00163E71">
      <w:pPr>
        <w:pStyle w:val="TF-TEXTO"/>
      </w:pPr>
      <w:r>
        <w:t xml:space="preserve">De acordo com Yang </w:t>
      </w:r>
      <w:r>
        <w:rPr>
          <w:i/>
          <w:iCs/>
        </w:rPr>
        <w:t>et al.</w:t>
      </w:r>
      <w:r>
        <w:t xml:space="preserve"> (2022), o processo de extração de deslizamentos de terra ocorre em três etapas: (i) preparação dos dados, (</w:t>
      </w:r>
      <w:proofErr w:type="spellStart"/>
      <w:r>
        <w:t>ii</w:t>
      </w:r>
      <w:proofErr w:type="spellEnd"/>
      <w:r>
        <w:t>) experimentos comparativos e (</w:t>
      </w:r>
      <w:proofErr w:type="spellStart"/>
      <w:r>
        <w:t>iii</w:t>
      </w:r>
      <w:proofErr w:type="spellEnd"/>
      <w:r>
        <w:t xml:space="preserve">) análise dos resultados. Durante a preparação dos dados, obteve-se imagens de satélite pós-desastre. Posteriormente, elas foram recortadas e categorizadas a partir do open </w:t>
      </w:r>
      <w:proofErr w:type="spellStart"/>
      <w:r>
        <w:rPr>
          <w:i/>
          <w:iCs/>
        </w:rPr>
        <w:t>dataset</w:t>
      </w:r>
      <w:proofErr w:type="spellEnd"/>
      <w:r>
        <w:t xml:space="preserve"> criado por </w:t>
      </w:r>
      <w:proofErr w:type="spellStart"/>
      <w:r>
        <w:t>Xu</w:t>
      </w:r>
      <w:proofErr w:type="spellEnd"/>
      <w:r>
        <w:t xml:space="preserve"> </w:t>
      </w:r>
      <w:r>
        <w:rPr>
          <w:i/>
          <w:iCs/>
        </w:rPr>
        <w:t>et al.</w:t>
      </w:r>
      <w:r>
        <w:t xml:space="preserve"> (2014). Além disso, também foram feitas modificações utilizando imagens de satélite 3D extraídas da plataforma Google Earth juntamente com imagens </w:t>
      </w:r>
      <w:proofErr w:type="spellStart"/>
      <w:r>
        <w:t>pré</w:t>
      </w:r>
      <w:proofErr w:type="spellEnd"/>
      <w:r>
        <w:t xml:space="preserve"> e pós-desastre (YANG et al., 2022). </w:t>
      </w:r>
    </w:p>
    <w:p w14:paraId="6C36EC08" w14:textId="77777777" w:rsidR="00163E71" w:rsidRDefault="00163E71" w:rsidP="00163E71">
      <w:pPr>
        <w:pStyle w:val="TF-TEXTO"/>
      </w:pPr>
      <w:r>
        <w:t xml:space="preserve">Segundo Yang </w:t>
      </w:r>
      <w:r>
        <w:rPr>
          <w:i/>
          <w:iCs/>
        </w:rPr>
        <w:t>et al.</w:t>
      </w:r>
      <w:r>
        <w:t xml:space="preserve"> (2022), após o término da seleção, as amostras de satélite passaram pelo processo de treinamento, no qual utilizou-se a rede neural </w:t>
      </w:r>
      <w:proofErr w:type="spellStart"/>
      <w:r>
        <w:t>Mask</w:t>
      </w:r>
      <w:proofErr w:type="spellEnd"/>
      <w:r>
        <w:t xml:space="preserve"> R-CNN. Por fim, aplicou-se a técnica de Background-</w:t>
      </w:r>
      <w:proofErr w:type="spellStart"/>
      <w:r>
        <w:t>enhancement</w:t>
      </w:r>
      <w:proofErr w:type="spellEnd"/>
      <w:r>
        <w:t xml:space="preserve"> nos modelos e nas imagens originais</w:t>
      </w:r>
    </w:p>
    <w:p w14:paraId="1209CD52" w14:textId="77777777" w:rsidR="00163E71" w:rsidRDefault="00163E71" w:rsidP="00163E71">
      <w:pPr>
        <w:pStyle w:val="TF-TEXTO"/>
      </w:pPr>
      <w:r>
        <w:t xml:space="preserve">Yang </w:t>
      </w:r>
      <w:r>
        <w:rPr>
          <w:i/>
          <w:iCs/>
        </w:rPr>
        <w:t>et al.</w:t>
      </w:r>
      <w:r>
        <w:t xml:space="preserve"> (2022) utilizaram a </w:t>
      </w:r>
      <w:proofErr w:type="spellStart"/>
      <w:r>
        <w:t>Mask</w:t>
      </w:r>
      <w:proofErr w:type="spellEnd"/>
      <w:r>
        <w:t xml:space="preserve"> R-CNN desenvolvida por He </w:t>
      </w:r>
      <w:r>
        <w:rPr>
          <w:i/>
          <w:iCs/>
        </w:rPr>
        <w:t>et al.</w:t>
      </w:r>
      <w:r>
        <w:t xml:space="preserve"> (2017) para a detecção de objetos. Segundo os autores, a </w:t>
      </w:r>
      <w:proofErr w:type="spellStart"/>
      <w:r>
        <w:t>Mask</w:t>
      </w:r>
      <w:proofErr w:type="spellEnd"/>
      <w:r>
        <w:t xml:space="preserve"> R-CNN traz uma nova abordagem para o método de ROI </w:t>
      </w:r>
      <w:proofErr w:type="spellStart"/>
      <w:r>
        <w:rPr>
          <w:i/>
          <w:iCs/>
        </w:rPr>
        <w:t>pooling</w:t>
      </w:r>
      <w:proofErr w:type="spellEnd"/>
      <w:r>
        <w:t xml:space="preserve">, denominada ROI </w:t>
      </w:r>
      <w:proofErr w:type="spellStart"/>
      <w:r>
        <w:rPr>
          <w:i/>
          <w:iCs/>
        </w:rPr>
        <w:t>allign</w:t>
      </w:r>
      <w:proofErr w:type="spellEnd"/>
      <w:r>
        <w:t xml:space="preserve">, ao qual corrige erros de alinhamento presentes em seu predecessor. Para utilizar a </w:t>
      </w:r>
      <w:proofErr w:type="spellStart"/>
      <w:r>
        <w:t>Mask</w:t>
      </w:r>
      <w:proofErr w:type="spellEnd"/>
      <w:r>
        <w:t xml:space="preserve"> R-CNN, extrai-se inicialmente os recursos da imagem a partir da estrutura ResNet-101, consistindo na conjunção de cinco camadas distintas que são repassadas para a camada de </w:t>
      </w:r>
      <w:proofErr w:type="spellStart"/>
      <w:r>
        <w:t>Features</w:t>
      </w:r>
      <w:proofErr w:type="spellEnd"/>
      <w:r>
        <w:t xml:space="preserve"> </w:t>
      </w:r>
      <w:proofErr w:type="spellStart"/>
      <w:r>
        <w:t>Pyramid</w:t>
      </w:r>
      <w:proofErr w:type="spellEnd"/>
      <w:r>
        <w:t xml:space="preserve"> Network (FPN) que é responsável por realizar um </w:t>
      </w:r>
      <w:proofErr w:type="spellStart"/>
      <w:r>
        <w:rPr>
          <w:i/>
          <w:iCs/>
        </w:rPr>
        <w:t>max-pooling</w:t>
      </w:r>
      <w:proofErr w:type="spellEnd"/>
      <w:r>
        <w:t xml:space="preserve"> e </w:t>
      </w:r>
      <w:proofErr w:type="spellStart"/>
      <w:r>
        <w:rPr>
          <w:i/>
          <w:iCs/>
        </w:rPr>
        <w:t>upsampling</w:t>
      </w:r>
      <w:proofErr w:type="spellEnd"/>
      <w:r>
        <w:t xml:space="preserve">. A partir dos resultados obtidos, realiza-se a junção da camada subsequente com o resultado de </w:t>
      </w:r>
      <w:proofErr w:type="spellStart"/>
      <w:r>
        <w:rPr>
          <w:i/>
          <w:iCs/>
        </w:rPr>
        <w:t>upsampling</w:t>
      </w:r>
      <w:proofErr w:type="spellEnd"/>
      <w:r>
        <w:t xml:space="preserve"> da camada atual, posteriormente, os dados são enviados para a rede de proposição de regiões (YANG </w:t>
      </w:r>
      <w:r>
        <w:rPr>
          <w:i/>
          <w:iCs/>
        </w:rPr>
        <w:t>et al.</w:t>
      </w:r>
      <w:r>
        <w:t xml:space="preserve">, 2022). Por fim, serão geradas as máscaras utilizadas para categorização e regressão dos resultados. </w:t>
      </w:r>
    </w:p>
    <w:p w14:paraId="1D16712C" w14:textId="479ACF45" w:rsidR="00163E71" w:rsidRDefault="00163E71" w:rsidP="00163E71">
      <w:pPr>
        <w:pStyle w:val="TF-TEXTO"/>
      </w:pPr>
      <w:r>
        <w:lastRenderedPageBreak/>
        <w:t xml:space="preserve">Segundo Yang </w:t>
      </w:r>
      <w:r>
        <w:rPr>
          <w:i/>
          <w:iCs/>
        </w:rPr>
        <w:t>et al.</w:t>
      </w:r>
      <w:r>
        <w:t xml:space="preserve"> (2022), fatores como a cor, formato, e textura dos deslizamentos de terra, além da pequena quantidade de dados de treino, podem dificultar a acuracidade do algoritmo. Deste modo, aplicou-se o processo de background-</w:t>
      </w:r>
      <w:proofErr w:type="spellStart"/>
      <w:r>
        <w:t>enhancement</w:t>
      </w:r>
      <w:proofErr w:type="spellEnd"/>
      <w:r>
        <w:t xml:space="preserve"> como solução para o problema. Para isso, inicialmente subdividiu-se a imagem em blocos de 1024x1024 pixels que foram categorizados/agrupados em grupos de quatro imagens, sendo uma imagem de deslizamento, e três de não-deslizamento. Depois, através do método </w:t>
      </w:r>
      <w:proofErr w:type="spellStart"/>
      <w:r>
        <w:t>CutMix</w:t>
      </w:r>
      <w:proofErr w:type="spellEnd"/>
      <w:r>
        <w:t xml:space="preserve">, adiciona-se um novo recorte com a presença de um fator dificultador, como rios, estradas ou construções em uma posição aleatória na imagem, gerando assim uma nova amostra (YANG </w:t>
      </w:r>
      <w:r>
        <w:rPr>
          <w:i/>
          <w:iCs/>
        </w:rPr>
        <w:t>et al.</w:t>
      </w:r>
      <w:r>
        <w:t xml:space="preserve">, 2022). A </w:t>
      </w:r>
      <w:r w:rsidR="00C31571">
        <w:fldChar w:fldCharType="begin"/>
      </w:r>
      <w:r w:rsidR="00C31571">
        <w:instrText xml:space="preserve"> REF _Ref115819722 \h </w:instrText>
      </w:r>
      <w:r w:rsidR="00C31571">
        <w:fldChar w:fldCharType="separate"/>
      </w:r>
      <w:r w:rsidR="006B5091">
        <w:t xml:space="preserve">Figura </w:t>
      </w:r>
      <w:r w:rsidR="006B5091">
        <w:rPr>
          <w:noProof/>
        </w:rPr>
        <w:t>3</w:t>
      </w:r>
      <w:r w:rsidR="00C31571">
        <w:fldChar w:fldCharType="end"/>
      </w:r>
      <w:r w:rsidR="00C31571">
        <w:t xml:space="preserve"> </w:t>
      </w:r>
      <w:r>
        <w:t>exemplifica os deslizamentos detectados.</w:t>
      </w:r>
    </w:p>
    <w:p w14:paraId="48846CFA" w14:textId="2EC5E695" w:rsidR="003B6BA6" w:rsidRPr="003B6BA6" w:rsidRDefault="000E3547" w:rsidP="000E3547">
      <w:pPr>
        <w:pStyle w:val="TF-LEGENDA"/>
      </w:pPr>
      <w:bookmarkStart w:id="36" w:name="_Ref115819722"/>
      <w:commentRangeStart w:id="37"/>
      <w:r>
        <w:t>Fig</w:t>
      </w:r>
      <w:commentRangeEnd w:id="37"/>
      <w:r w:rsidR="00BC5316">
        <w:rPr>
          <w:rStyle w:val="Refdecomentrio"/>
        </w:rPr>
        <w:commentReference w:id="37"/>
      </w:r>
      <w:r>
        <w:t xml:space="preserve">ura </w:t>
      </w:r>
      <w:fldSimple w:instr=" SEQ Figura \* ARABIC ">
        <w:r w:rsidR="006B5091">
          <w:rPr>
            <w:noProof/>
          </w:rPr>
          <w:t>3</w:t>
        </w:r>
      </w:fldSimple>
      <w:bookmarkEnd w:id="35"/>
      <w:bookmarkEnd w:id="36"/>
      <w:r>
        <w:t xml:space="preserve"> </w:t>
      </w:r>
      <w:r w:rsidR="003B6BA6" w:rsidRPr="003B6BA6">
        <w:t>– Detecção de deslizamentos de terra</w:t>
      </w:r>
    </w:p>
    <w:p w14:paraId="1B558B2A" w14:textId="69606F75" w:rsidR="003B6BA6" w:rsidRPr="00DC4E85" w:rsidRDefault="0038227E" w:rsidP="004B5642">
      <w:pPr>
        <w:pStyle w:val="Corpodetexto"/>
        <w:spacing w:before="2"/>
        <w:jc w:val="center"/>
      </w:pPr>
      <w:r>
        <w:rPr>
          <w:noProof/>
          <w:color w:val="000000"/>
        </w:rPr>
        <w:pict w14:anchorId="4CB9BF9B">
          <v:shape id="_x0000_i1026" type="#_x0000_t75" alt="A picture containing text, tree&#13;&#13;&#10;&#13;&#13;&#10;Description automatically generated" style="width:453.35pt;height:187.35pt;visibility:visible;mso-width-percent:0;mso-height-percent:0;mso-width-percent:0;mso-height-percent:0" o:bordertopcolor="this" o:borderleftcolor="this" o:borderbottomcolor="this" o:borderrightcolor="this">
            <v:imagedata r:id="rId14" o:title="" cropbottom="1290f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7A91DAD1" w14:textId="345A9ACC" w:rsidR="003B6BA6" w:rsidRDefault="003B6BA6" w:rsidP="003B6BA6">
      <w:pPr>
        <w:pStyle w:val="TF-FONTE"/>
      </w:pPr>
      <w:r w:rsidRPr="003B6BA6">
        <w:t>Fonte: Yang et al. (2022).</w:t>
      </w:r>
    </w:p>
    <w:p w14:paraId="2D20A99C" w14:textId="76F7D74C" w:rsidR="009973A4" w:rsidRPr="00C52558" w:rsidRDefault="009973A4" w:rsidP="009973A4">
      <w:pPr>
        <w:pStyle w:val="TF-TEXTO"/>
      </w:pPr>
      <w:r w:rsidRPr="0054519A">
        <w:t xml:space="preserve">Nos testes, Yang </w:t>
      </w:r>
      <w:r w:rsidRPr="0054519A">
        <w:rPr>
          <w:i/>
          <w:iCs/>
        </w:rPr>
        <w:t>et al.</w:t>
      </w:r>
      <w:r w:rsidRPr="0054519A">
        <w:t xml:space="preserve"> (2022) definiram quatro categorias de resultados: </w:t>
      </w:r>
      <w:proofErr w:type="spellStart"/>
      <w:ins w:id="38" w:author="Dalton Solano dos Reis" w:date="2022-11-05T17:59:00Z">
        <w:r w:rsidR="00BC5316">
          <w:t>T</w:t>
        </w:r>
        <w:r w:rsidR="00BC5316" w:rsidRPr="0054519A">
          <w:t>rue</w:t>
        </w:r>
        <w:proofErr w:type="spellEnd"/>
        <w:r w:rsidR="00BC5316" w:rsidRPr="0054519A">
          <w:t xml:space="preserve"> </w:t>
        </w:r>
        <w:r w:rsidR="00BC5316">
          <w:t>P</w:t>
        </w:r>
        <w:r w:rsidR="00BC5316" w:rsidRPr="0054519A">
          <w:t>ositive</w:t>
        </w:r>
      </w:ins>
      <w:del w:id="39" w:author="Dalton Solano dos Reis" w:date="2022-11-05T17:59:00Z">
        <w:r w:rsidRPr="0054519A" w:rsidDel="00BC5316">
          <w:delText>TP</w:delText>
        </w:r>
      </w:del>
      <w:r w:rsidRPr="0054519A">
        <w:t xml:space="preserve"> (</w:t>
      </w:r>
      <w:del w:id="40" w:author="Dalton Solano dos Reis" w:date="2022-11-05T17:59:00Z">
        <w:r w:rsidRPr="0054519A" w:rsidDel="00BC5316">
          <w:delText>true positive</w:delText>
        </w:r>
      </w:del>
      <w:ins w:id="41" w:author="Dalton Solano dos Reis" w:date="2022-11-05T17:59:00Z">
        <w:r w:rsidR="00BC5316">
          <w:t>TP</w:t>
        </w:r>
      </w:ins>
      <w:r w:rsidRPr="0054519A">
        <w:t xml:space="preserve">), </w:t>
      </w:r>
      <w:del w:id="42" w:author="Dalton Solano dos Reis" w:date="2022-11-05T17:59:00Z">
        <w:r w:rsidRPr="0054519A" w:rsidDel="00BC5316">
          <w:delText>FP (f</w:delText>
        </w:r>
      </w:del>
      <w:ins w:id="43" w:author="Dalton Solano dos Reis" w:date="2022-11-05T17:59:00Z">
        <w:r w:rsidR="00BC5316">
          <w:t>F</w:t>
        </w:r>
      </w:ins>
      <w:r w:rsidRPr="0054519A">
        <w:t xml:space="preserve">alse </w:t>
      </w:r>
      <w:del w:id="44" w:author="Dalton Solano dos Reis" w:date="2022-11-05T17:59:00Z">
        <w:r w:rsidRPr="0054519A" w:rsidDel="00BC5316">
          <w:delText>positive</w:delText>
        </w:r>
      </w:del>
      <w:ins w:id="45" w:author="Dalton Solano dos Reis" w:date="2022-11-05T17:59:00Z">
        <w:r w:rsidR="00BC5316">
          <w:t>P</w:t>
        </w:r>
        <w:r w:rsidR="00BC5316" w:rsidRPr="0054519A">
          <w:t>ositive</w:t>
        </w:r>
        <w:r w:rsidR="00BC5316">
          <w:t xml:space="preserve"> (FP</w:t>
        </w:r>
      </w:ins>
      <w:r w:rsidRPr="0054519A">
        <w:t xml:space="preserve">), </w:t>
      </w:r>
      <w:del w:id="46" w:author="Dalton Solano dos Reis" w:date="2022-11-05T17:59:00Z">
        <w:r w:rsidRPr="0054519A" w:rsidDel="00BC5316">
          <w:delText>TN (t</w:delText>
        </w:r>
      </w:del>
      <w:proofErr w:type="spellStart"/>
      <w:ins w:id="47" w:author="Dalton Solano dos Reis" w:date="2022-11-05T17:59:00Z">
        <w:r w:rsidR="00BC5316">
          <w:t>T</w:t>
        </w:r>
      </w:ins>
      <w:r w:rsidRPr="0054519A">
        <w:t>rue</w:t>
      </w:r>
      <w:proofErr w:type="spellEnd"/>
      <w:r w:rsidRPr="0054519A">
        <w:t xml:space="preserve"> </w:t>
      </w:r>
      <w:del w:id="48" w:author="Dalton Solano dos Reis" w:date="2022-11-05T17:59:00Z">
        <w:r w:rsidRPr="0054519A" w:rsidDel="00BC5316">
          <w:delText>negative</w:delText>
        </w:r>
      </w:del>
      <w:ins w:id="49" w:author="Dalton Solano dos Reis" w:date="2022-11-05T17:59:00Z">
        <w:r w:rsidR="00BC5316">
          <w:t>N</w:t>
        </w:r>
        <w:r w:rsidR="00BC5316" w:rsidRPr="0054519A">
          <w:t>egative</w:t>
        </w:r>
        <w:r w:rsidR="00BC5316">
          <w:t xml:space="preserve"> (TN</w:t>
        </w:r>
      </w:ins>
      <w:r w:rsidRPr="0054519A">
        <w:t xml:space="preserve">), e </w:t>
      </w:r>
      <w:del w:id="50" w:author="Dalton Solano dos Reis" w:date="2022-11-05T17:59:00Z">
        <w:r w:rsidRPr="0054519A" w:rsidDel="00BC5316">
          <w:delText>FN (f</w:delText>
        </w:r>
      </w:del>
      <w:ins w:id="51" w:author="Dalton Solano dos Reis" w:date="2022-11-05T17:59:00Z">
        <w:r w:rsidR="00BC5316">
          <w:t>F</w:t>
        </w:r>
      </w:ins>
      <w:r w:rsidRPr="0054519A">
        <w:t xml:space="preserve">alse </w:t>
      </w:r>
      <w:del w:id="52" w:author="Dalton Solano dos Reis" w:date="2022-11-05T17:59:00Z">
        <w:r w:rsidRPr="0054519A" w:rsidDel="00BC5316">
          <w:delText>negative</w:delText>
        </w:r>
      </w:del>
      <w:ins w:id="53" w:author="Dalton Solano dos Reis" w:date="2022-11-05T17:59:00Z">
        <w:r w:rsidR="00BC5316">
          <w:t>N</w:t>
        </w:r>
        <w:r w:rsidR="00BC5316" w:rsidRPr="0054519A">
          <w:t>egative</w:t>
        </w:r>
        <w:r w:rsidR="00BC5316">
          <w:t xml:space="preserve"> (FN</w:t>
        </w:r>
      </w:ins>
      <w:r w:rsidRPr="0054519A">
        <w:t xml:space="preserve">). Entendendo que a classificação de deslizamentos de terra é exercida de modo binário, </w:t>
      </w:r>
      <w:r>
        <w:t>no qual</w:t>
      </w:r>
      <w:r w:rsidRPr="0054519A">
        <w:t xml:space="preserve"> para cada pixel há a possibilidade de existir ou não um deslizamento de </w:t>
      </w:r>
      <w:r w:rsidRPr="00C52558">
        <w:t xml:space="preserve">terra. Deste modo, os autores conseguiram calcular índice de precisão e retorno, sendo que quanto maior a precisão, menor o retorno, e vice-versa. </w:t>
      </w:r>
    </w:p>
    <w:p w14:paraId="7AB2818B" w14:textId="59177FBD" w:rsidR="009973A4" w:rsidRPr="009973A4" w:rsidRDefault="009973A4" w:rsidP="009973A4">
      <w:pPr>
        <w:pStyle w:val="TF-TEXTO"/>
      </w:pPr>
      <w:r w:rsidRPr="00C52558">
        <w:t xml:space="preserve">Yang </w:t>
      </w:r>
      <w:r w:rsidRPr="00C52558">
        <w:rPr>
          <w:i/>
          <w:iCs/>
        </w:rPr>
        <w:t>et al.</w:t>
      </w:r>
      <w:r w:rsidRPr="00C52558">
        <w:t xml:space="preserve"> (2022) relatam que os resultados de teste obtiveram os valores de 88,68% de precisão, retorno de 89,49% e pontuação 89,09%, que quando comparados com os valores de modelos tradicionais, cujos quais obtiveram 31.84%, 12.83% e 22,38% subsequentemente. Contudo, os autores afirmam que o modelo pode auxiliar na redução do número de extrações falsas em deslizamentos de terra, além de aumentar a acuracidade na delimitação de bordas.</w:t>
      </w:r>
    </w:p>
    <w:p w14:paraId="1ECEDB84" w14:textId="7E2B489A" w:rsidR="00A44581" w:rsidRPr="005E60F9" w:rsidRDefault="005E60F9" w:rsidP="00A44581">
      <w:pPr>
        <w:pStyle w:val="Ttulo2"/>
      </w:pPr>
      <w:r w:rsidRPr="005E60F9">
        <w:t>FAST SEISMIC LANDSLIDE DETECTION BASED ON IMPROVED MASK R-CNN</w:t>
      </w:r>
    </w:p>
    <w:p w14:paraId="5E1E6D12" w14:textId="77777777" w:rsidR="00D458C2" w:rsidRPr="000169AE" w:rsidRDefault="00D458C2" w:rsidP="00D458C2">
      <w:pPr>
        <w:pStyle w:val="TF-TEXTO"/>
      </w:pPr>
      <w:r w:rsidRPr="000169AE">
        <w:t xml:space="preserve">Fu </w:t>
      </w:r>
      <w:r w:rsidRPr="003E4E8B">
        <w:rPr>
          <w:i/>
          <w:iCs/>
        </w:rPr>
        <w:t>et al.</w:t>
      </w:r>
      <w:r w:rsidRPr="000169AE">
        <w:t xml:space="preserve"> (2022) demonstram a utilização de um software para a demarcação de </w:t>
      </w:r>
      <w:r w:rsidRPr="00C52558">
        <w:t xml:space="preserve">desmoronamentos após a ocorrência de terremotos. A ferramenta em questão utiliza o </w:t>
      </w:r>
      <w:r w:rsidRPr="00C52558">
        <w:lastRenderedPageBreak/>
        <w:t xml:space="preserve">algoritmo </w:t>
      </w:r>
      <w:proofErr w:type="spellStart"/>
      <w:r w:rsidRPr="00C52558">
        <w:t>Mask</w:t>
      </w:r>
      <w:proofErr w:type="spellEnd"/>
      <w:r w:rsidRPr="00C52558">
        <w:t xml:space="preserve"> R-CNN, tendo como </w:t>
      </w:r>
      <w:proofErr w:type="spellStart"/>
      <w:r w:rsidRPr="00C52558">
        <w:rPr>
          <w:i/>
          <w:iCs/>
        </w:rPr>
        <w:t>backbone</w:t>
      </w:r>
      <w:proofErr w:type="spellEnd"/>
      <w:r w:rsidRPr="00C52558">
        <w:t xml:space="preserve"> os modelos ResNet-50, ResNet-101 e </w:t>
      </w:r>
      <w:proofErr w:type="spellStart"/>
      <w:r w:rsidRPr="00C52558">
        <w:t>Swin</w:t>
      </w:r>
      <w:proofErr w:type="spellEnd"/>
      <w:r w:rsidRPr="00C52558">
        <w:t xml:space="preserve"> </w:t>
      </w:r>
      <w:proofErr w:type="spellStart"/>
      <w:r w:rsidRPr="00C52558">
        <w:t>Transformer</w:t>
      </w:r>
      <w:proofErr w:type="spellEnd"/>
      <w:r w:rsidRPr="00C52558">
        <w:t xml:space="preserve">, além de utilizar </w:t>
      </w:r>
      <w:proofErr w:type="spellStart"/>
      <w:r w:rsidRPr="00C52558">
        <w:rPr>
          <w:i/>
          <w:iCs/>
        </w:rPr>
        <w:t>Transfer</w:t>
      </w:r>
      <w:proofErr w:type="spellEnd"/>
      <w:r w:rsidRPr="00C52558">
        <w:rPr>
          <w:i/>
          <w:iCs/>
        </w:rPr>
        <w:t xml:space="preserve"> Learning</w:t>
      </w:r>
      <w:r w:rsidRPr="00C52558">
        <w:t xml:space="preserve"> para diminuir o número de amostras necessárias para treino. Complementarmente, Fu </w:t>
      </w:r>
      <w:r w:rsidRPr="00C52558">
        <w:rPr>
          <w:i/>
          <w:iCs/>
        </w:rPr>
        <w:t>et al.</w:t>
      </w:r>
      <w:r w:rsidRPr="00C52558">
        <w:t xml:space="preserve"> (2022) buscaram propor melhorias quanto ao uso da </w:t>
      </w:r>
      <w:proofErr w:type="spellStart"/>
      <w:r w:rsidRPr="00C52558">
        <w:t>Mask</w:t>
      </w:r>
      <w:proofErr w:type="spellEnd"/>
      <w:r w:rsidRPr="00C52558">
        <w:t xml:space="preserve"> R-CNN juntamente com </w:t>
      </w:r>
      <w:proofErr w:type="spellStart"/>
      <w:r w:rsidRPr="00C52558">
        <w:rPr>
          <w:i/>
          <w:iCs/>
        </w:rPr>
        <w:t>Transfer</w:t>
      </w:r>
      <w:proofErr w:type="spellEnd"/>
      <w:r w:rsidRPr="00C52558">
        <w:rPr>
          <w:i/>
          <w:iCs/>
        </w:rPr>
        <w:t xml:space="preserve"> Learning</w:t>
      </w:r>
      <w:r w:rsidRPr="00C52558">
        <w:t xml:space="preserve"> para o treino com pequenas quantidades de amostras</w:t>
      </w:r>
      <w:r w:rsidRPr="000169AE">
        <w:t xml:space="preserve"> de deslizamentos sísmicos.</w:t>
      </w:r>
    </w:p>
    <w:p w14:paraId="504B37E2" w14:textId="01269FDE" w:rsidR="00D458C2" w:rsidRPr="00D578A1" w:rsidRDefault="00D458C2" w:rsidP="00D458C2">
      <w:pPr>
        <w:pStyle w:val="TF-TEXTO"/>
      </w:pPr>
      <w:r w:rsidRPr="000169AE">
        <w:t xml:space="preserve">Para a montagem da base de dados, Fu </w:t>
      </w:r>
      <w:r w:rsidRPr="00CD3884">
        <w:rPr>
          <w:i/>
          <w:iCs/>
        </w:rPr>
        <w:t>et al.</w:t>
      </w:r>
      <w:r w:rsidRPr="000169AE">
        <w:t xml:space="preserve"> (2022) utilizaram fotografias de deslizamentos que ocorreram no ano de 2010, </w:t>
      </w:r>
      <w:r w:rsidRPr="00C52558">
        <w:t xml:space="preserve">através do uso de um veículo aéreo não tripulado de modelos SF-300 equipado com uma câmera Canon EOS 5D Mark II. Elas foram capturadas a 2000 metros de altitude, com três canais </w:t>
      </w:r>
      <w:proofErr w:type="spellStart"/>
      <w:r w:rsidRPr="00C52558">
        <w:t>Red</w:t>
      </w:r>
      <w:proofErr w:type="spellEnd"/>
      <w:r w:rsidRPr="00C52558">
        <w:t>, Green e Blue (RGB) e resolução espacial de</w:t>
      </w:r>
      <w:r w:rsidRPr="000169AE">
        <w:t xml:space="preserve"> 0.25 m, tendo o tamanho de 5616 x 3744 pixels. Os autores também afirmam que pelo fato de não houver muitas imagens para treino, estas foram selecionadas manualmente baseadas no número de deslizamentos e em sua nitidez. Por fim, durante a seleção, Fu </w:t>
      </w:r>
      <w:r w:rsidRPr="00331D9A">
        <w:rPr>
          <w:i/>
          <w:iCs/>
        </w:rPr>
        <w:t>et al.</w:t>
      </w:r>
      <w:r w:rsidRPr="000169AE">
        <w:t xml:space="preserve"> (2022) utilizaram imagens com pouca diferença no número de pixels de deslizamentos e de fundo, tendo como média a razão 55/45 respectivamente. Posteriormente, Fu </w:t>
      </w:r>
      <w:r w:rsidRPr="00331D9A">
        <w:rPr>
          <w:i/>
          <w:iCs/>
        </w:rPr>
        <w:t>et al.</w:t>
      </w:r>
      <w:r w:rsidRPr="000169AE">
        <w:t xml:space="preserve"> (2022) redimensionaram as imagens para </w:t>
      </w:r>
      <w:r w:rsidRPr="00D578A1">
        <w:t>512</w:t>
      </w:r>
      <w:ins w:id="54" w:author="Dalton Solano dos Reis" w:date="2022-11-05T18:02:00Z">
        <w:r w:rsidR="00BC5316">
          <w:t xml:space="preserve"> x </w:t>
        </w:r>
      </w:ins>
      <w:del w:id="55" w:author="Dalton Solano dos Reis" w:date="2022-11-05T18:02:00Z">
        <w:r w:rsidRPr="00D578A1" w:rsidDel="00BC5316">
          <w:delText>*</w:delText>
        </w:r>
      </w:del>
      <w:r w:rsidRPr="00D578A1">
        <w:t xml:space="preserve">512 pixels assim como, realizaram o processo </w:t>
      </w:r>
      <w:r w:rsidRPr="00BC5316">
        <w:rPr>
          <w:i/>
          <w:iCs/>
          <w:rPrChange w:id="56" w:author="Dalton Solano dos Reis" w:date="2022-11-05T18:03:00Z">
            <w:rPr/>
          </w:rPrChange>
        </w:rPr>
        <w:t>data</w:t>
      </w:r>
      <w:r w:rsidRPr="00D578A1">
        <w:t xml:space="preserve"> </w:t>
      </w:r>
      <w:proofErr w:type="spellStart"/>
      <w:r w:rsidRPr="00331D9A">
        <w:rPr>
          <w:i/>
          <w:iCs/>
        </w:rPr>
        <w:t>augmentation</w:t>
      </w:r>
      <w:proofErr w:type="spellEnd"/>
      <w:r w:rsidRPr="00D578A1">
        <w:t xml:space="preserve"> rotacionando as imagens nos ângulos 90, 180 e 270 graus. Por fim, </w:t>
      </w:r>
      <w:r w:rsidRPr="000169AE">
        <w:t xml:space="preserve">Fu </w:t>
      </w:r>
      <w:r w:rsidRPr="00D82FCE">
        <w:rPr>
          <w:i/>
          <w:iCs/>
        </w:rPr>
        <w:t>et al.</w:t>
      </w:r>
      <w:r w:rsidRPr="000169AE">
        <w:t xml:space="preserve"> (2022) utilizaram a biblioteca</w:t>
      </w:r>
      <w:r w:rsidRPr="00D578A1">
        <w:t xml:space="preserve"> </w:t>
      </w:r>
      <w:proofErr w:type="spellStart"/>
      <w:r w:rsidRPr="00D578A1">
        <w:t>Labelme</w:t>
      </w:r>
      <w:proofErr w:type="spellEnd"/>
      <w:r w:rsidRPr="00D578A1">
        <w:t xml:space="preserve"> para a notação textual dos deslizamentos sísmicos. Deste modo, gerou-se um </w:t>
      </w:r>
      <w:proofErr w:type="spellStart"/>
      <w:r w:rsidRPr="00E622C7">
        <w:rPr>
          <w:i/>
          <w:iCs/>
        </w:rPr>
        <w:t>dataset</w:t>
      </w:r>
      <w:proofErr w:type="spellEnd"/>
      <w:r w:rsidRPr="00D578A1">
        <w:t xml:space="preserve"> de 852 imagens contendo desmoronamentos, sendo separadas nas categorias de treinamento (70%) validação (20%) e teste (10%).</w:t>
      </w:r>
    </w:p>
    <w:p w14:paraId="00C8106D" w14:textId="34F96372" w:rsidR="00A44581" w:rsidRDefault="00D458C2" w:rsidP="00D458C2">
      <w:pPr>
        <w:pStyle w:val="TF-TEXTO"/>
      </w:pPr>
      <w:r w:rsidRPr="000169AE">
        <w:t xml:space="preserve">Fu </w:t>
      </w:r>
      <w:r w:rsidRPr="00D82FCE">
        <w:rPr>
          <w:i/>
          <w:iCs/>
        </w:rPr>
        <w:t>et al.</w:t>
      </w:r>
      <w:r w:rsidRPr="000169AE">
        <w:t xml:space="preserve"> (2022) também realizaram o processo de </w:t>
      </w:r>
      <w:proofErr w:type="spellStart"/>
      <w:r w:rsidRPr="00D82FCE">
        <w:rPr>
          <w:i/>
          <w:iCs/>
        </w:rPr>
        <w:t>Transfer</w:t>
      </w:r>
      <w:proofErr w:type="spellEnd"/>
      <w:r w:rsidRPr="00D82FCE">
        <w:rPr>
          <w:i/>
          <w:iCs/>
        </w:rPr>
        <w:t xml:space="preserve"> Learning</w:t>
      </w:r>
      <w:r w:rsidRPr="000169AE">
        <w:t xml:space="preserve">, utilizando o </w:t>
      </w:r>
      <w:proofErr w:type="spellStart"/>
      <w:r w:rsidRPr="00BC5316">
        <w:rPr>
          <w:i/>
          <w:iCs/>
          <w:rPrChange w:id="57" w:author="Dalton Solano dos Reis" w:date="2022-11-05T18:03:00Z">
            <w:rPr/>
          </w:rPrChange>
        </w:rPr>
        <w:t>dataset</w:t>
      </w:r>
      <w:proofErr w:type="spellEnd"/>
      <w:r w:rsidRPr="000169AE">
        <w:t xml:space="preserve"> </w:t>
      </w:r>
      <w:r w:rsidRPr="0077285A">
        <w:rPr>
          <w:i/>
          <w:iCs/>
        </w:rPr>
        <w:t>Microsoft Comm</w:t>
      </w:r>
      <w:r w:rsidRPr="00C20B87">
        <w:rPr>
          <w:i/>
          <w:iCs/>
        </w:rPr>
        <w:t xml:space="preserve">on </w:t>
      </w:r>
      <w:proofErr w:type="spellStart"/>
      <w:r w:rsidRPr="00C20B87">
        <w:rPr>
          <w:i/>
          <w:iCs/>
        </w:rPr>
        <w:t>Objects</w:t>
      </w:r>
      <w:proofErr w:type="spellEnd"/>
      <w:r w:rsidRPr="00C20B87">
        <w:t xml:space="preserve"> (MS COCO). Deste modo, a base de dados alcançou um tamanho adequado para aplicar a </w:t>
      </w:r>
      <w:proofErr w:type="spellStart"/>
      <w:r>
        <w:t>Mask</w:t>
      </w:r>
      <w:proofErr w:type="spellEnd"/>
      <w:r w:rsidRPr="00C20B87">
        <w:t xml:space="preserve"> R-CNN através dos modelos ResNet-50, ResNet-101 e </w:t>
      </w:r>
      <w:proofErr w:type="spellStart"/>
      <w:r w:rsidRPr="00C20B87">
        <w:t>Swin</w:t>
      </w:r>
      <w:proofErr w:type="spellEnd"/>
      <w:r w:rsidRPr="00C20B87">
        <w:t xml:space="preserve"> </w:t>
      </w:r>
      <w:proofErr w:type="spellStart"/>
      <w:r w:rsidRPr="00C20B87">
        <w:t>Transformer</w:t>
      </w:r>
      <w:proofErr w:type="spellEnd"/>
      <w:r w:rsidRPr="00C20B87">
        <w:t>.</w:t>
      </w:r>
      <w:r w:rsidRPr="000169AE">
        <w:t xml:space="preserve"> Para is</w:t>
      </w:r>
      <w:r>
        <w:t>s</w:t>
      </w:r>
      <w:r w:rsidRPr="000169AE">
        <w:t xml:space="preserve">o, Fu </w:t>
      </w:r>
      <w:r w:rsidRPr="004D24BE">
        <w:rPr>
          <w:i/>
          <w:iCs/>
        </w:rPr>
        <w:t>et al.</w:t>
      </w:r>
      <w:r w:rsidRPr="000169AE">
        <w:t xml:space="preserve"> (2022) utilizaram o framework </w:t>
      </w:r>
      <w:proofErr w:type="spellStart"/>
      <w:r w:rsidRPr="0077285A">
        <w:rPr>
          <w:i/>
          <w:iCs/>
        </w:rPr>
        <w:t>PyTorch</w:t>
      </w:r>
      <w:proofErr w:type="spellEnd"/>
      <w:r w:rsidRPr="000169AE">
        <w:t>, a qual é uma versão para Python da rede neural open-</w:t>
      </w:r>
      <w:proofErr w:type="spellStart"/>
      <w:r w:rsidRPr="000169AE">
        <w:t>source</w:t>
      </w:r>
      <w:proofErr w:type="spellEnd"/>
      <w:r w:rsidRPr="000169AE">
        <w:t xml:space="preserve"> </w:t>
      </w:r>
      <w:proofErr w:type="spellStart"/>
      <w:r w:rsidRPr="000169AE">
        <w:t>Torch</w:t>
      </w:r>
      <w:proofErr w:type="spellEnd"/>
      <w:r w:rsidRPr="000169AE">
        <w:t xml:space="preserve">, desenvolvida pelo Facebook, ao qual </w:t>
      </w:r>
      <w:r>
        <w:t>torna</w:t>
      </w:r>
      <w:r w:rsidRPr="000169AE">
        <w:t xml:space="preserve"> possível utilizar técnicas de aceleração da GPU para facilitar cálculos de aritméticos e manipular dados de matrizes multidimensionais. </w:t>
      </w:r>
      <w:r w:rsidRPr="00C52558">
        <w:t xml:space="preserve">A </w:t>
      </w:r>
      <w:r w:rsidR="008F28AB">
        <w:fldChar w:fldCharType="begin"/>
      </w:r>
      <w:r w:rsidR="008F28AB">
        <w:instrText xml:space="preserve"> REF _Ref115805266 \h </w:instrText>
      </w:r>
      <w:r w:rsidR="008F28AB">
        <w:fldChar w:fldCharType="separate"/>
      </w:r>
      <w:r w:rsidR="006B5091">
        <w:t xml:space="preserve">Figura </w:t>
      </w:r>
      <w:r w:rsidR="006B5091">
        <w:rPr>
          <w:noProof/>
        </w:rPr>
        <w:t>4</w:t>
      </w:r>
      <w:r w:rsidR="008F28AB">
        <w:fldChar w:fldCharType="end"/>
      </w:r>
      <w:r w:rsidR="008F28AB">
        <w:t xml:space="preserve"> </w:t>
      </w:r>
      <w:r w:rsidRPr="00C52558">
        <w:t>apresen</w:t>
      </w:r>
      <w:r w:rsidRPr="000169AE">
        <w:t xml:space="preserve">ta uma comparação dos resultados obtidos por Fu </w:t>
      </w:r>
      <w:r w:rsidRPr="005260EA">
        <w:rPr>
          <w:i/>
          <w:iCs/>
        </w:rPr>
        <w:t>et al.</w:t>
      </w:r>
      <w:r w:rsidRPr="000169AE">
        <w:t xml:space="preserve"> (2022) com </w:t>
      </w:r>
      <w:proofErr w:type="spellStart"/>
      <w:r w:rsidRPr="005260EA">
        <w:rPr>
          <w:i/>
          <w:iCs/>
        </w:rPr>
        <w:t>backbones</w:t>
      </w:r>
      <w:proofErr w:type="spellEnd"/>
      <w:r>
        <w:rPr>
          <w:i/>
          <w:iCs/>
        </w:rPr>
        <w:t xml:space="preserve"> </w:t>
      </w:r>
      <w:r w:rsidRPr="00263649">
        <w:t>d</w:t>
      </w:r>
      <w:r>
        <w:t>istintos.</w:t>
      </w:r>
    </w:p>
    <w:p w14:paraId="77E7A622" w14:textId="3BE033EC" w:rsidR="002F71E5" w:rsidRPr="002F71E5" w:rsidRDefault="004B5642" w:rsidP="004B5642">
      <w:pPr>
        <w:pStyle w:val="TF-LEGENDA"/>
      </w:pPr>
      <w:bookmarkStart w:id="58" w:name="_Ref115805266"/>
      <w:r>
        <w:t xml:space="preserve">Figura </w:t>
      </w:r>
      <w:fldSimple w:instr=" SEQ Figura \* ARABIC ">
        <w:r w:rsidR="006B5091">
          <w:rPr>
            <w:noProof/>
          </w:rPr>
          <w:t>4</w:t>
        </w:r>
      </w:fldSimple>
      <w:bookmarkEnd w:id="58"/>
      <w:r>
        <w:t xml:space="preserve"> </w:t>
      </w:r>
      <w:r w:rsidR="002F71E5" w:rsidRPr="002F71E5">
        <w:t xml:space="preserve">– Comparação quanto ao uso de distintos </w:t>
      </w:r>
      <w:proofErr w:type="spellStart"/>
      <w:r w:rsidR="002F71E5" w:rsidRPr="00BC5316">
        <w:rPr>
          <w:i/>
          <w:iCs/>
          <w:rPrChange w:id="59" w:author="Dalton Solano dos Reis" w:date="2022-11-05T18:04:00Z">
            <w:rPr/>
          </w:rPrChange>
        </w:rPr>
        <w:t>backbone</w:t>
      </w:r>
      <w:proofErr w:type="spellEnd"/>
      <w:r w:rsidR="002F71E5" w:rsidRPr="002F71E5">
        <w:t xml:space="preserve"> para demarcação de deslizamentos sísmicos</w:t>
      </w:r>
    </w:p>
    <w:p w14:paraId="0CDD6C1A" w14:textId="3E1E73D5" w:rsidR="002F71E5" w:rsidRDefault="0038227E" w:rsidP="002F71E5">
      <w:pPr>
        <w:pStyle w:val="TF-FONTE"/>
        <w:rPr>
          <w:color w:val="000000"/>
        </w:rPr>
      </w:pPr>
      <w:r>
        <w:rPr>
          <w:noProof/>
          <w:color w:val="000000"/>
        </w:rPr>
        <w:pict w14:anchorId="0CF853DC">
          <v:shape id="Picture 3" o:spid="_x0000_i1025" type="#_x0000_t75" alt="A picture containing text, different, old, colorful&#13;&#13;&#10;&#13;&#13;&#10;Description automatically generated" style="width:444.65pt;height:124.65pt;visibility:visible;mso-wrap-style:square;mso-width-percent:0;mso-height-percent:0;mso-width-percent:0;mso-height-percent:0" o:bordertopcolor="black" o:borderleftcolor="black" o:borderbottomcolor="black" o:borderrightcolor="black">
            <v:imagedata r:id="rId15" o:title="A picture containing text, different, old, colorful&#13;&#13;&#10;&#13;&#13;&#10;Description automatically generated" croptop="896f" cropbottom="49843f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14:paraId="2588DDC4" w14:textId="59B5E7AE" w:rsidR="002F71E5" w:rsidRPr="002F71E5" w:rsidRDefault="002F71E5" w:rsidP="002F71E5">
      <w:pPr>
        <w:pStyle w:val="TF-FONTE"/>
      </w:pPr>
      <w:r w:rsidRPr="002F71E5">
        <w:t xml:space="preserve">Fonte: Fu </w:t>
      </w:r>
      <w:r w:rsidRPr="008F28AB">
        <w:rPr>
          <w:i/>
          <w:iCs/>
        </w:rPr>
        <w:t>et al</w:t>
      </w:r>
      <w:r w:rsidRPr="002F71E5">
        <w:t>. (2022)</w:t>
      </w:r>
      <w:ins w:id="60" w:author="Dalton Solano dos Reis" w:date="2022-11-05T18:05:00Z">
        <w:r w:rsidR="00BC5316">
          <w:t>.</w:t>
        </w:r>
      </w:ins>
    </w:p>
    <w:p w14:paraId="2B430E57" w14:textId="77777777" w:rsidR="00F41FD8" w:rsidRPr="00C52558" w:rsidRDefault="00F41FD8" w:rsidP="00F41FD8">
      <w:pPr>
        <w:pStyle w:val="TF-TEXTO"/>
      </w:pPr>
      <w:r w:rsidRPr="005004A9">
        <w:lastRenderedPageBreak/>
        <w:t xml:space="preserve">Fu </w:t>
      </w:r>
      <w:r w:rsidRPr="007508F8">
        <w:rPr>
          <w:i/>
          <w:iCs/>
        </w:rPr>
        <w:t>et al.</w:t>
      </w:r>
      <w:r w:rsidRPr="005004A9">
        <w:t xml:space="preserve"> (2022) obtiveram uma taxa de precisão 93,28% para o uso do </w:t>
      </w:r>
      <w:proofErr w:type="spellStart"/>
      <w:r w:rsidRPr="00BC5316">
        <w:rPr>
          <w:i/>
          <w:iCs/>
          <w:rPrChange w:id="61" w:author="Dalton Solano dos Reis" w:date="2022-11-05T18:05:00Z">
            <w:rPr/>
          </w:rPrChange>
        </w:rPr>
        <w:t>backbone</w:t>
      </w:r>
      <w:proofErr w:type="spellEnd"/>
      <w:r w:rsidRPr="005004A9">
        <w:t xml:space="preserve"> </w:t>
      </w:r>
      <w:proofErr w:type="spellStart"/>
      <w:r w:rsidRPr="005004A9">
        <w:t>Swin</w:t>
      </w:r>
      <w:proofErr w:type="spellEnd"/>
      <w:r w:rsidRPr="005004A9">
        <w:t xml:space="preserve"> </w:t>
      </w:r>
      <w:proofErr w:type="spellStart"/>
      <w:r w:rsidRPr="005004A9">
        <w:t>Transformer</w:t>
      </w:r>
      <w:proofErr w:type="spellEnd"/>
      <w:r w:rsidRPr="005004A9">
        <w:t xml:space="preserve">, 89.55% para ResNet-101, e 86.15% para ResNet-50. Na métrica Recall, obtiveram 87,41% para </w:t>
      </w:r>
      <w:proofErr w:type="spellStart"/>
      <w:r w:rsidRPr="005004A9">
        <w:t>Swin</w:t>
      </w:r>
      <w:proofErr w:type="spellEnd"/>
      <w:r w:rsidRPr="005004A9">
        <w:t xml:space="preserve"> </w:t>
      </w:r>
      <w:proofErr w:type="spellStart"/>
      <w:r w:rsidRPr="005004A9">
        <w:t>Transformer</w:t>
      </w:r>
      <w:proofErr w:type="spellEnd"/>
      <w:r w:rsidRPr="005004A9">
        <w:t xml:space="preserve">, 83.92% para ResNet-101, e 80.32% para ResNet-50. Por fim, no F1 Score, obteve-se 90,25% para </w:t>
      </w:r>
      <w:proofErr w:type="spellStart"/>
      <w:r w:rsidRPr="005004A9">
        <w:t>Swin</w:t>
      </w:r>
      <w:proofErr w:type="spellEnd"/>
      <w:r w:rsidRPr="005004A9">
        <w:t xml:space="preserve"> </w:t>
      </w:r>
      <w:proofErr w:type="spellStart"/>
      <w:r w:rsidRPr="005004A9">
        <w:t>Transformer</w:t>
      </w:r>
      <w:proofErr w:type="spellEnd"/>
      <w:r w:rsidRPr="005004A9">
        <w:t xml:space="preserve">, 86.64% para ResNet-101, e 83.13% para ResNet-50. Deste modo, a acuracidade foi de 82,2% para </w:t>
      </w:r>
      <w:proofErr w:type="spellStart"/>
      <w:r w:rsidRPr="005004A9">
        <w:t>Swin</w:t>
      </w:r>
      <w:proofErr w:type="spellEnd"/>
      <w:r w:rsidRPr="005004A9">
        <w:t xml:space="preserve"> </w:t>
      </w:r>
      <w:proofErr w:type="spellStart"/>
      <w:r w:rsidRPr="005004A9">
        <w:t>Transformer</w:t>
      </w:r>
      <w:proofErr w:type="spellEnd"/>
      <w:r w:rsidRPr="005004A9">
        <w:t>, 76.43</w:t>
      </w:r>
      <w:r w:rsidRPr="00C52558">
        <w:t xml:space="preserve">% para ResNet-101, e 73.91% para ResNet-50. </w:t>
      </w:r>
    </w:p>
    <w:p w14:paraId="0956901D" w14:textId="15115461" w:rsidR="002F71E5" w:rsidRPr="00F41FD8" w:rsidRDefault="00F41FD8" w:rsidP="00F41FD8">
      <w:pPr>
        <w:pStyle w:val="TF-TEXTO"/>
        <w:rPr>
          <w:sz w:val="29"/>
        </w:rPr>
      </w:pPr>
      <w:r w:rsidRPr="00C52558">
        <w:t xml:space="preserve">Por fim, Fu </w:t>
      </w:r>
      <w:r w:rsidRPr="00C52558">
        <w:rPr>
          <w:i/>
          <w:iCs/>
        </w:rPr>
        <w:t>et al.</w:t>
      </w:r>
      <w:r w:rsidRPr="00C52558">
        <w:t xml:space="preserve"> (2022) concluíram que os resultados do </w:t>
      </w:r>
      <w:proofErr w:type="spellStart"/>
      <w:r w:rsidRPr="00BC5316">
        <w:rPr>
          <w:i/>
          <w:iCs/>
          <w:rPrChange w:id="62" w:author="Dalton Solano dos Reis" w:date="2022-11-05T18:06:00Z">
            <w:rPr/>
          </w:rPrChange>
        </w:rPr>
        <w:t>backbone</w:t>
      </w:r>
      <w:proofErr w:type="spellEnd"/>
      <w:r w:rsidRPr="00C52558">
        <w:t xml:space="preserve"> </w:t>
      </w:r>
      <w:proofErr w:type="spellStart"/>
      <w:r w:rsidRPr="00C52558">
        <w:t>Swin</w:t>
      </w:r>
      <w:proofErr w:type="spellEnd"/>
      <w:r w:rsidRPr="00C52558">
        <w:t xml:space="preserve"> </w:t>
      </w:r>
      <w:proofErr w:type="spellStart"/>
      <w:r w:rsidRPr="00C52558">
        <w:t>Transformer</w:t>
      </w:r>
      <w:proofErr w:type="spellEnd"/>
      <w:r w:rsidRPr="00C52558">
        <w:t xml:space="preserve"> supera a dos demais, obtendo grande robustez na detecção de desmoronamentos. Contudo, os autores ressaltam que futuramente seria interessante agilizar o processo de treinamento, reduzir o número de parâmetros e a demanda de alto processamento computacional. Além disso, Fu </w:t>
      </w:r>
      <w:r w:rsidRPr="00C52558">
        <w:rPr>
          <w:i/>
          <w:iCs/>
        </w:rPr>
        <w:t>et al.</w:t>
      </w:r>
      <w:r w:rsidRPr="00C52558">
        <w:t xml:space="preserve"> (2022) destacam que para aumentar a acuracidade dos resultados, o número de imagens presentes na base de dados deveria ser maior, propondo o uso de imagens de satélite.</w:t>
      </w:r>
    </w:p>
    <w:p w14:paraId="162AE54A" w14:textId="2D652933" w:rsidR="00451B94" w:rsidRDefault="00120CCA" w:rsidP="008B5241">
      <w:pPr>
        <w:pStyle w:val="Ttulo1"/>
      </w:pPr>
      <w:bookmarkStart w:id="63" w:name="_Toc54164921"/>
      <w:bookmarkStart w:id="64" w:name="_Toc54165675"/>
      <w:bookmarkStart w:id="65" w:name="_Toc54169333"/>
      <w:bookmarkStart w:id="66" w:name="_Toc96347439"/>
      <w:bookmarkStart w:id="67" w:name="_Toc96357723"/>
      <w:bookmarkStart w:id="68" w:name="_Toc96491866"/>
      <w:bookmarkStart w:id="69" w:name="_Toc411603107"/>
      <w:bookmarkEnd w:id="27"/>
      <w:r>
        <w:t xml:space="preserve">protótipo </w:t>
      </w:r>
      <w:r w:rsidR="00451B94">
        <w:t>propost</w:t>
      </w:r>
      <w:r>
        <w:t>o</w:t>
      </w:r>
    </w:p>
    <w:p w14:paraId="106DB04D" w14:textId="77777777" w:rsidR="00C42330" w:rsidRPr="004B2E2A" w:rsidRDefault="00C42330" w:rsidP="00C42330">
      <w:pPr>
        <w:pStyle w:val="TF-TEXTO"/>
      </w:pPr>
      <w:bookmarkStart w:id="70" w:name="_Toc54164915"/>
      <w:bookmarkStart w:id="71" w:name="_Toc54165669"/>
      <w:bookmarkStart w:id="72" w:name="_Toc54169327"/>
      <w:bookmarkStart w:id="73" w:name="_Toc96347433"/>
      <w:bookmarkStart w:id="74" w:name="_Toc96357717"/>
      <w:bookmarkStart w:id="75" w:name="_Toc96491860"/>
      <w:bookmarkStart w:id="76" w:name="_Toc351015594"/>
      <w:r w:rsidRPr="004B2E2A">
        <w:t>A seguir é apresentada a justificativa para o desenvolvimento desse trabalho, os principais requisitos e a metodologia de desenvolvimento que será utilizada.</w:t>
      </w:r>
    </w:p>
    <w:p w14:paraId="5F241C4A" w14:textId="77777777" w:rsidR="00183E11" w:rsidRPr="00183E11" w:rsidRDefault="00183E11" w:rsidP="00183E11">
      <w:pPr>
        <w:pStyle w:val="PargrafodaLista"/>
        <w:keepNext/>
        <w:keepLines/>
        <w:widowControl/>
        <w:numPr>
          <w:ilvl w:val="0"/>
          <w:numId w:val="1"/>
        </w:numPr>
        <w:autoSpaceDE/>
        <w:autoSpaceDN/>
        <w:spacing w:before="240" w:after="120"/>
        <w:ind w:left="567" w:hanging="567"/>
        <w:jc w:val="both"/>
        <w:outlineLvl w:val="1"/>
        <w:rPr>
          <w:caps/>
          <w:vanish/>
          <w:color w:val="000000"/>
          <w:sz w:val="24"/>
          <w:szCs w:val="20"/>
          <w:lang w:val="en-GB" w:eastAsia="pt-BR"/>
        </w:rPr>
      </w:pPr>
    </w:p>
    <w:p w14:paraId="6ABE7B78" w14:textId="4E27924B" w:rsidR="00451B94" w:rsidRDefault="00451B94" w:rsidP="00183E11">
      <w:pPr>
        <w:pStyle w:val="Ttulo2"/>
      </w:pPr>
      <w:r>
        <w:t>JUSTIFICATIVA</w:t>
      </w:r>
    </w:p>
    <w:p w14:paraId="3D1E251D" w14:textId="5E804092" w:rsidR="008373BB" w:rsidRDefault="008373BB" w:rsidP="008373BB">
      <w:pPr>
        <w:pStyle w:val="TF-TEXTO"/>
      </w:pPr>
      <w:bookmarkStart w:id="77" w:name="_Ref52025161"/>
      <w:r w:rsidRPr="00D02096">
        <w:t xml:space="preserve">No </w:t>
      </w:r>
      <w:r w:rsidR="00C31571">
        <w:fldChar w:fldCharType="begin"/>
      </w:r>
      <w:r w:rsidR="00C31571">
        <w:instrText xml:space="preserve"> REF _Ref115819739 \h </w:instrText>
      </w:r>
      <w:r w:rsidR="00C31571">
        <w:fldChar w:fldCharType="separate"/>
      </w:r>
      <w:r w:rsidR="006B5091" w:rsidRPr="009524F9">
        <w:t xml:space="preserve">Quadro </w:t>
      </w:r>
      <w:r w:rsidR="006B5091">
        <w:rPr>
          <w:noProof/>
        </w:rPr>
        <w:t>1</w:t>
      </w:r>
      <w:r w:rsidR="00C31571">
        <w:fldChar w:fldCharType="end"/>
      </w:r>
      <w:r w:rsidR="00C31571">
        <w:t xml:space="preserve"> </w:t>
      </w:r>
      <w:r w:rsidRPr="00D02096">
        <w:t>é apresentado um comparativo entre os trabalhos correlatos. As linhas representam as características e as colunas os trabalhos.</w:t>
      </w:r>
    </w:p>
    <w:p w14:paraId="6D143025" w14:textId="5DFDE855" w:rsidR="001D7B8F" w:rsidRPr="00715882" w:rsidRDefault="001D7B8F" w:rsidP="001D7B8F">
      <w:pPr>
        <w:pStyle w:val="TF-LEGENDA"/>
      </w:pPr>
      <w:bookmarkStart w:id="78" w:name="_Ref115819739"/>
      <w:bookmarkEnd w:id="77"/>
      <w:r w:rsidRPr="009524F9">
        <w:t xml:space="preserve">Quadro </w:t>
      </w:r>
      <w:fldSimple w:instr=" SEQ Quadro \* ARABIC ">
        <w:r w:rsidR="006B5091">
          <w:rPr>
            <w:noProof/>
          </w:rPr>
          <w:t>1</w:t>
        </w:r>
      </w:fldSimple>
      <w:bookmarkEnd w:id="78"/>
      <w:r w:rsidRPr="009524F9">
        <w:t xml:space="preserve"> </w:t>
      </w:r>
      <w:r w:rsidR="008F28AB" w:rsidRPr="002F71E5">
        <w:t>–</w:t>
      </w:r>
      <w:r w:rsidRPr="009524F9">
        <w:t xml:space="preserve"> Comparativo entre os trabalhos correlatos</w:t>
      </w:r>
    </w:p>
    <w:tbl>
      <w:tblPr>
        <w:tblW w:w="9073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10"/>
        <w:gridCol w:w="2126"/>
        <w:gridCol w:w="1701"/>
        <w:gridCol w:w="2836"/>
      </w:tblGrid>
      <w:tr w:rsidR="001D7B8F" w:rsidRPr="006E4D24" w14:paraId="2391E027" w14:textId="77777777" w:rsidTr="00B803AA">
        <w:trPr>
          <w:trHeight w:val="658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single" w:sz="4" w:space="0" w:color="auto"/>
            </w:tcBorders>
            <w:shd w:val="clear" w:color="auto" w:fill="A6A6A6"/>
            <w:vAlign w:val="center"/>
          </w:tcPr>
          <w:p w14:paraId="3A87FD25" w14:textId="77777777" w:rsidR="001D7B8F" w:rsidRPr="00715882" w:rsidRDefault="001D7B8F" w:rsidP="000B449D">
            <w:pPr>
              <w:pStyle w:val="Pr-formataoHTML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Trabalhos</w:t>
            </w:r>
          </w:p>
          <w:p w14:paraId="0E07381B" w14:textId="77777777" w:rsidR="001D7B8F" w:rsidRPr="00715882" w:rsidRDefault="001D7B8F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4600181C" w14:textId="77777777" w:rsidR="001D7B8F" w:rsidRPr="00715882" w:rsidRDefault="001D7B8F" w:rsidP="000B449D">
            <w:pPr>
              <w:pStyle w:val="Pr-formatao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Características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  <w:hideMark/>
          </w:tcPr>
          <w:p w14:paraId="0CA9BBC6" w14:textId="77777777" w:rsidR="001D7B8F" w:rsidRDefault="001D7B8F" w:rsidP="000B449D">
            <w:pPr>
              <w:pStyle w:val="Pr-formataoHTML"/>
              <w:jc w:val="center"/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  <w:lang w:val="en-GB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  <w:t xml:space="preserve">Ullo </w:t>
            </w:r>
            <w:r w:rsidRPr="00715882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  <w:lang w:val="en-GB"/>
              </w:rPr>
              <w:t xml:space="preserve">et al. </w:t>
            </w:r>
          </w:p>
          <w:p w14:paraId="669546FC" w14:textId="77777777" w:rsidR="001D7B8F" w:rsidRPr="00715882" w:rsidRDefault="001D7B8F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  <w:t>(2020)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  <w:hideMark/>
          </w:tcPr>
          <w:p w14:paraId="07D12A43" w14:textId="77777777" w:rsidR="001D7B8F" w:rsidRPr="00715882" w:rsidRDefault="001D7B8F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  <w:t xml:space="preserve">Yang </w:t>
            </w:r>
            <w:r w:rsidRPr="00715882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  <w:lang w:val="en-GB"/>
              </w:rPr>
              <w:t xml:space="preserve">et al. </w:t>
            </w: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  <w:t>(2022)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</w:tcPr>
          <w:p w14:paraId="7E4EF15A" w14:textId="77777777" w:rsidR="001D7B8F" w:rsidRDefault="001D7B8F" w:rsidP="000B449D">
            <w:pPr>
              <w:pStyle w:val="Pr-formataoHTML"/>
              <w:jc w:val="center"/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Fu</w:t>
            </w:r>
            <w:r w:rsidRPr="00715882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</w:rPr>
              <w:t xml:space="preserve"> et al. </w:t>
            </w:r>
          </w:p>
          <w:p w14:paraId="358DFF8F" w14:textId="77777777" w:rsidR="001D7B8F" w:rsidRPr="004A55BB" w:rsidRDefault="001D7B8F" w:rsidP="000B449D">
            <w:pPr>
              <w:pStyle w:val="Pr-formataoHTML"/>
              <w:jc w:val="center"/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(2022)</w:t>
            </w:r>
          </w:p>
        </w:tc>
      </w:tr>
      <w:tr w:rsidR="001D7B8F" w:rsidRPr="001D6115" w14:paraId="3DD353D2" w14:textId="77777777" w:rsidTr="00B803AA">
        <w:trPr>
          <w:trHeight w:val="377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50EB6C" w14:textId="77777777" w:rsidR="001D7B8F" w:rsidRPr="00715882" w:rsidRDefault="001D7B8F" w:rsidP="004B7D08">
            <w:pPr>
              <w:pStyle w:val="Pr-formatao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Técnicas utilizadas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644B00" w14:textId="77777777" w:rsidR="001D7B8F" w:rsidRPr="00672895" w:rsidRDefault="001D7B8F" w:rsidP="004B7D08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  <w:t>Mask R-CNN, ResNet-50, ResNet-101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9E24C1" w14:textId="77777777" w:rsidR="001D7B8F" w:rsidRDefault="001D7B8F" w:rsidP="004B7D08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  <w:t>Mask R-CNN, ResNet-101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  <w:t>,</w:t>
            </w:r>
          </w:p>
          <w:p w14:paraId="60F4CD5D" w14:textId="08043E41" w:rsidR="001D7B8F" w:rsidRPr="00ED5377" w:rsidRDefault="00BC5316" w:rsidP="004B7D08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</w:pPr>
            <w:ins w:id="79" w:author="Dalton Solano dos Reis" w:date="2022-11-05T18:07:00Z">
              <w:r>
                <w:rPr>
                  <w:rFonts w:ascii="Times New Roman" w:hAnsi="Times New Roman" w:cs="Times New Roman"/>
                  <w:color w:val="000000"/>
                  <w:sz w:val="24"/>
                  <w:szCs w:val="24"/>
                  <w:lang w:val="en-GB"/>
                </w:rPr>
                <w:t>B</w:t>
              </w:r>
            </w:ins>
            <w:del w:id="80" w:author="Dalton Solano dos Reis" w:date="2022-11-05T18:07:00Z">
              <w:r w:rsidR="001D7B8F" w:rsidRPr="003C3508" w:rsidDel="00BC5316">
                <w:rPr>
                  <w:rFonts w:ascii="Times New Roman" w:hAnsi="Times New Roman" w:cs="Times New Roman"/>
                  <w:color w:val="000000"/>
                  <w:sz w:val="24"/>
                  <w:szCs w:val="24"/>
                  <w:lang w:val="en-GB"/>
                </w:rPr>
                <w:delText>b</w:delText>
              </w:r>
            </w:del>
            <w:r w:rsidR="001D7B8F" w:rsidRPr="003C3508"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  <w:t>ackground-enhancement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774D0A" w14:textId="77777777" w:rsidR="001D7B8F" w:rsidRPr="00672895" w:rsidRDefault="001D7B8F" w:rsidP="004B7D08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  <w:t xml:space="preserve">Mask R-CNN, ResNet-50, ResNet-101, </w:t>
            </w:r>
            <w:proofErr w:type="spellStart"/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  <w:t>Swin</w:t>
            </w:r>
            <w:proofErr w:type="spellEnd"/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  <w:t xml:space="preserve"> Transformer</w:t>
            </w:r>
          </w:p>
        </w:tc>
      </w:tr>
      <w:tr w:rsidR="001D7B8F" w:rsidRPr="006E4D24" w14:paraId="1745493C" w14:textId="77777777" w:rsidTr="00B803AA">
        <w:trPr>
          <w:trHeight w:val="377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437B4C" w14:textId="77777777" w:rsidR="001D7B8F" w:rsidRPr="00715882" w:rsidRDefault="001D7B8F" w:rsidP="004B7D08">
            <w:pPr>
              <w:pStyle w:val="Pr-formatao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Fonte de dados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DE14EA" w14:textId="77777777" w:rsidR="001D7B8F" w:rsidRPr="00715882" w:rsidRDefault="001D7B8F" w:rsidP="004B7D08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Fotografias, </w:t>
            </w:r>
            <w:proofErr w:type="spellStart"/>
            <w:r w:rsidRPr="00672895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</w:rPr>
              <w:t>Transfer</w:t>
            </w:r>
            <w:proofErr w:type="spellEnd"/>
            <w:r w:rsidRPr="00672895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</w:rPr>
              <w:t>-Learning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D503B1" w14:textId="77777777" w:rsidR="001D7B8F" w:rsidRPr="00715882" w:rsidRDefault="001D7B8F" w:rsidP="004B7D08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Imagens de satélite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FB56FE" w14:textId="77777777" w:rsidR="001D7B8F" w:rsidRPr="00715882" w:rsidRDefault="001D7B8F" w:rsidP="004B7D08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Fotografias, </w:t>
            </w:r>
            <w:proofErr w:type="spellStart"/>
            <w:r w:rsidRPr="00672895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</w:rPr>
              <w:t>Transfer</w:t>
            </w:r>
            <w:proofErr w:type="spellEnd"/>
            <w:r w:rsidRPr="00672895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</w:rPr>
              <w:t>-Learning</w:t>
            </w:r>
          </w:p>
        </w:tc>
      </w:tr>
      <w:tr w:rsidR="001D7B8F" w:rsidRPr="00ED7467" w14:paraId="61A2BAF3" w14:textId="77777777" w:rsidTr="00B803AA">
        <w:trPr>
          <w:trHeight w:val="377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17391E" w14:textId="77777777" w:rsidR="001D7B8F" w:rsidRPr="00715882" w:rsidRDefault="001D7B8F" w:rsidP="004B7D08">
            <w:pPr>
              <w:pStyle w:val="Pr-formatao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Quantidade de imagens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F72831" w14:textId="77777777" w:rsidR="001D7B8F" w:rsidRPr="00715882" w:rsidRDefault="001D7B8F" w:rsidP="004B7D08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Dataset</w:t>
            </w:r>
            <w:proofErr w:type="spellEnd"/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A =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160</w:t>
            </w:r>
          </w:p>
          <w:p w14:paraId="5DCD8FAE" w14:textId="77777777" w:rsidR="001D7B8F" w:rsidRPr="00715882" w:rsidRDefault="001D7B8F" w:rsidP="004B7D08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</w:t>
            </w: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ataset</w:t>
            </w:r>
            <w:proofErr w:type="spellEnd"/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B = 121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20DE2AC" w14:textId="77777777" w:rsidR="001D7B8F" w:rsidRPr="00715882" w:rsidRDefault="001D7B8F" w:rsidP="004B7D08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Não apresenta</w:t>
            </w:r>
          </w:p>
          <w:p w14:paraId="59BDBFDE" w14:textId="77777777" w:rsidR="001D7B8F" w:rsidRPr="00715882" w:rsidRDefault="001D7B8F" w:rsidP="004B7D08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</w:pP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768A41" w14:textId="77777777" w:rsidR="001D7B8F" w:rsidRPr="00715882" w:rsidRDefault="001D7B8F" w:rsidP="004B7D08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852</w:t>
            </w:r>
          </w:p>
        </w:tc>
      </w:tr>
      <w:tr w:rsidR="001D7B8F" w:rsidRPr="006E4D24" w14:paraId="11BD8A8A" w14:textId="77777777" w:rsidTr="00B803AA">
        <w:trPr>
          <w:trHeight w:val="711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EAE63A" w14:textId="77777777" w:rsidR="001D7B8F" w:rsidRPr="00715882" w:rsidRDefault="001D7B8F" w:rsidP="004B7D08">
            <w:pPr>
              <w:pStyle w:val="Pr-formatao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Taxa de acerto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8F12C3" w14:textId="77777777" w:rsidR="001D7B8F" w:rsidRPr="00715882" w:rsidRDefault="001D7B8F" w:rsidP="004B7D08">
            <w:pPr>
              <w:pStyle w:val="TF-TEXTO"/>
              <w:spacing w:before="0" w:line="240" w:lineRule="auto"/>
              <w:ind w:firstLine="0"/>
              <w:jc w:val="center"/>
              <w:rPr>
                <w:szCs w:val="24"/>
              </w:rPr>
            </w:pPr>
            <w:r w:rsidRPr="00715882">
              <w:rPr>
                <w:szCs w:val="24"/>
              </w:rPr>
              <w:t>ResNet-50 =</w:t>
            </w:r>
            <w:r>
              <w:rPr>
                <w:szCs w:val="24"/>
              </w:rPr>
              <w:t xml:space="preserve"> </w:t>
            </w:r>
            <w:r w:rsidRPr="00715882">
              <w:rPr>
                <w:szCs w:val="24"/>
              </w:rPr>
              <w:t>93%</w:t>
            </w:r>
          </w:p>
          <w:p w14:paraId="6BCFBEEB" w14:textId="77777777" w:rsidR="001D7B8F" w:rsidRPr="00715882" w:rsidRDefault="001D7B8F" w:rsidP="004B7D08">
            <w:pPr>
              <w:pStyle w:val="TF-TEXTO"/>
              <w:spacing w:before="0" w:line="240" w:lineRule="auto"/>
              <w:ind w:firstLine="0"/>
              <w:jc w:val="center"/>
              <w:rPr>
                <w:color w:val="000000"/>
                <w:szCs w:val="24"/>
              </w:rPr>
            </w:pPr>
            <w:r w:rsidRPr="00715882">
              <w:rPr>
                <w:szCs w:val="24"/>
              </w:rPr>
              <w:t>ResNet-101 =</w:t>
            </w:r>
            <w:r>
              <w:rPr>
                <w:szCs w:val="24"/>
              </w:rPr>
              <w:t xml:space="preserve"> </w:t>
            </w:r>
            <w:r w:rsidRPr="00715882">
              <w:rPr>
                <w:szCs w:val="24"/>
              </w:rPr>
              <w:t>97%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DC35C9" w14:textId="77777777" w:rsidR="001D7B8F" w:rsidRPr="00715882" w:rsidRDefault="001D7B8F" w:rsidP="004B7D08">
            <w:pPr>
              <w:pStyle w:val="TF-TEXTO"/>
              <w:spacing w:before="0" w:line="240" w:lineRule="auto"/>
              <w:ind w:firstLine="0"/>
              <w:jc w:val="center"/>
              <w:rPr>
                <w:szCs w:val="24"/>
              </w:rPr>
            </w:pPr>
            <w:r w:rsidRPr="00715882">
              <w:rPr>
                <w:color w:val="000000"/>
                <w:szCs w:val="24"/>
              </w:rPr>
              <w:t>88,68%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080F99" w14:textId="77777777" w:rsidR="001D7B8F" w:rsidRPr="00715882" w:rsidRDefault="001D7B8F" w:rsidP="004B7D08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Swin</w:t>
            </w:r>
            <w:proofErr w:type="spellEnd"/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Transformer</w:t>
            </w:r>
            <w:proofErr w:type="spellEnd"/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= 82,2%</w:t>
            </w:r>
          </w:p>
          <w:p w14:paraId="524B4788" w14:textId="77777777" w:rsidR="001D7B8F" w:rsidRPr="00715882" w:rsidRDefault="001D7B8F" w:rsidP="004B7D08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ResNet-50 = 73,91%</w:t>
            </w:r>
          </w:p>
          <w:p w14:paraId="2D041C47" w14:textId="77777777" w:rsidR="001D7B8F" w:rsidRPr="00715882" w:rsidRDefault="001D7B8F" w:rsidP="004B7D08">
            <w:pPr>
              <w:pStyle w:val="TF-TEXTO"/>
              <w:spacing w:before="0" w:line="240" w:lineRule="auto"/>
              <w:ind w:firstLine="0"/>
              <w:jc w:val="center"/>
              <w:rPr>
                <w:szCs w:val="24"/>
              </w:rPr>
            </w:pPr>
            <w:r w:rsidRPr="00715882">
              <w:rPr>
                <w:color w:val="000000"/>
                <w:szCs w:val="24"/>
              </w:rPr>
              <w:t>ResNet101 = 76,45%</w:t>
            </w:r>
          </w:p>
        </w:tc>
      </w:tr>
    </w:tbl>
    <w:p w14:paraId="2F789332" w14:textId="77777777" w:rsidR="001D7B8F" w:rsidRPr="001D7B8F" w:rsidRDefault="001D7B8F" w:rsidP="001D7B8F">
      <w:pPr>
        <w:pStyle w:val="TF-FONTE"/>
      </w:pPr>
      <w:r w:rsidRPr="001D7B8F">
        <w:t>Fonte: elaborado pelo autor.</w:t>
      </w:r>
    </w:p>
    <w:p w14:paraId="6F56DDEB" w14:textId="4A77EDFF" w:rsidR="00BC691C" w:rsidRPr="0067701B" w:rsidRDefault="00BC691C" w:rsidP="00BC691C">
      <w:pPr>
        <w:pStyle w:val="TF-TEXTO"/>
      </w:pPr>
      <w:r w:rsidRPr="0067701B">
        <w:t>A partir do</w:t>
      </w:r>
      <w:r w:rsidR="00C31571">
        <w:t xml:space="preserve"> </w:t>
      </w:r>
      <w:r w:rsidR="00C31571">
        <w:fldChar w:fldCharType="begin"/>
      </w:r>
      <w:r w:rsidR="00C31571">
        <w:instrText xml:space="preserve"> REF _Ref115819739 \h </w:instrText>
      </w:r>
      <w:r w:rsidR="00C31571">
        <w:fldChar w:fldCharType="separate"/>
      </w:r>
      <w:r w:rsidR="006B5091" w:rsidRPr="009524F9">
        <w:t xml:space="preserve">Quadro </w:t>
      </w:r>
      <w:r w:rsidR="006B5091">
        <w:rPr>
          <w:noProof/>
        </w:rPr>
        <w:t>1</w:t>
      </w:r>
      <w:r w:rsidR="00C31571">
        <w:fldChar w:fldCharType="end"/>
      </w:r>
      <w:r w:rsidRPr="0067701B">
        <w:t xml:space="preserve">, pode-se perceber que os trabalhos de </w:t>
      </w:r>
      <w:proofErr w:type="spellStart"/>
      <w:r w:rsidRPr="0067701B">
        <w:t>Ullo</w:t>
      </w:r>
      <w:proofErr w:type="spellEnd"/>
      <w:r w:rsidRPr="0067701B">
        <w:t xml:space="preserve"> </w:t>
      </w:r>
      <w:r w:rsidRPr="00D44BE7">
        <w:rPr>
          <w:i/>
          <w:iCs/>
        </w:rPr>
        <w:t>et al</w:t>
      </w:r>
      <w:r w:rsidRPr="0067701B">
        <w:t xml:space="preserve">. (2020) possuem ao todo 281 imagens. </w:t>
      </w:r>
      <w:r w:rsidRPr="00E314B2">
        <w:t xml:space="preserve">Yang </w:t>
      </w:r>
      <w:r w:rsidRPr="00D44BE7">
        <w:rPr>
          <w:i/>
          <w:iCs/>
        </w:rPr>
        <w:t>et al</w:t>
      </w:r>
      <w:r w:rsidRPr="00E314B2">
        <w:t>. (2022)</w:t>
      </w:r>
      <w:r>
        <w:t xml:space="preserve"> não apresentaram a quantidade de imagens utilizadas</w:t>
      </w:r>
      <w:r w:rsidRPr="0067701B">
        <w:t xml:space="preserve">, enquanto Fu </w:t>
      </w:r>
      <w:r w:rsidRPr="006E0B0C">
        <w:rPr>
          <w:i/>
          <w:iCs/>
        </w:rPr>
        <w:t>et al.</w:t>
      </w:r>
      <w:r w:rsidRPr="0067701B">
        <w:t xml:space="preserve"> (2022) possuíam 852 imagens. </w:t>
      </w:r>
      <w:proofErr w:type="spellStart"/>
      <w:r w:rsidRPr="0067701B">
        <w:t>Ullo</w:t>
      </w:r>
      <w:proofErr w:type="spellEnd"/>
      <w:r w:rsidRPr="0067701B">
        <w:t xml:space="preserve"> </w:t>
      </w:r>
      <w:r w:rsidRPr="006E0B0C">
        <w:rPr>
          <w:i/>
          <w:iCs/>
        </w:rPr>
        <w:t>et al.</w:t>
      </w:r>
      <w:r w:rsidRPr="0067701B">
        <w:t xml:space="preserve"> (2020)</w:t>
      </w:r>
      <w:r>
        <w:t xml:space="preserve"> e </w:t>
      </w:r>
      <w:r w:rsidRPr="0067701B">
        <w:t xml:space="preserve">Yang </w:t>
      </w:r>
      <w:r w:rsidRPr="006E0B0C">
        <w:rPr>
          <w:i/>
          <w:iCs/>
        </w:rPr>
        <w:t>et al.</w:t>
      </w:r>
      <w:r w:rsidRPr="0067701B">
        <w:t xml:space="preserve"> (2022) </w:t>
      </w:r>
      <w:r>
        <w:t>optaram pela</w:t>
      </w:r>
      <w:r w:rsidRPr="0067701B">
        <w:t xml:space="preserve"> </w:t>
      </w:r>
      <w:proofErr w:type="spellStart"/>
      <w:r>
        <w:t>Mask</w:t>
      </w:r>
      <w:proofErr w:type="spellEnd"/>
      <w:r w:rsidRPr="0067701B">
        <w:t xml:space="preserve"> R-CNN com a estrutura ResNet-101. </w:t>
      </w:r>
      <w:r>
        <w:t>Já</w:t>
      </w:r>
      <w:r w:rsidRPr="0067701B">
        <w:t xml:space="preserve"> Fu et al. (2022) utilizam a </w:t>
      </w:r>
      <w:r w:rsidRPr="0067701B">
        <w:lastRenderedPageBreak/>
        <w:t xml:space="preserve">estrutura ResNet-50, ResNet-101 e </w:t>
      </w:r>
      <w:proofErr w:type="spellStart"/>
      <w:r w:rsidRPr="0067701B">
        <w:t>Swin</w:t>
      </w:r>
      <w:proofErr w:type="spellEnd"/>
      <w:r w:rsidRPr="0067701B">
        <w:t xml:space="preserve"> </w:t>
      </w:r>
      <w:proofErr w:type="spellStart"/>
      <w:r w:rsidRPr="0067701B">
        <w:t>Transformer</w:t>
      </w:r>
      <w:proofErr w:type="spellEnd"/>
      <w:r w:rsidRPr="0067701B">
        <w:t xml:space="preserve">. </w:t>
      </w:r>
      <w:proofErr w:type="spellStart"/>
      <w:r w:rsidRPr="0067701B">
        <w:t>Ullo</w:t>
      </w:r>
      <w:proofErr w:type="spellEnd"/>
      <w:r w:rsidRPr="0067701B">
        <w:t xml:space="preserve"> </w:t>
      </w:r>
      <w:r w:rsidRPr="006E0B0C">
        <w:rPr>
          <w:i/>
          <w:iCs/>
        </w:rPr>
        <w:t>et al.</w:t>
      </w:r>
      <w:r w:rsidRPr="0067701B">
        <w:t xml:space="preserve"> (2020) utilizaram fotografias juntamente com a técnica de </w:t>
      </w:r>
      <w:proofErr w:type="spellStart"/>
      <w:r w:rsidRPr="006E0B0C">
        <w:rPr>
          <w:i/>
          <w:iCs/>
        </w:rPr>
        <w:t>Transfer</w:t>
      </w:r>
      <w:proofErr w:type="spellEnd"/>
      <w:r w:rsidRPr="006E0B0C">
        <w:rPr>
          <w:i/>
          <w:iCs/>
        </w:rPr>
        <w:t>-Learning</w:t>
      </w:r>
      <w:r w:rsidRPr="0067701B">
        <w:t xml:space="preserve">. Já Yang </w:t>
      </w:r>
      <w:r w:rsidRPr="006E0B0C">
        <w:rPr>
          <w:i/>
          <w:iCs/>
        </w:rPr>
        <w:t>et al.</w:t>
      </w:r>
      <w:r w:rsidRPr="0067701B">
        <w:t xml:space="preserve"> (2022) optaram pelo uso de imagens de satélite como fonte de dados. Fu </w:t>
      </w:r>
      <w:r w:rsidRPr="006E0B0C">
        <w:rPr>
          <w:i/>
          <w:iCs/>
        </w:rPr>
        <w:t>et al.</w:t>
      </w:r>
      <w:r w:rsidRPr="0067701B">
        <w:t xml:space="preserve"> (2022) </w:t>
      </w:r>
      <w:r>
        <w:t>capturaram</w:t>
      </w:r>
      <w:r w:rsidRPr="0067701B">
        <w:t xml:space="preserve"> </w:t>
      </w:r>
      <w:r>
        <w:t>as imagens via</w:t>
      </w:r>
      <w:r w:rsidRPr="0067701B">
        <w:t xml:space="preserve"> drones juntamente com a técnica de </w:t>
      </w:r>
      <w:proofErr w:type="spellStart"/>
      <w:r w:rsidRPr="006E0B0C">
        <w:rPr>
          <w:i/>
          <w:iCs/>
        </w:rPr>
        <w:t>Transfer</w:t>
      </w:r>
      <w:proofErr w:type="spellEnd"/>
      <w:r w:rsidRPr="006E0B0C">
        <w:rPr>
          <w:i/>
          <w:iCs/>
        </w:rPr>
        <w:t xml:space="preserve"> Learning.</w:t>
      </w:r>
      <w:r w:rsidRPr="0067701B">
        <w:t xml:space="preserve"> </w:t>
      </w:r>
      <w:proofErr w:type="spellStart"/>
      <w:r w:rsidRPr="0067701B">
        <w:t>Ullo</w:t>
      </w:r>
      <w:proofErr w:type="spellEnd"/>
      <w:r w:rsidRPr="0067701B">
        <w:t xml:space="preserve"> </w:t>
      </w:r>
      <w:r w:rsidRPr="006E0B0C">
        <w:rPr>
          <w:i/>
          <w:iCs/>
        </w:rPr>
        <w:t>et al.</w:t>
      </w:r>
      <w:r w:rsidRPr="0067701B">
        <w:t xml:space="preserve"> (2020) obtiveram precisão de 93% usando ResNet-50 e 97% usando ResNet-101, Yang </w:t>
      </w:r>
      <w:r w:rsidRPr="006E0B0C">
        <w:rPr>
          <w:i/>
          <w:iCs/>
        </w:rPr>
        <w:t>et al.</w:t>
      </w:r>
      <w:r w:rsidRPr="0067701B">
        <w:t xml:space="preserve"> (2022) conseguiram 88,68%, e Fu </w:t>
      </w:r>
      <w:r w:rsidRPr="006E0B0C">
        <w:rPr>
          <w:i/>
          <w:iCs/>
        </w:rPr>
        <w:t>et al.</w:t>
      </w:r>
      <w:r w:rsidRPr="0067701B">
        <w:t xml:space="preserve"> (2022) 82,2% com </w:t>
      </w:r>
      <w:proofErr w:type="spellStart"/>
      <w:r w:rsidRPr="0067701B">
        <w:t>Swin</w:t>
      </w:r>
      <w:proofErr w:type="spellEnd"/>
      <w:r w:rsidRPr="0067701B">
        <w:t xml:space="preserve"> </w:t>
      </w:r>
      <w:proofErr w:type="spellStart"/>
      <w:r w:rsidRPr="0067701B">
        <w:t>Transformer</w:t>
      </w:r>
      <w:proofErr w:type="spellEnd"/>
      <w:r w:rsidRPr="0067701B">
        <w:t>, 73,91% com ResNet-50 e 76,45% com ResNet-101.</w:t>
      </w:r>
    </w:p>
    <w:p w14:paraId="26BF0380" w14:textId="7C1623A1" w:rsidR="00577E79" w:rsidRPr="00211A1B" w:rsidRDefault="00BC691C" w:rsidP="00211A1B">
      <w:pPr>
        <w:pStyle w:val="TF-TEXTO"/>
        <w:rPr>
          <w:sz w:val="20"/>
        </w:rPr>
      </w:pPr>
      <w:r w:rsidRPr="0067701B">
        <w:t xml:space="preserve">Diante deste cenário, pode-se perceber que os trabalhos descritos proporcionam a detecção e demarcação de deslizamentos de terras. No entanto, nenhum deles identifica fissuras que possam resultar em deslizamentos de terras. Dessa forma, </w:t>
      </w:r>
      <w:r w:rsidR="008F28AB">
        <w:t>torna-s</w:t>
      </w:r>
      <w:r w:rsidR="008F28AB" w:rsidRPr="0067701B">
        <w:t>e</w:t>
      </w:r>
      <w:r w:rsidR="008F28AB">
        <w:t xml:space="preserve"> r</w:t>
      </w:r>
      <w:r w:rsidR="008F28AB" w:rsidRPr="0067701B">
        <w:t>e</w:t>
      </w:r>
      <w:r w:rsidR="008F28AB">
        <w:t>l</w:t>
      </w:r>
      <w:r w:rsidR="008F28AB" w:rsidRPr="0067701B">
        <w:t>e</w:t>
      </w:r>
      <w:r w:rsidR="008F28AB">
        <w:t>vant</w:t>
      </w:r>
      <w:r w:rsidR="008F28AB" w:rsidRPr="0067701B">
        <w:t>e</w:t>
      </w:r>
      <w:r w:rsidRPr="0067701B">
        <w:t xml:space="preserve"> </w:t>
      </w:r>
      <w:r w:rsidR="008F28AB">
        <w:t xml:space="preserve">pois </w:t>
      </w:r>
      <w:r w:rsidRPr="0067701B">
        <w:t xml:space="preserve">visa disponibilizar um </w:t>
      </w:r>
      <w:r>
        <w:t>protótipo</w:t>
      </w:r>
      <w:r w:rsidRPr="0067701B">
        <w:t xml:space="preserve"> que faça a detecção de eventuais fissuras de maneira automática, demarcando-as de forma visual. Espera-se que este trabalho obtenha </w:t>
      </w:r>
      <w:r w:rsidRPr="00145E90">
        <w:t xml:space="preserve">o mesmo resultado que </w:t>
      </w:r>
      <w:r>
        <w:t>a</w:t>
      </w:r>
      <w:r w:rsidRPr="00145E90">
        <w:t xml:space="preserve">s observações e procedimentos realizados manualmente. A partir disso, acredita-se que </w:t>
      </w:r>
      <w:r>
        <w:t xml:space="preserve">o protótipo </w:t>
      </w:r>
      <w:r w:rsidRPr="00145E90">
        <w:t>propost</w:t>
      </w:r>
      <w:r>
        <w:t>o</w:t>
      </w:r>
      <w:r w:rsidRPr="00145E90">
        <w:t xml:space="preserve"> pode auxiliar nas atividades dos profissionais da defesa civil do município de Blumenau, agilizando o processo de análise de áreas de risco em larga </w:t>
      </w:r>
      <w:r w:rsidRPr="00AD4C8B">
        <w:t>escala</w:t>
      </w:r>
      <w:r>
        <w:t>, além de poder facilitar o trabalho em defesas civis de outros municípios, aos quais não possuem os recursos necessários para aplicar em análises mais extensas</w:t>
      </w:r>
      <w:r w:rsidRPr="00AD4C8B">
        <w:t>.</w:t>
      </w:r>
      <w:r>
        <w:t xml:space="preserve"> Por fim, visa-se também avaliar a suscetibilidade dos dados produzidos pelo sensor </w:t>
      </w:r>
      <w:proofErr w:type="spellStart"/>
      <w:r>
        <w:t>LiDAR</w:t>
      </w:r>
      <w:proofErr w:type="spellEnd"/>
      <w:r>
        <w:t xml:space="preserve"> no contexto de fissuras no solo em relação a algoritmos de segmentação e detecção de objetos.</w:t>
      </w:r>
    </w:p>
    <w:p w14:paraId="08F6162A" w14:textId="77777777" w:rsidR="00451B94" w:rsidRPr="00AB58C1" w:rsidRDefault="00451B94" w:rsidP="00451B94">
      <w:pPr>
        <w:pStyle w:val="Ttulo2"/>
        <w:rPr>
          <w:lang w:val="pt-BR"/>
        </w:rPr>
      </w:pPr>
      <w:r w:rsidRPr="00AB58C1">
        <w:rPr>
          <w:caps w:val="0"/>
          <w:lang w:val="pt-BR"/>
        </w:rPr>
        <w:t>REQUISITOS PRINCIPAIS DO PROBLEMA A SER TRABALHADO</w:t>
      </w:r>
      <w:bookmarkEnd w:id="70"/>
      <w:bookmarkEnd w:id="71"/>
      <w:bookmarkEnd w:id="72"/>
      <w:bookmarkEnd w:id="73"/>
      <w:bookmarkEnd w:id="74"/>
      <w:bookmarkEnd w:id="75"/>
      <w:bookmarkEnd w:id="76"/>
    </w:p>
    <w:p w14:paraId="4412D243" w14:textId="22F5E86E" w:rsidR="003A1DCB" w:rsidRDefault="003A1DCB" w:rsidP="003A1DCB">
      <w:pPr>
        <w:pStyle w:val="TF-TEXTO"/>
      </w:pPr>
      <w:r>
        <w:t xml:space="preserve">Nesta seção serão abordados os principais </w:t>
      </w:r>
      <w:ins w:id="81" w:author="Dalton Solano dos Reis" w:date="2022-11-05T18:10:00Z">
        <w:r w:rsidR="00D3208C">
          <w:t>R</w:t>
        </w:r>
      </w:ins>
      <w:del w:id="82" w:author="Dalton Solano dos Reis" w:date="2022-11-05T18:10:00Z">
        <w:r w:rsidDel="00D3208C">
          <w:delText>r</w:delText>
        </w:r>
      </w:del>
      <w:r>
        <w:t xml:space="preserve">equisitos </w:t>
      </w:r>
      <w:ins w:id="83" w:author="Dalton Solano dos Reis" w:date="2022-11-05T18:10:00Z">
        <w:r w:rsidR="00D3208C">
          <w:t>F</w:t>
        </w:r>
      </w:ins>
      <w:del w:id="84" w:author="Dalton Solano dos Reis" w:date="2022-11-05T18:10:00Z">
        <w:r w:rsidDel="00D3208C">
          <w:delText>f</w:delText>
        </w:r>
      </w:del>
      <w:r>
        <w:t xml:space="preserve">uncionais (RF) e </w:t>
      </w:r>
      <w:ins w:id="85" w:author="Dalton Solano dos Reis" w:date="2022-11-05T18:10:00Z">
        <w:r w:rsidR="00D3208C">
          <w:t xml:space="preserve">Requisitos </w:t>
        </w:r>
      </w:ins>
      <w:del w:id="86" w:author="Dalton Solano dos Reis" w:date="2022-11-05T18:10:00Z">
        <w:r w:rsidDel="00D3208C">
          <w:delText xml:space="preserve">não </w:delText>
        </w:r>
      </w:del>
      <w:ins w:id="87" w:author="Dalton Solano dos Reis" w:date="2022-11-05T18:10:00Z">
        <w:r w:rsidR="00D3208C">
          <w:t>N</w:t>
        </w:r>
        <w:r w:rsidR="00D3208C">
          <w:t xml:space="preserve">ão </w:t>
        </w:r>
      </w:ins>
      <w:del w:id="88" w:author="Dalton Solano dos Reis" w:date="2022-11-05T18:10:00Z">
        <w:r w:rsidDel="00D3208C">
          <w:delText>funcionais</w:delText>
        </w:r>
        <w:r w:rsidDel="00D3208C">
          <w:rPr>
            <w:spacing w:val="1"/>
          </w:rPr>
          <w:delText xml:space="preserve"> </w:delText>
        </w:r>
      </w:del>
      <w:ins w:id="89" w:author="Dalton Solano dos Reis" w:date="2022-11-05T18:10:00Z">
        <w:r w:rsidR="00D3208C">
          <w:t>F</w:t>
        </w:r>
        <w:r w:rsidR="00D3208C">
          <w:t>uncionais</w:t>
        </w:r>
        <w:r w:rsidR="00D3208C">
          <w:rPr>
            <w:spacing w:val="1"/>
          </w:rPr>
          <w:t xml:space="preserve"> </w:t>
        </w:r>
      </w:ins>
      <w:r>
        <w:t>(RNF)</w:t>
      </w:r>
      <w:r>
        <w:rPr>
          <w:spacing w:val="-1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o protótipo proposto. São eles:</w:t>
      </w:r>
    </w:p>
    <w:p w14:paraId="07CF5FB2" w14:textId="77777777" w:rsidR="004B7D08" w:rsidRPr="00145E90" w:rsidRDefault="004B7D08" w:rsidP="004B7D08">
      <w:pPr>
        <w:pStyle w:val="TF-ALNEA"/>
        <w:numPr>
          <w:ilvl w:val="0"/>
          <w:numId w:val="23"/>
        </w:numPr>
      </w:pPr>
      <w:r w:rsidRPr="00145E90">
        <w:t>permitir ao usuário carregar imagens ou vídeos a serem analisados (RF);</w:t>
      </w:r>
    </w:p>
    <w:p w14:paraId="3996D6DA" w14:textId="77777777" w:rsidR="004B7D08" w:rsidRPr="00145E90" w:rsidRDefault="004B7D08" w:rsidP="004B7D08">
      <w:pPr>
        <w:pStyle w:val="TF-ALNEA"/>
      </w:pPr>
      <w:r w:rsidRPr="00145E90">
        <w:t>realizar o realce e melhoramento das imagens (ruídos, distorções e problemas de iluminação) utilizando técnicas processamento de imagens (RF);</w:t>
      </w:r>
    </w:p>
    <w:p w14:paraId="6ABD42F5" w14:textId="77777777" w:rsidR="004B7D08" w:rsidRPr="00145E90" w:rsidRDefault="004B7D08" w:rsidP="004B7D08">
      <w:pPr>
        <w:pStyle w:val="TF-ALNEA"/>
      </w:pPr>
      <w:r w:rsidRPr="00145E90">
        <w:t xml:space="preserve">utilizar técnicas para detecção de objetos, tais como </w:t>
      </w:r>
      <w:proofErr w:type="spellStart"/>
      <w:r w:rsidRPr="00145E90">
        <w:t>Mask</w:t>
      </w:r>
      <w:proofErr w:type="spellEnd"/>
      <w:r w:rsidRPr="00145E90">
        <w:t xml:space="preserve"> R-CNN</w:t>
      </w:r>
      <w:r>
        <w:t xml:space="preserve"> ou </w:t>
      </w:r>
      <w:proofErr w:type="spellStart"/>
      <w:r>
        <w:t>U-Net</w:t>
      </w:r>
      <w:proofErr w:type="spellEnd"/>
      <w:r w:rsidRPr="00145E90">
        <w:t>, para a demarcação de fissuras no solo (RF); </w:t>
      </w:r>
    </w:p>
    <w:p w14:paraId="79BEA211" w14:textId="77777777" w:rsidR="004B7D08" w:rsidRPr="00145E90" w:rsidRDefault="004B7D08" w:rsidP="004B7D08">
      <w:pPr>
        <w:pStyle w:val="TF-ALNEA"/>
      </w:pPr>
      <w:r w:rsidRPr="00145E90">
        <w:t xml:space="preserve">estabelecer medidas quantitativas das fissuras obtidas pelo sensor </w:t>
      </w:r>
      <w:proofErr w:type="spellStart"/>
      <w:r w:rsidRPr="00145E90">
        <w:t>LiDAR</w:t>
      </w:r>
      <w:proofErr w:type="spellEnd"/>
      <w:r w:rsidRPr="00145E90">
        <w:t xml:space="preserve"> (RF);</w:t>
      </w:r>
    </w:p>
    <w:p w14:paraId="215C6A0D" w14:textId="77777777" w:rsidR="004B7D08" w:rsidRPr="00145E90" w:rsidRDefault="004B7D08" w:rsidP="004B7D08">
      <w:pPr>
        <w:pStyle w:val="TF-ALNEA"/>
      </w:pPr>
      <w:r w:rsidRPr="00145E90">
        <w:t>permitir ao usuário visualizar as detecções e medidas encontradas (RF); </w:t>
      </w:r>
    </w:p>
    <w:p w14:paraId="715D4292" w14:textId="77777777" w:rsidR="004B7D08" w:rsidRPr="00145E90" w:rsidRDefault="004B7D08" w:rsidP="004B7D08">
      <w:pPr>
        <w:pStyle w:val="TF-ALNEA"/>
      </w:pPr>
      <w:r w:rsidRPr="00145E90">
        <w:t xml:space="preserve">utilizar dados gerados pelo sensor </w:t>
      </w:r>
      <w:proofErr w:type="spellStart"/>
      <w:r w:rsidRPr="00145E90">
        <w:t>LiDAR</w:t>
      </w:r>
      <w:proofErr w:type="spellEnd"/>
      <w:r w:rsidRPr="00145E90">
        <w:t xml:space="preserve"> acoplado a um VANT (RNF);</w:t>
      </w:r>
    </w:p>
    <w:p w14:paraId="21CFD0AE" w14:textId="18854B1F" w:rsidR="004B7D08" w:rsidRPr="007A4298" w:rsidRDefault="004B7D08" w:rsidP="004B7D08">
      <w:pPr>
        <w:pStyle w:val="TF-ALNEA"/>
      </w:pPr>
      <w:r w:rsidRPr="007A4298">
        <w:t>ser desenvolvida na linguagem de programação Python (RNF);</w:t>
      </w:r>
    </w:p>
    <w:p w14:paraId="3C855D95" w14:textId="77777777" w:rsidR="004B7D08" w:rsidRPr="007A4298" w:rsidRDefault="004B7D08" w:rsidP="004B7D08">
      <w:pPr>
        <w:pStyle w:val="TF-ALNEA"/>
      </w:pPr>
      <w:r w:rsidRPr="007A4298">
        <w:t>ser desenvolvida para a plataforma Windows (RNF);</w:t>
      </w:r>
    </w:p>
    <w:p w14:paraId="6363E3B6" w14:textId="77777777" w:rsidR="004B7D08" w:rsidRPr="007A4298" w:rsidRDefault="004B7D08" w:rsidP="004B7D08">
      <w:pPr>
        <w:pStyle w:val="TF-ALNEA"/>
      </w:pPr>
      <w:r w:rsidRPr="007A4298">
        <w:t>ser capaz de realizar a análise em um tempo máximo de 1 minuto (RNF).</w:t>
      </w:r>
    </w:p>
    <w:p w14:paraId="484E884A" w14:textId="77777777" w:rsidR="004B7D08" w:rsidRDefault="004B7D08" w:rsidP="003A1DCB">
      <w:pPr>
        <w:pStyle w:val="TF-TEXTO"/>
      </w:pPr>
    </w:p>
    <w:p w14:paraId="646DB793" w14:textId="77777777" w:rsidR="00451B94" w:rsidRDefault="00451B94" w:rsidP="00451B94">
      <w:pPr>
        <w:pStyle w:val="Ttulo2"/>
      </w:pPr>
      <w:r>
        <w:lastRenderedPageBreak/>
        <w:t>METODOLOGIA</w:t>
      </w:r>
    </w:p>
    <w:p w14:paraId="0A4A46F6" w14:textId="4C9FB57C" w:rsidR="00451B94" w:rsidRPr="0056111B" w:rsidRDefault="00451B94" w:rsidP="0056111B">
      <w:pPr>
        <w:pStyle w:val="TF-TEXTO"/>
      </w:pPr>
      <w:r w:rsidRPr="0056111B">
        <w:t>O trabalho será desenvolvido observando as seguintes etapas:</w:t>
      </w:r>
    </w:p>
    <w:p w14:paraId="673049F7" w14:textId="77777777" w:rsidR="00F64DA3" w:rsidRPr="00BF2EFA" w:rsidRDefault="00F64DA3" w:rsidP="004B7D08">
      <w:pPr>
        <w:pStyle w:val="TF-ALNEA"/>
        <w:numPr>
          <w:ilvl w:val="0"/>
          <w:numId w:val="22"/>
        </w:numPr>
      </w:pPr>
      <w:r w:rsidRPr="00BF2EFA">
        <w:t xml:space="preserve">levantamento bibliográfico: pesquisar e estudar sobre fissuras </w:t>
      </w:r>
      <w:r>
        <w:t>e</w:t>
      </w:r>
      <w:r w:rsidRPr="00BF2EFA">
        <w:t xml:space="preserve"> </w:t>
      </w:r>
      <w:r>
        <w:t>deslizamentos de terra</w:t>
      </w:r>
      <w:r w:rsidRPr="00185CE6">
        <w:t xml:space="preserve">, </w:t>
      </w:r>
      <w:proofErr w:type="spellStart"/>
      <w:r w:rsidRPr="00380CEB">
        <w:t>deep</w:t>
      </w:r>
      <w:proofErr w:type="spellEnd"/>
      <w:r w:rsidRPr="00380CEB">
        <w:t xml:space="preserve"> </w:t>
      </w:r>
      <w:proofErr w:type="spellStart"/>
      <w:r w:rsidRPr="00380CEB">
        <w:t>learning</w:t>
      </w:r>
      <w:proofErr w:type="spellEnd"/>
      <w:r>
        <w:t xml:space="preserve"> e </w:t>
      </w:r>
      <w:r w:rsidRPr="00185CE6">
        <w:t>visão computacional</w:t>
      </w:r>
      <w:r>
        <w:t xml:space="preserve">, sensor </w:t>
      </w:r>
      <w:proofErr w:type="spellStart"/>
      <w:r>
        <w:t>LiDAR</w:t>
      </w:r>
      <w:proofErr w:type="spellEnd"/>
      <w:r w:rsidRPr="00BF2EFA">
        <w:t xml:space="preserve"> e trabalhos correlatos;</w:t>
      </w:r>
    </w:p>
    <w:p w14:paraId="42926D0F" w14:textId="77777777" w:rsidR="00F64DA3" w:rsidRPr="00145E90" w:rsidRDefault="00F64DA3" w:rsidP="00F64DA3">
      <w:pPr>
        <w:pStyle w:val="TF-ALNEA"/>
      </w:pPr>
      <w:r w:rsidRPr="00145E90">
        <w:t xml:space="preserve">montagem da base de dados: fotografar áreas de risco na região de Blumenau e gerar os dados obtidos pelo sensor </w:t>
      </w:r>
      <w:proofErr w:type="spellStart"/>
      <w:r w:rsidRPr="00145E90">
        <w:t>LiDAR</w:t>
      </w:r>
      <w:proofErr w:type="spellEnd"/>
      <w:r w:rsidRPr="00145E90">
        <w:t xml:space="preserve">, aos quais serão utilizadas para o treinamento e validação </w:t>
      </w:r>
      <w:r>
        <w:t>do protótipo proposto</w:t>
      </w:r>
      <w:r w:rsidRPr="00145E90">
        <w:t>;</w:t>
      </w:r>
    </w:p>
    <w:p w14:paraId="066EBA9C" w14:textId="77777777" w:rsidR="00F64DA3" w:rsidRPr="00145E90" w:rsidRDefault="00F64DA3" w:rsidP="00F64DA3">
      <w:pPr>
        <w:pStyle w:val="TF-ALNEA"/>
      </w:pPr>
      <w:r w:rsidRPr="00145E90">
        <w:t>rotulação das imagens coletadas: rotular as imagens que serão utilizadas, permitindo assim que o algoritmo possa ter sua assertividade testada;</w:t>
      </w:r>
    </w:p>
    <w:p w14:paraId="60F9A433" w14:textId="77777777" w:rsidR="00F64DA3" w:rsidRPr="00145E90" w:rsidRDefault="00F64DA3" w:rsidP="00F64DA3">
      <w:pPr>
        <w:pStyle w:val="TF-ALNEA"/>
      </w:pPr>
      <w:r w:rsidRPr="00145E90">
        <w:t xml:space="preserve">pesquisa e escolha do algoritmo de segmentação: pesquisar os principais algoritmos de segmentação e detecção de objetos, escolhendo o adequado para o desenvolvimento do trabalho. Inicialmente será utilizada a Rede Neural </w:t>
      </w:r>
      <w:proofErr w:type="spellStart"/>
      <w:r w:rsidRPr="00145E90">
        <w:t>Convolucional</w:t>
      </w:r>
      <w:proofErr w:type="spellEnd"/>
      <w:r w:rsidRPr="00145E90">
        <w:t xml:space="preserve"> </w:t>
      </w:r>
      <w:proofErr w:type="spellStart"/>
      <w:r w:rsidRPr="00145E90">
        <w:t>Mask</w:t>
      </w:r>
      <w:proofErr w:type="spellEnd"/>
      <w:r w:rsidRPr="00145E90">
        <w:t xml:space="preserve"> R-CNN;</w:t>
      </w:r>
    </w:p>
    <w:p w14:paraId="641D14D6" w14:textId="77777777" w:rsidR="00F64DA3" w:rsidRPr="00145E90" w:rsidRDefault="00F64DA3" w:rsidP="00F64DA3">
      <w:pPr>
        <w:pStyle w:val="TF-ALNEA"/>
      </w:pPr>
      <w:r w:rsidRPr="00145E90">
        <w:t xml:space="preserve">levantamento de formas para extrair medidas </w:t>
      </w:r>
      <w:proofErr w:type="spellStart"/>
      <w:r w:rsidRPr="00145E90">
        <w:t>morfométricas</w:t>
      </w:r>
      <w:proofErr w:type="spellEnd"/>
      <w:r w:rsidRPr="00145E90">
        <w:t xml:space="preserve">: pesquisar métodos utilizados para extrair/estabelecer medidas a partir dos dados capturados pelo sensor </w:t>
      </w:r>
      <w:proofErr w:type="spellStart"/>
      <w:r w:rsidRPr="00145E90">
        <w:t>LiDAR</w:t>
      </w:r>
      <w:proofErr w:type="spellEnd"/>
      <w:r w:rsidRPr="00145E90">
        <w:t>;</w:t>
      </w:r>
    </w:p>
    <w:p w14:paraId="4AB54D8D" w14:textId="77777777" w:rsidR="00F64DA3" w:rsidRPr="00145E90" w:rsidRDefault="00F64DA3" w:rsidP="00F64DA3">
      <w:pPr>
        <w:pStyle w:val="TF-ALNEA"/>
      </w:pPr>
      <w:r w:rsidRPr="00145E90">
        <w:t xml:space="preserve">implementação do protótipo: a partir das imagens obtidas no item (b) e nas definições dos itens (d) e (e) desenvolver o protótipo para a análise </w:t>
      </w:r>
      <w:proofErr w:type="spellStart"/>
      <w:r w:rsidRPr="00145E90">
        <w:t>morfométrica</w:t>
      </w:r>
      <w:proofErr w:type="spellEnd"/>
      <w:r w:rsidRPr="00145E90">
        <w:t xml:space="preserve"> e demarcação das fissuras no solo utilizando a linguagem Python e as bibliotecas </w:t>
      </w:r>
      <w:proofErr w:type="spellStart"/>
      <w:r w:rsidRPr="00145E90">
        <w:t>OpenCV</w:t>
      </w:r>
      <w:proofErr w:type="spellEnd"/>
      <w:r w:rsidRPr="00145E90">
        <w:t xml:space="preserve">, </w:t>
      </w:r>
      <w:proofErr w:type="spellStart"/>
      <w:r w:rsidRPr="00145E90">
        <w:t>scikit-learn</w:t>
      </w:r>
      <w:proofErr w:type="spellEnd"/>
      <w:r w:rsidRPr="00145E90">
        <w:t xml:space="preserve">, </w:t>
      </w:r>
      <w:proofErr w:type="spellStart"/>
      <w:r w:rsidRPr="00145E90">
        <w:t>Keras</w:t>
      </w:r>
      <w:proofErr w:type="spellEnd"/>
      <w:r w:rsidRPr="00145E90">
        <w:t xml:space="preserve"> e </w:t>
      </w:r>
      <w:proofErr w:type="spellStart"/>
      <w:r w:rsidRPr="00145E90">
        <w:t>TensorFlow</w:t>
      </w:r>
      <w:proofErr w:type="spellEnd"/>
      <w:r w:rsidRPr="00145E90">
        <w:t>;</w:t>
      </w:r>
    </w:p>
    <w:p w14:paraId="286D0512" w14:textId="77777777" w:rsidR="00F64DA3" w:rsidRPr="00BF2EFA" w:rsidRDefault="00F64DA3" w:rsidP="00F64DA3">
      <w:pPr>
        <w:pStyle w:val="TF-ALNEA"/>
      </w:pPr>
      <w:r w:rsidRPr="00145E90">
        <w:t>testes: realizar testes em conjunto com especialistas</w:t>
      </w:r>
      <w:r w:rsidRPr="00BF2EFA">
        <w:t>, os quais fornecerão os dados de treinamento e validação, analisando sua acuracidade, correlacionando juntamente com os dados obtidos através de análise humana.</w:t>
      </w:r>
    </w:p>
    <w:p w14:paraId="586FCCF4" w14:textId="00E7F7E3" w:rsidR="00991646" w:rsidRPr="00991646" w:rsidRDefault="00991646" w:rsidP="00991646">
      <w:pPr>
        <w:pStyle w:val="TF-TEXTO"/>
      </w:pPr>
      <w:r>
        <w:t>As</w:t>
      </w:r>
      <w:r>
        <w:rPr>
          <w:spacing w:val="-2"/>
        </w:rPr>
        <w:t xml:space="preserve"> </w:t>
      </w:r>
      <w:r>
        <w:t>etapas</w:t>
      </w:r>
      <w:r>
        <w:rPr>
          <w:spacing w:val="-2"/>
        </w:rPr>
        <w:t xml:space="preserve"> </w:t>
      </w:r>
      <w:r>
        <w:t>serão</w:t>
      </w:r>
      <w:r>
        <w:rPr>
          <w:spacing w:val="-2"/>
        </w:rPr>
        <w:t xml:space="preserve"> </w:t>
      </w:r>
      <w:r>
        <w:t>realizadas</w:t>
      </w:r>
      <w:r>
        <w:rPr>
          <w:spacing w:val="-2"/>
        </w:rPr>
        <w:t xml:space="preserve"> </w:t>
      </w:r>
      <w:r>
        <w:t>nos</w:t>
      </w:r>
      <w:r>
        <w:rPr>
          <w:spacing w:val="-2"/>
        </w:rPr>
        <w:t xml:space="preserve"> </w:t>
      </w:r>
      <w:r>
        <w:t>períodos</w:t>
      </w:r>
      <w:r>
        <w:rPr>
          <w:spacing w:val="-1"/>
        </w:rPr>
        <w:t xml:space="preserve"> </w:t>
      </w:r>
      <w:r>
        <w:t>relacionados</w:t>
      </w:r>
      <w:r>
        <w:rPr>
          <w:spacing w:val="3"/>
        </w:rPr>
        <w:t xml:space="preserve"> </w:t>
      </w:r>
      <w:r>
        <w:t>no</w:t>
      </w:r>
      <w:r>
        <w:rPr>
          <w:spacing w:val="-3"/>
        </w:rPr>
        <w:t xml:space="preserve"> </w:t>
      </w:r>
      <w:r w:rsidR="004B7D08">
        <w:fldChar w:fldCharType="begin"/>
      </w:r>
      <w:r w:rsidR="004B7D08">
        <w:rPr>
          <w:spacing w:val="-3"/>
        </w:rPr>
        <w:instrText xml:space="preserve"> REF _Ref115805676 \h </w:instrText>
      </w:r>
      <w:r w:rsidR="004B7D08">
        <w:fldChar w:fldCharType="separate"/>
      </w:r>
      <w:r w:rsidR="006B5091" w:rsidRPr="009524F9">
        <w:t xml:space="preserve">Quadro </w:t>
      </w:r>
      <w:r w:rsidR="006B5091">
        <w:rPr>
          <w:noProof/>
        </w:rPr>
        <w:t>2</w:t>
      </w:r>
      <w:r w:rsidR="004B7D08">
        <w:fldChar w:fldCharType="end"/>
      </w:r>
      <w:r>
        <w:t>.</w:t>
      </w:r>
    </w:p>
    <w:p w14:paraId="6C0DCD02" w14:textId="47A8B30E" w:rsidR="00862D4C" w:rsidRPr="009524F9" w:rsidRDefault="00862D4C" w:rsidP="00862D4C">
      <w:pPr>
        <w:pStyle w:val="TF-LEGENDA"/>
      </w:pPr>
      <w:bookmarkStart w:id="90" w:name="_Ref115805676"/>
      <w:r w:rsidRPr="009524F9">
        <w:t xml:space="preserve">Quadro </w:t>
      </w:r>
      <w:fldSimple w:instr=" SEQ Quadro \* ARABIC ">
        <w:r w:rsidR="006B5091">
          <w:rPr>
            <w:noProof/>
          </w:rPr>
          <w:t>2</w:t>
        </w:r>
      </w:fldSimple>
      <w:bookmarkEnd w:id="90"/>
      <w:r w:rsidRPr="009524F9">
        <w:t xml:space="preserve"> </w:t>
      </w:r>
      <w:r w:rsidR="004B7D08" w:rsidRPr="002F71E5">
        <w:t>–</w:t>
      </w:r>
      <w:r w:rsidRPr="009524F9">
        <w:t xml:space="preserve"> Cronograma de atividades a serem desenvolvidas</w:t>
      </w:r>
    </w:p>
    <w:tbl>
      <w:tblPr>
        <w:tblW w:w="89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4A0" w:firstRow="1" w:lastRow="0" w:firstColumn="1" w:lastColumn="0" w:noHBand="0" w:noVBand="1"/>
      </w:tblPr>
      <w:tblGrid>
        <w:gridCol w:w="5932"/>
        <w:gridCol w:w="297"/>
        <w:gridCol w:w="298"/>
        <w:gridCol w:w="298"/>
        <w:gridCol w:w="297"/>
        <w:gridCol w:w="298"/>
        <w:gridCol w:w="298"/>
        <w:gridCol w:w="297"/>
        <w:gridCol w:w="298"/>
        <w:gridCol w:w="298"/>
        <w:gridCol w:w="298"/>
      </w:tblGrid>
      <w:tr w:rsidR="00862D4C" w:rsidRPr="006E4D24" w14:paraId="5BE91C87" w14:textId="77777777" w:rsidTr="000B449D">
        <w:trPr>
          <w:cantSplit/>
          <w:jc w:val="center"/>
        </w:trPr>
        <w:tc>
          <w:tcPr>
            <w:tcW w:w="593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687EC328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7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6211B211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2023</w:t>
            </w:r>
          </w:p>
        </w:tc>
      </w:tr>
      <w:tr w:rsidR="00862D4C" w:rsidRPr="006E4D24" w14:paraId="6D3987E4" w14:textId="77777777" w:rsidTr="000B449D">
        <w:trPr>
          <w:cantSplit/>
          <w:jc w:val="center"/>
        </w:trPr>
        <w:tc>
          <w:tcPr>
            <w:tcW w:w="59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18F84588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5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079027C2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fev.</w:t>
            </w:r>
          </w:p>
        </w:tc>
        <w:tc>
          <w:tcPr>
            <w:tcW w:w="5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4051FD8A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mar.</w:t>
            </w:r>
          </w:p>
        </w:tc>
        <w:tc>
          <w:tcPr>
            <w:tcW w:w="5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24787C96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abr.</w:t>
            </w:r>
          </w:p>
        </w:tc>
        <w:tc>
          <w:tcPr>
            <w:tcW w:w="5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3D505E15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maio</w:t>
            </w:r>
          </w:p>
        </w:tc>
        <w:tc>
          <w:tcPr>
            <w:tcW w:w="5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4F36326E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jun.</w:t>
            </w:r>
          </w:p>
        </w:tc>
      </w:tr>
      <w:tr w:rsidR="00862D4C" w:rsidRPr="006E4D24" w14:paraId="7D58F637" w14:textId="77777777" w:rsidTr="000B449D">
        <w:trPr>
          <w:cantSplit/>
          <w:jc w:val="center"/>
        </w:trPr>
        <w:tc>
          <w:tcPr>
            <w:tcW w:w="59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531F1F2D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etapas / quinzenas</w:t>
            </w: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6BFBEA2C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3A53783F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2F38CFD8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318A6BD5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2657A678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0B9A0624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2EEA3D90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6B4896C6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5ACD257C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0B23F41F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862D4C" w:rsidRPr="006E4D24" w14:paraId="330400F4" w14:textId="77777777" w:rsidTr="000B449D">
        <w:trPr>
          <w:jc w:val="center"/>
        </w:trPr>
        <w:tc>
          <w:tcPr>
            <w:tcW w:w="5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A9B95" w14:textId="77777777" w:rsidR="00862D4C" w:rsidRPr="00715882" w:rsidRDefault="00862D4C" w:rsidP="000B449D">
            <w:pPr>
              <w:pStyle w:val="Pr-formatao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levantamento bibliográfico</w:t>
            </w: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5F89DB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5B387185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1F67E8CA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5A4F51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1D0A2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CDBA96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7BB6E7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248E6B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7868D4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5A4B35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862D4C" w:rsidRPr="006E4D24" w14:paraId="43BB82D0" w14:textId="77777777" w:rsidTr="000B449D">
        <w:trPr>
          <w:jc w:val="center"/>
        </w:trPr>
        <w:tc>
          <w:tcPr>
            <w:tcW w:w="5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A55C2B" w14:textId="77777777" w:rsidR="00862D4C" w:rsidRPr="00715882" w:rsidRDefault="00862D4C" w:rsidP="000B449D">
            <w:pPr>
              <w:pStyle w:val="Pr-formatao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montagem</w:t>
            </w: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da base de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dados</w:t>
            </w: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DBB0E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5C8DF554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4D099146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03170AA4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25FFF1BF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66EA00C2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3A2BF130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42D088B1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5518C85D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CB7E5D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862D4C" w:rsidRPr="006E4D24" w14:paraId="4562B9D2" w14:textId="77777777" w:rsidTr="000B449D">
        <w:trPr>
          <w:jc w:val="center"/>
        </w:trPr>
        <w:tc>
          <w:tcPr>
            <w:tcW w:w="5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9634EA" w14:textId="77777777" w:rsidR="00862D4C" w:rsidRPr="00715882" w:rsidRDefault="00862D4C" w:rsidP="000B449D">
            <w:pPr>
              <w:pStyle w:val="Pr-formatao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rotulação das imagens coletadas</w:t>
            </w: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78B633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5DF2770D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39CE143A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31EABB21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1519B476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162CD3AF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50C1989F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2E08E082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25999F6A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85643A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862D4C" w:rsidRPr="006E4D24" w14:paraId="0720E891" w14:textId="77777777" w:rsidTr="000B449D">
        <w:trPr>
          <w:jc w:val="center"/>
        </w:trPr>
        <w:tc>
          <w:tcPr>
            <w:tcW w:w="5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7F8254" w14:textId="77777777" w:rsidR="00862D4C" w:rsidRPr="00715882" w:rsidRDefault="00862D4C" w:rsidP="000B449D">
            <w:pPr>
              <w:pStyle w:val="Pr-formatao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pesquisa e escolha do algoritmo de segmentação</w:t>
            </w: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7D6EF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BD89EF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66615A15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C9C3AD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649AD7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94FF86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1B9438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1E855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AE35D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C1427F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862D4C" w:rsidRPr="006E4D24" w14:paraId="4E4CE9A3" w14:textId="77777777" w:rsidTr="00862D4C">
        <w:trPr>
          <w:jc w:val="center"/>
        </w:trPr>
        <w:tc>
          <w:tcPr>
            <w:tcW w:w="5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86C1D8" w14:textId="77777777" w:rsidR="00862D4C" w:rsidRPr="00715882" w:rsidRDefault="00862D4C" w:rsidP="000B449D">
            <w:pPr>
              <w:pStyle w:val="Pr-formatao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213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levantamento de formas para extrair medidas </w:t>
            </w:r>
            <w:proofErr w:type="spellStart"/>
            <w:r w:rsidRPr="000213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morfométricas</w:t>
            </w:r>
            <w:proofErr w:type="spellEnd"/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733AB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15E370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C321FE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1FFBF31A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FAA0098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7E57A05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986F181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8EB939D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08ADF41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385B2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862D4C" w:rsidRPr="006E4D24" w14:paraId="234E8B5D" w14:textId="77777777" w:rsidTr="000B449D">
        <w:trPr>
          <w:jc w:val="center"/>
        </w:trPr>
        <w:tc>
          <w:tcPr>
            <w:tcW w:w="5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ABE23C" w14:textId="77777777" w:rsidR="00862D4C" w:rsidRPr="00715882" w:rsidRDefault="00862D4C" w:rsidP="000B449D">
            <w:pPr>
              <w:pStyle w:val="Pr-formatao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implementação d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 protótipo</w:t>
            </w: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1317B4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810A44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739D30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6261DCAE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5F5BD96C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61B0F8BF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5D43A288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06BF31DF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6FE8F227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9EC092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862D4C" w:rsidRPr="006E4D24" w14:paraId="6B01A578" w14:textId="77777777" w:rsidTr="000B449D">
        <w:trPr>
          <w:jc w:val="center"/>
        </w:trPr>
        <w:tc>
          <w:tcPr>
            <w:tcW w:w="5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53EF6" w14:textId="77777777" w:rsidR="00862D4C" w:rsidRPr="00715882" w:rsidRDefault="00862D4C" w:rsidP="000B449D">
            <w:pPr>
              <w:pStyle w:val="Pr-formatao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testes</w:t>
            </w: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8D247B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D569A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B03C92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1072CD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4B10DA12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608AB5D6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446EAFA7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65557C7F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1B960462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32DAD2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14:paraId="3935DE1C" w14:textId="77777777" w:rsidR="00862D4C" w:rsidRPr="00862D4C" w:rsidRDefault="00862D4C" w:rsidP="00862D4C">
      <w:pPr>
        <w:pStyle w:val="TF-FONTE"/>
      </w:pPr>
      <w:r w:rsidRPr="00862D4C">
        <w:t>Fonte: elaborado pelo autor.</w:t>
      </w:r>
    </w:p>
    <w:p w14:paraId="58903BA1" w14:textId="77777777" w:rsidR="00A307C7" w:rsidRPr="007A1883" w:rsidRDefault="0037046F" w:rsidP="008B5241">
      <w:pPr>
        <w:pStyle w:val="Ttulo1"/>
      </w:pPr>
      <w:r>
        <w:lastRenderedPageBreak/>
        <w:t>REVISÃO BIBLIOGRÁFICA</w:t>
      </w:r>
    </w:p>
    <w:p w14:paraId="1FBA4FAF" w14:textId="77777777" w:rsidR="006E4B86" w:rsidRDefault="006E4B86" w:rsidP="006E4B86">
      <w:pPr>
        <w:pStyle w:val="TF-TEXTO"/>
      </w:pPr>
      <w:bookmarkStart w:id="91" w:name="_Toc351015602"/>
      <w:bookmarkEnd w:id="63"/>
      <w:bookmarkEnd w:id="64"/>
      <w:bookmarkEnd w:id="65"/>
      <w:bookmarkEnd w:id="66"/>
      <w:bookmarkEnd w:id="67"/>
      <w:bookmarkEnd w:id="68"/>
      <w:bookmarkEnd w:id="69"/>
      <w:r w:rsidRPr="00185CE6">
        <w:t>Est</w:t>
      </w:r>
      <w:r>
        <w:t xml:space="preserve">a seção </w:t>
      </w:r>
      <w:r w:rsidRPr="00185CE6">
        <w:t xml:space="preserve">descreve brevemente sobre os assuntos que fundamentarão o estudo a ser realizado: </w:t>
      </w:r>
      <w:r>
        <w:t>deslizamentos de terra</w:t>
      </w:r>
      <w:r w:rsidRPr="00185CE6">
        <w:t xml:space="preserve">, </w:t>
      </w:r>
      <w:proofErr w:type="spellStart"/>
      <w:r w:rsidRPr="00380CEB">
        <w:t>deep</w:t>
      </w:r>
      <w:proofErr w:type="spellEnd"/>
      <w:r w:rsidRPr="00380CEB">
        <w:t xml:space="preserve"> </w:t>
      </w:r>
      <w:proofErr w:type="spellStart"/>
      <w:r w:rsidRPr="00380CEB">
        <w:t>learning</w:t>
      </w:r>
      <w:proofErr w:type="spellEnd"/>
      <w:r>
        <w:t xml:space="preserve"> e </w:t>
      </w:r>
      <w:r w:rsidRPr="00185CE6">
        <w:t>visão computacional</w:t>
      </w:r>
      <w:r>
        <w:t xml:space="preserve"> </w:t>
      </w:r>
      <w:r w:rsidRPr="00185CE6">
        <w:t xml:space="preserve">e </w:t>
      </w:r>
      <w:r>
        <w:t xml:space="preserve">sensor </w:t>
      </w:r>
      <w:proofErr w:type="spellStart"/>
      <w:r>
        <w:t>LiDAR</w:t>
      </w:r>
      <w:proofErr w:type="spellEnd"/>
      <w:r w:rsidRPr="00185CE6">
        <w:t>.</w:t>
      </w:r>
    </w:p>
    <w:p w14:paraId="38C69A3D" w14:textId="175C2BB5" w:rsidR="0023052C" w:rsidRPr="008E69C8" w:rsidRDefault="006E4B86" w:rsidP="0023052C">
      <w:pPr>
        <w:pStyle w:val="TF-TEXTO"/>
      </w:pPr>
      <w:r w:rsidRPr="0044162A">
        <w:t xml:space="preserve">De acordo com </w:t>
      </w:r>
      <w:proofErr w:type="spellStart"/>
      <w:r w:rsidRPr="0044162A">
        <w:t>Jongmans</w:t>
      </w:r>
      <w:proofErr w:type="spellEnd"/>
      <w:r w:rsidRPr="0044162A">
        <w:t xml:space="preserve"> </w:t>
      </w:r>
      <w:r w:rsidRPr="0044162A">
        <w:rPr>
          <w:i/>
          <w:iCs/>
        </w:rPr>
        <w:t>et al.</w:t>
      </w:r>
      <w:r w:rsidRPr="0044162A">
        <w:t xml:space="preserve"> (2009), o contexto de um deslizamento define-se por área geográfica que pode ser propensa a, ou ter experimentado, o movimento de massa de material geológico em declive</w:t>
      </w:r>
      <w:del w:id="92" w:author="Dalton Solano dos Reis" w:date="2022-11-05T18:14:00Z">
        <w:r w:rsidRPr="0044162A" w:rsidDel="00D3208C">
          <w:delText xml:space="preserve"> (JONGMANS </w:delText>
        </w:r>
        <w:r w:rsidRPr="0044162A" w:rsidDel="00D3208C">
          <w:rPr>
            <w:i/>
            <w:iCs/>
          </w:rPr>
          <w:delText>et al.</w:delText>
        </w:r>
        <w:r w:rsidRPr="0044162A" w:rsidDel="00D3208C">
          <w:delText>, 2009)</w:delText>
        </w:r>
      </w:del>
      <w:r w:rsidRPr="0044162A">
        <w:t xml:space="preserve">. </w:t>
      </w:r>
      <w:r w:rsidR="00DC6911">
        <w:t xml:space="preserve"> Para </w:t>
      </w:r>
      <w:r w:rsidR="0023052C">
        <w:t xml:space="preserve">a </w:t>
      </w:r>
      <w:r w:rsidR="0023052C" w:rsidRPr="007A6C0F">
        <w:t xml:space="preserve">United States </w:t>
      </w:r>
      <w:proofErr w:type="spellStart"/>
      <w:r w:rsidR="0023052C" w:rsidRPr="007A6C0F">
        <w:t>Geological</w:t>
      </w:r>
      <w:proofErr w:type="spellEnd"/>
      <w:r w:rsidR="0023052C" w:rsidRPr="007A6C0F">
        <w:t xml:space="preserve"> </w:t>
      </w:r>
      <w:proofErr w:type="spellStart"/>
      <w:r w:rsidR="0023052C" w:rsidRPr="007A6C0F">
        <w:t>Survey</w:t>
      </w:r>
      <w:proofErr w:type="spellEnd"/>
      <w:r w:rsidR="0023052C" w:rsidRPr="007A6C0F">
        <w:t xml:space="preserve"> (2004)</w:t>
      </w:r>
      <w:r w:rsidR="0023052C">
        <w:t>, embora que</w:t>
      </w:r>
      <w:r w:rsidR="00DC6911">
        <w:t xml:space="preserve"> os</w:t>
      </w:r>
      <w:r w:rsidR="0023052C">
        <w:t xml:space="preserve"> deslizamentos sejam normalmente relacionados a regi</w:t>
      </w:r>
      <w:r w:rsidR="0023052C" w:rsidRPr="00261D75">
        <w:t>õ</w:t>
      </w:r>
      <w:r w:rsidR="0023052C">
        <w:t>es montanhosas, e</w:t>
      </w:r>
      <w:r w:rsidR="00DC6911">
        <w:t>l</w:t>
      </w:r>
      <w:r w:rsidR="0023052C">
        <w:t xml:space="preserve">es </w:t>
      </w:r>
      <w:r w:rsidR="00DC6911">
        <w:t xml:space="preserve">também </w:t>
      </w:r>
      <w:r w:rsidR="0023052C">
        <w:t>podem ocorrer também em áreas com pouca inclinação, principalmente em localidades próximas a rios, estradas e escavações. Dentre as causas mais comuns ocasionadoras de deslizamentos s</w:t>
      </w:r>
      <w:r w:rsidR="0023052C" w:rsidRPr="00F562E0">
        <w:t>ã</w:t>
      </w:r>
      <w:r w:rsidR="0023052C">
        <w:t xml:space="preserve">o: geológicas, morfológicas e humanas. </w:t>
      </w:r>
      <w:r w:rsidR="00DA50D2">
        <w:t xml:space="preserve">Neste contexto, </w:t>
      </w:r>
      <w:r w:rsidR="00DA50D2" w:rsidRPr="008E69C8">
        <w:t>a</w:t>
      </w:r>
      <w:r w:rsidR="0023052C" w:rsidRPr="008E69C8">
        <w:t>lguns trabalhos</w:t>
      </w:r>
      <w:r w:rsidR="00DA50D2">
        <w:t xml:space="preserve"> tentaram </w:t>
      </w:r>
      <w:r w:rsidR="0023052C" w:rsidRPr="008E69C8">
        <w:t>realiza</w:t>
      </w:r>
      <w:r w:rsidR="00DA50D2">
        <w:t>r</w:t>
      </w:r>
      <w:r w:rsidR="0023052C" w:rsidRPr="008E69C8">
        <w:t xml:space="preserve"> a detecção de deslizamentos através de imagem e</w:t>
      </w:r>
      <w:r w:rsidR="00DA50D2">
        <w:t>,</w:t>
      </w:r>
      <w:r w:rsidR="0023052C" w:rsidRPr="008E69C8">
        <w:t xml:space="preserve"> para isso, utiliza</w:t>
      </w:r>
      <w:r w:rsidR="00DA50D2">
        <w:t>ra</w:t>
      </w:r>
      <w:r w:rsidR="0023052C" w:rsidRPr="008E69C8">
        <w:t xml:space="preserve">m técnicas de </w:t>
      </w:r>
      <w:proofErr w:type="spellStart"/>
      <w:r w:rsidR="0023052C" w:rsidRPr="008E69C8">
        <w:t>deep</w:t>
      </w:r>
      <w:proofErr w:type="spellEnd"/>
      <w:r w:rsidR="0023052C" w:rsidRPr="008E69C8">
        <w:t xml:space="preserve"> </w:t>
      </w:r>
      <w:proofErr w:type="spellStart"/>
      <w:r w:rsidR="0023052C" w:rsidRPr="008E69C8">
        <w:t>learning</w:t>
      </w:r>
      <w:proofErr w:type="spellEnd"/>
      <w:r w:rsidR="0023052C" w:rsidRPr="008E69C8">
        <w:t xml:space="preserve"> e visão computacional, como é o caso dos trabalhos desenvolvidos por </w:t>
      </w:r>
      <w:proofErr w:type="spellStart"/>
      <w:r w:rsidR="0023052C" w:rsidRPr="008E69C8">
        <w:t>Ullo</w:t>
      </w:r>
      <w:proofErr w:type="spellEnd"/>
      <w:r w:rsidR="0023052C" w:rsidRPr="008E69C8">
        <w:t xml:space="preserve"> </w:t>
      </w:r>
      <w:r w:rsidR="0023052C" w:rsidRPr="008929E4">
        <w:rPr>
          <w:i/>
          <w:iCs/>
        </w:rPr>
        <w:t>et al</w:t>
      </w:r>
      <w:r w:rsidR="0023052C" w:rsidRPr="008E69C8">
        <w:t xml:space="preserve">. (2020), Yang </w:t>
      </w:r>
      <w:r w:rsidR="0023052C" w:rsidRPr="008929E4">
        <w:rPr>
          <w:i/>
          <w:iCs/>
        </w:rPr>
        <w:t>et al</w:t>
      </w:r>
      <w:r w:rsidR="0023052C" w:rsidRPr="008E69C8">
        <w:t xml:space="preserve">. (2022) e Fu </w:t>
      </w:r>
      <w:r w:rsidR="0023052C" w:rsidRPr="008929E4">
        <w:rPr>
          <w:i/>
          <w:iCs/>
        </w:rPr>
        <w:t>et al</w:t>
      </w:r>
      <w:r w:rsidR="0023052C" w:rsidRPr="008E69C8">
        <w:t>. (2022).</w:t>
      </w:r>
    </w:p>
    <w:p w14:paraId="3617E7AF" w14:textId="4A4D311F" w:rsidR="0023052C" w:rsidRDefault="00DA50D2" w:rsidP="0023052C">
      <w:pPr>
        <w:pStyle w:val="TF-TEXTO"/>
      </w:pPr>
      <w:r w:rsidRPr="00DA50D2">
        <w:t>Segundo</w:t>
      </w:r>
      <w:r>
        <w:rPr>
          <w:i/>
          <w:iCs/>
        </w:rPr>
        <w:t xml:space="preserve"> </w:t>
      </w:r>
      <w:proofErr w:type="spellStart"/>
      <w:r w:rsidRPr="00AE7765">
        <w:t>Voulodimos</w:t>
      </w:r>
      <w:proofErr w:type="spellEnd"/>
      <w:r>
        <w:t xml:space="preserve"> </w:t>
      </w:r>
      <w:r>
        <w:rPr>
          <w:i/>
          <w:iCs/>
        </w:rPr>
        <w:t xml:space="preserve">et al. </w:t>
      </w:r>
      <w:r w:rsidRPr="00E622C7">
        <w:t>(201</w:t>
      </w:r>
      <w:ins w:id="93" w:author="Dalton Solano dos Reis" w:date="2022-11-05T18:32:00Z">
        <w:r w:rsidR="004C1F95">
          <w:t>8</w:t>
        </w:r>
      </w:ins>
      <w:del w:id="94" w:author="Dalton Solano dos Reis" w:date="2022-11-05T18:32:00Z">
        <w:r w:rsidRPr="00E622C7" w:rsidDel="004C1F95">
          <w:delText>7</w:delText>
        </w:r>
      </w:del>
      <w:r w:rsidRPr="00E622C7">
        <w:t>)</w:t>
      </w:r>
      <w:r>
        <w:t xml:space="preserve">, </w:t>
      </w:r>
      <w:proofErr w:type="spellStart"/>
      <w:r w:rsidR="0023052C" w:rsidRPr="008E69C8">
        <w:rPr>
          <w:i/>
          <w:iCs/>
        </w:rPr>
        <w:t>Deep</w:t>
      </w:r>
      <w:proofErr w:type="spellEnd"/>
      <w:r w:rsidR="0023052C" w:rsidRPr="008E69C8">
        <w:rPr>
          <w:i/>
          <w:iCs/>
        </w:rPr>
        <w:t xml:space="preserve"> </w:t>
      </w:r>
      <w:proofErr w:type="spellStart"/>
      <w:r w:rsidR="0023052C" w:rsidRPr="008E69C8">
        <w:rPr>
          <w:i/>
          <w:iCs/>
        </w:rPr>
        <w:t>leaning</w:t>
      </w:r>
      <w:proofErr w:type="spellEnd"/>
      <w:r w:rsidR="0023052C" w:rsidRPr="008E69C8">
        <w:t xml:space="preserve"> permite que modelos computacionais de múltiplas</w:t>
      </w:r>
      <w:r w:rsidR="0023052C">
        <w:t xml:space="preserve"> camadas de processamento possam aprender e representar múltiplas camadas de abstração imitando como o cérebro percebe e compreende informações multimodais, deste modo implicitamente capturando intrínsecas grandes estruturas de dados. Desta maneira, este é frequentemente utilizado para a solução de problemas referentes a visão computacional, como a detecção de objetos, detecção de movimento, reconhecimento de ações, estimação de poses humanas, segmentação semântica, entre outras aplicações.</w:t>
      </w:r>
    </w:p>
    <w:p w14:paraId="34A2DFBB" w14:textId="50A834C1" w:rsidR="00DE3310" w:rsidRDefault="00DE3310" w:rsidP="00B803AA">
      <w:pPr>
        <w:pStyle w:val="TF-TEXTO"/>
      </w:pPr>
      <w:r>
        <w:t xml:space="preserve">Para o desenvolvimento de algoritmos de </w:t>
      </w:r>
      <w:proofErr w:type="spellStart"/>
      <w:r>
        <w:rPr>
          <w:i/>
          <w:iCs/>
        </w:rPr>
        <w:t>deep</w:t>
      </w:r>
      <w:proofErr w:type="spellEnd"/>
      <w:r>
        <w:t xml:space="preserve"> </w:t>
      </w:r>
      <w:proofErr w:type="spellStart"/>
      <w:r>
        <w:rPr>
          <w:i/>
          <w:iCs/>
        </w:rPr>
        <w:t>learning</w:t>
      </w:r>
      <w:proofErr w:type="spellEnd"/>
      <w:r>
        <w:t xml:space="preserve"> voltados a visão computacional,</w:t>
      </w:r>
      <w:r w:rsidR="00FF7FDF" w:rsidRPr="00FF7FDF">
        <w:t xml:space="preserve"> </w:t>
      </w:r>
      <w:r w:rsidR="00FF7FDF">
        <w:t xml:space="preserve">uma das técnicas mais utilizadas na atualidade são as </w:t>
      </w:r>
      <w:proofErr w:type="spellStart"/>
      <w:r w:rsidR="00FF7FDF">
        <w:rPr>
          <w:i/>
          <w:iCs/>
        </w:rPr>
        <w:t>Convolutional</w:t>
      </w:r>
      <w:proofErr w:type="spellEnd"/>
      <w:r w:rsidR="00FF7FDF">
        <w:rPr>
          <w:i/>
          <w:iCs/>
        </w:rPr>
        <w:t xml:space="preserve"> Neural Networks</w:t>
      </w:r>
      <w:r w:rsidR="00FF7FDF" w:rsidRPr="00FC0BAB">
        <w:t xml:space="preserve"> (C</w:t>
      </w:r>
      <w:r w:rsidR="00FF7FDF">
        <w:t>NN</w:t>
      </w:r>
      <w:r w:rsidR="00FF7FDF" w:rsidRPr="00FC0BAB">
        <w:t>)</w:t>
      </w:r>
      <w:r w:rsidR="00FF7FDF">
        <w:t xml:space="preserve">. </w:t>
      </w:r>
      <w:proofErr w:type="spellStart"/>
      <w:r w:rsidR="00FF7FDF" w:rsidRPr="00AE7765">
        <w:t>Voulodimos</w:t>
      </w:r>
      <w:proofErr w:type="spellEnd"/>
      <w:r w:rsidR="00FF7FDF">
        <w:t xml:space="preserve"> </w:t>
      </w:r>
      <w:r w:rsidR="00FF7FDF">
        <w:rPr>
          <w:i/>
          <w:iCs/>
        </w:rPr>
        <w:t xml:space="preserve">et al. </w:t>
      </w:r>
      <w:r w:rsidR="00FF7FDF" w:rsidRPr="00E622C7">
        <w:t>(201</w:t>
      </w:r>
      <w:ins w:id="95" w:author="Dalton Solano dos Reis" w:date="2022-11-05T18:33:00Z">
        <w:r w:rsidR="004C1F95">
          <w:t>8</w:t>
        </w:r>
      </w:ins>
      <w:del w:id="96" w:author="Dalton Solano dos Reis" w:date="2022-11-05T18:33:00Z">
        <w:r w:rsidR="00FF7FDF" w:rsidRPr="00E622C7" w:rsidDel="004C1F95">
          <w:delText>7</w:delText>
        </w:r>
      </w:del>
      <w:r w:rsidR="00FF7FDF" w:rsidRPr="00E622C7">
        <w:t>)</w:t>
      </w:r>
      <w:r w:rsidR="00FF7FDF">
        <w:t xml:space="preserve"> afirmam que CNN compõem-se por três camadas: camada </w:t>
      </w:r>
      <w:proofErr w:type="spellStart"/>
      <w:r w:rsidR="00FF7FDF" w:rsidRPr="00C657E2">
        <w:t>convoluciona</w:t>
      </w:r>
      <w:r w:rsidR="00FF7FDF">
        <w:t>l</w:t>
      </w:r>
      <w:proofErr w:type="spellEnd"/>
      <w:r w:rsidR="00FF7FDF">
        <w:t xml:space="preserve">, camada </w:t>
      </w:r>
      <w:proofErr w:type="spellStart"/>
      <w:r w:rsidR="00FF7FDF">
        <w:rPr>
          <w:i/>
          <w:iCs/>
        </w:rPr>
        <w:t>pooling</w:t>
      </w:r>
      <w:proofErr w:type="spellEnd"/>
      <w:r w:rsidR="00FF7FDF">
        <w:t>, e camada totalmente conectada. Cada uma destas transforma os dados de entrada para a saída de ativa</w:t>
      </w:r>
      <w:r w:rsidR="00FF7FDF" w:rsidRPr="00292E6E">
        <w:t>ç</w:t>
      </w:r>
      <w:r w:rsidR="00FF7FDF">
        <w:t xml:space="preserve">ão de um neurônio, posteriormente ao chegar à camada totalmente, esta então acaba por gerar um vetor de mapeamento 1D. </w:t>
      </w:r>
      <w:r w:rsidR="00FF7FDF" w:rsidRPr="008E69C8">
        <w:t xml:space="preserve">Para se gerar uma base de dados a ser utilizada em um algoritmo de </w:t>
      </w:r>
      <w:proofErr w:type="spellStart"/>
      <w:r w:rsidR="00FF7FDF" w:rsidRPr="000E2D95">
        <w:rPr>
          <w:i/>
          <w:iCs/>
        </w:rPr>
        <w:t>deep</w:t>
      </w:r>
      <w:proofErr w:type="spellEnd"/>
      <w:r w:rsidR="00FF7FDF" w:rsidRPr="000E2D95">
        <w:rPr>
          <w:i/>
          <w:iCs/>
        </w:rPr>
        <w:t xml:space="preserve"> </w:t>
      </w:r>
      <w:proofErr w:type="spellStart"/>
      <w:r w:rsidR="00FF7FDF" w:rsidRPr="000E2D95">
        <w:rPr>
          <w:i/>
          <w:iCs/>
        </w:rPr>
        <w:t>leaning</w:t>
      </w:r>
      <w:proofErr w:type="spellEnd"/>
      <w:r w:rsidR="00FF7FDF" w:rsidRPr="008E69C8">
        <w:t xml:space="preserve">, uma ferramenta que pode ser utilizada é o sensor </w:t>
      </w:r>
      <w:proofErr w:type="spellStart"/>
      <w:r w:rsidR="00FF7FDF" w:rsidRPr="008E69C8">
        <w:t>LiDAR</w:t>
      </w:r>
      <w:proofErr w:type="spellEnd"/>
      <w:r w:rsidR="00FF7FDF" w:rsidRPr="008E69C8">
        <w:t>. Este traz a vantagem de poder gerar um modelo tridimensional, fator que amplia as possibilidades de treino em uma rede neural.</w:t>
      </w:r>
    </w:p>
    <w:p w14:paraId="647CCDC0" w14:textId="39D8B620" w:rsidR="00EC34AF" w:rsidRDefault="00EC34AF" w:rsidP="00EC34AF">
      <w:pPr>
        <w:pStyle w:val="TF-TEXTO"/>
      </w:pPr>
      <w:r w:rsidRPr="008E69C8">
        <w:rPr>
          <w:i/>
          <w:iCs/>
        </w:rPr>
        <w:t xml:space="preserve">Light </w:t>
      </w:r>
      <w:del w:id="97" w:author="Dalton Solano dos Reis" w:date="2022-11-05T18:17:00Z">
        <w:r w:rsidRPr="008E69C8" w:rsidDel="00D3208C">
          <w:rPr>
            <w:i/>
            <w:iCs/>
          </w:rPr>
          <w:delText xml:space="preserve">detection </w:delText>
        </w:r>
      </w:del>
      <w:proofErr w:type="spellStart"/>
      <w:ins w:id="98" w:author="Dalton Solano dos Reis" w:date="2022-11-05T18:17:00Z">
        <w:r w:rsidR="00D3208C">
          <w:rPr>
            <w:i/>
            <w:iCs/>
          </w:rPr>
          <w:t>D</w:t>
        </w:r>
        <w:r w:rsidR="00D3208C" w:rsidRPr="008E69C8">
          <w:rPr>
            <w:i/>
            <w:iCs/>
          </w:rPr>
          <w:t>etection</w:t>
        </w:r>
        <w:proofErr w:type="spellEnd"/>
        <w:r w:rsidR="00D3208C" w:rsidRPr="008E69C8">
          <w:rPr>
            <w:i/>
            <w:iCs/>
          </w:rPr>
          <w:t xml:space="preserve"> </w:t>
        </w:r>
      </w:ins>
      <w:del w:id="99" w:author="Dalton Solano dos Reis" w:date="2022-11-05T18:17:00Z">
        <w:r w:rsidRPr="008E69C8" w:rsidDel="00D3208C">
          <w:rPr>
            <w:i/>
            <w:iCs/>
          </w:rPr>
          <w:delText xml:space="preserve">and </w:delText>
        </w:r>
      </w:del>
      <w:proofErr w:type="spellStart"/>
      <w:ins w:id="100" w:author="Dalton Solano dos Reis" w:date="2022-11-05T18:17:00Z">
        <w:r w:rsidR="00D3208C">
          <w:rPr>
            <w:i/>
            <w:iCs/>
          </w:rPr>
          <w:t>A</w:t>
        </w:r>
        <w:r w:rsidR="00D3208C" w:rsidRPr="008E69C8">
          <w:rPr>
            <w:i/>
            <w:iCs/>
          </w:rPr>
          <w:t>nd</w:t>
        </w:r>
        <w:proofErr w:type="spellEnd"/>
        <w:r w:rsidR="00D3208C" w:rsidRPr="008E69C8">
          <w:rPr>
            <w:i/>
            <w:iCs/>
          </w:rPr>
          <w:t xml:space="preserve"> </w:t>
        </w:r>
      </w:ins>
      <w:del w:id="101" w:author="Dalton Solano dos Reis" w:date="2022-11-05T18:17:00Z">
        <w:r w:rsidRPr="008E69C8" w:rsidDel="00D3208C">
          <w:rPr>
            <w:i/>
            <w:iCs/>
          </w:rPr>
          <w:delText>ranging</w:delText>
        </w:r>
        <w:r w:rsidRPr="008E69C8" w:rsidDel="00D3208C">
          <w:delText xml:space="preserve"> </w:delText>
        </w:r>
      </w:del>
      <w:proofErr w:type="spellStart"/>
      <w:ins w:id="102" w:author="Dalton Solano dos Reis" w:date="2022-11-05T18:17:00Z">
        <w:r w:rsidR="00D3208C">
          <w:rPr>
            <w:i/>
            <w:iCs/>
          </w:rPr>
          <w:t>R</w:t>
        </w:r>
        <w:r w:rsidR="00D3208C" w:rsidRPr="008E69C8">
          <w:rPr>
            <w:i/>
            <w:iCs/>
          </w:rPr>
          <w:t>anging</w:t>
        </w:r>
        <w:proofErr w:type="spellEnd"/>
        <w:r w:rsidR="00D3208C" w:rsidRPr="008E69C8">
          <w:t xml:space="preserve"> </w:t>
        </w:r>
      </w:ins>
      <w:r w:rsidRPr="008E69C8">
        <w:t>(</w:t>
      </w:r>
      <w:proofErr w:type="spellStart"/>
      <w:r w:rsidRPr="008E69C8">
        <w:t>LiDAR</w:t>
      </w:r>
      <w:proofErr w:type="spellEnd"/>
      <w:r w:rsidRPr="008E69C8">
        <w:t>) é um tipo de sensor utilizado para calcular</w:t>
      </w:r>
      <w:r>
        <w:t xml:space="preserve"> a distância entre distintos objetos em um determinado espaço, com os valores obtidos, é possível gerar um modelo 3D digital da área escaneada (</w:t>
      </w:r>
      <w:r w:rsidRPr="00EA562C">
        <w:t>MEHENDALE</w:t>
      </w:r>
      <w:r>
        <w:t xml:space="preserve">; </w:t>
      </w:r>
      <w:r w:rsidRPr="00EA562C">
        <w:t>NEOGE</w:t>
      </w:r>
      <w:r>
        <w:t xml:space="preserve">, </w:t>
      </w:r>
      <w:r w:rsidRPr="00EA562C">
        <w:t>2020</w:t>
      </w:r>
      <w:r>
        <w:t xml:space="preserve">). O sensor lidar foi desenvolvido em meados de 1961 por Malcolm </w:t>
      </w:r>
      <w:proofErr w:type="spellStart"/>
      <w:r>
        <w:t>Stitch</w:t>
      </w:r>
      <w:proofErr w:type="spellEnd"/>
      <w:r>
        <w:t xml:space="preserve"> para a empresa </w:t>
      </w:r>
      <w:r w:rsidRPr="00401A8B">
        <w:t xml:space="preserve">Hughes </w:t>
      </w:r>
      <w:proofErr w:type="spellStart"/>
      <w:r w:rsidRPr="00401A8B">
        <w:t>Aircraft</w:t>
      </w:r>
      <w:proofErr w:type="spellEnd"/>
      <w:r w:rsidRPr="00401A8B">
        <w:t xml:space="preserve"> </w:t>
      </w:r>
      <w:proofErr w:type="spellStart"/>
      <w:r w:rsidRPr="00401A8B">
        <w:t>Company</w:t>
      </w:r>
      <w:proofErr w:type="spellEnd"/>
      <w:ins w:id="103" w:author="Dalton Solano dos Reis" w:date="2022-11-05T18:18:00Z">
        <w:r w:rsidR="00470275">
          <w:t>.</w:t>
        </w:r>
      </w:ins>
      <w:del w:id="104" w:author="Dalton Solano dos Reis" w:date="2022-11-05T18:18:00Z">
        <w:r w:rsidDel="00470275">
          <w:delText>,</w:delText>
        </w:r>
      </w:del>
      <w:r>
        <w:t xml:space="preserve"> </w:t>
      </w:r>
      <w:del w:id="105" w:author="Dalton Solano dos Reis" w:date="2022-11-05T18:18:00Z">
        <w:r w:rsidDel="00470275">
          <w:delText xml:space="preserve">inicialmente </w:delText>
        </w:r>
      </w:del>
      <w:ins w:id="106" w:author="Dalton Solano dos Reis" w:date="2022-11-05T18:18:00Z">
        <w:r w:rsidR="00470275">
          <w:t>I</w:t>
        </w:r>
        <w:r w:rsidR="00470275">
          <w:t xml:space="preserve">nicialmente </w:t>
        </w:r>
      </w:ins>
      <w:r>
        <w:t xml:space="preserve">este </w:t>
      </w:r>
      <w:ins w:id="107" w:author="Dalton Solano dos Reis" w:date="2022-11-05T18:18:00Z">
        <w:r w:rsidR="00470275">
          <w:t xml:space="preserve">sensor </w:t>
        </w:r>
      </w:ins>
      <w:r>
        <w:t xml:space="preserve">era usado para rastreamento, contudo atualmente </w:t>
      </w:r>
      <w:r>
        <w:lastRenderedPageBreak/>
        <w:t>este sensor é aplicado em vários campos de conhecimento, como a agricultura, veículos autônomos, silvicultura, usos militares, entre outros.</w:t>
      </w:r>
    </w:p>
    <w:p w14:paraId="790029FE" w14:textId="434331A2" w:rsidR="00451B94" w:rsidRDefault="00451B94" w:rsidP="00F83A19">
      <w:pPr>
        <w:pStyle w:val="TF-refernciasbibliogrficasTTULO"/>
      </w:pPr>
      <w:commentRangeStart w:id="108"/>
      <w:r>
        <w:t>Referências</w:t>
      </w:r>
      <w:bookmarkEnd w:id="91"/>
      <w:commentRangeEnd w:id="108"/>
      <w:r w:rsidR="004C1F95">
        <w:rPr>
          <w:rStyle w:val="Refdecomentrio"/>
          <w:rFonts w:ascii="Times New Roman" w:hAnsi="Times New Roman"/>
          <w:b w:val="0"/>
          <w:caps w:val="0"/>
        </w:rPr>
        <w:commentReference w:id="108"/>
      </w:r>
    </w:p>
    <w:p w14:paraId="1040F18A" w14:textId="0F997FFC" w:rsidR="00816740" w:rsidRDefault="00816740" w:rsidP="00816740">
      <w:pPr>
        <w:pStyle w:val="TF-refernciasITEM"/>
      </w:pPr>
      <w:r w:rsidRPr="001A4800">
        <w:t xml:space="preserve">CARVALHO, Celso Santos e GALVAO, Thiago. </w:t>
      </w:r>
      <w:r w:rsidRPr="00D519C3">
        <w:rPr>
          <w:b/>
          <w:bCs/>
        </w:rPr>
        <w:t>Prevenção de Riscos de Deslizamentos em Encostas: Guia para Elaboração de Políticas Municipais.</w:t>
      </w:r>
      <w:r w:rsidRPr="001A4800">
        <w:t xml:space="preserve"> Brasília: Ministério das Cidades, </w:t>
      </w:r>
      <w:proofErr w:type="spellStart"/>
      <w:r w:rsidRPr="001A4800">
        <w:t>Cities</w:t>
      </w:r>
      <w:proofErr w:type="spellEnd"/>
      <w:r w:rsidRPr="001A4800">
        <w:t xml:space="preserve"> </w:t>
      </w:r>
      <w:proofErr w:type="spellStart"/>
      <w:r w:rsidRPr="001A4800">
        <w:t>Alliace</w:t>
      </w:r>
      <w:proofErr w:type="spellEnd"/>
      <w:r w:rsidRPr="001A4800">
        <w:t>, 2006.</w:t>
      </w:r>
    </w:p>
    <w:p w14:paraId="267EF714" w14:textId="77777777" w:rsidR="00816740" w:rsidRDefault="00816740" w:rsidP="00816740">
      <w:pPr>
        <w:pStyle w:val="TF-refernciasITEM"/>
      </w:pPr>
      <w:r w:rsidRPr="009A2E35">
        <w:t>FERNANDES</w:t>
      </w:r>
      <w:r>
        <w:t>,</w:t>
      </w:r>
      <w:r w:rsidRPr="009A2E35">
        <w:t xml:space="preserve"> </w:t>
      </w:r>
      <w:proofErr w:type="spellStart"/>
      <w:r w:rsidRPr="009A2E35">
        <w:t>Araujo</w:t>
      </w:r>
      <w:proofErr w:type="spellEnd"/>
      <w:r>
        <w:t>;</w:t>
      </w:r>
      <w:r w:rsidRPr="009A2E35">
        <w:t xml:space="preserve"> SILVA</w:t>
      </w:r>
      <w:r>
        <w:t xml:space="preserve">, </w:t>
      </w:r>
      <w:proofErr w:type="spellStart"/>
      <w:r w:rsidRPr="009A2E35">
        <w:t>Jaline</w:t>
      </w:r>
      <w:proofErr w:type="spellEnd"/>
      <w:r>
        <w:t xml:space="preserve">; </w:t>
      </w:r>
      <w:r w:rsidRPr="009A2E35">
        <w:rPr>
          <w:b/>
          <w:bCs/>
        </w:rPr>
        <w:t>Desastres socioambientais: Impactos na política de saúde do Brasil.</w:t>
      </w:r>
      <w:r w:rsidRPr="009A2E35">
        <w:t xml:space="preserve"> O Social em Questão, vol. 23, núm. 48, 2020, Setembro-, pp. 243-266 Pontifícia Universidade Católica do Rio de Janeiro Brasil</w:t>
      </w:r>
      <w:r>
        <w:t>.</w:t>
      </w:r>
    </w:p>
    <w:p w14:paraId="6FD979BA" w14:textId="77777777" w:rsidR="00816740" w:rsidRPr="00DA70AE" w:rsidRDefault="00816740" w:rsidP="00816740">
      <w:pPr>
        <w:pStyle w:val="TF-refernciasITEM"/>
      </w:pPr>
      <w:commentRangeStart w:id="109"/>
      <w:r w:rsidRPr="004B0933">
        <w:rPr>
          <w:lang w:val="en-GB"/>
        </w:rPr>
        <w:t>FU</w:t>
      </w:r>
      <w:commentRangeEnd w:id="109"/>
      <w:r w:rsidR="00470275">
        <w:rPr>
          <w:rStyle w:val="Refdecomentrio"/>
        </w:rPr>
        <w:commentReference w:id="109"/>
      </w:r>
      <w:r w:rsidRPr="004B0933">
        <w:rPr>
          <w:lang w:val="en-GB"/>
        </w:rPr>
        <w:t>, Rao</w:t>
      </w:r>
      <w:r w:rsidRPr="00E622C7">
        <w:rPr>
          <w:i/>
          <w:iCs/>
          <w:lang w:val="en-GB"/>
        </w:rPr>
        <w:t xml:space="preserve"> et al.</w:t>
      </w:r>
      <w:r w:rsidRPr="004B0933">
        <w:rPr>
          <w:lang w:val="en-GB"/>
        </w:rPr>
        <w:t xml:space="preserve"> </w:t>
      </w:r>
      <w:r w:rsidRPr="004B0933">
        <w:rPr>
          <w:b/>
          <w:bCs/>
          <w:lang w:val="en-GB"/>
        </w:rPr>
        <w:t>Fast Seismic Landslide Detection Based on Improved Mask R-CNN.</w:t>
      </w:r>
      <w:r w:rsidRPr="004B0933">
        <w:rPr>
          <w:lang w:val="en-GB"/>
        </w:rPr>
        <w:t> </w:t>
      </w:r>
      <w:r w:rsidRPr="00DA70AE">
        <w:t xml:space="preserve">Remote </w:t>
      </w:r>
      <w:proofErr w:type="spellStart"/>
      <w:r w:rsidRPr="00DA70AE">
        <w:t>Sensing</w:t>
      </w:r>
      <w:proofErr w:type="spellEnd"/>
      <w:r w:rsidRPr="00DA70AE">
        <w:t>, 14(16), 3928.</w:t>
      </w:r>
    </w:p>
    <w:p w14:paraId="051FCF02" w14:textId="4010711A" w:rsidR="00816740" w:rsidRDefault="00816740" w:rsidP="00816740">
      <w:pPr>
        <w:pStyle w:val="TF-refernciasITEM"/>
      </w:pPr>
      <w:r w:rsidRPr="003226CB">
        <w:t>HOLETZ</w:t>
      </w:r>
      <w:r>
        <w:t>,</w:t>
      </w:r>
      <w:r w:rsidRPr="003226CB">
        <w:t xml:space="preserve"> Mauricio Walter</w:t>
      </w:r>
      <w:r>
        <w:t>;</w:t>
      </w:r>
      <w:r w:rsidRPr="00BB7F5D">
        <w:t xml:space="preserve"> </w:t>
      </w:r>
      <w:r w:rsidRPr="008C27D5">
        <w:rPr>
          <w:b/>
          <w:bCs/>
        </w:rPr>
        <w:t xml:space="preserve">Análise </w:t>
      </w:r>
      <w:r>
        <w:rPr>
          <w:b/>
          <w:bCs/>
        </w:rPr>
        <w:t>p</w:t>
      </w:r>
      <w:r w:rsidRPr="008C27D5">
        <w:rPr>
          <w:b/>
          <w:bCs/>
        </w:rPr>
        <w:t xml:space="preserve">ara </w:t>
      </w:r>
      <w:r>
        <w:rPr>
          <w:b/>
          <w:bCs/>
        </w:rPr>
        <w:t>a</w:t>
      </w:r>
      <w:r w:rsidRPr="008C27D5">
        <w:rPr>
          <w:b/>
          <w:bCs/>
        </w:rPr>
        <w:t xml:space="preserve"> </w:t>
      </w:r>
      <w:r>
        <w:rPr>
          <w:b/>
          <w:bCs/>
        </w:rPr>
        <w:t>m</w:t>
      </w:r>
      <w:r w:rsidRPr="008C27D5">
        <w:rPr>
          <w:b/>
          <w:bCs/>
        </w:rPr>
        <w:t xml:space="preserve">itigação </w:t>
      </w:r>
      <w:r>
        <w:rPr>
          <w:b/>
          <w:bCs/>
        </w:rPr>
        <w:t>e</w:t>
      </w:r>
      <w:r w:rsidRPr="008C27D5">
        <w:rPr>
          <w:b/>
          <w:bCs/>
        </w:rPr>
        <w:t xml:space="preserve"> </w:t>
      </w:r>
      <w:r>
        <w:rPr>
          <w:b/>
          <w:bCs/>
        </w:rPr>
        <w:t>r</w:t>
      </w:r>
      <w:r w:rsidRPr="008C27D5">
        <w:rPr>
          <w:b/>
          <w:bCs/>
        </w:rPr>
        <w:t xml:space="preserve">eestruturação </w:t>
      </w:r>
      <w:r>
        <w:rPr>
          <w:b/>
          <w:bCs/>
        </w:rPr>
        <w:t>d</w:t>
      </w:r>
      <w:r w:rsidRPr="008C27D5">
        <w:rPr>
          <w:b/>
          <w:bCs/>
        </w:rPr>
        <w:t xml:space="preserve">as </w:t>
      </w:r>
      <w:r>
        <w:rPr>
          <w:b/>
          <w:bCs/>
        </w:rPr>
        <w:t>á</w:t>
      </w:r>
      <w:r w:rsidRPr="008C27D5">
        <w:rPr>
          <w:b/>
          <w:bCs/>
        </w:rPr>
        <w:t xml:space="preserve">reas </w:t>
      </w:r>
      <w:r>
        <w:rPr>
          <w:b/>
          <w:bCs/>
        </w:rPr>
        <w:t>d</w:t>
      </w:r>
      <w:r w:rsidRPr="008C27D5">
        <w:rPr>
          <w:b/>
          <w:bCs/>
        </w:rPr>
        <w:t xml:space="preserve">e </w:t>
      </w:r>
      <w:r>
        <w:rPr>
          <w:b/>
          <w:bCs/>
        </w:rPr>
        <w:t>r</w:t>
      </w:r>
      <w:r w:rsidRPr="008C27D5">
        <w:rPr>
          <w:b/>
          <w:bCs/>
        </w:rPr>
        <w:t xml:space="preserve">isco </w:t>
      </w:r>
      <w:r>
        <w:rPr>
          <w:b/>
          <w:bCs/>
        </w:rPr>
        <w:t>n</w:t>
      </w:r>
      <w:r w:rsidRPr="008C27D5">
        <w:rPr>
          <w:b/>
          <w:bCs/>
        </w:rPr>
        <w:t xml:space="preserve">o </w:t>
      </w:r>
      <w:r>
        <w:rPr>
          <w:b/>
          <w:bCs/>
        </w:rPr>
        <w:t>b</w:t>
      </w:r>
      <w:r w:rsidRPr="008C27D5">
        <w:rPr>
          <w:b/>
          <w:bCs/>
        </w:rPr>
        <w:t>airro Garcia (Blumenau - S</w:t>
      </w:r>
      <w:ins w:id="110" w:author="Dalton Solano dos Reis" w:date="2022-11-05T18:25:00Z">
        <w:r w:rsidR="00470275">
          <w:rPr>
            <w:b/>
            <w:bCs/>
          </w:rPr>
          <w:t>C</w:t>
        </w:r>
      </w:ins>
      <w:del w:id="111" w:author="Dalton Solano dos Reis" w:date="2022-11-05T18:25:00Z">
        <w:r w:rsidRPr="008C27D5" w:rsidDel="00470275">
          <w:rPr>
            <w:b/>
            <w:bCs/>
          </w:rPr>
          <w:delText>c</w:delText>
        </w:r>
      </w:del>
      <w:r w:rsidRPr="008C27D5">
        <w:rPr>
          <w:b/>
          <w:bCs/>
        </w:rPr>
        <w:t xml:space="preserve">); uma </w:t>
      </w:r>
      <w:r>
        <w:rPr>
          <w:b/>
          <w:bCs/>
        </w:rPr>
        <w:t>c</w:t>
      </w:r>
      <w:r w:rsidRPr="008C27D5">
        <w:rPr>
          <w:b/>
          <w:bCs/>
        </w:rPr>
        <w:t xml:space="preserve">ontribuição </w:t>
      </w:r>
      <w:r>
        <w:rPr>
          <w:b/>
          <w:bCs/>
        </w:rPr>
        <w:t>p</w:t>
      </w:r>
      <w:r w:rsidRPr="008C27D5">
        <w:rPr>
          <w:b/>
          <w:bCs/>
        </w:rPr>
        <w:t xml:space="preserve">ara </w:t>
      </w:r>
      <w:r>
        <w:rPr>
          <w:b/>
          <w:bCs/>
        </w:rPr>
        <w:t xml:space="preserve">a </w:t>
      </w:r>
      <w:r w:rsidRPr="008C27D5">
        <w:rPr>
          <w:b/>
          <w:bCs/>
        </w:rPr>
        <w:t>Defesa Civil.</w:t>
      </w:r>
      <w:r w:rsidRPr="00BB7F5D">
        <w:t xml:space="preserve"> </w:t>
      </w:r>
      <w:r w:rsidRPr="008C27D5">
        <w:t xml:space="preserve">2007. </w:t>
      </w:r>
      <w:r w:rsidRPr="004B0933">
        <w:t>143 f. Dissertação (Mestrado em Ciência e Tecnologia Ambiental) - Universidade do Vale do Itajaí, Itajaí.</w:t>
      </w:r>
    </w:p>
    <w:p w14:paraId="691EDF42" w14:textId="54203B1F" w:rsidR="00B3525B" w:rsidRPr="009D424F" w:rsidRDefault="00B3525B" w:rsidP="00CC59EA">
      <w:pPr>
        <w:pStyle w:val="TF-refernciasITEM"/>
        <w:rPr>
          <w:lang w:val="en-GB"/>
        </w:rPr>
      </w:pPr>
      <w:r w:rsidRPr="00B84C47">
        <w:rPr>
          <w:lang w:val="en-GB"/>
        </w:rPr>
        <w:t>H</w:t>
      </w:r>
      <w:r w:rsidR="00C73DF3" w:rsidRPr="00B84C47">
        <w:rPr>
          <w:lang w:val="en-GB"/>
        </w:rPr>
        <w:t>E</w:t>
      </w:r>
      <w:r w:rsidRPr="00B84C47">
        <w:rPr>
          <w:lang w:val="en-GB"/>
        </w:rPr>
        <w:t xml:space="preserve">, </w:t>
      </w:r>
      <w:proofErr w:type="spellStart"/>
      <w:r w:rsidR="00C73DF3" w:rsidRPr="00B84C47">
        <w:rPr>
          <w:lang w:val="en-GB"/>
        </w:rPr>
        <w:t>Kaiming</w:t>
      </w:r>
      <w:proofErr w:type="spellEnd"/>
      <w:r w:rsidR="00CC59EA" w:rsidRPr="00B84C47">
        <w:rPr>
          <w:lang w:val="en-GB"/>
        </w:rPr>
        <w:t xml:space="preserve"> et al.</w:t>
      </w:r>
      <w:r w:rsidRPr="00B84C47">
        <w:rPr>
          <w:lang w:val="en-GB"/>
        </w:rPr>
        <w:t xml:space="preserve"> </w:t>
      </w:r>
      <w:r w:rsidRPr="009D424F">
        <w:rPr>
          <w:b/>
          <w:bCs/>
          <w:lang w:val="en-GB"/>
        </w:rPr>
        <w:t>In Proceedings of the 2017 IEEE International Conference on</w:t>
      </w:r>
      <w:r w:rsidR="00CC59EA" w:rsidRPr="009D424F">
        <w:rPr>
          <w:b/>
          <w:bCs/>
          <w:lang w:val="en-GB"/>
        </w:rPr>
        <w:t xml:space="preserve"> </w:t>
      </w:r>
      <w:r w:rsidRPr="009D424F">
        <w:rPr>
          <w:b/>
          <w:bCs/>
          <w:lang w:val="en-GB"/>
        </w:rPr>
        <w:t>Computer</w:t>
      </w:r>
      <w:r w:rsidR="008601B9">
        <w:rPr>
          <w:b/>
          <w:bCs/>
          <w:lang w:val="en-GB"/>
        </w:rPr>
        <w:t xml:space="preserve"> </w:t>
      </w:r>
      <w:r w:rsidRPr="009D424F">
        <w:rPr>
          <w:b/>
          <w:bCs/>
          <w:lang w:val="en-GB"/>
        </w:rPr>
        <w:t>Vision (ICCV</w:t>
      </w:r>
      <w:r w:rsidR="009D424F" w:rsidRPr="009D424F">
        <w:rPr>
          <w:b/>
          <w:bCs/>
          <w:lang w:val="en-GB"/>
        </w:rPr>
        <w:t>)</w:t>
      </w:r>
      <w:r w:rsidR="009D424F">
        <w:rPr>
          <w:b/>
          <w:bCs/>
          <w:lang w:val="en-GB"/>
        </w:rPr>
        <w:t>.</w:t>
      </w:r>
      <w:r w:rsidR="009D424F" w:rsidRPr="009D424F">
        <w:rPr>
          <w:lang w:val="en-GB"/>
        </w:rPr>
        <w:t xml:space="preserve"> Venice</w:t>
      </w:r>
      <w:r w:rsidRPr="009D424F">
        <w:rPr>
          <w:lang w:val="en-GB"/>
        </w:rPr>
        <w:t>, Italy, 22–29 October 2017.</w:t>
      </w:r>
    </w:p>
    <w:p w14:paraId="53D1C7A2" w14:textId="77777777" w:rsidR="00816740" w:rsidRPr="001D6115" w:rsidRDefault="00816740" w:rsidP="00816740">
      <w:pPr>
        <w:pStyle w:val="TF-refernciasITEM"/>
      </w:pPr>
      <w:r w:rsidRPr="00DB07BB">
        <w:rPr>
          <w:lang w:val="en-GB"/>
        </w:rPr>
        <w:t xml:space="preserve">JONGMANS, Denis </w:t>
      </w:r>
      <w:r w:rsidRPr="00DB07BB">
        <w:rPr>
          <w:i/>
          <w:iCs/>
          <w:lang w:val="en-GB"/>
        </w:rPr>
        <w:t>et al</w:t>
      </w:r>
      <w:r w:rsidRPr="00DB07BB">
        <w:rPr>
          <w:lang w:val="en-GB"/>
        </w:rPr>
        <w:t>.</w:t>
      </w:r>
      <w:r>
        <w:rPr>
          <w:lang w:val="en-GB"/>
        </w:rPr>
        <w:t xml:space="preserve"> </w:t>
      </w:r>
      <w:r w:rsidRPr="00C25CDB">
        <w:rPr>
          <w:b/>
          <w:bCs/>
          <w:lang w:val="en-GB"/>
        </w:rPr>
        <w:t xml:space="preserve">Geophysical investigation of a large landslide in glaciolacustrine clays in the </w:t>
      </w:r>
      <w:proofErr w:type="spellStart"/>
      <w:r w:rsidRPr="00C25CDB">
        <w:rPr>
          <w:b/>
          <w:bCs/>
          <w:lang w:val="en-GB"/>
        </w:rPr>
        <w:t>Trièves</w:t>
      </w:r>
      <w:proofErr w:type="spellEnd"/>
      <w:r w:rsidRPr="00C25CDB">
        <w:rPr>
          <w:b/>
          <w:bCs/>
          <w:lang w:val="en-GB"/>
        </w:rPr>
        <w:t xml:space="preserve"> area (French Alps).</w:t>
      </w:r>
      <w:r>
        <w:rPr>
          <w:b/>
          <w:bCs/>
          <w:lang w:val="en-GB"/>
        </w:rPr>
        <w:t xml:space="preserve"> </w:t>
      </w:r>
      <w:r w:rsidRPr="00524575">
        <w:rPr>
          <w:lang w:val="en-GB"/>
        </w:rPr>
        <w:t>2009.</w:t>
      </w:r>
      <w:r w:rsidRPr="00C25CDB">
        <w:rPr>
          <w:lang w:val="en-GB"/>
        </w:rPr>
        <w:t xml:space="preserve"> </w:t>
      </w:r>
      <w:r w:rsidRPr="00524575">
        <w:rPr>
          <w:lang w:val="en-GB"/>
        </w:rPr>
        <w:t xml:space="preserve">Engineering Geology, 109(1-2), 45–56. </w:t>
      </w:r>
      <w:hyperlink r:id="rId16" w:history="1">
        <w:r w:rsidRPr="001D6115">
          <w:t>https://doi.org/10.1016/j.enggeo.2008.10.005</w:t>
        </w:r>
      </w:hyperlink>
    </w:p>
    <w:p w14:paraId="31E48757" w14:textId="77777777" w:rsidR="00816740" w:rsidRPr="0017651E" w:rsidRDefault="00816740" w:rsidP="00816740">
      <w:pPr>
        <w:pStyle w:val="TF-refernciasITEM"/>
      </w:pPr>
      <w:r w:rsidRPr="001D6115">
        <w:t xml:space="preserve">MATTEDI, Marcos Antônio </w:t>
      </w:r>
      <w:r w:rsidRPr="001D6115">
        <w:rPr>
          <w:i/>
          <w:iCs/>
        </w:rPr>
        <w:t>et al</w:t>
      </w:r>
      <w:r w:rsidRPr="001D6115">
        <w:t xml:space="preserve">. </w:t>
      </w:r>
      <w:r w:rsidRPr="005478A6">
        <w:rPr>
          <w:b/>
          <w:bCs/>
        </w:rPr>
        <w:t>O desastre se tornou rotina...</w:t>
      </w:r>
      <w:r w:rsidRPr="008E69C8">
        <w:t xml:space="preserve"> </w:t>
      </w:r>
      <w:r w:rsidRPr="00AB58C1">
        <w:rPr>
          <w:lang w:val="en-US"/>
        </w:rPr>
        <w:t xml:space="preserve">In: FRANK, Beate. SEVEGNANI, Lúcia. </w:t>
      </w:r>
      <w:r w:rsidRPr="004B0933">
        <w:t>(</w:t>
      </w:r>
      <w:proofErr w:type="spellStart"/>
      <w:r w:rsidRPr="004B0933">
        <w:t>org</w:t>
      </w:r>
      <w:proofErr w:type="spellEnd"/>
      <w:r w:rsidRPr="004B0933">
        <w:t xml:space="preserve">). </w:t>
      </w:r>
      <w:r w:rsidRPr="0017651E">
        <w:t>Desastre de 2008 no Vale do Itajaí: água, gente e política. Blumenau, Agência de Água do Vale do Itajaí, 2009.</w:t>
      </w:r>
    </w:p>
    <w:p w14:paraId="673C6980" w14:textId="77777777" w:rsidR="00816740" w:rsidRPr="00B84C47" w:rsidRDefault="00816740" w:rsidP="00816740">
      <w:pPr>
        <w:pStyle w:val="TF-refernciasITEM"/>
        <w:rPr>
          <w:lang w:val="en-GB"/>
        </w:rPr>
      </w:pPr>
      <w:r w:rsidRPr="00B84C47">
        <w:t xml:space="preserve">MEHENDALE, </w:t>
      </w:r>
      <w:proofErr w:type="spellStart"/>
      <w:r w:rsidRPr="00B84C47">
        <w:t>Ninad</w:t>
      </w:r>
      <w:proofErr w:type="spellEnd"/>
      <w:r w:rsidRPr="00B84C47">
        <w:t xml:space="preserve">; NEOGE, </w:t>
      </w:r>
      <w:proofErr w:type="spellStart"/>
      <w:r w:rsidRPr="00B84C47">
        <w:t>Srushti</w:t>
      </w:r>
      <w:proofErr w:type="spellEnd"/>
      <w:r w:rsidRPr="00B84C47">
        <w:t xml:space="preserve">; </w:t>
      </w:r>
      <w:r w:rsidRPr="00B84C47">
        <w:rPr>
          <w:b/>
          <w:bCs/>
        </w:rPr>
        <w:t xml:space="preserve">Review </w:t>
      </w:r>
      <w:proofErr w:type="spellStart"/>
      <w:r w:rsidRPr="00B84C47">
        <w:rPr>
          <w:b/>
          <w:bCs/>
        </w:rPr>
        <w:t>on</w:t>
      </w:r>
      <w:proofErr w:type="spellEnd"/>
      <w:r w:rsidRPr="00B84C47">
        <w:rPr>
          <w:b/>
          <w:bCs/>
        </w:rPr>
        <w:t xml:space="preserve"> Lidar Technology.</w:t>
      </w:r>
      <w:r w:rsidRPr="00B84C47">
        <w:t> </w:t>
      </w:r>
      <w:r w:rsidRPr="00DA70AE">
        <w:rPr>
          <w:lang w:val="en-GB"/>
        </w:rPr>
        <w:t xml:space="preserve">Available at SSRN 3604309. </w:t>
      </w:r>
      <w:r w:rsidRPr="00B84C47">
        <w:rPr>
          <w:lang w:val="en-GB"/>
        </w:rPr>
        <w:t>(2020)</w:t>
      </w:r>
    </w:p>
    <w:p w14:paraId="13A838E2" w14:textId="77777777" w:rsidR="00816740" w:rsidRPr="00FB2B28" w:rsidRDefault="00816740" w:rsidP="00816740">
      <w:pPr>
        <w:pStyle w:val="TF-refernciasITEM"/>
      </w:pPr>
      <w:r w:rsidRPr="00B84C47">
        <w:rPr>
          <w:lang w:val="en-GB"/>
        </w:rPr>
        <w:t xml:space="preserve">REIS, Voss </w:t>
      </w:r>
      <w:proofErr w:type="spellStart"/>
      <w:r w:rsidRPr="00B84C47">
        <w:rPr>
          <w:lang w:val="en-GB"/>
        </w:rPr>
        <w:t>Nícollas</w:t>
      </w:r>
      <w:proofErr w:type="spellEnd"/>
      <w:r w:rsidRPr="00B84C47">
        <w:rPr>
          <w:lang w:val="en-GB"/>
        </w:rPr>
        <w:t xml:space="preserve">; GARROTE, Martin </w:t>
      </w:r>
      <w:proofErr w:type="spellStart"/>
      <w:r w:rsidRPr="00B84C47">
        <w:rPr>
          <w:lang w:val="en-GB"/>
        </w:rPr>
        <w:t>Stabel</w:t>
      </w:r>
      <w:proofErr w:type="spellEnd"/>
      <w:r w:rsidRPr="00B84C47">
        <w:rPr>
          <w:lang w:val="en-GB"/>
        </w:rPr>
        <w:t xml:space="preserve">. </w:t>
      </w:r>
      <w:r w:rsidRPr="00DC6233">
        <w:rPr>
          <w:b/>
          <w:bCs/>
        </w:rPr>
        <w:t xml:space="preserve">Memórias </w:t>
      </w:r>
      <w:r>
        <w:rPr>
          <w:b/>
          <w:bCs/>
        </w:rPr>
        <w:t>d</w:t>
      </w:r>
      <w:r w:rsidRPr="00DC6233">
        <w:rPr>
          <w:b/>
          <w:bCs/>
        </w:rPr>
        <w:t xml:space="preserve">a </w:t>
      </w:r>
      <w:r>
        <w:rPr>
          <w:b/>
          <w:bCs/>
        </w:rPr>
        <w:t>o</w:t>
      </w:r>
      <w:r w:rsidRPr="00DC6233">
        <w:rPr>
          <w:b/>
          <w:bCs/>
        </w:rPr>
        <w:t xml:space="preserve">cupação </w:t>
      </w:r>
      <w:r>
        <w:rPr>
          <w:b/>
          <w:bCs/>
        </w:rPr>
        <w:t>n</w:t>
      </w:r>
      <w:r w:rsidRPr="00DC6233">
        <w:rPr>
          <w:b/>
          <w:bCs/>
        </w:rPr>
        <w:t xml:space="preserve">a </w:t>
      </w:r>
      <w:r>
        <w:rPr>
          <w:b/>
          <w:bCs/>
        </w:rPr>
        <w:t>c</w:t>
      </w:r>
      <w:r w:rsidRPr="00DC6233">
        <w:rPr>
          <w:b/>
          <w:bCs/>
        </w:rPr>
        <w:t xml:space="preserve">omunidade </w:t>
      </w:r>
      <w:r>
        <w:rPr>
          <w:b/>
          <w:bCs/>
        </w:rPr>
        <w:t>d</w:t>
      </w:r>
      <w:r w:rsidRPr="00DC6233">
        <w:rPr>
          <w:b/>
          <w:bCs/>
        </w:rPr>
        <w:t>a Rua Araranguá (Blumenau/</w:t>
      </w:r>
      <w:proofErr w:type="spellStart"/>
      <w:r w:rsidRPr="00DC6233">
        <w:rPr>
          <w:b/>
          <w:bCs/>
        </w:rPr>
        <w:t>Sc</w:t>
      </w:r>
      <w:proofErr w:type="spellEnd"/>
      <w:r w:rsidRPr="00DC6233">
        <w:rPr>
          <w:b/>
          <w:bCs/>
        </w:rPr>
        <w:t xml:space="preserve">) </w:t>
      </w:r>
      <w:r>
        <w:rPr>
          <w:b/>
          <w:bCs/>
        </w:rPr>
        <w:t>e</w:t>
      </w:r>
      <w:r w:rsidRPr="00DC6233">
        <w:rPr>
          <w:b/>
          <w:bCs/>
        </w:rPr>
        <w:t xml:space="preserve"> </w:t>
      </w:r>
      <w:r>
        <w:rPr>
          <w:b/>
          <w:bCs/>
        </w:rPr>
        <w:t>s</w:t>
      </w:r>
      <w:r w:rsidRPr="00DC6233">
        <w:rPr>
          <w:b/>
          <w:bCs/>
        </w:rPr>
        <w:t xml:space="preserve">ua </w:t>
      </w:r>
      <w:r>
        <w:rPr>
          <w:b/>
          <w:bCs/>
        </w:rPr>
        <w:t>r</w:t>
      </w:r>
      <w:r w:rsidRPr="00DC6233">
        <w:rPr>
          <w:b/>
          <w:bCs/>
        </w:rPr>
        <w:t xml:space="preserve">elação </w:t>
      </w:r>
      <w:r>
        <w:rPr>
          <w:b/>
          <w:bCs/>
        </w:rPr>
        <w:t>c</w:t>
      </w:r>
      <w:r w:rsidRPr="00DC6233">
        <w:rPr>
          <w:b/>
          <w:bCs/>
        </w:rPr>
        <w:t xml:space="preserve">om </w:t>
      </w:r>
      <w:r>
        <w:rPr>
          <w:b/>
          <w:bCs/>
        </w:rPr>
        <w:t>o</w:t>
      </w:r>
      <w:r w:rsidRPr="00DC6233">
        <w:rPr>
          <w:b/>
          <w:bCs/>
        </w:rPr>
        <w:t xml:space="preserve"> </w:t>
      </w:r>
      <w:r>
        <w:rPr>
          <w:b/>
          <w:bCs/>
        </w:rPr>
        <w:t>d</w:t>
      </w:r>
      <w:r w:rsidRPr="00DC6233">
        <w:rPr>
          <w:b/>
          <w:bCs/>
        </w:rPr>
        <w:t xml:space="preserve">esastre </w:t>
      </w:r>
      <w:r>
        <w:rPr>
          <w:b/>
          <w:bCs/>
        </w:rPr>
        <w:t>S</w:t>
      </w:r>
      <w:r w:rsidRPr="00DC6233">
        <w:rPr>
          <w:b/>
          <w:bCs/>
        </w:rPr>
        <w:t xml:space="preserve">ocioambiental </w:t>
      </w:r>
      <w:r>
        <w:rPr>
          <w:b/>
          <w:bCs/>
        </w:rPr>
        <w:t>o</w:t>
      </w:r>
      <w:r w:rsidRPr="00DC6233">
        <w:rPr>
          <w:b/>
          <w:bCs/>
        </w:rPr>
        <w:t xml:space="preserve">corrido </w:t>
      </w:r>
      <w:r>
        <w:rPr>
          <w:b/>
          <w:bCs/>
        </w:rPr>
        <w:t>n</w:t>
      </w:r>
      <w:r w:rsidRPr="00DC6233">
        <w:rPr>
          <w:b/>
          <w:bCs/>
        </w:rPr>
        <w:t xml:space="preserve">o </w:t>
      </w:r>
      <w:r>
        <w:rPr>
          <w:b/>
          <w:bCs/>
        </w:rPr>
        <w:t>a</w:t>
      </w:r>
      <w:r w:rsidRPr="00DC6233">
        <w:rPr>
          <w:b/>
          <w:bCs/>
        </w:rPr>
        <w:t xml:space="preserve">no </w:t>
      </w:r>
      <w:r>
        <w:rPr>
          <w:b/>
          <w:bCs/>
        </w:rPr>
        <w:t>d</w:t>
      </w:r>
      <w:r w:rsidRPr="00DC6233">
        <w:rPr>
          <w:b/>
          <w:bCs/>
        </w:rPr>
        <w:t>e 2008.</w:t>
      </w:r>
      <w:r>
        <w:rPr>
          <w:b/>
          <w:bCs/>
        </w:rPr>
        <w:t xml:space="preserve"> </w:t>
      </w:r>
      <w:r w:rsidRPr="00FB2B28">
        <w:t>2015</w:t>
      </w:r>
      <w:r>
        <w:t>.</w:t>
      </w:r>
      <w:r w:rsidRPr="00FB2B28">
        <w:t xml:space="preserve"> Anais do XXVIII Simpósio Nacional de História.</w:t>
      </w:r>
    </w:p>
    <w:p w14:paraId="4B9E1458" w14:textId="77777777" w:rsidR="00816740" w:rsidRDefault="00000000" w:rsidP="00816740">
      <w:pPr>
        <w:pStyle w:val="TF-refernciasITEM"/>
        <w:rPr>
          <w:lang w:val="en-GB"/>
        </w:rPr>
      </w:pPr>
      <w:hyperlink r:id="rId17" w:history="1">
        <w:r w:rsidR="00816740" w:rsidRPr="008601B9">
          <w:t>ULLO</w:t>
        </w:r>
      </w:hyperlink>
      <w:r w:rsidR="00816740" w:rsidRPr="008601B9">
        <w:t xml:space="preserve">, Silvia Liberata </w:t>
      </w:r>
      <w:r w:rsidR="00816740" w:rsidRPr="008601B9">
        <w:rPr>
          <w:i/>
          <w:iCs/>
        </w:rPr>
        <w:t>et al.</w:t>
      </w:r>
      <w:r w:rsidR="00816740" w:rsidRPr="008601B9">
        <w:t xml:space="preserve"> </w:t>
      </w:r>
      <w:r w:rsidR="00816740" w:rsidRPr="0044162A">
        <w:rPr>
          <w:b/>
          <w:bCs/>
          <w:lang w:val="en-GB"/>
        </w:rPr>
        <w:t xml:space="preserve">A new mask R-CNN-based method for improved landslide detection. </w:t>
      </w:r>
      <w:r w:rsidR="00816740" w:rsidRPr="008E69C8">
        <w:rPr>
          <w:lang w:val="en-GB"/>
        </w:rPr>
        <w:t>IEEE Journal of Selected Topics in Applied Earth Observations and Remote Sensing, </w:t>
      </w:r>
      <w:r w:rsidR="00816740" w:rsidRPr="00ED696A">
        <w:rPr>
          <w:lang w:val="en-GB"/>
        </w:rPr>
        <w:t>14 (2021): 3799-3810.</w:t>
      </w:r>
      <w:r w:rsidR="00816740">
        <w:rPr>
          <w:lang w:val="en-GB"/>
        </w:rPr>
        <w:t xml:space="preserve"> 2020.</w:t>
      </w:r>
    </w:p>
    <w:p w14:paraId="0A7F5587" w14:textId="77777777" w:rsidR="00816740" w:rsidRDefault="00816740" w:rsidP="00816740">
      <w:pPr>
        <w:pStyle w:val="TF-refernciasITEM"/>
        <w:rPr>
          <w:lang w:val="en-GB"/>
        </w:rPr>
      </w:pPr>
      <w:r w:rsidRPr="00BC6C00">
        <w:rPr>
          <w:lang w:val="en-GB"/>
        </w:rPr>
        <w:t>UNIVERSITY OF OXFORTD.</w:t>
      </w:r>
      <w:r w:rsidRPr="005F3359">
        <w:rPr>
          <w:lang w:val="en-GB"/>
        </w:rPr>
        <w:t xml:space="preserve"> </w:t>
      </w:r>
      <w:r w:rsidRPr="00411E75">
        <w:rPr>
          <w:b/>
          <w:bCs/>
          <w:lang w:val="en-GB"/>
        </w:rPr>
        <w:t>VGG Image Annotator.</w:t>
      </w:r>
      <w:r>
        <w:rPr>
          <w:lang w:val="en-GB"/>
        </w:rPr>
        <w:t xml:space="preserve"> </w:t>
      </w:r>
      <w:r w:rsidRPr="00BC6C00">
        <w:rPr>
          <w:lang w:val="en-GB"/>
        </w:rPr>
        <w:t xml:space="preserve">2022. </w:t>
      </w:r>
      <w:proofErr w:type="spellStart"/>
      <w:r w:rsidRPr="00BC6C00">
        <w:rPr>
          <w:lang w:val="en-GB"/>
        </w:rPr>
        <w:t>Disponível</w:t>
      </w:r>
      <w:proofErr w:type="spellEnd"/>
      <w:r w:rsidRPr="00BC6C00">
        <w:rPr>
          <w:lang w:val="en-GB"/>
        </w:rPr>
        <w:t xml:space="preserve"> </w:t>
      </w:r>
      <w:proofErr w:type="spellStart"/>
      <w:r w:rsidRPr="00BC6C00">
        <w:rPr>
          <w:lang w:val="en-GB"/>
        </w:rPr>
        <w:t>em</w:t>
      </w:r>
      <w:proofErr w:type="spellEnd"/>
      <w:r w:rsidRPr="00BC6C00">
        <w:rPr>
          <w:lang w:val="en-GB"/>
        </w:rPr>
        <w:t xml:space="preserve">: &lt; https://www.robots.ox.ac.uk/~vgg/software/via/&gt;. </w:t>
      </w:r>
      <w:proofErr w:type="spellStart"/>
      <w:r w:rsidRPr="00BC6C00">
        <w:rPr>
          <w:lang w:val="en-GB"/>
        </w:rPr>
        <w:t>Acesso</w:t>
      </w:r>
      <w:proofErr w:type="spellEnd"/>
      <w:r w:rsidRPr="00BC6C00">
        <w:rPr>
          <w:lang w:val="en-GB"/>
        </w:rPr>
        <w:t xml:space="preserve"> </w:t>
      </w:r>
      <w:proofErr w:type="spellStart"/>
      <w:r w:rsidRPr="00BC6C00">
        <w:rPr>
          <w:lang w:val="en-GB"/>
        </w:rPr>
        <w:t>em</w:t>
      </w:r>
      <w:proofErr w:type="spellEnd"/>
      <w:r w:rsidRPr="00BC6C00">
        <w:rPr>
          <w:lang w:val="en-GB"/>
        </w:rPr>
        <w:t xml:space="preserve"> 02 </w:t>
      </w:r>
      <w:proofErr w:type="spellStart"/>
      <w:r w:rsidRPr="00BC6C00">
        <w:rPr>
          <w:lang w:val="en-GB"/>
        </w:rPr>
        <w:t>sep.</w:t>
      </w:r>
      <w:proofErr w:type="spellEnd"/>
      <w:r w:rsidRPr="00BC6C00">
        <w:rPr>
          <w:lang w:val="en-GB"/>
        </w:rPr>
        <w:t xml:space="preserve"> 2022.</w:t>
      </w:r>
    </w:p>
    <w:p w14:paraId="5200E28D" w14:textId="77777777" w:rsidR="00816740" w:rsidRPr="00DA70AE" w:rsidRDefault="00816740" w:rsidP="00816740">
      <w:pPr>
        <w:pStyle w:val="TF-refernciasITEM"/>
        <w:rPr>
          <w:lang w:val="en-GB"/>
        </w:rPr>
      </w:pPr>
      <w:r w:rsidRPr="005F3359">
        <w:rPr>
          <w:lang w:val="en-GB"/>
        </w:rPr>
        <w:t xml:space="preserve">UNITED STATES GEOLOGICAL SURVEY. </w:t>
      </w:r>
      <w:r w:rsidRPr="008D352A">
        <w:rPr>
          <w:b/>
          <w:bCs/>
          <w:lang w:val="en-GB"/>
        </w:rPr>
        <w:t>Landslide Types and Processes.</w:t>
      </w:r>
      <w:r w:rsidRPr="005F3359">
        <w:rPr>
          <w:lang w:val="en-GB"/>
        </w:rPr>
        <w:t xml:space="preserve"> </w:t>
      </w:r>
      <w:r w:rsidRPr="00C656FA">
        <w:t>2004. Disponível</w:t>
      </w:r>
      <w:r w:rsidRPr="00C25CDB">
        <w:t xml:space="preserve"> em: &lt;https://pubs.usgs.gov/</w:t>
      </w:r>
      <w:proofErr w:type="spellStart"/>
      <w:r w:rsidRPr="00C25CDB">
        <w:t>fs</w:t>
      </w:r>
      <w:proofErr w:type="spellEnd"/>
      <w:r w:rsidRPr="00C25CDB">
        <w:t xml:space="preserve">/2004/3072/fs-2004-3072.html&gt;. </w:t>
      </w:r>
      <w:proofErr w:type="spellStart"/>
      <w:r w:rsidRPr="00DA70AE">
        <w:rPr>
          <w:lang w:val="en-GB"/>
        </w:rPr>
        <w:t>Acesso</w:t>
      </w:r>
      <w:proofErr w:type="spellEnd"/>
      <w:r w:rsidRPr="00DA70AE">
        <w:rPr>
          <w:lang w:val="en-GB"/>
        </w:rPr>
        <w:t xml:space="preserve"> </w:t>
      </w:r>
      <w:proofErr w:type="spellStart"/>
      <w:r w:rsidRPr="00DA70AE">
        <w:rPr>
          <w:lang w:val="en-GB"/>
        </w:rPr>
        <w:t>em</w:t>
      </w:r>
      <w:proofErr w:type="spellEnd"/>
      <w:r w:rsidRPr="00DA70AE">
        <w:rPr>
          <w:lang w:val="en-GB"/>
        </w:rPr>
        <w:t xml:space="preserve"> 20 </w:t>
      </w:r>
      <w:proofErr w:type="spellStart"/>
      <w:r w:rsidRPr="00DA70AE">
        <w:rPr>
          <w:lang w:val="en-GB"/>
        </w:rPr>
        <w:t>sep.</w:t>
      </w:r>
      <w:proofErr w:type="spellEnd"/>
      <w:r w:rsidRPr="00DA70AE">
        <w:rPr>
          <w:lang w:val="en-GB"/>
        </w:rPr>
        <w:t xml:space="preserve"> 2022.</w:t>
      </w:r>
    </w:p>
    <w:p w14:paraId="07001225" w14:textId="77777777" w:rsidR="00816740" w:rsidRDefault="00816740" w:rsidP="00816740">
      <w:pPr>
        <w:pStyle w:val="TF-refernciasITEM"/>
        <w:rPr>
          <w:lang w:val="en-GB"/>
        </w:rPr>
      </w:pPr>
      <w:r w:rsidRPr="00DE71C0">
        <w:rPr>
          <w:lang w:val="en-GB"/>
        </w:rPr>
        <w:t xml:space="preserve">YANG, </w:t>
      </w:r>
      <w:proofErr w:type="spellStart"/>
      <w:r w:rsidRPr="00DE71C0">
        <w:rPr>
          <w:lang w:val="en-GB"/>
        </w:rPr>
        <w:t>Ruilin</w:t>
      </w:r>
      <w:proofErr w:type="spellEnd"/>
      <w:r>
        <w:rPr>
          <w:lang w:val="en-GB"/>
        </w:rPr>
        <w:t xml:space="preserve"> </w:t>
      </w:r>
      <w:r w:rsidRPr="00E622C7">
        <w:rPr>
          <w:i/>
          <w:iCs/>
          <w:lang w:val="en-GB"/>
        </w:rPr>
        <w:t>et al.</w:t>
      </w:r>
      <w:r>
        <w:rPr>
          <w:lang w:val="en-GB"/>
        </w:rPr>
        <w:t xml:space="preserve"> </w:t>
      </w:r>
      <w:r w:rsidRPr="00C82A5C">
        <w:rPr>
          <w:b/>
          <w:bCs/>
          <w:lang w:val="en-GB"/>
        </w:rPr>
        <w:t>Landslide Extraction Using Mask R-CNN with Background-Enhancement Method.</w:t>
      </w:r>
      <w:r w:rsidRPr="008E69C8">
        <w:rPr>
          <w:lang w:val="en-GB"/>
        </w:rPr>
        <w:t> Remote Sensing, 14(9), 2206.</w:t>
      </w:r>
      <w:r>
        <w:rPr>
          <w:lang w:val="en-GB"/>
        </w:rPr>
        <w:t xml:space="preserve"> 2022. </w:t>
      </w:r>
    </w:p>
    <w:p w14:paraId="2696DD87" w14:textId="28C4BD88" w:rsidR="00620BF5" w:rsidRPr="00B84C47" w:rsidRDefault="00816740" w:rsidP="00816740">
      <w:pPr>
        <w:pStyle w:val="TF-refernciasITEM"/>
        <w:rPr>
          <w:lang w:val="en-GB"/>
        </w:rPr>
      </w:pPr>
      <w:r w:rsidRPr="0044162A">
        <w:rPr>
          <w:lang w:val="en-GB"/>
        </w:rPr>
        <w:t xml:space="preserve">VOULODIMOS, Athanasios </w:t>
      </w:r>
      <w:r w:rsidRPr="00E622C7">
        <w:rPr>
          <w:i/>
          <w:iCs/>
          <w:lang w:val="en-GB"/>
        </w:rPr>
        <w:t>et al.</w:t>
      </w:r>
      <w:r w:rsidRPr="0044162A">
        <w:rPr>
          <w:lang w:val="en-GB"/>
        </w:rPr>
        <w:t xml:space="preserve"> </w:t>
      </w:r>
      <w:r w:rsidRPr="0044162A">
        <w:rPr>
          <w:b/>
          <w:bCs/>
          <w:lang w:val="en-GB"/>
        </w:rPr>
        <w:t>Deep learning for computer vision: A brief review.</w:t>
      </w:r>
      <w:r w:rsidRPr="0044162A">
        <w:rPr>
          <w:lang w:val="en-GB"/>
        </w:rPr>
        <w:t> </w:t>
      </w:r>
      <w:r w:rsidRPr="00816740">
        <w:rPr>
          <w:lang w:val="en-GB"/>
        </w:rPr>
        <w:t xml:space="preserve">Computational intelligence and neuroscience. </w:t>
      </w:r>
      <w:r w:rsidRPr="00B84C47">
        <w:rPr>
          <w:lang w:val="en-GB"/>
        </w:rPr>
        <w:t>2018.</w:t>
      </w:r>
    </w:p>
    <w:p w14:paraId="6DB4B842" w14:textId="3A414B66" w:rsidR="001D6115" w:rsidRPr="001D6115" w:rsidRDefault="00D4724C" w:rsidP="00AB58C1">
      <w:pPr>
        <w:pStyle w:val="TF-refernciasITEM"/>
        <w:rPr>
          <w:sz w:val="20"/>
        </w:rPr>
      </w:pPr>
      <w:r w:rsidRPr="00D4724C">
        <w:rPr>
          <w:lang w:val="en-GB"/>
        </w:rPr>
        <w:t>X</w:t>
      </w:r>
      <w:r w:rsidR="003802C1">
        <w:rPr>
          <w:lang w:val="en-GB"/>
        </w:rPr>
        <w:t>U</w:t>
      </w:r>
      <w:r w:rsidRPr="00D4724C">
        <w:rPr>
          <w:lang w:val="en-GB"/>
        </w:rPr>
        <w:t xml:space="preserve">, </w:t>
      </w:r>
      <w:r w:rsidR="003802C1" w:rsidRPr="003802C1">
        <w:rPr>
          <w:lang w:val="en-GB"/>
        </w:rPr>
        <w:t>Chong</w:t>
      </w:r>
      <w:r w:rsidR="003802C1">
        <w:rPr>
          <w:lang w:val="en-GB"/>
        </w:rPr>
        <w:t xml:space="preserve"> </w:t>
      </w:r>
      <w:r w:rsidR="003802C1">
        <w:rPr>
          <w:i/>
          <w:iCs/>
          <w:lang w:val="en-GB"/>
        </w:rPr>
        <w:t>et al</w:t>
      </w:r>
      <w:r w:rsidRPr="00D4724C">
        <w:rPr>
          <w:lang w:val="en-GB"/>
        </w:rPr>
        <w:t xml:space="preserve">. </w:t>
      </w:r>
      <w:r w:rsidRPr="00D4724C">
        <w:rPr>
          <w:b/>
          <w:bCs/>
          <w:lang w:val="en-GB"/>
        </w:rPr>
        <w:t xml:space="preserve">Inventory of Landslides Triggered by the 2014 MS6.5 </w:t>
      </w:r>
      <w:proofErr w:type="spellStart"/>
      <w:r w:rsidRPr="00D4724C">
        <w:rPr>
          <w:b/>
          <w:bCs/>
          <w:lang w:val="en-GB"/>
        </w:rPr>
        <w:t>Ludian</w:t>
      </w:r>
      <w:proofErr w:type="spellEnd"/>
      <w:r w:rsidRPr="00D4724C">
        <w:rPr>
          <w:b/>
          <w:bCs/>
          <w:lang w:val="en-GB"/>
        </w:rPr>
        <w:t xml:space="preserve"> Earthquake and Its Implications on Several Earthquake Parameters. </w:t>
      </w:r>
      <w:proofErr w:type="spellStart"/>
      <w:r w:rsidRPr="001D6115">
        <w:rPr>
          <w:b/>
          <w:bCs/>
        </w:rPr>
        <w:t>Seismol</w:t>
      </w:r>
      <w:proofErr w:type="spellEnd"/>
      <w:r w:rsidRPr="001D6115">
        <w:rPr>
          <w:b/>
          <w:bCs/>
        </w:rPr>
        <w:t>.</w:t>
      </w:r>
      <w:r w:rsidRPr="001D6115">
        <w:t xml:space="preserve"> Geol. 2014, 36, 1186–1203.</w:t>
      </w:r>
      <w:r w:rsidR="00AB58C1" w:rsidRPr="001D6115">
        <w:rPr>
          <w:sz w:val="20"/>
        </w:rPr>
        <w:t xml:space="preserve"> </w:t>
      </w:r>
    </w:p>
    <w:p w14:paraId="06383924" w14:textId="77777777" w:rsidR="001D6115" w:rsidRPr="00320BFA" w:rsidRDefault="001D6115" w:rsidP="001D6115">
      <w:pPr>
        <w:pStyle w:val="TF-xAvalTTULO"/>
      </w:pPr>
      <w:r w:rsidRPr="001D6115">
        <w:rPr>
          <w:sz w:val="20"/>
        </w:rPr>
        <w:br w:type="page"/>
      </w:r>
      <w:r w:rsidRPr="00320BFA">
        <w:lastRenderedPageBreak/>
        <w:t>FORMULÁRIO  DE  avaliação</w:t>
      </w:r>
      <w:r>
        <w:t xml:space="preserve"> BCC </w:t>
      </w:r>
      <w:r w:rsidRPr="00320BFA">
        <w:t xml:space="preserve">– PROFESSOR </w:t>
      </w:r>
      <w:r>
        <w:t>AVALIADOR – Pré-projeto</w:t>
      </w:r>
    </w:p>
    <w:p w14:paraId="35F4C04B" w14:textId="2957E5DF" w:rsidR="001D6115" w:rsidRDefault="001D6115" w:rsidP="001D6115">
      <w:pPr>
        <w:pStyle w:val="TF-xAvalLINHA"/>
      </w:pPr>
      <w:r w:rsidRPr="00320BFA">
        <w:t>Avaliador(a):</w:t>
      </w:r>
      <w:r w:rsidRPr="00320BFA">
        <w:tab/>
      </w:r>
      <w:r>
        <w:t>Dalton Solano dos Reis</w:t>
      </w:r>
    </w:p>
    <w:p w14:paraId="0981C927" w14:textId="77777777" w:rsidR="001D6115" w:rsidRPr="00C767AD" w:rsidRDefault="001D6115" w:rsidP="001D6115">
      <w:pPr>
        <w:pStyle w:val="TF-xAvalLINHA"/>
        <w:tabs>
          <w:tab w:val="left" w:leader="underscore" w:pos="6237"/>
        </w:tabs>
        <w:rPr>
          <w:sz w:val="16"/>
          <w:szCs w:val="21"/>
        </w:rPr>
      </w:pPr>
      <w:r w:rsidRPr="00C767AD">
        <w:rPr>
          <w:sz w:val="16"/>
          <w:szCs w:val="21"/>
        </w:rPr>
        <w:t>Atenção: quando o avaliador marcar algum item como atende parcialmente ou não atende, deve obrigatoriamente indicar os motivos no texto, para que o aluno saiba o porquê da avaliação.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8"/>
        <w:gridCol w:w="7087"/>
        <w:gridCol w:w="444"/>
        <w:gridCol w:w="551"/>
        <w:gridCol w:w="492"/>
      </w:tblGrid>
      <w:tr w:rsidR="001D6115" w:rsidRPr="00320BFA" w14:paraId="31315F84" w14:textId="77777777" w:rsidTr="002817F0">
        <w:trPr>
          <w:cantSplit/>
          <w:trHeight w:val="1071"/>
          <w:jc w:val="center"/>
        </w:trPr>
        <w:tc>
          <w:tcPr>
            <w:tcW w:w="4193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30E90B8" w14:textId="77777777" w:rsidR="001D6115" w:rsidRPr="00320BFA" w:rsidRDefault="001D6115" w:rsidP="002817F0">
            <w:pPr>
              <w:pStyle w:val="TF-xAvalITEMTABELA"/>
            </w:pPr>
            <w:r w:rsidRPr="00320BFA">
              <w:t>ASPECTOS   AVALIADOS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70D2BB7B" w14:textId="77777777" w:rsidR="001D6115" w:rsidRPr="00320BFA" w:rsidRDefault="001D6115" w:rsidP="002817F0">
            <w:pPr>
              <w:pStyle w:val="TF-xAvalITEMTABELA"/>
            </w:pPr>
            <w:r w:rsidRPr="00320BFA">
              <w:t>Atende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5F6F5950" w14:textId="77777777" w:rsidR="001D6115" w:rsidRPr="00320BFA" w:rsidRDefault="001D6115" w:rsidP="002817F0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4DC2472D" w14:textId="77777777" w:rsidR="001D6115" w:rsidRPr="00320BFA" w:rsidRDefault="001D6115" w:rsidP="002817F0">
            <w:pPr>
              <w:pStyle w:val="TF-xAvalITEMTABELA"/>
            </w:pPr>
            <w:r w:rsidRPr="00320BFA">
              <w:t>não atende</w:t>
            </w:r>
          </w:p>
        </w:tc>
      </w:tr>
      <w:tr w:rsidR="001D6115" w:rsidRPr="00320BFA" w14:paraId="0A99071D" w14:textId="77777777" w:rsidTr="002817F0">
        <w:trPr>
          <w:cantSplit/>
          <w:trHeight w:val="319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4E2A2072" w14:textId="77777777" w:rsidR="001D6115" w:rsidRPr="0000224C" w:rsidRDefault="001D6115" w:rsidP="002817F0">
            <w:pPr>
              <w:pStyle w:val="TF-xAvalITEMTABELA"/>
            </w:pPr>
            <w:r w:rsidRPr="00030341">
              <w:t>ASPECTOS TÉCNICOS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2B98EB" w14:textId="77777777" w:rsidR="001D6115" w:rsidRPr="00320BFA" w:rsidRDefault="001D6115" w:rsidP="001D6115">
            <w:pPr>
              <w:pStyle w:val="TF-xAvalITEM"/>
              <w:numPr>
                <w:ilvl w:val="0"/>
                <w:numId w:val="13"/>
              </w:numPr>
            </w:pPr>
            <w:r w:rsidRPr="00320BFA">
              <w:t>INTRODUÇÃO</w:t>
            </w:r>
          </w:p>
          <w:p w14:paraId="4096519A" w14:textId="77777777" w:rsidR="001D6115" w:rsidRPr="00320BFA" w:rsidRDefault="001D6115" w:rsidP="002817F0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C55FCE" w14:textId="305DEF0D" w:rsidR="001D6115" w:rsidRPr="00320BFA" w:rsidRDefault="004C1F95" w:rsidP="002817F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93A06" w14:textId="77777777" w:rsidR="001D6115" w:rsidRPr="00320BFA" w:rsidRDefault="001D6115" w:rsidP="002817F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333F05D" w14:textId="77777777" w:rsidR="001D6115" w:rsidRPr="00320BFA" w:rsidRDefault="001D6115" w:rsidP="002817F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1D6115" w:rsidRPr="00320BFA" w14:paraId="3C746BD8" w14:textId="77777777" w:rsidTr="002817F0">
        <w:trPr>
          <w:cantSplit/>
          <w:trHeight w:val="245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BB2A985" w14:textId="77777777" w:rsidR="001D6115" w:rsidRPr="00320BFA" w:rsidRDefault="001D6115" w:rsidP="002817F0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1E1FD3" w14:textId="77777777" w:rsidR="001D6115" w:rsidRPr="00320BFA" w:rsidRDefault="001D6115" w:rsidP="002817F0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B7803A" w14:textId="58C22894" w:rsidR="001D6115" w:rsidRPr="00320BFA" w:rsidRDefault="004C1F95" w:rsidP="002817F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EE8BF" w14:textId="77777777" w:rsidR="001D6115" w:rsidRPr="00320BFA" w:rsidRDefault="001D6115" w:rsidP="002817F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6F3A7AD" w14:textId="77777777" w:rsidR="001D6115" w:rsidRPr="00320BFA" w:rsidRDefault="001D6115" w:rsidP="002817F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1D6115" w:rsidRPr="00320BFA" w14:paraId="7A7F48AC" w14:textId="77777777" w:rsidTr="002817F0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95A1429" w14:textId="77777777" w:rsidR="001D6115" w:rsidRPr="00320BFA" w:rsidRDefault="001D6115" w:rsidP="002817F0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C448CD" w14:textId="77777777" w:rsidR="001D6115" w:rsidRPr="00320BFA" w:rsidRDefault="001D6115" w:rsidP="001D6115">
            <w:pPr>
              <w:pStyle w:val="TF-xAvalITEM"/>
              <w:numPr>
                <w:ilvl w:val="0"/>
                <w:numId w:val="12"/>
              </w:numPr>
            </w:pPr>
            <w:r w:rsidRPr="00320BFA">
              <w:t>OBJETIVOS</w:t>
            </w:r>
          </w:p>
          <w:p w14:paraId="5829CD7E" w14:textId="77777777" w:rsidR="001D6115" w:rsidRPr="00320BFA" w:rsidRDefault="001D6115" w:rsidP="002817F0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D3FB3" w14:textId="3A34C0C2" w:rsidR="001D6115" w:rsidRPr="00320BFA" w:rsidRDefault="004C1F95" w:rsidP="002817F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41A991" w14:textId="77777777" w:rsidR="001D6115" w:rsidRPr="00320BFA" w:rsidRDefault="001D6115" w:rsidP="002817F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312FCF6" w14:textId="77777777" w:rsidR="001D6115" w:rsidRPr="00320BFA" w:rsidRDefault="001D6115" w:rsidP="002817F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1D6115" w:rsidRPr="00320BFA" w14:paraId="50963569" w14:textId="77777777" w:rsidTr="002817F0">
        <w:trPr>
          <w:cantSplit/>
          <w:trHeight w:val="130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013F07D" w14:textId="77777777" w:rsidR="001D6115" w:rsidRPr="00320BFA" w:rsidRDefault="001D6115" w:rsidP="002817F0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DA495" w14:textId="77777777" w:rsidR="001D6115" w:rsidRPr="00320BFA" w:rsidRDefault="001D6115" w:rsidP="002817F0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9FB24E" w14:textId="03C12856" w:rsidR="001D6115" w:rsidRPr="00320BFA" w:rsidRDefault="004C1F95" w:rsidP="002817F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886174" w14:textId="77777777" w:rsidR="001D6115" w:rsidRPr="00320BFA" w:rsidRDefault="001D6115" w:rsidP="002817F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80F5E02" w14:textId="77777777" w:rsidR="001D6115" w:rsidRPr="00320BFA" w:rsidRDefault="001D6115" w:rsidP="002817F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1D6115" w:rsidRPr="00320BFA" w14:paraId="42C5CB44" w14:textId="77777777" w:rsidTr="002817F0">
        <w:trPr>
          <w:cantSplit/>
          <w:trHeight w:val="413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D8BF050" w14:textId="77777777" w:rsidR="001D6115" w:rsidRPr="00320BFA" w:rsidRDefault="001D6115" w:rsidP="002817F0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8EE781" w14:textId="77777777" w:rsidR="001D6115" w:rsidRPr="00320BFA" w:rsidRDefault="001D6115" w:rsidP="001D6115">
            <w:pPr>
              <w:pStyle w:val="TF-xAvalITEM"/>
              <w:numPr>
                <w:ilvl w:val="0"/>
                <w:numId w:val="12"/>
              </w:numPr>
            </w:pPr>
            <w:r w:rsidRPr="00320BFA">
              <w:t>TRABALHOS CORRELATOS</w:t>
            </w:r>
          </w:p>
          <w:p w14:paraId="415433C7" w14:textId="77777777" w:rsidR="001D6115" w:rsidRPr="00320BFA" w:rsidRDefault="001D6115" w:rsidP="002817F0">
            <w:pPr>
              <w:pStyle w:val="TF-xAvalITEMDETALHE"/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33322" w14:textId="5B22BD63" w:rsidR="001D6115" w:rsidRPr="00320BFA" w:rsidRDefault="004C1F95" w:rsidP="002817F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D7106" w14:textId="77777777" w:rsidR="001D6115" w:rsidRPr="00320BFA" w:rsidRDefault="001D6115" w:rsidP="002817F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A45CC91" w14:textId="77777777" w:rsidR="001D6115" w:rsidRPr="00320BFA" w:rsidRDefault="001D6115" w:rsidP="002817F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1D6115" w:rsidRPr="00320BFA" w14:paraId="687C89C8" w14:textId="77777777" w:rsidTr="002817F0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913BB75" w14:textId="77777777" w:rsidR="001D6115" w:rsidRPr="00320BFA" w:rsidRDefault="001D6115" w:rsidP="002817F0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0B437B" w14:textId="77777777" w:rsidR="001D6115" w:rsidRPr="00320BFA" w:rsidRDefault="001D6115" w:rsidP="001D6115">
            <w:pPr>
              <w:pStyle w:val="TF-xAvalITEM"/>
              <w:numPr>
                <w:ilvl w:val="0"/>
                <w:numId w:val="12"/>
              </w:numPr>
            </w:pPr>
            <w:r w:rsidRPr="00320BFA">
              <w:t>JUSTIFICATIVA</w:t>
            </w:r>
          </w:p>
          <w:p w14:paraId="5C28A691" w14:textId="77777777" w:rsidR="001D6115" w:rsidRPr="00320BFA" w:rsidRDefault="001D6115" w:rsidP="002817F0">
            <w:pPr>
              <w:pStyle w:val="TF-xAvalITEMDETALHE"/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8ADD32" w14:textId="29939653" w:rsidR="001D6115" w:rsidRPr="00320BFA" w:rsidRDefault="004C1F95" w:rsidP="002817F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549CCE" w14:textId="77777777" w:rsidR="001D6115" w:rsidRPr="00320BFA" w:rsidRDefault="001D6115" w:rsidP="002817F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9107C47" w14:textId="77777777" w:rsidR="001D6115" w:rsidRPr="00320BFA" w:rsidRDefault="001D6115" w:rsidP="002817F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1D6115" w:rsidRPr="00320BFA" w14:paraId="1F239961" w14:textId="77777777" w:rsidTr="002817F0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CBE9D45" w14:textId="77777777" w:rsidR="001D6115" w:rsidRPr="00320BFA" w:rsidRDefault="001D6115" w:rsidP="002817F0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40ADB" w14:textId="77777777" w:rsidR="001D6115" w:rsidRPr="00320BFA" w:rsidRDefault="001D6115" w:rsidP="002817F0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11C2C" w14:textId="1EA2AAD7" w:rsidR="001D6115" w:rsidRPr="00320BFA" w:rsidRDefault="004C1F95" w:rsidP="002817F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288B1" w14:textId="77777777" w:rsidR="001D6115" w:rsidRPr="00320BFA" w:rsidRDefault="001D6115" w:rsidP="002817F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CA2DDCB" w14:textId="77777777" w:rsidR="001D6115" w:rsidRPr="00320BFA" w:rsidRDefault="001D6115" w:rsidP="002817F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1D6115" w:rsidRPr="00320BFA" w14:paraId="71BFEB22" w14:textId="77777777" w:rsidTr="002817F0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3BFCF8B" w14:textId="77777777" w:rsidR="001D6115" w:rsidRPr="00320BFA" w:rsidRDefault="001D6115" w:rsidP="002817F0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9CEE7" w14:textId="77777777" w:rsidR="001D6115" w:rsidRPr="00320BFA" w:rsidRDefault="001D6115" w:rsidP="002817F0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D351BB" w14:textId="474BCB21" w:rsidR="001D6115" w:rsidRPr="00320BFA" w:rsidRDefault="004C1F95" w:rsidP="002817F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3364B" w14:textId="77777777" w:rsidR="001D6115" w:rsidRPr="00320BFA" w:rsidRDefault="001D6115" w:rsidP="002817F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776C067" w14:textId="77777777" w:rsidR="001D6115" w:rsidRPr="00320BFA" w:rsidRDefault="001D6115" w:rsidP="002817F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1D6115" w:rsidRPr="00320BFA" w14:paraId="4C876323" w14:textId="77777777" w:rsidTr="002817F0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AAC6EA3" w14:textId="77777777" w:rsidR="001D6115" w:rsidRPr="00320BFA" w:rsidRDefault="001D6115" w:rsidP="002817F0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1D43A5" w14:textId="77777777" w:rsidR="001D6115" w:rsidRPr="00320BFA" w:rsidRDefault="001D6115" w:rsidP="001D6115">
            <w:pPr>
              <w:pStyle w:val="TF-xAvalITEM"/>
              <w:numPr>
                <w:ilvl w:val="0"/>
                <w:numId w:val="12"/>
              </w:numPr>
            </w:pPr>
            <w:r w:rsidRPr="00320BFA">
              <w:t>REQUISITOS PRINCIPAIS DO PROBLEMA A SER TRABALHADO</w:t>
            </w:r>
          </w:p>
          <w:p w14:paraId="21B90861" w14:textId="77777777" w:rsidR="001D6115" w:rsidRPr="00320BFA" w:rsidRDefault="001D6115" w:rsidP="002817F0">
            <w:pPr>
              <w:pStyle w:val="TF-xAvalITEMDETALHE"/>
            </w:pPr>
            <w:r w:rsidRPr="00320BFA">
              <w:t xml:space="preserve">Os requisitos funcionais e não funcionais foram claramente descritos? 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833965" w14:textId="62E7DE29" w:rsidR="001D6115" w:rsidRPr="00320BFA" w:rsidRDefault="004C1F95" w:rsidP="002817F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DAE76" w14:textId="77777777" w:rsidR="001D6115" w:rsidRPr="00320BFA" w:rsidRDefault="001D6115" w:rsidP="002817F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C5AA561" w14:textId="77777777" w:rsidR="001D6115" w:rsidRPr="00320BFA" w:rsidRDefault="001D6115" w:rsidP="002817F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1D6115" w:rsidRPr="00320BFA" w14:paraId="1469E6C6" w14:textId="77777777" w:rsidTr="002817F0">
        <w:trPr>
          <w:cantSplit/>
          <w:trHeight w:val="447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0F31AF2" w14:textId="77777777" w:rsidR="001D6115" w:rsidRPr="00320BFA" w:rsidRDefault="001D6115" w:rsidP="002817F0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D789B" w14:textId="77777777" w:rsidR="001D6115" w:rsidRPr="00320BFA" w:rsidRDefault="001D6115" w:rsidP="001D6115">
            <w:pPr>
              <w:pStyle w:val="TF-xAvalITEM"/>
              <w:numPr>
                <w:ilvl w:val="0"/>
                <w:numId w:val="12"/>
              </w:numPr>
            </w:pPr>
            <w:r w:rsidRPr="00320BFA">
              <w:t>METODOLOGIA</w:t>
            </w:r>
          </w:p>
          <w:p w14:paraId="61E878BF" w14:textId="77777777" w:rsidR="001D6115" w:rsidRPr="00320BFA" w:rsidRDefault="001D6115" w:rsidP="002817F0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6D23B2" w14:textId="24BC79AA" w:rsidR="001D6115" w:rsidRPr="00320BFA" w:rsidRDefault="004C1F95" w:rsidP="002817F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F3FD4" w14:textId="77777777" w:rsidR="001D6115" w:rsidRPr="00320BFA" w:rsidRDefault="001D6115" w:rsidP="002817F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A406B86" w14:textId="77777777" w:rsidR="001D6115" w:rsidRPr="00320BFA" w:rsidRDefault="001D6115" w:rsidP="002817F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1D6115" w:rsidRPr="00320BFA" w14:paraId="698E1E49" w14:textId="77777777" w:rsidTr="002817F0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DC6ED68" w14:textId="77777777" w:rsidR="001D6115" w:rsidRPr="00320BFA" w:rsidRDefault="001D6115" w:rsidP="002817F0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8E8075" w14:textId="77777777" w:rsidR="001D6115" w:rsidRPr="00320BFA" w:rsidRDefault="001D6115" w:rsidP="002817F0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E2BB87" w14:textId="6660D39C" w:rsidR="001D6115" w:rsidRPr="00320BFA" w:rsidRDefault="004C1F95" w:rsidP="002817F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411EA3" w14:textId="77777777" w:rsidR="001D6115" w:rsidRPr="00320BFA" w:rsidRDefault="001D6115" w:rsidP="002817F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A40F89B" w14:textId="77777777" w:rsidR="001D6115" w:rsidRPr="00320BFA" w:rsidRDefault="001D6115" w:rsidP="002817F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1D6115" w:rsidRPr="00320BFA" w14:paraId="5C4C6761" w14:textId="77777777" w:rsidTr="002817F0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C2CC2DF" w14:textId="77777777" w:rsidR="001D6115" w:rsidRPr="00320BFA" w:rsidRDefault="001D6115" w:rsidP="002817F0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3C8B27" w14:textId="77777777" w:rsidR="001D6115" w:rsidRPr="00320BFA" w:rsidRDefault="001D6115" w:rsidP="001D6115">
            <w:pPr>
              <w:pStyle w:val="TF-xAvalITEM"/>
              <w:numPr>
                <w:ilvl w:val="0"/>
                <w:numId w:val="12"/>
              </w:numPr>
            </w:pPr>
            <w:r w:rsidRPr="00320BFA">
              <w:t>REVISÃO BIBLIOGRÁFICA</w:t>
            </w:r>
          </w:p>
          <w:p w14:paraId="29B31C1B" w14:textId="77777777" w:rsidR="001D6115" w:rsidRPr="00320BFA" w:rsidRDefault="001D6115" w:rsidP="002817F0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49EF7B" w14:textId="7F1857CB" w:rsidR="001D6115" w:rsidRPr="00320BFA" w:rsidRDefault="004C1F95" w:rsidP="002817F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519F3" w14:textId="77777777" w:rsidR="001D6115" w:rsidRPr="00320BFA" w:rsidRDefault="001D6115" w:rsidP="002817F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9715812" w14:textId="77777777" w:rsidR="001D6115" w:rsidRPr="00320BFA" w:rsidRDefault="001D6115" w:rsidP="002817F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1D6115" w:rsidRPr="00320BFA" w14:paraId="6379EA59" w14:textId="77777777" w:rsidTr="002817F0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A26E0F5" w14:textId="77777777" w:rsidR="001D6115" w:rsidRPr="00320BFA" w:rsidRDefault="001D6115" w:rsidP="002817F0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40910659" w14:textId="77777777" w:rsidR="001D6115" w:rsidRPr="00320BFA" w:rsidRDefault="001D6115" w:rsidP="002817F0">
            <w:pPr>
              <w:pStyle w:val="TF-xAvalITEMDETALHE"/>
            </w:pPr>
            <w:r w:rsidRPr="00320BFA">
              <w:t>As referências contemplam adequadamente os assuntos abordados (são indicadas obras atualizadas e as mais importantes da área)?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16AD5B2D" w14:textId="262D1DC3" w:rsidR="001D6115" w:rsidRPr="00320BFA" w:rsidRDefault="004C1F95" w:rsidP="002817F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138F94D5" w14:textId="77777777" w:rsidR="001D6115" w:rsidRPr="00320BFA" w:rsidRDefault="001D6115" w:rsidP="002817F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064D6DCC" w14:textId="77777777" w:rsidR="001D6115" w:rsidRPr="00320BFA" w:rsidRDefault="001D6115" w:rsidP="002817F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1D6115" w:rsidRPr="00320BFA" w14:paraId="79F602BF" w14:textId="77777777" w:rsidTr="002817F0">
        <w:trPr>
          <w:cantSplit/>
          <w:trHeight w:val="451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57203DDC" w14:textId="77777777" w:rsidR="001D6115" w:rsidRPr="0000224C" w:rsidRDefault="001D6115" w:rsidP="002817F0">
            <w:pPr>
              <w:pStyle w:val="TF-xAvalITEMTABELA"/>
            </w:pPr>
            <w:r w:rsidRPr="0000224C">
              <w:t>ASPECTOS METODOLÓGICOS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F1FF7C" w14:textId="77777777" w:rsidR="001D6115" w:rsidRPr="00320BFA" w:rsidRDefault="001D6115" w:rsidP="001D6115">
            <w:pPr>
              <w:pStyle w:val="TF-xAvalITEM"/>
              <w:numPr>
                <w:ilvl w:val="0"/>
                <w:numId w:val="12"/>
              </w:numPr>
            </w:pPr>
            <w:r w:rsidRPr="00320BFA">
              <w:t>LINGUAGEM USADA (redação)</w:t>
            </w:r>
          </w:p>
          <w:p w14:paraId="00E2F45E" w14:textId="77777777" w:rsidR="001D6115" w:rsidRPr="00320BFA" w:rsidRDefault="001D6115" w:rsidP="002817F0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C57618" w14:textId="7FF01D58" w:rsidR="001D6115" w:rsidRPr="00320BFA" w:rsidRDefault="004C1F95" w:rsidP="002817F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50362F" w14:textId="77777777" w:rsidR="001D6115" w:rsidRPr="00320BFA" w:rsidRDefault="001D6115" w:rsidP="002817F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F3B88A6" w14:textId="77777777" w:rsidR="001D6115" w:rsidRPr="00320BFA" w:rsidRDefault="001D6115" w:rsidP="002817F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1D6115" w:rsidRPr="00320BFA" w14:paraId="60CFD474" w14:textId="77777777" w:rsidTr="002817F0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DD44D4C" w14:textId="77777777" w:rsidR="001D6115" w:rsidRPr="00320BFA" w:rsidRDefault="001D6115" w:rsidP="002817F0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04A65CD1" w14:textId="77777777" w:rsidR="001D6115" w:rsidRPr="00320BFA" w:rsidRDefault="001D6115" w:rsidP="002817F0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7D43694E" w14:textId="633CC95A" w:rsidR="001D6115" w:rsidRPr="00320BFA" w:rsidRDefault="004C1F95" w:rsidP="002817F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1E2BDC0F" w14:textId="77777777" w:rsidR="001D6115" w:rsidRPr="00320BFA" w:rsidRDefault="001D6115" w:rsidP="002817F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13A5F5B5" w14:textId="77777777" w:rsidR="001D6115" w:rsidRPr="00320BFA" w:rsidRDefault="001D6115" w:rsidP="002817F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</w:tbl>
    <w:p w14:paraId="0E2EF387" w14:textId="1289FBE0" w:rsidR="00BB6643" w:rsidRPr="001D6115" w:rsidRDefault="00BB6643" w:rsidP="00AB58C1">
      <w:pPr>
        <w:pStyle w:val="TF-refernciasITEM"/>
        <w:rPr>
          <w:sz w:val="20"/>
        </w:rPr>
      </w:pPr>
    </w:p>
    <w:p w14:paraId="5DDA9449" w14:textId="77777777" w:rsidR="00E73619" w:rsidRPr="001D6115" w:rsidRDefault="00E73619" w:rsidP="00D4724C">
      <w:pPr>
        <w:pStyle w:val="TF-refernciasITEM"/>
      </w:pPr>
    </w:p>
    <w:sectPr w:rsidR="00E73619" w:rsidRPr="001D6115" w:rsidSect="002F1C9A">
      <w:headerReference w:type="default" r:id="rId18"/>
      <w:footerReference w:type="even" r:id="rId19"/>
      <w:footerReference w:type="default" r:id="rId20"/>
      <w:headerReference w:type="first" r:id="rId21"/>
      <w:pgSz w:w="11907" w:h="16840" w:code="9"/>
      <w:pgMar w:top="1134" w:right="1134" w:bottom="1134" w:left="1701" w:header="720" w:footer="720" w:gutter="0"/>
      <w:pgNumType w:start="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9" w:author="Dalton Solano dos Reis" w:date="2022-11-05T18:31:00Z" w:initials="DSdR">
    <w:p w14:paraId="6D5EF5E0" w14:textId="77777777" w:rsidR="004C1F95" w:rsidRDefault="004C1F95" w:rsidP="005C244D">
      <w:r>
        <w:rPr>
          <w:rStyle w:val="Refdecomentrio"/>
        </w:rPr>
        <w:annotationRef/>
      </w:r>
      <w:r>
        <w:rPr>
          <w:sz w:val="20"/>
          <w:szCs w:val="20"/>
        </w:rPr>
        <w:t>Citação: não encontrada nas referências</w:t>
      </w:r>
    </w:p>
  </w:comment>
  <w:comment w:id="10" w:author="Dalton Solano dos Reis" w:date="2022-11-05T18:27:00Z" w:initials="DSdR">
    <w:p w14:paraId="2CB54254" w14:textId="77777777" w:rsidR="004C1F95" w:rsidRDefault="00470275" w:rsidP="00787BA0">
      <w:r>
        <w:rPr>
          <w:rStyle w:val="Refdecomentrio"/>
        </w:rPr>
        <w:annotationRef/>
      </w:r>
      <w:r w:rsidR="004C1F95">
        <w:rPr>
          <w:sz w:val="20"/>
          <w:szCs w:val="20"/>
        </w:rPr>
        <w:t>Citação: não encontrada nas referências</w:t>
      </w:r>
    </w:p>
  </w:comment>
  <w:comment w:id="11" w:author="Dalton Solano dos Reis" w:date="2022-11-05T18:27:00Z" w:initials="DSdR">
    <w:p w14:paraId="5B055FE3" w14:textId="77777777" w:rsidR="004C1F95" w:rsidRDefault="00470275" w:rsidP="008C3E14">
      <w:r>
        <w:rPr>
          <w:rStyle w:val="Refdecomentrio"/>
        </w:rPr>
        <w:annotationRef/>
      </w:r>
      <w:r w:rsidR="004C1F95">
        <w:rPr>
          <w:sz w:val="20"/>
          <w:szCs w:val="20"/>
        </w:rPr>
        <w:t>Citação: não encontrada nas referências</w:t>
      </w:r>
    </w:p>
  </w:comment>
  <w:comment w:id="37" w:author="Dalton Solano dos Reis" w:date="2022-11-05T17:58:00Z" w:initials="DSdR">
    <w:p w14:paraId="72476EC4" w14:textId="055793C8" w:rsidR="00BC5316" w:rsidRDefault="00BC5316" w:rsidP="00375322">
      <w:r>
        <w:rPr>
          <w:rStyle w:val="Refdecomentrio"/>
        </w:rPr>
        <w:annotationRef/>
      </w:r>
      <w:r>
        <w:rPr>
          <w:sz w:val="20"/>
          <w:szCs w:val="20"/>
        </w:rPr>
        <w:t>Borda na parte inferior da figura.</w:t>
      </w:r>
    </w:p>
  </w:comment>
  <w:comment w:id="108" w:author="Dalton Solano dos Reis" w:date="2022-11-05T18:37:00Z" w:initials="DSdR">
    <w:p w14:paraId="0B479B87" w14:textId="77777777" w:rsidR="004C1F95" w:rsidRDefault="004C1F95" w:rsidP="00A95CEA">
      <w:r>
        <w:rPr>
          <w:rStyle w:val="Refdecomentrio"/>
        </w:rPr>
        <w:annotationRef/>
      </w:r>
      <w:r>
        <w:rPr>
          <w:sz w:val="20"/>
          <w:szCs w:val="20"/>
        </w:rPr>
        <w:t>Referências bibliográficas: ordem alfabética</w:t>
      </w:r>
    </w:p>
  </w:comment>
  <w:comment w:id="109" w:author="Dalton Solano dos Reis" w:date="2022-11-05T18:24:00Z" w:initials="DSdR">
    <w:p w14:paraId="1B76DEF4" w14:textId="48171A1C" w:rsidR="00470275" w:rsidRDefault="00470275" w:rsidP="009454CC">
      <w:r>
        <w:rPr>
          <w:rStyle w:val="Refdecomentrio"/>
        </w:rPr>
        <w:annotationRef/>
      </w:r>
      <w:r>
        <w:rPr>
          <w:sz w:val="20"/>
          <w:szCs w:val="20"/>
        </w:rPr>
        <w:t>Falta o ano.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D5EF5E0" w15:done="0"/>
  <w15:commentEx w15:paraId="2CB54254" w15:done="0"/>
  <w15:commentEx w15:paraId="5B055FE3" w15:done="0"/>
  <w15:commentEx w15:paraId="72476EC4" w15:done="0"/>
  <w15:commentEx w15:paraId="0B479B87" w15:done="0"/>
  <w15:commentEx w15:paraId="1B76DEF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112A97" w16cex:dateUtc="2022-11-05T21:31:00Z"/>
  <w16cex:commentExtensible w16cex:durableId="2711299F" w16cex:dateUtc="2022-11-05T21:27:00Z"/>
  <w16cex:commentExtensible w16cex:durableId="271129AA" w16cex:dateUtc="2022-11-05T21:27:00Z"/>
  <w16cex:commentExtensible w16cex:durableId="271122BF" w16cex:dateUtc="2022-11-05T20:58:00Z"/>
  <w16cex:commentExtensible w16cex:durableId="27112BDC" w16cex:dateUtc="2022-11-05T21:37:00Z"/>
  <w16cex:commentExtensible w16cex:durableId="271128D9" w16cex:dateUtc="2022-11-05T21:2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D5EF5E0" w16cid:durableId="27112A97"/>
  <w16cid:commentId w16cid:paraId="2CB54254" w16cid:durableId="2711299F"/>
  <w16cid:commentId w16cid:paraId="5B055FE3" w16cid:durableId="271129AA"/>
  <w16cid:commentId w16cid:paraId="72476EC4" w16cid:durableId="271122BF"/>
  <w16cid:commentId w16cid:paraId="0B479B87" w16cid:durableId="27112BDC"/>
  <w16cid:commentId w16cid:paraId="1B76DEF4" w16cid:durableId="271128D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D4C585" w14:textId="77777777" w:rsidR="0038227E" w:rsidRDefault="0038227E">
      <w:r>
        <w:separator/>
      </w:r>
    </w:p>
  </w:endnote>
  <w:endnote w:type="continuationSeparator" w:id="0">
    <w:p w14:paraId="6E642016" w14:textId="77777777" w:rsidR="0038227E" w:rsidRDefault="003822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">
    <w:altName w:val="Times New Roman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953536" w14:textId="7BB7EB4E" w:rsidR="00620BF5" w:rsidRDefault="00620BF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end"/>
    </w:r>
  </w:p>
  <w:p w14:paraId="796A6AEE" w14:textId="77777777" w:rsidR="00620BF5" w:rsidRDefault="00620BF5" w:rsidP="00620BF5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E75506" w14:textId="40762A84" w:rsidR="00620BF5" w:rsidRDefault="00620BF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5928879C" w14:textId="77777777" w:rsidR="00620BF5" w:rsidRDefault="00620BF5" w:rsidP="00620BF5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319A41" w14:textId="77777777" w:rsidR="0038227E" w:rsidRDefault="0038227E">
      <w:r>
        <w:separator/>
      </w:r>
    </w:p>
  </w:footnote>
  <w:footnote w:type="continuationSeparator" w:id="0">
    <w:p w14:paraId="06F72022" w14:textId="77777777" w:rsidR="0038227E" w:rsidRDefault="0038227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B856AC" w14:textId="77777777" w:rsidR="00320BFA" w:rsidRDefault="00320BFA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227"/>
      <w:gridCol w:w="4819"/>
      <w:gridCol w:w="1166"/>
    </w:tblGrid>
    <w:tr w:rsidR="00320BFA" w14:paraId="08183872" w14:textId="77777777" w:rsidTr="006746CA">
      <w:tc>
        <w:tcPr>
          <w:tcW w:w="3227" w:type="dxa"/>
          <w:shd w:val="clear" w:color="auto" w:fill="auto"/>
        </w:tcPr>
        <w:p w14:paraId="7DA968CE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6726932E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DE93EBA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243A1CD8" w14:textId="77777777" w:rsidR="00320BFA" w:rsidRDefault="00320BF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B6C8AFB4"/>
    <w:lvl w:ilvl="0">
      <w:start w:val="1"/>
      <w:numFmt w:val="decimal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6FB74E1"/>
    <w:multiLevelType w:val="hybridMultilevel"/>
    <w:tmpl w:val="C040D016"/>
    <w:lvl w:ilvl="0" w:tplc="74E29CF8">
      <w:start w:val="1"/>
      <w:numFmt w:val="decimal"/>
      <w:pStyle w:val="Ttulo1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5D0A5D"/>
    <w:multiLevelType w:val="hybridMultilevel"/>
    <w:tmpl w:val="8DCA08C6"/>
    <w:lvl w:ilvl="0" w:tplc="030061E4">
      <w:start w:val="1"/>
      <w:numFmt w:val="lowerLetter"/>
      <w:lvlText w:val="%1)"/>
      <w:lvlJc w:val="left"/>
      <w:pPr>
        <w:ind w:left="1336" w:hanging="39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pt-PT" w:eastAsia="en-US" w:bidi="ar-SA"/>
      </w:rPr>
    </w:lvl>
    <w:lvl w:ilvl="1" w:tplc="C9100244">
      <w:numFmt w:val="bullet"/>
      <w:lvlText w:val="•"/>
      <w:lvlJc w:val="left"/>
      <w:pPr>
        <w:ind w:left="2166" w:hanging="395"/>
      </w:pPr>
      <w:rPr>
        <w:rFonts w:hint="default"/>
        <w:lang w:val="pt-PT" w:eastAsia="en-US" w:bidi="ar-SA"/>
      </w:rPr>
    </w:lvl>
    <w:lvl w:ilvl="2" w:tplc="3D64A0D6">
      <w:numFmt w:val="bullet"/>
      <w:lvlText w:val="•"/>
      <w:lvlJc w:val="left"/>
      <w:pPr>
        <w:ind w:left="2993" w:hanging="395"/>
      </w:pPr>
      <w:rPr>
        <w:rFonts w:hint="default"/>
        <w:lang w:val="pt-PT" w:eastAsia="en-US" w:bidi="ar-SA"/>
      </w:rPr>
    </w:lvl>
    <w:lvl w:ilvl="3" w:tplc="B54A8E56">
      <w:numFmt w:val="bullet"/>
      <w:lvlText w:val="•"/>
      <w:lvlJc w:val="left"/>
      <w:pPr>
        <w:ind w:left="3819" w:hanging="395"/>
      </w:pPr>
      <w:rPr>
        <w:rFonts w:hint="default"/>
        <w:lang w:val="pt-PT" w:eastAsia="en-US" w:bidi="ar-SA"/>
      </w:rPr>
    </w:lvl>
    <w:lvl w:ilvl="4" w:tplc="188AD554">
      <w:numFmt w:val="bullet"/>
      <w:lvlText w:val="•"/>
      <w:lvlJc w:val="left"/>
      <w:pPr>
        <w:ind w:left="4646" w:hanging="395"/>
      </w:pPr>
      <w:rPr>
        <w:rFonts w:hint="default"/>
        <w:lang w:val="pt-PT" w:eastAsia="en-US" w:bidi="ar-SA"/>
      </w:rPr>
    </w:lvl>
    <w:lvl w:ilvl="5" w:tplc="B7D053FA">
      <w:numFmt w:val="bullet"/>
      <w:lvlText w:val="•"/>
      <w:lvlJc w:val="left"/>
      <w:pPr>
        <w:ind w:left="5472" w:hanging="395"/>
      </w:pPr>
      <w:rPr>
        <w:rFonts w:hint="default"/>
        <w:lang w:val="pt-PT" w:eastAsia="en-US" w:bidi="ar-SA"/>
      </w:rPr>
    </w:lvl>
    <w:lvl w:ilvl="6" w:tplc="FDEE478E">
      <w:numFmt w:val="bullet"/>
      <w:lvlText w:val="•"/>
      <w:lvlJc w:val="left"/>
      <w:pPr>
        <w:ind w:left="6299" w:hanging="395"/>
      </w:pPr>
      <w:rPr>
        <w:rFonts w:hint="default"/>
        <w:lang w:val="pt-PT" w:eastAsia="en-US" w:bidi="ar-SA"/>
      </w:rPr>
    </w:lvl>
    <w:lvl w:ilvl="7" w:tplc="76DAEB48">
      <w:numFmt w:val="bullet"/>
      <w:lvlText w:val="•"/>
      <w:lvlJc w:val="left"/>
      <w:pPr>
        <w:ind w:left="7125" w:hanging="395"/>
      </w:pPr>
      <w:rPr>
        <w:rFonts w:hint="default"/>
        <w:lang w:val="pt-PT" w:eastAsia="en-US" w:bidi="ar-SA"/>
      </w:rPr>
    </w:lvl>
    <w:lvl w:ilvl="8" w:tplc="E2FA0D96">
      <w:numFmt w:val="bullet"/>
      <w:lvlText w:val="•"/>
      <w:lvlJc w:val="left"/>
      <w:pPr>
        <w:ind w:left="7952" w:hanging="395"/>
      </w:pPr>
      <w:rPr>
        <w:rFonts w:hint="default"/>
        <w:lang w:val="pt-PT" w:eastAsia="en-US" w:bidi="ar-SA"/>
      </w:rPr>
    </w:lvl>
  </w:abstractNum>
  <w:abstractNum w:abstractNumId="4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5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6" w15:restartNumberingAfterBreak="0">
    <w:nsid w:val="0F6B3DE9"/>
    <w:multiLevelType w:val="multilevel"/>
    <w:tmpl w:val="F72E2470"/>
    <w:lvl w:ilvl="0">
      <w:start w:val="1"/>
      <w:numFmt w:val="decimal"/>
      <w:lvlText w:val="%1"/>
      <w:lvlJc w:val="left"/>
      <w:pPr>
        <w:ind w:left="546" w:hanging="286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826" w:hanging="566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2">
      <w:start w:val="1"/>
      <w:numFmt w:val="lowerLetter"/>
      <w:lvlText w:val="%3)"/>
      <w:lvlJc w:val="left"/>
      <w:pPr>
        <w:ind w:left="1343" w:hanging="35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980" w:hanging="35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1180" w:hanging="35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1389" w:hanging="35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1598" w:hanging="35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1808" w:hanging="35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2017" w:hanging="350"/>
      </w:pPr>
      <w:rPr>
        <w:rFonts w:hint="default"/>
        <w:lang w:val="pt-PT" w:eastAsia="en-US" w:bidi="ar-SA"/>
      </w:rPr>
    </w:lvl>
  </w:abstractNum>
  <w:abstractNum w:abstractNumId="7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8" w15:restartNumberingAfterBreak="0">
    <w:nsid w:val="6CC92AB1"/>
    <w:multiLevelType w:val="hybridMultilevel"/>
    <w:tmpl w:val="F6A6CCC0"/>
    <w:lvl w:ilvl="0" w:tplc="73502A2E">
      <w:numFmt w:val="bullet"/>
      <w:lvlText w:val=""/>
      <w:lvlJc w:val="left"/>
      <w:pPr>
        <w:ind w:left="450" w:hanging="361"/>
      </w:pPr>
      <w:rPr>
        <w:rFonts w:ascii="Symbol" w:eastAsia="Symbol" w:hAnsi="Symbol" w:cs="Symbol" w:hint="default"/>
        <w:w w:val="100"/>
        <w:sz w:val="18"/>
        <w:szCs w:val="18"/>
        <w:lang w:val="pt-PT" w:eastAsia="en-US" w:bidi="ar-SA"/>
      </w:rPr>
    </w:lvl>
    <w:lvl w:ilvl="1" w:tplc="9A9AA5F4">
      <w:numFmt w:val="bullet"/>
      <w:lvlText w:val="•"/>
      <w:lvlJc w:val="left"/>
      <w:pPr>
        <w:ind w:left="1334" w:hanging="361"/>
      </w:pPr>
      <w:rPr>
        <w:rFonts w:hint="default"/>
        <w:lang w:val="pt-PT" w:eastAsia="en-US" w:bidi="ar-SA"/>
      </w:rPr>
    </w:lvl>
    <w:lvl w:ilvl="2" w:tplc="313673EC">
      <w:numFmt w:val="bullet"/>
      <w:lvlText w:val="•"/>
      <w:lvlJc w:val="left"/>
      <w:pPr>
        <w:ind w:left="2208" w:hanging="361"/>
      </w:pPr>
      <w:rPr>
        <w:rFonts w:hint="default"/>
        <w:lang w:val="pt-PT" w:eastAsia="en-US" w:bidi="ar-SA"/>
      </w:rPr>
    </w:lvl>
    <w:lvl w:ilvl="3" w:tplc="9A94C072">
      <w:numFmt w:val="bullet"/>
      <w:lvlText w:val="•"/>
      <w:lvlJc w:val="left"/>
      <w:pPr>
        <w:ind w:left="3083" w:hanging="361"/>
      </w:pPr>
      <w:rPr>
        <w:rFonts w:hint="default"/>
        <w:lang w:val="pt-PT" w:eastAsia="en-US" w:bidi="ar-SA"/>
      </w:rPr>
    </w:lvl>
    <w:lvl w:ilvl="4" w:tplc="83EA3E1A">
      <w:numFmt w:val="bullet"/>
      <w:lvlText w:val="•"/>
      <w:lvlJc w:val="left"/>
      <w:pPr>
        <w:ind w:left="3957" w:hanging="361"/>
      </w:pPr>
      <w:rPr>
        <w:rFonts w:hint="default"/>
        <w:lang w:val="pt-PT" w:eastAsia="en-US" w:bidi="ar-SA"/>
      </w:rPr>
    </w:lvl>
    <w:lvl w:ilvl="5" w:tplc="D29C46C8">
      <w:numFmt w:val="bullet"/>
      <w:lvlText w:val="•"/>
      <w:lvlJc w:val="left"/>
      <w:pPr>
        <w:ind w:left="4832" w:hanging="361"/>
      </w:pPr>
      <w:rPr>
        <w:rFonts w:hint="default"/>
        <w:lang w:val="pt-PT" w:eastAsia="en-US" w:bidi="ar-SA"/>
      </w:rPr>
    </w:lvl>
    <w:lvl w:ilvl="6" w:tplc="B51CA57C">
      <w:numFmt w:val="bullet"/>
      <w:lvlText w:val="•"/>
      <w:lvlJc w:val="left"/>
      <w:pPr>
        <w:ind w:left="5706" w:hanging="361"/>
      </w:pPr>
      <w:rPr>
        <w:rFonts w:hint="default"/>
        <w:lang w:val="pt-PT" w:eastAsia="en-US" w:bidi="ar-SA"/>
      </w:rPr>
    </w:lvl>
    <w:lvl w:ilvl="7" w:tplc="00865276">
      <w:numFmt w:val="bullet"/>
      <w:lvlText w:val="•"/>
      <w:lvlJc w:val="left"/>
      <w:pPr>
        <w:ind w:left="6580" w:hanging="361"/>
      </w:pPr>
      <w:rPr>
        <w:rFonts w:hint="default"/>
        <w:lang w:val="pt-PT" w:eastAsia="en-US" w:bidi="ar-SA"/>
      </w:rPr>
    </w:lvl>
    <w:lvl w:ilvl="8" w:tplc="11180592">
      <w:numFmt w:val="bullet"/>
      <w:lvlText w:val="•"/>
      <w:lvlJc w:val="left"/>
      <w:pPr>
        <w:ind w:left="7455" w:hanging="361"/>
      </w:pPr>
      <w:rPr>
        <w:rFonts w:hint="default"/>
        <w:lang w:val="pt-PT" w:eastAsia="en-US" w:bidi="ar-SA"/>
      </w:rPr>
    </w:lvl>
  </w:abstractNum>
  <w:abstractNum w:abstractNumId="9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0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 w16cid:durableId="2135638452">
    <w:abstractNumId w:val="0"/>
  </w:num>
  <w:num w:numId="2" w16cid:durableId="1116487615">
    <w:abstractNumId w:val="4"/>
  </w:num>
  <w:num w:numId="3" w16cid:durableId="338117255">
    <w:abstractNumId w:val="4"/>
  </w:num>
  <w:num w:numId="4" w16cid:durableId="585579052">
    <w:abstractNumId w:val="1"/>
  </w:num>
  <w:num w:numId="5" w16cid:durableId="31406427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61451159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776753996">
    <w:abstractNumId w:val="4"/>
  </w:num>
  <w:num w:numId="8" w16cid:durableId="15714262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20653830">
    <w:abstractNumId w:val="9"/>
  </w:num>
  <w:num w:numId="10" w16cid:durableId="150177187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128893068">
    <w:abstractNumId w:val="5"/>
  </w:num>
  <w:num w:numId="12" w16cid:durableId="2122677136">
    <w:abstractNumId w:val="7"/>
  </w:num>
  <w:num w:numId="13" w16cid:durableId="135234121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08222197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965625582">
    <w:abstractNumId w:val="10"/>
  </w:num>
  <w:num w:numId="16" w16cid:durableId="116007419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733851773">
    <w:abstractNumId w:val="10"/>
  </w:num>
  <w:num w:numId="18" w16cid:durableId="145995074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21847598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2109352110">
    <w:abstractNumId w:val="3"/>
  </w:num>
  <w:num w:numId="21" w16cid:durableId="1957715705">
    <w:abstractNumId w:val="6"/>
  </w:num>
  <w:num w:numId="22" w16cid:durableId="72957102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94754345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873033281">
    <w:abstractNumId w:val="8"/>
  </w:num>
  <w:num w:numId="25" w16cid:durableId="144187536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344672347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Dalton Solano dos Reis">
    <w15:presenceInfo w15:providerId="AD" w15:userId="S::dalton@furb.br::6af4c44a-d9df-45de-a1b2-d9ee411f495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2"/>
  <w:proofState w:spelling="clean" w:grammar="clean"/>
  <w:doNotTrackMoves/>
  <w:defaultTabStop w:val="709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84240"/>
    <w:rsid w:val="0000224C"/>
    <w:rsid w:val="00012922"/>
    <w:rsid w:val="0001575C"/>
    <w:rsid w:val="000179B5"/>
    <w:rsid w:val="00017B62"/>
    <w:rsid w:val="000204E7"/>
    <w:rsid w:val="00023FA0"/>
    <w:rsid w:val="0002602F"/>
    <w:rsid w:val="00030E4A"/>
    <w:rsid w:val="00031A27"/>
    <w:rsid w:val="00031EE0"/>
    <w:rsid w:val="0004641A"/>
    <w:rsid w:val="00052A07"/>
    <w:rsid w:val="000533DA"/>
    <w:rsid w:val="0005457F"/>
    <w:rsid w:val="000608E9"/>
    <w:rsid w:val="00060B82"/>
    <w:rsid w:val="00061FEB"/>
    <w:rsid w:val="000667DF"/>
    <w:rsid w:val="0007209B"/>
    <w:rsid w:val="000745B2"/>
    <w:rsid w:val="00075792"/>
    <w:rsid w:val="00076065"/>
    <w:rsid w:val="00080F9C"/>
    <w:rsid w:val="000824F1"/>
    <w:rsid w:val="0008579A"/>
    <w:rsid w:val="000860B7"/>
    <w:rsid w:val="00086AA8"/>
    <w:rsid w:val="0008732D"/>
    <w:rsid w:val="0009735C"/>
    <w:rsid w:val="000A104C"/>
    <w:rsid w:val="000A19DE"/>
    <w:rsid w:val="000A3EAB"/>
    <w:rsid w:val="000B12B2"/>
    <w:rsid w:val="000B3868"/>
    <w:rsid w:val="000C1926"/>
    <w:rsid w:val="000C1A18"/>
    <w:rsid w:val="000C5AD3"/>
    <w:rsid w:val="000C648D"/>
    <w:rsid w:val="000D1294"/>
    <w:rsid w:val="000D77C2"/>
    <w:rsid w:val="000E039E"/>
    <w:rsid w:val="000E27F9"/>
    <w:rsid w:val="000E2B1E"/>
    <w:rsid w:val="000E311F"/>
    <w:rsid w:val="000E3547"/>
    <w:rsid w:val="000E3A68"/>
    <w:rsid w:val="000E6CE0"/>
    <w:rsid w:val="000F77E3"/>
    <w:rsid w:val="00107B02"/>
    <w:rsid w:val="0011363A"/>
    <w:rsid w:val="00113A3F"/>
    <w:rsid w:val="001164FE"/>
    <w:rsid w:val="00120CCA"/>
    <w:rsid w:val="00125084"/>
    <w:rsid w:val="00125277"/>
    <w:rsid w:val="001367E2"/>
    <w:rsid w:val="001375F7"/>
    <w:rsid w:val="0014126D"/>
    <w:rsid w:val="00144FAB"/>
    <w:rsid w:val="001554E9"/>
    <w:rsid w:val="00162BF1"/>
    <w:rsid w:val="00163E71"/>
    <w:rsid w:val="0016560C"/>
    <w:rsid w:val="00166939"/>
    <w:rsid w:val="00183E11"/>
    <w:rsid w:val="00186092"/>
    <w:rsid w:val="00193A97"/>
    <w:rsid w:val="001948BE"/>
    <w:rsid w:val="0019547B"/>
    <w:rsid w:val="001A12CE"/>
    <w:rsid w:val="001A6292"/>
    <w:rsid w:val="001A7511"/>
    <w:rsid w:val="001B2F1E"/>
    <w:rsid w:val="001C33B0"/>
    <w:rsid w:val="001C57E6"/>
    <w:rsid w:val="001C5CBB"/>
    <w:rsid w:val="001D6115"/>
    <w:rsid w:val="001D6234"/>
    <w:rsid w:val="001D7B8F"/>
    <w:rsid w:val="001E646A"/>
    <w:rsid w:val="001E682E"/>
    <w:rsid w:val="001F007F"/>
    <w:rsid w:val="001F0D36"/>
    <w:rsid w:val="00202F3F"/>
    <w:rsid w:val="00211A1B"/>
    <w:rsid w:val="00224BB2"/>
    <w:rsid w:val="0023052C"/>
    <w:rsid w:val="00235240"/>
    <w:rsid w:val="002368FD"/>
    <w:rsid w:val="0024110F"/>
    <w:rsid w:val="002423AB"/>
    <w:rsid w:val="0024320D"/>
    <w:rsid w:val="002440B0"/>
    <w:rsid w:val="00265F29"/>
    <w:rsid w:val="0027792D"/>
    <w:rsid w:val="00282723"/>
    <w:rsid w:val="00282788"/>
    <w:rsid w:val="0028617A"/>
    <w:rsid w:val="0029608A"/>
    <w:rsid w:val="002A371D"/>
    <w:rsid w:val="002A6617"/>
    <w:rsid w:val="002A7E1B"/>
    <w:rsid w:val="002B0EDC"/>
    <w:rsid w:val="002B4718"/>
    <w:rsid w:val="002C6558"/>
    <w:rsid w:val="002E6DD1"/>
    <w:rsid w:val="002F027E"/>
    <w:rsid w:val="002F1C9A"/>
    <w:rsid w:val="002F71E5"/>
    <w:rsid w:val="00312CEA"/>
    <w:rsid w:val="00313CF2"/>
    <w:rsid w:val="00320BFA"/>
    <w:rsid w:val="0032378D"/>
    <w:rsid w:val="00327C1B"/>
    <w:rsid w:val="00335048"/>
    <w:rsid w:val="00340AD0"/>
    <w:rsid w:val="00340B6D"/>
    <w:rsid w:val="00340C8E"/>
    <w:rsid w:val="00344540"/>
    <w:rsid w:val="00347B12"/>
    <w:rsid w:val="003519A3"/>
    <w:rsid w:val="00362443"/>
    <w:rsid w:val="0037046F"/>
    <w:rsid w:val="00377DA7"/>
    <w:rsid w:val="003802C1"/>
    <w:rsid w:val="0038227E"/>
    <w:rsid w:val="003829B7"/>
    <w:rsid w:val="00383087"/>
    <w:rsid w:val="0038773D"/>
    <w:rsid w:val="00394107"/>
    <w:rsid w:val="003A1DCB"/>
    <w:rsid w:val="003A2B7D"/>
    <w:rsid w:val="003A4A75"/>
    <w:rsid w:val="003A5366"/>
    <w:rsid w:val="003B647A"/>
    <w:rsid w:val="003B6BA6"/>
    <w:rsid w:val="003C5262"/>
    <w:rsid w:val="003D398C"/>
    <w:rsid w:val="003D473B"/>
    <w:rsid w:val="003D4B35"/>
    <w:rsid w:val="003E03D1"/>
    <w:rsid w:val="003E4F19"/>
    <w:rsid w:val="003F5F25"/>
    <w:rsid w:val="0040436D"/>
    <w:rsid w:val="00410543"/>
    <w:rsid w:val="004173CC"/>
    <w:rsid w:val="0042356B"/>
    <w:rsid w:val="0042420A"/>
    <w:rsid w:val="004243D2"/>
    <w:rsid w:val="00424610"/>
    <w:rsid w:val="00451B94"/>
    <w:rsid w:val="00470275"/>
    <w:rsid w:val="00470C41"/>
    <w:rsid w:val="0047690F"/>
    <w:rsid w:val="00476C78"/>
    <w:rsid w:val="0048576D"/>
    <w:rsid w:val="00493B1A"/>
    <w:rsid w:val="0049495C"/>
    <w:rsid w:val="00497EF6"/>
    <w:rsid w:val="004B42D8"/>
    <w:rsid w:val="004B5642"/>
    <w:rsid w:val="004B6B8F"/>
    <w:rsid w:val="004B7511"/>
    <w:rsid w:val="004B7D08"/>
    <w:rsid w:val="004C1F95"/>
    <w:rsid w:val="004D0B8C"/>
    <w:rsid w:val="004D24BE"/>
    <w:rsid w:val="004E23CE"/>
    <w:rsid w:val="004E516B"/>
    <w:rsid w:val="00500539"/>
    <w:rsid w:val="00503373"/>
    <w:rsid w:val="00503F3F"/>
    <w:rsid w:val="00517B27"/>
    <w:rsid w:val="00531250"/>
    <w:rsid w:val="00536336"/>
    <w:rsid w:val="00542ED7"/>
    <w:rsid w:val="00550D4A"/>
    <w:rsid w:val="00554405"/>
    <w:rsid w:val="0056111B"/>
    <w:rsid w:val="00564A29"/>
    <w:rsid w:val="00564FBC"/>
    <w:rsid w:val="005705A9"/>
    <w:rsid w:val="00572864"/>
    <w:rsid w:val="00577E79"/>
    <w:rsid w:val="0058482B"/>
    <w:rsid w:val="0058618A"/>
    <w:rsid w:val="00591611"/>
    <w:rsid w:val="005A362B"/>
    <w:rsid w:val="005A4952"/>
    <w:rsid w:val="005B20A1"/>
    <w:rsid w:val="005B2478"/>
    <w:rsid w:val="005C21FC"/>
    <w:rsid w:val="005C30AE"/>
    <w:rsid w:val="005E35F3"/>
    <w:rsid w:val="005E400D"/>
    <w:rsid w:val="005E60F9"/>
    <w:rsid w:val="005E698D"/>
    <w:rsid w:val="005F09F1"/>
    <w:rsid w:val="005F645A"/>
    <w:rsid w:val="0060060C"/>
    <w:rsid w:val="006118D1"/>
    <w:rsid w:val="0061251F"/>
    <w:rsid w:val="00620BF5"/>
    <w:rsid w:val="00620D93"/>
    <w:rsid w:val="0062386A"/>
    <w:rsid w:val="00624E1C"/>
    <w:rsid w:val="0062576D"/>
    <w:rsid w:val="00625788"/>
    <w:rsid w:val="006305AA"/>
    <w:rsid w:val="0063277E"/>
    <w:rsid w:val="006364F4"/>
    <w:rsid w:val="006426D5"/>
    <w:rsid w:val="00642924"/>
    <w:rsid w:val="006466FF"/>
    <w:rsid w:val="00646A5F"/>
    <w:rsid w:val="006475C1"/>
    <w:rsid w:val="00654B96"/>
    <w:rsid w:val="00656C00"/>
    <w:rsid w:val="00656FC0"/>
    <w:rsid w:val="00661967"/>
    <w:rsid w:val="00661F61"/>
    <w:rsid w:val="00665BCC"/>
    <w:rsid w:val="00671B49"/>
    <w:rsid w:val="006721AD"/>
    <w:rsid w:val="00674155"/>
    <w:rsid w:val="006746CA"/>
    <w:rsid w:val="00680813"/>
    <w:rsid w:val="00695745"/>
    <w:rsid w:val="0069600B"/>
    <w:rsid w:val="006A0A1A"/>
    <w:rsid w:val="006A5B9F"/>
    <w:rsid w:val="006A6460"/>
    <w:rsid w:val="006B104E"/>
    <w:rsid w:val="006B5091"/>
    <w:rsid w:val="006B5AEA"/>
    <w:rsid w:val="006B6383"/>
    <w:rsid w:val="006B640D"/>
    <w:rsid w:val="006C2653"/>
    <w:rsid w:val="006C5D48"/>
    <w:rsid w:val="006C61FA"/>
    <w:rsid w:val="006D0896"/>
    <w:rsid w:val="006E25D2"/>
    <w:rsid w:val="006E4B86"/>
    <w:rsid w:val="006F5815"/>
    <w:rsid w:val="0070391A"/>
    <w:rsid w:val="00706486"/>
    <w:rsid w:val="007108CE"/>
    <w:rsid w:val="007214E3"/>
    <w:rsid w:val="007222F7"/>
    <w:rsid w:val="0072427C"/>
    <w:rsid w:val="00724679"/>
    <w:rsid w:val="00725368"/>
    <w:rsid w:val="007304F3"/>
    <w:rsid w:val="00730839"/>
    <w:rsid w:val="00730F60"/>
    <w:rsid w:val="00733FF9"/>
    <w:rsid w:val="00742330"/>
    <w:rsid w:val="007554DF"/>
    <w:rsid w:val="0075776D"/>
    <w:rsid w:val="007613FB"/>
    <w:rsid w:val="00761E34"/>
    <w:rsid w:val="007722BF"/>
    <w:rsid w:val="0077580B"/>
    <w:rsid w:val="00781167"/>
    <w:rsid w:val="007854B3"/>
    <w:rsid w:val="0078787D"/>
    <w:rsid w:val="00787FA8"/>
    <w:rsid w:val="007944F8"/>
    <w:rsid w:val="00794632"/>
    <w:rsid w:val="007973E3"/>
    <w:rsid w:val="007A1883"/>
    <w:rsid w:val="007B4713"/>
    <w:rsid w:val="007D0720"/>
    <w:rsid w:val="007D10F2"/>
    <w:rsid w:val="007D207E"/>
    <w:rsid w:val="007D6DEC"/>
    <w:rsid w:val="007E46A1"/>
    <w:rsid w:val="007E569D"/>
    <w:rsid w:val="007E730D"/>
    <w:rsid w:val="007E7311"/>
    <w:rsid w:val="007F403E"/>
    <w:rsid w:val="008072AC"/>
    <w:rsid w:val="00810CEA"/>
    <w:rsid w:val="00816740"/>
    <w:rsid w:val="008233E5"/>
    <w:rsid w:val="00826F57"/>
    <w:rsid w:val="00833DE8"/>
    <w:rsid w:val="00833F47"/>
    <w:rsid w:val="008348C3"/>
    <w:rsid w:val="008373B4"/>
    <w:rsid w:val="008373BB"/>
    <w:rsid w:val="008404C4"/>
    <w:rsid w:val="00847D37"/>
    <w:rsid w:val="0085001D"/>
    <w:rsid w:val="008601B9"/>
    <w:rsid w:val="00860657"/>
    <w:rsid w:val="00862D4C"/>
    <w:rsid w:val="00871A41"/>
    <w:rsid w:val="008837B1"/>
    <w:rsid w:val="00886D76"/>
    <w:rsid w:val="00897019"/>
    <w:rsid w:val="008B0A07"/>
    <w:rsid w:val="008B5241"/>
    <w:rsid w:val="008B781F"/>
    <w:rsid w:val="008C0069"/>
    <w:rsid w:val="008C1495"/>
    <w:rsid w:val="008C5E2A"/>
    <w:rsid w:val="008D5522"/>
    <w:rsid w:val="008D69C5"/>
    <w:rsid w:val="008D7404"/>
    <w:rsid w:val="008E0F86"/>
    <w:rsid w:val="008F28AB"/>
    <w:rsid w:val="008F2DC1"/>
    <w:rsid w:val="008F70AD"/>
    <w:rsid w:val="00900DB1"/>
    <w:rsid w:val="009011D0"/>
    <w:rsid w:val="009022BF"/>
    <w:rsid w:val="00911CD9"/>
    <w:rsid w:val="00912B71"/>
    <w:rsid w:val="00917303"/>
    <w:rsid w:val="00930D13"/>
    <w:rsid w:val="00931632"/>
    <w:rsid w:val="00932C92"/>
    <w:rsid w:val="009454E4"/>
    <w:rsid w:val="009543F1"/>
    <w:rsid w:val="0096683A"/>
    <w:rsid w:val="00967611"/>
    <w:rsid w:val="00984240"/>
    <w:rsid w:val="009851A5"/>
    <w:rsid w:val="00987F2B"/>
    <w:rsid w:val="00991646"/>
    <w:rsid w:val="00995B07"/>
    <w:rsid w:val="009973A4"/>
    <w:rsid w:val="009A2619"/>
    <w:rsid w:val="009A5850"/>
    <w:rsid w:val="009B10D6"/>
    <w:rsid w:val="009D424F"/>
    <w:rsid w:val="009D65D0"/>
    <w:rsid w:val="009D7E91"/>
    <w:rsid w:val="009E135E"/>
    <w:rsid w:val="009E3C92"/>
    <w:rsid w:val="009E54F4"/>
    <w:rsid w:val="009F2BFA"/>
    <w:rsid w:val="00A03A3D"/>
    <w:rsid w:val="00A045C4"/>
    <w:rsid w:val="00A10DFA"/>
    <w:rsid w:val="00A21708"/>
    <w:rsid w:val="00A22157"/>
    <w:rsid w:val="00A22362"/>
    <w:rsid w:val="00A2419B"/>
    <w:rsid w:val="00A249BA"/>
    <w:rsid w:val="00A307C7"/>
    <w:rsid w:val="00A34BD6"/>
    <w:rsid w:val="00A44581"/>
    <w:rsid w:val="00A45093"/>
    <w:rsid w:val="00A4514A"/>
    <w:rsid w:val="00A4591D"/>
    <w:rsid w:val="00A50EAF"/>
    <w:rsid w:val="00A602F9"/>
    <w:rsid w:val="00A6435D"/>
    <w:rsid w:val="00A650EE"/>
    <w:rsid w:val="00A662C8"/>
    <w:rsid w:val="00A71157"/>
    <w:rsid w:val="00A82FDB"/>
    <w:rsid w:val="00A85EE8"/>
    <w:rsid w:val="00A966E6"/>
    <w:rsid w:val="00AB2BE3"/>
    <w:rsid w:val="00AB58C1"/>
    <w:rsid w:val="00AB7834"/>
    <w:rsid w:val="00AC4D5F"/>
    <w:rsid w:val="00AD013B"/>
    <w:rsid w:val="00AD1D2C"/>
    <w:rsid w:val="00AE0525"/>
    <w:rsid w:val="00AE08DB"/>
    <w:rsid w:val="00AE2729"/>
    <w:rsid w:val="00AE3148"/>
    <w:rsid w:val="00AE5AE2"/>
    <w:rsid w:val="00AE7343"/>
    <w:rsid w:val="00B00A13"/>
    <w:rsid w:val="00B00D69"/>
    <w:rsid w:val="00B00E04"/>
    <w:rsid w:val="00B05485"/>
    <w:rsid w:val="00B1458E"/>
    <w:rsid w:val="00B14C51"/>
    <w:rsid w:val="00B20021"/>
    <w:rsid w:val="00B20FDE"/>
    <w:rsid w:val="00B24BEB"/>
    <w:rsid w:val="00B3525B"/>
    <w:rsid w:val="00B42041"/>
    <w:rsid w:val="00B43FBF"/>
    <w:rsid w:val="00B44F11"/>
    <w:rsid w:val="00B51846"/>
    <w:rsid w:val="00B62979"/>
    <w:rsid w:val="00B70056"/>
    <w:rsid w:val="00B803AA"/>
    <w:rsid w:val="00B823A7"/>
    <w:rsid w:val="00B84C47"/>
    <w:rsid w:val="00B90FA5"/>
    <w:rsid w:val="00B919F1"/>
    <w:rsid w:val="00BA14B6"/>
    <w:rsid w:val="00BA2260"/>
    <w:rsid w:val="00BB468D"/>
    <w:rsid w:val="00BB6643"/>
    <w:rsid w:val="00BB7D87"/>
    <w:rsid w:val="00BC0E8D"/>
    <w:rsid w:val="00BC4F18"/>
    <w:rsid w:val="00BC5316"/>
    <w:rsid w:val="00BC691C"/>
    <w:rsid w:val="00BC7CF6"/>
    <w:rsid w:val="00BE6551"/>
    <w:rsid w:val="00BF093B"/>
    <w:rsid w:val="00C00B88"/>
    <w:rsid w:val="00C06B2A"/>
    <w:rsid w:val="00C31571"/>
    <w:rsid w:val="00C35E57"/>
    <w:rsid w:val="00C35E80"/>
    <w:rsid w:val="00C40AA2"/>
    <w:rsid w:val="00C42330"/>
    <w:rsid w:val="00C4244F"/>
    <w:rsid w:val="00C632ED"/>
    <w:rsid w:val="00C66150"/>
    <w:rsid w:val="00C70EF5"/>
    <w:rsid w:val="00C73DF3"/>
    <w:rsid w:val="00C756C5"/>
    <w:rsid w:val="00C82195"/>
    <w:rsid w:val="00C82CAE"/>
    <w:rsid w:val="00C8442E"/>
    <w:rsid w:val="00C930A8"/>
    <w:rsid w:val="00C975AE"/>
    <w:rsid w:val="00CA108B"/>
    <w:rsid w:val="00CA6CDB"/>
    <w:rsid w:val="00CB5E13"/>
    <w:rsid w:val="00CC3524"/>
    <w:rsid w:val="00CC59EA"/>
    <w:rsid w:val="00CD27BE"/>
    <w:rsid w:val="00CD29E9"/>
    <w:rsid w:val="00CD4BBC"/>
    <w:rsid w:val="00CD6F0F"/>
    <w:rsid w:val="00CE0BB7"/>
    <w:rsid w:val="00CE3E9A"/>
    <w:rsid w:val="00CE708B"/>
    <w:rsid w:val="00CF0157"/>
    <w:rsid w:val="00CF26B7"/>
    <w:rsid w:val="00CF6E39"/>
    <w:rsid w:val="00CF72DA"/>
    <w:rsid w:val="00D0769A"/>
    <w:rsid w:val="00D11E84"/>
    <w:rsid w:val="00D15B4E"/>
    <w:rsid w:val="00D177E7"/>
    <w:rsid w:val="00D2079F"/>
    <w:rsid w:val="00D3208C"/>
    <w:rsid w:val="00D359AD"/>
    <w:rsid w:val="00D447EF"/>
    <w:rsid w:val="00D458C2"/>
    <w:rsid w:val="00D4724C"/>
    <w:rsid w:val="00D505E2"/>
    <w:rsid w:val="00D6498F"/>
    <w:rsid w:val="00D7463D"/>
    <w:rsid w:val="00D80F5A"/>
    <w:rsid w:val="00D83DE8"/>
    <w:rsid w:val="00D84943"/>
    <w:rsid w:val="00D84A36"/>
    <w:rsid w:val="00D84F3C"/>
    <w:rsid w:val="00D94AE7"/>
    <w:rsid w:val="00D9642B"/>
    <w:rsid w:val="00D966B3"/>
    <w:rsid w:val="00D970F0"/>
    <w:rsid w:val="00DA3F27"/>
    <w:rsid w:val="00DA4540"/>
    <w:rsid w:val="00DA50D2"/>
    <w:rsid w:val="00DA587E"/>
    <w:rsid w:val="00DA60F4"/>
    <w:rsid w:val="00DA72D4"/>
    <w:rsid w:val="00DB0F8B"/>
    <w:rsid w:val="00DB3052"/>
    <w:rsid w:val="00DC2D17"/>
    <w:rsid w:val="00DC6911"/>
    <w:rsid w:val="00DE23BF"/>
    <w:rsid w:val="00DE3310"/>
    <w:rsid w:val="00DE3694"/>
    <w:rsid w:val="00DE3981"/>
    <w:rsid w:val="00DE40DD"/>
    <w:rsid w:val="00DE7755"/>
    <w:rsid w:val="00DF059A"/>
    <w:rsid w:val="00DF3D56"/>
    <w:rsid w:val="00DF64E9"/>
    <w:rsid w:val="00DF6D19"/>
    <w:rsid w:val="00DF6ED2"/>
    <w:rsid w:val="00DF70F5"/>
    <w:rsid w:val="00E17D9E"/>
    <w:rsid w:val="00E2252C"/>
    <w:rsid w:val="00E270C0"/>
    <w:rsid w:val="00E36D82"/>
    <w:rsid w:val="00E460B9"/>
    <w:rsid w:val="00E51601"/>
    <w:rsid w:val="00E51965"/>
    <w:rsid w:val="00E67121"/>
    <w:rsid w:val="00E7198D"/>
    <w:rsid w:val="00E735AF"/>
    <w:rsid w:val="00E73619"/>
    <w:rsid w:val="00E74CA6"/>
    <w:rsid w:val="00E75E3D"/>
    <w:rsid w:val="00E76C8B"/>
    <w:rsid w:val="00E84491"/>
    <w:rsid w:val="00E863ED"/>
    <w:rsid w:val="00E9731C"/>
    <w:rsid w:val="00EA04ED"/>
    <w:rsid w:val="00EA4E4C"/>
    <w:rsid w:val="00EB04B7"/>
    <w:rsid w:val="00EB7992"/>
    <w:rsid w:val="00EC0104"/>
    <w:rsid w:val="00EC0184"/>
    <w:rsid w:val="00EC2D7A"/>
    <w:rsid w:val="00EC2EFE"/>
    <w:rsid w:val="00EC34AF"/>
    <w:rsid w:val="00EC633A"/>
    <w:rsid w:val="00ED1B9D"/>
    <w:rsid w:val="00EE056F"/>
    <w:rsid w:val="00EF43F5"/>
    <w:rsid w:val="00EF7784"/>
    <w:rsid w:val="00F00537"/>
    <w:rsid w:val="00F017AF"/>
    <w:rsid w:val="00F041C4"/>
    <w:rsid w:val="00F11443"/>
    <w:rsid w:val="00F13BBD"/>
    <w:rsid w:val="00F14812"/>
    <w:rsid w:val="00F1598C"/>
    <w:rsid w:val="00F20BC6"/>
    <w:rsid w:val="00F21403"/>
    <w:rsid w:val="00F255FC"/>
    <w:rsid w:val="00F259B0"/>
    <w:rsid w:val="00F26A20"/>
    <w:rsid w:val="00F276C9"/>
    <w:rsid w:val="00F31359"/>
    <w:rsid w:val="00F33F62"/>
    <w:rsid w:val="00F35146"/>
    <w:rsid w:val="00F40690"/>
    <w:rsid w:val="00F41FD8"/>
    <w:rsid w:val="00F43B8F"/>
    <w:rsid w:val="00F51785"/>
    <w:rsid w:val="00F530D7"/>
    <w:rsid w:val="00F541E6"/>
    <w:rsid w:val="00F62F49"/>
    <w:rsid w:val="00F63B78"/>
    <w:rsid w:val="00F640BF"/>
    <w:rsid w:val="00F64DA3"/>
    <w:rsid w:val="00F70754"/>
    <w:rsid w:val="00F7288F"/>
    <w:rsid w:val="00F77926"/>
    <w:rsid w:val="00F83A19"/>
    <w:rsid w:val="00F879A1"/>
    <w:rsid w:val="00F92FC4"/>
    <w:rsid w:val="00F93072"/>
    <w:rsid w:val="00F9793C"/>
    <w:rsid w:val="00FA0C14"/>
    <w:rsid w:val="00FA137A"/>
    <w:rsid w:val="00FA5504"/>
    <w:rsid w:val="00FB4B02"/>
    <w:rsid w:val="00FC2831"/>
    <w:rsid w:val="00FC2D40"/>
    <w:rsid w:val="00FC3600"/>
    <w:rsid w:val="00FC4A9F"/>
    <w:rsid w:val="00FC565B"/>
    <w:rsid w:val="00FE006E"/>
    <w:rsid w:val="00FE082E"/>
    <w:rsid w:val="00FE197E"/>
    <w:rsid w:val="00FE5B98"/>
    <w:rsid w:val="00FF0DF1"/>
    <w:rsid w:val="00FF26AA"/>
    <w:rsid w:val="00FF7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3B432825"/>
  <w15:chartTrackingRefBased/>
  <w15:docId w15:val="{1887863D-F5D1-4322-BB2B-237A19D7D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8B5241"/>
    <w:pPr>
      <w:numPr>
        <w:numId w:val="26"/>
      </w:numPr>
      <w:tabs>
        <w:tab w:val="left" w:pos="0"/>
      </w:tabs>
      <w:spacing w:before="90" w:line="360" w:lineRule="auto"/>
      <w:ind w:left="284" w:right="33" w:hanging="284"/>
      <w:outlineLvl w:val="0"/>
    </w:pPr>
    <w:rPr>
      <w:b/>
      <w:caps/>
    </w:rPr>
  </w:style>
  <w:style w:type="paragraph" w:styleId="Ttulo2">
    <w:name w:val="heading 2"/>
    <w:aliases w:val="TF-TÍTULO 2"/>
    <w:next w:val="TF-TEXTO"/>
    <w:autoRedefine/>
    <w:qFormat/>
    <w:rsid w:val="00183E11"/>
    <w:pPr>
      <w:keepNext/>
      <w:keepLines/>
      <w:numPr>
        <w:ilvl w:val="1"/>
        <w:numId w:val="1"/>
      </w:numPr>
      <w:spacing w:before="240" w:after="120"/>
      <w:ind w:left="567" w:hanging="567"/>
      <w:jc w:val="both"/>
      <w:outlineLvl w:val="1"/>
    </w:pPr>
    <w:rPr>
      <w:caps/>
      <w:color w:val="000000"/>
      <w:sz w:val="24"/>
      <w:lang w:val="en-GB"/>
    </w:rPr>
  </w:style>
  <w:style w:type="paragraph" w:styleId="Ttulo3">
    <w:name w:val="heading 3"/>
    <w:aliases w:val="TF-TÍTULO 3"/>
    <w:next w:val="TF-TEXTO"/>
    <w:autoRedefine/>
    <w:qFormat/>
    <w:rsid w:val="009D7E91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  <w:sz w:val="24"/>
    </w:rPr>
  </w:style>
  <w:style w:type="paragraph" w:styleId="Ttulo4">
    <w:name w:val="heading 4"/>
    <w:aliases w:val="TF-TÍTULO 4"/>
    <w:next w:val="TF-TEXTO"/>
    <w:autoRedefine/>
    <w:qFormat/>
    <w:rsid w:val="009D7E91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  <w:sz w:val="24"/>
    </w:rPr>
  </w:style>
  <w:style w:type="paragraph" w:styleId="Ttulo5">
    <w:name w:val="heading 5"/>
    <w:aliases w:val="TF-TÍTULO 5"/>
    <w:next w:val="TF-TEXTO"/>
    <w:autoRedefine/>
    <w:qFormat/>
    <w:rsid w:val="009D7E91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  <w:sz w:val="24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8233E5"/>
    <w:pPr>
      <w:spacing w:before="120" w:line="360" w:lineRule="auto"/>
      <w:ind w:firstLine="680"/>
      <w:contextualSpacing/>
      <w:jc w:val="both"/>
    </w:pPr>
    <w:rPr>
      <w:sz w:val="24"/>
    </w:r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2368FD"/>
    <w:pPr>
      <w:keepNext/>
      <w:keepLines/>
    </w:pPr>
    <w:rPr>
      <w:sz w:val="22"/>
    </w:r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FC4A9F"/>
    <w:pPr>
      <w:keepLines w:val="0"/>
      <w:spacing w:line="360" w:lineRule="auto"/>
      <w:jc w:val="center"/>
    </w:pPr>
    <w:rPr>
      <w:rFonts w:ascii="Times" w:hAnsi="Times"/>
      <w:b/>
      <w:caps/>
      <w:szCs w:val="20"/>
    </w:rPr>
  </w:style>
  <w:style w:type="paragraph" w:customStyle="1" w:styleId="TF-refernciasITEM">
    <w:name w:val="TF-referências ITEM"/>
    <w:rsid w:val="00F276C9"/>
    <w:pPr>
      <w:keepLines/>
      <w:spacing w:after="120"/>
    </w:pPr>
    <w:rPr>
      <w:sz w:val="24"/>
    </w:r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C66150"/>
    <w:pPr>
      <w:widowControl w:val="0"/>
      <w:numPr>
        <w:numId w:val="3"/>
      </w:numPr>
      <w:spacing w:line="360" w:lineRule="auto"/>
      <w:contextualSpacing/>
      <w:jc w:val="both"/>
    </w:pPr>
    <w:rPr>
      <w:sz w:val="24"/>
    </w:r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pPr>
      <w:tabs>
        <w:tab w:val="center" w:pos="4320"/>
        <w:tab w:val="right" w:pos="8640"/>
      </w:tabs>
    </w:pPr>
  </w:style>
  <w:style w:type="character" w:customStyle="1" w:styleId="RodapChar">
    <w:name w:val="Rodapé Char"/>
    <w:link w:val="Rodap"/>
    <w:uiPriority w:val="99"/>
    <w:rsid w:val="00052A07"/>
    <w:rPr>
      <w:sz w:val="24"/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FC4A9F"/>
    <w:pPr>
      <w:spacing w:before="60"/>
      <w:jc w:val="center"/>
      <w:outlineLvl w:val="0"/>
    </w:pPr>
    <w:rPr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1E682E"/>
    <w:pPr>
      <w:spacing w:after="24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FC4A9F"/>
    <w:pPr>
      <w:keepNext/>
      <w:spacing w:before="0" w:line="240" w:lineRule="auto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554405"/>
    <w:pPr>
      <w:spacing w:before="120"/>
      <w:jc w:val="center"/>
    </w:pPr>
    <w:rPr>
      <w:color w:val="00000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554405"/>
    <w:pPr>
      <w:jc w:val="center"/>
    </w:p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320BFA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Cs w:val="20"/>
    </w:rPr>
  </w:style>
  <w:style w:type="paragraph" w:styleId="Corpodetexto">
    <w:name w:val="Body Text"/>
    <w:basedOn w:val="Normal"/>
    <w:link w:val="CorpodetextoChar"/>
    <w:uiPriority w:val="1"/>
    <w:qFormat/>
    <w:rsid w:val="00AD013B"/>
    <w:pPr>
      <w:keepNext w:val="0"/>
      <w:keepLines w:val="0"/>
      <w:widowControl w:val="0"/>
      <w:autoSpaceDE w:val="0"/>
      <w:autoSpaceDN w:val="0"/>
    </w:pPr>
    <w:rPr>
      <w:lang w:val="pt-PT" w:eastAsia="en-US"/>
    </w:rPr>
  </w:style>
  <w:style w:type="character" w:customStyle="1" w:styleId="CorpodetextoChar">
    <w:name w:val="Corpo de texto Char"/>
    <w:link w:val="Corpodetexto"/>
    <w:uiPriority w:val="1"/>
    <w:rsid w:val="00AD013B"/>
    <w:rPr>
      <w:sz w:val="24"/>
      <w:szCs w:val="24"/>
      <w:lang w:val="pt-PT" w:eastAsia="en-US"/>
    </w:rPr>
  </w:style>
  <w:style w:type="paragraph" w:styleId="PargrafodaLista">
    <w:name w:val="List Paragraph"/>
    <w:basedOn w:val="Normal"/>
    <w:uiPriority w:val="1"/>
    <w:qFormat/>
    <w:rsid w:val="00C975AE"/>
    <w:pPr>
      <w:keepNext w:val="0"/>
      <w:keepLines w:val="0"/>
      <w:widowControl w:val="0"/>
      <w:autoSpaceDE w:val="0"/>
      <w:autoSpaceDN w:val="0"/>
      <w:spacing w:before="139"/>
      <w:ind w:left="971" w:hanging="351"/>
    </w:pPr>
    <w:rPr>
      <w:sz w:val="22"/>
      <w:szCs w:val="22"/>
      <w:lang w:val="pt-PT" w:eastAsia="en-US"/>
    </w:rPr>
  </w:style>
  <w:style w:type="paragraph" w:styleId="Pr-formataoHTML">
    <w:name w:val="HTML Preformatted"/>
    <w:basedOn w:val="Normal"/>
    <w:link w:val="Pr-formataoHTMLChar"/>
    <w:uiPriority w:val="99"/>
    <w:unhideWhenUsed/>
    <w:rsid w:val="001D7B8F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link w:val="Pr-formataoHTML"/>
    <w:uiPriority w:val="99"/>
    <w:rsid w:val="001D7B8F"/>
    <w:rPr>
      <w:rFonts w:ascii="Courier New" w:hAnsi="Courier New" w:cs="Courier New"/>
    </w:rPr>
  </w:style>
  <w:style w:type="paragraph" w:styleId="Legenda">
    <w:name w:val="caption"/>
    <w:basedOn w:val="Normal"/>
    <w:next w:val="Normal"/>
    <w:uiPriority w:val="35"/>
    <w:qFormat/>
    <w:rsid w:val="0068081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hyperlink" Target="https://arxiv.org/search/cs?searchtype=author&amp;query=Ullo%2C+S+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oi.org/10.1016/j.enggeo.2008.10.005" TargetMode="External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microsoft.com/office/2011/relationships/people" Target="people.xml"/><Relationship Id="rId10" Type="http://schemas.microsoft.com/office/2016/09/relationships/commentsIds" Target="commentsIds.xm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DE59AE69-FFD3-447D-A459-A5473AFD6F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13</Pages>
  <Words>4746</Words>
  <Characters>25631</Characters>
  <Application>Microsoft Office Word</Application>
  <DocSecurity>0</DocSecurity>
  <Lines>213</Lines>
  <Paragraphs>60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UNIVERSIDADE REGIONAL DE BLUMENAU</vt:lpstr>
      <vt:lpstr>UNIVERSIDADE REGIONAL DE BLUMENAU</vt:lpstr>
    </vt:vector>
  </TitlesOfParts>
  <Company>Universidade Regional de Blumenau (FURB)</Company>
  <LinksUpToDate>false</LinksUpToDate>
  <CharactersWithSpaces>30317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Dalton Solano dos Reis</cp:lastModifiedBy>
  <cp:revision>101</cp:revision>
  <cp:lastPrinted>2022-10-05T02:49:00Z</cp:lastPrinted>
  <dcterms:created xsi:type="dcterms:W3CDTF">2021-08-17T18:10:00Z</dcterms:created>
  <dcterms:modified xsi:type="dcterms:W3CDTF">2022-11-05T21:38:00Z</dcterms:modified>
</cp:coreProperties>
</file>