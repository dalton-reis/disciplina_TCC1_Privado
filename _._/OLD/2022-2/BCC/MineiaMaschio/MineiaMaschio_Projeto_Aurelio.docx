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2"/>
        <w:gridCol w:w="3646"/>
      </w:tblGrid>
      <w:tr w:rsidR="00F0030C" w14:paraId="03A72102" w14:textId="77777777" w:rsidTr="008F7CE2">
        <w:tc>
          <w:tcPr>
            <w:tcW w:w="9072" w:type="dxa"/>
            <w:gridSpan w:val="2"/>
            <w:shd w:val="clear" w:color="auto" w:fill="auto"/>
          </w:tcPr>
          <w:p w14:paraId="2A3D104D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1" w:name="_Toc420723208"/>
            <w:bookmarkStart w:id="2" w:name="_Toc482682369"/>
            <w:bookmarkStart w:id="3" w:name="_Toc54164903"/>
            <w:bookmarkStart w:id="4" w:name="_Toc54165663"/>
            <w:bookmarkStart w:id="5" w:name="_Toc54169315"/>
            <w:bookmarkStart w:id="6" w:name="_Toc96347419"/>
            <w:bookmarkStart w:id="7" w:name="_Toc96357709"/>
            <w:bookmarkStart w:id="8" w:name="_Toc96491849"/>
            <w:bookmarkStart w:id="9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41891BC5" w14:textId="77777777" w:rsidTr="008F7CE2">
        <w:tc>
          <w:tcPr>
            <w:tcW w:w="5387" w:type="dxa"/>
            <w:shd w:val="clear" w:color="auto" w:fill="auto"/>
          </w:tcPr>
          <w:p w14:paraId="3DAA04B2" w14:textId="77777777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r>
              <w:rPr>
                <w:rStyle w:val="Nmerodepgina"/>
              </w:rPr>
              <w:t>( ) PRÉ-PROJETO     (</w:t>
            </w:r>
            <w:r>
              <w:t>  </w:t>
            </w:r>
            <w:r w:rsidR="00960C14">
              <w:t>X</w:t>
            </w:r>
            <w:r>
              <w:t xml:space="preserve">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3E82F8A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762A22">
              <w:rPr>
                <w:rStyle w:val="Nmerodepgina"/>
              </w:rPr>
              <w:t>2022</w:t>
            </w:r>
            <w:r>
              <w:rPr>
                <w:rStyle w:val="Nmerodepgina"/>
              </w:rPr>
              <w:t>/</w:t>
            </w:r>
            <w:r w:rsidR="00762A22">
              <w:rPr>
                <w:rStyle w:val="Nmerodepgina"/>
              </w:rPr>
              <w:t>2</w:t>
            </w:r>
          </w:p>
        </w:tc>
      </w:tr>
    </w:tbl>
    <w:p w14:paraId="43FB21E4" w14:textId="77777777" w:rsidR="00F0030C" w:rsidRDefault="00F0030C" w:rsidP="001E682E">
      <w:pPr>
        <w:pStyle w:val="TF-TTULO"/>
      </w:pPr>
    </w:p>
    <w:p w14:paraId="1450130E" w14:textId="77777777" w:rsidR="005C322C" w:rsidRPr="00E40CC0" w:rsidRDefault="005C322C" w:rsidP="005C322C">
      <w:pPr>
        <w:pStyle w:val="TF-TTULO"/>
      </w:pPr>
      <w:r w:rsidRPr="00E40CC0">
        <w:t>RECONHECIMENTO FACIAL DE BUGIOS-RUIVO</w:t>
      </w:r>
      <w:r>
        <w:t>s</w:t>
      </w:r>
      <w:r w:rsidRPr="00E40CC0">
        <w:t xml:space="preserve"> POR MEIO DE MODELOS DE APRENDIZADO DE MÁQUINA</w:t>
      </w:r>
    </w:p>
    <w:p w14:paraId="5EF7B0CA" w14:textId="77777777" w:rsidR="005C322C" w:rsidRPr="00E40CC0" w:rsidRDefault="005C322C" w:rsidP="005C322C">
      <w:pPr>
        <w:pStyle w:val="TF-AUTOR0"/>
      </w:pPr>
      <w:proofErr w:type="spellStart"/>
      <w:r w:rsidRPr="00E40CC0">
        <w:t>Minéia</w:t>
      </w:r>
      <w:proofErr w:type="spellEnd"/>
      <w:r w:rsidRPr="00E40CC0">
        <w:t xml:space="preserve"> Maschio</w:t>
      </w:r>
    </w:p>
    <w:p w14:paraId="5F4611C5" w14:textId="77777777" w:rsidR="005C322C" w:rsidRPr="00E40CC0" w:rsidRDefault="005C322C" w:rsidP="005C322C">
      <w:pPr>
        <w:pStyle w:val="TF-AUTOR0"/>
      </w:pPr>
      <w:r w:rsidRPr="00E40CC0">
        <w:t>Andreza Sartori – Orientadora</w:t>
      </w:r>
    </w:p>
    <w:p w14:paraId="1E248AFC" w14:textId="77777777" w:rsidR="005C322C" w:rsidRPr="00E40CC0" w:rsidRDefault="005C322C" w:rsidP="005C322C">
      <w:pPr>
        <w:pStyle w:val="TF-AUTOR0"/>
      </w:pPr>
      <w:proofErr w:type="spellStart"/>
      <w:r w:rsidRPr="00E40CC0">
        <w:t>Julio</w:t>
      </w:r>
      <w:proofErr w:type="spellEnd"/>
      <w:r w:rsidRPr="00E40CC0">
        <w:t xml:space="preserve"> Cesar de Souza Junior - Coorientador</w:t>
      </w:r>
    </w:p>
    <w:p w14:paraId="7AF4A5E8" w14:textId="77777777" w:rsidR="00F255FC" w:rsidRPr="007D10F2" w:rsidRDefault="00F255FC" w:rsidP="004B58D7">
      <w:pPr>
        <w:pStyle w:val="Ttulo1"/>
      </w:pPr>
      <w:r w:rsidRPr="007D10F2">
        <w:t>Introdução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168DB69C" w14:textId="77777777" w:rsidR="005C322C" w:rsidRPr="00E40CC0" w:rsidRDefault="005C322C" w:rsidP="005C322C">
      <w:pPr>
        <w:pStyle w:val="TF-TEXTO"/>
      </w:pPr>
      <w:bookmarkStart w:id="10" w:name="_Toc419598576"/>
      <w:bookmarkStart w:id="11" w:name="_Toc420721317"/>
      <w:bookmarkStart w:id="12" w:name="_Toc420721467"/>
      <w:bookmarkStart w:id="13" w:name="_Toc420721562"/>
      <w:bookmarkStart w:id="14" w:name="_Toc420721768"/>
      <w:bookmarkStart w:id="15" w:name="_Toc420723209"/>
      <w:bookmarkStart w:id="16" w:name="_Toc482682370"/>
      <w:bookmarkStart w:id="17" w:name="_Toc54164904"/>
      <w:bookmarkStart w:id="18" w:name="_Toc54165664"/>
      <w:bookmarkStart w:id="19" w:name="_Toc54169316"/>
      <w:bookmarkStart w:id="20" w:name="_Toc96347426"/>
      <w:bookmarkStart w:id="21" w:name="_Toc96357710"/>
      <w:bookmarkStart w:id="22" w:name="_Toc96491850"/>
      <w:bookmarkStart w:id="23" w:name="_Toc411603090"/>
      <w:r>
        <w:t>Diariamente, o</w:t>
      </w:r>
      <w:r w:rsidRPr="00E40CC0">
        <w:t xml:space="preserve"> mundo sofre com vários problemas ambientais que afetam a saúde dos humanos e alteram o ciclo reprodutivo da flora e da fauna. Um desses problemas globais é a extinção de espécies</w:t>
      </w:r>
      <w:r>
        <w:t>,</w:t>
      </w:r>
      <w:r w:rsidRPr="00E40CC0">
        <w:t xml:space="preserve"> causado por desmatamento, pressão populacional, produção insustentável, caça, pesca, mudanças climáticas e a destruição </w:t>
      </w:r>
      <w:r w:rsidRPr="00047E93">
        <w:t>da</w:t>
      </w:r>
      <w:r w:rsidRPr="00E40CC0">
        <w:t xml:space="preserve"> camada de ozônio (</w:t>
      </w:r>
      <w:r w:rsidRPr="00D6716B">
        <w:rPr>
          <w:szCs w:val="22"/>
        </w:rPr>
        <w:t>WATANABE, 2011</w:t>
      </w:r>
      <w:r w:rsidRPr="00E40CC0">
        <w:t>).</w:t>
      </w:r>
      <w:r w:rsidR="00253AEE">
        <w:t xml:space="preserve"> </w:t>
      </w:r>
      <w:r w:rsidR="002F6106">
        <w:t xml:space="preserve">Segundo </w:t>
      </w:r>
      <w:proofErr w:type="spellStart"/>
      <w:r w:rsidR="002F6106">
        <w:t>Crouse</w:t>
      </w:r>
      <w:proofErr w:type="spellEnd"/>
      <w:r w:rsidR="002F6106">
        <w:t xml:space="preserve"> </w:t>
      </w:r>
      <w:r w:rsidR="002F6106" w:rsidRPr="002F6106">
        <w:rPr>
          <w:i/>
          <w:iCs/>
        </w:rPr>
        <w:t>et a</w:t>
      </w:r>
      <w:r w:rsidR="002F6106">
        <w:t>l. (2017), p</w:t>
      </w:r>
      <w:r w:rsidR="00253AEE" w:rsidRPr="00E40CC0">
        <w:t xml:space="preserve">ara </w:t>
      </w:r>
      <w:r w:rsidR="00253AEE">
        <w:t xml:space="preserve">manter </w:t>
      </w:r>
      <w:r w:rsidR="00253AEE" w:rsidRPr="00E40CC0">
        <w:t>a conservação de espécies é necessário o monitoramento de longo prazo desses animais, portanto a identificação individual é fundamental.</w:t>
      </w:r>
    </w:p>
    <w:p w14:paraId="55A345ED" w14:textId="77777777" w:rsidR="00BF7FF1" w:rsidRDefault="00253AEE" w:rsidP="0085182D">
      <w:pPr>
        <w:pStyle w:val="TF-TEXTO"/>
      </w:pPr>
      <w:r>
        <w:t>Para isso, o</w:t>
      </w:r>
      <w:r w:rsidR="005C322C" w:rsidRPr="00E40CC0">
        <w:t>s pesquisadores realizam atualmente a captura e marcação dos animais com identificadores únicos</w:t>
      </w:r>
      <w:r w:rsidR="005C322C">
        <w:t>,</w:t>
      </w:r>
      <w:r w:rsidR="005C322C" w:rsidRPr="00E40CC0">
        <w:t xml:space="preserve"> utilizando colares e/ou marcas coloridas, até mesmo aproveitando a variação natural de indivíduos de uma mesma espécie como cicatrizes, padrões de pele e pelagem, tamanho do corpo e forma.</w:t>
      </w:r>
      <w:r w:rsidR="002C0672">
        <w:t xml:space="preserve"> O procedimento de captura pode ser feito por meio de redes de neblinas ou caixas de ninho (para pássaros), armadilhas, e para alguns mamíferos maiores como os primatas é utilizado zarabatana ou rifle de ar. </w:t>
      </w:r>
      <w:r w:rsidR="005C322C" w:rsidRPr="00E40CC0">
        <w:t>Muitos desses meios de identificação dependem do conhecimento dos pesquisadores</w:t>
      </w:r>
      <w:r w:rsidR="005C322C">
        <w:t>,</w:t>
      </w:r>
      <w:r w:rsidR="005C322C" w:rsidRPr="00E40CC0">
        <w:t xml:space="preserve"> podendo gerar falhas no reconhecimento ou são métodos invasivos</w:t>
      </w:r>
      <w:r w:rsidR="005C322C">
        <w:t>,</w:t>
      </w:r>
      <w:r w:rsidR="005C322C" w:rsidRPr="00E40CC0">
        <w:t xml:space="preserve"> que podem causar estresse, danos na pele e lesões, assim como afetam na dinâmica daquele grupo e trazem risco a reprodução</w:t>
      </w:r>
      <w:r w:rsidR="0085182D">
        <w:t>. Para pesquisas de longo prazo</w:t>
      </w:r>
      <w:r w:rsidR="0063432E">
        <w:t>,</w:t>
      </w:r>
      <w:r w:rsidR="0085182D">
        <w:t xml:space="preserve"> o reconhecimento de indivíduos de uma população requer muitas horas de campo para que dados individuais possam ser coletados</w:t>
      </w:r>
      <w:r w:rsidR="0063432E">
        <w:t>. A</w:t>
      </w:r>
      <w:r w:rsidR="0085182D">
        <w:t>lém disso</w:t>
      </w:r>
      <w:r w:rsidR="0063432E">
        <w:t>,</w:t>
      </w:r>
      <w:r w:rsidR="0085182D">
        <w:t xml:space="preserve"> a pesquisa pode ser prejudicada por interrupções na coleta de dados por falta de verba e instabilidade política</w:t>
      </w:r>
      <w:r w:rsidR="005C322C" w:rsidRPr="00E40CC0">
        <w:t xml:space="preserve"> (C</w:t>
      </w:r>
      <w:r w:rsidR="002C080E">
        <w:t>ROUSE</w:t>
      </w:r>
      <w:r w:rsidR="005C322C" w:rsidRPr="00E40CC0">
        <w:t xml:space="preserve"> </w:t>
      </w:r>
      <w:r w:rsidR="005C322C" w:rsidRPr="00047E93">
        <w:rPr>
          <w:i/>
          <w:iCs/>
        </w:rPr>
        <w:t>et al</w:t>
      </w:r>
      <w:r w:rsidR="00E30493">
        <w:rPr>
          <w:i/>
          <w:iCs/>
        </w:rPr>
        <w:t>.</w:t>
      </w:r>
      <w:r w:rsidR="005C322C" w:rsidRPr="00E40CC0">
        <w:t xml:space="preserve">, 2017). </w:t>
      </w:r>
    </w:p>
    <w:p w14:paraId="73BE8B55" w14:textId="77777777" w:rsidR="005C322C" w:rsidRDefault="005C322C" w:rsidP="005020B5">
      <w:pPr>
        <w:pStyle w:val="TF-TEXTO"/>
      </w:pPr>
      <w:r w:rsidRPr="00E40CC0">
        <w:t xml:space="preserve">O Projeto Bugio </w:t>
      </w:r>
      <w:r w:rsidR="00E30493">
        <w:t>–</w:t>
      </w:r>
      <w:r w:rsidRPr="00E40CC0">
        <w:t xml:space="preserve"> FURB, criado em 1991, tem como objetivo realizar estudos de ecologia e comportamento de bugios</w:t>
      </w:r>
      <w:r>
        <w:t>-</w:t>
      </w:r>
      <w:r w:rsidRPr="00E40CC0">
        <w:t>ruivos em seu habitat natural. Os bugios</w:t>
      </w:r>
      <w:r>
        <w:t>-</w:t>
      </w:r>
      <w:r w:rsidRPr="00E40CC0">
        <w:t xml:space="preserve">ruivos (da subespécie </w:t>
      </w:r>
      <w:proofErr w:type="spellStart"/>
      <w:r w:rsidRPr="00E40CC0">
        <w:rPr>
          <w:i/>
          <w:iCs/>
        </w:rPr>
        <w:t>Alouatta</w:t>
      </w:r>
      <w:proofErr w:type="spellEnd"/>
      <w:r w:rsidRPr="00E40CC0">
        <w:rPr>
          <w:i/>
          <w:iCs/>
        </w:rPr>
        <w:t xml:space="preserve"> Guariba </w:t>
      </w:r>
      <w:proofErr w:type="spellStart"/>
      <w:r w:rsidRPr="00E40CC0">
        <w:rPr>
          <w:i/>
          <w:iCs/>
        </w:rPr>
        <w:t>Clamitans</w:t>
      </w:r>
      <w:proofErr w:type="spellEnd"/>
      <w:r w:rsidRPr="00E40CC0">
        <w:t>) são resgatados a partir de ocorrências atendidas p</w:t>
      </w:r>
      <w:r w:rsidR="00762A22">
        <w:t>e</w:t>
      </w:r>
      <w:r w:rsidRPr="00E40CC0">
        <w:t xml:space="preserve">la Polícia Militar Ambiental, </w:t>
      </w:r>
      <w:r w:rsidR="00F67166">
        <w:t xml:space="preserve">na qual </w:t>
      </w:r>
      <w:r w:rsidRPr="00E40CC0">
        <w:t xml:space="preserve">são vítimas de atropelamentos, choques elétricos, ataques de cães e doenças. </w:t>
      </w:r>
      <w:r w:rsidR="00D12D84">
        <w:t>P</w:t>
      </w:r>
      <w:r w:rsidR="00D12D84" w:rsidRPr="00E40CC0">
        <w:t>ara realizar o monitoramento</w:t>
      </w:r>
      <w:r w:rsidR="00D12D84">
        <w:t xml:space="preserve"> dos bugios, o</w:t>
      </w:r>
      <w:r>
        <w:t>s pesquisadores e veterinários do</w:t>
      </w:r>
      <w:r w:rsidRPr="00E40CC0">
        <w:t xml:space="preserve"> projeto usa</w:t>
      </w:r>
      <w:r>
        <w:t>m</w:t>
      </w:r>
      <w:r w:rsidRPr="00E40CC0">
        <w:t xml:space="preserve"> microchips </w:t>
      </w:r>
      <w:r>
        <w:t>e</w:t>
      </w:r>
      <w:r w:rsidRPr="00E40CC0">
        <w:t xml:space="preserve"> os animais são devolvidos </w:t>
      </w:r>
      <w:r w:rsidR="00762A22">
        <w:t>n</w:t>
      </w:r>
      <w:r w:rsidRPr="00E40CC0">
        <w:t xml:space="preserve">a natureza se tiverem uma boa recuperação e condições apropriadas para sobreviver na floresta, caso contrário, são reabilitados e mantidos </w:t>
      </w:r>
      <w:r w:rsidR="00D12D84">
        <w:t xml:space="preserve">em cativeiro na sede do Projeto </w:t>
      </w:r>
      <w:r w:rsidRPr="00E40CC0">
        <w:t>sob cuidados humanos</w:t>
      </w:r>
      <w:r w:rsidR="009537BB">
        <w:t>. Para utilizar os chips subcutâneos é necessário a captura e sedação do animal, o que em alguns casos pode causar sequelas permanentes como cicatrizes e feridas, trazendo impacto na reabilitação do bugio</w:t>
      </w:r>
      <w:r w:rsidRPr="00E40CC0">
        <w:t xml:space="preserve"> (FURB, 20</w:t>
      </w:r>
      <w:r>
        <w:t>01</w:t>
      </w:r>
      <w:r w:rsidRPr="00E40CC0">
        <w:t>).</w:t>
      </w:r>
    </w:p>
    <w:p w14:paraId="6FF42DD8" w14:textId="77777777" w:rsidR="005C322C" w:rsidRDefault="009537BB" w:rsidP="00700B20">
      <w:pPr>
        <w:pStyle w:val="TF-TEXTO"/>
      </w:pPr>
      <w:r>
        <w:t xml:space="preserve">Uma </w:t>
      </w:r>
      <w:r w:rsidR="00EE1613">
        <w:t xml:space="preserve">outra forma de </w:t>
      </w:r>
      <w:r>
        <w:t>identificar o bugio-ruivo individualmente é por meio de reconhecimento facial</w:t>
      </w:r>
      <w:r w:rsidR="006229D7">
        <w:t xml:space="preserve"> utilizando suas características singulares</w:t>
      </w:r>
      <w:r>
        <w:t>,</w:t>
      </w:r>
      <w:r w:rsidR="006229D7">
        <w:t xml:space="preserve"> o que possibilita o auxílio ao</w:t>
      </w:r>
      <w:r w:rsidR="00700B20" w:rsidRPr="00700B20">
        <w:t xml:space="preserve"> </w:t>
      </w:r>
      <w:r w:rsidR="00700B20" w:rsidRPr="00E40CC0">
        <w:t xml:space="preserve">Projeto Bugio </w:t>
      </w:r>
      <w:r w:rsidR="00700B20">
        <w:t>–</w:t>
      </w:r>
      <w:r w:rsidR="00700B20" w:rsidRPr="00E40CC0">
        <w:t xml:space="preserve"> FURB</w:t>
      </w:r>
      <w:r w:rsidR="00700B20">
        <w:t xml:space="preserve"> com um método rápido para identificar indivíduos</w:t>
      </w:r>
      <w:r w:rsidR="006229D7">
        <w:t xml:space="preserve">, não invasivo e </w:t>
      </w:r>
      <w:r w:rsidR="00700B20">
        <w:t xml:space="preserve">que requer pouco treinamento por parte de veterinários e pesquisadores. </w:t>
      </w:r>
      <w:r w:rsidR="00C403DB">
        <w:t>Masi</w:t>
      </w:r>
      <w:r w:rsidR="005C322C">
        <w:t xml:space="preserve"> </w:t>
      </w:r>
      <w:r w:rsidR="005C322C" w:rsidRPr="00047E93">
        <w:rPr>
          <w:i/>
          <w:iCs/>
        </w:rPr>
        <w:t>et al</w:t>
      </w:r>
      <w:r w:rsidR="00E30493">
        <w:rPr>
          <w:i/>
          <w:iCs/>
        </w:rPr>
        <w:t>.</w:t>
      </w:r>
      <w:r w:rsidR="005C322C" w:rsidRPr="00E40CC0">
        <w:t xml:space="preserve"> (201</w:t>
      </w:r>
      <w:r w:rsidR="005C322C">
        <w:t>8</w:t>
      </w:r>
      <w:r w:rsidR="005C322C" w:rsidRPr="00E40CC0">
        <w:t>)</w:t>
      </w:r>
      <w:r w:rsidR="005C322C">
        <w:t xml:space="preserve"> afirma que os principais desafios para o reconhecimento facial são a pose, iluminação e expressão</w:t>
      </w:r>
      <w:r w:rsidR="00354C6D">
        <w:t>, tornando necessário uma quantidade de mídia elevada</w:t>
      </w:r>
      <w:r w:rsidR="006229D7">
        <w:t xml:space="preserve"> para treinamento do model</w:t>
      </w:r>
      <w:r w:rsidR="00A867C9">
        <w:t>o</w:t>
      </w:r>
      <w:r w:rsidR="006229D7">
        <w:t>, o</w:t>
      </w:r>
      <w:r w:rsidR="00354C6D">
        <w:t xml:space="preserve"> que é inviável para o aprendizado computacional.</w:t>
      </w:r>
      <w:r w:rsidR="005C322C">
        <w:t xml:space="preserve"> Portanto, o modelo deve ser capaz de abstrair distrações presentes na mídia como as variações de poses, mudanças de iluminação e a diversidade de expressões faciais. Segundo </w:t>
      </w:r>
      <w:proofErr w:type="spellStart"/>
      <w:r w:rsidR="005C322C" w:rsidRPr="00E40CC0">
        <w:t>Schofield</w:t>
      </w:r>
      <w:proofErr w:type="spellEnd"/>
      <w:r w:rsidR="005C322C" w:rsidRPr="00E40CC0">
        <w:t xml:space="preserve"> </w:t>
      </w:r>
      <w:r w:rsidR="005C322C" w:rsidRPr="00047E93">
        <w:rPr>
          <w:i/>
          <w:iCs/>
        </w:rPr>
        <w:t>et al</w:t>
      </w:r>
      <w:r w:rsidR="00E30493">
        <w:rPr>
          <w:i/>
          <w:iCs/>
        </w:rPr>
        <w:t>.</w:t>
      </w:r>
      <w:r w:rsidR="005C322C" w:rsidRPr="00E40CC0">
        <w:t xml:space="preserve"> (2019)</w:t>
      </w:r>
      <w:r w:rsidR="005C322C">
        <w:t xml:space="preserve">, modelos de Visão Computacional são utilizados no reconhecimento de padrões para identificar várias espécies através da face, como a Rede Neural </w:t>
      </w:r>
      <w:proofErr w:type="spellStart"/>
      <w:r w:rsidR="005C322C">
        <w:t>Convulocional</w:t>
      </w:r>
      <w:proofErr w:type="spellEnd"/>
      <w:r w:rsidR="005C322C">
        <w:t xml:space="preserve"> que é composta de múltiplas camadas de processamento que aprendem a partir de dados com alto nível de abstração</w:t>
      </w:r>
      <w:r w:rsidR="004E6B5E">
        <w:t>,</w:t>
      </w:r>
      <w:r w:rsidR="005C322C">
        <w:t xml:space="preserve"> permitindo o desempenho em tarefas complexas.</w:t>
      </w:r>
    </w:p>
    <w:p w14:paraId="058F9BF4" w14:textId="77777777" w:rsidR="005C322C" w:rsidRDefault="005C322C" w:rsidP="005C322C">
      <w:pPr>
        <w:pStyle w:val="TF-TEXTO"/>
      </w:pPr>
      <w:r>
        <w:t>Diante do contexto apresentado, este trabalho se propõe a auxiliar o Projeto Bugio – FURB, dando continuidade ao trabalho proposto por Krause (2019), que desenvolveu um modelo de reconhecimento facial de bugios-ruivos. O objetivo é desenvolver um novo protótipo para identificação facial a partir de imagens e vídeos de bugios-ruivos. Almeja-se que o modelo consiga melhorar a velocidade de reconhecimento individual e também possua uma melhor precisão.</w:t>
      </w:r>
    </w:p>
    <w:p w14:paraId="715E8314" w14:textId="77777777" w:rsidR="00F255FC" w:rsidRPr="007D10F2" w:rsidRDefault="00F255FC" w:rsidP="00D80C79">
      <w:pPr>
        <w:pStyle w:val="Ttulo2"/>
      </w:pPr>
      <w:r w:rsidRPr="007D10F2">
        <w:t xml:space="preserve">OBJETIVOS 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51D7933F" w14:textId="77777777" w:rsidR="005C322C" w:rsidRPr="00E40CC0" w:rsidRDefault="005C322C" w:rsidP="005C322C">
      <w:pPr>
        <w:pStyle w:val="TF-TEXTO"/>
      </w:pPr>
      <w:r w:rsidRPr="00E40CC0">
        <w:t xml:space="preserve">Este trabalho possui como objetivo disponibilizar um </w:t>
      </w:r>
      <w:r>
        <w:t xml:space="preserve">protótipo </w:t>
      </w:r>
      <w:r w:rsidRPr="00E40CC0">
        <w:t>para identificar individualmente bugios</w:t>
      </w:r>
      <w:r>
        <w:t>-</w:t>
      </w:r>
      <w:r w:rsidRPr="00E40CC0">
        <w:t>ruivo</w:t>
      </w:r>
      <w:r>
        <w:t>s</w:t>
      </w:r>
      <w:r w:rsidRPr="00E40CC0">
        <w:t xml:space="preserve"> por meio de </w:t>
      </w:r>
      <w:r>
        <w:t xml:space="preserve">um modelo de Redes Neurais </w:t>
      </w:r>
      <w:r w:rsidRPr="005020B5">
        <w:t>Artificiais</w:t>
      </w:r>
      <w:r w:rsidR="00827BEA" w:rsidRPr="005020B5">
        <w:t xml:space="preserve"> (RNA)</w:t>
      </w:r>
      <w:r w:rsidRPr="005020B5">
        <w:t>,</w:t>
      </w:r>
      <w:r>
        <w:t xml:space="preserve"> a fim de dar continuidade ao trabalho de Krause (2019)</w:t>
      </w:r>
      <w:r w:rsidRPr="00E40CC0">
        <w:t>.</w:t>
      </w:r>
    </w:p>
    <w:p w14:paraId="5638B0D3" w14:textId="77777777" w:rsidR="005C322C" w:rsidRPr="00E40CC0" w:rsidRDefault="005C322C" w:rsidP="005C322C">
      <w:pPr>
        <w:pStyle w:val="TF-TEXTO"/>
      </w:pPr>
      <w:r w:rsidRPr="00E40CC0">
        <w:t>Os objetivos específicos são:</w:t>
      </w:r>
    </w:p>
    <w:p w14:paraId="57E47FCB" w14:textId="77777777" w:rsidR="005C322C" w:rsidRPr="00E40CC0" w:rsidRDefault="005C322C" w:rsidP="005C322C">
      <w:pPr>
        <w:pStyle w:val="TF-ALNEA"/>
        <w:numPr>
          <w:ilvl w:val="0"/>
          <w:numId w:val="2"/>
        </w:numPr>
      </w:pPr>
      <w:r>
        <w:lastRenderedPageBreak/>
        <w:t xml:space="preserve">identificar o modelo de </w:t>
      </w:r>
      <w:r w:rsidR="00A61170">
        <w:t xml:space="preserve">Aprendizado de Máquina e </w:t>
      </w:r>
      <w:r>
        <w:t>Visão Computacional mais apropriado para detecção e reconhecimento de primatas</w:t>
      </w:r>
      <w:r w:rsidRPr="00E40CC0">
        <w:t>;</w:t>
      </w:r>
    </w:p>
    <w:p w14:paraId="74077339" w14:textId="77777777" w:rsidR="005C322C" w:rsidRPr="00E40CC0" w:rsidRDefault="005C322C" w:rsidP="005C322C">
      <w:pPr>
        <w:pStyle w:val="TF-ALNEA"/>
        <w:numPr>
          <w:ilvl w:val="0"/>
          <w:numId w:val="2"/>
        </w:numPr>
      </w:pPr>
      <w:r>
        <w:t xml:space="preserve">validar a eficácia dos </w:t>
      </w:r>
      <w:r w:rsidR="00A61170">
        <w:t>modelos</w:t>
      </w:r>
      <w:r>
        <w:t xml:space="preserve"> selecionados</w:t>
      </w:r>
      <w:r w:rsidRPr="00E40CC0">
        <w:t>;</w:t>
      </w:r>
    </w:p>
    <w:p w14:paraId="5CDC41CC" w14:textId="77777777" w:rsidR="005C322C" w:rsidRDefault="005C322C" w:rsidP="005C322C">
      <w:pPr>
        <w:pStyle w:val="TF-ALNEA"/>
        <w:numPr>
          <w:ilvl w:val="0"/>
          <w:numId w:val="2"/>
        </w:numPr>
      </w:pPr>
      <w:r>
        <w:t>validar a eficácia do protótipo com os pesquisadores do Projeto Bugio.</w:t>
      </w:r>
    </w:p>
    <w:p w14:paraId="08D52520" w14:textId="77777777" w:rsidR="005C322C" w:rsidRDefault="005C322C" w:rsidP="004B58D7">
      <w:pPr>
        <w:pStyle w:val="Ttulo1"/>
      </w:pPr>
      <w:r>
        <w:t>PROTÓTIPO ATUAL</w:t>
      </w:r>
    </w:p>
    <w:p w14:paraId="73FDF352" w14:textId="77777777" w:rsidR="005C322C" w:rsidRDefault="005C322C" w:rsidP="005C322C">
      <w:pPr>
        <w:pStyle w:val="TF-TEXTO"/>
      </w:pPr>
      <w:r>
        <w:t xml:space="preserve">Krause (2019) propôs em seu trabalho desenvolver um protótipo para reconhecimento facial de bugios-ruivos utilizando Redes Neurais </w:t>
      </w:r>
      <w:proofErr w:type="spellStart"/>
      <w:r>
        <w:t>Convolucionais</w:t>
      </w:r>
      <w:proofErr w:type="spellEnd"/>
      <w:r>
        <w:t xml:space="preserve"> sendo elas </w:t>
      </w:r>
      <w:proofErr w:type="spellStart"/>
      <w:r>
        <w:t>Inception-ResNet</w:t>
      </w:r>
      <w:proofErr w:type="spellEnd"/>
      <w:r>
        <w:t xml:space="preserve"> v2, ResNet50 e </w:t>
      </w:r>
      <w:proofErr w:type="spellStart"/>
      <w:r>
        <w:t>Xception</w:t>
      </w:r>
      <w:proofErr w:type="spellEnd"/>
      <w:r>
        <w:t xml:space="preserve">. Para a extração de características foi utilizada a técnica </w:t>
      </w:r>
      <w:proofErr w:type="spellStart"/>
      <w:r>
        <w:t>Triplet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 nas </w:t>
      </w:r>
      <w:r w:rsidR="00771362">
        <w:t xml:space="preserve">Redes Neurais Artificiais </w:t>
      </w:r>
      <w:r>
        <w:t>e para a classificação foram utilizados os algoritmos de Aprendizado de Máquina k-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Neighbors</w:t>
      </w:r>
      <w:proofErr w:type="spellEnd"/>
      <w:r>
        <w:t xml:space="preserve"> (k-NN), </w:t>
      </w:r>
      <w:proofErr w:type="spellStart"/>
      <w:r>
        <w:t>Radius</w:t>
      </w:r>
      <w:proofErr w:type="spellEnd"/>
      <w:r>
        <w:t xml:space="preserve"> </w:t>
      </w:r>
      <w:proofErr w:type="spellStart"/>
      <w:r w:rsidR="00B27917">
        <w:t>Nearest</w:t>
      </w:r>
      <w:proofErr w:type="spellEnd"/>
      <w:r w:rsidR="00B27917">
        <w:t xml:space="preserve"> </w:t>
      </w:r>
      <w:proofErr w:type="spellStart"/>
      <w:r>
        <w:t>Neighbors</w:t>
      </w:r>
      <w:proofErr w:type="spellEnd"/>
      <w:r>
        <w:t xml:space="preserve"> (r-NN) e </w:t>
      </w:r>
      <w:proofErr w:type="spellStart"/>
      <w:r>
        <w:t>Support</w:t>
      </w:r>
      <w:proofErr w:type="spellEnd"/>
      <w:r>
        <w:t xml:space="preserve"> Vector </w:t>
      </w:r>
      <w:proofErr w:type="spellStart"/>
      <w:r>
        <w:t>Machine</w:t>
      </w:r>
      <w:proofErr w:type="spellEnd"/>
      <w:r>
        <w:t xml:space="preserve"> (SVM). Com </w:t>
      </w:r>
      <w:r w:rsidR="00B27917">
        <w:t>os modelo</w:t>
      </w:r>
      <w:r w:rsidR="00BF77A8">
        <w:t>s</w:t>
      </w:r>
      <w:r w:rsidR="00B27917">
        <w:t xml:space="preserve"> gerados</w:t>
      </w:r>
      <w:r w:rsidR="00BF77A8">
        <w:t>,</w:t>
      </w:r>
      <w:r w:rsidR="00C403DB">
        <w:t xml:space="preserve"> o autor utilizou</w:t>
      </w:r>
      <w:r>
        <w:t xml:space="preserve"> o </w:t>
      </w:r>
      <w:proofErr w:type="spellStart"/>
      <w:r>
        <w:t>One</w:t>
      </w:r>
      <w:proofErr w:type="spellEnd"/>
      <w:r>
        <w:t>-Shot Learning que possibilita aprender novas classes a partir de poucos exemplos treinando apenas o algoritmo de classificação.</w:t>
      </w:r>
    </w:p>
    <w:p w14:paraId="706C818E" w14:textId="77777777" w:rsidR="005C322C" w:rsidRDefault="005C322C" w:rsidP="005C322C">
      <w:pPr>
        <w:pStyle w:val="TF-TEXTO"/>
      </w:pPr>
      <w:r>
        <w:t xml:space="preserve">As imagens foram obtidas </w:t>
      </w:r>
      <w:r w:rsidR="00943192">
        <w:t xml:space="preserve">nas dependências </w:t>
      </w:r>
      <w:r>
        <w:t>do Projeto Bugio</w:t>
      </w:r>
      <w:r w:rsidR="00943192">
        <w:t>-FURB, na cidade de Indaial</w:t>
      </w:r>
      <w:r>
        <w:t xml:space="preserve">, </w:t>
      </w:r>
      <w:r w:rsidR="00F67166">
        <w:t xml:space="preserve">em que </w:t>
      </w:r>
      <w:r>
        <w:t xml:space="preserve">foram coletadas 179 fotos de 20 bugios diferentes. Para treinar o algoritmo de reconhecimento facial as imagens foram recortadas manualmente contendo somente a face do animal. Além disso, para aumentar a base de dados foi utilizada a estratégia </w:t>
      </w:r>
      <w:r w:rsidRPr="00673CD6">
        <w:rPr>
          <w:i/>
          <w:iCs/>
        </w:rPr>
        <w:t xml:space="preserve">data </w:t>
      </w:r>
      <w:proofErr w:type="spellStart"/>
      <w:r w:rsidRPr="00673CD6">
        <w:rPr>
          <w:i/>
          <w:iCs/>
        </w:rPr>
        <w:t>augmentation</w:t>
      </w:r>
      <w:proofErr w:type="spellEnd"/>
      <w:r>
        <w:rPr>
          <w:i/>
          <w:iCs/>
        </w:rPr>
        <w:t>,</w:t>
      </w:r>
      <w:r>
        <w:t xml:space="preserve"> aplicando em cada imagem transformações (iluminação, rotação, escala</w:t>
      </w:r>
      <w:r w:rsidR="00D0267F">
        <w:t xml:space="preserve"> e</w:t>
      </w:r>
      <w:r>
        <w:t xml:space="preserve"> embaçamento) assim obtendo mais 9 imagens, gerando no total uma base de 1790 imagens (KRAUSE, 2019).</w:t>
      </w:r>
    </w:p>
    <w:p w14:paraId="0DB30CAA" w14:textId="77777777" w:rsidR="005C322C" w:rsidRDefault="005C322C" w:rsidP="005C322C">
      <w:pPr>
        <w:pStyle w:val="TF-TEXTO"/>
      </w:pPr>
      <w:r>
        <w:t xml:space="preserve">Para o treinamento da </w:t>
      </w:r>
      <w:r w:rsidR="006A72D0">
        <w:t>RNA</w:t>
      </w:r>
      <w:r>
        <w:t xml:space="preserve"> a base de dados foi dividida em duas partes, sendo 85% para treinamento e 15% para validação. Além disso, o conjunto de imagens foi dividido em 40 lotes e cada lote possui 64 imagens. Nos testes</w:t>
      </w:r>
      <w:r w:rsidR="006D1F67">
        <w:t>,</w:t>
      </w:r>
      <w:r>
        <w:t xml:space="preserve"> com a função </w:t>
      </w:r>
      <w:proofErr w:type="spellStart"/>
      <w:r>
        <w:t>Triplet</w:t>
      </w:r>
      <w:proofErr w:type="spellEnd"/>
      <w:r>
        <w:t xml:space="preserve"> </w:t>
      </w:r>
      <w:proofErr w:type="spellStart"/>
      <w:r>
        <w:t>Loss</w:t>
      </w:r>
      <w:proofErr w:type="spellEnd"/>
      <w:r w:rsidR="006D1F67">
        <w:t>,</w:t>
      </w:r>
      <w:r>
        <w:t xml:space="preserve"> foi identificado um problema </w:t>
      </w:r>
      <w:r w:rsidR="006D1F67">
        <w:t>de desbalanceamento d</w:t>
      </w:r>
      <w:r>
        <w:t xml:space="preserve">os lotes, </w:t>
      </w:r>
      <w:r w:rsidR="006D1F67">
        <w:t xml:space="preserve">no qual tiveram </w:t>
      </w:r>
      <w:r>
        <w:t>casos com uma imagem para cada classe. A função</w:t>
      </w:r>
      <w:r w:rsidR="00C403DB">
        <w:t xml:space="preserve"> </w:t>
      </w:r>
      <w:proofErr w:type="spellStart"/>
      <w:r w:rsidR="00C403DB">
        <w:t>Triplet</w:t>
      </w:r>
      <w:proofErr w:type="spellEnd"/>
      <w:r w:rsidR="00C403DB">
        <w:t xml:space="preserve"> </w:t>
      </w:r>
      <w:proofErr w:type="spellStart"/>
      <w:r w:rsidR="00C403DB">
        <w:t>Loss</w:t>
      </w:r>
      <w:proofErr w:type="spellEnd"/>
      <w:r>
        <w:t xml:space="preserve"> necessita ter pelo menos duas imagens para cada classe (âncora e positivo), </w:t>
      </w:r>
      <w:r w:rsidR="00F71B82">
        <w:t>e</w:t>
      </w:r>
      <w:r>
        <w:t xml:space="preserve"> uma classe distinta (negativo) para contribuir no aprendizado. A fim de resolver esse problema</w:t>
      </w:r>
      <w:r w:rsidR="00A06D9C">
        <w:t>,</w:t>
      </w:r>
      <w:r>
        <w:t xml:space="preserve"> foi implementado um gerador de lotes para que as classes ficassem balanceadas dentro de cada lote (KRAUSE, 2019).</w:t>
      </w:r>
    </w:p>
    <w:p w14:paraId="28F994C6" w14:textId="77777777" w:rsidR="005C322C" w:rsidRDefault="005C322C" w:rsidP="005C322C">
      <w:pPr>
        <w:pStyle w:val="TF-TEXTO"/>
      </w:pPr>
      <w:r>
        <w:t>Segundo Krause (2019), a rede ResNet50 obteve uma acurácia abaixo das outras redes</w:t>
      </w:r>
      <w:r w:rsidR="002177C4">
        <w:t>,</w:t>
      </w:r>
      <w:r>
        <w:t xml:space="preserve"> atingindo apenas 75,98% com o algoritmo SVM. A rede </w:t>
      </w:r>
      <w:proofErr w:type="spellStart"/>
      <w:r w:rsidR="005E45A2">
        <w:t>Inception-ResNet</w:t>
      </w:r>
      <w:proofErr w:type="spellEnd"/>
      <w:r w:rsidR="005E45A2" w:rsidDel="005E45A2">
        <w:t xml:space="preserve"> </w:t>
      </w:r>
      <w:r>
        <w:t>atingiu um resultado bom</w:t>
      </w:r>
      <w:r w:rsidR="002177C4">
        <w:t>,</w:t>
      </w:r>
      <w:r>
        <w:t xml:space="preserve"> chegando em 99,78% de acurácia, porém é uma rede mais custosa computacionalmente no processo de treinamento e inferência. O melhor resultado foi obtido com a rede </w:t>
      </w:r>
      <w:proofErr w:type="spellStart"/>
      <w:r>
        <w:t>Xception</w:t>
      </w:r>
      <w:proofErr w:type="spellEnd"/>
      <w:r>
        <w:t xml:space="preserve"> que atingiu 99,94% de acurácia nos algoritmos k-NN e SVM.</w:t>
      </w:r>
    </w:p>
    <w:p w14:paraId="09CD408E" w14:textId="77777777" w:rsidR="005C322C" w:rsidRPr="00E40CC0" w:rsidRDefault="005C322C" w:rsidP="005C322C">
      <w:pPr>
        <w:pStyle w:val="TF-TEXTO"/>
      </w:pPr>
      <w:r>
        <w:t xml:space="preserve">Para demonstrar a funcionalidade do protótipo foi desenvolvido um aplicativo, </w:t>
      </w:r>
      <w:r w:rsidR="005B68CD">
        <w:t xml:space="preserve">na qual </w:t>
      </w:r>
      <w:r>
        <w:t>é possível carregar imagem, prever classe e adicionar uma nova imagem na base. Krause (2019) conclui que atingiu o objetivo de reconhecer facialmente bugios-ruivos, mesmo possuindo algumas limitações</w:t>
      </w:r>
      <w:r w:rsidR="00DF6D17">
        <w:t>,</w:t>
      </w:r>
      <w:r>
        <w:t xml:space="preserve"> como deixar a imagem previamente recortada contendo apenas a face do bugio. Por fim</w:t>
      </w:r>
      <w:r w:rsidR="00DF6D17">
        <w:t>,</w:t>
      </w:r>
      <w:r>
        <w:t xml:space="preserve"> como trabalho futuro</w:t>
      </w:r>
      <w:r w:rsidR="00DF6D17">
        <w:t>,</w:t>
      </w:r>
      <w:r>
        <w:t xml:space="preserve"> </w:t>
      </w:r>
      <w:r w:rsidR="0089747F">
        <w:t xml:space="preserve">Krause (2019) </w:t>
      </w:r>
      <w:r>
        <w:t xml:space="preserve">propôs implementar uma </w:t>
      </w:r>
      <w:r w:rsidR="0089747F">
        <w:t>RNA</w:t>
      </w:r>
      <w:r>
        <w:t xml:space="preserve"> responsável por detectar a face e novas funcionalidades como classificar mais imagens ao mesmo tempo.  </w:t>
      </w:r>
    </w:p>
    <w:p w14:paraId="22324C26" w14:textId="77777777" w:rsidR="00A44581" w:rsidRDefault="00A44581" w:rsidP="004B58D7">
      <w:pPr>
        <w:pStyle w:val="Ttulo1"/>
      </w:pPr>
      <w:bookmarkStart w:id="24" w:name="_Toc419598587"/>
      <w:r>
        <w:t xml:space="preserve">trabalhos </w:t>
      </w:r>
      <w:r w:rsidRPr="00FC4A9F">
        <w:t>correlatos</w:t>
      </w:r>
    </w:p>
    <w:p w14:paraId="7EA008FF" w14:textId="77777777" w:rsidR="00870802" w:rsidRPr="004E1041" w:rsidRDefault="005C322C" w:rsidP="005C322C">
      <w:pPr>
        <w:pStyle w:val="TF-TEXTO"/>
      </w:pPr>
      <w:r w:rsidRPr="00E40CC0">
        <w:t>Nest</w:t>
      </w:r>
      <w:r>
        <w:t>a</w:t>
      </w:r>
      <w:r w:rsidRPr="00E40CC0">
        <w:t xml:space="preserve"> </w:t>
      </w:r>
      <w:r>
        <w:t xml:space="preserve">seção </w:t>
      </w:r>
      <w:r w:rsidRPr="00E40CC0">
        <w:t xml:space="preserve">serão apresentados três trabalhos correlatos. O trabalho de </w:t>
      </w:r>
      <w:proofErr w:type="spellStart"/>
      <w:r w:rsidRPr="00E40CC0">
        <w:t>Schofield</w:t>
      </w:r>
      <w:proofErr w:type="spellEnd"/>
      <w:r w:rsidRPr="00E40CC0">
        <w:t xml:space="preserve"> </w:t>
      </w:r>
      <w:r w:rsidRPr="005C2558">
        <w:t>et al</w:t>
      </w:r>
      <w:r w:rsidR="00BC145C">
        <w:rPr>
          <w:i/>
          <w:iCs/>
        </w:rPr>
        <w:t>.</w:t>
      </w:r>
      <w:r w:rsidRPr="00E40CC0">
        <w:t xml:space="preserve"> (2019)</w:t>
      </w:r>
      <w:r>
        <w:t xml:space="preserve"> </w:t>
      </w:r>
      <w:r w:rsidRPr="00E40CC0">
        <w:t xml:space="preserve">realiza o reconhecimento facial de chimpanzés por meio de um modelo de Rede Neural </w:t>
      </w:r>
      <w:proofErr w:type="spellStart"/>
      <w:r w:rsidRPr="00E40CC0">
        <w:t>Convolucional</w:t>
      </w:r>
      <w:proofErr w:type="spellEnd"/>
      <w:r w:rsidRPr="00E40CC0">
        <w:t xml:space="preserve"> (</w:t>
      </w:r>
      <w:proofErr w:type="spellStart"/>
      <w:r w:rsidRPr="00651F6D">
        <w:t>Convolutional</w:t>
      </w:r>
      <w:proofErr w:type="spellEnd"/>
      <w:r w:rsidRPr="00651F6D">
        <w:t xml:space="preserve"> Neural Network </w:t>
      </w:r>
      <w:r w:rsidR="00E30493">
        <w:t>–</w:t>
      </w:r>
      <w:r w:rsidRPr="00E40CC0">
        <w:t xml:space="preserve"> CNN), e, além disso, faz a detecção e classificação de gênero. </w:t>
      </w:r>
      <w:proofErr w:type="spellStart"/>
      <w:r w:rsidRPr="00E40CC0">
        <w:t>Guo</w:t>
      </w:r>
      <w:proofErr w:type="spellEnd"/>
      <w:r w:rsidRPr="00E40CC0">
        <w:t xml:space="preserve"> </w:t>
      </w:r>
      <w:r w:rsidRPr="005C2558">
        <w:t>et al</w:t>
      </w:r>
      <w:r w:rsidR="005B68CD">
        <w:rPr>
          <w:i/>
          <w:iCs/>
        </w:rPr>
        <w:t>.</w:t>
      </w:r>
      <w:r w:rsidRPr="00E40CC0">
        <w:t xml:space="preserve"> (2020) propõem utiliza</w:t>
      </w:r>
      <w:r>
        <w:t>r</w:t>
      </w:r>
      <w:r w:rsidRPr="00E40CC0">
        <w:t xml:space="preserve"> modelos de CNN e Aprendizado de Máquina,</w:t>
      </w:r>
      <w:r>
        <w:t xml:space="preserve"> para</w:t>
      </w:r>
      <w:r w:rsidRPr="00E40CC0">
        <w:t xml:space="preserve"> detectar, identificar e rastrear indivíduos de várias espécies por meio de vídeos e imagens. Por fim, </w:t>
      </w:r>
      <w:proofErr w:type="spellStart"/>
      <w:r w:rsidRPr="00E40CC0">
        <w:t>Deb</w:t>
      </w:r>
      <w:proofErr w:type="spellEnd"/>
      <w:r w:rsidRPr="00E40CC0">
        <w:t xml:space="preserve"> </w:t>
      </w:r>
      <w:r w:rsidRPr="005C2558">
        <w:t>et al</w:t>
      </w:r>
      <w:r w:rsidR="005B68CD">
        <w:rPr>
          <w:i/>
          <w:iCs/>
        </w:rPr>
        <w:t>.</w:t>
      </w:r>
      <w:r w:rsidRPr="00E40CC0">
        <w:t xml:space="preserve"> (2018) realiza</w:t>
      </w:r>
      <w:r>
        <w:t>m</w:t>
      </w:r>
      <w:r w:rsidRPr="00E40CC0">
        <w:t xml:space="preserve"> o reconhecimento facial de 14 espécies de primatas utilizando CNN e disponibiliza</w:t>
      </w:r>
      <w:r>
        <w:t>m</w:t>
      </w:r>
      <w:r w:rsidRPr="00E40CC0">
        <w:t xml:space="preserve"> um aplicativo para a</w:t>
      </w:r>
      <w:r>
        <w:t>uxili</w:t>
      </w:r>
      <w:r w:rsidRPr="00E40CC0">
        <w:t xml:space="preserve">ar pesquisadores. </w:t>
      </w:r>
    </w:p>
    <w:p w14:paraId="5C860B82" w14:textId="77777777" w:rsidR="005C322C" w:rsidRPr="00402135" w:rsidRDefault="005C322C" w:rsidP="00D80C79">
      <w:pPr>
        <w:pStyle w:val="Ttulo2"/>
        <w:rPr>
          <w:lang w:val="en-US"/>
        </w:rPr>
      </w:pPr>
      <w:r w:rsidRPr="00402135">
        <w:rPr>
          <w:lang w:val="en-US"/>
        </w:rPr>
        <w:t>Chimpazee face recognition from vídeos in the wild usign deep learning</w:t>
      </w:r>
    </w:p>
    <w:p w14:paraId="1D745139" w14:textId="77777777" w:rsidR="005C322C" w:rsidRDefault="005C322C" w:rsidP="005C322C">
      <w:pPr>
        <w:pStyle w:val="TF-TEXTO"/>
      </w:pPr>
      <w:r>
        <w:t xml:space="preserve">O trabalho de </w:t>
      </w:r>
      <w:proofErr w:type="spellStart"/>
      <w:r w:rsidRPr="00E40CC0">
        <w:t>Schofield</w:t>
      </w:r>
      <w:proofErr w:type="spellEnd"/>
      <w:r w:rsidRPr="00E40CC0">
        <w:t xml:space="preserve"> </w:t>
      </w:r>
      <w:r w:rsidRPr="005C2558">
        <w:t>et al</w:t>
      </w:r>
      <w:r w:rsidR="005B68CD">
        <w:rPr>
          <w:i/>
          <w:iCs/>
        </w:rPr>
        <w:t>.</w:t>
      </w:r>
      <w:r w:rsidRPr="00E40CC0">
        <w:t xml:space="preserve"> (2019) tem como objetivo rastrear e identificar chimpanzés em arquivos de vídeos. O autor propôs aplicar um modelo de CNN nas etapas de detecção, rastreamento, reconhecimento de sexo e identidade dos primatas. </w:t>
      </w:r>
      <w:r>
        <w:t>Além disso, os autores</w:t>
      </w:r>
      <w:r w:rsidRPr="00E40CC0">
        <w:t xml:space="preserve"> utiliza</w:t>
      </w:r>
      <w:r>
        <w:t>m</w:t>
      </w:r>
      <w:r w:rsidRPr="00E40CC0">
        <w:t xml:space="preserve"> um método baseado em vídeo, </w:t>
      </w:r>
      <w:r>
        <w:t xml:space="preserve">que </w:t>
      </w:r>
      <w:r w:rsidRPr="00E40CC0">
        <w:t>melhora a precisão ao reunir várias detecções do mesmo indivíduo antes que</w:t>
      </w:r>
      <w:r>
        <w:t xml:space="preserve"> a classificação termine</w:t>
      </w:r>
      <w:r w:rsidRPr="00E40CC0">
        <w:t>.</w:t>
      </w:r>
      <w:r>
        <w:t xml:space="preserve"> </w:t>
      </w:r>
    </w:p>
    <w:p w14:paraId="125CA6C4" w14:textId="77777777" w:rsidR="005C322C" w:rsidRPr="00D0267F" w:rsidRDefault="005C322C" w:rsidP="005C322C">
      <w:pPr>
        <w:pStyle w:val="TF-TEXTO"/>
        <w:rPr>
          <w:u w:val="single"/>
        </w:rPr>
      </w:pPr>
      <w:r w:rsidRPr="00E40CC0">
        <w:t xml:space="preserve"> A base de dados utilizada </w:t>
      </w:r>
      <w:r>
        <w:t xml:space="preserve">no trabalho de </w:t>
      </w:r>
      <w:proofErr w:type="spellStart"/>
      <w:r w:rsidRPr="00E40CC0">
        <w:t>Schofield</w:t>
      </w:r>
      <w:proofErr w:type="spellEnd"/>
      <w:r w:rsidRPr="00E40CC0">
        <w:t xml:space="preserve"> </w:t>
      </w:r>
      <w:r w:rsidRPr="005C2558">
        <w:t>et al</w:t>
      </w:r>
      <w:r w:rsidR="005B68CD">
        <w:rPr>
          <w:i/>
          <w:iCs/>
        </w:rPr>
        <w:t>.</w:t>
      </w:r>
      <w:r w:rsidRPr="00E40CC0">
        <w:t xml:space="preserve"> (2019)</w:t>
      </w:r>
      <w:r>
        <w:t xml:space="preserve"> </w:t>
      </w:r>
      <w:r w:rsidRPr="00E40CC0">
        <w:t xml:space="preserve">tem em torno de 14 anos de arquivos de vídeo de chimpanzés. Esses vídeos foram coletados na floresta </w:t>
      </w:r>
      <w:proofErr w:type="spellStart"/>
      <w:r w:rsidRPr="00E40CC0">
        <w:t>Bossou</w:t>
      </w:r>
      <w:proofErr w:type="spellEnd"/>
      <w:r w:rsidRPr="00E40CC0">
        <w:t>, sudeste da Guiné, África Ocidental, local den</w:t>
      </w:r>
      <w:r w:rsidRPr="002A726B">
        <w:t>ominado como laboratório “ao ar livre”. O conjunto de dados a</w:t>
      </w:r>
      <w:r w:rsidRPr="00D0267F">
        <w:t>p</w:t>
      </w:r>
      <w:r w:rsidR="0096351A" w:rsidRPr="00F557B4">
        <w:t>r</w:t>
      </w:r>
      <w:r w:rsidRPr="00D0267F">
        <w:t>e</w:t>
      </w:r>
      <w:r w:rsidRPr="002A726B">
        <w:t>senta 23 chimpanzés, sendo 14 fêmeas e 9 machos. Os registros foram realizados entre 2000 e 2012, e no grupo de indivíduos contém desde primatas bebês a adultos.</w:t>
      </w:r>
    </w:p>
    <w:p w14:paraId="07766361" w14:textId="77777777" w:rsidR="005C322C" w:rsidRPr="00E40CC0" w:rsidRDefault="005C322C" w:rsidP="005C322C">
      <w:pPr>
        <w:pStyle w:val="TF-TEXTO"/>
      </w:pPr>
      <w:r w:rsidRPr="00E40CC0">
        <w:t xml:space="preserve">Conforme demonstrado na </w:t>
      </w:r>
      <w:r w:rsidR="00AC1730">
        <w:fldChar w:fldCharType="begin"/>
      </w:r>
      <w:r w:rsidR="00AC1730">
        <w:instrText xml:space="preserve"> REF Figura1 \h </w:instrText>
      </w:r>
      <w:r w:rsidR="00AC1730">
        <w:fldChar w:fldCharType="separate"/>
      </w:r>
      <w:r w:rsidR="00545BFA" w:rsidRPr="00E40CC0">
        <w:t xml:space="preserve">Figura </w:t>
      </w:r>
      <w:r w:rsidR="00545BFA">
        <w:rPr>
          <w:noProof/>
        </w:rPr>
        <w:t>1</w:t>
      </w:r>
      <w:r w:rsidR="00AC1730">
        <w:fldChar w:fldCharType="end"/>
      </w:r>
      <w:r w:rsidRPr="00047E93">
        <w:t>, o modelo</w:t>
      </w:r>
      <w:r>
        <w:t xml:space="preserve"> de reconhecimento</w:t>
      </w:r>
      <w:r w:rsidRPr="00047E93">
        <w:t xml:space="preserve"> realiza algumas etapas</w:t>
      </w:r>
      <w:r>
        <w:t xml:space="preserve"> para classificar um indivíduo.</w:t>
      </w:r>
      <w:r w:rsidRPr="00047E93">
        <w:t xml:space="preserve"> </w:t>
      </w:r>
      <w:r>
        <w:t>A</w:t>
      </w:r>
      <w:r w:rsidRPr="00047E93">
        <w:t>s duas primeiras</w:t>
      </w:r>
      <w:r>
        <w:t xml:space="preserve">, </w:t>
      </w:r>
      <w:r w:rsidRPr="00047E93">
        <w:t xml:space="preserve">A e B consistem em extrair </w:t>
      </w:r>
      <w:r>
        <w:t xml:space="preserve">as imagens </w:t>
      </w:r>
      <w:r w:rsidRPr="00047E93">
        <w:t>do vídeo</w:t>
      </w:r>
      <w:r>
        <w:t xml:space="preserve"> bruto</w:t>
      </w:r>
      <w:r w:rsidRPr="00047E93">
        <w:t xml:space="preserve"> (A) e detectar a face (B) utilizando o modelo Single Shot Detector (SSD). </w:t>
      </w:r>
      <w:r>
        <w:t>Na</w:t>
      </w:r>
      <w:r w:rsidRPr="00047E93">
        <w:t xml:space="preserve"> terceira etapa</w:t>
      </w:r>
      <w:r>
        <w:t xml:space="preserve"> é realizado</w:t>
      </w:r>
      <w:r w:rsidRPr="00047E93">
        <w:t xml:space="preserve"> o rastreamento do rosto</w:t>
      </w:r>
      <w:r w:rsidR="004B75A3">
        <w:t xml:space="preserve"> (C</w:t>
      </w:r>
      <w:r w:rsidR="005B68CD">
        <w:t>)</w:t>
      </w:r>
      <w:r w:rsidR="005B68CD" w:rsidRPr="00047E93">
        <w:t xml:space="preserve"> implementando</w:t>
      </w:r>
      <w:r w:rsidRPr="00047E93">
        <w:t xml:space="preserve"> um rastreador </w:t>
      </w:r>
      <w:proofErr w:type="spellStart"/>
      <w:r w:rsidRPr="00047E93">
        <w:t>Kanade</w:t>
      </w:r>
      <w:proofErr w:type="spellEnd"/>
      <w:r w:rsidRPr="00047E93">
        <w:t>-Lucas-Tomasi (KLT) para agrupar as detecções. A quarta etapa</w:t>
      </w:r>
      <w:r>
        <w:t xml:space="preserve"> (D)</w:t>
      </w:r>
      <w:r w:rsidRPr="00047E93">
        <w:t xml:space="preserve"> realiza a identificação facial e o reconhecimento de gênero feitos por um modelo de CNN</w:t>
      </w:r>
      <w:r>
        <w:t>,</w:t>
      </w:r>
      <w:r w:rsidRPr="00047E93">
        <w:t xml:space="preserve"> que tem como base a rede </w:t>
      </w:r>
      <w:r w:rsidRPr="00047E93">
        <w:lastRenderedPageBreak/>
        <w:t>VGG-M. Por fim, o sistema gera faixas de rostos e metadados rotulados com informações temporais e espaciais</w:t>
      </w:r>
      <w:r>
        <w:t xml:space="preserve"> (E) e também uma análise das interações do indivíduo com outros primatas (F).</w:t>
      </w:r>
    </w:p>
    <w:p w14:paraId="63CF403A" w14:textId="77777777" w:rsidR="005C322C" w:rsidRPr="00E40CC0" w:rsidRDefault="005C322C" w:rsidP="005C322C">
      <w:pPr>
        <w:pStyle w:val="TF-LEGENDA"/>
      </w:pPr>
      <w:bookmarkStart w:id="25" w:name="_Ref53317344"/>
      <w:bookmarkStart w:id="26" w:name="Figura1"/>
      <w:bookmarkStart w:id="27" w:name="_Ref53317281"/>
      <w:r w:rsidRPr="00E40CC0"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545BFA">
        <w:rPr>
          <w:noProof/>
        </w:rPr>
        <w:t>1</w:t>
      </w:r>
      <w:r>
        <w:fldChar w:fldCharType="end"/>
      </w:r>
      <w:bookmarkEnd w:id="25"/>
      <w:bookmarkEnd w:id="26"/>
      <w:r w:rsidRPr="00E40CC0">
        <w:t xml:space="preserve">– </w:t>
      </w:r>
      <w:bookmarkEnd w:id="27"/>
      <w:r w:rsidRPr="00E40CC0">
        <w:t>Etapas do modelo</w:t>
      </w:r>
      <w:r>
        <w:t xml:space="preserve"> de reconhecimento facial</w:t>
      </w:r>
    </w:p>
    <w:p w14:paraId="20DFCF8F" w14:textId="77777777" w:rsidR="005C322C" w:rsidRPr="00E40CC0" w:rsidRDefault="00ED7EA1" w:rsidP="005C322C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5D1A0215" wp14:editId="49CECC20">
            <wp:extent cx="5763260" cy="2646045"/>
            <wp:effectExtent l="12700" t="12700" r="2540" b="0"/>
            <wp:docPr id="1" name="Imagem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26460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52A564C" w14:textId="77777777" w:rsidR="005C322C" w:rsidRPr="00D8533D" w:rsidRDefault="005C322C" w:rsidP="005C322C">
      <w:pPr>
        <w:pStyle w:val="TF-FONTE"/>
        <w:rPr>
          <w:lang w:val="en-US"/>
        </w:rPr>
      </w:pPr>
      <w:r w:rsidRPr="00D8533D">
        <w:rPr>
          <w:lang w:val="en-US"/>
        </w:rPr>
        <w:t xml:space="preserve">Fonte: Schofield </w:t>
      </w:r>
      <w:r w:rsidRPr="00D8533D">
        <w:rPr>
          <w:i/>
          <w:iCs/>
          <w:lang w:val="en-US"/>
        </w:rPr>
        <w:t>et al.</w:t>
      </w:r>
      <w:r w:rsidRPr="00D8533D">
        <w:rPr>
          <w:lang w:val="en-US"/>
        </w:rPr>
        <w:t xml:space="preserve"> (2019).</w:t>
      </w:r>
    </w:p>
    <w:p w14:paraId="043D880A" w14:textId="77777777" w:rsidR="005C322C" w:rsidRDefault="005C322C" w:rsidP="005C322C">
      <w:pPr>
        <w:pStyle w:val="TF-TEXTO"/>
      </w:pPr>
      <w:r w:rsidRPr="00D8533D">
        <w:rPr>
          <w:lang w:val="en-US"/>
        </w:rPr>
        <w:t>Segundo Schofield et al</w:t>
      </w:r>
      <w:r w:rsidR="00127866" w:rsidRPr="00D8533D">
        <w:rPr>
          <w:lang w:val="en-US"/>
        </w:rPr>
        <w:t>.</w:t>
      </w:r>
      <w:r w:rsidRPr="00D8533D">
        <w:rPr>
          <w:lang w:val="en-US"/>
        </w:rPr>
        <w:t xml:space="preserve"> </w:t>
      </w:r>
      <w:r w:rsidRPr="00E40CC0">
        <w:t>(2019)</w:t>
      </w:r>
      <w:r>
        <w:t>,</w:t>
      </w:r>
      <w:r w:rsidRPr="00E40CC0">
        <w:t xml:space="preserve"> o conjunto de treinamento para o modelo consistiu em 15.274 rastros de </w:t>
      </w:r>
      <w:r>
        <w:t>faces</w:t>
      </w:r>
      <w:r w:rsidRPr="00E40CC0">
        <w:t xml:space="preserve"> </w:t>
      </w:r>
      <w:r>
        <w:t xml:space="preserve">obtidos </w:t>
      </w:r>
      <w:r w:rsidRPr="00E40CC0">
        <w:t xml:space="preserve">de quatro anos diferentes (2000, 2004, 2008 e 2012). O detector de </w:t>
      </w:r>
      <w:r>
        <w:t>face</w:t>
      </w:r>
      <w:r w:rsidRPr="00E40CC0">
        <w:t xml:space="preserve"> alcançou uma precisão média de 81%</w:t>
      </w:r>
      <w:r>
        <w:t xml:space="preserve"> ao detectar rostos</w:t>
      </w:r>
      <w:r w:rsidRPr="00E40CC0">
        <w:t>, e o modelo de reconhecimento facial atingiu 92.47% de precisão para identidade e 96,16% para identificação de gênero. Os resultados obtidos incluem as faces de todos os pontos de vista (frontal, perfil e perfil extremo)</w:t>
      </w:r>
      <w:r>
        <w:t>.</w:t>
      </w:r>
      <w:r w:rsidRPr="00E40CC0">
        <w:t xml:space="preserve"> </w:t>
      </w:r>
      <w:r>
        <w:t>P</w:t>
      </w:r>
      <w:r w:rsidRPr="00E40CC0">
        <w:t xml:space="preserve">ara </w:t>
      </w:r>
      <w:r>
        <w:t xml:space="preserve">o </w:t>
      </w:r>
      <w:r w:rsidRPr="00E40CC0">
        <w:t xml:space="preserve">reconhecimento </w:t>
      </w:r>
      <w:r>
        <w:t>utilizando</w:t>
      </w:r>
      <w:r w:rsidRPr="00E40CC0">
        <w:t xml:space="preserve"> apenas </w:t>
      </w:r>
      <w:r>
        <w:t>faces</w:t>
      </w:r>
      <w:r w:rsidRPr="00E40CC0">
        <w:t xml:space="preserve"> frontais</w:t>
      </w:r>
      <w:r>
        <w:t>,</w:t>
      </w:r>
      <w:r w:rsidRPr="00E40CC0">
        <w:t xml:space="preserve"> a precisão aumenta para 95,07% para identidade e 97,36% para identificação de sexo.</w:t>
      </w:r>
      <w:r>
        <w:t xml:space="preserve"> Além disso, o modelo demostrou que consegue identificar um mesmo indivíduo por vários anos, possibilitando a análise de eventos na história de uma comunidade de animais, por exemplo, a quantidade da população.</w:t>
      </w:r>
    </w:p>
    <w:p w14:paraId="4798A6B9" w14:textId="77777777" w:rsidR="00A44581" w:rsidRDefault="005C322C" w:rsidP="005C322C">
      <w:pPr>
        <w:pStyle w:val="TF-TEXTO"/>
      </w:pPr>
      <w:proofErr w:type="spellStart"/>
      <w:r>
        <w:t>Schofiel</w:t>
      </w:r>
      <w:r w:rsidR="0085182D">
        <w:t>d</w:t>
      </w:r>
      <w:proofErr w:type="spellEnd"/>
      <w:r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(2019)</w:t>
      </w:r>
      <w:r>
        <w:t xml:space="preserve"> concluem que existem algumas limitações no trabalho desenvolvido, como por exemplo, a quantidade pequena de indivíduos, composta de 23 chimpanzés, bem como a falta de mistura genética, pois o estudo foi feito com base nos vídeos de uma reserva selvagem. Entende-se que, alguns erros ao identificar os chimpanzés foram ocasionados por semelhanças faciais e </w:t>
      </w:r>
      <w:r w:rsidR="001865ED">
        <w:t xml:space="preserve">ao </w:t>
      </w:r>
      <w:r>
        <w:t xml:space="preserve">adicionar mais indivíduos ao banco de dados o desempenho tende a melhorar. Por </w:t>
      </w:r>
      <w:r w:rsidR="007C7E37">
        <w:t>fim,</w:t>
      </w:r>
      <w:r>
        <w:t xml:space="preserve"> destaca-se o problema ao rastrear os indivíduos quando a cabeça está totalmente virada ou obscurecida, como melhoria o autor propõe adicionar informações de indivíduos próximos ou até mesmo reconhecer o corpo inteiro do animal.</w:t>
      </w:r>
    </w:p>
    <w:p w14:paraId="4640DECC" w14:textId="77777777" w:rsidR="005C322C" w:rsidRPr="00402135" w:rsidRDefault="005C322C" w:rsidP="00D80C79">
      <w:pPr>
        <w:pStyle w:val="Ttulo2"/>
        <w:rPr>
          <w:lang w:val="en-US"/>
        </w:rPr>
      </w:pPr>
      <w:r w:rsidRPr="00402135">
        <w:rPr>
          <w:lang w:val="en-US"/>
        </w:rPr>
        <w:t xml:space="preserve">Automatic identification of </w:t>
      </w:r>
      <w:r w:rsidRPr="0096351A">
        <w:rPr>
          <w:lang w:val="en-US"/>
        </w:rPr>
        <w:t>individual</w:t>
      </w:r>
      <w:r w:rsidRPr="00402135">
        <w:rPr>
          <w:lang w:val="en-US"/>
        </w:rPr>
        <w:t xml:space="preserve"> primates with deep learning techniques</w:t>
      </w:r>
    </w:p>
    <w:p w14:paraId="41B01EE9" w14:textId="77777777" w:rsidR="005C322C" w:rsidRPr="00E40CC0" w:rsidRDefault="005C322C" w:rsidP="005C322C">
      <w:pPr>
        <w:pStyle w:val="TF-TEXTO"/>
      </w:pPr>
      <w:proofErr w:type="spellStart"/>
      <w:r w:rsidRPr="00E40CC0">
        <w:t>Guo</w:t>
      </w:r>
      <w:proofErr w:type="spellEnd"/>
      <w:r w:rsidRPr="00E40CC0">
        <w:t xml:space="preserve"> </w:t>
      </w:r>
      <w:r w:rsidRPr="005C2558">
        <w:t>et al</w:t>
      </w:r>
      <w:r w:rsidR="002D3C68">
        <w:rPr>
          <w:i/>
          <w:iCs/>
        </w:rPr>
        <w:t>.</w:t>
      </w:r>
      <w:r w:rsidRPr="00E40CC0">
        <w:t xml:space="preserve"> (2020) desenvolve</w:t>
      </w:r>
      <w:r w:rsidR="0096351A">
        <w:t>ram</w:t>
      </w:r>
      <w:r w:rsidRPr="00E40CC0">
        <w:t xml:space="preserve"> um sistema denominado </w:t>
      </w:r>
      <w:proofErr w:type="spellStart"/>
      <w:r w:rsidRPr="00E40CC0">
        <w:t>Tri-AI</w:t>
      </w:r>
      <w:proofErr w:type="spellEnd"/>
      <w:r w:rsidRPr="00E40CC0">
        <w:t xml:space="preserve"> que realiza a detecção automatizada de rostos e de identificação individual aplicando métodos de aprendizado profundo. O</w:t>
      </w:r>
      <w:r w:rsidR="00D0267F">
        <w:t>s</w:t>
      </w:r>
      <w:r w:rsidRPr="00E40CC0">
        <w:t xml:space="preserve"> autor</w:t>
      </w:r>
      <w:r w:rsidR="00D0267F">
        <w:t>es</w:t>
      </w:r>
      <w:r w:rsidRPr="00E40CC0">
        <w:t xml:space="preserve"> projet</w:t>
      </w:r>
      <w:r w:rsidR="00D0267F">
        <w:t>aram</w:t>
      </w:r>
      <w:r w:rsidRPr="00E40CC0">
        <w:t xml:space="preserve"> uma </w:t>
      </w:r>
      <w:r>
        <w:t xml:space="preserve">Rede Neural Convolucional </w:t>
      </w:r>
      <w:r w:rsidRPr="00E40CC0">
        <w:t xml:space="preserve">com </w:t>
      </w:r>
      <w:r>
        <w:t xml:space="preserve">três canais de </w:t>
      </w:r>
      <w:r w:rsidRPr="00E40CC0">
        <w:t>mecanismos de atenção</w:t>
      </w:r>
      <w:r>
        <w:t xml:space="preserve">, </w:t>
      </w:r>
      <w:r w:rsidRPr="00E40CC0">
        <w:t>que identifica primatas e algumas outras espécies</w:t>
      </w:r>
      <w:r>
        <w:t xml:space="preserve"> de carnívoros</w:t>
      </w:r>
      <w:r w:rsidRPr="00E40CC0">
        <w:t xml:space="preserve">. O objetivo do trabalho é detectar, identificar e rastrear indivíduos a partir de vídeos ou imagens estáticas de várias espécies. </w:t>
      </w:r>
    </w:p>
    <w:p w14:paraId="1C9EB294" w14:textId="77777777" w:rsidR="005C322C" w:rsidRPr="00E40CC0" w:rsidRDefault="005C322C" w:rsidP="005C322C">
      <w:pPr>
        <w:pStyle w:val="TF-TEXTO"/>
      </w:pPr>
      <w:r w:rsidRPr="00E40CC0">
        <w:t>O conjunto de dados para treinamento é composto por 102.399 imagens de 1.040 indivíduos</w:t>
      </w:r>
      <w:r>
        <w:t xml:space="preserve"> de 41 espécies de primatas</w:t>
      </w:r>
      <w:r w:rsidRPr="00E40CC0">
        <w:t>, cuja identidade era conhecida.</w:t>
      </w:r>
      <w:r>
        <w:t xml:space="preserve"> Foram usados também 6.562 imagens de 91 indivíduos de 4 espécies de carnívoros. As principais espécies de primatas analisadas foram os macacos dourados de nariz arrebitado e macacos tibetanos. As imagens do macaco dourado de nariz arrebitado foram capturadas em dias diferentes, enquanto dos demais animais foram retiradas em um dia de zoológico.</w:t>
      </w:r>
    </w:p>
    <w:p w14:paraId="0F359AC1" w14:textId="77777777" w:rsidR="005C322C" w:rsidRPr="00E40CC0" w:rsidRDefault="005C322C" w:rsidP="005C322C">
      <w:pPr>
        <w:pStyle w:val="TF-TEXTO"/>
      </w:pPr>
      <w:proofErr w:type="spellStart"/>
      <w:r w:rsidRPr="00E40CC0">
        <w:t>Guo</w:t>
      </w:r>
      <w:proofErr w:type="spellEnd"/>
      <w:r w:rsidRPr="00E40CC0"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(2020) identifica</w:t>
      </w:r>
      <w:r w:rsidR="00D0267F">
        <w:t>ram</w:t>
      </w:r>
      <w:r w:rsidRPr="00E40CC0">
        <w:t xml:space="preserve"> d</w:t>
      </w:r>
      <w:r>
        <w:t>uas</w:t>
      </w:r>
      <w:r w:rsidRPr="00E40CC0">
        <w:t xml:space="preserve"> grandes </w:t>
      </w:r>
      <w:r>
        <w:t>etapas</w:t>
      </w:r>
      <w:r w:rsidRPr="00E40CC0">
        <w:t xml:space="preserve"> em seu sistema </w:t>
      </w:r>
      <w:proofErr w:type="spellStart"/>
      <w:r w:rsidRPr="00E40CC0">
        <w:t>Tri-AI</w:t>
      </w:r>
      <w:proofErr w:type="spellEnd"/>
      <w:r w:rsidRPr="00E40CC0">
        <w:t>.</w:t>
      </w:r>
      <w:r>
        <w:t xml:space="preserve"> </w:t>
      </w:r>
      <w:r w:rsidRPr="00E40CC0">
        <w:t xml:space="preserve">Conforme </w:t>
      </w:r>
      <w:r>
        <w:t>apresentado n</w:t>
      </w:r>
      <w:r w:rsidRPr="00E40CC0">
        <w:t xml:space="preserve">a </w:t>
      </w:r>
      <w:r w:rsidR="0085182D">
        <w:fldChar w:fldCharType="begin"/>
      </w:r>
      <w:r w:rsidR="0085182D">
        <w:instrText xml:space="preserve"> REF Figura2 \h </w:instrText>
      </w:r>
      <w:r w:rsidR="0085182D">
        <w:fldChar w:fldCharType="separate"/>
      </w:r>
      <w:r w:rsidR="0085182D" w:rsidRPr="00E40CC0">
        <w:t>Figura 2</w:t>
      </w:r>
      <w:r w:rsidR="0085182D">
        <w:fldChar w:fldCharType="end"/>
      </w:r>
      <w:r w:rsidR="00327542">
        <w:t xml:space="preserve"> </w:t>
      </w:r>
      <w:r>
        <w:t>a</w:t>
      </w:r>
      <w:r w:rsidRPr="00E40CC0">
        <w:t xml:space="preserve"> primeira</w:t>
      </w:r>
      <w:r>
        <w:t xml:space="preserve"> etapa</w:t>
      </w:r>
      <w:r w:rsidR="002C080E">
        <w:t xml:space="preserve"> (B1 e B2)</w:t>
      </w:r>
      <w:r w:rsidRPr="00E40CC0">
        <w:t xml:space="preserve"> é a detecção facial utilizando</w:t>
      </w:r>
      <w:r w:rsidR="0075208C">
        <w:t xml:space="preserve"> a ferramenta</w:t>
      </w:r>
      <w:r w:rsidRPr="00E40CC0">
        <w:t xml:space="preserve"> </w:t>
      </w:r>
      <w:proofErr w:type="spellStart"/>
      <w:r w:rsidRPr="00E40CC0">
        <w:t>Faster</w:t>
      </w:r>
      <w:proofErr w:type="spellEnd"/>
      <w:r w:rsidRPr="00E40CC0">
        <w:t xml:space="preserve"> RCNN, eficaz para detecção de objetos. O </w:t>
      </w:r>
      <w:proofErr w:type="spellStart"/>
      <w:r w:rsidRPr="00E40CC0">
        <w:t>Faster</w:t>
      </w:r>
      <w:proofErr w:type="spellEnd"/>
      <w:r w:rsidRPr="00E40CC0">
        <w:t xml:space="preserve"> RCNN foi </w:t>
      </w:r>
      <w:proofErr w:type="spellStart"/>
      <w:r>
        <w:t>pré</w:t>
      </w:r>
      <w:proofErr w:type="spellEnd"/>
      <w:r>
        <w:t>-</w:t>
      </w:r>
      <w:r w:rsidRPr="00E40CC0">
        <w:t>treinado com</w:t>
      </w:r>
      <w:r>
        <w:t xml:space="preserve"> uma parte das</w:t>
      </w:r>
      <w:r w:rsidRPr="00E40CC0">
        <w:t xml:space="preserve"> imagens</w:t>
      </w:r>
      <w:r>
        <w:t xml:space="preserve"> do banco de dados</w:t>
      </w:r>
      <w:r w:rsidRPr="00E40CC0">
        <w:t xml:space="preserve">, </w:t>
      </w:r>
      <w:r>
        <w:t>isto é,</w:t>
      </w:r>
      <w:r w:rsidRPr="00E40CC0">
        <w:t xml:space="preserve"> fo</w:t>
      </w:r>
      <w:r>
        <w:t>ram</w:t>
      </w:r>
      <w:r w:rsidRPr="00E40CC0">
        <w:t xml:space="preserve"> utilizad</w:t>
      </w:r>
      <w:r>
        <w:t>as</w:t>
      </w:r>
      <w:r w:rsidRPr="00E40CC0">
        <w:t xml:space="preserve"> 1.200 imagens de macaco dourado de nariz arrebitado para rotular e detectar o rosto. </w:t>
      </w:r>
      <w:r>
        <w:t>Foram selecionadas aleatoriamente 500 imagens para cada espécie na fase de testes. As espécies utilizadas foram: o macaco dourado de nariz arrebitado que obteve 91,13% de precisão na detecção facial; o macaco tibetano que obteve 97,71% de precisão; e o tigre que obteve 97,70% de precisão.</w:t>
      </w:r>
    </w:p>
    <w:p w14:paraId="167EA06D" w14:textId="77777777" w:rsidR="005C322C" w:rsidRPr="00E40CC0" w:rsidRDefault="00327542" w:rsidP="005C322C">
      <w:pPr>
        <w:pStyle w:val="TF-TEXTO"/>
      </w:pPr>
      <w:r>
        <w:t xml:space="preserve">Na </w:t>
      </w:r>
      <w:r w:rsidR="005C322C">
        <w:t>segunda etapa</w:t>
      </w:r>
      <w:r w:rsidR="002C080E">
        <w:t xml:space="preserve"> (C1 e C2)</w:t>
      </w:r>
      <w:r w:rsidR="005C322C">
        <w:t xml:space="preserve">, apresentada na </w:t>
      </w:r>
      <w:r w:rsidR="00AC1730">
        <w:fldChar w:fldCharType="begin"/>
      </w:r>
      <w:r w:rsidR="00AC1730">
        <w:instrText xml:space="preserve"> REF Figura2 \h </w:instrText>
      </w:r>
      <w:r w:rsidR="00AC1730">
        <w:fldChar w:fldCharType="separate"/>
      </w:r>
      <w:r w:rsidR="00545BFA" w:rsidRPr="00E40CC0">
        <w:t>Figura 2</w:t>
      </w:r>
      <w:r w:rsidR="00AC1730">
        <w:fldChar w:fldCharType="end"/>
      </w:r>
      <w:r>
        <w:t xml:space="preserve"> ocorre</w:t>
      </w:r>
      <w:r w:rsidRPr="00E40CC0">
        <w:t xml:space="preserve"> </w:t>
      </w:r>
      <w:r w:rsidR="005C322C" w:rsidRPr="00E40CC0">
        <w:t xml:space="preserve">a identificação individual dos primatas usando a rede </w:t>
      </w:r>
      <w:r w:rsidR="005C322C" w:rsidRPr="005C2558">
        <w:t>Tri-</w:t>
      </w:r>
      <w:proofErr w:type="spellStart"/>
      <w:r w:rsidR="005C322C" w:rsidRPr="005C2558">
        <w:t>attention</w:t>
      </w:r>
      <w:proofErr w:type="spellEnd"/>
      <w:r w:rsidR="005C322C">
        <w:t xml:space="preserve">, que possui três canais, na qual cada canal tem seu modelo próprio de </w:t>
      </w:r>
      <w:r w:rsidR="005C322C" w:rsidRPr="00E40CC0">
        <w:t>rede de atenção</w:t>
      </w:r>
      <w:r w:rsidR="005C322C">
        <w:t xml:space="preserve">. O </w:t>
      </w:r>
      <w:r w:rsidR="005C322C">
        <w:lastRenderedPageBreak/>
        <w:t>primeiro canal possui um modelo</w:t>
      </w:r>
      <w:r w:rsidR="005C322C" w:rsidRPr="00E40CC0">
        <w:t xml:space="preserve"> de objeto para extrair as características faciais globais,</w:t>
      </w:r>
      <w:r w:rsidR="005C322C">
        <w:t xml:space="preserve"> </w:t>
      </w:r>
      <w:r w:rsidR="005C322C" w:rsidRPr="00E40CC0">
        <w:t>outr</w:t>
      </w:r>
      <w:r w:rsidR="005C322C">
        <w:t>o</w:t>
      </w:r>
      <w:r w:rsidR="005C322C" w:rsidRPr="00E40CC0">
        <w:t xml:space="preserve"> </w:t>
      </w:r>
      <w:r w:rsidR="005C322C">
        <w:t xml:space="preserve">canal </w:t>
      </w:r>
      <w:r w:rsidR="005C322C" w:rsidRPr="00E40CC0">
        <w:t>que foca a região facial de interesse e por fim</w:t>
      </w:r>
      <w:r w:rsidR="003C3CBE">
        <w:t>,</w:t>
      </w:r>
      <w:r w:rsidR="005C322C" w:rsidRPr="00E40CC0">
        <w:t xml:space="preserve"> um </w:t>
      </w:r>
      <w:r w:rsidR="005C322C">
        <w:t xml:space="preserve">canal </w:t>
      </w:r>
      <w:r w:rsidR="005C322C" w:rsidRPr="00E40CC0">
        <w:t>que seleciona uma região chave para extrair características faciais espec</w:t>
      </w:r>
      <w:r w:rsidR="00827D69">
        <w:t>í</w:t>
      </w:r>
      <w:r w:rsidR="005C322C" w:rsidRPr="00E40CC0">
        <w:t>ficas. Portanto</w:t>
      </w:r>
      <w:r w:rsidR="00D0267F">
        <w:t>,</w:t>
      </w:r>
      <w:r w:rsidR="005C322C" w:rsidRPr="00E40CC0">
        <w:t xml:space="preserve"> a rede </w:t>
      </w:r>
      <w:r w:rsidR="005C322C" w:rsidRPr="001B7C84">
        <w:rPr>
          <w:i/>
          <w:iCs/>
        </w:rPr>
        <w:t>Tri-</w:t>
      </w:r>
      <w:proofErr w:type="spellStart"/>
      <w:r w:rsidR="005C322C" w:rsidRPr="001B7C84">
        <w:rPr>
          <w:i/>
          <w:iCs/>
        </w:rPr>
        <w:t>attention</w:t>
      </w:r>
      <w:proofErr w:type="spellEnd"/>
      <w:r w:rsidR="005C322C" w:rsidRPr="00E40CC0" w:rsidDel="006A1913">
        <w:t xml:space="preserve"> </w:t>
      </w:r>
      <w:r w:rsidR="005C322C" w:rsidRPr="00E40CC0">
        <w:t xml:space="preserve">extrai três tipos de características que são analisadas em níveis diferentes, </w:t>
      </w:r>
      <w:r w:rsidR="003C3CBE">
        <w:t xml:space="preserve">que </w:t>
      </w:r>
      <w:r w:rsidR="005C322C" w:rsidRPr="00E40CC0">
        <w:t>são combinadas para realizar a identificação individual.</w:t>
      </w:r>
    </w:p>
    <w:p w14:paraId="12DD45ED" w14:textId="77777777" w:rsidR="005C322C" w:rsidRPr="00E40CC0" w:rsidRDefault="005C322C" w:rsidP="005C322C">
      <w:pPr>
        <w:pStyle w:val="TF-LEGENDA"/>
      </w:pPr>
      <w:bookmarkStart w:id="28" w:name="Figura2"/>
      <w:r w:rsidRPr="00E40CC0">
        <w:t>Figura 2</w:t>
      </w:r>
      <w:bookmarkEnd w:id="28"/>
      <w:r w:rsidRPr="00E40CC0">
        <w:t xml:space="preserve">– Sistema </w:t>
      </w:r>
      <w:proofErr w:type="spellStart"/>
      <w:r w:rsidRPr="00E40CC0">
        <w:t>Tri-AI</w:t>
      </w:r>
      <w:proofErr w:type="spellEnd"/>
    </w:p>
    <w:p w14:paraId="4DD03DC9" w14:textId="77777777" w:rsidR="005C322C" w:rsidRPr="00E40CC0" w:rsidRDefault="00ED7EA1" w:rsidP="005C322C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1D79C211" wp14:editId="6316C2DE">
            <wp:extent cx="4669155" cy="3927475"/>
            <wp:effectExtent l="12700" t="12700" r="4445" b="0"/>
            <wp:docPr id="2" name="Imagem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155" cy="39274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8DF13B2" w14:textId="77777777" w:rsidR="005C322C" w:rsidRPr="00E40CC0" w:rsidRDefault="005C322C" w:rsidP="005C322C">
      <w:pPr>
        <w:pStyle w:val="TF-FONTE"/>
      </w:pPr>
      <w:r w:rsidRPr="00E40CC0">
        <w:t xml:space="preserve">Fonte: </w:t>
      </w:r>
      <w:proofErr w:type="spellStart"/>
      <w:r w:rsidRPr="005C2558">
        <w:t>Guo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</w:t>
      </w:r>
      <w:r w:rsidRPr="00E40CC0">
        <w:t>2020).</w:t>
      </w:r>
    </w:p>
    <w:p w14:paraId="31037F0A" w14:textId="77777777" w:rsidR="005C322C" w:rsidRDefault="005C322C" w:rsidP="005C322C">
      <w:pPr>
        <w:pStyle w:val="TF-TEXTO"/>
      </w:pPr>
      <w:r>
        <w:t>O</w:t>
      </w:r>
      <w:r w:rsidRPr="00E40CC0">
        <w:t xml:space="preserve"> modelo </w:t>
      </w:r>
      <w:proofErr w:type="spellStart"/>
      <w:r w:rsidRPr="00E40CC0">
        <w:t>Tri-AI</w:t>
      </w:r>
      <w:proofErr w:type="spellEnd"/>
      <w:r w:rsidRPr="00E40CC0">
        <w:t xml:space="preserve"> identifica e nomeia os primatas que foram reconhecidos</w:t>
      </w:r>
      <w:r w:rsidR="002C080E">
        <w:t xml:space="preserve"> conforme apresentado na </w:t>
      </w:r>
      <w:r w:rsidR="0085182D">
        <w:fldChar w:fldCharType="begin"/>
      </w:r>
      <w:r w:rsidR="0085182D">
        <w:instrText xml:space="preserve"> REF Figura2 \h </w:instrText>
      </w:r>
      <w:r w:rsidR="0085182D">
        <w:fldChar w:fldCharType="separate"/>
      </w:r>
      <w:r w:rsidR="0085182D" w:rsidRPr="00E40CC0">
        <w:t>Figura 2</w:t>
      </w:r>
      <w:r w:rsidR="0085182D">
        <w:fldChar w:fldCharType="end"/>
      </w:r>
      <w:r w:rsidR="002C080E">
        <w:t xml:space="preserve"> com as setas amarelas</w:t>
      </w:r>
      <w:r>
        <w:t>.</w:t>
      </w:r>
      <w:r w:rsidRPr="00E40CC0">
        <w:t xml:space="preserve"> </w:t>
      </w:r>
      <w:r>
        <w:t>S</w:t>
      </w:r>
      <w:r w:rsidRPr="00E40CC0">
        <w:t>e o modelo encontrar uma nova face de primata</w:t>
      </w:r>
      <w:r>
        <w:t>,</w:t>
      </w:r>
      <w:r w:rsidRPr="00E40CC0">
        <w:t xml:space="preserve"> um novo nome ou ID é dado e o primata é adicionado ao banco de dados</w:t>
      </w:r>
      <w:r w:rsidR="002C080E">
        <w:t xml:space="preserve"> conforme apresentado na </w:t>
      </w:r>
      <w:r w:rsidR="0085182D">
        <w:fldChar w:fldCharType="begin"/>
      </w:r>
      <w:r w:rsidR="0085182D">
        <w:instrText xml:space="preserve"> REF Figura2 \h </w:instrText>
      </w:r>
      <w:r w:rsidR="0085182D">
        <w:fldChar w:fldCharType="separate"/>
      </w:r>
      <w:r w:rsidR="0085182D" w:rsidRPr="00E40CC0">
        <w:t>Figura 2</w:t>
      </w:r>
      <w:r w:rsidR="0085182D">
        <w:fldChar w:fldCharType="end"/>
      </w:r>
      <w:r w:rsidR="002C080E">
        <w:t xml:space="preserve"> com as setas azuis</w:t>
      </w:r>
      <w:r w:rsidRPr="00E40CC0">
        <w:t>. Quando o sistema tem mais de 60 imagens de um novo indiv</w:t>
      </w:r>
      <w:r>
        <w:t>í</w:t>
      </w:r>
      <w:r w:rsidRPr="00E40CC0">
        <w:t>duo</w:t>
      </w:r>
      <w:r>
        <w:t>,</w:t>
      </w:r>
      <w:r w:rsidRPr="00E40CC0">
        <w:t xml:space="preserve"> o conjunto de dados é atualizado e a </w:t>
      </w:r>
      <w:r w:rsidRPr="005C2558">
        <w:t>Tri-</w:t>
      </w:r>
      <w:proofErr w:type="spellStart"/>
      <w:r w:rsidRPr="005C2558">
        <w:t>attention</w:t>
      </w:r>
      <w:proofErr w:type="spellEnd"/>
      <w:r w:rsidRPr="00E40CC0">
        <w:t xml:space="preserve"> é treinada novamente. O </w:t>
      </w:r>
      <w:proofErr w:type="spellStart"/>
      <w:r w:rsidRPr="00E40CC0">
        <w:t>Tri-AI</w:t>
      </w:r>
      <w:proofErr w:type="spellEnd"/>
      <w:r w:rsidRPr="00E40CC0">
        <w:t xml:space="preserve"> atingiu a precisão de 94,11% na identificação individual e possui um tempo médio de detecção e reconhecimento da face de 31 imagens por segundo. </w:t>
      </w:r>
    </w:p>
    <w:p w14:paraId="6E2D6145" w14:textId="77777777" w:rsidR="00A44581" w:rsidRDefault="005C322C" w:rsidP="005C322C">
      <w:pPr>
        <w:pStyle w:val="TF-TEXTO"/>
      </w:pPr>
      <w:r w:rsidRPr="00E40CC0">
        <w:t xml:space="preserve">Segundo </w:t>
      </w:r>
      <w:proofErr w:type="spellStart"/>
      <w:r w:rsidRPr="00E40CC0">
        <w:t>Guo</w:t>
      </w:r>
      <w:proofErr w:type="spellEnd"/>
      <w:r w:rsidRPr="00E40CC0"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(2020)</w:t>
      </w:r>
      <w:r>
        <w:t>,</w:t>
      </w:r>
      <w:r w:rsidRPr="00E40CC0">
        <w:t xml:space="preserve"> seu </w:t>
      </w:r>
      <w:r>
        <w:t>modelo lida bem com imagens coloridas e cinzas, podendo realizar monitoramento em tempo real durante o dia ou a noite. No entanto</w:t>
      </w:r>
      <w:r w:rsidR="001A57E2">
        <w:t>,</w:t>
      </w:r>
      <w:r>
        <w:t xml:space="preserve"> o </w:t>
      </w:r>
      <w:proofErr w:type="spellStart"/>
      <w:r>
        <w:t>Tri-A</w:t>
      </w:r>
      <w:r w:rsidR="0085182D">
        <w:t>I</w:t>
      </w:r>
      <w:proofErr w:type="spellEnd"/>
      <w:r>
        <w:t xml:space="preserve"> não tem bom resultado ao identificar animais com estrutura de face atípica ou estranha, por exemplo, os elefantes que possuem uma tromba longa e bastante diferente. Por fim, foi identificado que é necessário o aumento do conjunto de dados, pois em 24 espécies de primatas haviam menos de 12 indivíduos para realizar o treinamento do modelo.</w:t>
      </w:r>
    </w:p>
    <w:p w14:paraId="5DF98E93" w14:textId="77777777" w:rsidR="005C322C" w:rsidRPr="00047E93" w:rsidRDefault="005C322C" w:rsidP="00D80C79">
      <w:pPr>
        <w:pStyle w:val="Ttulo2"/>
        <w:rPr>
          <w:lang w:val="en-US"/>
        </w:rPr>
      </w:pPr>
      <w:r w:rsidRPr="00047E93">
        <w:rPr>
          <w:lang w:val="en-US"/>
        </w:rPr>
        <w:t xml:space="preserve">Face Recognition: Primates in the wild </w:t>
      </w:r>
    </w:p>
    <w:p w14:paraId="49DF76A4" w14:textId="77777777" w:rsidR="005C322C" w:rsidRPr="00E40CC0" w:rsidRDefault="005C322C" w:rsidP="005C322C">
      <w:pPr>
        <w:pStyle w:val="TF-TEXTO"/>
      </w:pPr>
      <w:proofErr w:type="spellStart"/>
      <w:r w:rsidRPr="00E40CC0">
        <w:t>Deb</w:t>
      </w:r>
      <w:proofErr w:type="spellEnd"/>
      <w:r w:rsidRPr="00E40CC0"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(2018) desenvolve</w:t>
      </w:r>
      <w:r w:rsidR="00D0267F">
        <w:t>ram</w:t>
      </w:r>
      <w:r w:rsidRPr="00E40CC0">
        <w:t xml:space="preserve"> um aplicativo para identificação individual de primatas com uma nova arquitetura CNN denominada </w:t>
      </w:r>
      <w:proofErr w:type="spellStart"/>
      <w:r w:rsidRPr="00E40CC0">
        <w:t>PrimNet</w:t>
      </w:r>
      <w:proofErr w:type="spellEnd"/>
      <w:r w:rsidRPr="00E40CC0">
        <w:t xml:space="preserve">. </w:t>
      </w:r>
      <w:r w:rsidR="00A92A20">
        <w:t>No trabalho, o autor relata que e</w:t>
      </w:r>
      <w:r w:rsidRPr="00E40CC0">
        <w:t xml:space="preserve">xiste uma grande dificuldade em realizar o reconhecimento facial com uma base de dados </w:t>
      </w:r>
      <w:proofErr w:type="spellStart"/>
      <w:r w:rsidRPr="00E40CC0">
        <w:t>pequena</w:t>
      </w:r>
      <w:r w:rsidR="00F71B82">
        <w:t>,e</w:t>
      </w:r>
      <w:proofErr w:type="spellEnd"/>
      <w:r w:rsidR="00A92A20">
        <w:t xml:space="preserve"> </w:t>
      </w:r>
      <w:r w:rsidRPr="00E40CC0">
        <w:t xml:space="preserve">o </w:t>
      </w:r>
      <w:proofErr w:type="spellStart"/>
      <w:r w:rsidRPr="00E40CC0">
        <w:t>SphereNet</w:t>
      </w:r>
      <w:proofErr w:type="spellEnd"/>
      <w:r w:rsidRPr="00E40CC0">
        <w:t xml:space="preserve"> 4</w:t>
      </w:r>
      <w:r w:rsidR="00A92A20">
        <w:t>,</w:t>
      </w:r>
      <w:r w:rsidR="002C0672">
        <w:t xml:space="preserve"> modelo de reconhecimento facial com RNA que possui bons resultados de precisão para conjunto de dados pequeno, foi</w:t>
      </w:r>
      <w:r>
        <w:t xml:space="preserve"> u</w:t>
      </w:r>
      <w:r w:rsidR="00A92A20">
        <w:t>tiliz</w:t>
      </w:r>
      <w:r>
        <w:t xml:space="preserve">ado </w:t>
      </w:r>
      <w:r w:rsidR="002C0672">
        <w:t xml:space="preserve">para </w:t>
      </w:r>
      <w:r w:rsidRPr="00E40CC0">
        <w:t>treina</w:t>
      </w:r>
      <w:r w:rsidR="002C0672">
        <w:t>r</w:t>
      </w:r>
      <w:r w:rsidRPr="00E40CC0">
        <w:t xml:space="preserve"> o conjunto de dados dos primatas</w:t>
      </w:r>
      <w:r w:rsidR="00A92A20">
        <w:t>, no qual</w:t>
      </w:r>
      <w:r w:rsidR="00A879C5">
        <w:t xml:space="preserve"> </w:t>
      </w:r>
      <w:r w:rsidRPr="00E40CC0">
        <w:t xml:space="preserve">sofreu </w:t>
      </w:r>
      <w:proofErr w:type="spellStart"/>
      <w:r w:rsidRPr="00037FAE">
        <w:rPr>
          <w:i/>
          <w:iCs/>
        </w:rPr>
        <w:t>overfiting</w:t>
      </w:r>
      <w:proofErr w:type="spellEnd"/>
      <w:r w:rsidRPr="00E40CC0">
        <w:t>. Por</w:t>
      </w:r>
      <w:r>
        <w:t xml:space="preserve"> este motivo, </w:t>
      </w:r>
      <w:r w:rsidRPr="00E40CC0">
        <w:t xml:space="preserve">o autor propôs duas modificações ao </w:t>
      </w:r>
      <w:proofErr w:type="spellStart"/>
      <w:r w:rsidRPr="00E40CC0">
        <w:t>SphereNet</w:t>
      </w:r>
      <w:proofErr w:type="spellEnd"/>
      <w:r w:rsidRPr="00E40CC0">
        <w:t xml:space="preserve"> 4, reduzir o número de parâmetros deixando a </w:t>
      </w:r>
      <w:r w:rsidR="007925A8">
        <w:t>RNA</w:t>
      </w:r>
      <w:r w:rsidRPr="00E40CC0">
        <w:t xml:space="preserve"> mais esparsa através do estratagema de convolução de grupo para todas as camadas e aprimorar o poder de discriminação de camadas ocultas</w:t>
      </w:r>
      <w:r>
        <w:t>,</w:t>
      </w:r>
      <w:r w:rsidRPr="00E40CC0">
        <w:t xml:space="preserve"> deixando a rede mais ampla através do aumento do número de canais</w:t>
      </w:r>
      <w:r>
        <w:t>.</w:t>
      </w:r>
      <w:r w:rsidRPr="00E40CC0">
        <w:t xml:space="preserve"> </w:t>
      </w:r>
    </w:p>
    <w:p w14:paraId="1CD7583B" w14:textId="77777777" w:rsidR="005C322C" w:rsidRPr="00E40CC0" w:rsidRDefault="005C322C" w:rsidP="005C322C">
      <w:pPr>
        <w:pStyle w:val="TF-TEXTO"/>
      </w:pPr>
      <w:r w:rsidRPr="00E40CC0">
        <w:t>O conjunto de dados contém três tipos de primatas sendo eles lêmures, macacos dourados e chimpanzés. Foram obtidas 3.000 imagens faciais de lêmures, contendo 129 indivíduos de 12 espécies diferentes</w:t>
      </w:r>
      <w:r>
        <w:t>.</w:t>
      </w:r>
      <w:r w:rsidRPr="00E40CC0">
        <w:t xml:space="preserve"> </w:t>
      </w:r>
      <w:r>
        <w:t>P</w:t>
      </w:r>
      <w:r w:rsidRPr="00E40CC0">
        <w:t xml:space="preserve">ara </w:t>
      </w:r>
      <w:r>
        <w:t>ampliar a</w:t>
      </w:r>
      <w:r w:rsidRPr="00E40CC0">
        <w:t xml:space="preserve"> variação de ambiente</w:t>
      </w:r>
      <w:r>
        <w:t>,</w:t>
      </w:r>
      <w:r w:rsidRPr="00E40CC0">
        <w:t xml:space="preserve"> as imagens foram capturadas em dois dias consecutivos. O banco de dados dos macacos dourados </w:t>
      </w:r>
      <w:r>
        <w:t>possui</w:t>
      </w:r>
      <w:r w:rsidRPr="00E40CC0">
        <w:t xml:space="preserve"> 1.450 imagens faciais de 49 macacos</w:t>
      </w:r>
      <w:r>
        <w:t>.</w:t>
      </w:r>
      <w:r w:rsidRPr="00E40CC0">
        <w:t xml:space="preserve"> </w:t>
      </w:r>
      <w:r>
        <w:t>F</w:t>
      </w:r>
      <w:r w:rsidRPr="00E40CC0">
        <w:t>o</w:t>
      </w:r>
      <w:r w:rsidR="00B111AE">
        <w:t>ram</w:t>
      </w:r>
      <w:r w:rsidRPr="00E40CC0">
        <w:t xml:space="preserve"> utilizado</w:t>
      </w:r>
      <w:r w:rsidR="00B111AE">
        <w:t>s</w:t>
      </w:r>
      <w:r w:rsidRPr="00E40CC0">
        <w:t xml:space="preserve"> também 241 videoclipes</w:t>
      </w:r>
      <w:r w:rsidR="00B111AE">
        <w:t>,</w:t>
      </w:r>
      <w:r w:rsidRPr="00E40CC0">
        <w:t xml:space="preserve"> </w:t>
      </w:r>
      <w:r>
        <w:t xml:space="preserve">na qual </w:t>
      </w:r>
      <w:r w:rsidRPr="00E40CC0">
        <w:t xml:space="preserve">extraíram </w:t>
      </w:r>
      <w:r>
        <w:t xml:space="preserve">imagens </w:t>
      </w:r>
      <w:r w:rsidRPr="00E40CC0">
        <w:t>que foram recortad</w:t>
      </w:r>
      <w:r>
        <w:t>a</w:t>
      </w:r>
      <w:r w:rsidRPr="00E40CC0">
        <w:t>s e alinhad</w:t>
      </w:r>
      <w:r>
        <w:t>a</w:t>
      </w:r>
      <w:r w:rsidRPr="00E40CC0">
        <w:t xml:space="preserve">s. </w:t>
      </w:r>
      <w:r>
        <w:t>Por fim,</w:t>
      </w:r>
      <w:r w:rsidRPr="00E40CC0">
        <w:t xml:space="preserve"> para a base dos chimpanzés</w:t>
      </w:r>
      <w:r>
        <w:t>,</w:t>
      </w:r>
      <w:r w:rsidRPr="00E40CC0">
        <w:t xml:space="preserve"> fo</w:t>
      </w:r>
      <w:r>
        <w:t>ram</w:t>
      </w:r>
      <w:r w:rsidRPr="00E40CC0">
        <w:t xml:space="preserve"> utilizado</w:t>
      </w:r>
      <w:r>
        <w:t>s</w:t>
      </w:r>
      <w:r w:rsidRPr="00E40CC0">
        <w:t xml:space="preserve"> dois </w:t>
      </w:r>
      <w:r w:rsidRPr="00E40CC0">
        <w:lastRenderedPageBreak/>
        <w:t>conjuntos de dados</w:t>
      </w:r>
      <w:r>
        <w:t>,</w:t>
      </w:r>
      <w:r w:rsidRPr="00E40CC0">
        <w:t xml:space="preserve"> um com 2.109 imagens faciais de 24 indivíduos e</w:t>
      </w:r>
      <w:r>
        <w:t xml:space="preserve"> o outro com</w:t>
      </w:r>
      <w:r w:rsidRPr="00E40CC0">
        <w:t xml:space="preserve"> 5.078 imagens faciais de 78 indivíduos.  </w:t>
      </w:r>
    </w:p>
    <w:p w14:paraId="0C60A36F" w14:textId="77777777" w:rsidR="005C322C" w:rsidRPr="00E40CC0" w:rsidRDefault="005C322C" w:rsidP="005C322C">
      <w:pPr>
        <w:pStyle w:val="TF-TEXTO"/>
      </w:pPr>
      <w:r w:rsidRPr="00E40CC0">
        <w:t xml:space="preserve">Para a detecção </w:t>
      </w:r>
      <w:r w:rsidR="00F76DF9">
        <w:t>facial</w:t>
      </w:r>
      <w:r>
        <w:t>,</w:t>
      </w:r>
      <w:r w:rsidRPr="00E40CC0">
        <w:t xml:space="preserve"> </w:t>
      </w:r>
      <w:proofErr w:type="spellStart"/>
      <w:r w:rsidRPr="00E40CC0">
        <w:t>Deb</w:t>
      </w:r>
      <w:proofErr w:type="spellEnd"/>
      <w:r w:rsidRPr="00E40CC0"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(2018) propôs anotar manualmente três pontos de referência</w:t>
      </w:r>
      <w:r w:rsidR="00F76DF9">
        <w:t>:</w:t>
      </w:r>
      <w:r w:rsidR="00F76DF9" w:rsidRPr="00E40CC0">
        <w:t xml:space="preserve"> </w:t>
      </w:r>
      <w:r w:rsidRPr="00E40CC0">
        <w:t>o olho esquerdo, o olho direito e o centro da boca</w:t>
      </w:r>
      <w:r>
        <w:t>, com isso</w:t>
      </w:r>
      <w:r w:rsidR="00F76DF9">
        <w:t>,</w:t>
      </w:r>
      <w:r>
        <w:t xml:space="preserve"> é </w:t>
      </w:r>
      <w:r w:rsidR="00F76DF9">
        <w:t xml:space="preserve">realizado </w:t>
      </w:r>
      <w:r>
        <w:t>o alinhamento da face</w:t>
      </w:r>
      <w:r w:rsidR="00F76DF9">
        <w:t>,</w:t>
      </w:r>
      <w:r>
        <w:t xml:space="preserve"> conforme a </w:t>
      </w:r>
      <w:r w:rsidR="00990A3B">
        <w:fldChar w:fldCharType="begin"/>
      </w:r>
      <w:r w:rsidR="00990A3B">
        <w:instrText xml:space="preserve"> REF Figura3 \h </w:instrText>
      </w:r>
      <w:r w:rsidR="00990A3B">
        <w:fldChar w:fldCharType="separate"/>
      </w:r>
      <w:r w:rsidR="00545BFA" w:rsidRPr="00E40CC0">
        <w:t>Figura 3</w:t>
      </w:r>
      <w:r w:rsidR="00990A3B">
        <w:fldChar w:fldCharType="end"/>
      </w:r>
      <w:r w:rsidRPr="00E40CC0">
        <w:t>.</w:t>
      </w:r>
      <w:r>
        <w:t xml:space="preserve"> Em uma arquitetura CNN tradicional, cada filtro de convolução aplica-se a todos os canais no mapa de recursos de entrada, mas n</w:t>
      </w:r>
      <w:r w:rsidRPr="00E40CC0">
        <w:t xml:space="preserve">a arquitetura </w:t>
      </w:r>
      <w:proofErr w:type="spellStart"/>
      <w:r w:rsidRPr="00E40CC0">
        <w:t>PrimNet</w:t>
      </w:r>
      <w:proofErr w:type="spellEnd"/>
      <w:r w:rsidRPr="00E40CC0">
        <w:t xml:space="preserve"> </w:t>
      </w:r>
      <w:r>
        <w:t xml:space="preserve">é </w:t>
      </w:r>
      <w:r w:rsidRPr="00E40CC0">
        <w:t>utiliza</w:t>
      </w:r>
      <w:r>
        <w:t>do</w:t>
      </w:r>
      <w:r w:rsidRPr="00E40CC0">
        <w:t xml:space="preserve"> convolução de grupo</w:t>
      </w:r>
      <w:r>
        <w:t>. Em uma convol</w:t>
      </w:r>
      <w:r w:rsidR="004179F7">
        <w:t>u</w:t>
      </w:r>
      <w:r>
        <w:t>ção de grupo</w:t>
      </w:r>
      <w:r w:rsidR="004179F7">
        <w:t>,</w:t>
      </w:r>
      <w:r>
        <w:t xml:space="preserve"> os canais de entrada e os neurônios para cada grupo</w:t>
      </w:r>
      <w:r w:rsidR="004179F7">
        <w:t xml:space="preserve"> são separados uniformemente</w:t>
      </w:r>
      <w:r>
        <w:t>,</w:t>
      </w:r>
      <w:r w:rsidR="00B2334C">
        <w:t xml:space="preserve"> na qual</w:t>
      </w:r>
      <w:r>
        <w:t xml:space="preserve"> cada neurônio processa apenas os canais de entrada que entram em seu próprio grupo, podendo reduzir o número de parâmetros em mais de 50%. O </w:t>
      </w:r>
      <w:proofErr w:type="spellStart"/>
      <w:r>
        <w:t>PrimNet</w:t>
      </w:r>
      <w:proofErr w:type="spellEnd"/>
      <w:r>
        <w:t xml:space="preserve"> é treinado utilizando a função AM-</w:t>
      </w:r>
      <w:proofErr w:type="spellStart"/>
      <w:r>
        <w:t>Softmax</w:t>
      </w:r>
      <w:proofErr w:type="spellEnd"/>
      <w:r>
        <w:t xml:space="preserve"> que demonstrou ser eficaz na aprendizagem com rostos humanos.</w:t>
      </w:r>
    </w:p>
    <w:p w14:paraId="726A7E30" w14:textId="77777777" w:rsidR="005C322C" w:rsidRPr="00E40CC0" w:rsidRDefault="005C322C" w:rsidP="005C322C">
      <w:pPr>
        <w:pStyle w:val="TF-LEGENDA"/>
      </w:pPr>
      <w:bookmarkStart w:id="29" w:name="Figura3"/>
      <w:r w:rsidRPr="00E40CC0">
        <w:t>Figura 3</w:t>
      </w:r>
      <w:bookmarkEnd w:id="29"/>
      <w:r>
        <w:t xml:space="preserve"> </w:t>
      </w:r>
      <w:r w:rsidRPr="00E40CC0">
        <w:t xml:space="preserve">– </w:t>
      </w:r>
      <w:r>
        <w:t>Alinhamento da face nas imagens dos primatas</w:t>
      </w:r>
    </w:p>
    <w:p w14:paraId="7A77DF5C" w14:textId="77777777" w:rsidR="005C322C" w:rsidRPr="00E40CC0" w:rsidRDefault="00ED7EA1" w:rsidP="005C322C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7B3E9D6E" wp14:editId="2C2A7C8C">
            <wp:extent cx="2936875" cy="4156075"/>
            <wp:effectExtent l="12700" t="12700" r="0" b="0"/>
            <wp:docPr id="3" name="Imagem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875" cy="41560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63C0CA3A" w14:textId="77777777" w:rsidR="005C322C" w:rsidRPr="00E40CC0" w:rsidRDefault="005C322C" w:rsidP="005C322C">
      <w:pPr>
        <w:pStyle w:val="TF-FONTE"/>
      </w:pPr>
      <w:r w:rsidRPr="00E40CC0">
        <w:t xml:space="preserve">Fonte: </w:t>
      </w:r>
      <w:proofErr w:type="spellStart"/>
      <w:r w:rsidRPr="00E40CC0">
        <w:t>Deb</w:t>
      </w:r>
      <w:proofErr w:type="spellEnd"/>
      <w:r w:rsidRPr="00E40CC0"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(2018).</w:t>
      </w:r>
    </w:p>
    <w:p w14:paraId="761AEC02" w14:textId="77777777" w:rsidR="00A44581" w:rsidRDefault="005C322C" w:rsidP="005C322C">
      <w:pPr>
        <w:pStyle w:val="TF-TEXTO"/>
      </w:pPr>
      <w:r w:rsidRPr="00E40CC0">
        <w:t xml:space="preserve">O </w:t>
      </w:r>
      <w:proofErr w:type="spellStart"/>
      <w:r w:rsidRPr="00E40CC0">
        <w:t>PrimNet</w:t>
      </w:r>
      <w:proofErr w:type="spellEnd"/>
      <w:r w:rsidRPr="00E40CC0">
        <w:t xml:space="preserve"> obteve uma precisão de 93,75</w:t>
      </w:r>
      <w:r>
        <w:t>%</w:t>
      </w:r>
      <w:r w:rsidRPr="00E40CC0">
        <w:t xml:space="preserve"> na identificação individual de lêmures, 90,26% na identificação individual de macacos dourados e 75,82% na identificação individual de chimpanzés. </w:t>
      </w:r>
      <w:proofErr w:type="spellStart"/>
      <w:r w:rsidRPr="0023234E">
        <w:t>Deb</w:t>
      </w:r>
      <w:proofErr w:type="spellEnd"/>
      <w:r w:rsidRPr="0023234E">
        <w:t xml:space="preserve"> </w:t>
      </w:r>
      <w:r w:rsidRPr="005C2558">
        <w:t>et al</w:t>
      </w:r>
      <w:r w:rsidR="00E30493">
        <w:rPr>
          <w:i/>
          <w:iCs/>
        </w:rPr>
        <w:t>.</w:t>
      </w:r>
      <w:r w:rsidRPr="00E40CC0">
        <w:t xml:space="preserve"> (2018) conclui que</w:t>
      </w:r>
      <w:r>
        <w:t>,</w:t>
      </w:r>
      <w:r w:rsidRPr="00E40CC0">
        <w:t xml:space="preserve"> comparado a um sistema de reconhecimento de primatas de referência como o </w:t>
      </w:r>
      <w:proofErr w:type="spellStart"/>
      <w:r w:rsidRPr="00E40CC0">
        <w:t>LemurFaceID</w:t>
      </w:r>
      <w:proofErr w:type="spellEnd"/>
      <w:r w:rsidRPr="00E40CC0">
        <w:t xml:space="preserve"> e os sistemas de reconhecimento de rosto humano como </w:t>
      </w:r>
      <w:proofErr w:type="spellStart"/>
      <w:r w:rsidRPr="00E40CC0">
        <w:t>SphereFace</w:t>
      </w:r>
      <w:proofErr w:type="spellEnd"/>
      <w:r w:rsidRPr="00E40CC0">
        <w:t xml:space="preserve"> e </w:t>
      </w:r>
      <w:proofErr w:type="spellStart"/>
      <w:r w:rsidRPr="00E40CC0">
        <w:t>FaceNet</w:t>
      </w:r>
      <w:proofErr w:type="spellEnd"/>
      <w:r w:rsidRPr="00E40CC0">
        <w:t xml:space="preserve">, o </w:t>
      </w:r>
      <w:proofErr w:type="spellStart"/>
      <w:r w:rsidRPr="00E40CC0">
        <w:t>PrimNet</w:t>
      </w:r>
      <w:proofErr w:type="spellEnd"/>
      <w:r w:rsidRPr="00E40CC0">
        <w:t xml:space="preserve"> foi superior na verificação e identificação de indivíduos.</w:t>
      </w:r>
      <w:r>
        <w:t xml:space="preserve"> O autor ainda pretende melhorar o conjunto de dados dos primatas e expandir para outras espécies, e também desenvolver um detector facial de primatas.</w:t>
      </w:r>
    </w:p>
    <w:p w14:paraId="01DCF9DF" w14:textId="77777777" w:rsidR="00451B94" w:rsidRDefault="00451B94" w:rsidP="004B58D7">
      <w:pPr>
        <w:pStyle w:val="Ttulo1"/>
      </w:pPr>
      <w:bookmarkStart w:id="30" w:name="_Toc54164921"/>
      <w:bookmarkStart w:id="31" w:name="_Toc54165675"/>
      <w:bookmarkStart w:id="32" w:name="_Toc54169333"/>
      <w:bookmarkStart w:id="33" w:name="_Toc96347439"/>
      <w:bookmarkStart w:id="34" w:name="_Toc96357723"/>
      <w:bookmarkStart w:id="35" w:name="_Toc96491866"/>
      <w:bookmarkStart w:id="36" w:name="_Toc411603107"/>
      <w:bookmarkEnd w:id="24"/>
      <w:r>
        <w:t>proposta</w:t>
      </w:r>
      <w:r w:rsidR="005C322C">
        <w:t xml:space="preserve"> DO PR</w:t>
      </w:r>
      <w:r w:rsidR="004C47F2">
        <w:t>OTÓTIPO</w:t>
      </w:r>
    </w:p>
    <w:p w14:paraId="156A9E48" w14:textId="77777777" w:rsidR="00451B94" w:rsidRDefault="004C47F2" w:rsidP="00451B94">
      <w:pPr>
        <w:pStyle w:val="TF-TEXTO"/>
      </w:pPr>
      <w:r w:rsidRPr="00E40CC0">
        <w:t>Nest</w:t>
      </w:r>
      <w:r>
        <w:t>a seção</w:t>
      </w:r>
      <w:r w:rsidRPr="00E40CC0">
        <w:t xml:space="preserve"> serão apresentados os principais Requisitos Funcionais (RF) e Requisitos Não Funcionais (RNF), a metodologia a ser utilizada e o cronograma a ser seguido no decorrer do trabalh</w:t>
      </w:r>
      <w:r>
        <w:t>o</w:t>
      </w:r>
      <w:r w:rsidRPr="00E40CC0">
        <w:t>.</w:t>
      </w:r>
    </w:p>
    <w:p w14:paraId="3646E176" w14:textId="77777777" w:rsidR="00451B94" w:rsidRDefault="00451B94" w:rsidP="00D80C79">
      <w:pPr>
        <w:pStyle w:val="Ttulo2"/>
      </w:pPr>
      <w:bookmarkStart w:id="37" w:name="_Toc54164915"/>
      <w:bookmarkStart w:id="38" w:name="_Toc54165669"/>
      <w:bookmarkStart w:id="39" w:name="_Toc54169327"/>
      <w:bookmarkStart w:id="40" w:name="_Toc96347433"/>
      <w:bookmarkStart w:id="41" w:name="_Toc96357717"/>
      <w:bookmarkStart w:id="42" w:name="_Toc96491860"/>
      <w:bookmarkStart w:id="43" w:name="_Toc351015594"/>
      <w:r>
        <w:t>JUSTIFICATIVA</w:t>
      </w:r>
    </w:p>
    <w:p w14:paraId="58444A47" w14:textId="77777777" w:rsidR="006B0760" w:rsidRDefault="004C47F2" w:rsidP="004C47F2">
      <w:pPr>
        <w:pStyle w:val="TF-TEXTO"/>
      </w:pPr>
      <w:r w:rsidRPr="00E40CC0">
        <w:t xml:space="preserve">No </w:t>
      </w:r>
      <w:r w:rsidR="00990A3B">
        <w:fldChar w:fldCharType="begin"/>
      </w:r>
      <w:r w:rsidR="00990A3B">
        <w:instrText xml:space="preserve"> REF Quadro1 \h </w:instrText>
      </w:r>
      <w:r w:rsidR="00990A3B">
        <w:fldChar w:fldCharType="separate"/>
      </w:r>
      <w:r w:rsidR="00545BFA" w:rsidRPr="00E40CC0">
        <w:t xml:space="preserve">Quadro </w:t>
      </w:r>
      <w:r w:rsidR="00545BFA">
        <w:rPr>
          <w:noProof/>
        </w:rPr>
        <w:t>1</w:t>
      </w:r>
      <w:r w:rsidR="00990A3B">
        <w:fldChar w:fldCharType="end"/>
      </w:r>
      <w:r w:rsidRPr="00E40CC0">
        <w:t xml:space="preserve"> é apresentado um comparativo entre os trabalhos correlatos. As linhas representam as características e as colunas os trabalhos. </w:t>
      </w:r>
    </w:p>
    <w:p w14:paraId="4EE25A89" w14:textId="77777777" w:rsidR="004C47F2" w:rsidRPr="00E40CC0" w:rsidRDefault="004C47F2" w:rsidP="004C47F2">
      <w:pPr>
        <w:pStyle w:val="TF-LEGENDA"/>
      </w:pPr>
      <w:bookmarkStart w:id="44" w:name="_Ref52025161"/>
      <w:bookmarkStart w:id="45" w:name="Quadro1"/>
      <w:r w:rsidRPr="00E40CC0">
        <w:lastRenderedPageBreak/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545BFA">
        <w:rPr>
          <w:noProof/>
        </w:rPr>
        <w:t>1</w:t>
      </w:r>
      <w:r>
        <w:fldChar w:fldCharType="end"/>
      </w:r>
      <w:bookmarkEnd w:id="44"/>
      <w:bookmarkEnd w:id="45"/>
      <w:r w:rsidRPr="00E40CC0">
        <w:t xml:space="preserve"> - Comparativo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42"/>
        <w:gridCol w:w="1628"/>
        <w:gridCol w:w="1600"/>
        <w:gridCol w:w="2278"/>
      </w:tblGrid>
      <w:tr w:rsidR="00A6465E" w:rsidRPr="00E40CC0" w14:paraId="0A1BB059" w14:textId="77777777" w:rsidTr="00024919">
        <w:trPr>
          <w:trHeight w:val="567"/>
        </w:trPr>
        <w:tc>
          <w:tcPr>
            <w:tcW w:w="3521" w:type="dxa"/>
            <w:tcBorders>
              <w:tl2br w:val="single" w:sz="4" w:space="0" w:color="auto"/>
            </w:tcBorders>
            <w:shd w:val="clear" w:color="auto" w:fill="A6A6A6"/>
          </w:tcPr>
          <w:p w14:paraId="5CB82451" w14:textId="77777777" w:rsidR="004C47F2" w:rsidRPr="00E40CC0" w:rsidRDefault="00ED7EA1" w:rsidP="00AA2C0C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74F8DCCD" wp14:editId="0A3B8B6E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7" name="Caixa de Texto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9C31F60" w14:textId="77777777" w:rsidR="004C47F2" w:rsidRDefault="004C47F2" w:rsidP="004C47F2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4F8DCC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7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" filled="f" stroked="f">
                      <v:textbox>
                        <w:txbxContent>
                          <w:p w14:paraId="69C31F60" w14:textId="77777777" w:rsidR="004C47F2" w:rsidRDefault="004C47F2" w:rsidP="004C47F2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29609E41" wp14:editId="7AA3EC4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6" name="Caixa de Texto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614641" w14:textId="77777777" w:rsidR="004C47F2" w:rsidRDefault="004C47F2" w:rsidP="004C47F2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609E41" id="Caixa de Texto 6" o:sp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" filled="f" stroked="f">
                      <v:textbox>
                        <w:txbxContent>
                          <w:p w14:paraId="3A614641" w14:textId="77777777" w:rsidR="004C47F2" w:rsidRDefault="004C47F2" w:rsidP="004C47F2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657" w:type="dxa"/>
            <w:shd w:val="clear" w:color="auto" w:fill="A6A6A6"/>
            <w:vAlign w:val="center"/>
          </w:tcPr>
          <w:p w14:paraId="1F561C82" w14:textId="77777777" w:rsidR="004C47F2" w:rsidRPr="00E40CC0" w:rsidRDefault="004C47F2" w:rsidP="00AA2C0C">
            <w:pPr>
              <w:pStyle w:val="TF-TEXTOQUADRO"/>
              <w:jc w:val="center"/>
            </w:pPr>
            <w:proofErr w:type="spellStart"/>
            <w:r w:rsidRPr="00E40CC0">
              <w:t>Schofield</w:t>
            </w:r>
            <w:proofErr w:type="spellEnd"/>
            <w:r w:rsidRPr="00E40CC0">
              <w:t xml:space="preserve"> </w:t>
            </w:r>
            <w:r w:rsidRPr="005C2558">
              <w:t>et al</w:t>
            </w:r>
            <w:r w:rsidR="00E30493">
              <w:rPr>
                <w:i/>
                <w:iCs/>
              </w:rPr>
              <w:t>.</w:t>
            </w:r>
            <w:r w:rsidRPr="00E40CC0">
              <w:t xml:space="preserve"> (2019)</w:t>
            </w:r>
          </w:p>
        </w:tc>
        <w:tc>
          <w:tcPr>
            <w:tcW w:w="1640" w:type="dxa"/>
            <w:shd w:val="clear" w:color="auto" w:fill="A6A6A6"/>
            <w:vAlign w:val="center"/>
          </w:tcPr>
          <w:p w14:paraId="45905BFA" w14:textId="77777777" w:rsidR="004C47F2" w:rsidRPr="00E40CC0" w:rsidRDefault="004C47F2" w:rsidP="00AA2C0C">
            <w:pPr>
              <w:pStyle w:val="TF-TEXTOQUADRO"/>
              <w:jc w:val="center"/>
            </w:pPr>
            <w:proofErr w:type="spellStart"/>
            <w:r w:rsidRPr="00E40CC0">
              <w:t>Guo</w:t>
            </w:r>
            <w:proofErr w:type="spellEnd"/>
            <w:r w:rsidRPr="00E40CC0">
              <w:t xml:space="preserve"> </w:t>
            </w:r>
            <w:r w:rsidRPr="005C2558">
              <w:t>et al</w:t>
            </w:r>
            <w:r w:rsidR="00E30493">
              <w:rPr>
                <w:i/>
                <w:iCs/>
              </w:rPr>
              <w:t>.</w:t>
            </w:r>
            <w:r w:rsidRPr="00E40CC0">
              <w:t xml:space="preserve"> (20</w:t>
            </w:r>
            <w:r w:rsidR="00C403DB">
              <w:t>20</w:t>
            </w:r>
            <w:r w:rsidRPr="00E40CC0">
              <w:t>)</w:t>
            </w:r>
          </w:p>
        </w:tc>
        <w:tc>
          <w:tcPr>
            <w:tcW w:w="2356" w:type="dxa"/>
            <w:shd w:val="clear" w:color="auto" w:fill="A6A6A6"/>
            <w:vAlign w:val="center"/>
          </w:tcPr>
          <w:p w14:paraId="4E255ADD" w14:textId="77777777" w:rsidR="004C47F2" w:rsidRPr="00E40CC0" w:rsidRDefault="004C47F2" w:rsidP="00AA2C0C">
            <w:pPr>
              <w:pStyle w:val="TF-TEXTOQUADRO"/>
              <w:jc w:val="center"/>
            </w:pPr>
            <w:proofErr w:type="spellStart"/>
            <w:r w:rsidRPr="00E40CC0">
              <w:t>Deb</w:t>
            </w:r>
            <w:proofErr w:type="spellEnd"/>
            <w:r w:rsidRPr="00E40CC0">
              <w:t xml:space="preserve"> </w:t>
            </w:r>
            <w:r w:rsidRPr="005C2558">
              <w:t>et al</w:t>
            </w:r>
            <w:r w:rsidR="00E30493">
              <w:rPr>
                <w:i/>
                <w:iCs/>
              </w:rPr>
              <w:t>.</w:t>
            </w:r>
            <w:r w:rsidRPr="00E40CC0">
              <w:t xml:space="preserve"> (2018)</w:t>
            </w:r>
          </w:p>
        </w:tc>
      </w:tr>
      <w:tr w:rsidR="00A6465E" w:rsidRPr="00E40CC0" w14:paraId="44CFB167" w14:textId="77777777" w:rsidTr="00024919">
        <w:tc>
          <w:tcPr>
            <w:tcW w:w="3521" w:type="dxa"/>
            <w:shd w:val="clear" w:color="auto" w:fill="auto"/>
          </w:tcPr>
          <w:p w14:paraId="6348F490" w14:textId="77777777" w:rsidR="004C47F2" w:rsidRPr="00E40CC0" w:rsidRDefault="004C47F2" w:rsidP="00AA2C0C">
            <w:pPr>
              <w:pStyle w:val="TF-TEXTOQUADRO"/>
            </w:pPr>
            <w:r>
              <w:t>Animal reconhecido facialmente</w:t>
            </w:r>
            <w:r w:rsidR="004900B8">
              <w:t xml:space="preserve"> e quantidade</w:t>
            </w:r>
            <w:r>
              <w:t xml:space="preserve"> </w:t>
            </w:r>
          </w:p>
        </w:tc>
        <w:tc>
          <w:tcPr>
            <w:tcW w:w="1657" w:type="dxa"/>
            <w:shd w:val="clear" w:color="auto" w:fill="auto"/>
          </w:tcPr>
          <w:p w14:paraId="00DB14EE" w14:textId="77777777" w:rsidR="004C47F2" w:rsidRPr="00E40CC0" w:rsidRDefault="004900B8" w:rsidP="00AA2C0C">
            <w:pPr>
              <w:pStyle w:val="TF-TEXTOQUADRO"/>
            </w:pPr>
            <w:r>
              <w:t xml:space="preserve">23 </w:t>
            </w:r>
            <w:r w:rsidR="004C47F2">
              <w:t>Chimpanzé</w:t>
            </w:r>
            <w:r>
              <w:t>s</w:t>
            </w:r>
          </w:p>
        </w:tc>
        <w:tc>
          <w:tcPr>
            <w:tcW w:w="1640" w:type="dxa"/>
            <w:shd w:val="clear" w:color="auto" w:fill="auto"/>
          </w:tcPr>
          <w:p w14:paraId="6FBE8F0D" w14:textId="77777777" w:rsidR="004C47F2" w:rsidRPr="00E40CC0" w:rsidRDefault="004900B8" w:rsidP="00AA2C0C">
            <w:pPr>
              <w:pStyle w:val="TF-TEXTOQUADRO"/>
            </w:pPr>
            <w:r>
              <w:t xml:space="preserve">196 </w:t>
            </w:r>
            <w:r w:rsidR="004C47F2">
              <w:t>Macaco</w:t>
            </w:r>
            <w:r>
              <w:t>s</w:t>
            </w:r>
            <w:r w:rsidR="004C47F2">
              <w:t xml:space="preserve"> dourado de nariz arrebitado e </w:t>
            </w:r>
            <w:r>
              <w:t xml:space="preserve">30 </w:t>
            </w:r>
            <w:r w:rsidR="004C47F2">
              <w:t>macaco</w:t>
            </w:r>
            <w:r>
              <w:t>s</w:t>
            </w:r>
            <w:r w:rsidR="004C47F2">
              <w:t xml:space="preserve"> tibetano</w:t>
            </w:r>
          </w:p>
        </w:tc>
        <w:tc>
          <w:tcPr>
            <w:tcW w:w="2356" w:type="dxa"/>
            <w:shd w:val="clear" w:color="auto" w:fill="auto"/>
          </w:tcPr>
          <w:p w14:paraId="7C82E672" w14:textId="77777777" w:rsidR="004C47F2" w:rsidRPr="00E40CC0" w:rsidRDefault="004900B8" w:rsidP="00AA2C0C">
            <w:pPr>
              <w:pStyle w:val="TF-TEXTOQUADRO"/>
            </w:pPr>
            <w:r>
              <w:t xml:space="preserve">129 </w:t>
            </w:r>
            <w:r w:rsidR="004C47F2">
              <w:t>L</w:t>
            </w:r>
            <w:r w:rsidR="004C47F2" w:rsidRPr="00E40CC0">
              <w:t xml:space="preserve">êmures, </w:t>
            </w:r>
            <w:r>
              <w:t xml:space="preserve">49 </w:t>
            </w:r>
            <w:r w:rsidR="004C47F2" w:rsidRPr="00E40CC0">
              <w:t xml:space="preserve">macacos dourados e </w:t>
            </w:r>
            <w:r>
              <w:t xml:space="preserve">90 </w:t>
            </w:r>
            <w:r w:rsidR="004C47F2" w:rsidRPr="00E40CC0">
              <w:t>chimpanzés</w:t>
            </w:r>
          </w:p>
        </w:tc>
      </w:tr>
      <w:tr w:rsidR="00A6465E" w:rsidRPr="00E40CC0" w14:paraId="4DD0385D" w14:textId="77777777" w:rsidTr="00024919">
        <w:tc>
          <w:tcPr>
            <w:tcW w:w="3521" w:type="dxa"/>
            <w:shd w:val="clear" w:color="auto" w:fill="auto"/>
          </w:tcPr>
          <w:p w14:paraId="6ED59E59" w14:textId="77777777" w:rsidR="00780359" w:rsidRDefault="00FE150C" w:rsidP="00786E89">
            <w:pPr>
              <w:pStyle w:val="TF-TEXTOQUADRO"/>
            </w:pPr>
            <w:r>
              <w:t xml:space="preserve"> </w:t>
            </w:r>
            <w:r w:rsidR="004900B8">
              <w:t>Total de imagens utilizados para o treinamento do modelo</w:t>
            </w:r>
          </w:p>
        </w:tc>
        <w:tc>
          <w:tcPr>
            <w:tcW w:w="1657" w:type="dxa"/>
            <w:shd w:val="clear" w:color="auto" w:fill="auto"/>
          </w:tcPr>
          <w:p w14:paraId="1428A5AF" w14:textId="77777777" w:rsidR="00780359" w:rsidRDefault="008B7743" w:rsidP="00786E89">
            <w:pPr>
              <w:pStyle w:val="TF-TEXTOQUADRO"/>
            </w:pPr>
            <w:r>
              <w:t>10.000.000</w:t>
            </w:r>
          </w:p>
        </w:tc>
        <w:tc>
          <w:tcPr>
            <w:tcW w:w="1640" w:type="dxa"/>
            <w:shd w:val="clear" w:color="auto" w:fill="auto"/>
          </w:tcPr>
          <w:p w14:paraId="7668ED08" w14:textId="77777777" w:rsidR="00780359" w:rsidRDefault="008B7743" w:rsidP="00786E89">
            <w:pPr>
              <w:pStyle w:val="TF-TEXTOQUADRO"/>
            </w:pPr>
            <w:r>
              <w:t>108.961</w:t>
            </w:r>
          </w:p>
        </w:tc>
        <w:tc>
          <w:tcPr>
            <w:tcW w:w="2356" w:type="dxa"/>
            <w:shd w:val="clear" w:color="auto" w:fill="auto"/>
          </w:tcPr>
          <w:p w14:paraId="325A5088" w14:textId="77777777" w:rsidR="00780359" w:rsidRDefault="008D184D" w:rsidP="00786E89">
            <w:pPr>
              <w:pStyle w:val="TF-TEXTOQUADRO"/>
            </w:pPr>
            <w:r>
              <w:t>11.637</w:t>
            </w:r>
          </w:p>
        </w:tc>
      </w:tr>
      <w:tr w:rsidR="00A6465E" w:rsidRPr="00E40CC0" w14:paraId="3D9C05E8" w14:textId="77777777" w:rsidTr="00024919">
        <w:tc>
          <w:tcPr>
            <w:tcW w:w="3521" w:type="dxa"/>
            <w:shd w:val="clear" w:color="auto" w:fill="auto"/>
          </w:tcPr>
          <w:p w14:paraId="480F2226" w14:textId="77777777" w:rsidR="004C47F2" w:rsidRDefault="004C47F2" w:rsidP="00AA2C0C">
            <w:pPr>
              <w:pStyle w:val="TF-TEXTOQUADRO"/>
            </w:pPr>
            <w:r>
              <w:t>Tipo de mídia utilizad</w:t>
            </w:r>
            <w:r w:rsidR="00062244">
              <w:t>a</w:t>
            </w:r>
            <w:r>
              <w:t xml:space="preserve"> </w:t>
            </w:r>
          </w:p>
        </w:tc>
        <w:tc>
          <w:tcPr>
            <w:tcW w:w="1657" w:type="dxa"/>
            <w:shd w:val="clear" w:color="auto" w:fill="auto"/>
          </w:tcPr>
          <w:p w14:paraId="079DE7E5" w14:textId="77777777" w:rsidR="004C47F2" w:rsidRDefault="004C47F2" w:rsidP="00AA2C0C">
            <w:pPr>
              <w:pStyle w:val="TF-TEXTOQUADRO"/>
            </w:pPr>
            <w:r>
              <w:t>Imagem e vídeo</w:t>
            </w:r>
          </w:p>
        </w:tc>
        <w:tc>
          <w:tcPr>
            <w:tcW w:w="1640" w:type="dxa"/>
            <w:shd w:val="clear" w:color="auto" w:fill="auto"/>
          </w:tcPr>
          <w:p w14:paraId="4FD5F8BC" w14:textId="77777777" w:rsidR="004C47F2" w:rsidRDefault="004C47F2" w:rsidP="00AA2C0C">
            <w:pPr>
              <w:pStyle w:val="TF-TEXTOQUADRO"/>
            </w:pPr>
            <w:r>
              <w:t>Imagem e vídeo</w:t>
            </w:r>
          </w:p>
        </w:tc>
        <w:tc>
          <w:tcPr>
            <w:tcW w:w="2356" w:type="dxa"/>
            <w:shd w:val="clear" w:color="auto" w:fill="auto"/>
          </w:tcPr>
          <w:p w14:paraId="5EB41525" w14:textId="77777777" w:rsidR="004C47F2" w:rsidRDefault="004C47F2" w:rsidP="00AA2C0C">
            <w:pPr>
              <w:pStyle w:val="TF-TEXTOQUADRO"/>
            </w:pPr>
            <w:r>
              <w:t>Imagem</w:t>
            </w:r>
          </w:p>
        </w:tc>
      </w:tr>
      <w:tr w:rsidR="00A6465E" w:rsidRPr="00E40CC0" w14:paraId="1E5B5748" w14:textId="77777777" w:rsidTr="00024919">
        <w:tc>
          <w:tcPr>
            <w:tcW w:w="3521" w:type="dxa"/>
            <w:shd w:val="clear" w:color="auto" w:fill="auto"/>
          </w:tcPr>
          <w:p w14:paraId="259B6A7A" w14:textId="77777777" w:rsidR="004C47F2" w:rsidRPr="00E40CC0" w:rsidRDefault="004C47F2" w:rsidP="00AA2C0C">
            <w:pPr>
              <w:pStyle w:val="TF-TEXTOQUADRO"/>
            </w:pPr>
            <w:r>
              <w:t>Modelo de Aprendizado de Máquina para reconhecimento facial</w:t>
            </w:r>
          </w:p>
        </w:tc>
        <w:tc>
          <w:tcPr>
            <w:tcW w:w="1657" w:type="dxa"/>
            <w:shd w:val="clear" w:color="auto" w:fill="auto"/>
          </w:tcPr>
          <w:p w14:paraId="565091F3" w14:textId="77777777" w:rsidR="004C47F2" w:rsidRPr="00E40CC0" w:rsidRDefault="004C47F2" w:rsidP="00AA2C0C">
            <w:pPr>
              <w:pStyle w:val="TF-TEXTOQUADRO"/>
            </w:pPr>
            <w:r>
              <w:t>CNN com base na VGG-16</w:t>
            </w:r>
          </w:p>
        </w:tc>
        <w:tc>
          <w:tcPr>
            <w:tcW w:w="1640" w:type="dxa"/>
            <w:shd w:val="clear" w:color="auto" w:fill="auto"/>
          </w:tcPr>
          <w:p w14:paraId="6BFC09FD" w14:textId="77777777" w:rsidR="004C47F2" w:rsidRPr="00E40CC0" w:rsidRDefault="004C47F2" w:rsidP="00AA2C0C">
            <w:pPr>
              <w:pStyle w:val="TF-TEXTOQUADRO"/>
            </w:pPr>
            <w:proofErr w:type="spellStart"/>
            <w:r w:rsidRPr="00E40CC0">
              <w:t>Tri-AI</w:t>
            </w:r>
            <w:proofErr w:type="spellEnd"/>
          </w:p>
        </w:tc>
        <w:tc>
          <w:tcPr>
            <w:tcW w:w="2356" w:type="dxa"/>
            <w:shd w:val="clear" w:color="auto" w:fill="auto"/>
          </w:tcPr>
          <w:p w14:paraId="3F1832A2" w14:textId="77777777" w:rsidR="004C47F2" w:rsidRPr="00E40CC0" w:rsidRDefault="004C47F2" w:rsidP="00AA2C0C">
            <w:pPr>
              <w:pStyle w:val="TF-TEXTOQUADRO"/>
            </w:pPr>
            <w:proofErr w:type="spellStart"/>
            <w:r>
              <w:t>PrimNet</w:t>
            </w:r>
            <w:proofErr w:type="spellEnd"/>
          </w:p>
        </w:tc>
      </w:tr>
      <w:tr w:rsidR="00A6465E" w:rsidRPr="00E40CC0" w14:paraId="3B23FF27" w14:textId="77777777" w:rsidTr="00024919">
        <w:tc>
          <w:tcPr>
            <w:tcW w:w="3521" w:type="dxa"/>
            <w:shd w:val="clear" w:color="auto" w:fill="auto"/>
          </w:tcPr>
          <w:p w14:paraId="3130243F" w14:textId="77777777" w:rsidR="00780359" w:rsidRDefault="00E96D69" w:rsidP="00780359">
            <w:pPr>
              <w:pStyle w:val="TF-TEXTOQUADRO"/>
            </w:pPr>
            <w:r>
              <w:t xml:space="preserve">Precisão </w:t>
            </w:r>
            <w:r w:rsidR="00780359">
              <w:t>no reconhecimento facial alcançado</w:t>
            </w:r>
          </w:p>
        </w:tc>
        <w:tc>
          <w:tcPr>
            <w:tcW w:w="1657" w:type="dxa"/>
            <w:shd w:val="clear" w:color="auto" w:fill="auto"/>
          </w:tcPr>
          <w:p w14:paraId="1EEB5C7B" w14:textId="77777777" w:rsidR="00780359" w:rsidRDefault="00780359" w:rsidP="00780359">
            <w:pPr>
              <w:pStyle w:val="TF-TEXTOQUADRO"/>
            </w:pPr>
            <w:r>
              <w:t>92,47%</w:t>
            </w:r>
          </w:p>
        </w:tc>
        <w:tc>
          <w:tcPr>
            <w:tcW w:w="1640" w:type="dxa"/>
            <w:shd w:val="clear" w:color="auto" w:fill="auto"/>
          </w:tcPr>
          <w:p w14:paraId="46479B1F" w14:textId="77777777" w:rsidR="00780359" w:rsidRPr="00E40CC0" w:rsidRDefault="00780359" w:rsidP="00780359">
            <w:pPr>
              <w:pStyle w:val="TF-TEXTOQUADRO"/>
            </w:pPr>
            <w:r>
              <w:t>94,11%</w:t>
            </w:r>
          </w:p>
        </w:tc>
        <w:tc>
          <w:tcPr>
            <w:tcW w:w="2356" w:type="dxa"/>
            <w:shd w:val="clear" w:color="auto" w:fill="auto"/>
          </w:tcPr>
          <w:p w14:paraId="4416D631" w14:textId="77777777" w:rsidR="00780359" w:rsidRDefault="00780359" w:rsidP="00780359">
            <w:pPr>
              <w:pStyle w:val="TF-TEXTOQUADRO"/>
            </w:pPr>
            <w:r>
              <w:t>93,75%</w:t>
            </w:r>
          </w:p>
        </w:tc>
      </w:tr>
      <w:tr w:rsidR="00A6465E" w:rsidRPr="00E40CC0" w14:paraId="11C8396A" w14:textId="77777777" w:rsidTr="00024919">
        <w:tc>
          <w:tcPr>
            <w:tcW w:w="3521" w:type="dxa"/>
            <w:shd w:val="clear" w:color="auto" w:fill="auto"/>
          </w:tcPr>
          <w:p w14:paraId="6F003D7A" w14:textId="77777777" w:rsidR="00780359" w:rsidRPr="00E40CC0" w:rsidRDefault="00780359" w:rsidP="00780359">
            <w:pPr>
              <w:pStyle w:val="TF-TEXTOQUADRO"/>
            </w:pPr>
            <w:r>
              <w:t>Modelo de Aprendizado de Máquina para detecção facial</w:t>
            </w:r>
          </w:p>
        </w:tc>
        <w:tc>
          <w:tcPr>
            <w:tcW w:w="1657" w:type="dxa"/>
            <w:shd w:val="clear" w:color="auto" w:fill="auto"/>
          </w:tcPr>
          <w:p w14:paraId="77436801" w14:textId="77777777" w:rsidR="00780359" w:rsidRPr="00E40CC0" w:rsidRDefault="00780359" w:rsidP="00780359">
            <w:pPr>
              <w:pStyle w:val="TF-TEXTOQUADRO"/>
            </w:pPr>
            <w:r>
              <w:t>Modelo KLT</w:t>
            </w:r>
          </w:p>
        </w:tc>
        <w:tc>
          <w:tcPr>
            <w:tcW w:w="1640" w:type="dxa"/>
            <w:shd w:val="clear" w:color="auto" w:fill="auto"/>
          </w:tcPr>
          <w:p w14:paraId="6FF9E3C6" w14:textId="77777777" w:rsidR="00780359" w:rsidRPr="00E40CC0" w:rsidRDefault="00780359" w:rsidP="00780359">
            <w:pPr>
              <w:pStyle w:val="TF-TEXTOQUADRO"/>
            </w:pPr>
            <w:proofErr w:type="spellStart"/>
            <w:r w:rsidRPr="00E40CC0">
              <w:t>Faster</w:t>
            </w:r>
            <w:proofErr w:type="spellEnd"/>
            <w:r w:rsidRPr="00E40CC0">
              <w:t xml:space="preserve"> RCNN</w:t>
            </w:r>
          </w:p>
        </w:tc>
        <w:tc>
          <w:tcPr>
            <w:tcW w:w="2356" w:type="dxa"/>
            <w:shd w:val="clear" w:color="auto" w:fill="auto"/>
          </w:tcPr>
          <w:p w14:paraId="60A4150B" w14:textId="77777777" w:rsidR="00780359" w:rsidRPr="00E40CC0" w:rsidRDefault="00780359" w:rsidP="00780359">
            <w:pPr>
              <w:pStyle w:val="TF-TEXTOQUADRO"/>
            </w:pPr>
            <w:r>
              <w:t>-</w:t>
            </w:r>
          </w:p>
        </w:tc>
      </w:tr>
    </w:tbl>
    <w:p w14:paraId="494F58FF" w14:textId="77777777" w:rsidR="004C47F2" w:rsidRDefault="004C47F2" w:rsidP="004C47F2">
      <w:pPr>
        <w:pStyle w:val="TF-FONTE"/>
      </w:pPr>
      <w:r w:rsidRPr="00E40CC0">
        <w:t>Fonte: elaborado pelo autor.</w:t>
      </w:r>
    </w:p>
    <w:p w14:paraId="0415FF0A" w14:textId="77777777" w:rsidR="004C47F2" w:rsidRPr="005C2558" w:rsidRDefault="004C47F2" w:rsidP="004C47F2">
      <w:pPr>
        <w:pStyle w:val="TF-TEXTO"/>
      </w:pPr>
      <w:r w:rsidRPr="005C2558">
        <w:t xml:space="preserve">Conforme o </w:t>
      </w:r>
      <w:r w:rsidR="00990A3B" w:rsidRPr="005C2558">
        <w:fldChar w:fldCharType="begin"/>
      </w:r>
      <w:r w:rsidR="00990A3B" w:rsidRPr="005C2558">
        <w:instrText xml:space="preserve"> REF Quadro1 \h </w:instrText>
      </w:r>
      <w:r w:rsidR="005C2558" w:rsidRPr="005C2558">
        <w:instrText xml:space="preserve"> \* MERGEFORMAT </w:instrText>
      </w:r>
      <w:r w:rsidR="00990A3B" w:rsidRPr="005C2558">
        <w:fldChar w:fldCharType="separate"/>
      </w:r>
      <w:r w:rsidR="00545BFA" w:rsidRPr="005C2558">
        <w:t xml:space="preserve">Quadro </w:t>
      </w:r>
      <w:r w:rsidR="00545BFA" w:rsidRPr="005C2558">
        <w:rPr>
          <w:noProof/>
        </w:rPr>
        <w:t>1</w:t>
      </w:r>
      <w:r w:rsidR="00990A3B" w:rsidRPr="005C2558">
        <w:fldChar w:fldCharType="end"/>
      </w:r>
      <w:r w:rsidRPr="005C2558">
        <w:t xml:space="preserve"> todos os autores utilizaram espécies de primatas </w:t>
      </w:r>
      <w:r w:rsidR="009B0573" w:rsidRPr="005C2558">
        <w:t xml:space="preserve">diferentes </w:t>
      </w:r>
      <w:r w:rsidRPr="005C2558">
        <w:t xml:space="preserve">para realizar o reconhecimento facial. </w:t>
      </w:r>
      <w:proofErr w:type="spellStart"/>
      <w:r w:rsidRPr="005C2558">
        <w:t>Schofield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(2019) focou seus testes em Chimpanzés. </w:t>
      </w:r>
      <w:proofErr w:type="spellStart"/>
      <w:r w:rsidRPr="005C2558">
        <w:t>Guo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</w:t>
      </w:r>
      <w:r w:rsidR="00C403DB" w:rsidRPr="005C2558">
        <w:t>20</w:t>
      </w:r>
      <w:r w:rsidRPr="005C2558">
        <w:t>) utilizou 41 espécies de primatas</w:t>
      </w:r>
      <w:r w:rsidR="00E80469" w:rsidRPr="005C2558">
        <w:t>,</w:t>
      </w:r>
      <w:r w:rsidRPr="005C2558">
        <w:t xml:space="preserve"> sendo as espécies mais citadas o macaco dourado de nariz arrebitado e o macaco tibetano. As espécies utilizadas por </w:t>
      </w:r>
      <w:proofErr w:type="spellStart"/>
      <w:r w:rsidRPr="005C2558">
        <w:t>Deb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(2018) foram os lêmures, macacos dourados e chimpanzés. Os três trabalhos utilizaram Redes Neurais Convolucionais para reconhecimento individual. Neste trabalho ser</w:t>
      </w:r>
      <w:r w:rsidR="00A8197D" w:rsidRPr="005C2558">
        <w:t>ão</w:t>
      </w:r>
      <w:r w:rsidRPr="005C2558">
        <w:t xml:space="preserve"> utilizado</w:t>
      </w:r>
      <w:r w:rsidR="00A8197D" w:rsidRPr="005C2558">
        <w:t>s modelos de</w:t>
      </w:r>
      <w:r w:rsidRPr="005C2558">
        <w:t xml:space="preserve"> Redes Neurais Convolucionais para reconhecer bugios-ruivos da espécie </w:t>
      </w:r>
      <w:proofErr w:type="spellStart"/>
      <w:r w:rsidRPr="005C2558">
        <w:rPr>
          <w:i/>
          <w:iCs/>
        </w:rPr>
        <w:t>Alouatta</w:t>
      </w:r>
      <w:proofErr w:type="spellEnd"/>
      <w:r w:rsidRPr="005C2558">
        <w:rPr>
          <w:i/>
          <w:iCs/>
        </w:rPr>
        <w:t xml:space="preserve"> Guariba </w:t>
      </w:r>
      <w:proofErr w:type="spellStart"/>
      <w:r w:rsidRPr="005C2558">
        <w:rPr>
          <w:i/>
          <w:iCs/>
        </w:rPr>
        <w:t>Clamitans</w:t>
      </w:r>
      <w:proofErr w:type="spellEnd"/>
      <w:r w:rsidRPr="005C2558">
        <w:t>.</w:t>
      </w:r>
    </w:p>
    <w:p w14:paraId="5AE5D249" w14:textId="77777777" w:rsidR="004C47F2" w:rsidRPr="005C2558" w:rsidRDefault="004C47F2" w:rsidP="004C47F2">
      <w:pPr>
        <w:pStyle w:val="TF-TEXTO"/>
      </w:pPr>
      <w:proofErr w:type="spellStart"/>
      <w:r w:rsidRPr="005C2558">
        <w:t>Schofield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(2019) utilizou o modelo KLT para realizar a detecção facial em vídeos e imagens baseada em fluxo óptico, agrupando faces que pertencem ao mesmo indivíduo. </w:t>
      </w:r>
      <w:proofErr w:type="spellStart"/>
      <w:r w:rsidRPr="005C2558">
        <w:t>Guo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</w:t>
      </w:r>
      <w:r w:rsidR="00C403DB" w:rsidRPr="005C2558">
        <w:t>20</w:t>
      </w:r>
      <w:r w:rsidRPr="005C2558">
        <w:t xml:space="preserve">) utilizou o </w:t>
      </w:r>
      <w:proofErr w:type="spellStart"/>
      <w:r w:rsidRPr="005C2558">
        <w:t>Faster</w:t>
      </w:r>
      <w:proofErr w:type="spellEnd"/>
      <w:r w:rsidRPr="005C2558">
        <w:t xml:space="preserve"> RCNN, que possui em sua estrutura uma Rede de Propostas Regionais usado para selecionar as áreas suspeitas onde os objetos podem existir, e o </w:t>
      </w:r>
      <w:proofErr w:type="spellStart"/>
      <w:r w:rsidRPr="005C2558">
        <w:t>Faster</w:t>
      </w:r>
      <w:proofErr w:type="spellEnd"/>
      <w:r w:rsidRPr="005C2558">
        <w:t xml:space="preserve"> RCNN é usado para identificar se essas áreas na verdade são os objetos. </w:t>
      </w:r>
      <w:proofErr w:type="spellStart"/>
      <w:r w:rsidRPr="005C2558">
        <w:t>Deb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(2018) não utilizou nenhum modelo de Aprendizado de Máquina para detecção facial</w:t>
      </w:r>
      <w:r w:rsidR="0072684B" w:rsidRPr="005C2558">
        <w:t>.</w:t>
      </w:r>
      <w:r w:rsidRPr="005C2558">
        <w:t xml:space="preserve"> </w:t>
      </w:r>
      <w:r w:rsidR="0072684B" w:rsidRPr="005C2558">
        <w:t>E</w:t>
      </w:r>
      <w:r w:rsidRPr="005C2558">
        <w:t>m seu protótipo</w:t>
      </w:r>
      <w:r w:rsidR="0072684B" w:rsidRPr="005C2558">
        <w:t>,</w:t>
      </w:r>
      <w:r w:rsidRPr="005C2558">
        <w:t xml:space="preserve"> é necessário realizar a marcação do olho direito, olho esquerdo e centro da boca manualmente para detectar e alinhar a face. </w:t>
      </w:r>
      <w:r w:rsidR="0072684B" w:rsidRPr="005C2558">
        <w:t>Nota-</w:t>
      </w:r>
      <w:r w:rsidRPr="005C2558">
        <w:t>se que</w:t>
      </w:r>
      <w:r w:rsidR="0072684B" w:rsidRPr="005C2558">
        <w:t>,</w:t>
      </w:r>
      <w:r w:rsidRPr="005C2558">
        <w:t xml:space="preserve"> quando </w:t>
      </w:r>
      <w:r w:rsidR="0072684B" w:rsidRPr="005C2558">
        <w:t>são</w:t>
      </w:r>
      <w:r w:rsidRPr="005C2558">
        <w:t xml:space="preserve"> utilizado</w:t>
      </w:r>
      <w:r w:rsidR="0072684B" w:rsidRPr="005C2558">
        <w:t>s</w:t>
      </w:r>
      <w:r w:rsidRPr="005C2558">
        <w:t xml:space="preserve"> vídeos como tipo de mídia</w:t>
      </w:r>
      <w:r w:rsidR="00BC6C4E" w:rsidRPr="005C2558">
        <w:t>,</w:t>
      </w:r>
      <w:r w:rsidRPr="005C2558">
        <w:t xml:space="preserve"> tal qual </w:t>
      </w:r>
      <w:proofErr w:type="spellStart"/>
      <w:r w:rsidRPr="005C2558">
        <w:t>Schofield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(2019) e </w:t>
      </w:r>
      <w:proofErr w:type="spellStart"/>
      <w:r w:rsidRPr="005C2558">
        <w:t>Guo</w:t>
      </w:r>
      <w:proofErr w:type="spellEnd"/>
      <w:r w:rsidRPr="005C2558">
        <w:t xml:space="preserve"> et al</w:t>
      </w:r>
      <w:r w:rsidR="00E30493" w:rsidRPr="005C2558">
        <w:t>.</w:t>
      </w:r>
      <w:r w:rsidRPr="005C2558">
        <w:t xml:space="preserve"> (20</w:t>
      </w:r>
      <w:r w:rsidR="00C403DB" w:rsidRPr="005C2558">
        <w:t>20</w:t>
      </w:r>
      <w:r w:rsidRPr="005C2558">
        <w:t xml:space="preserve">), </w:t>
      </w:r>
      <w:r w:rsidR="002F6106" w:rsidRPr="005C2558">
        <w:t>os autores viram a necessidade utilizar</w:t>
      </w:r>
      <w:r w:rsidRPr="005C2558">
        <w:t xml:space="preserve"> modelos de Aprendizado de Máquina para detecção facial.</w:t>
      </w:r>
    </w:p>
    <w:p w14:paraId="3DC12871" w14:textId="77777777" w:rsidR="004C47F2" w:rsidRDefault="004C47F2" w:rsidP="004C47F2">
      <w:pPr>
        <w:pStyle w:val="TF-TEXTO"/>
      </w:pPr>
      <w:r>
        <w:t>Diante dessas características</w:t>
      </w:r>
      <w:r w:rsidR="00D0267F">
        <w:t>,</w:t>
      </w:r>
      <w:r>
        <w:t xml:space="preserve"> </w:t>
      </w:r>
      <w:r w:rsidR="004C63F5">
        <w:t>pode-</w:t>
      </w:r>
      <w:r>
        <w:t>se afirmar que o uso de Redes Neurais Convolucionais para detecção e reconhecimento facial de primatas é eficaz, podendo auxiliar vários pesquisadores</w:t>
      </w:r>
      <w:r w:rsidR="00565148">
        <w:t xml:space="preserve"> na identificação de primatas,</w:t>
      </w:r>
      <w:r>
        <w:t xml:space="preserve"> por ser uma maneira mais rápida de identificação que não prejudica animais fisicamente. O presente trabalho visa dar continuidade ao trabalho de Krause (2019) aplicando novas técnicas de Visão Computacional e Aprendizado de Máquina para reconhecer individualmente bugios-ruivos</w:t>
      </w:r>
      <w:r w:rsidR="002C080E">
        <w:t>, a</w:t>
      </w:r>
      <w:r w:rsidR="002455BF">
        <w:t xml:space="preserve"> </w:t>
      </w:r>
      <w:r w:rsidR="002C080E">
        <w:t>fim de</w:t>
      </w:r>
      <w:r w:rsidR="00C91F60">
        <w:t xml:space="preserve"> inserir novas informações ao conjunto de dados</w:t>
      </w:r>
      <w:r w:rsidR="00A36F4D">
        <w:t xml:space="preserve">, </w:t>
      </w:r>
      <w:r w:rsidR="00C91F60">
        <w:t>melhorar a precisão na identificação facial</w:t>
      </w:r>
      <w:r w:rsidR="00A36F4D">
        <w:t xml:space="preserve"> e realizar o reconhecimento facial em vídeos</w:t>
      </w:r>
      <w:r>
        <w:t>. Por fim</w:t>
      </w:r>
      <w:r w:rsidR="00BB4018">
        <w:t>,</w:t>
      </w:r>
      <w:r>
        <w:t xml:space="preserve"> este trabalho</w:t>
      </w:r>
      <w:r w:rsidR="00BB4018">
        <w:t xml:space="preserve"> visa</w:t>
      </w:r>
      <w:r>
        <w:t xml:space="preserve"> auxiliar o Projeto Bugio com um novo protótipo para reconhecimento automático facial de bugios, que possibilita a identificação do animal sem a necessidade de captura </w:t>
      </w:r>
      <w:r w:rsidR="00BB4018">
        <w:t>dos animais</w:t>
      </w:r>
      <w:r w:rsidR="00AA066E">
        <w:t xml:space="preserve">, </w:t>
      </w:r>
      <w:r w:rsidR="002455BF">
        <w:t xml:space="preserve">visando </w:t>
      </w:r>
      <w:r w:rsidR="007C6568">
        <w:t>agilizar o processo de análise, estudo e controle dos animais</w:t>
      </w:r>
      <w:r w:rsidR="00F16BA7">
        <w:t>.</w:t>
      </w:r>
    </w:p>
    <w:p w14:paraId="36393C6F" w14:textId="77777777" w:rsidR="00451B94" w:rsidRDefault="00451B94" w:rsidP="00D80C79">
      <w:pPr>
        <w:pStyle w:val="Ttulo2"/>
      </w:pPr>
      <w:r>
        <w:t>REQUISITOS PRINCIPAIS DO PROBLEMA A SER TRABALHADO</w:t>
      </w:r>
      <w:bookmarkEnd w:id="37"/>
      <w:bookmarkEnd w:id="38"/>
      <w:bookmarkEnd w:id="39"/>
      <w:bookmarkEnd w:id="40"/>
      <w:bookmarkEnd w:id="41"/>
      <w:bookmarkEnd w:id="42"/>
      <w:bookmarkEnd w:id="43"/>
    </w:p>
    <w:p w14:paraId="4CD04FCE" w14:textId="77777777" w:rsidR="004C47F2" w:rsidRPr="00E40CC0" w:rsidRDefault="004C47F2" w:rsidP="004C47F2">
      <w:pPr>
        <w:pStyle w:val="TF-TEXTO"/>
      </w:pPr>
      <w:r w:rsidRPr="00E40CC0">
        <w:t xml:space="preserve">Os requisitos do </w:t>
      </w:r>
      <w:r>
        <w:t xml:space="preserve">protótipo </w:t>
      </w:r>
      <w:r w:rsidRPr="00E40CC0">
        <w:t>são:</w:t>
      </w:r>
    </w:p>
    <w:p w14:paraId="6E9277BC" w14:textId="77777777" w:rsidR="004C47F2" w:rsidRDefault="004C47F2" w:rsidP="004C47F2">
      <w:pPr>
        <w:pStyle w:val="TF-ALNEA"/>
        <w:numPr>
          <w:ilvl w:val="0"/>
          <w:numId w:val="5"/>
        </w:numPr>
      </w:pPr>
      <w:r>
        <w:t>realizar classificação do indivíduo a partir de imagens e vídeos (Requisito Funcional - RF);</w:t>
      </w:r>
    </w:p>
    <w:p w14:paraId="040868B4" w14:textId="77777777" w:rsidR="004C47F2" w:rsidRDefault="004C47F2" w:rsidP="004C47F2">
      <w:pPr>
        <w:pStyle w:val="TF-ALNEA"/>
        <w:numPr>
          <w:ilvl w:val="0"/>
          <w:numId w:val="5"/>
        </w:numPr>
      </w:pPr>
      <w:r>
        <w:t>extrair características relevantes da imagem (RF);</w:t>
      </w:r>
    </w:p>
    <w:p w14:paraId="51A5692D" w14:textId="77777777" w:rsidR="00C91F60" w:rsidRDefault="00C91F60" w:rsidP="004C47F2">
      <w:pPr>
        <w:pStyle w:val="TF-ALNEA"/>
        <w:numPr>
          <w:ilvl w:val="0"/>
          <w:numId w:val="5"/>
        </w:numPr>
      </w:pPr>
      <w:r>
        <w:t>realizar o melhoramento das imagens (ruídos, distorções e problema de iluminação) utilizando técnicas de Processamento de Imagens (RF);</w:t>
      </w:r>
    </w:p>
    <w:p w14:paraId="51C0CE7F" w14:textId="77777777" w:rsidR="00C91F60" w:rsidRDefault="00C91F60" w:rsidP="004C47F2">
      <w:pPr>
        <w:pStyle w:val="TF-ALNEA"/>
        <w:numPr>
          <w:ilvl w:val="0"/>
          <w:numId w:val="5"/>
        </w:numPr>
      </w:pPr>
      <w:r>
        <w:t xml:space="preserve">exibir resultados </w:t>
      </w:r>
      <w:r w:rsidR="00460BEB">
        <w:t>da identificação individual por meio de identificadores como ID ou Nome (RF);</w:t>
      </w:r>
    </w:p>
    <w:p w14:paraId="6CBEAE3C" w14:textId="77777777" w:rsidR="004C47F2" w:rsidRDefault="004C47F2" w:rsidP="004C47F2">
      <w:pPr>
        <w:pStyle w:val="TF-ALNEA"/>
        <w:numPr>
          <w:ilvl w:val="0"/>
          <w:numId w:val="2"/>
        </w:numPr>
      </w:pPr>
      <w:r>
        <w:t>o protótipo deve usar técnicas de Redes Neurais Convolucionais a serem definidas nos testes (Requisito Não Funcional – RNF);</w:t>
      </w:r>
    </w:p>
    <w:p w14:paraId="6A2F144D" w14:textId="77777777" w:rsidR="004C47F2" w:rsidRPr="00E40CC0" w:rsidRDefault="004C47F2" w:rsidP="004C47F2">
      <w:pPr>
        <w:pStyle w:val="TF-ALNEA"/>
        <w:numPr>
          <w:ilvl w:val="0"/>
          <w:numId w:val="2"/>
        </w:numPr>
      </w:pPr>
      <w:r>
        <w:t>o protótipo deve utilizar a linguagem Python para aplicação de Redes Neurais Convolucionais (RNF).</w:t>
      </w:r>
    </w:p>
    <w:p w14:paraId="2B2ACC61" w14:textId="77777777" w:rsidR="00451B94" w:rsidRDefault="00451B94" w:rsidP="00D80C79">
      <w:pPr>
        <w:pStyle w:val="Ttulo2"/>
      </w:pPr>
      <w:r>
        <w:t>METODOLOGIA</w:t>
      </w:r>
    </w:p>
    <w:p w14:paraId="23EF6920" w14:textId="77777777" w:rsidR="004C47F2" w:rsidRPr="00E40CC0" w:rsidRDefault="004C47F2" w:rsidP="004C47F2">
      <w:pPr>
        <w:pStyle w:val="TF-TEXTO"/>
      </w:pPr>
      <w:bookmarkStart w:id="46" w:name="_Ref98650273"/>
      <w:r w:rsidRPr="00E40CC0">
        <w:t>O trabalho será desenvolvido observando as seguintes etapas:</w:t>
      </w:r>
    </w:p>
    <w:p w14:paraId="32A0B9D5" w14:textId="77777777" w:rsidR="004C47F2" w:rsidRDefault="004C47F2" w:rsidP="00024919">
      <w:pPr>
        <w:pStyle w:val="TF-ALNEA"/>
        <w:numPr>
          <w:ilvl w:val="0"/>
          <w:numId w:val="20"/>
        </w:numPr>
      </w:pPr>
      <w:r>
        <w:t>levantamento bibliográfico: realizar levantamento bibliográfico sobre bugios-ruivos, técnicas e modelos de Aprendizado de Máquina e Visão Computacional</w:t>
      </w:r>
      <w:r w:rsidR="001D2E75">
        <w:t xml:space="preserve"> </w:t>
      </w:r>
      <w:r w:rsidR="00407828">
        <w:t>relacionadas ao reconhecimento facial</w:t>
      </w:r>
      <w:r w:rsidR="00E07EEB">
        <w:t>,</w:t>
      </w:r>
      <w:r w:rsidRPr="00387EE2">
        <w:t xml:space="preserve"> </w:t>
      </w:r>
      <w:r>
        <w:lastRenderedPageBreak/>
        <w:t>bem como trabalhos correlatos</w:t>
      </w:r>
      <w:r w:rsidRPr="00E40CC0">
        <w:t>;</w:t>
      </w:r>
    </w:p>
    <w:p w14:paraId="5B05E59C" w14:textId="77777777" w:rsidR="004C47F2" w:rsidRDefault="004C47F2" w:rsidP="004C47F2">
      <w:pPr>
        <w:pStyle w:val="TF-ALNEA"/>
        <w:numPr>
          <w:ilvl w:val="0"/>
          <w:numId w:val="5"/>
        </w:numPr>
      </w:pPr>
      <w:r>
        <w:t>submissão de requerimento ao Comitê de Ética: submeter o requerimento ao Comitê de Ética da FURB para utilizar as imagens de animais;</w:t>
      </w:r>
    </w:p>
    <w:p w14:paraId="0C468B95" w14:textId="77777777" w:rsidR="004C47F2" w:rsidRDefault="004C47F2" w:rsidP="004C47F2">
      <w:pPr>
        <w:pStyle w:val="TF-ALNEA"/>
        <w:numPr>
          <w:ilvl w:val="0"/>
          <w:numId w:val="5"/>
        </w:numPr>
      </w:pPr>
      <w:r>
        <w:t>coleta e atualização da base de dados: coletar novas imagens e vídeos de bugios-ruivo e seus dados morfológicos, bem como atualizar as imagens e os dados já coletados;</w:t>
      </w:r>
    </w:p>
    <w:p w14:paraId="09659AEA" w14:textId="77777777" w:rsidR="004C47F2" w:rsidRDefault="004C47F2" w:rsidP="004C47F2">
      <w:pPr>
        <w:pStyle w:val="TF-ALNEA"/>
        <w:numPr>
          <w:ilvl w:val="0"/>
          <w:numId w:val="5"/>
        </w:numPr>
      </w:pPr>
      <w:r>
        <w:t>elicitação de requisitos: com base no levantamento bibliográfico reavaliar os requisitos propostos para o protótipo;</w:t>
      </w:r>
    </w:p>
    <w:p w14:paraId="19F4B6F0" w14:textId="77777777" w:rsidR="004C47F2" w:rsidRPr="00721FA1" w:rsidRDefault="004C47F2" w:rsidP="004C47F2">
      <w:pPr>
        <w:pStyle w:val="TF-ALNEA"/>
        <w:numPr>
          <w:ilvl w:val="0"/>
          <w:numId w:val="5"/>
        </w:numPr>
      </w:pPr>
      <w:r>
        <w:t xml:space="preserve">definição de modelos: definir qual o modelo de Aprendizado de Máquina e Visão Computacional é o mais adequado para as etapas de extração de características, treinamento e classificação dos </w:t>
      </w:r>
      <w:r w:rsidRPr="00721FA1">
        <w:t>indivíduos;</w:t>
      </w:r>
    </w:p>
    <w:p w14:paraId="5C1AC3F1" w14:textId="77777777" w:rsidR="004C47F2" w:rsidRPr="00721FA1" w:rsidRDefault="004C47F2" w:rsidP="004C47F2">
      <w:pPr>
        <w:pStyle w:val="TF-ALNEA"/>
        <w:numPr>
          <w:ilvl w:val="0"/>
          <w:numId w:val="5"/>
        </w:numPr>
      </w:pPr>
      <w:r w:rsidRPr="00721FA1">
        <w:t xml:space="preserve">implementação do protótipo de reconhecimento facial: realizar a implementação do protótipo de reconhecimento facial baseado nos </w:t>
      </w:r>
      <w:r w:rsidR="00721FA1" w:rsidRPr="00721FA1">
        <w:t xml:space="preserve">itens (c) e (e), utilizando </w:t>
      </w:r>
      <w:r w:rsidR="00E80D54">
        <w:t xml:space="preserve">a linguagem Python para desenvolvimento e a biblioteca </w:t>
      </w:r>
      <w:proofErr w:type="spellStart"/>
      <w:r w:rsidR="00E80D54">
        <w:t>Tensorflow</w:t>
      </w:r>
      <w:proofErr w:type="spellEnd"/>
      <w:r w:rsidR="00E80D54">
        <w:t xml:space="preserve"> para construção da arquitetura da rede neural</w:t>
      </w:r>
      <w:r w:rsidR="00D8533D">
        <w:t xml:space="preserve"> artificial</w:t>
      </w:r>
      <w:r w:rsidR="00E80D54">
        <w:t>;</w:t>
      </w:r>
    </w:p>
    <w:p w14:paraId="09DBDB95" w14:textId="77777777" w:rsidR="004C47F2" w:rsidRPr="00721FA1" w:rsidRDefault="004C47F2" w:rsidP="004C47F2">
      <w:pPr>
        <w:pStyle w:val="TF-ALNEA"/>
        <w:numPr>
          <w:ilvl w:val="0"/>
          <w:numId w:val="5"/>
        </w:numPr>
      </w:pPr>
      <w:r w:rsidRPr="00721FA1">
        <w:t>testes: realizar teste para verificar a precisão do reconhecimento facial</w:t>
      </w:r>
      <w:r w:rsidR="00721FA1" w:rsidRPr="00721FA1">
        <w:t xml:space="preserve"> </w:t>
      </w:r>
      <w:r w:rsidR="009B24C9">
        <w:t xml:space="preserve">com base no banco de imagens obtido utilizando validação </w:t>
      </w:r>
      <w:commentRangeStart w:id="47"/>
      <w:r w:rsidR="009B24C9">
        <w:t>cruzada</w:t>
      </w:r>
      <w:commentRangeEnd w:id="47"/>
      <w:r w:rsidR="0049445F">
        <w:rPr>
          <w:rStyle w:val="Refdecomentrio"/>
        </w:rPr>
        <w:commentReference w:id="47"/>
      </w:r>
      <w:r w:rsidR="009B24C9">
        <w:t>;</w:t>
      </w:r>
    </w:p>
    <w:p w14:paraId="52838D3D" w14:textId="77777777" w:rsidR="004C47F2" w:rsidRPr="00E40CC0" w:rsidRDefault="004C47F2" w:rsidP="004C47F2">
      <w:pPr>
        <w:pStyle w:val="TF-ALNEA"/>
        <w:numPr>
          <w:ilvl w:val="0"/>
          <w:numId w:val="5"/>
        </w:numPr>
      </w:pPr>
      <w:r>
        <w:t>validação: validar o protótipo com um responsável do Projeto Bugio</w:t>
      </w:r>
      <w:r w:rsidR="00721FA1">
        <w:t xml:space="preserve"> no </w:t>
      </w:r>
      <w:r w:rsidR="00721FA1" w:rsidRPr="009B24C9">
        <w:t>intuito de</w:t>
      </w:r>
      <w:r w:rsidR="009B24C9">
        <w:t xml:space="preserve"> comprovar os resultados obtidos</w:t>
      </w:r>
      <w:r w:rsidR="00C92D69">
        <w:t>.</w:t>
      </w:r>
    </w:p>
    <w:p w14:paraId="1BCE3A26" w14:textId="77777777" w:rsidR="004C47F2" w:rsidRPr="00E40CC0" w:rsidRDefault="004C47F2" w:rsidP="004C47F2">
      <w:pPr>
        <w:pStyle w:val="TF-LEGENDA"/>
        <w:ind w:firstLine="680"/>
        <w:jc w:val="left"/>
      </w:pPr>
      <w:r w:rsidRPr="00E40CC0">
        <w:t xml:space="preserve">As etapas serão realizadas nos períodos relacionados no </w:t>
      </w:r>
      <w:r w:rsidR="00990A3B">
        <w:fldChar w:fldCharType="begin"/>
      </w:r>
      <w:r w:rsidR="00990A3B">
        <w:instrText xml:space="preserve"> REF Quadro2 \h </w:instrText>
      </w:r>
      <w:r w:rsidR="00990A3B">
        <w:fldChar w:fldCharType="separate"/>
      </w:r>
      <w:r w:rsidR="00545BFA" w:rsidRPr="00E40CC0">
        <w:t xml:space="preserve">Quadro </w:t>
      </w:r>
      <w:r w:rsidR="00545BFA">
        <w:t>2</w:t>
      </w:r>
      <w:r w:rsidR="00990A3B">
        <w:fldChar w:fldCharType="end"/>
      </w:r>
      <w:r w:rsidRPr="00E40CC0">
        <w:t>.</w:t>
      </w:r>
    </w:p>
    <w:p w14:paraId="5199873D" w14:textId="77777777" w:rsidR="004C47F2" w:rsidRPr="00E40CC0" w:rsidRDefault="004C47F2" w:rsidP="004C47F2">
      <w:pPr>
        <w:pStyle w:val="TF-LEGENDA"/>
      </w:pPr>
      <w:bookmarkStart w:id="48" w:name="Quadro2"/>
      <w:bookmarkEnd w:id="46"/>
      <w:r w:rsidRPr="00E40CC0">
        <w:t xml:space="preserve">Quadro </w:t>
      </w:r>
      <w:r>
        <w:t>2</w:t>
      </w:r>
      <w:bookmarkEnd w:id="48"/>
      <w:r w:rsidRPr="00E40CC0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C47F2" w:rsidRPr="00E40CC0" w14:paraId="42338B32" w14:textId="77777777" w:rsidTr="00AA2C0C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09E61B49" w14:textId="77777777" w:rsidR="004C47F2" w:rsidRPr="00E40CC0" w:rsidRDefault="004C47F2" w:rsidP="00AA2C0C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5BB1771D" w14:textId="77777777" w:rsidR="004C47F2" w:rsidRPr="00E40CC0" w:rsidRDefault="004C47F2" w:rsidP="00AA2C0C">
            <w:pPr>
              <w:pStyle w:val="TF-TEXTOQUADROCentralizado"/>
            </w:pPr>
            <w:r>
              <w:t>2023</w:t>
            </w:r>
          </w:p>
        </w:tc>
      </w:tr>
      <w:tr w:rsidR="004C47F2" w:rsidRPr="00E40CC0" w14:paraId="69479DAC" w14:textId="77777777" w:rsidTr="00AA2C0C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4E6FDA13" w14:textId="77777777" w:rsidR="004C47F2" w:rsidRPr="00E40CC0" w:rsidRDefault="004C47F2" w:rsidP="00AA2C0C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40DEDBC" w14:textId="77777777" w:rsidR="004C47F2" w:rsidRPr="00E40CC0" w:rsidRDefault="004C47F2" w:rsidP="00AA2C0C">
            <w:pPr>
              <w:pStyle w:val="TF-TEXTOQUADROCentralizado"/>
            </w:pPr>
            <w:r>
              <w:t>fev</w:t>
            </w:r>
            <w:r w:rsidRPr="00E40CC0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15660F2E" w14:textId="77777777" w:rsidR="004C47F2" w:rsidRPr="00E40CC0" w:rsidRDefault="004C47F2" w:rsidP="00AA2C0C">
            <w:pPr>
              <w:pStyle w:val="TF-TEXTOQUADROCentralizado"/>
            </w:pPr>
            <w:r>
              <w:t>mar</w:t>
            </w:r>
            <w:r w:rsidRPr="00E40CC0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610EF0" w14:textId="77777777" w:rsidR="004C47F2" w:rsidRPr="00E40CC0" w:rsidRDefault="004C47F2" w:rsidP="00AA2C0C">
            <w:pPr>
              <w:pStyle w:val="TF-TEXTOQUADROCentralizado"/>
            </w:pPr>
            <w:r>
              <w:t>abr</w:t>
            </w:r>
            <w:r w:rsidRPr="00E40CC0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3186BBA5" w14:textId="77777777" w:rsidR="004C47F2" w:rsidRPr="00E40CC0" w:rsidRDefault="004C47F2" w:rsidP="00AA2C0C">
            <w:pPr>
              <w:pStyle w:val="TF-TEXTOQUADROCentralizado"/>
            </w:pPr>
            <w:r>
              <w:t>maio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18D97419" w14:textId="77777777" w:rsidR="004C47F2" w:rsidRPr="00E40CC0" w:rsidRDefault="004C47F2" w:rsidP="00AA2C0C">
            <w:pPr>
              <w:pStyle w:val="TF-TEXTOQUADROCentralizado"/>
            </w:pPr>
            <w:r>
              <w:t>jun</w:t>
            </w:r>
            <w:r w:rsidRPr="00E40CC0">
              <w:t>.</w:t>
            </w:r>
          </w:p>
        </w:tc>
      </w:tr>
      <w:tr w:rsidR="004C47F2" w:rsidRPr="00E40CC0" w14:paraId="4C6B3C23" w14:textId="77777777" w:rsidTr="00AA2C0C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7B78D155" w14:textId="77777777" w:rsidR="004C47F2" w:rsidRPr="00E40CC0" w:rsidRDefault="004C47F2" w:rsidP="00AA2C0C">
            <w:pPr>
              <w:pStyle w:val="TF-TEXTOQUADRO"/>
            </w:pPr>
            <w:r w:rsidRPr="00E40CC0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03A1C3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761A7A8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869AE7F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9582F80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7233AE1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D96D3D5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E49633A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0708189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72639F7" w14:textId="77777777" w:rsidR="004C47F2" w:rsidRPr="00E40CC0" w:rsidRDefault="004C47F2" w:rsidP="00AA2C0C">
            <w:pPr>
              <w:pStyle w:val="TF-TEXTOQUADROCentralizado"/>
            </w:pPr>
            <w:r w:rsidRPr="00E40CC0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308A805D" w14:textId="77777777" w:rsidR="004C47F2" w:rsidRPr="00E40CC0" w:rsidRDefault="004C47F2" w:rsidP="00AA2C0C">
            <w:pPr>
              <w:pStyle w:val="TF-TEXTOQUADROCentralizado"/>
            </w:pPr>
            <w:r w:rsidRPr="00E40CC0">
              <w:t>2</w:t>
            </w:r>
          </w:p>
        </w:tc>
      </w:tr>
      <w:tr w:rsidR="004C47F2" w:rsidRPr="00E40CC0" w14:paraId="174BFBA7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8EEE813" w14:textId="77777777" w:rsidR="004C47F2" w:rsidRPr="00E40CC0" w:rsidRDefault="004C47F2" w:rsidP="00AA2C0C">
            <w:pPr>
              <w:pStyle w:val="TF-TEXTOQUADRO"/>
              <w:rPr>
                <w:bCs/>
              </w:rPr>
            </w:pPr>
            <w:r>
              <w:t>levantamento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FFFFFF"/>
          </w:tcPr>
          <w:p w14:paraId="104A072F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302473B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9735BE8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99992F9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3A83411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6E21DB1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B9A09A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F6FF3B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4E5EDAD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33DBEE26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00094DB3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901F2F5" w14:textId="77777777" w:rsidR="004C47F2" w:rsidRPr="00E40CC0" w:rsidRDefault="004C47F2" w:rsidP="00AA2C0C">
            <w:pPr>
              <w:pStyle w:val="TF-TEXTOQUADRO"/>
            </w:pPr>
            <w:r>
              <w:t>submissão de requerimento ao Comitê de Ética</w:t>
            </w:r>
          </w:p>
        </w:tc>
        <w:tc>
          <w:tcPr>
            <w:tcW w:w="273" w:type="dxa"/>
            <w:tcBorders>
              <w:top w:val="single" w:sz="4" w:space="0" w:color="auto"/>
            </w:tcBorders>
            <w:shd w:val="clear" w:color="auto" w:fill="auto"/>
          </w:tcPr>
          <w:p w14:paraId="3AD2912C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3B181B9A" w14:textId="77777777" w:rsidR="004C47F2" w:rsidRPr="00DD5DF8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6E7BBE3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31FBE3F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3D23501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2483119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2690355F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55C343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D4BDD0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226B0E1E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6C25863A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FF6735C" w14:textId="77777777" w:rsidR="004C47F2" w:rsidRPr="00E40CC0" w:rsidRDefault="004C47F2" w:rsidP="00AA2C0C">
            <w:pPr>
              <w:pStyle w:val="TF-TEXTOQUADRO"/>
            </w:pPr>
            <w:r>
              <w:t>coleta e atualização da base de dados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uto"/>
          </w:tcPr>
          <w:p w14:paraId="2CB49E7D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830F1A9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8B3A879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53201F" w14:textId="77777777" w:rsidR="004C47F2" w:rsidRPr="00DD5DF8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0409F8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FF5E9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BDC851F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EBCDED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247EADF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3C0A2476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1689FD6D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69B4438" w14:textId="77777777" w:rsidR="004C47F2" w:rsidRPr="00E40CC0" w:rsidRDefault="004C47F2" w:rsidP="00AA2C0C">
            <w:pPr>
              <w:pStyle w:val="TF-TEXTOQUADRO"/>
            </w:pPr>
            <w:r>
              <w:t>elicitação de requisitos</w:t>
            </w:r>
          </w:p>
        </w:tc>
        <w:tc>
          <w:tcPr>
            <w:tcW w:w="273" w:type="dxa"/>
            <w:shd w:val="clear" w:color="auto" w:fill="auto"/>
          </w:tcPr>
          <w:p w14:paraId="3D9520F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1D1D762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0E49626D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305196F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4518368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4CF09B81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458A822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6DAECC6E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65E58AC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3208CC15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138046DA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6CBF020" w14:textId="77777777" w:rsidR="004C47F2" w:rsidRDefault="004C47F2" w:rsidP="00AA2C0C">
            <w:pPr>
              <w:pStyle w:val="TF-TEXTOQUADRO"/>
            </w:pPr>
            <w:r>
              <w:t>definição de modelos</w:t>
            </w:r>
          </w:p>
        </w:tc>
        <w:tc>
          <w:tcPr>
            <w:tcW w:w="273" w:type="dxa"/>
          </w:tcPr>
          <w:p w14:paraId="18C7D7F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45B3E3A2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2130A8B4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62C4B59D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2F78390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32309816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0D4755F8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04B9B3A2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632D0B9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52229378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7AC30A06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2ACE05" w14:textId="77777777" w:rsidR="004C47F2" w:rsidRDefault="004C47F2" w:rsidP="00AA2C0C">
            <w:pPr>
              <w:pStyle w:val="TF-TEXTOQUADRO"/>
            </w:pPr>
            <w:r>
              <w:t>implementação do protótipo de reconhecimento facial</w:t>
            </w:r>
          </w:p>
        </w:tc>
        <w:tc>
          <w:tcPr>
            <w:tcW w:w="273" w:type="dxa"/>
          </w:tcPr>
          <w:p w14:paraId="742E71D3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34D1ADF4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6B0B3EAF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29709FA2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60A8DE98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497057C4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75E3DF4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41F9A845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21B9341D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</w:tcPr>
          <w:p w14:paraId="5910F63B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2E120075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7648B28" w14:textId="77777777" w:rsidR="004C47F2" w:rsidRDefault="004C47F2" w:rsidP="00AA2C0C">
            <w:pPr>
              <w:pStyle w:val="TF-TEXTOQUADRO"/>
            </w:pPr>
            <w:r>
              <w:t>testes</w:t>
            </w:r>
          </w:p>
        </w:tc>
        <w:tc>
          <w:tcPr>
            <w:tcW w:w="273" w:type="dxa"/>
          </w:tcPr>
          <w:p w14:paraId="573B447D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17BF49C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207E0D05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1EC6355C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34F9DB45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</w:tcPr>
          <w:p w14:paraId="705DBF8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57899999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54D670A7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shd w:val="clear" w:color="auto" w:fill="A6A6A6"/>
          </w:tcPr>
          <w:p w14:paraId="41AC89FD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  <w:shd w:val="clear" w:color="auto" w:fill="auto"/>
          </w:tcPr>
          <w:p w14:paraId="13368827" w14:textId="77777777" w:rsidR="004C47F2" w:rsidRPr="00E40CC0" w:rsidRDefault="004C47F2" w:rsidP="00AA2C0C">
            <w:pPr>
              <w:pStyle w:val="TF-TEXTOQUADROCentralizado"/>
            </w:pPr>
          </w:p>
        </w:tc>
      </w:tr>
      <w:tr w:rsidR="004C47F2" w:rsidRPr="00E40CC0" w14:paraId="3E02C820" w14:textId="77777777" w:rsidTr="004C47F2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03A85C81" w14:textId="77777777" w:rsidR="004C47F2" w:rsidRDefault="004C47F2" w:rsidP="00AA2C0C">
            <w:pPr>
              <w:pStyle w:val="TF-TEXTOQUADRO"/>
            </w:pPr>
            <w:r>
              <w:t>validação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CF165BA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3D87880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2937795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E5F41A2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765A7A9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1DDE6FF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F38DFF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9B1C73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39F0CB8" w14:textId="77777777" w:rsidR="004C47F2" w:rsidRPr="00E40CC0" w:rsidRDefault="004C47F2" w:rsidP="00AA2C0C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uto"/>
          </w:tcPr>
          <w:p w14:paraId="57B7B760" w14:textId="77777777" w:rsidR="004C47F2" w:rsidRPr="00E40CC0" w:rsidRDefault="004C47F2" w:rsidP="00AA2C0C">
            <w:pPr>
              <w:pStyle w:val="TF-TEXTOQUADROCentralizado"/>
            </w:pPr>
          </w:p>
        </w:tc>
      </w:tr>
    </w:tbl>
    <w:p w14:paraId="0BC43CD5" w14:textId="77777777" w:rsidR="004C47F2" w:rsidRPr="00E40CC0" w:rsidRDefault="004C47F2" w:rsidP="004C47F2">
      <w:pPr>
        <w:pStyle w:val="TF-FONTE"/>
      </w:pPr>
      <w:r w:rsidRPr="00E40CC0">
        <w:t>Fonte: elaborado pelo autor.</w:t>
      </w:r>
    </w:p>
    <w:p w14:paraId="025E7C9E" w14:textId="77777777" w:rsidR="00A307C7" w:rsidRPr="007A1883" w:rsidRDefault="0037046F" w:rsidP="004B58D7">
      <w:pPr>
        <w:pStyle w:val="Ttulo1"/>
      </w:pPr>
      <w:r>
        <w:t>REVISÃO BIBLIOGRÁFICA</w:t>
      </w:r>
    </w:p>
    <w:p w14:paraId="7DDF6694" w14:textId="77777777" w:rsidR="004C47F2" w:rsidRDefault="004C47F2" w:rsidP="004C47F2">
      <w:pPr>
        <w:pStyle w:val="TF-TEXTO"/>
      </w:pPr>
      <w:bookmarkStart w:id="49" w:name="_Toc351015602"/>
      <w:bookmarkEnd w:id="30"/>
      <w:bookmarkEnd w:id="31"/>
      <w:bookmarkEnd w:id="32"/>
      <w:bookmarkEnd w:id="33"/>
      <w:bookmarkEnd w:id="34"/>
      <w:bookmarkEnd w:id="35"/>
      <w:bookmarkEnd w:id="36"/>
      <w:r w:rsidRPr="005C2558">
        <w:t>Esta seção descreve brevemente os assuntos que fundamentarão o estudo a ser realizado</w:t>
      </w:r>
      <w:r w:rsidR="00DE5DEF">
        <w:t>.</w:t>
      </w:r>
      <w:r w:rsidR="00DC5991">
        <w:t xml:space="preserve"> </w:t>
      </w:r>
      <w:r w:rsidR="00DE5DEF">
        <w:t xml:space="preserve">A seção 5.1 aborda o </w:t>
      </w:r>
      <w:r w:rsidRPr="005C2558">
        <w:t>bugio-ruivo</w:t>
      </w:r>
      <w:r w:rsidR="00DE5DEF">
        <w:t xml:space="preserve"> e o Projeto Bugio. A seção 5.2</w:t>
      </w:r>
      <w:r w:rsidRPr="005C2558">
        <w:t xml:space="preserve"> </w:t>
      </w:r>
      <w:r w:rsidR="00DC5991">
        <w:t xml:space="preserve">apresenta as principais características do </w:t>
      </w:r>
      <w:r w:rsidR="007614F1" w:rsidRPr="005C2558">
        <w:t xml:space="preserve">Aprendizado de Máquina </w:t>
      </w:r>
      <w:r w:rsidR="00787F14" w:rsidRPr="005C2558">
        <w:t xml:space="preserve">e </w:t>
      </w:r>
      <w:r w:rsidRPr="005C2558">
        <w:t>Visão Computacional</w:t>
      </w:r>
      <w:r w:rsidR="00600820" w:rsidRPr="005C2558">
        <w:t xml:space="preserve"> com enfoque em Redes Neurais Artificiais</w:t>
      </w:r>
      <w:r w:rsidR="00DC5991">
        <w:t>. Por fim</w:t>
      </w:r>
      <w:r w:rsidR="00551719">
        <w:t>,</w:t>
      </w:r>
      <w:r w:rsidR="00DC5991">
        <w:t xml:space="preserve"> a seção 5.3 aborda o</w:t>
      </w:r>
      <w:r w:rsidRPr="005C2558">
        <w:t xml:space="preserve"> reconhecimento facial.</w:t>
      </w:r>
    </w:p>
    <w:p w14:paraId="7E6F29E9" w14:textId="77777777" w:rsidR="00960C14" w:rsidRDefault="00960C14" w:rsidP="00D80C79">
      <w:pPr>
        <w:pStyle w:val="Ttulo2"/>
      </w:pPr>
      <w:r>
        <w:t>bugio-ruivo</w:t>
      </w:r>
      <w:r w:rsidR="002246CB">
        <w:t xml:space="preserve"> e o projeto bugio</w:t>
      </w:r>
    </w:p>
    <w:p w14:paraId="09A7C104" w14:textId="77777777" w:rsidR="008848D9" w:rsidRDefault="00960C14" w:rsidP="00F85ABF">
      <w:pPr>
        <w:pStyle w:val="TF-TEXTO"/>
      </w:pPr>
      <w:r w:rsidRPr="005C2558">
        <w:t>O bugio-ruivo</w:t>
      </w:r>
      <w:r w:rsidR="008848D9">
        <w:t xml:space="preserve">, exibido na </w:t>
      </w:r>
      <w:r w:rsidR="00044F6D">
        <w:fldChar w:fldCharType="begin"/>
      </w:r>
      <w:r w:rsidR="00044F6D">
        <w:instrText xml:space="preserve"> REF Figura4 \h </w:instrText>
      </w:r>
      <w:r w:rsidR="00044F6D">
        <w:fldChar w:fldCharType="separate"/>
      </w:r>
      <w:r w:rsidR="00044F6D" w:rsidRPr="00E40CC0">
        <w:t xml:space="preserve">Figura </w:t>
      </w:r>
      <w:r w:rsidR="00044F6D">
        <w:t>4</w:t>
      </w:r>
      <w:r w:rsidR="00044F6D">
        <w:fldChar w:fldCharType="end"/>
      </w:r>
      <w:r w:rsidR="008848D9">
        <w:t>,</w:t>
      </w:r>
      <w:r w:rsidRPr="005C2558">
        <w:t xml:space="preserve"> possui como característica morfológica marcante a hipertrofia do osso hioide. O interior do osso é oco, o que forma uma câmara de ressonância de som, produzindo o ronco ou rugido característico dessa espécie (FURB, 2001). A hipertrofia do osso hioide é presente </w:t>
      </w:r>
      <w:r w:rsidR="00DA0DBC">
        <w:t>em</w:t>
      </w:r>
      <w:r w:rsidR="00DA0DBC" w:rsidRPr="005C2558">
        <w:t xml:space="preserve"> ambos os sexos</w:t>
      </w:r>
      <w:r w:rsidRPr="005C2558">
        <w:t>, no entanto a espécie apresenta dimorfismo sexual fazendo com que os machos sejam maiores em todas as dimensões, como o próprio osso hioide, o crânio, o tamanho do corpo e a arcada dentária (OLIVEIRA, 2020). Os bugios também apresentam dimorfismo por dicromatismo. Os machos possuem pelagem ruivo avermelhada e as fêmeas pelagem mais escura</w:t>
      </w:r>
      <w:r w:rsidR="00CE33A7">
        <w:t>.</w:t>
      </w:r>
      <w:r w:rsidR="00CE33A7" w:rsidRPr="005C2558">
        <w:t xml:space="preserve"> </w:t>
      </w:r>
      <w:r w:rsidR="00CE33A7">
        <w:t>O</w:t>
      </w:r>
      <w:r w:rsidRPr="005C2558">
        <w:t>utra característica importante é que essa pelagem é mais comprida nos lados da face, formando uma espécie de barba (OLIVEIRA, 2022).</w:t>
      </w:r>
    </w:p>
    <w:p w14:paraId="03A46330" w14:textId="77777777" w:rsidR="00F85ABF" w:rsidRPr="00E40CC0" w:rsidRDefault="00F85ABF" w:rsidP="00F85ABF">
      <w:pPr>
        <w:pStyle w:val="TF-LEGENDA"/>
      </w:pPr>
      <w:bookmarkStart w:id="50" w:name="Figura4"/>
      <w:r w:rsidRPr="00E40CC0">
        <w:lastRenderedPageBreak/>
        <w:t xml:space="preserve">Figura </w:t>
      </w:r>
      <w:r>
        <w:t>4</w:t>
      </w:r>
      <w:bookmarkEnd w:id="50"/>
      <w:r w:rsidRPr="00E40CC0">
        <w:t xml:space="preserve">– </w:t>
      </w:r>
      <w:r>
        <w:t>Imagem de bugios-ruivos: da esquerda para a direita – macho, fêmea e bebê</w:t>
      </w:r>
    </w:p>
    <w:p w14:paraId="547DECC5" w14:textId="77777777" w:rsidR="00F85ABF" w:rsidRPr="00E40CC0" w:rsidRDefault="00ED7EA1" w:rsidP="00F85ABF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7DACDA6D" wp14:editId="6B447810">
            <wp:extent cx="5652770" cy="3401060"/>
            <wp:effectExtent l="12700" t="12700" r="0" b="2540"/>
            <wp:docPr id="4" name="Imagem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340106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7DF13494" w14:textId="77777777" w:rsidR="008848D9" w:rsidRPr="008848D9" w:rsidRDefault="00F85ABF" w:rsidP="003133A2">
      <w:pPr>
        <w:pStyle w:val="TF-FONTE"/>
      </w:pPr>
      <w:r w:rsidRPr="00E40CC0">
        <w:t xml:space="preserve">Fonte: </w:t>
      </w:r>
      <w:r>
        <w:t>elaborado pelo autor</w:t>
      </w:r>
      <w:r w:rsidRPr="00E40CC0">
        <w:t>.</w:t>
      </w:r>
    </w:p>
    <w:p w14:paraId="297B0B00" w14:textId="77777777" w:rsidR="00523EF2" w:rsidRPr="00523EF2" w:rsidRDefault="00523EF2" w:rsidP="00960C14">
      <w:pPr>
        <w:pStyle w:val="TF-TEXTO"/>
      </w:pPr>
      <w:r>
        <w:t>A subespécie</w:t>
      </w:r>
      <w:r w:rsidRPr="00523EF2">
        <w:rPr>
          <w:i/>
          <w:iCs/>
        </w:rPr>
        <w:t xml:space="preserve"> </w:t>
      </w:r>
      <w:proofErr w:type="spellStart"/>
      <w:r w:rsidRPr="00323764">
        <w:rPr>
          <w:i/>
          <w:iCs/>
        </w:rPr>
        <w:t>Alouatta</w:t>
      </w:r>
      <w:proofErr w:type="spellEnd"/>
      <w:r w:rsidRPr="00323764">
        <w:rPr>
          <w:i/>
          <w:iCs/>
        </w:rPr>
        <w:t xml:space="preserve"> guariba </w:t>
      </w:r>
      <w:proofErr w:type="spellStart"/>
      <w:r>
        <w:rPr>
          <w:i/>
          <w:iCs/>
        </w:rPr>
        <w:t>clamitans</w:t>
      </w:r>
      <w:proofErr w:type="spellEnd"/>
      <w:r>
        <w:rPr>
          <w:i/>
          <w:iCs/>
        </w:rPr>
        <w:t xml:space="preserve"> </w:t>
      </w:r>
      <w:r>
        <w:t xml:space="preserve">apresenta ampla distribuição na Mata Atlântica, sendo encontrado desde o rio Doce no </w:t>
      </w:r>
      <w:r w:rsidR="00E15DCC">
        <w:t>Espírito</w:t>
      </w:r>
      <w:r>
        <w:t xml:space="preserve"> Santo ao rio Camaquã no Rio Grande do Sul</w:t>
      </w:r>
      <w:r w:rsidR="00CE33A7">
        <w:t>,</w:t>
      </w:r>
      <w:r>
        <w:t xml:space="preserve"> e também na Argentina</w:t>
      </w:r>
      <w:r w:rsidR="00CE33A7">
        <w:t>. P</w:t>
      </w:r>
      <w:r w:rsidR="00FC2796">
        <w:t>orém</w:t>
      </w:r>
      <w:r w:rsidR="00CE33A7">
        <w:t>, a subespécie</w:t>
      </w:r>
      <w:r w:rsidR="00FC2796">
        <w:t xml:space="preserve"> está no Livro Vermelho da Fauna Brasileira Ameaçado de Extinção</w:t>
      </w:r>
      <w:r w:rsidR="00CE33A7">
        <w:t>,</w:t>
      </w:r>
      <w:r w:rsidR="00FC2796">
        <w:t xml:space="preserve"> classificado como vulnerável</w:t>
      </w:r>
      <w:r w:rsidR="00BA434A">
        <w:t>. A subespécie é altamente suscetível a febre amarela, tendo um surto entre 2008/2009 vitimando um grande número de indivíduos</w:t>
      </w:r>
      <w:r w:rsidR="00CE33A7">
        <w:t>. A</w:t>
      </w:r>
      <w:r w:rsidR="00BA434A">
        <w:t xml:space="preserve">s suspeitas indicam que houve </w:t>
      </w:r>
      <w:r w:rsidR="003133A2">
        <w:t>um declínio populacional de pelo menos 30% nas três gerações seguintes ao surto de 2008</w:t>
      </w:r>
      <w:r w:rsidR="00FC2796">
        <w:t>. A redução populacional por causa de surtos episódicos, aliadas as ameaças identificadas como agricultura, pecuária, expansão urbana, desmatamento, desconexão e redução do habitat e caça justificam sua classificação</w:t>
      </w:r>
      <w:r w:rsidR="00C92588">
        <w:t xml:space="preserve"> (</w:t>
      </w:r>
      <w:proofErr w:type="spellStart"/>
      <w:r w:rsidR="00C92588" w:rsidRPr="00BE2B06">
        <w:t>ICMBio</w:t>
      </w:r>
      <w:proofErr w:type="spellEnd"/>
      <w:r w:rsidR="00C92588" w:rsidRPr="00BE2B06">
        <w:t>, 2018</w:t>
      </w:r>
      <w:r w:rsidR="00C92588">
        <w:t>)</w:t>
      </w:r>
      <w:r w:rsidR="00FC2796">
        <w:t xml:space="preserve">. </w:t>
      </w:r>
    </w:p>
    <w:p w14:paraId="7061D4F1" w14:textId="77777777" w:rsidR="008848D9" w:rsidRDefault="00F85ABF" w:rsidP="00960C14">
      <w:pPr>
        <w:pStyle w:val="TF-TEXTO"/>
      </w:pPr>
      <w:r>
        <w:t xml:space="preserve">O Projeto Bugio, criado pela professora Dra. Zelinda Maria Braga </w:t>
      </w:r>
      <w:proofErr w:type="spellStart"/>
      <w:r>
        <w:t>Hirano</w:t>
      </w:r>
      <w:proofErr w:type="spellEnd"/>
      <w:r>
        <w:t xml:space="preserve"> está localizado na cidade de Indaial/SC</w:t>
      </w:r>
      <w:r w:rsidR="00323764">
        <w:t xml:space="preserve"> e possuem um convênio entre a FURB e a Prefeitura Municipal de Indaial. Uma das missões do projeto é realizar a conservação da subespécie </w:t>
      </w:r>
      <w:proofErr w:type="spellStart"/>
      <w:r w:rsidR="00323764" w:rsidRPr="00323764">
        <w:rPr>
          <w:i/>
          <w:iCs/>
        </w:rPr>
        <w:t>Alouatta</w:t>
      </w:r>
      <w:proofErr w:type="spellEnd"/>
      <w:r w:rsidR="00323764" w:rsidRPr="00323764">
        <w:rPr>
          <w:i/>
          <w:iCs/>
        </w:rPr>
        <w:t xml:space="preserve"> guariba </w:t>
      </w:r>
      <w:proofErr w:type="spellStart"/>
      <w:r w:rsidR="00323764" w:rsidRPr="00323764">
        <w:rPr>
          <w:i/>
          <w:iCs/>
        </w:rPr>
        <w:t>clamitans</w:t>
      </w:r>
      <w:proofErr w:type="spellEnd"/>
      <w:r w:rsidR="00323764" w:rsidRPr="00323764">
        <w:t xml:space="preserve"> e de seu habit</w:t>
      </w:r>
      <w:r w:rsidR="00323764">
        <w:t xml:space="preserve">at, bem como realizar atividades de pesquisa, educação ambiental e integração da comunidade local com estudantes universitários e pesquisadores. </w:t>
      </w:r>
      <w:r w:rsidR="006438C8">
        <w:t xml:space="preserve">O Projeto Bugio realiza algumas atividades acompanhando os bugios em vida livre </w:t>
      </w:r>
      <w:r w:rsidR="00CE33A7">
        <w:t>bem como</w:t>
      </w:r>
      <w:r w:rsidR="006438C8">
        <w:t xml:space="preserve"> nos cuidados humanos</w:t>
      </w:r>
      <w:r w:rsidR="00CE33A7">
        <w:t>. N</w:t>
      </w:r>
      <w:r w:rsidR="006438C8">
        <w:t xml:space="preserve">a vida livre fazem levantamentos de grupo, análise do padrão de atividades diárias, estudo da dieta, estudo de comportamento social e de comunicação, entre outros. Os bugios chegam para cuidados humanos através do IBAMA ou pela </w:t>
      </w:r>
      <w:r w:rsidR="00CE33A7">
        <w:t>Polícia</w:t>
      </w:r>
      <w:r w:rsidR="006438C8">
        <w:t xml:space="preserve"> Militar Ambiental</w:t>
      </w:r>
      <w:r w:rsidR="001A3DB8">
        <w:t>.</w:t>
      </w:r>
      <w:r w:rsidR="006438C8">
        <w:t xml:space="preserve"> </w:t>
      </w:r>
      <w:r w:rsidR="001A3DB8">
        <w:t>A</w:t>
      </w:r>
      <w:r w:rsidR="006438C8">
        <w:t xml:space="preserve">s atividades realizadas incluem a reabilitação e manutenção dos indivíduos, aprimoramento </w:t>
      </w:r>
      <w:proofErr w:type="gramStart"/>
      <w:r w:rsidR="006438C8">
        <w:t>continuo</w:t>
      </w:r>
      <w:proofErr w:type="gramEnd"/>
      <w:r w:rsidR="006438C8">
        <w:t xml:space="preserve"> de práticas de manejo, enriquecimento ambiental e diversos estudos </w:t>
      </w:r>
      <w:r w:rsidR="00323764">
        <w:t xml:space="preserve">(FURB, </w:t>
      </w:r>
      <w:commentRangeStart w:id="51"/>
      <w:r w:rsidR="00323764">
        <w:t>2001</w:t>
      </w:r>
      <w:commentRangeEnd w:id="51"/>
      <w:r w:rsidR="00D80C79">
        <w:rPr>
          <w:rStyle w:val="Refdecomentrio"/>
        </w:rPr>
        <w:commentReference w:id="51"/>
      </w:r>
      <w:r w:rsidR="00323764">
        <w:t>).</w:t>
      </w:r>
    </w:p>
    <w:p w14:paraId="74330880" w14:textId="77777777" w:rsidR="00960C14" w:rsidRDefault="00960C14" w:rsidP="00D80C79">
      <w:pPr>
        <w:pStyle w:val="Ttulo2"/>
      </w:pPr>
      <w:r>
        <w:t xml:space="preserve">VISÃO COMPUTACIONAL COM ENFOQUE EM REDES NEURAIS </w:t>
      </w:r>
      <w:commentRangeStart w:id="52"/>
      <w:r>
        <w:t>ARTIFICIAIS</w:t>
      </w:r>
      <w:commentRangeEnd w:id="52"/>
      <w:r w:rsidR="00D80C79">
        <w:rPr>
          <w:rStyle w:val="Refdecomentrio"/>
          <w:caps w:val="0"/>
          <w:color w:val="auto"/>
        </w:rPr>
        <w:commentReference w:id="52"/>
      </w:r>
    </w:p>
    <w:p w14:paraId="64DA0684" w14:textId="77777777" w:rsidR="00960C14" w:rsidRDefault="00960C14" w:rsidP="00960C14">
      <w:pPr>
        <w:pStyle w:val="TF-TEXTO"/>
        <w:ind w:firstLine="567"/>
      </w:pPr>
      <w:r w:rsidRPr="005C2558">
        <w:t xml:space="preserve">Visão Computacional é uma área da Aprendizado de Máquina que visa a extração automática e semiautomática de informações de imagens digitais, na qual existe o processo de extração de características para realizar tarefas que podem incluir classificação, segmentação, reconhecimento, detecção, entre outras (LÜRIG et al., 2021). O processamento da imagem pode variar, mas algumas etapas são essenciais como a segmentação, extração de características e aplicação de um método de redução de dimensão como Análise de Componente Principais, para diminuir o peso computacional do processo, como também adotar uma técnica de classificação (FRACAROLI et al., 2020). Segundo </w:t>
      </w:r>
      <w:proofErr w:type="spellStart"/>
      <w:r w:rsidRPr="005C2558">
        <w:t>Fracaroli</w:t>
      </w:r>
      <w:proofErr w:type="spellEnd"/>
      <w:r w:rsidRPr="005C2558">
        <w:t xml:space="preserve"> et al. (2020), as técnicas de classificação incluem técnicas estáticas, RNA, SVM e lógica </w:t>
      </w:r>
      <w:proofErr w:type="spellStart"/>
      <w:r w:rsidRPr="005C2558">
        <w:t>fuzzy</w:t>
      </w:r>
      <w:proofErr w:type="spellEnd"/>
      <w:r w:rsidRPr="005C2558">
        <w:t xml:space="preserve">. </w:t>
      </w:r>
      <w:r w:rsidRPr="002D6146">
        <w:rPr>
          <w:highlight w:val="yellow"/>
        </w:rPr>
        <w:t>Segundo LIU</w:t>
      </w:r>
      <w:r w:rsidRPr="005C2558">
        <w:t xml:space="preserve"> et al. (2020), as </w:t>
      </w:r>
      <w:proofErr w:type="spellStart"/>
      <w:r w:rsidRPr="005C2558">
        <w:t>RNAs</w:t>
      </w:r>
      <w:proofErr w:type="spellEnd"/>
      <w:r w:rsidRPr="005C2558">
        <w:t xml:space="preserve"> trouxeram progresso em vários problemas de visão computacional, inclusive problemas de reconhecimento facial. </w:t>
      </w:r>
      <w:proofErr w:type="spellStart"/>
      <w:r w:rsidRPr="005C2558">
        <w:t>Guo</w:t>
      </w:r>
      <w:proofErr w:type="spellEnd"/>
      <w:r w:rsidRPr="005C2558">
        <w:t xml:space="preserve"> et al. (2019) afirma que a RNA é um modelo computacional não linear motivado nos sistemas biológicos no processamento de informações. As </w:t>
      </w:r>
      <w:proofErr w:type="spellStart"/>
      <w:r w:rsidRPr="005C2558">
        <w:t>RNAs</w:t>
      </w:r>
      <w:proofErr w:type="spellEnd"/>
      <w:r w:rsidRPr="005C2558">
        <w:t xml:space="preserve"> consistem em um número de unidades menores denominadas neurônios organizados entre a entrada de dados e a saída de resultados</w:t>
      </w:r>
      <w:r w:rsidR="006A5783">
        <w:t>.</w:t>
      </w:r>
      <w:r w:rsidR="006A5783" w:rsidRPr="005C2558">
        <w:t xml:space="preserve"> </w:t>
      </w:r>
      <w:r w:rsidR="006A5783">
        <w:t>E</w:t>
      </w:r>
      <w:r w:rsidRPr="005C2558">
        <w:t xml:space="preserve">sses neurônios funcionam e se comportam como </w:t>
      </w:r>
      <w:r w:rsidR="006A5783">
        <w:t xml:space="preserve">os </w:t>
      </w:r>
      <w:r w:rsidRPr="005C2558">
        <w:t>neurônios biológicos</w:t>
      </w:r>
      <w:r w:rsidR="006A5783">
        <w:t>,</w:t>
      </w:r>
      <w:r w:rsidRPr="005C2558">
        <w:t xml:space="preserve"> na qual aprendem por um processo de </w:t>
      </w:r>
      <w:proofErr w:type="spellStart"/>
      <w:r w:rsidRPr="005C2558">
        <w:t>retropropagação</w:t>
      </w:r>
      <w:proofErr w:type="spellEnd"/>
      <w:r w:rsidRPr="005C2558">
        <w:t>, portanto a saída precisa de um conjunto de dados que é conhecido anteriormente como entrada na rede (TAHIR et al., 2019).</w:t>
      </w:r>
    </w:p>
    <w:p w14:paraId="1B38E513" w14:textId="77777777" w:rsidR="00740961" w:rsidRDefault="000779AB" w:rsidP="00960C14">
      <w:pPr>
        <w:pStyle w:val="TF-TEXTO"/>
        <w:ind w:firstLine="567"/>
      </w:pPr>
      <w:r>
        <w:lastRenderedPageBreak/>
        <w:t>Segundo</w:t>
      </w:r>
      <w:r w:rsidR="00BB3ED1">
        <w:t xml:space="preserve"> Coelho (2020)</w:t>
      </w:r>
      <w:r>
        <w:t>, u</w:t>
      </w:r>
      <w:r w:rsidR="00740961">
        <w:t>m neurônio biológico é composto por um núcleo, axônio</w:t>
      </w:r>
      <w:r>
        <w:t>, dendritos e sinapses que são as junções entre os neurônios. Para realizar o aprendizado o cérebro realiza um</w:t>
      </w:r>
      <w:r w:rsidR="008E07C6">
        <w:t xml:space="preserve"> processo chamado aprendizado por reforço, na qual cada vez que um impulso sensorial passa através de uma sequência de sinapses, estas sinapses se tornam mais capazes de transmitir o mesmo impulso. As </w:t>
      </w:r>
      <w:proofErr w:type="spellStart"/>
      <w:r w:rsidR="008E07C6">
        <w:t>RNAs</w:t>
      </w:r>
      <w:proofErr w:type="spellEnd"/>
      <w:r w:rsidR="008E07C6">
        <w:t xml:space="preserve"> buscam imitar esse processo através das modificações dos pesos (Wi)</w:t>
      </w:r>
      <w:r w:rsidR="00A853EE">
        <w:t xml:space="preserve"> para que a rede realize o aprendizado por reforço, do qual cada entrada pode possuir um peso diferente, conforme a </w:t>
      </w:r>
      <w:r w:rsidR="002246CB">
        <w:fldChar w:fldCharType="begin"/>
      </w:r>
      <w:r w:rsidR="002246CB">
        <w:instrText xml:space="preserve"> REF Figura5 \h </w:instrText>
      </w:r>
      <w:r w:rsidR="002246CB">
        <w:fldChar w:fldCharType="separate"/>
      </w:r>
      <w:r w:rsidR="002246CB" w:rsidRPr="00E40CC0">
        <w:t xml:space="preserve">Figura </w:t>
      </w:r>
      <w:r w:rsidR="002246CB">
        <w:t>5</w:t>
      </w:r>
      <w:r w:rsidR="002246CB">
        <w:fldChar w:fldCharType="end"/>
      </w:r>
      <w:r w:rsidR="00A853EE">
        <w:t xml:space="preserve">. Em </w:t>
      </w:r>
      <w:r w:rsidR="00DA2B17">
        <w:t>redes supervisiona</w:t>
      </w:r>
      <w:r w:rsidR="006A5783">
        <w:t>da</w:t>
      </w:r>
      <w:r w:rsidR="00DA2B17">
        <w:t>s</w:t>
      </w:r>
      <w:r w:rsidR="006A5783">
        <w:t>,</w:t>
      </w:r>
      <w:r w:rsidR="00DA2B17">
        <w:t xml:space="preserve"> o resultado</w:t>
      </w:r>
      <w:r w:rsidR="00EB78C3">
        <w:t xml:space="preserve"> é conhecido</w:t>
      </w:r>
      <w:r w:rsidR="00DA2B17">
        <w:t xml:space="preserve"> a partir das </w:t>
      </w:r>
      <w:r w:rsidR="00EB78C3">
        <w:t>entradas</w:t>
      </w:r>
      <w:r w:rsidR="00DA2B17">
        <w:t xml:space="preserve">, então se o resultado y </w:t>
      </w:r>
      <w:r w:rsidR="002719D0">
        <w:t>está incorreto</w:t>
      </w:r>
      <w:r w:rsidR="00CF6220">
        <w:t xml:space="preserve">, os pesos são ajustados até se alcançar o </w:t>
      </w:r>
      <w:r w:rsidR="00674FBD">
        <w:t>erro igual a zerou ou próximo de zero</w:t>
      </w:r>
      <w:r w:rsidR="00DA2B17">
        <w:t>. Nas redes não supervisionadas, na qual o resultado das saídas a partir das entradas não é conhecido, é feito o aprendizado por reforço praticamente igual ao realizado pelo cérebro (</w:t>
      </w:r>
      <w:r w:rsidR="002246CB">
        <w:t>KOPILER et al., 2019</w:t>
      </w:r>
      <w:r w:rsidR="00DA2B17">
        <w:t>).</w:t>
      </w:r>
    </w:p>
    <w:p w14:paraId="70B8CBB0" w14:textId="77777777" w:rsidR="00740961" w:rsidRPr="00E40CC0" w:rsidRDefault="00740961" w:rsidP="00740961">
      <w:pPr>
        <w:pStyle w:val="TF-LEGENDA"/>
      </w:pPr>
      <w:bookmarkStart w:id="53" w:name="Figura5"/>
      <w:r w:rsidRPr="00E40CC0">
        <w:t xml:space="preserve">Figura </w:t>
      </w:r>
      <w:r>
        <w:t>5</w:t>
      </w:r>
      <w:bookmarkEnd w:id="53"/>
      <w:r w:rsidRPr="00E40CC0">
        <w:t xml:space="preserve">– </w:t>
      </w:r>
      <w:r>
        <w:t>Comparativo entre um neurônio real (acima) e um artificial (abaixo)</w:t>
      </w:r>
    </w:p>
    <w:p w14:paraId="7C6B0B35" w14:textId="77777777" w:rsidR="00740961" w:rsidRPr="00E40CC0" w:rsidRDefault="00ED7EA1" w:rsidP="00740961">
      <w:pPr>
        <w:pStyle w:val="TF-FIGURA"/>
        <w:rPr>
          <w:highlight w:val="yellow"/>
        </w:rPr>
      </w:pPr>
      <w:r>
        <w:rPr>
          <w:noProof/>
        </w:rPr>
        <w:drawing>
          <wp:inline distT="0" distB="0" distL="0" distR="0" wp14:anchorId="3CBEF061" wp14:editId="041888BE">
            <wp:extent cx="3948430" cy="3948430"/>
            <wp:effectExtent l="12700" t="12700" r="1270" b="1270"/>
            <wp:docPr id="5" name="Imagem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430" cy="394843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199DC3A" w14:textId="77777777" w:rsidR="00740961" w:rsidRPr="00960C14" w:rsidRDefault="00740961" w:rsidP="002246CB">
      <w:pPr>
        <w:pStyle w:val="TF-FONTE"/>
      </w:pPr>
      <w:r w:rsidRPr="00024919">
        <w:rPr>
          <w:lang w:val="en-US"/>
        </w:rPr>
        <w:t xml:space="preserve">Fonte: </w:t>
      </w:r>
      <w:proofErr w:type="spellStart"/>
      <w:r w:rsidR="002246CB">
        <w:t>Kopiler</w:t>
      </w:r>
      <w:proofErr w:type="spellEnd"/>
      <w:r w:rsidR="002246CB" w:rsidRPr="00024919" w:rsidDel="002246CB">
        <w:rPr>
          <w:lang w:val="en-US"/>
        </w:rPr>
        <w:t xml:space="preserve"> </w:t>
      </w:r>
      <w:r w:rsidRPr="00024919">
        <w:rPr>
          <w:i/>
          <w:iCs/>
          <w:lang w:val="en-US"/>
        </w:rPr>
        <w:t>et al.</w:t>
      </w:r>
      <w:r w:rsidRPr="00024919">
        <w:rPr>
          <w:lang w:val="en-US"/>
        </w:rPr>
        <w:t xml:space="preserve"> (2019).</w:t>
      </w:r>
    </w:p>
    <w:p w14:paraId="76A26D2A" w14:textId="77777777" w:rsidR="00960C14" w:rsidRPr="005C2558" w:rsidRDefault="00960C14" w:rsidP="00D80C79">
      <w:pPr>
        <w:pStyle w:val="Ttulo2"/>
      </w:pPr>
      <w:r>
        <w:t>RECONHECIMENTO FACIAL</w:t>
      </w:r>
    </w:p>
    <w:p w14:paraId="5042EB21" w14:textId="77777777" w:rsidR="004C47F2" w:rsidRDefault="004C47F2" w:rsidP="004C47F2">
      <w:pPr>
        <w:pStyle w:val="TF-TEXTO"/>
      </w:pPr>
      <w:r w:rsidRPr="005C2558">
        <w:t xml:space="preserve">O reconhecimento facial é uma subárea da Visão Computacional que trata de identificar o indivíduo </w:t>
      </w:r>
      <w:r w:rsidR="00CB460C" w:rsidRPr="005C2558">
        <w:t>por meio das características faciais individuais</w:t>
      </w:r>
      <w:r w:rsidRPr="005C2558">
        <w:t>, cruzando as características daquele rosto com os de um banco de dados (BRITO, 2021). Para cada indivíduo é necessário extrair características e armazen</w:t>
      </w:r>
      <w:r w:rsidR="00E750A2" w:rsidRPr="005C2558">
        <w:t>á</w:t>
      </w:r>
      <w:r w:rsidRPr="005C2558">
        <w:t>-las</w:t>
      </w:r>
      <w:r w:rsidR="00E750A2" w:rsidRPr="005C2558">
        <w:t xml:space="preserve">. </w:t>
      </w:r>
      <w:r w:rsidR="0071166E">
        <w:t xml:space="preserve">Ao realizar o reconhecimento facial em uma nova imagem, o primeiro passo deve ser detectar a face e posteriormente extrair as características. Quando as características da nova face forem comparadas com o banco de dados, a imagem pode ser classificada como um novo indivíduo ou um indivíduo já existente </w:t>
      </w:r>
      <w:r w:rsidRPr="005C2558">
        <w:t xml:space="preserve">KHAN, 2019). </w:t>
      </w:r>
      <w:r w:rsidR="008C5945" w:rsidRPr="005C2558">
        <w:t>Segundo</w:t>
      </w:r>
      <w:r w:rsidR="00F330C6" w:rsidRPr="005C2558">
        <w:t xml:space="preserve"> Schneider et al</w:t>
      </w:r>
      <w:r w:rsidR="00117ADD" w:rsidRPr="005C2558">
        <w:t>.</w:t>
      </w:r>
      <w:r w:rsidR="00F330C6" w:rsidRPr="005C2558">
        <w:t xml:space="preserve"> (2020),</w:t>
      </w:r>
      <w:r w:rsidR="008C5945" w:rsidRPr="005C2558">
        <w:t xml:space="preserve"> avanços computacionais em Aprendizado Profundo</w:t>
      </w:r>
      <w:r w:rsidR="008A5E16" w:rsidRPr="005C2558">
        <w:t xml:space="preserve"> </w:t>
      </w:r>
      <w:r w:rsidR="007D5FC8" w:rsidRPr="005C2558">
        <w:t>despert</w:t>
      </w:r>
      <w:r w:rsidR="007D5FC8">
        <w:t>aram</w:t>
      </w:r>
      <w:r w:rsidR="007D5FC8" w:rsidRPr="005C2558">
        <w:t xml:space="preserve"> </w:t>
      </w:r>
      <w:r w:rsidR="008A5E16" w:rsidRPr="005C2558">
        <w:t>interesse na área de reconhecimento facial devido ao poder computacional aprimorado e a disponibilidade de grandes conjuntos de dados.</w:t>
      </w:r>
      <w:r w:rsidR="008C5945" w:rsidRPr="005C2558">
        <w:t xml:space="preserve"> No entanto, existe um problema</w:t>
      </w:r>
      <w:r w:rsidR="007D5FC8">
        <w:t>,</w:t>
      </w:r>
      <w:r w:rsidR="008C5945" w:rsidRPr="005C2558">
        <w:t xml:space="preserve"> que é a necessidade de coletar e identificar milhares de imagens rotuladas individualmente para treinar Redes Neurais </w:t>
      </w:r>
      <w:r w:rsidR="00117ADD" w:rsidRPr="005C2558">
        <w:t>Convolucionais</w:t>
      </w:r>
      <w:r w:rsidR="008C5945" w:rsidRPr="005C2558">
        <w:t>.</w:t>
      </w:r>
      <w:r w:rsidR="008A5E16" w:rsidRPr="005C2558">
        <w:t xml:space="preserve"> Uma solução para</w:t>
      </w:r>
      <w:r w:rsidR="00460827" w:rsidRPr="005C2558">
        <w:t xml:space="preserve"> quantidade de imagens limitadas</w:t>
      </w:r>
      <w:r w:rsidR="008A5E16" w:rsidRPr="005C2558">
        <w:t xml:space="preserve"> é realizar o </w:t>
      </w:r>
      <w:proofErr w:type="spellStart"/>
      <w:r w:rsidR="008A5E16" w:rsidRPr="00E87A60">
        <w:rPr>
          <w:i/>
          <w:iCs/>
        </w:rPr>
        <w:t>image</w:t>
      </w:r>
      <w:proofErr w:type="spellEnd"/>
      <w:r w:rsidR="008A5E16" w:rsidRPr="00E87A60">
        <w:rPr>
          <w:i/>
          <w:iCs/>
        </w:rPr>
        <w:t xml:space="preserve"> </w:t>
      </w:r>
      <w:proofErr w:type="spellStart"/>
      <w:r w:rsidR="008A5E16" w:rsidRPr="00E87A60">
        <w:rPr>
          <w:i/>
          <w:iCs/>
        </w:rPr>
        <w:t>augmentation</w:t>
      </w:r>
      <w:proofErr w:type="spellEnd"/>
      <w:r w:rsidR="007D5FC8">
        <w:rPr>
          <w:i/>
          <w:iCs/>
        </w:rPr>
        <w:t>,</w:t>
      </w:r>
      <w:r w:rsidR="008A5E16" w:rsidRPr="005C2558">
        <w:t xml:space="preserve"> que consiste em aumentar </w:t>
      </w:r>
      <w:r w:rsidR="00460827" w:rsidRPr="005C2558">
        <w:t xml:space="preserve">o conjunto de dados por meio de variação em uma imagem, como espelhamento, deslocamento, rotação, desfoque, distorção de cor, corte aleatório, entre </w:t>
      </w:r>
      <w:commentRangeStart w:id="54"/>
      <w:r w:rsidR="00460827" w:rsidRPr="005C2558">
        <w:t>outros</w:t>
      </w:r>
      <w:commentRangeEnd w:id="54"/>
      <w:r w:rsidR="0049445F">
        <w:rPr>
          <w:rStyle w:val="Refdecomentrio"/>
        </w:rPr>
        <w:commentReference w:id="54"/>
      </w:r>
      <w:r w:rsidR="00460827" w:rsidRPr="005C2558">
        <w:t>.</w:t>
      </w:r>
    </w:p>
    <w:p w14:paraId="32432908" w14:textId="77777777" w:rsidR="00CE43D3" w:rsidRPr="00C703B6" w:rsidRDefault="00CE43D3" w:rsidP="004C47F2">
      <w:pPr>
        <w:pStyle w:val="TF-TEXTO"/>
        <w:rPr>
          <w:b/>
          <w:bCs/>
        </w:rPr>
      </w:pPr>
      <w:r>
        <w:t>Existem vários algoritmos que podem auxiliar na detecção de face e no reconhecimento facial, destaca</w:t>
      </w:r>
      <w:r w:rsidR="007D5FC8">
        <w:t>m-</w:t>
      </w:r>
      <w:r>
        <w:t xml:space="preserve">se alguns como </w:t>
      </w:r>
      <w:r w:rsidR="00335D17">
        <w:t xml:space="preserve">Viola-Jones, </w:t>
      </w:r>
      <w:r>
        <w:t>Análise de Componentes Principais (PCA), Análise de Componentes Independentes (ICA), Análise Discriminante Linear (LDA), Redes Neurais</w:t>
      </w:r>
      <w:r w:rsidR="007D5FC8">
        <w:t xml:space="preserve"> Artificiais</w:t>
      </w:r>
      <w:r>
        <w:t xml:space="preserve">, Local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Patters</w:t>
      </w:r>
      <w:proofErr w:type="spellEnd"/>
      <w:r>
        <w:t xml:space="preserve"> </w:t>
      </w:r>
      <w:proofErr w:type="spellStart"/>
      <w:r>
        <w:t>Histograms</w:t>
      </w:r>
      <w:proofErr w:type="spellEnd"/>
      <w:r>
        <w:t xml:space="preserve"> (LBPH) e Local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Patters</w:t>
      </w:r>
      <w:proofErr w:type="spellEnd"/>
      <w:r>
        <w:t xml:space="preserve"> (LBP)</w:t>
      </w:r>
      <w:r w:rsidR="00C703B6">
        <w:t xml:space="preserve"> (</w:t>
      </w:r>
      <w:r w:rsidR="008871FF">
        <w:t>RODRIGUES</w:t>
      </w:r>
      <w:r w:rsidR="00C703B6">
        <w:t>,</w:t>
      </w:r>
      <w:r w:rsidR="007D5FC8">
        <w:t xml:space="preserve"> </w:t>
      </w:r>
      <w:r w:rsidR="008871FF">
        <w:t>2020</w:t>
      </w:r>
      <w:r w:rsidR="00C703B6">
        <w:t>)</w:t>
      </w:r>
      <w:r>
        <w:t>.</w:t>
      </w:r>
      <w:r w:rsidR="00AF3C5A">
        <w:t xml:space="preserve"> Segundo </w:t>
      </w:r>
      <w:r w:rsidR="00335D17">
        <w:t xml:space="preserve">Brito </w:t>
      </w:r>
      <w:r w:rsidR="00C703B6">
        <w:t>(</w:t>
      </w:r>
      <w:r w:rsidR="00335D17">
        <w:t>2021</w:t>
      </w:r>
      <w:r w:rsidR="00C703B6">
        <w:t xml:space="preserve">), </w:t>
      </w:r>
      <w:r w:rsidR="00AF3C5A">
        <w:t>as técnicas de reconhecimento facial pode</w:t>
      </w:r>
      <w:r w:rsidR="00C703B6">
        <w:t>m</w:t>
      </w:r>
      <w:r w:rsidR="00AF3C5A">
        <w:t xml:space="preserve"> ser divididas em</w:t>
      </w:r>
      <w:r w:rsidR="00C703B6">
        <w:t xml:space="preserve"> três, sendo elas holísticas, hibridas e por características. A técnica holística utiliza informações globais da face, </w:t>
      </w:r>
      <w:r w:rsidR="004638EC">
        <w:t>que</w:t>
      </w:r>
      <w:r w:rsidR="00C703B6">
        <w:t xml:space="preserve"> representam um pequeno grupo de características que são derivadas de </w:t>
      </w:r>
      <w:r w:rsidR="00C703B6" w:rsidRPr="00C703B6">
        <w:rPr>
          <w:i/>
          <w:iCs/>
        </w:rPr>
        <w:t>pixels</w:t>
      </w:r>
      <w:r w:rsidR="00C703B6">
        <w:rPr>
          <w:i/>
          <w:iCs/>
        </w:rPr>
        <w:t xml:space="preserve"> </w:t>
      </w:r>
      <w:r w:rsidR="00C703B6">
        <w:t>de imagens</w:t>
      </w:r>
      <w:r w:rsidR="004638EC">
        <w:t>.</w:t>
      </w:r>
      <w:r w:rsidR="00C703B6">
        <w:t xml:space="preserve"> </w:t>
      </w:r>
      <w:r w:rsidR="004638EC">
        <w:t xml:space="preserve">Então, </w:t>
      </w:r>
      <w:r w:rsidR="00C703B6">
        <w:t>é comparad</w:t>
      </w:r>
      <w:r w:rsidR="004638EC">
        <w:t>a</w:t>
      </w:r>
      <w:r w:rsidR="00C703B6">
        <w:t xml:space="preserve"> a variância com diferentes faces</w:t>
      </w:r>
      <w:r w:rsidR="004638EC">
        <w:t>,</w:t>
      </w:r>
      <w:r w:rsidR="00C703B6">
        <w:t xml:space="preserve"> podendo realizar o reconhecimento facial. A forma h</w:t>
      </w:r>
      <w:r w:rsidR="004638EC">
        <w:t>í</w:t>
      </w:r>
      <w:r w:rsidR="00C703B6">
        <w:t xml:space="preserve">brida consiste em utilizar técnicas holísticas combinadas com características locais como, por exemplo, para boca, olhos e nariz utilizando o conceito de </w:t>
      </w:r>
      <w:proofErr w:type="spellStart"/>
      <w:r w:rsidR="00C703B6" w:rsidRPr="00335D17">
        <w:rPr>
          <w:i/>
          <w:iCs/>
        </w:rPr>
        <w:t>Eigenfaces</w:t>
      </w:r>
      <w:proofErr w:type="spellEnd"/>
      <w:r w:rsidR="00335D17">
        <w:t>.</w:t>
      </w:r>
      <w:r w:rsidR="00C703B6">
        <w:t xml:space="preserve"> Por fim</w:t>
      </w:r>
      <w:r w:rsidR="00E04450">
        <w:t>,</w:t>
      </w:r>
      <w:r w:rsidR="00C703B6">
        <w:t xml:space="preserve"> a técnica baseada em característica</w:t>
      </w:r>
      <w:r w:rsidR="00E04450">
        <w:t>,</w:t>
      </w:r>
      <w:r w:rsidR="00C703B6">
        <w:t xml:space="preserve"> busca analisar </w:t>
      </w:r>
      <w:r w:rsidR="00C703B6">
        <w:lastRenderedPageBreak/>
        <w:t>características extraídas de regiões isoladas em imagens</w:t>
      </w:r>
      <w:r w:rsidR="00335D17">
        <w:t xml:space="preserve"> (</w:t>
      </w:r>
      <w:r w:rsidR="00C703B6">
        <w:t>geralmente de características morfológicas como os olhos, boca, nariz, etc</w:t>
      </w:r>
      <w:r w:rsidR="004638EC">
        <w:t>.</w:t>
      </w:r>
      <w:r w:rsidR="00335D17">
        <w:t>) comparando assim com o que se conhece sobre as características faciais</w:t>
      </w:r>
      <w:r w:rsidR="00C703B6">
        <w:t>.</w:t>
      </w:r>
    </w:p>
    <w:p w14:paraId="5589DBCA" w14:textId="77777777" w:rsidR="00451B94" w:rsidRDefault="00451B94" w:rsidP="00F83A19">
      <w:pPr>
        <w:pStyle w:val="TF-refernciasbibliogrficasTTULO"/>
      </w:pPr>
      <w:r>
        <w:t>Referências</w:t>
      </w:r>
      <w:bookmarkEnd w:id="49"/>
    </w:p>
    <w:p w14:paraId="24C1C3F4" w14:textId="77777777" w:rsidR="00BB3ED1" w:rsidRDefault="004C47F2" w:rsidP="004C47F2">
      <w:pPr>
        <w:pStyle w:val="TF-REFERNCIASITEM0"/>
      </w:pPr>
      <w:r>
        <w:t>BRITO, Alexandre</w:t>
      </w:r>
      <w:r w:rsidRPr="00C312FE">
        <w:rPr>
          <w:b/>
          <w:bCs/>
        </w:rPr>
        <w:t>. Reconhecimento Facial Bovino: Uma Alternativa Aos Métodos Tradicionais de Rastreio</w:t>
      </w:r>
      <w:r>
        <w:t>.</w:t>
      </w:r>
      <w:r w:rsidR="00C312FE">
        <w:t xml:space="preserve"> 2021. 46 f.</w:t>
      </w:r>
      <w:r>
        <w:t xml:space="preserve"> Trabalho de Conclusão de Curso (</w:t>
      </w:r>
      <w:r w:rsidR="00995C85">
        <w:t xml:space="preserve">Bacharelado) – Curso de </w:t>
      </w:r>
      <w:r>
        <w:t>Engenh</w:t>
      </w:r>
      <w:r w:rsidR="00995C85">
        <w:t>aria</w:t>
      </w:r>
      <w:r>
        <w:t xml:space="preserve"> de Controle e Automação)</w:t>
      </w:r>
      <w:r w:rsidR="00C312FE">
        <w:t xml:space="preserve">, </w:t>
      </w:r>
      <w:r>
        <w:t>Universidade de Caxias do Sul</w:t>
      </w:r>
      <w:r w:rsidR="007C1E85">
        <w:t>,</w:t>
      </w:r>
      <w:r>
        <w:t xml:space="preserve"> Caxias do Sul.</w:t>
      </w:r>
      <w:r w:rsidRPr="0025140F">
        <w:t xml:space="preserve"> </w:t>
      </w:r>
      <w:r>
        <w:t xml:space="preserve">Disponível em: </w:t>
      </w:r>
      <w:r w:rsidRPr="0025140F">
        <w:t>https://repositorio.ucs.br/xmlui/handle/11338/9364</w:t>
      </w:r>
      <w:r>
        <w:t xml:space="preserve">. </w:t>
      </w:r>
      <w:r w:rsidRPr="00995C85">
        <w:t>Acesso em: 22 set. 2022.</w:t>
      </w:r>
    </w:p>
    <w:p w14:paraId="38872CE0" w14:textId="77777777" w:rsidR="00DA2B17" w:rsidRPr="00BE2B06" w:rsidRDefault="00DA2B17" w:rsidP="004C47F2">
      <w:pPr>
        <w:pStyle w:val="TF-REFERNCIASITEM0"/>
      </w:pPr>
      <w:r w:rsidRPr="00BE2B06">
        <w:t xml:space="preserve">COELHO, </w:t>
      </w:r>
      <w:r w:rsidR="00BB3ED1" w:rsidRPr="00BE2B06">
        <w:t xml:space="preserve">Fabrício Fernandes. </w:t>
      </w:r>
      <w:r w:rsidR="00BB3ED1" w:rsidRPr="00BE2B06">
        <w:rPr>
          <w:b/>
          <w:bCs/>
        </w:rPr>
        <w:t>Classificação Orientada a Objetos e Redes Neurais Artificiais Para Mapeamento Digital de Classes de Solos</w:t>
      </w:r>
      <w:r w:rsidR="00BB3ED1" w:rsidRPr="00BE2B06">
        <w:t xml:space="preserve">. 2020. 84 f. Tese (Doutorado em Ciência do Solo) - Faculdade de Agronomia, Universidade Federal do Rio Grande do Sul, Porto Alegre. </w:t>
      </w:r>
      <w:r w:rsidR="00BB3ED1">
        <w:t xml:space="preserve">Disponível em: </w:t>
      </w:r>
      <w:r w:rsidR="00BB3ED1" w:rsidRPr="00BB3ED1">
        <w:t>https://www.lume.ufrgs.br/handle/10183/233149</w:t>
      </w:r>
      <w:r w:rsidR="00BB3ED1">
        <w:t xml:space="preserve">. </w:t>
      </w:r>
      <w:r w:rsidR="00BB3ED1" w:rsidRPr="00BE2B06">
        <w:t>Acesso em: 23 nov. 2022.</w:t>
      </w:r>
    </w:p>
    <w:p w14:paraId="34D160EC" w14:textId="77777777" w:rsidR="004C47F2" w:rsidRPr="00A871DC" w:rsidRDefault="004C47F2" w:rsidP="004C47F2">
      <w:pPr>
        <w:pStyle w:val="TF-REFERNCIASITEM0"/>
        <w:rPr>
          <w:lang w:val="en-US"/>
        </w:rPr>
      </w:pPr>
      <w:r w:rsidRPr="00A871DC">
        <w:rPr>
          <w:lang w:val="en-US"/>
        </w:rPr>
        <w:t xml:space="preserve">CROUSE, David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</w:t>
      </w:r>
      <w:proofErr w:type="spellStart"/>
      <w:r w:rsidRPr="00A871DC">
        <w:rPr>
          <w:lang w:val="en-US"/>
        </w:rPr>
        <w:t>LemurFaceID</w:t>
      </w:r>
      <w:proofErr w:type="spellEnd"/>
      <w:r w:rsidRPr="00A871DC">
        <w:rPr>
          <w:lang w:val="en-US"/>
        </w:rPr>
        <w:t xml:space="preserve">: a face recognition system to facilitate individual identification of </w:t>
      </w:r>
      <w:proofErr w:type="spellStart"/>
      <w:r w:rsidRPr="00A871DC">
        <w:rPr>
          <w:lang w:val="en-US"/>
        </w:rPr>
        <w:t>lêmures</w:t>
      </w:r>
      <w:proofErr w:type="spellEnd"/>
      <w:r w:rsidRPr="00A871DC">
        <w:rPr>
          <w:lang w:val="en-US"/>
        </w:rPr>
        <w:t xml:space="preserve">. </w:t>
      </w:r>
      <w:r w:rsidRPr="00AD7CC1">
        <w:rPr>
          <w:b/>
          <w:bCs/>
        </w:rPr>
        <w:t xml:space="preserve">BMC </w:t>
      </w:r>
      <w:proofErr w:type="spellStart"/>
      <w:r w:rsidRPr="00AD7CC1">
        <w:rPr>
          <w:b/>
          <w:bCs/>
        </w:rPr>
        <w:t>Zoology</w:t>
      </w:r>
      <w:proofErr w:type="spellEnd"/>
      <w:r>
        <w:t>, [</w:t>
      </w:r>
      <w:proofErr w:type="spellStart"/>
      <w:r>
        <w:t>s.l</w:t>
      </w:r>
      <w:proofErr w:type="spellEnd"/>
      <w:r>
        <w:t xml:space="preserve">.], v. 2, n. 1, p. 1-14, fev. 2017. Disponível em: </w:t>
      </w:r>
      <w:r w:rsidRPr="0025140F">
        <w:t>https://link.springer.com/article/10.1186/s40850-016-0011-9#citeas</w:t>
      </w:r>
      <w:r>
        <w:t xml:space="preserve">. </w:t>
      </w:r>
      <w:proofErr w:type="spellStart"/>
      <w:r w:rsidRPr="00A871DC">
        <w:rPr>
          <w:lang w:val="en-US"/>
        </w:rPr>
        <w:t>Acesso</w:t>
      </w:r>
      <w:proofErr w:type="spellEnd"/>
      <w:r w:rsidRPr="00A871DC">
        <w:rPr>
          <w:lang w:val="en-US"/>
        </w:rPr>
        <w:t xml:space="preserve"> </w:t>
      </w:r>
      <w:proofErr w:type="spellStart"/>
      <w:r w:rsidRPr="00A871DC">
        <w:rPr>
          <w:lang w:val="en-US"/>
        </w:rPr>
        <w:t>em</w:t>
      </w:r>
      <w:proofErr w:type="spellEnd"/>
      <w:r w:rsidRPr="00A871DC">
        <w:rPr>
          <w:lang w:val="en-US"/>
        </w:rPr>
        <w:t>: 11 ago. 2022.</w:t>
      </w:r>
    </w:p>
    <w:p w14:paraId="5F800584" w14:textId="77777777" w:rsidR="004C47F2" w:rsidRPr="00A6465E" w:rsidRDefault="004C47F2" w:rsidP="004C47F2">
      <w:pPr>
        <w:pStyle w:val="TF-REFERNCIASITEM0"/>
      </w:pPr>
      <w:r w:rsidRPr="00A871DC">
        <w:rPr>
          <w:lang w:val="en-US"/>
        </w:rPr>
        <w:t>DEB, Deb</w:t>
      </w:r>
      <w:r w:rsidR="008D184D">
        <w:rPr>
          <w:lang w:val="en-US"/>
        </w:rPr>
        <w:t>ayan</w:t>
      </w:r>
      <w:r w:rsidRPr="00A871DC">
        <w:rPr>
          <w:lang w:val="en-US"/>
        </w:rPr>
        <w:t xml:space="preserve">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>. Face Recognition: Primates in the wild</w:t>
      </w:r>
      <w:r w:rsidRPr="00A871DC">
        <w:rPr>
          <w:b/>
          <w:bCs/>
          <w:lang w:val="en-US"/>
        </w:rPr>
        <w:t xml:space="preserve">. 2018 IEEE 9th International Conference on </w:t>
      </w:r>
      <w:proofErr w:type="spellStart"/>
      <w:proofErr w:type="gramStart"/>
      <w:r w:rsidRPr="00A871DC">
        <w:rPr>
          <w:b/>
          <w:bCs/>
          <w:lang w:val="en-US"/>
        </w:rPr>
        <w:t>Biometrics</w:t>
      </w:r>
      <w:r w:rsidR="00C312FE" w:rsidRPr="00A871DC">
        <w:rPr>
          <w:b/>
          <w:bCs/>
          <w:lang w:val="en-US"/>
        </w:rPr>
        <w:t>:</w:t>
      </w:r>
      <w:r w:rsidRPr="00A871DC">
        <w:rPr>
          <w:b/>
          <w:bCs/>
          <w:lang w:val="en-US"/>
        </w:rPr>
        <w:t>Theory</w:t>
      </w:r>
      <w:proofErr w:type="spellEnd"/>
      <w:proofErr w:type="gramEnd"/>
      <w:r w:rsidRPr="00A871DC">
        <w:rPr>
          <w:b/>
          <w:bCs/>
          <w:lang w:val="en-US"/>
        </w:rPr>
        <w:t>, Applications and Systems (BTAS</w:t>
      </w:r>
      <w:r w:rsidRPr="00A871DC">
        <w:rPr>
          <w:lang w:val="en-US"/>
        </w:rPr>
        <w:t xml:space="preserve">), </w:t>
      </w:r>
      <w:r w:rsidR="00AD7CC1" w:rsidRPr="00A871DC">
        <w:rPr>
          <w:lang w:val="en-US"/>
        </w:rPr>
        <w:t xml:space="preserve">Redondo Beach, </w:t>
      </w:r>
      <w:r w:rsidR="00C312FE" w:rsidRPr="00A871DC">
        <w:rPr>
          <w:lang w:val="en-US"/>
        </w:rPr>
        <w:t>v. 9,</w:t>
      </w:r>
      <w:r w:rsidR="00AD7CC1" w:rsidRPr="00A871DC">
        <w:rPr>
          <w:lang w:val="en-US"/>
        </w:rPr>
        <w:t xml:space="preserve"> n. 1,</w:t>
      </w:r>
      <w:r w:rsidRPr="00A871DC">
        <w:rPr>
          <w:lang w:val="en-US"/>
        </w:rPr>
        <w:t xml:space="preserve"> p. 1-10, abr. 2018. </w:t>
      </w:r>
      <w:r>
        <w:t xml:space="preserve">Disponível em: </w:t>
      </w:r>
      <w:r w:rsidRPr="00FF45C4">
        <w:t>https://ieeexplore.ieee.org/abstract/document/8698538</w:t>
      </w:r>
      <w:r>
        <w:t>. Acesso em: 24 jun. 2022.</w:t>
      </w:r>
    </w:p>
    <w:p w14:paraId="4D60733E" w14:textId="77777777" w:rsidR="004C47F2" w:rsidRPr="00292EDB" w:rsidRDefault="004C47F2" w:rsidP="004C47F2">
      <w:pPr>
        <w:pStyle w:val="TF-REFERNCIASITEM0"/>
      </w:pPr>
      <w:r w:rsidRPr="00A6465E">
        <w:t xml:space="preserve">FRACAROLI, Juliana Aparecida </w:t>
      </w:r>
      <w:r w:rsidRPr="005726BA">
        <w:rPr>
          <w:i/>
          <w:iCs/>
        </w:rPr>
        <w:t>et al</w:t>
      </w:r>
      <w:r w:rsidRPr="00A6465E">
        <w:t xml:space="preserve">. </w:t>
      </w:r>
      <w:r w:rsidRPr="00A871DC">
        <w:rPr>
          <w:lang w:val="en-US"/>
        </w:rPr>
        <w:t xml:space="preserve">Computer vision applied to food and agricultural products. </w:t>
      </w:r>
      <w:r w:rsidRPr="00AD7CC1">
        <w:rPr>
          <w:b/>
          <w:bCs/>
        </w:rPr>
        <w:t>Revista Ciência Agronômica</w:t>
      </w:r>
      <w:r w:rsidRPr="00995C85">
        <w:t>, [s.1], v. 51,</w:t>
      </w:r>
      <w:r w:rsidR="00AD7CC1">
        <w:t xml:space="preserve"> </w:t>
      </w:r>
      <w:proofErr w:type="spellStart"/>
      <w:r w:rsidR="00AD7CC1">
        <w:t>Special</w:t>
      </w:r>
      <w:proofErr w:type="spellEnd"/>
      <w:r w:rsidR="00AD7CC1">
        <w:t xml:space="preserve"> </w:t>
      </w:r>
      <w:proofErr w:type="spellStart"/>
      <w:r w:rsidR="00AD7CC1">
        <w:t>Agriculture</w:t>
      </w:r>
      <w:proofErr w:type="spellEnd"/>
      <w:r w:rsidR="00AD7CC1">
        <w:t xml:space="preserve"> 4.0, p. 1-20,</w:t>
      </w:r>
      <w:r w:rsidRPr="00995C85">
        <w:t xml:space="preserve"> out. 2020. </w:t>
      </w:r>
      <w:r>
        <w:t xml:space="preserve">Disponível em: </w:t>
      </w:r>
      <w:r w:rsidRPr="00FF45C4">
        <w:t>https://www.scielo.br/j/rca/a/wZzwb7DZjLd85nHTLB5DDbv/abstract/?lang=en</w:t>
      </w:r>
      <w:r>
        <w:t>. Acesso em: 22 set. 2022.</w:t>
      </w:r>
    </w:p>
    <w:p w14:paraId="0831E6A5" w14:textId="77777777" w:rsidR="004C47F2" w:rsidRPr="00A871DC" w:rsidRDefault="004C47F2" w:rsidP="004C47F2">
      <w:pPr>
        <w:pStyle w:val="TF-REFERNCIASITEM0"/>
        <w:rPr>
          <w:lang w:val="en-US"/>
        </w:rPr>
      </w:pPr>
      <w:r w:rsidRPr="00E40CC0">
        <w:t xml:space="preserve">FURB. </w:t>
      </w:r>
      <w:r w:rsidRPr="00913670">
        <w:rPr>
          <w:b/>
          <w:bCs/>
        </w:rPr>
        <w:t>Projeto Bugio</w:t>
      </w:r>
      <w:r w:rsidRPr="00E40CC0">
        <w:t>. [20</w:t>
      </w:r>
      <w:r>
        <w:t>01</w:t>
      </w:r>
      <w:r w:rsidRPr="00E40CC0">
        <w:t xml:space="preserve">?]. Disponível em: http://www.furb.br/web/5579/projeto-bugio/apresentacao. </w:t>
      </w:r>
      <w:proofErr w:type="spellStart"/>
      <w:r w:rsidRPr="00A871DC">
        <w:rPr>
          <w:lang w:val="en-US"/>
        </w:rPr>
        <w:t>Acesso</w:t>
      </w:r>
      <w:proofErr w:type="spellEnd"/>
      <w:r w:rsidRPr="00A871DC">
        <w:rPr>
          <w:lang w:val="en-US"/>
        </w:rPr>
        <w:t xml:space="preserve"> </w:t>
      </w:r>
      <w:proofErr w:type="spellStart"/>
      <w:r w:rsidRPr="00A871DC">
        <w:rPr>
          <w:lang w:val="en-US"/>
        </w:rPr>
        <w:t>em</w:t>
      </w:r>
      <w:proofErr w:type="spellEnd"/>
      <w:r w:rsidRPr="00A871DC">
        <w:rPr>
          <w:lang w:val="en-US"/>
        </w:rPr>
        <w:t>: 07 set. 2022.</w:t>
      </w:r>
    </w:p>
    <w:p w14:paraId="7D6A089A" w14:textId="77777777" w:rsidR="004C47F2" w:rsidRPr="00D8533D" w:rsidRDefault="004C47F2" w:rsidP="004C47F2">
      <w:pPr>
        <w:pStyle w:val="TF-REFERNCIASITEM0"/>
        <w:rPr>
          <w:lang w:val="en-US"/>
        </w:rPr>
      </w:pPr>
      <w:r w:rsidRPr="00A871DC">
        <w:rPr>
          <w:lang w:val="en-US"/>
        </w:rPr>
        <w:t xml:space="preserve">GUO, </w:t>
      </w:r>
      <w:proofErr w:type="spellStart"/>
      <w:r w:rsidRPr="00A871DC">
        <w:rPr>
          <w:lang w:val="en-US"/>
        </w:rPr>
        <w:t>Guodong</w:t>
      </w:r>
      <w:proofErr w:type="spellEnd"/>
      <w:r w:rsidRPr="00A871DC">
        <w:rPr>
          <w:lang w:val="en-US"/>
        </w:rPr>
        <w:t xml:space="preserve">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A survey on deep </w:t>
      </w:r>
      <w:proofErr w:type="gramStart"/>
      <w:r w:rsidRPr="00A871DC">
        <w:rPr>
          <w:lang w:val="en-US"/>
        </w:rPr>
        <w:t>learning based</w:t>
      </w:r>
      <w:proofErr w:type="gramEnd"/>
      <w:r w:rsidRPr="00A871DC">
        <w:rPr>
          <w:lang w:val="en-US"/>
        </w:rPr>
        <w:t xml:space="preserve"> face recognition. </w:t>
      </w:r>
      <w:r w:rsidRPr="00A871DC">
        <w:rPr>
          <w:b/>
          <w:bCs/>
          <w:lang w:val="en-US"/>
        </w:rPr>
        <w:t>Computer Vision and Image Understanding</w:t>
      </w:r>
      <w:r w:rsidRPr="00A871DC">
        <w:rPr>
          <w:lang w:val="en-US"/>
        </w:rPr>
        <w:t>, [s.1], v. 189,</w:t>
      </w:r>
      <w:r w:rsidR="00913670" w:rsidRPr="00A871DC">
        <w:rPr>
          <w:lang w:val="en-US"/>
        </w:rPr>
        <w:t xml:space="preserve"> n. 1,</w:t>
      </w:r>
      <w:r w:rsidRPr="00A871DC">
        <w:rPr>
          <w:lang w:val="en-US"/>
        </w:rPr>
        <w:t xml:space="preserve"> p. 102805, </w:t>
      </w:r>
      <w:proofErr w:type="spellStart"/>
      <w:r w:rsidRPr="00A871DC">
        <w:rPr>
          <w:lang w:val="en-US"/>
        </w:rPr>
        <w:t>dez</w:t>
      </w:r>
      <w:proofErr w:type="spellEnd"/>
      <w:r w:rsidRPr="00A871DC">
        <w:rPr>
          <w:lang w:val="en-US"/>
        </w:rPr>
        <w:t xml:space="preserve">. 2019. </w:t>
      </w:r>
      <w:r w:rsidRPr="00995C85">
        <w:t xml:space="preserve">Disponível em: https://www.sciencedirect.com/science/article/abs/pii/S1077314219301183. </w:t>
      </w:r>
      <w:proofErr w:type="spellStart"/>
      <w:r w:rsidRPr="00D8533D">
        <w:rPr>
          <w:lang w:val="en-US"/>
        </w:rPr>
        <w:t>Acesso</w:t>
      </w:r>
      <w:proofErr w:type="spellEnd"/>
      <w:r w:rsidRPr="00D8533D">
        <w:rPr>
          <w:lang w:val="en-US"/>
        </w:rPr>
        <w:t xml:space="preserve"> </w:t>
      </w:r>
      <w:proofErr w:type="spellStart"/>
      <w:r w:rsidRPr="00D8533D">
        <w:rPr>
          <w:lang w:val="en-US"/>
        </w:rPr>
        <w:t>em</w:t>
      </w:r>
      <w:proofErr w:type="spellEnd"/>
      <w:r w:rsidRPr="00D8533D">
        <w:rPr>
          <w:lang w:val="en-US"/>
        </w:rPr>
        <w:t>: 23 out. 2022.</w:t>
      </w:r>
    </w:p>
    <w:p w14:paraId="67D8F2C8" w14:textId="77777777" w:rsidR="004C47F2" w:rsidRPr="00BE2B06" w:rsidRDefault="004C47F2" w:rsidP="004C47F2">
      <w:pPr>
        <w:pStyle w:val="TF-REFERNCIASITEM0"/>
      </w:pPr>
      <w:r w:rsidRPr="00D8533D">
        <w:rPr>
          <w:lang w:val="en-US"/>
        </w:rPr>
        <w:t xml:space="preserve">GUO, </w:t>
      </w:r>
      <w:proofErr w:type="spellStart"/>
      <w:r w:rsidRPr="00D8533D">
        <w:rPr>
          <w:lang w:val="en-US"/>
        </w:rPr>
        <w:t>Songtao</w:t>
      </w:r>
      <w:proofErr w:type="spellEnd"/>
      <w:r w:rsidRPr="00D8533D">
        <w:rPr>
          <w:lang w:val="en-US"/>
        </w:rPr>
        <w:t xml:space="preserve"> </w:t>
      </w:r>
      <w:r w:rsidRPr="00D8533D">
        <w:rPr>
          <w:i/>
          <w:iCs/>
          <w:lang w:val="en-US"/>
        </w:rPr>
        <w:t>et al</w:t>
      </w:r>
      <w:r w:rsidRPr="00D8533D">
        <w:rPr>
          <w:lang w:val="en-US"/>
        </w:rPr>
        <w:t xml:space="preserve">. </w:t>
      </w:r>
      <w:r w:rsidRPr="00A871DC">
        <w:rPr>
          <w:lang w:val="en-US"/>
        </w:rPr>
        <w:t xml:space="preserve">Automatic identification of individual primates with deep learning techniques. </w:t>
      </w:r>
      <w:proofErr w:type="spellStart"/>
      <w:r w:rsidRPr="00913670">
        <w:rPr>
          <w:b/>
          <w:bCs/>
        </w:rPr>
        <w:t>Iscience</w:t>
      </w:r>
      <w:proofErr w:type="spellEnd"/>
      <w:r w:rsidRPr="00E40CC0">
        <w:t>,</w:t>
      </w:r>
      <w:r w:rsidRPr="00A6465E">
        <w:t xml:space="preserve"> [s.1],</w:t>
      </w:r>
      <w:r w:rsidRPr="00E40CC0">
        <w:t xml:space="preserve"> v. 23,</w:t>
      </w:r>
      <w:r w:rsidR="00913670">
        <w:t xml:space="preserve"> n. 8,</w:t>
      </w:r>
      <w:r w:rsidRPr="00E40CC0">
        <w:t xml:space="preserve"> </w:t>
      </w:r>
      <w:r>
        <w:t>p. 1-32</w:t>
      </w:r>
      <w:r w:rsidRPr="00E40CC0">
        <w:t>, ago</w:t>
      </w:r>
      <w:r>
        <w:t>.</w:t>
      </w:r>
      <w:r w:rsidRPr="00E40CC0">
        <w:t xml:space="preserve"> 2020.</w:t>
      </w:r>
      <w:r w:rsidRPr="00560B04">
        <w:t xml:space="preserve"> </w:t>
      </w:r>
      <w:r w:rsidRPr="00E40CC0">
        <w:t xml:space="preserve">Disponível em: </w:t>
      </w:r>
      <w:r w:rsidRPr="00560B04">
        <w:t>https://www.sciencedirect.com/science/article/pii/S2589004220306027</w:t>
      </w:r>
      <w:r w:rsidRPr="00E40CC0">
        <w:t xml:space="preserve">. </w:t>
      </w:r>
      <w:r w:rsidRPr="00BE2B06">
        <w:t>Acesso em: 26 ago. 2022.</w:t>
      </w:r>
    </w:p>
    <w:p w14:paraId="08E6BFCC" w14:textId="77777777" w:rsidR="00106999" w:rsidRPr="00BE2B06" w:rsidRDefault="00106999" w:rsidP="004C47F2">
      <w:pPr>
        <w:pStyle w:val="TF-REFERNCIASITEM0"/>
      </w:pPr>
      <w:r w:rsidRPr="00BE2B06">
        <w:t>INSTITUTO Chico Mendes de Conservação da Biod</w:t>
      </w:r>
      <w:r w:rsidR="00C92588" w:rsidRPr="00BE2B06">
        <w:t>i</w:t>
      </w:r>
      <w:r w:rsidRPr="00BE2B06">
        <w:t xml:space="preserve">versidade – </w:t>
      </w:r>
      <w:proofErr w:type="spellStart"/>
      <w:r w:rsidRPr="00BE2B06">
        <w:t>ICMBio</w:t>
      </w:r>
      <w:proofErr w:type="spellEnd"/>
      <w:r w:rsidRPr="00BE2B06">
        <w:t>.</w:t>
      </w:r>
      <w:r w:rsidRPr="00BE2B06">
        <w:rPr>
          <w:b/>
          <w:bCs/>
        </w:rPr>
        <w:t xml:space="preserve"> Livro Vermelho da Fauna Brasileira Ameaçada de Extinção</w:t>
      </w:r>
      <w:r w:rsidR="00C92588" w:rsidRPr="00BE2B06">
        <w:rPr>
          <w:b/>
          <w:bCs/>
        </w:rPr>
        <w:t>:</w:t>
      </w:r>
      <w:r w:rsidRPr="00BE2B06">
        <w:rPr>
          <w:b/>
          <w:bCs/>
        </w:rPr>
        <w:t xml:space="preserve"> Volume II – Mamíferos</w:t>
      </w:r>
      <w:r w:rsidRPr="00BE2B06">
        <w:t>.</w:t>
      </w:r>
      <w:r w:rsidR="00C92588" w:rsidRPr="00BE2B06">
        <w:t xml:space="preserve"> 1. ed.</w:t>
      </w:r>
      <w:r w:rsidRPr="00BE2B06">
        <w:t xml:space="preserve"> Brasília, DF.</w:t>
      </w:r>
      <w:r w:rsidR="00C92588" w:rsidRPr="00BE2B06">
        <w:t xml:space="preserve"> </w:t>
      </w:r>
      <w:r w:rsidRPr="00BE2B06">
        <w:t>20</w:t>
      </w:r>
      <w:r w:rsidR="00C92588" w:rsidRPr="00BE2B06">
        <w:t>1</w:t>
      </w:r>
      <w:r w:rsidRPr="00BE2B06">
        <w:t>8</w:t>
      </w:r>
      <w:r w:rsidR="00C92588" w:rsidRPr="00BE2B06">
        <w:t>.</w:t>
      </w:r>
      <w:r w:rsidR="00C92588" w:rsidRPr="00C92588">
        <w:t xml:space="preserve"> </w:t>
      </w:r>
      <w:r w:rsidR="00C92588">
        <w:t xml:space="preserve"> </w:t>
      </w:r>
      <w:r w:rsidR="00C92588" w:rsidRPr="00E40CC0">
        <w:t xml:space="preserve">Disponível em: </w:t>
      </w:r>
      <w:r w:rsidR="00C92588" w:rsidRPr="00C92588">
        <w:t>https://www.gov.br/icmbio/pt-br/centrais-de-conteudo/publicacoes/publicacoes-diversas/livro_vermelho_2018_vol2.pdf</w:t>
      </w:r>
      <w:r w:rsidR="00C92588" w:rsidRPr="00E40CC0">
        <w:t xml:space="preserve">. </w:t>
      </w:r>
      <w:r w:rsidR="00C92588" w:rsidRPr="00BE2B06">
        <w:t>Acesso em: 23 nov. 2022.</w:t>
      </w:r>
    </w:p>
    <w:p w14:paraId="1758A01F" w14:textId="77777777" w:rsidR="00CA15D4" w:rsidRDefault="00CA15D4" w:rsidP="004C47F2">
      <w:pPr>
        <w:pStyle w:val="TF-REFERNCIASITEM0"/>
      </w:pPr>
      <w:r w:rsidRPr="00A871DC">
        <w:rPr>
          <w:lang w:val="en-US"/>
        </w:rPr>
        <w:t xml:space="preserve">KHAN, Sheharyar. </w:t>
      </w:r>
      <w:r w:rsidRPr="00A871DC">
        <w:rPr>
          <w:b/>
          <w:bCs/>
          <w:lang w:val="en-US"/>
        </w:rPr>
        <w:t xml:space="preserve">Final Report Image Analysis and </w:t>
      </w:r>
      <w:proofErr w:type="spellStart"/>
      <w:r w:rsidRPr="00A871DC">
        <w:rPr>
          <w:b/>
          <w:bCs/>
          <w:lang w:val="en-US"/>
        </w:rPr>
        <w:t>Undestanding</w:t>
      </w:r>
      <w:proofErr w:type="spellEnd"/>
      <w:r w:rsidRPr="00A871DC">
        <w:rPr>
          <w:b/>
          <w:bCs/>
          <w:lang w:val="en-US"/>
        </w:rPr>
        <w:t xml:space="preserve"> “Face Recognition”</w:t>
      </w:r>
      <w:r w:rsidRPr="00A871DC">
        <w:rPr>
          <w:lang w:val="en-US"/>
        </w:rPr>
        <w:t>.</w:t>
      </w:r>
      <w:r w:rsidR="007C1E85" w:rsidRPr="00A871DC">
        <w:rPr>
          <w:lang w:val="en-US"/>
        </w:rPr>
        <w:t xml:space="preserve"> </w:t>
      </w:r>
      <w:r w:rsidR="007C1E85">
        <w:t>2019. 14</w:t>
      </w:r>
      <w:r w:rsidR="00DA1AD0">
        <w:t xml:space="preserve"> </w:t>
      </w:r>
      <w:r w:rsidR="007C1E85">
        <w:t>f.</w:t>
      </w:r>
      <w:r w:rsidRPr="00995C85">
        <w:t xml:space="preserve"> </w:t>
      </w:r>
      <w:r>
        <w:t>Revisão técnica - Departamento de Ciência da Computação</w:t>
      </w:r>
      <w:r w:rsidR="00A879C5">
        <w:t xml:space="preserve">, </w:t>
      </w:r>
      <w:r>
        <w:t xml:space="preserve">Universidade de Ciência e Tecnologia do Sudoeste </w:t>
      </w:r>
      <w:proofErr w:type="spellStart"/>
      <w:r>
        <w:t>Mianyang</w:t>
      </w:r>
      <w:proofErr w:type="spellEnd"/>
      <w:r w:rsidR="007C1E85">
        <w:t>,</w:t>
      </w:r>
      <w:r w:rsidR="00A879C5">
        <w:t xml:space="preserve"> </w:t>
      </w:r>
      <w:r>
        <w:t>Sichuan</w:t>
      </w:r>
      <w:r w:rsidR="007C1E85">
        <w:t>.</w:t>
      </w:r>
      <w:r w:rsidR="00A879C5">
        <w:t xml:space="preserve"> </w:t>
      </w:r>
      <w:r w:rsidR="00C10779" w:rsidRPr="00E40CC0">
        <w:t xml:space="preserve">Disponível em: </w:t>
      </w:r>
      <w:r w:rsidR="00C10779" w:rsidRPr="00C10779">
        <w:t>https://www.researchgate.net/profile/Sheharyar-Khan-6/publication/350487445_Image_Analysis_and_Understanding_Face_Recognition/links/624908be5e2f8c7a0355b420/Image-Analysis-and-Understanding-Face-Recognition.pdf</w:t>
      </w:r>
      <w:r w:rsidR="00C10779" w:rsidRPr="00E40CC0">
        <w:t xml:space="preserve">. </w:t>
      </w:r>
      <w:r w:rsidR="00C10779" w:rsidRPr="00A6465E">
        <w:t xml:space="preserve">Acesso em: 26 </w:t>
      </w:r>
      <w:r w:rsidR="00C10779">
        <w:t>set</w:t>
      </w:r>
      <w:r w:rsidR="00C10779" w:rsidRPr="00A6465E">
        <w:t>. 2022.</w:t>
      </w:r>
    </w:p>
    <w:p w14:paraId="3E0382C7" w14:textId="77777777" w:rsidR="00BB3ED1" w:rsidRPr="00A6465E" w:rsidRDefault="00BB3ED1" w:rsidP="004C47F2">
      <w:pPr>
        <w:pStyle w:val="TF-REFERNCIASITEM0"/>
      </w:pPr>
      <w:r>
        <w:t xml:space="preserve">KOPILER, Alberto A. </w:t>
      </w:r>
      <w:r w:rsidRPr="002246CB">
        <w:rPr>
          <w:i/>
          <w:iCs/>
        </w:rPr>
        <w:t>et al</w:t>
      </w:r>
      <w:r>
        <w:t xml:space="preserve">. </w:t>
      </w:r>
      <w:r w:rsidR="002246CB">
        <w:t xml:space="preserve">Redes Neurais Artificiais e suas aplicações no setor elétrico. </w:t>
      </w:r>
      <w:r w:rsidR="002246CB" w:rsidRPr="002246CB">
        <w:rPr>
          <w:b/>
          <w:bCs/>
        </w:rPr>
        <w:t>Revista de Engenharias da Faculdade Salesiana</w:t>
      </w:r>
      <w:r w:rsidR="002246CB">
        <w:t xml:space="preserve">, </w:t>
      </w:r>
      <w:r w:rsidR="002246CB" w:rsidRPr="00BE2B06">
        <w:t>[s.1], v.1, n. 9, p. 27-33, 2019.</w:t>
      </w:r>
      <w:r w:rsidR="0017293A" w:rsidRPr="0017293A">
        <w:t xml:space="preserve"> </w:t>
      </w:r>
      <w:r w:rsidR="0017293A" w:rsidRPr="00E40CC0">
        <w:t xml:space="preserve">Disponível em: </w:t>
      </w:r>
      <w:r w:rsidR="0017293A" w:rsidRPr="0017293A">
        <w:t>http://www.fsma.edu.br/RESA/Edicao9/FSMA_RESA_2019_1_04.pdf</w:t>
      </w:r>
      <w:r w:rsidR="0017293A" w:rsidRPr="00E40CC0">
        <w:t xml:space="preserve">. </w:t>
      </w:r>
      <w:r w:rsidR="0017293A" w:rsidRPr="00BE2B06">
        <w:t>Acesso em: 23 nov. 2022.</w:t>
      </w:r>
    </w:p>
    <w:p w14:paraId="27BCEB01" w14:textId="77777777" w:rsidR="004C47F2" w:rsidRPr="00A871DC" w:rsidRDefault="004C47F2" w:rsidP="004C47F2">
      <w:pPr>
        <w:pStyle w:val="TF-REFERNCIASITEM0"/>
        <w:rPr>
          <w:lang w:val="en-US"/>
        </w:rPr>
      </w:pPr>
      <w:r w:rsidRPr="0041497E">
        <w:t xml:space="preserve">KRAUSE Jr, Orlando. </w:t>
      </w:r>
      <w:r w:rsidRPr="00DA1AD0">
        <w:rPr>
          <w:b/>
          <w:bCs/>
        </w:rPr>
        <w:t>Reconhecimento Facial de Bugios-Ruivo Através de Redes Neurais Convolucionais</w:t>
      </w:r>
      <w:r w:rsidRPr="0041497E">
        <w:t xml:space="preserve">. </w:t>
      </w:r>
      <w:r w:rsidR="00DA1AD0">
        <w:t xml:space="preserve">2019. 18 f. </w:t>
      </w:r>
      <w:r w:rsidRPr="0041497E">
        <w:t>Trabalho de Conclusão de Curso (Bacharelado em Ciência da Computação) - Centro de Ciências Exatas e Naturais, Universidade Regional de Blumenau</w:t>
      </w:r>
      <w:r w:rsidR="00DA1AD0">
        <w:t>,</w:t>
      </w:r>
      <w:r w:rsidRPr="0041497E">
        <w:t xml:space="preserve"> </w:t>
      </w:r>
      <w:r w:rsidRPr="00995C85">
        <w:t>Blumenau.</w:t>
      </w:r>
      <w:r w:rsidR="00A36F4D" w:rsidRPr="00995C85">
        <w:t xml:space="preserve"> </w:t>
      </w:r>
      <w:r w:rsidR="00A36F4D" w:rsidRPr="00E40CC0">
        <w:t xml:space="preserve">Disponível em: </w:t>
      </w:r>
      <w:r w:rsidR="00A36F4D" w:rsidRPr="00A36F4D">
        <w:t>https://www.furb.br/dsc/tcc/index.php?cd=6&amp;tcc=2016</w:t>
      </w:r>
      <w:r w:rsidR="00A36F4D" w:rsidRPr="00E40CC0">
        <w:t xml:space="preserve">. </w:t>
      </w:r>
      <w:proofErr w:type="spellStart"/>
      <w:r w:rsidR="00A36F4D" w:rsidRPr="00A871DC">
        <w:rPr>
          <w:lang w:val="en-US"/>
        </w:rPr>
        <w:t>Acesso</w:t>
      </w:r>
      <w:proofErr w:type="spellEnd"/>
      <w:r w:rsidR="00A36F4D" w:rsidRPr="00A871DC">
        <w:rPr>
          <w:lang w:val="en-US"/>
        </w:rPr>
        <w:t xml:space="preserve"> </w:t>
      </w:r>
      <w:proofErr w:type="spellStart"/>
      <w:r w:rsidR="00A36F4D" w:rsidRPr="00A871DC">
        <w:rPr>
          <w:lang w:val="en-US"/>
        </w:rPr>
        <w:t>em</w:t>
      </w:r>
      <w:proofErr w:type="spellEnd"/>
      <w:r w:rsidR="00A36F4D" w:rsidRPr="00A871DC">
        <w:rPr>
          <w:lang w:val="en-US"/>
        </w:rPr>
        <w:t>: 22 ago. 2022.</w:t>
      </w:r>
    </w:p>
    <w:p w14:paraId="15904F9F" w14:textId="77777777" w:rsidR="004C47F2" w:rsidRDefault="004C47F2" w:rsidP="004C47F2">
      <w:pPr>
        <w:pStyle w:val="TF-REFERNCIASITEM0"/>
      </w:pPr>
      <w:r w:rsidRPr="00A871DC">
        <w:rPr>
          <w:lang w:val="en-US"/>
        </w:rPr>
        <w:t xml:space="preserve">LIU, Li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Efficient Visual Recognition. </w:t>
      </w:r>
      <w:r w:rsidRPr="00A871DC">
        <w:rPr>
          <w:b/>
          <w:bCs/>
          <w:lang w:val="en-US"/>
        </w:rPr>
        <w:t>International Jo</w:t>
      </w:r>
      <w:r w:rsidR="00DA1AD0" w:rsidRPr="00A871DC">
        <w:rPr>
          <w:b/>
          <w:bCs/>
          <w:lang w:val="en-US"/>
        </w:rPr>
        <w:t>u</w:t>
      </w:r>
      <w:r w:rsidRPr="00A871DC">
        <w:rPr>
          <w:b/>
          <w:bCs/>
          <w:lang w:val="en-US"/>
        </w:rPr>
        <w:t>rnal of Computer Vision</w:t>
      </w:r>
      <w:r w:rsidRPr="00A871DC">
        <w:rPr>
          <w:lang w:val="en-US"/>
        </w:rPr>
        <w:t>, [s.1], v. 128,</w:t>
      </w:r>
      <w:r w:rsidR="00DA1AD0" w:rsidRPr="00A871DC">
        <w:rPr>
          <w:lang w:val="en-US"/>
        </w:rPr>
        <w:t xml:space="preserve"> n. 8-9,</w:t>
      </w:r>
      <w:r w:rsidRPr="00A871DC">
        <w:rPr>
          <w:lang w:val="en-US"/>
        </w:rPr>
        <w:t xml:space="preserve"> p. 1-5, </w:t>
      </w:r>
      <w:proofErr w:type="spellStart"/>
      <w:r w:rsidRPr="00A871DC">
        <w:rPr>
          <w:lang w:val="en-US"/>
        </w:rPr>
        <w:t>jul.</w:t>
      </w:r>
      <w:proofErr w:type="spellEnd"/>
      <w:r w:rsidRPr="00A871DC">
        <w:rPr>
          <w:lang w:val="en-US"/>
        </w:rPr>
        <w:t xml:space="preserve"> 2020. </w:t>
      </w:r>
      <w:r w:rsidRPr="00E40CC0">
        <w:t xml:space="preserve">Disponível em: </w:t>
      </w:r>
      <w:r w:rsidRPr="00560B04">
        <w:t>https://link.springer.com/article/10.1007/s11263-020-01351-w</w:t>
      </w:r>
      <w:r w:rsidRPr="00E40CC0">
        <w:t xml:space="preserve">. </w:t>
      </w:r>
      <w:r w:rsidRPr="00A6465E">
        <w:t>Acesso em: 04 out. 2022.</w:t>
      </w:r>
    </w:p>
    <w:p w14:paraId="5C4B3A76" w14:textId="77777777" w:rsidR="004C47F2" w:rsidRPr="00995C85" w:rsidRDefault="004C47F2" w:rsidP="004C47F2">
      <w:pPr>
        <w:pStyle w:val="TF-REFERNCIASITEM0"/>
      </w:pPr>
      <w:r w:rsidRPr="00D8533D">
        <w:rPr>
          <w:lang w:val="en-US"/>
        </w:rPr>
        <w:t xml:space="preserve">LÜRIG, Moritz D. </w:t>
      </w:r>
      <w:r w:rsidRPr="00D8533D">
        <w:rPr>
          <w:i/>
          <w:iCs/>
          <w:lang w:val="en-US"/>
        </w:rPr>
        <w:t>et al</w:t>
      </w:r>
      <w:r w:rsidRPr="00D8533D">
        <w:rPr>
          <w:lang w:val="en-US"/>
        </w:rPr>
        <w:t xml:space="preserve">. </w:t>
      </w:r>
      <w:r w:rsidRPr="00A871DC">
        <w:rPr>
          <w:lang w:val="en-US"/>
        </w:rPr>
        <w:t xml:space="preserve">Computer Vision, Machine Learning, and the Promise of Phenomics in Ecology and Evolutionary Biology. </w:t>
      </w:r>
      <w:r w:rsidRPr="00A871DC">
        <w:rPr>
          <w:b/>
          <w:bCs/>
          <w:lang w:val="en-US"/>
        </w:rPr>
        <w:t>Frontiers in Ecology and Evolution</w:t>
      </w:r>
      <w:r w:rsidRPr="00A871DC">
        <w:rPr>
          <w:lang w:val="en-US"/>
        </w:rPr>
        <w:t>, [s.1], v. 9,</w:t>
      </w:r>
      <w:r w:rsidR="00DA1AD0" w:rsidRPr="00A871DC">
        <w:rPr>
          <w:lang w:val="en-US"/>
        </w:rPr>
        <w:t xml:space="preserve"> n. 1,</w:t>
      </w:r>
      <w:r w:rsidRPr="00A871DC">
        <w:rPr>
          <w:lang w:val="en-US"/>
        </w:rPr>
        <w:t xml:space="preserve"> p 1-19, abr. 2021. </w:t>
      </w:r>
      <w:r w:rsidRPr="00995C85">
        <w:t>Disponível em: https://www.frontiersin.org/articles/10.3389/fevo.2021.642774/full. Acesso em: 22 out. 2022.</w:t>
      </w:r>
    </w:p>
    <w:p w14:paraId="4D0EA772" w14:textId="77777777" w:rsidR="004C47F2" w:rsidRPr="00A6465E" w:rsidRDefault="004C47F2" w:rsidP="004C47F2">
      <w:pPr>
        <w:pStyle w:val="TF-REFERNCIASITEM0"/>
      </w:pPr>
      <w:r w:rsidRPr="00A871DC">
        <w:rPr>
          <w:lang w:val="en-US"/>
        </w:rPr>
        <w:t xml:space="preserve">MASI, Iacopo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Deep Face Recognition: A Survey. </w:t>
      </w:r>
      <w:r w:rsidRPr="00A871DC">
        <w:rPr>
          <w:b/>
          <w:bCs/>
          <w:lang w:val="en-US"/>
        </w:rPr>
        <w:t xml:space="preserve">2018 31 </w:t>
      </w:r>
      <w:proofErr w:type="spellStart"/>
      <w:r w:rsidRPr="00A871DC">
        <w:rPr>
          <w:b/>
          <w:bCs/>
          <w:lang w:val="en-US"/>
        </w:rPr>
        <w:t>st</w:t>
      </w:r>
      <w:proofErr w:type="spellEnd"/>
      <w:r w:rsidRPr="00A871DC">
        <w:rPr>
          <w:b/>
          <w:bCs/>
          <w:lang w:val="en-US"/>
        </w:rPr>
        <w:t xml:space="preserve"> SIBGRAPI conference on graphics patterns and images (SIBGRAPI)</w:t>
      </w:r>
      <w:r w:rsidRPr="00A871DC">
        <w:rPr>
          <w:lang w:val="en-US"/>
        </w:rPr>
        <w:t>, [s.1],</w:t>
      </w:r>
      <w:r w:rsidR="005726BA" w:rsidRPr="00A871DC">
        <w:rPr>
          <w:lang w:val="en-US"/>
        </w:rPr>
        <w:t xml:space="preserve"> n. 1,</w:t>
      </w:r>
      <w:r w:rsidRPr="00A871DC">
        <w:rPr>
          <w:lang w:val="en-US"/>
        </w:rPr>
        <w:t xml:space="preserve"> p. 471-478, out. 2018. </w:t>
      </w:r>
      <w:r w:rsidRPr="00E40CC0">
        <w:t xml:space="preserve">Disponível em: </w:t>
      </w:r>
      <w:r w:rsidRPr="00F25362">
        <w:t>https://ieeexplore.ieee.org/abstract/document/8614364</w:t>
      </w:r>
      <w:r w:rsidRPr="00E40CC0">
        <w:t xml:space="preserve">. </w:t>
      </w:r>
      <w:r w:rsidRPr="00A6465E">
        <w:t>Acesso em: 24 out. 2022.</w:t>
      </w:r>
    </w:p>
    <w:p w14:paraId="463A8D71" w14:textId="77777777" w:rsidR="004C47F2" w:rsidRDefault="004C47F2" w:rsidP="004C47F2">
      <w:pPr>
        <w:pStyle w:val="TF-REFERNCIASITEM0"/>
      </w:pPr>
      <w:r>
        <w:t xml:space="preserve">OLIVEIRA, Gisela Barbosa Sobral de. </w:t>
      </w:r>
      <w:r w:rsidRPr="005726BA">
        <w:rPr>
          <w:b/>
          <w:bCs/>
        </w:rPr>
        <w:t>História Natural e comportamento social de bugios-ruivos (</w:t>
      </w:r>
      <w:proofErr w:type="spellStart"/>
      <w:r w:rsidRPr="005726BA">
        <w:rPr>
          <w:b/>
          <w:bCs/>
        </w:rPr>
        <w:t>Alouatta</w:t>
      </w:r>
      <w:proofErr w:type="spellEnd"/>
      <w:r w:rsidRPr="005726BA">
        <w:rPr>
          <w:b/>
          <w:bCs/>
        </w:rPr>
        <w:t xml:space="preserve"> </w:t>
      </w:r>
      <w:proofErr w:type="spellStart"/>
      <w:r w:rsidRPr="005726BA">
        <w:rPr>
          <w:b/>
          <w:bCs/>
        </w:rPr>
        <w:t>Clamitans</w:t>
      </w:r>
      <w:proofErr w:type="spellEnd"/>
      <w:r w:rsidRPr="005726BA">
        <w:rPr>
          <w:b/>
          <w:bCs/>
        </w:rPr>
        <w:t xml:space="preserve">, </w:t>
      </w:r>
      <w:proofErr w:type="spellStart"/>
      <w:r w:rsidRPr="005726BA">
        <w:rPr>
          <w:b/>
          <w:bCs/>
        </w:rPr>
        <w:t>Primates</w:t>
      </w:r>
      <w:proofErr w:type="spellEnd"/>
      <w:r w:rsidRPr="005726BA">
        <w:rPr>
          <w:b/>
          <w:bCs/>
        </w:rPr>
        <w:t xml:space="preserve">: </w:t>
      </w:r>
      <w:proofErr w:type="spellStart"/>
      <w:r w:rsidRPr="005726BA">
        <w:rPr>
          <w:b/>
          <w:bCs/>
        </w:rPr>
        <w:t>Atelidae</w:t>
      </w:r>
      <w:proofErr w:type="spellEnd"/>
      <w:r w:rsidRPr="005726BA">
        <w:rPr>
          <w:b/>
          <w:bCs/>
        </w:rPr>
        <w:t>) em um dos maiores fragmentos de Mata Atlântica do mundo</w:t>
      </w:r>
      <w:r>
        <w:t xml:space="preserve">. </w:t>
      </w:r>
      <w:r w:rsidR="005726BA">
        <w:t xml:space="preserve">2020. 200 f. </w:t>
      </w:r>
      <w:r>
        <w:t>Tese (Doutorado em Ciências) – Faculdade de Medicina Veterinária, Universidade de São Paulo</w:t>
      </w:r>
      <w:r w:rsidR="005726BA">
        <w:t>,</w:t>
      </w:r>
      <w:r>
        <w:t xml:space="preserve"> São Paulo.</w:t>
      </w:r>
      <w:r w:rsidR="00A36F4D" w:rsidRPr="00A36F4D">
        <w:t xml:space="preserve"> </w:t>
      </w:r>
      <w:r w:rsidR="00A36F4D" w:rsidRPr="00E40CC0">
        <w:t xml:space="preserve">Disponível em: </w:t>
      </w:r>
      <w:r w:rsidR="00A36F4D" w:rsidRPr="00A36F4D">
        <w:t>https://www.teses.usp.br/teses/disponiveis/10/10131/tde-25062021-170455/en.php</w:t>
      </w:r>
      <w:r w:rsidR="00A36F4D" w:rsidRPr="00E40CC0">
        <w:t xml:space="preserve">. </w:t>
      </w:r>
      <w:r w:rsidR="00A36F4D" w:rsidRPr="00A6465E">
        <w:t>Acesso em: 24 out. 2022.</w:t>
      </w:r>
    </w:p>
    <w:p w14:paraId="4F50F766" w14:textId="77777777" w:rsidR="00A36F4D" w:rsidRDefault="004C47F2" w:rsidP="00A36F4D">
      <w:pPr>
        <w:pStyle w:val="TF-REFERNCIASITEM0"/>
      </w:pPr>
      <w:r>
        <w:t xml:space="preserve">OLIVEIRA, Lucas </w:t>
      </w:r>
      <w:proofErr w:type="spellStart"/>
      <w:r>
        <w:t>Gusen</w:t>
      </w:r>
      <w:proofErr w:type="spellEnd"/>
      <w:r>
        <w:t xml:space="preserve"> de. </w:t>
      </w:r>
      <w:r w:rsidR="00A36F4D" w:rsidRPr="005726BA">
        <w:rPr>
          <w:b/>
          <w:bCs/>
        </w:rPr>
        <w:t xml:space="preserve">O </w:t>
      </w:r>
      <w:r w:rsidRPr="005726BA">
        <w:rPr>
          <w:b/>
          <w:bCs/>
        </w:rPr>
        <w:t>Bugio Ruivo (</w:t>
      </w:r>
      <w:proofErr w:type="spellStart"/>
      <w:r w:rsidRPr="005726BA">
        <w:rPr>
          <w:b/>
          <w:bCs/>
        </w:rPr>
        <w:t>Alouatta</w:t>
      </w:r>
      <w:proofErr w:type="spellEnd"/>
      <w:r w:rsidRPr="005726BA">
        <w:rPr>
          <w:b/>
          <w:bCs/>
        </w:rPr>
        <w:t xml:space="preserve"> guariba </w:t>
      </w:r>
      <w:proofErr w:type="spellStart"/>
      <w:r w:rsidRPr="005726BA">
        <w:rPr>
          <w:b/>
          <w:bCs/>
        </w:rPr>
        <w:t>Clamitans</w:t>
      </w:r>
      <w:proofErr w:type="spellEnd"/>
      <w:r w:rsidRPr="005726BA">
        <w:rPr>
          <w:b/>
          <w:bCs/>
        </w:rPr>
        <w:t xml:space="preserve">) </w:t>
      </w:r>
      <w:r w:rsidR="00A36F4D" w:rsidRPr="005726BA">
        <w:rPr>
          <w:b/>
          <w:bCs/>
        </w:rPr>
        <w:t>c</w:t>
      </w:r>
      <w:r w:rsidRPr="005726BA">
        <w:rPr>
          <w:b/>
          <w:bCs/>
        </w:rPr>
        <w:t xml:space="preserve">omo </w:t>
      </w:r>
      <w:r w:rsidR="00A36F4D" w:rsidRPr="005726BA">
        <w:rPr>
          <w:b/>
          <w:bCs/>
        </w:rPr>
        <w:t>i</w:t>
      </w:r>
      <w:r w:rsidRPr="005726BA">
        <w:rPr>
          <w:b/>
          <w:bCs/>
        </w:rPr>
        <w:t xml:space="preserve">nstrumento </w:t>
      </w:r>
      <w:r w:rsidR="00A36F4D" w:rsidRPr="005726BA">
        <w:rPr>
          <w:b/>
          <w:bCs/>
        </w:rPr>
        <w:t>c</w:t>
      </w:r>
      <w:r w:rsidRPr="005726BA">
        <w:rPr>
          <w:b/>
          <w:bCs/>
        </w:rPr>
        <w:t xml:space="preserve">ultural e </w:t>
      </w:r>
      <w:r w:rsidR="00A36F4D" w:rsidRPr="005726BA">
        <w:rPr>
          <w:b/>
          <w:bCs/>
        </w:rPr>
        <w:t>a</w:t>
      </w:r>
      <w:r w:rsidRPr="005726BA">
        <w:rPr>
          <w:b/>
          <w:bCs/>
        </w:rPr>
        <w:t xml:space="preserve">mbiental </w:t>
      </w:r>
      <w:r w:rsidR="00A36F4D" w:rsidRPr="005726BA">
        <w:rPr>
          <w:b/>
          <w:bCs/>
        </w:rPr>
        <w:t>n</w:t>
      </w:r>
      <w:r w:rsidRPr="005726BA">
        <w:rPr>
          <w:b/>
          <w:bCs/>
        </w:rPr>
        <w:t xml:space="preserve">o </w:t>
      </w:r>
      <w:r w:rsidR="00A36F4D" w:rsidRPr="005726BA">
        <w:rPr>
          <w:b/>
          <w:bCs/>
        </w:rPr>
        <w:t>município</w:t>
      </w:r>
      <w:r w:rsidRPr="005726BA">
        <w:rPr>
          <w:b/>
          <w:bCs/>
        </w:rPr>
        <w:t xml:space="preserve"> de São Francisco de Paula – RS</w:t>
      </w:r>
      <w:r>
        <w:t xml:space="preserve">. </w:t>
      </w:r>
      <w:r w:rsidR="005726BA">
        <w:t xml:space="preserve">2022. 41 f. </w:t>
      </w:r>
      <w:r>
        <w:t>Trabalho de Conclusão de Curso (Bacharelado em Gestão Ambiental) – Universidade Estadual do Rio Grande do Sul</w:t>
      </w:r>
      <w:r w:rsidR="005726BA">
        <w:t>,</w:t>
      </w:r>
      <w:r>
        <w:t xml:space="preserve"> </w:t>
      </w:r>
      <w:r w:rsidRPr="00995C85">
        <w:t>Rio Grande do Sul.</w:t>
      </w:r>
      <w:r w:rsidR="00A36F4D" w:rsidRPr="00995C85">
        <w:t xml:space="preserve"> </w:t>
      </w:r>
      <w:r w:rsidR="00A36F4D" w:rsidRPr="00E40CC0">
        <w:t xml:space="preserve">Disponível em: </w:t>
      </w:r>
      <w:r w:rsidR="00A36F4D" w:rsidRPr="00A36F4D">
        <w:t>https://repositorio.uergs.edu.br/xmlui/handle/123456789/2364</w:t>
      </w:r>
      <w:r w:rsidR="00A36F4D" w:rsidRPr="00E40CC0">
        <w:t xml:space="preserve">. </w:t>
      </w:r>
      <w:r w:rsidR="00A36F4D" w:rsidRPr="00A6465E">
        <w:t>Acesso em: 24 out. 2022.</w:t>
      </w:r>
    </w:p>
    <w:p w14:paraId="702FEB9A" w14:textId="77777777" w:rsidR="00335D17" w:rsidRPr="00A6465E" w:rsidRDefault="00335D17" w:rsidP="00A36F4D">
      <w:pPr>
        <w:pStyle w:val="TF-REFERNCIASITEM0"/>
      </w:pPr>
      <w:r>
        <w:lastRenderedPageBreak/>
        <w:t xml:space="preserve">RODRIGUES, Sara Raquel dos Santos. </w:t>
      </w:r>
      <w:r w:rsidRPr="008871FF">
        <w:rPr>
          <w:b/>
          <w:bCs/>
        </w:rPr>
        <w:t>Desenvolvimento de um Sistema de Reconhecimento Facial</w:t>
      </w:r>
      <w:r>
        <w:t>. 2020. 144 f. Dissertação (Mestrado em Engenharia Eletrotécnica e de Computadores)</w:t>
      </w:r>
      <w:r w:rsidR="008871FF">
        <w:t xml:space="preserve"> – Instituto Superior de Engenharia do Porto, Porto.</w:t>
      </w:r>
      <w:r w:rsidR="008871FF" w:rsidRPr="008871FF">
        <w:t xml:space="preserve"> </w:t>
      </w:r>
      <w:r w:rsidR="008871FF" w:rsidRPr="00E40CC0">
        <w:t xml:space="preserve">Disponível em: </w:t>
      </w:r>
      <w:r w:rsidR="008871FF" w:rsidRPr="008871FF">
        <w:t>https://recipp.ipp.pt/handle/10400.22/17594</w:t>
      </w:r>
      <w:r w:rsidR="008871FF" w:rsidRPr="00E40CC0">
        <w:t xml:space="preserve">. </w:t>
      </w:r>
      <w:r w:rsidR="008871FF" w:rsidRPr="00BE2B06">
        <w:t>Acesso em: 23 nov. 2022.</w:t>
      </w:r>
    </w:p>
    <w:p w14:paraId="796E7432" w14:textId="77777777" w:rsidR="00460827" w:rsidRPr="00A6465E" w:rsidRDefault="00460827" w:rsidP="00460827">
      <w:pPr>
        <w:pStyle w:val="TF-REFERNCIASITEM0"/>
      </w:pPr>
      <w:r w:rsidRPr="00A871DC">
        <w:rPr>
          <w:lang w:val="en-US"/>
        </w:rPr>
        <w:t xml:space="preserve">SCHNEIDER, Stefan et al. Three critical factors affecting automated image species recognition performance for camera traps. </w:t>
      </w:r>
      <w:proofErr w:type="spellStart"/>
      <w:r w:rsidRPr="005726BA">
        <w:rPr>
          <w:b/>
          <w:bCs/>
        </w:rPr>
        <w:t>Ecology</w:t>
      </w:r>
      <w:proofErr w:type="spellEnd"/>
      <w:r w:rsidRPr="005726BA">
        <w:rPr>
          <w:b/>
          <w:bCs/>
        </w:rPr>
        <w:t xml:space="preserve"> </w:t>
      </w:r>
      <w:proofErr w:type="spellStart"/>
      <w:r w:rsidRPr="005726BA">
        <w:rPr>
          <w:b/>
          <w:bCs/>
        </w:rPr>
        <w:t>and</w:t>
      </w:r>
      <w:proofErr w:type="spellEnd"/>
      <w:r w:rsidRPr="005726BA">
        <w:rPr>
          <w:b/>
          <w:bCs/>
        </w:rPr>
        <w:t xml:space="preserve"> Evolution</w:t>
      </w:r>
      <w:r w:rsidRPr="00995C85">
        <w:t xml:space="preserve">, </w:t>
      </w:r>
      <w:r w:rsidRPr="00A6465E">
        <w:t>[s.1],</w:t>
      </w:r>
      <w:r>
        <w:t xml:space="preserve"> v. 10, n. 7, p. 3503-3517, mar. 2020. </w:t>
      </w:r>
      <w:r w:rsidRPr="00E40CC0">
        <w:t xml:space="preserve">Disponível em: </w:t>
      </w:r>
      <w:r w:rsidRPr="00460827">
        <w:t>https://onlinelibrary.wiley.com/doi/full/10.1002/ece3.6147</w:t>
      </w:r>
      <w:r w:rsidRPr="00E40CC0">
        <w:t xml:space="preserve">. </w:t>
      </w:r>
      <w:r w:rsidRPr="00A6465E">
        <w:t>Acesso em: 2</w:t>
      </w:r>
      <w:r>
        <w:t>9</w:t>
      </w:r>
      <w:r w:rsidRPr="00A6465E">
        <w:t xml:space="preserve"> </w:t>
      </w:r>
      <w:r>
        <w:t>set</w:t>
      </w:r>
      <w:r w:rsidRPr="00A6465E">
        <w:t>. 2022.</w:t>
      </w:r>
    </w:p>
    <w:p w14:paraId="1D6C88BE" w14:textId="77777777" w:rsidR="004C47F2" w:rsidRPr="00A6465E" w:rsidRDefault="004C47F2" w:rsidP="004C47F2">
      <w:pPr>
        <w:pStyle w:val="TF-REFERNCIASITEM0"/>
      </w:pPr>
      <w:r w:rsidRPr="00A871DC">
        <w:rPr>
          <w:lang w:val="en-US"/>
        </w:rPr>
        <w:t xml:space="preserve">SCHOFIELD, Daniel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</w:t>
      </w:r>
      <w:proofErr w:type="spellStart"/>
      <w:r w:rsidRPr="00A871DC">
        <w:rPr>
          <w:lang w:val="en-US"/>
        </w:rPr>
        <w:t>Chimpazee</w:t>
      </w:r>
      <w:proofErr w:type="spellEnd"/>
      <w:r w:rsidRPr="00A871DC">
        <w:rPr>
          <w:lang w:val="en-US"/>
        </w:rPr>
        <w:t xml:space="preserve"> face recognition from </w:t>
      </w:r>
      <w:proofErr w:type="spellStart"/>
      <w:r w:rsidRPr="00A871DC">
        <w:rPr>
          <w:lang w:val="en-US"/>
        </w:rPr>
        <w:t>vídeos</w:t>
      </w:r>
      <w:proofErr w:type="spellEnd"/>
      <w:r w:rsidRPr="00A871DC">
        <w:rPr>
          <w:lang w:val="en-US"/>
        </w:rPr>
        <w:t xml:space="preserve"> in the wild </w:t>
      </w:r>
      <w:proofErr w:type="spellStart"/>
      <w:r w:rsidRPr="00A871DC">
        <w:rPr>
          <w:lang w:val="en-US"/>
        </w:rPr>
        <w:t>usign</w:t>
      </w:r>
      <w:proofErr w:type="spellEnd"/>
      <w:r w:rsidRPr="00A871DC">
        <w:rPr>
          <w:lang w:val="en-US"/>
        </w:rPr>
        <w:t xml:space="preserve"> deep learning. </w:t>
      </w:r>
      <w:r w:rsidRPr="005726BA">
        <w:rPr>
          <w:b/>
          <w:bCs/>
        </w:rPr>
        <w:t xml:space="preserve">Science </w:t>
      </w:r>
      <w:proofErr w:type="spellStart"/>
      <w:r w:rsidRPr="005726BA">
        <w:rPr>
          <w:b/>
          <w:bCs/>
        </w:rPr>
        <w:t>Advances</w:t>
      </w:r>
      <w:proofErr w:type="spellEnd"/>
      <w:r w:rsidRPr="00A6465E">
        <w:t>, [s.1], v. 5, n. 9, p. 1-9, set. 2019.</w:t>
      </w:r>
      <w:r w:rsidRPr="00444371">
        <w:t xml:space="preserve"> </w:t>
      </w:r>
      <w:r w:rsidRPr="00E40CC0">
        <w:t xml:space="preserve">Disponível em: </w:t>
      </w:r>
      <w:r w:rsidRPr="00444371">
        <w:t>https://www.science.org/doi/abs/10.1126/sciadv.aaw0736</w:t>
      </w:r>
      <w:r w:rsidRPr="00E40CC0">
        <w:t xml:space="preserve">. </w:t>
      </w:r>
      <w:r w:rsidRPr="00A6465E">
        <w:t>Acesso em: 24 ago. 2022.</w:t>
      </w:r>
    </w:p>
    <w:p w14:paraId="67C6AE1F" w14:textId="77777777" w:rsidR="004C47F2" w:rsidRPr="00A6465E" w:rsidRDefault="004C47F2" w:rsidP="004C47F2">
      <w:pPr>
        <w:pStyle w:val="TF-REFERNCIASITEM0"/>
      </w:pPr>
      <w:r w:rsidRPr="00A871DC">
        <w:rPr>
          <w:lang w:val="en-US"/>
        </w:rPr>
        <w:t xml:space="preserve">TAHIR, Khan Muhammad </w:t>
      </w:r>
      <w:r w:rsidRPr="00A871DC">
        <w:rPr>
          <w:i/>
          <w:iCs/>
          <w:lang w:val="en-US"/>
        </w:rPr>
        <w:t>et al</w:t>
      </w:r>
      <w:r w:rsidRPr="00A871DC">
        <w:rPr>
          <w:lang w:val="en-US"/>
        </w:rPr>
        <w:t xml:space="preserve">. Artificial Neural Networks for Prediction of Tuberculosis Disease. </w:t>
      </w:r>
      <w:r w:rsidRPr="00A871DC">
        <w:rPr>
          <w:b/>
          <w:bCs/>
          <w:lang w:val="en-US"/>
        </w:rPr>
        <w:t>Frontiers in Ecology and Evolution</w:t>
      </w:r>
      <w:r w:rsidRPr="00A871DC">
        <w:rPr>
          <w:lang w:val="en-US"/>
        </w:rPr>
        <w:t>, [s.1], v. 10,</w:t>
      </w:r>
      <w:r w:rsidR="005726BA" w:rsidRPr="00A871DC">
        <w:rPr>
          <w:lang w:val="en-US"/>
        </w:rPr>
        <w:t xml:space="preserve"> n. 1, p</w:t>
      </w:r>
      <w:r w:rsidRPr="00A871DC">
        <w:rPr>
          <w:lang w:val="en-US"/>
        </w:rPr>
        <w:t xml:space="preserve"> </w:t>
      </w:r>
      <w:r w:rsidR="005726BA" w:rsidRPr="00A871DC">
        <w:rPr>
          <w:lang w:val="en-US"/>
        </w:rPr>
        <w:t xml:space="preserve">1-9, </w:t>
      </w:r>
      <w:r w:rsidRPr="00A871DC">
        <w:rPr>
          <w:lang w:val="en-US"/>
        </w:rPr>
        <w:t xml:space="preserve">mar. 2019. </w:t>
      </w:r>
      <w:r w:rsidRPr="00995C85">
        <w:t xml:space="preserve">Disponível em: https://www.frontiersin.org/articles/10.3389/fmicb.2019.00395/full. </w:t>
      </w:r>
      <w:r w:rsidRPr="00A6465E">
        <w:t>Acesso em: 18 out. 2022.</w:t>
      </w:r>
    </w:p>
    <w:p w14:paraId="4C12D7F1" w14:textId="77777777" w:rsidR="00ED7EA1" w:rsidRDefault="004C47F2" w:rsidP="004C47F2">
      <w:pPr>
        <w:pStyle w:val="TF-REFERNCIASITEM0"/>
      </w:pPr>
      <w:r w:rsidRPr="00A6465E">
        <w:t xml:space="preserve">WATANABE, Carmen </w:t>
      </w:r>
      <w:proofErr w:type="spellStart"/>
      <w:r w:rsidRPr="00A6465E">
        <w:t>Ballão</w:t>
      </w:r>
      <w:proofErr w:type="spellEnd"/>
      <w:r w:rsidRPr="00A6465E">
        <w:t>. </w:t>
      </w:r>
      <w:r w:rsidRPr="005726BA">
        <w:rPr>
          <w:b/>
          <w:bCs/>
        </w:rPr>
        <w:t>Conservação Ambiental</w:t>
      </w:r>
      <w:r w:rsidRPr="00E40CC0">
        <w:t>. </w:t>
      </w:r>
      <w:r w:rsidRPr="00995C85">
        <w:t xml:space="preserve">Paraná: Curitiba: IFPR / </w:t>
      </w:r>
      <w:proofErr w:type="spellStart"/>
      <w:r w:rsidRPr="00995C85">
        <w:t>e-Tec</w:t>
      </w:r>
      <w:proofErr w:type="spellEnd"/>
      <w:r w:rsidRPr="00995C85">
        <w:t xml:space="preserve"> Brasil</w:t>
      </w:r>
      <w:r w:rsidRPr="00E40CC0">
        <w:t xml:space="preserve">, 2011.Disponível em: http://proedu.rnp.br/bitstream/handle/123456789/445/Conservacao_Ambiental.pdf?sequence=1. </w:t>
      </w:r>
      <w:r w:rsidRPr="00995C85">
        <w:t>Acesso em: 07 set 2022.</w:t>
      </w:r>
    </w:p>
    <w:p w14:paraId="09F31BFC" w14:textId="77777777" w:rsidR="00ED7EA1" w:rsidRPr="00320BFA" w:rsidRDefault="00ED7EA1" w:rsidP="00ED7EA1">
      <w:pPr>
        <w:pStyle w:val="TF-xAvalTTULO"/>
      </w:pPr>
      <w:r>
        <w:br w:type="page"/>
      </w:r>
      <w:r w:rsidRPr="00320BFA">
        <w:lastRenderedPageBreak/>
        <w:t>FORMULÁRIO  DE  avaliação</w:t>
      </w:r>
      <w:r>
        <w:t xml:space="preserve"> BCC </w:t>
      </w:r>
      <w:r w:rsidRPr="00320BFA">
        <w:t xml:space="preserve">– PROFESSOR </w:t>
      </w:r>
      <w:r>
        <w:t>AVALIADOR</w:t>
      </w:r>
      <w:r w:rsidRPr="001948C5">
        <w:t xml:space="preserve"> </w:t>
      </w:r>
      <w:r>
        <w:t>– projeto</w:t>
      </w:r>
    </w:p>
    <w:p w14:paraId="4E854772" w14:textId="77777777" w:rsidR="00ED7EA1" w:rsidRDefault="00ED7EA1" w:rsidP="00ED7EA1">
      <w:pPr>
        <w:pStyle w:val="TF-xAvalLINHA"/>
      </w:pPr>
      <w:r w:rsidRPr="00320BFA">
        <w:t>Avaliador(a):</w:t>
      </w:r>
      <w:r w:rsidRPr="00320BFA">
        <w:tab/>
      </w:r>
      <w:r w:rsidR="00A33DD6" w:rsidRPr="00A33DD6">
        <w:t>Aurélio Faustino Hoppe</w:t>
      </w:r>
    </w:p>
    <w:p w14:paraId="6A12C364" w14:textId="77777777" w:rsidR="00ED7EA1" w:rsidRPr="00C767AD" w:rsidRDefault="00ED7EA1" w:rsidP="00ED7EA1">
      <w:pPr>
        <w:pStyle w:val="TF-xAvalLINHA"/>
        <w:tabs>
          <w:tab w:val="left" w:leader="underscore" w:pos="6237"/>
        </w:tabs>
        <w:rPr>
          <w:sz w:val="16"/>
          <w:szCs w:val="21"/>
        </w:rPr>
      </w:pPr>
      <w:r w:rsidRPr="00C767AD">
        <w:rPr>
          <w:sz w:val="16"/>
          <w:szCs w:val="21"/>
        </w:rPr>
        <w:t>Atenção: quando o avaliador marcar algum item como atende parcialmente ou não atende, deve obrigatoriamente indicar os motivos no texto, para que o aluno saiba o porquê da avaliação.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48"/>
        <w:gridCol w:w="433"/>
        <w:gridCol w:w="537"/>
        <w:gridCol w:w="480"/>
      </w:tblGrid>
      <w:tr w:rsidR="00ED7EA1" w:rsidRPr="00320BFA" w14:paraId="59AA6BA8" w14:textId="77777777" w:rsidTr="007A74A7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CDED181" w14:textId="77777777" w:rsidR="00ED7EA1" w:rsidRPr="00320BFA" w:rsidRDefault="00ED7EA1" w:rsidP="007A74A7">
            <w:pPr>
              <w:pStyle w:val="TF-xAvalITEMTABELA"/>
            </w:pPr>
            <w:r w:rsidRPr="00320BFA">
              <w:t>ASPECTOS   AVALIADOS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3B183D92" w14:textId="77777777" w:rsidR="00ED7EA1" w:rsidRPr="00320BFA" w:rsidRDefault="00ED7EA1" w:rsidP="007A74A7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BFEDFAF" w14:textId="77777777" w:rsidR="00ED7EA1" w:rsidRPr="00320BFA" w:rsidRDefault="00ED7EA1" w:rsidP="007A74A7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BD807A6" w14:textId="77777777" w:rsidR="00ED7EA1" w:rsidRPr="00320BFA" w:rsidRDefault="00ED7EA1" w:rsidP="007A74A7">
            <w:pPr>
              <w:pStyle w:val="TF-xAvalITEMTABELA"/>
            </w:pPr>
            <w:r w:rsidRPr="00320BFA">
              <w:t>não atende</w:t>
            </w:r>
          </w:p>
        </w:tc>
      </w:tr>
      <w:tr w:rsidR="00ED7EA1" w:rsidRPr="00320BFA" w14:paraId="704C3711" w14:textId="77777777" w:rsidTr="007A74A7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9F0EBB6" w14:textId="77777777" w:rsidR="00ED7EA1" w:rsidRPr="0000224C" w:rsidRDefault="00ED7EA1" w:rsidP="007A74A7">
            <w:pPr>
              <w:pStyle w:val="TF-xAvalITEMTABELA"/>
            </w:pPr>
            <w:r w:rsidRPr="00DB318B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FA399" w14:textId="77777777" w:rsidR="00ED7EA1" w:rsidRPr="00320BFA" w:rsidRDefault="00ED7EA1" w:rsidP="00ED7EA1">
            <w:pPr>
              <w:pStyle w:val="TF-xAvalITEM"/>
              <w:numPr>
                <w:ilvl w:val="0"/>
                <w:numId w:val="13"/>
              </w:numPr>
            </w:pPr>
            <w:r w:rsidRPr="00320BFA">
              <w:t>INTRODUÇÃO</w:t>
            </w:r>
          </w:p>
          <w:p w14:paraId="6383EF6F" w14:textId="77777777" w:rsidR="00ED7EA1" w:rsidRPr="00320BFA" w:rsidRDefault="00ED7EA1" w:rsidP="007A74A7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560C5" w14:textId="6B9456A5" w:rsidR="00ED7EA1" w:rsidRPr="00320BFA" w:rsidRDefault="00453A25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55" w:author="Aurélio Faustino Hoppe" w:date="2022-12-15T22:39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E518A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5EAEB29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298B4EA5" w14:textId="77777777" w:rsidTr="007A74A7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6E989B4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4820D" w14:textId="77777777" w:rsidR="00ED7EA1" w:rsidRPr="00320BFA" w:rsidRDefault="00ED7EA1" w:rsidP="007A74A7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0E0763" w14:textId="1B38FC00" w:rsidR="00ED7EA1" w:rsidRPr="00320BFA" w:rsidRDefault="00453A25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56" w:author="Aurélio Faustino Hoppe" w:date="2022-12-15T22:39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3E3290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32690BB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17683F20" w14:textId="77777777" w:rsidTr="007A74A7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4DB64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18829" w14:textId="77777777" w:rsidR="00ED7EA1" w:rsidRPr="00320BFA" w:rsidRDefault="00ED7EA1" w:rsidP="00ED7EA1">
            <w:pPr>
              <w:pStyle w:val="TF-xAvalITEM"/>
              <w:numPr>
                <w:ilvl w:val="0"/>
                <w:numId w:val="12"/>
              </w:numPr>
            </w:pPr>
            <w:r w:rsidRPr="00320BFA">
              <w:t>OBJETIVOS</w:t>
            </w:r>
          </w:p>
          <w:p w14:paraId="488157E6" w14:textId="77777777" w:rsidR="00ED7EA1" w:rsidRPr="00320BFA" w:rsidRDefault="00ED7EA1" w:rsidP="007A74A7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5E594" w14:textId="7728835A" w:rsidR="00ED7EA1" w:rsidRPr="00320BFA" w:rsidRDefault="00453A25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57" w:author="Aurélio Faustino Hoppe" w:date="2022-12-15T22:39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151C22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8E51520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00240ABC" w14:textId="77777777" w:rsidTr="007A74A7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54A6194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E3205" w14:textId="77777777" w:rsidR="00ED7EA1" w:rsidRPr="00320BFA" w:rsidRDefault="00ED7EA1" w:rsidP="007A74A7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1E00E" w14:textId="2D5E800F" w:rsidR="00ED7EA1" w:rsidRPr="00320BFA" w:rsidRDefault="00453A25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58" w:author="Aurélio Faustino Hoppe" w:date="2022-12-15T22:39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D44B0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60F858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389BE381" w14:textId="77777777" w:rsidTr="007A74A7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BC7BB5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29094" w14:textId="77777777" w:rsidR="00ED7EA1" w:rsidRPr="00320BFA" w:rsidRDefault="00ED7EA1" w:rsidP="00ED7EA1">
            <w:pPr>
              <w:pStyle w:val="TF-xAvalITEM"/>
              <w:numPr>
                <w:ilvl w:val="0"/>
                <w:numId w:val="12"/>
              </w:numPr>
            </w:pPr>
            <w:r w:rsidRPr="00320BFA">
              <w:t>TRABALHOS CORRELATOS</w:t>
            </w:r>
          </w:p>
          <w:p w14:paraId="2CD14639" w14:textId="77777777" w:rsidR="00ED7EA1" w:rsidRPr="00320BFA" w:rsidRDefault="00ED7EA1" w:rsidP="007A74A7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FC4FB" w14:textId="4D7227BA" w:rsidR="00ED7EA1" w:rsidRPr="00320BFA" w:rsidRDefault="00453A25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59" w:author="Aurélio Faustino Hoppe" w:date="2022-12-15T22:39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B4CDF1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E4D5AA9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091A81F3" w14:textId="77777777" w:rsidTr="007A74A7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F73AB19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7B2C1" w14:textId="77777777" w:rsidR="00ED7EA1" w:rsidRPr="00320BFA" w:rsidRDefault="00ED7EA1" w:rsidP="00ED7EA1">
            <w:pPr>
              <w:pStyle w:val="TF-xAvalITEM"/>
              <w:numPr>
                <w:ilvl w:val="0"/>
                <w:numId w:val="12"/>
              </w:numPr>
            </w:pPr>
            <w:r w:rsidRPr="00320BFA">
              <w:t>JUSTIFICATIVA</w:t>
            </w:r>
          </w:p>
          <w:p w14:paraId="42115354" w14:textId="77777777" w:rsidR="00ED7EA1" w:rsidRPr="00320BFA" w:rsidRDefault="00ED7EA1" w:rsidP="007A74A7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6A6B7" w14:textId="178FD0EB" w:rsidR="00ED7EA1" w:rsidRPr="00320BFA" w:rsidRDefault="00453A25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60" w:author="Aurélio Faustino Hoppe" w:date="2022-12-15T22:39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69538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A375DEA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69500191" w14:textId="77777777" w:rsidTr="007A74A7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F7F3A2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A7C12" w14:textId="77777777" w:rsidR="00ED7EA1" w:rsidRPr="00320BFA" w:rsidRDefault="00ED7EA1" w:rsidP="007A74A7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69FCC" w14:textId="5A5EF53D" w:rsidR="00ED7EA1" w:rsidRPr="00320BFA" w:rsidRDefault="00453A25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61" w:author="Aurélio Faustino Hoppe" w:date="2022-12-15T22:39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AD261B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9BC135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0D3B671C" w14:textId="77777777" w:rsidTr="007A74A7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D59066C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8228C" w14:textId="77777777" w:rsidR="00ED7EA1" w:rsidRPr="00320BFA" w:rsidRDefault="00ED7EA1" w:rsidP="007A74A7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320903" w14:textId="376C1C20" w:rsidR="00ED7EA1" w:rsidRPr="00320BFA" w:rsidRDefault="00453A25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62" w:author="Aurélio Faustino Hoppe" w:date="2022-12-15T22:39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07BC0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AE84F6B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73F0793D" w14:textId="77777777" w:rsidTr="007A74A7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AEF493B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92EC9" w14:textId="77777777" w:rsidR="00ED7EA1" w:rsidRPr="00320BFA" w:rsidRDefault="00ED7EA1" w:rsidP="00ED7EA1">
            <w:pPr>
              <w:pStyle w:val="TF-xAvalITEM"/>
              <w:numPr>
                <w:ilvl w:val="0"/>
                <w:numId w:val="12"/>
              </w:numPr>
            </w:pPr>
            <w:r w:rsidRPr="00320BFA">
              <w:t>REQUISITOS PRINCIPAIS DO PROBLEMA A SER TRABALHADO</w:t>
            </w:r>
          </w:p>
          <w:p w14:paraId="0EE47A0A" w14:textId="77777777" w:rsidR="00ED7EA1" w:rsidRPr="00320BFA" w:rsidRDefault="00ED7EA1" w:rsidP="007A74A7">
            <w:pPr>
              <w:pStyle w:val="TF-xAvalITEMDETALHE"/>
            </w:pPr>
            <w:r w:rsidRPr="00320BFA">
              <w:t xml:space="preserve">Os requisitos funcionais e não funcionais foram claramente </w:t>
            </w:r>
            <w:commentRangeStart w:id="63"/>
            <w:r w:rsidRPr="00320BFA">
              <w:t>descritos</w:t>
            </w:r>
            <w:commentRangeEnd w:id="63"/>
            <w:r w:rsidR="00453A25">
              <w:rPr>
                <w:rStyle w:val="Refdecomentrio"/>
              </w:rPr>
              <w:commentReference w:id="63"/>
            </w:r>
            <w:r w:rsidRPr="00320BFA">
              <w:t xml:space="preserve">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A7AC4" w14:textId="20DAA458" w:rsidR="00ED7EA1" w:rsidRPr="00320BFA" w:rsidRDefault="00453A25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64" w:author="Aurélio Faustino Hoppe" w:date="2022-12-15T22:39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4A6B0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36BA6F3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35DF6673" w14:textId="77777777" w:rsidTr="007A74A7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B680581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818E2" w14:textId="77777777" w:rsidR="00ED7EA1" w:rsidRPr="00320BFA" w:rsidRDefault="00ED7EA1" w:rsidP="00ED7EA1">
            <w:pPr>
              <w:pStyle w:val="TF-xAvalITEM"/>
              <w:numPr>
                <w:ilvl w:val="0"/>
                <w:numId w:val="12"/>
              </w:numPr>
            </w:pPr>
            <w:r w:rsidRPr="00320BFA">
              <w:t>METODOLOGIA</w:t>
            </w:r>
          </w:p>
          <w:p w14:paraId="1BCF42B0" w14:textId="77777777" w:rsidR="00ED7EA1" w:rsidRPr="00320BFA" w:rsidRDefault="00ED7EA1" w:rsidP="007A74A7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E1055" w14:textId="542F0690" w:rsidR="00ED7EA1" w:rsidRPr="00320BFA" w:rsidRDefault="00A620AD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65" w:author="Aurélio Faustino Hoppe" w:date="2022-12-15T22:40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58822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84478E9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37FBA4E6" w14:textId="77777777" w:rsidTr="007A74A7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66A2184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4B9B1" w14:textId="77777777" w:rsidR="00ED7EA1" w:rsidRPr="00320BFA" w:rsidRDefault="00ED7EA1" w:rsidP="007A74A7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494FE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49802" w14:textId="039FEE39" w:rsidR="00ED7EA1" w:rsidRPr="00320BFA" w:rsidRDefault="00A620AD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66"/>
            <w:ins w:id="67" w:author="Aurélio Faustino Hoppe" w:date="2022-12-15T22:40:00Z">
              <w:r>
                <w:rPr>
                  <w:sz w:val="18"/>
                </w:rPr>
                <w:t>X</w:t>
              </w:r>
            </w:ins>
            <w:commentRangeEnd w:id="66"/>
            <w:ins w:id="68" w:author="Aurélio Faustino Hoppe" w:date="2022-12-15T22:41:00Z">
              <w:r>
                <w:rPr>
                  <w:rStyle w:val="Refdecomentrio"/>
                </w:rPr>
                <w:commentReference w:id="66"/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78665C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18AEF098" w14:textId="77777777" w:rsidTr="007A74A7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F1DE5A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BF186" w14:textId="77777777" w:rsidR="00ED7EA1" w:rsidRPr="00320BFA" w:rsidRDefault="00ED7EA1" w:rsidP="00ED7EA1">
            <w:pPr>
              <w:pStyle w:val="TF-xAvalITEM"/>
              <w:numPr>
                <w:ilvl w:val="0"/>
                <w:numId w:val="12"/>
              </w:numPr>
            </w:pPr>
            <w:r w:rsidRPr="00320BFA">
              <w:t>REVISÃO BIBLIOGRÁFICA</w:t>
            </w:r>
            <w:r>
              <w:t xml:space="preserve"> (atenção para a diferença de conteúdo entre projeto e pré-projeto)</w:t>
            </w:r>
          </w:p>
          <w:p w14:paraId="2E9D5874" w14:textId="77777777" w:rsidR="00ED7EA1" w:rsidRPr="00320BFA" w:rsidRDefault="00ED7EA1" w:rsidP="007A74A7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72B83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2D2478" w14:textId="648C452C" w:rsidR="00ED7EA1" w:rsidRPr="00320BFA" w:rsidRDefault="00A620AD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commentRangeStart w:id="69"/>
            <w:ins w:id="70" w:author="Aurélio Faustino Hoppe" w:date="2022-12-15T22:41:00Z">
              <w:r>
                <w:rPr>
                  <w:sz w:val="18"/>
                </w:rPr>
                <w:t>X</w:t>
              </w:r>
            </w:ins>
            <w:commentRangeEnd w:id="69"/>
            <w:ins w:id="71" w:author="Aurélio Faustino Hoppe" w:date="2022-12-15T22:42:00Z">
              <w:r w:rsidR="003E22F8">
                <w:rPr>
                  <w:rStyle w:val="Refdecomentrio"/>
                </w:rPr>
                <w:commentReference w:id="69"/>
              </w:r>
            </w:ins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DCEE4E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37937C84" w14:textId="77777777" w:rsidTr="007A74A7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50AAEC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3B9DFF2" w14:textId="77777777" w:rsidR="00ED7EA1" w:rsidRPr="00320BFA" w:rsidRDefault="00ED7EA1" w:rsidP="007A74A7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1CD13A4E" w14:textId="3D6F6C66" w:rsidR="00ED7EA1" w:rsidRPr="00320BFA" w:rsidRDefault="00A620AD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72" w:author="Aurélio Faustino Hoppe" w:date="2022-12-15T22:41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1B691B0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3FFCE1F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4C933C3F" w14:textId="77777777" w:rsidTr="007A74A7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01C942B" w14:textId="77777777" w:rsidR="00ED7EA1" w:rsidRPr="0000224C" w:rsidRDefault="00ED7EA1" w:rsidP="007A74A7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D02A6" w14:textId="77777777" w:rsidR="00ED7EA1" w:rsidRPr="00320BFA" w:rsidRDefault="00ED7EA1" w:rsidP="00ED7EA1">
            <w:pPr>
              <w:pStyle w:val="TF-xAvalITEM"/>
              <w:numPr>
                <w:ilvl w:val="0"/>
                <w:numId w:val="12"/>
              </w:numPr>
            </w:pPr>
            <w:r w:rsidRPr="00320BFA">
              <w:t>LINGUAGEM USADA (redação)</w:t>
            </w:r>
          </w:p>
          <w:p w14:paraId="180B69A8" w14:textId="77777777" w:rsidR="00ED7EA1" w:rsidRPr="00320BFA" w:rsidRDefault="00ED7EA1" w:rsidP="007A74A7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11339" w14:textId="2B7002D9" w:rsidR="00ED7EA1" w:rsidRPr="00320BFA" w:rsidRDefault="00A620AD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73" w:author="Aurélio Faustino Hoppe" w:date="2022-12-15T22:42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B263B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9E68BEF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  <w:tr w:rsidR="00ED7EA1" w:rsidRPr="00320BFA" w14:paraId="11786028" w14:textId="77777777" w:rsidTr="007A74A7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7B105B" w14:textId="77777777" w:rsidR="00ED7EA1" w:rsidRPr="00320BFA" w:rsidRDefault="00ED7EA1" w:rsidP="007A74A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72F5A3C" w14:textId="77777777" w:rsidR="00ED7EA1" w:rsidRPr="00320BFA" w:rsidRDefault="00ED7EA1" w:rsidP="007A74A7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EA58E35" w14:textId="392EAC63" w:rsidR="00ED7EA1" w:rsidRPr="00320BFA" w:rsidRDefault="00A620AD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  <w:ins w:id="74" w:author="Aurélio Faustino Hoppe" w:date="2022-12-15T22:42:00Z">
              <w:r>
                <w:rPr>
                  <w:sz w:val="18"/>
                </w:rPr>
                <w:t>X</w:t>
              </w:r>
            </w:ins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04D5C00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2CF302F" w14:textId="77777777" w:rsidR="00ED7EA1" w:rsidRPr="00320BFA" w:rsidRDefault="00ED7EA1" w:rsidP="007A74A7">
            <w:pPr>
              <w:keepNext w:val="0"/>
              <w:keepLines w:val="0"/>
              <w:ind w:left="709" w:hanging="709"/>
              <w:jc w:val="center"/>
              <w:rPr>
                <w:sz w:val="18"/>
              </w:rPr>
            </w:pPr>
          </w:p>
        </w:tc>
      </w:tr>
    </w:tbl>
    <w:p w14:paraId="520D935B" w14:textId="77777777" w:rsidR="00ED7EA1" w:rsidRPr="003F5F25" w:rsidRDefault="00ED7EA1" w:rsidP="00ED7EA1">
      <w:pPr>
        <w:pStyle w:val="TF-xAvalTTULO"/>
        <w:ind w:left="0" w:firstLine="0"/>
        <w:jc w:val="left"/>
        <w:rPr>
          <w:b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59"/>
        <w:gridCol w:w="3387"/>
        <w:gridCol w:w="3390"/>
      </w:tblGrid>
      <w:tr w:rsidR="00ED7EA1" w:rsidRPr="00320BFA" w14:paraId="0FF8CE12" w14:textId="77777777" w:rsidTr="007A74A7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6DDAE611" w14:textId="77777777" w:rsidR="00ED7EA1" w:rsidRPr="00320BFA" w:rsidRDefault="00ED7EA1" w:rsidP="007A74A7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01B91C7B" w14:textId="77777777" w:rsidR="00ED7EA1" w:rsidRPr="00320BFA" w:rsidRDefault="00ED7EA1" w:rsidP="007A74A7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3586495D" w14:textId="77777777" w:rsidR="00ED7EA1" w:rsidRPr="00320BFA" w:rsidRDefault="00ED7EA1" w:rsidP="007A74A7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7BB954D8" w14:textId="77777777" w:rsidR="00ED7EA1" w:rsidRPr="00320BFA" w:rsidRDefault="00ED7EA1" w:rsidP="007A74A7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ED7EA1" w:rsidRPr="00320BFA" w14:paraId="7A7136A5" w14:textId="77777777" w:rsidTr="007A74A7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570635B8" w14:textId="77777777" w:rsidR="00ED7EA1" w:rsidRPr="00320BFA" w:rsidRDefault="00ED7EA1" w:rsidP="007A74A7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447C1FE" w14:textId="77777777" w:rsidR="00ED7EA1" w:rsidRPr="00320BFA" w:rsidRDefault="00ED7EA1" w:rsidP="007A74A7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6FE9E132" w14:textId="77777777" w:rsidR="00ED7EA1" w:rsidRPr="00320BFA" w:rsidRDefault="00ED7EA1" w:rsidP="007A74A7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644A3EF7" w14:textId="77777777" w:rsidR="00ED7EA1" w:rsidRDefault="00ED7EA1" w:rsidP="00ED7EA1">
      <w:pPr>
        <w:pStyle w:val="TF-xAvalTTULO"/>
        <w:ind w:left="0" w:firstLine="0"/>
        <w:jc w:val="left"/>
      </w:pPr>
    </w:p>
    <w:p w14:paraId="0F5E80A5" w14:textId="77777777" w:rsidR="00ED7EA1" w:rsidRDefault="00ED7EA1" w:rsidP="00ED7EA1">
      <w:pPr>
        <w:pStyle w:val="TF-xAvalTTULO"/>
        <w:ind w:left="0" w:firstLine="0"/>
        <w:jc w:val="left"/>
      </w:pPr>
    </w:p>
    <w:p w14:paraId="3779F789" w14:textId="77777777" w:rsidR="0000224C" w:rsidRDefault="0000224C" w:rsidP="004C47F2">
      <w:pPr>
        <w:pStyle w:val="TF-REFERNCIASITEM0"/>
      </w:pPr>
    </w:p>
    <w:sectPr w:rsidR="0000224C" w:rsidSect="008A3072">
      <w:headerReference w:type="default" r:id="rId20"/>
      <w:footerReference w:type="even" r:id="rId21"/>
      <w:footerReference w:type="default" r:id="rId22"/>
      <w:headerReference w:type="first" r:id="rId23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7" w:author="Aurélio Faustino Hoppe" w:date="2022-12-15T22:38:00Z" w:initials="AFH">
    <w:p w14:paraId="61188005" w14:textId="77777777" w:rsidR="0049445F" w:rsidRDefault="0049445F" w:rsidP="0071303E">
      <w:pPr>
        <w:pStyle w:val="Textodecomentrio"/>
      </w:pPr>
      <w:r>
        <w:rPr>
          <w:rStyle w:val="Refdecomentrio"/>
        </w:rPr>
        <w:annotationRef/>
      </w:r>
      <w:r>
        <w:t>Acho que aqui você poderia detalhar mais a forma que serão feitos os testes e quais serão os mecanismos de avaliação/métricas/etc</w:t>
      </w:r>
    </w:p>
  </w:comment>
  <w:comment w:id="51" w:author="Aurélio Faustino Hoppe" w:date="2022-12-15T22:21:00Z" w:initials="AFH">
    <w:p w14:paraId="0E842A21" w14:textId="487891DA" w:rsidR="00D80C79" w:rsidRDefault="00D80C79" w:rsidP="00046137">
      <w:pPr>
        <w:pStyle w:val="Textodecomentrio"/>
      </w:pPr>
      <w:r>
        <w:rPr>
          <w:rStyle w:val="Refdecomentrio"/>
        </w:rPr>
        <w:annotationRef/>
      </w:r>
      <w:r>
        <w:t>Esta seção está mais para introdução do que para revisão. Serve mais para contextualizar do que definir...</w:t>
      </w:r>
    </w:p>
  </w:comment>
  <w:comment w:id="52" w:author="Aurélio Faustino Hoppe" w:date="2022-12-15T22:23:00Z" w:initials="AFH">
    <w:p w14:paraId="3432D493" w14:textId="77777777" w:rsidR="00D80C79" w:rsidRDefault="00D80C79" w:rsidP="00677352">
      <w:pPr>
        <w:pStyle w:val="Textodecomentrio"/>
      </w:pPr>
      <w:r>
        <w:rPr>
          <w:rStyle w:val="Refdecomentrio"/>
        </w:rPr>
        <w:annotationRef/>
      </w:r>
      <w:r>
        <w:t xml:space="preserve">Acho que esta seção deveria estar mais direcionada para AM. Para os tipos de redes (convolucionais ou não). Ficou muito em uma ideia introdutória. </w:t>
      </w:r>
    </w:p>
  </w:comment>
  <w:comment w:id="54" w:author="Aurélio Faustino Hoppe" w:date="2022-12-15T22:34:00Z" w:initials="AFH">
    <w:p w14:paraId="6D669B2A" w14:textId="77777777" w:rsidR="0049445F" w:rsidRDefault="0049445F" w:rsidP="007D0AE3">
      <w:pPr>
        <w:pStyle w:val="Textodecomentrio"/>
      </w:pPr>
      <w:r>
        <w:rPr>
          <w:rStyle w:val="Refdecomentrio"/>
        </w:rPr>
        <w:annotationRef/>
      </w:r>
      <w:r>
        <w:t>Como até aqui se menciona CNNs, abaixo também deverias descrever alguns modelos relacionados</w:t>
      </w:r>
    </w:p>
  </w:comment>
  <w:comment w:id="63" w:author="Aurélio Faustino Hoppe" w:date="2022-12-15T22:39:00Z" w:initials="AFH">
    <w:p w14:paraId="5125AC14" w14:textId="77777777" w:rsidR="00453A25" w:rsidRDefault="00453A25" w:rsidP="00374F18">
      <w:pPr>
        <w:pStyle w:val="Textodecomentrio"/>
      </w:pPr>
      <w:r>
        <w:rPr>
          <w:rStyle w:val="Refdecomentrio"/>
        </w:rPr>
        <w:annotationRef/>
      </w:r>
      <w:r>
        <w:t>Poderiam ser mais específicos</w:t>
      </w:r>
    </w:p>
  </w:comment>
  <w:comment w:id="66" w:author="Aurélio Faustino Hoppe" w:date="2022-12-15T22:41:00Z" w:initials="AFH">
    <w:p w14:paraId="5B6EBF34" w14:textId="77777777" w:rsidR="00A620AD" w:rsidRDefault="00A620AD" w:rsidP="004C69A7">
      <w:pPr>
        <w:pStyle w:val="Textodecomentrio"/>
      </w:pPr>
      <w:r>
        <w:rPr>
          <w:rStyle w:val="Refdecomentrio"/>
        </w:rPr>
        <w:annotationRef/>
      </w:r>
      <w:r>
        <w:t>Conforme mencionado acima, faltou detalhamento sobre como será validado.</w:t>
      </w:r>
    </w:p>
  </w:comment>
  <w:comment w:id="69" w:author="Aurélio Faustino Hoppe" w:date="2022-12-15T22:42:00Z" w:initials="AFH">
    <w:p w14:paraId="419ACF68" w14:textId="77777777" w:rsidR="003E22F8" w:rsidRDefault="003E22F8" w:rsidP="006865A5">
      <w:pPr>
        <w:pStyle w:val="Textodecomentrio"/>
      </w:pPr>
      <w:r>
        <w:rPr>
          <w:rStyle w:val="Refdecomentrio"/>
        </w:rPr>
        <w:annotationRef/>
      </w:r>
      <w:r>
        <w:t>Acho que a abordagem deveria ser diferente. Conforme comentários acima.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1188005" w15:done="0"/>
  <w15:commentEx w15:paraId="0E842A21" w15:done="0"/>
  <w15:commentEx w15:paraId="3432D493" w15:done="0"/>
  <w15:commentEx w15:paraId="6D669B2A" w15:done="0"/>
  <w15:commentEx w15:paraId="5125AC14" w15:done="0"/>
  <w15:commentEx w15:paraId="5B6EBF34" w15:done="0"/>
  <w15:commentEx w15:paraId="419ACF6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462052" w16cex:dateUtc="2022-12-16T01:38:00Z"/>
  <w16cex:commentExtensible w16cex:durableId="27461C70" w16cex:dateUtc="2022-12-16T01:21:00Z"/>
  <w16cex:commentExtensible w16cex:durableId="27461CFD" w16cex:dateUtc="2022-12-16T01:23:00Z"/>
  <w16cex:commentExtensible w16cex:durableId="27461F66" w16cex:dateUtc="2022-12-16T01:34:00Z"/>
  <w16cex:commentExtensible w16cex:durableId="274620B1" w16cex:dateUtc="2022-12-16T01:39:00Z"/>
  <w16cex:commentExtensible w16cex:durableId="27462100" w16cex:dateUtc="2022-12-16T01:41:00Z"/>
  <w16cex:commentExtensible w16cex:durableId="27462150" w16cex:dateUtc="2022-12-16T01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1188005" w16cid:durableId="27462052"/>
  <w16cid:commentId w16cid:paraId="0E842A21" w16cid:durableId="27461C70"/>
  <w16cid:commentId w16cid:paraId="3432D493" w16cid:durableId="27461CFD"/>
  <w16cid:commentId w16cid:paraId="6D669B2A" w16cid:durableId="27461F66"/>
  <w16cid:commentId w16cid:paraId="5125AC14" w16cid:durableId="274620B1"/>
  <w16cid:commentId w16cid:paraId="5B6EBF34" w16cid:durableId="27462100"/>
  <w16cid:commentId w16cid:paraId="419ACF68" w16cid:durableId="2746215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662E5A" w14:textId="77777777" w:rsidR="002929D0" w:rsidRDefault="002929D0">
      <w:r>
        <w:separator/>
      </w:r>
    </w:p>
  </w:endnote>
  <w:endnote w:type="continuationSeparator" w:id="0">
    <w:p w14:paraId="2F1DEC38" w14:textId="77777777" w:rsidR="002929D0" w:rsidRDefault="002929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DA8F64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FBBEAD0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5EF78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154B6C7C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2E7FE5" w14:textId="77777777" w:rsidR="002929D0" w:rsidRDefault="002929D0">
      <w:r>
        <w:separator/>
      </w:r>
    </w:p>
  </w:footnote>
  <w:footnote w:type="continuationSeparator" w:id="0">
    <w:p w14:paraId="3B6CA858" w14:textId="77777777" w:rsidR="002929D0" w:rsidRDefault="002929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72A35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4C29BB1" w14:textId="77777777" w:rsidTr="006746CA">
      <w:tc>
        <w:tcPr>
          <w:tcW w:w="3227" w:type="dxa"/>
          <w:shd w:val="clear" w:color="auto" w:fill="auto"/>
        </w:tcPr>
        <w:p w14:paraId="17861EC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0F58A2CD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566A3D6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8DBB82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25EF498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  <w:rPr>
        <w:b w:val="0"/>
        <w:bCs w:val="0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965351806">
    <w:abstractNumId w:val="0"/>
  </w:num>
  <w:num w:numId="2" w16cid:durableId="1789162997">
    <w:abstractNumId w:val="2"/>
  </w:num>
  <w:num w:numId="3" w16cid:durableId="2024937344">
    <w:abstractNumId w:val="2"/>
  </w:num>
  <w:num w:numId="4" w16cid:durableId="1314918813">
    <w:abstractNumId w:val="1"/>
  </w:num>
  <w:num w:numId="5" w16cid:durableId="51689174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242831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93215296">
    <w:abstractNumId w:val="2"/>
  </w:num>
  <w:num w:numId="8" w16cid:durableId="1898798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93875458">
    <w:abstractNumId w:val="5"/>
  </w:num>
  <w:num w:numId="10" w16cid:durableId="1018878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30986338">
    <w:abstractNumId w:val="3"/>
  </w:num>
  <w:num w:numId="12" w16cid:durableId="1881357126">
    <w:abstractNumId w:val="4"/>
  </w:num>
  <w:num w:numId="13" w16cid:durableId="51007080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52012637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909585457">
    <w:abstractNumId w:val="6"/>
  </w:num>
  <w:num w:numId="16" w16cid:durableId="5039754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811482419">
    <w:abstractNumId w:val="6"/>
  </w:num>
  <w:num w:numId="18" w16cid:durableId="178908466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0807314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85499646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urélio Faustino Hoppe">
    <w15:presenceInfo w15:providerId="AD" w15:userId="S::aureliof@furb.br::7fa29875-e2ce-409a-8bd5-623e40e889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trackRevisions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2922"/>
    <w:rsid w:val="00013424"/>
    <w:rsid w:val="0001575C"/>
    <w:rsid w:val="00015CF7"/>
    <w:rsid w:val="000179B5"/>
    <w:rsid w:val="00017B62"/>
    <w:rsid w:val="000204E7"/>
    <w:rsid w:val="00023FA0"/>
    <w:rsid w:val="00024919"/>
    <w:rsid w:val="0002602F"/>
    <w:rsid w:val="00030E4A"/>
    <w:rsid w:val="00031A27"/>
    <w:rsid w:val="00031EE0"/>
    <w:rsid w:val="00044F6D"/>
    <w:rsid w:val="0004641A"/>
    <w:rsid w:val="00052A07"/>
    <w:rsid w:val="000533DA"/>
    <w:rsid w:val="0005457F"/>
    <w:rsid w:val="000608E9"/>
    <w:rsid w:val="00061FEB"/>
    <w:rsid w:val="00062244"/>
    <w:rsid w:val="000667DF"/>
    <w:rsid w:val="0007209B"/>
    <w:rsid w:val="00075792"/>
    <w:rsid w:val="000779AB"/>
    <w:rsid w:val="00080F9C"/>
    <w:rsid w:val="0008579A"/>
    <w:rsid w:val="00086AA8"/>
    <w:rsid w:val="0008732D"/>
    <w:rsid w:val="0009735C"/>
    <w:rsid w:val="000A104C"/>
    <w:rsid w:val="000A19DE"/>
    <w:rsid w:val="000A3EAB"/>
    <w:rsid w:val="000B12B2"/>
    <w:rsid w:val="000B3868"/>
    <w:rsid w:val="000C1926"/>
    <w:rsid w:val="000C1A18"/>
    <w:rsid w:val="000C648D"/>
    <w:rsid w:val="000D1294"/>
    <w:rsid w:val="000D77C2"/>
    <w:rsid w:val="000E039E"/>
    <w:rsid w:val="000E27F9"/>
    <w:rsid w:val="000E2B1E"/>
    <w:rsid w:val="000E311F"/>
    <w:rsid w:val="000E3A68"/>
    <w:rsid w:val="000E6CE0"/>
    <w:rsid w:val="000F77E3"/>
    <w:rsid w:val="00106999"/>
    <w:rsid w:val="00107B02"/>
    <w:rsid w:val="00111D23"/>
    <w:rsid w:val="0011363A"/>
    <w:rsid w:val="00113A3F"/>
    <w:rsid w:val="001164FE"/>
    <w:rsid w:val="00117ADD"/>
    <w:rsid w:val="00125084"/>
    <w:rsid w:val="00125277"/>
    <w:rsid w:val="00127866"/>
    <w:rsid w:val="001375F7"/>
    <w:rsid w:val="00147B0C"/>
    <w:rsid w:val="001554E9"/>
    <w:rsid w:val="00162BF1"/>
    <w:rsid w:val="0016560C"/>
    <w:rsid w:val="0017293A"/>
    <w:rsid w:val="0018416E"/>
    <w:rsid w:val="00186092"/>
    <w:rsid w:val="001865ED"/>
    <w:rsid w:val="00193A97"/>
    <w:rsid w:val="001948BE"/>
    <w:rsid w:val="0019547B"/>
    <w:rsid w:val="001A12CE"/>
    <w:rsid w:val="001A3DB8"/>
    <w:rsid w:val="001A57E2"/>
    <w:rsid w:val="001A6292"/>
    <w:rsid w:val="001A7511"/>
    <w:rsid w:val="001B2F1E"/>
    <w:rsid w:val="001B66E0"/>
    <w:rsid w:val="001C33B0"/>
    <w:rsid w:val="001C57E6"/>
    <w:rsid w:val="001C5CBB"/>
    <w:rsid w:val="001D2E75"/>
    <w:rsid w:val="001D465C"/>
    <w:rsid w:val="001D6234"/>
    <w:rsid w:val="001E646A"/>
    <w:rsid w:val="001E682E"/>
    <w:rsid w:val="001F007F"/>
    <w:rsid w:val="001F0D36"/>
    <w:rsid w:val="00202F3F"/>
    <w:rsid w:val="00210D0F"/>
    <w:rsid w:val="002177C4"/>
    <w:rsid w:val="002246CB"/>
    <w:rsid w:val="00224BB2"/>
    <w:rsid w:val="00235240"/>
    <w:rsid w:val="002368FD"/>
    <w:rsid w:val="0024110F"/>
    <w:rsid w:val="002423AB"/>
    <w:rsid w:val="002440B0"/>
    <w:rsid w:val="002455BF"/>
    <w:rsid w:val="00253AEE"/>
    <w:rsid w:val="0025685C"/>
    <w:rsid w:val="002607A7"/>
    <w:rsid w:val="00266F11"/>
    <w:rsid w:val="002719D0"/>
    <w:rsid w:val="00276E8F"/>
    <w:rsid w:val="0027792D"/>
    <w:rsid w:val="00282723"/>
    <w:rsid w:val="00282788"/>
    <w:rsid w:val="0028617A"/>
    <w:rsid w:val="00287FE0"/>
    <w:rsid w:val="002929D0"/>
    <w:rsid w:val="0029608A"/>
    <w:rsid w:val="002A6617"/>
    <w:rsid w:val="002A697F"/>
    <w:rsid w:val="002A726B"/>
    <w:rsid w:val="002A7E1B"/>
    <w:rsid w:val="002B0EDC"/>
    <w:rsid w:val="002B4718"/>
    <w:rsid w:val="002C0672"/>
    <w:rsid w:val="002C080E"/>
    <w:rsid w:val="002C4F9C"/>
    <w:rsid w:val="002D0055"/>
    <w:rsid w:val="002D3C68"/>
    <w:rsid w:val="002D6146"/>
    <w:rsid w:val="002E6DD1"/>
    <w:rsid w:val="002F027E"/>
    <w:rsid w:val="002F6106"/>
    <w:rsid w:val="002F6116"/>
    <w:rsid w:val="00312CEA"/>
    <w:rsid w:val="003133A2"/>
    <w:rsid w:val="00320BFA"/>
    <w:rsid w:val="00323764"/>
    <w:rsid w:val="0032378D"/>
    <w:rsid w:val="00327542"/>
    <w:rsid w:val="003323B0"/>
    <w:rsid w:val="00335048"/>
    <w:rsid w:val="00335D17"/>
    <w:rsid w:val="00340AD0"/>
    <w:rsid w:val="00340B6D"/>
    <w:rsid w:val="00340C8E"/>
    <w:rsid w:val="00344540"/>
    <w:rsid w:val="00347AC5"/>
    <w:rsid w:val="003519A3"/>
    <w:rsid w:val="00354C6D"/>
    <w:rsid w:val="00362443"/>
    <w:rsid w:val="0036262C"/>
    <w:rsid w:val="0037046F"/>
    <w:rsid w:val="0037159F"/>
    <w:rsid w:val="00377DA7"/>
    <w:rsid w:val="00383087"/>
    <w:rsid w:val="00391531"/>
    <w:rsid w:val="003A2B7D"/>
    <w:rsid w:val="003A4A75"/>
    <w:rsid w:val="003A4BA4"/>
    <w:rsid w:val="003A5366"/>
    <w:rsid w:val="003A578C"/>
    <w:rsid w:val="003B455F"/>
    <w:rsid w:val="003B647A"/>
    <w:rsid w:val="003C3CBE"/>
    <w:rsid w:val="003C5262"/>
    <w:rsid w:val="003D0B49"/>
    <w:rsid w:val="003D398C"/>
    <w:rsid w:val="003D473B"/>
    <w:rsid w:val="003D4B35"/>
    <w:rsid w:val="003E22F8"/>
    <w:rsid w:val="003E4F19"/>
    <w:rsid w:val="003F1237"/>
    <w:rsid w:val="003F5F25"/>
    <w:rsid w:val="0040436D"/>
    <w:rsid w:val="00406515"/>
    <w:rsid w:val="00407828"/>
    <w:rsid w:val="00410543"/>
    <w:rsid w:val="004173CC"/>
    <w:rsid w:val="004179F7"/>
    <w:rsid w:val="0042356B"/>
    <w:rsid w:val="0042420A"/>
    <w:rsid w:val="004243D2"/>
    <w:rsid w:val="00424610"/>
    <w:rsid w:val="00424AD5"/>
    <w:rsid w:val="00425FEE"/>
    <w:rsid w:val="00431C8E"/>
    <w:rsid w:val="00435424"/>
    <w:rsid w:val="00444126"/>
    <w:rsid w:val="00451B94"/>
    <w:rsid w:val="00453A25"/>
    <w:rsid w:val="00455AED"/>
    <w:rsid w:val="00460827"/>
    <w:rsid w:val="00460AFB"/>
    <w:rsid w:val="00460BEB"/>
    <w:rsid w:val="004638EC"/>
    <w:rsid w:val="004661F2"/>
    <w:rsid w:val="00470C41"/>
    <w:rsid w:val="0047690F"/>
    <w:rsid w:val="00476C78"/>
    <w:rsid w:val="00482174"/>
    <w:rsid w:val="0048576D"/>
    <w:rsid w:val="004900B8"/>
    <w:rsid w:val="00493B1A"/>
    <w:rsid w:val="0049445F"/>
    <w:rsid w:val="0049495C"/>
    <w:rsid w:val="00497EF6"/>
    <w:rsid w:val="004A11F2"/>
    <w:rsid w:val="004B42D8"/>
    <w:rsid w:val="004B58D7"/>
    <w:rsid w:val="004B6B8F"/>
    <w:rsid w:val="004B7511"/>
    <w:rsid w:val="004B75A3"/>
    <w:rsid w:val="004C47F2"/>
    <w:rsid w:val="004C63F5"/>
    <w:rsid w:val="004D50D2"/>
    <w:rsid w:val="004E23CE"/>
    <w:rsid w:val="004E516B"/>
    <w:rsid w:val="004E6B5E"/>
    <w:rsid w:val="004F3C47"/>
    <w:rsid w:val="004F6DFA"/>
    <w:rsid w:val="00500539"/>
    <w:rsid w:val="005020B5"/>
    <w:rsid w:val="00503373"/>
    <w:rsid w:val="00503F3F"/>
    <w:rsid w:val="00504693"/>
    <w:rsid w:val="00513B26"/>
    <w:rsid w:val="00517D11"/>
    <w:rsid w:val="005203D4"/>
    <w:rsid w:val="00523EF2"/>
    <w:rsid w:val="005312EB"/>
    <w:rsid w:val="00536336"/>
    <w:rsid w:val="0054044B"/>
    <w:rsid w:val="00542ED7"/>
    <w:rsid w:val="00545BFA"/>
    <w:rsid w:val="00550D4A"/>
    <w:rsid w:val="00551719"/>
    <w:rsid w:val="005601F4"/>
    <w:rsid w:val="00564A29"/>
    <w:rsid w:val="00564FBC"/>
    <w:rsid w:val="00565148"/>
    <w:rsid w:val="00565FD7"/>
    <w:rsid w:val="005705A9"/>
    <w:rsid w:val="005726BA"/>
    <w:rsid w:val="00572864"/>
    <w:rsid w:val="00581BD6"/>
    <w:rsid w:val="0058482B"/>
    <w:rsid w:val="0058618A"/>
    <w:rsid w:val="00587002"/>
    <w:rsid w:val="00591611"/>
    <w:rsid w:val="00592BA8"/>
    <w:rsid w:val="00596A43"/>
    <w:rsid w:val="005A362B"/>
    <w:rsid w:val="005A4952"/>
    <w:rsid w:val="005A4CE8"/>
    <w:rsid w:val="005B20A1"/>
    <w:rsid w:val="005B2478"/>
    <w:rsid w:val="005B2E12"/>
    <w:rsid w:val="005B68CD"/>
    <w:rsid w:val="005C21FC"/>
    <w:rsid w:val="005C2558"/>
    <w:rsid w:val="005C30AE"/>
    <w:rsid w:val="005C322C"/>
    <w:rsid w:val="005E2A4F"/>
    <w:rsid w:val="005E35F3"/>
    <w:rsid w:val="005E400D"/>
    <w:rsid w:val="005E45A2"/>
    <w:rsid w:val="005E698D"/>
    <w:rsid w:val="005F09F1"/>
    <w:rsid w:val="005F645A"/>
    <w:rsid w:val="005F7EDE"/>
    <w:rsid w:val="0060060C"/>
    <w:rsid w:val="00600820"/>
    <w:rsid w:val="006118D1"/>
    <w:rsid w:val="0061251F"/>
    <w:rsid w:val="00613B57"/>
    <w:rsid w:val="006153CF"/>
    <w:rsid w:val="00617D42"/>
    <w:rsid w:val="00620D93"/>
    <w:rsid w:val="006229D7"/>
    <w:rsid w:val="0062386A"/>
    <w:rsid w:val="0062576D"/>
    <w:rsid w:val="00625788"/>
    <w:rsid w:val="006305AA"/>
    <w:rsid w:val="0063277E"/>
    <w:rsid w:val="0063432E"/>
    <w:rsid w:val="006364F4"/>
    <w:rsid w:val="00640352"/>
    <w:rsid w:val="006426D5"/>
    <w:rsid w:val="00642924"/>
    <w:rsid w:val="006438C8"/>
    <w:rsid w:val="006466FF"/>
    <w:rsid w:val="00646A5F"/>
    <w:rsid w:val="006475C1"/>
    <w:rsid w:val="00656C00"/>
    <w:rsid w:val="00661967"/>
    <w:rsid w:val="00661F61"/>
    <w:rsid w:val="00671B49"/>
    <w:rsid w:val="00674155"/>
    <w:rsid w:val="006746CA"/>
    <w:rsid w:val="00674FBD"/>
    <w:rsid w:val="00695745"/>
    <w:rsid w:val="0069600B"/>
    <w:rsid w:val="006A0A1A"/>
    <w:rsid w:val="006A5783"/>
    <w:rsid w:val="006A6460"/>
    <w:rsid w:val="006A72D0"/>
    <w:rsid w:val="006B0760"/>
    <w:rsid w:val="006B104E"/>
    <w:rsid w:val="006B5AEA"/>
    <w:rsid w:val="006B6383"/>
    <w:rsid w:val="006B640D"/>
    <w:rsid w:val="006B6F11"/>
    <w:rsid w:val="006C61FA"/>
    <w:rsid w:val="006D0896"/>
    <w:rsid w:val="006D1F67"/>
    <w:rsid w:val="006D2982"/>
    <w:rsid w:val="006D3AFA"/>
    <w:rsid w:val="006D3D0F"/>
    <w:rsid w:val="006E25D2"/>
    <w:rsid w:val="006E7E25"/>
    <w:rsid w:val="00700B20"/>
    <w:rsid w:val="0070391A"/>
    <w:rsid w:val="00706486"/>
    <w:rsid w:val="0071166E"/>
    <w:rsid w:val="007214E3"/>
    <w:rsid w:val="00721FA1"/>
    <w:rsid w:val="007222F7"/>
    <w:rsid w:val="00724679"/>
    <w:rsid w:val="00725368"/>
    <w:rsid w:val="0072684B"/>
    <w:rsid w:val="007304F3"/>
    <w:rsid w:val="00730839"/>
    <w:rsid w:val="00730F60"/>
    <w:rsid w:val="00733FF9"/>
    <w:rsid w:val="00740961"/>
    <w:rsid w:val="007441F9"/>
    <w:rsid w:val="00752038"/>
    <w:rsid w:val="0075208C"/>
    <w:rsid w:val="007554DF"/>
    <w:rsid w:val="0075776D"/>
    <w:rsid w:val="007613FB"/>
    <w:rsid w:val="007614F1"/>
    <w:rsid w:val="00761E34"/>
    <w:rsid w:val="00762A22"/>
    <w:rsid w:val="0076467D"/>
    <w:rsid w:val="00770837"/>
    <w:rsid w:val="00771362"/>
    <w:rsid w:val="007722BF"/>
    <w:rsid w:val="0077580B"/>
    <w:rsid w:val="00780359"/>
    <w:rsid w:val="00781167"/>
    <w:rsid w:val="007854B3"/>
    <w:rsid w:val="0078787D"/>
    <w:rsid w:val="00787F14"/>
    <w:rsid w:val="00787FA8"/>
    <w:rsid w:val="007925A8"/>
    <w:rsid w:val="007944F8"/>
    <w:rsid w:val="007973E3"/>
    <w:rsid w:val="007A1883"/>
    <w:rsid w:val="007B73E9"/>
    <w:rsid w:val="007C1E85"/>
    <w:rsid w:val="007C6568"/>
    <w:rsid w:val="007C7E37"/>
    <w:rsid w:val="007D0720"/>
    <w:rsid w:val="007D10F2"/>
    <w:rsid w:val="007D207E"/>
    <w:rsid w:val="007D3486"/>
    <w:rsid w:val="007D5FC8"/>
    <w:rsid w:val="007D6DEC"/>
    <w:rsid w:val="007E46A1"/>
    <w:rsid w:val="007E730D"/>
    <w:rsid w:val="007E7311"/>
    <w:rsid w:val="007F20C0"/>
    <w:rsid w:val="007F38A6"/>
    <w:rsid w:val="007F403E"/>
    <w:rsid w:val="007F77D8"/>
    <w:rsid w:val="00802D0F"/>
    <w:rsid w:val="008072AC"/>
    <w:rsid w:val="00810CEA"/>
    <w:rsid w:val="00816124"/>
    <w:rsid w:val="008209CA"/>
    <w:rsid w:val="008233E5"/>
    <w:rsid w:val="00827BEA"/>
    <w:rsid w:val="00827D69"/>
    <w:rsid w:val="008315A8"/>
    <w:rsid w:val="00833DE8"/>
    <w:rsid w:val="00833F47"/>
    <w:rsid w:val="008348C3"/>
    <w:rsid w:val="008360E8"/>
    <w:rsid w:val="008373B4"/>
    <w:rsid w:val="008404C4"/>
    <w:rsid w:val="0084457F"/>
    <w:rsid w:val="00847D37"/>
    <w:rsid w:val="0085001D"/>
    <w:rsid w:val="0085182D"/>
    <w:rsid w:val="008562FA"/>
    <w:rsid w:val="008616B2"/>
    <w:rsid w:val="00870802"/>
    <w:rsid w:val="00871A41"/>
    <w:rsid w:val="008848D9"/>
    <w:rsid w:val="00886D76"/>
    <w:rsid w:val="008871FF"/>
    <w:rsid w:val="00890529"/>
    <w:rsid w:val="00897019"/>
    <w:rsid w:val="0089747F"/>
    <w:rsid w:val="008A3072"/>
    <w:rsid w:val="008A5E16"/>
    <w:rsid w:val="008B0A07"/>
    <w:rsid w:val="008B7743"/>
    <w:rsid w:val="008B781F"/>
    <w:rsid w:val="008C0069"/>
    <w:rsid w:val="008C1495"/>
    <w:rsid w:val="008C5945"/>
    <w:rsid w:val="008C5E2A"/>
    <w:rsid w:val="008C6D2C"/>
    <w:rsid w:val="008D184D"/>
    <w:rsid w:val="008D4159"/>
    <w:rsid w:val="008D5522"/>
    <w:rsid w:val="008D69C5"/>
    <w:rsid w:val="008D7404"/>
    <w:rsid w:val="008E07C6"/>
    <w:rsid w:val="008E0CF1"/>
    <w:rsid w:val="008E0F86"/>
    <w:rsid w:val="008F2DC1"/>
    <w:rsid w:val="008F70AD"/>
    <w:rsid w:val="008F7CE2"/>
    <w:rsid w:val="00900DB1"/>
    <w:rsid w:val="009022BF"/>
    <w:rsid w:val="00911CD9"/>
    <w:rsid w:val="00912B71"/>
    <w:rsid w:val="00913670"/>
    <w:rsid w:val="00931632"/>
    <w:rsid w:val="00932C92"/>
    <w:rsid w:val="0094012F"/>
    <w:rsid w:val="00943192"/>
    <w:rsid w:val="009454E4"/>
    <w:rsid w:val="00946836"/>
    <w:rsid w:val="009537BB"/>
    <w:rsid w:val="00960C14"/>
    <w:rsid w:val="0096351A"/>
    <w:rsid w:val="0096683A"/>
    <w:rsid w:val="00967611"/>
    <w:rsid w:val="00972D1C"/>
    <w:rsid w:val="00984240"/>
    <w:rsid w:val="00984449"/>
    <w:rsid w:val="00987F2B"/>
    <w:rsid w:val="00990A3B"/>
    <w:rsid w:val="00995B07"/>
    <w:rsid w:val="00995C85"/>
    <w:rsid w:val="009A2619"/>
    <w:rsid w:val="009A5850"/>
    <w:rsid w:val="009B0573"/>
    <w:rsid w:val="009B10D6"/>
    <w:rsid w:val="009B12F9"/>
    <w:rsid w:val="009B24C9"/>
    <w:rsid w:val="009C5447"/>
    <w:rsid w:val="009D65D0"/>
    <w:rsid w:val="009D7E91"/>
    <w:rsid w:val="009E135E"/>
    <w:rsid w:val="009E3C92"/>
    <w:rsid w:val="009E54F4"/>
    <w:rsid w:val="009E71AD"/>
    <w:rsid w:val="009F2BFA"/>
    <w:rsid w:val="00A017C9"/>
    <w:rsid w:val="00A03A3D"/>
    <w:rsid w:val="00A045C4"/>
    <w:rsid w:val="00A06D9C"/>
    <w:rsid w:val="00A07B00"/>
    <w:rsid w:val="00A10DFA"/>
    <w:rsid w:val="00A17729"/>
    <w:rsid w:val="00A21708"/>
    <w:rsid w:val="00A22362"/>
    <w:rsid w:val="00A223FE"/>
    <w:rsid w:val="00A249BA"/>
    <w:rsid w:val="00A307C7"/>
    <w:rsid w:val="00A33DD6"/>
    <w:rsid w:val="00A3649E"/>
    <w:rsid w:val="00A36F4D"/>
    <w:rsid w:val="00A423F5"/>
    <w:rsid w:val="00A44581"/>
    <w:rsid w:val="00A45093"/>
    <w:rsid w:val="00A50EAF"/>
    <w:rsid w:val="00A55A70"/>
    <w:rsid w:val="00A602F9"/>
    <w:rsid w:val="00A61170"/>
    <w:rsid w:val="00A620AD"/>
    <w:rsid w:val="00A6465E"/>
    <w:rsid w:val="00A650EE"/>
    <w:rsid w:val="00A662C8"/>
    <w:rsid w:val="00A71157"/>
    <w:rsid w:val="00A8197D"/>
    <w:rsid w:val="00A853EE"/>
    <w:rsid w:val="00A867C9"/>
    <w:rsid w:val="00A871DC"/>
    <w:rsid w:val="00A879C5"/>
    <w:rsid w:val="00A92A20"/>
    <w:rsid w:val="00A966E6"/>
    <w:rsid w:val="00AA066E"/>
    <w:rsid w:val="00AB2BE3"/>
    <w:rsid w:val="00AB4CE0"/>
    <w:rsid w:val="00AB7834"/>
    <w:rsid w:val="00AC1730"/>
    <w:rsid w:val="00AC4D5F"/>
    <w:rsid w:val="00AC7FF9"/>
    <w:rsid w:val="00AD1D2C"/>
    <w:rsid w:val="00AD4CC0"/>
    <w:rsid w:val="00AD7CC1"/>
    <w:rsid w:val="00AE0525"/>
    <w:rsid w:val="00AE08DB"/>
    <w:rsid w:val="00AE2729"/>
    <w:rsid w:val="00AE3148"/>
    <w:rsid w:val="00AE5AE2"/>
    <w:rsid w:val="00AE7343"/>
    <w:rsid w:val="00AF2848"/>
    <w:rsid w:val="00AF3C5A"/>
    <w:rsid w:val="00B00A13"/>
    <w:rsid w:val="00B00D69"/>
    <w:rsid w:val="00B00E04"/>
    <w:rsid w:val="00B05485"/>
    <w:rsid w:val="00B10F45"/>
    <w:rsid w:val="00B111AE"/>
    <w:rsid w:val="00B11BC3"/>
    <w:rsid w:val="00B1458E"/>
    <w:rsid w:val="00B14C51"/>
    <w:rsid w:val="00B20021"/>
    <w:rsid w:val="00B20FDE"/>
    <w:rsid w:val="00B2181E"/>
    <w:rsid w:val="00B2334C"/>
    <w:rsid w:val="00B27917"/>
    <w:rsid w:val="00B32506"/>
    <w:rsid w:val="00B35551"/>
    <w:rsid w:val="00B42041"/>
    <w:rsid w:val="00B43FBF"/>
    <w:rsid w:val="00B44F11"/>
    <w:rsid w:val="00B51846"/>
    <w:rsid w:val="00B62979"/>
    <w:rsid w:val="00B70056"/>
    <w:rsid w:val="00B74D75"/>
    <w:rsid w:val="00B823A7"/>
    <w:rsid w:val="00B86FFD"/>
    <w:rsid w:val="00B90FA5"/>
    <w:rsid w:val="00B919F1"/>
    <w:rsid w:val="00BA2260"/>
    <w:rsid w:val="00BA434A"/>
    <w:rsid w:val="00BB3ED1"/>
    <w:rsid w:val="00BB4018"/>
    <w:rsid w:val="00BB468D"/>
    <w:rsid w:val="00BC0E8D"/>
    <w:rsid w:val="00BC145C"/>
    <w:rsid w:val="00BC4F18"/>
    <w:rsid w:val="00BC5616"/>
    <w:rsid w:val="00BC6C4E"/>
    <w:rsid w:val="00BD5D3A"/>
    <w:rsid w:val="00BE2B06"/>
    <w:rsid w:val="00BE6551"/>
    <w:rsid w:val="00BF093B"/>
    <w:rsid w:val="00BF6C5A"/>
    <w:rsid w:val="00BF77A8"/>
    <w:rsid w:val="00BF7FF1"/>
    <w:rsid w:val="00C00B88"/>
    <w:rsid w:val="00C06B2A"/>
    <w:rsid w:val="00C10779"/>
    <w:rsid w:val="00C22E4B"/>
    <w:rsid w:val="00C25912"/>
    <w:rsid w:val="00C25AE5"/>
    <w:rsid w:val="00C312FE"/>
    <w:rsid w:val="00C35E57"/>
    <w:rsid w:val="00C35E80"/>
    <w:rsid w:val="00C403DB"/>
    <w:rsid w:val="00C40AA2"/>
    <w:rsid w:val="00C4244F"/>
    <w:rsid w:val="00C458D3"/>
    <w:rsid w:val="00C632ED"/>
    <w:rsid w:val="00C66150"/>
    <w:rsid w:val="00C703B6"/>
    <w:rsid w:val="00C70EF5"/>
    <w:rsid w:val="00C756C5"/>
    <w:rsid w:val="00C82195"/>
    <w:rsid w:val="00C82CAE"/>
    <w:rsid w:val="00C8442E"/>
    <w:rsid w:val="00C91F60"/>
    <w:rsid w:val="00C92588"/>
    <w:rsid w:val="00C92D69"/>
    <w:rsid w:val="00C930A8"/>
    <w:rsid w:val="00CA108B"/>
    <w:rsid w:val="00CA15D4"/>
    <w:rsid w:val="00CA6CDB"/>
    <w:rsid w:val="00CB460C"/>
    <w:rsid w:val="00CB5E13"/>
    <w:rsid w:val="00CC2824"/>
    <w:rsid w:val="00CC3524"/>
    <w:rsid w:val="00CD27BE"/>
    <w:rsid w:val="00CD29E9"/>
    <w:rsid w:val="00CD4BBC"/>
    <w:rsid w:val="00CD6F0F"/>
    <w:rsid w:val="00CE0BB7"/>
    <w:rsid w:val="00CE33A7"/>
    <w:rsid w:val="00CE3E9A"/>
    <w:rsid w:val="00CE43D3"/>
    <w:rsid w:val="00CE708B"/>
    <w:rsid w:val="00CF26B7"/>
    <w:rsid w:val="00CF6220"/>
    <w:rsid w:val="00CF6E39"/>
    <w:rsid w:val="00CF72DA"/>
    <w:rsid w:val="00D0267F"/>
    <w:rsid w:val="00D03B57"/>
    <w:rsid w:val="00D0769A"/>
    <w:rsid w:val="00D12D84"/>
    <w:rsid w:val="00D15B4E"/>
    <w:rsid w:val="00D177E7"/>
    <w:rsid w:val="00D2079F"/>
    <w:rsid w:val="00D447EF"/>
    <w:rsid w:val="00D505E2"/>
    <w:rsid w:val="00D6498F"/>
    <w:rsid w:val="00D7463D"/>
    <w:rsid w:val="00D765F9"/>
    <w:rsid w:val="00D80BC3"/>
    <w:rsid w:val="00D80C79"/>
    <w:rsid w:val="00D80F5A"/>
    <w:rsid w:val="00D83DE8"/>
    <w:rsid w:val="00D84943"/>
    <w:rsid w:val="00D8533D"/>
    <w:rsid w:val="00D9009C"/>
    <w:rsid w:val="00D94AE7"/>
    <w:rsid w:val="00D966B3"/>
    <w:rsid w:val="00D970F0"/>
    <w:rsid w:val="00DA0DBC"/>
    <w:rsid w:val="00DA1AD0"/>
    <w:rsid w:val="00DA2B17"/>
    <w:rsid w:val="00DA4540"/>
    <w:rsid w:val="00DA587E"/>
    <w:rsid w:val="00DA60F4"/>
    <w:rsid w:val="00DA72D4"/>
    <w:rsid w:val="00DB0F8B"/>
    <w:rsid w:val="00DB3052"/>
    <w:rsid w:val="00DC2D17"/>
    <w:rsid w:val="00DC5991"/>
    <w:rsid w:val="00DD321E"/>
    <w:rsid w:val="00DE23BF"/>
    <w:rsid w:val="00DE3981"/>
    <w:rsid w:val="00DE40DD"/>
    <w:rsid w:val="00DE5DEF"/>
    <w:rsid w:val="00DE7755"/>
    <w:rsid w:val="00DF059A"/>
    <w:rsid w:val="00DF3D56"/>
    <w:rsid w:val="00DF64E9"/>
    <w:rsid w:val="00DF67FB"/>
    <w:rsid w:val="00DF6D17"/>
    <w:rsid w:val="00DF6D19"/>
    <w:rsid w:val="00DF6ED2"/>
    <w:rsid w:val="00DF70F5"/>
    <w:rsid w:val="00E04450"/>
    <w:rsid w:val="00E07EEB"/>
    <w:rsid w:val="00E108CE"/>
    <w:rsid w:val="00E15DCC"/>
    <w:rsid w:val="00E2252C"/>
    <w:rsid w:val="00E270C0"/>
    <w:rsid w:val="00E30493"/>
    <w:rsid w:val="00E36D82"/>
    <w:rsid w:val="00E460B9"/>
    <w:rsid w:val="00E51601"/>
    <w:rsid w:val="00E51965"/>
    <w:rsid w:val="00E638A0"/>
    <w:rsid w:val="00E66F29"/>
    <w:rsid w:val="00E67121"/>
    <w:rsid w:val="00E7198D"/>
    <w:rsid w:val="00E735AF"/>
    <w:rsid w:val="00E74CA6"/>
    <w:rsid w:val="00E750A2"/>
    <w:rsid w:val="00E75E3D"/>
    <w:rsid w:val="00E80469"/>
    <w:rsid w:val="00E80D54"/>
    <w:rsid w:val="00E84491"/>
    <w:rsid w:val="00E87A60"/>
    <w:rsid w:val="00E96D69"/>
    <w:rsid w:val="00E9731C"/>
    <w:rsid w:val="00EA4E4C"/>
    <w:rsid w:val="00EB04B7"/>
    <w:rsid w:val="00EB3330"/>
    <w:rsid w:val="00EB78C3"/>
    <w:rsid w:val="00EB7992"/>
    <w:rsid w:val="00EC0104"/>
    <w:rsid w:val="00EC0184"/>
    <w:rsid w:val="00EC2B46"/>
    <w:rsid w:val="00EC2D7A"/>
    <w:rsid w:val="00EC633A"/>
    <w:rsid w:val="00EC635E"/>
    <w:rsid w:val="00ED1B9D"/>
    <w:rsid w:val="00ED7EA1"/>
    <w:rsid w:val="00EE056F"/>
    <w:rsid w:val="00EE0EBF"/>
    <w:rsid w:val="00EE1613"/>
    <w:rsid w:val="00EE6B02"/>
    <w:rsid w:val="00EF43F5"/>
    <w:rsid w:val="00EF74D7"/>
    <w:rsid w:val="00F0030C"/>
    <w:rsid w:val="00F017AF"/>
    <w:rsid w:val="00F03361"/>
    <w:rsid w:val="00F041C4"/>
    <w:rsid w:val="00F14812"/>
    <w:rsid w:val="00F1598C"/>
    <w:rsid w:val="00F16BA7"/>
    <w:rsid w:val="00F20BC6"/>
    <w:rsid w:val="00F21403"/>
    <w:rsid w:val="00F255FC"/>
    <w:rsid w:val="00F259B0"/>
    <w:rsid w:val="00F26A20"/>
    <w:rsid w:val="00F276C9"/>
    <w:rsid w:val="00F31359"/>
    <w:rsid w:val="00F330C6"/>
    <w:rsid w:val="00F3649F"/>
    <w:rsid w:val="00F40690"/>
    <w:rsid w:val="00F40ECF"/>
    <w:rsid w:val="00F43B8F"/>
    <w:rsid w:val="00F51785"/>
    <w:rsid w:val="00F51B68"/>
    <w:rsid w:val="00F530D7"/>
    <w:rsid w:val="00F541E6"/>
    <w:rsid w:val="00F62F49"/>
    <w:rsid w:val="00F640BF"/>
    <w:rsid w:val="00F67166"/>
    <w:rsid w:val="00F70754"/>
    <w:rsid w:val="00F71B82"/>
    <w:rsid w:val="00F76DF9"/>
    <w:rsid w:val="00F77714"/>
    <w:rsid w:val="00F77926"/>
    <w:rsid w:val="00F83A19"/>
    <w:rsid w:val="00F85ABF"/>
    <w:rsid w:val="00F879A1"/>
    <w:rsid w:val="00F92FC4"/>
    <w:rsid w:val="00F9793C"/>
    <w:rsid w:val="00FA0C14"/>
    <w:rsid w:val="00FA137A"/>
    <w:rsid w:val="00FA5504"/>
    <w:rsid w:val="00FB4AD3"/>
    <w:rsid w:val="00FB4B02"/>
    <w:rsid w:val="00FC2796"/>
    <w:rsid w:val="00FC2831"/>
    <w:rsid w:val="00FC2D40"/>
    <w:rsid w:val="00FC3600"/>
    <w:rsid w:val="00FC4A9F"/>
    <w:rsid w:val="00FC565B"/>
    <w:rsid w:val="00FD4823"/>
    <w:rsid w:val="00FE006E"/>
    <w:rsid w:val="00FE150C"/>
    <w:rsid w:val="00FE197E"/>
    <w:rsid w:val="00FF0DF1"/>
    <w:rsid w:val="00FF1B7B"/>
    <w:rsid w:val="00FF26AA"/>
    <w:rsid w:val="00FF50A9"/>
    <w:rsid w:val="00FF6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37892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B58D7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D80C79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  <w:pPrChange w:id="0" w:author="Aurélio Faustino Hoppe" w:date="2022-12-15T22:21:00Z">
        <w:pPr>
          <w:keepNext/>
          <w:keepLines/>
          <w:numPr>
            <w:ilvl w:val="1"/>
            <w:numId w:val="1"/>
          </w:numPr>
          <w:spacing w:before="120" w:after="120"/>
          <w:ind w:left="567" w:hanging="567"/>
          <w:jc w:val="both"/>
          <w:outlineLvl w:val="1"/>
        </w:pPr>
      </w:pPrChange>
    </w:pPr>
    <w:rPr>
      <w:caps/>
      <w:color w:val="000000"/>
      <w:rPrChange w:id="0" w:author="Aurélio Faustino Hoppe" w:date="2022-12-15T22:21:00Z">
        <w:rPr>
          <w:caps/>
          <w:color w:val="000000"/>
          <w:lang w:val="pt-BR" w:eastAsia="pt-BR" w:bidi="ar-SA"/>
        </w:rPr>
      </w:rPrChange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microsoft.com/office/2018/08/relationships/commentsExtensible" Target="commentsExtensible.xml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microsoft.com/office/2011/relationships/commentsExtended" Target="commentsExtended.xml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omments" Target="comments.xm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6505</Words>
  <Characters>35133</Characters>
  <Application>Microsoft Office Word</Application>
  <DocSecurity>0</DocSecurity>
  <Lines>292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41555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Aurélio Faustino Hoppe</cp:lastModifiedBy>
  <cp:revision>5</cp:revision>
  <cp:lastPrinted>2022-11-23T20:21:00Z</cp:lastPrinted>
  <dcterms:created xsi:type="dcterms:W3CDTF">2022-11-29T21:10:00Z</dcterms:created>
  <dcterms:modified xsi:type="dcterms:W3CDTF">2022-12-16T01:42:00Z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