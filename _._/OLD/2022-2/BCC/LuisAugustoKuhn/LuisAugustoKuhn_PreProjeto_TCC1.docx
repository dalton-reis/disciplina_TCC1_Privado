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55608D">
        <w:tc>
          <w:tcPr>
            <w:tcW w:w="9072" w:type="dxa"/>
            <w:gridSpan w:val="2"/>
            <w:shd w:val="clear" w:color="auto" w:fill="auto"/>
            <w:vAlign w:val="center"/>
          </w:tcPr>
          <w:p w14:paraId="13AB27E7" w14:textId="77777777" w:rsidR="00F0030C" w:rsidRDefault="00F0030C" w:rsidP="0055608D">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3353F5">
              <w:rPr>
                <w:rStyle w:val="Nmerodepgina"/>
              </w:rPr>
              <w:t>CURSO DE CIÊNCIA DA COMPUTAÇÃO –</w:t>
            </w:r>
            <w:r>
              <w:rPr>
                <w:rStyle w:val="Nmerodepgina"/>
              </w:rPr>
              <w:t xml:space="preserve"> TCC</w:t>
            </w:r>
          </w:p>
        </w:tc>
      </w:tr>
      <w:tr w:rsidR="00F0030C" w14:paraId="5C456027" w14:textId="77777777" w:rsidTr="008F7CE2">
        <w:tc>
          <w:tcPr>
            <w:tcW w:w="5387" w:type="dxa"/>
            <w:shd w:val="clear" w:color="auto" w:fill="auto"/>
          </w:tcPr>
          <w:p w14:paraId="676AE144" w14:textId="7654E775" w:rsidR="00F0030C" w:rsidRPr="003C5262" w:rsidRDefault="00F0030C">
            <w:pPr>
              <w:pStyle w:val="Cabealho"/>
              <w:tabs>
                <w:tab w:val="clear" w:pos="8640"/>
                <w:tab w:val="right" w:pos="8931"/>
              </w:tabs>
              <w:ind w:right="141"/>
            </w:pPr>
            <w:r>
              <w:rPr>
                <w:rStyle w:val="Nmerodepgina"/>
              </w:rPr>
              <w:t>(</w:t>
            </w:r>
            <w:r w:rsidR="00961C23">
              <w:rPr>
                <w:rStyle w:val="Nmerodepgina"/>
              </w:rPr>
              <w:t>X</w:t>
            </w:r>
            <w:r>
              <w:rPr>
                <w:rStyle w:val="Nmerodepgina"/>
              </w:rPr>
              <w:t>) PRÉ-PROJETO  </w:t>
            </w:r>
            <w:proofErr w:type="gramStart"/>
            <w:r>
              <w:rPr>
                <w:rStyle w:val="Nmerodepgina"/>
              </w:rPr>
              <w:t>   (</w:t>
            </w:r>
            <w:proofErr w:type="gramEnd"/>
            <w:r>
              <w:t xml:space="preserve">     ) </w:t>
            </w:r>
            <w:r>
              <w:rPr>
                <w:rStyle w:val="Nmerodepgina"/>
              </w:rPr>
              <w:t xml:space="preserve">PROJETO </w:t>
            </w:r>
          </w:p>
        </w:tc>
        <w:tc>
          <w:tcPr>
            <w:tcW w:w="3685" w:type="dxa"/>
            <w:shd w:val="clear" w:color="auto" w:fill="auto"/>
          </w:tcPr>
          <w:p w14:paraId="0A50E3F2" w14:textId="35586821" w:rsidR="00F0030C" w:rsidRDefault="00F0030C">
            <w:pPr>
              <w:pStyle w:val="Cabealho"/>
              <w:tabs>
                <w:tab w:val="clear" w:pos="8640"/>
                <w:tab w:val="right" w:pos="8931"/>
              </w:tabs>
              <w:ind w:right="141"/>
              <w:rPr>
                <w:rStyle w:val="Nmerodepgina"/>
              </w:rPr>
            </w:pPr>
            <w:r>
              <w:rPr>
                <w:rStyle w:val="Nmerodepgina"/>
              </w:rPr>
              <w:t xml:space="preserve">ANO/SEMESTRE: </w:t>
            </w:r>
            <w:r w:rsidR="00961C23">
              <w:rPr>
                <w:rStyle w:val="Nmerodepgina"/>
              </w:rPr>
              <w:t>2022/2</w:t>
            </w:r>
          </w:p>
        </w:tc>
      </w:tr>
    </w:tbl>
    <w:p w14:paraId="1D3937AA" w14:textId="0E792D04" w:rsidR="005E1C53" w:rsidRDefault="007F0FC0" w:rsidP="00752038">
      <w:pPr>
        <w:pStyle w:val="TF-AUTOR0"/>
        <w:rPr>
          <w:b/>
          <w:caps/>
          <w:color w:val="auto"/>
          <w:sz w:val="24"/>
        </w:rPr>
      </w:pPr>
      <w:r>
        <w:rPr>
          <w:b/>
          <w:caps/>
          <w:color w:val="auto"/>
          <w:sz w:val="24"/>
        </w:rPr>
        <w:t>APLICAÇÃO</w:t>
      </w:r>
      <w:r w:rsidR="005E1C53" w:rsidRPr="005E1C53">
        <w:rPr>
          <w:b/>
          <w:caps/>
          <w:color w:val="auto"/>
          <w:sz w:val="24"/>
        </w:rPr>
        <w:t xml:space="preserve"> DE RASTREAMENTO OCULAR POR</w:t>
      </w:r>
      <w:r w:rsidR="005E1C53">
        <w:rPr>
          <w:b/>
          <w:caps/>
          <w:color w:val="auto"/>
          <w:sz w:val="24"/>
        </w:rPr>
        <w:t xml:space="preserve"> </w:t>
      </w:r>
      <w:r w:rsidR="005E1C53" w:rsidRPr="005E1C53">
        <w:rPr>
          <w:b/>
          <w:caps/>
          <w:color w:val="auto"/>
          <w:sz w:val="24"/>
        </w:rPr>
        <w:t>INTERMÉDIO DE WEBCAM UTILIZANDO VISÃO</w:t>
      </w:r>
      <w:r w:rsidR="005F17E9">
        <w:rPr>
          <w:b/>
          <w:caps/>
          <w:color w:val="auto"/>
          <w:sz w:val="24"/>
        </w:rPr>
        <w:t xml:space="preserve"> </w:t>
      </w:r>
      <w:r w:rsidR="005E1C53" w:rsidRPr="005E1C53">
        <w:rPr>
          <w:b/>
          <w:caps/>
          <w:color w:val="auto"/>
          <w:sz w:val="24"/>
        </w:rPr>
        <w:t>COMPUTACIONAL</w:t>
      </w:r>
    </w:p>
    <w:p w14:paraId="5D991B67" w14:textId="163A7020" w:rsidR="005E1C53" w:rsidRDefault="005E1C53" w:rsidP="001E682E">
      <w:pPr>
        <w:pStyle w:val="TF-AUTOR0"/>
      </w:pPr>
      <w:r>
        <w:t>Luis Augusto Kühn</w:t>
      </w:r>
    </w:p>
    <w:p w14:paraId="3FBE5C8A" w14:textId="4E707351" w:rsidR="001E682E" w:rsidRDefault="005E1C53" w:rsidP="001E682E">
      <w:pPr>
        <w:pStyle w:val="TF-AUTOR0"/>
      </w:pPr>
      <w:r>
        <w:t>Prof. Aurélio Faustino Hoppe</w:t>
      </w:r>
      <w:r w:rsidR="001E682E">
        <w:t xml:space="preserve"> – Orientador</w:t>
      </w:r>
    </w:p>
    <w:p w14:paraId="28066913" w14:textId="646765AC"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470D14E4" w14:textId="77777777" w:rsidR="005D4F8C" w:rsidRDefault="006111D5" w:rsidP="00DF2C36">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5E2CBB">
        <w:rPr>
          <w:rStyle w:val="fontstyle01"/>
          <w:rFonts w:ascii="Times New Roman" w:hAnsi="Times New Roman" w:cs="Times New Roman"/>
          <w:color w:val="auto"/>
          <w:sz w:val="20"/>
          <w:szCs w:val="20"/>
        </w:rPr>
        <w:t xml:space="preserve">Segundo </w:t>
      </w:r>
      <w:proofErr w:type="spellStart"/>
      <w:r w:rsidRPr="005E2CBB">
        <w:t>Duchowski</w:t>
      </w:r>
      <w:proofErr w:type="spellEnd"/>
      <w:r w:rsidRPr="005E2CBB">
        <w:rPr>
          <w:rStyle w:val="fontstyle01"/>
          <w:rFonts w:ascii="Times New Roman" w:hAnsi="Times New Roman" w:cs="Times New Roman"/>
          <w:color w:val="auto"/>
          <w:sz w:val="20"/>
          <w:szCs w:val="20"/>
        </w:rPr>
        <w:t xml:space="preserve"> (2017), o</w:t>
      </w:r>
      <w:r w:rsidR="00AC71B8" w:rsidRPr="005E2CBB">
        <w:rPr>
          <w:rStyle w:val="fontstyle01"/>
          <w:rFonts w:ascii="Times New Roman" w:hAnsi="Times New Roman" w:cs="Times New Roman"/>
          <w:color w:val="auto"/>
          <w:sz w:val="20"/>
          <w:szCs w:val="20"/>
        </w:rPr>
        <w:t xml:space="preserve"> rastreamento ocular (em inglês, </w:t>
      </w:r>
      <w:proofErr w:type="spellStart"/>
      <w:r w:rsidR="00AC71B8" w:rsidRPr="00880AC5">
        <w:rPr>
          <w:rStyle w:val="fontstyle21"/>
          <w:rFonts w:ascii="Times New Roman" w:hAnsi="Times New Roman" w:cs="Times New Roman"/>
          <w:color w:val="auto"/>
          <w:sz w:val="20"/>
          <w:szCs w:val="20"/>
        </w:rPr>
        <w:t>eye</w:t>
      </w:r>
      <w:proofErr w:type="spellEnd"/>
      <w:r w:rsidR="00AC71B8" w:rsidRPr="00880AC5">
        <w:rPr>
          <w:rStyle w:val="fontstyle21"/>
          <w:rFonts w:ascii="Times New Roman" w:hAnsi="Times New Roman" w:cs="Times New Roman"/>
          <w:color w:val="auto"/>
          <w:sz w:val="20"/>
          <w:szCs w:val="20"/>
        </w:rPr>
        <w:t xml:space="preserve"> tracking</w:t>
      </w:r>
      <w:r w:rsidR="00AC71B8" w:rsidRPr="005E2CBB">
        <w:rPr>
          <w:rStyle w:val="fontstyle01"/>
          <w:rFonts w:ascii="Times New Roman" w:hAnsi="Times New Roman" w:cs="Times New Roman"/>
          <w:color w:val="auto"/>
          <w:sz w:val="20"/>
          <w:szCs w:val="20"/>
        </w:rPr>
        <w:t>) consiste em uma tecnologia</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para monitorar a posição e os movimentos dos olhos durante a realização de tarefas</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envolvendo a observação de estímulos visuais</w:t>
      </w:r>
      <w:r w:rsidR="00E36FF7" w:rsidRPr="005E2CBB">
        <w:rPr>
          <w:rStyle w:val="fontstyle01"/>
          <w:rFonts w:ascii="Times New Roman" w:hAnsi="Times New Roman" w:cs="Times New Roman"/>
          <w:color w:val="auto"/>
          <w:sz w:val="20"/>
          <w:szCs w:val="20"/>
        </w:rPr>
        <w:t xml:space="preserve">. </w:t>
      </w:r>
      <w:r w:rsidR="00226E02">
        <w:rPr>
          <w:rStyle w:val="fontstyle01"/>
          <w:rFonts w:ascii="Times New Roman" w:hAnsi="Times New Roman" w:cs="Times New Roman"/>
          <w:color w:val="auto"/>
          <w:sz w:val="20"/>
          <w:szCs w:val="20"/>
        </w:rPr>
        <w:t>Ainda d</w:t>
      </w:r>
      <w:r w:rsidR="00DF2C36" w:rsidRPr="0018229F">
        <w:t>e acordo com</w:t>
      </w:r>
      <w:r w:rsidR="00226E02">
        <w:t xml:space="preserve"> o autor</w:t>
      </w:r>
      <w:r w:rsidR="003353F5" w:rsidRPr="0018229F">
        <w:t>,</w:t>
      </w:r>
      <w:r w:rsidR="00DF2C36" w:rsidRPr="0018229F">
        <w:t xml:space="preserve"> o rastreamento ocular desempenha um papel significativo na compreensão do comportamento humano e na </w:t>
      </w:r>
      <w:r w:rsidR="007B4195">
        <w:t>I</w:t>
      </w:r>
      <w:r w:rsidR="00DF2C36" w:rsidRPr="0018229F">
        <w:t xml:space="preserve">nteração </w:t>
      </w:r>
      <w:r w:rsidR="007B4195">
        <w:t>H</w:t>
      </w:r>
      <w:r w:rsidR="00DF2C36" w:rsidRPr="0018229F">
        <w:t>umano-</w:t>
      </w:r>
      <w:r w:rsidR="007B4195">
        <w:t>C</w:t>
      </w:r>
      <w:r w:rsidR="00DF2C36" w:rsidRPr="0018229F">
        <w:t>omputador (</w:t>
      </w:r>
      <w:r w:rsidR="004E2E5A" w:rsidRPr="0018229F">
        <w:t>I</w:t>
      </w:r>
      <w:r w:rsidR="00DF2C36" w:rsidRPr="0018229F">
        <w:t>HC)</w:t>
      </w:r>
      <w:r w:rsidR="003353F5" w:rsidRPr="0018229F">
        <w:t xml:space="preserve">. </w:t>
      </w:r>
    </w:p>
    <w:p w14:paraId="6551313E" w14:textId="77777777" w:rsidR="006D6D71" w:rsidRDefault="00226E02" w:rsidP="00DF2C36">
      <w:pPr>
        <w:pStyle w:val="TF-TEXTO"/>
      </w:pPr>
      <w:proofErr w:type="spellStart"/>
      <w:r w:rsidRPr="00A43A19">
        <w:t>Ansari</w:t>
      </w:r>
      <w:proofErr w:type="spellEnd"/>
      <w:r w:rsidRPr="00A43A19">
        <w:t xml:space="preserve"> </w:t>
      </w:r>
      <w:r w:rsidRPr="00A43A19">
        <w:rPr>
          <w:i/>
          <w:iCs/>
        </w:rPr>
        <w:t>et al</w:t>
      </w:r>
      <w:r w:rsidRPr="00A43A19">
        <w:t>. (2021)</w:t>
      </w:r>
      <w:r w:rsidR="003353F5" w:rsidRPr="00A43A19">
        <w:t xml:space="preserve">, </w:t>
      </w:r>
      <w:r w:rsidR="005D4F8C">
        <w:t xml:space="preserve">ressalta que </w:t>
      </w:r>
      <w:r w:rsidR="00DF2C36" w:rsidRPr="00A43A19">
        <w:t>atualmente existem muitos métodos que realizam o rastreamento ocular</w:t>
      </w:r>
      <w:r w:rsidR="004E2E5A" w:rsidRPr="00A43A19">
        <w:t>, sendo que</w:t>
      </w:r>
      <w:r w:rsidR="00DF2C36" w:rsidRPr="00A43A19">
        <w:t xml:space="preserve"> </w:t>
      </w:r>
      <w:r w:rsidR="004E2E5A" w:rsidRPr="00A43A19">
        <w:t>a</w:t>
      </w:r>
      <w:r w:rsidR="00DF2C36" w:rsidRPr="00A43A19">
        <w:t xml:space="preserve"> maioria das abordagens necessitam de um hardware adicional para aquisição de dados</w:t>
      </w:r>
      <w:r w:rsidR="004E2E5A" w:rsidRPr="00A43A19">
        <w:t xml:space="preserve">. Porém, </w:t>
      </w:r>
      <w:r w:rsidR="00DF2C36" w:rsidRPr="00A43A19">
        <w:t>em sua maioria apresentam um</w:t>
      </w:r>
      <w:r w:rsidR="00DF2C36" w:rsidRPr="0018229F">
        <w:t xml:space="preserve"> custo elevado</w:t>
      </w:r>
      <w:r w:rsidR="004E2E5A" w:rsidRPr="0018229F">
        <w:t xml:space="preserve">. Por outro lado, </w:t>
      </w:r>
      <w:r w:rsidR="00DA7853" w:rsidRPr="0018229F">
        <w:t>há</w:t>
      </w:r>
      <w:r w:rsidR="00DF2C36" w:rsidRPr="0018229F">
        <w:t xml:space="preserve"> um </w:t>
      </w:r>
      <w:r w:rsidR="003353F5" w:rsidRPr="0018229F">
        <w:t>número</w:t>
      </w:r>
      <w:r w:rsidR="00DF2C36" w:rsidRPr="0018229F">
        <w:t xml:space="preserve"> crescente </w:t>
      </w:r>
      <w:r w:rsidR="00DA7853" w:rsidRPr="0018229F">
        <w:t>quanto ao desenvolvimento de</w:t>
      </w:r>
      <w:r w:rsidR="00DF2C36" w:rsidRPr="0018229F">
        <w:t xml:space="preserve"> aplicações utilizando do rastreamento ocular</w:t>
      </w:r>
      <w:r w:rsidR="00DA7853" w:rsidRPr="0018229F">
        <w:t>.</w:t>
      </w:r>
      <w:r w:rsidR="005E292E">
        <w:t xml:space="preserve"> </w:t>
      </w:r>
      <w:r w:rsidR="00DA7853" w:rsidRPr="0018229F">
        <w:t xml:space="preserve">Ainda segundo </w:t>
      </w:r>
      <w:r w:rsidR="005E292E">
        <w:t>os autores</w:t>
      </w:r>
      <w:r w:rsidR="00DA7853" w:rsidRPr="0018229F">
        <w:t>,</w:t>
      </w:r>
      <w:r w:rsidR="00DF2C36" w:rsidRPr="0018229F">
        <w:t xml:space="preserve"> as </w:t>
      </w:r>
      <w:r w:rsidR="00BA5836">
        <w:t>principais</w:t>
      </w:r>
      <w:r w:rsidR="00DF2C36" w:rsidRPr="0018229F">
        <w:t xml:space="preserve"> técnicas de estimativa o</w:t>
      </w:r>
      <w:r w:rsidR="00DA7853" w:rsidRPr="0018229F">
        <w:t>cular</w:t>
      </w:r>
      <w:r w:rsidR="00DF2C36" w:rsidRPr="0018229F">
        <w:t xml:space="preserve"> </w:t>
      </w:r>
      <w:r w:rsidR="00DA7853" w:rsidRPr="0018229F">
        <w:t>utilizam</w:t>
      </w:r>
      <w:r w:rsidR="00DF2C36" w:rsidRPr="0018229F">
        <w:t xml:space="preserve"> um hardware </w:t>
      </w:r>
      <w:r w:rsidR="00DA7853" w:rsidRPr="0018229F">
        <w:t xml:space="preserve">com </w:t>
      </w:r>
      <w:r w:rsidR="00DF2C36" w:rsidRPr="0018229F">
        <w:t xml:space="preserve">luz infravermelha </w:t>
      </w:r>
      <w:r w:rsidR="00DA7853" w:rsidRPr="0018229F">
        <w:t>refletida n</w:t>
      </w:r>
      <w:r w:rsidR="00DF2C36" w:rsidRPr="0018229F">
        <w:t>a íris para rastrear o ponto de observação</w:t>
      </w:r>
      <w:r w:rsidR="00DA7853" w:rsidRPr="0018229F">
        <w:t xml:space="preserve">. Para isso, </w:t>
      </w:r>
      <w:r w:rsidR="00DF2C36" w:rsidRPr="0018229F">
        <w:t xml:space="preserve">a câmera </w:t>
      </w:r>
      <w:r w:rsidR="00DA7853" w:rsidRPr="0018229F">
        <w:t>precisava de</w:t>
      </w:r>
      <w:r w:rsidR="00DF2C36" w:rsidRPr="0018229F">
        <w:t xml:space="preserve"> condições </w:t>
      </w:r>
      <w:r w:rsidR="00DA7853" w:rsidRPr="0018229F">
        <w:t>específicas</w:t>
      </w:r>
      <w:r w:rsidR="00DF2C36" w:rsidRPr="0018229F">
        <w:t xml:space="preserve"> para calcular os pontos do olhar, como estabilizar a cabeça de uma pessoa e controlar as condições de luz dentre outras limitações</w:t>
      </w:r>
      <w:r w:rsidR="00DA7853" w:rsidRPr="0018229F">
        <w:t>.</w:t>
      </w:r>
      <w:r w:rsidR="00DF2C36" w:rsidRPr="0018229F">
        <w:t xml:space="preserve"> </w:t>
      </w:r>
    </w:p>
    <w:p w14:paraId="2962C051" w14:textId="0409B02A" w:rsidR="009F030A" w:rsidRDefault="006D6D71" w:rsidP="00DF2C36">
      <w:pPr>
        <w:pStyle w:val="TF-TEXTO"/>
      </w:pPr>
      <w:r>
        <w:t>De acordo com</w:t>
      </w:r>
      <w:r w:rsidR="00816CC6" w:rsidRPr="0018229F">
        <w:t xml:space="preserve"> Al-</w:t>
      </w:r>
      <w:proofErr w:type="spellStart"/>
      <w:r w:rsidR="00816CC6" w:rsidRPr="0018229F">
        <w:t>Btoush</w:t>
      </w:r>
      <w:proofErr w:type="spellEnd"/>
      <w:r w:rsidR="00816CC6" w:rsidRPr="0018229F">
        <w:t xml:space="preserve"> </w:t>
      </w:r>
      <w:r w:rsidR="00816CC6" w:rsidRPr="0018229F">
        <w:rPr>
          <w:i/>
          <w:iCs/>
        </w:rPr>
        <w:t>et al.</w:t>
      </w:r>
      <w:r w:rsidR="00816CC6" w:rsidRPr="0018229F">
        <w:t xml:space="preserve"> (2019)</w:t>
      </w:r>
      <w:r w:rsidR="007B4195">
        <w:t>,</w:t>
      </w:r>
      <w:r w:rsidR="006E3704" w:rsidRPr="0018229F">
        <w:t xml:space="preserve"> aplicações de rastreamento ocular incluem a capacidade de controlar a posição do cursor em relação a posição dos olhos, permitindo identificar pontos focais do olhar ou utilizando como dispositivos de entrada como mouse e teclado, assim proporcionando maior acessibilidade aos dispositivos. Ainda segundo o</w:t>
      </w:r>
      <w:r w:rsidR="002A2F0F">
        <w:t>s</w:t>
      </w:r>
      <w:r w:rsidR="006E3704" w:rsidRPr="0018229F">
        <w:t xml:space="preserve"> autor</w:t>
      </w:r>
      <w:r w:rsidR="002A2F0F">
        <w:t>es</w:t>
      </w:r>
      <w:r w:rsidR="006E3704" w:rsidRPr="0018229F">
        <w:t xml:space="preserve">, o rastreamento ocular apresenta grande importância pois podem ser utilizadas para diversas aplicações na área da saúde, engenharia de software, </w:t>
      </w:r>
      <w:r w:rsidR="0018229F" w:rsidRPr="0018229F">
        <w:t>marketing etc.</w:t>
      </w:r>
      <w:r w:rsidR="002A2F0F">
        <w:t xml:space="preserve"> </w:t>
      </w:r>
      <w:r w:rsidR="009F030A" w:rsidRPr="00F51486">
        <w:rPr>
          <w:rStyle w:val="fontstyle01"/>
          <w:rFonts w:ascii="Times New Roman" w:hAnsi="Times New Roman" w:cs="Times New Roman"/>
          <w:color w:val="auto"/>
          <w:sz w:val="20"/>
          <w:szCs w:val="20"/>
        </w:rPr>
        <w:t>Na psicologia</w:t>
      </w:r>
      <w:r w:rsidR="002A2F0F">
        <w:rPr>
          <w:rStyle w:val="fontstyle01"/>
          <w:rFonts w:ascii="Times New Roman" w:hAnsi="Times New Roman" w:cs="Times New Roman"/>
          <w:color w:val="auto"/>
          <w:sz w:val="20"/>
          <w:szCs w:val="20"/>
        </w:rPr>
        <w:t>, por exemplo,</w:t>
      </w:r>
      <w:r w:rsidR="009F030A" w:rsidRPr="00F51486">
        <w:rPr>
          <w:rStyle w:val="fontstyle01"/>
          <w:rFonts w:ascii="Times New Roman" w:hAnsi="Times New Roman" w:cs="Times New Roman"/>
          <w:color w:val="auto"/>
          <w:sz w:val="20"/>
          <w:szCs w:val="20"/>
        </w:rPr>
        <w:t xml:space="preserve"> a aplicação de métodos de rastreamento ocular permite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investigar, em tempo real, os processos cognitivos (percepção, atenção, memória,</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tomada de decisão, resolução de </w:t>
      </w:r>
      <w:del w:id="23" w:author="Dalton Solano dos Reis" w:date="2022-11-08T20:38:00Z">
        <w:r w:rsidR="009F030A" w:rsidRPr="00F51486" w:rsidDel="00CE461E">
          <w:rPr>
            <w:rStyle w:val="fontstyle01"/>
            <w:rFonts w:ascii="Times New Roman" w:hAnsi="Times New Roman" w:cs="Times New Roman"/>
            <w:color w:val="auto"/>
            <w:sz w:val="20"/>
            <w:szCs w:val="20"/>
          </w:rPr>
          <w:delText>problemas, etc.</w:delText>
        </w:r>
      </w:del>
      <w:ins w:id="24" w:author="Dalton Solano dos Reis" w:date="2022-11-08T20:38:00Z">
        <w:r w:rsidR="00CE461E" w:rsidRPr="00F51486">
          <w:rPr>
            <w:rStyle w:val="fontstyle01"/>
            <w:rFonts w:ascii="Times New Roman" w:hAnsi="Times New Roman" w:cs="Times New Roman"/>
            <w:color w:val="auto"/>
            <w:sz w:val="20"/>
            <w:szCs w:val="20"/>
          </w:rPr>
          <w:t>problemas etc.</w:t>
        </w:r>
      </w:ins>
      <w:r w:rsidR="009F030A" w:rsidRPr="00F51486">
        <w:rPr>
          <w:rStyle w:val="fontstyle01"/>
          <w:rFonts w:ascii="Times New Roman" w:hAnsi="Times New Roman" w:cs="Times New Roman"/>
          <w:color w:val="auto"/>
          <w:sz w:val="20"/>
          <w:szCs w:val="20"/>
        </w:rPr>
        <w:t xml:space="preserve">) envolvidos </w:t>
      </w:r>
      <w:r w:rsidR="00F51486">
        <w:rPr>
          <w:rStyle w:val="fontstyle01"/>
          <w:rFonts w:ascii="Times New Roman" w:hAnsi="Times New Roman" w:cs="Times New Roman"/>
          <w:color w:val="auto"/>
          <w:sz w:val="20"/>
          <w:szCs w:val="20"/>
        </w:rPr>
        <w:t>d</w:t>
      </w:r>
      <w:r w:rsidR="009F030A" w:rsidRPr="00F51486">
        <w:rPr>
          <w:rStyle w:val="fontstyle01"/>
          <w:rFonts w:ascii="Times New Roman" w:hAnsi="Times New Roman" w:cs="Times New Roman"/>
          <w:color w:val="auto"/>
          <w:sz w:val="20"/>
          <w:szCs w:val="20"/>
        </w:rPr>
        <w:t>urante a realização de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testes e tarefas. A partir disso é possível uma melhor compreensão sobre os</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processos mentais que levaram à determinada resposta, além de investigar quais</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áreas do teste (estímulos, alvos, opções de </w:t>
      </w:r>
      <w:del w:id="25" w:author="Dalton Solano dos Reis" w:date="2022-11-08T20:38:00Z">
        <w:r w:rsidR="009F030A" w:rsidRPr="00F51486" w:rsidDel="00CE461E">
          <w:rPr>
            <w:rStyle w:val="fontstyle01"/>
            <w:rFonts w:ascii="Times New Roman" w:hAnsi="Times New Roman" w:cs="Times New Roman"/>
            <w:color w:val="auto"/>
            <w:sz w:val="20"/>
            <w:szCs w:val="20"/>
          </w:rPr>
          <w:delText>respostas, etc.</w:delText>
        </w:r>
      </w:del>
      <w:ins w:id="26" w:author="Dalton Solano dos Reis" w:date="2022-11-08T20:38:00Z">
        <w:r w:rsidR="00CE461E" w:rsidRPr="00F51486">
          <w:rPr>
            <w:rStyle w:val="fontstyle01"/>
            <w:rFonts w:ascii="Times New Roman" w:hAnsi="Times New Roman" w:cs="Times New Roman"/>
            <w:color w:val="auto"/>
            <w:sz w:val="20"/>
            <w:szCs w:val="20"/>
          </w:rPr>
          <w:t>respostas etc.</w:t>
        </w:r>
      </w:ins>
      <w:r w:rsidR="009F030A" w:rsidRPr="00F51486">
        <w:rPr>
          <w:rStyle w:val="fontstyle01"/>
          <w:rFonts w:ascii="Times New Roman" w:hAnsi="Times New Roman" w:cs="Times New Roman"/>
          <w:color w:val="auto"/>
          <w:sz w:val="20"/>
          <w:szCs w:val="20"/>
        </w:rPr>
        <w:t>) chamaram mais atenção</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VAN HOOFT</w:t>
      </w:r>
      <w:r w:rsidR="00C43595">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 xml:space="preserve"> BORN</w:t>
      </w:r>
      <w:r w:rsidR="009F030A" w:rsidRPr="00F51486">
        <w:rPr>
          <w:rStyle w:val="fontstyle01"/>
          <w:rFonts w:ascii="Times New Roman" w:hAnsi="Times New Roman" w:cs="Times New Roman"/>
          <w:color w:val="auto"/>
          <w:sz w:val="20"/>
          <w:szCs w:val="20"/>
        </w:rPr>
        <w:t>, 2012)</w:t>
      </w:r>
      <w:r w:rsidR="00C43595">
        <w:rPr>
          <w:rStyle w:val="fontstyle01"/>
          <w:rFonts w:ascii="Times New Roman" w:hAnsi="Times New Roman" w:cs="Times New Roman"/>
          <w:color w:val="auto"/>
          <w:sz w:val="20"/>
          <w:szCs w:val="20"/>
        </w:rPr>
        <w:t>.</w:t>
      </w:r>
    </w:p>
    <w:p w14:paraId="5497FD9C" w14:textId="356E4F11" w:rsidR="00590ABB" w:rsidRDefault="00D97E1E" w:rsidP="007B4195">
      <w:pPr>
        <w:pStyle w:val="TF-TEXTO"/>
      </w:pPr>
      <w:proofErr w:type="spellStart"/>
      <w:r w:rsidRPr="005E2CBB">
        <w:t>Duchowski</w:t>
      </w:r>
      <w:proofErr w:type="spellEnd"/>
      <w:r w:rsidRPr="005E2CBB">
        <w:rPr>
          <w:rStyle w:val="fontstyle01"/>
          <w:rFonts w:ascii="Times New Roman" w:hAnsi="Times New Roman" w:cs="Times New Roman"/>
          <w:color w:val="auto"/>
          <w:sz w:val="20"/>
          <w:szCs w:val="20"/>
        </w:rPr>
        <w:t xml:space="preserve"> (2017), </w:t>
      </w:r>
      <w:r w:rsidR="00F52645">
        <w:rPr>
          <w:rStyle w:val="fontstyle01"/>
          <w:rFonts w:ascii="Times New Roman" w:hAnsi="Times New Roman" w:cs="Times New Roman"/>
          <w:color w:val="auto"/>
          <w:sz w:val="20"/>
          <w:szCs w:val="20"/>
        </w:rPr>
        <w:t xml:space="preserve">também </w:t>
      </w:r>
      <w:r>
        <w:rPr>
          <w:rStyle w:val="fontstyle01"/>
          <w:rFonts w:ascii="Times New Roman" w:hAnsi="Times New Roman" w:cs="Times New Roman"/>
          <w:color w:val="auto"/>
          <w:sz w:val="20"/>
          <w:szCs w:val="20"/>
        </w:rPr>
        <w:t>destaca que o</w:t>
      </w:r>
      <w:r w:rsidR="000E6224" w:rsidRPr="002170BC">
        <w:t xml:space="preserve"> rastreamento por vídeo, usado pelos rastreadores mais comumente encontrados, é realizado, em geral, com base na detecção de</w:t>
      </w:r>
      <w:r w:rsidR="002170BC">
        <w:t xml:space="preserve"> </w:t>
      </w:r>
      <w:r w:rsidR="000E6224" w:rsidRPr="002170BC">
        <w:t>reflexos da pupila e da córnea gerados a partir da emissão de luz infravermelha. A imagem</w:t>
      </w:r>
      <w:r w:rsidR="002170BC">
        <w:t xml:space="preserve"> </w:t>
      </w:r>
      <w:r w:rsidR="000E6224" w:rsidRPr="002170BC">
        <w:t>dos olhos é então capturada em intervalos</w:t>
      </w:r>
      <w:r w:rsidR="002170BC">
        <w:t xml:space="preserve"> </w:t>
      </w:r>
      <w:r w:rsidR="000E6224" w:rsidRPr="002170BC">
        <w:t>razoavelmente regulares por uma câmera</w:t>
      </w:r>
      <w:r w:rsidR="003D43BB" w:rsidRPr="002170BC">
        <w:t xml:space="preserve">. </w:t>
      </w:r>
      <w:r w:rsidR="000E6224" w:rsidRPr="002170BC">
        <w:t>Essas amostras de</w:t>
      </w:r>
      <w:r w:rsidR="002170BC">
        <w:t xml:space="preserve"> </w:t>
      </w:r>
      <w:r w:rsidR="000E6224" w:rsidRPr="002170BC">
        <w:t>imagem são analisadas e, a partir de cálculos geométricos, é inferido</w:t>
      </w:r>
      <w:r w:rsidR="002170BC">
        <w:t xml:space="preserve"> </w:t>
      </w:r>
      <w:r w:rsidR="000E6224" w:rsidRPr="002170BC">
        <w:t>o direcionamento do olhar</w:t>
      </w:r>
      <w:r w:rsidR="003D43BB" w:rsidRPr="002170BC">
        <w:t>.</w:t>
      </w:r>
      <w:r w:rsidR="00590ABB">
        <w:t xml:space="preserve"> </w:t>
      </w:r>
      <w:r w:rsidR="007B4195" w:rsidRPr="0018229F">
        <w:t>Al-</w:t>
      </w:r>
      <w:proofErr w:type="spellStart"/>
      <w:r w:rsidR="007B4195" w:rsidRPr="0018229F">
        <w:t>Btoush</w:t>
      </w:r>
      <w:proofErr w:type="spellEnd"/>
      <w:r w:rsidR="007B4195" w:rsidRPr="0018229F">
        <w:t xml:space="preserve"> </w:t>
      </w:r>
      <w:r w:rsidR="007B4195" w:rsidRPr="0018229F">
        <w:rPr>
          <w:i/>
          <w:iCs/>
        </w:rPr>
        <w:t>et al.</w:t>
      </w:r>
      <w:r w:rsidR="007B4195" w:rsidRPr="0018229F">
        <w:t xml:space="preserve"> (2019</w:t>
      </w:r>
      <w:r w:rsidR="007B4195">
        <w:t xml:space="preserve">) </w:t>
      </w:r>
      <w:r w:rsidR="006E3704" w:rsidRPr="006F0DF9">
        <w:t xml:space="preserve">apontam que </w:t>
      </w:r>
      <w:r w:rsidR="00DF2C36" w:rsidRPr="006F0DF9">
        <w:t xml:space="preserve">estudos recentes sobre rastreamento ocular demonstram que </w:t>
      </w:r>
      <w:r w:rsidR="006D71EA" w:rsidRPr="006F0DF9">
        <w:t>a utilização de técnicas de</w:t>
      </w:r>
      <w:r w:rsidR="00DF2C36" w:rsidRPr="006F0DF9">
        <w:t xml:space="preserve"> visão computacional e </w:t>
      </w:r>
      <w:r w:rsidR="006D71EA" w:rsidRPr="006F0DF9">
        <w:t>aprendizado de máquina podem estabelecer d</w:t>
      </w:r>
      <w:r w:rsidR="00DF2C36" w:rsidRPr="006F0DF9">
        <w:t>e</w:t>
      </w:r>
      <w:r w:rsidR="006D71EA" w:rsidRPr="006F0DF9">
        <w:t xml:space="preserve"> forma </w:t>
      </w:r>
      <w:r w:rsidR="00DF2C36" w:rsidRPr="006F0DF9">
        <w:t xml:space="preserve">mais precisa a posição </w:t>
      </w:r>
      <w:r w:rsidR="006D71EA" w:rsidRPr="006F0DF9">
        <w:t xml:space="preserve">ocular. </w:t>
      </w:r>
      <w:r w:rsidR="006F0DF9" w:rsidRPr="006F0DF9">
        <w:t xml:space="preserve">Assim como </w:t>
      </w:r>
      <w:proofErr w:type="spellStart"/>
      <w:r w:rsidR="0018229F" w:rsidRPr="006F0DF9">
        <w:t>Ansari</w:t>
      </w:r>
      <w:proofErr w:type="spellEnd"/>
      <w:r w:rsidR="0018229F" w:rsidRPr="006F0DF9">
        <w:t xml:space="preserve"> </w:t>
      </w:r>
      <w:r w:rsidR="0018229F" w:rsidRPr="006F0DF9">
        <w:rPr>
          <w:i/>
          <w:iCs/>
        </w:rPr>
        <w:t>et al</w:t>
      </w:r>
      <w:r w:rsidR="0018229F" w:rsidRPr="006F0DF9">
        <w:t>. (2021)</w:t>
      </w:r>
      <w:r w:rsidR="006F0DF9">
        <w:t xml:space="preserve"> utiliz</w:t>
      </w:r>
      <w:r w:rsidR="007B4195">
        <w:t>aram</w:t>
      </w:r>
      <w:r w:rsidR="006F0DF9">
        <w:t xml:space="preserve"> uma </w:t>
      </w:r>
      <w:proofErr w:type="spellStart"/>
      <w:r w:rsidR="005E6425">
        <w:t>Convolutional</w:t>
      </w:r>
      <w:proofErr w:type="spellEnd"/>
      <w:r w:rsidR="005E6425">
        <w:t xml:space="preserve"> Neural Network</w:t>
      </w:r>
      <w:r w:rsidR="006F0DF9">
        <w:t xml:space="preserve"> </w:t>
      </w:r>
      <w:r w:rsidR="005E6425">
        <w:t>(</w:t>
      </w:r>
      <w:r w:rsidR="006F0DF9">
        <w:t>CNN</w:t>
      </w:r>
      <w:r w:rsidR="005E6425">
        <w:t>)</w:t>
      </w:r>
      <w:r w:rsidR="006F0DF9">
        <w:t xml:space="preserve"> modificada para realizar </w:t>
      </w:r>
      <w:r w:rsidR="009A4CD9">
        <w:t xml:space="preserve">um estudo que </w:t>
      </w:r>
      <w:r w:rsidR="005E7EA0">
        <w:t>demonstra</w:t>
      </w:r>
      <w:r w:rsidR="009A4CD9">
        <w:t xml:space="preserve"> </w:t>
      </w:r>
      <w:r w:rsidR="005E7EA0">
        <w:t>uma viabilidade.</w:t>
      </w:r>
      <w:r w:rsidR="007B4195">
        <w:t xml:space="preserve"> Além disso, </w:t>
      </w:r>
      <w:r w:rsidR="00DA7853" w:rsidRPr="0018229F">
        <w:t xml:space="preserve">também </w:t>
      </w:r>
      <w:r w:rsidR="007B4195">
        <w:t xml:space="preserve">há </w:t>
      </w:r>
      <w:r w:rsidR="00DA7853" w:rsidRPr="0018229F">
        <w:t>uma necessidade de aplicações que reduzam o custo e estejam disponíveis de forma acessível.</w:t>
      </w:r>
      <w:r w:rsidR="002717F4" w:rsidRPr="0018229F">
        <w:t xml:space="preserve"> </w:t>
      </w:r>
    </w:p>
    <w:p w14:paraId="6C553608" w14:textId="71B83C4D" w:rsidR="00DF2C36" w:rsidRPr="00113850" w:rsidRDefault="00DF2C36" w:rsidP="007B4195">
      <w:pPr>
        <w:pStyle w:val="TF-TEXTO"/>
      </w:pPr>
      <w:r w:rsidRPr="0018229F">
        <w:t>Diante deste cenário, este trabalho propõe o desenvolvimento de um</w:t>
      </w:r>
      <w:r w:rsidR="00590ABB">
        <w:t>a</w:t>
      </w:r>
      <w:r w:rsidRPr="0018229F">
        <w:t xml:space="preserve"> </w:t>
      </w:r>
      <w:r w:rsidR="00590ABB">
        <w:t>aplicação</w:t>
      </w:r>
      <w:r w:rsidR="006D71EA" w:rsidRPr="0018229F">
        <w:t xml:space="preserve"> de rastreamento ocular</w:t>
      </w:r>
      <w:r w:rsidRPr="0018229F">
        <w:t xml:space="preserve"> </w:t>
      </w:r>
      <w:r w:rsidR="006D71EA" w:rsidRPr="0018229F">
        <w:t xml:space="preserve">que seja acessível através de </w:t>
      </w:r>
      <w:r w:rsidRPr="0018229F">
        <w:t xml:space="preserve">uma aplicação </w:t>
      </w:r>
      <w:r w:rsidR="006D71EA" w:rsidRPr="0018229F">
        <w:t>com acesso a um</w:t>
      </w:r>
      <w:r w:rsidR="002717F4" w:rsidRPr="0018229F">
        <w:t>a</w:t>
      </w:r>
      <w:r w:rsidR="006D71EA" w:rsidRPr="0018229F">
        <w:t xml:space="preserve"> webcam.</w:t>
      </w:r>
    </w:p>
    <w:p w14:paraId="152C20A3" w14:textId="58CEBCD8" w:rsidR="00F255FC" w:rsidRPr="007D10F2" w:rsidRDefault="00F255FC" w:rsidP="00E638A0">
      <w:pPr>
        <w:pStyle w:val="Ttulo2"/>
      </w:pPr>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E5E2FD4" w14:textId="618A419F" w:rsidR="00C35E57" w:rsidRDefault="00C35E57" w:rsidP="00C35E57">
      <w:pPr>
        <w:pStyle w:val="TF-TEXTO"/>
      </w:pPr>
      <w:r>
        <w:t xml:space="preserve">O objetivo </w:t>
      </w:r>
      <w:r w:rsidR="005F17E9">
        <w:t xml:space="preserve">deste trabalho </w:t>
      </w:r>
      <w:r>
        <w:t>é</w:t>
      </w:r>
      <w:r w:rsidR="005F17E9">
        <w:t xml:space="preserve"> desenvolver um</w:t>
      </w:r>
      <w:r w:rsidR="007F0FC0">
        <w:t>a</w:t>
      </w:r>
      <w:r w:rsidR="006D71EA">
        <w:t xml:space="preserve"> </w:t>
      </w:r>
      <w:r w:rsidR="00590ABB">
        <w:t>aplicação</w:t>
      </w:r>
      <w:r w:rsidR="00590ABB" w:rsidRPr="0018229F">
        <w:t xml:space="preserve"> </w:t>
      </w:r>
      <w:r w:rsidR="00AE2585">
        <w:t>que seja</w:t>
      </w:r>
      <w:r w:rsidR="005F17E9">
        <w:t xml:space="preserve"> capaz de rastrear </w:t>
      </w:r>
      <w:r w:rsidR="00AE2585">
        <w:t>a posição ocular através de uma webcam</w:t>
      </w:r>
      <w:r w:rsidR="007B4195">
        <w:t>.</w:t>
      </w:r>
    </w:p>
    <w:p w14:paraId="770203D4" w14:textId="77777777" w:rsidR="00C35E57" w:rsidRDefault="00C35E57" w:rsidP="00C35E57">
      <w:pPr>
        <w:pStyle w:val="TF-TEXTO"/>
      </w:pPr>
      <w:r>
        <w:t>Os objetivos específicos são:</w:t>
      </w:r>
    </w:p>
    <w:p w14:paraId="31E3B227" w14:textId="5DC02B3A" w:rsidR="00D912AB" w:rsidRPr="00616545" w:rsidRDefault="00D912AB" w:rsidP="00D912AB">
      <w:pPr>
        <w:pStyle w:val="TF-ALNEA"/>
      </w:pPr>
      <w:r w:rsidRPr="00D0449B">
        <w:t xml:space="preserve">analisar e comparar a precisão dos algoritmos utilizados na </w:t>
      </w:r>
      <w:r>
        <w:t xml:space="preserve">detecção facial e ocular assim como, em </w:t>
      </w:r>
      <w:r w:rsidRPr="00616545">
        <w:t>relação ao rastreamento</w:t>
      </w:r>
      <w:r w:rsidR="00A75ED4">
        <w:t>/mapeamento</w:t>
      </w:r>
      <w:r w:rsidRPr="00616545">
        <w:t xml:space="preserve"> das movimentações dos olhos;</w:t>
      </w:r>
    </w:p>
    <w:p w14:paraId="3CB0EBB2" w14:textId="6F4DCB29" w:rsidR="00CF56E4" w:rsidRPr="00616545" w:rsidRDefault="00ED7F64" w:rsidP="00CF56E4">
      <w:pPr>
        <w:pStyle w:val="TF-ALNEA"/>
      </w:pPr>
      <w:r w:rsidRPr="00616545">
        <w:t>i</w:t>
      </w:r>
      <w:r w:rsidR="00FB7F86" w:rsidRPr="00616545">
        <w:t xml:space="preserve">dentificar em quais </w:t>
      </w:r>
      <w:r w:rsidRPr="00616545">
        <w:t>condições/</w:t>
      </w:r>
      <w:r w:rsidR="00FB7F86" w:rsidRPr="00616545">
        <w:t>ambientes é</w:t>
      </w:r>
      <w:r w:rsidRPr="00616545">
        <w:t xml:space="preserve"> possível </w:t>
      </w:r>
      <w:r w:rsidR="0031627B" w:rsidRPr="00616545">
        <w:t>realizar o rastreamento ocular</w:t>
      </w:r>
      <w:r w:rsidR="00CF56E4" w:rsidRPr="00616545">
        <w:t xml:space="preserve">; </w:t>
      </w:r>
    </w:p>
    <w:p w14:paraId="2997B301" w14:textId="01E49C93" w:rsidR="00C35E57" w:rsidRPr="00616545" w:rsidRDefault="00746C05" w:rsidP="00C35E57">
      <w:pPr>
        <w:pStyle w:val="TF-ALNEA"/>
      </w:pPr>
      <w:r w:rsidRPr="00616545">
        <w:t>d</w:t>
      </w:r>
      <w:r w:rsidR="00AE2585" w:rsidRPr="00616545">
        <w:t xml:space="preserve">isponibilizar </w:t>
      </w:r>
      <w:r w:rsidR="006B2BDF" w:rsidRPr="00616545">
        <w:t>um</w:t>
      </w:r>
      <w:r w:rsidR="00AE2585" w:rsidRPr="00616545">
        <w:t xml:space="preserve">a </w:t>
      </w:r>
      <w:r w:rsidR="006B2BDF" w:rsidRPr="00616545">
        <w:t>aplicação</w:t>
      </w:r>
      <w:r w:rsidR="00AE2585" w:rsidRPr="00616545">
        <w:t xml:space="preserve"> na plataforma web </w:t>
      </w:r>
      <w:r w:rsidR="00CB7D2F" w:rsidRPr="00616545">
        <w:t>para facilidade de acesso</w:t>
      </w:r>
      <w:r w:rsidR="006B2BDF" w:rsidRPr="00616545">
        <w:t>, cadastro</w:t>
      </w:r>
      <w:r w:rsidR="00616545" w:rsidRPr="00616545">
        <w:t xml:space="preserve"> de testes</w:t>
      </w:r>
      <w:r w:rsidR="006B2BDF" w:rsidRPr="00616545">
        <w:t xml:space="preserve"> e visualização</w:t>
      </w:r>
      <w:r w:rsidR="00616545" w:rsidRPr="00616545">
        <w:t xml:space="preserve"> dos resultados</w:t>
      </w:r>
      <w:r w:rsidR="00C35E57" w:rsidRPr="00616545">
        <w:t>;</w:t>
      </w:r>
    </w:p>
    <w:p w14:paraId="084AB0BD" w14:textId="7CEBD4E6" w:rsidR="001409DA" w:rsidRPr="00616545" w:rsidRDefault="00746C05" w:rsidP="00C35E57">
      <w:pPr>
        <w:pStyle w:val="TF-ALNEA"/>
      </w:pPr>
      <w:r w:rsidRPr="00616545">
        <w:t>a</w:t>
      </w:r>
      <w:r w:rsidR="001409DA" w:rsidRPr="00616545">
        <w:t>valiar a possibilidade de adoção da aplicação por profissionais na saúde.</w:t>
      </w:r>
    </w:p>
    <w:p w14:paraId="0F83796A" w14:textId="40B00F96" w:rsidR="00A44581" w:rsidRDefault="00A44581" w:rsidP="00424AD5">
      <w:pPr>
        <w:pStyle w:val="Ttulo1"/>
      </w:pPr>
      <w:bookmarkStart w:id="27" w:name="_Toc419598587"/>
      <w:r>
        <w:t xml:space="preserve">trabalhos </w:t>
      </w:r>
      <w:r w:rsidRPr="00FC4A9F">
        <w:t>correlatos</w:t>
      </w:r>
    </w:p>
    <w:p w14:paraId="4C2B16C4" w14:textId="11AF72EC" w:rsidR="00870802" w:rsidRPr="00656944" w:rsidRDefault="00AF6369" w:rsidP="00656944">
      <w:pPr>
        <w:pStyle w:val="TF-TEXTO"/>
      </w:pPr>
      <w:r w:rsidRPr="00DF2C36">
        <w:t>Nest</w:t>
      </w:r>
      <w:r w:rsidR="00D7317D" w:rsidRPr="00DF2C36">
        <w:t xml:space="preserve">a seção </w:t>
      </w:r>
      <w:r w:rsidRPr="00DF2C36">
        <w:t xml:space="preserve">são apresentados trabalhos que possuem semelhanças </w:t>
      </w:r>
      <w:r w:rsidR="00D7317D" w:rsidRPr="00DF2C36">
        <w:t>ao trabalho proposto.</w:t>
      </w:r>
      <w:r w:rsidRPr="00DF2C36">
        <w:t xml:space="preserve"> A seção 2.1</w:t>
      </w:r>
      <w:r w:rsidR="002A3043" w:rsidRPr="00DF2C36">
        <w:t xml:space="preserve"> </w:t>
      </w:r>
      <w:r w:rsidRPr="00DF2C36">
        <w:t>ap</w:t>
      </w:r>
      <w:r w:rsidR="00D7317D" w:rsidRPr="00DF2C36">
        <w:t>r</w:t>
      </w:r>
      <w:r w:rsidRPr="00DF2C36">
        <w:t xml:space="preserve">esenta o desenvolvimento de um protótipo </w:t>
      </w:r>
      <w:r w:rsidR="00D7317D" w:rsidRPr="00DF2C36">
        <w:t>para</w:t>
      </w:r>
      <w:r w:rsidRPr="00DF2C36">
        <w:t xml:space="preserve"> auxiliar pessoas com mobilidade reduzida a interagir com o meio externo </w:t>
      </w:r>
      <w:r w:rsidR="00D7317D" w:rsidRPr="00DF2C36">
        <w:t>através de</w:t>
      </w:r>
      <w:r w:rsidRPr="00DF2C36">
        <w:t xml:space="preserve"> uma câmera de uso geral</w:t>
      </w:r>
      <w:r w:rsidR="00D7317D" w:rsidRPr="00DF2C36">
        <w:t xml:space="preserve"> (</w:t>
      </w:r>
      <w:r w:rsidR="00D7317D" w:rsidRPr="00DF2C36">
        <w:rPr>
          <w:sz w:val="18"/>
        </w:rPr>
        <w:t>ADRIANO</w:t>
      </w:r>
      <w:r w:rsidR="00D7317D" w:rsidRPr="00DF2C36">
        <w:rPr>
          <w:i/>
          <w:iCs/>
        </w:rPr>
        <w:t xml:space="preserve"> et al</w:t>
      </w:r>
      <w:r w:rsidR="00D7317D" w:rsidRPr="00DF2C36">
        <w:t>., 2020).</w:t>
      </w:r>
      <w:r w:rsidR="0061583E" w:rsidRPr="00DF2C36">
        <w:t xml:space="preserve"> </w:t>
      </w:r>
      <w:r w:rsidR="00D7317D" w:rsidRPr="00DF2C36">
        <w:t>N</w:t>
      </w:r>
      <w:r w:rsidR="0061583E" w:rsidRPr="00DF2C36">
        <w:t>a seção 2.2</w:t>
      </w:r>
      <w:r w:rsidR="00CA53B6" w:rsidRPr="00DF2C36">
        <w:t>,</w:t>
      </w:r>
      <w:r w:rsidR="005A0B9D" w:rsidRPr="00DF2C36">
        <w:t xml:space="preserve"> </w:t>
      </w:r>
      <w:r w:rsidR="00CA53B6" w:rsidRPr="00DF2C36">
        <w:t>aborda-se</w:t>
      </w:r>
      <w:r w:rsidR="00D7317D" w:rsidRPr="00DF2C36">
        <w:t xml:space="preserve"> </w:t>
      </w:r>
      <w:r w:rsidR="00EC029E" w:rsidRPr="00DF2C36">
        <w:t xml:space="preserve">o </w:t>
      </w:r>
      <w:r w:rsidR="00EC029E" w:rsidRPr="00DF2C36">
        <w:lastRenderedPageBreak/>
        <w:t xml:space="preserve">desenvolvimento </w:t>
      </w:r>
      <w:r w:rsidR="00CA53B6" w:rsidRPr="00DF2C36">
        <w:t xml:space="preserve">de </w:t>
      </w:r>
      <w:r w:rsidR="003C5D06" w:rsidRPr="00DF2C36">
        <w:t>um método de estimativa d</w:t>
      </w:r>
      <w:r w:rsidR="00CA53B6" w:rsidRPr="00DF2C36">
        <w:t xml:space="preserve">a posição do </w:t>
      </w:r>
      <w:r w:rsidR="003C5D06" w:rsidRPr="00DF2C36">
        <w:t>olh</w:t>
      </w:r>
      <w:r w:rsidR="00CA53B6" w:rsidRPr="00DF2C36">
        <w:t>o, utilizando</w:t>
      </w:r>
      <w:r w:rsidR="003C5D06" w:rsidRPr="00DF2C36">
        <w:t xml:space="preserve"> </w:t>
      </w:r>
      <w:proofErr w:type="spellStart"/>
      <w:r w:rsidR="00CA53B6" w:rsidRPr="00817F3E">
        <w:rPr>
          <w:i/>
          <w:iCs/>
        </w:rPr>
        <w:t>Convolutional</w:t>
      </w:r>
      <w:proofErr w:type="spellEnd"/>
      <w:r w:rsidR="00CA53B6" w:rsidRPr="00817F3E">
        <w:rPr>
          <w:i/>
          <w:iCs/>
        </w:rPr>
        <w:t xml:space="preserve"> Neural Network</w:t>
      </w:r>
      <w:r w:rsidR="003C5D06" w:rsidRPr="00DF2C36">
        <w:t xml:space="preserve"> (CNN)</w:t>
      </w:r>
      <w:r w:rsidR="00CA53B6" w:rsidRPr="00DF2C36">
        <w:t xml:space="preserve"> (</w:t>
      </w:r>
      <w:r w:rsidR="00CA53B6" w:rsidRPr="00DF2C36">
        <w:rPr>
          <w:sz w:val="18"/>
        </w:rPr>
        <w:t xml:space="preserve">ANSARI, </w:t>
      </w:r>
      <w:r w:rsidR="00CA53B6" w:rsidRPr="00DF2C36">
        <w:rPr>
          <w:i/>
          <w:iCs/>
        </w:rPr>
        <w:t>et al</w:t>
      </w:r>
      <w:r w:rsidR="00CA53B6" w:rsidRPr="00DF2C36">
        <w:t xml:space="preserve">. (2021). Por fim, a seção </w:t>
      </w:r>
      <w:r w:rsidR="005C0C88" w:rsidRPr="00DF2C36">
        <w:t>2.3</w:t>
      </w:r>
      <w:r w:rsidR="00ED305B" w:rsidRPr="00DF2C36">
        <w:t xml:space="preserve"> </w:t>
      </w:r>
      <w:r w:rsidR="00CA53B6" w:rsidRPr="00DF2C36">
        <w:t xml:space="preserve">discorre sobre a utilização de </w:t>
      </w:r>
      <w:r w:rsidR="009B6234" w:rsidRPr="00DF2C36">
        <w:t>um método</w:t>
      </w:r>
      <w:r w:rsidR="00CA53B6" w:rsidRPr="00DF2C36">
        <w:t xml:space="preserve"> para localização dos olhos a partir da posição (x, y) (AL-BTOUSH </w:t>
      </w:r>
      <w:r w:rsidR="00CA53B6" w:rsidRPr="00DF2C36">
        <w:rPr>
          <w:i/>
          <w:iCs/>
        </w:rPr>
        <w:t>et al.,</w:t>
      </w:r>
      <w:r w:rsidR="00CA53B6" w:rsidRPr="00DF2C36">
        <w:t xml:space="preserve"> 2019).</w:t>
      </w:r>
    </w:p>
    <w:p w14:paraId="4BC56702" w14:textId="1A46995C" w:rsidR="00A44581" w:rsidRDefault="001B64A0" w:rsidP="00E638A0">
      <w:pPr>
        <w:pStyle w:val="Ttulo2"/>
      </w:pPr>
      <w:r w:rsidRPr="001B64A0">
        <w:t>SISTEMA DE RASTREAMENTO OCULAR NÃO INTRUSIVO UTILIZANDO A BIBLIOTECA OPENCV</w:t>
      </w:r>
    </w:p>
    <w:p w14:paraId="71D5B441" w14:textId="0A1A633D" w:rsidR="00482D64" w:rsidRPr="00817F3E" w:rsidRDefault="00286E28" w:rsidP="0070179C">
      <w:pPr>
        <w:pStyle w:val="TF-TEXTO"/>
      </w:pPr>
      <w:r w:rsidRPr="00E743D0">
        <w:rPr>
          <w:sz w:val="18"/>
        </w:rPr>
        <w:t>A</w:t>
      </w:r>
      <w:r>
        <w:rPr>
          <w:sz w:val="18"/>
        </w:rPr>
        <w:t>driano</w:t>
      </w:r>
      <w:r w:rsidRPr="00E743D0">
        <w:rPr>
          <w:i/>
          <w:iCs/>
        </w:rPr>
        <w:t xml:space="preserve"> et al</w:t>
      </w:r>
      <w:r w:rsidRPr="00E743D0">
        <w:t>. (2020)</w:t>
      </w:r>
      <w:r>
        <w:t xml:space="preserve"> </w:t>
      </w:r>
      <w:r w:rsidR="00F67523">
        <w:t>tinham</w:t>
      </w:r>
      <w:r w:rsidR="004C7C8E">
        <w:t xml:space="preserve"> como objetivo desenvolver um protótipo para rastreamento ocular utilizando a biblioteca </w:t>
      </w:r>
      <w:r w:rsidR="0070179C" w:rsidRPr="0070179C">
        <w:t xml:space="preserve">GazeML </w:t>
      </w:r>
      <w:r w:rsidR="00F67523">
        <w:t>e</w:t>
      </w:r>
      <w:r>
        <w:t xml:space="preserve"> uma </w:t>
      </w:r>
      <w:r w:rsidRPr="006065FB">
        <w:rPr>
          <w:i/>
          <w:iCs/>
        </w:rPr>
        <w:t>webcam</w:t>
      </w:r>
      <w:r>
        <w:rPr>
          <w:i/>
          <w:iCs/>
        </w:rPr>
        <w:t xml:space="preserve"> </w:t>
      </w:r>
      <w:r w:rsidRPr="006065FB">
        <w:t>de</w:t>
      </w:r>
      <w:r>
        <w:rPr>
          <w:i/>
          <w:iCs/>
        </w:rPr>
        <w:t xml:space="preserve"> </w:t>
      </w:r>
      <w:r>
        <w:t>baixo custo</w:t>
      </w:r>
      <w:r w:rsidR="0070179C">
        <w:t>.</w:t>
      </w:r>
      <w:r w:rsidR="00F67523">
        <w:t xml:space="preserve"> Para isso, os autores</w:t>
      </w:r>
      <w:r>
        <w:t xml:space="preserve"> </w:t>
      </w:r>
      <w:r w:rsidR="00F67523">
        <w:t>u</w:t>
      </w:r>
      <w:r w:rsidR="00CA53B6" w:rsidRPr="009B6234">
        <w:t xml:space="preserve">tilizaram </w:t>
      </w:r>
      <w:r w:rsidR="00482D64" w:rsidRPr="009B6234">
        <w:t xml:space="preserve">a linguagem Python, em conjunto com a biblioteca OpenCV para captura e manipulação de </w:t>
      </w:r>
      <w:r w:rsidR="00482D64" w:rsidRPr="00F67523">
        <w:rPr>
          <w:i/>
          <w:iCs/>
        </w:rPr>
        <w:t>frames</w:t>
      </w:r>
      <w:r w:rsidR="00482D64" w:rsidRPr="009B6234">
        <w:t xml:space="preserve"> </w:t>
      </w:r>
      <w:r w:rsidR="00C203BD" w:rsidRPr="009B6234">
        <w:t>obtidos através de uma</w:t>
      </w:r>
      <w:r w:rsidR="00482D64" w:rsidRPr="009B6234">
        <w:t xml:space="preserve"> webcam Logitech c270 </w:t>
      </w:r>
      <w:r w:rsidR="00C203BD" w:rsidRPr="009B6234">
        <w:t xml:space="preserve">que captura </w:t>
      </w:r>
      <w:r w:rsidR="00482D64" w:rsidRPr="009B6234">
        <w:t xml:space="preserve">sessenta frames por segundo, posicionada em frente ao usuário na parte </w:t>
      </w:r>
      <w:r w:rsidR="00482D64" w:rsidRPr="00970075">
        <w:t>superior do monitor</w:t>
      </w:r>
      <w:r w:rsidR="00C203BD" w:rsidRPr="00970075">
        <w:t>. Além disso</w:t>
      </w:r>
      <w:r w:rsidR="00482D64" w:rsidRPr="00970075">
        <w:t>,</w:t>
      </w:r>
      <w:r w:rsidR="00C203BD" w:rsidRPr="00970075">
        <w:t xml:space="preserve"> segundo os autores, também foram utilizados os algoritmos de detecção facial</w:t>
      </w:r>
      <w:r w:rsidR="00482D64" w:rsidRPr="00970075">
        <w:t xml:space="preserve"> </w:t>
      </w:r>
      <w:proofErr w:type="spellStart"/>
      <w:r w:rsidR="00844ED3" w:rsidRPr="00817F3E">
        <w:t>Haar</w:t>
      </w:r>
      <w:r w:rsidR="0081059C" w:rsidRPr="00817F3E">
        <w:t>C</w:t>
      </w:r>
      <w:r w:rsidR="00844ED3" w:rsidRPr="00817F3E">
        <w:t>ascade</w:t>
      </w:r>
      <w:proofErr w:type="spellEnd"/>
      <w:r w:rsidR="00C203BD" w:rsidRPr="00817F3E">
        <w:t>, a</w:t>
      </w:r>
      <w:r w:rsidR="00844ED3" w:rsidRPr="00817F3E">
        <w:t xml:space="preserve"> </w:t>
      </w:r>
      <w:r w:rsidR="00C203BD" w:rsidRPr="00817F3E">
        <w:t xml:space="preserve">biblioteca </w:t>
      </w:r>
      <w:proofErr w:type="spellStart"/>
      <w:r w:rsidR="00482D64" w:rsidRPr="00817F3E">
        <w:t>Dli</w:t>
      </w:r>
      <w:r w:rsidR="00C203BD" w:rsidRPr="00817F3E">
        <w:t>b</w:t>
      </w:r>
      <w:proofErr w:type="spellEnd"/>
      <w:r w:rsidR="00C203BD" w:rsidRPr="00817F3E">
        <w:t xml:space="preserve"> e o</w:t>
      </w:r>
      <w:r w:rsidR="00482D64" w:rsidRPr="00817F3E">
        <w:t xml:space="preserve"> Pygame para animação. </w:t>
      </w:r>
    </w:p>
    <w:p w14:paraId="40A1D4EC" w14:textId="78D55E4D" w:rsidR="00482D64" w:rsidRDefault="0081059C" w:rsidP="00482D64">
      <w:pPr>
        <w:pStyle w:val="TF-TEXTO"/>
      </w:pPr>
      <w:r>
        <w:t xml:space="preserve">Segundo </w:t>
      </w:r>
      <w:r w:rsidRPr="00957031">
        <w:rPr>
          <w:sz w:val="18"/>
        </w:rPr>
        <w:t>Adriano</w:t>
      </w:r>
      <w:r w:rsidRPr="00957031">
        <w:rPr>
          <w:i/>
          <w:iCs/>
        </w:rPr>
        <w:t xml:space="preserve"> et al</w:t>
      </w:r>
      <w:r w:rsidRPr="00957031">
        <w:t xml:space="preserve">. (2020), o algoritmo </w:t>
      </w:r>
      <w:proofErr w:type="spellStart"/>
      <w:r w:rsidR="005D7E2A" w:rsidRPr="00957031">
        <w:t>Haar</w:t>
      </w:r>
      <w:r w:rsidRPr="00957031">
        <w:t>C</w:t>
      </w:r>
      <w:r w:rsidR="005D7E2A" w:rsidRPr="00957031">
        <w:t>ascade</w:t>
      </w:r>
      <w:proofErr w:type="spellEnd"/>
      <w:r w:rsidR="005D7E2A" w:rsidRPr="00957031">
        <w:t xml:space="preserve"> apresentou </w:t>
      </w:r>
      <w:r w:rsidR="00957031">
        <w:t xml:space="preserve">que </w:t>
      </w:r>
      <w:del w:id="28" w:author="Dalton Solano dos Reis" w:date="2022-11-08T20:42:00Z">
        <w:r w:rsidR="00957031" w:rsidDel="00CE461E">
          <w:delText xml:space="preserve">deve </w:delText>
        </w:r>
      </w:del>
      <w:ins w:id="29" w:author="Dalton Solano dos Reis" w:date="2022-11-08T20:42:00Z">
        <w:r w:rsidR="00CE461E">
          <w:t>te</w:t>
        </w:r>
      </w:ins>
      <w:ins w:id="30" w:author="Dalton Solano dos Reis" w:date="2022-11-08T20:43:00Z">
        <w:r w:rsidR="00CE461E">
          <w:t>ve</w:t>
        </w:r>
      </w:ins>
      <w:ins w:id="31" w:author="Dalton Solano dos Reis" w:date="2022-11-08T20:42:00Z">
        <w:r w:rsidR="00CE461E">
          <w:t xml:space="preserve"> </w:t>
        </w:r>
      </w:ins>
      <w:r w:rsidR="00957031">
        <w:t>dificuldades para identificar a posição dos olhos utilizando esse algoritmo, p</w:t>
      </w:r>
      <w:r w:rsidRPr="00957031">
        <w:t>or isso, utilizou-se a biblioteca</w:t>
      </w:r>
      <w:r w:rsidR="005D7E2A" w:rsidRPr="00957031">
        <w:t xml:space="preserve"> Dlib </w:t>
      </w:r>
      <w:r w:rsidR="00D40F5E" w:rsidRPr="00957031">
        <w:t xml:space="preserve">para detecção </w:t>
      </w:r>
      <w:r w:rsidR="00482D64" w:rsidRPr="00957031">
        <w:t xml:space="preserve">dos 68 pontos da face </w:t>
      </w:r>
      <w:r w:rsidRPr="00957031">
        <w:t xml:space="preserve">juntamente com </w:t>
      </w:r>
      <w:r w:rsidR="00482D64" w:rsidRPr="00957031">
        <w:t xml:space="preserve">a implementação do projeto de código aberto GazeML para identificação das </w:t>
      </w:r>
      <w:r w:rsidR="00482D64" w:rsidRPr="00957031">
        <w:rPr>
          <w:i/>
          <w:iCs/>
        </w:rPr>
        <w:t>landmarks</w:t>
      </w:r>
      <w:r w:rsidR="00482D64" w:rsidRPr="00957031">
        <w:t xml:space="preserve"> que permitem identificar características da face baseada em pontos</w:t>
      </w:r>
      <w:r w:rsidRPr="00957031">
        <w:t xml:space="preserve">. A </w:t>
      </w:r>
      <w:r w:rsidR="00F67523">
        <w:fldChar w:fldCharType="begin"/>
      </w:r>
      <w:r w:rsidR="00F67523">
        <w:instrText xml:space="preserve"> REF _Ref53317344 \h </w:instrText>
      </w:r>
      <w:r w:rsidR="00F67523">
        <w:fldChar w:fldCharType="separate"/>
      </w:r>
      <w:r w:rsidR="00911B58" w:rsidRPr="00F3649F">
        <w:t xml:space="preserve">Figura </w:t>
      </w:r>
      <w:r w:rsidR="00911B58">
        <w:rPr>
          <w:noProof/>
        </w:rPr>
        <w:t>1</w:t>
      </w:r>
      <w:r w:rsidR="00F67523">
        <w:fldChar w:fldCharType="end"/>
      </w:r>
      <w:r w:rsidR="0089229A" w:rsidRPr="00957031">
        <w:t xml:space="preserve"> exemplifica a marcação da região dos olhos via </w:t>
      </w:r>
      <w:proofErr w:type="spellStart"/>
      <w:r w:rsidR="00CA7F7D">
        <w:rPr>
          <w:i/>
          <w:iCs/>
        </w:rPr>
        <w:t>l</w:t>
      </w:r>
      <w:r w:rsidR="0089229A" w:rsidRPr="00817F3E">
        <w:rPr>
          <w:i/>
          <w:iCs/>
        </w:rPr>
        <w:t>andMarks</w:t>
      </w:r>
      <w:proofErr w:type="spellEnd"/>
      <w:r w:rsidR="0089229A" w:rsidRPr="00957031">
        <w:t>.</w:t>
      </w:r>
      <w:r w:rsidR="00482D64" w:rsidRPr="00482D64">
        <w:t xml:space="preserve"> </w:t>
      </w:r>
    </w:p>
    <w:p w14:paraId="0E7B42E9" w14:textId="7FE37FCF" w:rsidR="00482D64" w:rsidRPr="00F3649F" w:rsidRDefault="00482D64" w:rsidP="00482D64">
      <w:pPr>
        <w:pStyle w:val="TF-LEGENDA"/>
      </w:pPr>
      <w:bookmarkStart w:id="32" w:name="_Ref53317344"/>
      <w:bookmarkStart w:id="33" w:name="_Ref53317281"/>
      <w:r w:rsidRPr="00F3649F">
        <w:t xml:space="preserve">Figura </w:t>
      </w:r>
      <w:fldSimple w:instr=" SEQ Figura \* ARABIC ">
        <w:r w:rsidR="00911B58">
          <w:rPr>
            <w:noProof/>
          </w:rPr>
          <w:t>1</w:t>
        </w:r>
      </w:fldSimple>
      <w:bookmarkEnd w:id="32"/>
      <w:r w:rsidR="00F67523">
        <w:rPr>
          <w:noProof/>
        </w:rPr>
        <w:t xml:space="preserve"> </w:t>
      </w:r>
      <w:r w:rsidRPr="00F3649F">
        <w:t xml:space="preserve">– </w:t>
      </w:r>
      <w:bookmarkEnd w:id="33"/>
      <w:r w:rsidRPr="009B2B02">
        <w:rPr>
          <w:i/>
          <w:iCs/>
        </w:rPr>
        <w:t>Landmarks</w:t>
      </w:r>
      <w:r w:rsidRPr="00482D64">
        <w:t xml:space="preserve"> e marcação da região dos olhos.</w:t>
      </w:r>
    </w:p>
    <w:p w14:paraId="29C29B1E" w14:textId="505B5E8B" w:rsidR="00482D64" w:rsidRPr="00C458D3" w:rsidRDefault="00FA1919" w:rsidP="00482D64">
      <w:pPr>
        <w:pStyle w:val="TF-FIGURA"/>
        <w:rPr>
          <w:highlight w:val="yellow"/>
        </w:rPr>
      </w:pPr>
      <w:r>
        <w:rPr>
          <w:noProof/>
        </w:rPr>
        <w:drawing>
          <wp:inline distT="0" distB="0" distL="0" distR="0" wp14:anchorId="67991334" wp14:editId="41DE8E89">
            <wp:extent cx="4304233" cy="1734703"/>
            <wp:effectExtent l="19050" t="19050" r="20320" b="184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4233" cy="1734703"/>
                    </a:xfrm>
                    <a:prstGeom prst="rect">
                      <a:avLst/>
                    </a:prstGeom>
                    <a:noFill/>
                    <a:ln>
                      <a:solidFill>
                        <a:schemeClr val="tx1"/>
                      </a:solidFill>
                    </a:ln>
                  </pic:spPr>
                </pic:pic>
              </a:graphicData>
            </a:graphic>
          </wp:inline>
        </w:drawing>
      </w:r>
    </w:p>
    <w:p w14:paraId="6108BA36" w14:textId="5D70BE20" w:rsidR="00482D64" w:rsidRPr="00957031" w:rsidRDefault="00482D64" w:rsidP="006E5A24">
      <w:pPr>
        <w:pStyle w:val="TF-FONTE"/>
      </w:pPr>
      <w:r w:rsidRPr="00957031">
        <w:t>Fonte: A</w:t>
      </w:r>
      <w:r w:rsidR="00F67523">
        <w:t>driano</w:t>
      </w:r>
      <w:r w:rsidRPr="00957031">
        <w:rPr>
          <w:i/>
          <w:iCs/>
        </w:rPr>
        <w:t xml:space="preserve"> et al</w:t>
      </w:r>
      <w:r w:rsidRPr="00957031">
        <w:t>. (2020).</w:t>
      </w:r>
    </w:p>
    <w:p w14:paraId="3F57F4AD" w14:textId="5FD88D59" w:rsidR="00D96DBD" w:rsidRDefault="00DB44ED" w:rsidP="00D96DBD">
      <w:pPr>
        <w:pStyle w:val="TF-TEXTO"/>
      </w:pPr>
      <w:r w:rsidRPr="00957031">
        <w:t>Para realizar a</w:t>
      </w:r>
      <w:r w:rsidR="00482D64" w:rsidRPr="00957031">
        <w:t xml:space="preserve"> calibração</w:t>
      </w:r>
      <w:r w:rsidR="0089229A" w:rsidRPr="00957031">
        <w:t xml:space="preserve">, </w:t>
      </w:r>
      <w:r w:rsidR="00F62B65" w:rsidRPr="00957031">
        <w:rPr>
          <w:sz w:val="18"/>
        </w:rPr>
        <w:t>A</w:t>
      </w:r>
      <w:r w:rsidR="0089229A" w:rsidRPr="00957031">
        <w:rPr>
          <w:sz w:val="18"/>
        </w:rPr>
        <w:t>driano</w:t>
      </w:r>
      <w:r w:rsidR="00F62B65" w:rsidRPr="00957031">
        <w:rPr>
          <w:i/>
          <w:iCs/>
        </w:rPr>
        <w:t xml:space="preserve"> et al</w:t>
      </w:r>
      <w:r w:rsidR="00F62B65" w:rsidRPr="00957031">
        <w:t>. (2020</w:t>
      </w:r>
      <w:r w:rsidR="00623B9B" w:rsidRPr="00957031">
        <w:t xml:space="preserve">) </w:t>
      </w:r>
      <w:r w:rsidR="002C3685" w:rsidRPr="00957031">
        <w:t xml:space="preserve">estabeleceram um </w:t>
      </w:r>
      <w:r w:rsidR="00F62B65" w:rsidRPr="00957031">
        <w:t xml:space="preserve">conjunto de </w:t>
      </w:r>
      <w:r w:rsidR="00482D64" w:rsidRPr="00957031">
        <w:t xml:space="preserve">pontos </w:t>
      </w:r>
      <w:r w:rsidR="00F62B65" w:rsidRPr="00957031">
        <w:t>dispostos n</w:t>
      </w:r>
      <w:r w:rsidR="002C3685" w:rsidRPr="00957031">
        <w:t>a</w:t>
      </w:r>
      <w:r w:rsidR="00F62B65" w:rsidRPr="00957031">
        <w:t xml:space="preserve"> </w:t>
      </w:r>
      <w:r w:rsidR="002C3685" w:rsidRPr="00957031">
        <w:t>tela do computador</w:t>
      </w:r>
      <w:r w:rsidR="00482D64" w:rsidRPr="00957031">
        <w:t xml:space="preserve"> do usuário</w:t>
      </w:r>
      <w:r w:rsidR="00F67523">
        <w:t xml:space="preserve"> </w:t>
      </w:r>
      <w:r w:rsidR="00F67523">
        <w:fldChar w:fldCharType="begin"/>
      </w:r>
      <w:r w:rsidR="00F67523">
        <w:instrText xml:space="preserve"> REF _Ref116503051 \h </w:instrText>
      </w:r>
      <w:r w:rsidR="00F67523">
        <w:fldChar w:fldCharType="separate"/>
      </w:r>
      <w:r w:rsidR="00911B58" w:rsidRPr="00F3649F">
        <w:t xml:space="preserve">Figura </w:t>
      </w:r>
      <w:r w:rsidR="00911B58">
        <w:rPr>
          <w:noProof/>
        </w:rPr>
        <w:t>2</w:t>
      </w:r>
      <w:r w:rsidR="00F67523">
        <w:fldChar w:fldCharType="end"/>
      </w:r>
      <w:r w:rsidR="002C3685" w:rsidRPr="00957031">
        <w:t>,</w:t>
      </w:r>
      <w:r w:rsidR="00482D64" w:rsidRPr="00957031">
        <w:t xml:space="preserve"> </w:t>
      </w:r>
      <w:r w:rsidR="002C3685" w:rsidRPr="00957031">
        <w:t>ao qual deveria fixar o olho durante 2 segundos. Para c</w:t>
      </w:r>
      <w:r w:rsidR="00D96DBD" w:rsidRPr="00957031">
        <w:t>ada</w:t>
      </w:r>
      <w:r w:rsidR="00D96DBD" w:rsidRPr="00957031">
        <w:rPr>
          <w:i/>
          <w:iCs/>
        </w:rPr>
        <w:t xml:space="preserve"> </w:t>
      </w:r>
      <w:r w:rsidR="00D96DBD" w:rsidRPr="00957031">
        <w:t>ponto representa</w:t>
      </w:r>
      <w:r w:rsidR="00F62B65" w:rsidRPr="00957031">
        <w:t>do</w:t>
      </w:r>
      <w:r w:rsidR="002C3685" w:rsidRPr="00957031">
        <w:t xml:space="preserve">, realizava-se </w:t>
      </w:r>
      <w:r w:rsidR="00F62B65" w:rsidRPr="00957031">
        <w:t>um cálculo para identifica</w:t>
      </w:r>
      <w:r w:rsidR="002C3685" w:rsidRPr="00957031">
        <w:t>r</w:t>
      </w:r>
      <w:r w:rsidR="00F62B65" w:rsidRPr="00957031">
        <w:t xml:space="preserve"> </w:t>
      </w:r>
      <w:r w:rsidR="00D96DBD" w:rsidRPr="00957031">
        <w:t>a diferença entre a íris e o centro do olho.</w:t>
      </w:r>
    </w:p>
    <w:p w14:paraId="77B43201" w14:textId="6045035A" w:rsidR="006E5A24" w:rsidRPr="00F3649F" w:rsidRDefault="006E5A24" w:rsidP="006E5A24">
      <w:pPr>
        <w:pStyle w:val="TF-LEGENDA"/>
      </w:pPr>
      <w:bookmarkStart w:id="34" w:name="_Ref116503051"/>
      <w:r w:rsidRPr="00F3649F">
        <w:t xml:space="preserve">Figura </w:t>
      </w:r>
      <w:fldSimple w:instr=" SEQ Figura \* ARABIC ">
        <w:r w:rsidR="00911B58">
          <w:rPr>
            <w:noProof/>
          </w:rPr>
          <w:t>2</w:t>
        </w:r>
      </w:fldSimple>
      <w:bookmarkEnd w:id="34"/>
      <w:r w:rsidR="00184503">
        <w:rPr>
          <w:noProof/>
        </w:rPr>
        <w:t xml:space="preserve"> </w:t>
      </w:r>
      <w:r w:rsidRPr="00F3649F">
        <w:t xml:space="preserve">– </w:t>
      </w:r>
      <w:r w:rsidR="00E854E8" w:rsidRPr="00E854E8">
        <w:t>Ordem e posição de exibição da animação durante a calibração.</w:t>
      </w:r>
    </w:p>
    <w:tbl>
      <w:tblPr>
        <w:tblStyle w:val="Tabelacomgrade"/>
        <w:tblW w:w="0" w:type="auto"/>
        <w:jc w:val="center"/>
        <w:tblLook w:val="04A0" w:firstRow="1" w:lastRow="0" w:firstColumn="1" w:lastColumn="0" w:noHBand="0" w:noVBand="1"/>
      </w:tblPr>
      <w:tblGrid>
        <w:gridCol w:w="2830"/>
      </w:tblGrid>
      <w:tr w:rsidR="00F67523" w14:paraId="14165491" w14:textId="77777777" w:rsidTr="000E60E1">
        <w:trPr>
          <w:trHeight w:val="2634"/>
          <w:jc w:val="center"/>
        </w:trPr>
        <w:tc>
          <w:tcPr>
            <w:tcW w:w="2830" w:type="dxa"/>
            <w:vAlign w:val="center"/>
          </w:tcPr>
          <w:p w14:paraId="2434AE7A" w14:textId="37826576" w:rsidR="00F67523" w:rsidRDefault="00F67523" w:rsidP="00F67523">
            <w:pPr>
              <w:pStyle w:val="TF-FIGURA"/>
              <w:rPr>
                <w:highlight w:val="yellow"/>
              </w:rPr>
            </w:pPr>
            <w:r>
              <w:rPr>
                <w:noProof/>
              </w:rPr>
              <w:drawing>
                <wp:inline distT="0" distB="0" distL="0" distR="0" wp14:anchorId="207B2EF5" wp14:editId="1758534C">
                  <wp:extent cx="1476810" cy="15080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367" cy="1516815"/>
                          </a:xfrm>
                          <a:prstGeom prst="rect">
                            <a:avLst/>
                          </a:prstGeom>
                          <a:noFill/>
                          <a:ln>
                            <a:noFill/>
                          </a:ln>
                        </pic:spPr>
                      </pic:pic>
                    </a:graphicData>
                  </a:graphic>
                </wp:inline>
              </w:drawing>
            </w:r>
          </w:p>
        </w:tc>
      </w:tr>
    </w:tbl>
    <w:p w14:paraId="32D9401E" w14:textId="0E055A83" w:rsidR="006E5A24" w:rsidRDefault="006E5A24" w:rsidP="006E5A24">
      <w:pPr>
        <w:pStyle w:val="TF-FONTE"/>
      </w:pPr>
      <w:r w:rsidRPr="00F3649F">
        <w:t xml:space="preserve">Fonte: </w:t>
      </w:r>
      <w:r w:rsidRPr="00F675E9">
        <w:t>A</w:t>
      </w:r>
      <w:r w:rsidR="00184503">
        <w:t>driano</w:t>
      </w:r>
      <w:r w:rsidRPr="00F3649F">
        <w:rPr>
          <w:i/>
          <w:iCs/>
        </w:rPr>
        <w:t xml:space="preserve"> et al</w:t>
      </w:r>
      <w:r w:rsidRPr="00F3649F">
        <w:t>. (</w:t>
      </w:r>
      <w:r>
        <w:t>2020</w:t>
      </w:r>
      <w:r w:rsidRPr="00F3649F">
        <w:t>).</w:t>
      </w:r>
    </w:p>
    <w:p w14:paraId="7E6E00B1" w14:textId="231503D8" w:rsidR="004F621F" w:rsidRDefault="004F621F" w:rsidP="004F621F">
      <w:pPr>
        <w:pStyle w:val="TF-TEXTO"/>
      </w:pPr>
      <w:r w:rsidRPr="004F621F">
        <w:t xml:space="preserve">A matriz de calibração </w:t>
      </w:r>
      <w:r>
        <w:t xml:space="preserve">foi construída através da captura de sessenta </w:t>
      </w:r>
      <w:r w:rsidRPr="000E60E1">
        <w:rPr>
          <w:i/>
          <w:iCs/>
        </w:rPr>
        <w:t>frames</w:t>
      </w:r>
      <w:r>
        <w:t xml:space="preserve"> </w:t>
      </w:r>
      <w:r w:rsidR="00FC20C9">
        <w:t xml:space="preserve">em cada uma das 9 posições apontadas na </w:t>
      </w:r>
      <w:r w:rsidR="00F67523">
        <w:fldChar w:fldCharType="begin"/>
      </w:r>
      <w:r w:rsidR="00F67523">
        <w:instrText xml:space="preserve"> REF _Ref116503051 \h </w:instrText>
      </w:r>
      <w:r w:rsidR="00F67523">
        <w:fldChar w:fldCharType="separate"/>
      </w:r>
      <w:r w:rsidR="00911B58" w:rsidRPr="00F3649F">
        <w:t xml:space="preserve">Figura </w:t>
      </w:r>
      <w:r w:rsidR="00911B58">
        <w:rPr>
          <w:noProof/>
        </w:rPr>
        <w:t>2</w:t>
      </w:r>
      <w:r w:rsidR="00F67523">
        <w:fldChar w:fldCharType="end"/>
      </w:r>
      <w:r w:rsidR="00FC20C9">
        <w:t xml:space="preserve"> </w:t>
      </w:r>
      <w:r w:rsidRPr="004F621F">
        <w:t xml:space="preserve">é calculada através do produto entre a matriz inversa gerada anteriormente e as posições no eixo </w:t>
      </w:r>
      <w:r w:rsidRPr="00AE269B">
        <w:rPr>
          <w:rFonts w:ascii="Courier New" w:hAnsi="Courier New" w:cs="Courier New"/>
          <w:sz w:val="18"/>
          <w:szCs w:val="18"/>
        </w:rPr>
        <w:t>x</w:t>
      </w:r>
      <w:r w:rsidRPr="004F621F">
        <w:t xml:space="preserve"> utilizadas para exibição da animação, determinando o coeficiente </w:t>
      </w:r>
      <w:r w:rsidRPr="00F67523">
        <w:rPr>
          <w:rFonts w:ascii="Courier New" w:hAnsi="Courier New" w:cs="Courier New"/>
          <w:sz w:val="18"/>
          <w:szCs w:val="18"/>
        </w:rPr>
        <w:t>x</w:t>
      </w:r>
      <w:del w:id="35" w:author="Dalton Solano dos Reis" w:date="2022-11-08T20:45:00Z">
        <w:r w:rsidRPr="004F621F" w:rsidDel="00CE461E">
          <w:delText>, o</w:delText>
        </w:r>
      </w:del>
      <w:ins w:id="36" w:author="Dalton Solano dos Reis" w:date="2022-11-08T20:45:00Z">
        <w:r w:rsidR="00CE461E">
          <w:t xml:space="preserve">. </w:t>
        </w:r>
        <w:proofErr w:type="gramStart"/>
        <w:r w:rsidR="00CE461E">
          <w:t>O</w:t>
        </w:r>
      </w:ins>
      <w:r w:rsidRPr="004F621F">
        <w:t xml:space="preserve"> mesmo</w:t>
      </w:r>
      <w:proofErr w:type="gramEnd"/>
      <w:r w:rsidRPr="004F621F">
        <w:t xml:space="preserve"> aplica-se para o coeficiente do eixo </w:t>
      </w:r>
      <w:r w:rsidRPr="00F67523">
        <w:rPr>
          <w:rFonts w:ascii="Courier New" w:hAnsi="Courier New" w:cs="Courier New"/>
          <w:sz w:val="18"/>
          <w:szCs w:val="18"/>
        </w:rPr>
        <w:t>y</w:t>
      </w:r>
      <w:r w:rsidRPr="004F621F">
        <w:t>, o resultado é a matriz de calibração que ao calcular o produto com uma entrada, retornará a estimativa de uma coordenada no monitor do usuário</w:t>
      </w:r>
      <w:r w:rsidR="00C24EDF">
        <w:t xml:space="preserve"> e dos sessenta frames é calculada a média aritmética, resultando em uma matriz de nove por dois.</w:t>
      </w:r>
      <w:r w:rsidR="00F67523">
        <w:t xml:space="preserve"> </w:t>
      </w:r>
      <w:r w:rsidR="00F67523" w:rsidRPr="003703CE">
        <w:t xml:space="preserve">A </w:t>
      </w:r>
      <w:r w:rsidR="00F67523">
        <w:fldChar w:fldCharType="begin"/>
      </w:r>
      <w:r w:rsidR="00F67523">
        <w:instrText xml:space="preserve"> REF _Ref116503207 \h </w:instrText>
      </w:r>
      <w:r w:rsidR="00F67523">
        <w:fldChar w:fldCharType="separate"/>
      </w:r>
      <w:r w:rsidR="00911B58" w:rsidRPr="00F3649F">
        <w:t xml:space="preserve">Figura </w:t>
      </w:r>
      <w:r w:rsidR="00911B58">
        <w:rPr>
          <w:noProof/>
        </w:rPr>
        <w:t>3</w:t>
      </w:r>
      <w:r w:rsidR="00F67523">
        <w:fldChar w:fldCharType="end"/>
      </w:r>
      <w:r w:rsidR="00F67523">
        <w:t xml:space="preserve"> </w:t>
      </w:r>
      <w:r w:rsidR="00F67523" w:rsidRPr="003703CE">
        <w:t>apresenta os resultados da calibração com alterações na iluminação.</w:t>
      </w:r>
    </w:p>
    <w:p w14:paraId="06138C68" w14:textId="1CDB31A8" w:rsidR="00DB06AE" w:rsidRPr="00F3649F" w:rsidRDefault="00DB06AE" w:rsidP="00DB06AE">
      <w:pPr>
        <w:pStyle w:val="TF-LEGENDA"/>
      </w:pPr>
      <w:bookmarkStart w:id="37" w:name="_Ref116503207"/>
      <w:r w:rsidRPr="00F3649F">
        <w:lastRenderedPageBreak/>
        <w:t xml:space="preserve">Figura </w:t>
      </w:r>
      <w:fldSimple w:instr=" SEQ Figura \* ARABIC ">
        <w:r w:rsidR="00911B58">
          <w:rPr>
            <w:noProof/>
          </w:rPr>
          <w:t>3</w:t>
        </w:r>
      </w:fldSimple>
      <w:bookmarkEnd w:id="37"/>
      <w:r>
        <w:rPr>
          <w:noProof/>
        </w:rPr>
        <w:t xml:space="preserve"> </w:t>
      </w:r>
      <w:r w:rsidRPr="00F3649F">
        <w:t>–</w:t>
      </w:r>
      <w:r>
        <w:t xml:space="preserve"> </w:t>
      </w:r>
      <w:r w:rsidRPr="00E72670">
        <w:t>Resultado da calibração com alterações na iluminação.</w:t>
      </w:r>
    </w:p>
    <w:tbl>
      <w:tblPr>
        <w:tblStyle w:val="Tabelacomgrade"/>
        <w:tblW w:w="0" w:type="auto"/>
        <w:jc w:val="center"/>
        <w:tblLook w:val="04A0" w:firstRow="1" w:lastRow="0" w:firstColumn="1" w:lastColumn="0" w:noHBand="0" w:noVBand="1"/>
      </w:tblPr>
      <w:tblGrid>
        <w:gridCol w:w="7508"/>
      </w:tblGrid>
      <w:tr w:rsidR="00F67523" w14:paraId="502117D9" w14:textId="77777777" w:rsidTr="00C178BE">
        <w:trPr>
          <w:trHeight w:val="2721"/>
          <w:jc w:val="center"/>
        </w:trPr>
        <w:tc>
          <w:tcPr>
            <w:tcW w:w="7508" w:type="dxa"/>
            <w:vAlign w:val="center"/>
          </w:tcPr>
          <w:p w14:paraId="065398FF" w14:textId="209CB5ED" w:rsidR="00F67523" w:rsidRDefault="00F67523" w:rsidP="00F67523">
            <w:pPr>
              <w:pStyle w:val="TF-FIGURA"/>
              <w:rPr>
                <w:highlight w:val="yellow"/>
              </w:rPr>
            </w:pPr>
            <w:r>
              <w:rPr>
                <w:noProof/>
              </w:rPr>
              <w:drawing>
                <wp:inline distT="0" distB="0" distL="0" distR="0" wp14:anchorId="36FC13A0" wp14:editId="0B74592C">
                  <wp:extent cx="4449170" cy="1718350"/>
                  <wp:effectExtent l="0" t="0" r="8890" b="0"/>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1495" cy="1726972"/>
                          </a:xfrm>
                          <a:prstGeom prst="rect">
                            <a:avLst/>
                          </a:prstGeom>
                          <a:noFill/>
                          <a:ln>
                            <a:noFill/>
                          </a:ln>
                        </pic:spPr>
                      </pic:pic>
                    </a:graphicData>
                  </a:graphic>
                </wp:inline>
              </w:drawing>
            </w:r>
          </w:p>
        </w:tc>
      </w:tr>
    </w:tbl>
    <w:p w14:paraId="39B487CB" w14:textId="5B49810A" w:rsidR="00DB06AE" w:rsidRPr="004F621F" w:rsidRDefault="00DB06AE" w:rsidP="00AD1999">
      <w:pPr>
        <w:pStyle w:val="TF-FONTE"/>
      </w:pPr>
      <w:r w:rsidRPr="00F3649F">
        <w:t xml:space="preserve">Fonte: </w:t>
      </w:r>
      <w:r w:rsidRPr="00F675E9">
        <w:t>A</w:t>
      </w:r>
      <w:r>
        <w:t>driano</w:t>
      </w:r>
      <w:r w:rsidRPr="00F3649F">
        <w:rPr>
          <w:i/>
          <w:iCs/>
        </w:rPr>
        <w:t xml:space="preserve"> et al</w:t>
      </w:r>
      <w:r w:rsidRPr="00F3649F">
        <w:t>. (</w:t>
      </w:r>
      <w:r>
        <w:t>2020</w:t>
      </w:r>
      <w:r w:rsidRPr="00F3649F">
        <w:t>)</w:t>
      </w:r>
      <w:r w:rsidR="009346E2">
        <w:t>.</w:t>
      </w:r>
      <w:r>
        <w:t xml:space="preserve"> </w:t>
      </w:r>
    </w:p>
    <w:p w14:paraId="20CE577D" w14:textId="194F23F4" w:rsidR="000E1755" w:rsidRPr="009346E2" w:rsidRDefault="00DB44ED" w:rsidP="009346E2">
      <w:pPr>
        <w:pStyle w:val="TF-TEXTO"/>
        <w:rPr>
          <w:i/>
          <w:iCs/>
        </w:rPr>
      </w:pPr>
      <w:r w:rsidRPr="003703CE">
        <w:rPr>
          <w:sz w:val="18"/>
        </w:rPr>
        <w:t>A</w:t>
      </w:r>
      <w:r w:rsidR="004D7649" w:rsidRPr="003703CE">
        <w:rPr>
          <w:sz w:val="18"/>
        </w:rPr>
        <w:t>driano</w:t>
      </w:r>
      <w:r w:rsidRPr="003703CE">
        <w:rPr>
          <w:i/>
          <w:iCs/>
        </w:rPr>
        <w:t xml:space="preserve"> et al</w:t>
      </w:r>
      <w:r w:rsidRPr="003703CE">
        <w:t>. (2020)</w:t>
      </w:r>
      <w:r w:rsidR="004D7649" w:rsidRPr="003703CE">
        <w:t xml:space="preserve"> </w:t>
      </w:r>
      <w:r w:rsidR="0037241C" w:rsidRPr="003703CE">
        <w:t>realizaram testes considerando duas situações: (i)</w:t>
      </w:r>
      <w:r w:rsidR="00482D64" w:rsidRPr="003703CE">
        <w:t xml:space="preserve"> </w:t>
      </w:r>
      <w:r w:rsidR="0037241C" w:rsidRPr="003703CE">
        <w:t xml:space="preserve">com </w:t>
      </w:r>
      <w:r w:rsidR="00A11CB0" w:rsidRPr="003703CE">
        <w:t xml:space="preserve">uma lâmpada </w:t>
      </w:r>
      <w:r w:rsidR="0037241C" w:rsidRPr="003703CE">
        <w:t>no</w:t>
      </w:r>
      <w:r w:rsidR="00A11CB0" w:rsidRPr="003703CE">
        <w:t xml:space="preserve"> teto </w:t>
      </w:r>
      <w:r w:rsidR="0037241C" w:rsidRPr="003703CE">
        <w:t xml:space="preserve">e em </w:t>
      </w:r>
      <w:r w:rsidR="00A11CB0" w:rsidRPr="003703CE">
        <w:t>um ambiente fechado</w:t>
      </w:r>
      <w:r w:rsidR="0037241C" w:rsidRPr="003703CE">
        <w:t xml:space="preserve"> e (</w:t>
      </w:r>
      <w:proofErr w:type="spellStart"/>
      <w:r w:rsidR="0037241C" w:rsidRPr="003703CE">
        <w:t>ii</w:t>
      </w:r>
      <w:proofErr w:type="spellEnd"/>
      <w:r w:rsidR="0037241C" w:rsidRPr="003703CE">
        <w:t xml:space="preserve">) </w:t>
      </w:r>
      <w:r w:rsidR="00A11CB0" w:rsidRPr="003703CE">
        <w:t>utilizando uma iluminação auxiliar em frente ao usuário</w:t>
      </w:r>
      <w:r w:rsidR="0037241C" w:rsidRPr="003703CE">
        <w:t>. Ao total</w:t>
      </w:r>
      <w:r w:rsidR="001E4377" w:rsidRPr="003703CE">
        <w:t xml:space="preserve">, foram registrados 540 pontos </w:t>
      </w:r>
      <w:r w:rsidR="0037241C" w:rsidRPr="003703CE">
        <w:t xml:space="preserve">com </w:t>
      </w:r>
      <w:r w:rsidR="001E4377" w:rsidRPr="003703CE">
        <w:t>cores</w:t>
      </w:r>
      <w:r w:rsidR="0037241C" w:rsidRPr="003703CE">
        <w:t xml:space="preserve"> diferentes</w:t>
      </w:r>
      <w:r w:rsidR="001E4377" w:rsidRPr="003703CE">
        <w:t xml:space="preserve"> para </w:t>
      </w:r>
      <w:r w:rsidR="0037241C" w:rsidRPr="003703CE">
        <w:t>facilitar a</w:t>
      </w:r>
      <w:r w:rsidR="001E4377" w:rsidRPr="003703CE">
        <w:t xml:space="preserve"> visualização </w:t>
      </w:r>
      <w:r w:rsidR="0037241C" w:rsidRPr="003703CE">
        <w:t xml:space="preserve">daqueles que possuíam </w:t>
      </w:r>
      <w:r w:rsidR="001E4377" w:rsidRPr="003703CE">
        <w:t>coordenas próximas</w:t>
      </w:r>
      <w:r w:rsidR="0037241C" w:rsidRPr="003703CE">
        <w:t xml:space="preserve"> (similares). Além disso, os autores</w:t>
      </w:r>
      <w:r w:rsidR="001E4377" w:rsidRPr="003703CE">
        <w:t xml:space="preserve"> também </w:t>
      </w:r>
      <w:r w:rsidR="0037241C" w:rsidRPr="003703CE">
        <w:t xml:space="preserve">adicionaram </w:t>
      </w:r>
      <w:r w:rsidR="001E4377" w:rsidRPr="003703CE">
        <w:t>linha</w:t>
      </w:r>
      <w:r w:rsidR="0037241C" w:rsidRPr="003703CE">
        <w:t>s</w:t>
      </w:r>
      <w:r w:rsidR="001E4377" w:rsidRPr="003703CE">
        <w:t xml:space="preserve"> em azul </w:t>
      </w:r>
      <w:r w:rsidR="0037241C" w:rsidRPr="003703CE">
        <w:t>para estabelecer os</w:t>
      </w:r>
      <w:r w:rsidR="005B56FA" w:rsidRPr="003703CE">
        <w:t xml:space="preserve"> pontos médios a cada sessenta </w:t>
      </w:r>
      <w:r w:rsidR="005B56FA" w:rsidRPr="003703CE">
        <w:rPr>
          <w:i/>
          <w:iCs/>
        </w:rPr>
        <w:t>frames</w:t>
      </w:r>
      <w:r w:rsidR="00D96DBD" w:rsidRPr="00B446BD">
        <w:rPr>
          <w:i/>
          <w:iCs/>
        </w:rPr>
        <w:t>.</w:t>
      </w:r>
      <w:r w:rsidR="003B4F21" w:rsidRPr="00B446BD">
        <w:t xml:space="preserve"> Na </w:t>
      </w:r>
      <w:r w:rsidR="009346E2">
        <w:fldChar w:fldCharType="begin"/>
      </w:r>
      <w:r w:rsidR="009346E2">
        <w:instrText xml:space="preserve"> REF _Ref116503207 \h </w:instrText>
      </w:r>
      <w:r w:rsidR="009346E2">
        <w:fldChar w:fldCharType="separate"/>
      </w:r>
      <w:r w:rsidR="00911B58" w:rsidRPr="00F3649F">
        <w:t xml:space="preserve">Figura </w:t>
      </w:r>
      <w:r w:rsidR="00911B58">
        <w:rPr>
          <w:noProof/>
        </w:rPr>
        <w:t>3</w:t>
      </w:r>
      <w:r w:rsidR="009346E2">
        <w:fldChar w:fldCharType="end"/>
      </w:r>
      <w:r w:rsidR="009346E2">
        <w:t xml:space="preserve"> </w:t>
      </w:r>
      <w:r w:rsidR="003B4F21" w:rsidRPr="00B446BD">
        <w:t xml:space="preserve">item </w:t>
      </w:r>
      <w:r w:rsidR="009346E2">
        <w:t>(</w:t>
      </w:r>
      <w:r w:rsidR="00745031">
        <w:t>a</w:t>
      </w:r>
      <w:r w:rsidR="009346E2">
        <w:t>)</w:t>
      </w:r>
      <w:r w:rsidR="003B4F21" w:rsidRPr="00B446BD">
        <w:t xml:space="preserve">, pode-se perceber que </w:t>
      </w:r>
      <w:r w:rsidR="00806389">
        <w:t xml:space="preserve">utilizando a </w:t>
      </w:r>
      <w:r w:rsidR="00745031">
        <w:t>iluminação</w:t>
      </w:r>
      <w:r w:rsidR="00806389">
        <w:t xml:space="preserve"> </w:t>
      </w:r>
      <w:r w:rsidR="001A18B5">
        <w:t xml:space="preserve">de teto em um </w:t>
      </w:r>
      <w:r w:rsidR="00583A79">
        <w:t>ambiente</w:t>
      </w:r>
      <w:r w:rsidR="001A18B5">
        <w:t xml:space="preserve"> fechado se obteve </w:t>
      </w:r>
      <w:r w:rsidR="00583A79">
        <w:t>baixa precisão apresentando pontos inconsistentes no gráfico</w:t>
      </w:r>
      <w:del w:id="38" w:author="Dalton Solano dos Reis" w:date="2022-11-08T20:47:00Z">
        <w:r w:rsidR="00583A79" w:rsidDel="00CE461E">
          <w:delText xml:space="preserve">, </w:delText>
        </w:r>
        <w:r w:rsidR="00970075" w:rsidRPr="00B446BD" w:rsidDel="00CE461E">
          <w:delText>j</w:delText>
        </w:r>
      </w:del>
      <w:ins w:id="39" w:author="Dalton Solano dos Reis" w:date="2022-11-08T20:47:00Z">
        <w:r w:rsidR="00CE461E">
          <w:t>. J</w:t>
        </w:r>
      </w:ins>
      <w:r w:rsidR="00970075" w:rsidRPr="00B446BD">
        <w:t>á</w:t>
      </w:r>
      <w:r w:rsidR="003B4F21" w:rsidRPr="00B446BD">
        <w:t xml:space="preserve"> na </w:t>
      </w:r>
      <w:r w:rsidR="009346E2">
        <w:fldChar w:fldCharType="begin"/>
      </w:r>
      <w:r w:rsidR="009346E2">
        <w:instrText xml:space="preserve"> REF _Ref116503207 \h </w:instrText>
      </w:r>
      <w:r w:rsidR="009346E2">
        <w:fldChar w:fldCharType="separate"/>
      </w:r>
      <w:r w:rsidR="00911B58" w:rsidRPr="00F3649F">
        <w:t xml:space="preserve">Figura </w:t>
      </w:r>
      <w:r w:rsidR="00911B58">
        <w:rPr>
          <w:noProof/>
        </w:rPr>
        <w:t>3</w:t>
      </w:r>
      <w:r w:rsidR="009346E2">
        <w:fldChar w:fldCharType="end"/>
      </w:r>
      <w:r w:rsidR="009346E2">
        <w:t xml:space="preserve"> </w:t>
      </w:r>
      <w:r w:rsidR="003B4F21" w:rsidRPr="00B446BD">
        <w:t xml:space="preserve">item </w:t>
      </w:r>
      <w:r w:rsidR="009346E2">
        <w:t>(</w:t>
      </w:r>
      <w:r w:rsidR="003B4F21" w:rsidRPr="00B446BD">
        <w:t>b</w:t>
      </w:r>
      <w:r w:rsidR="009346E2">
        <w:t>)</w:t>
      </w:r>
      <w:r w:rsidR="000E7B98">
        <w:t xml:space="preserve"> utilizando iluminação auxiliar obteve uma melhor </w:t>
      </w:r>
      <w:r w:rsidR="00950DA9">
        <w:t>precisão</w:t>
      </w:r>
      <w:r w:rsidR="000E7B98">
        <w:t xml:space="preserve"> </w:t>
      </w:r>
      <w:r w:rsidR="00950DA9">
        <w:t>apresentando</w:t>
      </w:r>
      <w:r w:rsidR="003275F6">
        <w:t xml:space="preserve"> um gráfico semelhante a animação de forma espelhada</w:t>
      </w:r>
      <w:del w:id="40" w:author="Dalton Solano dos Reis" w:date="2022-11-08T20:47:00Z">
        <w:r w:rsidR="003275F6" w:rsidDel="00CE461E">
          <w:delText xml:space="preserve">, </w:delText>
        </w:r>
        <w:r w:rsidR="000E7B98" w:rsidDel="00CE461E">
          <w:delText>p</w:delText>
        </w:r>
      </w:del>
      <w:ins w:id="41" w:author="Dalton Solano dos Reis" w:date="2022-11-08T20:47:00Z">
        <w:r w:rsidR="00CE461E">
          <w:t>. P</w:t>
        </w:r>
      </w:ins>
      <w:r w:rsidR="000E7B98">
        <w:t xml:space="preserve">ode se concluir </w:t>
      </w:r>
      <w:r w:rsidR="00950DA9">
        <w:t xml:space="preserve">que cada calibração apresentou um resultado único </w:t>
      </w:r>
      <w:r w:rsidR="007F3CE3">
        <w:t xml:space="preserve">tendo </w:t>
      </w:r>
      <w:r w:rsidR="00F65F80">
        <w:t>como,</w:t>
      </w:r>
      <w:r w:rsidR="007F3CE3">
        <w:t xml:space="preserve"> como grande influência a </w:t>
      </w:r>
      <w:r w:rsidR="00E704E6">
        <w:t>iluminação,</w:t>
      </w:r>
      <w:r w:rsidR="007F3CE3">
        <w:t xml:space="preserve"> mas também a </w:t>
      </w:r>
      <w:r w:rsidR="000E1755">
        <w:t xml:space="preserve">distância e </w:t>
      </w:r>
      <w:r w:rsidR="007F3CE3">
        <w:t>posição do rosto</w:t>
      </w:r>
      <w:r w:rsidR="000E1755">
        <w:t>.</w:t>
      </w:r>
      <w:r w:rsidR="009346E2">
        <w:t xml:space="preserve"> Por fim, Adriano </w:t>
      </w:r>
      <w:r w:rsidR="009346E2" w:rsidRPr="009346E2">
        <w:rPr>
          <w:i/>
          <w:iCs/>
        </w:rPr>
        <w:t>et al</w:t>
      </w:r>
      <w:r w:rsidR="009346E2">
        <w:t xml:space="preserve">. (2020) relatam que os </w:t>
      </w:r>
      <w:r w:rsidR="00AA4105">
        <w:t>algoritmos para</w:t>
      </w:r>
      <w:r w:rsidR="009346E2">
        <w:t xml:space="preserve"> </w:t>
      </w:r>
      <w:r w:rsidR="00AA4105">
        <w:t>rastreamento ocular depende</w:t>
      </w:r>
      <w:r w:rsidR="00AC4626">
        <w:t>m</w:t>
      </w:r>
      <w:r w:rsidR="00AA4105">
        <w:t xml:space="preserve"> </w:t>
      </w:r>
      <w:r w:rsidR="00C95D68">
        <w:t>de uma calibração eficiente</w:t>
      </w:r>
      <w:r w:rsidR="00502894">
        <w:t xml:space="preserve"> </w:t>
      </w:r>
      <w:r w:rsidR="00AC4626">
        <w:t>para alcançar uma boa precisão.</w:t>
      </w:r>
      <w:r w:rsidR="00C95D68">
        <w:t xml:space="preserve">  </w:t>
      </w:r>
    </w:p>
    <w:p w14:paraId="77BE4C06" w14:textId="0D6F8CCC" w:rsidR="00A44581" w:rsidRDefault="001D2695" w:rsidP="00E638A0">
      <w:pPr>
        <w:pStyle w:val="Ttulo2"/>
        <w:rPr>
          <w:lang w:val="en-US"/>
        </w:rPr>
      </w:pPr>
      <w:r w:rsidRPr="001D2695">
        <w:rPr>
          <w:lang w:val="en-US"/>
        </w:rPr>
        <w:t>Gaze Tracking Using an Unmodified Web Camera and Convolutional Neural Network</w:t>
      </w:r>
    </w:p>
    <w:p w14:paraId="1BEAF2DF" w14:textId="23BFB102" w:rsidR="006C1874" w:rsidRDefault="006C1874" w:rsidP="006C1874">
      <w:pPr>
        <w:pStyle w:val="TF-TEXTO"/>
      </w:pPr>
      <w:proofErr w:type="spellStart"/>
      <w:r w:rsidRPr="00D868E2">
        <w:t>Ansari</w:t>
      </w:r>
      <w:proofErr w:type="spellEnd"/>
      <w:r w:rsidRPr="00D868E2">
        <w:t xml:space="preserve"> </w:t>
      </w:r>
      <w:r w:rsidRPr="00D868E2">
        <w:rPr>
          <w:i/>
          <w:iCs/>
        </w:rPr>
        <w:t>et al</w:t>
      </w:r>
      <w:r w:rsidRPr="00D868E2">
        <w:t>. (2021)</w:t>
      </w:r>
      <w:r>
        <w:t xml:space="preserve"> tinham como objetivo analisar e testa um conjunto de dados coletados por pessoas utilizando a câmera do seu próprio </w:t>
      </w:r>
      <w:r w:rsidRPr="006C1874">
        <w:rPr>
          <w:i/>
          <w:iCs/>
        </w:rPr>
        <w:t>laptop</w:t>
      </w:r>
      <w:r>
        <w:t>, assim permitindo a aquisição de imagens em condições reais. O único ponto de atenção solicitado aos usuários era em relação a iluminação do ambiente. P</w:t>
      </w:r>
      <w:r w:rsidRPr="00DD29F2">
        <w:t>ara a coleta dos dados,</w:t>
      </w:r>
      <w:r>
        <w:t xml:space="preserve"> os autores </w:t>
      </w:r>
      <w:r w:rsidRPr="00DD29F2">
        <w:t xml:space="preserve">utilizaram o </w:t>
      </w:r>
      <w:proofErr w:type="spellStart"/>
      <w:r w:rsidRPr="00DD29F2">
        <w:t>EyeTrackerDataCollector</w:t>
      </w:r>
      <w:proofErr w:type="spellEnd"/>
      <w:r w:rsidRPr="00DD29F2">
        <w:t>, que é um aplicativo para desktop que registra imagens de uma câmera.</w:t>
      </w:r>
      <w:r>
        <w:t xml:space="preserve"> </w:t>
      </w:r>
      <w:r w:rsidRPr="00DD29F2">
        <w:t>No pré-processamento e processamento da imagem, os autores utilizaram a biblioteca OpenCV. Inicialmente</w:t>
      </w:r>
      <w:r w:rsidR="00E1346A">
        <w:t>,</w:t>
      </w:r>
      <w:r w:rsidRPr="00DD29F2">
        <w:t xml:space="preserve"> eles converteram a imagem em escala de cinza, detectaram a face através do classificador Viola-Jones e os olhos utilizando o </w:t>
      </w:r>
      <w:proofErr w:type="spellStart"/>
      <w:r w:rsidRPr="00DD29F2">
        <w:t>HaarCascade</w:t>
      </w:r>
      <w:proofErr w:type="spellEnd"/>
      <w:r>
        <w:t xml:space="preserve"> como demonstrado na </w:t>
      </w:r>
      <w:r>
        <w:fldChar w:fldCharType="begin"/>
      </w:r>
      <w:r>
        <w:instrText xml:space="preserve"> REF _Ref116503767 \h </w:instrText>
      </w:r>
      <w:r>
        <w:fldChar w:fldCharType="separate"/>
      </w:r>
      <w:r w:rsidR="00911B58">
        <w:t xml:space="preserve">Figura </w:t>
      </w:r>
      <w:r w:rsidR="00911B58">
        <w:rPr>
          <w:noProof/>
        </w:rPr>
        <w:t>4</w:t>
      </w:r>
      <w:r>
        <w:fldChar w:fldCharType="end"/>
      </w:r>
      <w:r w:rsidRPr="00DD29F2">
        <w:t>.</w:t>
      </w:r>
      <w:r>
        <w:t xml:space="preserve"> </w:t>
      </w:r>
    </w:p>
    <w:p w14:paraId="4F0EF106" w14:textId="22F555DD" w:rsidR="00213DDC" w:rsidRDefault="006C1874" w:rsidP="006C1874">
      <w:pPr>
        <w:pStyle w:val="TF-LEGENDA"/>
      </w:pPr>
      <w:bookmarkStart w:id="42" w:name="_Ref116503767"/>
      <w:r>
        <w:t xml:space="preserve">Figura </w:t>
      </w:r>
      <w:fldSimple w:instr=" SEQ Figura \* ARABIC ">
        <w:r w:rsidR="00911B58">
          <w:rPr>
            <w:noProof/>
          </w:rPr>
          <w:t>4</w:t>
        </w:r>
      </w:fldSimple>
      <w:bookmarkEnd w:id="42"/>
      <w:r w:rsidR="00213DDC">
        <w:t xml:space="preserve"> </w:t>
      </w:r>
      <w:r w:rsidRPr="00F3649F">
        <w:t>–</w:t>
      </w:r>
      <w:r w:rsidR="00213DDC">
        <w:t xml:space="preserve"> Etapas do processamento da imagem.</w:t>
      </w:r>
    </w:p>
    <w:p w14:paraId="5364BE35" w14:textId="61A224FD" w:rsidR="0080346B" w:rsidRDefault="0080346B" w:rsidP="006C1874">
      <w:pPr>
        <w:pStyle w:val="TF-FIGURA"/>
        <w:rPr>
          <w:highlight w:val="red"/>
        </w:rPr>
      </w:pPr>
      <w:r w:rsidRPr="0080346B">
        <w:rPr>
          <w:noProof/>
        </w:rPr>
        <w:drawing>
          <wp:inline distT="0" distB="0" distL="0" distR="0" wp14:anchorId="12BDBE2F" wp14:editId="2877678D">
            <wp:extent cx="3377649" cy="3225644"/>
            <wp:effectExtent l="19050" t="19050" r="13335" b="13335"/>
            <wp:docPr id="5" name="Imagem 5"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foto de homem&#10;&#10;Descrição gerada automaticamente"/>
                    <pic:cNvPicPr/>
                  </pic:nvPicPr>
                  <pic:blipFill>
                    <a:blip r:embed="rId14"/>
                    <a:stretch>
                      <a:fillRect/>
                    </a:stretch>
                  </pic:blipFill>
                  <pic:spPr>
                    <a:xfrm>
                      <a:off x="0" y="0"/>
                      <a:ext cx="3384323" cy="3232018"/>
                    </a:xfrm>
                    <a:prstGeom prst="rect">
                      <a:avLst/>
                    </a:prstGeom>
                    <a:ln>
                      <a:solidFill>
                        <a:schemeClr val="tx1"/>
                      </a:solidFill>
                    </a:ln>
                  </pic:spPr>
                </pic:pic>
              </a:graphicData>
            </a:graphic>
          </wp:inline>
        </w:drawing>
      </w:r>
    </w:p>
    <w:p w14:paraId="54B1C7A7" w14:textId="3DDA06B6" w:rsidR="00AD1999" w:rsidRDefault="00213DDC" w:rsidP="00AD1999">
      <w:pPr>
        <w:pStyle w:val="TF-FONTE"/>
      </w:pPr>
      <w:r w:rsidRPr="00F3649F">
        <w:t>Fonte</w:t>
      </w:r>
      <w:r w:rsidRPr="00386B73">
        <w:t xml:space="preserve">: </w:t>
      </w:r>
      <w:proofErr w:type="spellStart"/>
      <w:r w:rsidRPr="00386B73">
        <w:t>Ansari</w:t>
      </w:r>
      <w:proofErr w:type="spellEnd"/>
      <w:r w:rsidRPr="00386B73">
        <w:t xml:space="preserve"> </w:t>
      </w:r>
      <w:r w:rsidRPr="00386B73">
        <w:rPr>
          <w:i/>
          <w:iCs/>
        </w:rPr>
        <w:t>et al</w:t>
      </w:r>
      <w:r w:rsidRPr="00386B73">
        <w:t>. (2021)</w:t>
      </w:r>
      <w:r w:rsidR="006C1874">
        <w:t>.</w:t>
      </w:r>
    </w:p>
    <w:p w14:paraId="358FE492" w14:textId="24DF327D" w:rsidR="006C1874" w:rsidRPr="0003087C" w:rsidRDefault="006C1874" w:rsidP="006C1874">
      <w:pPr>
        <w:pStyle w:val="TF-TEXTO"/>
      </w:pPr>
      <w:r w:rsidRPr="0003087C">
        <w:t xml:space="preserve">Para o treinamento da rede neural, </w:t>
      </w:r>
      <w:proofErr w:type="spellStart"/>
      <w:r w:rsidRPr="005E3FA5">
        <w:t>Ansari</w:t>
      </w:r>
      <w:proofErr w:type="spellEnd"/>
      <w:r w:rsidRPr="005E3FA5">
        <w:t xml:space="preserve"> </w:t>
      </w:r>
      <w:r w:rsidRPr="005E3FA5">
        <w:rPr>
          <w:i/>
          <w:iCs/>
        </w:rPr>
        <w:t>et al</w:t>
      </w:r>
      <w:r w:rsidRPr="005E3FA5">
        <w:t>. (2021)</w:t>
      </w:r>
      <w:r w:rsidRPr="0003087C">
        <w:t xml:space="preserve"> optaram por </w:t>
      </w:r>
      <w:r>
        <w:t xml:space="preserve">avaliar a performance </w:t>
      </w:r>
      <w:r w:rsidRPr="0003087C">
        <w:t>3 arquiteturas</w:t>
      </w:r>
      <w:r>
        <w:t xml:space="preserve"> diferentes, buscando entender qual a melhor forma para processar as imagens</w:t>
      </w:r>
      <w:r w:rsidRPr="0003087C">
        <w:t xml:space="preserve">. A primeira </w:t>
      </w:r>
      <w:r>
        <w:t xml:space="preserve">arquitetura foi </w:t>
      </w:r>
      <w:r w:rsidR="00F773E9">
        <w:t>treinada</w:t>
      </w:r>
      <w:r>
        <w:t xml:space="preserve"> </w:t>
      </w:r>
      <w:r w:rsidR="00F773E9">
        <w:lastRenderedPageBreak/>
        <w:t xml:space="preserve">considerando </w:t>
      </w:r>
      <w:r>
        <w:t>apenas um dos olhos</w:t>
      </w:r>
      <w:r w:rsidR="00F773E9">
        <w:t>. A</w:t>
      </w:r>
      <w:r>
        <w:t xml:space="preserve"> </w:t>
      </w:r>
      <w:r w:rsidR="00F773E9">
        <w:fldChar w:fldCharType="begin"/>
      </w:r>
      <w:r w:rsidR="00F773E9">
        <w:instrText xml:space="preserve"> REF _Ref116504107 \h </w:instrText>
      </w:r>
      <w:r w:rsidR="00F773E9">
        <w:fldChar w:fldCharType="separate"/>
      </w:r>
      <w:r w:rsidR="00911B58">
        <w:t xml:space="preserve">Figura </w:t>
      </w:r>
      <w:r w:rsidR="00911B58">
        <w:rPr>
          <w:noProof/>
        </w:rPr>
        <w:t>5</w:t>
      </w:r>
      <w:r w:rsidR="00F773E9">
        <w:fldChar w:fldCharType="end"/>
      </w:r>
      <w:r>
        <w:t xml:space="preserve"> item </w:t>
      </w:r>
      <w:r w:rsidR="00F773E9">
        <w:t>(</w:t>
      </w:r>
      <w:r>
        <w:t>A</w:t>
      </w:r>
      <w:r w:rsidR="00F773E9">
        <w:t>)</w:t>
      </w:r>
      <w:r>
        <w:t xml:space="preserve"> demonstra </w:t>
      </w:r>
      <w:r w:rsidR="00F773E9">
        <w:t xml:space="preserve">que </w:t>
      </w:r>
      <w:r>
        <w:t xml:space="preserve">a arquitetura </w:t>
      </w:r>
      <w:r w:rsidRPr="0003087C">
        <w:t>contém três camadas convolucionais, uma de subamostragem</w:t>
      </w:r>
      <w:r>
        <w:t xml:space="preserve"> com um tamanho de filtro 2 x 2</w:t>
      </w:r>
      <w:r w:rsidRPr="0003087C">
        <w:t xml:space="preserve"> e uma camada totalmente conectada</w:t>
      </w:r>
      <w:r w:rsidR="00F773E9">
        <w:t>. N</w:t>
      </w:r>
      <w:r>
        <w:t xml:space="preserve">a primeira camada </w:t>
      </w:r>
      <w:proofErr w:type="spellStart"/>
      <w:r>
        <w:t>convolucional</w:t>
      </w:r>
      <w:proofErr w:type="spellEnd"/>
      <w:r>
        <w:t xml:space="preserve"> (LLE1) possui 96 filtros, a camada LLE3 possui 384 filtros e LLE4 possui </w:t>
      </w:r>
      <w:r w:rsidR="007372B9">
        <w:t>256 filtros</w:t>
      </w:r>
      <w:r>
        <w:t xml:space="preserve">, a camada totalmente conectada (FC1) possui 256 neurônios e na última camada gerada retorna um vetor de 20 valores, </w:t>
      </w:r>
      <w:r w:rsidRPr="0003087C">
        <w:t xml:space="preserve">visando detectar apenas um </w:t>
      </w:r>
      <w:r>
        <w:t xml:space="preserve">dos </w:t>
      </w:r>
      <w:r w:rsidRPr="0003087C">
        <w:t>olho</w:t>
      </w:r>
      <w:r>
        <w:t xml:space="preserve">s. </w:t>
      </w:r>
    </w:p>
    <w:p w14:paraId="6F1B56EA" w14:textId="1FDF60B8" w:rsidR="00712671" w:rsidRDefault="00F773E9" w:rsidP="00F773E9">
      <w:pPr>
        <w:pStyle w:val="TF-LEGENDA"/>
      </w:pPr>
      <w:bookmarkStart w:id="43" w:name="_Ref116504107"/>
      <w:r>
        <w:t xml:space="preserve">Figura </w:t>
      </w:r>
      <w:fldSimple w:instr=" SEQ Figura \* ARABIC ">
        <w:r w:rsidR="00911B58">
          <w:rPr>
            <w:noProof/>
          </w:rPr>
          <w:t>5</w:t>
        </w:r>
      </w:fldSimple>
      <w:bookmarkEnd w:id="43"/>
      <w:r w:rsidR="006C20B6">
        <w:rPr>
          <w:noProof/>
        </w:rPr>
        <w:t xml:space="preserve"> </w:t>
      </w:r>
      <w:r w:rsidR="006C20B6" w:rsidRPr="00F3649F">
        <w:t>–</w:t>
      </w:r>
      <w:r w:rsidR="006C20B6">
        <w:t xml:space="preserve"> </w:t>
      </w:r>
      <w:r w:rsidR="00712671">
        <w:t>Arquitetura para processamento de um olho</w:t>
      </w:r>
      <w:r w:rsidR="00DF6002">
        <w:t xml:space="preserve"> (A)</w:t>
      </w:r>
      <w:r w:rsidR="006C20B6">
        <w:t>, dois olhos (B) e Face completa (C)</w:t>
      </w:r>
      <w:r w:rsidR="008D4ABD">
        <w:t>.</w:t>
      </w:r>
    </w:p>
    <w:p w14:paraId="41AA7DF4" w14:textId="3893A157" w:rsidR="00EA7873" w:rsidRDefault="006C20B6" w:rsidP="00F773E9">
      <w:pPr>
        <w:pStyle w:val="TF-FIGURA"/>
      </w:pPr>
      <w:r w:rsidRPr="006C20B6">
        <w:rPr>
          <w:noProof/>
        </w:rPr>
        <w:drawing>
          <wp:inline distT="0" distB="0" distL="0" distR="0" wp14:anchorId="12A16551" wp14:editId="68E3614C">
            <wp:extent cx="3465628" cy="3425108"/>
            <wp:effectExtent l="19050" t="19050" r="20955" b="23495"/>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pic:nvPicPr>
                  <pic:blipFill>
                    <a:blip r:embed="rId15"/>
                    <a:stretch>
                      <a:fillRect/>
                    </a:stretch>
                  </pic:blipFill>
                  <pic:spPr>
                    <a:xfrm>
                      <a:off x="0" y="0"/>
                      <a:ext cx="3471971" cy="3431377"/>
                    </a:xfrm>
                    <a:prstGeom prst="rect">
                      <a:avLst/>
                    </a:prstGeom>
                    <a:ln w="3175">
                      <a:solidFill>
                        <a:schemeClr val="tx1"/>
                      </a:solidFill>
                    </a:ln>
                  </pic:spPr>
                </pic:pic>
              </a:graphicData>
            </a:graphic>
          </wp:inline>
        </w:drawing>
      </w:r>
    </w:p>
    <w:p w14:paraId="113DBB07" w14:textId="57563DE2" w:rsidR="006A69F2" w:rsidRDefault="00386B73" w:rsidP="00386B73">
      <w:pPr>
        <w:pStyle w:val="TF-FONTE"/>
      </w:pPr>
      <w:r w:rsidRPr="00F3649F">
        <w:t>Fonte</w:t>
      </w:r>
      <w:r w:rsidRPr="00386B73">
        <w:t xml:space="preserve">: </w:t>
      </w:r>
      <w:proofErr w:type="spellStart"/>
      <w:r w:rsidRPr="00386B73">
        <w:t>Ansari</w:t>
      </w:r>
      <w:proofErr w:type="spellEnd"/>
      <w:r w:rsidRPr="00386B73">
        <w:t xml:space="preserve"> </w:t>
      </w:r>
      <w:r w:rsidRPr="00386B73">
        <w:rPr>
          <w:i/>
          <w:iCs/>
        </w:rPr>
        <w:t>et al</w:t>
      </w:r>
      <w:r w:rsidRPr="00386B73">
        <w:t>. (2021)</w:t>
      </w:r>
      <w:r w:rsidR="00F773E9">
        <w:t>.</w:t>
      </w:r>
    </w:p>
    <w:p w14:paraId="15CEA687" w14:textId="450B855D" w:rsidR="00FA0B1C" w:rsidRDefault="0024748F" w:rsidP="008050CE">
      <w:pPr>
        <w:pStyle w:val="TF-TEXTO"/>
      </w:pPr>
      <w:r>
        <w:t>Na</w:t>
      </w:r>
      <w:r w:rsidR="001A0676" w:rsidRPr="0003087C">
        <w:t xml:space="preserve"> segunda </w:t>
      </w:r>
      <w:r w:rsidR="00087A10" w:rsidRPr="0003087C">
        <w:t>arquitetura</w:t>
      </w:r>
      <w:r w:rsidR="001A0676" w:rsidRPr="0003087C">
        <w:t xml:space="preserve">, </w:t>
      </w:r>
      <w:r>
        <w:t>construiu-se</w:t>
      </w:r>
      <w:r w:rsidR="00FF1A7D">
        <w:t xml:space="preserve"> um modelo </w:t>
      </w:r>
      <w:r w:rsidR="005378B7">
        <w:t>que recebe como entrada os dados os olhos direito e esquerdo</w:t>
      </w:r>
      <w:r>
        <w:t xml:space="preserve">, conforme exibe a </w:t>
      </w:r>
      <w:r>
        <w:fldChar w:fldCharType="begin"/>
      </w:r>
      <w:r>
        <w:instrText xml:space="preserve"> REF _Ref116504107 \h </w:instrText>
      </w:r>
      <w:r>
        <w:fldChar w:fldCharType="separate"/>
      </w:r>
      <w:r w:rsidR="00911B58">
        <w:t xml:space="preserve">Figura </w:t>
      </w:r>
      <w:r w:rsidR="00911B58">
        <w:rPr>
          <w:noProof/>
        </w:rPr>
        <w:t>5</w:t>
      </w:r>
      <w:r>
        <w:fldChar w:fldCharType="end"/>
      </w:r>
      <w:r w:rsidR="0042173C">
        <w:t xml:space="preserve"> item </w:t>
      </w:r>
      <w:r>
        <w:t>(</w:t>
      </w:r>
      <w:r w:rsidR="0042173C">
        <w:t>B</w:t>
      </w:r>
      <w:r>
        <w:t>)</w:t>
      </w:r>
      <w:r w:rsidR="001A0676" w:rsidRPr="0003087C">
        <w:t>. Para isso,</w:t>
      </w:r>
      <w:r w:rsidR="00087A10" w:rsidRPr="0003087C">
        <w:t xml:space="preserve"> a rede </w:t>
      </w:r>
      <w:r w:rsidR="00A762ED">
        <w:t>consiste em três camadas convolucionais, uma camada de subamostragem 2 × 2, uma camada de concatenação</w:t>
      </w:r>
      <w:r w:rsidR="00A762ED" w:rsidRPr="0003087C">
        <w:t xml:space="preserve"> </w:t>
      </w:r>
      <w:r w:rsidR="00A762ED">
        <w:t>e três camadas totalmente conectadas</w:t>
      </w:r>
      <w:r w:rsidR="00DC4299">
        <w:t>. As camadas totalmente conectadas consistem em uma camada para cada</w:t>
      </w:r>
      <w:r w:rsidR="00702E6C">
        <w:t xml:space="preserve"> imagem de entrada, ou seja, FC-LE1 e FC-RE1 com 1024 neurônios, a camada concatenada e duas camadas: FC1 com 2048 neurônios e FC2 com 1024 neurônios. A saída da rede </w:t>
      </w:r>
      <w:r w:rsidR="00B82000">
        <w:t>consiste em um conjunto de vinte pontos que representam a posição da área a</w:t>
      </w:r>
      <w:r w:rsidR="00C03ECD">
        <w:t>o</w:t>
      </w:r>
      <w:r w:rsidR="00B82000">
        <w:t xml:space="preserve"> qual </w:t>
      </w:r>
      <w:r w:rsidR="008050CE">
        <w:t>está</w:t>
      </w:r>
      <w:r w:rsidR="00B82000">
        <w:t xml:space="preserve"> sendo focalizado.</w:t>
      </w:r>
    </w:p>
    <w:p w14:paraId="6C2535A3" w14:textId="367C15E7" w:rsidR="008E3D9E" w:rsidRPr="003F71D8" w:rsidRDefault="00AF71AC" w:rsidP="003F71D8">
      <w:pPr>
        <w:pStyle w:val="TF-TEXTO"/>
      </w:pPr>
      <w:proofErr w:type="spellStart"/>
      <w:r w:rsidRPr="003F71D8">
        <w:t>Ansari</w:t>
      </w:r>
      <w:proofErr w:type="spellEnd"/>
      <w:r w:rsidRPr="003F71D8">
        <w:t xml:space="preserve"> </w:t>
      </w:r>
      <w:r w:rsidRPr="003F71D8">
        <w:rPr>
          <w:i/>
          <w:iCs/>
        </w:rPr>
        <w:t>et al</w:t>
      </w:r>
      <w:r w:rsidRPr="003F71D8">
        <w:t>. (2021) t</w:t>
      </w:r>
      <w:r w:rsidR="00E77F33" w:rsidRPr="003F71D8">
        <w:t>ambém treina</w:t>
      </w:r>
      <w:r w:rsidRPr="003F71D8">
        <w:t>ram</w:t>
      </w:r>
      <w:r w:rsidR="002A3211" w:rsidRPr="003F71D8">
        <w:t xml:space="preserve"> uma terceira </w:t>
      </w:r>
      <w:r w:rsidRPr="003F71D8">
        <w:t xml:space="preserve">rede que é detalhada na </w:t>
      </w:r>
      <w:r w:rsidRPr="003F71D8">
        <w:fldChar w:fldCharType="begin"/>
      </w:r>
      <w:r w:rsidRPr="003F71D8">
        <w:instrText xml:space="preserve"> REF _Ref116504107 \h </w:instrText>
      </w:r>
      <w:r w:rsidR="003F71D8">
        <w:instrText xml:space="preserve"> \* MERGEFORMAT </w:instrText>
      </w:r>
      <w:r w:rsidRPr="003F71D8">
        <w:fldChar w:fldCharType="separate"/>
      </w:r>
      <w:r w:rsidR="00911B58">
        <w:t>Figura 5</w:t>
      </w:r>
      <w:r w:rsidRPr="003F71D8">
        <w:fldChar w:fldCharType="end"/>
      </w:r>
      <w:r w:rsidRPr="003F71D8">
        <w:t xml:space="preserve"> </w:t>
      </w:r>
      <w:r w:rsidR="002A3211" w:rsidRPr="003F71D8">
        <w:t xml:space="preserve">item </w:t>
      </w:r>
      <w:r w:rsidRPr="003F71D8">
        <w:t>(</w:t>
      </w:r>
      <w:r w:rsidR="002A3211" w:rsidRPr="003F71D8">
        <w:t>C</w:t>
      </w:r>
      <w:r w:rsidRPr="003F71D8">
        <w:t>)</w:t>
      </w:r>
      <w:r w:rsidR="002A3211" w:rsidRPr="003F71D8">
        <w:t xml:space="preserve">, </w:t>
      </w:r>
      <w:r w:rsidR="00E77F33" w:rsidRPr="003F71D8">
        <w:t xml:space="preserve">utilizando </w:t>
      </w:r>
      <w:r w:rsidR="002B2DE8" w:rsidRPr="003F71D8">
        <w:t xml:space="preserve">como entrada </w:t>
      </w:r>
      <w:r w:rsidR="00E77F33" w:rsidRPr="003F71D8">
        <w:t>a imagem de toda a face</w:t>
      </w:r>
      <w:r w:rsidRPr="003F71D8">
        <w:t>.</w:t>
      </w:r>
      <w:r w:rsidR="00E77F33" w:rsidRPr="003F71D8">
        <w:t xml:space="preserve"> </w:t>
      </w:r>
      <w:r w:rsidRPr="003F71D8">
        <w:t>E</w:t>
      </w:r>
      <w:r w:rsidR="008E3D9E" w:rsidRPr="003F71D8">
        <w:t>l</w:t>
      </w:r>
      <w:r w:rsidR="00B074B6" w:rsidRPr="003F71D8">
        <w:t>a é composta por cinco camadas convolucionais, três camadas de subamostragem com tamanho de filtro 3 × 3 e duas camadas totalmente conectadas FC1 e FC2.</w:t>
      </w:r>
      <w:r w:rsidR="00D5639F" w:rsidRPr="003F71D8">
        <w:t xml:space="preserve"> O número de neurônios das camadas totalmente conectadas foi de 4096 para FC1 e 1000 para FC2.</w:t>
      </w:r>
    </w:p>
    <w:p w14:paraId="08D129F3" w14:textId="3F6402EF" w:rsidR="00B8489C" w:rsidRPr="003F71D8" w:rsidRDefault="00B8489C" w:rsidP="003F71D8">
      <w:pPr>
        <w:pStyle w:val="TF-TEXTO"/>
      </w:pPr>
      <w:r w:rsidRPr="003F71D8">
        <w:tab/>
        <w:t xml:space="preserve">Para </w:t>
      </w:r>
      <w:r w:rsidR="00322C8C" w:rsidRPr="003F71D8">
        <w:t>o treinamento da rede</w:t>
      </w:r>
      <w:r w:rsidR="00AF71AC" w:rsidRPr="003F71D8">
        <w:t>,</w:t>
      </w:r>
      <w:r w:rsidR="00322C8C" w:rsidRPr="003F71D8">
        <w:t xml:space="preserve"> </w:t>
      </w:r>
      <w:proofErr w:type="spellStart"/>
      <w:r w:rsidRPr="003F71D8">
        <w:t>Ansari</w:t>
      </w:r>
      <w:proofErr w:type="spellEnd"/>
      <w:r w:rsidRPr="003F71D8">
        <w:t xml:space="preserve"> </w:t>
      </w:r>
      <w:r w:rsidRPr="003F71D8">
        <w:rPr>
          <w:i/>
          <w:iCs/>
        </w:rPr>
        <w:t>et al</w:t>
      </w:r>
      <w:r w:rsidRPr="003F71D8">
        <w:t xml:space="preserve">. (2021) </w:t>
      </w:r>
      <w:r w:rsidR="00322C8C" w:rsidRPr="003F71D8">
        <w:t>utiliz</w:t>
      </w:r>
      <w:r w:rsidR="00AF71AC" w:rsidRPr="003F71D8">
        <w:t>aram</w:t>
      </w:r>
      <w:r w:rsidR="00322C8C" w:rsidRPr="003F71D8">
        <w:t xml:space="preserve"> dois conjuntos de dados, o primeiro consiste em </w:t>
      </w:r>
      <w:r w:rsidR="003249C1" w:rsidRPr="003F71D8">
        <w:t xml:space="preserve">6.000 imagens </w:t>
      </w:r>
      <w:r w:rsidR="00FE300E" w:rsidRPr="003F71D8">
        <w:t xml:space="preserve">e foi </w:t>
      </w:r>
      <w:r w:rsidR="000E4712" w:rsidRPr="003F71D8">
        <w:t>adquirida</w:t>
      </w:r>
      <w:r w:rsidR="003249C1" w:rsidRPr="003F71D8">
        <w:t xml:space="preserve"> </w:t>
      </w:r>
      <w:r w:rsidR="00EF7CB3" w:rsidRPr="003F71D8">
        <w:t xml:space="preserve">através </w:t>
      </w:r>
      <w:r w:rsidR="00613BBC" w:rsidRPr="003F71D8">
        <w:t xml:space="preserve">do </w:t>
      </w:r>
      <w:r w:rsidR="00613BBC" w:rsidRPr="003F71D8">
        <w:rPr>
          <w:i/>
          <w:iCs/>
        </w:rPr>
        <w:t>click</w:t>
      </w:r>
      <w:r w:rsidR="00613BBC" w:rsidRPr="003F71D8">
        <w:t xml:space="preserve"> em </w:t>
      </w:r>
      <w:r w:rsidR="00EF7CB3" w:rsidRPr="003F71D8">
        <w:t xml:space="preserve">20 pontos que foram </w:t>
      </w:r>
      <w:r w:rsidR="00FA2EB8" w:rsidRPr="003F71D8">
        <w:t>exibidos na tela</w:t>
      </w:r>
      <w:r w:rsidR="003249C1" w:rsidRPr="003F71D8">
        <w:t>,</w:t>
      </w:r>
      <w:r w:rsidR="00613BBC" w:rsidRPr="003F71D8">
        <w:t xml:space="preserve"> de forma uniform</w:t>
      </w:r>
      <w:r w:rsidR="00D11FF1">
        <w:t>e</w:t>
      </w:r>
      <w:r w:rsidR="00210861" w:rsidRPr="003F71D8">
        <w:t>,</w:t>
      </w:r>
      <w:r w:rsidR="00613BBC" w:rsidRPr="003F71D8">
        <w:t xml:space="preserve"> em uma grade </w:t>
      </w:r>
      <w:r w:rsidR="00920140" w:rsidRPr="003F71D8">
        <w:t>cinco por quatro</w:t>
      </w:r>
      <w:r w:rsidR="00210861" w:rsidRPr="003F71D8">
        <w:t>.</w:t>
      </w:r>
      <w:r w:rsidR="00920140" w:rsidRPr="003F71D8">
        <w:t xml:space="preserve"> </w:t>
      </w:r>
      <w:r w:rsidR="00210861" w:rsidRPr="003F71D8">
        <w:t>A</w:t>
      </w:r>
      <w:r w:rsidR="00920140" w:rsidRPr="003F71D8">
        <w:t xml:space="preserve"> segunda base também</w:t>
      </w:r>
      <w:r w:rsidR="00210861" w:rsidRPr="003F71D8">
        <w:t xml:space="preserve"> se</w:t>
      </w:r>
      <w:r w:rsidR="00920140" w:rsidRPr="003F71D8">
        <w:t xml:space="preserve"> utilizou o sistema de </w:t>
      </w:r>
      <w:r w:rsidR="00C56DE0" w:rsidRPr="003F71D8">
        <w:t>pontos,</w:t>
      </w:r>
      <w:r w:rsidR="00920140" w:rsidRPr="003F71D8">
        <w:t xml:space="preserve"> mas utilizando </w:t>
      </w:r>
      <w:r w:rsidR="00210861" w:rsidRPr="003F71D8">
        <w:t xml:space="preserve">a amostra de </w:t>
      </w:r>
      <w:r w:rsidR="002772C4" w:rsidRPr="003F71D8">
        <w:t xml:space="preserve">quatro outros </w:t>
      </w:r>
      <w:r w:rsidR="00210861" w:rsidRPr="003F71D8">
        <w:t xml:space="preserve">pessoas. No qual </w:t>
      </w:r>
      <w:r w:rsidR="002772C4" w:rsidRPr="003F71D8">
        <w:t xml:space="preserve">um </w:t>
      </w:r>
      <w:r w:rsidR="008E1E4E" w:rsidRPr="003F71D8">
        <w:t xml:space="preserve">deles </w:t>
      </w:r>
      <w:r w:rsidR="002772C4" w:rsidRPr="003F71D8">
        <w:t>realizou o teste duas vezes</w:t>
      </w:r>
      <w:r w:rsidR="00B472F7" w:rsidRPr="003F71D8">
        <w:t xml:space="preserve">, uma </w:t>
      </w:r>
      <w:r w:rsidR="008E1E4E" w:rsidRPr="003F71D8">
        <w:t xml:space="preserve">vez </w:t>
      </w:r>
      <w:r w:rsidR="00B472F7" w:rsidRPr="003F71D8">
        <w:t xml:space="preserve">utilizando óculos e a outra </w:t>
      </w:r>
      <w:r w:rsidR="00CA7A00" w:rsidRPr="003F71D8">
        <w:t>com</w:t>
      </w:r>
      <w:r w:rsidR="0076543D" w:rsidRPr="003F71D8">
        <w:t xml:space="preserve"> </w:t>
      </w:r>
      <w:r w:rsidR="00B472F7" w:rsidRPr="003F71D8">
        <w:t>lentes de contato</w:t>
      </w:r>
      <w:r w:rsidR="00CA7A00" w:rsidRPr="003F71D8">
        <w:t>.</w:t>
      </w:r>
      <w:r w:rsidR="00B472F7" w:rsidRPr="003F71D8">
        <w:t xml:space="preserve"> </w:t>
      </w:r>
    </w:p>
    <w:p w14:paraId="09601E91" w14:textId="1DEBF3AD" w:rsidR="00AF068A" w:rsidRDefault="00557084" w:rsidP="003F71D8">
      <w:pPr>
        <w:pStyle w:val="TF-TEXTO"/>
      </w:pPr>
      <w:r w:rsidRPr="003F71D8">
        <w:tab/>
        <w:t>Durante os teste</w:t>
      </w:r>
      <w:r w:rsidR="000506F9" w:rsidRPr="003F71D8">
        <w:t>s</w:t>
      </w:r>
      <w:r w:rsidRPr="003F71D8">
        <w:t xml:space="preserve"> </w:t>
      </w:r>
      <w:r w:rsidR="00362568" w:rsidRPr="003F71D8">
        <w:t>realizados</w:t>
      </w:r>
      <w:r w:rsidR="00DF2728" w:rsidRPr="003F71D8">
        <w:t>,</w:t>
      </w:r>
      <w:r w:rsidR="00362568" w:rsidRPr="003F71D8">
        <w:t xml:space="preserve"> </w:t>
      </w:r>
      <w:proofErr w:type="spellStart"/>
      <w:r w:rsidR="00362568" w:rsidRPr="003F71D8">
        <w:t>A</w:t>
      </w:r>
      <w:r w:rsidR="00DF2728" w:rsidRPr="003F71D8">
        <w:t>nsari</w:t>
      </w:r>
      <w:proofErr w:type="spellEnd"/>
      <w:r w:rsidR="00362568" w:rsidRPr="003F71D8">
        <w:t xml:space="preserve"> </w:t>
      </w:r>
      <w:r w:rsidR="00362568" w:rsidRPr="003F71D8">
        <w:rPr>
          <w:i/>
          <w:iCs/>
        </w:rPr>
        <w:t>et al</w:t>
      </w:r>
      <w:r w:rsidR="00362568" w:rsidRPr="003F71D8">
        <w:t xml:space="preserve">. (2021) </w:t>
      </w:r>
      <w:r w:rsidRPr="003F71D8">
        <w:t>observa</w:t>
      </w:r>
      <w:r w:rsidR="00DF2728" w:rsidRPr="003F71D8">
        <w:t xml:space="preserve">ram </w:t>
      </w:r>
      <w:r w:rsidR="008B3D79" w:rsidRPr="003F71D8">
        <w:t>que ao melhorar a</w:t>
      </w:r>
      <w:r w:rsidR="00AA2791" w:rsidRPr="003F71D8">
        <w:t xml:space="preserve"> nitidez</w:t>
      </w:r>
      <w:r w:rsidR="008B3D79" w:rsidRPr="003F71D8">
        <w:t>,</w:t>
      </w:r>
      <w:r w:rsidR="00AA2791" w:rsidRPr="003F71D8">
        <w:t xml:space="preserve"> </w:t>
      </w:r>
      <w:r w:rsidR="008B3D79" w:rsidRPr="003F71D8">
        <w:t>aumentou-se</w:t>
      </w:r>
      <w:r w:rsidR="00BF4815" w:rsidRPr="003F71D8">
        <w:t xml:space="preserve"> a</w:t>
      </w:r>
      <w:r w:rsidR="008B3D79" w:rsidRPr="003F71D8">
        <w:t xml:space="preserve"> taxa de</w:t>
      </w:r>
      <w:r w:rsidR="00BF4815" w:rsidRPr="003F71D8">
        <w:t xml:space="preserve"> classificação de 77% para 81%</w:t>
      </w:r>
      <w:r w:rsidR="008B3D79" w:rsidRPr="003F71D8">
        <w:t>. A partir disso</w:t>
      </w:r>
      <w:r w:rsidR="003F71D8" w:rsidRPr="003F71D8">
        <w:t xml:space="preserve">, os autores apontam </w:t>
      </w:r>
      <w:r w:rsidRPr="003F71D8">
        <w:t xml:space="preserve">que </w:t>
      </w:r>
      <w:r w:rsidR="00736144" w:rsidRPr="003F71D8">
        <w:t xml:space="preserve">a arquitetura treinada apenas </w:t>
      </w:r>
      <w:r w:rsidR="003F71D8" w:rsidRPr="003F71D8">
        <w:t xml:space="preserve">considerando o </w:t>
      </w:r>
      <w:r w:rsidR="00736144" w:rsidRPr="003F71D8">
        <w:t>olho esquerdo teve</w:t>
      </w:r>
      <w:r w:rsidR="008E1465" w:rsidRPr="003F71D8">
        <w:t xml:space="preserve"> </w:t>
      </w:r>
      <w:r w:rsidR="00E93A8F" w:rsidRPr="003F71D8">
        <w:t>resultados</w:t>
      </w:r>
      <w:r w:rsidR="008E1465" w:rsidRPr="003F71D8">
        <w:t xml:space="preserve"> acima</w:t>
      </w:r>
      <w:r w:rsidR="00807137" w:rsidRPr="003F71D8">
        <w:t xml:space="preserve"> </w:t>
      </w:r>
      <w:r w:rsidR="008E1465" w:rsidRPr="003F71D8">
        <w:t>de 88% de precisão</w:t>
      </w:r>
      <w:r w:rsidR="000506F9" w:rsidRPr="003F71D8">
        <w:t xml:space="preserve">. </w:t>
      </w:r>
      <w:r w:rsidR="003F71D8" w:rsidRPr="003F71D8">
        <w:t xml:space="preserve">Já </w:t>
      </w:r>
      <w:r w:rsidR="000506F9" w:rsidRPr="003F71D8">
        <w:t xml:space="preserve">a </w:t>
      </w:r>
      <w:r w:rsidR="00E93A8F" w:rsidRPr="003F71D8">
        <w:t xml:space="preserve">arquitetura </w:t>
      </w:r>
      <w:r w:rsidR="000506F9" w:rsidRPr="003F71D8">
        <w:t>para detectar</w:t>
      </w:r>
      <w:r w:rsidR="00E93A8F" w:rsidRPr="003F71D8">
        <w:t xml:space="preserve"> os dois olhos</w:t>
      </w:r>
      <w:r w:rsidR="003F71D8" w:rsidRPr="003F71D8">
        <w:t>,</w:t>
      </w:r>
      <w:r w:rsidR="00E93A8F" w:rsidRPr="003F71D8">
        <w:t xml:space="preserve"> </w:t>
      </w:r>
      <w:r w:rsidR="002A7EA0" w:rsidRPr="003F71D8">
        <w:t xml:space="preserve">não </w:t>
      </w:r>
      <w:r w:rsidR="003F71D8" w:rsidRPr="003F71D8">
        <w:t>obteve</w:t>
      </w:r>
      <w:r w:rsidR="002A7EA0" w:rsidRPr="003F71D8">
        <w:t xml:space="preserve"> resultados satisfatórios </w:t>
      </w:r>
      <w:r w:rsidR="00E93A8F" w:rsidRPr="003F71D8">
        <w:t>e que as 70 épocas utilizadas</w:t>
      </w:r>
      <w:r w:rsidR="000506F9" w:rsidRPr="003F71D8">
        <w:t xml:space="preserve"> no treino</w:t>
      </w:r>
      <w:r w:rsidR="00E93A8F" w:rsidRPr="003F71D8">
        <w:t xml:space="preserve"> não foram suficientes.</w:t>
      </w:r>
      <w:r w:rsidR="003F71D8" w:rsidRPr="003F71D8">
        <w:t xml:space="preserve"> </w:t>
      </w:r>
      <w:proofErr w:type="spellStart"/>
      <w:r w:rsidR="003F71D8" w:rsidRPr="003F71D8">
        <w:t>Ansari</w:t>
      </w:r>
      <w:proofErr w:type="spellEnd"/>
      <w:r w:rsidR="003F71D8" w:rsidRPr="003F71D8">
        <w:t xml:space="preserve"> </w:t>
      </w:r>
      <w:r w:rsidR="003F71D8" w:rsidRPr="003F71D8">
        <w:rPr>
          <w:i/>
          <w:iCs/>
        </w:rPr>
        <w:t>et al</w:t>
      </w:r>
      <w:r w:rsidR="003F71D8" w:rsidRPr="003F71D8">
        <w:t>. (2021) relatam que a</w:t>
      </w:r>
      <w:r w:rsidR="00AB3539" w:rsidRPr="003F71D8">
        <w:t xml:space="preserve"> arquitetura que utilizava a face completa </w:t>
      </w:r>
      <w:r w:rsidR="00B76C82" w:rsidRPr="003F71D8">
        <w:t>apresentou precisão de</w:t>
      </w:r>
      <w:r w:rsidR="00AB3539" w:rsidRPr="003F71D8">
        <w:t xml:space="preserve"> </w:t>
      </w:r>
      <w:r w:rsidR="00B76C82" w:rsidRPr="003F71D8">
        <w:t>81,81%</w:t>
      </w:r>
      <w:r w:rsidR="003F71D8">
        <w:t>.</w:t>
      </w:r>
      <w:r w:rsidR="00D21674" w:rsidRPr="003F71D8">
        <w:t xml:space="preserve"> </w:t>
      </w:r>
      <w:r w:rsidR="003F71D8">
        <w:t>Resultado considerado</w:t>
      </w:r>
      <w:r w:rsidR="00D21674" w:rsidRPr="003F71D8">
        <w:t xml:space="preserve"> </w:t>
      </w:r>
      <w:r w:rsidR="003F71D8">
        <w:t>razoável</w:t>
      </w:r>
      <w:r w:rsidR="001B66AB" w:rsidRPr="003F71D8">
        <w:t>,</w:t>
      </w:r>
      <w:r w:rsidR="00D21674" w:rsidRPr="003F71D8">
        <w:t xml:space="preserve"> entretanto</w:t>
      </w:r>
      <w:r w:rsidR="003F71D8">
        <w:t xml:space="preserve">, os </w:t>
      </w:r>
      <w:r w:rsidR="003F71D8" w:rsidRPr="003F71D8">
        <w:t>autores</w:t>
      </w:r>
      <w:r w:rsidR="00D21674" w:rsidRPr="003F71D8">
        <w:t xml:space="preserve"> </w:t>
      </w:r>
      <w:r w:rsidR="003F71D8">
        <w:t>ressaltam</w:t>
      </w:r>
      <w:r w:rsidR="00D21674" w:rsidRPr="003F71D8">
        <w:t xml:space="preserve"> o </w:t>
      </w:r>
      <w:r w:rsidR="003F71D8">
        <w:t>alto custo computacional para realizar o</w:t>
      </w:r>
      <w:r w:rsidR="00D21674" w:rsidRPr="003F71D8">
        <w:t xml:space="preserve"> treinamento</w:t>
      </w:r>
      <w:r w:rsidR="003F71D8">
        <w:t xml:space="preserve">. Além disso, eles afirmam que </w:t>
      </w:r>
      <w:r w:rsidR="00494EBE" w:rsidRPr="003F71D8">
        <w:t>a quantidade de dados irrelevantes na imagem não interfer</w:t>
      </w:r>
      <w:r w:rsidR="003F71D8">
        <w:t>iram</w:t>
      </w:r>
      <w:r w:rsidR="00494EBE" w:rsidRPr="003F71D8">
        <w:t xml:space="preserve"> </w:t>
      </w:r>
      <w:r w:rsidR="003F71D8">
        <w:t>no resultado final</w:t>
      </w:r>
      <w:r w:rsidR="00494EBE">
        <w:t xml:space="preserve">. </w:t>
      </w:r>
    </w:p>
    <w:p w14:paraId="26B3B5DC" w14:textId="7C6EB88E" w:rsidR="00150469" w:rsidRPr="00150469" w:rsidRDefault="00150469" w:rsidP="00150469">
      <w:pPr>
        <w:pStyle w:val="TF-TEXTO"/>
      </w:pPr>
      <w:r>
        <w:t>Adriano</w:t>
      </w:r>
      <w:r>
        <w:rPr>
          <w:i/>
          <w:iCs/>
        </w:rPr>
        <w:t xml:space="preserve"> et al</w:t>
      </w:r>
      <w:r>
        <w:t xml:space="preserve">. (2020) </w:t>
      </w:r>
      <w:r w:rsidR="00EC467F">
        <w:t>concluem que através de uma</w:t>
      </w:r>
      <w:r>
        <w:t xml:space="preserve"> </w:t>
      </w:r>
      <w:r w:rsidR="0054204D">
        <w:t xml:space="preserve">rede </w:t>
      </w:r>
      <w:r>
        <w:t xml:space="preserve">CNN </w:t>
      </w:r>
      <w:r w:rsidR="0054204D">
        <w:t>é possível obter resultados que podem ser utilizad</w:t>
      </w:r>
      <w:r w:rsidR="00355DA0">
        <w:t>o</w:t>
      </w:r>
      <w:r w:rsidR="0054204D">
        <w:t xml:space="preserve">s em aplicações </w:t>
      </w:r>
      <w:r w:rsidR="00142221">
        <w:t>práticas</w:t>
      </w:r>
      <w:r w:rsidR="0054204D">
        <w:t xml:space="preserve"> </w:t>
      </w:r>
      <w:r w:rsidR="00355DA0">
        <w:t xml:space="preserve">em </w:t>
      </w:r>
      <w:r w:rsidR="00B17A0B">
        <w:t>ambiente</w:t>
      </w:r>
      <w:r w:rsidR="00355DA0">
        <w:t xml:space="preserve"> real</w:t>
      </w:r>
      <w:r w:rsidR="00EC467F">
        <w:t>. Eles também</w:t>
      </w:r>
      <w:r w:rsidR="00B17A0B">
        <w:t xml:space="preserve"> </w:t>
      </w:r>
      <w:r w:rsidR="00EC467F">
        <w:t xml:space="preserve">apontam que </w:t>
      </w:r>
      <w:r w:rsidR="00B17A0B">
        <w:t xml:space="preserve">o ponto de olhar não foi </w:t>
      </w:r>
      <w:r w:rsidR="00EC467F">
        <w:t xml:space="preserve">calculado através de uma </w:t>
      </w:r>
      <w:r w:rsidR="00B17A0B">
        <w:t>de regressão</w:t>
      </w:r>
      <w:r w:rsidR="00EC467F">
        <w:t>.</w:t>
      </w:r>
      <w:r w:rsidR="00B17A0B">
        <w:t xml:space="preserve"> Além disso, o número de participantes e a quantidade de dados eram limitados</w:t>
      </w:r>
      <w:r w:rsidR="003E6F1C">
        <w:t>.</w:t>
      </w:r>
    </w:p>
    <w:p w14:paraId="5B633D59" w14:textId="185F61B1" w:rsidR="00ED305B" w:rsidRPr="009363D3" w:rsidRDefault="008C62AC" w:rsidP="009363D3">
      <w:pPr>
        <w:pStyle w:val="Ttulo2"/>
        <w:rPr>
          <w:lang w:val="en-US"/>
        </w:rPr>
      </w:pPr>
      <w:r w:rsidRPr="008C62AC">
        <w:rPr>
          <w:lang w:val="en-US"/>
        </w:rPr>
        <w:lastRenderedPageBreak/>
        <w:t>New Features for Eye-Tracking Systems: Preliminary Results</w:t>
      </w:r>
    </w:p>
    <w:p w14:paraId="333368AF" w14:textId="5B37F2E7" w:rsidR="002431B7" w:rsidRDefault="00726A15" w:rsidP="0023641B">
      <w:pPr>
        <w:pStyle w:val="TF-TEXTO"/>
        <w:ind w:firstLine="567"/>
      </w:pPr>
      <w:r w:rsidRPr="003E6F1C">
        <w:t>Al-</w:t>
      </w:r>
      <w:proofErr w:type="spellStart"/>
      <w:r w:rsidRPr="003E6F1C">
        <w:t>btoush</w:t>
      </w:r>
      <w:proofErr w:type="spellEnd"/>
      <w:r w:rsidR="00DB3F20" w:rsidRPr="003E6F1C">
        <w:t xml:space="preserve"> </w:t>
      </w:r>
      <w:r w:rsidR="006515CA" w:rsidRPr="003E6F1C">
        <w:rPr>
          <w:i/>
          <w:iCs/>
        </w:rPr>
        <w:t>et al</w:t>
      </w:r>
      <w:r w:rsidRPr="003E6F1C">
        <w:rPr>
          <w:i/>
          <w:iCs/>
        </w:rPr>
        <w:t>.</w:t>
      </w:r>
      <w:r w:rsidR="006515CA" w:rsidRPr="003E6F1C">
        <w:t xml:space="preserve"> (2019 p.</w:t>
      </w:r>
      <w:r w:rsidRPr="003E6F1C">
        <w:t xml:space="preserve"> </w:t>
      </w:r>
      <w:r w:rsidR="006515CA" w:rsidRPr="003E6F1C">
        <w:t xml:space="preserve">179) </w:t>
      </w:r>
      <w:r w:rsidRPr="003E6F1C">
        <w:t xml:space="preserve">tinham como objetivo </w:t>
      </w:r>
      <w:r w:rsidR="006515CA" w:rsidRPr="003E6F1C">
        <w:t>localizar a</w:t>
      </w:r>
      <w:r w:rsidR="00C31342">
        <w:t xml:space="preserve"> posição da </w:t>
      </w:r>
      <w:r w:rsidR="006515CA" w:rsidRPr="003E6F1C">
        <w:t>pupila</w:t>
      </w:r>
      <w:r w:rsidR="00C31342">
        <w:t xml:space="preserve"> e definir o ponto focal</w:t>
      </w:r>
      <w:r w:rsidR="006515CA" w:rsidRPr="003E6F1C">
        <w:t xml:space="preserve">. </w:t>
      </w:r>
      <w:r w:rsidRPr="003E6F1C">
        <w:t xml:space="preserve"> Para isso, os autores utilizaram</w:t>
      </w:r>
      <w:r>
        <w:t xml:space="preserve"> </w:t>
      </w:r>
      <w:r w:rsidR="00C31342">
        <w:t>duas estratégias</w:t>
      </w:r>
      <w:r w:rsidR="00F743C5">
        <w:t>:</w:t>
      </w:r>
      <w:r w:rsidR="00C31342">
        <w:t xml:space="preserve"> a primeira </w:t>
      </w:r>
      <w:r w:rsidR="00177B5A">
        <w:t xml:space="preserve">utiliza a posição (x, y) da pupila para definir o ponto focal </w:t>
      </w:r>
      <w:r w:rsidR="00F743C5">
        <w:t xml:space="preserve">e, </w:t>
      </w:r>
      <w:r w:rsidR="00177B5A">
        <w:t>o segundo</w:t>
      </w:r>
      <w:r w:rsidR="00F743C5">
        <w:t>,</w:t>
      </w:r>
      <w:r w:rsidR="00177B5A">
        <w:t xml:space="preserve"> </w:t>
      </w:r>
      <w:r w:rsidR="007621C1">
        <w:t>calcula a posição da pupila utilizando as áreas da</w:t>
      </w:r>
      <w:r w:rsidR="007F2A93">
        <w:t xml:space="preserve"> esclera</w:t>
      </w:r>
      <w:r w:rsidR="00F743C5">
        <w:t>, buscando</w:t>
      </w:r>
      <w:r w:rsidR="005377F0">
        <w:t xml:space="preserve"> encontrar </w:t>
      </w:r>
      <w:r w:rsidR="00F743C5">
        <w:t xml:space="preserve">a parte branca em </w:t>
      </w:r>
      <w:r w:rsidR="00062AEC">
        <w:t xml:space="preserve">cada um dos cantos do olho </w:t>
      </w:r>
      <w:r w:rsidR="00BE0464">
        <w:t>R1,</w:t>
      </w:r>
      <w:r w:rsidR="0023641B">
        <w:t xml:space="preserve"> </w:t>
      </w:r>
      <w:r w:rsidR="00BE0464">
        <w:t>R2,</w:t>
      </w:r>
      <w:r w:rsidR="0023641B">
        <w:t xml:space="preserve"> </w:t>
      </w:r>
      <w:r w:rsidR="00BE0464">
        <w:t>R3</w:t>
      </w:r>
      <w:r w:rsidR="00F743C5">
        <w:t xml:space="preserve"> e</w:t>
      </w:r>
      <w:r w:rsidR="0023641B">
        <w:t xml:space="preserve"> </w:t>
      </w:r>
      <w:r w:rsidR="00BE0464">
        <w:t>R4</w:t>
      </w:r>
      <w:r w:rsidR="00F743C5">
        <w:t>,</w:t>
      </w:r>
      <w:r w:rsidR="00BE0464">
        <w:t xml:space="preserve"> </w:t>
      </w:r>
      <w:r w:rsidR="0023641B">
        <w:t>conforme</w:t>
      </w:r>
      <w:r w:rsidR="00062AEC">
        <w:t xml:space="preserve"> </w:t>
      </w:r>
      <w:r w:rsidR="0023641B">
        <w:t>de</w:t>
      </w:r>
      <w:r w:rsidR="00062AEC">
        <w:t>mo</w:t>
      </w:r>
      <w:r w:rsidR="0023641B">
        <w:t>n</w:t>
      </w:r>
      <w:r w:rsidR="00062AEC">
        <w:t>stra</w:t>
      </w:r>
      <w:r w:rsidR="0023641B">
        <w:t xml:space="preserve"> </w:t>
      </w:r>
      <w:r w:rsidR="00062AEC">
        <w:t xml:space="preserve">a </w:t>
      </w:r>
      <w:r w:rsidR="0080238F">
        <w:fldChar w:fldCharType="begin"/>
      </w:r>
      <w:r w:rsidR="0080238F">
        <w:instrText xml:space="preserve"> REF _Ref116506961 \h </w:instrText>
      </w:r>
      <w:r w:rsidR="0080238F">
        <w:fldChar w:fldCharType="separate"/>
      </w:r>
      <w:r w:rsidR="00911B58">
        <w:t xml:space="preserve">Figura </w:t>
      </w:r>
      <w:r w:rsidR="00911B58">
        <w:rPr>
          <w:noProof/>
        </w:rPr>
        <w:t>6</w:t>
      </w:r>
      <w:r w:rsidR="0080238F">
        <w:fldChar w:fldCharType="end"/>
      </w:r>
      <w:r w:rsidR="0023641B">
        <w:t>.</w:t>
      </w:r>
      <w:r w:rsidR="00AB0A73">
        <w:t xml:space="preserve"> </w:t>
      </w:r>
      <w:r w:rsidR="00410E32">
        <w:t xml:space="preserve"> </w:t>
      </w:r>
    </w:p>
    <w:p w14:paraId="6A1B0473" w14:textId="0A18A2B1" w:rsidR="0080238F" w:rsidRDefault="0080238F" w:rsidP="0080238F">
      <w:pPr>
        <w:pStyle w:val="TF-LEGENDA"/>
        <w:rPr>
          <w:noProof/>
        </w:rPr>
      </w:pPr>
      <w:bookmarkStart w:id="44" w:name="_Ref116506961"/>
      <w:r>
        <w:t xml:space="preserve">Figura </w:t>
      </w:r>
      <w:fldSimple w:instr=" SEQ Figura \* ARABIC ">
        <w:r w:rsidR="00911B58">
          <w:rPr>
            <w:noProof/>
          </w:rPr>
          <w:t>6</w:t>
        </w:r>
      </w:fldSimple>
      <w:bookmarkEnd w:id="44"/>
      <w:r w:rsidR="000830ED">
        <w:rPr>
          <w:noProof/>
        </w:rPr>
        <w:t xml:space="preserve"> </w:t>
      </w:r>
      <w:r w:rsidR="000830ED" w:rsidRPr="00F3649F">
        <w:t>–</w:t>
      </w:r>
      <w:r>
        <w:t xml:space="preserve"> P</w:t>
      </w:r>
      <w:r w:rsidR="00E85663">
        <w:t>roporções d</w:t>
      </w:r>
      <w:r>
        <w:t>a</w:t>
      </w:r>
      <w:r w:rsidR="00E85663">
        <w:t xml:space="preserve"> área de brancos para área de cantos.</w:t>
      </w:r>
      <w:r w:rsidR="00E85663" w:rsidRPr="00E85663">
        <w:rPr>
          <w:noProof/>
        </w:rPr>
        <w:t xml:space="preserve">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3681"/>
        <w:gridCol w:w="3402"/>
      </w:tblGrid>
      <w:tr w:rsidR="0080238F" w14:paraId="6E95E5D9" w14:textId="77777777" w:rsidTr="0080238F">
        <w:trPr>
          <w:jc w:val="center"/>
        </w:trPr>
        <w:tc>
          <w:tcPr>
            <w:tcW w:w="3681" w:type="dxa"/>
          </w:tcPr>
          <w:p w14:paraId="123FE6DF" w14:textId="079F9B4A" w:rsidR="0080238F" w:rsidRDefault="0080238F" w:rsidP="0080238F">
            <w:pPr>
              <w:pStyle w:val="TF-TEXTOQUADRO"/>
            </w:pPr>
            <w:r w:rsidRPr="00E85663">
              <w:rPr>
                <w:noProof/>
                <w:lang w:val="en-US"/>
              </w:rPr>
              <w:drawing>
                <wp:inline distT="0" distB="0" distL="0" distR="0" wp14:anchorId="11151744" wp14:editId="712A33B6">
                  <wp:extent cx="2027555" cy="1991860"/>
                  <wp:effectExtent l="19050" t="19050" r="10795"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613" cy="2009600"/>
                          </a:xfrm>
                          <a:prstGeom prst="rect">
                            <a:avLst/>
                          </a:prstGeom>
                          <a:ln>
                            <a:solidFill>
                              <a:schemeClr val="tx1"/>
                            </a:solidFill>
                          </a:ln>
                        </pic:spPr>
                      </pic:pic>
                    </a:graphicData>
                  </a:graphic>
                </wp:inline>
              </w:drawing>
            </w:r>
          </w:p>
        </w:tc>
        <w:tc>
          <w:tcPr>
            <w:tcW w:w="3402" w:type="dxa"/>
          </w:tcPr>
          <w:p w14:paraId="3888AE5D" w14:textId="3D4277C8" w:rsidR="0080238F" w:rsidRDefault="0080238F" w:rsidP="0080238F">
            <w:pPr>
              <w:pStyle w:val="TF-TEXTOQUADRO"/>
            </w:pPr>
            <w:r w:rsidRPr="00E6148A">
              <w:rPr>
                <w:noProof/>
              </w:rPr>
              <w:drawing>
                <wp:inline distT="0" distB="0" distL="0" distR="0" wp14:anchorId="39FA124B" wp14:editId="499C8A88">
                  <wp:extent cx="1955238" cy="1996160"/>
                  <wp:effectExtent l="19050" t="19050" r="26035" b="23495"/>
                  <wp:docPr id="8" name="Imagem 8"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PowerPoint&#10;&#10;Descrição gerada automaticamente"/>
                          <pic:cNvPicPr/>
                        </pic:nvPicPr>
                        <pic:blipFill>
                          <a:blip r:embed="rId17"/>
                          <a:stretch>
                            <a:fillRect/>
                          </a:stretch>
                        </pic:blipFill>
                        <pic:spPr>
                          <a:xfrm>
                            <a:off x="0" y="0"/>
                            <a:ext cx="1974182" cy="2015500"/>
                          </a:xfrm>
                          <a:prstGeom prst="rect">
                            <a:avLst/>
                          </a:prstGeom>
                          <a:ln w="3175">
                            <a:solidFill>
                              <a:schemeClr val="tx1"/>
                            </a:solidFill>
                          </a:ln>
                        </pic:spPr>
                      </pic:pic>
                    </a:graphicData>
                  </a:graphic>
                </wp:inline>
              </w:drawing>
            </w:r>
          </w:p>
        </w:tc>
      </w:tr>
    </w:tbl>
    <w:p w14:paraId="6C70AFBF" w14:textId="62BE7064" w:rsidR="000830ED" w:rsidRPr="006869AE" w:rsidRDefault="000830ED" w:rsidP="000830ED">
      <w:pPr>
        <w:pStyle w:val="TF-FONTE"/>
        <w:rPr>
          <w:lang w:val="en-US"/>
        </w:rPr>
      </w:pPr>
      <w:r w:rsidRPr="006869AE">
        <w:rPr>
          <w:lang w:val="en-US"/>
        </w:rPr>
        <w:t>Fonte: A</w:t>
      </w:r>
      <w:r w:rsidR="0023641B" w:rsidRPr="006869AE">
        <w:rPr>
          <w:lang w:val="en-US"/>
        </w:rPr>
        <w:t>l-</w:t>
      </w:r>
      <w:proofErr w:type="spellStart"/>
      <w:r w:rsidR="0023641B" w:rsidRPr="006869AE">
        <w:rPr>
          <w:lang w:val="en-US"/>
        </w:rPr>
        <w:t>btoush</w:t>
      </w:r>
      <w:proofErr w:type="spellEnd"/>
      <w:r w:rsidRPr="006869AE">
        <w:rPr>
          <w:i/>
          <w:iCs/>
          <w:lang w:val="en-US"/>
        </w:rPr>
        <w:t xml:space="preserve"> et al</w:t>
      </w:r>
      <w:r w:rsidR="0080238F">
        <w:rPr>
          <w:i/>
          <w:iCs/>
          <w:lang w:val="en-US"/>
        </w:rPr>
        <w:t>.</w:t>
      </w:r>
      <w:r w:rsidRPr="006869AE">
        <w:rPr>
          <w:lang w:val="en-US"/>
        </w:rPr>
        <w:t xml:space="preserve"> (2019)</w:t>
      </w:r>
      <w:r w:rsidR="00EF36CC">
        <w:rPr>
          <w:lang w:val="en-US"/>
        </w:rPr>
        <w:t>.</w:t>
      </w:r>
    </w:p>
    <w:p w14:paraId="43DD5E29" w14:textId="2E1E166F" w:rsidR="006515CA" w:rsidRPr="008E4007" w:rsidRDefault="0023641B" w:rsidP="00C9141C">
      <w:pPr>
        <w:pStyle w:val="TF-TEXTO"/>
        <w:ind w:firstLine="567"/>
      </w:pPr>
      <w:r w:rsidRPr="006869AE">
        <w:rPr>
          <w:lang w:val="en-US"/>
        </w:rPr>
        <w:t>Al-</w:t>
      </w:r>
      <w:proofErr w:type="spellStart"/>
      <w:r w:rsidRPr="006869AE">
        <w:rPr>
          <w:lang w:val="en-US"/>
        </w:rPr>
        <w:t>btoush</w:t>
      </w:r>
      <w:proofErr w:type="spellEnd"/>
      <w:r w:rsidR="00AB1FB7" w:rsidRPr="006869AE">
        <w:rPr>
          <w:i/>
          <w:iCs/>
          <w:lang w:val="en-US"/>
        </w:rPr>
        <w:t xml:space="preserve"> et al</w:t>
      </w:r>
      <w:r w:rsidRPr="006869AE">
        <w:rPr>
          <w:i/>
          <w:iCs/>
          <w:lang w:val="en-US"/>
        </w:rPr>
        <w:t>.</w:t>
      </w:r>
      <w:r w:rsidR="00AB1FB7" w:rsidRPr="006869AE">
        <w:rPr>
          <w:lang w:val="en-US"/>
        </w:rPr>
        <w:t xml:space="preserve"> </w:t>
      </w:r>
      <w:r w:rsidR="00AB1FB7" w:rsidRPr="00705D63">
        <w:t>(2019 p.181) utiliz</w:t>
      </w:r>
      <w:r w:rsidRPr="00705D63">
        <w:t>aram como</w:t>
      </w:r>
      <w:r w:rsidR="00AB1FB7" w:rsidRPr="00705D63">
        <w:t xml:space="preserve"> detec</w:t>
      </w:r>
      <w:r w:rsidRPr="00705D63">
        <w:t>t</w:t>
      </w:r>
      <w:r w:rsidR="00AB1FB7" w:rsidRPr="00705D63">
        <w:t>o</w:t>
      </w:r>
      <w:r w:rsidRPr="00705D63">
        <w:t>r</w:t>
      </w:r>
      <w:r w:rsidR="00AB1FB7" w:rsidRPr="00705D63">
        <w:t xml:space="preserve"> d</w:t>
      </w:r>
      <w:r w:rsidRPr="00705D63">
        <w:t>e</w:t>
      </w:r>
      <w:r w:rsidR="00AB1FB7" w:rsidRPr="00705D63">
        <w:t xml:space="preserve"> face</w:t>
      </w:r>
      <w:r w:rsidR="0080238F">
        <w:t>,</w:t>
      </w:r>
      <w:r w:rsidR="00AB1FB7" w:rsidRPr="00705D63">
        <w:t xml:space="preserve"> </w:t>
      </w:r>
      <w:r w:rsidR="00CA0AB0" w:rsidRPr="00705D63">
        <w:t>o método de detecção Viola-Jones</w:t>
      </w:r>
      <w:r w:rsidRPr="00705D63">
        <w:t>. P</w:t>
      </w:r>
      <w:r w:rsidR="00CA0AB0" w:rsidRPr="00705D63">
        <w:t>ara</w:t>
      </w:r>
      <w:r w:rsidRPr="00705D63">
        <w:t xml:space="preserve"> a</w:t>
      </w:r>
      <w:r w:rsidR="00CA0AB0" w:rsidRPr="00705D63">
        <w:t xml:space="preserve"> detecção da pupila</w:t>
      </w:r>
      <w:r w:rsidR="0080238F">
        <w:t>,</w:t>
      </w:r>
      <w:r w:rsidR="00CA0AB0" w:rsidRPr="00705D63">
        <w:t xml:space="preserve"> utiliz</w:t>
      </w:r>
      <w:r w:rsidRPr="00705D63">
        <w:t>ou-se</w:t>
      </w:r>
      <w:r w:rsidR="00CA0AB0" w:rsidRPr="00705D63">
        <w:t xml:space="preserve"> a </w:t>
      </w:r>
      <w:r w:rsidR="007D7C83" w:rsidRPr="00705D63">
        <w:t xml:space="preserve">transformada </w:t>
      </w:r>
      <w:r w:rsidR="00CA0AB0" w:rsidRPr="00705D63">
        <w:t xml:space="preserve">circular de </w:t>
      </w:r>
      <w:proofErr w:type="spellStart"/>
      <w:r w:rsidR="00CA0AB0" w:rsidRPr="00705D63">
        <w:t>Hough</w:t>
      </w:r>
      <w:proofErr w:type="spellEnd"/>
      <w:r w:rsidRPr="00705D63">
        <w:t xml:space="preserve">. Além disso, também </w:t>
      </w:r>
      <w:r w:rsidR="00672775" w:rsidRPr="00705D63">
        <w:t xml:space="preserve">se </w:t>
      </w:r>
      <w:r w:rsidRPr="00705D63">
        <w:t xml:space="preserve">utilizou a </w:t>
      </w:r>
      <w:r w:rsidR="00420E6D" w:rsidRPr="00705D63">
        <w:t xml:space="preserve">plataforma </w:t>
      </w:r>
      <w:r w:rsidR="002A016D" w:rsidRPr="00705D63">
        <w:t>WEKA de mineração de dados</w:t>
      </w:r>
      <w:r w:rsidRPr="00705D63">
        <w:t xml:space="preserve"> </w:t>
      </w:r>
      <w:r w:rsidR="00445742" w:rsidRPr="00705D63">
        <w:t>para realizar os experimentos utilizando uma s</w:t>
      </w:r>
      <w:r w:rsidR="0080238F">
        <w:t>é</w:t>
      </w:r>
      <w:r w:rsidR="00445742" w:rsidRPr="00705D63">
        <w:t>rie de algoritmos de aprendizado de máquina</w:t>
      </w:r>
      <w:r w:rsidR="00B6199D">
        <w:t xml:space="preserve"> já disponíveis na plataforma</w:t>
      </w:r>
      <w:r w:rsidR="00445742" w:rsidRPr="00705D63">
        <w:t>. A</w:t>
      </w:r>
      <w:r w:rsidR="00672775" w:rsidRPr="00705D63">
        <w:t xml:space="preserve"> ferramenta</w:t>
      </w:r>
      <w:r w:rsidR="0095318D" w:rsidRPr="00705D63">
        <w:t xml:space="preserve"> MATLAB</w:t>
      </w:r>
      <w:r w:rsidR="009B74D3" w:rsidRPr="00705D63">
        <w:t xml:space="preserve"> foi utilizada para calcular </w:t>
      </w:r>
      <w:r w:rsidR="00705D63" w:rsidRPr="00705D63">
        <w:t>a quantidade de pixels brancos em cada uma das partes R1, R2, R3, R4 da esclera</w:t>
      </w:r>
      <w:r w:rsidR="00672775" w:rsidRPr="00705D63">
        <w:t xml:space="preserve">. </w:t>
      </w:r>
      <w:r w:rsidR="0080238F">
        <w:t xml:space="preserve">Os autores </w:t>
      </w:r>
      <w:r w:rsidR="00705D63" w:rsidRPr="00705D63">
        <w:t>testaram</w:t>
      </w:r>
      <w:r w:rsidR="004A4EF0" w:rsidRPr="00705D63">
        <w:t xml:space="preserve"> os algoritmos de aprendizado de </w:t>
      </w:r>
      <w:r w:rsidR="004273D5" w:rsidRPr="00705D63">
        <w:t>máquina</w:t>
      </w:r>
      <w:r w:rsidR="004A4EF0" w:rsidRPr="00705D63">
        <w:t xml:space="preserve"> </w:t>
      </w:r>
      <w:proofErr w:type="spellStart"/>
      <w:r w:rsidR="00BA5D25" w:rsidRPr="008A16B9">
        <w:rPr>
          <w:i/>
          <w:iCs/>
          <w:rPrChange w:id="45" w:author="Dalton Solano dos Reis" w:date="2022-11-08T20:54:00Z">
            <w:rPr/>
          </w:rPrChange>
        </w:rPr>
        <w:t>M</w:t>
      </w:r>
      <w:r w:rsidR="004A4EF0" w:rsidRPr="00705D63">
        <w:rPr>
          <w:i/>
          <w:iCs/>
        </w:rPr>
        <w:t>ultilayer</w:t>
      </w:r>
      <w:proofErr w:type="spellEnd"/>
      <w:r w:rsidR="004A4EF0" w:rsidRPr="00705D63">
        <w:rPr>
          <w:i/>
          <w:iCs/>
        </w:rPr>
        <w:t xml:space="preserve"> </w:t>
      </w:r>
      <w:proofErr w:type="spellStart"/>
      <w:r w:rsidR="004A4EF0" w:rsidRPr="00705D63">
        <w:rPr>
          <w:i/>
          <w:iCs/>
        </w:rPr>
        <w:t>perceptron</w:t>
      </w:r>
      <w:proofErr w:type="spellEnd"/>
      <w:r w:rsidR="004A4EF0" w:rsidRPr="00705D63">
        <w:t xml:space="preserve"> (MLP), classificador de </w:t>
      </w:r>
      <w:r w:rsidR="00BA5D25" w:rsidRPr="00705D63">
        <w:t>Á</w:t>
      </w:r>
      <w:r w:rsidR="004A4EF0" w:rsidRPr="00705D63">
        <w:t xml:space="preserve">rvore de decisão J48 e </w:t>
      </w:r>
      <w:proofErr w:type="spellStart"/>
      <w:r w:rsidR="004A4EF0" w:rsidRPr="00705D63">
        <w:rPr>
          <w:i/>
          <w:iCs/>
        </w:rPr>
        <w:t>Random</w:t>
      </w:r>
      <w:proofErr w:type="spellEnd"/>
      <w:r w:rsidR="004A4EF0" w:rsidRPr="00705D63">
        <w:rPr>
          <w:i/>
          <w:iCs/>
        </w:rPr>
        <w:t xml:space="preserve"> Forest </w:t>
      </w:r>
      <w:r w:rsidR="004A4EF0" w:rsidRPr="00705D63">
        <w:t>(RF).</w:t>
      </w:r>
      <w:r w:rsidR="002A016D" w:rsidRPr="008E4007">
        <w:t xml:space="preserve"> </w:t>
      </w:r>
    </w:p>
    <w:p w14:paraId="37897642" w14:textId="1A20FD13" w:rsidR="004273D5" w:rsidRPr="008E4007" w:rsidRDefault="004611E1" w:rsidP="00C9141C">
      <w:pPr>
        <w:pStyle w:val="TF-TEXTO"/>
        <w:ind w:firstLine="567"/>
      </w:pPr>
      <w:r w:rsidRPr="00204D08">
        <w:t xml:space="preserve">De acordo com </w:t>
      </w:r>
      <w:r w:rsidR="000D7478" w:rsidRPr="00204D08">
        <w:t>Al-</w:t>
      </w:r>
      <w:proofErr w:type="spellStart"/>
      <w:r w:rsidR="000D7478" w:rsidRPr="00204D08">
        <w:t>btoush</w:t>
      </w:r>
      <w:proofErr w:type="spellEnd"/>
      <w:r w:rsidR="000D7478" w:rsidRPr="00204D08">
        <w:rPr>
          <w:i/>
          <w:iCs/>
        </w:rPr>
        <w:t xml:space="preserve"> et al.</w:t>
      </w:r>
      <w:r w:rsidRPr="00204D08">
        <w:t xml:space="preserve"> (2019 p.181) foram realizados </w:t>
      </w:r>
      <w:r w:rsidR="005628E5" w:rsidRPr="00204D08">
        <w:t xml:space="preserve">3 </w:t>
      </w:r>
      <w:r w:rsidR="000D7478" w:rsidRPr="00204D08">
        <w:t>experimentos</w:t>
      </w:r>
      <w:r w:rsidRPr="00204D08">
        <w:t xml:space="preserve"> utilizando as 500 imagens que foram adquiridas na observação de 10 </w:t>
      </w:r>
      <w:r w:rsidR="00EF36CC">
        <w:t>usuários</w:t>
      </w:r>
      <w:r w:rsidRPr="00204D08">
        <w:t xml:space="preserve"> (7 homens e 3 mulheres)</w:t>
      </w:r>
      <w:r w:rsidR="000D7478" w:rsidRPr="00204D08">
        <w:t>.</w:t>
      </w:r>
      <w:r w:rsidR="005A7D92">
        <w:t xml:space="preserve"> </w:t>
      </w:r>
      <w:r w:rsidR="000D7478" w:rsidRPr="00204D08">
        <w:t>O</w:t>
      </w:r>
      <w:r w:rsidR="00DC2780" w:rsidRPr="00204D08">
        <w:t xml:space="preserve"> primeiro </w:t>
      </w:r>
      <w:r w:rsidR="00E33A30">
        <w:t xml:space="preserve">experimento utilizou </w:t>
      </w:r>
      <w:r w:rsidR="000D7478" w:rsidRPr="00204D08">
        <w:t xml:space="preserve">a </w:t>
      </w:r>
      <w:r w:rsidR="00DC2780" w:rsidRPr="00204D08">
        <w:t>localização (x, y) da pupila</w:t>
      </w:r>
      <w:r w:rsidR="000D7478" w:rsidRPr="00204D08">
        <w:t>. O</w:t>
      </w:r>
      <w:r w:rsidR="008E4007" w:rsidRPr="00204D08">
        <w:t xml:space="preserve"> segundo </w:t>
      </w:r>
      <w:r w:rsidR="00A36D48">
        <w:t>utilizou a</w:t>
      </w:r>
      <w:r w:rsidR="0008612E">
        <w:t>s</w:t>
      </w:r>
      <w:r w:rsidR="00A36D48">
        <w:t xml:space="preserve"> </w:t>
      </w:r>
      <w:r w:rsidR="008E4007" w:rsidRPr="00204D08">
        <w:t>características</w:t>
      </w:r>
      <w:r w:rsidR="00A36D48">
        <w:t xml:space="preserve"> </w:t>
      </w:r>
      <w:r w:rsidR="0008612E">
        <w:t>d</w:t>
      </w:r>
      <w:r w:rsidR="00A36D48">
        <w:t>os pontos</w:t>
      </w:r>
      <w:r w:rsidR="008E4007" w:rsidRPr="00204D08">
        <w:t xml:space="preserve"> R1, R2, R3 e R4</w:t>
      </w:r>
      <w:r w:rsidR="00A36D48">
        <w:t xml:space="preserve"> que são os referentes a divisão da esclera</w:t>
      </w:r>
      <w:r w:rsidR="000069E4">
        <w:t xml:space="preserve"> como mostrado na </w:t>
      </w:r>
      <w:r w:rsidR="0008612E">
        <w:fldChar w:fldCharType="begin"/>
      </w:r>
      <w:r w:rsidR="0008612E">
        <w:instrText xml:space="preserve"> REF _Ref116506961 \h </w:instrText>
      </w:r>
      <w:r w:rsidR="0008612E">
        <w:fldChar w:fldCharType="separate"/>
      </w:r>
      <w:r w:rsidR="00911B58">
        <w:t xml:space="preserve">Figura </w:t>
      </w:r>
      <w:r w:rsidR="00911B58">
        <w:rPr>
          <w:noProof/>
        </w:rPr>
        <w:t>6</w:t>
      </w:r>
      <w:r w:rsidR="0008612E">
        <w:fldChar w:fldCharType="end"/>
      </w:r>
      <w:r w:rsidR="0008612E">
        <w:t>.</w:t>
      </w:r>
      <w:r w:rsidR="000D7478" w:rsidRPr="00204D08">
        <w:t xml:space="preserve"> </w:t>
      </w:r>
      <w:r w:rsidR="0072230A" w:rsidRPr="00204D08">
        <w:t>E, o</w:t>
      </w:r>
      <w:r w:rsidR="00A347D5" w:rsidRPr="00204D08">
        <w:t xml:space="preserve"> terceiro</w:t>
      </w:r>
      <w:r w:rsidR="0072230A" w:rsidRPr="00204D08">
        <w:t xml:space="preserve">, juntou </w:t>
      </w:r>
      <w:r w:rsidR="00204D08" w:rsidRPr="00204D08">
        <w:t>ambas as características</w:t>
      </w:r>
      <w:r w:rsidR="00A347D5" w:rsidRPr="00204D08">
        <w:t>,</w:t>
      </w:r>
      <w:r w:rsidR="00DC2780" w:rsidRPr="00204D08">
        <w:t xml:space="preserve"> </w:t>
      </w:r>
      <w:r w:rsidR="0072230A" w:rsidRPr="00204D08">
        <w:t xml:space="preserve">ao qual </w:t>
      </w:r>
      <w:r w:rsidR="005601A2" w:rsidRPr="00204D08">
        <w:t>não apresentou bons resultados em formato multiusuário</w:t>
      </w:r>
      <w:r w:rsidR="00531B0C" w:rsidRPr="00204D08">
        <w:t>,</w:t>
      </w:r>
      <w:r w:rsidR="00987E72" w:rsidRPr="00204D08">
        <w:t xml:space="preserve"> devido</w:t>
      </w:r>
      <w:r w:rsidR="0072230A" w:rsidRPr="00204D08">
        <w:t xml:space="preserve"> a</w:t>
      </w:r>
      <w:r w:rsidR="00987E72" w:rsidRPr="00204D08">
        <w:t xml:space="preserve"> diversas características</w:t>
      </w:r>
      <w:r w:rsidR="0072230A" w:rsidRPr="00204D08">
        <w:t>: (i)</w:t>
      </w:r>
      <w:r w:rsidR="00F12CFB" w:rsidRPr="00204D08">
        <w:t xml:space="preserve"> comprimentos </w:t>
      </w:r>
      <w:r w:rsidR="0072230A" w:rsidRPr="00204D08">
        <w:t>dos</w:t>
      </w:r>
      <w:r w:rsidR="00F12CFB" w:rsidRPr="00204D08">
        <w:t xml:space="preserve"> cílios, </w:t>
      </w:r>
      <w:r w:rsidR="0072230A" w:rsidRPr="00204D08">
        <w:t>(</w:t>
      </w:r>
      <w:proofErr w:type="spellStart"/>
      <w:r w:rsidR="0072230A" w:rsidRPr="00204D08">
        <w:t>ii</w:t>
      </w:r>
      <w:proofErr w:type="spellEnd"/>
      <w:r w:rsidR="0072230A" w:rsidRPr="00204D08">
        <w:t xml:space="preserve">) </w:t>
      </w:r>
      <w:r w:rsidR="00F12CFB" w:rsidRPr="00204D08">
        <w:t xml:space="preserve">aparecimento/desaparecimento do arco do olho, </w:t>
      </w:r>
      <w:r w:rsidR="0072230A" w:rsidRPr="00204D08">
        <w:t>(</w:t>
      </w:r>
      <w:proofErr w:type="spellStart"/>
      <w:r w:rsidR="0072230A" w:rsidRPr="00204D08">
        <w:t>iii</w:t>
      </w:r>
      <w:proofErr w:type="spellEnd"/>
      <w:r w:rsidR="0072230A" w:rsidRPr="00204D08">
        <w:t>) formato</w:t>
      </w:r>
      <w:r w:rsidR="00F12CFB" w:rsidRPr="00204D08">
        <w:t xml:space="preserve"> d</w:t>
      </w:r>
      <w:r w:rsidR="0072230A" w:rsidRPr="00204D08">
        <w:t>os olhos</w:t>
      </w:r>
      <w:r w:rsidR="00F12CFB" w:rsidRPr="00204D08">
        <w:t xml:space="preserve">, </w:t>
      </w:r>
      <w:r w:rsidR="0072230A" w:rsidRPr="00204D08">
        <w:t>(</w:t>
      </w:r>
      <w:proofErr w:type="spellStart"/>
      <w:r w:rsidR="0072230A" w:rsidRPr="00204D08">
        <w:t>iv</w:t>
      </w:r>
      <w:proofErr w:type="spellEnd"/>
      <w:r w:rsidR="0072230A" w:rsidRPr="00204D08">
        <w:t xml:space="preserve">) </w:t>
      </w:r>
      <w:r w:rsidR="00F12CFB" w:rsidRPr="00204D08">
        <w:t>sombras, entre outras características</w:t>
      </w:r>
      <w:r w:rsidR="00A92E46" w:rsidRPr="00204D08">
        <w:t>.</w:t>
      </w:r>
      <w:r w:rsidR="00F12CFB" w:rsidRPr="00204D08">
        <w:t xml:space="preserve"> </w:t>
      </w:r>
      <w:r w:rsidR="0072230A" w:rsidRPr="00204D08">
        <w:t>O</w:t>
      </w:r>
      <w:r w:rsidR="00F12CFB" w:rsidRPr="00204D08">
        <w:t xml:space="preserve"> </w:t>
      </w:r>
      <w:r w:rsidR="001A496B">
        <w:fldChar w:fldCharType="begin"/>
      </w:r>
      <w:r w:rsidR="001A496B">
        <w:instrText xml:space="preserve"> REF _Ref116508514 \h </w:instrText>
      </w:r>
      <w:r w:rsidR="001A496B">
        <w:fldChar w:fldCharType="separate"/>
      </w:r>
      <w:r w:rsidR="00911B58">
        <w:t xml:space="preserve">Quadro </w:t>
      </w:r>
      <w:r w:rsidR="00911B58">
        <w:rPr>
          <w:noProof/>
        </w:rPr>
        <w:t>1</w:t>
      </w:r>
      <w:r w:rsidR="001A496B">
        <w:fldChar w:fldCharType="end"/>
      </w:r>
      <w:r w:rsidR="00F12CFB" w:rsidRPr="00204D08">
        <w:rPr>
          <w:noProof/>
        </w:rPr>
        <w:t xml:space="preserve"> </w:t>
      </w:r>
      <w:r w:rsidR="0072230A" w:rsidRPr="00204D08">
        <w:rPr>
          <w:noProof/>
        </w:rPr>
        <w:t xml:space="preserve">apresenta a precisão </w:t>
      </w:r>
      <w:r w:rsidR="0008612E">
        <w:rPr>
          <w:noProof/>
        </w:rPr>
        <w:t>d</w:t>
      </w:r>
      <w:r w:rsidR="0072230A" w:rsidRPr="00204D08">
        <w:rPr>
          <w:noProof/>
        </w:rPr>
        <w:t>e cada algoritmo a partir das características observadas.</w:t>
      </w:r>
    </w:p>
    <w:p w14:paraId="4508CFFE" w14:textId="318A11EE" w:rsidR="00DC5F49" w:rsidRDefault="001A496B" w:rsidP="001A496B">
      <w:pPr>
        <w:pStyle w:val="TF-LEGENDA"/>
      </w:pPr>
      <w:bookmarkStart w:id="46" w:name="_Ref116508514"/>
      <w:bookmarkStart w:id="47" w:name="_Ref116507870"/>
      <w:r>
        <w:t xml:space="preserve">Quadro </w:t>
      </w:r>
      <w:fldSimple w:instr=" SEQ Quadro \* ARABIC ">
        <w:r w:rsidR="00911B58">
          <w:rPr>
            <w:noProof/>
          </w:rPr>
          <w:t>1</w:t>
        </w:r>
      </w:fldSimple>
      <w:bookmarkEnd w:id="46"/>
      <w:r w:rsidR="0008612E">
        <w:rPr>
          <w:noProof/>
        </w:rPr>
        <w:t xml:space="preserve"> </w:t>
      </w:r>
      <w:r w:rsidR="0008612E" w:rsidRPr="00F3649F">
        <w:t>–</w:t>
      </w:r>
      <w:r w:rsidR="00F12CFB">
        <w:t xml:space="preserve"> </w:t>
      </w:r>
      <w:r w:rsidR="00DC5F49" w:rsidRPr="00DC5F49">
        <w:t>Resultados d</w:t>
      </w:r>
      <w:r w:rsidR="0008612E">
        <w:t>a</w:t>
      </w:r>
      <w:r w:rsidR="00DC5F49" w:rsidRPr="00DC5F49">
        <w:t xml:space="preserve"> precisão dos algoritmos de classificação</w:t>
      </w:r>
      <w:bookmarkEnd w:id="47"/>
    </w:p>
    <w:tbl>
      <w:tblPr>
        <w:tblW w:w="0" w:type="auto"/>
        <w:jc w:val="center"/>
        <w:tblCellMar>
          <w:top w:w="15" w:type="dxa"/>
          <w:left w:w="15" w:type="dxa"/>
          <w:bottom w:w="15" w:type="dxa"/>
          <w:right w:w="15" w:type="dxa"/>
        </w:tblCellMar>
        <w:tblLook w:val="04A0" w:firstRow="1" w:lastRow="0" w:firstColumn="1" w:lastColumn="0" w:noHBand="0" w:noVBand="1"/>
      </w:tblPr>
      <w:tblGrid>
        <w:gridCol w:w="2163"/>
        <w:gridCol w:w="717"/>
        <w:gridCol w:w="717"/>
        <w:gridCol w:w="717"/>
      </w:tblGrid>
      <w:tr w:rsidR="0096550A" w14:paraId="1D1859B5"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C5C226" w14:textId="09C0A15D" w:rsidR="0096550A" w:rsidRPr="007D4566" w:rsidRDefault="00FC6D1D">
            <w:pPr>
              <w:pStyle w:val="TF-TEXTOQUADRO"/>
            </w:pPr>
            <w:r>
              <w:rPr>
                <w:color w:val="000000"/>
                <w:sz w:val="22"/>
                <w:szCs w:val="22"/>
              </w:rPr>
              <w:t>Testes</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8B5F78F" w14:textId="1312697D" w:rsidR="0096550A" w:rsidRDefault="0096550A" w:rsidP="0096550A">
            <w:pPr>
              <w:pStyle w:val="TF-TEXTOQUADRO"/>
            </w:pPr>
            <w:r w:rsidRPr="00DC5F49">
              <w:t>MLP</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E6F4ED" w14:textId="3E729A06" w:rsidR="0096550A" w:rsidRDefault="0096550A" w:rsidP="0096550A">
            <w:pPr>
              <w:pStyle w:val="TF-TEXTOQUADRO"/>
            </w:pPr>
            <w:r w:rsidRPr="00DC5F49">
              <w:t>J48</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24F08FB" w14:textId="199FE89E" w:rsidR="0096550A" w:rsidRPr="007D4566" w:rsidRDefault="0096550A" w:rsidP="0096550A">
            <w:pPr>
              <w:pStyle w:val="TF-TEXTOQUADRO"/>
            </w:pPr>
            <w:r w:rsidRPr="00DC5F49">
              <w:t>RF</w:t>
            </w:r>
          </w:p>
        </w:tc>
      </w:tr>
      <w:tr w:rsidR="0096550A" w14:paraId="3A6BC734"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62409" w14:textId="2BCF64B1" w:rsidR="0096550A" w:rsidRPr="0096550A" w:rsidRDefault="0096550A" w:rsidP="0096550A">
            <w:pPr>
              <w:pStyle w:val="TF-TEXTOQUADRO"/>
            </w:pPr>
            <w:r w:rsidRPr="00DC5F49">
              <w:t>X, Y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11385A" w14:textId="4BC73B6A" w:rsidR="0096550A" w:rsidRDefault="0096550A" w:rsidP="0096550A">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AB8853" w14:textId="28BBDE18" w:rsidR="0096550A" w:rsidRDefault="0096550A" w:rsidP="0096550A">
            <w:pPr>
              <w:pStyle w:val="TF-TEXTOQUADRO"/>
            </w:pPr>
            <w:r w:rsidRPr="00DC5F49">
              <w:t>96.2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C999166" w14:textId="4A4418B5" w:rsidR="0096550A" w:rsidRDefault="0096550A" w:rsidP="0096550A">
            <w:pPr>
              <w:pStyle w:val="TF-TEXTOQUADRO"/>
            </w:pPr>
            <w:r w:rsidRPr="00DC5F49">
              <w:t>97</w:t>
            </w:r>
            <w:r w:rsidR="0008612E">
              <w:t>%</w:t>
            </w:r>
          </w:p>
        </w:tc>
      </w:tr>
      <w:tr w:rsidR="0096550A" w14:paraId="442746DD"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C5E4DD" w14:textId="15B7448E" w:rsidR="0096550A" w:rsidRDefault="0096550A" w:rsidP="0096550A">
            <w:pPr>
              <w:pStyle w:val="TF-TEXTOQUADRO"/>
            </w:pPr>
            <w:r w:rsidRPr="00DC5F49">
              <w:t>R1</w:t>
            </w:r>
            <w:r w:rsidR="00B51C80">
              <w:t>, R</w:t>
            </w:r>
            <w:r w:rsidRPr="00DC5F49">
              <w:t>2</w:t>
            </w:r>
            <w:r w:rsidR="00B51C80">
              <w:t>, R</w:t>
            </w:r>
            <w:r w:rsidRPr="00DC5F49">
              <w:t>3</w:t>
            </w:r>
            <w:r w:rsidR="00B51C80">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E9DD5B" w14:textId="353F1D7C" w:rsidR="0096550A" w:rsidRDefault="0096550A" w:rsidP="0096550A">
            <w:pPr>
              <w:pStyle w:val="TF-TEXTOQUADRO"/>
            </w:pPr>
            <w:r w:rsidRPr="00DC5F49">
              <w:t>55.4</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DDDB8D" w14:textId="3E7BA6D4" w:rsidR="0096550A" w:rsidRDefault="0096550A" w:rsidP="0096550A">
            <w:pPr>
              <w:pStyle w:val="TF-TEXTOQUADRO"/>
            </w:pPr>
            <w:r w:rsidRPr="00DC5F49">
              <w:t>60.6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3C94DB" w14:textId="3174B75D" w:rsidR="0096550A" w:rsidRDefault="0096550A" w:rsidP="0096550A">
            <w:pPr>
              <w:pStyle w:val="TF-TEXTOQUADRO"/>
            </w:pPr>
            <w:r w:rsidRPr="00DC5F49">
              <w:t>65.6</w:t>
            </w:r>
            <w:r w:rsidR="0008612E">
              <w:t>%</w:t>
            </w:r>
          </w:p>
        </w:tc>
      </w:tr>
      <w:tr w:rsidR="00B51C80" w14:paraId="08E59A0E"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D653B1" w14:textId="60FDF4E7" w:rsidR="00B51C80" w:rsidRDefault="00B51C80" w:rsidP="00B51C80">
            <w:pPr>
              <w:pStyle w:val="TF-TEXTOQUADRO"/>
            </w:pPr>
            <w:r w:rsidRPr="00DC5F49">
              <w:t>X, Y</w:t>
            </w:r>
            <w:r>
              <w:t xml:space="preserve">, </w:t>
            </w:r>
            <w:r w:rsidRPr="00DC5F49">
              <w:t>R1</w:t>
            </w:r>
            <w:r>
              <w:t>, R</w:t>
            </w:r>
            <w:r w:rsidRPr="00DC5F49">
              <w:t>2</w:t>
            </w:r>
            <w:r>
              <w:t>, R</w:t>
            </w:r>
            <w:r w:rsidRPr="00DC5F49">
              <w:t>3</w:t>
            </w:r>
            <w:r>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558B1D" w14:textId="515AFEEE" w:rsidR="00B51C80" w:rsidRDefault="00B51C80" w:rsidP="00B51C80">
            <w:pPr>
              <w:pStyle w:val="TF-TEXTOQUADRO"/>
            </w:pPr>
            <w:r w:rsidRPr="00DC5F49">
              <w:t>95.2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C69AE6" w14:textId="2AF2C4FB" w:rsidR="00B51C80" w:rsidRDefault="00B51C80" w:rsidP="00B51C80">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312858" w14:textId="65AB3BEE" w:rsidR="00B51C80" w:rsidRDefault="00B51C80" w:rsidP="00B51C80">
            <w:pPr>
              <w:pStyle w:val="TF-TEXTOQUADRO"/>
            </w:pPr>
            <w:r w:rsidRPr="00DC5F49">
              <w:t>97.2</w:t>
            </w:r>
            <w:r w:rsidR="0008612E">
              <w:t>%</w:t>
            </w:r>
          </w:p>
        </w:tc>
      </w:tr>
    </w:tbl>
    <w:p w14:paraId="36722B26" w14:textId="75270ECC" w:rsidR="00DC5F49" w:rsidRPr="00114C58" w:rsidRDefault="00DC5F49" w:rsidP="00537DF6">
      <w:pPr>
        <w:pStyle w:val="TF-FONTE"/>
      </w:pPr>
      <w:r w:rsidRPr="00B4703B">
        <w:t xml:space="preserve">Fonte: </w:t>
      </w:r>
      <w:r w:rsidR="0072230A" w:rsidRPr="00B4703B">
        <w:t>Al-</w:t>
      </w:r>
      <w:proofErr w:type="spellStart"/>
      <w:r w:rsidR="0072230A" w:rsidRPr="00B4703B">
        <w:t>btoush</w:t>
      </w:r>
      <w:proofErr w:type="spellEnd"/>
      <w:r w:rsidRPr="00B4703B">
        <w:t xml:space="preserve"> </w:t>
      </w:r>
      <w:r w:rsidRPr="00B4703B">
        <w:rPr>
          <w:i/>
          <w:iCs/>
        </w:rPr>
        <w:t>et al</w:t>
      </w:r>
      <w:r w:rsidR="0008612E">
        <w:rPr>
          <w:i/>
          <w:iCs/>
        </w:rPr>
        <w:t>.</w:t>
      </w:r>
      <w:r w:rsidRPr="00B4703B">
        <w:t xml:space="preserve"> </w:t>
      </w:r>
      <w:r w:rsidR="0072230A" w:rsidRPr="00B4703B">
        <w:t>(</w:t>
      </w:r>
      <w:r w:rsidRPr="00B4703B">
        <w:t>2019</w:t>
      </w:r>
      <w:r w:rsidR="0072230A" w:rsidRPr="00B4703B">
        <w:t>,</w:t>
      </w:r>
      <w:r w:rsidRPr="00B4703B">
        <w:t xml:space="preserve"> p.</w:t>
      </w:r>
      <w:r w:rsidR="0072230A" w:rsidRPr="00B4703B">
        <w:t xml:space="preserve"> </w:t>
      </w:r>
      <w:r w:rsidRPr="00B4703B">
        <w:t>182</w:t>
      </w:r>
      <w:r w:rsidR="0072230A" w:rsidRPr="00B4703B">
        <w:t>).</w:t>
      </w:r>
    </w:p>
    <w:p w14:paraId="5B231273" w14:textId="498A38F7" w:rsidR="005F12B6" w:rsidRPr="005F12B6" w:rsidRDefault="0072230A" w:rsidP="0008612E">
      <w:pPr>
        <w:pStyle w:val="TF-TEXTO"/>
      </w:pPr>
      <w:r w:rsidRPr="00B4703B">
        <w:t xml:space="preserve">A </w:t>
      </w:r>
      <w:r w:rsidRPr="0008612E">
        <w:t xml:space="preserve">partir </w:t>
      </w:r>
      <w:r w:rsidR="00A21D9C">
        <w:fldChar w:fldCharType="begin"/>
      </w:r>
      <w:r w:rsidR="00A21D9C">
        <w:instrText xml:space="preserve"> REF _Ref116508514 \h </w:instrText>
      </w:r>
      <w:r w:rsidR="00A21D9C">
        <w:fldChar w:fldCharType="separate"/>
      </w:r>
      <w:r w:rsidR="00911B58">
        <w:t xml:space="preserve">Quadro </w:t>
      </w:r>
      <w:r w:rsidR="00911B58">
        <w:rPr>
          <w:noProof/>
        </w:rPr>
        <w:t>1</w:t>
      </w:r>
      <w:r w:rsidR="00A21D9C">
        <w:fldChar w:fldCharType="end"/>
      </w:r>
      <w:r w:rsidR="00A21D9C" w:rsidRPr="00B4703B">
        <w:t>,</w:t>
      </w:r>
      <w:r w:rsidRPr="0008612E">
        <w:t xml:space="preserve"> pode-se observar que</w:t>
      </w:r>
      <w:r w:rsidR="00B4703B" w:rsidRPr="0008612E">
        <w:t xml:space="preserve"> </w:t>
      </w:r>
      <w:r w:rsidR="0031000B" w:rsidRPr="0008612E">
        <w:t xml:space="preserve">os resultados utilizando </w:t>
      </w:r>
      <w:r w:rsidR="00AE47CE" w:rsidRPr="0008612E">
        <w:t xml:space="preserve">ambos </w:t>
      </w:r>
      <w:r w:rsidR="007372B9" w:rsidRPr="0008612E">
        <w:t>os mecanismos de detecção aumentaram</w:t>
      </w:r>
      <w:r w:rsidR="00E721F4" w:rsidRPr="0008612E">
        <w:t xml:space="preserve"> a </w:t>
      </w:r>
      <w:r w:rsidR="00F110E1" w:rsidRPr="0008612E">
        <w:t>precisão</w:t>
      </w:r>
      <w:r w:rsidR="00E721F4" w:rsidRPr="0008612E">
        <w:t xml:space="preserve"> do sistema</w:t>
      </w:r>
      <w:r w:rsidR="0008612E">
        <w:t>.</w:t>
      </w:r>
      <w:r w:rsidR="00CD0B2C" w:rsidRPr="0008612E">
        <w:t xml:space="preserve"> </w:t>
      </w:r>
      <w:r w:rsidR="0008612E">
        <w:t>D</w:t>
      </w:r>
      <w:r w:rsidR="0015236B" w:rsidRPr="0008612E">
        <w:t>e acordo com os autores</w:t>
      </w:r>
      <w:r w:rsidR="0008612E">
        <w:t>,</w:t>
      </w:r>
      <w:r w:rsidR="0015236B" w:rsidRPr="0008612E">
        <w:t xml:space="preserve"> a princi</w:t>
      </w:r>
      <w:r w:rsidR="00C27F1C" w:rsidRPr="0008612E">
        <w:t xml:space="preserve">pal motivo </w:t>
      </w:r>
      <w:r w:rsidR="0008612E">
        <w:t>que influenciou os resultados foi a</w:t>
      </w:r>
      <w:r w:rsidR="00C27F1C" w:rsidRPr="0008612E">
        <w:t xml:space="preserve"> dificuldade para detectar a esclera</w:t>
      </w:r>
      <w:r w:rsidR="0008612E">
        <w:t xml:space="preserve">. Por fim, </w:t>
      </w:r>
      <w:r w:rsidR="0008612E" w:rsidRPr="00204D08">
        <w:t>Al-</w:t>
      </w:r>
      <w:proofErr w:type="spellStart"/>
      <w:r w:rsidR="0008612E" w:rsidRPr="00204D08">
        <w:t>btoush</w:t>
      </w:r>
      <w:proofErr w:type="spellEnd"/>
      <w:r w:rsidR="0008612E" w:rsidRPr="00204D08">
        <w:rPr>
          <w:i/>
          <w:iCs/>
        </w:rPr>
        <w:t xml:space="preserve"> et al.</w:t>
      </w:r>
      <w:r w:rsidR="0008612E" w:rsidRPr="00204D08">
        <w:t xml:space="preserve"> (2019 p.</w:t>
      </w:r>
      <w:r w:rsidR="004F40D7">
        <w:t xml:space="preserve"> </w:t>
      </w:r>
      <w:r w:rsidR="0008612E" w:rsidRPr="00204D08">
        <w:t>181)</w:t>
      </w:r>
      <w:r w:rsidR="0008612E">
        <w:t xml:space="preserve"> concluem</w:t>
      </w:r>
      <w:r w:rsidR="005F12B6">
        <w:t xml:space="preserve"> que os resultados experimentais usando alguns algoritmos de aprendizado de máquina </w:t>
      </w:r>
      <w:r w:rsidR="0008612E">
        <w:t>de</w:t>
      </w:r>
      <w:r w:rsidR="005F12B6">
        <w:t>mo</w:t>
      </w:r>
      <w:r w:rsidR="0008612E">
        <w:t>n</w:t>
      </w:r>
      <w:r w:rsidR="005F12B6">
        <w:t>stra</w:t>
      </w:r>
      <w:r w:rsidR="0008612E">
        <w:t>ra</w:t>
      </w:r>
      <w:r w:rsidR="005F12B6">
        <w:t>m que os novos recursos são</w:t>
      </w:r>
      <w:r w:rsidR="005F12B6" w:rsidRPr="005F12B6">
        <w:t xml:space="preserve"> </w:t>
      </w:r>
      <w:r w:rsidR="005F12B6">
        <w:t xml:space="preserve">dependentes do usuário e, portanto, </w:t>
      </w:r>
      <w:r w:rsidR="00580429">
        <w:t xml:space="preserve">em seu formato atual </w:t>
      </w:r>
      <w:r w:rsidR="005F12B6">
        <w:t>não podem ser usados para um sistema de rastreamento ocular multiusuário</w:t>
      </w:r>
      <w:r w:rsidR="0008612E">
        <w:t>.</w:t>
      </w:r>
      <w:r w:rsidR="00E84F43">
        <w:t xml:space="preserve"> </w:t>
      </w:r>
      <w:r w:rsidR="0008612E">
        <w:t>Além disso, também se</w:t>
      </w:r>
      <w:r w:rsidR="00E84F43">
        <w:t xml:space="preserve"> observ</w:t>
      </w:r>
      <w:r w:rsidR="0008612E">
        <w:t>ou</w:t>
      </w:r>
      <w:r w:rsidR="00E84F43">
        <w:t xml:space="preserve"> que os novos recursos podem ser utilizados para aprimorar </w:t>
      </w:r>
      <w:r w:rsidR="00442411">
        <w:t>os sistemas tradicionais</w:t>
      </w:r>
      <w:r w:rsidR="004F40D7">
        <w:t xml:space="preserve"> e</w:t>
      </w:r>
      <w:r w:rsidR="00442411">
        <w:t xml:space="preserve">, </w:t>
      </w:r>
      <w:r w:rsidR="004F40D7">
        <w:t xml:space="preserve">que no processo de pré-processamento, poderia </w:t>
      </w:r>
      <w:r w:rsidR="00921D3B">
        <w:t xml:space="preserve">ser </w:t>
      </w:r>
      <w:r w:rsidR="004F40D7">
        <w:t>realizado o</w:t>
      </w:r>
      <w:r w:rsidR="00921D3B">
        <w:t xml:space="preserve"> realce da imagem</w:t>
      </w:r>
      <w:r w:rsidR="008D278B">
        <w:t>, remoção de vermelhidão da esclera e cílios.</w:t>
      </w:r>
      <w:r w:rsidR="00921D3B">
        <w:t xml:space="preserve"> </w:t>
      </w:r>
    </w:p>
    <w:p w14:paraId="7817D9B2" w14:textId="77777777" w:rsidR="00451B94" w:rsidRDefault="00451B94" w:rsidP="00424AD5">
      <w:pPr>
        <w:pStyle w:val="Ttulo1"/>
      </w:pPr>
      <w:bookmarkStart w:id="48" w:name="_Toc54164921"/>
      <w:bookmarkStart w:id="49" w:name="_Toc54165675"/>
      <w:bookmarkStart w:id="50" w:name="_Toc54169333"/>
      <w:bookmarkStart w:id="51" w:name="_Toc96347439"/>
      <w:bookmarkStart w:id="52" w:name="_Toc96357723"/>
      <w:bookmarkStart w:id="53" w:name="_Toc96491866"/>
      <w:bookmarkStart w:id="54" w:name="_Toc411603107"/>
      <w:bookmarkEnd w:id="27"/>
      <w:r>
        <w:t>proposta</w:t>
      </w:r>
    </w:p>
    <w:p w14:paraId="2AF06BA1" w14:textId="329A0535" w:rsidR="00836387" w:rsidRDefault="00CB7D2F" w:rsidP="00E5413B">
      <w:pPr>
        <w:pStyle w:val="TF-TEXTO"/>
      </w:pPr>
      <w:r w:rsidRPr="00CB7D2F">
        <w:t>A seguir é apresentada a justificativa para o desenvolvimento desse trabalho, os principais requisitos e a metodologia de desenvolvimento que será utilizada.</w:t>
      </w:r>
      <w:r>
        <w:t xml:space="preserve"> </w:t>
      </w:r>
      <w:r w:rsidRPr="00CB7D2F">
        <w:t>Também são relacionados os assuntos e as fontes bibliográficas que irão fundamentar o estudo proposto.</w:t>
      </w:r>
    </w:p>
    <w:p w14:paraId="29D16A9A" w14:textId="02406712" w:rsidR="00451B94" w:rsidRDefault="00451B94" w:rsidP="00E638A0">
      <w:pPr>
        <w:pStyle w:val="Ttulo2"/>
      </w:pPr>
      <w:bookmarkStart w:id="55" w:name="_Toc54164915"/>
      <w:bookmarkStart w:id="56" w:name="_Toc54165669"/>
      <w:bookmarkStart w:id="57" w:name="_Toc54169327"/>
      <w:bookmarkStart w:id="58" w:name="_Toc96347433"/>
      <w:bookmarkStart w:id="59" w:name="_Toc96357717"/>
      <w:bookmarkStart w:id="60" w:name="_Toc96491860"/>
      <w:bookmarkStart w:id="61" w:name="_Toc351015594"/>
      <w:r>
        <w:lastRenderedPageBreak/>
        <w:t>JUSTIFICATIVA</w:t>
      </w:r>
      <w:r w:rsidR="00D53FA1">
        <w:t xml:space="preserve"> </w:t>
      </w:r>
    </w:p>
    <w:p w14:paraId="71D1C2D4" w14:textId="2AE1DF68" w:rsidR="00D77AE9" w:rsidRPr="00D77AE9" w:rsidRDefault="00D77AE9" w:rsidP="00D77AE9">
      <w:pPr>
        <w:pStyle w:val="TF-TEXTO"/>
      </w:pPr>
      <w:r w:rsidRPr="00D77AE9">
        <w:t xml:space="preserve">No </w:t>
      </w:r>
      <w:r w:rsidR="001A496B">
        <w:fldChar w:fldCharType="begin"/>
      </w:r>
      <w:r w:rsidR="001A496B">
        <w:instrText xml:space="preserve"> REF _Ref116508420 \h </w:instrText>
      </w:r>
      <w:r w:rsidR="001A496B">
        <w:fldChar w:fldCharType="separate"/>
      </w:r>
      <w:r w:rsidR="00911B58">
        <w:t xml:space="preserve">Quadro </w:t>
      </w:r>
      <w:r w:rsidR="00911B58">
        <w:rPr>
          <w:noProof/>
        </w:rPr>
        <w:t>2</w:t>
      </w:r>
      <w:r w:rsidR="001A496B">
        <w:fldChar w:fldCharType="end"/>
      </w:r>
      <w:r w:rsidRPr="00D77AE9">
        <w:t xml:space="preserve"> é apresentado um comparativo entre os trabalhos correlatos. As linhas representam as</w:t>
      </w:r>
      <w:r w:rsidRPr="00D77AE9">
        <w:br/>
        <w:t>características e as colunas os trabalhos.</w:t>
      </w:r>
    </w:p>
    <w:p w14:paraId="3FFE8537" w14:textId="03A5E58E" w:rsidR="00F17109" w:rsidRDefault="001A496B" w:rsidP="001A496B">
      <w:pPr>
        <w:pStyle w:val="TF-LEGENDA"/>
      </w:pPr>
      <w:bookmarkStart w:id="62" w:name="_Ref116508420"/>
      <w:r>
        <w:t xml:space="preserve">Quadro </w:t>
      </w:r>
      <w:fldSimple w:instr=" SEQ Quadro \* ARABIC ">
        <w:r w:rsidR="00911B58">
          <w:rPr>
            <w:noProof/>
          </w:rPr>
          <w:t>2</w:t>
        </w:r>
      </w:fldSimple>
      <w:bookmarkEnd w:id="62"/>
      <w:r w:rsidR="00F17109">
        <w:t xml:space="preserve"> </w:t>
      </w:r>
      <w:r w:rsidRPr="00F3649F">
        <w:t>–</w:t>
      </w:r>
      <w:r w:rsidR="00F17109">
        <w:t xml:space="preserve">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8"/>
        <w:gridCol w:w="1984"/>
        <w:gridCol w:w="1701"/>
        <w:gridCol w:w="2115"/>
      </w:tblGrid>
      <w:tr w:rsidR="00F17109" w:rsidRPr="008B0493" w14:paraId="69BDE74C" w14:textId="77777777" w:rsidTr="002D67FC">
        <w:trPr>
          <w:trHeight w:val="567"/>
        </w:trPr>
        <w:tc>
          <w:tcPr>
            <w:tcW w:w="3148" w:type="dxa"/>
            <w:tcBorders>
              <w:tl2br w:val="single" w:sz="4" w:space="0" w:color="auto"/>
            </w:tcBorders>
            <w:shd w:val="clear" w:color="auto" w:fill="A6A6A6"/>
          </w:tcPr>
          <w:p w14:paraId="1B1A64D8" w14:textId="77777777" w:rsidR="00430409" w:rsidRDefault="00430409" w:rsidP="00430409">
            <w:pPr>
              <w:pStyle w:val="TF-TEXTOQUADRO"/>
              <w:jc w:val="right"/>
            </w:pPr>
            <w:r>
              <w:t>Trabalhos Correlatos</w:t>
            </w:r>
          </w:p>
          <w:p w14:paraId="22496407" w14:textId="7CF91576" w:rsidR="00F17109" w:rsidRPr="007D4566" w:rsidRDefault="00430409" w:rsidP="00430409">
            <w:pPr>
              <w:pStyle w:val="TF-TEXTO"/>
              <w:ind w:firstLine="0"/>
            </w:pPr>
            <w:r>
              <w:t>Características</w:t>
            </w:r>
          </w:p>
        </w:tc>
        <w:tc>
          <w:tcPr>
            <w:tcW w:w="1984" w:type="dxa"/>
            <w:shd w:val="clear" w:color="auto" w:fill="A6A6A6"/>
            <w:vAlign w:val="center"/>
          </w:tcPr>
          <w:p w14:paraId="2CF94B85" w14:textId="65766E8C" w:rsidR="002D67FC" w:rsidRDefault="00F17109">
            <w:pPr>
              <w:pStyle w:val="TF-TEXTOQUADRO"/>
              <w:jc w:val="center"/>
            </w:pPr>
            <w:r w:rsidRPr="00F675E9">
              <w:rPr>
                <w:sz w:val="18"/>
              </w:rPr>
              <w:t>A</w:t>
            </w:r>
            <w:r w:rsidR="002D67FC">
              <w:rPr>
                <w:sz w:val="18"/>
              </w:rPr>
              <w:t xml:space="preserve">driano </w:t>
            </w:r>
            <w:r w:rsidRPr="00F3649F">
              <w:rPr>
                <w:i/>
                <w:iCs/>
              </w:rPr>
              <w:t>et al</w:t>
            </w:r>
            <w:r w:rsidRPr="00F3649F">
              <w:t xml:space="preserve">. </w:t>
            </w:r>
          </w:p>
          <w:p w14:paraId="30EE6AC1" w14:textId="66BAF296" w:rsidR="00F17109" w:rsidRDefault="00F17109">
            <w:pPr>
              <w:pStyle w:val="TF-TEXTOQUADRO"/>
              <w:jc w:val="center"/>
            </w:pPr>
            <w:r w:rsidRPr="00F3649F">
              <w:t>(</w:t>
            </w:r>
            <w:r>
              <w:t>2020</w:t>
            </w:r>
            <w:r w:rsidRPr="00F3649F">
              <w:t>)</w:t>
            </w:r>
          </w:p>
        </w:tc>
        <w:tc>
          <w:tcPr>
            <w:tcW w:w="1701" w:type="dxa"/>
            <w:shd w:val="clear" w:color="auto" w:fill="A6A6A6"/>
            <w:vAlign w:val="center"/>
          </w:tcPr>
          <w:p w14:paraId="0B8ACBD9" w14:textId="77777777" w:rsidR="002D67FC" w:rsidRDefault="00F17109">
            <w:pPr>
              <w:pStyle w:val="TF-TEXTOQUADRO"/>
              <w:jc w:val="center"/>
              <w:rPr>
                <w:i/>
                <w:iCs/>
                <w:lang w:val="en-US"/>
              </w:rPr>
            </w:pPr>
            <w:r w:rsidRPr="00D07B5E">
              <w:rPr>
                <w:lang w:val="en-US"/>
              </w:rPr>
              <w:t>A</w:t>
            </w:r>
            <w:r w:rsidR="002D67FC">
              <w:rPr>
                <w:lang w:val="en-US"/>
              </w:rPr>
              <w:t>nsari</w:t>
            </w:r>
            <w:r w:rsidRPr="00D07B5E">
              <w:rPr>
                <w:lang w:val="en-US"/>
              </w:rPr>
              <w:t xml:space="preserve"> </w:t>
            </w:r>
            <w:r w:rsidRPr="00D07B5E">
              <w:rPr>
                <w:i/>
                <w:iCs/>
                <w:lang w:val="en-US"/>
              </w:rPr>
              <w:t xml:space="preserve">et al. </w:t>
            </w:r>
          </w:p>
          <w:p w14:paraId="45824ACD" w14:textId="39DDC2E6" w:rsidR="00F17109" w:rsidRPr="00D07B5E" w:rsidRDefault="00F17109">
            <w:pPr>
              <w:pStyle w:val="TF-TEXTOQUADRO"/>
              <w:jc w:val="center"/>
            </w:pPr>
            <w:r w:rsidRPr="00D07B5E">
              <w:t>(2021)</w:t>
            </w:r>
          </w:p>
        </w:tc>
        <w:tc>
          <w:tcPr>
            <w:tcW w:w="2115" w:type="dxa"/>
            <w:shd w:val="clear" w:color="auto" w:fill="A6A6A6"/>
            <w:vAlign w:val="center"/>
          </w:tcPr>
          <w:p w14:paraId="562739B5" w14:textId="77777777" w:rsidR="002D67FC" w:rsidRDefault="00F17109" w:rsidP="002D67FC">
            <w:pPr>
              <w:pStyle w:val="TF-TEXTOQUADRO"/>
              <w:jc w:val="center"/>
              <w:rPr>
                <w:lang w:val="en-US"/>
              </w:rPr>
            </w:pPr>
            <w:r w:rsidRPr="00D07B5E">
              <w:rPr>
                <w:lang w:val="en-US"/>
              </w:rPr>
              <w:t>A</w:t>
            </w:r>
            <w:r w:rsidR="002D67FC">
              <w:rPr>
                <w:lang w:val="en-US"/>
              </w:rPr>
              <w:t>l-</w:t>
            </w:r>
            <w:proofErr w:type="spellStart"/>
            <w:r w:rsidR="002D67FC">
              <w:rPr>
                <w:lang w:val="en-US"/>
              </w:rPr>
              <w:t>Btoush</w:t>
            </w:r>
            <w:proofErr w:type="spellEnd"/>
            <w:r w:rsidRPr="00D07B5E">
              <w:rPr>
                <w:lang w:val="en-US"/>
              </w:rPr>
              <w:t xml:space="preserve"> </w:t>
            </w:r>
            <w:r w:rsidRPr="00D07B5E">
              <w:rPr>
                <w:i/>
                <w:iCs/>
                <w:lang w:val="en-US"/>
              </w:rPr>
              <w:t>et al</w:t>
            </w:r>
            <w:r w:rsidRPr="0055608D">
              <w:rPr>
                <w:i/>
                <w:iCs/>
                <w:lang w:val="en-US"/>
              </w:rPr>
              <w:t>.</w:t>
            </w:r>
            <w:r w:rsidRPr="00D07B5E">
              <w:rPr>
                <w:lang w:val="en-US"/>
              </w:rPr>
              <w:t xml:space="preserve"> </w:t>
            </w:r>
          </w:p>
          <w:p w14:paraId="327C6866" w14:textId="3F4F095E" w:rsidR="00F17109" w:rsidRPr="00D07B5E" w:rsidRDefault="00F17109" w:rsidP="002D67FC">
            <w:pPr>
              <w:pStyle w:val="TF-TEXTOQUADRO"/>
              <w:jc w:val="center"/>
              <w:rPr>
                <w:lang w:val="en-US"/>
              </w:rPr>
            </w:pPr>
            <w:r w:rsidRPr="00D07B5E">
              <w:t>(</w:t>
            </w:r>
            <w:r w:rsidRPr="00D07B5E">
              <w:rPr>
                <w:lang w:val="en-US"/>
              </w:rPr>
              <w:t>2019</w:t>
            </w:r>
            <w:r w:rsidRPr="00D07B5E">
              <w:t>)</w:t>
            </w:r>
          </w:p>
        </w:tc>
      </w:tr>
      <w:tr w:rsidR="00F17109" w14:paraId="74280B92" w14:textId="77777777" w:rsidTr="00A87477">
        <w:trPr>
          <w:trHeight w:val="20"/>
        </w:trPr>
        <w:tc>
          <w:tcPr>
            <w:tcW w:w="3148" w:type="dxa"/>
            <w:shd w:val="clear" w:color="auto" w:fill="auto"/>
            <w:vAlign w:val="center"/>
          </w:tcPr>
          <w:p w14:paraId="355F2B12" w14:textId="77777777" w:rsidR="00F17109" w:rsidRPr="00A87477" w:rsidRDefault="00F17109" w:rsidP="00A87477">
            <w:pPr>
              <w:pStyle w:val="TF-TEXTOQUADRO"/>
            </w:pPr>
            <w:r w:rsidRPr="00A87477">
              <w:t>Característica do método</w:t>
            </w:r>
          </w:p>
        </w:tc>
        <w:tc>
          <w:tcPr>
            <w:tcW w:w="1984" w:type="dxa"/>
            <w:shd w:val="clear" w:color="auto" w:fill="auto"/>
            <w:vAlign w:val="center"/>
          </w:tcPr>
          <w:p w14:paraId="1F0430ED" w14:textId="77777777" w:rsidR="00F17109" w:rsidRPr="00A87477" w:rsidRDefault="00F17109" w:rsidP="00A87477">
            <w:pPr>
              <w:pStyle w:val="TF-TEXTOQUADRO"/>
              <w:jc w:val="center"/>
            </w:pPr>
            <w:r w:rsidRPr="00A87477">
              <w:t>Não Invasivo</w:t>
            </w:r>
          </w:p>
        </w:tc>
        <w:tc>
          <w:tcPr>
            <w:tcW w:w="1701" w:type="dxa"/>
            <w:shd w:val="clear" w:color="auto" w:fill="auto"/>
            <w:vAlign w:val="center"/>
          </w:tcPr>
          <w:p w14:paraId="7ED5B056" w14:textId="77777777" w:rsidR="00F17109" w:rsidRPr="00A87477" w:rsidRDefault="00F17109" w:rsidP="00A87477">
            <w:pPr>
              <w:pStyle w:val="TF-TEXTOQUADRO"/>
              <w:jc w:val="center"/>
            </w:pPr>
            <w:r w:rsidRPr="00A87477">
              <w:t>Não Invasivo</w:t>
            </w:r>
          </w:p>
        </w:tc>
        <w:tc>
          <w:tcPr>
            <w:tcW w:w="2115" w:type="dxa"/>
            <w:shd w:val="clear" w:color="auto" w:fill="auto"/>
            <w:vAlign w:val="center"/>
          </w:tcPr>
          <w:p w14:paraId="66DAD4F1" w14:textId="77777777" w:rsidR="00F17109" w:rsidRPr="00A87477" w:rsidRDefault="00F17109" w:rsidP="00A87477">
            <w:pPr>
              <w:pStyle w:val="TF-TEXTOQUADRO"/>
              <w:jc w:val="center"/>
            </w:pPr>
            <w:r w:rsidRPr="00A87477">
              <w:t>Não Invasivo</w:t>
            </w:r>
          </w:p>
        </w:tc>
      </w:tr>
      <w:tr w:rsidR="00F17109" w14:paraId="21D634C9" w14:textId="77777777" w:rsidTr="00A87477">
        <w:trPr>
          <w:trHeight w:val="20"/>
        </w:trPr>
        <w:tc>
          <w:tcPr>
            <w:tcW w:w="3148" w:type="dxa"/>
            <w:shd w:val="clear" w:color="auto" w:fill="auto"/>
            <w:vAlign w:val="center"/>
          </w:tcPr>
          <w:p w14:paraId="3F50E111" w14:textId="77777777" w:rsidR="00F17109" w:rsidRPr="00A87477" w:rsidRDefault="00F17109" w:rsidP="00A87477">
            <w:pPr>
              <w:pStyle w:val="TF-TEXTOQUADRO"/>
            </w:pPr>
            <w:r w:rsidRPr="00A87477">
              <w:t>Forma de detecção da face</w:t>
            </w:r>
          </w:p>
        </w:tc>
        <w:tc>
          <w:tcPr>
            <w:tcW w:w="1984" w:type="dxa"/>
            <w:shd w:val="clear" w:color="auto" w:fill="auto"/>
            <w:vAlign w:val="center"/>
          </w:tcPr>
          <w:p w14:paraId="1CD71AED" w14:textId="77777777" w:rsidR="00F17109" w:rsidRPr="00A87477" w:rsidRDefault="00F17109" w:rsidP="00A87477">
            <w:pPr>
              <w:pStyle w:val="TF-TEXTOQUADRO"/>
              <w:jc w:val="center"/>
            </w:pPr>
            <w:r w:rsidRPr="00A87477">
              <w:t>Cascata de Haar/Dlib</w:t>
            </w:r>
          </w:p>
        </w:tc>
        <w:tc>
          <w:tcPr>
            <w:tcW w:w="1701" w:type="dxa"/>
            <w:shd w:val="clear" w:color="auto" w:fill="auto"/>
            <w:vAlign w:val="center"/>
          </w:tcPr>
          <w:p w14:paraId="0330B019" w14:textId="77777777" w:rsidR="00F17109" w:rsidRPr="00A87477" w:rsidRDefault="00F17109" w:rsidP="00A87477">
            <w:pPr>
              <w:pStyle w:val="TF-TEXTOQUADRO"/>
              <w:jc w:val="center"/>
            </w:pPr>
            <w:r w:rsidRPr="00A87477">
              <w:t>Viola-Jones</w:t>
            </w:r>
          </w:p>
        </w:tc>
        <w:tc>
          <w:tcPr>
            <w:tcW w:w="2115" w:type="dxa"/>
            <w:shd w:val="clear" w:color="auto" w:fill="auto"/>
            <w:vAlign w:val="center"/>
          </w:tcPr>
          <w:p w14:paraId="7DE052D2" w14:textId="77777777" w:rsidR="00F17109" w:rsidRPr="00A87477" w:rsidRDefault="00F17109" w:rsidP="00A87477">
            <w:pPr>
              <w:pStyle w:val="TF-TEXTOQUADRO"/>
              <w:jc w:val="center"/>
            </w:pPr>
            <w:r w:rsidRPr="00A87477">
              <w:t>Viola-Jones</w:t>
            </w:r>
          </w:p>
        </w:tc>
      </w:tr>
      <w:tr w:rsidR="00F17109" w14:paraId="7199556C" w14:textId="77777777" w:rsidTr="00A87477">
        <w:trPr>
          <w:trHeight w:val="20"/>
        </w:trPr>
        <w:tc>
          <w:tcPr>
            <w:tcW w:w="3148" w:type="dxa"/>
            <w:shd w:val="clear" w:color="auto" w:fill="auto"/>
            <w:vAlign w:val="center"/>
          </w:tcPr>
          <w:p w14:paraId="31B3BC31" w14:textId="77777777" w:rsidR="00F17109" w:rsidRPr="00A87477" w:rsidRDefault="00F17109" w:rsidP="00A87477">
            <w:pPr>
              <w:pStyle w:val="TF-TEXTOQUADRO"/>
            </w:pPr>
            <w:r w:rsidRPr="00A87477">
              <w:t>Detecção da pupila</w:t>
            </w:r>
          </w:p>
        </w:tc>
        <w:tc>
          <w:tcPr>
            <w:tcW w:w="1984" w:type="dxa"/>
            <w:shd w:val="clear" w:color="auto" w:fill="auto"/>
            <w:vAlign w:val="center"/>
          </w:tcPr>
          <w:p w14:paraId="57476DFB" w14:textId="77777777" w:rsidR="00F17109" w:rsidRPr="00A87477" w:rsidRDefault="00F17109" w:rsidP="00A87477">
            <w:pPr>
              <w:pStyle w:val="TF-TEXTOQUADRO"/>
              <w:jc w:val="center"/>
            </w:pPr>
            <w:r w:rsidRPr="00A87477">
              <w:t>Cascata de Haar</w:t>
            </w:r>
          </w:p>
        </w:tc>
        <w:tc>
          <w:tcPr>
            <w:tcW w:w="1701" w:type="dxa"/>
            <w:shd w:val="clear" w:color="auto" w:fill="auto"/>
            <w:vAlign w:val="center"/>
          </w:tcPr>
          <w:p w14:paraId="6A530947" w14:textId="77777777" w:rsidR="00F17109" w:rsidRPr="00A87477" w:rsidRDefault="00F17109" w:rsidP="00A87477">
            <w:pPr>
              <w:pStyle w:val="TF-TEXTOQUADRO"/>
              <w:jc w:val="center"/>
            </w:pPr>
            <w:r w:rsidRPr="00A87477">
              <w:t>Cascata de Haar</w:t>
            </w:r>
          </w:p>
        </w:tc>
        <w:tc>
          <w:tcPr>
            <w:tcW w:w="2115" w:type="dxa"/>
            <w:shd w:val="clear" w:color="auto" w:fill="auto"/>
            <w:vAlign w:val="center"/>
          </w:tcPr>
          <w:p w14:paraId="0E97D37F" w14:textId="77777777" w:rsidR="00F17109" w:rsidRPr="00A87477" w:rsidRDefault="00F17109" w:rsidP="00A87477">
            <w:pPr>
              <w:pStyle w:val="TF-TEXTOQUADRO"/>
              <w:jc w:val="center"/>
            </w:pPr>
            <w:r w:rsidRPr="00A87477">
              <w:t xml:space="preserve">Transformada circular de </w:t>
            </w:r>
            <w:proofErr w:type="spellStart"/>
            <w:r w:rsidRPr="00A87477">
              <w:t>Hough</w:t>
            </w:r>
            <w:proofErr w:type="spellEnd"/>
          </w:p>
        </w:tc>
      </w:tr>
      <w:tr w:rsidR="00F17109" w14:paraId="50C82D39" w14:textId="77777777" w:rsidTr="00A87477">
        <w:trPr>
          <w:trHeight w:val="20"/>
        </w:trPr>
        <w:tc>
          <w:tcPr>
            <w:tcW w:w="3148" w:type="dxa"/>
            <w:shd w:val="clear" w:color="auto" w:fill="auto"/>
            <w:vAlign w:val="center"/>
          </w:tcPr>
          <w:p w14:paraId="226F0978" w14:textId="77777777" w:rsidR="00F17109" w:rsidRPr="00A87477" w:rsidRDefault="00F17109" w:rsidP="00A87477">
            <w:pPr>
              <w:pStyle w:val="TF-TEXTOQUADRO"/>
            </w:pPr>
            <w:r w:rsidRPr="00A87477">
              <w:t>Forma de análise</w:t>
            </w:r>
          </w:p>
        </w:tc>
        <w:tc>
          <w:tcPr>
            <w:tcW w:w="1984" w:type="dxa"/>
            <w:shd w:val="clear" w:color="auto" w:fill="auto"/>
            <w:vAlign w:val="center"/>
          </w:tcPr>
          <w:p w14:paraId="18CB168A" w14:textId="77777777" w:rsidR="00F17109" w:rsidRPr="00A87477" w:rsidRDefault="00F17109" w:rsidP="00A87477">
            <w:pPr>
              <w:pStyle w:val="TF-TEXTOQUADRO"/>
              <w:jc w:val="center"/>
            </w:pPr>
            <w:r w:rsidRPr="00A87477">
              <w:t>Olho esquerdo e direito</w:t>
            </w:r>
          </w:p>
        </w:tc>
        <w:tc>
          <w:tcPr>
            <w:tcW w:w="1701" w:type="dxa"/>
            <w:shd w:val="clear" w:color="auto" w:fill="auto"/>
            <w:vAlign w:val="center"/>
          </w:tcPr>
          <w:p w14:paraId="422C6CB9" w14:textId="77777777" w:rsidR="00F17109" w:rsidRPr="00A87477" w:rsidRDefault="00F17109" w:rsidP="00A87477">
            <w:pPr>
              <w:pStyle w:val="TF-TEXTOQUADRO"/>
              <w:jc w:val="center"/>
            </w:pPr>
            <w:r w:rsidRPr="00A87477">
              <w:t>Olho esquerdo e direito, face completa</w:t>
            </w:r>
          </w:p>
        </w:tc>
        <w:tc>
          <w:tcPr>
            <w:tcW w:w="2115" w:type="dxa"/>
            <w:shd w:val="clear" w:color="auto" w:fill="auto"/>
            <w:vAlign w:val="center"/>
          </w:tcPr>
          <w:p w14:paraId="3D53BEB6" w14:textId="77777777" w:rsidR="00F17109" w:rsidRPr="00A87477" w:rsidRDefault="00F17109" w:rsidP="00A87477">
            <w:pPr>
              <w:pStyle w:val="TF-TEXTOQUADRO"/>
              <w:jc w:val="center"/>
            </w:pPr>
            <w:r w:rsidRPr="00A87477">
              <w:t>Olho esquerdo</w:t>
            </w:r>
          </w:p>
        </w:tc>
      </w:tr>
      <w:tr w:rsidR="00F17109" w14:paraId="12CC5EC0" w14:textId="77777777" w:rsidTr="00A87477">
        <w:trPr>
          <w:trHeight w:val="20"/>
        </w:trPr>
        <w:tc>
          <w:tcPr>
            <w:tcW w:w="3148" w:type="dxa"/>
            <w:shd w:val="clear" w:color="auto" w:fill="auto"/>
            <w:vAlign w:val="center"/>
          </w:tcPr>
          <w:p w14:paraId="2A7BCD22" w14:textId="77777777" w:rsidR="00F17109" w:rsidRPr="00A87477" w:rsidRDefault="00F17109" w:rsidP="00A87477">
            <w:pPr>
              <w:pStyle w:val="TF-TEXTOQUADRO"/>
            </w:pPr>
            <w:r w:rsidRPr="00A87477">
              <w:t>Técnica de análise utilizada</w:t>
            </w:r>
          </w:p>
        </w:tc>
        <w:tc>
          <w:tcPr>
            <w:tcW w:w="1984" w:type="dxa"/>
            <w:shd w:val="clear" w:color="auto" w:fill="auto"/>
            <w:vAlign w:val="center"/>
          </w:tcPr>
          <w:p w14:paraId="6A795AA1" w14:textId="77777777" w:rsidR="00F17109" w:rsidRPr="00A87477" w:rsidRDefault="00F17109" w:rsidP="00A87477">
            <w:pPr>
              <w:pStyle w:val="TF-TEXTOQUADRO"/>
              <w:jc w:val="center"/>
            </w:pPr>
            <w:proofErr w:type="spellStart"/>
            <w:r w:rsidRPr="00A87477">
              <w:t>GazeMl</w:t>
            </w:r>
            <w:proofErr w:type="spellEnd"/>
          </w:p>
        </w:tc>
        <w:tc>
          <w:tcPr>
            <w:tcW w:w="1701" w:type="dxa"/>
            <w:shd w:val="clear" w:color="auto" w:fill="auto"/>
            <w:vAlign w:val="center"/>
          </w:tcPr>
          <w:p w14:paraId="4C96C50E" w14:textId="77777777" w:rsidR="00F17109" w:rsidRPr="00A87477" w:rsidRDefault="00F17109" w:rsidP="00A87477">
            <w:pPr>
              <w:pStyle w:val="TF-TEXTOQUADRO"/>
              <w:jc w:val="center"/>
            </w:pPr>
            <w:r w:rsidRPr="00A87477">
              <w:t>CNN</w:t>
            </w:r>
          </w:p>
        </w:tc>
        <w:tc>
          <w:tcPr>
            <w:tcW w:w="2115" w:type="dxa"/>
            <w:shd w:val="clear" w:color="auto" w:fill="auto"/>
            <w:vAlign w:val="center"/>
          </w:tcPr>
          <w:p w14:paraId="4F127982" w14:textId="77777777" w:rsidR="00F17109" w:rsidRPr="00A87477" w:rsidRDefault="00F17109" w:rsidP="00A87477">
            <w:pPr>
              <w:pStyle w:val="TF-TEXTOQUADRO"/>
              <w:jc w:val="center"/>
            </w:pPr>
            <w:r w:rsidRPr="00A87477">
              <w:t>MLP, J48 e RF</w:t>
            </w:r>
          </w:p>
        </w:tc>
      </w:tr>
    </w:tbl>
    <w:p w14:paraId="455B9C27" w14:textId="77777777" w:rsidR="00F17109" w:rsidRDefault="00F17109" w:rsidP="00F17109">
      <w:pPr>
        <w:pStyle w:val="TF-FONTE"/>
      </w:pPr>
      <w:r>
        <w:t>Fonte: elaborado pelo autor.</w:t>
      </w:r>
    </w:p>
    <w:p w14:paraId="479669BF" w14:textId="7FA22D6B" w:rsidR="00F17109" w:rsidRDefault="00F17109" w:rsidP="00D53DEC">
      <w:pPr>
        <w:pStyle w:val="TF-TEXTO"/>
      </w:pPr>
      <w:r w:rsidRPr="00521188">
        <w:t xml:space="preserve">Conforme pode ser observado no Quadro </w:t>
      </w:r>
      <w:r w:rsidR="00A21D9C">
        <w:t>2</w:t>
      </w:r>
      <w:r w:rsidRPr="00521188">
        <w:t xml:space="preserve">, a detecção de face é um fator bastante relevante que pode ser observado </w:t>
      </w:r>
      <w:r w:rsidR="004639E9" w:rsidRPr="00521188">
        <w:t>em todos o</w:t>
      </w:r>
      <w:r w:rsidRPr="00521188">
        <w:t>s trabalhos</w:t>
      </w:r>
      <w:r w:rsidR="004639E9" w:rsidRPr="00521188">
        <w:t xml:space="preserve">. Adriano </w:t>
      </w:r>
      <w:r w:rsidR="004639E9" w:rsidRPr="001A496B">
        <w:rPr>
          <w:i/>
          <w:iCs/>
        </w:rPr>
        <w:t>et al</w:t>
      </w:r>
      <w:r w:rsidR="004639E9" w:rsidRPr="00521188">
        <w:t>. (2020)</w:t>
      </w:r>
      <w:r w:rsidRPr="00521188">
        <w:t xml:space="preserve"> utiliz</w:t>
      </w:r>
      <w:r w:rsidR="004639E9" w:rsidRPr="00521188">
        <w:t>ar</w:t>
      </w:r>
      <w:r w:rsidRPr="00521188">
        <w:t xml:space="preserve">am o algoritmo </w:t>
      </w:r>
      <w:proofErr w:type="spellStart"/>
      <w:r w:rsidRPr="00521188">
        <w:t>Haar</w:t>
      </w:r>
      <w:r w:rsidR="00D53DEC" w:rsidRPr="00521188">
        <w:t>Cascade</w:t>
      </w:r>
      <w:proofErr w:type="spellEnd"/>
      <w:r w:rsidRPr="00521188">
        <w:t xml:space="preserve">/Viola-Jones, </w:t>
      </w:r>
      <w:r w:rsidR="004639E9" w:rsidRPr="00521188">
        <w:t>assim como</w:t>
      </w:r>
      <w:r w:rsidRPr="00521188">
        <w:t xml:space="preserve"> a utilização da biblioteca Dlib para criação dos </w:t>
      </w:r>
      <w:r w:rsidRPr="00521188">
        <w:rPr>
          <w:i/>
          <w:iCs/>
        </w:rPr>
        <w:t xml:space="preserve">landmarks </w:t>
      </w:r>
      <w:r w:rsidRPr="00521188">
        <w:t>e aprimorar a precisão da detecção.</w:t>
      </w:r>
      <w:r w:rsidR="00D53DEC" w:rsidRPr="00521188">
        <w:t xml:space="preserve"> Na análise, os autores</w:t>
      </w:r>
      <w:r w:rsidRPr="00521188">
        <w:t xml:space="preserve"> </w:t>
      </w:r>
      <w:r w:rsidR="00D53DEC" w:rsidRPr="00521188">
        <w:t xml:space="preserve">optaram pela utilização </w:t>
      </w:r>
      <w:r w:rsidRPr="00521188">
        <w:t>dos olhos direito e esquerdo para detecção da posição (x, y) da pupila</w:t>
      </w:r>
      <w:r w:rsidR="00D53DEC" w:rsidRPr="00521188">
        <w:t>.</w:t>
      </w:r>
      <w:r w:rsidR="0058092E" w:rsidRPr="00521188">
        <w:t xml:space="preserve"> O</w:t>
      </w:r>
      <w:r w:rsidR="002D67FC" w:rsidRPr="00521188">
        <w:t>s</w:t>
      </w:r>
      <w:r w:rsidR="0058092E" w:rsidRPr="00521188">
        <w:t xml:space="preserve"> autores também realizaram </w:t>
      </w:r>
      <w:r w:rsidRPr="00521188">
        <w:t xml:space="preserve">uma análise detalhada para identificar </w:t>
      </w:r>
      <w:r w:rsidR="0058092E" w:rsidRPr="00521188">
        <w:t>a</w:t>
      </w:r>
      <w:r w:rsidRPr="00521188">
        <w:t xml:space="preserve"> melhor forma para realizar a detecção,</w:t>
      </w:r>
      <w:r w:rsidR="0058092E" w:rsidRPr="00521188">
        <w:t xml:space="preserve"> no qual</w:t>
      </w:r>
      <w:r w:rsidRPr="00521188">
        <w:t xml:space="preserve"> foram </w:t>
      </w:r>
      <w:r w:rsidR="003F5F9C" w:rsidRPr="00521188">
        <w:t>testadas</w:t>
      </w:r>
      <w:r w:rsidRPr="00521188">
        <w:t xml:space="preserve"> três formas detecção do olho direito e esquerdo, apenas do esquerdo </w:t>
      </w:r>
      <w:r w:rsidR="00142221" w:rsidRPr="00521188">
        <w:t>e</w:t>
      </w:r>
      <w:r w:rsidRPr="00521188">
        <w:t xml:space="preserve"> da face completa</w:t>
      </w:r>
      <w:r w:rsidR="0058092E" w:rsidRPr="00521188">
        <w:t xml:space="preserve">. Adriano </w:t>
      </w:r>
      <w:r w:rsidR="0058092E" w:rsidRPr="00A45F4A">
        <w:rPr>
          <w:i/>
          <w:iCs/>
        </w:rPr>
        <w:t>et al</w:t>
      </w:r>
      <w:r w:rsidR="0058092E" w:rsidRPr="00521188">
        <w:t>. (2020) concluíram</w:t>
      </w:r>
      <w:r w:rsidRPr="00521188">
        <w:t xml:space="preserve"> que a melhor formar seria </w:t>
      </w:r>
      <w:r w:rsidR="0058092E" w:rsidRPr="00521188">
        <w:t>considerando</w:t>
      </w:r>
      <w:r w:rsidRPr="00521188">
        <w:t xml:space="preserve"> apenas o olho esquerdo</w:t>
      </w:r>
      <w:r w:rsidR="0058092E" w:rsidRPr="00521188">
        <w:t xml:space="preserve">. Além disso, </w:t>
      </w:r>
      <w:r w:rsidRPr="00521188">
        <w:t>também apont</w:t>
      </w:r>
      <w:r w:rsidR="0058092E" w:rsidRPr="00521188">
        <w:t>am</w:t>
      </w:r>
      <w:r w:rsidRPr="00521188">
        <w:t xml:space="preserve"> que </w:t>
      </w:r>
      <w:r w:rsidR="0058092E" w:rsidRPr="00521188">
        <w:t>devido ao baixo poder de</w:t>
      </w:r>
      <w:r w:rsidRPr="00521188">
        <w:t xml:space="preserve"> processamento</w:t>
      </w:r>
      <w:r w:rsidR="0058092E" w:rsidRPr="00521188">
        <w:t>, não conseguiram estabelecer</w:t>
      </w:r>
      <w:r w:rsidRPr="00521188">
        <w:t xml:space="preserve"> a eficiência utilizando a detecção da face completa.</w:t>
      </w:r>
    </w:p>
    <w:p w14:paraId="3D8066FA" w14:textId="12788608" w:rsidR="00E45A86" w:rsidRDefault="000F00D8" w:rsidP="00F17109">
      <w:pPr>
        <w:pStyle w:val="TF-TEXTO"/>
      </w:pPr>
      <w:r>
        <w:t>N</w:t>
      </w:r>
      <w:r w:rsidR="00E45A86">
        <w:t xml:space="preserve">a pesquisa realizada por </w:t>
      </w:r>
      <w:proofErr w:type="spellStart"/>
      <w:r w:rsidR="00E45A86" w:rsidRPr="00D868E2">
        <w:t>Ansari</w:t>
      </w:r>
      <w:proofErr w:type="spellEnd"/>
      <w:r w:rsidR="00E45A86" w:rsidRPr="00D868E2">
        <w:t xml:space="preserve"> </w:t>
      </w:r>
      <w:r w:rsidR="00E45A86" w:rsidRPr="00D868E2">
        <w:rPr>
          <w:i/>
          <w:iCs/>
        </w:rPr>
        <w:t>et al</w:t>
      </w:r>
      <w:r w:rsidR="00E45A86" w:rsidRPr="00D868E2">
        <w:t>. (2021)</w:t>
      </w:r>
      <w:r w:rsidR="00E45A86">
        <w:t xml:space="preserve"> </w:t>
      </w:r>
      <w:r>
        <w:t>realiz</w:t>
      </w:r>
      <w:r w:rsidR="00A45F4A">
        <w:t>ou-se</w:t>
      </w:r>
      <w:r>
        <w:t xml:space="preserve"> testes em arquiteturas com diferentes enquadramentos, </w:t>
      </w:r>
      <w:r w:rsidR="00A45F4A">
        <w:t>buscando</w:t>
      </w:r>
      <w:r w:rsidR="00E45A86">
        <w:t xml:space="preserve"> realizar o rastreamento ocular e ponto focal de forma precisa</w:t>
      </w:r>
      <w:r w:rsidR="00A45F4A">
        <w:t>. Os autores utilizaram</w:t>
      </w:r>
      <w:r w:rsidR="00E45A86">
        <w:t xml:space="preserve"> dados capturados por pessoas utilizando a câmera do seu próprio </w:t>
      </w:r>
      <w:r w:rsidR="00E45A86" w:rsidRPr="00A45F4A">
        <w:rPr>
          <w:i/>
          <w:iCs/>
        </w:rPr>
        <w:t>laptop</w:t>
      </w:r>
      <w:r w:rsidR="001E7724">
        <w:t>.</w:t>
      </w:r>
    </w:p>
    <w:p w14:paraId="7063923C" w14:textId="7680927B" w:rsidR="00F17109" w:rsidRPr="00C24379" w:rsidRDefault="0058092E" w:rsidP="00F17109">
      <w:pPr>
        <w:pStyle w:val="TF-TEXTO"/>
      </w:pPr>
      <w:r w:rsidRPr="00C24379">
        <w:t>Al-</w:t>
      </w:r>
      <w:proofErr w:type="spellStart"/>
      <w:r w:rsidRPr="00C24379">
        <w:t>Btoush</w:t>
      </w:r>
      <w:proofErr w:type="spellEnd"/>
      <w:r w:rsidRPr="00C24379">
        <w:t xml:space="preserve"> </w:t>
      </w:r>
      <w:r w:rsidRPr="00C24379">
        <w:rPr>
          <w:i/>
          <w:iCs/>
        </w:rPr>
        <w:t>et al.</w:t>
      </w:r>
      <w:r w:rsidRPr="00C24379">
        <w:t xml:space="preserve"> (2019) verificaram a semelhança a partir do olho esquerdo. </w:t>
      </w:r>
      <w:r w:rsidR="002D67FC" w:rsidRPr="00C24379">
        <w:t xml:space="preserve">Os autores, apresentaram </w:t>
      </w:r>
      <w:r w:rsidR="00F17109" w:rsidRPr="00C24379">
        <w:t xml:space="preserve">uma nova metodologia para calcular a localização da pupila, </w:t>
      </w:r>
      <w:r w:rsidR="002D67FC" w:rsidRPr="00C24379">
        <w:t>considerando</w:t>
      </w:r>
      <w:r w:rsidR="00F17109" w:rsidRPr="00C24379">
        <w:t xml:space="preserve"> a detecção dos pontos R1, R2, R3, R4, que são os quatro cantos da esclera</w:t>
      </w:r>
      <w:r w:rsidR="002D67FC" w:rsidRPr="00C24379">
        <w:t>.</w:t>
      </w:r>
      <w:r w:rsidR="00F17109" w:rsidRPr="00C24379">
        <w:t xml:space="preserve"> </w:t>
      </w:r>
      <w:r w:rsidR="00C1241C" w:rsidRPr="00C24379">
        <w:t>Al-</w:t>
      </w:r>
      <w:proofErr w:type="spellStart"/>
      <w:r w:rsidR="00C1241C" w:rsidRPr="00C24379">
        <w:t>Btoush</w:t>
      </w:r>
      <w:proofErr w:type="spellEnd"/>
      <w:r w:rsidR="00C1241C" w:rsidRPr="00C24379">
        <w:t xml:space="preserve"> </w:t>
      </w:r>
      <w:r w:rsidR="00C1241C" w:rsidRPr="00C24379">
        <w:rPr>
          <w:i/>
          <w:iCs/>
        </w:rPr>
        <w:t>et al.</w:t>
      </w:r>
      <w:r w:rsidR="00C1241C" w:rsidRPr="00C24379">
        <w:t xml:space="preserve"> (2019)</w:t>
      </w:r>
      <w:r w:rsidR="00F17109" w:rsidRPr="00C24379">
        <w:t xml:space="preserve"> também utiliza</w:t>
      </w:r>
      <w:r w:rsidR="00A00821" w:rsidRPr="00C24379">
        <w:t>ram como</w:t>
      </w:r>
      <w:r w:rsidR="00F17109" w:rsidRPr="00C24379">
        <w:t xml:space="preserve"> forma de detecção o (x, y) da pupila </w:t>
      </w:r>
      <w:r w:rsidR="00A00821" w:rsidRPr="00C24379">
        <w:t xml:space="preserve">assim como </w:t>
      </w:r>
      <w:r w:rsidR="00F17109" w:rsidRPr="00C24379">
        <w:rPr>
          <w:sz w:val="18"/>
        </w:rPr>
        <w:t>A</w:t>
      </w:r>
      <w:r w:rsidR="00A00821" w:rsidRPr="00C24379">
        <w:t>d</w:t>
      </w:r>
      <w:r w:rsidR="00A00821" w:rsidRPr="00C24379">
        <w:rPr>
          <w:sz w:val="18"/>
        </w:rPr>
        <w:t>ri</w:t>
      </w:r>
      <w:r w:rsidR="00A00821" w:rsidRPr="00C24379">
        <w:t>a</w:t>
      </w:r>
      <w:r w:rsidR="00A00821" w:rsidRPr="00C24379">
        <w:rPr>
          <w:sz w:val="18"/>
        </w:rPr>
        <w:t>no</w:t>
      </w:r>
      <w:r w:rsidR="00F17109" w:rsidRPr="00C24379">
        <w:rPr>
          <w:i/>
          <w:iCs/>
        </w:rPr>
        <w:t xml:space="preserve"> et al</w:t>
      </w:r>
      <w:r w:rsidR="00F17109" w:rsidRPr="00C24379">
        <w:t xml:space="preserve">. (2020) e </w:t>
      </w:r>
      <w:proofErr w:type="spellStart"/>
      <w:r w:rsidR="00F17109" w:rsidRPr="00C24379">
        <w:t>A</w:t>
      </w:r>
      <w:r w:rsidR="00A00821" w:rsidRPr="00C24379">
        <w:t>nsari</w:t>
      </w:r>
      <w:proofErr w:type="spellEnd"/>
      <w:r w:rsidR="00F17109" w:rsidRPr="00C24379">
        <w:t xml:space="preserve"> </w:t>
      </w:r>
      <w:r w:rsidR="00F17109" w:rsidRPr="00C24379">
        <w:rPr>
          <w:i/>
          <w:iCs/>
        </w:rPr>
        <w:t xml:space="preserve">et al. </w:t>
      </w:r>
      <w:r w:rsidR="00F17109" w:rsidRPr="00C24379">
        <w:t>(2021)</w:t>
      </w:r>
      <w:r w:rsidR="00A00821" w:rsidRPr="00C24379">
        <w:t>. Os autores</w:t>
      </w:r>
      <w:r w:rsidR="00F17109" w:rsidRPr="00C24379">
        <w:t xml:space="preserve"> </w:t>
      </w:r>
      <w:r w:rsidR="00A00821" w:rsidRPr="00C24379">
        <w:t>relatam a obtenção</w:t>
      </w:r>
      <w:r w:rsidR="00F17109" w:rsidRPr="00C24379">
        <w:t xml:space="preserve"> de 97.2% </w:t>
      </w:r>
      <w:r w:rsidR="00A00821" w:rsidRPr="00C24379">
        <w:t>através do</w:t>
      </w:r>
      <w:r w:rsidR="00F17109" w:rsidRPr="00C24379">
        <w:t xml:space="preserve"> algoritmo de </w:t>
      </w:r>
      <w:proofErr w:type="spellStart"/>
      <w:r w:rsidR="00F17109" w:rsidRPr="00C24379">
        <w:rPr>
          <w:i/>
          <w:iCs/>
        </w:rPr>
        <w:t>Random</w:t>
      </w:r>
      <w:proofErr w:type="spellEnd"/>
      <w:r w:rsidR="00F17109" w:rsidRPr="00C24379">
        <w:rPr>
          <w:i/>
          <w:iCs/>
        </w:rPr>
        <w:t xml:space="preserve"> Forest</w:t>
      </w:r>
      <w:r w:rsidR="00F17109" w:rsidRPr="00C24379">
        <w:t>.</w:t>
      </w:r>
    </w:p>
    <w:p w14:paraId="7B3C9E58" w14:textId="2DF8A8F9" w:rsidR="00E5756D" w:rsidRPr="00E5756D" w:rsidRDefault="00F17109" w:rsidP="00F17109">
      <w:pPr>
        <w:pStyle w:val="TF-TEXTO"/>
      </w:pPr>
      <w:r w:rsidRPr="00C24379">
        <w:tab/>
        <w:t>D</w:t>
      </w:r>
      <w:r w:rsidR="00C4796B">
        <w:t>iante deste contexto</w:t>
      </w:r>
      <w:r w:rsidRPr="00C24379">
        <w:t xml:space="preserve">, este trabalho mostra-se relevante, pois pretende desenvolver uma aplicação que permita identificação mais precisa de rastreamento ocular através entradas em tempo real utilizando uma </w:t>
      </w:r>
      <w:r w:rsidR="002D67FC" w:rsidRPr="00C24379">
        <w:t>webcam. Para isso</w:t>
      </w:r>
      <w:r w:rsidRPr="00C24379">
        <w:t>,</w:t>
      </w:r>
      <w:r w:rsidR="002D67FC" w:rsidRPr="00C24379">
        <w:t xml:space="preserve"> serão utilizadas técnicas de</w:t>
      </w:r>
      <w:r w:rsidRPr="00C24379">
        <w:t xml:space="preserve"> visão computacional para o tratamento da imagem e algoritmos de rede neural que permitam uma melhor precisão ao identificar o local ond</w:t>
      </w:r>
      <w:r w:rsidR="002D67FC" w:rsidRPr="00C24379">
        <w:t>e</w:t>
      </w:r>
      <w:r w:rsidRPr="00C24379">
        <w:t xml:space="preserve"> o usuário está olhando</w:t>
      </w:r>
      <w:r w:rsidR="002D67FC" w:rsidRPr="00C24379">
        <w:t>. Além disso, o protótipo</w:t>
      </w:r>
      <w:r w:rsidRPr="00C24379">
        <w:t xml:space="preserve"> será disponibilizad</w:t>
      </w:r>
      <w:r w:rsidR="002D67FC" w:rsidRPr="00C24379">
        <w:t>o</w:t>
      </w:r>
      <w:r w:rsidRPr="00C24379">
        <w:t xml:space="preserve"> através de uma aplicação web, </w:t>
      </w:r>
      <w:r w:rsidR="002D67FC" w:rsidRPr="00C24379">
        <w:t xml:space="preserve">buscando </w:t>
      </w:r>
      <w:r w:rsidRPr="00C24379">
        <w:t>facilita</w:t>
      </w:r>
      <w:r w:rsidR="002D67FC" w:rsidRPr="00C24379">
        <w:t>r o</w:t>
      </w:r>
      <w:r w:rsidRPr="00C24379">
        <w:t xml:space="preserve"> acesso por profissionais da saúde que pretendam utilizar a ferramenta para tratamento de Déficit de atenção, Dislexia</w:t>
      </w:r>
      <w:r w:rsidR="00C1241C" w:rsidRPr="00C24379">
        <w:t xml:space="preserve"> e</w:t>
      </w:r>
      <w:r w:rsidRPr="00C24379">
        <w:t xml:space="preserve"> Autismo.</w:t>
      </w:r>
    </w:p>
    <w:p w14:paraId="51E0058B" w14:textId="77777777" w:rsidR="00451B94" w:rsidRDefault="00451B94" w:rsidP="00E638A0">
      <w:pPr>
        <w:pStyle w:val="Ttulo2"/>
      </w:pPr>
      <w:r>
        <w:t>REQUISITOS PRINCIPAIS DO PROBLEMA A SER TRABALHADO</w:t>
      </w:r>
      <w:bookmarkEnd w:id="55"/>
      <w:bookmarkEnd w:id="56"/>
      <w:bookmarkEnd w:id="57"/>
      <w:bookmarkEnd w:id="58"/>
      <w:bookmarkEnd w:id="59"/>
      <w:bookmarkEnd w:id="60"/>
      <w:bookmarkEnd w:id="61"/>
    </w:p>
    <w:p w14:paraId="06C961FF" w14:textId="1C5FBC81" w:rsidR="00D93CC3" w:rsidRDefault="00D93CC3" w:rsidP="00D93CC3">
      <w:pPr>
        <w:pStyle w:val="TF-TEXTO"/>
      </w:pPr>
      <w:r>
        <w:t xml:space="preserve">Esta seção mostrará os Requisitos Funcionais (RF) e Requisitos Não Funcionais (RNF) para a aplicação de </w:t>
      </w:r>
      <w:r w:rsidRPr="00B2773F">
        <w:t>rastreamento ocular</w:t>
      </w:r>
      <w:r w:rsidRPr="00EF2A36">
        <w:t xml:space="preserve">. </w:t>
      </w:r>
      <w:r>
        <w:t>Os requisitos do trabalho estão divididos em duas partes: requisitos da aplicação web e requisitos do módulo de reconhecimento.</w:t>
      </w:r>
    </w:p>
    <w:p w14:paraId="76C12B75" w14:textId="77777777" w:rsidR="00D93CC3" w:rsidRDefault="00D93CC3" w:rsidP="00D93CC3">
      <w:pPr>
        <w:pStyle w:val="TF-TEXTO"/>
      </w:pPr>
      <w:r>
        <w:t>A aplicação web deverá:</w:t>
      </w:r>
    </w:p>
    <w:p w14:paraId="6BAD0DB4" w14:textId="1C441906" w:rsidR="00D93CC3" w:rsidRDefault="00D93CC3" w:rsidP="00D93CC3">
      <w:pPr>
        <w:pStyle w:val="TF-ALNEA"/>
        <w:numPr>
          <w:ilvl w:val="0"/>
          <w:numId w:val="5"/>
        </w:numPr>
      </w:pPr>
      <w:r w:rsidRPr="000C38EA">
        <w:t xml:space="preserve">manter o cadastro de </w:t>
      </w:r>
      <w:r>
        <w:t>usuários</w:t>
      </w:r>
      <w:r w:rsidRPr="000C38EA">
        <w:t xml:space="preserve"> (RF);</w:t>
      </w:r>
    </w:p>
    <w:p w14:paraId="68F3A94D" w14:textId="77777777" w:rsidR="00D93CC3" w:rsidRPr="000C38EA" w:rsidRDefault="00D93CC3" w:rsidP="00D93CC3">
      <w:pPr>
        <w:pStyle w:val="TF-ALNEA"/>
        <w:numPr>
          <w:ilvl w:val="0"/>
          <w:numId w:val="5"/>
        </w:numPr>
      </w:pPr>
      <w:r w:rsidRPr="00EF2A36">
        <w:t>permitir o login de usuários já cadastrados (RF);</w:t>
      </w:r>
    </w:p>
    <w:p w14:paraId="66B2D300" w14:textId="7FB92EE8" w:rsidR="00D93CC3" w:rsidRDefault="00D93CC3" w:rsidP="00D93CC3">
      <w:pPr>
        <w:pStyle w:val="TF-ALNEA"/>
        <w:numPr>
          <w:ilvl w:val="0"/>
          <w:numId w:val="2"/>
        </w:numPr>
      </w:pPr>
      <w:r w:rsidRPr="00EF2A36">
        <w:t xml:space="preserve">permitir ao usuário a criação de </w:t>
      </w:r>
      <w:r w:rsidR="00113AE8">
        <w:t xml:space="preserve">um </w:t>
      </w:r>
      <w:r w:rsidR="00086D8C">
        <w:t>teste</w:t>
      </w:r>
      <w:r w:rsidR="005E218C">
        <w:t xml:space="preserve"> de rastreamento</w:t>
      </w:r>
      <w:r w:rsidR="00086D8C">
        <w:t xml:space="preserve"> ocular</w:t>
      </w:r>
      <w:r w:rsidRPr="00EF2A36">
        <w:t xml:space="preserve"> </w:t>
      </w:r>
      <w:r w:rsidRPr="000C38EA">
        <w:t xml:space="preserve">(RF); </w:t>
      </w:r>
    </w:p>
    <w:p w14:paraId="31493CD0" w14:textId="6F21F990" w:rsidR="00691BF1" w:rsidRPr="000C38EA" w:rsidRDefault="00691BF1" w:rsidP="00691BF1">
      <w:pPr>
        <w:pStyle w:val="TF-ALNEA"/>
      </w:pPr>
      <w:r w:rsidRPr="007310E8">
        <w:t>permitir ao usuário informar uma lista de imagens/vídeos (RF);</w:t>
      </w:r>
    </w:p>
    <w:p w14:paraId="755593A5" w14:textId="48A435E4" w:rsidR="00D93CC3" w:rsidRDefault="00D93CC3" w:rsidP="00D93CC3">
      <w:pPr>
        <w:pStyle w:val="TF-ALNEA"/>
        <w:numPr>
          <w:ilvl w:val="0"/>
          <w:numId w:val="2"/>
        </w:numPr>
      </w:pPr>
      <w:r w:rsidRPr="000C38EA">
        <w:t xml:space="preserve">permitir ao usuário </w:t>
      </w:r>
      <w:r w:rsidR="00DE5D97">
        <w:t xml:space="preserve">possa </w:t>
      </w:r>
      <w:r w:rsidR="00F618C9">
        <w:t>vincular</w:t>
      </w:r>
      <w:r w:rsidR="00DE5D97">
        <w:t xml:space="preserve"> e </w:t>
      </w:r>
      <w:r w:rsidRPr="000C38EA">
        <w:t xml:space="preserve">visualizar </w:t>
      </w:r>
      <w:r w:rsidR="00DE5D97">
        <w:t xml:space="preserve">imagens/vídeos </w:t>
      </w:r>
      <w:r w:rsidR="00F618C9">
        <w:t>a um teste</w:t>
      </w:r>
      <w:r w:rsidR="00DE5D97">
        <w:t xml:space="preserve"> </w:t>
      </w:r>
      <w:r w:rsidRPr="000C38EA">
        <w:t>(RF);</w:t>
      </w:r>
    </w:p>
    <w:p w14:paraId="4257E005" w14:textId="77777777" w:rsidR="00691BF1" w:rsidRDefault="00691BF1" w:rsidP="00691BF1">
      <w:pPr>
        <w:pStyle w:val="TF-ALNEA"/>
      </w:pPr>
      <w:r w:rsidRPr="007310E8">
        <w:t xml:space="preserve">realizar o </w:t>
      </w:r>
      <w:proofErr w:type="spellStart"/>
      <w:r w:rsidRPr="00583345">
        <w:rPr>
          <w:i/>
          <w:iCs/>
        </w:rPr>
        <w:t>eye</w:t>
      </w:r>
      <w:proofErr w:type="spellEnd"/>
      <w:r w:rsidRPr="00583345">
        <w:rPr>
          <w:i/>
          <w:iCs/>
        </w:rPr>
        <w:t>-tracking</w:t>
      </w:r>
      <w:r w:rsidRPr="007310E8">
        <w:t xml:space="preserve"> do usuário enquanto assiste uma apresentação de uma sequência de exibição de imagens/vídeos em ordem e posição aleatórias (RF);</w:t>
      </w:r>
    </w:p>
    <w:p w14:paraId="40454777" w14:textId="77777777" w:rsidR="00C74F19" w:rsidRPr="007310E8" w:rsidRDefault="00C74F19" w:rsidP="00C74F19">
      <w:pPr>
        <w:pStyle w:val="TF-ALNEA"/>
      </w:pPr>
      <w:r w:rsidRPr="007310E8">
        <w:t xml:space="preserve">exibir um mapa visual das coordenadas obtidas pelo </w:t>
      </w:r>
      <w:proofErr w:type="spellStart"/>
      <w:r w:rsidRPr="00583345">
        <w:rPr>
          <w:i/>
          <w:iCs/>
        </w:rPr>
        <w:t>eye</w:t>
      </w:r>
      <w:proofErr w:type="spellEnd"/>
      <w:r w:rsidRPr="00583345">
        <w:rPr>
          <w:i/>
          <w:iCs/>
        </w:rPr>
        <w:t>-tracking</w:t>
      </w:r>
      <w:r w:rsidRPr="007310E8">
        <w:t xml:space="preserve"> a partir das imagens/vídeos apresentados (RF);</w:t>
      </w:r>
    </w:p>
    <w:p w14:paraId="3CD3652A" w14:textId="77777777" w:rsidR="00C74F19" w:rsidRPr="007310E8" w:rsidRDefault="00C74F19" w:rsidP="00C74F19">
      <w:pPr>
        <w:pStyle w:val="TF-ALNEA"/>
      </w:pPr>
      <w:r w:rsidRPr="007310E8">
        <w:t>exportar este mapa de preferência visual para PDF (RF);</w:t>
      </w:r>
    </w:p>
    <w:p w14:paraId="6F0E0950" w14:textId="77777777" w:rsidR="00D93CC3" w:rsidRPr="000C38EA" w:rsidRDefault="00D93CC3" w:rsidP="00D93CC3">
      <w:pPr>
        <w:pStyle w:val="TF-ALNEA"/>
        <w:numPr>
          <w:ilvl w:val="0"/>
          <w:numId w:val="2"/>
        </w:numPr>
      </w:pPr>
      <w:r w:rsidRPr="000C38EA">
        <w:t xml:space="preserve">utilizar o ambiente de desenvolvimento Visual Studio </w:t>
      </w:r>
      <w:proofErr w:type="spellStart"/>
      <w:r w:rsidRPr="000C38EA">
        <w:t>Code</w:t>
      </w:r>
      <w:proofErr w:type="spellEnd"/>
      <w:r w:rsidRPr="000C38EA">
        <w:t xml:space="preserve"> (RNF);</w:t>
      </w:r>
    </w:p>
    <w:p w14:paraId="08884351" w14:textId="77777777" w:rsidR="00D93CC3" w:rsidRPr="004F3E78" w:rsidRDefault="00D93CC3" w:rsidP="00D93CC3">
      <w:pPr>
        <w:pStyle w:val="TF-ALNEA"/>
        <w:numPr>
          <w:ilvl w:val="0"/>
          <w:numId w:val="2"/>
        </w:numPr>
      </w:pPr>
      <w:r w:rsidRPr="004F3E78">
        <w:t xml:space="preserve">desenvolver a aplicação web utilizando </w:t>
      </w:r>
      <w:proofErr w:type="spellStart"/>
      <w:r w:rsidRPr="004F3E78">
        <w:t>NodeJS</w:t>
      </w:r>
      <w:proofErr w:type="spellEnd"/>
      <w:r w:rsidRPr="004F3E78">
        <w:t xml:space="preserve"> no </w:t>
      </w:r>
      <w:proofErr w:type="spellStart"/>
      <w:r w:rsidRPr="002F101A">
        <w:rPr>
          <w:i/>
          <w:iCs/>
        </w:rPr>
        <w:t>backend</w:t>
      </w:r>
      <w:proofErr w:type="spellEnd"/>
      <w:r w:rsidRPr="004F3E78">
        <w:t xml:space="preserve"> e </w:t>
      </w:r>
      <w:proofErr w:type="spellStart"/>
      <w:r w:rsidRPr="004F3E78">
        <w:t>React</w:t>
      </w:r>
      <w:proofErr w:type="spellEnd"/>
      <w:r w:rsidRPr="004F3E78">
        <w:t xml:space="preserve"> no </w:t>
      </w:r>
      <w:proofErr w:type="spellStart"/>
      <w:r w:rsidRPr="002F101A">
        <w:rPr>
          <w:i/>
          <w:iCs/>
        </w:rPr>
        <w:t>frontend</w:t>
      </w:r>
      <w:proofErr w:type="spellEnd"/>
      <w:r w:rsidRPr="004F3E78">
        <w:t xml:space="preserve"> (RNF);</w:t>
      </w:r>
    </w:p>
    <w:p w14:paraId="6E8B3AA3" w14:textId="0B9618F4" w:rsidR="00D93CC3" w:rsidRPr="004F3E78" w:rsidRDefault="00D93CC3" w:rsidP="00D93CC3">
      <w:pPr>
        <w:pStyle w:val="TF-ALNEA"/>
        <w:numPr>
          <w:ilvl w:val="0"/>
          <w:numId w:val="2"/>
        </w:numPr>
      </w:pPr>
      <w:r w:rsidRPr="004F3E78">
        <w:t xml:space="preserve">utilizar o banco de dados </w:t>
      </w:r>
      <w:r w:rsidR="00F618C9">
        <w:t>My</w:t>
      </w:r>
      <w:r w:rsidRPr="004F3E78">
        <w:t>SQL para persistir os dados (RNF)</w:t>
      </w:r>
      <w:r>
        <w:t>.</w:t>
      </w:r>
    </w:p>
    <w:p w14:paraId="3C28F6BC" w14:textId="7B03EDC6" w:rsidR="005002D8" w:rsidRDefault="00D93CC3" w:rsidP="005002D8">
      <w:pPr>
        <w:pStyle w:val="TF-TEXTO"/>
      </w:pPr>
      <w:r>
        <w:lastRenderedPageBreak/>
        <w:t xml:space="preserve">O módulo </w:t>
      </w:r>
      <w:r w:rsidR="0063353B">
        <w:t>d</w:t>
      </w:r>
      <w:r w:rsidR="00FF0EB1">
        <w:t xml:space="preserve">e </w:t>
      </w:r>
      <w:r w:rsidR="00FF0EB1" w:rsidRPr="00B2773F">
        <w:t>rastreamento ocular</w:t>
      </w:r>
      <w:r w:rsidR="005002D8">
        <w:t xml:space="preserve"> a ser desenvolvid</w:t>
      </w:r>
      <w:r w:rsidR="00770280">
        <w:t>o</w:t>
      </w:r>
      <w:r w:rsidR="005002D8">
        <w:t xml:space="preserve"> deverá:</w:t>
      </w:r>
    </w:p>
    <w:p w14:paraId="495E6C74" w14:textId="69CE9D01" w:rsidR="00777173" w:rsidRPr="003C2F88" w:rsidRDefault="00C51C81" w:rsidP="003C2F88">
      <w:pPr>
        <w:pStyle w:val="TF-ALNEA"/>
        <w:numPr>
          <w:ilvl w:val="0"/>
          <w:numId w:val="25"/>
        </w:numPr>
      </w:pPr>
      <w:r w:rsidRPr="003C2F88">
        <w:t>rea</w:t>
      </w:r>
      <w:r w:rsidR="00435BB3" w:rsidRPr="003C2F88">
        <w:t>li</w:t>
      </w:r>
      <w:r w:rsidRPr="003C2F88">
        <w:t xml:space="preserve">zar </w:t>
      </w:r>
      <w:r w:rsidR="00435BB3" w:rsidRPr="003C2F88">
        <w:t xml:space="preserve">uma </w:t>
      </w:r>
      <w:r w:rsidR="00777173" w:rsidRPr="003C2F88">
        <w:t>calibração</w:t>
      </w:r>
      <w:r w:rsidR="005F6411" w:rsidRPr="003C2F88">
        <w:t xml:space="preserve"> </w:t>
      </w:r>
      <w:r w:rsidR="00435BB3" w:rsidRPr="003C2F88">
        <w:t>para estabelecer o perfil de mo</w:t>
      </w:r>
      <w:r w:rsidR="005F6411" w:rsidRPr="003C2F88">
        <w:t>vimentação dos olhos (RF);</w:t>
      </w:r>
    </w:p>
    <w:p w14:paraId="5A2CCEA0" w14:textId="70EF1EB2" w:rsidR="00FA2F68" w:rsidRPr="003C2F88" w:rsidRDefault="00FA2F68" w:rsidP="003C2F88">
      <w:pPr>
        <w:pStyle w:val="TF-ALNEA"/>
      </w:pPr>
      <w:r w:rsidRPr="003C2F88">
        <w:t>realizar a detecção facial e a identificação da região d</w:t>
      </w:r>
      <w:r w:rsidR="00C36E3F" w:rsidRPr="003C2F88">
        <w:t xml:space="preserve">os olhos </w:t>
      </w:r>
      <w:r w:rsidRPr="003C2F88">
        <w:t xml:space="preserve">utilizando </w:t>
      </w:r>
      <w:r w:rsidR="00E24B6D" w:rsidRPr="003C2F88">
        <w:t xml:space="preserve">aprendizado de máquina </w:t>
      </w:r>
      <w:r w:rsidRPr="003C2F88">
        <w:t>(RF);</w:t>
      </w:r>
    </w:p>
    <w:p w14:paraId="711FFADE" w14:textId="688CE73E" w:rsidR="009C22D7" w:rsidRPr="003C2F88" w:rsidRDefault="009C22D7" w:rsidP="003C2F88">
      <w:pPr>
        <w:pStyle w:val="TF-ALNEA"/>
      </w:pPr>
      <w:r w:rsidRPr="003C2F88">
        <w:rPr>
          <w:rStyle w:val="markedcontent"/>
        </w:rPr>
        <w:t xml:space="preserve">extrair a localização da pupila </w:t>
      </w:r>
      <w:r w:rsidR="00D27B89" w:rsidRPr="003C2F88">
        <w:rPr>
          <w:rStyle w:val="markedcontent"/>
        </w:rPr>
        <w:t>e s</w:t>
      </w:r>
      <w:r w:rsidR="00C479FE" w:rsidRPr="003C2F88">
        <w:rPr>
          <w:rStyle w:val="markedcontent"/>
        </w:rPr>
        <w:t xml:space="preserve">eu posicionamento </w:t>
      </w:r>
      <w:r w:rsidRPr="003C2F88">
        <w:rPr>
          <w:rStyle w:val="markedcontent"/>
        </w:rPr>
        <w:t xml:space="preserve">utilizando </w:t>
      </w:r>
      <w:r w:rsidR="00E33F7C" w:rsidRPr="003C2F88">
        <w:rPr>
          <w:rStyle w:val="markedcontent"/>
        </w:rPr>
        <w:t>visão computacional</w:t>
      </w:r>
      <w:r w:rsidRPr="003C2F88">
        <w:rPr>
          <w:rStyle w:val="markedcontent"/>
        </w:rPr>
        <w:t xml:space="preserve"> (RF);</w:t>
      </w:r>
    </w:p>
    <w:p w14:paraId="3ED5231D" w14:textId="1F08D3DF" w:rsidR="005002D8" w:rsidRPr="003C2F88" w:rsidRDefault="005002D8" w:rsidP="003C2F88">
      <w:pPr>
        <w:pStyle w:val="TF-ALNEA"/>
      </w:pPr>
      <w:r w:rsidRPr="003C2F88">
        <w:t xml:space="preserve">realizar </w:t>
      </w:r>
      <w:r w:rsidR="003836A7">
        <w:t>rastreamento ocular</w:t>
      </w:r>
      <w:r w:rsidRPr="003C2F88">
        <w:t xml:space="preserve"> através de uma </w:t>
      </w:r>
      <w:r w:rsidR="00A2158B">
        <w:t>webcam</w:t>
      </w:r>
      <w:r w:rsidRPr="003C2F88">
        <w:t xml:space="preserve"> (RNF); </w:t>
      </w:r>
    </w:p>
    <w:p w14:paraId="0C2ADC94" w14:textId="77777777" w:rsidR="003C2F88" w:rsidRPr="003C2F88" w:rsidRDefault="003C2F88" w:rsidP="003C2F88">
      <w:pPr>
        <w:pStyle w:val="TF-ALNEA"/>
      </w:pPr>
      <w:r w:rsidRPr="003C2F88">
        <w:t>ser desenvolvida na linguagem de programação Python (RNF);</w:t>
      </w:r>
    </w:p>
    <w:p w14:paraId="635CE12C" w14:textId="77777777" w:rsidR="003C2F88" w:rsidRPr="003C2F88" w:rsidRDefault="003C2F88" w:rsidP="003C2F88">
      <w:pPr>
        <w:pStyle w:val="TF-ALNEA"/>
      </w:pPr>
      <w:r w:rsidRPr="003C2F88">
        <w:t xml:space="preserve">utilizar as bibliotecas </w:t>
      </w:r>
      <w:proofErr w:type="spellStart"/>
      <w:r w:rsidRPr="003C2F88">
        <w:t>OpenCV</w:t>
      </w:r>
      <w:proofErr w:type="spellEnd"/>
      <w:r w:rsidRPr="003C2F88">
        <w:t xml:space="preserve">, </w:t>
      </w:r>
      <w:proofErr w:type="spellStart"/>
      <w:r w:rsidRPr="003C2F88">
        <w:t>Keras</w:t>
      </w:r>
      <w:proofErr w:type="spellEnd"/>
      <w:r w:rsidRPr="003C2F88">
        <w:t xml:space="preserve"> e </w:t>
      </w:r>
      <w:proofErr w:type="spellStart"/>
      <w:r w:rsidRPr="003C2F88">
        <w:t>scikit-learn</w:t>
      </w:r>
      <w:proofErr w:type="spellEnd"/>
      <w:r w:rsidRPr="003C2F88">
        <w:t xml:space="preserve"> (RNF).</w:t>
      </w:r>
    </w:p>
    <w:p w14:paraId="5CB0A412" w14:textId="77777777" w:rsidR="00451B94" w:rsidRDefault="00451B94" w:rsidP="00E638A0">
      <w:pPr>
        <w:pStyle w:val="Ttulo2"/>
      </w:pPr>
      <w:r>
        <w:t>METODOLOGIA</w:t>
      </w:r>
    </w:p>
    <w:p w14:paraId="4ACC7538" w14:textId="77777777" w:rsidR="00451B94" w:rsidRPr="007E0D87" w:rsidRDefault="00451B94" w:rsidP="00451B94">
      <w:pPr>
        <w:pStyle w:val="TF-TEXTO"/>
      </w:pPr>
      <w:r w:rsidRPr="007E0D87">
        <w:t>O trabalho será desenvolvido observando as seguintes etapas:</w:t>
      </w:r>
    </w:p>
    <w:p w14:paraId="3265D700" w14:textId="1522F2AE" w:rsidR="00155202" w:rsidRPr="00B742A3" w:rsidRDefault="00FE75C7" w:rsidP="00B742A3">
      <w:pPr>
        <w:pStyle w:val="TF-ALNEA"/>
        <w:numPr>
          <w:ilvl w:val="0"/>
          <w:numId w:val="10"/>
        </w:numPr>
      </w:pPr>
      <w:r w:rsidRPr="00B742A3">
        <w:t>l</w:t>
      </w:r>
      <w:r w:rsidR="00155202" w:rsidRPr="00B742A3">
        <w:t>evantamento bibliográfico: pesquisar</w:t>
      </w:r>
      <w:r w:rsidR="005C5F08" w:rsidRPr="00B742A3">
        <w:t xml:space="preserve"> </w:t>
      </w:r>
      <w:r w:rsidR="00155202" w:rsidRPr="00B742A3">
        <w:t xml:space="preserve">sobre </w:t>
      </w:r>
      <w:r w:rsidR="00DC33FB">
        <w:t xml:space="preserve">rastreamento e mapeamento </w:t>
      </w:r>
      <w:r w:rsidR="001C27AB" w:rsidRPr="00B742A3">
        <w:t>da posição ocular</w:t>
      </w:r>
      <w:r w:rsidR="00155202" w:rsidRPr="00B742A3">
        <w:t>, redes neura</w:t>
      </w:r>
      <w:r w:rsidR="005C5F08" w:rsidRPr="00B742A3">
        <w:t>i</w:t>
      </w:r>
      <w:r w:rsidR="00155202" w:rsidRPr="00B742A3">
        <w:t>s e trabalhos correlatos;</w:t>
      </w:r>
    </w:p>
    <w:p w14:paraId="40D2FB31" w14:textId="3A88FA7F" w:rsidR="005C5F08" w:rsidRPr="00B742A3" w:rsidRDefault="00FE75C7" w:rsidP="00B742A3">
      <w:pPr>
        <w:pStyle w:val="TF-ALNEA"/>
      </w:pPr>
      <w:r w:rsidRPr="00B742A3">
        <w:t>e</w:t>
      </w:r>
      <w:r w:rsidR="002D6CFB" w:rsidRPr="00B742A3">
        <w:t xml:space="preserve">licitação de requisitos: baseando-se no levantamento bibliográfico, refinar os requisitos propostos para </w:t>
      </w:r>
      <w:r w:rsidR="000F1D83">
        <w:t>a aplicação proposta</w:t>
      </w:r>
      <w:r w:rsidR="002D6CFB" w:rsidRPr="00B742A3">
        <w:t>;</w:t>
      </w:r>
    </w:p>
    <w:p w14:paraId="681EF246" w14:textId="3E77C25F" w:rsidR="00257314" w:rsidRPr="00B742A3" w:rsidRDefault="00B16CAE" w:rsidP="00B742A3">
      <w:pPr>
        <w:pStyle w:val="TF-ALNEA"/>
      </w:pPr>
      <w:r w:rsidRPr="00B742A3">
        <w:t>especificação</w:t>
      </w:r>
      <w:r w:rsidR="001163D3">
        <w:t xml:space="preserve"> da aplicação web</w:t>
      </w:r>
      <w:r w:rsidRPr="00B742A3">
        <w:t xml:space="preserve">: utilizar a ferramenta Enterprise Architect (EA) para elaborar os diagramas de caso de uso e de atividades de acordo com a </w:t>
      </w:r>
      <w:proofErr w:type="spellStart"/>
      <w:r w:rsidRPr="00B742A3">
        <w:t>Unified</w:t>
      </w:r>
      <w:proofErr w:type="spellEnd"/>
      <w:r w:rsidRPr="00B742A3">
        <w:t xml:space="preserve"> </w:t>
      </w:r>
      <w:proofErr w:type="spellStart"/>
      <w:r w:rsidRPr="00B742A3">
        <w:t>Modeling</w:t>
      </w:r>
      <w:proofErr w:type="spellEnd"/>
      <w:r w:rsidRPr="00B742A3">
        <w:t xml:space="preserve"> </w:t>
      </w:r>
      <w:proofErr w:type="spellStart"/>
      <w:r w:rsidRPr="00B742A3">
        <w:t>Language</w:t>
      </w:r>
      <w:proofErr w:type="spellEnd"/>
      <w:r w:rsidRPr="00B742A3">
        <w:t xml:space="preserve"> (UML);</w:t>
      </w:r>
    </w:p>
    <w:p w14:paraId="63AAAAF4" w14:textId="719D7BA4" w:rsidR="00B52724" w:rsidRPr="00B742A3" w:rsidRDefault="00F30A78" w:rsidP="00B742A3">
      <w:pPr>
        <w:pStyle w:val="TF-ALNEA"/>
      </w:pPr>
      <w:r w:rsidRPr="00B742A3">
        <w:t xml:space="preserve">implementação: a partir do item (c) implementar a </w:t>
      </w:r>
      <w:r w:rsidR="00BF1240" w:rsidRPr="00B742A3">
        <w:t xml:space="preserve">aplicação Web </w:t>
      </w:r>
      <w:r w:rsidRPr="00B742A3">
        <w:t>utilizando a</w:t>
      </w:r>
      <w:r w:rsidR="002F101A">
        <w:t xml:space="preserve"> </w:t>
      </w:r>
      <w:proofErr w:type="spellStart"/>
      <w:r w:rsidR="002F101A" w:rsidRPr="004F3E78">
        <w:t>NodeJS</w:t>
      </w:r>
      <w:proofErr w:type="spellEnd"/>
      <w:r w:rsidR="002F101A" w:rsidRPr="004F3E78">
        <w:t xml:space="preserve"> no </w:t>
      </w:r>
      <w:proofErr w:type="spellStart"/>
      <w:r w:rsidR="002F101A" w:rsidRPr="002F101A">
        <w:rPr>
          <w:i/>
          <w:iCs/>
        </w:rPr>
        <w:t>backend</w:t>
      </w:r>
      <w:proofErr w:type="spellEnd"/>
      <w:r w:rsidR="002F101A" w:rsidRPr="004F3E78">
        <w:t xml:space="preserve"> e </w:t>
      </w:r>
      <w:proofErr w:type="spellStart"/>
      <w:r w:rsidR="002F101A" w:rsidRPr="004F3E78">
        <w:t>React</w:t>
      </w:r>
      <w:proofErr w:type="spellEnd"/>
      <w:r w:rsidR="002F101A" w:rsidRPr="004F3E78">
        <w:t xml:space="preserve"> no </w:t>
      </w:r>
      <w:proofErr w:type="spellStart"/>
      <w:r w:rsidR="002F101A" w:rsidRPr="002F101A">
        <w:rPr>
          <w:i/>
          <w:iCs/>
        </w:rPr>
        <w:t>frontend</w:t>
      </w:r>
      <w:proofErr w:type="spellEnd"/>
      <w:r w:rsidRPr="00B742A3">
        <w:t>;</w:t>
      </w:r>
    </w:p>
    <w:p w14:paraId="2863274A" w14:textId="73B5D190" w:rsidR="00161995" w:rsidRPr="00B742A3" w:rsidRDefault="005903A3" w:rsidP="00B742A3">
      <w:pPr>
        <w:pStyle w:val="TF-ALNEA"/>
      </w:pPr>
      <w:r w:rsidRPr="00B742A3">
        <w:t xml:space="preserve">testes da aplicação web: </w:t>
      </w:r>
      <w:r w:rsidRPr="00B742A3">
        <w:rPr>
          <w:rStyle w:val="normaltextrun"/>
        </w:rPr>
        <w:t>elaborar testes para validar </w:t>
      </w:r>
      <w:r w:rsidRPr="00B742A3">
        <w:rPr>
          <w:rStyle w:val="eop"/>
        </w:rPr>
        <w:t>a usabilidade da aplicação</w:t>
      </w:r>
      <w:r w:rsidR="00431EBC">
        <w:rPr>
          <w:rStyle w:val="eop"/>
        </w:rPr>
        <w:t xml:space="preserve"> </w:t>
      </w:r>
      <w:r w:rsidR="00431EBC">
        <w:t>assim como, apresentar e realizar testes com os profissionais da saúde para averiguar sua aceitação e utilidade</w:t>
      </w:r>
      <w:ins w:id="63" w:author="Dalton Solano dos Reis" w:date="2022-11-08T21:02:00Z">
        <w:r w:rsidR="00623147">
          <w:t>;</w:t>
        </w:r>
      </w:ins>
      <w:del w:id="64" w:author="Dalton Solano dos Reis" w:date="2022-11-08T21:02:00Z">
        <w:r w:rsidR="00431EBC" w:rsidDel="00623147">
          <w:delText>.</w:delText>
        </w:r>
      </w:del>
    </w:p>
    <w:p w14:paraId="3E047716" w14:textId="79815E0C" w:rsidR="00161995" w:rsidRPr="00B742A3" w:rsidRDefault="00D16889" w:rsidP="00B742A3">
      <w:pPr>
        <w:pStyle w:val="TF-ALNEA"/>
      </w:pPr>
      <w:r w:rsidRPr="001B02DE">
        <w:t xml:space="preserve">coleta e montagem da base de </w:t>
      </w:r>
      <w:r w:rsidR="001163D3">
        <w:t>imagens</w:t>
      </w:r>
      <w:r w:rsidRPr="001B02DE">
        <w:t>:</w:t>
      </w:r>
      <w:r w:rsidR="00161995" w:rsidRPr="00B742A3">
        <w:t xml:space="preserve"> coletar as imagens que serão usadas nos testes do método proposto. Serão pesquisadas opções de bases de dados públicas e também será avaliada a coleta de imagens em um ambiente específico controlado; </w:t>
      </w:r>
    </w:p>
    <w:p w14:paraId="1CFE5061" w14:textId="459A6E94" w:rsidR="00161995" w:rsidRPr="00B742A3" w:rsidRDefault="00161995" w:rsidP="00B742A3">
      <w:pPr>
        <w:pStyle w:val="TF-ALNEA"/>
      </w:pPr>
      <w:r w:rsidRPr="00B742A3">
        <w:t xml:space="preserve">pesquisa e escolha do algoritmo de detecção </w:t>
      </w:r>
      <w:r w:rsidR="00505918" w:rsidRPr="00B742A3">
        <w:t>facial e ocular</w:t>
      </w:r>
      <w:r w:rsidRPr="00B742A3">
        <w:t>: pesquisar os principais algoritmos</w:t>
      </w:r>
      <w:r w:rsidR="00115416">
        <w:t xml:space="preserve"> de aprendizado de máquina para a</w:t>
      </w:r>
      <w:r w:rsidRPr="00B742A3">
        <w:t xml:space="preserve"> detecção </w:t>
      </w:r>
      <w:r w:rsidR="00505918" w:rsidRPr="00B742A3">
        <w:t>facial e ocular</w:t>
      </w:r>
      <w:r w:rsidRPr="00B742A3">
        <w:t>, escolhendo o mais adequado para o desenvolvimento do trabalho;</w:t>
      </w:r>
    </w:p>
    <w:p w14:paraId="2CBC71A0" w14:textId="40FE2B2A" w:rsidR="006C6ECB" w:rsidRPr="00B742A3" w:rsidRDefault="006C6ECB" w:rsidP="00B742A3">
      <w:pPr>
        <w:pStyle w:val="TF-ALNEA"/>
      </w:pPr>
      <w:r w:rsidRPr="00B742A3">
        <w:t xml:space="preserve">desenvolvimento do modelo de </w:t>
      </w:r>
      <w:r w:rsidR="00A44BED">
        <w:t>detecção fa</w:t>
      </w:r>
      <w:r w:rsidR="009038F4">
        <w:t>cial e</w:t>
      </w:r>
      <w:r w:rsidRPr="00B742A3">
        <w:t xml:space="preserve"> ocular: a partir do item (</w:t>
      </w:r>
      <w:r w:rsidR="00B742A3">
        <w:t>g</w:t>
      </w:r>
      <w:r w:rsidRPr="00B742A3">
        <w:t>), realizar a implementação da arquitetura da rede neural utilizando Python</w:t>
      </w:r>
      <w:r w:rsidR="0088351F">
        <w:t xml:space="preserve"> e a biblioteca </w:t>
      </w:r>
      <w:proofErr w:type="spellStart"/>
      <w:r w:rsidR="0088351F" w:rsidRPr="003C2F88">
        <w:t>Keras</w:t>
      </w:r>
      <w:proofErr w:type="spellEnd"/>
      <w:r w:rsidR="0088351F" w:rsidRPr="003C2F88">
        <w:t xml:space="preserve"> e </w:t>
      </w:r>
      <w:proofErr w:type="spellStart"/>
      <w:r w:rsidR="0088351F" w:rsidRPr="003C2F88">
        <w:t>scikit-learn</w:t>
      </w:r>
      <w:proofErr w:type="spellEnd"/>
      <w:r w:rsidRPr="00B742A3">
        <w:t>;</w:t>
      </w:r>
    </w:p>
    <w:p w14:paraId="635E5E65" w14:textId="5563F5F3" w:rsidR="00161995" w:rsidRPr="00B742A3" w:rsidRDefault="00161995" w:rsidP="00B742A3">
      <w:pPr>
        <w:pStyle w:val="TF-ALNEA"/>
      </w:pPr>
      <w:r w:rsidRPr="00B742A3">
        <w:t>pesquisa e escolha do algoritmo de rastreamento d</w:t>
      </w:r>
      <w:r w:rsidR="00BF401E" w:rsidRPr="00B742A3">
        <w:t>os olho</w:t>
      </w:r>
      <w:r w:rsidRPr="00B742A3">
        <w:t xml:space="preserve">s: pesquisar os principais algoritmos de rastreamento de </w:t>
      </w:r>
      <w:r w:rsidR="00BF401E" w:rsidRPr="00B742A3">
        <w:t>olhos</w:t>
      </w:r>
      <w:r w:rsidRPr="00B742A3">
        <w:t>, escolhendo o mais adequado para o desenvolvimento do trabalho; </w:t>
      </w:r>
    </w:p>
    <w:p w14:paraId="36583BA2" w14:textId="5C8D95F1" w:rsidR="00161995" w:rsidRPr="009038F4" w:rsidRDefault="00161995" w:rsidP="009038F4">
      <w:pPr>
        <w:pStyle w:val="TF-ALNEA"/>
      </w:pPr>
      <w:r w:rsidRPr="00B742A3">
        <w:t xml:space="preserve">levantamento de formas para calcular a </w:t>
      </w:r>
      <w:r w:rsidR="00156D8D" w:rsidRPr="00B742A3">
        <w:t>movimentação da pupila</w:t>
      </w:r>
      <w:r w:rsidRPr="00B742A3">
        <w:t xml:space="preserve">: pesquisar métodos para mapear a </w:t>
      </w:r>
      <w:r w:rsidRPr="009038F4">
        <w:t xml:space="preserve">posição </w:t>
      </w:r>
      <w:r w:rsidR="00156D8D" w:rsidRPr="009038F4">
        <w:t>pupila</w:t>
      </w:r>
      <w:r w:rsidRPr="009038F4">
        <w:t xml:space="preserve"> </w:t>
      </w:r>
      <w:r w:rsidR="00157E8F" w:rsidRPr="009038F4">
        <w:t>de acordo com o que o usuário está visualizando em tela</w:t>
      </w:r>
      <w:r w:rsidRPr="009038F4">
        <w:t>;</w:t>
      </w:r>
    </w:p>
    <w:p w14:paraId="1EA81039" w14:textId="77777777" w:rsidR="009038F4" w:rsidRPr="009038F4" w:rsidRDefault="00161995" w:rsidP="009038F4">
      <w:pPr>
        <w:pStyle w:val="TF-ALNEA"/>
      </w:pPr>
      <w:r w:rsidRPr="009038F4">
        <w:t xml:space="preserve">desenvolvimento do método: desenvolver o método de detecção e mapeamento </w:t>
      </w:r>
      <w:r w:rsidR="007E03F0" w:rsidRPr="009038F4">
        <w:t xml:space="preserve">da </w:t>
      </w:r>
      <w:r w:rsidR="00322741" w:rsidRPr="009038F4">
        <w:t>movimentação dos olhos</w:t>
      </w:r>
      <w:r w:rsidRPr="009038F4">
        <w:t xml:space="preserve"> utilizando a linguagem de programação Python e a biblioteca OpenCV; </w:t>
      </w:r>
    </w:p>
    <w:p w14:paraId="3B4074D6" w14:textId="60569B0C" w:rsidR="00155202" w:rsidRDefault="00161995" w:rsidP="009038F4">
      <w:pPr>
        <w:pStyle w:val="TF-ALNEA"/>
      </w:pPr>
      <w:r w:rsidRPr="009038F4">
        <w:t xml:space="preserve">testes da detecção e mapeamento: em paralelo ao desenvolvimento, verificar a assertividade do método proposto a partir do percentual </w:t>
      </w:r>
      <w:r w:rsidR="008234FD" w:rsidRPr="009038F4">
        <w:t xml:space="preserve">do rastreamento </w:t>
      </w:r>
      <w:r w:rsidRPr="009038F4">
        <w:t>e mapea</w:t>
      </w:r>
      <w:r w:rsidR="008057C8" w:rsidRPr="009038F4">
        <w:t>mento</w:t>
      </w:r>
      <w:r w:rsidRPr="009038F4">
        <w:t xml:space="preserve"> corret</w:t>
      </w:r>
      <w:r w:rsidR="008057C8" w:rsidRPr="009038F4">
        <w:t>o</w:t>
      </w:r>
      <w:r w:rsidRPr="009038F4">
        <w:t>, e caso necessário, alterar os requisitos para atender o problema a ser resolvido</w:t>
      </w:r>
      <w:r w:rsidR="000F1D83">
        <w:t>.</w:t>
      </w:r>
      <w:r w:rsidR="00506917">
        <w:t xml:space="preserve"> Além disso, </w:t>
      </w:r>
      <w:r w:rsidR="000F214B">
        <w:t>também ser</w:t>
      </w:r>
      <w:r w:rsidR="00F81102">
        <w:t>ão realizados testes em diferentes ambientes</w:t>
      </w:r>
      <w:r w:rsidR="0057013C">
        <w:t>,</w:t>
      </w:r>
      <w:r w:rsidR="00A541E7">
        <w:t xml:space="preserve"> considerando diferentes distâncias e iluminação</w:t>
      </w:r>
      <w:r w:rsidR="0057013C">
        <w:t>,</w:t>
      </w:r>
      <w:r w:rsidR="00A541E7">
        <w:t xml:space="preserve"> para estabelecer </w:t>
      </w:r>
      <w:r w:rsidR="0057013C">
        <w:t xml:space="preserve">em qual deles o </w:t>
      </w:r>
      <w:r w:rsidR="00D55967">
        <w:t>método possui maior precisão</w:t>
      </w:r>
      <w:r w:rsidR="00DC2B57">
        <w:t>.</w:t>
      </w:r>
    </w:p>
    <w:p w14:paraId="68FE02CA" w14:textId="31FE094A" w:rsidR="00451B94" w:rsidRDefault="00451B94" w:rsidP="000F1D83">
      <w:pPr>
        <w:pStyle w:val="TF-TEXTO"/>
      </w:pPr>
      <w:r>
        <w:t xml:space="preserve">As etapas serão realizadas nos períodos relacionados no </w:t>
      </w:r>
      <w:r w:rsidR="0060060C">
        <w:fldChar w:fldCharType="begin"/>
      </w:r>
      <w:r w:rsidR="0060060C">
        <w:instrText xml:space="preserve"> REF _Ref98650273 \h </w:instrText>
      </w:r>
      <w:r w:rsidR="000F1D83">
        <w:instrText xml:space="preserve"> \* MERGEFORMAT </w:instrText>
      </w:r>
      <w:r w:rsidR="0060060C">
        <w:fldChar w:fldCharType="separate"/>
      </w:r>
      <w:r w:rsidR="00911B58">
        <w:t xml:space="preserve">Quadro </w:t>
      </w:r>
      <w:r w:rsidR="00911B58">
        <w:rPr>
          <w:noProof/>
        </w:rPr>
        <w:t>3</w:t>
      </w:r>
      <w:r w:rsidR="0060060C">
        <w:fldChar w:fldCharType="end"/>
      </w:r>
      <w:r>
        <w:t>.</w:t>
      </w:r>
    </w:p>
    <w:p w14:paraId="411B3BF1" w14:textId="2DF8DFB6" w:rsidR="00142221" w:rsidRDefault="0060060C" w:rsidP="000251E7">
      <w:pPr>
        <w:pStyle w:val="TF-LEGENDA"/>
      </w:pPr>
      <w:bookmarkStart w:id="65" w:name="_Ref98650273"/>
      <w:r>
        <w:t xml:space="preserve">Quadro </w:t>
      </w:r>
      <w:fldSimple w:instr=" SEQ Quadro \* ARABIC ">
        <w:r w:rsidR="00911B58">
          <w:rPr>
            <w:noProof/>
          </w:rPr>
          <w:t>3</w:t>
        </w:r>
      </w:fldSimple>
      <w:bookmarkEnd w:id="65"/>
      <w:r w:rsidR="00451B94" w:rsidRPr="007E0D87">
        <w:t xml:space="preserve"> </w:t>
      </w:r>
      <w:r w:rsidR="00C705FF">
        <w:t>–</w:t>
      </w:r>
      <w:r w:rsidR="00451B94" w:rsidRPr="007E0D87">
        <w:t xml:space="preserve"> Cronograma</w:t>
      </w:r>
      <w:r w:rsidR="00475C5B">
        <w:t xml:space="preserve"> de atividades a serem realizadas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957"/>
        <w:gridCol w:w="274"/>
        <w:gridCol w:w="275"/>
        <w:gridCol w:w="274"/>
        <w:gridCol w:w="275"/>
        <w:gridCol w:w="275"/>
        <w:gridCol w:w="274"/>
        <w:gridCol w:w="275"/>
        <w:gridCol w:w="275"/>
        <w:gridCol w:w="274"/>
        <w:gridCol w:w="275"/>
        <w:gridCol w:w="274"/>
        <w:gridCol w:w="275"/>
        <w:gridCol w:w="275"/>
        <w:gridCol w:w="274"/>
        <w:gridCol w:w="275"/>
        <w:gridCol w:w="275"/>
      </w:tblGrid>
      <w:tr w:rsidR="000251E7" w:rsidRPr="007E0D87" w14:paraId="5B8C114F" w14:textId="77777777" w:rsidTr="000C3474">
        <w:trPr>
          <w:cantSplit/>
          <w:jc w:val="center"/>
        </w:trPr>
        <w:tc>
          <w:tcPr>
            <w:tcW w:w="4957" w:type="dxa"/>
            <w:tcBorders>
              <w:top w:val="single" w:sz="4" w:space="0" w:color="auto"/>
              <w:left w:val="single" w:sz="4" w:space="0" w:color="auto"/>
              <w:bottom w:val="nil"/>
              <w:right w:val="single" w:sz="4" w:space="0" w:color="auto"/>
            </w:tcBorders>
            <w:shd w:val="clear" w:color="auto" w:fill="A6A6A6"/>
          </w:tcPr>
          <w:p w14:paraId="0E76AD40" w14:textId="77777777" w:rsidR="000251E7" w:rsidRPr="007E0D87" w:rsidRDefault="000251E7" w:rsidP="00751847">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79E12020" w14:textId="77777777" w:rsidR="000251E7" w:rsidRDefault="000251E7" w:rsidP="00751847">
            <w:pPr>
              <w:pStyle w:val="TF-TEXTOQUADRO"/>
              <w:jc w:val="center"/>
            </w:pPr>
            <w:r>
              <w:t>2022</w:t>
            </w:r>
          </w:p>
        </w:tc>
        <w:tc>
          <w:tcPr>
            <w:tcW w:w="3296" w:type="dxa"/>
            <w:gridSpan w:val="12"/>
            <w:tcBorders>
              <w:top w:val="single" w:sz="4" w:space="0" w:color="auto"/>
              <w:left w:val="single" w:sz="4" w:space="0" w:color="auto"/>
              <w:right w:val="single" w:sz="4" w:space="0" w:color="auto"/>
            </w:tcBorders>
            <w:shd w:val="clear" w:color="auto" w:fill="A6A6A6"/>
          </w:tcPr>
          <w:p w14:paraId="4C9A6E73" w14:textId="77777777" w:rsidR="000251E7" w:rsidRPr="007E0D87" w:rsidRDefault="000251E7" w:rsidP="00751847">
            <w:pPr>
              <w:pStyle w:val="TF-TEXTOQUADRO"/>
              <w:jc w:val="center"/>
            </w:pPr>
            <w:r>
              <w:t>2023</w:t>
            </w:r>
          </w:p>
        </w:tc>
      </w:tr>
      <w:tr w:rsidR="000251E7" w:rsidRPr="007E0D87" w14:paraId="2228586C" w14:textId="77777777" w:rsidTr="000C3474">
        <w:trPr>
          <w:cantSplit/>
          <w:trHeight w:val="177"/>
          <w:jc w:val="center"/>
        </w:trPr>
        <w:tc>
          <w:tcPr>
            <w:tcW w:w="4957" w:type="dxa"/>
            <w:tcBorders>
              <w:top w:val="nil"/>
              <w:left w:val="single" w:sz="4" w:space="0" w:color="auto"/>
              <w:bottom w:val="nil"/>
            </w:tcBorders>
            <w:shd w:val="clear" w:color="auto" w:fill="A5A5A5" w:themeFill="accent3"/>
          </w:tcPr>
          <w:p w14:paraId="2780F43E" w14:textId="77777777" w:rsidR="000251E7" w:rsidRPr="007E0D87" w:rsidRDefault="000251E7" w:rsidP="00751847">
            <w:pPr>
              <w:pStyle w:val="TF-TEXTOQUADRO"/>
            </w:pPr>
          </w:p>
        </w:tc>
        <w:tc>
          <w:tcPr>
            <w:tcW w:w="549" w:type="dxa"/>
            <w:gridSpan w:val="2"/>
            <w:shd w:val="clear" w:color="auto" w:fill="A5A5A5" w:themeFill="accent3"/>
          </w:tcPr>
          <w:p w14:paraId="1926C19F" w14:textId="77777777" w:rsidR="000251E7" w:rsidRDefault="000251E7" w:rsidP="00751847">
            <w:pPr>
              <w:pStyle w:val="TF-TEXTOQUADRO"/>
            </w:pPr>
            <w:r>
              <w:t>nov.</w:t>
            </w:r>
          </w:p>
        </w:tc>
        <w:tc>
          <w:tcPr>
            <w:tcW w:w="549" w:type="dxa"/>
            <w:gridSpan w:val="2"/>
            <w:shd w:val="clear" w:color="auto" w:fill="A5A5A5" w:themeFill="accent3"/>
          </w:tcPr>
          <w:p w14:paraId="7EDEB518" w14:textId="77777777" w:rsidR="000251E7" w:rsidRDefault="000251E7" w:rsidP="00751847">
            <w:pPr>
              <w:pStyle w:val="TF-TEXTOQUADRO"/>
            </w:pPr>
            <w:r>
              <w:t>dez.</w:t>
            </w:r>
          </w:p>
        </w:tc>
        <w:tc>
          <w:tcPr>
            <w:tcW w:w="549" w:type="dxa"/>
            <w:gridSpan w:val="2"/>
            <w:shd w:val="clear" w:color="auto" w:fill="A5A5A5" w:themeFill="accent3"/>
          </w:tcPr>
          <w:p w14:paraId="40D64CBC" w14:textId="77777777" w:rsidR="000251E7" w:rsidRDefault="000251E7" w:rsidP="00751847">
            <w:pPr>
              <w:pStyle w:val="TF-TEXTOQUADRO"/>
            </w:pPr>
            <w:r>
              <w:t>jan.</w:t>
            </w:r>
          </w:p>
        </w:tc>
        <w:tc>
          <w:tcPr>
            <w:tcW w:w="550" w:type="dxa"/>
            <w:gridSpan w:val="2"/>
            <w:shd w:val="clear" w:color="auto" w:fill="A5A5A5" w:themeFill="accent3"/>
          </w:tcPr>
          <w:p w14:paraId="784A9B3D" w14:textId="77777777" w:rsidR="000251E7" w:rsidRPr="007E0D87" w:rsidRDefault="000251E7" w:rsidP="00751847">
            <w:pPr>
              <w:pStyle w:val="TF-TEXTOQUADRO"/>
            </w:pPr>
            <w:r>
              <w:t>fev</w:t>
            </w:r>
            <w:r w:rsidRPr="007E0D87">
              <w:t>.</w:t>
            </w:r>
          </w:p>
        </w:tc>
        <w:tc>
          <w:tcPr>
            <w:tcW w:w="549" w:type="dxa"/>
            <w:gridSpan w:val="2"/>
            <w:shd w:val="clear" w:color="auto" w:fill="A5A5A5" w:themeFill="accent3"/>
          </w:tcPr>
          <w:p w14:paraId="61327648" w14:textId="77777777" w:rsidR="000251E7" w:rsidRPr="007E0D87" w:rsidRDefault="000251E7" w:rsidP="00751847">
            <w:pPr>
              <w:pStyle w:val="TF-TEXTOQUADRO"/>
            </w:pPr>
            <w:r w:rsidRPr="007E0D87">
              <w:t>m</w:t>
            </w:r>
            <w:r>
              <w:t>ar</w:t>
            </w:r>
            <w:r w:rsidRPr="007E0D87">
              <w:t>.</w:t>
            </w:r>
          </w:p>
        </w:tc>
        <w:tc>
          <w:tcPr>
            <w:tcW w:w="549" w:type="dxa"/>
            <w:gridSpan w:val="2"/>
            <w:shd w:val="clear" w:color="auto" w:fill="A5A5A5" w:themeFill="accent3"/>
          </w:tcPr>
          <w:p w14:paraId="67F0A390" w14:textId="77777777" w:rsidR="000251E7" w:rsidRPr="007E0D87" w:rsidRDefault="000251E7" w:rsidP="00751847">
            <w:pPr>
              <w:pStyle w:val="TF-TEXTOQUADRO"/>
            </w:pPr>
            <w:r>
              <w:t>abr</w:t>
            </w:r>
            <w:r w:rsidRPr="007E0D87">
              <w:t>.</w:t>
            </w:r>
          </w:p>
        </w:tc>
        <w:tc>
          <w:tcPr>
            <w:tcW w:w="549" w:type="dxa"/>
            <w:gridSpan w:val="2"/>
            <w:shd w:val="clear" w:color="auto" w:fill="A5A5A5" w:themeFill="accent3"/>
          </w:tcPr>
          <w:p w14:paraId="15BFAB60" w14:textId="77777777" w:rsidR="000251E7" w:rsidRPr="007E0D87" w:rsidRDefault="000251E7" w:rsidP="00751847">
            <w:pPr>
              <w:pStyle w:val="TF-TEXTOQUADRO"/>
            </w:pPr>
            <w:r>
              <w:t>maio</w:t>
            </w:r>
          </w:p>
        </w:tc>
        <w:tc>
          <w:tcPr>
            <w:tcW w:w="550" w:type="dxa"/>
            <w:gridSpan w:val="2"/>
            <w:shd w:val="clear" w:color="auto" w:fill="A5A5A5" w:themeFill="accent3"/>
          </w:tcPr>
          <w:p w14:paraId="751E301A" w14:textId="77777777" w:rsidR="000251E7" w:rsidRPr="007E0D87" w:rsidRDefault="000251E7" w:rsidP="00751847">
            <w:pPr>
              <w:pStyle w:val="TF-TEXTOQUADRO"/>
            </w:pPr>
            <w:r>
              <w:t>jun</w:t>
            </w:r>
            <w:r w:rsidRPr="007E0D87">
              <w:t>.</w:t>
            </w:r>
          </w:p>
        </w:tc>
      </w:tr>
      <w:tr w:rsidR="000251E7" w:rsidRPr="007E0D87" w14:paraId="50A2CA70" w14:textId="77777777" w:rsidTr="000C3474">
        <w:trPr>
          <w:cantSplit/>
          <w:jc w:val="center"/>
        </w:trPr>
        <w:tc>
          <w:tcPr>
            <w:tcW w:w="4957" w:type="dxa"/>
            <w:tcBorders>
              <w:top w:val="nil"/>
              <w:left w:val="single" w:sz="4" w:space="0" w:color="auto"/>
            </w:tcBorders>
            <w:shd w:val="clear" w:color="auto" w:fill="A5A5A5" w:themeFill="accent3"/>
          </w:tcPr>
          <w:p w14:paraId="00D4EE32" w14:textId="77777777" w:rsidR="000251E7" w:rsidRPr="007E0D87" w:rsidRDefault="000251E7" w:rsidP="00751847">
            <w:pPr>
              <w:pStyle w:val="TF-TEXTOQUADRO"/>
            </w:pPr>
            <w:r w:rsidRPr="007E0D87">
              <w:t>etapas / quinzenas</w:t>
            </w:r>
          </w:p>
        </w:tc>
        <w:tc>
          <w:tcPr>
            <w:tcW w:w="274" w:type="dxa"/>
            <w:shd w:val="clear" w:color="auto" w:fill="A5A5A5" w:themeFill="accent3"/>
          </w:tcPr>
          <w:p w14:paraId="03C2A82B" w14:textId="77777777" w:rsidR="000251E7" w:rsidRPr="007E0D87" w:rsidRDefault="000251E7" w:rsidP="00751847">
            <w:pPr>
              <w:pStyle w:val="TF-TEXTOQUADRO"/>
            </w:pPr>
            <w:r>
              <w:t>1</w:t>
            </w:r>
          </w:p>
        </w:tc>
        <w:tc>
          <w:tcPr>
            <w:tcW w:w="275" w:type="dxa"/>
            <w:shd w:val="clear" w:color="auto" w:fill="A5A5A5" w:themeFill="accent3"/>
          </w:tcPr>
          <w:p w14:paraId="5DBA2F58" w14:textId="77777777" w:rsidR="000251E7" w:rsidRPr="007E0D87" w:rsidRDefault="000251E7" w:rsidP="00751847">
            <w:pPr>
              <w:pStyle w:val="TF-TEXTOQUADRO"/>
            </w:pPr>
            <w:r>
              <w:t>2</w:t>
            </w:r>
          </w:p>
        </w:tc>
        <w:tc>
          <w:tcPr>
            <w:tcW w:w="274" w:type="dxa"/>
            <w:shd w:val="clear" w:color="auto" w:fill="A5A5A5" w:themeFill="accent3"/>
          </w:tcPr>
          <w:p w14:paraId="4AB7315F" w14:textId="77777777" w:rsidR="000251E7" w:rsidRPr="007E0D87" w:rsidRDefault="000251E7" w:rsidP="00751847">
            <w:pPr>
              <w:pStyle w:val="TF-TEXTOQUADRO"/>
            </w:pPr>
            <w:r>
              <w:t>1</w:t>
            </w:r>
          </w:p>
        </w:tc>
        <w:tc>
          <w:tcPr>
            <w:tcW w:w="275" w:type="dxa"/>
            <w:shd w:val="clear" w:color="auto" w:fill="A5A5A5" w:themeFill="accent3"/>
          </w:tcPr>
          <w:p w14:paraId="70EDE166" w14:textId="77777777" w:rsidR="000251E7" w:rsidRPr="007E0D87" w:rsidRDefault="000251E7" w:rsidP="00751847">
            <w:pPr>
              <w:pStyle w:val="TF-TEXTOQUADRO"/>
            </w:pPr>
            <w:r>
              <w:t>2</w:t>
            </w:r>
          </w:p>
        </w:tc>
        <w:tc>
          <w:tcPr>
            <w:tcW w:w="275" w:type="dxa"/>
            <w:shd w:val="clear" w:color="auto" w:fill="A5A5A5" w:themeFill="accent3"/>
          </w:tcPr>
          <w:p w14:paraId="70ED08BA" w14:textId="77777777" w:rsidR="000251E7" w:rsidRPr="007E0D87" w:rsidRDefault="000251E7" w:rsidP="00751847">
            <w:pPr>
              <w:pStyle w:val="TF-TEXTOQUADRO"/>
            </w:pPr>
            <w:r>
              <w:t>1</w:t>
            </w:r>
          </w:p>
        </w:tc>
        <w:tc>
          <w:tcPr>
            <w:tcW w:w="274" w:type="dxa"/>
            <w:shd w:val="clear" w:color="auto" w:fill="A5A5A5" w:themeFill="accent3"/>
          </w:tcPr>
          <w:p w14:paraId="5074BF61" w14:textId="77777777" w:rsidR="000251E7" w:rsidRPr="007E0D87" w:rsidRDefault="000251E7" w:rsidP="00751847">
            <w:pPr>
              <w:pStyle w:val="TF-TEXTOQUADRO"/>
            </w:pPr>
            <w:r>
              <w:t>2</w:t>
            </w:r>
          </w:p>
        </w:tc>
        <w:tc>
          <w:tcPr>
            <w:tcW w:w="275" w:type="dxa"/>
            <w:tcBorders>
              <w:bottom w:val="single" w:sz="4" w:space="0" w:color="auto"/>
            </w:tcBorders>
            <w:shd w:val="clear" w:color="auto" w:fill="A5A5A5" w:themeFill="accent3"/>
          </w:tcPr>
          <w:p w14:paraId="29DED72A"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64F12173" w14:textId="77777777" w:rsidR="000251E7" w:rsidRPr="007E0D87" w:rsidRDefault="000251E7" w:rsidP="00751847">
            <w:pPr>
              <w:pStyle w:val="TF-TEXTOQUADRO"/>
            </w:pPr>
            <w:r w:rsidRPr="007E0D87">
              <w:t>2</w:t>
            </w:r>
          </w:p>
        </w:tc>
        <w:tc>
          <w:tcPr>
            <w:tcW w:w="274" w:type="dxa"/>
            <w:tcBorders>
              <w:bottom w:val="single" w:sz="4" w:space="0" w:color="auto"/>
            </w:tcBorders>
            <w:shd w:val="clear" w:color="auto" w:fill="A5A5A5" w:themeFill="accent3"/>
          </w:tcPr>
          <w:p w14:paraId="119D25A7"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54BA2838" w14:textId="77777777" w:rsidR="000251E7" w:rsidRPr="007E0D87" w:rsidRDefault="000251E7" w:rsidP="00751847">
            <w:pPr>
              <w:pStyle w:val="TF-TEXTOQUADRO"/>
            </w:pPr>
            <w:r w:rsidRPr="007E0D87">
              <w:t>2</w:t>
            </w:r>
          </w:p>
        </w:tc>
        <w:tc>
          <w:tcPr>
            <w:tcW w:w="274" w:type="dxa"/>
            <w:tcBorders>
              <w:bottom w:val="single" w:sz="4" w:space="0" w:color="auto"/>
            </w:tcBorders>
            <w:shd w:val="clear" w:color="auto" w:fill="A5A5A5" w:themeFill="accent3"/>
          </w:tcPr>
          <w:p w14:paraId="04A5E129"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6ABB9C30" w14:textId="77777777" w:rsidR="000251E7" w:rsidRPr="007E0D87" w:rsidRDefault="000251E7" w:rsidP="00751847">
            <w:pPr>
              <w:pStyle w:val="TF-TEXTOQUADRO"/>
            </w:pPr>
            <w:r w:rsidRPr="007E0D87">
              <w:t>2</w:t>
            </w:r>
          </w:p>
        </w:tc>
        <w:tc>
          <w:tcPr>
            <w:tcW w:w="275" w:type="dxa"/>
            <w:tcBorders>
              <w:bottom w:val="single" w:sz="4" w:space="0" w:color="auto"/>
            </w:tcBorders>
            <w:shd w:val="clear" w:color="auto" w:fill="A5A5A5" w:themeFill="accent3"/>
          </w:tcPr>
          <w:p w14:paraId="3A63C36A" w14:textId="77777777" w:rsidR="000251E7" w:rsidRPr="007E0D87" w:rsidRDefault="000251E7" w:rsidP="00751847">
            <w:pPr>
              <w:pStyle w:val="TF-TEXTOQUADRO"/>
            </w:pPr>
            <w:r w:rsidRPr="007E0D87">
              <w:t>1</w:t>
            </w:r>
          </w:p>
        </w:tc>
        <w:tc>
          <w:tcPr>
            <w:tcW w:w="274" w:type="dxa"/>
            <w:tcBorders>
              <w:bottom w:val="single" w:sz="4" w:space="0" w:color="auto"/>
            </w:tcBorders>
            <w:shd w:val="clear" w:color="auto" w:fill="A5A5A5" w:themeFill="accent3"/>
          </w:tcPr>
          <w:p w14:paraId="204C9B84" w14:textId="77777777" w:rsidR="000251E7" w:rsidRPr="007E0D87" w:rsidRDefault="000251E7" w:rsidP="00751847">
            <w:pPr>
              <w:pStyle w:val="TF-TEXTOQUADRO"/>
            </w:pPr>
            <w:r w:rsidRPr="007E0D87">
              <w:t>2</w:t>
            </w:r>
          </w:p>
        </w:tc>
        <w:tc>
          <w:tcPr>
            <w:tcW w:w="275" w:type="dxa"/>
            <w:tcBorders>
              <w:bottom w:val="single" w:sz="4" w:space="0" w:color="auto"/>
            </w:tcBorders>
            <w:shd w:val="clear" w:color="auto" w:fill="A5A5A5" w:themeFill="accent3"/>
          </w:tcPr>
          <w:p w14:paraId="35F6E0E9"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5B1F08D5" w14:textId="77777777" w:rsidR="000251E7" w:rsidRPr="007E0D87" w:rsidRDefault="000251E7" w:rsidP="00751847">
            <w:pPr>
              <w:pStyle w:val="TF-TEXTOQUADRO"/>
            </w:pPr>
            <w:r w:rsidRPr="007E0D87">
              <w:t>2</w:t>
            </w:r>
          </w:p>
        </w:tc>
      </w:tr>
      <w:tr w:rsidR="005A5A3A" w:rsidRPr="007E0D87" w14:paraId="05023CF5" w14:textId="77777777" w:rsidTr="000C3474">
        <w:trPr>
          <w:jc w:val="center"/>
        </w:trPr>
        <w:tc>
          <w:tcPr>
            <w:tcW w:w="4957" w:type="dxa"/>
            <w:tcBorders>
              <w:left w:val="single" w:sz="4" w:space="0" w:color="auto"/>
            </w:tcBorders>
          </w:tcPr>
          <w:p w14:paraId="103D1C95" w14:textId="77777777" w:rsidR="000251E7" w:rsidRPr="004C2D19" w:rsidRDefault="000251E7" w:rsidP="00751847">
            <w:pPr>
              <w:pStyle w:val="TF-TEXTOQUADRO"/>
              <w:rPr>
                <w:bCs/>
                <w:highlight w:val="yellow"/>
              </w:rPr>
            </w:pPr>
            <w:r>
              <w:t>levantamento bibliográfico</w:t>
            </w:r>
          </w:p>
        </w:tc>
        <w:tc>
          <w:tcPr>
            <w:tcW w:w="274" w:type="dxa"/>
            <w:shd w:val="clear" w:color="auto" w:fill="FFFFFF" w:themeFill="background1"/>
          </w:tcPr>
          <w:p w14:paraId="137E3734" w14:textId="77777777" w:rsidR="000251E7" w:rsidRPr="000B338D" w:rsidRDefault="000251E7" w:rsidP="00751847">
            <w:pPr>
              <w:pStyle w:val="TF-TEXTOQUADRO"/>
            </w:pPr>
          </w:p>
        </w:tc>
        <w:tc>
          <w:tcPr>
            <w:tcW w:w="275" w:type="dxa"/>
            <w:shd w:val="clear" w:color="auto" w:fill="auto"/>
          </w:tcPr>
          <w:p w14:paraId="6C188CC5" w14:textId="77777777" w:rsidR="000251E7" w:rsidRPr="000B338D" w:rsidRDefault="000251E7" w:rsidP="00751847">
            <w:pPr>
              <w:pStyle w:val="TF-TEXTOQUADRO"/>
            </w:pPr>
          </w:p>
        </w:tc>
        <w:tc>
          <w:tcPr>
            <w:tcW w:w="274" w:type="dxa"/>
            <w:shd w:val="clear" w:color="auto" w:fill="auto"/>
          </w:tcPr>
          <w:p w14:paraId="04DD5B54" w14:textId="77777777" w:rsidR="000251E7" w:rsidRPr="000B338D" w:rsidRDefault="000251E7" w:rsidP="00751847">
            <w:pPr>
              <w:pStyle w:val="TF-TEXTOQUADRO"/>
            </w:pPr>
          </w:p>
        </w:tc>
        <w:tc>
          <w:tcPr>
            <w:tcW w:w="275" w:type="dxa"/>
            <w:shd w:val="clear" w:color="auto" w:fill="auto"/>
          </w:tcPr>
          <w:p w14:paraId="3B055F70" w14:textId="77777777" w:rsidR="000251E7" w:rsidRPr="000B338D" w:rsidRDefault="000251E7" w:rsidP="00751847">
            <w:pPr>
              <w:pStyle w:val="TF-TEXTOQUADRO"/>
            </w:pPr>
          </w:p>
        </w:tc>
        <w:tc>
          <w:tcPr>
            <w:tcW w:w="275" w:type="dxa"/>
            <w:shd w:val="clear" w:color="auto" w:fill="auto"/>
          </w:tcPr>
          <w:p w14:paraId="582B0ED2" w14:textId="77777777" w:rsidR="000251E7" w:rsidRPr="000B338D" w:rsidRDefault="000251E7" w:rsidP="00751847">
            <w:pPr>
              <w:pStyle w:val="TF-TEXTOQUADRO"/>
            </w:pPr>
          </w:p>
        </w:tc>
        <w:tc>
          <w:tcPr>
            <w:tcW w:w="274" w:type="dxa"/>
            <w:shd w:val="clear" w:color="auto" w:fill="auto"/>
          </w:tcPr>
          <w:p w14:paraId="06E484E8" w14:textId="77777777" w:rsidR="000251E7" w:rsidRPr="000B338D" w:rsidRDefault="000251E7" w:rsidP="00751847">
            <w:pPr>
              <w:pStyle w:val="TF-TEXTOQUADRO"/>
            </w:pPr>
          </w:p>
        </w:tc>
        <w:tc>
          <w:tcPr>
            <w:tcW w:w="275" w:type="dxa"/>
            <w:tcBorders>
              <w:bottom w:val="single" w:sz="4" w:space="0" w:color="auto"/>
            </w:tcBorders>
            <w:shd w:val="clear" w:color="auto" w:fill="A6A6A6" w:themeFill="background1" w:themeFillShade="A6"/>
          </w:tcPr>
          <w:p w14:paraId="07CB5A01" w14:textId="77777777" w:rsidR="000251E7" w:rsidRPr="000B338D" w:rsidRDefault="000251E7" w:rsidP="00751847">
            <w:pPr>
              <w:pStyle w:val="TF-TEXTOQUADRO"/>
            </w:pPr>
          </w:p>
        </w:tc>
        <w:tc>
          <w:tcPr>
            <w:tcW w:w="275" w:type="dxa"/>
            <w:tcBorders>
              <w:bottom w:val="single" w:sz="4" w:space="0" w:color="auto"/>
            </w:tcBorders>
            <w:shd w:val="clear" w:color="auto" w:fill="auto"/>
          </w:tcPr>
          <w:p w14:paraId="1F4881CD"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3BA85A1C"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4495A655" w14:textId="77777777" w:rsidR="000251E7" w:rsidRPr="007E0D87" w:rsidRDefault="000251E7" w:rsidP="00751847">
            <w:pPr>
              <w:pStyle w:val="TF-TEXTOQUADRO"/>
            </w:pPr>
          </w:p>
        </w:tc>
        <w:tc>
          <w:tcPr>
            <w:tcW w:w="274" w:type="dxa"/>
            <w:tcBorders>
              <w:bottom w:val="single" w:sz="4" w:space="0" w:color="auto"/>
            </w:tcBorders>
            <w:shd w:val="clear" w:color="auto" w:fill="FFFFFF" w:themeFill="background1"/>
          </w:tcPr>
          <w:p w14:paraId="3C1AF3A1"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71013EC7"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57D24995" w14:textId="77777777" w:rsidR="000251E7" w:rsidRPr="007E0D87" w:rsidRDefault="000251E7" w:rsidP="00751847">
            <w:pPr>
              <w:pStyle w:val="TF-TEXTOQUADRO"/>
            </w:pPr>
          </w:p>
        </w:tc>
        <w:tc>
          <w:tcPr>
            <w:tcW w:w="274" w:type="dxa"/>
            <w:tcBorders>
              <w:bottom w:val="single" w:sz="4" w:space="0" w:color="auto"/>
            </w:tcBorders>
            <w:shd w:val="clear" w:color="auto" w:fill="FFFFFF" w:themeFill="background1"/>
          </w:tcPr>
          <w:p w14:paraId="395DCB8C"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5E567B58" w14:textId="77777777" w:rsidR="000251E7" w:rsidRPr="007E0D87" w:rsidRDefault="000251E7" w:rsidP="00751847">
            <w:pPr>
              <w:pStyle w:val="TF-TEXTOQUADRO"/>
            </w:pPr>
          </w:p>
        </w:tc>
        <w:tc>
          <w:tcPr>
            <w:tcW w:w="275" w:type="dxa"/>
            <w:shd w:val="clear" w:color="auto" w:fill="FFFFFF" w:themeFill="background1"/>
          </w:tcPr>
          <w:p w14:paraId="36C6D5BB" w14:textId="77777777" w:rsidR="000251E7" w:rsidRPr="007E0D87" w:rsidRDefault="000251E7" w:rsidP="00751847">
            <w:pPr>
              <w:pStyle w:val="TF-TEXTOQUADRO"/>
            </w:pPr>
          </w:p>
        </w:tc>
      </w:tr>
      <w:tr w:rsidR="00A01E36" w:rsidRPr="007E0D87" w14:paraId="6DA1FDEE" w14:textId="77777777" w:rsidTr="000C3474">
        <w:trPr>
          <w:jc w:val="center"/>
        </w:trPr>
        <w:tc>
          <w:tcPr>
            <w:tcW w:w="4957" w:type="dxa"/>
            <w:tcBorders>
              <w:left w:val="single" w:sz="4" w:space="0" w:color="auto"/>
            </w:tcBorders>
          </w:tcPr>
          <w:p w14:paraId="75EE0B12" w14:textId="40B3E92E" w:rsidR="00A01E36" w:rsidRDefault="00A01E36" w:rsidP="00751847">
            <w:pPr>
              <w:pStyle w:val="TF-TEXTOQUADRO"/>
            </w:pPr>
            <w:r w:rsidRPr="00B742A3">
              <w:t>elicitação de requisitos</w:t>
            </w:r>
          </w:p>
        </w:tc>
        <w:tc>
          <w:tcPr>
            <w:tcW w:w="274" w:type="dxa"/>
            <w:shd w:val="clear" w:color="auto" w:fill="FFFFFF" w:themeFill="background1"/>
          </w:tcPr>
          <w:p w14:paraId="482B95A5" w14:textId="77777777" w:rsidR="00A01E36" w:rsidRPr="000B338D" w:rsidRDefault="00A01E36" w:rsidP="00751847">
            <w:pPr>
              <w:pStyle w:val="TF-TEXTOQUADRO"/>
            </w:pPr>
          </w:p>
        </w:tc>
        <w:tc>
          <w:tcPr>
            <w:tcW w:w="275" w:type="dxa"/>
            <w:shd w:val="clear" w:color="auto" w:fill="auto"/>
          </w:tcPr>
          <w:p w14:paraId="4B18A831" w14:textId="77777777" w:rsidR="00A01E36" w:rsidRPr="000B338D" w:rsidRDefault="00A01E36" w:rsidP="00751847">
            <w:pPr>
              <w:pStyle w:val="TF-TEXTOQUADRO"/>
            </w:pPr>
          </w:p>
        </w:tc>
        <w:tc>
          <w:tcPr>
            <w:tcW w:w="274" w:type="dxa"/>
            <w:shd w:val="clear" w:color="auto" w:fill="auto"/>
          </w:tcPr>
          <w:p w14:paraId="0BF9440F" w14:textId="77777777" w:rsidR="00A01E36" w:rsidRPr="000B338D" w:rsidRDefault="00A01E36" w:rsidP="00751847">
            <w:pPr>
              <w:pStyle w:val="TF-TEXTOQUADRO"/>
            </w:pPr>
          </w:p>
        </w:tc>
        <w:tc>
          <w:tcPr>
            <w:tcW w:w="275" w:type="dxa"/>
            <w:shd w:val="clear" w:color="auto" w:fill="auto"/>
          </w:tcPr>
          <w:p w14:paraId="74B4A845" w14:textId="77777777" w:rsidR="00A01E36" w:rsidRPr="000B338D" w:rsidRDefault="00A01E36" w:rsidP="00751847">
            <w:pPr>
              <w:pStyle w:val="TF-TEXTOQUADRO"/>
            </w:pPr>
          </w:p>
        </w:tc>
        <w:tc>
          <w:tcPr>
            <w:tcW w:w="275" w:type="dxa"/>
            <w:shd w:val="clear" w:color="auto" w:fill="auto"/>
          </w:tcPr>
          <w:p w14:paraId="51A86171" w14:textId="77777777" w:rsidR="00A01E36" w:rsidRPr="000B338D" w:rsidRDefault="00A01E36" w:rsidP="00751847">
            <w:pPr>
              <w:pStyle w:val="TF-TEXTOQUADRO"/>
            </w:pPr>
          </w:p>
        </w:tc>
        <w:tc>
          <w:tcPr>
            <w:tcW w:w="274" w:type="dxa"/>
            <w:shd w:val="clear" w:color="auto" w:fill="auto"/>
          </w:tcPr>
          <w:p w14:paraId="43AF07FD" w14:textId="77777777" w:rsidR="00A01E36" w:rsidRPr="000B338D" w:rsidRDefault="00A01E36" w:rsidP="00751847">
            <w:pPr>
              <w:pStyle w:val="TF-TEXTOQUADRO"/>
            </w:pPr>
          </w:p>
        </w:tc>
        <w:tc>
          <w:tcPr>
            <w:tcW w:w="275" w:type="dxa"/>
            <w:tcBorders>
              <w:bottom w:val="single" w:sz="4" w:space="0" w:color="auto"/>
            </w:tcBorders>
            <w:shd w:val="clear" w:color="auto" w:fill="auto"/>
          </w:tcPr>
          <w:p w14:paraId="2CD249E1" w14:textId="77777777" w:rsidR="00A01E36" w:rsidRPr="000B338D" w:rsidRDefault="00A01E36" w:rsidP="00751847">
            <w:pPr>
              <w:pStyle w:val="TF-TEXTOQUADRO"/>
            </w:pPr>
          </w:p>
        </w:tc>
        <w:tc>
          <w:tcPr>
            <w:tcW w:w="275" w:type="dxa"/>
            <w:tcBorders>
              <w:bottom w:val="single" w:sz="4" w:space="0" w:color="auto"/>
            </w:tcBorders>
            <w:shd w:val="clear" w:color="auto" w:fill="A6A6A6" w:themeFill="background1" w:themeFillShade="A6"/>
          </w:tcPr>
          <w:p w14:paraId="1A6915D5" w14:textId="77777777" w:rsidR="00A01E36" w:rsidRPr="007E0D87" w:rsidRDefault="00A01E36" w:rsidP="00751847">
            <w:pPr>
              <w:pStyle w:val="TF-TEXTOQUADRO"/>
            </w:pPr>
          </w:p>
        </w:tc>
        <w:tc>
          <w:tcPr>
            <w:tcW w:w="274" w:type="dxa"/>
            <w:tcBorders>
              <w:bottom w:val="single" w:sz="4" w:space="0" w:color="auto"/>
            </w:tcBorders>
            <w:shd w:val="clear" w:color="auto" w:fill="auto"/>
          </w:tcPr>
          <w:p w14:paraId="4C773EBB"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5AE682C"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5EDF2A76"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326CDFD6"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5D3EEF5"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7E82FB27"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01E9F252" w14:textId="77777777" w:rsidR="00A01E36" w:rsidRPr="007E0D87" w:rsidRDefault="00A01E36" w:rsidP="00751847">
            <w:pPr>
              <w:pStyle w:val="TF-TEXTOQUADRO"/>
            </w:pPr>
          </w:p>
        </w:tc>
        <w:tc>
          <w:tcPr>
            <w:tcW w:w="275" w:type="dxa"/>
            <w:shd w:val="clear" w:color="auto" w:fill="FFFFFF" w:themeFill="background1"/>
          </w:tcPr>
          <w:p w14:paraId="0701DDAE" w14:textId="77777777" w:rsidR="00A01E36" w:rsidRPr="007E0D87" w:rsidRDefault="00A01E36" w:rsidP="00751847">
            <w:pPr>
              <w:pStyle w:val="TF-TEXTOQUADRO"/>
            </w:pPr>
          </w:p>
        </w:tc>
      </w:tr>
      <w:tr w:rsidR="00A01E36" w:rsidRPr="007E0D87" w14:paraId="386B9C0D" w14:textId="77777777" w:rsidTr="000C3474">
        <w:trPr>
          <w:jc w:val="center"/>
        </w:trPr>
        <w:tc>
          <w:tcPr>
            <w:tcW w:w="4957" w:type="dxa"/>
            <w:tcBorders>
              <w:left w:val="single" w:sz="4" w:space="0" w:color="auto"/>
            </w:tcBorders>
          </w:tcPr>
          <w:p w14:paraId="37544759" w14:textId="6CBEBC13" w:rsidR="00A01E36" w:rsidRDefault="005A5A3A" w:rsidP="00751847">
            <w:pPr>
              <w:pStyle w:val="TF-TEXTOQUADRO"/>
            </w:pPr>
            <w:r>
              <w:t>e</w:t>
            </w:r>
            <w:r w:rsidR="00A01E36" w:rsidRPr="00B742A3">
              <w:t>specificação</w:t>
            </w:r>
            <w:r w:rsidR="001163D3">
              <w:t xml:space="preserve"> da aplicação web</w:t>
            </w:r>
          </w:p>
        </w:tc>
        <w:tc>
          <w:tcPr>
            <w:tcW w:w="274" w:type="dxa"/>
            <w:shd w:val="clear" w:color="auto" w:fill="FFFFFF" w:themeFill="background1"/>
          </w:tcPr>
          <w:p w14:paraId="3741F15B" w14:textId="77777777" w:rsidR="00A01E36" w:rsidRPr="000B338D" w:rsidRDefault="00A01E36" w:rsidP="00751847">
            <w:pPr>
              <w:pStyle w:val="TF-TEXTOQUADRO"/>
            </w:pPr>
          </w:p>
        </w:tc>
        <w:tc>
          <w:tcPr>
            <w:tcW w:w="275" w:type="dxa"/>
            <w:shd w:val="clear" w:color="auto" w:fill="auto"/>
          </w:tcPr>
          <w:p w14:paraId="77D50998" w14:textId="77777777" w:rsidR="00A01E36" w:rsidRPr="000B338D" w:rsidRDefault="00A01E36" w:rsidP="00751847">
            <w:pPr>
              <w:pStyle w:val="TF-TEXTOQUADRO"/>
            </w:pPr>
          </w:p>
        </w:tc>
        <w:tc>
          <w:tcPr>
            <w:tcW w:w="274" w:type="dxa"/>
            <w:shd w:val="clear" w:color="auto" w:fill="auto"/>
          </w:tcPr>
          <w:p w14:paraId="42DE0EBE" w14:textId="77777777" w:rsidR="00A01E36" w:rsidRPr="000B338D" w:rsidRDefault="00A01E36" w:rsidP="00751847">
            <w:pPr>
              <w:pStyle w:val="TF-TEXTOQUADRO"/>
            </w:pPr>
          </w:p>
        </w:tc>
        <w:tc>
          <w:tcPr>
            <w:tcW w:w="275" w:type="dxa"/>
            <w:shd w:val="clear" w:color="auto" w:fill="auto"/>
          </w:tcPr>
          <w:p w14:paraId="5BE8790C" w14:textId="77777777" w:rsidR="00A01E36" w:rsidRPr="000B338D" w:rsidRDefault="00A01E36" w:rsidP="00751847">
            <w:pPr>
              <w:pStyle w:val="TF-TEXTOQUADRO"/>
            </w:pPr>
          </w:p>
        </w:tc>
        <w:tc>
          <w:tcPr>
            <w:tcW w:w="275" w:type="dxa"/>
            <w:shd w:val="clear" w:color="auto" w:fill="auto"/>
          </w:tcPr>
          <w:p w14:paraId="00789C07" w14:textId="77777777" w:rsidR="00A01E36" w:rsidRPr="000B338D" w:rsidRDefault="00A01E36" w:rsidP="00751847">
            <w:pPr>
              <w:pStyle w:val="TF-TEXTOQUADRO"/>
            </w:pPr>
          </w:p>
        </w:tc>
        <w:tc>
          <w:tcPr>
            <w:tcW w:w="274" w:type="dxa"/>
            <w:shd w:val="clear" w:color="auto" w:fill="auto"/>
          </w:tcPr>
          <w:p w14:paraId="2E0663C7" w14:textId="77777777" w:rsidR="00A01E36" w:rsidRPr="000B338D" w:rsidRDefault="00A01E36" w:rsidP="00751847">
            <w:pPr>
              <w:pStyle w:val="TF-TEXTOQUADRO"/>
            </w:pPr>
          </w:p>
        </w:tc>
        <w:tc>
          <w:tcPr>
            <w:tcW w:w="275" w:type="dxa"/>
            <w:tcBorders>
              <w:bottom w:val="single" w:sz="4" w:space="0" w:color="auto"/>
            </w:tcBorders>
            <w:shd w:val="clear" w:color="auto" w:fill="auto"/>
          </w:tcPr>
          <w:p w14:paraId="462E9BB7" w14:textId="77777777" w:rsidR="00A01E36" w:rsidRPr="000B338D" w:rsidRDefault="00A01E36" w:rsidP="00751847">
            <w:pPr>
              <w:pStyle w:val="TF-TEXTOQUADRO"/>
            </w:pPr>
          </w:p>
        </w:tc>
        <w:tc>
          <w:tcPr>
            <w:tcW w:w="275" w:type="dxa"/>
            <w:tcBorders>
              <w:bottom w:val="single" w:sz="4" w:space="0" w:color="auto"/>
            </w:tcBorders>
            <w:shd w:val="clear" w:color="auto" w:fill="A6A6A6" w:themeFill="background1" w:themeFillShade="A6"/>
          </w:tcPr>
          <w:p w14:paraId="05189955" w14:textId="77777777" w:rsidR="00A01E36" w:rsidRPr="007E0D87" w:rsidRDefault="00A01E36" w:rsidP="00751847">
            <w:pPr>
              <w:pStyle w:val="TF-TEXTOQUADRO"/>
            </w:pPr>
          </w:p>
        </w:tc>
        <w:tc>
          <w:tcPr>
            <w:tcW w:w="274" w:type="dxa"/>
            <w:tcBorders>
              <w:bottom w:val="single" w:sz="4" w:space="0" w:color="auto"/>
            </w:tcBorders>
            <w:shd w:val="clear" w:color="auto" w:fill="auto"/>
          </w:tcPr>
          <w:p w14:paraId="1BBF0595"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0A45E559"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367C2DFF"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54FD5EFC"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731D11A"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6D2F86F8"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5359BE98" w14:textId="77777777" w:rsidR="00A01E36" w:rsidRPr="007E0D87" w:rsidRDefault="00A01E36" w:rsidP="00751847">
            <w:pPr>
              <w:pStyle w:val="TF-TEXTOQUADRO"/>
            </w:pPr>
          </w:p>
        </w:tc>
        <w:tc>
          <w:tcPr>
            <w:tcW w:w="275" w:type="dxa"/>
            <w:shd w:val="clear" w:color="auto" w:fill="FFFFFF" w:themeFill="background1"/>
          </w:tcPr>
          <w:p w14:paraId="34F1B9A4" w14:textId="77777777" w:rsidR="00A01E36" w:rsidRPr="007E0D87" w:rsidRDefault="00A01E36" w:rsidP="00751847">
            <w:pPr>
              <w:pStyle w:val="TF-TEXTOQUADRO"/>
            </w:pPr>
          </w:p>
        </w:tc>
      </w:tr>
      <w:tr w:rsidR="001163D3" w:rsidRPr="007E0D87" w14:paraId="375AE716" w14:textId="77777777" w:rsidTr="000C3474">
        <w:trPr>
          <w:jc w:val="center"/>
        </w:trPr>
        <w:tc>
          <w:tcPr>
            <w:tcW w:w="4957" w:type="dxa"/>
            <w:tcBorders>
              <w:left w:val="single" w:sz="4" w:space="0" w:color="auto"/>
            </w:tcBorders>
          </w:tcPr>
          <w:p w14:paraId="72C4DE2A" w14:textId="35600F09" w:rsidR="001163D3" w:rsidRPr="00B742A3" w:rsidRDefault="001163D3" w:rsidP="00751847">
            <w:pPr>
              <w:pStyle w:val="TF-TEXTOQUADRO"/>
            </w:pPr>
            <w:r w:rsidRPr="00B742A3">
              <w:t>implementação</w:t>
            </w:r>
          </w:p>
        </w:tc>
        <w:tc>
          <w:tcPr>
            <w:tcW w:w="274" w:type="dxa"/>
            <w:shd w:val="clear" w:color="auto" w:fill="FFFFFF" w:themeFill="background1"/>
          </w:tcPr>
          <w:p w14:paraId="058BDF55" w14:textId="77777777" w:rsidR="001163D3" w:rsidRPr="000B338D" w:rsidRDefault="001163D3" w:rsidP="00751847">
            <w:pPr>
              <w:pStyle w:val="TF-TEXTOQUADRO"/>
            </w:pPr>
          </w:p>
        </w:tc>
        <w:tc>
          <w:tcPr>
            <w:tcW w:w="275" w:type="dxa"/>
            <w:shd w:val="clear" w:color="auto" w:fill="auto"/>
          </w:tcPr>
          <w:p w14:paraId="62036CE9" w14:textId="77777777" w:rsidR="001163D3" w:rsidRPr="000B338D" w:rsidRDefault="001163D3" w:rsidP="00751847">
            <w:pPr>
              <w:pStyle w:val="TF-TEXTOQUADRO"/>
            </w:pPr>
          </w:p>
        </w:tc>
        <w:tc>
          <w:tcPr>
            <w:tcW w:w="274" w:type="dxa"/>
            <w:shd w:val="clear" w:color="auto" w:fill="auto"/>
          </w:tcPr>
          <w:p w14:paraId="387606DA" w14:textId="77777777" w:rsidR="001163D3" w:rsidRPr="000B338D" w:rsidRDefault="001163D3" w:rsidP="00751847">
            <w:pPr>
              <w:pStyle w:val="TF-TEXTOQUADRO"/>
            </w:pPr>
          </w:p>
        </w:tc>
        <w:tc>
          <w:tcPr>
            <w:tcW w:w="275" w:type="dxa"/>
            <w:shd w:val="clear" w:color="auto" w:fill="auto"/>
          </w:tcPr>
          <w:p w14:paraId="22F1BBBA" w14:textId="77777777" w:rsidR="001163D3" w:rsidRPr="000B338D" w:rsidRDefault="001163D3" w:rsidP="00751847">
            <w:pPr>
              <w:pStyle w:val="TF-TEXTOQUADRO"/>
            </w:pPr>
          </w:p>
        </w:tc>
        <w:tc>
          <w:tcPr>
            <w:tcW w:w="275" w:type="dxa"/>
            <w:shd w:val="clear" w:color="auto" w:fill="auto"/>
          </w:tcPr>
          <w:p w14:paraId="2EBBA2F1" w14:textId="77777777" w:rsidR="001163D3" w:rsidRPr="000B338D" w:rsidRDefault="001163D3" w:rsidP="00751847">
            <w:pPr>
              <w:pStyle w:val="TF-TEXTOQUADRO"/>
            </w:pPr>
          </w:p>
        </w:tc>
        <w:tc>
          <w:tcPr>
            <w:tcW w:w="274" w:type="dxa"/>
            <w:shd w:val="clear" w:color="auto" w:fill="auto"/>
          </w:tcPr>
          <w:p w14:paraId="6F66BF41"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53C41A4C"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2531AEDA" w14:textId="77777777" w:rsidR="001163D3" w:rsidRPr="007E0D87" w:rsidRDefault="001163D3" w:rsidP="00751847">
            <w:pPr>
              <w:pStyle w:val="TF-TEXTOQUADRO"/>
            </w:pPr>
          </w:p>
        </w:tc>
        <w:tc>
          <w:tcPr>
            <w:tcW w:w="274" w:type="dxa"/>
            <w:tcBorders>
              <w:bottom w:val="single" w:sz="4" w:space="0" w:color="auto"/>
            </w:tcBorders>
            <w:shd w:val="clear" w:color="auto" w:fill="A6A6A6" w:themeFill="background1" w:themeFillShade="A6"/>
          </w:tcPr>
          <w:p w14:paraId="7E0DA17B" w14:textId="77777777" w:rsidR="001163D3" w:rsidRPr="007E0D87" w:rsidRDefault="001163D3" w:rsidP="00751847">
            <w:pPr>
              <w:pStyle w:val="TF-TEXTOQUADRO"/>
            </w:pPr>
          </w:p>
        </w:tc>
        <w:tc>
          <w:tcPr>
            <w:tcW w:w="275" w:type="dxa"/>
            <w:tcBorders>
              <w:bottom w:val="single" w:sz="4" w:space="0" w:color="auto"/>
            </w:tcBorders>
            <w:shd w:val="clear" w:color="auto" w:fill="A6A6A6" w:themeFill="background1" w:themeFillShade="A6"/>
          </w:tcPr>
          <w:p w14:paraId="6BF8E60A"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469DFF4D"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3657F594"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677508FA"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0FE65356"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1217CF08" w14:textId="77777777" w:rsidR="001163D3" w:rsidRPr="007E0D87" w:rsidRDefault="001163D3" w:rsidP="00751847">
            <w:pPr>
              <w:pStyle w:val="TF-TEXTOQUADRO"/>
            </w:pPr>
          </w:p>
        </w:tc>
        <w:tc>
          <w:tcPr>
            <w:tcW w:w="275" w:type="dxa"/>
            <w:shd w:val="clear" w:color="auto" w:fill="FFFFFF" w:themeFill="background1"/>
          </w:tcPr>
          <w:p w14:paraId="366E0FA4" w14:textId="77777777" w:rsidR="001163D3" w:rsidRPr="007E0D87" w:rsidRDefault="001163D3" w:rsidP="00751847">
            <w:pPr>
              <w:pStyle w:val="TF-TEXTOQUADRO"/>
            </w:pPr>
          </w:p>
        </w:tc>
      </w:tr>
      <w:tr w:rsidR="001163D3" w:rsidRPr="007E0D87" w14:paraId="3A5D97AA" w14:textId="77777777" w:rsidTr="000C3474">
        <w:trPr>
          <w:jc w:val="center"/>
        </w:trPr>
        <w:tc>
          <w:tcPr>
            <w:tcW w:w="4957" w:type="dxa"/>
            <w:tcBorders>
              <w:left w:val="single" w:sz="4" w:space="0" w:color="auto"/>
            </w:tcBorders>
          </w:tcPr>
          <w:p w14:paraId="616C8B9F" w14:textId="668D4572" w:rsidR="001163D3" w:rsidRPr="00B742A3" w:rsidRDefault="001163D3" w:rsidP="00751847">
            <w:pPr>
              <w:pStyle w:val="TF-TEXTOQUADRO"/>
            </w:pPr>
            <w:r w:rsidRPr="00B742A3">
              <w:t>testes da aplicação web</w:t>
            </w:r>
          </w:p>
        </w:tc>
        <w:tc>
          <w:tcPr>
            <w:tcW w:w="274" w:type="dxa"/>
            <w:shd w:val="clear" w:color="auto" w:fill="FFFFFF" w:themeFill="background1"/>
          </w:tcPr>
          <w:p w14:paraId="1C352BA1" w14:textId="77777777" w:rsidR="001163D3" w:rsidRPr="000B338D" w:rsidRDefault="001163D3" w:rsidP="00751847">
            <w:pPr>
              <w:pStyle w:val="TF-TEXTOQUADRO"/>
            </w:pPr>
          </w:p>
        </w:tc>
        <w:tc>
          <w:tcPr>
            <w:tcW w:w="275" w:type="dxa"/>
            <w:shd w:val="clear" w:color="auto" w:fill="auto"/>
          </w:tcPr>
          <w:p w14:paraId="3ED7834C" w14:textId="77777777" w:rsidR="001163D3" w:rsidRPr="000B338D" w:rsidRDefault="001163D3" w:rsidP="00751847">
            <w:pPr>
              <w:pStyle w:val="TF-TEXTOQUADRO"/>
            </w:pPr>
          </w:p>
        </w:tc>
        <w:tc>
          <w:tcPr>
            <w:tcW w:w="274" w:type="dxa"/>
            <w:shd w:val="clear" w:color="auto" w:fill="auto"/>
          </w:tcPr>
          <w:p w14:paraId="6CD4E335" w14:textId="77777777" w:rsidR="001163D3" w:rsidRPr="000B338D" w:rsidRDefault="001163D3" w:rsidP="00751847">
            <w:pPr>
              <w:pStyle w:val="TF-TEXTOQUADRO"/>
            </w:pPr>
          </w:p>
        </w:tc>
        <w:tc>
          <w:tcPr>
            <w:tcW w:w="275" w:type="dxa"/>
            <w:shd w:val="clear" w:color="auto" w:fill="auto"/>
          </w:tcPr>
          <w:p w14:paraId="3E1D57F9" w14:textId="77777777" w:rsidR="001163D3" w:rsidRPr="000B338D" w:rsidRDefault="001163D3" w:rsidP="00751847">
            <w:pPr>
              <w:pStyle w:val="TF-TEXTOQUADRO"/>
            </w:pPr>
          </w:p>
        </w:tc>
        <w:tc>
          <w:tcPr>
            <w:tcW w:w="275" w:type="dxa"/>
            <w:shd w:val="clear" w:color="auto" w:fill="auto"/>
          </w:tcPr>
          <w:p w14:paraId="06C4BEB5" w14:textId="77777777" w:rsidR="001163D3" w:rsidRPr="000B338D" w:rsidRDefault="001163D3" w:rsidP="00751847">
            <w:pPr>
              <w:pStyle w:val="TF-TEXTOQUADRO"/>
            </w:pPr>
          </w:p>
        </w:tc>
        <w:tc>
          <w:tcPr>
            <w:tcW w:w="274" w:type="dxa"/>
            <w:shd w:val="clear" w:color="auto" w:fill="auto"/>
          </w:tcPr>
          <w:p w14:paraId="44D4D1A9"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337C2B2B"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3D90E43E" w14:textId="77777777" w:rsidR="001163D3" w:rsidRPr="007E0D87" w:rsidRDefault="001163D3" w:rsidP="00751847">
            <w:pPr>
              <w:pStyle w:val="TF-TEXTOQUADRO"/>
            </w:pPr>
          </w:p>
        </w:tc>
        <w:tc>
          <w:tcPr>
            <w:tcW w:w="274" w:type="dxa"/>
            <w:tcBorders>
              <w:bottom w:val="single" w:sz="4" w:space="0" w:color="auto"/>
            </w:tcBorders>
            <w:shd w:val="clear" w:color="auto" w:fill="A6A6A6" w:themeFill="background1" w:themeFillShade="A6"/>
          </w:tcPr>
          <w:p w14:paraId="7A90ED45" w14:textId="77777777" w:rsidR="001163D3" w:rsidRPr="007E0D87" w:rsidRDefault="001163D3" w:rsidP="00751847">
            <w:pPr>
              <w:pStyle w:val="TF-TEXTOQUADRO"/>
            </w:pPr>
          </w:p>
        </w:tc>
        <w:tc>
          <w:tcPr>
            <w:tcW w:w="275" w:type="dxa"/>
            <w:tcBorders>
              <w:bottom w:val="single" w:sz="4" w:space="0" w:color="auto"/>
            </w:tcBorders>
            <w:shd w:val="clear" w:color="auto" w:fill="A6A6A6" w:themeFill="background1" w:themeFillShade="A6"/>
          </w:tcPr>
          <w:p w14:paraId="24EB6C99"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76B1FF39"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25991F27"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7E4CCEF1"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63ABE118"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53E74523" w14:textId="77777777" w:rsidR="001163D3" w:rsidRPr="007E0D87" w:rsidRDefault="001163D3" w:rsidP="00751847">
            <w:pPr>
              <w:pStyle w:val="TF-TEXTOQUADRO"/>
            </w:pPr>
          </w:p>
        </w:tc>
        <w:tc>
          <w:tcPr>
            <w:tcW w:w="275" w:type="dxa"/>
            <w:shd w:val="clear" w:color="auto" w:fill="FFFFFF" w:themeFill="background1"/>
          </w:tcPr>
          <w:p w14:paraId="6A542D5F" w14:textId="77777777" w:rsidR="001163D3" w:rsidRPr="007E0D87" w:rsidRDefault="001163D3" w:rsidP="00751847">
            <w:pPr>
              <w:pStyle w:val="TF-TEXTOQUADRO"/>
            </w:pPr>
          </w:p>
        </w:tc>
      </w:tr>
      <w:tr w:rsidR="000C3474" w:rsidRPr="007E0D87" w14:paraId="06D4A4AA" w14:textId="77777777" w:rsidTr="000C3474">
        <w:trPr>
          <w:jc w:val="center"/>
        </w:trPr>
        <w:tc>
          <w:tcPr>
            <w:tcW w:w="4957" w:type="dxa"/>
            <w:tcBorders>
              <w:left w:val="single" w:sz="4" w:space="0" w:color="auto"/>
            </w:tcBorders>
          </w:tcPr>
          <w:p w14:paraId="41E92433" w14:textId="7D2A6F7B" w:rsidR="000251E7" w:rsidRPr="004C2D19" w:rsidRDefault="001163D3" w:rsidP="00751847">
            <w:pPr>
              <w:pStyle w:val="TF-TEXTOQUADRO"/>
              <w:rPr>
                <w:highlight w:val="yellow"/>
              </w:rPr>
            </w:pPr>
            <w:r w:rsidRPr="001B02DE">
              <w:t xml:space="preserve">coleta e montagem da base de </w:t>
            </w:r>
            <w:r>
              <w:t>imagens</w:t>
            </w:r>
          </w:p>
        </w:tc>
        <w:tc>
          <w:tcPr>
            <w:tcW w:w="274" w:type="dxa"/>
            <w:shd w:val="clear" w:color="auto" w:fill="A6A6A6" w:themeFill="background1" w:themeFillShade="A6"/>
          </w:tcPr>
          <w:p w14:paraId="281E7DEA" w14:textId="77777777" w:rsidR="000251E7" w:rsidRPr="007E0D87" w:rsidRDefault="000251E7" w:rsidP="00751847">
            <w:pPr>
              <w:pStyle w:val="TF-TEXTOQUADRO"/>
            </w:pPr>
          </w:p>
        </w:tc>
        <w:tc>
          <w:tcPr>
            <w:tcW w:w="275" w:type="dxa"/>
            <w:shd w:val="clear" w:color="auto" w:fill="A6A6A6" w:themeFill="background1" w:themeFillShade="A6"/>
          </w:tcPr>
          <w:p w14:paraId="34D13521" w14:textId="77777777" w:rsidR="000251E7" w:rsidRPr="007E0D87" w:rsidRDefault="000251E7" w:rsidP="00751847">
            <w:pPr>
              <w:pStyle w:val="TF-TEXTOQUADRO"/>
            </w:pPr>
          </w:p>
        </w:tc>
        <w:tc>
          <w:tcPr>
            <w:tcW w:w="274" w:type="dxa"/>
            <w:shd w:val="clear" w:color="auto" w:fill="A6A6A6" w:themeFill="background1" w:themeFillShade="A6"/>
          </w:tcPr>
          <w:p w14:paraId="58EFF287" w14:textId="77777777" w:rsidR="000251E7" w:rsidRPr="007E0D87" w:rsidRDefault="000251E7" w:rsidP="00751847">
            <w:pPr>
              <w:pStyle w:val="TF-TEXTOQUADRO"/>
            </w:pPr>
          </w:p>
        </w:tc>
        <w:tc>
          <w:tcPr>
            <w:tcW w:w="275" w:type="dxa"/>
            <w:shd w:val="clear" w:color="auto" w:fill="A6A6A6" w:themeFill="background1" w:themeFillShade="A6"/>
          </w:tcPr>
          <w:p w14:paraId="08380016" w14:textId="77777777" w:rsidR="000251E7" w:rsidRPr="007E0D87" w:rsidRDefault="000251E7" w:rsidP="00751847">
            <w:pPr>
              <w:pStyle w:val="TF-TEXTOQUADRO"/>
            </w:pPr>
          </w:p>
        </w:tc>
        <w:tc>
          <w:tcPr>
            <w:tcW w:w="275" w:type="dxa"/>
            <w:shd w:val="clear" w:color="auto" w:fill="A6A6A6" w:themeFill="background1" w:themeFillShade="A6"/>
          </w:tcPr>
          <w:p w14:paraId="6767F3B4" w14:textId="77777777" w:rsidR="000251E7" w:rsidRPr="007E0D87" w:rsidRDefault="000251E7" w:rsidP="00751847">
            <w:pPr>
              <w:pStyle w:val="TF-TEXTOQUADRO"/>
            </w:pPr>
          </w:p>
        </w:tc>
        <w:tc>
          <w:tcPr>
            <w:tcW w:w="274" w:type="dxa"/>
            <w:shd w:val="clear" w:color="auto" w:fill="A6A6A6" w:themeFill="background1" w:themeFillShade="A6"/>
          </w:tcPr>
          <w:p w14:paraId="19FD2493"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1F70C943"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44E5C91C" w14:textId="77777777" w:rsidR="000251E7" w:rsidRPr="007E0D87" w:rsidRDefault="000251E7" w:rsidP="00751847">
            <w:pPr>
              <w:pStyle w:val="TF-TEXTOQUADRO"/>
            </w:pPr>
          </w:p>
        </w:tc>
        <w:tc>
          <w:tcPr>
            <w:tcW w:w="274" w:type="dxa"/>
            <w:tcBorders>
              <w:top w:val="single" w:sz="4" w:space="0" w:color="auto"/>
            </w:tcBorders>
            <w:shd w:val="clear" w:color="auto" w:fill="A6A6A6" w:themeFill="background1" w:themeFillShade="A6"/>
          </w:tcPr>
          <w:p w14:paraId="3E6112BC"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2D188ECA" w14:textId="77777777" w:rsidR="000251E7" w:rsidRPr="007E0D87" w:rsidRDefault="000251E7" w:rsidP="00751847">
            <w:pPr>
              <w:pStyle w:val="TF-TEXTOQUADRO"/>
            </w:pPr>
          </w:p>
        </w:tc>
        <w:tc>
          <w:tcPr>
            <w:tcW w:w="274" w:type="dxa"/>
            <w:tcBorders>
              <w:top w:val="single" w:sz="4" w:space="0" w:color="auto"/>
            </w:tcBorders>
            <w:shd w:val="clear" w:color="auto" w:fill="FFFFFF" w:themeFill="background1"/>
          </w:tcPr>
          <w:p w14:paraId="222AA2B7"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58B11D52"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1DBEC0A3" w14:textId="77777777" w:rsidR="000251E7" w:rsidRPr="007E0D87" w:rsidRDefault="000251E7" w:rsidP="00751847">
            <w:pPr>
              <w:pStyle w:val="TF-TEXTOQUADRO"/>
            </w:pPr>
          </w:p>
        </w:tc>
        <w:tc>
          <w:tcPr>
            <w:tcW w:w="274" w:type="dxa"/>
            <w:tcBorders>
              <w:top w:val="single" w:sz="4" w:space="0" w:color="auto"/>
            </w:tcBorders>
            <w:shd w:val="clear" w:color="auto" w:fill="FFFFFF" w:themeFill="background1"/>
          </w:tcPr>
          <w:p w14:paraId="39F0EBA1"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6A8C6517" w14:textId="77777777" w:rsidR="000251E7" w:rsidRPr="007E0D87" w:rsidRDefault="000251E7" w:rsidP="00751847">
            <w:pPr>
              <w:pStyle w:val="TF-TEXTOQUADRO"/>
            </w:pPr>
          </w:p>
        </w:tc>
        <w:tc>
          <w:tcPr>
            <w:tcW w:w="275" w:type="dxa"/>
            <w:shd w:val="clear" w:color="auto" w:fill="FFFFFF" w:themeFill="background1"/>
          </w:tcPr>
          <w:p w14:paraId="270F08E3" w14:textId="77777777" w:rsidR="000251E7" w:rsidRPr="007E0D87" w:rsidRDefault="000251E7" w:rsidP="00751847">
            <w:pPr>
              <w:pStyle w:val="TF-TEXTOQUADRO"/>
            </w:pPr>
          </w:p>
        </w:tc>
      </w:tr>
      <w:tr w:rsidR="005A5A3A" w:rsidRPr="007E0D87" w14:paraId="5EFDA842" w14:textId="77777777" w:rsidTr="000C3474">
        <w:trPr>
          <w:jc w:val="center"/>
        </w:trPr>
        <w:tc>
          <w:tcPr>
            <w:tcW w:w="4957" w:type="dxa"/>
            <w:tcBorders>
              <w:left w:val="single" w:sz="4" w:space="0" w:color="auto"/>
            </w:tcBorders>
          </w:tcPr>
          <w:p w14:paraId="26BDCA14" w14:textId="1F661165" w:rsidR="000251E7" w:rsidRPr="004C2D19" w:rsidRDefault="001163D3" w:rsidP="00751847">
            <w:pPr>
              <w:pStyle w:val="TF-TEXTOQUADRO"/>
              <w:rPr>
                <w:highlight w:val="yellow"/>
              </w:rPr>
            </w:pPr>
            <w:r w:rsidRPr="00B742A3">
              <w:t>pesquisa e escolha do algoritmo de detecção facial e ocular</w:t>
            </w:r>
          </w:p>
        </w:tc>
        <w:tc>
          <w:tcPr>
            <w:tcW w:w="274" w:type="dxa"/>
            <w:shd w:val="clear" w:color="auto" w:fill="auto"/>
          </w:tcPr>
          <w:p w14:paraId="59FE1D35" w14:textId="77777777" w:rsidR="000251E7" w:rsidRPr="007E0D87" w:rsidRDefault="000251E7" w:rsidP="00751847">
            <w:pPr>
              <w:pStyle w:val="TF-TEXTOQUADRO"/>
            </w:pPr>
          </w:p>
        </w:tc>
        <w:tc>
          <w:tcPr>
            <w:tcW w:w="275" w:type="dxa"/>
            <w:shd w:val="clear" w:color="auto" w:fill="auto"/>
          </w:tcPr>
          <w:p w14:paraId="04B36016" w14:textId="77777777" w:rsidR="000251E7" w:rsidRPr="007E0D87" w:rsidRDefault="000251E7" w:rsidP="00751847">
            <w:pPr>
              <w:pStyle w:val="TF-TEXTOQUADRO"/>
            </w:pPr>
          </w:p>
        </w:tc>
        <w:tc>
          <w:tcPr>
            <w:tcW w:w="274" w:type="dxa"/>
            <w:shd w:val="clear" w:color="auto" w:fill="auto"/>
          </w:tcPr>
          <w:p w14:paraId="7079D9B2" w14:textId="77777777" w:rsidR="000251E7" w:rsidRPr="007E0D87" w:rsidRDefault="000251E7" w:rsidP="00751847">
            <w:pPr>
              <w:pStyle w:val="TF-TEXTOQUADRO"/>
            </w:pPr>
          </w:p>
        </w:tc>
        <w:tc>
          <w:tcPr>
            <w:tcW w:w="275" w:type="dxa"/>
            <w:shd w:val="clear" w:color="auto" w:fill="auto"/>
          </w:tcPr>
          <w:p w14:paraId="0DA17A3A" w14:textId="77777777" w:rsidR="000251E7" w:rsidRPr="007E0D87" w:rsidRDefault="000251E7" w:rsidP="00751847">
            <w:pPr>
              <w:pStyle w:val="TF-TEXTOQUADRO"/>
            </w:pPr>
          </w:p>
        </w:tc>
        <w:tc>
          <w:tcPr>
            <w:tcW w:w="275" w:type="dxa"/>
            <w:shd w:val="clear" w:color="auto" w:fill="auto"/>
          </w:tcPr>
          <w:p w14:paraId="06DAC097" w14:textId="77777777" w:rsidR="000251E7" w:rsidRPr="007E0D87" w:rsidRDefault="000251E7" w:rsidP="00751847">
            <w:pPr>
              <w:pStyle w:val="TF-TEXTOQUADRO"/>
            </w:pPr>
          </w:p>
        </w:tc>
        <w:tc>
          <w:tcPr>
            <w:tcW w:w="274" w:type="dxa"/>
            <w:shd w:val="clear" w:color="auto" w:fill="auto"/>
          </w:tcPr>
          <w:p w14:paraId="111B1934"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57A2AA25"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16662782"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68066670"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5894CA13" w14:textId="77777777" w:rsidR="000251E7" w:rsidRPr="007E0D87" w:rsidRDefault="000251E7" w:rsidP="00751847">
            <w:pPr>
              <w:pStyle w:val="TF-TEXTOQUADRO"/>
            </w:pPr>
          </w:p>
        </w:tc>
        <w:tc>
          <w:tcPr>
            <w:tcW w:w="274" w:type="dxa"/>
            <w:tcBorders>
              <w:bottom w:val="single" w:sz="4" w:space="0" w:color="auto"/>
            </w:tcBorders>
            <w:shd w:val="clear" w:color="auto" w:fill="A6A6A6" w:themeFill="background1" w:themeFillShade="A6"/>
          </w:tcPr>
          <w:p w14:paraId="5F19309D"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646ADE96"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72E9FB61"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155D9EBE"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439FA515" w14:textId="77777777" w:rsidR="000251E7" w:rsidRPr="007E0D87" w:rsidRDefault="000251E7" w:rsidP="00751847">
            <w:pPr>
              <w:pStyle w:val="TF-TEXTOQUADRO"/>
            </w:pPr>
          </w:p>
        </w:tc>
        <w:tc>
          <w:tcPr>
            <w:tcW w:w="275" w:type="dxa"/>
            <w:shd w:val="clear" w:color="auto" w:fill="FFFFFF" w:themeFill="background1"/>
          </w:tcPr>
          <w:p w14:paraId="5E8CEA19" w14:textId="77777777" w:rsidR="000251E7" w:rsidRPr="007E0D87" w:rsidRDefault="000251E7" w:rsidP="00751847">
            <w:pPr>
              <w:pStyle w:val="TF-TEXTOQUADRO"/>
            </w:pPr>
          </w:p>
        </w:tc>
      </w:tr>
      <w:tr w:rsidR="005A5A3A" w:rsidRPr="007E0D87" w14:paraId="25D02D8F" w14:textId="77777777" w:rsidTr="000C3474">
        <w:trPr>
          <w:jc w:val="center"/>
        </w:trPr>
        <w:tc>
          <w:tcPr>
            <w:tcW w:w="4957" w:type="dxa"/>
            <w:tcBorders>
              <w:left w:val="single" w:sz="4" w:space="0" w:color="auto"/>
            </w:tcBorders>
          </w:tcPr>
          <w:p w14:paraId="442CCA63" w14:textId="5A57061C" w:rsidR="000251E7" w:rsidRPr="004C2D19" w:rsidRDefault="001163D3" w:rsidP="00751847">
            <w:pPr>
              <w:pStyle w:val="TF-TEXTOQUADRO"/>
              <w:rPr>
                <w:highlight w:val="yellow"/>
              </w:rPr>
            </w:pPr>
            <w:r w:rsidRPr="00B742A3">
              <w:t xml:space="preserve">desenvolvimento do modelo de </w:t>
            </w:r>
            <w:r w:rsidR="00A44BED">
              <w:t>detecção</w:t>
            </w:r>
            <w:r w:rsidRPr="00B742A3">
              <w:t xml:space="preserve"> </w:t>
            </w:r>
            <w:r w:rsidR="00A44BED">
              <w:t xml:space="preserve">facial e </w:t>
            </w:r>
            <w:r w:rsidRPr="00B742A3">
              <w:t>ocular</w:t>
            </w:r>
          </w:p>
        </w:tc>
        <w:tc>
          <w:tcPr>
            <w:tcW w:w="274" w:type="dxa"/>
            <w:shd w:val="clear" w:color="auto" w:fill="auto"/>
          </w:tcPr>
          <w:p w14:paraId="055D0CB6" w14:textId="77777777" w:rsidR="000251E7" w:rsidRPr="007E0D87" w:rsidRDefault="000251E7" w:rsidP="00751847">
            <w:pPr>
              <w:pStyle w:val="TF-TEXTOQUADRO"/>
            </w:pPr>
          </w:p>
        </w:tc>
        <w:tc>
          <w:tcPr>
            <w:tcW w:w="275" w:type="dxa"/>
            <w:shd w:val="clear" w:color="auto" w:fill="auto"/>
          </w:tcPr>
          <w:p w14:paraId="5DBD664D" w14:textId="77777777" w:rsidR="000251E7" w:rsidRPr="007E0D87" w:rsidRDefault="000251E7" w:rsidP="00751847">
            <w:pPr>
              <w:pStyle w:val="TF-TEXTOQUADRO"/>
            </w:pPr>
          </w:p>
        </w:tc>
        <w:tc>
          <w:tcPr>
            <w:tcW w:w="274" w:type="dxa"/>
            <w:shd w:val="clear" w:color="auto" w:fill="auto"/>
          </w:tcPr>
          <w:p w14:paraId="460A7D0D" w14:textId="77777777" w:rsidR="000251E7" w:rsidRPr="007E0D87" w:rsidRDefault="000251E7" w:rsidP="00751847">
            <w:pPr>
              <w:pStyle w:val="TF-TEXTOQUADRO"/>
            </w:pPr>
          </w:p>
        </w:tc>
        <w:tc>
          <w:tcPr>
            <w:tcW w:w="275" w:type="dxa"/>
            <w:shd w:val="clear" w:color="auto" w:fill="auto"/>
          </w:tcPr>
          <w:p w14:paraId="1B6C36D7" w14:textId="77777777" w:rsidR="000251E7" w:rsidRPr="007E0D87" w:rsidRDefault="000251E7" w:rsidP="00751847">
            <w:pPr>
              <w:pStyle w:val="TF-TEXTOQUADRO"/>
            </w:pPr>
          </w:p>
        </w:tc>
        <w:tc>
          <w:tcPr>
            <w:tcW w:w="275" w:type="dxa"/>
            <w:shd w:val="clear" w:color="auto" w:fill="auto"/>
          </w:tcPr>
          <w:p w14:paraId="218084CA" w14:textId="77777777" w:rsidR="000251E7" w:rsidRPr="007E0D87" w:rsidRDefault="000251E7" w:rsidP="00751847">
            <w:pPr>
              <w:pStyle w:val="TF-TEXTOQUADRO"/>
            </w:pPr>
          </w:p>
        </w:tc>
        <w:tc>
          <w:tcPr>
            <w:tcW w:w="274" w:type="dxa"/>
            <w:shd w:val="clear" w:color="auto" w:fill="auto"/>
          </w:tcPr>
          <w:p w14:paraId="5A72F314" w14:textId="77777777" w:rsidR="000251E7" w:rsidRPr="007E0D87" w:rsidRDefault="000251E7" w:rsidP="00751847">
            <w:pPr>
              <w:pStyle w:val="TF-TEXTOQUADRO"/>
            </w:pPr>
          </w:p>
        </w:tc>
        <w:tc>
          <w:tcPr>
            <w:tcW w:w="275" w:type="dxa"/>
            <w:shd w:val="clear" w:color="auto" w:fill="auto"/>
          </w:tcPr>
          <w:p w14:paraId="06E41ADD" w14:textId="77777777" w:rsidR="000251E7" w:rsidRPr="007E0D87" w:rsidRDefault="000251E7" w:rsidP="00751847">
            <w:pPr>
              <w:pStyle w:val="TF-TEXTOQUADRO"/>
            </w:pPr>
          </w:p>
        </w:tc>
        <w:tc>
          <w:tcPr>
            <w:tcW w:w="275" w:type="dxa"/>
            <w:shd w:val="clear" w:color="auto" w:fill="auto"/>
          </w:tcPr>
          <w:p w14:paraId="77E74688" w14:textId="77777777" w:rsidR="000251E7" w:rsidRPr="007E0D87" w:rsidRDefault="000251E7" w:rsidP="00751847">
            <w:pPr>
              <w:pStyle w:val="TF-TEXTOQUADRO"/>
            </w:pPr>
          </w:p>
        </w:tc>
        <w:tc>
          <w:tcPr>
            <w:tcW w:w="274" w:type="dxa"/>
            <w:shd w:val="clear" w:color="auto" w:fill="auto"/>
          </w:tcPr>
          <w:p w14:paraId="7E89BCB9" w14:textId="77777777" w:rsidR="000251E7" w:rsidRPr="007E0D87" w:rsidRDefault="000251E7" w:rsidP="00751847">
            <w:pPr>
              <w:pStyle w:val="TF-TEXTOQUADRO"/>
            </w:pPr>
          </w:p>
        </w:tc>
        <w:tc>
          <w:tcPr>
            <w:tcW w:w="275" w:type="dxa"/>
            <w:shd w:val="clear" w:color="auto" w:fill="auto"/>
          </w:tcPr>
          <w:p w14:paraId="051A0603" w14:textId="77777777" w:rsidR="000251E7" w:rsidRPr="007E0D87" w:rsidRDefault="000251E7" w:rsidP="00751847">
            <w:pPr>
              <w:pStyle w:val="TF-TEXTOQUADRO"/>
            </w:pPr>
          </w:p>
        </w:tc>
        <w:tc>
          <w:tcPr>
            <w:tcW w:w="274" w:type="dxa"/>
            <w:shd w:val="clear" w:color="auto" w:fill="A6A6A6" w:themeFill="background1" w:themeFillShade="A6"/>
          </w:tcPr>
          <w:p w14:paraId="52655DDB" w14:textId="77777777" w:rsidR="000251E7" w:rsidRPr="007E0D87" w:rsidRDefault="000251E7" w:rsidP="00751847">
            <w:pPr>
              <w:pStyle w:val="TF-TEXTOQUADRO"/>
            </w:pPr>
          </w:p>
        </w:tc>
        <w:tc>
          <w:tcPr>
            <w:tcW w:w="275" w:type="dxa"/>
            <w:shd w:val="clear" w:color="auto" w:fill="A6A6A6" w:themeFill="background1" w:themeFillShade="A6"/>
          </w:tcPr>
          <w:p w14:paraId="15CE8050" w14:textId="77777777" w:rsidR="000251E7" w:rsidRPr="007E0D87" w:rsidRDefault="000251E7" w:rsidP="00751847">
            <w:pPr>
              <w:pStyle w:val="TF-TEXTOQUADRO"/>
            </w:pPr>
          </w:p>
        </w:tc>
        <w:tc>
          <w:tcPr>
            <w:tcW w:w="275" w:type="dxa"/>
            <w:shd w:val="clear" w:color="auto" w:fill="auto"/>
          </w:tcPr>
          <w:p w14:paraId="2E1D4A2A" w14:textId="77777777" w:rsidR="000251E7" w:rsidRPr="007E0D87" w:rsidRDefault="000251E7" w:rsidP="00751847">
            <w:pPr>
              <w:pStyle w:val="TF-TEXTOQUADRO"/>
            </w:pPr>
          </w:p>
        </w:tc>
        <w:tc>
          <w:tcPr>
            <w:tcW w:w="274" w:type="dxa"/>
            <w:shd w:val="clear" w:color="auto" w:fill="auto"/>
          </w:tcPr>
          <w:p w14:paraId="34B30394" w14:textId="77777777" w:rsidR="000251E7" w:rsidRPr="007E0D87" w:rsidRDefault="000251E7" w:rsidP="00751847">
            <w:pPr>
              <w:pStyle w:val="TF-TEXTOQUADRO"/>
            </w:pPr>
          </w:p>
        </w:tc>
        <w:tc>
          <w:tcPr>
            <w:tcW w:w="275" w:type="dxa"/>
            <w:shd w:val="clear" w:color="auto" w:fill="auto"/>
          </w:tcPr>
          <w:p w14:paraId="529D01D5" w14:textId="77777777" w:rsidR="000251E7" w:rsidRPr="007E0D87" w:rsidRDefault="000251E7" w:rsidP="00751847">
            <w:pPr>
              <w:pStyle w:val="TF-TEXTOQUADRO"/>
            </w:pPr>
          </w:p>
        </w:tc>
        <w:tc>
          <w:tcPr>
            <w:tcW w:w="275" w:type="dxa"/>
            <w:shd w:val="clear" w:color="auto" w:fill="FFFFFF" w:themeFill="background1"/>
          </w:tcPr>
          <w:p w14:paraId="6C5C23A4" w14:textId="77777777" w:rsidR="000251E7" w:rsidRPr="007E0D87" w:rsidRDefault="000251E7" w:rsidP="00751847">
            <w:pPr>
              <w:pStyle w:val="TF-TEXTOQUADRO"/>
            </w:pPr>
          </w:p>
        </w:tc>
      </w:tr>
      <w:tr w:rsidR="005A5A3A" w:rsidRPr="007E0D87" w14:paraId="36804051" w14:textId="77777777" w:rsidTr="000C3474">
        <w:trPr>
          <w:jc w:val="center"/>
        </w:trPr>
        <w:tc>
          <w:tcPr>
            <w:tcW w:w="4957" w:type="dxa"/>
            <w:tcBorders>
              <w:left w:val="single" w:sz="4" w:space="0" w:color="auto"/>
            </w:tcBorders>
          </w:tcPr>
          <w:p w14:paraId="3E709ED7" w14:textId="4B0D2465" w:rsidR="000251E7" w:rsidRPr="004C2D19" w:rsidRDefault="009038F4" w:rsidP="00751847">
            <w:pPr>
              <w:pStyle w:val="TF-TEXTOQUADRO"/>
              <w:rPr>
                <w:highlight w:val="yellow"/>
              </w:rPr>
            </w:pPr>
            <w:r w:rsidRPr="00B742A3">
              <w:t>pesquisa e escolha do algoritmo de rastreamento dos olhos</w:t>
            </w:r>
          </w:p>
        </w:tc>
        <w:tc>
          <w:tcPr>
            <w:tcW w:w="274" w:type="dxa"/>
            <w:shd w:val="clear" w:color="auto" w:fill="auto"/>
          </w:tcPr>
          <w:p w14:paraId="018A7A6C" w14:textId="77777777" w:rsidR="000251E7" w:rsidRPr="007E0D87" w:rsidRDefault="000251E7" w:rsidP="00751847">
            <w:pPr>
              <w:pStyle w:val="TF-TEXTOQUADRO"/>
            </w:pPr>
          </w:p>
        </w:tc>
        <w:tc>
          <w:tcPr>
            <w:tcW w:w="275" w:type="dxa"/>
            <w:shd w:val="clear" w:color="auto" w:fill="auto"/>
          </w:tcPr>
          <w:p w14:paraId="38872C52" w14:textId="77777777" w:rsidR="000251E7" w:rsidRPr="007E0D87" w:rsidRDefault="000251E7" w:rsidP="00751847">
            <w:pPr>
              <w:pStyle w:val="TF-TEXTOQUADRO"/>
            </w:pPr>
          </w:p>
        </w:tc>
        <w:tc>
          <w:tcPr>
            <w:tcW w:w="274" w:type="dxa"/>
            <w:shd w:val="clear" w:color="auto" w:fill="auto"/>
          </w:tcPr>
          <w:p w14:paraId="34BC0A47" w14:textId="77777777" w:rsidR="000251E7" w:rsidRPr="007E0D87" w:rsidRDefault="000251E7" w:rsidP="00751847">
            <w:pPr>
              <w:pStyle w:val="TF-TEXTOQUADRO"/>
            </w:pPr>
          </w:p>
        </w:tc>
        <w:tc>
          <w:tcPr>
            <w:tcW w:w="275" w:type="dxa"/>
            <w:shd w:val="clear" w:color="auto" w:fill="auto"/>
          </w:tcPr>
          <w:p w14:paraId="2CE3057C" w14:textId="77777777" w:rsidR="000251E7" w:rsidRPr="007E0D87" w:rsidRDefault="000251E7" w:rsidP="00751847">
            <w:pPr>
              <w:pStyle w:val="TF-TEXTOQUADRO"/>
            </w:pPr>
          </w:p>
        </w:tc>
        <w:tc>
          <w:tcPr>
            <w:tcW w:w="275" w:type="dxa"/>
            <w:shd w:val="clear" w:color="auto" w:fill="auto"/>
          </w:tcPr>
          <w:p w14:paraId="1C5628A9" w14:textId="77777777" w:rsidR="000251E7" w:rsidRPr="007E0D87" w:rsidRDefault="000251E7" w:rsidP="00751847">
            <w:pPr>
              <w:pStyle w:val="TF-TEXTOQUADRO"/>
            </w:pPr>
          </w:p>
        </w:tc>
        <w:tc>
          <w:tcPr>
            <w:tcW w:w="274" w:type="dxa"/>
            <w:shd w:val="clear" w:color="auto" w:fill="auto"/>
          </w:tcPr>
          <w:p w14:paraId="3062A13B" w14:textId="77777777" w:rsidR="000251E7" w:rsidRPr="007E0D87" w:rsidRDefault="000251E7" w:rsidP="00751847">
            <w:pPr>
              <w:pStyle w:val="TF-TEXTOQUADRO"/>
            </w:pPr>
          </w:p>
        </w:tc>
        <w:tc>
          <w:tcPr>
            <w:tcW w:w="275" w:type="dxa"/>
            <w:shd w:val="clear" w:color="auto" w:fill="auto"/>
          </w:tcPr>
          <w:p w14:paraId="52D012FF" w14:textId="77777777" w:rsidR="000251E7" w:rsidRPr="007E0D87" w:rsidRDefault="000251E7" w:rsidP="00751847">
            <w:pPr>
              <w:pStyle w:val="TF-TEXTOQUADRO"/>
            </w:pPr>
          </w:p>
        </w:tc>
        <w:tc>
          <w:tcPr>
            <w:tcW w:w="275" w:type="dxa"/>
            <w:shd w:val="clear" w:color="auto" w:fill="auto"/>
          </w:tcPr>
          <w:p w14:paraId="1375B42E" w14:textId="77777777" w:rsidR="000251E7" w:rsidRPr="007E0D87" w:rsidRDefault="000251E7" w:rsidP="00751847">
            <w:pPr>
              <w:pStyle w:val="TF-TEXTOQUADRO"/>
            </w:pPr>
          </w:p>
        </w:tc>
        <w:tc>
          <w:tcPr>
            <w:tcW w:w="274" w:type="dxa"/>
            <w:shd w:val="clear" w:color="auto" w:fill="auto"/>
          </w:tcPr>
          <w:p w14:paraId="258DFFA3" w14:textId="77777777" w:rsidR="000251E7" w:rsidRPr="007E0D87" w:rsidRDefault="000251E7" w:rsidP="00751847">
            <w:pPr>
              <w:pStyle w:val="TF-TEXTOQUADRO"/>
            </w:pPr>
          </w:p>
        </w:tc>
        <w:tc>
          <w:tcPr>
            <w:tcW w:w="275" w:type="dxa"/>
            <w:shd w:val="clear" w:color="auto" w:fill="auto"/>
          </w:tcPr>
          <w:p w14:paraId="5394C929" w14:textId="77777777" w:rsidR="000251E7" w:rsidRPr="007E0D87" w:rsidRDefault="000251E7" w:rsidP="00751847">
            <w:pPr>
              <w:pStyle w:val="TF-TEXTOQUADRO"/>
            </w:pPr>
          </w:p>
        </w:tc>
        <w:tc>
          <w:tcPr>
            <w:tcW w:w="274" w:type="dxa"/>
            <w:shd w:val="clear" w:color="auto" w:fill="auto"/>
          </w:tcPr>
          <w:p w14:paraId="0DF60589" w14:textId="77777777" w:rsidR="000251E7" w:rsidRPr="007E0D87" w:rsidRDefault="000251E7" w:rsidP="00751847">
            <w:pPr>
              <w:pStyle w:val="TF-TEXTOQUADRO"/>
            </w:pPr>
          </w:p>
        </w:tc>
        <w:tc>
          <w:tcPr>
            <w:tcW w:w="275" w:type="dxa"/>
            <w:shd w:val="clear" w:color="auto" w:fill="auto"/>
          </w:tcPr>
          <w:p w14:paraId="323F11DE" w14:textId="77777777" w:rsidR="000251E7" w:rsidRPr="007E0D87" w:rsidRDefault="000251E7" w:rsidP="00751847">
            <w:pPr>
              <w:pStyle w:val="TF-TEXTOQUADRO"/>
            </w:pPr>
          </w:p>
        </w:tc>
        <w:tc>
          <w:tcPr>
            <w:tcW w:w="275" w:type="dxa"/>
            <w:shd w:val="clear" w:color="auto" w:fill="A6A6A6" w:themeFill="background1" w:themeFillShade="A6"/>
          </w:tcPr>
          <w:p w14:paraId="389D34DC" w14:textId="77777777" w:rsidR="000251E7" w:rsidRPr="007E0D87" w:rsidRDefault="000251E7" w:rsidP="00751847">
            <w:pPr>
              <w:pStyle w:val="TF-TEXTOQUADRO"/>
            </w:pPr>
          </w:p>
        </w:tc>
        <w:tc>
          <w:tcPr>
            <w:tcW w:w="274" w:type="dxa"/>
            <w:shd w:val="clear" w:color="auto" w:fill="auto"/>
          </w:tcPr>
          <w:p w14:paraId="0201B324" w14:textId="77777777" w:rsidR="000251E7" w:rsidRPr="007E0D87" w:rsidRDefault="000251E7" w:rsidP="00751847">
            <w:pPr>
              <w:pStyle w:val="TF-TEXTOQUADRO"/>
            </w:pPr>
          </w:p>
        </w:tc>
        <w:tc>
          <w:tcPr>
            <w:tcW w:w="275" w:type="dxa"/>
            <w:shd w:val="clear" w:color="auto" w:fill="auto"/>
          </w:tcPr>
          <w:p w14:paraId="1642300A" w14:textId="77777777" w:rsidR="000251E7" w:rsidRPr="007E0D87" w:rsidRDefault="000251E7" w:rsidP="00751847">
            <w:pPr>
              <w:pStyle w:val="TF-TEXTOQUADRO"/>
            </w:pPr>
          </w:p>
        </w:tc>
        <w:tc>
          <w:tcPr>
            <w:tcW w:w="275" w:type="dxa"/>
            <w:shd w:val="clear" w:color="auto" w:fill="FFFFFF" w:themeFill="background1"/>
          </w:tcPr>
          <w:p w14:paraId="0439BFD0" w14:textId="77777777" w:rsidR="000251E7" w:rsidRPr="007E0D87" w:rsidRDefault="000251E7" w:rsidP="00751847">
            <w:pPr>
              <w:pStyle w:val="TF-TEXTOQUADRO"/>
            </w:pPr>
          </w:p>
        </w:tc>
      </w:tr>
      <w:tr w:rsidR="005A5A3A" w:rsidRPr="007E0D87" w14:paraId="169999EC" w14:textId="77777777" w:rsidTr="000C3474">
        <w:trPr>
          <w:jc w:val="center"/>
        </w:trPr>
        <w:tc>
          <w:tcPr>
            <w:tcW w:w="4957" w:type="dxa"/>
            <w:tcBorders>
              <w:left w:val="single" w:sz="4" w:space="0" w:color="auto"/>
            </w:tcBorders>
          </w:tcPr>
          <w:p w14:paraId="71302E47" w14:textId="4F670569" w:rsidR="000251E7" w:rsidRPr="004C2D19" w:rsidRDefault="009038F4" w:rsidP="00751847">
            <w:pPr>
              <w:pStyle w:val="TF-TEXTOQUADRO"/>
              <w:rPr>
                <w:highlight w:val="yellow"/>
              </w:rPr>
            </w:pPr>
            <w:r w:rsidRPr="00B742A3">
              <w:t>levantamento de formas para calcular a movimentação da pupila</w:t>
            </w:r>
          </w:p>
        </w:tc>
        <w:tc>
          <w:tcPr>
            <w:tcW w:w="274" w:type="dxa"/>
            <w:shd w:val="clear" w:color="auto" w:fill="auto"/>
          </w:tcPr>
          <w:p w14:paraId="606C453D" w14:textId="77777777" w:rsidR="000251E7" w:rsidRPr="007E0D87" w:rsidRDefault="000251E7" w:rsidP="00751847">
            <w:pPr>
              <w:pStyle w:val="TF-TEXTOQUADRO"/>
            </w:pPr>
          </w:p>
        </w:tc>
        <w:tc>
          <w:tcPr>
            <w:tcW w:w="275" w:type="dxa"/>
            <w:shd w:val="clear" w:color="auto" w:fill="auto"/>
          </w:tcPr>
          <w:p w14:paraId="34A92148" w14:textId="77777777" w:rsidR="000251E7" w:rsidRPr="007E0D87" w:rsidRDefault="000251E7" w:rsidP="00751847">
            <w:pPr>
              <w:pStyle w:val="TF-TEXTOQUADRO"/>
            </w:pPr>
          </w:p>
        </w:tc>
        <w:tc>
          <w:tcPr>
            <w:tcW w:w="274" w:type="dxa"/>
            <w:shd w:val="clear" w:color="auto" w:fill="auto"/>
          </w:tcPr>
          <w:p w14:paraId="576EA51D" w14:textId="77777777" w:rsidR="000251E7" w:rsidRPr="007E0D87" w:rsidRDefault="000251E7" w:rsidP="00751847">
            <w:pPr>
              <w:pStyle w:val="TF-TEXTOQUADRO"/>
            </w:pPr>
          </w:p>
        </w:tc>
        <w:tc>
          <w:tcPr>
            <w:tcW w:w="275" w:type="dxa"/>
            <w:shd w:val="clear" w:color="auto" w:fill="auto"/>
          </w:tcPr>
          <w:p w14:paraId="4AC14132" w14:textId="77777777" w:rsidR="000251E7" w:rsidRPr="007E0D87" w:rsidRDefault="000251E7" w:rsidP="00751847">
            <w:pPr>
              <w:pStyle w:val="TF-TEXTOQUADRO"/>
            </w:pPr>
          </w:p>
        </w:tc>
        <w:tc>
          <w:tcPr>
            <w:tcW w:w="275" w:type="dxa"/>
            <w:shd w:val="clear" w:color="auto" w:fill="auto"/>
          </w:tcPr>
          <w:p w14:paraId="72EEF813" w14:textId="77777777" w:rsidR="000251E7" w:rsidRPr="007E0D87" w:rsidRDefault="000251E7" w:rsidP="00751847">
            <w:pPr>
              <w:pStyle w:val="TF-TEXTOQUADRO"/>
            </w:pPr>
          </w:p>
        </w:tc>
        <w:tc>
          <w:tcPr>
            <w:tcW w:w="274" w:type="dxa"/>
            <w:shd w:val="clear" w:color="auto" w:fill="auto"/>
          </w:tcPr>
          <w:p w14:paraId="54AFD3BB" w14:textId="77777777" w:rsidR="000251E7" w:rsidRPr="007E0D87" w:rsidRDefault="000251E7" w:rsidP="00751847">
            <w:pPr>
              <w:pStyle w:val="TF-TEXTOQUADRO"/>
            </w:pPr>
          </w:p>
        </w:tc>
        <w:tc>
          <w:tcPr>
            <w:tcW w:w="275" w:type="dxa"/>
            <w:shd w:val="clear" w:color="auto" w:fill="auto"/>
          </w:tcPr>
          <w:p w14:paraId="785A9D3F" w14:textId="77777777" w:rsidR="000251E7" w:rsidRPr="007E0D87" w:rsidRDefault="000251E7" w:rsidP="00751847">
            <w:pPr>
              <w:pStyle w:val="TF-TEXTOQUADRO"/>
            </w:pPr>
          </w:p>
        </w:tc>
        <w:tc>
          <w:tcPr>
            <w:tcW w:w="275" w:type="dxa"/>
            <w:shd w:val="clear" w:color="auto" w:fill="auto"/>
          </w:tcPr>
          <w:p w14:paraId="474F84CE" w14:textId="77777777" w:rsidR="000251E7" w:rsidRPr="007E0D87" w:rsidRDefault="000251E7" w:rsidP="00751847">
            <w:pPr>
              <w:pStyle w:val="TF-TEXTOQUADRO"/>
            </w:pPr>
          </w:p>
        </w:tc>
        <w:tc>
          <w:tcPr>
            <w:tcW w:w="274" w:type="dxa"/>
            <w:shd w:val="clear" w:color="auto" w:fill="auto"/>
          </w:tcPr>
          <w:p w14:paraId="50A6A3AF" w14:textId="77777777" w:rsidR="000251E7" w:rsidRPr="007E0D87" w:rsidRDefault="000251E7" w:rsidP="00751847">
            <w:pPr>
              <w:pStyle w:val="TF-TEXTOQUADRO"/>
            </w:pPr>
          </w:p>
        </w:tc>
        <w:tc>
          <w:tcPr>
            <w:tcW w:w="275" w:type="dxa"/>
            <w:shd w:val="clear" w:color="auto" w:fill="auto"/>
          </w:tcPr>
          <w:p w14:paraId="23E24A0A" w14:textId="77777777" w:rsidR="000251E7" w:rsidRPr="007E0D87" w:rsidRDefault="000251E7" w:rsidP="00751847">
            <w:pPr>
              <w:pStyle w:val="TF-TEXTOQUADRO"/>
            </w:pPr>
          </w:p>
        </w:tc>
        <w:tc>
          <w:tcPr>
            <w:tcW w:w="274" w:type="dxa"/>
            <w:shd w:val="clear" w:color="auto" w:fill="auto"/>
          </w:tcPr>
          <w:p w14:paraId="3B3F36D4" w14:textId="77777777" w:rsidR="000251E7" w:rsidRPr="007E0D87" w:rsidRDefault="000251E7" w:rsidP="00751847">
            <w:pPr>
              <w:pStyle w:val="TF-TEXTOQUADRO"/>
            </w:pPr>
          </w:p>
        </w:tc>
        <w:tc>
          <w:tcPr>
            <w:tcW w:w="275" w:type="dxa"/>
            <w:shd w:val="clear" w:color="auto" w:fill="auto"/>
          </w:tcPr>
          <w:p w14:paraId="03272AA7" w14:textId="77777777" w:rsidR="000251E7" w:rsidRPr="007E0D87" w:rsidRDefault="000251E7" w:rsidP="00751847">
            <w:pPr>
              <w:pStyle w:val="TF-TEXTOQUADRO"/>
            </w:pPr>
          </w:p>
        </w:tc>
        <w:tc>
          <w:tcPr>
            <w:tcW w:w="275" w:type="dxa"/>
            <w:shd w:val="clear" w:color="auto" w:fill="A6A6A6" w:themeFill="background1" w:themeFillShade="A6"/>
          </w:tcPr>
          <w:p w14:paraId="109BEEA9" w14:textId="77777777" w:rsidR="000251E7" w:rsidRPr="007E0D87" w:rsidRDefault="000251E7" w:rsidP="00751847">
            <w:pPr>
              <w:pStyle w:val="TF-TEXTOQUADRO"/>
            </w:pPr>
          </w:p>
        </w:tc>
        <w:tc>
          <w:tcPr>
            <w:tcW w:w="274" w:type="dxa"/>
            <w:shd w:val="clear" w:color="auto" w:fill="A6A6A6" w:themeFill="background1" w:themeFillShade="A6"/>
          </w:tcPr>
          <w:p w14:paraId="491F8065" w14:textId="77777777" w:rsidR="000251E7" w:rsidRPr="007E0D87" w:rsidRDefault="000251E7" w:rsidP="00751847">
            <w:pPr>
              <w:pStyle w:val="TF-TEXTOQUADRO"/>
            </w:pPr>
          </w:p>
        </w:tc>
        <w:tc>
          <w:tcPr>
            <w:tcW w:w="275" w:type="dxa"/>
            <w:shd w:val="clear" w:color="auto" w:fill="auto"/>
          </w:tcPr>
          <w:p w14:paraId="588D799B" w14:textId="77777777" w:rsidR="000251E7" w:rsidRPr="007E0D87" w:rsidRDefault="000251E7" w:rsidP="00751847">
            <w:pPr>
              <w:pStyle w:val="TF-TEXTOQUADRO"/>
            </w:pPr>
          </w:p>
        </w:tc>
        <w:tc>
          <w:tcPr>
            <w:tcW w:w="275" w:type="dxa"/>
            <w:shd w:val="clear" w:color="auto" w:fill="FFFFFF" w:themeFill="background1"/>
          </w:tcPr>
          <w:p w14:paraId="467F241F" w14:textId="77777777" w:rsidR="000251E7" w:rsidRPr="007E0D87" w:rsidRDefault="000251E7" w:rsidP="00751847">
            <w:pPr>
              <w:pStyle w:val="TF-TEXTOQUADRO"/>
            </w:pPr>
          </w:p>
        </w:tc>
      </w:tr>
      <w:tr w:rsidR="005A5A3A" w:rsidRPr="007E0D87" w14:paraId="182FD376" w14:textId="77777777" w:rsidTr="000C3474">
        <w:trPr>
          <w:jc w:val="center"/>
        </w:trPr>
        <w:tc>
          <w:tcPr>
            <w:tcW w:w="4957" w:type="dxa"/>
            <w:tcBorders>
              <w:left w:val="single" w:sz="4" w:space="0" w:color="auto"/>
            </w:tcBorders>
            <w:shd w:val="clear" w:color="auto" w:fill="auto"/>
          </w:tcPr>
          <w:p w14:paraId="1DB2B25A" w14:textId="50753BA5" w:rsidR="000251E7" w:rsidRPr="00C550A3" w:rsidRDefault="009038F4" w:rsidP="00751847">
            <w:pPr>
              <w:pStyle w:val="TF-TEXTOQUADRO"/>
            </w:pPr>
            <w:r w:rsidRPr="00B742A3">
              <w:t>desenvolvimento do método</w:t>
            </w:r>
          </w:p>
        </w:tc>
        <w:tc>
          <w:tcPr>
            <w:tcW w:w="274" w:type="dxa"/>
            <w:shd w:val="clear" w:color="auto" w:fill="auto"/>
          </w:tcPr>
          <w:p w14:paraId="6B70E256" w14:textId="77777777" w:rsidR="000251E7" w:rsidRPr="007E0D87" w:rsidRDefault="000251E7" w:rsidP="00751847">
            <w:pPr>
              <w:pStyle w:val="TF-TEXTOQUADRO"/>
            </w:pPr>
          </w:p>
        </w:tc>
        <w:tc>
          <w:tcPr>
            <w:tcW w:w="275" w:type="dxa"/>
            <w:shd w:val="clear" w:color="auto" w:fill="auto"/>
          </w:tcPr>
          <w:p w14:paraId="64A7ED8F" w14:textId="77777777" w:rsidR="000251E7" w:rsidRPr="007E0D87" w:rsidRDefault="000251E7" w:rsidP="00751847">
            <w:pPr>
              <w:pStyle w:val="TF-TEXTOQUADRO"/>
            </w:pPr>
          </w:p>
        </w:tc>
        <w:tc>
          <w:tcPr>
            <w:tcW w:w="274" w:type="dxa"/>
            <w:shd w:val="clear" w:color="auto" w:fill="auto"/>
          </w:tcPr>
          <w:p w14:paraId="19516B95" w14:textId="77777777" w:rsidR="000251E7" w:rsidRPr="007E0D87" w:rsidRDefault="000251E7" w:rsidP="00751847">
            <w:pPr>
              <w:pStyle w:val="TF-TEXTOQUADRO"/>
            </w:pPr>
          </w:p>
        </w:tc>
        <w:tc>
          <w:tcPr>
            <w:tcW w:w="275" w:type="dxa"/>
            <w:shd w:val="clear" w:color="auto" w:fill="auto"/>
          </w:tcPr>
          <w:p w14:paraId="6398E46E" w14:textId="77777777" w:rsidR="000251E7" w:rsidRPr="007E0D87" w:rsidRDefault="000251E7" w:rsidP="00751847">
            <w:pPr>
              <w:pStyle w:val="TF-TEXTOQUADRO"/>
            </w:pPr>
          </w:p>
        </w:tc>
        <w:tc>
          <w:tcPr>
            <w:tcW w:w="275" w:type="dxa"/>
            <w:shd w:val="clear" w:color="auto" w:fill="auto"/>
          </w:tcPr>
          <w:p w14:paraId="7B803DBA" w14:textId="77777777" w:rsidR="000251E7" w:rsidRPr="007E0D87" w:rsidRDefault="000251E7" w:rsidP="00751847">
            <w:pPr>
              <w:pStyle w:val="TF-TEXTOQUADRO"/>
            </w:pPr>
          </w:p>
        </w:tc>
        <w:tc>
          <w:tcPr>
            <w:tcW w:w="274" w:type="dxa"/>
            <w:shd w:val="clear" w:color="auto" w:fill="auto"/>
          </w:tcPr>
          <w:p w14:paraId="01CD0CBF" w14:textId="77777777" w:rsidR="000251E7" w:rsidRPr="007E0D87" w:rsidRDefault="000251E7" w:rsidP="00751847">
            <w:pPr>
              <w:pStyle w:val="TF-TEXTOQUADRO"/>
            </w:pPr>
          </w:p>
        </w:tc>
        <w:tc>
          <w:tcPr>
            <w:tcW w:w="275" w:type="dxa"/>
            <w:shd w:val="clear" w:color="auto" w:fill="auto"/>
          </w:tcPr>
          <w:p w14:paraId="326EBEC0" w14:textId="77777777" w:rsidR="000251E7" w:rsidRPr="007E0D87" w:rsidRDefault="000251E7" w:rsidP="00751847">
            <w:pPr>
              <w:pStyle w:val="TF-TEXTOQUADRO"/>
            </w:pPr>
          </w:p>
        </w:tc>
        <w:tc>
          <w:tcPr>
            <w:tcW w:w="275" w:type="dxa"/>
            <w:shd w:val="clear" w:color="auto" w:fill="auto"/>
          </w:tcPr>
          <w:p w14:paraId="5D988A8A" w14:textId="77777777" w:rsidR="000251E7" w:rsidRPr="007E0D87" w:rsidRDefault="000251E7" w:rsidP="00751847">
            <w:pPr>
              <w:pStyle w:val="TF-TEXTOQUADRO"/>
            </w:pPr>
          </w:p>
        </w:tc>
        <w:tc>
          <w:tcPr>
            <w:tcW w:w="274" w:type="dxa"/>
            <w:shd w:val="clear" w:color="auto" w:fill="auto"/>
          </w:tcPr>
          <w:p w14:paraId="4007C938" w14:textId="77777777" w:rsidR="000251E7" w:rsidRPr="007E0D87" w:rsidRDefault="000251E7" w:rsidP="00751847">
            <w:pPr>
              <w:pStyle w:val="TF-TEXTOQUADRO"/>
            </w:pPr>
          </w:p>
        </w:tc>
        <w:tc>
          <w:tcPr>
            <w:tcW w:w="275" w:type="dxa"/>
            <w:shd w:val="clear" w:color="auto" w:fill="auto"/>
          </w:tcPr>
          <w:p w14:paraId="05BF3134" w14:textId="77777777" w:rsidR="000251E7" w:rsidRPr="007E0D87" w:rsidRDefault="000251E7" w:rsidP="00751847">
            <w:pPr>
              <w:pStyle w:val="TF-TEXTOQUADRO"/>
            </w:pPr>
          </w:p>
        </w:tc>
        <w:tc>
          <w:tcPr>
            <w:tcW w:w="274" w:type="dxa"/>
            <w:shd w:val="clear" w:color="auto" w:fill="auto"/>
          </w:tcPr>
          <w:p w14:paraId="12CF52CA" w14:textId="77777777" w:rsidR="000251E7" w:rsidRPr="007E0D87" w:rsidRDefault="000251E7" w:rsidP="00751847">
            <w:pPr>
              <w:pStyle w:val="TF-TEXTOQUADRO"/>
            </w:pPr>
          </w:p>
        </w:tc>
        <w:tc>
          <w:tcPr>
            <w:tcW w:w="275" w:type="dxa"/>
            <w:shd w:val="clear" w:color="auto" w:fill="auto"/>
          </w:tcPr>
          <w:p w14:paraId="36A7BA05" w14:textId="77777777" w:rsidR="000251E7" w:rsidRPr="007E0D87" w:rsidRDefault="000251E7" w:rsidP="00751847">
            <w:pPr>
              <w:pStyle w:val="TF-TEXTOQUADRO"/>
            </w:pPr>
          </w:p>
        </w:tc>
        <w:tc>
          <w:tcPr>
            <w:tcW w:w="275" w:type="dxa"/>
            <w:shd w:val="clear" w:color="auto" w:fill="A6A6A6" w:themeFill="background1" w:themeFillShade="A6"/>
          </w:tcPr>
          <w:p w14:paraId="5B9812DA" w14:textId="77777777" w:rsidR="000251E7" w:rsidRPr="007E0D87" w:rsidRDefault="000251E7" w:rsidP="00751847">
            <w:pPr>
              <w:pStyle w:val="TF-TEXTOQUADRO"/>
            </w:pPr>
          </w:p>
        </w:tc>
        <w:tc>
          <w:tcPr>
            <w:tcW w:w="274" w:type="dxa"/>
            <w:shd w:val="clear" w:color="auto" w:fill="A6A6A6" w:themeFill="background1" w:themeFillShade="A6"/>
          </w:tcPr>
          <w:p w14:paraId="74182882" w14:textId="77777777" w:rsidR="000251E7" w:rsidRPr="007E0D87" w:rsidRDefault="000251E7" w:rsidP="00751847">
            <w:pPr>
              <w:pStyle w:val="TF-TEXTOQUADRO"/>
            </w:pPr>
          </w:p>
        </w:tc>
        <w:tc>
          <w:tcPr>
            <w:tcW w:w="275" w:type="dxa"/>
            <w:shd w:val="clear" w:color="auto" w:fill="A6A6A6" w:themeFill="background1" w:themeFillShade="A6"/>
          </w:tcPr>
          <w:p w14:paraId="5DD6F1F8" w14:textId="77777777" w:rsidR="000251E7" w:rsidRPr="007E0D87" w:rsidRDefault="000251E7" w:rsidP="00751847">
            <w:pPr>
              <w:pStyle w:val="TF-TEXTOQUADRO"/>
            </w:pPr>
          </w:p>
        </w:tc>
        <w:tc>
          <w:tcPr>
            <w:tcW w:w="275" w:type="dxa"/>
            <w:shd w:val="clear" w:color="auto" w:fill="FFFFFF" w:themeFill="background1"/>
          </w:tcPr>
          <w:p w14:paraId="1A0DA2EB" w14:textId="77777777" w:rsidR="000251E7" w:rsidRPr="007E0D87" w:rsidRDefault="000251E7" w:rsidP="00751847">
            <w:pPr>
              <w:pStyle w:val="TF-TEXTOQUADRO"/>
            </w:pPr>
          </w:p>
        </w:tc>
      </w:tr>
      <w:tr w:rsidR="005A5A3A" w:rsidRPr="007E0D87" w14:paraId="34303C3C" w14:textId="77777777" w:rsidTr="000C3474">
        <w:trPr>
          <w:jc w:val="center"/>
        </w:trPr>
        <w:tc>
          <w:tcPr>
            <w:tcW w:w="4957" w:type="dxa"/>
            <w:tcBorders>
              <w:left w:val="single" w:sz="4" w:space="0" w:color="auto"/>
            </w:tcBorders>
          </w:tcPr>
          <w:p w14:paraId="7DD01148" w14:textId="41CD9DEF" w:rsidR="000251E7" w:rsidRPr="00C550A3" w:rsidRDefault="009038F4" w:rsidP="00751847">
            <w:pPr>
              <w:pStyle w:val="TF-TEXTOQUADRO"/>
            </w:pPr>
            <w:r w:rsidRPr="009038F4">
              <w:t>testes da detecção e mapeamento</w:t>
            </w:r>
          </w:p>
        </w:tc>
        <w:tc>
          <w:tcPr>
            <w:tcW w:w="274" w:type="dxa"/>
            <w:shd w:val="clear" w:color="auto" w:fill="auto"/>
          </w:tcPr>
          <w:p w14:paraId="3233F8EF" w14:textId="77777777" w:rsidR="000251E7" w:rsidRPr="007E0D87" w:rsidRDefault="000251E7" w:rsidP="00751847">
            <w:pPr>
              <w:pStyle w:val="TF-TEXTOQUADRO"/>
            </w:pPr>
          </w:p>
        </w:tc>
        <w:tc>
          <w:tcPr>
            <w:tcW w:w="275" w:type="dxa"/>
            <w:shd w:val="clear" w:color="auto" w:fill="auto"/>
          </w:tcPr>
          <w:p w14:paraId="0EE1B362" w14:textId="77777777" w:rsidR="000251E7" w:rsidRPr="007E0D87" w:rsidRDefault="000251E7" w:rsidP="00751847">
            <w:pPr>
              <w:pStyle w:val="TF-TEXTOQUADRO"/>
            </w:pPr>
          </w:p>
        </w:tc>
        <w:tc>
          <w:tcPr>
            <w:tcW w:w="274" w:type="dxa"/>
            <w:shd w:val="clear" w:color="auto" w:fill="auto"/>
          </w:tcPr>
          <w:p w14:paraId="03AB5FD1" w14:textId="77777777" w:rsidR="000251E7" w:rsidRPr="007E0D87" w:rsidRDefault="000251E7" w:rsidP="00751847">
            <w:pPr>
              <w:pStyle w:val="TF-TEXTOQUADRO"/>
            </w:pPr>
          </w:p>
        </w:tc>
        <w:tc>
          <w:tcPr>
            <w:tcW w:w="275" w:type="dxa"/>
            <w:shd w:val="clear" w:color="auto" w:fill="auto"/>
          </w:tcPr>
          <w:p w14:paraId="608784A7" w14:textId="77777777" w:rsidR="000251E7" w:rsidRPr="007E0D87" w:rsidRDefault="000251E7" w:rsidP="00751847">
            <w:pPr>
              <w:pStyle w:val="TF-TEXTOQUADRO"/>
            </w:pPr>
          </w:p>
        </w:tc>
        <w:tc>
          <w:tcPr>
            <w:tcW w:w="275" w:type="dxa"/>
            <w:shd w:val="clear" w:color="auto" w:fill="auto"/>
          </w:tcPr>
          <w:p w14:paraId="49F8EF8E" w14:textId="77777777" w:rsidR="000251E7" w:rsidRPr="007E0D87" w:rsidRDefault="000251E7" w:rsidP="00751847">
            <w:pPr>
              <w:pStyle w:val="TF-TEXTOQUADRO"/>
            </w:pPr>
          </w:p>
        </w:tc>
        <w:tc>
          <w:tcPr>
            <w:tcW w:w="274" w:type="dxa"/>
            <w:shd w:val="clear" w:color="auto" w:fill="auto"/>
          </w:tcPr>
          <w:p w14:paraId="6E0B0236" w14:textId="77777777" w:rsidR="000251E7" w:rsidRPr="007E0D87" w:rsidRDefault="000251E7" w:rsidP="00751847">
            <w:pPr>
              <w:pStyle w:val="TF-TEXTOQUADRO"/>
            </w:pPr>
          </w:p>
        </w:tc>
        <w:tc>
          <w:tcPr>
            <w:tcW w:w="275" w:type="dxa"/>
            <w:shd w:val="clear" w:color="auto" w:fill="auto"/>
          </w:tcPr>
          <w:p w14:paraId="3760B379" w14:textId="77777777" w:rsidR="000251E7" w:rsidRPr="007E0D87" w:rsidRDefault="000251E7" w:rsidP="00751847">
            <w:pPr>
              <w:pStyle w:val="TF-TEXTOQUADRO"/>
            </w:pPr>
          </w:p>
        </w:tc>
        <w:tc>
          <w:tcPr>
            <w:tcW w:w="275" w:type="dxa"/>
            <w:shd w:val="clear" w:color="auto" w:fill="auto"/>
          </w:tcPr>
          <w:p w14:paraId="13D20B7E" w14:textId="77777777" w:rsidR="000251E7" w:rsidRPr="007E0D87" w:rsidRDefault="000251E7" w:rsidP="00751847">
            <w:pPr>
              <w:pStyle w:val="TF-TEXTOQUADRO"/>
            </w:pPr>
          </w:p>
        </w:tc>
        <w:tc>
          <w:tcPr>
            <w:tcW w:w="274" w:type="dxa"/>
            <w:shd w:val="clear" w:color="auto" w:fill="auto"/>
          </w:tcPr>
          <w:p w14:paraId="7C0F8EC7" w14:textId="77777777" w:rsidR="000251E7" w:rsidRPr="007E0D87" w:rsidRDefault="000251E7" w:rsidP="00751847">
            <w:pPr>
              <w:pStyle w:val="TF-TEXTOQUADRO"/>
            </w:pPr>
          </w:p>
        </w:tc>
        <w:tc>
          <w:tcPr>
            <w:tcW w:w="275" w:type="dxa"/>
            <w:shd w:val="clear" w:color="auto" w:fill="auto"/>
          </w:tcPr>
          <w:p w14:paraId="7BE5565C" w14:textId="77777777" w:rsidR="000251E7" w:rsidRPr="007E0D87" w:rsidRDefault="000251E7" w:rsidP="00751847">
            <w:pPr>
              <w:pStyle w:val="TF-TEXTOQUADRO"/>
            </w:pPr>
          </w:p>
        </w:tc>
        <w:tc>
          <w:tcPr>
            <w:tcW w:w="274" w:type="dxa"/>
            <w:shd w:val="clear" w:color="auto" w:fill="auto"/>
          </w:tcPr>
          <w:p w14:paraId="282F012F" w14:textId="77777777" w:rsidR="000251E7" w:rsidRPr="007E0D87" w:rsidRDefault="000251E7" w:rsidP="00751847">
            <w:pPr>
              <w:pStyle w:val="TF-TEXTOQUADRO"/>
            </w:pPr>
          </w:p>
        </w:tc>
        <w:tc>
          <w:tcPr>
            <w:tcW w:w="275" w:type="dxa"/>
            <w:shd w:val="clear" w:color="auto" w:fill="auto"/>
          </w:tcPr>
          <w:p w14:paraId="2E4D21FF" w14:textId="77777777" w:rsidR="000251E7" w:rsidRPr="007E0D87" w:rsidRDefault="000251E7" w:rsidP="00751847">
            <w:pPr>
              <w:pStyle w:val="TF-TEXTOQUADRO"/>
            </w:pPr>
          </w:p>
        </w:tc>
        <w:tc>
          <w:tcPr>
            <w:tcW w:w="275" w:type="dxa"/>
            <w:shd w:val="clear" w:color="auto" w:fill="A6A6A6" w:themeFill="background1" w:themeFillShade="A6"/>
          </w:tcPr>
          <w:p w14:paraId="601DF6C5" w14:textId="77777777" w:rsidR="000251E7" w:rsidRPr="007E0D87" w:rsidRDefault="000251E7" w:rsidP="00751847">
            <w:pPr>
              <w:pStyle w:val="TF-TEXTOQUADRO"/>
            </w:pPr>
          </w:p>
        </w:tc>
        <w:tc>
          <w:tcPr>
            <w:tcW w:w="274" w:type="dxa"/>
            <w:shd w:val="clear" w:color="auto" w:fill="A6A6A6" w:themeFill="background1" w:themeFillShade="A6"/>
          </w:tcPr>
          <w:p w14:paraId="7890DA2D" w14:textId="77777777" w:rsidR="000251E7" w:rsidRPr="007E0D87" w:rsidRDefault="000251E7" w:rsidP="00751847">
            <w:pPr>
              <w:pStyle w:val="TF-TEXTOQUADRO"/>
            </w:pPr>
          </w:p>
        </w:tc>
        <w:tc>
          <w:tcPr>
            <w:tcW w:w="275" w:type="dxa"/>
            <w:shd w:val="clear" w:color="auto" w:fill="A6A6A6" w:themeFill="background1" w:themeFillShade="A6"/>
          </w:tcPr>
          <w:p w14:paraId="680EDECA" w14:textId="77777777" w:rsidR="000251E7" w:rsidRPr="007E0D87" w:rsidRDefault="000251E7" w:rsidP="00751847">
            <w:pPr>
              <w:pStyle w:val="TF-TEXTOQUADRO"/>
            </w:pPr>
          </w:p>
        </w:tc>
        <w:tc>
          <w:tcPr>
            <w:tcW w:w="275" w:type="dxa"/>
            <w:shd w:val="clear" w:color="auto" w:fill="FFFFFF" w:themeFill="background1"/>
          </w:tcPr>
          <w:p w14:paraId="1D85E1B2" w14:textId="77777777" w:rsidR="000251E7" w:rsidRPr="007E0D87" w:rsidRDefault="000251E7" w:rsidP="00751847">
            <w:pPr>
              <w:pStyle w:val="TF-TEXTOQUADRO"/>
            </w:pPr>
          </w:p>
        </w:tc>
      </w:tr>
    </w:tbl>
    <w:p w14:paraId="099E11F6" w14:textId="09B00778" w:rsidR="00FC4A9F" w:rsidRDefault="00FC4A9F" w:rsidP="0063353B">
      <w:pPr>
        <w:pStyle w:val="TF-FONTE"/>
      </w:pPr>
      <w:r>
        <w:t>Fonte: elaborado pelo autor.</w:t>
      </w:r>
    </w:p>
    <w:p w14:paraId="1023C079" w14:textId="77777777" w:rsidR="00A307C7" w:rsidRPr="007A1883" w:rsidRDefault="0037046F" w:rsidP="00424AD5">
      <w:pPr>
        <w:pStyle w:val="Ttulo1"/>
      </w:pPr>
      <w:r>
        <w:lastRenderedPageBreak/>
        <w:t>REVISÃO BIBLIOGRÁFICA</w:t>
      </w:r>
    </w:p>
    <w:bookmarkEnd w:id="48"/>
    <w:bookmarkEnd w:id="49"/>
    <w:bookmarkEnd w:id="50"/>
    <w:bookmarkEnd w:id="51"/>
    <w:bookmarkEnd w:id="52"/>
    <w:bookmarkEnd w:id="53"/>
    <w:bookmarkEnd w:id="54"/>
    <w:p w14:paraId="7EE197CE" w14:textId="3B04EE40" w:rsidR="00EB54F0" w:rsidRPr="005E35A9" w:rsidRDefault="00EB54F0" w:rsidP="00EB54F0">
      <w:pPr>
        <w:pStyle w:val="TF-TEXTO"/>
      </w:pPr>
      <w:r w:rsidRPr="005E35A9">
        <w:t>Est</w:t>
      </w:r>
      <w:r w:rsidR="002754A4">
        <w:t>a</w:t>
      </w:r>
      <w:r w:rsidRPr="005E35A9">
        <w:t xml:space="preserve"> </w:t>
      </w:r>
      <w:r w:rsidR="002754A4">
        <w:t>seção</w:t>
      </w:r>
      <w:r w:rsidRPr="005E35A9">
        <w:t xml:space="preserve"> descreve brevemente sobre os assuntos que fundamentarão o estudo a ser realizado</w:t>
      </w:r>
      <w:r w:rsidR="00781990">
        <w:t xml:space="preserve">: </w:t>
      </w:r>
      <w:r w:rsidR="00DC33FB">
        <w:t xml:space="preserve">rastreamento e mapeamento </w:t>
      </w:r>
      <w:r w:rsidR="00DC33FB" w:rsidRPr="00B742A3">
        <w:t>da posição ocular</w:t>
      </w:r>
      <w:r w:rsidR="00DC33FB">
        <w:t xml:space="preserve"> </w:t>
      </w:r>
      <w:r w:rsidR="00D71FCA">
        <w:t>e</w:t>
      </w:r>
      <w:r w:rsidR="00DC33FB" w:rsidRPr="00B742A3">
        <w:t xml:space="preserve"> redes neurais</w:t>
      </w:r>
      <w:r w:rsidR="00DC33FB">
        <w:t>.</w:t>
      </w:r>
      <w:r w:rsidR="00781990">
        <w:t xml:space="preserve"> </w:t>
      </w:r>
    </w:p>
    <w:p w14:paraId="2F89B5B2" w14:textId="042D71FD" w:rsidR="00EB54F0" w:rsidRPr="005E35A9" w:rsidRDefault="00EB54F0" w:rsidP="00EB54F0">
      <w:pPr>
        <w:pStyle w:val="TF-TEXTO"/>
      </w:pPr>
      <w:r w:rsidRPr="005E35A9">
        <w:t xml:space="preserve">Watanabe (2013) </w:t>
      </w:r>
      <w:r w:rsidR="00567D61">
        <w:t>afirma que o</w:t>
      </w:r>
      <w:r w:rsidRPr="005E35A9">
        <w:t xml:space="preserve"> rastreamento ocular é o processo de identificar a movimentação do globo ocular de um indivíduo e para essa detecção são apresentados três passos: (i) localização da face do usuário, (</w:t>
      </w:r>
      <w:proofErr w:type="spellStart"/>
      <w:r w:rsidRPr="005E35A9">
        <w:t>ii</w:t>
      </w:r>
      <w:proofErr w:type="spellEnd"/>
      <w:r w:rsidRPr="005E35A9">
        <w:t xml:space="preserve">) </w:t>
      </w:r>
      <w:r w:rsidR="00F24504">
        <w:t>d</w:t>
      </w:r>
      <w:r w:rsidRPr="005E35A9">
        <w:t>etectar a região dos olhos (linha visual) e extrair as características do olho, (</w:t>
      </w:r>
      <w:proofErr w:type="spellStart"/>
      <w:r w:rsidRPr="005E35A9">
        <w:t>iii</w:t>
      </w:r>
      <w:proofErr w:type="spellEnd"/>
      <w:r w:rsidRPr="005E35A9">
        <w:t xml:space="preserve">) </w:t>
      </w:r>
      <w:r w:rsidR="00F24504">
        <w:t>r</w:t>
      </w:r>
      <w:r w:rsidRPr="005E35A9">
        <w:t xml:space="preserve">astrear os componentes do olho numa sequência de imagens. A saída de um sistema de rastreamento ocular é o cálculo realizado pelo </w:t>
      </w:r>
      <w:r w:rsidR="00F24504">
        <w:rPr>
          <w:i/>
          <w:iCs/>
        </w:rPr>
        <w:t>P</w:t>
      </w:r>
      <w:r w:rsidRPr="005E35A9">
        <w:rPr>
          <w:i/>
          <w:iCs/>
        </w:rPr>
        <w:t xml:space="preserve">oint </w:t>
      </w:r>
      <w:proofErr w:type="spellStart"/>
      <w:r w:rsidR="00F24504">
        <w:rPr>
          <w:i/>
          <w:iCs/>
        </w:rPr>
        <w:t>O</w:t>
      </w:r>
      <w:r w:rsidRPr="005E35A9">
        <w:rPr>
          <w:i/>
          <w:iCs/>
        </w:rPr>
        <w:t>f</w:t>
      </w:r>
      <w:proofErr w:type="spellEnd"/>
      <w:r w:rsidRPr="005E35A9">
        <w:rPr>
          <w:i/>
          <w:iCs/>
        </w:rPr>
        <w:t xml:space="preserve"> </w:t>
      </w:r>
      <w:proofErr w:type="spellStart"/>
      <w:r w:rsidR="00F24504">
        <w:rPr>
          <w:i/>
          <w:iCs/>
        </w:rPr>
        <w:t>R</w:t>
      </w:r>
      <w:r w:rsidRPr="005E35A9">
        <w:rPr>
          <w:i/>
          <w:iCs/>
        </w:rPr>
        <w:t>egard</w:t>
      </w:r>
      <w:proofErr w:type="spellEnd"/>
      <w:r w:rsidR="00F24504">
        <w:t xml:space="preserve"> (</w:t>
      </w:r>
      <w:r w:rsidR="00F24504" w:rsidRPr="005E35A9">
        <w:t>POR</w:t>
      </w:r>
      <w:r w:rsidR="00F24504">
        <w:t>)</w:t>
      </w:r>
      <w:r w:rsidR="00236D74">
        <w:t xml:space="preserve">, ao qual é </w:t>
      </w:r>
      <w:r w:rsidRPr="005E35A9">
        <w:t>determinado pelo mapeamento das coordenadas (x, y) do olhar do usuário.</w:t>
      </w:r>
    </w:p>
    <w:p w14:paraId="510C2AE1" w14:textId="5E7AA969" w:rsidR="00EB54F0" w:rsidRDefault="00EB54F0" w:rsidP="00EB54F0">
      <w:pPr>
        <w:pStyle w:val="TF-TEXTO"/>
      </w:pPr>
      <w:r w:rsidRPr="005E35A9">
        <w:t>De acordo com Barreto (2012)</w:t>
      </w:r>
      <w:r w:rsidR="00236D74">
        <w:t>,</w:t>
      </w:r>
      <w:r w:rsidRPr="005E35A9">
        <w:t xml:space="preserve"> as Fixações do olhar são momentos em que os olhos estão fixos as assimilando ou identificando alguma informação. Esse padrão pode ter diferentes significados dependendo do contexto, na navegação em uma página web a maior frequência de fixação em uma área especifica pode ser classificado como um maior interesse na área a ser observada ou também pode estar apresentando um ponto onde o usuário demonstra dificuldade para interpretar a informação, um número grande de fixações pode apresentar uma dificuldade na busca ou reconhecimento de um item no destino</w:t>
      </w:r>
      <w:r>
        <w:t>.</w:t>
      </w:r>
    </w:p>
    <w:p w14:paraId="5AD5E2F0" w14:textId="77777777" w:rsidR="00EB54F0" w:rsidRDefault="00EB54F0" w:rsidP="00EB54F0">
      <w:pPr>
        <w:pStyle w:val="TF-TEXTO"/>
      </w:pPr>
      <w:r w:rsidRPr="009F124E">
        <w:t>Barreto (2012)</w:t>
      </w:r>
      <w:r>
        <w:t xml:space="preserve"> apresentou algumas métricas para o reconhecimento do padrão de olhar.</w:t>
      </w:r>
    </w:p>
    <w:p w14:paraId="5A6FEBED" w14:textId="579A47C1" w:rsidR="00EB54F0" w:rsidRDefault="00EB54F0" w:rsidP="00EB54F0">
      <w:pPr>
        <w:pStyle w:val="TF-TEXTO"/>
        <w:numPr>
          <w:ilvl w:val="0"/>
          <w:numId w:val="22"/>
        </w:numPr>
      </w:pPr>
      <w:del w:id="66" w:author="Dalton Solano dos Reis" w:date="2022-11-08T21:05:00Z">
        <w:r w:rsidDel="00623147">
          <w:delText xml:space="preserve">Não </w:delText>
        </w:r>
      </w:del>
      <w:ins w:id="67" w:author="Dalton Solano dos Reis" w:date="2022-11-08T21:05:00Z">
        <w:r w:rsidR="00623147">
          <w:t>n</w:t>
        </w:r>
        <w:r w:rsidR="00623147">
          <w:t xml:space="preserve">ão </w:t>
        </w:r>
      </w:ins>
      <w:commentRangeStart w:id="68"/>
      <w:r>
        <w:t>codificação</w:t>
      </w:r>
      <w:commentRangeEnd w:id="68"/>
      <w:r w:rsidR="00623147">
        <w:rPr>
          <w:rStyle w:val="Refdecomentrio"/>
        </w:rPr>
        <w:commentReference w:id="68"/>
      </w:r>
      <w:r>
        <w:t>: a não codificação ocorre durante as sacadas que é movimentar o olho de uma posição visual para outra, ela não nos permite saber muitas informações sobre a complexidade ou relevância de um objeto</w:t>
      </w:r>
      <w:del w:id="69" w:author="Dalton Solano dos Reis" w:date="2022-11-08T21:05:00Z">
        <w:r w:rsidDel="00623147">
          <w:delText>.</w:delText>
        </w:r>
      </w:del>
      <w:ins w:id="70" w:author="Dalton Solano dos Reis" w:date="2022-11-08T21:05:00Z">
        <w:r w:rsidR="00623147">
          <w:t>;</w:t>
        </w:r>
      </w:ins>
    </w:p>
    <w:p w14:paraId="12BABBAA" w14:textId="0FB2C21E" w:rsidR="00EB54F0" w:rsidRDefault="00EB54F0" w:rsidP="00EB54F0">
      <w:pPr>
        <w:pStyle w:val="TF-TEXTO"/>
        <w:numPr>
          <w:ilvl w:val="0"/>
          <w:numId w:val="22"/>
        </w:numPr>
      </w:pPr>
      <w:del w:id="71" w:author="Dalton Solano dos Reis" w:date="2022-11-08T21:05:00Z">
        <w:r w:rsidDel="00623147">
          <w:delText xml:space="preserve">Regressão </w:delText>
        </w:r>
      </w:del>
      <w:ins w:id="72" w:author="Dalton Solano dos Reis" w:date="2022-11-08T21:05:00Z">
        <w:r w:rsidR="00623147">
          <w:t>r</w:t>
        </w:r>
        <w:r w:rsidR="00623147">
          <w:t xml:space="preserve">egressão </w:t>
        </w:r>
      </w:ins>
      <w:r>
        <w:t>(sacada regressiva): é uma sacada que volta a posição anterior, como na leitura de um texto aonde os olhos voltam para a linha anterior, pode ser utilizado como medição de dificuldade durante a decodificação da informação</w:t>
      </w:r>
      <w:del w:id="73" w:author="Dalton Solano dos Reis" w:date="2022-11-08T21:05:00Z">
        <w:r w:rsidDel="00623147">
          <w:delText>.</w:delText>
        </w:r>
      </w:del>
      <w:ins w:id="74" w:author="Dalton Solano dos Reis" w:date="2022-11-08T21:05:00Z">
        <w:r w:rsidR="00623147">
          <w:t>;</w:t>
        </w:r>
      </w:ins>
    </w:p>
    <w:p w14:paraId="20BE370F" w14:textId="1B5125C2" w:rsidR="00EB54F0" w:rsidRDefault="00EB54F0" w:rsidP="00EB54F0">
      <w:pPr>
        <w:pStyle w:val="TF-TEXTO"/>
        <w:numPr>
          <w:ilvl w:val="0"/>
          <w:numId w:val="22"/>
        </w:numPr>
      </w:pPr>
      <w:del w:id="75" w:author="Dalton Solano dos Reis" w:date="2022-11-08T21:05:00Z">
        <w:r w:rsidRPr="00E042FD" w:rsidDel="00623147">
          <w:delText xml:space="preserve">Duração </w:delText>
        </w:r>
      </w:del>
      <w:ins w:id="76" w:author="Dalton Solano dos Reis" w:date="2022-11-08T21:05:00Z">
        <w:r w:rsidR="00623147">
          <w:t>d</w:t>
        </w:r>
        <w:r w:rsidR="00623147" w:rsidRPr="00E042FD">
          <w:t xml:space="preserve">uração </w:t>
        </w:r>
      </w:ins>
      <w:r w:rsidRPr="00E042FD">
        <w:t>do olhar</w:t>
      </w:r>
      <w:r>
        <w:t xml:space="preserve"> </w:t>
      </w:r>
      <w:r w:rsidRPr="00E042FD">
        <w:t>(</w:t>
      </w:r>
      <w:r w:rsidRPr="00D95020">
        <w:rPr>
          <w:i/>
          <w:iCs/>
        </w:rPr>
        <w:t xml:space="preserve">gaze </w:t>
      </w:r>
      <w:proofErr w:type="spellStart"/>
      <w:r w:rsidRPr="00D95020">
        <w:rPr>
          <w:i/>
          <w:iCs/>
        </w:rPr>
        <w:t>duration</w:t>
      </w:r>
      <w:proofErr w:type="spellEnd"/>
      <w:r w:rsidRPr="00D95020">
        <w:rPr>
          <w:i/>
          <w:iCs/>
        </w:rPr>
        <w:t xml:space="preserve">, </w:t>
      </w:r>
      <w:proofErr w:type="spellStart"/>
      <w:r w:rsidRPr="00D95020">
        <w:rPr>
          <w:i/>
          <w:iCs/>
        </w:rPr>
        <w:t>dwell</w:t>
      </w:r>
      <w:proofErr w:type="spellEnd"/>
      <w:r w:rsidRPr="00D95020">
        <w:rPr>
          <w:i/>
          <w:iCs/>
        </w:rPr>
        <w:t xml:space="preserve">, </w:t>
      </w:r>
      <w:proofErr w:type="spellStart"/>
      <w:r w:rsidRPr="00D95020">
        <w:rPr>
          <w:i/>
          <w:iCs/>
        </w:rPr>
        <w:t>fixation</w:t>
      </w:r>
      <w:proofErr w:type="spellEnd"/>
      <w:r w:rsidRPr="00D95020">
        <w:rPr>
          <w:i/>
          <w:iCs/>
        </w:rPr>
        <w:t xml:space="preserve"> </w:t>
      </w:r>
      <w:proofErr w:type="spellStart"/>
      <w:r w:rsidRPr="00D95020">
        <w:rPr>
          <w:i/>
          <w:iCs/>
        </w:rPr>
        <w:t>clusterou</w:t>
      </w:r>
      <w:proofErr w:type="spellEnd"/>
      <w:r w:rsidRPr="00D95020">
        <w:rPr>
          <w:i/>
          <w:iCs/>
        </w:rPr>
        <w:t xml:space="preserve"> </w:t>
      </w:r>
      <w:proofErr w:type="spellStart"/>
      <w:r w:rsidRPr="00D95020">
        <w:rPr>
          <w:i/>
          <w:iCs/>
        </w:rPr>
        <w:t>fixation</w:t>
      </w:r>
      <w:proofErr w:type="spellEnd"/>
      <w:r w:rsidRPr="00D95020">
        <w:rPr>
          <w:i/>
          <w:iCs/>
        </w:rPr>
        <w:t xml:space="preserve"> </w:t>
      </w:r>
      <w:proofErr w:type="spellStart"/>
      <w:r w:rsidRPr="00D95020">
        <w:rPr>
          <w:i/>
          <w:iCs/>
        </w:rPr>
        <w:t>cycle</w:t>
      </w:r>
      <w:proofErr w:type="spellEnd"/>
      <w:r w:rsidRPr="00E042FD">
        <w:t>):</w:t>
      </w:r>
      <w:r>
        <w:t xml:space="preserve"> é caracterizada por diversas fixações consecutivas de curta duração em uma área de interesse especifica, e a fixação que ocorre fora da área de interesse demonstra o fim do olhar</w:t>
      </w:r>
      <w:del w:id="77" w:author="Dalton Solano dos Reis" w:date="2022-11-08T21:05:00Z">
        <w:r w:rsidDel="00623147">
          <w:delText>.</w:delText>
        </w:r>
      </w:del>
      <w:ins w:id="78" w:author="Dalton Solano dos Reis" w:date="2022-11-08T21:05:00Z">
        <w:r w:rsidR="00623147">
          <w:t>;</w:t>
        </w:r>
      </w:ins>
    </w:p>
    <w:p w14:paraId="3C530D2C" w14:textId="7D8C59C0" w:rsidR="00EB54F0" w:rsidRDefault="00EB54F0" w:rsidP="00EB54F0">
      <w:pPr>
        <w:pStyle w:val="TF-TEXTO"/>
        <w:numPr>
          <w:ilvl w:val="0"/>
          <w:numId w:val="22"/>
        </w:numPr>
      </w:pPr>
      <w:r>
        <w:t>“</w:t>
      </w:r>
      <w:proofErr w:type="spellStart"/>
      <w:r w:rsidRPr="008D159B">
        <w:t>Scanpaths</w:t>
      </w:r>
      <w:proofErr w:type="spellEnd"/>
      <w:r w:rsidRPr="008D159B">
        <w:t>”</w:t>
      </w:r>
      <w:ins w:id="79" w:author="Dalton Solano dos Reis" w:date="2022-11-08T21:05:00Z">
        <w:r w:rsidR="00623147">
          <w:t xml:space="preserve"> </w:t>
        </w:r>
      </w:ins>
      <w:r w:rsidRPr="008D159B">
        <w:t>(sequência de fixações):</w:t>
      </w:r>
      <w:r>
        <w:t xml:space="preserve"> é caracterizada pela transição de uma área de interesse para outra e pode ser utilizada para identificar a eficiência da disposição dos elementos</w:t>
      </w:r>
      <w:del w:id="80" w:author="Dalton Solano dos Reis" w:date="2022-11-08T21:06:00Z">
        <w:r w:rsidDel="00623147">
          <w:delText>.</w:delText>
        </w:r>
      </w:del>
      <w:ins w:id="81" w:author="Dalton Solano dos Reis" w:date="2022-11-08T21:06:00Z">
        <w:r w:rsidR="00623147">
          <w:t>;</w:t>
        </w:r>
      </w:ins>
    </w:p>
    <w:p w14:paraId="592D18D7" w14:textId="796092F4" w:rsidR="00EB54F0" w:rsidRDefault="00EB54F0" w:rsidP="00EB54F0">
      <w:pPr>
        <w:pStyle w:val="TF-TEXTO"/>
        <w:numPr>
          <w:ilvl w:val="0"/>
          <w:numId w:val="22"/>
        </w:numPr>
      </w:pPr>
      <w:del w:id="82" w:author="Dalton Solano dos Reis" w:date="2022-11-08T21:06:00Z">
        <w:r w:rsidRPr="00743356" w:rsidDel="00623147">
          <w:delText xml:space="preserve">Taxa </w:delText>
        </w:r>
      </w:del>
      <w:ins w:id="83" w:author="Dalton Solano dos Reis" w:date="2022-11-08T21:06:00Z">
        <w:r w:rsidR="00623147">
          <w:t>t</w:t>
        </w:r>
        <w:r w:rsidR="00623147" w:rsidRPr="00743356">
          <w:t xml:space="preserve">axa </w:t>
        </w:r>
      </w:ins>
      <w:r w:rsidRPr="00743356">
        <w:t>de intermitência (piscar de olhos) e tamanho da pupila:</w:t>
      </w:r>
      <w:r>
        <w:t xml:space="preserve"> </w:t>
      </w:r>
      <w:r w:rsidRPr="00A13A86">
        <w:t>a taxa de intermitência e o tamanho da pupila podem ser usados como um índice de carga cognitiva.</w:t>
      </w:r>
      <w:r>
        <w:t xml:space="preserve"> Uma taxa de intermitências menor apresenta uma maior carga de trabalho já uma menor pode ser caracterizada por uma fadiga</w:t>
      </w:r>
      <w:del w:id="84" w:author="Dalton Solano dos Reis" w:date="2022-11-08T21:06:00Z">
        <w:r w:rsidDel="00623147">
          <w:delText>.</w:delText>
        </w:r>
      </w:del>
      <w:ins w:id="85" w:author="Dalton Solano dos Reis" w:date="2022-11-08T21:06:00Z">
        <w:r w:rsidR="00623147">
          <w:t>;</w:t>
        </w:r>
      </w:ins>
    </w:p>
    <w:p w14:paraId="321ED15D" w14:textId="61C7DAD7" w:rsidR="00EB54F0" w:rsidRDefault="00EB54F0" w:rsidP="00EB54F0">
      <w:pPr>
        <w:pStyle w:val="TF-TEXTO"/>
        <w:numPr>
          <w:ilvl w:val="0"/>
          <w:numId w:val="22"/>
        </w:numPr>
      </w:pPr>
      <w:del w:id="86" w:author="Dalton Solano dos Reis" w:date="2022-11-08T21:06:00Z">
        <w:r w:rsidRPr="00BE58D6" w:rsidDel="00623147">
          <w:delText xml:space="preserve">Número </w:delText>
        </w:r>
      </w:del>
      <w:ins w:id="87" w:author="Dalton Solano dos Reis" w:date="2022-11-08T21:06:00Z">
        <w:r w:rsidR="00623147">
          <w:t>n</w:t>
        </w:r>
        <w:r w:rsidR="00623147" w:rsidRPr="00BE58D6">
          <w:t xml:space="preserve">úmero </w:t>
        </w:r>
      </w:ins>
      <w:r w:rsidRPr="00BE58D6">
        <w:t>total de fixações:</w:t>
      </w:r>
      <w:r>
        <w:t xml:space="preserve"> número de fixações pode apresentar uma menor eficiência na disposição dos elementos da interface</w:t>
      </w:r>
      <w:del w:id="88" w:author="Dalton Solano dos Reis" w:date="2022-11-08T21:06:00Z">
        <w:r w:rsidDel="00623147">
          <w:delText>.</w:delText>
        </w:r>
      </w:del>
      <w:ins w:id="89" w:author="Dalton Solano dos Reis" w:date="2022-11-08T21:06:00Z">
        <w:r w:rsidR="00623147">
          <w:t>;</w:t>
        </w:r>
      </w:ins>
    </w:p>
    <w:p w14:paraId="6352ADC8" w14:textId="3FC0B6D4" w:rsidR="00EB54F0" w:rsidRDefault="00EB54F0" w:rsidP="00EB54F0">
      <w:pPr>
        <w:pStyle w:val="TF-TEXTO"/>
        <w:numPr>
          <w:ilvl w:val="0"/>
          <w:numId w:val="22"/>
        </w:numPr>
      </w:pPr>
      <w:del w:id="90" w:author="Dalton Solano dos Reis" w:date="2022-11-08T21:06:00Z">
        <w:r w:rsidRPr="0045285B" w:rsidDel="00623147">
          <w:delText xml:space="preserve">Número </w:delText>
        </w:r>
      </w:del>
      <w:ins w:id="91" w:author="Dalton Solano dos Reis" w:date="2022-11-08T21:06:00Z">
        <w:r w:rsidR="00623147">
          <w:t>n</w:t>
        </w:r>
        <w:r w:rsidR="00623147" w:rsidRPr="0045285B">
          <w:t xml:space="preserve">úmero </w:t>
        </w:r>
      </w:ins>
      <w:r w:rsidRPr="0045285B">
        <w:t>de fixações sobre uma área de interesse:</w:t>
      </w:r>
      <w:r>
        <w:t xml:space="preserve"> </w:t>
      </w:r>
      <w:r w:rsidRPr="00B74F99">
        <w:t xml:space="preserve">um maior número de fixações </w:t>
      </w:r>
      <w:r>
        <w:t xml:space="preserve">pode </w:t>
      </w:r>
      <w:r w:rsidRPr="00B74F99">
        <w:t>indica</w:t>
      </w:r>
      <w:r>
        <w:t>r</w:t>
      </w:r>
      <w:r w:rsidRPr="00B74F99">
        <w:t xml:space="preserve"> maior importância</w:t>
      </w:r>
      <w:r>
        <w:t xml:space="preserve"> da informação</w:t>
      </w:r>
      <w:r w:rsidRPr="00B74F99">
        <w:t xml:space="preserve"> para o usuário.</w:t>
      </w:r>
    </w:p>
    <w:p w14:paraId="6F854166" w14:textId="77777777" w:rsidR="00EB54F0" w:rsidRPr="00005458" w:rsidRDefault="00EB54F0" w:rsidP="00EB54F0">
      <w:pPr>
        <w:pStyle w:val="TF-TEXTO"/>
      </w:pPr>
      <w:r>
        <w:t>S</w:t>
      </w:r>
      <w:r w:rsidRPr="00005458">
        <w:t>egundo Barreto (2012),</w:t>
      </w:r>
      <w:r>
        <w:t xml:space="preserve"> utilizando esses padrões de olhar pode ser possível identificar a uma ação que permite aprimorar uma interface ou preferência visual do indivíduo.</w:t>
      </w:r>
    </w:p>
    <w:p w14:paraId="662AD4DF" w14:textId="77777777" w:rsidR="00EB54F0" w:rsidRDefault="00EB54F0" w:rsidP="00EB54F0">
      <w:pPr>
        <w:pStyle w:val="TF-refernciasbibliogrficasTTULO"/>
      </w:pPr>
      <w:bookmarkStart w:id="92" w:name="_Toc351015602"/>
      <w:r>
        <w:t>Referências</w:t>
      </w:r>
      <w:bookmarkEnd w:id="92"/>
      <w:r>
        <w:t xml:space="preserve"> </w:t>
      </w:r>
    </w:p>
    <w:p w14:paraId="143561BB" w14:textId="7FEFF3FF" w:rsidR="00EB54F0" w:rsidRDefault="00EB54F0" w:rsidP="00EB54F0">
      <w:pPr>
        <w:pStyle w:val="TF-REFERNCIASITEM0"/>
        <w:rPr>
          <w:lang w:val="en-US"/>
        </w:rPr>
      </w:pPr>
      <w:r w:rsidRPr="00F675E9">
        <w:t>ADRIANO, Bruno</w:t>
      </w:r>
      <w:r w:rsidR="00C076E3">
        <w:t xml:space="preserve"> </w:t>
      </w:r>
      <w:r w:rsidR="00C076E3" w:rsidRPr="00C076E3">
        <w:rPr>
          <w:i/>
          <w:iCs/>
        </w:rPr>
        <w:t>et al</w:t>
      </w:r>
      <w:r w:rsidR="00C076E3">
        <w:t>.</w:t>
      </w:r>
      <w:r w:rsidRPr="00F675E9">
        <w:t xml:space="preserve"> Sistema de rastreamento ocular não intrusivo utilizando a biblioteca </w:t>
      </w:r>
      <w:proofErr w:type="spellStart"/>
      <w:r w:rsidRPr="00F675E9">
        <w:t>opencv</w:t>
      </w:r>
      <w:proofErr w:type="spellEnd"/>
      <w:r w:rsidRPr="00F675E9">
        <w:t>. In</w:t>
      </w:r>
      <w:r w:rsidRPr="00C36037">
        <w:rPr>
          <w:b/>
          <w:bCs/>
        </w:rPr>
        <w:t xml:space="preserve">: 11º congresso de iniciação científica e tecnológica do </w:t>
      </w:r>
      <w:proofErr w:type="spellStart"/>
      <w:r w:rsidRPr="00C36037">
        <w:rPr>
          <w:b/>
          <w:bCs/>
        </w:rPr>
        <w:t>ifsp</w:t>
      </w:r>
      <w:proofErr w:type="spellEnd"/>
      <w:r w:rsidRPr="00F675E9">
        <w:t>. 2020.</w:t>
      </w:r>
      <w:r>
        <w:t xml:space="preserve"> </w:t>
      </w:r>
      <w:proofErr w:type="spellStart"/>
      <w:r w:rsidRPr="008B6C7B">
        <w:rPr>
          <w:lang w:val="en-US"/>
        </w:rPr>
        <w:t>Acesso</w:t>
      </w:r>
      <w:proofErr w:type="spellEnd"/>
      <w:r w:rsidRPr="008B6C7B">
        <w:rPr>
          <w:lang w:val="en-US"/>
        </w:rPr>
        <w:t xml:space="preserve"> </w:t>
      </w:r>
      <w:proofErr w:type="spellStart"/>
      <w:r w:rsidRPr="008B6C7B">
        <w:rPr>
          <w:lang w:val="en-US"/>
        </w:rPr>
        <w:t>em</w:t>
      </w:r>
      <w:proofErr w:type="spellEnd"/>
      <w:r w:rsidRPr="008B6C7B">
        <w:rPr>
          <w:lang w:val="en-US"/>
        </w:rPr>
        <w:t xml:space="preserve">: </w:t>
      </w:r>
      <w:r>
        <w:rPr>
          <w:lang w:val="en-US"/>
        </w:rPr>
        <w:t>2</w:t>
      </w:r>
      <w:r w:rsidRPr="008B6C7B">
        <w:rPr>
          <w:lang w:val="en-US"/>
        </w:rPr>
        <w:t xml:space="preserve"> </w:t>
      </w:r>
      <w:r>
        <w:rPr>
          <w:lang w:val="en-US"/>
        </w:rPr>
        <w:t>ago</w:t>
      </w:r>
      <w:r w:rsidRPr="008B6C7B">
        <w:rPr>
          <w:lang w:val="en-US"/>
        </w:rPr>
        <w:t>. 20</w:t>
      </w:r>
      <w:r>
        <w:rPr>
          <w:lang w:val="en-US"/>
        </w:rPr>
        <w:t>22.</w:t>
      </w:r>
    </w:p>
    <w:p w14:paraId="260A3380" w14:textId="77777777" w:rsidR="00D95020" w:rsidRDefault="00D95020" w:rsidP="00D95020">
      <w:pPr>
        <w:pStyle w:val="TF-refernciasbibliogrficasTTULO"/>
        <w:jc w:val="left"/>
        <w:rPr>
          <w:b w:val="0"/>
          <w:bCs/>
          <w:caps w:val="0"/>
          <w:sz w:val="18"/>
          <w:lang w:val="en-US"/>
        </w:rPr>
      </w:pPr>
      <w:r w:rsidRPr="003037CB">
        <w:rPr>
          <w:b w:val="0"/>
          <w:caps w:val="0"/>
          <w:sz w:val="18"/>
          <w:lang w:val="en-US"/>
        </w:rPr>
        <w:t xml:space="preserve">AL-BTOUSH, Audi I. </w:t>
      </w:r>
      <w:r w:rsidRPr="00F50A90">
        <w:rPr>
          <w:b w:val="0"/>
          <w:i/>
          <w:iCs/>
          <w:caps w:val="0"/>
          <w:sz w:val="18"/>
          <w:lang w:val="en-US"/>
        </w:rPr>
        <w:t>et al.</w:t>
      </w:r>
      <w:r w:rsidRPr="003037CB">
        <w:rPr>
          <w:b w:val="0"/>
          <w:caps w:val="0"/>
          <w:sz w:val="18"/>
          <w:lang w:val="en-US"/>
        </w:rPr>
        <w:t xml:space="preserve"> </w:t>
      </w:r>
      <w:proofErr w:type="gramStart"/>
      <w:r w:rsidRPr="003037CB">
        <w:rPr>
          <w:b w:val="0"/>
          <w:caps w:val="0"/>
          <w:sz w:val="18"/>
          <w:lang w:val="en-US"/>
        </w:rPr>
        <w:t>New</w:t>
      </w:r>
      <w:proofErr w:type="gramEnd"/>
      <w:r w:rsidRPr="003037CB">
        <w:rPr>
          <w:b w:val="0"/>
          <w:caps w:val="0"/>
          <w:sz w:val="18"/>
          <w:lang w:val="en-US"/>
        </w:rPr>
        <w:t xml:space="preserve"> features for eye-tracking systems: Preliminary results. </w:t>
      </w:r>
      <w:r w:rsidRPr="008C62AC">
        <w:rPr>
          <w:b w:val="0"/>
          <w:caps w:val="0"/>
          <w:sz w:val="18"/>
          <w:lang w:val="en-US"/>
        </w:rPr>
        <w:t xml:space="preserve">In: 2019 </w:t>
      </w:r>
      <w:r w:rsidRPr="00C36037">
        <w:rPr>
          <w:bCs/>
          <w:caps w:val="0"/>
          <w:sz w:val="18"/>
          <w:lang w:val="en-US"/>
        </w:rPr>
        <w:t>10th international conference on information and communication systems (</w:t>
      </w:r>
      <w:proofErr w:type="spellStart"/>
      <w:r w:rsidRPr="00C36037">
        <w:rPr>
          <w:bCs/>
          <w:caps w:val="0"/>
          <w:sz w:val="18"/>
          <w:lang w:val="en-US"/>
        </w:rPr>
        <w:t>icics</w:t>
      </w:r>
      <w:proofErr w:type="spellEnd"/>
      <w:r w:rsidRPr="00C36037">
        <w:rPr>
          <w:bCs/>
          <w:caps w:val="0"/>
          <w:sz w:val="18"/>
          <w:lang w:val="en-US"/>
        </w:rPr>
        <w:t xml:space="preserve">). </w:t>
      </w:r>
      <w:proofErr w:type="spellStart"/>
      <w:r w:rsidRPr="00C36037">
        <w:rPr>
          <w:bCs/>
          <w:caps w:val="0"/>
          <w:sz w:val="18"/>
          <w:lang w:val="en-US"/>
        </w:rPr>
        <w:t>ieee</w:t>
      </w:r>
      <w:proofErr w:type="spellEnd"/>
      <w:r w:rsidRPr="00C36037">
        <w:rPr>
          <w:bCs/>
          <w:caps w:val="0"/>
          <w:sz w:val="18"/>
          <w:lang w:val="en-US"/>
        </w:rPr>
        <w:t>,</w:t>
      </w:r>
      <w:r w:rsidRPr="0018229F">
        <w:rPr>
          <w:b w:val="0"/>
          <w:caps w:val="0"/>
          <w:sz w:val="18"/>
          <w:lang w:val="en-US"/>
        </w:rPr>
        <w:t xml:space="preserve"> 2019. p. 179-184.</w:t>
      </w:r>
      <w:r w:rsidRPr="00BA3861">
        <w:rPr>
          <w:sz w:val="18"/>
          <w:lang w:val="en-US"/>
        </w:rPr>
        <w:t xml:space="preserve"> </w:t>
      </w:r>
      <w:proofErr w:type="spellStart"/>
      <w:r w:rsidRPr="009224C6">
        <w:rPr>
          <w:b w:val="0"/>
          <w:bCs/>
          <w:sz w:val="18"/>
          <w:lang w:val="en-US"/>
        </w:rPr>
        <w:t>A</w:t>
      </w:r>
      <w:r w:rsidRPr="009224C6">
        <w:rPr>
          <w:b w:val="0"/>
          <w:bCs/>
          <w:caps w:val="0"/>
          <w:sz w:val="18"/>
          <w:lang w:val="en-US"/>
        </w:rPr>
        <w:t>cesso</w:t>
      </w:r>
      <w:proofErr w:type="spellEnd"/>
      <w:r w:rsidRPr="009224C6">
        <w:rPr>
          <w:b w:val="0"/>
          <w:bCs/>
          <w:caps w:val="0"/>
          <w:sz w:val="18"/>
          <w:lang w:val="en-US"/>
        </w:rPr>
        <w:t xml:space="preserve"> </w:t>
      </w:r>
      <w:proofErr w:type="spellStart"/>
      <w:r w:rsidRPr="009224C6">
        <w:rPr>
          <w:b w:val="0"/>
          <w:bCs/>
          <w:caps w:val="0"/>
          <w:sz w:val="18"/>
          <w:lang w:val="en-US"/>
        </w:rPr>
        <w:t>em</w:t>
      </w:r>
      <w:proofErr w:type="spellEnd"/>
      <w:r w:rsidRPr="009224C6">
        <w:rPr>
          <w:b w:val="0"/>
          <w:bCs/>
          <w:caps w:val="0"/>
          <w:sz w:val="18"/>
          <w:lang w:val="en-US"/>
        </w:rPr>
        <w:t>: 1</w:t>
      </w:r>
      <w:r w:rsidRPr="009224C6">
        <w:rPr>
          <w:b w:val="0"/>
          <w:bCs/>
          <w:caps w:val="0"/>
          <w:lang w:val="en-US"/>
        </w:rPr>
        <w:t>0</w:t>
      </w:r>
      <w:r w:rsidRPr="009224C6">
        <w:rPr>
          <w:b w:val="0"/>
          <w:bCs/>
          <w:caps w:val="0"/>
          <w:sz w:val="18"/>
          <w:lang w:val="en-US"/>
        </w:rPr>
        <w:t xml:space="preserve"> </w:t>
      </w:r>
      <w:r w:rsidRPr="009224C6">
        <w:rPr>
          <w:b w:val="0"/>
          <w:bCs/>
          <w:caps w:val="0"/>
          <w:lang w:val="en-US"/>
        </w:rPr>
        <w:t>ago</w:t>
      </w:r>
      <w:r w:rsidRPr="009224C6">
        <w:rPr>
          <w:b w:val="0"/>
          <w:bCs/>
          <w:caps w:val="0"/>
          <w:sz w:val="18"/>
          <w:lang w:val="en-US"/>
        </w:rPr>
        <w:t>. 2022.</w:t>
      </w:r>
    </w:p>
    <w:p w14:paraId="5EF2F9EE" w14:textId="3EAB5ED3" w:rsidR="00EB54F0" w:rsidRPr="00D11FF1" w:rsidRDefault="00EB54F0" w:rsidP="00EB54F0">
      <w:pPr>
        <w:pStyle w:val="TF-REFERNCIASITEM0"/>
      </w:pPr>
      <w:r w:rsidRPr="003037CB">
        <w:rPr>
          <w:lang w:val="en-US"/>
        </w:rPr>
        <w:t xml:space="preserve">ANSARI, </w:t>
      </w:r>
      <w:proofErr w:type="spellStart"/>
      <w:r w:rsidRPr="003037CB">
        <w:rPr>
          <w:lang w:val="en-US"/>
        </w:rPr>
        <w:t>Mohd</w:t>
      </w:r>
      <w:proofErr w:type="spellEnd"/>
      <w:r w:rsidRPr="003037CB">
        <w:rPr>
          <w:lang w:val="en-US"/>
        </w:rPr>
        <w:t xml:space="preserve"> </w:t>
      </w:r>
      <w:proofErr w:type="spellStart"/>
      <w:r w:rsidRPr="003037CB">
        <w:rPr>
          <w:lang w:val="en-US"/>
        </w:rPr>
        <w:t>Faizan</w:t>
      </w:r>
      <w:proofErr w:type="spellEnd"/>
      <w:r w:rsidR="00CD577A">
        <w:rPr>
          <w:lang w:val="en-US"/>
        </w:rPr>
        <w:t xml:space="preserve"> </w:t>
      </w:r>
      <w:r w:rsidR="00CD577A" w:rsidRPr="00CD577A">
        <w:rPr>
          <w:i/>
          <w:iCs/>
          <w:lang w:val="en-US"/>
        </w:rPr>
        <w:t>et al</w:t>
      </w:r>
      <w:r w:rsidR="00CD577A">
        <w:rPr>
          <w:lang w:val="en-US"/>
        </w:rPr>
        <w:t>.</w:t>
      </w:r>
      <w:r w:rsidRPr="003037CB">
        <w:rPr>
          <w:lang w:val="en-US"/>
        </w:rPr>
        <w:t xml:space="preserve"> </w:t>
      </w:r>
      <w:r w:rsidRPr="00C36037">
        <w:rPr>
          <w:b/>
          <w:bCs/>
          <w:lang w:val="en-US"/>
        </w:rPr>
        <w:t xml:space="preserve">Gaze Tracking Using an Unmodified Web Camera and Convolutional Neural Network. </w:t>
      </w:r>
      <w:r w:rsidRPr="00D11FF1">
        <w:rPr>
          <w:b/>
          <w:bCs/>
        </w:rPr>
        <w:t xml:space="preserve">Applied </w:t>
      </w:r>
      <w:proofErr w:type="spellStart"/>
      <w:r w:rsidRPr="00D11FF1">
        <w:rPr>
          <w:b/>
          <w:bCs/>
        </w:rPr>
        <w:t>Sciences</w:t>
      </w:r>
      <w:proofErr w:type="spellEnd"/>
      <w:r w:rsidRPr="00D11FF1">
        <w:t>, v. 11, n. 19, p. 9068, 2021. Acesso em: 10 ago. 2022.</w:t>
      </w:r>
    </w:p>
    <w:p w14:paraId="2F79A950" w14:textId="6673C7D5" w:rsidR="003512D0" w:rsidRPr="00D11FF1" w:rsidRDefault="003512D0" w:rsidP="003512D0">
      <w:pPr>
        <w:keepNext w:val="0"/>
        <w:keepLines w:val="0"/>
        <w:spacing w:before="120"/>
        <w:rPr>
          <w:sz w:val="18"/>
          <w:szCs w:val="20"/>
          <w:lang w:val="en-US"/>
        </w:rPr>
      </w:pPr>
      <w:r w:rsidRPr="00D11FF1">
        <w:rPr>
          <w:sz w:val="18"/>
          <w:szCs w:val="20"/>
        </w:rPr>
        <w:t xml:space="preserve">BARRETO, Ana Margarida. </w:t>
      </w:r>
      <w:r w:rsidRPr="00841393">
        <w:rPr>
          <w:sz w:val="18"/>
          <w:szCs w:val="20"/>
        </w:rPr>
        <w:t xml:space="preserve">Eye tracking como método de investigação aplicado às ciências da comunicação. </w:t>
      </w:r>
      <w:r w:rsidRPr="00BF242E">
        <w:rPr>
          <w:b/>
          <w:bCs/>
          <w:sz w:val="18"/>
          <w:szCs w:val="20"/>
        </w:rPr>
        <w:t>Revista</w:t>
      </w:r>
      <w:r w:rsidRPr="00BF242E">
        <w:rPr>
          <w:b/>
          <w:bCs/>
          <w:sz w:val="18"/>
          <w:szCs w:val="20"/>
        </w:rPr>
        <w:br/>
        <w:t>Comunicando,</w:t>
      </w:r>
      <w:r w:rsidRPr="00841393">
        <w:rPr>
          <w:sz w:val="18"/>
          <w:szCs w:val="20"/>
        </w:rPr>
        <w:t xml:space="preserve"> [s. l.], v1, n1, dezembro 2012. Disponível em:</w:t>
      </w:r>
      <w:r>
        <w:rPr>
          <w:sz w:val="18"/>
          <w:szCs w:val="20"/>
        </w:rPr>
        <w:t xml:space="preserve"> </w:t>
      </w:r>
      <w:r w:rsidRPr="00841393">
        <w:rPr>
          <w:sz w:val="18"/>
          <w:szCs w:val="20"/>
        </w:rPr>
        <w:t xml:space="preserve">https://revistas.sopcom.pt/index.php/comunicando/article/view/126. </w:t>
      </w:r>
      <w:proofErr w:type="spellStart"/>
      <w:r w:rsidRPr="00D11FF1">
        <w:rPr>
          <w:sz w:val="18"/>
          <w:szCs w:val="20"/>
          <w:lang w:val="en-US"/>
        </w:rPr>
        <w:t>Acesso</w:t>
      </w:r>
      <w:proofErr w:type="spellEnd"/>
      <w:r w:rsidRPr="00D11FF1">
        <w:rPr>
          <w:sz w:val="18"/>
          <w:szCs w:val="20"/>
          <w:lang w:val="en-US"/>
        </w:rPr>
        <w:t xml:space="preserve"> </w:t>
      </w:r>
      <w:proofErr w:type="spellStart"/>
      <w:r w:rsidRPr="00D11FF1">
        <w:rPr>
          <w:sz w:val="18"/>
          <w:szCs w:val="20"/>
          <w:lang w:val="en-US"/>
        </w:rPr>
        <w:t>em</w:t>
      </w:r>
      <w:proofErr w:type="spellEnd"/>
      <w:r w:rsidRPr="00D11FF1">
        <w:rPr>
          <w:sz w:val="18"/>
          <w:szCs w:val="20"/>
          <w:lang w:val="en-US"/>
        </w:rPr>
        <w:t>: 10 out. 2022</w:t>
      </w:r>
    </w:p>
    <w:p w14:paraId="02C6237B" w14:textId="68200D84" w:rsidR="006A5129" w:rsidRPr="00B71E9E" w:rsidRDefault="009110C0" w:rsidP="00615D12">
      <w:pPr>
        <w:pStyle w:val="TF-REFERNCIASITEM0"/>
        <w:rPr>
          <w:lang w:val="en-US"/>
        </w:rPr>
      </w:pPr>
      <w:r w:rsidRPr="009110C0">
        <w:rPr>
          <w:lang w:val="en-US"/>
        </w:rPr>
        <w:t>DUCHOWSKI</w:t>
      </w:r>
      <w:r w:rsidR="006A5129" w:rsidRPr="009110C0">
        <w:rPr>
          <w:lang w:val="en-US"/>
        </w:rPr>
        <w:t>, A</w:t>
      </w:r>
      <w:r w:rsidR="00615D12" w:rsidRPr="009110C0">
        <w:rPr>
          <w:lang w:val="en-US"/>
        </w:rPr>
        <w:t>ndrew</w:t>
      </w:r>
      <w:r w:rsidR="006A5129" w:rsidRPr="009110C0">
        <w:rPr>
          <w:lang w:val="en-US"/>
        </w:rPr>
        <w:t xml:space="preserve">. T.  </w:t>
      </w:r>
      <w:r w:rsidR="006A5129" w:rsidRPr="009110C0">
        <w:rPr>
          <w:b/>
          <w:bCs/>
          <w:lang w:val="en-US"/>
        </w:rPr>
        <w:t>Eye Tracking Methodology</w:t>
      </w:r>
      <w:r w:rsidR="006A5129" w:rsidRPr="009110C0">
        <w:rPr>
          <w:lang w:val="en-US"/>
        </w:rPr>
        <w:t>: Theory and Practice</w:t>
      </w:r>
      <w:r w:rsidR="006A5129" w:rsidRPr="009110C0">
        <w:rPr>
          <w:i/>
          <w:iCs/>
          <w:lang w:val="en-US"/>
        </w:rPr>
        <w:t xml:space="preserve"> </w:t>
      </w:r>
      <w:r w:rsidR="006A5129" w:rsidRPr="009110C0">
        <w:rPr>
          <w:lang w:val="en-US"/>
        </w:rPr>
        <w:t>(3rd ed.).</w:t>
      </w:r>
      <w:r w:rsidR="00B71E9E" w:rsidRPr="009110C0">
        <w:rPr>
          <w:lang w:val="en-US"/>
        </w:rPr>
        <w:t xml:space="preserve"> </w:t>
      </w:r>
      <w:r w:rsidR="002A5D84" w:rsidRPr="00D11FF1">
        <w:rPr>
          <w:rStyle w:val="c-bibliographic-informationvalue"/>
          <w:lang w:val="en-US"/>
        </w:rPr>
        <w:t>Springer-Verlag</w:t>
      </w:r>
      <w:r w:rsidRPr="00D11FF1">
        <w:rPr>
          <w:rStyle w:val="c-bibliographic-informationvalue"/>
          <w:lang w:val="en-US"/>
        </w:rPr>
        <w:t>.</w:t>
      </w:r>
      <w:r w:rsidR="002A5D84" w:rsidRPr="00D11FF1">
        <w:rPr>
          <w:rStyle w:val="c-bibliographic-informationvalue"/>
          <w:lang w:val="en-US"/>
        </w:rPr>
        <w:t xml:space="preserve"> London 20</w:t>
      </w:r>
      <w:r w:rsidR="00B8128A" w:rsidRPr="00D11FF1">
        <w:rPr>
          <w:rStyle w:val="c-bibliographic-informationvalue"/>
          <w:lang w:val="en-US"/>
        </w:rPr>
        <w:t>1</w:t>
      </w:r>
      <w:r w:rsidR="002A5D84" w:rsidRPr="00D11FF1">
        <w:rPr>
          <w:rStyle w:val="c-bibliographic-informationvalue"/>
          <w:lang w:val="en-US"/>
        </w:rPr>
        <w:t>7</w:t>
      </w:r>
      <w:r w:rsidR="006A5129" w:rsidRPr="009110C0">
        <w:rPr>
          <w:lang w:val="en-US"/>
        </w:rPr>
        <w:t xml:space="preserve">. </w:t>
      </w:r>
      <w:proofErr w:type="spellStart"/>
      <w:r w:rsidR="006A5129" w:rsidRPr="009110C0">
        <w:rPr>
          <w:lang w:val="en-US"/>
        </w:rPr>
        <w:t>doi</w:t>
      </w:r>
      <w:proofErr w:type="spellEnd"/>
      <w:r w:rsidR="006A5129" w:rsidRPr="009110C0">
        <w:rPr>
          <w:lang w:val="en-US"/>
        </w:rPr>
        <w:t>: 10.1007/978-3-319-57883-5</w:t>
      </w:r>
    </w:p>
    <w:p w14:paraId="7A81CB56" w14:textId="509DA07A" w:rsidR="003A6EB5" w:rsidRDefault="009110C0" w:rsidP="00561AEA">
      <w:pPr>
        <w:pStyle w:val="TF-REFERNCIASITEM0"/>
        <w:rPr>
          <w:lang w:val="en-US"/>
        </w:rPr>
      </w:pPr>
      <w:r w:rsidRPr="00561AEA">
        <w:rPr>
          <w:lang w:val="en-US"/>
        </w:rPr>
        <w:t>VAN HOOFT</w:t>
      </w:r>
      <w:r w:rsidR="003A6EB5" w:rsidRPr="00561AEA">
        <w:rPr>
          <w:lang w:val="en-US"/>
        </w:rPr>
        <w:t>, E</w:t>
      </w:r>
      <w:r w:rsidR="001F6006" w:rsidRPr="00561AEA">
        <w:rPr>
          <w:lang w:val="en-US"/>
        </w:rPr>
        <w:t>dwin</w:t>
      </w:r>
      <w:r w:rsidR="003A6EB5" w:rsidRPr="00561AEA">
        <w:rPr>
          <w:lang w:val="en-US"/>
        </w:rPr>
        <w:t>. A.</w:t>
      </w:r>
      <w:r w:rsidRPr="00561AEA">
        <w:rPr>
          <w:lang w:val="en-US"/>
        </w:rPr>
        <w:t>;</w:t>
      </w:r>
      <w:r w:rsidR="003A6EB5" w:rsidRPr="00561AEA">
        <w:rPr>
          <w:lang w:val="en-US"/>
        </w:rPr>
        <w:t xml:space="preserve"> </w:t>
      </w:r>
      <w:r w:rsidRPr="00561AEA">
        <w:rPr>
          <w:lang w:val="en-US"/>
        </w:rPr>
        <w:t>BORN</w:t>
      </w:r>
      <w:r w:rsidR="003A6EB5" w:rsidRPr="00561AEA">
        <w:rPr>
          <w:lang w:val="en-US"/>
        </w:rPr>
        <w:t xml:space="preserve">, </w:t>
      </w:r>
      <w:proofErr w:type="spellStart"/>
      <w:r w:rsidR="003A6EB5" w:rsidRPr="00561AEA">
        <w:rPr>
          <w:lang w:val="en-US"/>
        </w:rPr>
        <w:t>M</w:t>
      </w:r>
      <w:r w:rsidR="001F6006" w:rsidRPr="00561AEA">
        <w:rPr>
          <w:lang w:val="en-US"/>
        </w:rPr>
        <w:t>arise</w:t>
      </w:r>
      <w:proofErr w:type="spellEnd"/>
      <w:r w:rsidR="003A6EB5" w:rsidRPr="00561AEA">
        <w:rPr>
          <w:lang w:val="en-US"/>
        </w:rPr>
        <w:t xml:space="preserve">. P. </w:t>
      </w:r>
      <w:r w:rsidR="003A6EB5" w:rsidRPr="00561AEA">
        <w:rPr>
          <w:b/>
          <w:bCs/>
          <w:lang w:val="en-US"/>
        </w:rPr>
        <w:t>Intentional response distortion on personality</w:t>
      </w:r>
      <w:r w:rsidR="006111D5" w:rsidRPr="00561AEA">
        <w:rPr>
          <w:b/>
          <w:bCs/>
          <w:lang w:val="en-US"/>
        </w:rPr>
        <w:t xml:space="preserve"> </w:t>
      </w:r>
      <w:r w:rsidR="003A6EB5" w:rsidRPr="00561AEA">
        <w:rPr>
          <w:b/>
          <w:bCs/>
          <w:lang w:val="en-US"/>
        </w:rPr>
        <w:t>tests</w:t>
      </w:r>
      <w:r w:rsidR="003A6EB5" w:rsidRPr="00561AEA">
        <w:rPr>
          <w:lang w:val="en-US"/>
        </w:rPr>
        <w:t>: using eye-tracking to understand response processes when faking. The</w:t>
      </w:r>
      <w:r w:rsidR="006111D5" w:rsidRPr="00561AEA">
        <w:rPr>
          <w:lang w:val="en-US"/>
        </w:rPr>
        <w:t xml:space="preserve"> </w:t>
      </w:r>
      <w:r w:rsidR="003A6EB5" w:rsidRPr="00561AEA">
        <w:rPr>
          <w:lang w:val="en-US"/>
        </w:rPr>
        <w:t xml:space="preserve">Journal of applied psychology, </w:t>
      </w:r>
      <w:r w:rsidR="009D3BD0" w:rsidRPr="00561AEA">
        <w:rPr>
          <w:lang w:val="en-US"/>
        </w:rPr>
        <w:t xml:space="preserve">2012. Mar </w:t>
      </w:r>
      <w:r w:rsidR="003A6EB5" w:rsidRPr="00561AEA">
        <w:rPr>
          <w:lang w:val="en-US"/>
        </w:rPr>
        <w:t>97(2), 301–316.</w:t>
      </w:r>
      <w:r w:rsidR="006111D5" w:rsidRPr="00561AEA">
        <w:rPr>
          <w:lang w:val="en-US"/>
        </w:rPr>
        <w:t xml:space="preserve"> </w:t>
      </w:r>
      <w:r w:rsidR="0052262E" w:rsidRPr="00561AEA">
        <w:rPr>
          <w:lang w:val="en-US"/>
        </w:rPr>
        <w:t>https://doi.org/10.1037/a002571</w:t>
      </w:r>
    </w:p>
    <w:p w14:paraId="76FB43C3" w14:textId="7639A138" w:rsidR="00CC3EA6" w:rsidRPr="00CC3EA6" w:rsidRDefault="00EB54F0" w:rsidP="00EB54F0">
      <w:pPr>
        <w:keepNext w:val="0"/>
        <w:keepLines w:val="0"/>
        <w:spacing w:before="120"/>
        <w:rPr>
          <w:sz w:val="18"/>
          <w:szCs w:val="20"/>
        </w:rPr>
      </w:pPr>
      <w:r w:rsidRPr="00CE461E">
        <w:rPr>
          <w:sz w:val="18"/>
          <w:szCs w:val="20"/>
          <w:lang w:val="en-US"/>
          <w:rPrChange w:id="93" w:author="Dalton Solano dos Reis" w:date="2022-11-08T20:38:00Z">
            <w:rPr>
              <w:sz w:val="18"/>
              <w:szCs w:val="20"/>
            </w:rPr>
          </w:rPrChange>
        </w:rPr>
        <w:t xml:space="preserve">WATANABE, Marcus </w:t>
      </w:r>
      <w:proofErr w:type="spellStart"/>
      <w:r w:rsidRPr="00CE461E">
        <w:rPr>
          <w:sz w:val="18"/>
          <w:szCs w:val="20"/>
          <w:lang w:val="en-US"/>
          <w:rPrChange w:id="94" w:author="Dalton Solano dos Reis" w:date="2022-11-08T20:38:00Z">
            <w:rPr>
              <w:sz w:val="18"/>
              <w:szCs w:val="20"/>
            </w:rPr>
          </w:rPrChange>
        </w:rPr>
        <w:t>Vinícius</w:t>
      </w:r>
      <w:proofErr w:type="spellEnd"/>
      <w:r w:rsidRPr="00CE461E">
        <w:rPr>
          <w:sz w:val="18"/>
          <w:szCs w:val="20"/>
          <w:lang w:val="en-US"/>
          <w:rPrChange w:id="95" w:author="Dalton Solano dos Reis" w:date="2022-11-08T20:38:00Z">
            <w:rPr>
              <w:sz w:val="18"/>
              <w:szCs w:val="20"/>
            </w:rPr>
          </w:rPrChange>
        </w:rPr>
        <w:t xml:space="preserve"> Hideki</w:t>
      </w:r>
      <w:r w:rsidRPr="00CE461E">
        <w:rPr>
          <w:b/>
          <w:bCs/>
          <w:sz w:val="18"/>
          <w:szCs w:val="20"/>
          <w:lang w:val="en-US"/>
          <w:rPrChange w:id="96" w:author="Dalton Solano dos Reis" w:date="2022-11-08T20:38:00Z">
            <w:rPr>
              <w:b/>
              <w:bCs/>
              <w:sz w:val="18"/>
              <w:szCs w:val="20"/>
            </w:rPr>
          </w:rPrChange>
        </w:rPr>
        <w:t xml:space="preserve">. </w:t>
      </w:r>
      <w:r w:rsidRPr="00D11FF1">
        <w:rPr>
          <w:b/>
          <w:bCs/>
          <w:sz w:val="18"/>
          <w:szCs w:val="20"/>
        </w:rPr>
        <w:t>Eye tracking e suas aplicações</w:t>
      </w:r>
      <w:r w:rsidRPr="00D11FF1">
        <w:rPr>
          <w:sz w:val="18"/>
          <w:szCs w:val="20"/>
        </w:rPr>
        <w:t>. 2013. 56f. Monografia (Bacharel em Ciência da</w:t>
      </w:r>
      <w:r w:rsidRPr="00D11FF1">
        <w:rPr>
          <w:sz w:val="18"/>
          <w:szCs w:val="20"/>
        </w:rPr>
        <w:br/>
        <w:t xml:space="preserve">Computação) - Departamento de Computação, Universidade Estadual de Londrina, Londrina, 2013. </w:t>
      </w:r>
      <w:r w:rsidRPr="00CC3EA6">
        <w:rPr>
          <w:sz w:val="18"/>
          <w:szCs w:val="20"/>
        </w:rPr>
        <w:t>Acesso em: 12 out. 2022</w:t>
      </w:r>
    </w:p>
    <w:p w14:paraId="1BEAE093" w14:textId="77777777" w:rsidR="00CC3EA6" w:rsidRPr="00CC3EA6" w:rsidRDefault="00CC3EA6">
      <w:pPr>
        <w:keepNext w:val="0"/>
        <w:keepLines w:val="0"/>
        <w:rPr>
          <w:sz w:val="18"/>
          <w:szCs w:val="20"/>
        </w:rPr>
      </w:pPr>
      <w:r w:rsidRPr="00CC3EA6">
        <w:rPr>
          <w:sz w:val="18"/>
          <w:szCs w:val="20"/>
        </w:rPr>
        <w:br w:type="page"/>
      </w:r>
    </w:p>
    <w:p w14:paraId="349DC86F" w14:textId="77777777" w:rsidR="00CC3EA6" w:rsidRPr="00320BFA" w:rsidRDefault="00CC3EA6" w:rsidP="00CC3EA6">
      <w:pPr>
        <w:pStyle w:val="TF-xAvalTTULO"/>
      </w:pPr>
      <w:r>
        <w:lastRenderedPageBreak/>
        <w:t>FORMULÁRIO  DE  avaliação BCC</w:t>
      </w:r>
      <w:r w:rsidRPr="00320BFA">
        <w:t xml:space="preserve"> – PROFESSOR TCC I</w:t>
      </w:r>
      <w:r>
        <w:t xml:space="preserve"> – Pré-projeto</w:t>
      </w:r>
    </w:p>
    <w:p w14:paraId="241F1E3F" w14:textId="77777777" w:rsidR="00CC3EA6" w:rsidRDefault="00CC3EA6" w:rsidP="00CC3EA6">
      <w:pPr>
        <w:pStyle w:val="TF-xAvalLINHA"/>
      </w:pPr>
      <w:r w:rsidRPr="00320BFA">
        <w:t>Avaliador(a):</w:t>
      </w:r>
      <w:r w:rsidRPr="00320BFA">
        <w:tab/>
      </w:r>
      <w:r>
        <w:t>Dalton Solano dos Reis</w:t>
      </w:r>
    </w:p>
    <w:p w14:paraId="58D81B25" w14:textId="77777777" w:rsidR="00CC3EA6" w:rsidRPr="00320BFA" w:rsidRDefault="00CC3EA6" w:rsidP="00CC3EA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CC3EA6" w:rsidRPr="00320BFA" w14:paraId="34F0CE09" w14:textId="77777777" w:rsidTr="009A4C59">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596467C" w14:textId="77777777" w:rsidR="00CC3EA6" w:rsidRPr="00320BFA" w:rsidRDefault="00CC3EA6" w:rsidP="009A4C59">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11B0067" w14:textId="77777777" w:rsidR="00CC3EA6" w:rsidRPr="00320BFA" w:rsidRDefault="00CC3EA6" w:rsidP="009A4C59">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3EB44EA" w14:textId="77777777" w:rsidR="00CC3EA6" w:rsidRPr="00320BFA" w:rsidRDefault="00CC3EA6" w:rsidP="009A4C59">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13BF8227" w14:textId="77777777" w:rsidR="00CC3EA6" w:rsidRPr="00320BFA" w:rsidRDefault="00CC3EA6" w:rsidP="009A4C59">
            <w:pPr>
              <w:pStyle w:val="TF-xAvalITEMTABELA"/>
            </w:pPr>
            <w:r w:rsidRPr="00320BFA">
              <w:t>não atende</w:t>
            </w:r>
          </w:p>
        </w:tc>
      </w:tr>
      <w:tr w:rsidR="00CC3EA6" w:rsidRPr="00320BFA" w14:paraId="1509F655" w14:textId="77777777" w:rsidTr="009A4C59">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51D0E22" w14:textId="77777777" w:rsidR="00CC3EA6" w:rsidRPr="00320BFA" w:rsidRDefault="00CC3EA6" w:rsidP="009A4C59">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6B3E02F" w14:textId="77777777" w:rsidR="00CC3EA6" w:rsidRPr="00821EE8" w:rsidRDefault="00CC3EA6" w:rsidP="00CC3EA6">
            <w:pPr>
              <w:pStyle w:val="TF-xAvalITEM"/>
              <w:numPr>
                <w:ilvl w:val="0"/>
                <w:numId w:val="12"/>
              </w:numPr>
            </w:pPr>
            <w:r w:rsidRPr="00821EE8">
              <w:t>INTRODUÇÃO</w:t>
            </w:r>
          </w:p>
          <w:p w14:paraId="0DAC1689" w14:textId="77777777" w:rsidR="00CC3EA6" w:rsidRPr="00821EE8" w:rsidRDefault="00CC3EA6" w:rsidP="009A4C59">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DE946BC" w14:textId="23B5E723" w:rsidR="00CC3EA6" w:rsidRPr="00320BFA" w:rsidRDefault="00155633" w:rsidP="009A4C59">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194B6048" w14:textId="77777777" w:rsidR="00CC3EA6" w:rsidRPr="00320BFA" w:rsidRDefault="00CC3EA6" w:rsidP="009A4C59">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BB976A8" w14:textId="77777777" w:rsidR="00CC3EA6" w:rsidRPr="00320BFA" w:rsidRDefault="00CC3EA6" w:rsidP="009A4C59">
            <w:pPr>
              <w:keepNext w:val="0"/>
              <w:keepLines w:val="0"/>
              <w:ind w:left="709" w:hanging="709"/>
              <w:jc w:val="center"/>
              <w:rPr>
                <w:sz w:val="18"/>
              </w:rPr>
            </w:pPr>
          </w:p>
        </w:tc>
      </w:tr>
      <w:tr w:rsidR="00CC3EA6" w:rsidRPr="00320BFA" w14:paraId="657D7602" w14:textId="77777777" w:rsidTr="009A4C59">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3BD28D"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09437D" w14:textId="77777777" w:rsidR="00CC3EA6" w:rsidRPr="00821EE8" w:rsidRDefault="00CC3EA6" w:rsidP="009A4C59">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26EEB34" w14:textId="07DF25C4"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441E6BC"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F3D80A8" w14:textId="77777777" w:rsidR="00CC3EA6" w:rsidRPr="00320BFA" w:rsidRDefault="00CC3EA6" w:rsidP="009A4C59">
            <w:pPr>
              <w:keepNext w:val="0"/>
              <w:keepLines w:val="0"/>
              <w:ind w:left="709" w:hanging="709"/>
              <w:jc w:val="center"/>
              <w:rPr>
                <w:sz w:val="18"/>
              </w:rPr>
            </w:pPr>
          </w:p>
        </w:tc>
      </w:tr>
      <w:tr w:rsidR="00CC3EA6" w:rsidRPr="00320BFA" w14:paraId="17941301"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2527C9"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1740391" w14:textId="77777777" w:rsidR="00CC3EA6" w:rsidRPr="00320BFA" w:rsidRDefault="00CC3EA6" w:rsidP="00CC3EA6">
            <w:pPr>
              <w:pStyle w:val="TF-xAvalITEM"/>
              <w:numPr>
                <w:ilvl w:val="0"/>
                <w:numId w:val="12"/>
              </w:numPr>
            </w:pPr>
            <w:r w:rsidRPr="00320BFA">
              <w:t>OBJETIVOS</w:t>
            </w:r>
          </w:p>
          <w:p w14:paraId="1AB99856" w14:textId="77777777" w:rsidR="00CC3EA6" w:rsidRPr="00320BFA" w:rsidRDefault="00CC3EA6" w:rsidP="009A4C59">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D15D9BB" w14:textId="710D1E09"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A4EC782"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B488146" w14:textId="77777777" w:rsidR="00CC3EA6" w:rsidRPr="00320BFA" w:rsidRDefault="00CC3EA6" w:rsidP="009A4C59">
            <w:pPr>
              <w:keepNext w:val="0"/>
              <w:keepLines w:val="0"/>
              <w:ind w:left="709" w:hanging="709"/>
              <w:jc w:val="center"/>
              <w:rPr>
                <w:sz w:val="18"/>
              </w:rPr>
            </w:pPr>
          </w:p>
        </w:tc>
      </w:tr>
      <w:tr w:rsidR="00CC3EA6" w:rsidRPr="00320BFA" w14:paraId="0F9FEE68" w14:textId="77777777" w:rsidTr="009A4C59">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A9C629"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A23E098" w14:textId="77777777" w:rsidR="00CC3EA6" w:rsidRPr="00320BFA" w:rsidRDefault="00CC3EA6" w:rsidP="009A4C59">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D6C0EEC" w14:textId="15E78D32"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5853633"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27CFA6E" w14:textId="77777777" w:rsidR="00CC3EA6" w:rsidRPr="00320BFA" w:rsidRDefault="00CC3EA6" w:rsidP="009A4C59">
            <w:pPr>
              <w:keepNext w:val="0"/>
              <w:keepLines w:val="0"/>
              <w:ind w:left="709" w:hanging="709"/>
              <w:jc w:val="center"/>
              <w:rPr>
                <w:sz w:val="18"/>
              </w:rPr>
            </w:pPr>
          </w:p>
        </w:tc>
      </w:tr>
      <w:tr w:rsidR="00CC3EA6" w:rsidRPr="00320BFA" w14:paraId="03968568"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89D837"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386497" w14:textId="77777777" w:rsidR="00CC3EA6" w:rsidRPr="00EE20C1" w:rsidRDefault="00CC3EA6" w:rsidP="00CC3EA6">
            <w:pPr>
              <w:pStyle w:val="TF-xAvalITEM"/>
              <w:numPr>
                <w:ilvl w:val="0"/>
                <w:numId w:val="12"/>
              </w:numPr>
            </w:pPr>
            <w:r w:rsidRPr="00EE20C1">
              <w:t>JUSTIFICATIVA</w:t>
            </w:r>
          </w:p>
          <w:p w14:paraId="5277A795" w14:textId="77777777" w:rsidR="00CC3EA6" w:rsidRPr="00EE20C1" w:rsidRDefault="00CC3EA6" w:rsidP="009A4C59">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5364D7D8" w14:textId="28463B20"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EB955B4"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19CB3D" w14:textId="77777777" w:rsidR="00CC3EA6" w:rsidRPr="00320BFA" w:rsidRDefault="00CC3EA6" w:rsidP="009A4C59">
            <w:pPr>
              <w:keepNext w:val="0"/>
              <w:keepLines w:val="0"/>
              <w:ind w:left="709" w:hanging="709"/>
              <w:jc w:val="center"/>
              <w:rPr>
                <w:sz w:val="18"/>
              </w:rPr>
            </w:pPr>
          </w:p>
        </w:tc>
      </w:tr>
      <w:tr w:rsidR="00CC3EA6" w:rsidRPr="00320BFA" w14:paraId="71F68AA3"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889AA2"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3A10700" w14:textId="77777777" w:rsidR="00CC3EA6" w:rsidRPr="00EE20C1" w:rsidRDefault="00CC3EA6" w:rsidP="009A4C59">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3967625" w14:textId="46623136"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E3F5FE8"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4F016E" w14:textId="77777777" w:rsidR="00CC3EA6" w:rsidRPr="00320BFA" w:rsidRDefault="00CC3EA6" w:rsidP="009A4C59">
            <w:pPr>
              <w:keepNext w:val="0"/>
              <w:keepLines w:val="0"/>
              <w:ind w:left="709" w:hanging="709"/>
              <w:jc w:val="center"/>
              <w:rPr>
                <w:sz w:val="18"/>
              </w:rPr>
            </w:pPr>
          </w:p>
        </w:tc>
      </w:tr>
      <w:tr w:rsidR="00CC3EA6" w:rsidRPr="00320BFA" w14:paraId="33BA3A7A" w14:textId="77777777" w:rsidTr="009A4C59">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317978"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70DA1D2" w14:textId="77777777" w:rsidR="00CC3EA6" w:rsidRPr="00320BFA" w:rsidRDefault="00CC3EA6" w:rsidP="00CC3EA6">
            <w:pPr>
              <w:pStyle w:val="TF-xAvalITEM"/>
              <w:numPr>
                <w:ilvl w:val="0"/>
                <w:numId w:val="12"/>
              </w:numPr>
            </w:pPr>
            <w:r w:rsidRPr="00320BFA">
              <w:t>METODOLOGIA</w:t>
            </w:r>
          </w:p>
          <w:p w14:paraId="6105DC17" w14:textId="77777777" w:rsidR="00CC3EA6" w:rsidRPr="00320BFA" w:rsidRDefault="00CC3EA6" w:rsidP="009A4C59">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8D9404A" w14:textId="28C889F8"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18419DF"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E14253" w14:textId="77777777" w:rsidR="00CC3EA6" w:rsidRPr="00320BFA" w:rsidRDefault="00CC3EA6" w:rsidP="009A4C59">
            <w:pPr>
              <w:keepNext w:val="0"/>
              <w:keepLines w:val="0"/>
              <w:ind w:left="709" w:hanging="709"/>
              <w:jc w:val="center"/>
              <w:rPr>
                <w:sz w:val="18"/>
              </w:rPr>
            </w:pPr>
          </w:p>
        </w:tc>
      </w:tr>
      <w:tr w:rsidR="00CC3EA6" w:rsidRPr="00320BFA" w14:paraId="5D9788E6" w14:textId="77777777" w:rsidTr="009A4C59">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A6234D6"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91B966" w14:textId="77777777" w:rsidR="00CC3EA6" w:rsidRPr="00320BFA" w:rsidRDefault="00CC3EA6" w:rsidP="009A4C59">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15827F16" w14:textId="774D91C9"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A521A60"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ACAB53C" w14:textId="77777777" w:rsidR="00CC3EA6" w:rsidRPr="00320BFA" w:rsidRDefault="00CC3EA6" w:rsidP="009A4C59">
            <w:pPr>
              <w:keepNext w:val="0"/>
              <w:keepLines w:val="0"/>
              <w:ind w:left="709" w:hanging="709"/>
              <w:jc w:val="center"/>
              <w:rPr>
                <w:sz w:val="18"/>
              </w:rPr>
            </w:pPr>
          </w:p>
        </w:tc>
      </w:tr>
      <w:tr w:rsidR="00CC3EA6" w:rsidRPr="00320BFA" w14:paraId="291E25ED" w14:textId="77777777" w:rsidTr="009A4C59">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6BD20C"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65DED0" w14:textId="77777777" w:rsidR="00CC3EA6" w:rsidRPr="00801036" w:rsidRDefault="00CC3EA6" w:rsidP="00CC3EA6">
            <w:pPr>
              <w:pStyle w:val="TF-xAvalITEM"/>
              <w:numPr>
                <w:ilvl w:val="0"/>
                <w:numId w:val="12"/>
              </w:numPr>
            </w:pPr>
            <w:r w:rsidRPr="00801036">
              <w:t>REVISÃO BIBLIOGRÁFICA</w:t>
            </w:r>
          </w:p>
          <w:p w14:paraId="5721C434" w14:textId="77777777" w:rsidR="00CC3EA6" w:rsidRPr="00801036" w:rsidRDefault="00CC3EA6" w:rsidP="009A4C59">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570D548" w14:textId="6CF4479B" w:rsidR="00CC3EA6" w:rsidRPr="00801036"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4B3158F" w14:textId="77777777" w:rsidR="00CC3EA6" w:rsidRPr="00801036"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54EBFBB" w14:textId="77777777" w:rsidR="00CC3EA6" w:rsidRPr="00320BFA" w:rsidRDefault="00CC3EA6" w:rsidP="009A4C59">
            <w:pPr>
              <w:keepNext w:val="0"/>
              <w:keepLines w:val="0"/>
              <w:ind w:left="709" w:hanging="709"/>
              <w:jc w:val="center"/>
              <w:rPr>
                <w:sz w:val="18"/>
              </w:rPr>
            </w:pPr>
          </w:p>
        </w:tc>
      </w:tr>
      <w:tr w:rsidR="00CC3EA6" w:rsidRPr="00320BFA" w14:paraId="4673B241" w14:textId="77777777" w:rsidTr="009A4C59">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4A1C965" w14:textId="77777777" w:rsidR="00CC3EA6" w:rsidRPr="00320BFA" w:rsidRDefault="00CC3EA6" w:rsidP="009A4C59">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DB7E86E" w14:textId="77777777" w:rsidR="00CC3EA6" w:rsidRPr="00320BFA" w:rsidRDefault="00CC3EA6" w:rsidP="00CC3EA6">
            <w:pPr>
              <w:pStyle w:val="TF-xAvalITEM"/>
              <w:numPr>
                <w:ilvl w:val="0"/>
                <w:numId w:val="12"/>
              </w:numPr>
            </w:pPr>
            <w:r w:rsidRPr="00320BFA">
              <w:t>LINGUAGEM USADA (redação)</w:t>
            </w:r>
          </w:p>
          <w:p w14:paraId="235C9B68" w14:textId="77777777" w:rsidR="00CC3EA6" w:rsidRPr="00320BFA" w:rsidRDefault="00CC3EA6" w:rsidP="009A4C59">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2C29749" w14:textId="79855D28" w:rsidR="00CC3EA6" w:rsidRPr="00320BFA" w:rsidRDefault="00155633" w:rsidP="009A4C59">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6E328F54" w14:textId="77777777" w:rsidR="00CC3EA6" w:rsidRPr="00320BFA" w:rsidRDefault="00CC3EA6" w:rsidP="009A4C59">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4B1721E" w14:textId="77777777" w:rsidR="00CC3EA6" w:rsidRPr="00320BFA" w:rsidRDefault="00CC3EA6" w:rsidP="009A4C59">
            <w:pPr>
              <w:keepNext w:val="0"/>
              <w:keepLines w:val="0"/>
              <w:ind w:left="709" w:hanging="709"/>
              <w:jc w:val="center"/>
              <w:rPr>
                <w:sz w:val="18"/>
              </w:rPr>
            </w:pPr>
          </w:p>
        </w:tc>
      </w:tr>
      <w:tr w:rsidR="00CC3EA6" w:rsidRPr="00320BFA" w14:paraId="1DB67AE0"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8A3AC8"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4FDFC52" w14:textId="77777777" w:rsidR="00CC3EA6" w:rsidRPr="00320BFA" w:rsidRDefault="00CC3EA6" w:rsidP="009A4C59">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EC5C4AF" w14:textId="36AD7BD8"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41740D1"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B1E8A90" w14:textId="77777777" w:rsidR="00CC3EA6" w:rsidRPr="00320BFA" w:rsidRDefault="00CC3EA6" w:rsidP="009A4C59">
            <w:pPr>
              <w:keepNext w:val="0"/>
              <w:keepLines w:val="0"/>
              <w:ind w:left="709" w:hanging="709"/>
              <w:jc w:val="center"/>
              <w:rPr>
                <w:sz w:val="18"/>
              </w:rPr>
            </w:pPr>
          </w:p>
        </w:tc>
      </w:tr>
      <w:tr w:rsidR="00CC3EA6" w:rsidRPr="00320BFA" w14:paraId="376F5B17"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C949E91"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940D8B" w14:textId="77777777" w:rsidR="00CC3EA6" w:rsidRPr="00320BFA" w:rsidRDefault="00CC3EA6" w:rsidP="00CC3EA6">
            <w:pPr>
              <w:pStyle w:val="TF-xAvalITEM"/>
              <w:numPr>
                <w:ilvl w:val="0"/>
                <w:numId w:val="12"/>
              </w:numPr>
            </w:pPr>
            <w:r w:rsidRPr="00320BFA">
              <w:t>ORGANIZAÇÃO E APRESENTAÇÃO GRÁFICA DO TEXTO</w:t>
            </w:r>
          </w:p>
          <w:p w14:paraId="06D88ADB" w14:textId="77777777" w:rsidR="00CC3EA6" w:rsidRPr="00320BFA" w:rsidRDefault="00CC3EA6" w:rsidP="009A4C59">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C53A2B0" w14:textId="19884592"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F951D71"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6975A48" w14:textId="77777777" w:rsidR="00CC3EA6" w:rsidRPr="00320BFA" w:rsidRDefault="00CC3EA6" w:rsidP="009A4C59">
            <w:pPr>
              <w:keepNext w:val="0"/>
              <w:keepLines w:val="0"/>
              <w:ind w:left="709" w:hanging="709"/>
              <w:jc w:val="center"/>
              <w:rPr>
                <w:sz w:val="18"/>
              </w:rPr>
            </w:pPr>
          </w:p>
        </w:tc>
      </w:tr>
      <w:tr w:rsidR="00CC3EA6" w:rsidRPr="00320BFA" w14:paraId="0845DB19"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066084"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B175A6" w14:textId="77777777" w:rsidR="00CC3EA6" w:rsidRPr="00320BFA" w:rsidRDefault="00CC3EA6" w:rsidP="00CC3EA6">
            <w:pPr>
              <w:pStyle w:val="TF-xAvalITEM"/>
              <w:numPr>
                <w:ilvl w:val="0"/>
                <w:numId w:val="12"/>
              </w:numPr>
            </w:pPr>
            <w:r w:rsidRPr="00320BFA">
              <w:t>ILUSTRAÇÕES (figuras, quadros, tabelas)</w:t>
            </w:r>
          </w:p>
          <w:p w14:paraId="1BFB6F5F" w14:textId="77777777" w:rsidR="00CC3EA6" w:rsidRPr="00320BFA" w:rsidRDefault="00CC3EA6" w:rsidP="009A4C59">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17EC51FA" w14:textId="564046BC" w:rsidR="00CC3EA6" w:rsidRPr="00320BFA" w:rsidRDefault="00155633" w:rsidP="009A4C59">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0119BB7" w14:textId="77777777" w:rsidR="00CC3EA6" w:rsidRPr="00320BFA" w:rsidRDefault="00CC3EA6" w:rsidP="009A4C59">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E8FA8A7" w14:textId="77777777" w:rsidR="00CC3EA6" w:rsidRPr="00320BFA" w:rsidRDefault="00CC3EA6" w:rsidP="009A4C59">
            <w:pPr>
              <w:keepNext w:val="0"/>
              <w:keepLines w:val="0"/>
              <w:spacing w:before="80" w:after="80"/>
              <w:ind w:left="709" w:hanging="709"/>
              <w:jc w:val="center"/>
              <w:rPr>
                <w:sz w:val="18"/>
              </w:rPr>
            </w:pPr>
          </w:p>
        </w:tc>
      </w:tr>
      <w:tr w:rsidR="00CC3EA6" w:rsidRPr="00320BFA" w14:paraId="3EB82393" w14:textId="77777777" w:rsidTr="009A4C59">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F30C0B"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9220A84" w14:textId="77777777" w:rsidR="00CC3EA6" w:rsidRPr="00320BFA" w:rsidRDefault="00CC3EA6" w:rsidP="00CC3EA6">
            <w:pPr>
              <w:pStyle w:val="TF-xAvalITEM"/>
              <w:numPr>
                <w:ilvl w:val="0"/>
                <w:numId w:val="12"/>
              </w:numPr>
            </w:pPr>
            <w:r w:rsidRPr="00320BFA">
              <w:t>REFERÊNCIAS E CITAÇÕES</w:t>
            </w:r>
          </w:p>
          <w:p w14:paraId="09FA41FF" w14:textId="77777777" w:rsidR="00CC3EA6" w:rsidRPr="00320BFA" w:rsidRDefault="00CC3EA6" w:rsidP="009A4C59">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0C29785" w14:textId="11E3C88E"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43BB8E3"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30A1B3" w14:textId="77777777" w:rsidR="00CC3EA6" w:rsidRPr="00320BFA" w:rsidRDefault="00CC3EA6" w:rsidP="009A4C59">
            <w:pPr>
              <w:keepNext w:val="0"/>
              <w:keepLines w:val="0"/>
              <w:ind w:left="709" w:hanging="709"/>
              <w:jc w:val="center"/>
              <w:rPr>
                <w:sz w:val="18"/>
              </w:rPr>
            </w:pPr>
          </w:p>
        </w:tc>
      </w:tr>
      <w:tr w:rsidR="00CC3EA6" w:rsidRPr="00320BFA" w14:paraId="335A71F4" w14:textId="77777777" w:rsidTr="009A4C59">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39862F"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EDD935C" w14:textId="77777777" w:rsidR="00CC3EA6" w:rsidRPr="00320BFA" w:rsidRDefault="00CC3EA6" w:rsidP="009A4C59">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56B2BE7" w14:textId="5181006E"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B8023F2"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DEFCB63" w14:textId="77777777" w:rsidR="00CC3EA6" w:rsidRPr="00320BFA" w:rsidRDefault="00CC3EA6" w:rsidP="009A4C59">
            <w:pPr>
              <w:keepNext w:val="0"/>
              <w:keepLines w:val="0"/>
              <w:ind w:left="709" w:hanging="709"/>
              <w:jc w:val="center"/>
              <w:rPr>
                <w:sz w:val="18"/>
              </w:rPr>
            </w:pPr>
          </w:p>
        </w:tc>
      </w:tr>
      <w:tr w:rsidR="00CC3EA6" w:rsidRPr="00320BFA" w14:paraId="141CC0DA"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D26114"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4E30206" w14:textId="77777777" w:rsidR="00CC3EA6" w:rsidRPr="00320BFA" w:rsidRDefault="00CC3EA6" w:rsidP="009A4C59">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03D17E25" w14:textId="0C88F2BA" w:rsidR="00CC3EA6" w:rsidRPr="00320BFA" w:rsidRDefault="00155633" w:rsidP="009A4C59">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16E0FC61"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03ECBC9" w14:textId="77777777" w:rsidR="00CC3EA6" w:rsidRPr="00320BFA" w:rsidRDefault="00CC3EA6" w:rsidP="009A4C59">
            <w:pPr>
              <w:keepNext w:val="0"/>
              <w:keepLines w:val="0"/>
              <w:ind w:left="709" w:hanging="709"/>
              <w:jc w:val="center"/>
              <w:rPr>
                <w:sz w:val="18"/>
              </w:rPr>
            </w:pPr>
          </w:p>
        </w:tc>
      </w:tr>
    </w:tbl>
    <w:p w14:paraId="2E1F3513" w14:textId="77777777" w:rsidR="00CC3EA6" w:rsidRDefault="00CC3EA6" w:rsidP="00CC3EA6">
      <w:pPr>
        <w:pStyle w:val="TF-xAvalITEMDETALHE"/>
      </w:pPr>
    </w:p>
    <w:p w14:paraId="1CD6C469" w14:textId="77777777" w:rsidR="00EB54F0" w:rsidRPr="00CC3EA6" w:rsidRDefault="00EB54F0" w:rsidP="00EB54F0">
      <w:pPr>
        <w:keepNext w:val="0"/>
        <w:keepLines w:val="0"/>
        <w:spacing w:before="120"/>
        <w:rPr>
          <w:sz w:val="18"/>
          <w:szCs w:val="20"/>
        </w:rPr>
      </w:pPr>
    </w:p>
    <w:p w14:paraId="39865567" w14:textId="77777777" w:rsidR="00F17109" w:rsidRPr="00F17109" w:rsidRDefault="00F17109" w:rsidP="00EB54F0">
      <w:pPr>
        <w:pStyle w:val="TF-TEXTO"/>
      </w:pPr>
    </w:p>
    <w:sectPr w:rsidR="00F17109" w:rsidRPr="00F17109" w:rsidSect="008A3072">
      <w:headerReference w:type="default" r:id="rId22"/>
      <w:footerReference w:type="even" r:id="rId23"/>
      <w:footerReference w:type="default" r:id="rId24"/>
      <w:headerReference w:type="first" r:id="rId25"/>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Dalton Solano dos Reis" w:date="2022-11-08T21:07:00Z" w:initials="DSdR">
    <w:p w14:paraId="5EE0796A" w14:textId="77777777" w:rsidR="00623147" w:rsidRDefault="00623147" w:rsidP="007900A6">
      <w:r>
        <w:rPr>
          <w:rStyle w:val="Refdecomentrio"/>
        </w:rPr>
        <w:annotationRef/>
      </w:r>
      <w:r>
        <w:rPr>
          <w:sz w:val="20"/>
          <w:szCs w:val="20"/>
        </w:rPr>
        <w:t>Usa formato para itens TF-ALÍNEA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E07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543A1" w16cex:dateUtc="2022-11-09T0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E0796A" w16cid:durableId="271543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4204A" w14:textId="77777777" w:rsidR="00071812" w:rsidRDefault="00071812">
      <w:r>
        <w:separator/>
      </w:r>
    </w:p>
  </w:endnote>
  <w:endnote w:type="continuationSeparator" w:id="0">
    <w:p w14:paraId="46D59EA5" w14:textId="77777777" w:rsidR="00071812" w:rsidRDefault="00071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DA52F" w14:textId="77777777" w:rsidR="00071812" w:rsidRDefault="00071812">
      <w:r>
        <w:separator/>
      </w:r>
    </w:p>
  </w:footnote>
  <w:footnote w:type="continuationSeparator" w:id="0">
    <w:p w14:paraId="43077DAD" w14:textId="77777777" w:rsidR="00071812" w:rsidRDefault="000718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E2B3834"/>
    <w:multiLevelType w:val="multilevel"/>
    <w:tmpl w:val="E21E211E"/>
    <w:lvl w:ilvl="0">
      <w:start w:val="1"/>
      <w:numFmt w:val="lowerLetter"/>
      <w:lvlText w:val="%1)"/>
      <w:lvlJc w:val="left"/>
      <w:pPr>
        <w:ind w:left="1040" w:hanging="360"/>
      </w:pPr>
      <w:rPr>
        <w:rFonts w:hint="default"/>
      </w:rPr>
    </w:lvl>
    <w:lvl w:ilvl="1">
      <w:start w:val="1"/>
      <w:numFmt w:val="lowerLetter"/>
      <w:lvlText w:val="%2)"/>
      <w:lvlJc w:val="left"/>
      <w:pPr>
        <w:ind w:left="1400" w:hanging="360"/>
      </w:pPr>
      <w:rPr>
        <w:rFonts w:hint="default"/>
      </w:rPr>
    </w:lvl>
    <w:lvl w:ilvl="2">
      <w:start w:val="1"/>
      <w:numFmt w:val="lowerRoman"/>
      <w:lvlText w:val="%3)"/>
      <w:lvlJc w:val="left"/>
      <w:pPr>
        <w:ind w:left="1760" w:hanging="360"/>
      </w:pPr>
      <w:rPr>
        <w:rFonts w:hint="default"/>
      </w:rPr>
    </w:lvl>
    <w:lvl w:ilvl="3">
      <w:start w:val="1"/>
      <w:numFmt w:val="decimal"/>
      <w:lvlText w:val="(%4)"/>
      <w:lvlJc w:val="left"/>
      <w:pPr>
        <w:ind w:left="2120" w:hanging="360"/>
      </w:pPr>
      <w:rPr>
        <w:rFonts w:hint="default"/>
      </w:rPr>
    </w:lvl>
    <w:lvl w:ilvl="4">
      <w:start w:val="1"/>
      <w:numFmt w:val="lowerLetter"/>
      <w:lvlText w:val="(%5)"/>
      <w:lvlJc w:val="left"/>
      <w:pPr>
        <w:ind w:left="2480" w:hanging="360"/>
      </w:pPr>
      <w:rPr>
        <w:rFonts w:hint="default"/>
      </w:rPr>
    </w:lvl>
    <w:lvl w:ilvl="5">
      <w:start w:val="1"/>
      <w:numFmt w:val="lowerRoman"/>
      <w:lvlText w:val="(%6)"/>
      <w:lvlJc w:val="left"/>
      <w:pPr>
        <w:ind w:left="2840" w:hanging="360"/>
      </w:pPr>
      <w:rPr>
        <w:rFonts w:hint="default"/>
      </w:rPr>
    </w:lvl>
    <w:lvl w:ilvl="6">
      <w:start w:val="1"/>
      <w:numFmt w:val="decimal"/>
      <w:lvlText w:val="%7."/>
      <w:lvlJc w:val="left"/>
      <w:pPr>
        <w:ind w:left="3200" w:hanging="360"/>
      </w:pPr>
      <w:rPr>
        <w:rFonts w:hint="default"/>
      </w:rPr>
    </w:lvl>
    <w:lvl w:ilvl="7">
      <w:start w:val="1"/>
      <w:numFmt w:val="lowerLetter"/>
      <w:lvlText w:val="%8."/>
      <w:lvlJc w:val="left"/>
      <w:pPr>
        <w:ind w:left="3560" w:hanging="360"/>
      </w:pPr>
      <w:rPr>
        <w:rFonts w:hint="default"/>
      </w:rPr>
    </w:lvl>
    <w:lvl w:ilvl="8">
      <w:start w:val="1"/>
      <w:numFmt w:val="lowerRoman"/>
      <w:lvlText w:val="%9."/>
      <w:lvlJc w:val="left"/>
      <w:pPr>
        <w:ind w:left="3920" w:hanging="36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349518B"/>
    <w:multiLevelType w:val="hybridMultilevel"/>
    <w:tmpl w:val="AFDC2B1A"/>
    <w:lvl w:ilvl="0" w:tplc="CFF479C4">
      <w:start w:val="1"/>
      <w:numFmt w:val="lowerLetter"/>
      <w:lvlText w:val="%1&gt;"/>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8"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0" w15:restartNumberingAfterBreak="0">
    <w:nsid w:val="7C470148"/>
    <w:multiLevelType w:val="multilevel"/>
    <w:tmpl w:val="F94EEB7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F8A1D31"/>
    <w:multiLevelType w:val="hybridMultilevel"/>
    <w:tmpl w:val="2444C950"/>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16cid:durableId="893932762">
    <w:abstractNumId w:val="0"/>
  </w:num>
  <w:num w:numId="2" w16cid:durableId="316884900">
    <w:abstractNumId w:val="2"/>
  </w:num>
  <w:num w:numId="3" w16cid:durableId="913007748">
    <w:abstractNumId w:val="2"/>
  </w:num>
  <w:num w:numId="4" w16cid:durableId="352418665">
    <w:abstractNumId w:val="1"/>
  </w:num>
  <w:num w:numId="5" w16cid:durableId="838695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5233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8368076">
    <w:abstractNumId w:val="2"/>
  </w:num>
  <w:num w:numId="8" w16cid:durableId="878513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0860373">
    <w:abstractNumId w:val="8"/>
  </w:num>
  <w:num w:numId="10" w16cid:durableId="1659184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005305">
    <w:abstractNumId w:val="3"/>
  </w:num>
  <w:num w:numId="12" w16cid:durableId="2074087273">
    <w:abstractNumId w:val="7"/>
  </w:num>
  <w:num w:numId="13" w16cid:durableId="21052201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13117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3389045">
    <w:abstractNumId w:val="9"/>
  </w:num>
  <w:num w:numId="16" w16cid:durableId="15937360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104498">
    <w:abstractNumId w:val="9"/>
  </w:num>
  <w:num w:numId="18" w16cid:durableId="2729848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88361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4226193">
    <w:abstractNumId w:val="6"/>
  </w:num>
  <w:num w:numId="21" w16cid:durableId="2021813555">
    <w:abstractNumId w:val="11"/>
  </w:num>
  <w:num w:numId="22" w16cid:durableId="1171412063">
    <w:abstractNumId w:val="4"/>
  </w:num>
  <w:num w:numId="23" w16cid:durableId="2128116235">
    <w:abstractNumId w:val="10"/>
  </w:num>
  <w:num w:numId="24" w16cid:durableId="865871902">
    <w:abstractNumId w:val="5"/>
  </w:num>
  <w:num w:numId="25" w16cid:durableId="88356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2"/>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F27"/>
    <w:rsid w:val="00001474"/>
    <w:rsid w:val="0000224C"/>
    <w:rsid w:val="0000568D"/>
    <w:rsid w:val="000069E4"/>
    <w:rsid w:val="00012922"/>
    <w:rsid w:val="0001575C"/>
    <w:rsid w:val="00017386"/>
    <w:rsid w:val="000179B5"/>
    <w:rsid w:val="00017B62"/>
    <w:rsid w:val="000204E7"/>
    <w:rsid w:val="00020CEF"/>
    <w:rsid w:val="00023FA0"/>
    <w:rsid w:val="000251E7"/>
    <w:rsid w:val="0002602F"/>
    <w:rsid w:val="00026046"/>
    <w:rsid w:val="0003087C"/>
    <w:rsid w:val="00030E4A"/>
    <w:rsid w:val="00031A27"/>
    <w:rsid w:val="00031EE0"/>
    <w:rsid w:val="00037089"/>
    <w:rsid w:val="0004641A"/>
    <w:rsid w:val="000506F9"/>
    <w:rsid w:val="00052A07"/>
    <w:rsid w:val="000533DA"/>
    <w:rsid w:val="0005457F"/>
    <w:rsid w:val="00055848"/>
    <w:rsid w:val="0005772A"/>
    <w:rsid w:val="000608E9"/>
    <w:rsid w:val="00061FEB"/>
    <w:rsid w:val="00062AEC"/>
    <w:rsid w:val="000667DF"/>
    <w:rsid w:val="00066C25"/>
    <w:rsid w:val="000675B2"/>
    <w:rsid w:val="000715B7"/>
    <w:rsid w:val="00071812"/>
    <w:rsid w:val="0007209B"/>
    <w:rsid w:val="0007261B"/>
    <w:rsid w:val="00075792"/>
    <w:rsid w:val="00080F9C"/>
    <w:rsid w:val="000830ED"/>
    <w:rsid w:val="0008579A"/>
    <w:rsid w:val="0008612E"/>
    <w:rsid w:val="00086AA8"/>
    <w:rsid w:val="00086D8C"/>
    <w:rsid w:val="0008732D"/>
    <w:rsid w:val="00087A10"/>
    <w:rsid w:val="00092DD4"/>
    <w:rsid w:val="0009735C"/>
    <w:rsid w:val="000A104C"/>
    <w:rsid w:val="000A19DE"/>
    <w:rsid w:val="000A3EAB"/>
    <w:rsid w:val="000A7B38"/>
    <w:rsid w:val="000B12B2"/>
    <w:rsid w:val="000B314A"/>
    <w:rsid w:val="000B3868"/>
    <w:rsid w:val="000C1926"/>
    <w:rsid w:val="000C1A18"/>
    <w:rsid w:val="000C3474"/>
    <w:rsid w:val="000C3D2E"/>
    <w:rsid w:val="000C52CE"/>
    <w:rsid w:val="000C648D"/>
    <w:rsid w:val="000D1294"/>
    <w:rsid w:val="000D59F3"/>
    <w:rsid w:val="000D6253"/>
    <w:rsid w:val="000D7478"/>
    <w:rsid w:val="000D77C2"/>
    <w:rsid w:val="000E039E"/>
    <w:rsid w:val="000E1755"/>
    <w:rsid w:val="000E27F9"/>
    <w:rsid w:val="000E2B1E"/>
    <w:rsid w:val="000E311F"/>
    <w:rsid w:val="000E3A68"/>
    <w:rsid w:val="000E4712"/>
    <w:rsid w:val="000E60E1"/>
    <w:rsid w:val="000E6224"/>
    <w:rsid w:val="000E6CE0"/>
    <w:rsid w:val="000E7B98"/>
    <w:rsid w:val="000F00D8"/>
    <w:rsid w:val="000F1D83"/>
    <w:rsid w:val="000F214B"/>
    <w:rsid w:val="000F2DE2"/>
    <w:rsid w:val="000F6D0D"/>
    <w:rsid w:val="000F77E3"/>
    <w:rsid w:val="001044ED"/>
    <w:rsid w:val="00107B02"/>
    <w:rsid w:val="00110F01"/>
    <w:rsid w:val="001111A9"/>
    <w:rsid w:val="00113551"/>
    <w:rsid w:val="0011363A"/>
    <w:rsid w:val="00113A3F"/>
    <w:rsid w:val="00113AE8"/>
    <w:rsid w:val="00114A51"/>
    <w:rsid w:val="00114C58"/>
    <w:rsid w:val="00115416"/>
    <w:rsid w:val="001163D3"/>
    <w:rsid w:val="001164FE"/>
    <w:rsid w:val="0012039C"/>
    <w:rsid w:val="001232FE"/>
    <w:rsid w:val="00125084"/>
    <w:rsid w:val="00125277"/>
    <w:rsid w:val="0012748B"/>
    <w:rsid w:val="00127601"/>
    <w:rsid w:val="001375F7"/>
    <w:rsid w:val="001409DA"/>
    <w:rsid w:val="00142221"/>
    <w:rsid w:val="00145225"/>
    <w:rsid w:val="00146EE0"/>
    <w:rsid w:val="00150469"/>
    <w:rsid w:val="0015236B"/>
    <w:rsid w:val="00155202"/>
    <w:rsid w:val="001554E9"/>
    <w:rsid w:val="00155633"/>
    <w:rsid w:val="00156D8D"/>
    <w:rsid w:val="00157E8F"/>
    <w:rsid w:val="00161995"/>
    <w:rsid w:val="00162BF1"/>
    <w:rsid w:val="00163469"/>
    <w:rsid w:val="0016560C"/>
    <w:rsid w:val="00177B5A"/>
    <w:rsid w:val="0018229F"/>
    <w:rsid w:val="00183AB0"/>
    <w:rsid w:val="00184503"/>
    <w:rsid w:val="00186092"/>
    <w:rsid w:val="00193A97"/>
    <w:rsid w:val="001948BE"/>
    <w:rsid w:val="0019547B"/>
    <w:rsid w:val="001A0676"/>
    <w:rsid w:val="001A12CE"/>
    <w:rsid w:val="001A18B5"/>
    <w:rsid w:val="001A2DE1"/>
    <w:rsid w:val="001A496B"/>
    <w:rsid w:val="001A54FC"/>
    <w:rsid w:val="001A6292"/>
    <w:rsid w:val="001A7511"/>
    <w:rsid w:val="001B091B"/>
    <w:rsid w:val="001B2F1E"/>
    <w:rsid w:val="001B64A0"/>
    <w:rsid w:val="001B66AB"/>
    <w:rsid w:val="001C1B24"/>
    <w:rsid w:val="001C27AB"/>
    <w:rsid w:val="001C33B0"/>
    <w:rsid w:val="001C57E6"/>
    <w:rsid w:val="001C5CBB"/>
    <w:rsid w:val="001C640A"/>
    <w:rsid w:val="001D2695"/>
    <w:rsid w:val="001D465C"/>
    <w:rsid w:val="001D6234"/>
    <w:rsid w:val="001E4377"/>
    <w:rsid w:val="001E646A"/>
    <w:rsid w:val="001E682E"/>
    <w:rsid w:val="001E7724"/>
    <w:rsid w:val="001F007F"/>
    <w:rsid w:val="001F0D36"/>
    <w:rsid w:val="001F2391"/>
    <w:rsid w:val="001F6006"/>
    <w:rsid w:val="002004F6"/>
    <w:rsid w:val="00202EFB"/>
    <w:rsid w:val="00202F3F"/>
    <w:rsid w:val="00204D08"/>
    <w:rsid w:val="00210861"/>
    <w:rsid w:val="002125BE"/>
    <w:rsid w:val="00213DDC"/>
    <w:rsid w:val="002170BC"/>
    <w:rsid w:val="002229DD"/>
    <w:rsid w:val="00223D42"/>
    <w:rsid w:val="00224BB2"/>
    <w:rsid w:val="00226D41"/>
    <w:rsid w:val="00226E02"/>
    <w:rsid w:val="0022761F"/>
    <w:rsid w:val="00234DDD"/>
    <w:rsid w:val="00235240"/>
    <w:rsid w:val="0023641B"/>
    <w:rsid w:val="002368FD"/>
    <w:rsid w:val="00236D74"/>
    <w:rsid w:val="0024110F"/>
    <w:rsid w:val="002423AB"/>
    <w:rsid w:val="002431B7"/>
    <w:rsid w:val="002440B0"/>
    <w:rsid w:val="00246FB0"/>
    <w:rsid w:val="0024748F"/>
    <w:rsid w:val="0025297F"/>
    <w:rsid w:val="00252C2C"/>
    <w:rsid w:val="0025685C"/>
    <w:rsid w:val="00257314"/>
    <w:rsid w:val="00257989"/>
    <w:rsid w:val="002717F4"/>
    <w:rsid w:val="00274F50"/>
    <w:rsid w:val="002754A4"/>
    <w:rsid w:val="00276E8F"/>
    <w:rsid w:val="002772C4"/>
    <w:rsid w:val="0027792D"/>
    <w:rsid w:val="00282723"/>
    <w:rsid w:val="00282788"/>
    <w:rsid w:val="0028617A"/>
    <w:rsid w:val="00286D2B"/>
    <w:rsid w:val="00286E28"/>
    <w:rsid w:val="002913B9"/>
    <w:rsid w:val="00295903"/>
    <w:rsid w:val="0029608A"/>
    <w:rsid w:val="002A016D"/>
    <w:rsid w:val="002A2F0F"/>
    <w:rsid w:val="002A3043"/>
    <w:rsid w:val="002A3211"/>
    <w:rsid w:val="002A4B97"/>
    <w:rsid w:val="002A5D84"/>
    <w:rsid w:val="002A6617"/>
    <w:rsid w:val="002A7E1B"/>
    <w:rsid w:val="002A7EA0"/>
    <w:rsid w:val="002B0EDC"/>
    <w:rsid w:val="002B1892"/>
    <w:rsid w:val="002B2DE8"/>
    <w:rsid w:val="002B3E74"/>
    <w:rsid w:val="002B4718"/>
    <w:rsid w:val="002C3685"/>
    <w:rsid w:val="002D67FC"/>
    <w:rsid w:val="002D6CFB"/>
    <w:rsid w:val="002E2666"/>
    <w:rsid w:val="002E280B"/>
    <w:rsid w:val="002E4F54"/>
    <w:rsid w:val="002E6DD1"/>
    <w:rsid w:val="002F027E"/>
    <w:rsid w:val="002F101A"/>
    <w:rsid w:val="003037CB"/>
    <w:rsid w:val="0030747E"/>
    <w:rsid w:val="0031000B"/>
    <w:rsid w:val="003112FE"/>
    <w:rsid w:val="00312CEA"/>
    <w:rsid w:val="003132A4"/>
    <w:rsid w:val="0031627B"/>
    <w:rsid w:val="00320BFA"/>
    <w:rsid w:val="00322741"/>
    <w:rsid w:val="00322C8C"/>
    <w:rsid w:val="0032378D"/>
    <w:rsid w:val="003249C1"/>
    <w:rsid w:val="003275F6"/>
    <w:rsid w:val="003323B0"/>
    <w:rsid w:val="00335048"/>
    <w:rsid w:val="003353F5"/>
    <w:rsid w:val="00340AD0"/>
    <w:rsid w:val="00340B6D"/>
    <w:rsid w:val="00340C8E"/>
    <w:rsid w:val="003429E4"/>
    <w:rsid w:val="00344540"/>
    <w:rsid w:val="0034519E"/>
    <w:rsid w:val="00347AC5"/>
    <w:rsid w:val="003512D0"/>
    <w:rsid w:val="003519A3"/>
    <w:rsid w:val="00353804"/>
    <w:rsid w:val="00355DA0"/>
    <w:rsid w:val="00357C63"/>
    <w:rsid w:val="003611E0"/>
    <w:rsid w:val="00362443"/>
    <w:rsid w:val="00362568"/>
    <w:rsid w:val="00367C9A"/>
    <w:rsid w:val="003703CE"/>
    <w:rsid w:val="0037046F"/>
    <w:rsid w:val="0037241C"/>
    <w:rsid w:val="0037360B"/>
    <w:rsid w:val="00377DA7"/>
    <w:rsid w:val="00383087"/>
    <w:rsid w:val="003836A7"/>
    <w:rsid w:val="00386B73"/>
    <w:rsid w:val="00391826"/>
    <w:rsid w:val="003A031A"/>
    <w:rsid w:val="003A2B7D"/>
    <w:rsid w:val="003A4A75"/>
    <w:rsid w:val="003A5366"/>
    <w:rsid w:val="003A6EB5"/>
    <w:rsid w:val="003B4F21"/>
    <w:rsid w:val="003B647A"/>
    <w:rsid w:val="003C2F88"/>
    <w:rsid w:val="003C5262"/>
    <w:rsid w:val="003C5D06"/>
    <w:rsid w:val="003D398C"/>
    <w:rsid w:val="003D43BB"/>
    <w:rsid w:val="003D473B"/>
    <w:rsid w:val="003D4B35"/>
    <w:rsid w:val="003E49C2"/>
    <w:rsid w:val="003E4F19"/>
    <w:rsid w:val="003E6F1C"/>
    <w:rsid w:val="003E7E2D"/>
    <w:rsid w:val="003F11FD"/>
    <w:rsid w:val="003F5F25"/>
    <w:rsid w:val="003F5F9C"/>
    <w:rsid w:val="003F71D8"/>
    <w:rsid w:val="0040436D"/>
    <w:rsid w:val="00410543"/>
    <w:rsid w:val="00410E32"/>
    <w:rsid w:val="00412A65"/>
    <w:rsid w:val="0041416D"/>
    <w:rsid w:val="004173CC"/>
    <w:rsid w:val="00420E6D"/>
    <w:rsid w:val="0042173C"/>
    <w:rsid w:val="0042356B"/>
    <w:rsid w:val="0042420A"/>
    <w:rsid w:val="004243D2"/>
    <w:rsid w:val="00424610"/>
    <w:rsid w:val="00424AD5"/>
    <w:rsid w:val="004273D5"/>
    <w:rsid w:val="00430409"/>
    <w:rsid w:val="00431C8E"/>
    <w:rsid w:val="00431EBC"/>
    <w:rsid w:val="00435424"/>
    <w:rsid w:val="00435BB3"/>
    <w:rsid w:val="00442411"/>
    <w:rsid w:val="00445742"/>
    <w:rsid w:val="00451B94"/>
    <w:rsid w:val="00455AED"/>
    <w:rsid w:val="004611E1"/>
    <w:rsid w:val="004639E9"/>
    <w:rsid w:val="004661F2"/>
    <w:rsid w:val="00470C41"/>
    <w:rsid w:val="00475BB7"/>
    <w:rsid w:val="00475C5B"/>
    <w:rsid w:val="0047690F"/>
    <w:rsid w:val="00476C78"/>
    <w:rsid w:val="00482174"/>
    <w:rsid w:val="00482D64"/>
    <w:rsid w:val="0048576D"/>
    <w:rsid w:val="0049039F"/>
    <w:rsid w:val="004906AF"/>
    <w:rsid w:val="00491E90"/>
    <w:rsid w:val="00493B1A"/>
    <w:rsid w:val="0049495C"/>
    <w:rsid w:val="00494EBE"/>
    <w:rsid w:val="00496C88"/>
    <w:rsid w:val="00497EF6"/>
    <w:rsid w:val="004A4EF0"/>
    <w:rsid w:val="004B3237"/>
    <w:rsid w:val="004B42D8"/>
    <w:rsid w:val="004B4911"/>
    <w:rsid w:val="004B6B8F"/>
    <w:rsid w:val="004B7511"/>
    <w:rsid w:val="004C1951"/>
    <w:rsid w:val="004C7C8E"/>
    <w:rsid w:val="004D3966"/>
    <w:rsid w:val="004D7649"/>
    <w:rsid w:val="004E23CE"/>
    <w:rsid w:val="004E2E5A"/>
    <w:rsid w:val="004E516B"/>
    <w:rsid w:val="004F3C47"/>
    <w:rsid w:val="004F40D7"/>
    <w:rsid w:val="004F621F"/>
    <w:rsid w:val="005002D8"/>
    <w:rsid w:val="00500539"/>
    <w:rsid w:val="00502894"/>
    <w:rsid w:val="00503373"/>
    <w:rsid w:val="00503F3F"/>
    <w:rsid w:val="00504693"/>
    <w:rsid w:val="00505918"/>
    <w:rsid w:val="00506917"/>
    <w:rsid w:val="00521188"/>
    <w:rsid w:val="0052262E"/>
    <w:rsid w:val="005226A3"/>
    <w:rsid w:val="00523672"/>
    <w:rsid w:val="005312EB"/>
    <w:rsid w:val="00531B0C"/>
    <w:rsid w:val="00532464"/>
    <w:rsid w:val="00536336"/>
    <w:rsid w:val="005377F0"/>
    <w:rsid w:val="005378B7"/>
    <w:rsid w:val="00537DF0"/>
    <w:rsid w:val="00537DF6"/>
    <w:rsid w:val="0054044B"/>
    <w:rsid w:val="0054204D"/>
    <w:rsid w:val="00542ED7"/>
    <w:rsid w:val="00550D4A"/>
    <w:rsid w:val="0055608D"/>
    <w:rsid w:val="00557084"/>
    <w:rsid w:val="005601A2"/>
    <w:rsid w:val="00561AEA"/>
    <w:rsid w:val="005628E5"/>
    <w:rsid w:val="00564A29"/>
    <w:rsid w:val="00564FBC"/>
    <w:rsid w:val="0056651B"/>
    <w:rsid w:val="00567D61"/>
    <w:rsid w:val="0057013C"/>
    <w:rsid w:val="005705A9"/>
    <w:rsid w:val="00572864"/>
    <w:rsid w:val="00580429"/>
    <w:rsid w:val="0058092E"/>
    <w:rsid w:val="00581BD6"/>
    <w:rsid w:val="00583A79"/>
    <w:rsid w:val="005840DA"/>
    <w:rsid w:val="0058482B"/>
    <w:rsid w:val="0058618A"/>
    <w:rsid w:val="00587002"/>
    <w:rsid w:val="005903A3"/>
    <w:rsid w:val="00590ABB"/>
    <w:rsid w:val="00591611"/>
    <w:rsid w:val="00592BA8"/>
    <w:rsid w:val="005A0B9D"/>
    <w:rsid w:val="005A362B"/>
    <w:rsid w:val="005A3B94"/>
    <w:rsid w:val="005A4952"/>
    <w:rsid w:val="005A4CE8"/>
    <w:rsid w:val="005A5A3A"/>
    <w:rsid w:val="005A7D92"/>
    <w:rsid w:val="005B20A1"/>
    <w:rsid w:val="005B2478"/>
    <w:rsid w:val="005B2E12"/>
    <w:rsid w:val="005B2FBD"/>
    <w:rsid w:val="005B56FA"/>
    <w:rsid w:val="005C0C88"/>
    <w:rsid w:val="005C21FC"/>
    <w:rsid w:val="005C30AE"/>
    <w:rsid w:val="005C5F08"/>
    <w:rsid w:val="005D4F8C"/>
    <w:rsid w:val="005D7E2A"/>
    <w:rsid w:val="005E1C53"/>
    <w:rsid w:val="005E218C"/>
    <w:rsid w:val="005E292E"/>
    <w:rsid w:val="005E2CBB"/>
    <w:rsid w:val="005E35F3"/>
    <w:rsid w:val="005E3FA5"/>
    <w:rsid w:val="005E400D"/>
    <w:rsid w:val="005E611E"/>
    <w:rsid w:val="005E6425"/>
    <w:rsid w:val="005E698D"/>
    <w:rsid w:val="005E7EA0"/>
    <w:rsid w:val="005F09F1"/>
    <w:rsid w:val="005F1106"/>
    <w:rsid w:val="005F12B6"/>
    <w:rsid w:val="005F17E9"/>
    <w:rsid w:val="005F19B3"/>
    <w:rsid w:val="005F6411"/>
    <w:rsid w:val="005F645A"/>
    <w:rsid w:val="005F7EDE"/>
    <w:rsid w:val="0060060C"/>
    <w:rsid w:val="00603B16"/>
    <w:rsid w:val="006065FB"/>
    <w:rsid w:val="00610A56"/>
    <w:rsid w:val="006111D5"/>
    <w:rsid w:val="006118D1"/>
    <w:rsid w:val="0061251F"/>
    <w:rsid w:val="00612649"/>
    <w:rsid w:val="00613B57"/>
    <w:rsid w:val="00613BBC"/>
    <w:rsid w:val="0061583E"/>
    <w:rsid w:val="00615D12"/>
    <w:rsid w:val="00616545"/>
    <w:rsid w:val="00620D93"/>
    <w:rsid w:val="00623147"/>
    <w:rsid w:val="0062386A"/>
    <w:rsid w:val="00623B9B"/>
    <w:rsid w:val="0062482E"/>
    <w:rsid w:val="0062576D"/>
    <w:rsid w:val="00625788"/>
    <w:rsid w:val="006305AA"/>
    <w:rsid w:val="00631CFA"/>
    <w:rsid w:val="0063277E"/>
    <w:rsid w:val="0063353B"/>
    <w:rsid w:val="006364F4"/>
    <w:rsid w:val="006379A7"/>
    <w:rsid w:val="00640352"/>
    <w:rsid w:val="006419E0"/>
    <w:rsid w:val="006426D5"/>
    <w:rsid w:val="00642924"/>
    <w:rsid w:val="00645524"/>
    <w:rsid w:val="006466FF"/>
    <w:rsid w:val="00646A5F"/>
    <w:rsid w:val="006475C1"/>
    <w:rsid w:val="006515CA"/>
    <w:rsid w:val="00656944"/>
    <w:rsid w:val="00656C00"/>
    <w:rsid w:val="00661967"/>
    <w:rsid w:val="00661F61"/>
    <w:rsid w:val="00662C38"/>
    <w:rsid w:val="00671B49"/>
    <w:rsid w:val="00672775"/>
    <w:rsid w:val="00674155"/>
    <w:rsid w:val="006746CA"/>
    <w:rsid w:val="0068086E"/>
    <w:rsid w:val="00680B14"/>
    <w:rsid w:val="006869AE"/>
    <w:rsid w:val="00691BF1"/>
    <w:rsid w:val="00695745"/>
    <w:rsid w:val="0069600B"/>
    <w:rsid w:val="006A022B"/>
    <w:rsid w:val="006A0A1A"/>
    <w:rsid w:val="006A5129"/>
    <w:rsid w:val="006A6460"/>
    <w:rsid w:val="006A69F2"/>
    <w:rsid w:val="006B0760"/>
    <w:rsid w:val="006B104E"/>
    <w:rsid w:val="006B2BDF"/>
    <w:rsid w:val="006B3129"/>
    <w:rsid w:val="006B5AEA"/>
    <w:rsid w:val="006B6383"/>
    <w:rsid w:val="006B640D"/>
    <w:rsid w:val="006C1874"/>
    <w:rsid w:val="006C20B6"/>
    <w:rsid w:val="006C61FA"/>
    <w:rsid w:val="006C6ECB"/>
    <w:rsid w:val="006D0896"/>
    <w:rsid w:val="006D6D71"/>
    <w:rsid w:val="006D71EA"/>
    <w:rsid w:val="006E140F"/>
    <w:rsid w:val="006E25D2"/>
    <w:rsid w:val="006E3704"/>
    <w:rsid w:val="006E5A24"/>
    <w:rsid w:val="006E6606"/>
    <w:rsid w:val="006F0DF9"/>
    <w:rsid w:val="0070179C"/>
    <w:rsid w:val="00702E6C"/>
    <w:rsid w:val="00703209"/>
    <w:rsid w:val="0070391A"/>
    <w:rsid w:val="00705D63"/>
    <w:rsid w:val="00706486"/>
    <w:rsid w:val="007066CC"/>
    <w:rsid w:val="007107E8"/>
    <w:rsid w:val="0071196F"/>
    <w:rsid w:val="00712671"/>
    <w:rsid w:val="007214E3"/>
    <w:rsid w:val="007222F7"/>
    <w:rsid w:val="0072230A"/>
    <w:rsid w:val="00724679"/>
    <w:rsid w:val="00725368"/>
    <w:rsid w:val="00725EA7"/>
    <w:rsid w:val="00726A15"/>
    <w:rsid w:val="007304F3"/>
    <w:rsid w:val="00730839"/>
    <w:rsid w:val="00730F60"/>
    <w:rsid w:val="00733FF9"/>
    <w:rsid w:val="00734DF1"/>
    <w:rsid w:val="00736144"/>
    <w:rsid w:val="007372B9"/>
    <w:rsid w:val="00744885"/>
    <w:rsid w:val="00745031"/>
    <w:rsid w:val="00746C05"/>
    <w:rsid w:val="00746D50"/>
    <w:rsid w:val="00752038"/>
    <w:rsid w:val="007554DF"/>
    <w:rsid w:val="0075776D"/>
    <w:rsid w:val="007613FB"/>
    <w:rsid w:val="00761E34"/>
    <w:rsid w:val="007621C1"/>
    <w:rsid w:val="0076543D"/>
    <w:rsid w:val="00770280"/>
    <w:rsid w:val="00770837"/>
    <w:rsid w:val="007722BF"/>
    <w:rsid w:val="0077580B"/>
    <w:rsid w:val="00777173"/>
    <w:rsid w:val="00781167"/>
    <w:rsid w:val="00781990"/>
    <w:rsid w:val="007854B3"/>
    <w:rsid w:val="0078787D"/>
    <w:rsid w:val="00787FA8"/>
    <w:rsid w:val="007944F8"/>
    <w:rsid w:val="007973E3"/>
    <w:rsid w:val="007A1883"/>
    <w:rsid w:val="007B4195"/>
    <w:rsid w:val="007C425D"/>
    <w:rsid w:val="007D012D"/>
    <w:rsid w:val="007D0720"/>
    <w:rsid w:val="007D10F2"/>
    <w:rsid w:val="007D207E"/>
    <w:rsid w:val="007D6DEC"/>
    <w:rsid w:val="007D79E8"/>
    <w:rsid w:val="007D7C83"/>
    <w:rsid w:val="007E03F0"/>
    <w:rsid w:val="007E2BF2"/>
    <w:rsid w:val="007E46A1"/>
    <w:rsid w:val="007E4785"/>
    <w:rsid w:val="007E730D"/>
    <w:rsid w:val="007E7311"/>
    <w:rsid w:val="007F0FC0"/>
    <w:rsid w:val="007F20C0"/>
    <w:rsid w:val="007F2A93"/>
    <w:rsid w:val="007F38A6"/>
    <w:rsid w:val="007F3CE3"/>
    <w:rsid w:val="007F403E"/>
    <w:rsid w:val="0080238F"/>
    <w:rsid w:val="00802D0F"/>
    <w:rsid w:val="0080346B"/>
    <w:rsid w:val="008043B4"/>
    <w:rsid w:val="008050CE"/>
    <w:rsid w:val="008057C8"/>
    <w:rsid w:val="00806389"/>
    <w:rsid w:val="00806ED7"/>
    <w:rsid w:val="00807137"/>
    <w:rsid w:val="008072AC"/>
    <w:rsid w:val="008072EB"/>
    <w:rsid w:val="0081059C"/>
    <w:rsid w:val="00810CEA"/>
    <w:rsid w:val="00816CC6"/>
    <w:rsid w:val="00816F43"/>
    <w:rsid w:val="00817226"/>
    <w:rsid w:val="00817F3E"/>
    <w:rsid w:val="008233E5"/>
    <w:rsid w:val="008234FD"/>
    <w:rsid w:val="00826588"/>
    <w:rsid w:val="00833DE8"/>
    <w:rsid w:val="00833F47"/>
    <w:rsid w:val="008348C3"/>
    <w:rsid w:val="00836387"/>
    <w:rsid w:val="008373B4"/>
    <w:rsid w:val="008404C4"/>
    <w:rsid w:val="00844ED3"/>
    <w:rsid w:val="00847D37"/>
    <w:rsid w:val="0085001D"/>
    <w:rsid w:val="00853455"/>
    <w:rsid w:val="00870802"/>
    <w:rsid w:val="00871A41"/>
    <w:rsid w:val="0087354D"/>
    <w:rsid w:val="00880AC5"/>
    <w:rsid w:val="0088351F"/>
    <w:rsid w:val="00886D76"/>
    <w:rsid w:val="0089229A"/>
    <w:rsid w:val="00897019"/>
    <w:rsid w:val="008A16B9"/>
    <w:rsid w:val="008A3072"/>
    <w:rsid w:val="008B0493"/>
    <w:rsid w:val="008B0A07"/>
    <w:rsid w:val="008B3D79"/>
    <w:rsid w:val="008B781F"/>
    <w:rsid w:val="008C0069"/>
    <w:rsid w:val="008C1495"/>
    <w:rsid w:val="008C159D"/>
    <w:rsid w:val="008C35F9"/>
    <w:rsid w:val="008C5E2A"/>
    <w:rsid w:val="008C62AC"/>
    <w:rsid w:val="008D0F64"/>
    <w:rsid w:val="008D13C5"/>
    <w:rsid w:val="008D278B"/>
    <w:rsid w:val="008D4159"/>
    <w:rsid w:val="008D4ABD"/>
    <w:rsid w:val="008D5522"/>
    <w:rsid w:val="008D69C5"/>
    <w:rsid w:val="008D7404"/>
    <w:rsid w:val="008E0F86"/>
    <w:rsid w:val="008E1465"/>
    <w:rsid w:val="008E1E4E"/>
    <w:rsid w:val="008E3D9E"/>
    <w:rsid w:val="008E4007"/>
    <w:rsid w:val="008E4A43"/>
    <w:rsid w:val="008E4FDF"/>
    <w:rsid w:val="008F2DC1"/>
    <w:rsid w:val="008F70AD"/>
    <w:rsid w:val="008F74D7"/>
    <w:rsid w:val="008F7CE2"/>
    <w:rsid w:val="00900DB1"/>
    <w:rsid w:val="009022BF"/>
    <w:rsid w:val="009038F4"/>
    <w:rsid w:val="00903DB3"/>
    <w:rsid w:val="009110C0"/>
    <w:rsid w:val="00911B58"/>
    <w:rsid w:val="00911CD9"/>
    <w:rsid w:val="00912B71"/>
    <w:rsid w:val="00920140"/>
    <w:rsid w:val="009203A9"/>
    <w:rsid w:val="0092084F"/>
    <w:rsid w:val="00921D3B"/>
    <w:rsid w:val="00925C8A"/>
    <w:rsid w:val="00931632"/>
    <w:rsid w:val="00932C92"/>
    <w:rsid w:val="009346E2"/>
    <w:rsid w:val="009363D3"/>
    <w:rsid w:val="009454E4"/>
    <w:rsid w:val="00946836"/>
    <w:rsid w:val="00950DA9"/>
    <w:rsid w:val="009518E3"/>
    <w:rsid w:val="0095318D"/>
    <w:rsid w:val="00953613"/>
    <w:rsid w:val="00957031"/>
    <w:rsid w:val="009603F0"/>
    <w:rsid w:val="00960B77"/>
    <w:rsid w:val="00961C23"/>
    <w:rsid w:val="00964A35"/>
    <w:rsid w:val="0096550A"/>
    <w:rsid w:val="0096683A"/>
    <w:rsid w:val="00967611"/>
    <w:rsid w:val="00970075"/>
    <w:rsid w:val="00973512"/>
    <w:rsid w:val="00975D44"/>
    <w:rsid w:val="00981BA8"/>
    <w:rsid w:val="00984240"/>
    <w:rsid w:val="00987E72"/>
    <w:rsid w:val="00987F2B"/>
    <w:rsid w:val="00990A8D"/>
    <w:rsid w:val="00991457"/>
    <w:rsid w:val="00995B07"/>
    <w:rsid w:val="009A2619"/>
    <w:rsid w:val="009A4CD9"/>
    <w:rsid w:val="009A5850"/>
    <w:rsid w:val="009A65E5"/>
    <w:rsid w:val="009B10D6"/>
    <w:rsid w:val="009B2B02"/>
    <w:rsid w:val="009B5A79"/>
    <w:rsid w:val="009B6234"/>
    <w:rsid w:val="009B74D3"/>
    <w:rsid w:val="009C0C4A"/>
    <w:rsid w:val="009C22D7"/>
    <w:rsid w:val="009D3BD0"/>
    <w:rsid w:val="009D556F"/>
    <w:rsid w:val="009D6304"/>
    <w:rsid w:val="009D65D0"/>
    <w:rsid w:val="009D7E91"/>
    <w:rsid w:val="009E135E"/>
    <w:rsid w:val="009E3C92"/>
    <w:rsid w:val="009E54F4"/>
    <w:rsid w:val="009E6328"/>
    <w:rsid w:val="009E71AD"/>
    <w:rsid w:val="009F030A"/>
    <w:rsid w:val="009F133B"/>
    <w:rsid w:val="009F2BFA"/>
    <w:rsid w:val="00A00821"/>
    <w:rsid w:val="00A01335"/>
    <w:rsid w:val="00A01E36"/>
    <w:rsid w:val="00A03A3D"/>
    <w:rsid w:val="00A045C4"/>
    <w:rsid w:val="00A04C39"/>
    <w:rsid w:val="00A10DFA"/>
    <w:rsid w:val="00A11CB0"/>
    <w:rsid w:val="00A15FB6"/>
    <w:rsid w:val="00A2158B"/>
    <w:rsid w:val="00A21708"/>
    <w:rsid w:val="00A217E0"/>
    <w:rsid w:val="00A21D9C"/>
    <w:rsid w:val="00A22362"/>
    <w:rsid w:val="00A235D6"/>
    <w:rsid w:val="00A249BA"/>
    <w:rsid w:val="00A307C7"/>
    <w:rsid w:val="00A33230"/>
    <w:rsid w:val="00A34010"/>
    <w:rsid w:val="00A347D5"/>
    <w:rsid w:val="00A36D48"/>
    <w:rsid w:val="00A43A19"/>
    <w:rsid w:val="00A444AE"/>
    <w:rsid w:val="00A44581"/>
    <w:rsid w:val="00A44BED"/>
    <w:rsid w:val="00A45093"/>
    <w:rsid w:val="00A45F4A"/>
    <w:rsid w:val="00A50EAF"/>
    <w:rsid w:val="00A541E7"/>
    <w:rsid w:val="00A602F9"/>
    <w:rsid w:val="00A650EE"/>
    <w:rsid w:val="00A662C8"/>
    <w:rsid w:val="00A70107"/>
    <w:rsid w:val="00A71157"/>
    <w:rsid w:val="00A75ED4"/>
    <w:rsid w:val="00A762ED"/>
    <w:rsid w:val="00A77C37"/>
    <w:rsid w:val="00A83EDA"/>
    <w:rsid w:val="00A87477"/>
    <w:rsid w:val="00A9065D"/>
    <w:rsid w:val="00A92E46"/>
    <w:rsid w:val="00A966E6"/>
    <w:rsid w:val="00AA2791"/>
    <w:rsid w:val="00AA2ABE"/>
    <w:rsid w:val="00AA30A7"/>
    <w:rsid w:val="00AA4105"/>
    <w:rsid w:val="00AA5BF8"/>
    <w:rsid w:val="00AB0A73"/>
    <w:rsid w:val="00AB1ED1"/>
    <w:rsid w:val="00AB1FB7"/>
    <w:rsid w:val="00AB2A1E"/>
    <w:rsid w:val="00AB2BE3"/>
    <w:rsid w:val="00AB3539"/>
    <w:rsid w:val="00AB50A9"/>
    <w:rsid w:val="00AB7834"/>
    <w:rsid w:val="00AC4626"/>
    <w:rsid w:val="00AC4D5F"/>
    <w:rsid w:val="00AC71B8"/>
    <w:rsid w:val="00AD1999"/>
    <w:rsid w:val="00AD1D2C"/>
    <w:rsid w:val="00AD221D"/>
    <w:rsid w:val="00AE0525"/>
    <w:rsid w:val="00AE08DB"/>
    <w:rsid w:val="00AE2585"/>
    <w:rsid w:val="00AE269B"/>
    <w:rsid w:val="00AE2729"/>
    <w:rsid w:val="00AE3148"/>
    <w:rsid w:val="00AE47CE"/>
    <w:rsid w:val="00AE5757"/>
    <w:rsid w:val="00AE5AE2"/>
    <w:rsid w:val="00AE7343"/>
    <w:rsid w:val="00AF068A"/>
    <w:rsid w:val="00AF6369"/>
    <w:rsid w:val="00AF6AF9"/>
    <w:rsid w:val="00AF71AC"/>
    <w:rsid w:val="00B00A13"/>
    <w:rsid w:val="00B00D69"/>
    <w:rsid w:val="00B00E04"/>
    <w:rsid w:val="00B04BC5"/>
    <w:rsid w:val="00B05485"/>
    <w:rsid w:val="00B074B6"/>
    <w:rsid w:val="00B1458E"/>
    <w:rsid w:val="00B14C51"/>
    <w:rsid w:val="00B16CAE"/>
    <w:rsid w:val="00B17A0B"/>
    <w:rsid w:val="00B20021"/>
    <w:rsid w:val="00B20FDE"/>
    <w:rsid w:val="00B2773F"/>
    <w:rsid w:val="00B349C2"/>
    <w:rsid w:val="00B42041"/>
    <w:rsid w:val="00B43FBF"/>
    <w:rsid w:val="00B446BD"/>
    <w:rsid w:val="00B44EEE"/>
    <w:rsid w:val="00B44F11"/>
    <w:rsid w:val="00B4703B"/>
    <w:rsid w:val="00B472F7"/>
    <w:rsid w:val="00B51846"/>
    <w:rsid w:val="00B51C80"/>
    <w:rsid w:val="00B522AB"/>
    <w:rsid w:val="00B52724"/>
    <w:rsid w:val="00B55FBE"/>
    <w:rsid w:val="00B6199D"/>
    <w:rsid w:val="00B62979"/>
    <w:rsid w:val="00B65428"/>
    <w:rsid w:val="00B70056"/>
    <w:rsid w:val="00B71E9E"/>
    <w:rsid w:val="00B742A3"/>
    <w:rsid w:val="00B74D75"/>
    <w:rsid w:val="00B76C82"/>
    <w:rsid w:val="00B8128A"/>
    <w:rsid w:val="00B8180B"/>
    <w:rsid w:val="00B82000"/>
    <w:rsid w:val="00B823A7"/>
    <w:rsid w:val="00B8489C"/>
    <w:rsid w:val="00B8563A"/>
    <w:rsid w:val="00B90504"/>
    <w:rsid w:val="00B90FA5"/>
    <w:rsid w:val="00B919F1"/>
    <w:rsid w:val="00BA2260"/>
    <w:rsid w:val="00BA5836"/>
    <w:rsid w:val="00BA5D25"/>
    <w:rsid w:val="00BB08EF"/>
    <w:rsid w:val="00BB12F3"/>
    <w:rsid w:val="00BB468D"/>
    <w:rsid w:val="00BC0E8D"/>
    <w:rsid w:val="00BC4F18"/>
    <w:rsid w:val="00BC56DF"/>
    <w:rsid w:val="00BE0464"/>
    <w:rsid w:val="00BE6551"/>
    <w:rsid w:val="00BF093B"/>
    <w:rsid w:val="00BF1240"/>
    <w:rsid w:val="00BF401E"/>
    <w:rsid w:val="00BF4815"/>
    <w:rsid w:val="00BF77BB"/>
    <w:rsid w:val="00C00B88"/>
    <w:rsid w:val="00C03ECD"/>
    <w:rsid w:val="00C06B2A"/>
    <w:rsid w:val="00C076E3"/>
    <w:rsid w:val="00C1241C"/>
    <w:rsid w:val="00C124C9"/>
    <w:rsid w:val="00C178BE"/>
    <w:rsid w:val="00C203BD"/>
    <w:rsid w:val="00C2238A"/>
    <w:rsid w:val="00C24001"/>
    <w:rsid w:val="00C24379"/>
    <w:rsid w:val="00C24A82"/>
    <w:rsid w:val="00C24EDF"/>
    <w:rsid w:val="00C27F1C"/>
    <w:rsid w:val="00C31342"/>
    <w:rsid w:val="00C35E57"/>
    <w:rsid w:val="00C35E80"/>
    <w:rsid w:val="00C36E3F"/>
    <w:rsid w:val="00C378F7"/>
    <w:rsid w:val="00C40AA2"/>
    <w:rsid w:val="00C4244F"/>
    <w:rsid w:val="00C43595"/>
    <w:rsid w:val="00C458D3"/>
    <w:rsid w:val="00C4796B"/>
    <w:rsid w:val="00C479FE"/>
    <w:rsid w:val="00C51C81"/>
    <w:rsid w:val="00C537FD"/>
    <w:rsid w:val="00C56DE0"/>
    <w:rsid w:val="00C632ED"/>
    <w:rsid w:val="00C66150"/>
    <w:rsid w:val="00C705FF"/>
    <w:rsid w:val="00C70AA8"/>
    <w:rsid w:val="00C70EF5"/>
    <w:rsid w:val="00C74DDF"/>
    <w:rsid w:val="00C74F19"/>
    <w:rsid w:val="00C756C5"/>
    <w:rsid w:val="00C77ACC"/>
    <w:rsid w:val="00C809B6"/>
    <w:rsid w:val="00C82195"/>
    <w:rsid w:val="00C82CAE"/>
    <w:rsid w:val="00C8442E"/>
    <w:rsid w:val="00C9141C"/>
    <w:rsid w:val="00C930A8"/>
    <w:rsid w:val="00C95D68"/>
    <w:rsid w:val="00CA0AB0"/>
    <w:rsid w:val="00CA108B"/>
    <w:rsid w:val="00CA53B6"/>
    <w:rsid w:val="00CA6CDB"/>
    <w:rsid w:val="00CA6DF4"/>
    <w:rsid w:val="00CA7A00"/>
    <w:rsid w:val="00CA7F7D"/>
    <w:rsid w:val="00CB5E13"/>
    <w:rsid w:val="00CB7D2F"/>
    <w:rsid w:val="00CC3524"/>
    <w:rsid w:val="00CC3EA6"/>
    <w:rsid w:val="00CC5BA2"/>
    <w:rsid w:val="00CC63CA"/>
    <w:rsid w:val="00CD0B2C"/>
    <w:rsid w:val="00CD27BE"/>
    <w:rsid w:val="00CD29E9"/>
    <w:rsid w:val="00CD346D"/>
    <w:rsid w:val="00CD4BBC"/>
    <w:rsid w:val="00CD577A"/>
    <w:rsid w:val="00CD6F0F"/>
    <w:rsid w:val="00CE0BB7"/>
    <w:rsid w:val="00CE3E9A"/>
    <w:rsid w:val="00CE461E"/>
    <w:rsid w:val="00CE5CDF"/>
    <w:rsid w:val="00CE708B"/>
    <w:rsid w:val="00CF26B7"/>
    <w:rsid w:val="00CF2719"/>
    <w:rsid w:val="00CF56E4"/>
    <w:rsid w:val="00CF6E39"/>
    <w:rsid w:val="00CF72DA"/>
    <w:rsid w:val="00D03B57"/>
    <w:rsid w:val="00D0769A"/>
    <w:rsid w:val="00D07B5E"/>
    <w:rsid w:val="00D11475"/>
    <w:rsid w:val="00D11FF1"/>
    <w:rsid w:val="00D124F4"/>
    <w:rsid w:val="00D12EDA"/>
    <w:rsid w:val="00D15B4E"/>
    <w:rsid w:val="00D16889"/>
    <w:rsid w:val="00D16F27"/>
    <w:rsid w:val="00D177E7"/>
    <w:rsid w:val="00D2079F"/>
    <w:rsid w:val="00D21674"/>
    <w:rsid w:val="00D26104"/>
    <w:rsid w:val="00D27B89"/>
    <w:rsid w:val="00D3279C"/>
    <w:rsid w:val="00D40AF4"/>
    <w:rsid w:val="00D40F5E"/>
    <w:rsid w:val="00D447EF"/>
    <w:rsid w:val="00D505E2"/>
    <w:rsid w:val="00D53DEC"/>
    <w:rsid w:val="00D53FA1"/>
    <w:rsid w:val="00D55967"/>
    <w:rsid w:val="00D5639F"/>
    <w:rsid w:val="00D6498F"/>
    <w:rsid w:val="00D6550A"/>
    <w:rsid w:val="00D71FCA"/>
    <w:rsid w:val="00D7317D"/>
    <w:rsid w:val="00D7463D"/>
    <w:rsid w:val="00D765F9"/>
    <w:rsid w:val="00D77AE9"/>
    <w:rsid w:val="00D80F5A"/>
    <w:rsid w:val="00D811F1"/>
    <w:rsid w:val="00D83DE8"/>
    <w:rsid w:val="00D84943"/>
    <w:rsid w:val="00D868E2"/>
    <w:rsid w:val="00D912AB"/>
    <w:rsid w:val="00D93CC3"/>
    <w:rsid w:val="00D94AE7"/>
    <w:rsid w:val="00D95020"/>
    <w:rsid w:val="00D966B3"/>
    <w:rsid w:val="00D96DBD"/>
    <w:rsid w:val="00D970F0"/>
    <w:rsid w:val="00D97E1E"/>
    <w:rsid w:val="00DA356E"/>
    <w:rsid w:val="00DA4540"/>
    <w:rsid w:val="00DA587E"/>
    <w:rsid w:val="00DA60F4"/>
    <w:rsid w:val="00DA72D4"/>
    <w:rsid w:val="00DA7853"/>
    <w:rsid w:val="00DB06AE"/>
    <w:rsid w:val="00DB0F8B"/>
    <w:rsid w:val="00DB1DA7"/>
    <w:rsid w:val="00DB3052"/>
    <w:rsid w:val="00DB3F20"/>
    <w:rsid w:val="00DB44ED"/>
    <w:rsid w:val="00DB5DA4"/>
    <w:rsid w:val="00DC2780"/>
    <w:rsid w:val="00DC2B57"/>
    <w:rsid w:val="00DC2D17"/>
    <w:rsid w:val="00DC33FB"/>
    <w:rsid w:val="00DC4299"/>
    <w:rsid w:val="00DC5F49"/>
    <w:rsid w:val="00DD0462"/>
    <w:rsid w:val="00DD29F2"/>
    <w:rsid w:val="00DD5128"/>
    <w:rsid w:val="00DD7EA1"/>
    <w:rsid w:val="00DE23BF"/>
    <w:rsid w:val="00DE3981"/>
    <w:rsid w:val="00DE40DD"/>
    <w:rsid w:val="00DE5D97"/>
    <w:rsid w:val="00DE7755"/>
    <w:rsid w:val="00DE78CF"/>
    <w:rsid w:val="00DF059A"/>
    <w:rsid w:val="00DF2728"/>
    <w:rsid w:val="00DF2C36"/>
    <w:rsid w:val="00DF3D56"/>
    <w:rsid w:val="00DF5A1D"/>
    <w:rsid w:val="00DF6002"/>
    <w:rsid w:val="00DF64E9"/>
    <w:rsid w:val="00DF6D19"/>
    <w:rsid w:val="00DF6ED2"/>
    <w:rsid w:val="00DF70F5"/>
    <w:rsid w:val="00E1346A"/>
    <w:rsid w:val="00E15F3E"/>
    <w:rsid w:val="00E160F8"/>
    <w:rsid w:val="00E2252C"/>
    <w:rsid w:val="00E24B6D"/>
    <w:rsid w:val="00E270C0"/>
    <w:rsid w:val="00E33A30"/>
    <w:rsid w:val="00E33F7C"/>
    <w:rsid w:val="00E36D82"/>
    <w:rsid w:val="00E36FF7"/>
    <w:rsid w:val="00E4010A"/>
    <w:rsid w:val="00E4444B"/>
    <w:rsid w:val="00E45014"/>
    <w:rsid w:val="00E45A86"/>
    <w:rsid w:val="00E460B9"/>
    <w:rsid w:val="00E471F9"/>
    <w:rsid w:val="00E51601"/>
    <w:rsid w:val="00E51965"/>
    <w:rsid w:val="00E5413B"/>
    <w:rsid w:val="00E57335"/>
    <w:rsid w:val="00E5756D"/>
    <w:rsid w:val="00E6148A"/>
    <w:rsid w:val="00E638A0"/>
    <w:rsid w:val="00E67121"/>
    <w:rsid w:val="00E704E6"/>
    <w:rsid w:val="00E71137"/>
    <w:rsid w:val="00E7198D"/>
    <w:rsid w:val="00E721F4"/>
    <w:rsid w:val="00E72670"/>
    <w:rsid w:val="00E735AF"/>
    <w:rsid w:val="00E73DF3"/>
    <w:rsid w:val="00E743D0"/>
    <w:rsid w:val="00E74CA6"/>
    <w:rsid w:val="00E75E3D"/>
    <w:rsid w:val="00E77173"/>
    <w:rsid w:val="00E77F33"/>
    <w:rsid w:val="00E8360E"/>
    <w:rsid w:val="00E84491"/>
    <w:rsid w:val="00E84F43"/>
    <w:rsid w:val="00E854E8"/>
    <w:rsid w:val="00E85663"/>
    <w:rsid w:val="00E902DD"/>
    <w:rsid w:val="00E93A8F"/>
    <w:rsid w:val="00E9731C"/>
    <w:rsid w:val="00EA4E4C"/>
    <w:rsid w:val="00EA4F7E"/>
    <w:rsid w:val="00EA7873"/>
    <w:rsid w:val="00EB04B7"/>
    <w:rsid w:val="00EB3D49"/>
    <w:rsid w:val="00EB402D"/>
    <w:rsid w:val="00EB54F0"/>
    <w:rsid w:val="00EB7992"/>
    <w:rsid w:val="00EB79B4"/>
    <w:rsid w:val="00EC0104"/>
    <w:rsid w:val="00EC0184"/>
    <w:rsid w:val="00EC029E"/>
    <w:rsid w:val="00EC23B5"/>
    <w:rsid w:val="00EC2D7A"/>
    <w:rsid w:val="00EC35B8"/>
    <w:rsid w:val="00EC467F"/>
    <w:rsid w:val="00EC633A"/>
    <w:rsid w:val="00ED1B9D"/>
    <w:rsid w:val="00ED305B"/>
    <w:rsid w:val="00ED3241"/>
    <w:rsid w:val="00ED35EC"/>
    <w:rsid w:val="00ED7F64"/>
    <w:rsid w:val="00EE056F"/>
    <w:rsid w:val="00EE0FB9"/>
    <w:rsid w:val="00EE464B"/>
    <w:rsid w:val="00EE57AD"/>
    <w:rsid w:val="00EF36CC"/>
    <w:rsid w:val="00EF43F5"/>
    <w:rsid w:val="00EF74D7"/>
    <w:rsid w:val="00EF7CB3"/>
    <w:rsid w:val="00F0030C"/>
    <w:rsid w:val="00F017AF"/>
    <w:rsid w:val="00F041C4"/>
    <w:rsid w:val="00F110E1"/>
    <w:rsid w:val="00F12CFB"/>
    <w:rsid w:val="00F14812"/>
    <w:rsid w:val="00F1598C"/>
    <w:rsid w:val="00F17109"/>
    <w:rsid w:val="00F20BC6"/>
    <w:rsid w:val="00F21403"/>
    <w:rsid w:val="00F24504"/>
    <w:rsid w:val="00F255FC"/>
    <w:rsid w:val="00F259B0"/>
    <w:rsid w:val="00F26A20"/>
    <w:rsid w:val="00F276C9"/>
    <w:rsid w:val="00F30A78"/>
    <w:rsid w:val="00F31359"/>
    <w:rsid w:val="00F3649F"/>
    <w:rsid w:val="00F40690"/>
    <w:rsid w:val="00F43B8F"/>
    <w:rsid w:val="00F460E8"/>
    <w:rsid w:val="00F51486"/>
    <w:rsid w:val="00F51785"/>
    <w:rsid w:val="00F52645"/>
    <w:rsid w:val="00F530D7"/>
    <w:rsid w:val="00F541E6"/>
    <w:rsid w:val="00F56604"/>
    <w:rsid w:val="00F618C9"/>
    <w:rsid w:val="00F62B65"/>
    <w:rsid w:val="00F62F49"/>
    <w:rsid w:val="00F640BF"/>
    <w:rsid w:val="00F65F80"/>
    <w:rsid w:val="00F67523"/>
    <w:rsid w:val="00F675E9"/>
    <w:rsid w:val="00F70754"/>
    <w:rsid w:val="00F711E5"/>
    <w:rsid w:val="00F743C5"/>
    <w:rsid w:val="00F74809"/>
    <w:rsid w:val="00F773E9"/>
    <w:rsid w:val="00F77926"/>
    <w:rsid w:val="00F77C48"/>
    <w:rsid w:val="00F81102"/>
    <w:rsid w:val="00F83A19"/>
    <w:rsid w:val="00F85667"/>
    <w:rsid w:val="00F879A1"/>
    <w:rsid w:val="00F92FC4"/>
    <w:rsid w:val="00F944E5"/>
    <w:rsid w:val="00F94638"/>
    <w:rsid w:val="00F95DCC"/>
    <w:rsid w:val="00F96F2C"/>
    <w:rsid w:val="00F9793C"/>
    <w:rsid w:val="00FA0B1C"/>
    <w:rsid w:val="00FA0C14"/>
    <w:rsid w:val="00FA137A"/>
    <w:rsid w:val="00FA1919"/>
    <w:rsid w:val="00FA21EF"/>
    <w:rsid w:val="00FA2EB8"/>
    <w:rsid w:val="00FA2F68"/>
    <w:rsid w:val="00FA5504"/>
    <w:rsid w:val="00FA6392"/>
    <w:rsid w:val="00FB4B02"/>
    <w:rsid w:val="00FB5F50"/>
    <w:rsid w:val="00FB7F86"/>
    <w:rsid w:val="00FC20C9"/>
    <w:rsid w:val="00FC2831"/>
    <w:rsid w:val="00FC2D40"/>
    <w:rsid w:val="00FC3600"/>
    <w:rsid w:val="00FC4A9F"/>
    <w:rsid w:val="00FC4C3D"/>
    <w:rsid w:val="00FC565B"/>
    <w:rsid w:val="00FC5AE1"/>
    <w:rsid w:val="00FC6D1D"/>
    <w:rsid w:val="00FD1A81"/>
    <w:rsid w:val="00FE006E"/>
    <w:rsid w:val="00FE197E"/>
    <w:rsid w:val="00FE300E"/>
    <w:rsid w:val="00FE75C7"/>
    <w:rsid w:val="00FF0DF1"/>
    <w:rsid w:val="00FF0EB1"/>
    <w:rsid w:val="00FF1A7D"/>
    <w:rsid w:val="00FF26AA"/>
    <w:rsid w:val="00FF4B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DB12594D-3C83-4712-9422-A1F2C7788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6550A"/>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markedcontent">
    <w:name w:val="markedcontent"/>
    <w:basedOn w:val="Fontepargpadro"/>
    <w:rsid w:val="001409DA"/>
  </w:style>
  <w:style w:type="paragraph" w:styleId="NormalWeb">
    <w:name w:val="Normal (Web)"/>
    <w:basedOn w:val="Normal"/>
    <w:uiPriority w:val="99"/>
    <w:semiHidden/>
    <w:unhideWhenUsed/>
    <w:rsid w:val="00DC5F49"/>
    <w:pPr>
      <w:keepNext w:val="0"/>
      <w:keepLines w:val="0"/>
      <w:spacing w:before="100" w:beforeAutospacing="1" w:after="100" w:afterAutospacing="1"/>
    </w:pPr>
  </w:style>
  <w:style w:type="paragraph" w:styleId="Legenda">
    <w:name w:val="caption"/>
    <w:basedOn w:val="Normal"/>
    <w:next w:val="Normal"/>
    <w:uiPriority w:val="35"/>
    <w:qFormat/>
    <w:rsid w:val="006C1874"/>
    <w:pPr>
      <w:spacing w:after="200"/>
    </w:pPr>
    <w:rPr>
      <w:i/>
      <w:iCs/>
      <w:color w:val="44546A" w:themeColor="text2"/>
      <w:sz w:val="18"/>
      <w:szCs w:val="18"/>
    </w:rPr>
  </w:style>
  <w:style w:type="character" w:customStyle="1" w:styleId="normaltextrun">
    <w:name w:val="normaltextrun"/>
    <w:rsid w:val="005903A3"/>
  </w:style>
  <w:style w:type="character" w:customStyle="1" w:styleId="eop">
    <w:name w:val="eop"/>
    <w:rsid w:val="005903A3"/>
  </w:style>
  <w:style w:type="character" w:customStyle="1" w:styleId="fontstyle01">
    <w:name w:val="fontstyle01"/>
    <w:basedOn w:val="Fontepargpadro"/>
    <w:rsid w:val="009F030A"/>
    <w:rPr>
      <w:rFonts w:ascii="Arial" w:hAnsi="Arial" w:cs="Arial" w:hint="default"/>
      <w:b w:val="0"/>
      <w:bCs w:val="0"/>
      <w:i w:val="0"/>
      <w:iCs w:val="0"/>
      <w:color w:val="000000"/>
      <w:sz w:val="22"/>
      <w:szCs w:val="22"/>
    </w:rPr>
  </w:style>
  <w:style w:type="character" w:customStyle="1" w:styleId="fontstyle21">
    <w:name w:val="fontstyle21"/>
    <w:basedOn w:val="Fontepargpadro"/>
    <w:rsid w:val="00AC71B8"/>
    <w:rPr>
      <w:rFonts w:ascii="Arial" w:hAnsi="Arial" w:cs="Arial" w:hint="default"/>
      <w:b w:val="0"/>
      <w:bCs w:val="0"/>
      <w:i/>
      <w:iCs/>
      <w:color w:val="000000"/>
      <w:sz w:val="22"/>
      <w:szCs w:val="22"/>
    </w:rPr>
  </w:style>
  <w:style w:type="character" w:customStyle="1" w:styleId="fontstyle31">
    <w:name w:val="fontstyle31"/>
    <w:basedOn w:val="Fontepargpadro"/>
    <w:rsid w:val="003A6EB5"/>
    <w:rPr>
      <w:rFonts w:ascii="Calibri" w:hAnsi="Calibri" w:cs="Calibri" w:hint="default"/>
      <w:b w:val="0"/>
      <w:bCs w:val="0"/>
      <w:i w:val="0"/>
      <w:iCs w:val="0"/>
      <w:color w:val="000000"/>
      <w:sz w:val="22"/>
      <w:szCs w:val="22"/>
    </w:rPr>
  </w:style>
  <w:style w:type="character" w:customStyle="1" w:styleId="c-bibliographic-informationvalue">
    <w:name w:val="c-bibliographic-information__value"/>
    <w:basedOn w:val="Fontepargpadro"/>
    <w:rsid w:val="002A5D84"/>
  </w:style>
  <w:style w:type="character" w:styleId="MenoPendente">
    <w:name w:val="Unresolved Mention"/>
    <w:basedOn w:val="Fontepargpadro"/>
    <w:uiPriority w:val="99"/>
    <w:semiHidden/>
    <w:unhideWhenUsed/>
    <w:rsid w:val="00522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6166672">
      <w:bodyDiv w:val="1"/>
      <w:marLeft w:val="0"/>
      <w:marRight w:val="0"/>
      <w:marTop w:val="0"/>
      <w:marBottom w:val="0"/>
      <w:divBdr>
        <w:top w:val="none" w:sz="0" w:space="0" w:color="auto"/>
        <w:left w:val="none" w:sz="0" w:space="0" w:color="auto"/>
        <w:bottom w:val="none" w:sz="0" w:space="0" w:color="auto"/>
        <w:right w:val="none" w:sz="0" w:space="0" w:color="auto"/>
      </w:divBdr>
    </w:div>
    <w:div w:id="301271204">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61864163">
      <w:bodyDiv w:val="1"/>
      <w:marLeft w:val="0"/>
      <w:marRight w:val="0"/>
      <w:marTop w:val="0"/>
      <w:marBottom w:val="0"/>
      <w:divBdr>
        <w:top w:val="none" w:sz="0" w:space="0" w:color="auto"/>
        <w:left w:val="none" w:sz="0" w:space="0" w:color="auto"/>
        <w:bottom w:val="none" w:sz="0" w:space="0" w:color="auto"/>
        <w:right w:val="none" w:sz="0" w:space="0" w:color="auto"/>
      </w:divBdr>
    </w:div>
    <w:div w:id="815030769">
      <w:bodyDiv w:val="1"/>
      <w:marLeft w:val="0"/>
      <w:marRight w:val="0"/>
      <w:marTop w:val="0"/>
      <w:marBottom w:val="0"/>
      <w:divBdr>
        <w:top w:val="none" w:sz="0" w:space="0" w:color="auto"/>
        <w:left w:val="none" w:sz="0" w:space="0" w:color="auto"/>
        <w:bottom w:val="none" w:sz="0" w:space="0" w:color="auto"/>
        <w:right w:val="none" w:sz="0" w:space="0" w:color="auto"/>
      </w:divBdr>
      <w:divsChild>
        <w:div w:id="1532720574">
          <w:marLeft w:val="0"/>
          <w:marRight w:val="0"/>
          <w:marTop w:val="0"/>
          <w:marBottom w:val="0"/>
          <w:divBdr>
            <w:top w:val="none" w:sz="0" w:space="0" w:color="auto"/>
            <w:left w:val="none" w:sz="0" w:space="0" w:color="auto"/>
            <w:bottom w:val="none" w:sz="0" w:space="0" w:color="auto"/>
            <w:right w:val="none" w:sz="0" w:space="0" w:color="auto"/>
          </w:divBdr>
          <w:divsChild>
            <w:div w:id="30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4497899">
      <w:bodyDiv w:val="1"/>
      <w:marLeft w:val="0"/>
      <w:marRight w:val="0"/>
      <w:marTop w:val="0"/>
      <w:marBottom w:val="0"/>
      <w:divBdr>
        <w:top w:val="none" w:sz="0" w:space="0" w:color="auto"/>
        <w:left w:val="none" w:sz="0" w:space="0" w:color="auto"/>
        <w:bottom w:val="none" w:sz="0" w:space="0" w:color="auto"/>
        <w:right w:val="none" w:sz="0" w:space="0" w:color="auto"/>
      </w:divBdr>
      <w:divsChild>
        <w:div w:id="1809589519">
          <w:marLeft w:val="0"/>
          <w:marRight w:val="0"/>
          <w:marTop w:val="0"/>
          <w:marBottom w:val="0"/>
          <w:divBdr>
            <w:top w:val="none" w:sz="0" w:space="0" w:color="auto"/>
            <w:left w:val="none" w:sz="0" w:space="0" w:color="auto"/>
            <w:bottom w:val="none" w:sz="0" w:space="0" w:color="auto"/>
            <w:right w:val="none" w:sz="0" w:space="0" w:color="auto"/>
          </w:divBdr>
          <w:divsChild>
            <w:div w:id="1453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6011945">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9440747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75968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DCEDE4-4070-41A1-ABD0-F4AD8A507ED5}">
  <we:reference id="f78a3046-9e99-4300-aa2b-5814002b01a2" version="1.35.0.0" store="EXCatalog" storeType="EXCatalog"/>
  <we:alternateReferences>
    <we:reference id="WA104382081" version="1.35.0.0" store="pt-B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2698967B8EE3F4E8751ABE7EDEEAFB7" ma:contentTypeVersion="12" ma:contentTypeDescription="Crie um novo documento." ma:contentTypeScope="" ma:versionID="dc82a0f935b91ca4b2b1a6d1bd7b6c81">
  <xsd:schema xmlns:xsd="http://www.w3.org/2001/XMLSchema" xmlns:xs="http://www.w3.org/2001/XMLSchema" xmlns:p="http://schemas.microsoft.com/office/2006/metadata/properties" xmlns:ns3="319a0431-a3ea-4874-a4cd-aa8d7929279a" xmlns:ns4="5d6a6c79-ea46-419e-ac37-19dce5d3e598" targetNamespace="http://schemas.microsoft.com/office/2006/metadata/properties" ma:root="true" ma:fieldsID="c478565588592b7a481d11f7e7a83d7a" ns3:_="" ns4:_="">
    <xsd:import namespace="319a0431-a3ea-4874-a4cd-aa8d7929279a"/>
    <xsd:import namespace="5d6a6c79-ea46-419e-ac37-19dce5d3e5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a0431-a3ea-4874-a4cd-aa8d792927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6a6c79-ea46-419e-ac37-19dce5d3e59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76C09A-32A9-406B-A8D1-8839B373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a0431-a3ea-4874-a4cd-aa8d7929279a"/>
    <ds:schemaRef ds:uri="5d6a6c79-ea46-419e-ac37-19dce5d3e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9</Pages>
  <Words>4793</Words>
  <Characters>25883</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3</cp:revision>
  <cp:lastPrinted>2022-10-15T13:20:00Z</cp:lastPrinted>
  <dcterms:created xsi:type="dcterms:W3CDTF">2022-10-15T13:20:00Z</dcterms:created>
  <dcterms:modified xsi:type="dcterms:W3CDTF">2022-11-09T00:10:00Z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0x010100F2698967B8EE3F4E8751ABE7EDEEAFB7</vt:lpwstr>
  </property>
  <property fmtid="{D5CDD505-2E9C-101B-9397-08002B2CF9AE}" pid="3" name="MSIP_Label_8c28577e-0e52-49e2-b52e-02bb75ccb8f1_Enabled">
    <vt:lpwstr>true</vt:lpwstr>
  </property>
  <property fmtid="{D5CDD505-2E9C-101B-9397-08002B2CF9AE}" pid="4" name="MSIP_Label_8c28577e-0e52-49e2-b52e-02bb75ccb8f1_SetDate">
    <vt:lpwstr>2022-10-04T11:33:26Z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35a5e11f-c73c-47be-99c5-6aa1c25214ae</vt:lpwstr>
  </property>
  <property fmtid="{D5CDD505-2E9C-101B-9397-08002B2CF9AE}" pid="9" name="MSIP_Label_8c28577e-0e52-49e2-b52e-02bb75ccb8f1_ContentBits">
    <vt:lpwstr>0</vt:lpwstr>
  </property>
</Properties>
</file>