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rsidRPr="00AA36EF" w14:paraId="5C456027" w14:textId="77777777" w:rsidTr="008F7CE2">
        <w:tc>
          <w:tcPr>
            <w:tcW w:w="5387" w:type="dxa"/>
            <w:shd w:val="clear" w:color="auto" w:fill="auto"/>
          </w:tcPr>
          <w:p w14:paraId="676AE144" w14:textId="1C550E50" w:rsidR="00F0030C" w:rsidRPr="00AA36EF" w:rsidRDefault="00F0030C" w:rsidP="00BE39CF">
            <w:pPr>
              <w:pStyle w:val="Cabealho"/>
              <w:tabs>
                <w:tab w:val="clear" w:pos="8640"/>
                <w:tab w:val="right" w:pos="8931"/>
              </w:tabs>
              <w:ind w:right="141"/>
            </w:pPr>
            <w:r w:rsidRPr="00AA36EF">
              <w:rPr>
                <w:rStyle w:val="Nmerodepgina"/>
              </w:rPr>
              <w:t>( ) PRÉ-PROJETO     (</w:t>
            </w:r>
            <w:r w:rsidRPr="00AA36EF">
              <w:t> </w:t>
            </w:r>
            <w:r w:rsidR="00F264E8">
              <w:t>X</w:t>
            </w:r>
            <w:r w:rsidRPr="00AA36EF">
              <w:t xml:space="preserve"> ) </w:t>
            </w:r>
            <w:r w:rsidRPr="00AA36EF">
              <w:rPr>
                <w:rStyle w:val="Nmerodepgina"/>
              </w:rPr>
              <w:t xml:space="preserve">PROJETO </w:t>
            </w:r>
          </w:p>
        </w:tc>
        <w:tc>
          <w:tcPr>
            <w:tcW w:w="3685" w:type="dxa"/>
            <w:shd w:val="clear" w:color="auto" w:fill="auto"/>
          </w:tcPr>
          <w:p w14:paraId="0A50E3F2" w14:textId="14E24749" w:rsidR="00F0030C" w:rsidRPr="00AA36EF" w:rsidRDefault="00AF754D" w:rsidP="00784093">
            <w:pPr>
              <w:pStyle w:val="Cabealho"/>
              <w:tabs>
                <w:tab w:val="clear" w:pos="8640"/>
                <w:tab w:val="right" w:pos="8931"/>
              </w:tabs>
              <w:ind w:right="141"/>
              <w:jc w:val="right"/>
              <w:rPr>
                <w:rStyle w:val="Nmerodepgina"/>
              </w:rPr>
            </w:pPr>
            <w:r w:rsidRPr="00AA36EF">
              <w:t>ANO/SEMESTRE:</w:t>
            </w:r>
            <w:r w:rsidRPr="00AA36EF">
              <w:rPr>
                <w:spacing w:val="-5"/>
              </w:rPr>
              <w:t xml:space="preserve"> </w:t>
            </w:r>
            <w:r w:rsidRPr="00AA36EF">
              <w:t>2022/2</w:t>
            </w:r>
          </w:p>
        </w:tc>
      </w:tr>
    </w:tbl>
    <w:p w14:paraId="5790B21A" w14:textId="77777777" w:rsidR="00F0030C" w:rsidRPr="00AA36EF" w:rsidRDefault="00F0030C" w:rsidP="001E682E">
      <w:pPr>
        <w:pStyle w:val="TF-TTULO"/>
      </w:pPr>
    </w:p>
    <w:p w14:paraId="147108DD" w14:textId="4BBC18FA" w:rsidR="002B0EDC" w:rsidRPr="00AA36EF" w:rsidRDefault="001807AB" w:rsidP="001E682E">
      <w:pPr>
        <w:pStyle w:val="TF-TTULO"/>
      </w:pPr>
      <w:r w:rsidRPr="00AA36EF">
        <w:t>Protótipo</w:t>
      </w:r>
      <w:r w:rsidR="00962D20" w:rsidRPr="00AA36EF">
        <w:t xml:space="preserve"> DE </w:t>
      </w:r>
      <w:r w:rsidR="00AF754D" w:rsidRPr="00AA36EF">
        <w:t>visão computacional para</w:t>
      </w:r>
      <w:r w:rsidR="00E8394C">
        <w:t xml:space="preserve"> busca</w:t>
      </w:r>
      <w:r w:rsidR="00962D20" w:rsidRPr="00AA36EF">
        <w:t xml:space="preserve"> DE FOTOS </w:t>
      </w:r>
      <w:r w:rsidR="0062052D">
        <w:t>utilizando algoritmos de</w:t>
      </w:r>
      <w:r w:rsidR="00E8394C">
        <w:t xml:space="preserve"> reconhecimento</w:t>
      </w:r>
      <w:r w:rsidR="00AF754D" w:rsidRPr="00AA36EF">
        <w:t xml:space="preserve"> fac</w:t>
      </w:r>
      <w:r w:rsidR="00E8394C">
        <w:t>ial</w:t>
      </w:r>
      <w:r w:rsidR="00AF754D" w:rsidRPr="00AA36EF">
        <w:t xml:space="preserve"> </w:t>
      </w:r>
    </w:p>
    <w:p w14:paraId="4F6DBB7C" w14:textId="7BF17238" w:rsidR="001E682E" w:rsidRPr="00AA36EF" w:rsidRDefault="00D65195" w:rsidP="00752038">
      <w:pPr>
        <w:pStyle w:val="TF-AUTOR0"/>
      </w:pPr>
      <w:r w:rsidRPr="00AA36EF">
        <w:t>Jadiel dos Santos</w:t>
      </w:r>
    </w:p>
    <w:p w14:paraId="04F0E178" w14:textId="060116F0" w:rsidR="001E682E" w:rsidRDefault="001E682E" w:rsidP="00D65195">
      <w:pPr>
        <w:pStyle w:val="TF-AUTOR0"/>
      </w:pPr>
      <w:r w:rsidRPr="00AA36EF">
        <w:t xml:space="preserve">Prof. </w:t>
      </w:r>
      <w:r w:rsidR="00D65195" w:rsidRPr="00AA36EF">
        <w:t>Aurélio Faustino Hoppe</w:t>
      </w:r>
      <w:r w:rsidR="001807AB" w:rsidRPr="00AA36EF">
        <w:t xml:space="preserve"> - orientador</w:t>
      </w:r>
    </w:p>
    <w:p w14:paraId="28066913" w14:textId="77A97213"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67E70A79" w14:textId="77777777" w:rsidR="00E8394C" w:rsidRDefault="002107DD" w:rsidP="00D1094D">
      <w:pPr>
        <w:pStyle w:val="TF-TEXTO"/>
      </w:pPr>
      <w:commentRangeStart w:id="9"/>
      <w:r>
        <w:t xml:space="preserve">Nós, seres humanos, </w:t>
      </w:r>
      <w:r w:rsidRPr="00990DA9">
        <w:t>somos</w:t>
      </w:r>
      <w:r>
        <w:t xml:space="preserve"> excelentes em </w:t>
      </w:r>
      <w:commentRangeEnd w:id="9"/>
      <w:r w:rsidR="00552C64">
        <w:rPr>
          <w:rStyle w:val="Refdecomentrio"/>
        </w:rPr>
        <w:commentReference w:id="9"/>
      </w:r>
      <w:r>
        <w:t>reconhecer instantaneamente uma grande variedade de objetos de forma automática, mesmo sem perceber</w:t>
      </w:r>
      <w:r w:rsidR="00270170">
        <w:t>.</w:t>
      </w:r>
      <w:r>
        <w:t xml:space="preserve"> </w:t>
      </w:r>
      <w:r w:rsidR="00270170">
        <w:t>I</w:t>
      </w:r>
      <w:r>
        <w:t>sso ocorre devido a capacidade de processamento do nosso cérebro em fazer operações complexas</w:t>
      </w:r>
      <w:r w:rsidR="00270170">
        <w:t>,</w:t>
      </w:r>
      <w:r>
        <w:t xml:space="preserve"> </w:t>
      </w:r>
      <w:r w:rsidR="00270170">
        <w:t>tornando-se</w:t>
      </w:r>
      <w:r w:rsidR="00CF558D">
        <w:t xml:space="preserve"> possível o </w:t>
      </w:r>
      <w:r>
        <w:t>reconhec</w:t>
      </w:r>
      <w:r w:rsidR="00CF558D">
        <w:t>imento de</w:t>
      </w:r>
      <w:r>
        <w:t xml:space="preserve"> padrões (</w:t>
      </w:r>
      <w:r w:rsidRPr="00277600">
        <w:t xml:space="preserve">SANCHEZ-MORENO </w:t>
      </w:r>
      <w:r w:rsidRPr="00CF558D">
        <w:rPr>
          <w:i/>
          <w:iCs/>
        </w:rPr>
        <w:t>et al</w:t>
      </w:r>
      <w:r>
        <w:t>., 2021</w:t>
      </w:r>
      <w:commentRangeStart w:id="10"/>
      <w:r>
        <w:t>).</w:t>
      </w:r>
      <w:r w:rsidR="00CF558D">
        <w:t xml:space="preserve"> </w:t>
      </w:r>
    </w:p>
    <w:p w14:paraId="73F4A442" w14:textId="4982E07B" w:rsidR="00D1094D" w:rsidRDefault="00E94925" w:rsidP="00D1094D">
      <w:pPr>
        <w:pStyle w:val="TF-TEXTO"/>
        <w:rPr>
          <w:sz w:val="24"/>
        </w:rPr>
      </w:pPr>
      <w:r>
        <w:t xml:space="preserve">Neste </w:t>
      </w:r>
      <w:commentRangeEnd w:id="10"/>
      <w:r w:rsidR="00552C64">
        <w:rPr>
          <w:rStyle w:val="Refdecomentrio"/>
        </w:rPr>
        <w:commentReference w:id="10"/>
      </w:r>
      <w:r>
        <w:t>sentido</w:t>
      </w:r>
      <w:r w:rsidR="00D1094D">
        <w:t>, segundo Almeida e Bento (20</w:t>
      </w:r>
      <w:r w:rsidR="00E03870">
        <w:t>22</w:t>
      </w:r>
      <w:r w:rsidR="00D1094D">
        <w:t>), uma das características mais notáveis da visão humana é a capacidade de reconhecer faces. Esta capacidade, desenvolvida durante a infância, está na base das nossas relações sociais e tem desempenhado um papel de grande importância na nossa evolução enquanto espécie (ALMEIDA; BENTO, 20</w:t>
      </w:r>
      <w:r w:rsidR="00E03870">
        <w:t>22</w:t>
      </w:r>
      <w:r w:rsidR="00D1094D">
        <w:t>).</w:t>
      </w:r>
    </w:p>
    <w:p w14:paraId="22F69A59" w14:textId="56B5652E" w:rsidR="00E94925" w:rsidRDefault="00D1094D" w:rsidP="00E94925">
      <w:pPr>
        <w:pStyle w:val="TF-TEXTO"/>
      </w:pPr>
      <w:r>
        <w:t>Segundo Faria (20</w:t>
      </w:r>
      <w:r w:rsidR="00A479BD">
        <w:t>22</w:t>
      </w:r>
      <w:r>
        <w:t xml:space="preserve">), </w:t>
      </w:r>
      <w:r w:rsidR="00A8002F">
        <w:t>o</w:t>
      </w:r>
      <w:r w:rsidR="00E37483" w:rsidRPr="00E37483">
        <w:t xml:space="preserve"> reconhecimento facial é um dos processos de identificação mais utilizados pelos seres humanos, pois permite identificar rapidamente qualquer pessoa e assim definir o tipo apropriado de interação com ela</w:t>
      </w:r>
      <w:r w:rsidR="00E37483">
        <w:t>.</w:t>
      </w:r>
      <w:r>
        <w:t xml:space="preserve"> </w:t>
      </w:r>
      <w:r w:rsidR="00E94925">
        <w:t>Para Zhang e Zhang (2010), o</w:t>
      </w:r>
      <w:r>
        <w:t xml:space="preserve"> reconhecimento facial</w:t>
      </w:r>
      <w:r w:rsidR="00935C4B">
        <w:t xml:space="preserve"> é uma parte essencial na comunicação entre pessoas e máquinas. </w:t>
      </w:r>
      <w:r w:rsidR="007232FA">
        <w:t>Ainda</w:t>
      </w:r>
      <w:ins w:id="11" w:author="Andreza Sartori" w:date="2022-12-16T07:34:00Z">
        <w:r w:rsidR="00BE2808">
          <w:t>,</w:t>
        </w:r>
      </w:ins>
      <w:r w:rsidR="007232FA">
        <w:t xml:space="preserve"> d</w:t>
      </w:r>
      <w:r w:rsidR="00E94925">
        <w:t>e acordo com os autores</w:t>
      </w:r>
      <w:r w:rsidR="00935C4B">
        <w:t xml:space="preserve">, </w:t>
      </w:r>
      <w:r>
        <w:t xml:space="preserve">o reconhecimento facial </w:t>
      </w:r>
      <w:r w:rsidR="007232FA">
        <w:t>também</w:t>
      </w:r>
      <w:r>
        <w:t xml:space="preserve"> </w:t>
      </w:r>
      <w:r w:rsidR="00935C4B">
        <w:t xml:space="preserve">possibilita o uso de </w:t>
      </w:r>
      <w:r w:rsidR="00E94925">
        <w:t>diversos</w:t>
      </w:r>
      <w:r w:rsidR="00935C4B">
        <w:t xml:space="preserve"> algoritmos de análises faciais em ambientes reais, dos quais se encaixam: </w:t>
      </w:r>
      <w:r w:rsidR="00E94925">
        <w:t xml:space="preserve">modelagem, detecção, </w:t>
      </w:r>
      <w:r w:rsidR="00935C4B">
        <w:t>reconhecimento</w:t>
      </w:r>
      <w:r w:rsidR="00E94925">
        <w:t xml:space="preserve"> e</w:t>
      </w:r>
      <w:r w:rsidR="00935C4B">
        <w:t xml:space="preserve"> rastreamento de </w:t>
      </w:r>
      <w:r w:rsidR="00E94925">
        <w:t>faces</w:t>
      </w:r>
      <w:r w:rsidR="00935C4B">
        <w:t xml:space="preserve">. </w:t>
      </w:r>
    </w:p>
    <w:p w14:paraId="79212EEE" w14:textId="3C5991C5" w:rsidR="00935C4B" w:rsidRDefault="00935C4B" w:rsidP="00E94925">
      <w:pPr>
        <w:pStyle w:val="TF-TEXTO"/>
      </w:pPr>
      <w:r>
        <w:t xml:space="preserve">Para </w:t>
      </w:r>
      <w:r w:rsidRPr="00017808">
        <w:t>Yang, Kriegman e Ahuja (2002)</w:t>
      </w:r>
      <w:r w:rsidR="00C927F4">
        <w:t>,</w:t>
      </w:r>
      <w:r>
        <w:t xml:space="preserve"> </w:t>
      </w:r>
      <w:r w:rsidR="00E94925">
        <w:t>o reconhecimento facial</w:t>
      </w:r>
      <w:r>
        <w:t xml:space="preserve"> serve para determinar a existência de um rosto em uma imagem e, se existir, deve também retornar </w:t>
      </w:r>
      <w:r w:rsidR="00F367C3">
        <w:t>aonde</w:t>
      </w:r>
      <w:r>
        <w:t xml:space="preserve"> </w:t>
      </w:r>
      <w:r w:rsidR="00E8394C">
        <w:t>ele</w:t>
      </w:r>
      <w:r>
        <w:t xml:space="preserve"> está posicionado na imagem. Embora seja fácil para uma pessoa, para uma máquina é uma história totalmente diferente, quando levado em consideração as dificuldades apresentadas nesse processo por conta das diversas condições existentes que variam desde tamanho, posição, grau de rotação, luminosidade, oclusões até expressões da pessoa detectada.</w:t>
      </w:r>
    </w:p>
    <w:p w14:paraId="7A138D21" w14:textId="7DA0D88E" w:rsidR="009874A9" w:rsidRDefault="001917C1" w:rsidP="00801B2B">
      <w:pPr>
        <w:pStyle w:val="TF-TEXTO"/>
        <w:rPr>
          <w:rStyle w:val="markedcontent"/>
        </w:rPr>
      </w:pPr>
      <w:r w:rsidRPr="00801B2B">
        <w:t xml:space="preserve">Na literatura sobre reconhecimento facial, </w:t>
      </w:r>
      <w:r w:rsidR="00FB0232" w:rsidRPr="00801B2B">
        <w:t>encontram-se</w:t>
      </w:r>
      <w:r w:rsidRPr="00801B2B">
        <w:t xml:space="preserve"> diversas abordagens quanto a detecção, as quais, em sua maioria, se baseiam nas características do rosto, tais como</w:t>
      </w:r>
      <w:r w:rsidR="00801B2B">
        <w:t xml:space="preserve"> a</w:t>
      </w:r>
      <w:r w:rsidRPr="00801B2B">
        <w:t xml:space="preserve"> distância entre os olhos, comprimento do nariz, ossos laterais e cavidade orbital, entre outros.</w:t>
      </w:r>
      <w:r w:rsidR="00FB0232" w:rsidRPr="00801B2B">
        <w:t xml:space="preserve"> Já em relação as etapas realizadas para efetuar o reconhecimento, </w:t>
      </w:r>
      <w:r w:rsidR="00613A5D" w:rsidRPr="00801B2B">
        <w:t>constam (i) a detecção das faces em um</w:t>
      </w:r>
      <w:r w:rsidR="00B513F2" w:rsidRPr="00801B2B">
        <w:t>a</w:t>
      </w:r>
      <w:r w:rsidR="00613A5D" w:rsidRPr="00801B2B">
        <w:t xml:space="preserve"> imagem, (ii) extração de suas características, (iii) busca por imagens semelhantes em uma base de dados.</w:t>
      </w:r>
      <w:r w:rsidR="00B513F2" w:rsidRPr="00801B2B">
        <w:t xml:space="preserve"> Neste sentido, a grande problemática</w:t>
      </w:r>
      <w:r w:rsidR="00CE5D56">
        <w:t xml:space="preserve"> do reconhecimento facial</w:t>
      </w:r>
      <w:r w:rsidR="00B513F2" w:rsidRPr="00801B2B">
        <w:t xml:space="preserve"> encontra-se justamente em relação a detecção das faces na imagem</w:t>
      </w:r>
      <w:r w:rsidR="009874A9" w:rsidRPr="00801B2B">
        <w:rPr>
          <w:rStyle w:val="markedcontent"/>
        </w:rPr>
        <w:t xml:space="preserve">. </w:t>
      </w:r>
      <w:r w:rsidR="004B2F49">
        <w:rPr>
          <w:rStyle w:val="markedcontent"/>
        </w:rPr>
        <w:t>Oh</w:t>
      </w:r>
      <w:r w:rsidR="009874A9" w:rsidRPr="00801B2B">
        <w:rPr>
          <w:rStyle w:val="markedcontent"/>
        </w:rPr>
        <w:t xml:space="preserve"> </w:t>
      </w:r>
      <w:r w:rsidR="009874A9" w:rsidRPr="00D91ED6">
        <w:rPr>
          <w:rStyle w:val="markedcontent"/>
          <w:i/>
          <w:iCs/>
        </w:rPr>
        <w:t>et al</w:t>
      </w:r>
      <w:r w:rsidR="00D91ED6">
        <w:rPr>
          <w:rStyle w:val="markedcontent"/>
        </w:rPr>
        <w:t>.</w:t>
      </w:r>
      <w:r w:rsidR="009874A9" w:rsidRPr="00801B2B">
        <w:rPr>
          <w:rStyle w:val="markedcontent"/>
        </w:rPr>
        <w:t xml:space="preserve"> (2016) listam </w:t>
      </w:r>
      <w:r w:rsidR="00CE5D56">
        <w:rPr>
          <w:rStyle w:val="markedcontent"/>
        </w:rPr>
        <w:t>duas</w:t>
      </w:r>
      <w:r w:rsidR="009874A9" w:rsidRPr="00801B2B">
        <w:rPr>
          <w:rStyle w:val="markedcontent"/>
        </w:rPr>
        <w:t xml:space="preserve"> dimensões capazes de afetar a identificação de um indivíduo num</w:t>
      </w:r>
      <w:r w:rsidR="009874A9" w:rsidRPr="00801B2B">
        <w:t xml:space="preserve"> </w:t>
      </w:r>
      <w:r w:rsidR="009874A9" w:rsidRPr="00801B2B">
        <w:rPr>
          <w:rStyle w:val="markedcontent"/>
        </w:rPr>
        <w:t>sistema de reconhecimento facial: a quantidade de cabeças etiquetadas</w:t>
      </w:r>
      <w:r w:rsidR="00CE5D56">
        <w:rPr>
          <w:rStyle w:val="markedcontent"/>
        </w:rPr>
        <w:t xml:space="preserve"> e</w:t>
      </w:r>
      <w:r w:rsidR="009874A9" w:rsidRPr="00801B2B">
        <w:rPr>
          <w:rStyle w:val="markedcontent"/>
        </w:rPr>
        <w:t xml:space="preserve"> </w:t>
      </w:r>
      <w:r w:rsidR="00CE5D56">
        <w:rPr>
          <w:rStyle w:val="markedcontent"/>
        </w:rPr>
        <w:t>o</w:t>
      </w:r>
      <w:r w:rsidR="009874A9" w:rsidRPr="00801B2B">
        <w:rPr>
          <w:rStyle w:val="markedcontent"/>
        </w:rPr>
        <w:t xml:space="preserve"> tipo de </w:t>
      </w:r>
      <w:r w:rsidR="00CE5D56">
        <w:rPr>
          <w:rStyle w:val="markedcontent"/>
        </w:rPr>
        <w:t>oclusão</w:t>
      </w:r>
      <w:r w:rsidR="00801B2B">
        <w:rPr>
          <w:rStyle w:val="markedcontent"/>
        </w:rPr>
        <w:t xml:space="preserve"> </w:t>
      </w:r>
      <w:r w:rsidR="009874A9" w:rsidRPr="00801B2B">
        <w:rPr>
          <w:rStyle w:val="markedcontent"/>
        </w:rPr>
        <w:t>do rosto</w:t>
      </w:r>
      <w:r w:rsidR="00CE5D56">
        <w:rPr>
          <w:rStyle w:val="markedcontent"/>
        </w:rPr>
        <w:t>.</w:t>
      </w:r>
    </w:p>
    <w:p w14:paraId="7F4FB351" w14:textId="13F6FA09" w:rsidR="00126223" w:rsidRDefault="00126223" w:rsidP="00126223">
      <w:pPr>
        <w:pStyle w:val="TF-TEXTO"/>
      </w:pPr>
      <w:r>
        <w:t xml:space="preserve">De acordo com He </w:t>
      </w:r>
      <w:r w:rsidRPr="0037580A">
        <w:rPr>
          <w:i/>
          <w:iCs/>
        </w:rPr>
        <w:t>et al</w:t>
      </w:r>
      <w:r w:rsidRPr="00CF558D">
        <w:rPr>
          <w:i/>
          <w:iCs/>
        </w:rPr>
        <w:t>.</w:t>
      </w:r>
      <w:r>
        <w:t xml:space="preserve"> (2019, p. 1), o reconhecimento facial, como um problema fundamental da área de visão computacional, tem sido bastante pesquisado nos últimos anos. O</w:t>
      </w:r>
      <w:r w:rsidRPr="00374287">
        <w:t xml:space="preserve"> primeiro sistema semiautomatizado para o reconhecimento da face exigia que o seu administrador localizasse características nas fotografias (por exemplo, olhos, orelhas, nariz e boca) antes do sistema calcular distâncias e </w:t>
      </w:r>
      <w:r>
        <w:t>características</w:t>
      </w:r>
      <w:r w:rsidRPr="00374287">
        <w:t xml:space="preserve"> para um ponto de referência comum</w:t>
      </w:r>
      <w:r>
        <w:t>.</w:t>
      </w:r>
      <w:r w:rsidRPr="00374287">
        <w:t xml:space="preserve"> </w:t>
      </w:r>
      <w:r>
        <w:t>Atualmente, a tecnologia de reconhecimento facial está sendo utilizada para o combate à fraude,</w:t>
      </w:r>
      <w:r w:rsidR="007232FA">
        <w:t xml:space="preserve"> acesso </w:t>
      </w:r>
      <w:r w:rsidR="004F5860">
        <w:t>a</w:t>
      </w:r>
      <w:r w:rsidR="007232FA">
        <w:t xml:space="preserve"> contas bancárias ou empresas, </w:t>
      </w:r>
      <w:r>
        <w:t xml:space="preserve">para a identificação de </w:t>
      </w:r>
      <w:r w:rsidR="007232FA">
        <w:t xml:space="preserve">criminosos, </w:t>
      </w:r>
      <w:r w:rsidR="007232FA" w:rsidRPr="00A94D41">
        <w:t>seleção ou busca de conteúdos</w:t>
      </w:r>
      <w:r w:rsidR="007232FA">
        <w:t>, entre muitos outros cenários</w:t>
      </w:r>
      <w:r>
        <w:t xml:space="preserve"> (</w:t>
      </w:r>
      <w:r w:rsidR="00E03870">
        <w:t>ALMEIDA; BENTO, 2022</w:t>
      </w:r>
      <w:r>
        <w:t xml:space="preserve">). </w:t>
      </w:r>
    </w:p>
    <w:p w14:paraId="0C4AF463" w14:textId="3831D48D" w:rsidR="00C77658" w:rsidRDefault="00BA31AD" w:rsidP="007232FA">
      <w:pPr>
        <w:pStyle w:val="TF-TEXTO"/>
      </w:pPr>
      <w:r>
        <w:t>Ainda</w:t>
      </w:r>
      <w:r w:rsidR="00C77658">
        <w:t xml:space="preserve"> no </w:t>
      </w:r>
      <w:r w:rsidR="00020F91">
        <w:t>contexto fotográfico</w:t>
      </w:r>
      <w:r w:rsidR="00C77658">
        <w:t xml:space="preserve">, </w:t>
      </w:r>
      <w:r w:rsidR="00020F91">
        <w:t>n</w:t>
      </w:r>
      <w:r w:rsidR="00C77658">
        <w:t>o qual a</w:t>
      </w:r>
      <w:r w:rsidR="006E4255">
        <w:t xml:space="preserve">tualmente </w:t>
      </w:r>
      <w:r w:rsidR="00F367C3">
        <w:t>a</w:t>
      </w:r>
      <w:r w:rsidR="00C77658">
        <w:t xml:space="preserve"> necessidade de organização se torna mais latente, pois o</w:t>
      </w:r>
      <w:r w:rsidR="00020F91">
        <w:t>s</w:t>
      </w:r>
      <w:r w:rsidR="00C77658">
        <w:t xml:space="preserve"> usuário</w:t>
      </w:r>
      <w:r w:rsidR="00020F91">
        <w:t>s</w:t>
      </w:r>
      <w:r w:rsidR="00C77658">
        <w:t xml:space="preserve"> </w:t>
      </w:r>
      <w:r w:rsidR="00020F91">
        <w:t xml:space="preserve">capturam </w:t>
      </w:r>
      <w:r w:rsidR="006E4255">
        <w:t xml:space="preserve">diariamente </w:t>
      </w:r>
      <w:r w:rsidR="00F367C3">
        <w:t>muitas imagens</w:t>
      </w:r>
      <w:r w:rsidR="00020F91">
        <w:t xml:space="preserve"> e</w:t>
      </w:r>
      <w:r w:rsidR="00C77658">
        <w:t>,</w:t>
      </w:r>
      <w:r w:rsidR="00020F91">
        <w:t xml:space="preserve"> ao </w:t>
      </w:r>
      <w:r>
        <w:t>mesmo tempo</w:t>
      </w:r>
      <w:r w:rsidR="00020F91">
        <w:t xml:space="preserve">, enfrentam dificuldades </w:t>
      </w:r>
      <w:r w:rsidR="00D1130D">
        <w:t>para</w:t>
      </w:r>
      <w:r w:rsidR="00020F91">
        <w:t xml:space="preserve"> </w:t>
      </w:r>
      <w:r w:rsidR="00C77658">
        <w:t xml:space="preserve">recuperar </w:t>
      </w:r>
      <w:r w:rsidR="00020F91">
        <w:t xml:space="preserve">fotos de </w:t>
      </w:r>
      <w:r w:rsidR="00C77658">
        <w:t>uma determinada pessoa</w:t>
      </w:r>
      <w:r w:rsidR="00D1130D">
        <w:t xml:space="preserve"> ou momento</w:t>
      </w:r>
      <w:r w:rsidR="009F7847">
        <w:t xml:space="preserve"> sem ter</w:t>
      </w:r>
      <w:r w:rsidR="006E4255">
        <w:t xml:space="preserve"> </w:t>
      </w:r>
      <w:r w:rsidR="009F7847">
        <w:t>que percorre</w:t>
      </w:r>
      <w:r w:rsidR="006E4255">
        <w:t>r</w:t>
      </w:r>
      <w:r w:rsidR="009F7847">
        <w:t xml:space="preserve"> </w:t>
      </w:r>
      <w:r>
        <w:t>ou</w:t>
      </w:r>
      <w:r w:rsidR="00D1130D">
        <w:t xml:space="preserve"> visualiza</w:t>
      </w:r>
      <w:r w:rsidR="006E4255">
        <w:t>r</w:t>
      </w:r>
      <w:r w:rsidR="00D1130D">
        <w:t xml:space="preserve"> todas a imagens.</w:t>
      </w:r>
      <w:r w:rsidR="0062052D">
        <w:t xml:space="preserve"> I</w:t>
      </w:r>
      <w:r w:rsidR="00C77658">
        <w:t>sso ocorre</w:t>
      </w:r>
      <w:r w:rsidR="0062052D">
        <w:t>, segundo Almeida e Bento (2022),</w:t>
      </w:r>
      <w:r w:rsidR="00C77658">
        <w:t xml:space="preserve"> porque ao serem transferidas</w:t>
      </w:r>
      <w:r w:rsidR="00D1130D">
        <w:t xml:space="preserve"> ou armazenadas</w:t>
      </w:r>
      <w:r w:rsidR="00C77658">
        <w:t xml:space="preserve">, as imagens </w:t>
      </w:r>
      <w:r w:rsidR="00D1130D">
        <w:t>apenas</w:t>
      </w:r>
      <w:r w:rsidR="006E4255">
        <w:t xml:space="preserve"> são</w:t>
      </w:r>
      <w:r w:rsidR="00D1130D">
        <w:t xml:space="preserve"> identificadas por </w:t>
      </w:r>
      <w:r w:rsidR="00C77658">
        <w:t>um código de números e/ou letras como título</w:t>
      </w:r>
      <w:r w:rsidR="00425127">
        <w:t>, não possuindo uma identificação pelo seu conteúdo.</w:t>
      </w:r>
    </w:p>
    <w:p w14:paraId="744DBFC6" w14:textId="3DFBC754" w:rsidR="00F13254" w:rsidRDefault="00F13254" w:rsidP="00F13254">
      <w:pPr>
        <w:pStyle w:val="TF-TEXTO"/>
      </w:pPr>
      <w:r w:rsidRPr="006A1826">
        <w:t xml:space="preserve">Diante deste </w:t>
      </w:r>
      <w:r>
        <w:t>cenário</w:t>
      </w:r>
      <w:r w:rsidRPr="006A1826">
        <w:t xml:space="preserve">, este trabalho </w:t>
      </w:r>
      <w:r>
        <w:t>levanta</w:t>
      </w:r>
      <w:r w:rsidRPr="006A1826">
        <w:t xml:space="preserve"> as seguintes questões de pesquisa: (i) </w:t>
      </w:r>
      <w:r>
        <w:t xml:space="preserve">algoritmos de reconhecimento facial, </w:t>
      </w:r>
      <w:r w:rsidRPr="006A1826">
        <w:t xml:space="preserve">técnicas de </w:t>
      </w:r>
      <w:r>
        <w:t xml:space="preserve">visão computacional e </w:t>
      </w:r>
      <w:r w:rsidRPr="006A1826">
        <w:t>aprendizado de máquina</w:t>
      </w:r>
      <w:r w:rsidR="00425127">
        <w:t xml:space="preserve"> podem viabilizar um protótipo que emula a percepção visual humana </w:t>
      </w:r>
      <w:r w:rsidR="00402ECA">
        <w:t>em</w:t>
      </w:r>
      <w:r w:rsidR="00425127">
        <w:t xml:space="preserve"> detectar e reconhecer uma mesma face em várias fotos</w:t>
      </w:r>
      <w:r w:rsidRPr="006A1826">
        <w:t xml:space="preserve">? (ii) </w:t>
      </w:r>
      <w:r w:rsidR="00425127">
        <w:t>em qual circunstâncias/cenários isso se torna possível</w:t>
      </w:r>
      <w:r w:rsidRPr="006A1826">
        <w:t>?</w:t>
      </w:r>
      <w:r w:rsidR="00F51279">
        <w:t xml:space="preserve"> (iii) </w:t>
      </w:r>
      <w:r w:rsidR="00A76E78">
        <w:t>fotógrafos</w:t>
      </w:r>
      <w:r w:rsidR="0062052D">
        <w:t xml:space="preserve"> e usuários comuns </w:t>
      </w:r>
      <w:r w:rsidR="00F51279">
        <w:t>p</w:t>
      </w:r>
      <w:r w:rsidR="00A76E78">
        <w:t xml:space="preserve">odem usufruir deste recurso para realizar a separação das fotos por pessoas que constam </w:t>
      </w:r>
      <w:r w:rsidR="00402ECA">
        <w:t>nas imagens capturadas</w:t>
      </w:r>
      <w:r w:rsidR="00A76E78">
        <w:t>?</w:t>
      </w:r>
    </w:p>
    <w:p w14:paraId="58ECC569" w14:textId="230D1141" w:rsidR="00C35E57" w:rsidRDefault="00F255FC" w:rsidP="005E589D">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lastRenderedPageBreak/>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6B6067F2" w14:textId="5D729688" w:rsidR="00574450" w:rsidRPr="00D0449B" w:rsidRDefault="00574450" w:rsidP="00D0449B">
      <w:pPr>
        <w:pStyle w:val="TF-TEXTO"/>
      </w:pPr>
      <w:r w:rsidRPr="00D0449B">
        <w:t xml:space="preserve">O objetivo deste </w:t>
      </w:r>
      <w:r>
        <w:rPr>
          <w:rStyle w:val="fontstyle01"/>
        </w:rPr>
        <w:t>trabalho é disponibilizar um protótipo de visão computacional que utilize algoritmos de reconhecimento facial para localizar/agrupar fotos a partir de uma imagem de entrada.</w:t>
      </w:r>
    </w:p>
    <w:p w14:paraId="770203D4" w14:textId="77777777" w:rsidR="00C35E57" w:rsidRPr="00D0449B" w:rsidRDefault="00C35E57" w:rsidP="00D0449B">
      <w:pPr>
        <w:pStyle w:val="TF-TEXTO"/>
      </w:pPr>
      <w:r w:rsidRPr="00D0449B">
        <w:t>Os objetivos específicos são:</w:t>
      </w:r>
    </w:p>
    <w:p w14:paraId="301B7AB9" w14:textId="407CF513" w:rsidR="005B058B" w:rsidRPr="00D0449B" w:rsidRDefault="005B058B" w:rsidP="00D0449B">
      <w:pPr>
        <w:pStyle w:val="TF-ALNEA"/>
      </w:pPr>
      <w:r w:rsidRPr="00D0449B">
        <w:t>investigar as técnicas</w:t>
      </w:r>
      <w:r w:rsidR="00A76E78">
        <w:t xml:space="preserve"> de </w:t>
      </w:r>
      <w:r w:rsidR="00A76E78">
        <w:rPr>
          <w:rStyle w:val="fontstyle01"/>
        </w:rPr>
        <w:t>aprendizado de máquina</w:t>
      </w:r>
      <w:r w:rsidRPr="00D0449B">
        <w:t xml:space="preserve"> mais utilizadas na detecção e reconhecimento de faces; </w:t>
      </w:r>
    </w:p>
    <w:p w14:paraId="293FDB28" w14:textId="6F2EBA68" w:rsidR="005B058B" w:rsidRDefault="005B058B" w:rsidP="00D0449B">
      <w:pPr>
        <w:pStyle w:val="TF-ALNEA"/>
      </w:pPr>
      <w:r w:rsidRPr="00D0449B">
        <w:t xml:space="preserve">analisar a qualidade mínima das </w:t>
      </w:r>
      <w:r w:rsidR="006168D7" w:rsidRPr="00D0449B">
        <w:t>imagens</w:t>
      </w:r>
      <w:r w:rsidRPr="00D0449B">
        <w:t xml:space="preserve"> para realizar a detecção</w:t>
      </w:r>
      <w:r w:rsidR="00574450">
        <w:t xml:space="preserve"> e </w:t>
      </w:r>
      <w:r w:rsidR="00ED04D7">
        <w:t xml:space="preserve">o </w:t>
      </w:r>
      <w:r w:rsidR="00574450">
        <w:t>reconhecimento</w:t>
      </w:r>
      <w:r w:rsidRPr="00D0449B">
        <w:t xml:space="preserve"> facial; </w:t>
      </w:r>
    </w:p>
    <w:p w14:paraId="6EB207E9" w14:textId="7E9011CF" w:rsidR="00ED04D7" w:rsidRPr="00D0449B" w:rsidRDefault="00ED04D7" w:rsidP="00D0449B">
      <w:pPr>
        <w:pStyle w:val="TF-ALNEA"/>
      </w:pPr>
      <w:r>
        <w:t xml:space="preserve">disponibilizar uma aplicação </w:t>
      </w:r>
      <w:r w:rsidRPr="00A76E78">
        <w:rPr>
          <w:i/>
          <w:iCs/>
        </w:rPr>
        <w:t>web</w:t>
      </w:r>
      <w:r w:rsidR="004F5860">
        <w:t xml:space="preserve"> que </w:t>
      </w:r>
      <w:r w:rsidR="008C5931">
        <w:t>facilite o gerenciamento</w:t>
      </w:r>
      <w:r w:rsidR="004F5860">
        <w:t xml:space="preserve"> </w:t>
      </w:r>
      <w:r w:rsidR="008C5931">
        <w:t>e busca das</w:t>
      </w:r>
      <w:r w:rsidR="004F5860">
        <w:t xml:space="preserve"> imagens</w:t>
      </w:r>
      <w:r w:rsidR="008C5931">
        <w:t>/fotos</w:t>
      </w:r>
      <w:r>
        <w:t>;</w:t>
      </w:r>
    </w:p>
    <w:p w14:paraId="42E9869F" w14:textId="161FE2AE" w:rsidR="005B058B" w:rsidRPr="00D0449B" w:rsidRDefault="005B058B" w:rsidP="00D0449B">
      <w:pPr>
        <w:pStyle w:val="TF-ALNEA"/>
      </w:pPr>
      <w:r w:rsidRPr="00D0449B">
        <w:t>analisar e comparar a precisão dos algoritmos utilizados n</w:t>
      </w:r>
      <w:r w:rsidR="006168D7" w:rsidRPr="00D0449B">
        <w:t xml:space="preserve">a seleção e agrupamento </w:t>
      </w:r>
      <w:r w:rsidR="004F5860">
        <w:t>d</w:t>
      </w:r>
      <w:r w:rsidR="006168D7" w:rsidRPr="00D0449B">
        <w:t>as imagens por indivíduo</w:t>
      </w:r>
      <w:r w:rsidR="00D0449B" w:rsidRPr="00D0449B">
        <w:t>.</w:t>
      </w:r>
    </w:p>
    <w:p w14:paraId="372DC3A3" w14:textId="751698EC" w:rsidR="00A44581" w:rsidRDefault="00A44581" w:rsidP="00544BBE">
      <w:pPr>
        <w:pStyle w:val="Ttulo1"/>
      </w:pPr>
      <w:bookmarkStart w:id="26" w:name="_Toc419598587"/>
      <w:r>
        <w:t xml:space="preserve">trabalhos </w:t>
      </w:r>
      <w:r w:rsidRPr="00FC4A9F">
        <w:t>correlatos</w:t>
      </w:r>
    </w:p>
    <w:p w14:paraId="4C2B16C4" w14:textId="14E429A7" w:rsidR="00870802" w:rsidRPr="0001593D" w:rsidRDefault="00F966E6" w:rsidP="00544BBE">
      <w:pPr>
        <w:pStyle w:val="TF-TEXTO"/>
      </w:pPr>
      <w:r w:rsidRPr="0001593D">
        <w:t>Nesta seção s</w:t>
      </w:r>
      <w:r w:rsidR="00544BBE" w:rsidRPr="0001593D">
        <w:t xml:space="preserve">ão apresentados trabalhos com características semelhantes aos principais objetivos do estudo proposto. </w:t>
      </w:r>
      <w:r w:rsidRPr="0001593D">
        <w:t>A</w:t>
      </w:r>
      <w:r w:rsidR="00D06347" w:rsidRPr="0001593D">
        <w:t xml:space="preserve"> seção </w:t>
      </w:r>
      <w:r w:rsidR="00D06347" w:rsidRPr="0001593D">
        <w:fldChar w:fldCharType="begin"/>
      </w:r>
      <w:r w:rsidR="00D06347" w:rsidRPr="0001593D">
        <w:instrText xml:space="preserve"> REF _Ref115223201 \r \h </w:instrText>
      </w:r>
      <w:r w:rsidRPr="0001593D">
        <w:instrText xml:space="preserve"> \* MERGEFORMAT </w:instrText>
      </w:r>
      <w:r w:rsidR="00D06347" w:rsidRPr="0001593D">
        <w:fldChar w:fldCharType="separate"/>
      </w:r>
      <w:r w:rsidR="007F30E9">
        <w:t>2.1</w:t>
      </w:r>
      <w:r w:rsidR="00D06347" w:rsidRPr="0001593D">
        <w:fldChar w:fldCharType="end"/>
      </w:r>
      <w:r w:rsidR="00544BBE" w:rsidRPr="0001593D">
        <w:t xml:space="preserve"> </w:t>
      </w:r>
      <w:r w:rsidRPr="0001593D">
        <w:t xml:space="preserve">descreve o </w:t>
      </w:r>
      <w:r w:rsidR="00544BBE" w:rsidRPr="0001593D">
        <w:t xml:space="preserve">processo de detecção de faces </w:t>
      </w:r>
      <w:r w:rsidR="00653F19" w:rsidRPr="0001593D">
        <w:t xml:space="preserve">por meio das regiões e atributos faciais: cabelo, olho, nariz, boca e barba </w:t>
      </w:r>
      <w:r w:rsidR="00544BBE" w:rsidRPr="0001593D">
        <w:t xml:space="preserve">(YANG </w:t>
      </w:r>
      <w:r w:rsidR="00544BBE" w:rsidRPr="0001593D">
        <w:rPr>
          <w:i/>
          <w:iCs/>
        </w:rPr>
        <w:t>et al</w:t>
      </w:r>
      <w:r w:rsidR="00544BBE" w:rsidRPr="0001593D">
        <w:t>., 2018</w:t>
      </w:r>
      <w:r w:rsidR="008B080A">
        <w:t>b</w:t>
      </w:r>
      <w:r w:rsidR="00544BBE" w:rsidRPr="0001593D">
        <w:t>)</w:t>
      </w:r>
      <w:r w:rsidR="00D06347" w:rsidRPr="0001593D">
        <w:t>.</w:t>
      </w:r>
      <w:r w:rsidR="00544BBE" w:rsidRPr="0001593D">
        <w:t xml:space="preserve"> </w:t>
      </w:r>
      <w:r w:rsidR="00D0449B">
        <w:t>A</w:t>
      </w:r>
      <w:r w:rsidR="00D06347" w:rsidRPr="0001593D">
        <w:t xml:space="preserve"> seção </w:t>
      </w:r>
      <w:r w:rsidR="00D06347" w:rsidRPr="0001593D">
        <w:fldChar w:fldCharType="begin"/>
      </w:r>
      <w:r w:rsidR="00D06347" w:rsidRPr="0001593D">
        <w:instrText xml:space="preserve"> REF _Ref115223238 \r \h </w:instrText>
      </w:r>
      <w:r w:rsidRPr="0001593D">
        <w:instrText xml:space="preserve"> \* MERGEFORMAT </w:instrText>
      </w:r>
      <w:r w:rsidR="00D06347" w:rsidRPr="0001593D">
        <w:fldChar w:fldCharType="separate"/>
      </w:r>
      <w:r w:rsidR="007F30E9">
        <w:t>2.2</w:t>
      </w:r>
      <w:r w:rsidR="00D06347" w:rsidRPr="0001593D">
        <w:fldChar w:fldCharType="end"/>
      </w:r>
      <w:r w:rsidR="00544BBE" w:rsidRPr="0001593D">
        <w:t xml:space="preserve"> </w:t>
      </w:r>
      <w:r w:rsidRPr="0001593D">
        <w:t>discorre</w:t>
      </w:r>
      <w:r w:rsidR="00D06347" w:rsidRPr="0001593D">
        <w:t xml:space="preserve"> </w:t>
      </w:r>
      <w:r w:rsidRPr="0001593D">
        <w:t xml:space="preserve">sobre </w:t>
      </w:r>
      <w:r w:rsidR="00D0449B">
        <w:t>o</w:t>
      </w:r>
      <w:r w:rsidR="00544BBE" w:rsidRPr="0001593D">
        <w:t xml:space="preserve"> método de reconhecimento de faces implementado </w:t>
      </w:r>
      <w:r w:rsidRPr="0001593D">
        <w:t>através de</w:t>
      </w:r>
      <w:r w:rsidR="00544BBE" w:rsidRPr="0001593D">
        <w:t xml:space="preserve"> </w:t>
      </w:r>
      <w:r w:rsidRPr="0001593D">
        <w:t>uma r</w:t>
      </w:r>
      <w:r w:rsidR="00544BBE" w:rsidRPr="0001593D">
        <w:t xml:space="preserve">ede de </w:t>
      </w:r>
      <w:r w:rsidR="00DF2D08" w:rsidRPr="0001593D">
        <w:t xml:space="preserve">Face </w:t>
      </w:r>
      <w:r w:rsidR="00544BBE" w:rsidRPr="0001593D">
        <w:t>Deformável (HE</w:t>
      </w:r>
      <w:r w:rsidR="00544BBE" w:rsidRPr="0001593D">
        <w:rPr>
          <w:i/>
          <w:iCs/>
        </w:rPr>
        <w:t xml:space="preserve"> et al</w:t>
      </w:r>
      <w:r w:rsidR="00544BBE" w:rsidRPr="0001593D">
        <w:t>., 2019)</w:t>
      </w:r>
      <w:r w:rsidR="00D06347" w:rsidRPr="0001593D">
        <w:t>.</w:t>
      </w:r>
      <w:r w:rsidRPr="0001593D">
        <w:t xml:space="preserve"> Por fim, a</w:t>
      </w:r>
      <w:r w:rsidR="00D06347" w:rsidRPr="0001593D">
        <w:t xml:space="preserve"> seção </w:t>
      </w:r>
      <w:r w:rsidR="00532CBA" w:rsidRPr="0001593D">
        <w:fldChar w:fldCharType="begin"/>
      </w:r>
      <w:r w:rsidR="00532CBA" w:rsidRPr="0001593D">
        <w:instrText xml:space="preserve"> REF _Ref115223294 \r \h </w:instrText>
      </w:r>
      <w:r w:rsidRPr="0001593D">
        <w:instrText xml:space="preserve"> \* MERGEFORMAT </w:instrText>
      </w:r>
      <w:r w:rsidR="00532CBA" w:rsidRPr="0001593D">
        <w:fldChar w:fldCharType="separate"/>
      </w:r>
      <w:r w:rsidR="007F30E9">
        <w:t>2.3</w:t>
      </w:r>
      <w:r w:rsidR="00532CBA" w:rsidRPr="0001593D">
        <w:fldChar w:fldCharType="end"/>
      </w:r>
      <w:r w:rsidR="00EE0085" w:rsidRPr="0001593D">
        <w:t xml:space="preserve"> apresenta </w:t>
      </w:r>
      <w:r w:rsidR="0025784F">
        <w:t>o</w:t>
      </w:r>
      <w:r w:rsidR="00EE0085" w:rsidRPr="0001593D">
        <w:t xml:space="preserve"> método para reconhecimento facial em vídeos e fotos em tempo real (SANCHEZ-MORENO </w:t>
      </w:r>
      <w:r w:rsidR="00EE0085" w:rsidRPr="0001593D">
        <w:rPr>
          <w:i/>
          <w:iCs/>
        </w:rPr>
        <w:t>et al.</w:t>
      </w:r>
      <w:r w:rsidR="000A2DD2" w:rsidRPr="0001593D">
        <w:t>,</w:t>
      </w:r>
      <w:r w:rsidR="00EE0085" w:rsidRPr="0001593D">
        <w:t xml:space="preserve"> 2021)</w:t>
      </w:r>
      <w:r w:rsidR="000A2DD2" w:rsidRPr="0001593D">
        <w:t>.</w:t>
      </w:r>
    </w:p>
    <w:p w14:paraId="4BC56702" w14:textId="77D470F2" w:rsidR="00A44581" w:rsidRPr="00446653" w:rsidRDefault="00FC5DD5" w:rsidP="0050085E">
      <w:pPr>
        <w:pStyle w:val="Ttulo2"/>
        <w:rPr>
          <w:lang w:val="en-US"/>
        </w:rPr>
      </w:pPr>
      <w:bookmarkStart w:id="27" w:name="_Ref115223201"/>
      <w:r w:rsidRPr="00446653">
        <w:rPr>
          <w:lang w:val="en-US"/>
        </w:rPr>
        <w:t>Faceness-Net: Face Detection through Deep Facial Part Responses</w:t>
      </w:r>
      <w:bookmarkEnd w:id="27"/>
    </w:p>
    <w:p w14:paraId="3478DD66" w14:textId="2DE3B456" w:rsidR="00E3623F" w:rsidRPr="0001593D" w:rsidRDefault="00E3623F" w:rsidP="00E3623F">
      <w:pPr>
        <w:pStyle w:val="TF-TEXTO"/>
      </w:pPr>
      <w:r w:rsidRPr="0001593D">
        <w:t xml:space="preserve">Yang </w:t>
      </w:r>
      <w:r w:rsidRPr="0001593D">
        <w:rPr>
          <w:i/>
          <w:iCs/>
        </w:rPr>
        <w:t>et al</w:t>
      </w:r>
      <w:r w:rsidRPr="0001593D">
        <w:t>. (2018</w:t>
      </w:r>
      <w:r w:rsidR="008B080A">
        <w:t>b</w:t>
      </w:r>
      <w:r w:rsidRPr="0001593D">
        <w:t xml:space="preserve">) propuseram um método para melhorar o processo de detecção facial. Segundo os autores, embora as </w:t>
      </w:r>
      <w:r w:rsidRPr="0001593D">
        <w:rPr>
          <w:i/>
          <w:iCs/>
        </w:rPr>
        <w:t>bounding boxes</w:t>
      </w:r>
      <w:r w:rsidRPr="0001593D">
        <w:t xml:space="preserve"> de face sejam utilizadas como padrão de entrada em detectores de faces, a utilidade desses atributos ainda é pouco explorada. Neste sentido, eles apresentam o conceito de que a supervisão de atributos faciais pode aumentar a capacidade de uma </w:t>
      </w:r>
      <w:del w:id="28" w:author="Andreza Sartori" w:date="2022-12-16T08:09:00Z">
        <w:r w:rsidRPr="0001593D" w:rsidDel="00684253">
          <w:delText>r</w:delText>
        </w:r>
      </w:del>
      <w:ins w:id="29" w:author="Andreza Sartori" w:date="2022-12-16T08:09:00Z">
        <w:r w:rsidR="00684253">
          <w:t>R</w:t>
        </w:r>
      </w:ins>
      <w:r w:rsidRPr="0001593D">
        <w:t xml:space="preserve">ede </w:t>
      </w:r>
      <w:del w:id="30" w:author="Andreza Sartori" w:date="2022-12-16T08:09:00Z">
        <w:r w:rsidRPr="0001593D" w:rsidDel="00684253">
          <w:delText>neural</w:delText>
        </w:r>
        <w:r w:rsidR="00270170" w:rsidDel="00684253">
          <w:delText xml:space="preserve"> </w:delText>
        </w:r>
      </w:del>
      <w:ins w:id="31" w:author="Andreza Sartori" w:date="2022-12-16T08:09:00Z">
        <w:r w:rsidR="00684253">
          <w:t>N</w:t>
        </w:r>
        <w:r w:rsidR="00684253" w:rsidRPr="0001593D">
          <w:t>eural</w:t>
        </w:r>
        <w:r w:rsidR="00684253">
          <w:t xml:space="preserve"> </w:t>
        </w:r>
      </w:ins>
      <w:del w:id="32" w:author="Andreza Sartori" w:date="2022-12-16T08:09:00Z">
        <w:r w:rsidR="00270170" w:rsidDel="00684253">
          <w:delText>artificial</w:delText>
        </w:r>
        <w:r w:rsidRPr="0001593D" w:rsidDel="00684253">
          <w:delText xml:space="preserve"> </w:delText>
        </w:r>
      </w:del>
      <w:ins w:id="33" w:author="Andreza Sartori" w:date="2022-12-16T08:09:00Z">
        <w:r w:rsidR="00684253">
          <w:t>A</w:t>
        </w:r>
        <w:r w:rsidR="00684253">
          <w:t>rtificial</w:t>
        </w:r>
        <w:r w:rsidR="00684253">
          <w:t xml:space="preserve"> (RNA)</w:t>
        </w:r>
        <w:r w:rsidR="00684253" w:rsidRPr="0001593D">
          <w:t xml:space="preserve"> </w:t>
        </w:r>
      </w:ins>
      <w:r w:rsidRPr="0001593D">
        <w:t xml:space="preserve">em lidar com oclusões e posições diversas (YANG </w:t>
      </w:r>
      <w:r w:rsidRPr="0001593D">
        <w:rPr>
          <w:i/>
          <w:iCs/>
        </w:rPr>
        <w:t>et al</w:t>
      </w:r>
      <w:r w:rsidRPr="0001593D">
        <w:t>., 2018</w:t>
      </w:r>
      <w:r w:rsidR="008B080A">
        <w:t>b</w:t>
      </w:r>
      <w:r w:rsidRPr="0001593D">
        <w:t>).</w:t>
      </w:r>
    </w:p>
    <w:p w14:paraId="7A5A6C8E" w14:textId="64D5AACE" w:rsidR="000C7123" w:rsidRPr="0001593D" w:rsidRDefault="00E3623F" w:rsidP="00E3623F">
      <w:pPr>
        <w:pStyle w:val="TF-TEXTO"/>
      </w:pPr>
      <w:r w:rsidRPr="0001593D">
        <w:t xml:space="preserve">Segundo Yang </w:t>
      </w:r>
      <w:r w:rsidRPr="0001593D">
        <w:rPr>
          <w:i/>
          <w:iCs/>
        </w:rPr>
        <w:t>et al</w:t>
      </w:r>
      <w:r w:rsidRPr="0001593D">
        <w:t>. (2018</w:t>
      </w:r>
      <w:r w:rsidR="008B080A">
        <w:t>b</w:t>
      </w:r>
      <w:r w:rsidRPr="0001593D">
        <w:t>), utilizando</w:t>
      </w:r>
      <w:r w:rsidR="005934DC">
        <w:t>-se</w:t>
      </w:r>
      <w:r w:rsidRPr="0001593D">
        <w:t xml:space="preserve"> </w:t>
      </w:r>
      <w:r w:rsidR="005934DC">
        <w:t>d</w:t>
      </w:r>
      <w:r w:rsidRPr="0001593D">
        <w:t>o conceito d</w:t>
      </w:r>
      <w:r>
        <w:t>e</w:t>
      </w:r>
      <w:r w:rsidRPr="0001593D">
        <w:t xml:space="preserve"> supervisão </w:t>
      </w:r>
      <w:r>
        <w:t>dos</w:t>
      </w:r>
      <w:r w:rsidRPr="0001593D">
        <w:t xml:space="preserve"> atributos faciais, criou-se a Faceness-Net que possui dois estágios: (i) a </w:t>
      </w:r>
      <w:r w:rsidR="00270170">
        <w:t>rede neural convolucional</w:t>
      </w:r>
      <w:r w:rsidRPr="0001593D">
        <w:t xml:space="preserve"> (CNN) recebe uma imagem como </w:t>
      </w:r>
      <w:r w:rsidRPr="00A203B7">
        <w:rPr>
          <w:i/>
          <w:iCs/>
        </w:rPr>
        <w:t>input</w:t>
      </w:r>
      <w:r w:rsidRPr="0001593D">
        <w:t xml:space="preserve"> e gera um </w:t>
      </w:r>
      <w:r w:rsidRPr="0001593D">
        <w:rPr>
          <w:i/>
          <w:iCs/>
        </w:rPr>
        <w:t>partness map</w:t>
      </w:r>
      <w:r w:rsidRPr="0001593D">
        <w:rPr>
          <w:rStyle w:val="Refdenotaderodap"/>
          <w:i/>
          <w:iCs/>
        </w:rPr>
        <w:footnoteReference w:id="1"/>
      </w:r>
      <w:r w:rsidRPr="0001593D">
        <w:rPr>
          <w:i/>
          <w:iCs/>
        </w:rPr>
        <w:t xml:space="preserve">, </w:t>
      </w:r>
      <w:r w:rsidRPr="0001593D">
        <w:t xml:space="preserve">indicando 5 partes da face (cabelos, olhos, nariz, boca e barba). A partir disso, se estabelece o ranqueamento de algumas janelas candidatas utilizando pontos faciais; (ii) as janelas candidatas são refinadas objetivando otimizar as classificações de face e as </w:t>
      </w:r>
      <w:r w:rsidRPr="0001593D">
        <w:rPr>
          <w:i/>
          <w:iCs/>
        </w:rPr>
        <w:t>bounding box regression</w:t>
      </w:r>
      <w:r w:rsidRPr="0001593D">
        <w:t xml:space="preserve"> (YANG </w:t>
      </w:r>
      <w:r w:rsidRPr="0001593D">
        <w:rPr>
          <w:i/>
          <w:iCs/>
        </w:rPr>
        <w:t>et al.,</w:t>
      </w:r>
      <w:r w:rsidRPr="0001593D">
        <w:t xml:space="preserve"> 2018</w:t>
      </w:r>
      <w:r w:rsidR="008B080A">
        <w:t>b</w:t>
      </w:r>
      <w:r w:rsidRPr="0001593D">
        <w:t xml:space="preserve">). A </w:t>
      </w:r>
      <w:r w:rsidRPr="0001593D">
        <w:fldChar w:fldCharType="begin"/>
      </w:r>
      <w:r w:rsidRPr="0001593D">
        <w:instrText xml:space="preserve"> REF _Ref115149303 \h  \* MERGEFORMAT </w:instrText>
      </w:r>
      <w:r w:rsidRPr="0001593D">
        <w:fldChar w:fldCharType="separate"/>
      </w:r>
      <w:r w:rsidR="007F30E9" w:rsidRPr="0001593D">
        <w:t xml:space="preserve">Figura </w:t>
      </w:r>
      <w:r w:rsidR="007F30E9">
        <w:rPr>
          <w:noProof/>
        </w:rPr>
        <w:t>1</w:t>
      </w:r>
      <w:r w:rsidRPr="0001593D">
        <w:fldChar w:fldCharType="end"/>
      </w:r>
      <w:r w:rsidRPr="0001593D">
        <w:t xml:space="preserve"> demonstra os principais elementos da arquitetura Faceness-Net.</w:t>
      </w:r>
    </w:p>
    <w:p w14:paraId="018B90E9" w14:textId="245E9610" w:rsidR="00330B69" w:rsidRPr="00D934C6" w:rsidRDefault="00330B69" w:rsidP="00330B69">
      <w:pPr>
        <w:pStyle w:val="TF-LEGENDA"/>
      </w:pPr>
      <w:bookmarkStart w:id="34" w:name="_Ref115149303"/>
      <w:r w:rsidRPr="0001593D">
        <w:t xml:space="preserve">Figura </w:t>
      </w:r>
      <w:fldSimple w:instr=" SEQ Figura \* ARABIC ">
        <w:r w:rsidR="009279A7">
          <w:rPr>
            <w:noProof/>
          </w:rPr>
          <w:t>1</w:t>
        </w:r>
      </w:fldSimple>
      <w:bookmarkEnd w:id="34"/>
      <w:r w:rsidR="001A48A2" w:rsidRPr="0001593D">
        <w:t xml:space="preserve"> – </w:t>
      </w:r>
      <w:r w:rsidR="00CC5FC6" w:rsidRPr="0001593D">
        <w:t>A</w:t>
      </w:r>
      <w:r w:rsidR="001A48A2" w:rsidRPr="0001593D">
        <w:t>rquitetura</w:t>
      </w:r>
      <w:r w:rsidR="00CC5FC6" w:rsidRPr="0001593D">
        <w:t xml:space="preserve"> da</w:t>
      </w:r>
      <w:r w:rsidR="001A48A2" w:rsidRPr="0001593D">
        <w:t xml:space="preserve"> Faceness-Net</w:t>
      </w:r>
    </w:p>
    <w:tbl>
      <w:tblPr>
        <w:tblStyle w:val="Tabelacomgrade"/>
        <w:tblW w:w="0" w:type="auto"/>
        <w:tblLook w:val="04A0" w:firstRow="1" w:lastRow="0" w:firstColumn="1" w:lastColumn="0" w:noHBand="0" w:noVBand="1"/>
      </w:tblPr>
      <w:tblGrid>
        <w:gridCol w:w="9056"/>
      </w:tblGrid>
      <w:tr w:rsidR="00E015AB" w14:paraId="4B7E0314" w14:textId="77777777" w:rsidTr="00E015AB">
        <w:trPr>
          <w:trHeight w:val="3303"/>
        </w:trPr>
        <w:tc>
          <w:tcPr>
            <w:tcW w:w="9056" w:type="dxa"/>
            <w:vAlign w:val="center"/>
          </w:tcPr>
          <w:p w14:paraId="5735F17C" w14:textId="3C48F8B9" w:rsidR="00E015AB" w:rsidRDefault="00E015AB" w:rsidP="00E015AB">
            <w:pPr>
              <w:pStyle w:val="TF-FIGURA"/>
            </w:pPr>
            <w:r w:rsidRPr="00D934C6">
              <w:rPr>
                <w:noProof/>
              </w:rPr>
              <w:drawing>
                <wp:inline distT="0" distB="0" distL="0" distR="0" wp14:anchorId="567A9E9B" wp14:editId="5EBC2750">
                  <wp:extent cx="5506872" cy="191337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306" cy="1937847"/>
                          </a:xfrm>
                          <a:prstGeom prst="rect">
                            <a:avLst/>
                          </a:prstGeom>
                          <a:ln w="3175">
                            <a:noFill/>
                          </a:ln>
                        </pic:spPr>
                      </pic:pic>
                    </a:graphicData>
                  </a:graphic>
                </wp:inline>
              </w:drawing>
            </w:r>
          </w:p>
        </w:tc>
      </w:tr>
    </w:tbl>
    <w:p w14:paraId="341AC4C3" w14:textId="3BF29E9A" w:rsidR="00330B69" w:rsidRPr="00446653" w:rsidRDefault="00330B69" w:rsidP="00330B69">
      <w:pPr>
        <w:pStyle w:val="TF-FONTE"/>
        <w:rPr>
          <w:lang w:val="en-US"/>
        </w:rPr>
      </w:pPr>
      <w:r w:rsidRPr="00446653">
        <w:rPr>
          <w:lang w:val="en-US"/>
        </w:rPr>
        <w:t xml:space="preserve">Fonte: Yang </w:t>
      </w:r>
      <w:r w:rsidRPr="00446653">
        <w:rPr>
          <w:i/>
          <w:iCs/>
          <w:lang w:val="en-US"/>
        </w:rPr>
        <w:t>et al</w:t>
      </w:r>
      <w:r w:rsidRPr="00446653">
        <w:rPr>
          <w:lang w:val="en-US"/>
        </w:rPr>
        <w:t>. (2018</w:t>
      </w:r>
      <w:r w:rsidR="008B080A" w:rsidRPr="00446653">
        <w:rPr>
          <w:lang w:val="en-US"/>
        </w:rPr>
        <w:t>b</w:t>
      </w:r>
      <w:r w:rsidRPr="00446653">
        <w:rPr>
          <w:lang w:val="en-US"/>
        </w:rPr>
        <w:t>).</w:t>
      </w:r>
    </w:p>
    <w:p w14:paraId="11A57F99" w14:textId="100A3047" w:rsidR="00E3623F" w:rsidRDefault="00E3623F" w:rsidP="00E3623F">
      <w:pPr>
        <w:pStyle w:val="TF-TEXTO"/>
      </w:pPr>
      <w:r w:rsidRPr="00D934C6">
        <w:t xml:space="preserve">Yang </w:t>
      </w:r>
      <w:r w:rsidRPr="00E015AB">
        <w:rPr>
          <w:i/>
          <w:iCs/>
        </w:rPr>
        <w:t>et al</w:t>
      </w:r>
      <w:r w:rsidRPr="00D934C6">
        <w:t>. (2018</w:t>
      </w:r>
      <w:r w:rsidR="008B080A">
        <w:t>b</w:t>
      </w:r>
      <w:r w:rsidRPr="00D934C6">
        <w:t>) também apontam que o primeiro estágio da linha base</w:t>
      </w:r>
      <w:r>
        <w:t xml:space="preserve"> da</w:t>
      </w:r>
      <w:r w:rsidRPr="00D934C6">
        <w:t xml:space="preserve"> Faceness-Net consiste de múltiplas redes de reconhecimento de atributos para gerar mapas de resposta de diferentes partes da imagem. </w:t>
      </w:r>
      <w:r>
        <w:t>Para isso são utilizadas 5 redes, uma para cada componente da face, as quais compartilham da mesma estrutura com 7 camadas de conv</w:t>
      </w:r>
      <w:r w:rsidR="005934DC">
        <w:t>o</w:t>
      </w:r>
      <w:r>
        <w:t xml:space="preserve">lução e 2 de </w:t>
      </w:r>
      <w:r w:rsidRPr="00A21B27">
        <w:rPr>
          <w:i/>
          <w:iCs/>
        </w:rPr>
        <w:t>max-pooling</w:t>
      </w:r>
      <w:r>
        <w:t xml:space="preserve">. Ao fim da sétima convolução é gerado o </w:t>
      </w:r>
      <w:r w:rsidRPr="00E82AC8">
        <w:rPr>
          <w:i/>
          <w:iCs/>
        </w:rPr>
        <w:t>response map</w:t>
      </w:r>
      <w:r>
        <w:t>, no qual aplica</w:t>
      </w:r>
      <w:r w:rsidR="00B13CDE">
        <w:t>-se</w:t>
      </w:r>
      <w:r>
        <w:t xml:space="preserve"> a</w:t>
      </w:r>
      <w:r w:rsidRPr="00D934C6">
        <w:t xml:space="preserve"> normalização L2 e média ao longo dos canais</w:t>
      </w:r>
      <w:r>
        <w:t xml:space="preserve">, indicando a localização do componente facial. Posteriormente, realiza-se o </w:t>
      </w:r>
      <w:r w:rsidRPr="00650DFF">
        <w:rPr>
          <w:i/>
          <w:iCs/>
        </w:rPr>
        <w:t>unpooling</w:t>
      </w:r>
      <w:r>
        <w:t xml:space="preserve"> para que seja obtido o </w:t>
      </w:r>
      <w:r w:rsidRPr="00650DFF">
        <w:rPr>
          <w:i/>
          <w:iCs/>
        </w:rPr>
        <w:t>partness map</w:t>
      </w:r>
      <w:r>
        <w:t xml:space="preserve"> que será do mesmo tamanho da imagem inicial. Dessa forma, soma-se os </w:t>
      </w:r>
      <w:r w:rsidRPr="00345471">
        <w:rPr>
          <w:i/>
          <w:iCs/>
        </w:rPr>
        <w:t>partness map</w:t>
      </w:r>
      <w:r>
        <w:t xml:space="preserve"> para que sejam obtidas janelas d</w:t>
      </w:r>
      <w:r w:rsidR="00B13CDE">
        <w:t>a</w:t>
      </w:r>
      <w:r>
        <w:t xml:space="preserve"> </w:t>
      </w:r>
      <w:r w:rsidRPr="00345471">
        <w:rPr>
          <w:i/>
          <w:iCs/>
        </w:rPr>
        <w:t>face proposals</w:t>
      </w:r>
      <w:r>
        <w:rPr>
          <w:i/>
          <w:iCs/>
        </w:rPr>
        <w:t xml:space="preserve"> </w:t>
      </w:r>
      <w:r w:rsidRPr="00D934C6">
        <w:t xml:space="preserve">(YANG </w:t>
      </w:r>
      <w:r w:rsidRPr="004D6ACA">
        <w:rPr>
          <w:i/>
          <w:iCs/>
        </w:rPr>
        <w:t>et al</w:t>
      </w:r>
      <w:r w:rsidRPr="00D934C6">
        <w:t>., 2018</w:t>
      </w:r>
      <w:r w:rsidR="008B080A">
        <w:t>b</w:t>
      </w:r>
      <w:r w:rsidRPr="00D934C6">
        <w:t>).</w:t>
      </w:r>
    </w:p>
    <w:p w14:paraId="151CBEBE" w14:textId="579ECD5E" w:rsidR="00E3623F" w:rsidRDefault="00E3623F" w:rsidP="00E3623F">
      <w:pPr>
        <w:pStyle w:val="TF-TEXTO"/>
      </w:pPr>
      <w:r>
        <w:lastRenderedPageBreak/>
        <w:t xml:space="preserve">Segundo </w:t>
      </w:r>
      <w:r w:rsidRPr="00D934C6">
        <w:t xml:space="preserve">Yang </w:t>
      </w:r>
      <w:r w:rsidRPr="00E015AB">
        <w:rPr>
          <w:i/>
          <w:iCs/>
        </w:rPr>
        <w:t>et al</w:t>
      </w:r>
      <w:r w:rsidRPr="00D934C6">
        <w:t>. (2018</w:t>
      </w:r>
      <w:r w:rsidR="008B080A">
        <w:t>b</w:t>
      </w:r>
      <w:r w:rsidRPr="00D934C6">
        <w:t>)</w:t>
      </w:r>
      <w:r>
        <w:t>, a segunda etapa do Faceness-Net refina a janela de candidatos gerad</w:t>
      </w:r>
      <w:r w:rsidR="00B13CDE">
        <w:t>a</w:t>
      </w:r>
      <w:r>
        <w:t xml:space="preserve"> a partir do primeiro estágio usando uma CNN multitarefa, onde a classificação de face e a </w:t>
      </w:r>
      <w:r w:rsidRPr="00A758D1">
        <w:rPr>
          <w:i/>
          <w:iCs/>
        </w:rPr>
        <w:t>bounding box regression</w:t>
      </w:r>
      <w:r>
        <w:t xml:space="preserve"> são otimizadas em conjunto. Esta CNN multitarefa é pré-treinada nas camadas convolucionais de 1 a 4 do primeiro estágio</w:t>
      </w:r>
      <w:r w:rsidR="00B13CDE">
        <w:t>.</w:t>
      </w:r>
      <w:r>
        <w:t xml:space="preserve"> </w:t>
      </w:r>
      <w:r w:rsidR="00B13CDE">
        <w:t>N</w:t>
      </w:r>
      <w:r>
        <w:t xml:space="preserve">a quarta camada, a CNN é dividida em 2 ramos, os quais consistem em 2 camadas convolucionais. Um destes ramos irá executar a classificação de face, e o outro fará a </w:t>
      </w:r>
      <w:r w:rsidRPr="00A758D1">
        <w:rPr>
          <w:i/>
          <w:iCs/>
        </w:rPr>
        <w:t>bounding box regression</w:t>
      </w:r>
      <w:r>
        <w:rPr>
          <w:i/>
          <w:iCs/>
        </w:rPr>
        <w:t xml:space="preserve"> </w:t>
      </w:r>
      <w:r w:rsidRPr="00D934C6">
        <w:t xml:space="preserve">(YANG </w:t>
      </w:r>
      <w:r w:rsidRPr="004D6ACA">
        <w:rPr>
          <w:i/>
          <w:iCs/>
        </w:rPr>
        <w:t>et al</w:t>
      </w:r>
      <w:r w:rsidRPr="00D934C6">
        <w:t>., 2018</w:t>
      </w:r>
      <w:r w:rsidR="008B080A">
        <w:t>b</w:t>
      </w:r>
      <w:r w:rsidRPr="00D934C6">
        <w:t>)</w:t>
      </w:r>
      <w:r w:rsidRPr="000D350C">
        <w:t>.</w:t>
      </w:r>
    </w:p>
    <w:p w14:paraId="0ACE2E4F" w14:textId="714C4EC2" w:rsidR="00E3623F" w:rsidRDefault="00E3623F" w:rsidP="00E3623F">
      <w:pPr>
        <w:pStyle w:val="TF-TEXTO"/>
      </w:pPr>
      <w:r w:rsidRPr="0001593D">
        <w:t>Nos experimentos</w:t>
      </w:r>
      <w:r w:rsidR="00B13CDE">
        <w:t xml:space="preserve"> realizados</w:t>
      </w:r>
      <w:r w:rsidRPr="0001593D">
        <w:t xml:space="preserve">, </w:t>
      </w:r>
      <w:r>
        <w:t xml:space="preserve">o método obteve </w:t>
      </w:r>
      <w:r w:rsidR="00B13CDE">
        <w:t>bons</w:t>
      </w:r>
      <w:r>
        <w:t xml:space="preserve"> resultados nos </w:t>
      </w:r>
      <w:r w:rsidRPr="00F23813">
        <w:rPr>
          <w:i/>
          <w:iCs/>
        </w:rPr>
        <w:t>datasets</w:t>
      </w:r>
      <w:r>
        <w:t xml:space="preserve"> </w:t>
      </w:r>
      <w:r w:rsidRPr="0001593D">
        <w:rPr>
          <w:i/>
          <w:iCs/>
        </w:rPr>
        <w:t>Annotated Faces in the Wild</w:t>
      </w:r>
      <w:r w:rsidRPr="0001593D">
        <w:t xml:space="preserve"> (AFW) (ZHU; RAMANAN, 2012), </w:t>
      </w:r>
      <w:r w:rsidRPr="0001593D">
        <w:rPr>
          <w:i/>
          <w:iCs/>
        </w:rPr>
        <w:t>Pattern Analysis, Statistical Modelling and Computational Learning</w:t>
      </w:r>
      <w:r w:rsidRPr="0001593D">
        <w:t xml:space="preserve"> (PASCAL) (NADA </w:t>
      </w:r>
      <w:r w:rsidRPr="0001593D">
        <w:rPr>
          <w:i/>
          <w:iCs/>
        </w:rPr>
        <w:t>et al.</w:t>
      </w:r>
      <w:r w:rsidRPr="0001593D">
        <w:t xml:space="preserve">, 2018), e WIDER FACE (YANG </w:t>
      </w:r>
      <w:r w:rsidRPr="0001593D">
        <w:rPr>
          <w:i/>
          <w:iCs/>
        </w:rPr>
        <w:t>et al.</w:t>
      </w:r>
      <w:r w:rsidRPr="0001593D">
        <w:t>, 2016</w:t>
      </w:r>
      <w:r w:rsidR="008B080A">
        <w:t>a</w:t>
      </w:r>
      <w:r w:rsidRPr="0001593D">
        <w:t xml:space="preserve">). </w:t>
      </w:r>
      <w:r>
        <w:t xml:space="preserve">Sua acurácia </w:t>
      </w:r>
      <w:r w:rsidRPr="0001593D">
        <w:t>no subconjunto de nível fácil</w:t>
      </w:r>
      <w:r>
        <w:t xml:space="preserve"> foi de, respectivamente,</w:t>
      </w:r>
      <w:r w:rsidRPr="0001593D">
        <w:t xml:space="preserve"> 98,05%, 92,11% e 71,7% (YANG </w:t>
      </w:r>
      <w:r w:rsidRPr="0001593D">
        <w:rPr>
          <w:i/>
          <w:iCs/>
        </w:rPr>
        <w:t>et al.</w:t>
      </w:r>
      <w:r w:rsidRPr="0001593D">
        <w:t>, 2018</w:t>
      </w:r>
      <w:r w:rsidR="008B080A">
        <w:t>b</w:t>
      </w:r>
      <w:r w:rsidRPr="0001593D">
        <w:t>).</w:t>
      </w:r>
    </w:p>
    <w:p w14:paraId="4EAF929B" w14:textId="61155818" w:rsidR="00AB6C72" w:rsidRDefault="00E3623F" w:rsidP="00AB6C72">
      <w:pPr>
        <w:pStyle w:val="TF-TEXTO"/>
      </w:pPr>
      <w:r>
        <w:t xml:space="preserve">De </w:t>
      </w:r>
      <w:r w:rsidRPr="00D934C6">
        <w:t xml:space="preserve">acordo com Yang </w:t>
      </w:r>
      <w:r w:rsidRPr="007A528A">
        <w:rPr>
          <w:i/>
          <w:iCs/>
        </w:rPr>
        <w:t>et al</w:t>
      </w:r>
      <w:r w:rsidRPr="00D934C6">
        <w:t>. (2018</w:t>
      </w:r>
      <w:r w:rsidR="00E03870">
        <w:t>b</w:t>
      </w:r>
      <w:r w:rsidRPr="00D934C6">
        <w:t>), estas redes de reconhecimento de atributos podem compartilhar camadas de convolução iniciais, assim reduzindo em 83% os parâmetros, bem como as computações, além de melhorar a robustez para a detecção facial.</w:t>
      </w:r>
      <w:r>
        <w:t xml:space="preserve"> </w:t>
      </w:r>
      <w:r w:rsidRPr="00FE5753">
        <w:t xml:space="preserve">Por fim, </w:t>
      </w:r>
      <w:r>
        <w:t>a eficácia do método também pode ser atingida a partir</w:t>
      </w:r>
      <w:r w:rsidRPr="006E6565">
        <w:t xml:space="preserve"> de atributos de imagens de faces não cortadas, sem supervisão explícita das partes.</w:t>
      </w:r>
      <w:r>
        <w:t xml:space="preserve">” </w:t>
      </w:r>
      <w:r w:rsidRPr="00D934C6">
        <w:t xml:space="preserve">(YANG </w:t>
      </w:r>
      <w:r w:rsidRPr="00075C6F">
        <w:rPr>
          <w:i/>
          <w:iCs/>
        </w:rPr>
        <w:t>et al</w:t>
      </w:r>
      <w:r w:rsidRPr="00D934C6">
        <w:t>., 2018</w:t>
      </w:r>
      <w:r w:rsidR="00E03870">
        <w:t>b</w:t>
      </w:r>
      <w:r>
        <w:t>, p. 12, tradução nossa</w:t>
      </w:r>
      <w:r w:rsidRPr="00D934C6">
        <w:t xml:space="preserve">). Além disso, eles </w:t>
      </w:r>
      <w:r>
        <w:t xml:space="preserve">também </w:t>
      </w:r>
      <w:r w:rsidRPr="00D934C6">
        <w:t xml:space="preserve">destacam que obtiveram sucesso ao introduzir o conceito de </w:t>
      </w:r>
      <w:r w:rsidRPr="00D934C6">
        <w:rPr>
          <w:i/>
          <w:iCs/>
        </w:rPr>
        <w:t>faceness score</w:t>
      </w:r>
      <w:r w:rsidRPr="00D934C6">
        <w:t xml:space="preserve">, o qual pode ser usado para ranquear janelas candidatas em qualquer técnica de proposta de região, podendo gerar conjuntos de propostas faciais com alta taxa de recall (YANG </w:t>
      </w:r>
      <w:r w:rsidRPr="00075C6F">
        <w:rPr>
          <w:i/>
          <w:iCs/>
        </w:rPr>
        <w:t>et al</w:t>
      </w:r>
      <w:r w:rsidRPr="00D934C6">
        <w:t>., 2018</w:t>
      </w:r>
      <w:r w:rsidR="008B080A">
        <w:t>b</w:t>
      </w:r>
      <w:r w:rsidRPr="00D934C6">
        <w:t>).</w:t>
      </w:r>
    </w:p>
    <w:p w14:paraId="77BE4C06" w14:textId="7F0807FA" w:rsidR="00A44581" w:rsidRPr="00446653" w:rsidRDefault="00E25B3B" w:rsidP="00E638A0">
      <w:pPr>
        <w:pStyle w:val="Ttulo2"/>
        <w:rPr>
          <w:lang w:val="en-US"/>
        </w:rPr>
      </w:pPr>
      <w:bookmarkStart w:id="35" w:name="_Ref115223238"/>
      <w:r w:rsidRPr="00446653">
        <w:rPr>
          <w:lang w:val="en-US"/>
        </w:rPr>
        <w:t>Deformable face net for pose invariant face recognition</w:t>
      </w:r>
      <w:bookmarkEnd w:id="35"/>
    </w:p>
    <w:p w14:paraId="268B987D" w14:textId="31A229B5" w:rsidR="00027078" w:rsidRPr="0001593D" w:rsidRDefault="00027078" w:rsidP="00027078">
      <w:pPr>
        <w:pStyle w:val="TF-TEXTO"/>
      </w:pPr>
      <w:r w:rsidRPr="0001593D">
        <w:t xml:space="preserve">Segundo He </w:t>
      </w:r>
      <w:r w:rsidRPr="0001593D">
        <w:rPr>
          <w:i/>
          <w:iCs/>
        </w:rPr>
        <w:t>et al</w:t>
      </w:r>
      <w:r w:rsidRPr="0001593D">
        <w:t xml:space="preserve">. (2019), a acurácia do reconhecimento facial tem aumentado rapidamente com o uso de </w:t>
      </w:r>
      <w:r w:rsidR="00270170">
        <w:t>Rede Neural Convolucional</w:t>
      </w:r>
      <w:r w:rsidRPr="0001593D">
        <w:t xml:space="preserve"> (CNN). Entretanto, os autores ressaltam que sob circunstâncias não controladas, como poses, iluminação, resolução, oclusão e expressão, a performance do sistema de reconhecimento facial é afetada significativamente. Por conta disso, He </w:t>
      </w:r>
      <w:r w:rsidRPr="0001593D">
        <w:rPr>
          <w:i/>
          <w:iCs/>
        </w:rPr>
        <w:t>et al</w:t>
      </w:r>
      <w:r w:rsidRPr="0001593D">
        <w:t xml:space="preserve">. (2019) propuseram um método de alinhamento </w:t>
      </w:r>
      <w:commentRangeStart w:id="36"/>
      <w:r w:rsidRPr="0001593D">
        <w:t xml:space="preserve">em nível de </w:t>
      </w:r>
      <w:r w:rsidRPr="0001593D">
        <w:rPr>
          <w:i/>
          <w:iCs/>
        </w:rPr>
        <w:t>feature</w:t>
      </w:r>
      <w:r w:rsidRPr="0001593D">
        <w:t xml:space="preserve"> </w:t>
      </w:r>
      <w:commentRangeEnd w:id="36"/>
      <w:r w:rsidR="00333E77">
        <w:rPr>
          <w:rStyle w:val="Refdecomentrio"/>
        </w:rPr>
        <w:commentReference w:id="36"/>
      </w:r>
      <w:r w:rsidRPr="0001593D">
        <w:t>para lidar com variações de pose no reconhecimento de rosto.</w:t>
      </w:r>
    </w:p>
    <w:p w14:paraId="647A4EC9" w14:textId="7C495413" w:rsidR="00080334" w:rsidRPr="0001593D" w:rsidRDefault="00027078" w:rsidP="00027078">
      <w:pPr>
        <w:pStyle w:val="TF-TEXTO"/>
      </w:pPr>
      <w:r w:rsidRPr="0001593D">
        <w:t xml:space="preserve">He </w:t>
      </w:r>
      <w:r w:rsidRPr="0001593D">
        <w:rPr>
          <w:i/>
          <w:iCs/>
        </w:rPr>
        <w:t>et al</w:t>
      </w:r>
      <w:r w:rsidRPr="0001593D">
        <w:t xml:space="preserve">. (2019) ressaltam que o método inicialmente aplica uma </w:t>
      </w:r>
      <w:r w:rsidRPr="00ED5A64">
        <w:rPr>
          <w:i/>
          <w:iCs/>
        </w:rPr>
        <w:t>Deformable</w:t>
      </w:r>
      <w:r w:rsidRPr="0001593D">
        <w:t xml:space="preserve"> </w:t>
      </w:r>
      <w:r w:rsidRPr="0001593D">
        <w:rPr>
          <w:rStyle w:val="nfase"/>
        </w:rPr>
        <w:t>Face Net</w:t>
      </w:r>
      <w:r w:rsidRPr="0001593D">
        <w:t xml:space="preserve"> (DFN), a qual busca aprender simultaneamente o alinhamento em nível de </w:t>
      </w:r>
      <w:r w:rsidRPr="0001593D">
        <w:rPr>
          <w:i/>
          <w:iCs/>
        </w:rPr>
        <w:t>feature</w:t>
      </w:r>
      <w:r w:rsidRPr="0001593D">
        <w:t xml:space="preserve"> e a extração de </w:t>
      </w:r>
      <w:r w:rsidRPr="0001593D">
        <w:rPr>
          <w:i/>
          <w:iCs/>
        </w:rPr>
        <w:t>features</w:t>
      </w:r>
      <w:r w:rsidRPr="0001593D">
        <w:t xml:space="preserve"> para reconhecimento de rosto por meio de convoluções deformáveis com um campo de deslocamento espacial. Dessa maneira, estes campos permitem que a DFN seja capaz de</w:t>
      </w:r>
      <w:r>
        <w:t xml:space="preserve"> </w:t>
      </w:r>
      <w:r w:rsidRPr="0001593D">
        <w:t xml:space="preserve">alinhar as </w:t>
      </w:r>
      <w:r w:rsidRPr="0001593D">
        <w:rPr>
          <w:i/>
          <w:iCs/>
        </w:rPr>
        <w:t>features</w:t>
      </w:r>
      <w:r w:rsidRPr="0001593D">
        <w:t xml:space="preserve">, independente de variações de pose. A </w:t>
      </w:r>
      <w:r w:rsidRPr="0001593D">
        <w:fldChar w:fldCharType="begin"/>
      </w:r>
      <w:r w:rsidRPr="0001593D">
        <w:instrText xml:space="preserve"> REF _Ref115149676 \h  \* MERGEFORMAT </w:instrText>
      </w:r>
      <w:r w:rsidRPr="0001593D">
        <w:fldChar w:fldCharType="separate"/>
      </w:r>
      <w:r w:rsidR="007F30E9" w:rsidRPr="0001593D">
        <w:t xml:space="preserve">Figura </w:t>
      </w:r>
      <w:r w:rsidR="007F30E9">
        <w:rPr>
          <w:noProof/>
        </w:rPr>
        <w:t>2</w:t>
      </w:r>
      <w:r w:rsidRPr="0001593D">
        <w:fldChar w:fldCharType="end"/>
      </w:r>
      <w:r w:rsidRPr="0001593D">
        <w:t xml:space="preserve"> apresenta a arquitetura da DFN.</w:t>
      </w:r>
    </w:p>
    <w:p w14:paraId="130D1E84" w14:textId="2354A182" w:rsidR="00BA7ACA" w:rsidRDefault="00BA7ACA" w:rsidP="00BA7ACA">
      <w:pPr>
        <w:pStyle w:val="TF-LEGENDA"/>
      </w:pPr>
      <w:bookmarkStart w:id="37" w:name="_Ref115149676"/>
      <w:r w:rsidRPr="0001593D">
        <w:t xml:space="preserve">Figura </w:t>
      </w:r>
      <w:fldSimple w:instr=" SEQ Figura \* ARABIC ">
        <w:r w:rsidR="009279A7">
          <w:rPr>
            <w:noProof/>
          </w:rPr>
          <w:t>2</w:t>
        </w:r>
      </w:fldSimple>
      <w:bookmarkEnd w:id="37"/>
      <w:r w:rsidRPr="0001593D">
        <w:t xml:space="preserve"> – </w:t>
      </w:r>
      <w:r w:rsidR="00CC5FC6" w:rsidRPr="0001593D">
        <w:t>A</w:t>
      </w:r>
      <w:r w:rsidR="00E97970" w:rsidRPr="0001593D">
        <w:t>rquitetura da</w:t>
      </w:r>
      <w:r w:rsidRPr="0001593D">
        <w:t xml:space="preserve"> </w:t>
      </w:r>
      <w:r w:rsidR="00CC5FC6" w:rsidRPr="00ED5A64">
        <w:rPr>
          <w:i/>
          <w:iCs/>
        </w:rPr>
        <w:t>Deformable</w:t>
      </w:r>
      <w:r w:rsidR="00CC5FC6" w:rsidRPr="0001593D">
        <w:t xml:space="preserve"> </w:t>
      </w:r>
      <w:r w:rsidR="00CC5FC6" w:rsidRPr="0001593D">
        <w:rPr>
          <w:rStyle w:val="nfase"/>
        </w:rPr>
        <w:t>Face Net</w:t>
      </w:r>
      <w:r w:rsidR="00CC5FC6" w:rsidRPr="0001593D">
        <w:t xml:space="preserve"> </w:t>
      </w:r>
    </w:p>
    <w:p w14:paraId="46962542" w14:textId="69427B3D" w:rsidR="00BA7ACA" w:rsidRDefault="00BA7ACA" w:rsidP="00BA7ACA">
      <w:pPr>
        <w:pStyle w:val="TF-FIGURA"/>
      </w:pPr>
      <w:r w:rsidRPr="00BA7ACA">
        <w:rPr>
          <w:noProof/>
        </w:rPr>
        <w:drawing>
          <wp:inline distT="0" distB="0" distL="0" distR="0" wp14:anchorId="6C3FEC31" wp14:editId="0CE1D35B">
            <wp:extent cx="5756910" cy="3847465"/>
            <wp:effectExtent l="19050" t="19050" r="1524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3847465"/>
                    </a:xfrm>
                    <a:prstGeom prst="rect">
                      <a:avLst/>
                    </a:prstGeom>
                    <a:ln w="3175">
                      <a:solidFill>
                        <a:schemeClr val="tx1"/>
                      </a:solidFill>
                    </a:ln>
                  </pic:spPr>
                </pic:pic>
              </a:graphicData>
            </a:graphic>
          </wp:inline>
        </w:drawing>
      </w:r>
    </w:p>
    <w:p w14:paraId="367EB46B" w14:textId="62272C50" w:rsidR="00BA7ACA" w:rsidRDefault="00BA7ACA" w:rsidP="00BA7ACA">
      <w:pPr>
        <w:pStyle w:val="TF-FONTE"/>
      </w:pPr>
      <w:r>
        <w:t xml:space="preserve">Fonte: </w:t>
      </w:r>
      <w:r w:rsidRPr="00BA7ACA">
        <w:t>H</w:t>
      </w:r>
      <w:r>
        <w:t>e</w:t>
      </w:r>
      <w:r w:rsidRPr="00BA7ACA">
        <w:t xml:space="preserve"> </w:t>
      </w:r>
      <w:r w:rsidRPr="00CC5FC6">
        <w:rPr>
          <w:i/>
          <w:iCs/>
        </w:rPr>
        <w:t>et al</w:t>
      </w:r>
      <w:r w:rsidRPr="00BA7ACA">
        <w:t xml:space="preserve">. </w:t>
      </w:r>
      <w:r>
        <w:t>(</w:t>
      </w:r>
      <w:r w:rsidRPr="00BA7ACA">
        <w:t>2019</w:t>
      </w:r>
      <w:r>
        <w:t>).</w:t>
      </w:r>
    </w:p>
    <w:p w14:paraId="55A15495" w14:textId="7B4B15C3" w:rsidR="00027078" w:rsidRDefault="00027078" w:rsidP="00027078">
      <w:pPr>
        <w:pStyle w:val="TF-TEXTO"/>
      </w:pPr>
      <w:r w:rsidRPr="0001593D">
        <w:t xml:space="preserve">A partir da </w:t>
      </w:r>
      <w:r w:rsidRPr="0001593D">
        <w:fldChar w:fldCharType="begin"/>
      </w:r>
      <w:r w:rsidRPr="0001593D">
        <w:instrText xml:space="preserve"> REF _Ref115149676 \h  \* MERGEFORMAT </w:instrText>
      </w:r>
      <w:r w:rsidRPr="0001593D">
        <w:fldChar w:fldCharType="separate"/>
      </w:r>
      <w:r w:rsidR="007F30E9" w:rsidRPr="0001593D">
        <w:t xml:space="preserve">Figura </w:t>
      </w:r>
      <w:r w:rsidR="007F30E9">
        <w:rPr>
          <w:noProof/>
        </w:rPr>
        <w:t>2</w:t>
      </w:r>
      <w:r w:rsidRPr="0001593D">
        <w:fldChar w:fldCharType="end"/>
      </w:r>
      <w:r>
        <w:t>,</w:t>
      </w:r>
      <w:r w:rsidRPr="0001593D">
        <w:t xml:space="preserve"> pode-se observar que a DFN é composta</w:t>
      </w:r>
      <w:r>
        <w:t xml:space="preserve"> de uma camada de convolução inicial com função de ativação </w:t>
      </w:r>
      <w:r w:rsidRPr="00657BCF">
        <w:rPr>
          <w:i/>
          <w:iCs/>
        </w:rPr>
        <w:t>ReLU</w:t>
      </w:r>
      <w:r>
        <w:t xml:space="preserve"> e com a função de perda </w:t>
      </w:r>
      <w:r w:rsidRPr="0001593D">
        <w:rPr>
          <w:i/>
          <w:iCs/>
        </w:rPr>
        <w:t>Displacement Consistency Loss</w:t>
      </w:r>
      <w:r w:rsidRPr="0001593D">
        <w:t xml:space="preserve"> (DCL)</w:t>
      </w:r>
      <w:r>
        <w:t xml:space="preserve"> para que seja gerado um </w:t>
      </w:r>
      <w:r w:rsidRPr="00F34FC8">
        <w:rPr>
          <w:i/>
          <w:iCs/>
        </w:rPr>
        <w:t>displacement field</w:t>
      </w:r>
      <w:r>
        <w:t xml:space="preserve">. Em seguida, passa por uma </w:t>
      </w:r>
      <w:r w:rsidRPr="00F34FC8">
        <w:rPr>
          <w:i/>
          <w:iCs/>
        </w:rPr>
        <w:t>deformable convolution</w:t>
      </w:r>
      <w:r>
        <w:t xml:space="preserve">, a qual gera uma </w:t>
      </w:r>
      <w:r w:rsidRPr="00EC7362">
        <w:rPr>
          <w:i/>
          <w:iCs/>
        </w:rPr>
        <w:t>feature</w:t>
      </w:r>
      <w:r>
        <w:t xml:space="preserve"> intermediária </w:t>
      </w:r>
      <w:r>
        <w:lastRenderedPageBreak/>
        <w:t xml:space="preserve">otimizada pelas funções de perda </w:t>
      </w:r>
      <w:r w:rsidRPr="0001593D">
        <w:rPr>
          <w:i/>
          <w:iCs/>
        </w:rPr>
        <w:t>Identity Consistency Loss</w:t>
      </w:r>
      <w:r w:rsidRPr="0001593D">
        <w:t xml:space="preserve"> (ICL)</w:t>
      </w:r>
      <w:r>
        <w:t xml:space="preserve"> e </w:t>
      </w:r>
      <w:r w:rsidRPr="00550201">
        <w:rPr>
          <w:i/>
          <w:iCs/>
        </w:rPr>
        <w:t>Pose-Triplet Loss</w:t>
      </w:r>
      <w:r w:rsidRPr="0001593D">
        <w:t xml:space="preserve"> (PTL)</w:t>
      </w:r>
      <w:r>
        <w:t xml:space="preserve">. Por fim, as camadas mais profundas de convolução utilizam a função de perda </w:t>
      </w:r>
      <w:r w:rsidRPr="00F56C01">
        <w:rPr>
          <w:i/>
          <w:iCs/>
        </w:rPr>
        <w:t>Softmax</w:t>
      </w:r>
      <w:r>
        <w:t>.</w:t>
      </w:r>
    </w:p>
    <w:p w14:paraId="5A777F89" w14:textId="146D3407" w:rsidR="00A44581" w:rsidRDefault="00027078" w:rsidP="00027078">
      <w:pPr>
        <w:pStyle w:val="TF-TEXTO"/>
      </w:pPr>
      <w:r>
        <w:t>Com</w:t>
      </w:r>
      <w:r w:rsidRPr="00080334">
        <w:t xml:space="preserve"> o propósito</w:t>
      </w:r>
      <w:r>
        <w:t xml:space="preserve"> de </w:t>
      </w:r>
      <w:r w:rsidRPr="0001593D">
        <w:t xml:space="preserve">que </w:t>
      </w:r>
      <w:r>
        <w:t>os</w:t>
      </w:r>
      <w:r w:rsidRPr="0001593D">
        <w:t xml:space="preserve"> campos de deslocamento espacial sejam consistentes em sua orientação e amplitude</w:t>
      </w:r>
      <w:r>
        <w:t xml:space="preserve">, </w:t>
      </w:r>
      <w:r w:rsidRPr="0001593D">
        <w:t xml:space="preserve">a DCL </w:t>
      </w:r>
      <w:r>
        <w:t>é utilizada para que</w:t>
      </w:r>
      <w:r w:rsidRPr="0001593D">
        <w:t xml:space="preserve"> </w:t>
      </w:r>
      <w:r w:rsidR="00EC7362">
        <w:t>obter</w:t>
      </w:r>
      <w:r w:rsidRPr="0001593D">
        <w:t xml:space="preserve"> um alinhamento melhor para reconhecer a face (HE </w:t>
      </w:r>
      <w:r w:rsidRPr="0001593D">
        <w:rPr>
          <w:i/>
          <w:iCs/>
        </w:rPr>
        <w:t>et al</w:t>
      </w:r>
      <w:r w:rsidRPr="0001593D">
        <w:t>., 2019).</w:t>
      </w:r>
      <w:r w:rsidR="00EC7362">
        <w:t xml:space="preserve"> Neste sentido,</w:t>
      </w:r>
      <w:r w:rsidRPr="0001593D">
        <w:t xml:space="preserve"> a</w:t>
      </w:r>
      <w:r>
        <w:t>s funções</w:t>
      </w:r>
      <w:r w:rsidRPr="0001593D">
        <w:t xml:space="preserve"> IC</w:t>
      </w:r>
      <w:r>
        <w:t>L</w:t>
      </w:r>
      <w:r w:rsidRPr="0001593D">
        <w:t xml:space="preserve"> e PTL</w:t>
      </w:r>
      <w:r>
        <w:t>, servem</w:t>
      </w:r>
      <w:r w:rsidRPr="0001593D">
        <w:t xml:space="preserve"> para minimizar a variação de </w:t>
      </w:r>
      <w:r w:rsidRPr="0001593D">
        <w:rPr>
          <w:i/>
          <w:iCs/>
        </w:rPr>
        <w:t>features</w:t>
      </w:r>
      <w:r w:rsidRPr="0001593D">
        <w:t xml:space="preserve"> intraclasse causada por poses diferentes e maximizar a distância de </w:t>
      </w:r>
      <w:r w:rsidRPr="0001593D">
        <w:rPr>
          <w:i/>
          <w:iCs/>
        </w:rPr>
        <w:t>recursos</w:t>
      </w:r>
      <w:r w:rsidRPr="0001593D">
        <w:t xml:space="preserve"> entre classes sob poses semelhantes</w:t>
      </w:r>
      <w:r w:rsidR="00F20C71">
        <w:t xml:space="preserve">. </w:t>
      </w:r>
      <w:r w:rsidRPr="0001593D">
        <w:t>Dessa forma, H</w:t>
      </w:r>
      <w:r>
        <w:t>e</w:t>
      </w:r>
      <w:r w:rsidRPr="0001593D">
        <w:t xml:space="preserve"> </w:t>
      </w:r>
      <w:r w:rsidRPr="0001593D">
        <w:rPr>
          <w:i/>
          <w:iCs/>
        </w:rPr>
        <w:t>et al</w:t>
      </w:r>
      <w:r w:rsidRPr="0001593D">
        <w:t xml:space="preserve">. (2019) afirmam que a DFN supera os métodos de última geração nos seguintes </w:t>
      </w:r>
      <w:r w:rsidRPr="0001593D">
        <w:rPr>
          <w:i/>
          <w:iCs/>
        </w:rPr>
        <w:t>datasets</w:t>
      </w:r>
      <w:r w:rsidRPr="0001593D">
        <w:t xml:space="preserve"> de testes: MegaFace (KEMELMACHER-SHLIZERMAN </w:t>
      </w:r>
      <w:r w:rsidRPr="0001593D">
        <w:rPr>
          <w:i/>
          <w:iCs/>
        </w:rPr>
        <w:t>et al</w:t>
      </w:r>
      <w:r w:rsidRPr="0001593D">
        <w:t>., 201</w:t>
      </w:r>
      <w:r w:rsidR="008B080A">
        <w:t>6</w:t>
      </w:r>
      <w:r w:rsidRPr="0001593D">
        <w:t xml:space="preserve">), MultiPIE (GROSS </w:t>
      </w:r>
      <w:r w:rsidRPr="0001593D">
        <w:rPr>
          <w:i/>
          <w:iCs/>
        </w:rPr>
        <w:t>et al</w:t>
      </w:r>
      <w:r w:rsidRPr="0001593D">
        <w:t xml:space="preserve">., 2008) e CFP (SENGUPTA </w:t>
      </w:r>
      <w:r w:rsidRPr="0001593D">
        <w:rPr>
          <w:i/>
          <w:iCs/>
        </w:rPr>
        <w:t>et al</w:t>
      </w:r>
      <w:r w:rsidRPr="0001593D">
        <w:t xml:space="preserve">., 2016). No MegaFace, o método obteve 82,11% de precisão. No MultiPIE, obteve-se nas poses de ± 90◦ uma acurácia de 85,66%. Por fim, o </w:t>
      </w:r>
      <w:r w:rsidRPr="0001593D">
        <w:rPr>
          <w:i/>
          <w:iCs/>
        </w:rPr>
        <w:t>dataset</w:t>
      </w:r>
      <w:r w:rsidRPr="0001593D">
        <w:t xml:space="preserve"> CFP, obteve-se uma acurácia de 94,01%.</w:t>
      </w:r>
      <w:r w:rsidR="003A1864">
        <w:t xml:space="preserve"> </w:t>
      </w:r>
      <w:r w:rsidRPr="00D35D5F">
        <w:t>Com</w:t>
      </w:r>
      <w:r>
        <w:t xml:space="preserve"> isso,</w:t>
      </w:r>
      <w:r w:rsidR="00F20C71">
        <w:t xml:space="preserve"> </w:t>
      </w:r>
      <w:r w:rsidR="00F20C71" w:rsidRPr="0001593D">
        <w:t>H</w:t>
      </w:r>
      <w:r w:rsidR="00F20C71">
        <w:t>e</w:t>
      </w:r>
      <w:r w:rsidR="00F20C71" w:rsidRPr="0001593D">
        <w:t xml:space="preserve"> </w:t>
      </w:r>
      <w:r w:rsidR="00F20C71" w:rsidRPr="0001593D">
        <w:rPr>
          <w:i/>
          <w:iCs/>
        </w:rPr>
        <w:t>et al</w:t>
      </w:r>
      <w:r w:rsidR="00F20C71" w:rsidRPr="0001593D">
        <w:t xml:space="preserve">. (2019) </w:t>
      </w:r>
      <w:r w:rsidR="003A1864">
        <w:t>afirmam que</w:t>
      </w:r>
      <w:r>
        <w:t xml:space="preserve"> </w:t>
      </w:r>
      <w:r w:rsidR="003A1864">
        <w:t xml:space="preserve">o </w:t>
      </w:r>
      <w:r>
        <w:t xml:space="preserve">método </w:t>
      </w:r>
      <w:r w:rsidR="003A1864">
        <w:t xml:space="preserve">aumenta </w:t>
      </w:r>
      <w:r>
        <w:t>significativa</w:t>
      </w:r>
      <w:r w:rsidR="003A1864">
        <w:t>mente</w:t>
      </w:r>
      <w:r>
        <w:t xml:space="preserve"> o reconhecimento de rosto em todas as poses</w:t>
      </w:r>
      <w:r w:rsidR="003A1864">
        <w:t>.</w:t>
      </w:r>
      <w:r>
        <w:t xml:space="preserve"> </w:t>
      </w:r>
    </w:p>
    <w:p w14:paraId="35648044" w14:textId="50C0469C" w:rsidR="00A44581" w:rsidRPr="00446653" w:rsidRDefault="00E25B3B" w:rsidP="000670A0">
      <w:pPr>
        <w:pStyle w:val="Ttulo2"/>
        <w:rPr>
          <w:lang w:val="en-US"/>
        </w:rPr>
      </w:pPr>
      <w:bookmarkStart w:id="38" w:name="_Ref115223294"/>
      <w:r w:rsidRPr="00446653">
        <w:rPr>
          <w:lang w:val="en-US"/>
        </w:rPr>
        <w:t>Efficient Face Recognition System for Operating in Unconstrained Environments</w:t>
      </w:r>
      <w:bookmarkEnd w:id="38"/>
    </w:p>
    <w:p w14:paraId="6B996DD8" w14:textId="3AA87930" w:rsidR="00A44581" w:rsidRDefault="000D5988" w:rsidP="00CF7CF1">
      <w:pPr>
        <w:pStyle w:val="TF-TEXTO"/>
      </w:pPr>
      <w:r w:rsidRPr="002035FE">
        <w:t xml:space="preserve">Sanchez-Moreno </w:t>
      </w:r>
      <w:r w:rsidRPr="002035FE">
        <w:rPr>
          <w:i/>
          <w:iCs/>
        </w:rPr>
        <w:t>et al</w:t>
      </w:r>
      <w:r w:rsidRPr="002035FE">
        <w:t xml:space="preserve">. (2021) </w:t>
      </w:r>
      <w:r w:rsidR="006B62DA" w:rsidRPr="002035FE">
        <w:t xml:space="preserve">desenvolveram </w:t>
      </w:r>
      <w:r w:rsidR="00CF7CF1" w:rsidRPr="002035FE">
        <w:t xml:space="preserve">um </w:t>
      </w:r>
      <w:r w:rsidR="006B62DA" w:rsidRPr="002035FE">
        <w:t xml:space="preserve">de </w:t>
      </w:r>
      <w:r w:rsidR="00CF7CF1" w:rsidRPr="002035FE">
        <w:t>sistema reconhecimento facial para ambiente</w:t>
      </w:r>
      <w:r w:rsidR="006B62DA" w:rsidRPr="002035FE">
        <w:t>s</w:t>
      </w:r>
      <w:r w:rsidR="00CF7CF1" w:rsidRPr="002035FE">
        <w:t xml:space="preserve"> irrestrito</w:t>
      </w:r>
      <w:r w:rsidR="006B62DA" w:rsidRPr="002035FE">
        <w:t>s</w:t>
      </w:r>
      <w:r w:rsidR="00513268" w:rsidRPr="002035FE">
        <w:t>. Eles</w:t>
      </w:r>
      <w:r w:rsidR="00CF7CF1" w:rsidRPr="002035FE">
        <w:t xml:space="preserve"> </w:t>
      </w:r>
      <w:r w:rsidR="006B62DA" w:rsidRPr="002035FE">
        <w:t>utiliza</w:t>
      </w:r>
      <w:r w:rsidR="00513268" w:rsidRPr="002035FE">
        <w:t>ram</w:t>
      </w:r>
      <w:r w:rsidR="006B62DA" w:rsidRPr="002035FE">
        <w:t xml:space="preserve"> o </w:t>
      </w:r>
      <w:r w:rsidR="00CF7CF1" w:rsidRPr="002035FE">
        <w:t xml:space="preserve">YOLO-Face modificado com um esquema de classificação que permite aumentar a </w:t>
      </w:r>
      <w:r w:rsidR="00677808" w:rsidRPr="002035FE">
        <w:t xml:space="preserve">acurácia </w:t>
      </w:r>
      <w:r w:rsidR="00CF7CF1" w:rsidRPr="002035FE">
        <w:t>d</w:t>
      </w:r>
      <w:r w:rsidR="002035FE" w:rsidRPr="002035FE">
        <w:t>a</w:t>
      </w:r>
      <w:r w:rsidR="00CF7CF1" w:rsidRPr="002035FE">
        <w:t xml:space="preserve"> detecção </w:t>
      </w:r>
      <w:r w:rsidR="002035FE" w:rsidRPr="002035FE">
        <w:t>com</w:t>
      </w:r>
      <w:r w:rsidR="00CF7CF1" w:rsidRPr="002035FE">
        <w:t xml:space="preserve"> redu</w:t>
      </w:r>
      <w:r w:rsidR="002035FE" w:rsidRPr="002035FE">
        <w:t>ção</w:t>
      </w:r>
      <w:r w:rsidR="00CF7CF1" w:rsidRPr="002035FE">
        <w:t xml:space="preserve"> </w:t>
      </w:r>
      <w:r w:rsidR="002035FE" w:rsidRPr="002035FE">
        <w:t>d</w:t>
      </w:r>
      <w:r w:rsidR="00CF7CF1" w:rsidRPr="002035FE">
        <w:t>o tempo computa</w:t>
      </w:r>
      <w:r w:rsidR="002035FE" w:rsidRPr="002035FE">
        <w:t>cional</w:t>
      </w:r>
      <w:r w:rsidR="006B62DA" w:rsidRPr="002035FE">
        <w:t xml:space="preserve">. </w:t>
      </w:r>
      <w:r w:rsidR="00021450" w:rsidRPr="002035FE">
        <w:t xml:space="preserve">Os autores também </w:t>
      </w:r>
      <w:r w:rsidR="006B62DA" w:rsidRPr="002035FE">
        <w:t>propuseram</w:t>
      </w:r>
      <w:r w:rsidR="00021450" w:rsidRPr="002035FE">
        <w:t xml:space="preserve"> uma arquitetura que combina</w:t>
      </w:r>
      <w:r w:rsidR="002035FE" w:rsidRPr="002035FE">
        <w:t xml:space="preserve"> uma</w:t>
      </w:r>
      <w:r w:rsidR="00021450" w:rsidRPr="002035FE">
        <w:t xml:space="preserve"> </w:t>
      </w:r>
      <w:r w:rsidR="006B62DA" w:rsidRPr="002035FE">
        <w:t>C</w:t>
      </w:r>
      <w:r w:rsidR="002035FE" w:rsidRPr="002035FE">
        <w:t>NN</w:t>
      </w:r>
      <w:r w:rsidR="006B62DA" w:rsidRPr="002035FE">
        <w:t xml:space="preserve"> </w:t>
      </w:r>
      <w:r w:rsidR="002035FE" w:rsidRPr="002035FE">
        <w:t>com um</w:t>
      </w:r>
      <w:r w:rsidR="00021450" w:rsidRPr="002035FE">
        <w:t xml:space="preserve"> algoritmo de aprendizagem supervisionada</w:t>
      </w:r>
      <w:r w:rsidR="007E61E0" w:rsidRPr="002035FE">
        <w:t>, como</w:t>
      </w:r>
      <w:r w:rsidR="002035FE" w:rsidRPr="002035FE">
        <w:t xml:space="preserve"> por exemplo, o</w:t>
      </w:r>
      <w:r w:rsidR="007E61E0" w:rsidRPr="002035FE">
        <w:t xml:space="preserve"> </w:t>
      </w:r>
      <w:r w:rsidR="002035FE" w:rsidRPr="002035FE">
        <w:rPr>
          <w:i/>
          <w:iCs/>
        </w:rPr>
        <w:t>S</w:t>
      </w:r>
      <w:r w:rsidR="007E61E0" w:rsidRPr="002035FE">
        <w:rPr>
          <w:i/>
          <w:iCs/>
        </w:rPr>
        <w:t xml:space="preserve">upport </w:t>
      </w:r>
      <w:r w:rsidR="002035FE" w:rsidRPr="002035FE">
        <w:rPr>
          <w:i/>
          <w:iCs/>
        </w:rPr>
        <w:t>V</w:t>
      </w:r>
      <w:r w:rsidR="007E61E0" w:rsidRPr="002035FE">
        <w:rPr>
          <w:i/>
          <w:iCs/>
        </w:rPr>
        <w:t xml:space="preserve">ector </w:t>
      </w:r>
      <w:r w:rsidR="002035FE" w:rsidRPr="002035FE">
        <w:rPr>
          <w:i/>
          <w:iCs/>
        </w:rPr>
        <w:t>M</w:t>
      </w:r>
      <w:r w:rsidR="007E61E0" w:rsidRPr="002035FE">
        <w:rPr>
          <w:i/>
          <w:iCs/>
        </w:rPr>
        <w:t>achine</w:t>
      </w:r>
      <w:r w:rsidR="007E61E0" w:rsidRPr="002035FE">
        <w:t xml:space="preserve"> (SVM).</w:t>
      </w:r>
    </w:p>
    <w:p w14:paraId="3BA919C5" w14:textId="216B87B5" w:rsidR="00AA34B3" w:rsidRDefault="003B1EBE" w:rsidP="00CF7CF1">
      <w:pPr>
        <w:pStyle w:val="TF-TEXTO"/>
      </w:pPr>
      <w:r w:rsidRPr="002035FE">
        <w:t xml:space="preserve">Segundo Sanchez-Moreno </w:t>
      </w:r>
      <w:r w:rsidRPr="002035FE">
        <w:rPr>
          <w:i/>
          <w:iCs/>
        </w:rPr>
        <w:t>et al</w:t>
      </w:r>
      <w:r w:rsidRPr="002035FE">
        <w:t>. (2021)</w:t>
      </w:r>
      <w:r w:rsidR="002035FE">
        <w:t>, subdividiu-se</w:t>
      </w:r>
      <w:r w:rsidRPr="002035FE">
        <w:t xml:space="preserve"> o</w:t>
      </w:r>
      <w:r w:rsidR="00AA34B3" w:rsidRPr="002035FE">
        <w:t xml:space="preserve"> algoritmo em 4 estágios</w:t>
      </w:r>
      <w:r w:rsidRPr="002035FE">
        <w:t xml:space="preserve">: </w:t>
      </w:r>
      <w:r w:rsidR="00270170">
        <w:t>n</w:t>
      </w:r>
      <w:r w:rsidRPr="002035FE">
        <w:t>o primeiro estágio</w:t>
      </w:r>
      <w:r w:rsidR="00942F02">
        <w:t>,</w:t>
      </w:r>
      <w:r w:rsidRPr="002035FE">
        <w:t xml:space="preserve"> realiza-se a </w:t>
      </w:r>
      <w:r w:rsidR="00AA34B3" w:rsidRPr="002035FE">
        <w:t xml:space="preserve">detecção da face por meio de um </w:t>
      </w:r>
      <w:r w:rsidR="00AA34B3" w:rsidRPr="002035FE">
        <w:rPr>
          <w:i/>
          <w:iCs/>
        </w:rPr>
        <w:t>input</w:t>
      </w:r>
      <w:r w:rsidR="00AA34B3" w:rsidRPr="002035FE">
        <w:t xml:space="preserve"> de </w:t>
      </w:r>
      <w:r w:rsidR="00CD7033" w:rsidRPr="002035FE">
        <w:rPr>
          <w:i/>
          <w:iCs/>
        </w:rPr>
        <w:t>frame</w:t>
      </w:r>
      <w:r w:rsidR="00CD7033" w:rsidRPr="002035FE">
        <w:t xml:space="preserve"> de </w:t>
      </w:r>
      <w:r w:rsidR="00AA34B3" w:rsidRPr="002035FE">
        <w:t>vídeo</w:t>
      </w:r>
      <w:r w:rsidR="00CD7033" w:rsidRPr="002035FE">
        <w:t xml:space="preserve"> ou imagem. Para isso, eles utilizar</w:t>
      </w:r>
      <w:r w:rsidRPr="002035FE">
        <w:t>am</w:t>
      </w:r>
      <w:r w:rsidR="00CD7033" w:rsidRPr="002035FE">
        <w:t xml:space="preserve"> o YOLO-Face, </w:t>
      </w:r>
      <w:r w:rsidRPr="002035FE">
        <w:t>a</w:t>
      </w:r>
      <w:r w:rsidR="00CD7033" w:rsidRPr="002035FE">
        <w:t>o qual detecta</w:t>
      </w:r>
      <w:r w:rsidRPr="002035FE">
        <w:t xml:space="preserve"> as</w:t>
      </w:r>
      <w:r w:rsidR="00CD7033" w:rsidRPr="002035FE">
        <w:t xml:space="preserve"> faces em tempo real. Desse modo, </w:t>
      </w:r>
      <w:r w:rsidRPr="002035FE">
        <w:t xml:space="preserve">os autores </w:t>
      </w:r>
      <w:r w:rsidR="00CC6FCE" w:rsidRPr="002035FE">
        <w:t>resolve</w:t>
      </w:r>
      <w:r w:rsidRPr="002035FE">
        <w:t xml:space="preserve">ram </w:t>
      </w:r>
      <w:r w:rsidR="00CC6FCE" w:rsidRPr="002035FE">
        <w:t>o problema de velocidade.</w:t>
      </w:r>
      <w:r w:rsidRPr="002035FE">
        <w:t xml:space="preserve"> A </w:t>
      </w:r>
      <w:r w:rsidRPr="002035FE">
        <w:fldChar w:fldCharType="begin"/>
      </w:r>
      <w:r w:rsidRPr="002035FE">
        <w:instrText xml:space="preserve"> REF _Ref115155138 \h  \* MERGEFORMAT </w:instrText>
      </w:r>
      <w:r w:rsidRPr="002035FE">
        <w:fldChar w:fldCharType="separate"/>
      </w:r>
      <w:r w:rsidR="007F30E9">
        <w:t xml:space="preserve">Figura </w:t>
      </w:r>
      <w:r w:rsidR="007F30E9">
        <w:rPr>
          <w:noProof/>
        </w:rPr>
        <w:t>3</w:t>
      </w:r>
      <w:r w:rsidRPr="002035FE">
        <w:fldChar w:fldCharType="end"/>
      </w:r>
      <w:r w:rsidRPr="002035FE">
        <w:t xml:space="preserve"> apresenta os estágios do algoritmo de reconhecimento facial.</w:t>
      </w:r>
    </w:p>
    <w:p w14:paraId="547CFFA1" w14:textId="2ED704E2" w:rsidR="009424C9" w:rsidRDefault="009424C9" w:rsidP="009424C9">
      <w:pPr>
        <w:pStyle w:val="TF-LEGENDA"/>
      </w:pPr>
      <w:bookmarkStart w:id="39" w:name="_Ref115155138"/>
      <w:r>
        <w:t xml:space="preserve">Figura </w:t>
      </w:r>
      <w:fldSimple w:instr=" SEQ Figura \* ARABIC ">
        <w:r w:rsidR="009279A7">
          <w:rPr>
            <w:noProof/>
          </w:rPr>
          <w:t>3</w:t>
        </w:r>
      </w:fldSimple>
      <w:bookmarkEnd w:id="39"/>
      <w:r>
        <w:t xml:space="preserve"> </w:t>
      </w:r>
      <w:r w:rsidR="003B1EBE">
        <w:t>–</w:t>
      </w:r>
      <w:r>
        <w:t xml:space="preserve"> </w:t>
      </w:r>
      <w:r w:rsidR="003B1EBE">
        <w:t>Estágios do a</w:t>
      </w:r>
      <w:r>
        <w:t xml:space="preserve">lgoritmo </w:t>
      </w:r>
      <w:r w:rsidR="003B1EBE">
        <w:t>de</w:t>
      </w:r>
      <w:r>
        <w:t xml:space="preserve"> reconhecimento facial</w:t>
      </w:r>
    </w:p>
    <w:tbl>
      <w:tblPr>
        <w:tblStyle w:val="Tabelacomgrade"/>
        <w:tblW w:w="0" w:type="auto"/>
        <w:tblLook w:val="04A0" w:firstRow="1" w:lastRow="0" w:firstColumn="1" w:lastColumn="0" w:noHBand="0" w:noVBand="1"/>
      </w:tblPr>
      <w:tblGrid>
        <w:gridCol w:w="9056"/>
      </w:tblGrid>
      <w:tr w:rsidR="003B1EBE" w14:paraId="7698F83C" w14:textId="77777777" w:rsidTr="003B1EBE">
        <w:trPr>
          <w:trHeight w:val="2066"/>
        </w:trPr>
        <w:tc>
          <w:tcPr>
            <w:tcW w:w="9056" w:type="dxa"/>
            <w:vAlign w:val="center"/>
          </w:tcPr>
          <w:p w14:paraId="3B2E344B" w14:textId="4A47374D" w:rsidR="003B1EBE" w:rsidRDefault="003B1EBE" w:rsidP="003B1EBE">
            <w:pPr>
              <w:pStyle w:val="TF-FIGURA"/>
            </w:pPr>
            <w:r w:rsidRPr="009424C9">
              <w:rPr>
                <w:noProof/>
              </w:rPr>
              <w:drawing>
                <wp:inline distT="0" distB="0" distL="0" distR="0" wp14:anchorId="29216B54" wp14:editId="021F2DA4">
                  <wp:extent cx="5173923" cy="12064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2760" cy="1213174"/>
                          </a:xfrm>
                          <a:prstGeom prst="rect">
                            <a:avLst/>
                          </a:prstGeom>
                          <a:ln w="3175">
                            <a:noFill/>
                          </a:ln>
                        </pic:spPr>
                      </pic:pic>
                    </a:graphicData>
                  </a:graphic>
                </wp:inline>
              </w:drawing>
            </w:r>
          </w:p>
        </w:tc>
      </w:tr>
    </w:tbl>
    <w:p w14:paraId="62B11CFF" w14:textId="69466150" w:rsidR="00CC6FCE" w:rsidRDefault="009424C9" w:rsidP="009424C9">
      <w:pPr>
        <w:pStyle w:val="TF-FONTE"/>
      </w:pPr>
      <w:r>
        <w:t xml:space="preserve">Fonte: </w:t>
      </w:r>
      <w:r w:rsidRPr="009424C9">
        <w:t xml:space="preserve">Sanchez-Moreno </w:t>
      </w:r>
      <w:r w:rsidRPr="003B1EBE">
        <w:rPr>
          <w:i/>
          <w:iCs/>
        </w:rPr>
        <w:t>et al</w:t>
      </w:r>
      <w:r w:rsidRPr="009424C9">
        <w:t xml:space="preserve">. </w:t>
      </w:r>
      <w:r>
        <w:t>(</w:t>
      </w:r>
      <w:r w:rsidRPr="009424C9">
        <w:t>2021)</w:t>
      </w:r>
      <w:r>
        <w:t>.</w:t>
      </w:r>
    </w:p>
    <w:p w14:paraId="28E2F970" w14:textId="777AFFB0" w:rsidR="00CC6FCE" w:rsidRPr="002D7725" w:rsidRDefault="009424C9" w:rsidP="00CC6FCE">
      <w:pPr>
        <w:pStyle w:val="TF-TEXTO"/>
      </w:pPr>
      <w:r w:rsidRPr="002D7725">
        <w:t xml:space="preserve">No segundo estágio, </w:t>
      </w:r>
      <w:r w:rsidR="003B1EBE" w:rsidRPr="002D7725">
        <w:t>realiza-se</w:t>
      </w:r>
      <w:r w:rsidRPr="002D7725">
        <w:t xml:space="preserve"> </w:t>
      </w:r>
      <w:r w:rsidR="009E3272" w:rsidRPr="002D7725">
        <w:t>o redimensionamento</w:t>
      </w:r>
      <w:r w:rsidR="00A91617" w:rsidRPr="002D7725">
        <w:t xml:space="preserve">, </w:t>
      </w:r>
      <w:r w:rsidR="009E3272" w:rsidRPr="002D7725">
        <w:t>normalização L2</w:t>
      </w:r>
      <w:r w:rsidR="00A91617" w:rsidRPr="002D7725">
        <w:t xml:space="preserve"> e conversão </w:t>
      </w:r>
      <w:r w:rsidR="003B1EBE" w:rsidRPr="002D7725">
        <w:t xml:space="preserve">da imagem </w:t>
      </w:r>
      <w:r w:rsidR="00A91617" w:rsidRPr="002D7725">
        <w:t>para escala de cinza,</w:t>
      </w:r>
      <w:r w:rsidRPr="002D7725">
        <w:t xml:space="preserve"> </w:t>
      </w:r>
      <w:r w:rsidR="003B1EBE" w:rsidRPr="002D7725">
        <w:t>tendo como intuito a</w:t>
      </w:r>
      <w:r w:rsidRPr="002D7725">
        <w:t xml:space="preserve"> prepara</w:t>
      </w:r>
      <w:r w:rsidR="003B1EBE" w:rsidRPr="002D7725">
        <w:t xml:space="preserve">ção </w:t>
      </w:r>
      <w:r w:rsidRPr="002D7725">
        <w:t xml:space="preserve">para aplicar o </w:t>
      </w:r>
      <w:r w:rsidR="009E3272" w:rsidRPr="002D7725">
        <w:rPr>
          <w:i/>
          <w:iCs/>
        </w:rPr>
        <w:t>machine learning model</w:t>
      </w:r>
      <w:r w:rsidR="00A91617" w:rsidRPr="002D7725">
        <w:rPr>
          <w:i/>
          <w:iCs/>
        </w:rPr>
        <w:t xml:space="preserve"> </w:t>
      </w:r>
      <w:r w:rsidR="00A91617" w:rsidRPr="002D7725">
        <w:t xml:space="preserve">(SANCHEZ-MORENO </w:t>
      </w:r>
      <w:r w:rsidR="00A91617" w:rsidRPr="00942F02">
        <w:rPr>
          <w:i/>
          <w:iCs/>
        </w:rPr>
        <w:t>et al</w:t>
      </w:r>
      <w:r w:rsidR="00A91617" w:rsidRPr="002D7725">
        <w:t>. 2021, p. 4</w:t>
      </w:r>
      <w:r w:rsidR="00862CB7" w:rsidRPr="002D7725">
        <w:t>-7</w:t>
      </w:r>
      <w:r w:rsidR="00A91617" w:rsidRPr="002D7725">
        <w:t>).</w:t>
      </w:r>
      <w:r w:rsidR="00C76EFE" w:rsidRPr="002D7725">
        <w:t xml:space="preserve"> </w:t>
      </w:r>
      <w:r w:rsidR="00A91617" w:rsidRPr="002D7725">
        <w:t>No terceiro estágio ocorre a extração</w:t>
      </w:r>
      <w:r w:rsidR="00862CB7" w:rsidRPr="002D7725">
        <w:t xml:space="preserve"> das </w:t>
      </w:r>
      <w:r w:rsidR="00862CB7" w:rsidRPr="002D7725">
        <w:rPr>
          <w:i/>
          <w:iCs/>
        </w:rPr>
        <w:t>features</w:t>
      </w:r>
      <w:r w:rsidR="003B1EBE" w:rsidRPr="002D7725">
        <w:t xml:space="preserve"> através dos</w:t>
      </w:r>
      <w:r w:rsidR="00862CB7" w:rsidRPr="002D7725">
        <w:t xml:space="preserve"> métodos de classificação como Support Vector Machine (SVM), </w:t>
      </w:r>
      <w:r w:rsidR="00C76EFE" w:rsidRPr="002D7725">
        <w:t>Random Forest (RF) e K-Nearest Neighbors (KNN)</w:t>
      </w:r>
      <w:r w:rsidR="002175BA" w:rsidRPr="002D7725">
        <w:t>.</w:t>
      </w:r>
      <w:r w:rsidR="00C76EFE" w:rsidRPr="002D7725">
        <w:t xml:space="preserve"> </w:t>
      </w:r>
      <w:r w:rsidR="002175BA" w:rsidRPr="002D7725">
        <w:t>P</w:t>
      </w:r>
      <w:r w:rsidR="00C76EFE" w:rsidRPr="002D7725">
        <w:t>or fim, no último estágio</w:t>
      </w:r>
      <w:r w:rsidR="002175BA" w:rsidRPr="002D7725">
        <w:t xml:space="preserve">, </w:t>
      </w:r>
      <w:r w:rsidR="00C76EFE" w:rsidRPr="002D7725">
        <w:t xml:space="preserve">as </w:t>
      </w:r>
      <w:r w:rsidR="00C76EFE" w:rsidRPr="002D7725">
        <w:rPr>
          <w:i/>
          <w:iCs/>
        </w:rPr>
        <w:t>features</w:t>
      </w:r>
      <w:r w:rsidR="00C76EFE" w:rsidRPr="002D7725">
        <w:t xml:space="preserve"> faciais são comparadas com as </w:t>
      </w:r>
      <w:r w:rsidR="00C76EFE" w:rsidRPr="002D7725">
        <w:rPr>
          <w:i/>
          <w:iCs/>
        </w:rPr>
        <w:t>features</w:t>
      </w:r>
      <w:r w:rsidR="00C76EFE" w:rsidRPr="002D7725">
        <w:t xml:space="preserve"> conhecidas de usuários cadastrados para identificação pessoal</w:t>
      </w:r>
      <w:r w:rsidR="002175BA" w:rsidRPr="002D7725">
        <w:t>.</w:t>
      </w:r>
    </w:p>
    <w:p w14:paraId="68E73284" w14:textId="77777777" w:rsidR="0094296B" w:rsidRPr="002D7725" w:rsidRDefault="00C76EFE" w:rsidP="0094296B">
      <w:pPr>
        <w:pStyle w:val="TF-TEXTO"/>
      </w:pPr>
      <w:r w:rsidRPr="002D7725">
        <w:t xml:space="preserve">Para fins de </w:t>
      </w:r>
      <w:r w:rsidR="00A152EF" w:rsidRPr="002D7725">
        <w:t>avaliação do reconhecimento faci</w:t>
      </w:r>
      <w:r w:rsidR="00DF2D08" w:rsidRPr="002D7725">
        <w:t>a</w:t>
      </w:r>
      <w:r w:rsidR="00A152EF" w:rsidRPr="002D7725">
        <w:t>l</w:t>
      </w:r>
      <w:r w:rsidRPr="002D7725">
        <w:t xml:space="preserve">, </w:t>
      </w:r>
      <w:r w:rsidR="0094296B" w:rsidRPr="002D7725">
        <w:t xml:space="preserve">Sanchez-Moreno </w:t>
      </w:r>
      <w:r w:rsidR="0094296B" w:rsidRPr="002D7725">
        <w:rPr>
          <w:i/>
          <w:iCs/>
        </w:rPr>
        <w:t>et al</w:t>
      </w:r>
      <w:r w:rsidR="0094296B" w:rsidRPr="002D7725">
        <w:t xml:space="preserve">. </w:t>
      </w:r>
      <w:r w:rsidR="0094296B" w:rsidRPr="00446653">
        <w:rPr>
          <w:lang w:val="en-US"/>
        </w:rPr>
        <w:t xml:space="preserve">(2021) utilizaram os seguintes </w:t>
      </w:r>
      <w:r w:rsidR="0094296B" w:rsidRPr="00446653">
        <w:rPr>
          <w:i/>
          <w:iCs/>
          <w:lang w:val="en-US"/>
        </w:rPr>
        <w:t>datasets</w:t>
      </w:r>
      <w:r w:rsidRPr="00446653">
        <w:rPr>
          <w:lang w:val="en-US"/>
        </w:rPr>
        <w:t xml:space="preserve">: </w:t>
      </w:r>
      <w:r w:rsidRPr="00446653">
        <w:rPr>
          <w:i/>
          <w:iCs/>
          <w:lang w:val="en-US"/>
        </w:rPr>
        <w:t>Labeled Faces in the Wild</w:t>
      </w:r>
      <w:r w:rsidRPr="00446653">
        <w:rPr>
          <w:lang w:val="en-US"/>
        </w:rPr>
        <w:t xml:space="preserve"> (LFW) (HUANG </w:t>
      </w:r>
      <w:r w:rsidRPr="00446653">
        <w:rPr>
          <w:i/>
          <w:iCs/>
          <w:lang w:val="en-US"/>
        </w:rPr>
        <w:t>et al</w:t>
      </w:r>
      <w:r w:rsidRPr="00446653">
        <w:rPr>
          <w:lang w:val="en-US"/>
        </w:rPr>
        <w:t xml:space="preserve">., 2007) e </w:t>
      </w:r>
      <w:r w:rsidRPr="00446653">
        <w:rPr>
          <w:i/>
          <w:iCs/>
          <w:lang w:val="en-US"/>
        </w:rPr>
        <w:t>YouTube Faces</w:t>
      </w:r>
      <w:r w:rsidRPr="00446653">
        <w:rPr>
          <w:lang w:val="en-US"/>
        </w:rPr>
        <w:t xml:space="preserve"> (YTF)</w:t>
      </w:r>
      <w:r w:rsidR="00A152EF" w:rsidRPr="00446653">
        <w:rPr>
          <w:lang w:val="en-US"/>
        </w:rPr>
        <w:t xml:space="preserve"> (WOLF; HASSNER; MAOZ, 2011)</w:t>
      </w:r>
      <w:r w:rsidRPr="00446653">
        <w:rPr>
          <w:lang w:val="en-US"/>
        </w:rPr>
        <w:t>.</w:t>
      </w:r>
      <w:r w:rsidR="00677808" w:rsidRPr="00446653">
        <w:rPr>
          <w:lang w:val="en-US"/>
        </w:rPr>
        <w:t xml:space="preserve"> </w:t>
      </w:r>
      <w:r w:rsidR="00677808" w:rsidRPr="002D7725">
        <w:t>De acordo</w:t>
      </w:r>
      <w:r w:rsidR="0094296B" w:rsidRPr="002D7725">
        <w:t xml:space="preserve"> com os autores, </w:t>
      </w:r>
      <w:r w:rsidR="00677808" w:rsidRPr="002D7725">
        <w:t>no LFW, o método obteve uma acurácia de 99,1%</w:t>
      </w:r>
      <w:r w:rsidR="0094296B" w:rsidRPr="002D7725">
        <w:t>. Já no</w:t>
      </w:r>
      <w:r w:rsidR="0063243F" w:rsidRPr="002D7725">
        <w:t xml:space="preserve"> YTF, a acurácia foi de 94,7%</w:t>
      </w:r>
      <w:r w:rsidR="0094296B" w:rsidRPr="002D7725">
        <w:t xml:space="preserve">. </w:t>
      </w:r>
    </w:p>
    <w:p w14:paraId="7C73968A" w14:textId="65B0757F" w:rsidR="0063243F" w:rsidRPr="009E3272" w:rsidRDefault="0094296B" w:rsidP="0094296B">
      <w:pPr>
        <w:pStyle w:val="TF-TEXTO"/>
      </w:pPr>
      <w:r w:rsidRPr="002D7725">
        <w:t xml:space="preserve">A partir desses resultados, Sanchez-Moreno </w:t>
      </w:r>
      <w:r w:rsidRPr="002D7725">
        <w:rPr>
          <w:i/>
          <w:iCs/>
        </w:rPr>
        <w:t>et al</w:t>
      </w:r>
      <w:r w:rsidRPr="002D7725">
        <w:t>. (2021)</w:t>
      </w:r>
      <w:r w:rsidR="00931CD8" w:rsidRPr="002D7725">
        <w:t xml:space="preserve"> </w:t>
      </w:r>
      <w:r w:rsidRPr="002D7725">
        <w:t>concluem</w:t>
      </w:r>
      <w:r w:rsidR="00931CD8" w:rsidRPr="002D7725">
        <w:t xml:space="preserve"> que </w:t>
      </w:r>
      <w:r w:rsidRPr="002D7725">
        <w:t>o sistema proposto</w:t>
      </w:r>
      <w:r w:rsidR="00931CD8" w:rsidRPr="002D7725">
        <w:t xml:space="preserve"> melhora a precisão no banco de dados </w:t>
      </w:r>
      <w:r w:rsidR="004077F4" w:rsidRPr="002D7725">
        <w:t>LFW, obtendo</w:t>
      </w:r>
      <w:r w:rsidRPr="002D7725">
        <w:t xml:space="preserve"> </w:t>
      </w:r>
      <w:r w:rsidR="00931CD8" w:rsidRPr="002D7725">
        <w:t xml:space="preserve">pontuação semelhante ou superior a diferentes estruturas de CNN </w:t>
      </w:r>
      <w:r w:rsidRPr="002D7725">
        <w:t>utilizadas em reconhecimentos faciais</w:t>
      </w:r>
      <w:r w:rsidR="00EE0085" w:rsidRPr="002D7725">
        <w:t>.</w:t>
      </w:r>
      <w:r w:rsidRPr="002D7725">
        <w:t xml:space="preserve"> </w:t>
      </w:r>
      <w:r w:rsidR="0054649D" w:rsidRPr="002D7725">
        <w:t xml:space="preserve">Assim, no que diz respeito ao reconhecimento facial, os autores </w:t>
      </w:r>
      <w:r w:rsidR="00291694" w:rsidRPr="002D7725">
        <w:t>resumiram que</w:t>
      </w:r>
      <w:r w:rsidR="0054649D" w:rsidRPr="002D7725">
        <w:t xml:space="preserve"> </w:t>
      </w:r>
      <w:r w:rsidR="007C1029" w:rsidRPr="002D7725">
        <w:t>“</w:t>
      </w:r>
      <w:r w:rsidR="0054649D" w:rsidRPr="002D7725">
        <w:t>[...]</w:t>
      </w:r>
      <w:r w:rsidR="007C1029" w:rsidRPr="002D7725">
        <w:t xml:space="preserve"> com os avanços dos algoritmos de deep learning aliados aos avanços tecnológicos, é possível desenvolver sistemas de reconhecimento facial em tempo real capazes de operar em ambientes de alta complexidade.” </w:t>
      </w:r>
      <w:r w:rsidR="00EE0085" w:rsidRPr="002D7725">
        <w:t xml:space="preserve">(SANCHEZ-MORENO </w:t>
      </w:r>
      <w:r w:rsidR="00EE0085" w:rsidRPr="002D7725">
        <w:rPr>
          <w:i/>
          <w:iCs/>
        </w:rPr>
        <w:t>et al</w:t>
      </w:r>
      <w:r w:rsidR="00EE0085" w:rsidRPr="002D7725">
        <w:t>.</w:t>
      </w:r>
      <w:r w:rsidR="00E25D1B" w:rsidRPr="002D7725">
        <w:t>,</w:t>
      </w:r>
      <w:r w:rsidR="00EE0085" w:rsidRPr="002D7725">
        <w:t xml:space="preserve"> 2021).</w:t>
      </w:r>
    </w:p>
    <w:p w14:paraId="7817D9B2" w14:textId="3B649B7F" w:rsidR="00451B94" w:rsidRDefault="00451B94" w:rsidP="00424AD5">
      <w:pPr>
        <w:pStyle w:val="Ttulo1"/>
      </w:pPr>
      <w:bookmarkStart w:id="40" w:name="_Toc54164921"/>
      <w:bookmarkStart w:id="41" w:name="_Toc54165675"/>
      <w:bookmarkStart w:id="42" w:name="_Toc54169333"/>
      <w:bookmarkStart w:id="43" w:name="_Toc96347439"/>
      <w:bookmarkStart w:id="44" w:name="_Toc96357723"/>
      <w:bookmarkStart w:id="45" w:name="_Toc96491866"/>
      <w:bookmarkStart w:id="46" w:name="_Toc411603107"/>
      <w:bookmarkEnd w:id="26"/>
      <w:r>
        <w:t>proposta</w:t>
      </w:r>
      <w:r w:rsidR="00544BBE">
        <w:t xml:space="preserve"> </w:t>
      </w:r>
    </w:p>
    <w:p w14:paraId="0D73B645" w14:textId="484862AB" w:rsidR="0094296B" w:rsidRPr="00C25ED0" w:rsidRDefault="002D3655" w:rsidP="0094296B">
      <w:pPr>
        <w:pStyle w:val="TF-TEXTO"/>
      </w:pPr>
      <w:r w:rsidRPr="002D7725">
        <w:t>E</w:t>
      </w:r>
      <w:r w:rsidR="0094296B" w:rsidRPr="002D7725">
        <w:t>sta seção apresenta a justificativa para o desenvolvimento desse trabalho, os principais requisitos e a metodologia de desenvolvimento que será utilizada. Também são relacionados os assuntos e as fontes bibliográficas que irão fundamentar o estudo proposto.</w:t>
      </w:r>
    </w:p>
    <w:p w14:paraId="29D16A9A" w14:textId="77777777" w:rsidR="00451B94" w:rsidRDefault="00451B94" w:rsidP="00E638A0">
      <w:pPr>
        <w:pStyle w:val="Ttulo2"/>
      </w:pPr>
      <w:bookmarkStart w:id="47" w:name="_Toc54164915"/>
      <w:bookmarkStart w:id="48" w:name="_Toc54165669"/>
      <w:bookmarkStart w:id="49" w:name="_Toc54169327"/>
      <w:bookmarkStart w:id="50" w:name="_Toc96347433"/>
      <w:bookmarkStart w:id="51" w:name="_Toc96357717"/>
      <w:bookmarkStart w:id="52" w:name="_Toc96491860"/>
      <w:bookmarkStart w:id="53" w:name="_Toc351015594"/>
      <w:r>
        <w:t>JUSTIFICATIVA</w:t>
      </w:r>
    </w:p>
    <w:p w14:paraId="5D8B4858" w14:textId="32D83CFD" w:rsidR="002D3655" w:rsidRDefault="002D3655" w:rsidP="002D3655">
      <w:pPr>
        <w:pStyle w:val="TF-TEXTO"/>
      </w:pPr>
      <w:r>
        <w:t xml:space="preserve">No </w:t>
      </w:r>
      <w:r w:rsidR="00AE24C2">
        <w:fldChar w:fldCharType="begin"/>
      </w:r>
      <w:r w:rsidR="00AE24C2">
        <w:instrText xml:space="preserve"> REF _Ref52025161 \h </w:instrText>
      </w:r>
      <w:r w:rsidR="00AE24C2">
        <w:fldChar w:fldCharType="separate"/>
      </w:r>
      <w:r w:rsidR="007F30E9">
        <w:t xml:space="preserve">Quadro </w:t>
      </w:r>
      <w:r w:rsidR="007F30E9">
        <w:rPr>
          <w:noProof/>
        </w:rPr>
        <w:t>1</w:t>
      </w:r>
      <w:r w:rsidR="00AE24C2">
        <w:fldChar w:fldCharType="end"/>
      </w:r>
      <w:r w:rsidR="00AE24C2">
        <w:t xml:space="preserve"> </w:t>
      </w:r>
      <w:r>
        <w:t xml:space="preserve">é apresentado </w:t>
      </w:r>
      <w:r w:rsidR="00942F02">
        <w:t>o</w:t>
      </w:r>
      <w:r>
        <w:t xml:space="preserve"> comparativo entre os trabalhos correlatos. As linhas representam as características e as colunas os trabalhos.</w:t>
      </w:r>
    </w:p>
    <w:p w14:paraId="374F9020" w14:textId="14297FB1" w:rsidR="006B0760" w:rsidRDefault="006B0760" w:rsidP="006B0760">
      <w:pPr>
        <w:pStyle w:val="TF-LEGENDA"/>
      </w:pPr>
      <w:bookmarkStart w:id="54" w:name="_Ref52025161"/>
      <w:r>
        <w:lastRenderedPageBreak/>
        <w:t xml:space="preserve">Quadro </w:t>
      </w:r>
      <w:fldSimple w:instr=" SEQ Quadro \* ARABIC ">
        <w:r w:rsidR="007F30E9">
          <w:rPr>
            <w:noProof/>
          </w:rPr>
          <w:t>1</w:t>
        </w:r>
      </w:fldSimple>
      <w:bookmarkEnd w:id="54"/>
      <w:r>
        <w:t xml:space="preserve"> </w:t>
      </w:r>
      <w:r w:rsidR="00A8002F">
        <w:t>–</w:t>
      </w:r>
      <w:r>
        <w:t xml:space="preserve">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5"/>
        <w:gridCol w:w="1599"/>
        <w:gridCol w:w="1559"/>
        <w:gridCol w:w="2115"/>
      </w:tblGrid>
      <w:tr w:rsidR="000D47B0" w14:paraId="38E672AA" w14:textId="77777777" w:rsidTr="002D7725">
        <w:trPr>
          <w:trHeight w:val="567"/>
        </w:trPr>
        <w:tc>
          <w:tcPr>
            <w:tcW w:w="3675" w:type="dxa"/>
            <w:tcBorders>
              <w:tl2br w:val="single" w:sz="4" w:space="0" w:color="auto"/>
            </w:tcBorders>
            <w:shd w:val="clear" w:color="auto" w:fill="A6A6A6"/>
          </w:tcPr>
          <w:p w14:paraId="353071D6" w14:textId="7948415A" w:rsidR="006B0760" w:rsidRDefault="002D7725" w:rsidP="002D7725">
            <w:pPr>
              <w:pStyle w:val="TF-TEXTOQUADRO"/>
              <w:jc w:val="right"/>
            </w:pPr>
            <w:r>
              <w:t>Trabalhos correlatos</w:t>
            </w:r>
          </w:p>
          <w:p w14:paraId="0258DA32" w14:textId="75895D01" w:rsidR="002D7725" w:rsidRPr="007D4566" w:rsidRDefault="002D7725" w:rsidP="004B3C46">
            <w:pPr>
              <w:pStyle w:val="TF-TEXTOQUADRO"/>
            </w:pPr>
            <w:r>
              <w:t>Características</w:t>
            </w:r>
          </w:p>
        </w:tc>
        <w:tc>
          <w:tcPr>
            <w:tcW w:w="1599" w:type="dxa"/>
            <w:shd w:val="clear" w:color="auto" w:fill="A6A6A6"/>
            <w:vAlign w:val="center"/>
          </w:tcPr>
          <w:p w14:paraId="3F04489A" w14:textId="77777777" w:rsidR="00AE24C2" w:rsidRDefault="000D47B0" w:rsidP="0094296B">
            <w:pPr>
              <w:pStyle w:val="TF-TEXTOQUADRO"/>
              <w:jc w:val="center"/>
            </w:pPr>
            <w:r w:rsidRPr="000D47B0">
              <w:t>Y</w:t>
            </w:r>
            <w:r>
              <w:t>ang</w:t>
            </w:r>
            <w:r w:rsidRPr="000D47B0">
              <w:t xml:space="preserve"> </w:t>
            </w:r>
            <w:r w:rsidRPr="00AE24C2">
              <w:rPr>
                <w:i/>
                <w:iCs/>
              </w:rPr>
              <w:t>et al</w:t>
            </w:r>
            <w:r w:rsidRPr="000D47B0">
              <w:t>.</w:t>
            </w:r>
            <w:r>
              <w:t xml:space="preserve"> </w:t>
            </w:r>
          </w:p>
          <w:p w14:paraId="0590921D" w14:textId="6050FB39" w:rsidR="006B0760" w:rsidRDefault="000D47B0" w:rsidP="0094296B">
            <w:pPr>
              <w:pStyle w:val="TF-TEXTOQUADRO"/>
              <w:jc w:val="center"/>
            </w:pPr>
            <w:r>
              <w:t>(</w:t>
            </w:r>
            <w:r w:rsidRPr="000D47B0">
              <w:t>2018</w:t>
            </w:r>
            <w:r w:rsidR="00376F58">
              <w:t>b</w:t>
            </w:r>
            <w:r w:rsidRPr="000D47B0">
              <w:t>)</w:t>
            </w:r>
          </w:p>
        </w:tc>
        <w:tc>
          <w:tcPr>
            <w:tcW w:w="1559" w:type="dxa"/>
            <w:shd w:val="clear" w:color="auto" w:fill="A6A6A6"/>
            <w:vAlign w:val="center"/>
          </w:tcPr>
          <w:p w14:paraId="27B6D405" w14:textId="77777777" w:rsidR="00AE24C2" w:rsidRDefault="000D47B0" w:rsidP="0094296B">
            <w:pPr>
              <w:pStyle w:val="TF-TEXTOQUADRO"/>
              <w:jc w:val="center"/>
            </w:pPr>
            <w:r w:rsidRPr="000D47B0">
              <w:t>H</w:t>
            </w:r>
            <w:r>
              <w:t>e</w:t>
            </w:r>
            <w:r w:rsidRPr="000D47B0">
              <w:t xml:space="preserve"> </w:t>
            </w:r>
            <w:r w:rsidRPr="00AE24C2">
              <w:rPr>
                <w:i/>
                <w:iCs/>
              </w:rPr>
              <w:t>et al</w:t>
            </w:r>
            <w:r w:rsidRPr="000D47B0">
              <w:t>.</w:t>
            </w:r>
            <w:r>
              <w:t xml:space="preserve"> </w:t>
            </w:r>
          </w:p>
          <w:p w14:paraId="16420C20" w14:textId="22621470" w:rsidR="006B0760" w:rsidRDefault="000D47B0" w:rsidP="0094296B">
            <w:pPr>
              <w:pStyle w:val="TF-TEXTOQUADRO"/>
              <w:jc w:val="center"/>
            </w:pPr>
            <w:r>
              <w:t>(</w:t>
            </w:r>
            <w:r w:rsidRPr="000D47B0">
              <w:t>2019)</w:t>
            </w:r>
          </w:p>
        </w:tc>
        <w:tc>
          <w:tcPr>
            <w:tcW w:w="2115" w:type="dxa"/>
            <w:shd w:val="clear" w:color="auto" w:fill="A6A6A6"/>
            <w:vAlign w:val="center"/>
          </w:tcPr>
          <w:p w14:paraId="7ED7D3D4" w14:textId="1E4F7CAF" w:rsidR="006B0760" w:rsidRPr="007D4566" w:rsidRDefault="000D47B0" w:rsidP="0094296B">
            <w:pPr>
              <w:pStyle w:val="TF-TEXTOQUADRO"/>
              <w:jc w:val="center"/>
            </w:pPr>
            <w:r w:rsidRPr="000D47B0">
              <w:t xml:space="preserve">Sanchez-Moreno </w:t>
            </w:r>
            <w:r w:rsidRPr="00AE24C2">
              <w:rPr>
                <w:i/>
                <w:iCs/>
              </w:rPr>
              <w:t>et al</w:t>
            </w:r>
            <w:r w:rsidRPr="000D47B0">
              <w:t xml:space="preserve">. </w:t>
            </w:r>
            <w:r>
              <w:t>(</w:t>
            </w:r>
            <w:r w:rsidRPr="000D47B0">
              <w:t>2021)</w:t>
            </w:r>
          </w:p>
        </w:tc>
      </w:tr>
      <w:tr w:rsidR="000D47B0" w14:paraId="33699905" w14:textId="77777777" w:rsidTr="002D7725">
        <w:tc>
          <w:tcPr>
            <w:tcW w:w="3675" w:type="dxa"/>
            <w:shd w:val="clear" w:color="auto" w:fill="auto"/>
            <w:vAlign w:val="center"/>
          </w:tcPr>
          <w:p w14:paraId="702A6233" w14:textId="765DDF0B" w:rsidR="006B0760" w:rsidRDefault="000D47B0" w:rsidP="002D7725">
            <w:pPr>
              <w:pStyle w:val="TF-TEXTOQUADRO"/>
            </w:pPr>
            <w:r>
              <w:t>Detecção de faces</w:t>
            </w:r>
          </w:p>
        </w:tc>
        <w:tc>
          <w:tcPr>
            <w:tcW w:w="1599" w:type="dxa"/>
            <w:shd w:val="clear" w:color="auto" w:fill="auto"/>
          </w:tcPr>
          <w:p w14:paraId="250629FA" w14:textId="5D7BA816" w:rsidR="006B0760" w:rsidRDefault="000D47B0" w:rsidP="0094296B">
            <w:pPr>
              <w:pStyle w:val="TF-TEXTOQUADRO"/>
              <w:jc w:val="center"/>
            </w:pPr>
            <w:r>
              <w:t>Sim</w:t>
            </w:r>
          </w:p>
        </w:tc>
        <w:tc>
          <w:tcPr>
            <w:tcW w:w="1559" w:type="dxa"/>
            <w:shd w:val="clear" w:color="auto" w:fill="auto"/>
          </w:tcPr>
          <w:p w14:paraId="78852193" w14:textId="4EB47535" w:rsidR="006B0760" w:rsidRDefault="000D47B0" w:rsidP="0094296B">
            <w:pPr>
              <w:pStyle w:val="TF-TEXTOQUADRO"/>
              <w:jc w:val="center"/>
            </w:pPr>
            <w:r>
              <w:t>Sim</w:t>
            </w:r>
          </w:p>
        </w:tc>
        <w:tc>
          <w:tcPr>
            <w:tcW w:w="2115" w:type="dxa"/>
            <w:shd w:val="clear" w:color="auto" w:fill="auto"/>
          </w:tcPr>
          <w:p w14:paraId="266608BA" w14:textId="3676EDA8" w:rsidR="006B0760" w:rsidRDefault="000D47B0" w:rsidP="0094296B">
            <w:pPr>
              <w:pStyle w:val="TF-TEXTOQUADRO"/>
              <w:jc w:val="center"/>
            </w:pPr>
            <w:r>
              <w:t>Sim</w:t>
            </w:r>
          </w:p>
        </w:tc>
      </w:tr>
      <w:tr w:rsidR="000D47B0" w14:paraId="28998374" w14:textId="77777777" w:rsidTr="002D7725">
        <w:tc>
          <w:tcPr>
            <w:tcW w:w="3675" w:type="dxa"/>
            <w:shd w:val="clear" w:color="auto" w:fill="auto"/>
            <w:vAlign w:val="center"/>
          </w:tcPr>
          <w:p w14:paraId="7520194C" w14:textId="5FA78EB8" w:rsidR="006B0760" w:rsidRDefault="000D47B0" w:rsidP="002D7725">
            <w:pPr>
              <w:pStyle w:val="TF-TEXTOQUADRO"/>
            </w:pPr>
            <w:r>
              <w:t>Reconhecimento de faces</w:t>
            </w:r>
          </w:p>
        </w:tc>
        <w:tc>
          <w:tcPr>
            <w:tcW w:w="1599" w:type="dxa"/>
            <w:shd w:val="clear" w:color="auto" w:fill="auto"/>
          </w:tcPr>
          <w:p w14:paraId="6B77798F" w14:textId="56645A0A" w:rsidR="006B0760" w:rsidRDefault="000D47B0" w:rsidP="0094296B">
            <w:pPr>
              <w:pStyle w:val="TF-TEXTOQUADRO"/>
              <w:jc w:val="center"/>
            </w:pPr>
            <w:r>
              <w:t>Não</w:t>
            </w:r>
          </w:p>
        </w:tc>
        <w:tc>
          <w:tcPr>
            <w:tcW w:w="1559" w:type="dxa"/>
            <w:shd w:val="clear" w:color="auto" w:fill="auto"/>
          </w:tcPr>
          <w:p w14:paraId="617F5404" w14:textId="2633E31D" w:rsidR="006B0760" w:rsidRDefault="000D47B0" w:rsidP="0094296B">
            <w:pPr>
              <w:pStyle w:val="TF-TEXTOQUADRO"/>
              <w:jc w:val="center"/>
            </w:pPr>
            <w:r>
              <w:t>Não</w:t>
            </w:r>
          </w:p>
        </w:tc>
        <w:tc>
          <w:tcPr>
            <w:tcW w:w="2115" w:type="dxa"/>
            <w:shd w:val="clear" w:color="auto" w:fill="auto"/>
          </w:tcPr>
          <w:p w14:paraId="6CC6FB09" w14:textId="04455ED3" w:rsidR="006B0760" w:rsidRDefault="000D47B0" w:rsidP="0094296B">
            <w:pPr>
              <w:pStyle w:val="TF-TEXTOQUADRO"/>
              <w:jc w:val="center"/>
            </w:pPr>
            <w:r>
              <w:t>Sim</w:t>
            </w:r>
          </w:p>
        </w:tc>
      </w:tr>
      <w:tr w:rsidR="000D47B0" w14:paraId="3C32A64B" w14:textId="77777777" w:rsidTr="002D7725">
        <w:tc>
          <w:tcPr>
            <w:tcW w:w="3675" w:type="dxa"/>
            <w:shd w:val="clear" w:color="auto" w:fill="auto"/>
            <w:vAlign w:val="center"/>
          </w:tcPr>
          <w:p w14:paraId="2454C44C" w14:textId="05D88F8C" w:rsidR="006B0760" w:rsidRDefault="00653F19" w:rsidP="002D7725">
            <w:pPr>
              <w:pStyle w:val="TF-TEXTOQUADRO"/>
            </w:pPr>
            <w:r>
              <w:t xml:space="preserve">Uso das regiões faciais para </w:t>
            </w:r>
            <w:r w:rsidR="004B5A6F">
              <w:t>aprendizado</w:t>
            </w:r>
          </w:p>
        </w:tc>
        <w:tc>
          <w:tcPr>
            <w:tcW w:w="1599" w:type="dxa"/>
            <w:shd w:val="clear" w:color="auto" w:fill="auto"/>
          </w:tcPr>
          <w:p w14:paraId="62FB5234" w14:textId="4E4D89B1" w:rsidR="006B0760" w:rsidRDefault="00653F19" w:rsidP="0094296B">
            <w:pPr>
              <w:pStyle w:val="TF-TEXTOQUADRO"/>
              <w:jc w:val="center"/>
            </w:pPr>
            <w:r>
              <w:t>Sim</w:t>
            </w:r>
          </w:p>
        </w:tc>
        <w:tc>
          <w:tcPr>
            <w:tcW w:w="1559" w:type="dxa"/>
            <w:shd w:val="clear" w:color="auto" w:fill="auto"/>
          </w:tcPr>
          <w:p w14:paraId="5E8D7060" w14:textId="31780F0D" w:rsidR="006B0760" w:rsidRDefault="00653F19" w:rsidP="0094296B">
            <w:pPr>
              <w:pStyle w:val="TF-TEXTOQUADRO"/>
              <w:jc w:val="center"/>
            </w:pPr>
            <w:r>
              <w:t>Não</w:t>
            </w:r>
          </w:p>
        </w:tc>
        <w:tc>
          <w:tcPr>
            <w:tcW w:w="2115" w:type="dxa"/>
            <w:shd w:val="clear" w:color="auto" w:fill="auto"/>
          </w:tcPr>
          <w:p w14:paraId="731D0AC2" w14:textId="20AD59E1" w:rsidR="006B0760" w:rsidRDefault="00653F19" w:rsidP="0094296B">
            <w:pPr>
              <w:pStyle w:val="TF-TEXTOQUADRO"/>
              <w:jc w:val="center"/>
            </w:pPr>
            <w:r>
              <w:t>Não</w:t>
            </w:r>
          </w:p>
        </w:tc>
      </w:tr>
      <w:tr w:rsidR="000D47B0" w14:paraId="67BC7F34" w14:textId="77777777" w:rsidTr="002D7725">
        <w:tc>
          <w:tcPr>
            <w:tcW w:w="3675" w:type="dxa"/>
            <w:shd w:val="clear" w:color="auto" w:fill="auto"/>
            <w:vAlign w:val="center"/>
          </w:tcPr>
          <w:p w14:paraId="7E2261C9" w14:textId="6BF47144" w:rsidR="006B0760" w:rsidRDefault="00D934C6" w:rsidP="002D7725">
            <w:pPr>
              <w:pStyle w:val="TF-TEXTOQUADRO"/>
            </w:pPr>
            <w:r>
              <w:t>Lida com ambientes irrestritos (oclusões, iluminação, dimensionamento e poses)</w:t>
            </w:r>
          </w:p>
        </w:tc>
        <w:tc>
          <w:tcPr>
            <w:tcW w:w="1599" w:type="dxa"/>
            <w:shd w:val="clear" w:color="auto" w:fill="auto"/>
          </w:tcPr>
          <w:p w14:paraId="080E545C" w14:textId="5EDCA658" w:rsidR="006B0760" w:rsidRDefault="00D934C6" w:rsidP="0094296B">
            <w:pPr>
              <w:pStyle w:val="TF-TEXTOQUADRO"/>
              <w:jc w:val="center"/>
            </w:pPr>
            <w:r>
              <w:t>Sim</w:t>
            </w:r>
          </w:p>
        </w:tc>
        <w:tc>
          <w:tcPr>
            <w:tcW w:w="1559" w:type="dxa"/>
            <w:shd w:val="clear" w:color="auto" w:fill="auto"/>
          </w:tcPr>
          <w:p w14:paraId="28C6F61C" w14:textId="1EEB94D2" w:rsidR="006B0760" w:rsidRDefault="00D934C6" w:rsidP="0094296B">
            <w:pPr>
              <w:pStyle w:val="TF-TEXTOQUADRO"/>
              <w:jc w:val="center"/>
            </w:pPr>
            <w:r>
              <w:t>Sim</w:t>
            </w:r>
          </w:p>
        </w:tc>
        <w:tc>
          <w:tcPr>
            <w:tcW w:w="2115" w:type="dxa"/>
            <w:shd w:val="clear" w:color="auto" w:fill="auto"/>
          </w:tcPr>
          <w:p w14:paraId="73DC5BD9" w14:textId="5CD325C2" w:rsidR="006B0760" w:rsidRDefault="00D934C6" w:rsidP="0094296B">
            <w:pPr>
              <w:pStyle w:val="TF-TEXTOQUADRO"/>
              <w:jc w:val="center"/>
            </w:pPr>
            <w:r>
              <w:t>Sim</w:t>
            </w:r>
          </w:p>
        </w:tc>
      </w:tr>
      <w:tr w:rsidR="006F199A" w14:paraId="47CE8D4C" w14:textId="77777777" w:rsidTr="002D7725">
        <w:tc>
          <w:tcPr>
            <w:tcW w:w="3675" w:type="dxa"/>
            <w:shd w:val="clear" w:color="auto" w:fill="auto"/>
            <w:vAlign w:val="center"/>
          </w:tcPr>
          <w:p w14:paraId="349C09DA" w14:textId="57E56368" w:rsidR="006F199A" w:rsidRDefault="006F199A" w:rsidP="002D7725">
            <w:pPr>
              <w:pStyle w:val="TF-TEXTOQUADRO"/>
            </w:pPr>
            <w:r>
              <w:t xml:space="preserve">Arquitetura de rede neural </w:t>
            </w:r>
          </w:p>
        </w:tc>
        <w:tc>
          <w:tcPr>
            <w:tcW w:w="1599" w:type="dxa"/>
            <w:shd w:val="clear" w:color="auto" w:fill="auto"/>
          </w:tcPr>
          <w:p w14:paraId="6132BB0C" w14:textId="113BE87C" w:rsidR="006F199A" w:rsidRDefault="006F2CCB" w:rsidP="00B76A42">
            <w:pPr>
              <w:pStyle w:val="TF-TEXTOQUADRO"/>
              <w:jc w:val="center"/>
            </w:pPr>
            <w:r>
              <w:t>Faceness-Net</w:t>
            </w:r>
          </w:p>
        </w:tc>
        <w:tc>
          <w:tcPr>
            <w:tcW w:w="1559" w:type="dxa"/>
            <w:shd w:val="clear" w:color="auto" w:fill="auto"/>
          </w:tcPr>
          <w:p w14:paraId="723EA6CE" w14:textId="24C7AFBB" w:rsidR="006F199A" w:rsidRDefault="006F2CCB" w:rsidP="00B76A42">
            <w:pPr>
              <w:pStyle w:val="TF-TEXTOQUADRO"/>
              <w:jc w:val="center"/>
            </w:pPr>
            <w:r w:rsidRPr="009D61CA">
              <w:t>DFN</w:t>
            </w:r>
          </w:p>
        </w:tc>
        <w:tc>
          <w:tcPr>
            <w:tcW w:w="2115" w:type="dxa"/>
            <w:shd w:val="clear" w:color="auto" w:fill="auto"/>
          </w:tcPr>
          <w:p w14:paraId="689218CE" w14:textId="3C345128" w:rsidR="006F199A" w:rsidRDefault="006F2CCB" w:rsidP="00B76A42">
            <w:pPr>
              <w:pStyle w:val="TF-TEXTOQUADRO"/>
              <w:jc w:val="center"/>
            </w:pPr>
            <w:r w:rsidRPr="009D61CA">
              <w:t>YOLO-faces</w:t>
            </w:r>
          </w:p>
        </w:tc>
      </w:tr>
      <w:tr w:rsidR="006F199A" w14:paraId="7D67277F" w14:textId="77777777" w:rsidTr="002D7725">
        <w:tc>
          <w:tcPr>
            <w:tcW w:w="3675" w:type="dxa"/>
            <w:shd w:val="clear" w:color="auto" w:fill="auto"/>
            <w:vAlign w:val="center"/>
          </w:tcPr>
          <w:p w14:paraId="5A0F7D1E" w14:textId="440A2BDB" w:rsidR="006F199A" w:rsidRDefault="006F199A" w:rsidP="002D7725">
            <w:pPr>
              <w:pStyle w:val="TF-TEXTOQUADRO"/>
            </w:pPr>
            <w:r>
              <w:t>Dataset</w:t>
            </w:r>
            <w:r w:rsidR="00AE131B">
              <w:t>s</w:t>
            </w:r>
            <w:r>
              <w:t xml:space="preserve"> utilizado</w:t>
            </w:r>
            <w:r w:rsidR="00AE131B">
              <w:t>s</w:t>
            </w:r>
          </w:p>
        </w:tc>
        <w:tc>
          <w:tcPr>
            <w:tcW w:w="1599" w:type="dxa"/>
            <w:shd w:val="clear" w:color="auto" w:fill="auto"/>
          </w:tcPr>
          <w:p w14:paraId="1F3FBFF1" w14:textId="2C64C364" w:rsidR="006F199A" w:rsidRDefault="0095484E" w:rsidP="0095484E">
            <w:pPr>
              <w:pStyle w:val="TF-TEXTOQUADRO"/>
              <w:jc w:val="center"/>
            </w:pPr>
            <w:r>
              <w:t>AFW, PASCAL, FDDB e WIDER FACE</w:t>
            </w:r>
          </w:p>
        </w:tc>
        <w:tc>
          <w:tcPr>
            <w:tcW w:w="1559" w:type="dxa"/>
            <w:shd w:val="clear" w:color="auto" w:fill="auto"/>
          </w:tcPr>
          <w:p w14:paraId="6BB3446F" w14:textId="4E33D0C5" w:rsidR="006F199A" w:rsidRDefault="00B231CE" w:rsidP="00B231CE">
            <w:pPr>
              <w:pStyle w:val="TF-TEXTOQUADRO"/>
              <w:jc w:val="center"/>
            </w:pPr>
            <w:r>
              <w:t>MegaFace, MultiPIE e CFP</w:t>
            </w:r>
          </w:p>
        </w:tc>
        <w:tc>
          <w:tcPr>
            <w:tcW w:w="2115" w:type="dxa"/>
            <w:shd w:val="clear" w:color="auto" w:fill="auto"/>
          </w:tcPr>
          <w:p w14:paraId="575545E4" w14:textId="6B6F21E9" w:rsidR="006F199A" w:rsidRDefault="00B231CE" w:rsidP="00B76A42">
            <w:pPr>
              <w:pStyle w:val="TF-TEXTOQUADRO"/>
              <w:jc w:val="center"/>
            </w:pPr>
            <w:r w:rsidRPr="00B231CE">
              <w:t>LFW</w:t>
            </w:r>
            <w:r>
              <w:t xml:space="preserve"> e </w:t>
            </w:r>
            <w:r w:rsidRPr="00B231CE">
              <w:t>YTF</w:t>
            </w:r>
          </w:p>
        </w:tc>
      </w:tr>
      <w:tr w:rsidR="006F199A" w14:paraId="0C4A15D0" w14:textId="77777777" w:rsidTr="002D7725">
        <w:tc>
          <w:tcPr>
            <w:tcW w:w="3675" w:type="dxa"/>
            <w:shd w:val="clear" w:color="auto" w:fill="auto"/>
            <w:vAlign w:val="center"/>
          </w:tcPr>
          <w:p w14:paraId="79633403" w14:textId="777A69C8" w:rsidR="006F199A" w:rsidRDefault="006F199A" w:rsidP="002D7725">
            <w:pPr>
              <w:pStyle w:val="TF-TEXTOQUADRO"/>
            </w:pPr>
            <w:r w:rsidRPr="00955F8C">
              <w:t xml:space="preserve">Taxa de </w:t>
            </w:r>
            <w:r w:rsidR="00AC3017">
              <w:t>acurácia</w:t>
            </w:r>
            <w:r w:rsidR="002D7725">
              <w:t xml:space="preserve"> para os datasets</w:t>
            </w:r>
          </w:p>
        </w:tc>
        <w:tc>
          <w:tcPr>
            <w:tcW w:w="1599" w:type="dxa"/>
            <w:shd w:val="clear" w:color="auto" w:fill="auto"/>
          </w:tcPr>
          <w:p w14:paraId="6DCF411C" w14:textId="2561D1BB" w:rsidR="006F199A" w:rsidRPr="00AE24C2" w:rsidRDefault="00E074EE" w:rsidP="00B76A42">
            <w:pPr>
              <w:pStyle w:val="TF-TEXTOQUADRO"/>
              <w:jc w:val="center"/>
              <w:rPr>
                <w:highlight w:val="red"/>
              </w:rPr>
            </w:pPr>
            <w:r w:rsidRPr="00E074EE">
              <w:t>98,05%, 92,11% e 71,7%</w:t>
            </w:r>
          </w:p>
        </w:tc>
        <w:tc>
          <w:tcPr>
            <w:tcW w:w="1559" w:type="dxa"/>
            <w:shd w:val="clear" w:color="auto" w:fill="auto"/>
          </w:tcPr>
          <w:p w14:paraId="4301D046" w14:textId="3ABB32ED" w:rsidR="006F199A" w:rsidRDefault="00086140" w:rsidP="00086140">
            <w:pPr>
              <w:pStyle w:val="TF-TEXTOQUADRO"/>
              <w:jc w:val="center"/>
            </w:pPr>
            <w:r>
              <w:t>82,11%, 85,66% e 94,01%.</w:t>
            </w:r>
          </w:p>
        </w:tc>
        <w:tc>
          <w:tcPr>
            <w:tcW w:w="2115" w:type="dxa"/>
            <w:shd w:val="clear" w:color="auto" w:fill="auto"/>
          </w:tcPr>
          <w:p w14:paraId="379FE612" w14:textId="22B4FC44" w:rsidR="006F199A" w:rsidRDefault="00AC3017" w:rsidP="00B76A42">
            <w:pPr>
              <w:pStyle w:val="TF-TEXTOQUADRO"/>
              <w:jc w:val="center"/>
            </w:pPr>
            <w:r w:rsidRPr="00AC3017">
              <w:t>99,1%</w:t>
            </w:r>
            <w:r>
              <w:t xml:space="preserve"> e </w:t>
            </w:r>
            <w:r w:rsidRPr="00AC3017">
              <w:t>94,7%</w:t>
            </w:r>
          </w:p>
        </w:tc>
      </w:tr>
    </w:tbl>
    <w:p w14:paraId="7C7B5EC3" w14:textId="67D45200" w:rsidR="006B0760" w:rsidRDefault="006B0760" w:rsidP="006B0760">
      <w:pPr>
        <w:pStyle w:val="TF-FONTE"/>
      </w:pPr>
      <w:r>
        <w:t>Fonte: elaborado pelo autor.</w:t>
      </w:r>
    </w:p>
    <w:p w14:paraId="092AD6BA" w14:textId="1DC29499" w:rsidR="00A1383A" w:rsidRDefault="006F199A" w:rsidP="00E57E50">
      <w:pPr>
        <w:pStyle w:val="TF-TEXTO"/>
      </w:pPr>
      <w:r w:rsidRPr="006107ED">
        <w:t xml:space="preserve">A partir do </w:t>
      </w:r>
      <w:r w:rsidRPr="006107ED">
        <w:fldChar w:fldCharType="begin"/>
      </w:r>
      <w:r w:rsidRPr="006107ED">
        <w:instrText xml:space="preserve"> REF _Ref52025161 \h  \* MERGEFORMAT </w:instrText>
      </w:r>
      <w:r w:rsidRPr="006107ED">
        <w:fldChar w:fldCharType="separate"/>
      </w:r>
      <w:r w:rsidR="007F30E9">
        <w:t xml:space="preserve">Quadro </w:t>
      </w:r>
      <w:r w:rsidR="007F30E9">
        <w:rPr>
          <w:noProof/>
        </w:rPr>
        <w:t>1</w:t>
      </w:r>
      <w:r w:rsidRPr="006107ED">
        <w:fldChar w:fldCharType="end"/>
      </w:r>
      <w:r w:rsidR="00E57E50" w:rsidRPr="006107ED">
        <w:t xml:space="preserve">, </w:t>
      </w:r>
      <w:r w:rsidRPr="006107ED">
        <w:t>pode-se observar que</w:t>
      </w:r>
      <w:r w:rsidR="00E57E50" w:rsidRPr="006107ED">
        <w:t xml:space="preserve"> todos </w:t>
      </w:r>
      <w:r w:rsidR="007B7F8B" w:rsidRPr="006107ED">
        <w:t xml:space="preserve">os estudos </w:t>
      </w:r>
      <w:r w:rsidR="00E57E50" w:rsidRPr="006107ED">
        <w:t>utilizam de redes neurais convolucionais (CNN) como método de aprendizado de máquina.</w:t>
      </w:r>
      <w:r w:rsidR="00D934C6" w:rsidRPr="006107ED">
        <w:t xml:space="preserve"> </w:t>
      </w:r>
      <w:r w:rsidR="00A1383A" w:rsidRPr="006107ED">
        <w:t>No que diz respeito a detecção de faces, todos os estudos correlatos implementam diferenças métodos</w:t>
      </w:r>
      <w:r w:rsidR="007E668D" w:rsidRPr="006107ED">
        <w:t xml:space="preserve">. </w:t>
      </w:r>
      <w:r w:rsidR="00A1383A" w:rsidRPr="006107ED">
        <w:t xml:space="preserve">Yang </w:t>
      </w:r>
      <w:r w:rsidR="00A1383A" w:rsidRPr="006107ED">
        <w:rPr>
          <w:i/>
          <w:iCs/>
        </w:rPr>
        <w:t>et al</w:t>
      </w:r>
      <w:r w:rsidR="00A1383A" w:rsidRPr="006107ED">
        <w:t>. (2018</w:t>
      </w:r>
      <w:r w:rsidR="00376F58">
        <w:t>b</w:t>
      </w:r>
      <w:r w:rsidR="00A1383A" w:rsidRPr="006107ED">
        <w:t>) utilizaram atributos faciais para classificar e detectar faces</w:t>
      </w:r>
      <w:r w:rsidR="007E668D" w:rsidRPr="006107ED">
        <w:t>.</w:t>
      </w:r>
      <w:r w:rsidR="00A1383A" w:rsidRPr="006107ED">
        <w:t xml:space="preserve"> He </w:t>
      </w:r>
      <w:r w:rsidR="00A1383A" w:rsidRPr="006107ED">
        <w:rPr>
          <w:i/>
          <w:iCs/>
        </w:rPr>
        <w:t>et al</w:t>
      </w:r>
      <w:r w:rsidR="00A1383A" w:rsidRPr="006107ED">
        <w:t xml:space="preserve">. (2019) </w:t>
      </w:r>
      <w:r w:rsidR="006107ED" w:rsidRPr="006107ED">
        <w:t>optaram pela rede</w:t>
      </w:r>
      <w:r w:rsidR="00236307" w:rsidRPr="006107ED">
        <w:t xml:space="preserve"> </w:t>
      </w:r>
      <w:r w:rsidR="004077F4" w:rsidRPr="006107ED">
        <w:rPr>
          <w:i/>
          <w:iCs/>
        </w:rPr>
        <w:t>Deformable Face Net</w:t>
      </w:r>
      <w:r w:rsidR="00236307" w:rsidRPr="006107ED">
        <w:t xml:space="preserve"> (DFN), a qual simultaneamente alinha e extrai as </w:t>
      </w:r>
      <w:r w:rsidR="00236307" w:rsidRPr="006107ED">
        <w:rPr>
          <w:i/>
          <w:iCs/>
        </w:rPr>
        <w:t>features</w:t>
      </w:r>
      <w:r w:rsidR="007E668D" w:rsidRPr="006107ED">
        <w:t>.</w:t>
      </w:r>
      <w:r w:rsidR="00236307" w:rsidRPr="006107ED">
        <w:t xml:space="preserve"> </w:t>
      </w:r>
      <w:r w:rsidR="007E668D" w:rsidRPr="006107ED">
        <w:t>Já</w:t>
      </w:r>
      <w:r w:rsidR="00236307" w:rsidRPr="006107ED">
        <w:t xml:space="preserve"> Sanchez-Moreno </w:t>
      </w:r>
      <w:r w:rsidR="00236307" w:rsidRPr="006107ED">
        <w:rPr>
          <w:i/>
          <w:iCs/>
        </w:rPr>
        <w:t>et al</w:t>
      </w:r>
      <w:r w:rsidR="00236307" w:rsidRPr="006107ED">
        <w:t xml:space="preserve">. (2021) utilizaram o método YOLO-faces, </w:t>
      </w:r>
      <w:r w:rsidR="00714A1B" w:rsidRPr="006107ED">
        <w:t xml:space="preserve">que calcula a probabilidade em cada região, destacando-as através de </w:t>
      </w:r>
      <w:r w:rsidR="007E668D" w:rsidRPr="006107ED">
        <w:rPr>
          <w:i/>
          <w:iCs/>
        </w:rPr>
        <w:t>bounding boxes</w:t>
      </w:r>
      <w:r w:rsidR="001709BF" w:rsidRPr="006107ED">
        <w:t>.</w:t>
      </w:r>
    </w:p>
    <w:p w14:paraId="476725BF" w14:textId="1BFE135D" w:rsidR="003B7EBE" w:rsidRDefault="003B7EBE" w:rsidP="003318B6">
      <w:pPr>
        <w:pStyle w:val="TF-TEXTO"/>
      </w:pPr>
      <w:r w:rsidRPr="00B37F2A">
        <w:t xml:space="preserve">No que </w:t>
      </w:r>
      <w:r w:rsidR="00A75858" w:rsidRPr="00B37F2A">
        <w:t>diz respeito a</w:t>
      </w:r>
      <w:r w:rsidR="00236307" w:rsidRPr="00B37F2A">
        <w:t xml:space="preserve">o reconhecimento facial, </w:t>
      </w:r>
      <w:r w:rsidR="00A75858" w:rsidRPr="00B37F2A">
        <w:t>nota-se que apenas</w:t>
      </w:r>
      <w:r w:rsidR="00236307" w:rsidRPr="00B37F2A">
        <w:t xml:space="preserve"> Sanchez-Moreno </w:t>
      </w:r>
      <w:r w:rsidR="00236307" w:rsidRPr="00B37F2A">
        <w:rPr>
          <w:i/>
          <w:iCs/>
        </w:rPr>
        <w:t>et al</w:t>
      </w:r>
      <w:r w:rsidR="00236307" w:rsidRPr="00B37F2A">
        <w:t xml:space="preserve">. (2021), </w:t>
      </w:r>
      <w:r w:rsidR="00A75858" w:rsidRPr="00B37F2A">
        <w:t xml:space="preserve">implementam tal funcionalidade. Já </w:t>
      </w:r>
      <w:r w:rsidR="00BA5B6A" w:rsidRPr="00B37F2A">
        <w:t xml:space="preserve">Yang </w:t>
      </w:r>
      <w:r w:rsidR="00BA5B6A" w:rsidRPr="00B37F2A">
        <w:rPr>
          <w:i/>
          <w:iCs/>
        </w:rPr>
        <w:t>et al</w:t>
      </w:r>
      <w:r w:rsidR="00BA5B6A" w:rsidRPr="00B37F2A">
        <w:t>. (2018</w:t>
      </w:r>
      <w:r w:rsidR="00376F58">
        <w:t>b</w:t>
      </w:r>
      <w:r w:rsidR="00BA5B6A" w:rsidRPr="00B37F2A">
        <w:t>)</w:t>
      </w:r>
      <w:r w:rsidR="007C06B6" w:rsidRPr="00B37F2A">
        <w:t>, com seu método Faceness-Net,</w:t>
      </w:r>
      <w:r w:rsidR="00BA5B6A" w:rsidRPr="00B37F2A">
        <w:t xml:space="preserve"> utiliza</w:t>
      </w:r>
      <w:r w:rsidR="00A75858" w:rsidRPr="00B37F2A">
        <w:t>m</w:t>
      </w:r>
      <w:r w:rsidR="00BA5B6A" w:rsidRPr="00B37F2A">
        <w:t xml:space="preserve"> regiões faciais, ou seja, cabelo, olhos, nariz, boca e barba</w:t>
      </w:r>
      <w:r w:rsidR="00A75858" w:rsidRPr="00B37F2A">
        <w:t xml:space="preserve"> para realizar a</w:t>
      </w:r>
      <w:r w:rsidR="00BA5B6A" w:rsidRPr="00B37F2A">
        <w:t xml:space="preserve"> detecção facial</w:t>
      </w:r>
      <w:r w:rsidR="00A1383A" w:rsidRPr="00B37F2A">
        <w:t>.</w:t>
      </w:r>
      <w:r w:rsidR="00A75858" w:rsidRPr="00B37F2A">
        <w:t xml:space="preserve"> Já em relação aos </w:t>
      </w:r>
      <w:r w:rsidRPr="00B37F2A">
        <w:t>ambientes irrestritos, isto é, levar em conta as oclusões, poses variadas, dimensões da imagem e iluminação, todos os estudos implementaram solução as quais conseguem obter bo</w:t>
      </w:r>
      <w:r w:rsidR="00A75858" w:rsidRPr="00B37F2A">
        <w:t>ns</w:t>
      </w:r>
      <w:r w:rsidRPr="00B37F2A">
        <w:t xml:space="preserve"> resultado</w:t>
      </w:r>
      <w:r w:rsidR="00A75858" w:rsidRPr="00B37F2A">
        <w:t>s</w:t>
      </w:r>
      <w:r w:rsidRPr="00B37F2A">
        <w:t xml:space="preserve"> nestas condições adversas</w:t>
      </w:r>
      <w:r w:rsidR="00AD3210" w:rsidRPr="00B37F2A">
        <w:t>.</w:t>
      </w:r>
      <w:r w:rsidR="00B37F2A">
        <w:t xml:space="preserve"> Além disso</w:t>
      </w:r>
      <w:r w:rsidR="0066669E">
        <w:t>,</w:t>
      </w:r>
      <w:r w:rsidR="00B37F2A">
        <w:t xml:space="preserve"> pode-se observar</w:t>
      </w:r>
      <w:r w:rsidR="00AD3210">
        <w:t xml:space="preserve"> </w:t>
      </w:r>
      <w:r w:rsidR="00B37F2A">
        <w:t xml:space="preserve">que </w:t>
      </w:r>
      <w:r w:rsidR="00AD3210">
        <w:t xml:space="preserve">a acurácia obtida </w:t>
      </w:r>
      <w:r w:rsidR="003318B6">
        <w:t>pelo método de</w:t>
      </w:r>
      <w:r w:rsidR="00AD3210">
        <w:t xml:space="preserve"> Yang </w:t>
      </w:r>
      <w:r w:rsidR="00AD3210" w:rsidRPr="00AD3210">
        <w:rPr>
          <w:i/>
          <w:iCs/>
        </w:rPr>
        <w:t>et al</w:t>
      </w:r>
      <w:r w:rsidR="00AD3210">
        <w:t>. (2018</w:t>
      </w:r>
      <w:r w:rsidR="00376F58">
        <w:t>b</w:t>
      </w:r>
      <w:r w:rsidR="00AD3210">
        <w:t>)</w:t>
      </w:r>
      <w:r w:rsidR="00CE7A7C">
        <w:t xml:space="preserve"> nos </w:t>
      </w:r>
      <w:r w:rsidR="00CE7A7C" w:rsidRPr="00CE7A7C">
        <w:rPr>
          <w:i/>
          <w:iCs/>
        </w:rPr>
        <w:t>datasets</w:t>
      </w:r>
      <w:r w:rsidR="00CE7A7C">
        <w:t xml:space="preserve"> </w:t>
      </w:r>
      <w:r w:rsidR="00CE7A7C" w:rsidRPr="00CE7A7C">
        <w:t>AFW, PASCAL, FDDB e WIDER FACE</w:t>
      </w:r>
      <w:r w:rsidR="00CE7A7C">
        <w:t xml:space="preserve"> </w:t>
      </w:r>
      <w:r w:rsidR="0032768F">
        <w:t xml:space="preserve">foi </w:t>
      </w:r>
      <w:r w:rsidR="00CE7A7C">
        <w:t xml:space="preserve">de </w:t>
      </w:r>
      <w:r w:rsidR="00CE7A7C" w:rsidRPr="00CE7A7C">
        <w:t>98,05%, 92,11% e 71,7%</w:t>
      </w:r>
      <w:r w:rsidR="00CE7A7C">
        <w:t>.</w:t>
      </w:r>
      <w:r w:rsidR="003318B6">
        <w:t xml:space="preserve"> Já as acurácias atingidas pelo método de He </w:t>
      </w:r>
      <w:r w:rsidR="003318B6" w:rsidRPr="003318B6">
        <w:rPr>
          <w:i/>
          <w:iCs/>
        </w:rPr>
        <w:t>et al</w:t>
      </w:r>
      <w:r w:rsidR="003318B6">
        <w:t>. (2019)</w:t>
      </w:r>
      <w:r w:rsidR="00957E0D">
        <w:t xml:space="preserve"> nos </w:t>
      </w:r>
      <w:r w:rsidR="00957E0D" w:rsidRPr="00957E0D">
        <w:rPr>
          <w:i/>
          <w:iCs/>
        </w:rPr>
        <w:t>datasets</w:t>
      </w:r>
      <w:r w:rsidR="00957E0D">
        <w:t xml:space="preserve"> </w:t>
      </w:r>
      <w:r w:rsidR="00957E0D" w:rsidRPr="00957E0D">
        <w:t>MegaFace, MultiPIE e CFP</w:t>
      </w:r>
      <w:r w:rsidR="00957E0D">
        <w:t xml:space="preserve"> foram de 82,11%, 85,66% e 94,01%. </w:t>
      </w:r>
      <w:r w:rsidR="00270170">
        <w:t>Por fim</w:t>
      </w:r>
      <w:r w:rsidR="0032768F">
        <w:t>,</w:t>
      </w:r>
      <w:r w:rsidR="00270170">
        <w:t xml:space="preserve"> o método de</w:t>
      </w:r>
      <w:r w:rsidR="00957E0D">
        <w:t xml:space="preserve"> </w:t>
      </w:r>
      <w:r w:rsidR="00957E0D" w:rsidRPr="00957E0D">
        <w:t xml:space="preserve">Sanchez-Moreno </w:t>
      </w:r>
      <w:r w:rsidR="00957E0D" w:rsidRPr="0032768F">
        <w:rPr>
          <w:i/>
          <w:iCs/>
        </w:rPr>
        <w:t>et al</w:t>
      </w:r>
      <w:r w:rsidR="00957E0D" w:rsidRPr="00957E0D">
        <w:t>. (2021)</w:t>
      </w:r>
      <w:r w:rsidR="00CC2EF9">
        <w:t xml:space="preserve"> </w:t>
      </w:r>
      <w:r w:rsidR="00AE6D22">
        <w:t>obteve acurácia de</w:t>
      </w:r>
      <w:r w:rsidR="0032768F">
        <w:t xml:space="preserve"> </w:t>
      </w:r>
      <w:r w:rsidR="00CC2EF9" w:rsidRPr="00CC2EF9">
        <w:t>99,1% e 94,7%</w:t>
      </w:r>
      <w:r w:rsidR="0032768F">
        <w:t xml:space="preserve"> nos </w:t>
      </w:r>
      <w:r w:rsidR="0032768F" w:rsidRPr="00CC2EF9">
        <w:rPr>
          <w:i/>
          <w:iCs/>
        </w:rPr>
        <w:t>datasets</w:t>
      </w:r>
      <w:r w:rsidR="0032768F">
        <w:t xml:space="preserve"> </w:t>
      </w:r>
      <w:r w:rsidR="0032768F" w:rsidRPr="00CC2EF9">
        <w:t>LFW e YTF</w:t>
      </w:r>
      <w:r w:rsidR="0032768F">
        <w:t>.</w:t>
      </w:r>
    </w:p>
    <w:p w14:paraId="65F1246E" w14:textId="627082B7" w:rsidR="003679E4" w:rsidRDefault="00FE5317" w:rsidP="003679E4">
      <w:pPr>
        <w:pStyle w:val="TF-TEXTO"/>
      </w:pPr>
      <w:r w:rsidRPr="0032768F">
        <w:t xml:space="preserve">A partir deste contexto, este trabalho </w:t>
      </w:r>
      <w:r w:rsidR="00C12DD5">
        <w:t>implementará um protótipo de</w:t>
      </w:r>
      <w:r w:rsidRPr="0032768F">
        <w:t xml:space="preserve"> detecção e reconhecimento facial para que, dado um conjunto de imagens, </w:t>
      </w:r>
      <w:r w:rsidR="00C228CC">
        <w:t>realize</w:t>
      </w:r>
      <w:r w:rsidRPr="0032768F">
        <w:t xml:space="preserve"> a pré-seleção</w:t>
      </w:r>
      <w:r w:rsidR="00C36558">
        <w:t>/localização/agrupamento</w:t>
      </w:r>
      <w:r w:rsidRPr="0032768F">
        <w:t xml:space="preserve"> </w:t>
      </w:r>
      <w:r w:rsidR="00465D84" w:rsidRPr="0032768F">
        <w:t>automática</w:t>
      </w:r>
      <w:r w:rsidR="00C36558">
        <w:t xml:space="preserve"> das fotos, por indivíduo, a partir de uma imagem de entrada</w:t>
      </w:r>
      <w:r w:rsidR="00465D84" w:rsidRPr="0032768F">
        <w:t>.</w:t>
      </w:r>
      <w:r w:rsidR="005B058B" w:rsidRPr="0032768F">
        <w:t xml:space="preserve"> O protótipo a ser </w:t>
      </w:r>
      <w:del w:id="55" w:author="Andreza Sartori" w:date="2022-12-16T10:51:00Z">
        <w:r w:rsidR="005B058B" w:rsidRPr="0032768F" w:rsidDel="002E1F0E">
          <w:delText xml:space="preserve">desenvolvimento </w:delText>
        </w:r>
      </w:del>
      <w:ins w:id="56" w:author="Andreza Sartori" w:date="2022-12-16T10:51:00Z">
        <w:r w:rsidR="002E1F0E" w:rsidRPr="0032768F">
          <w:t>desenvolvi</w:t>
        </w:r>
        <w:r w:rsidR="002E1F0E">
          <w:t>do</w:t>
        </w:r>
        <w:r w:rsidR="002E1F0E" w:rsidRPr="0032768F">
          <w:t xml:space="preserve"> </w:t>
        </w:r>
      </w:ins>
      <w:r w:rsidR="005B058B" w:rsidRPr="0032768F">
        <w:t>pode</w:t>
      </w:r>
      <w:r w:rsidR="00942F02">
        <w:t>rá</w:t>
      </w:r>
      <w:r w:rsidR="005B058B" w:rsidRPr="0032768F">
        <w:t xml:space="preserve"> ser </w:t>
      </w:r>
      <w:r w:rsidR="00372D05" w:rsidRPr="0032768F">
        <w:t>utilizado</w:t>
      </w:r>
      <w:r w:rsidR="005B058B" w:rsidRPr="0032768F">
        <w:t xml:space="preserve"> </w:t>
      </w:r>
      <w:r w:rsidR="000315D9">
        <w:t>por qualquer usuário, mas, neste trabalho</w:t>
      </w:r>
      <w:r w:rsidR="00C36558">
        <w:t>,</w:t>
      </w:r>
      <w:r w:rsidR="000315D9">
        <w:t xml:space="preserve"> focará no auxílio a </w:t>
      </w:r>
      <w:r w:rsidR="005B058B" w:rsidRPr="0032768F">
        <w:t xml:space="preserve">fotógrafos, aos quais após a realização de </w:t>
      </w:r>
      <w:r w:rsidR="00631B1C" w:rsidRPr="0032768F">
        <w:t>eventos como</w:t>
      </w:r>
      <w:r w:rsidR="005B058B" w:rsidRPr="0032768F">
        <w:t xml:space="preserve"> formaturas</w:t>
      </w:r>
      <w:r w:rsidR="00631B1C" w:rsidRPr="0032768F">
        <w:t>, casamentos</w:t>
      </w:r>
      <w:r w:rsidR="00372D05" w:rsidRPr="0032768F">
        <w:t xml:space="preserve"> e</w:t>
      </w:r>
      <w:r w:rsidR="00631B1C" w:rsidRPr="0032768F">
        <w:t xml:space="preserve"> festas em geral</w:t>
      </w:r>
      <w:r w:rsidR="00372D05" w:rsidRPr="0032768F">
        <w:t>,</w:t>
      </w:r>
      <w:r w:rsidR="005B058B" w:rsidRPr="0032768F">
        <w:t xml:space="preserve"> precisam realizar o processo de verificação </w:t>
      </w:r>
      <w:r w:rsidR="005B058B" w:rsidRPr="0057184A">
        <w:t>de todas as imagens retiradas para encontrar e agrupar as fotos de acordo com que</w:t>
      </w:r>
      <w:r w:rsidR="00372D05" w:rsidRPr="0057184A">
        <w:t>m</w:t>
      </w:r>
      <w:r w:rsidR="005B058B" w:rsidRPr="0057184A">
        <w:t xml:space="preserve"> aparece nas imagens. </w:t>
      </w:r>
      <w:r w:rsidR="0032768F" w:rsidRPr="0057184A">
        <w:t>Ressalta-se que t</w:t>
      </w:r>
      <w:r w:rsidR="005B058B" w:rsidRPr="0057184A">
        <w:t xml:space="preserve">al processo </w:t>
      </w:r>
      <w:r w:rsidR="0032768F" w:rsidRPr="0057184A">
        <w:t>demanda</w:t>
      </w:r>
      <w:r w:rsidR="005B058B" w:rsidRPr="0057184A">
        <w:t xml:space="preserve"> muito tempo</w:t>
      </w:r>
      <w:r w:rsidR="00936F28" w:rsidRPr="0057184A">
        <w:t xml:space="preserve"> </w:t>
      </w:r>
      <w:r w:rsidR="0032768F" w:rsidRPr="0057184A">
        <w:t>para ser fe</w:t>
      </w:r>
      <w:r w:rsidR="00936F28" w:rsidRPr="0057184A">
        <w:t xml:space="preserve">ito manualmente, pois em um evento são tiradas </w:t>
      </w:r>
      <w:del w:id="57" w:author="Andreza Sartori" w:date="2022-12-16T10:56:00Z">
        <w:r w:rsidR="0032768F" w:rsidRPr="0057184A" w:rsidDel="002E1F0E">
          <w:delText>milhares de</w:delText>
        </w:r>
      </w:del>
      <w:ins w:id="58" w:author="Andreza Sartori" w:date="2022-12-16T10:56:00Z">
        <w:r w:rsidR="002E1F0E">
          <w:t>muitas</w:t>
        </w:r>
      </w:ins>
      <w:r w:rsidR="00936F28" w:rsidRPr="0057184A">
        <w:t xml:space="preserve"> fotos</w:t>
      </w:r>
      <w:r w:rsidR="00583D42" w:rsidRPr="0057184A">
        <w:t xml:space="preserve">. </w:t>
      </w:r>
      <w:r w:rsidR="0057184A" w:rsidRPr="0057184A">
        <w:t>Além disso</w:t>
      </w:r>
      <w:r w:rsidR="003679E4" w:rsidRPr="0057184A">
        <w:t xml:space="preserve">, </w:t>
      </w:r>
      <w:r w:rsidR="0057184A" w:rsidRPr="0057184A">
        <w:t xml:space="preserve">também </w:t>
      </w:r>
      <w:r w:rsidR="00966B36" w:rsidRPr="0057184A">
        <w:t>se destaca</w:t>
      </w:r>
      <w:r w:rsidR="0057184A" w:rsidRPr="0057184A">
        <w:t xml:space="preserve"> </w:t>
      </w:r>
      <w:r w:rsidR="003679E4" w:rsidRPr="0057184A">
        <w:t>a necessidade de estudos para definir qual é a qualidade mínima para o processamento e reconhecimento ocorrer com melhor precisão.</w:t>
      </w:r>
    </w:p>
    <w:p w14:paraId="531F482B" w14:textId="0E14BECC" w:rsidR="00966B36" w:rsidRPr="001471BA" w:rsidRDefault="00942F02" w:rsidP="003679E4">
      <w:pPr>
        <w:pStyle w:val="TF-TEXTO"/>
      </w:pPr>
      <w:r>
        <w:t>No</w:t>
      </w:r>
      <w:r w:rsidR="00966B36">
        <w:t xml:space="preserve"> cenário de fotografias profissionais, há alguns anos</w:t>
      </w:r>
      <w:r>
        <w:t>,</w:t>
      </w:r>
      <w:r w:rsidR="00966B36">
        <w:t xml:space="preserve"> o processo de envio das fotos tiradas pelo fotógrafo para que o cliente </w:t>
      </w:r>
      <w:r>
        <w:t>fizesse</w:t>
      </w:r>
      <w:r w:rsidR="00966B36">
        <w:t xml:space="preserve"> a seleção das mesmas era </w:t>
      </w:r>
      <w:del w:id="59" w:author="Andreza Sartori" w:date="2022-12-16T10:59:00Z">
        <w:r w:rsidR="00966B36" w:rsidDel="00F910D0">
          <w:delText>feito através</w:delText>
        </w:r>
      </w:del>
      <w:ins w:id="60" w:author="Andreza Sartori" w:date="2022-12-16T10:59:00Z">
        <w:r w:rsidR="00F910D0">
          <w:t>realizado por meio</w:t>
        </w:r>
      </w:ins>
      <w:r w:rsidR="00966B36">
        <w:t xml:space="preserve"> de CDs ou DVDs, sendo posteriormente substituídos </w:t>
      </w:r>
      <w:commentRangeStart w:id="61"/>
      <w:r w:rsidR="00966B36">
        <w:t xml:space="preserve">por </w:t>
      </w:r>
      <w:r w:rsidR="00966B36" w:rsidRPr="00966B36">
        <w:rPr>
          <w:i/>
          <w:iCs/>
        </w:rPr>
        <w:t>pendrives</w:t>
      </w:r>
      <w:commentRangeEnd w:id="61"/>
      <w:r w:rsidR="00AD7238">
        <w:rPr>
          <w:rStyle w:val="Refdecomentrio"/>
        </w:rPr>
        <w:commentReference w:id="61"/>
      </w:r>
      <w:r w:rsidR="00966B36" w:rsidRPr="00966B36">
        <w:t>.</w:t>
      </w:r>
      <w:r w:rsidR="00966B36">
        <w:t xml:space="preserve"> Deste modo, todos os fotógrafos que querem oferecer um serviço profissional e de qualidade para seu cliente, buscam formas de melhorar todos os processos que envolvem seu trabalho como um todo, e a tecnologia</w:t>
      </w:r>
      <w:r>
        <w:t>, técnicas de processamentos e aprendizado e máquina</w:t>
      </w:r>
      <w:r w:rsidR="00966B36">
        <w:t xml:space="preserve"> pode</w:t>
      </w:r>
      <w:r>
        <w:t>m</w:t>
      </w:r>
      <w:r w:rsidR="00966B36">
        <w:t xml:space="preserve"> ajudá-los. Assim, este trabalho t</w:t>
      </w:r>
      <w:ins w:id="62" w:author="Andreza Sartori" w:date="2022-12-16T10:59:00Z">
        <w:r w:rsidR="00F910D0">
          <w:t>e</w:t>
        </w:r>
      </w:ins>
      <w:del w:id="63" w:author="Andreza Sartori" w:date="2022-12-16T10:59:00Z">
        <w:r w:rsidR="00966B36" w:rsidDel="00F910D0">
          <w:delText>ê</w:delText>
        </w:r>
      </w:del>
      <w:r w:rsidR="00966B36">
        <w:t xml:space="preserve">m como essência </w:t>
      </w:r>
      <w:r w:rsidR="00B97A70">
        <w:t>a</w:t>
      </w:r>
      <w:r w:rsidR="00966B36">
        <w:t xml:space="preserve"> </w:t>
      </w:r>
      <w:r w:rsidR="00B97A70">
        <w:t xml:space="preserve">otimização </w:t>
      </w:r>
      <w:r>
        <w:t xml:space="preserve">do processo de seleção </w:t>
      </w:r>
      <w:r w:rsidR="009D5AA9">
        <w:t>das</w:t>
      </w:r>
      <w:r>
        <w:t xml:space="preserve"> </w:t>
      </w:r>
      <w:r w:rsidR="00966B36">
        <w:t>fotografias</w:t>
      </w:r>
      <w:r w:rsidR="001E1939">
        <w:t>,</w:t>
      </w:r>
      <w:r w:rsidR="00966B36">
        <w:t xml:space="preserve"> </w:t>
      </w:r>
      <w:r w:rsidR="009D5AA9">
        <w:t>ao qual seus clientes apareçam na</w:t>
      </w:r>
      <w:r w:rsidR="001E1939">
        <w:t>s</w:t>
      </w:r>
      <w:r w:rsidR="009D5AA9">
        <w:t xml:space="preserve"> imagens</w:t>
      </w:r>
      <w:r w:rsidR="001E1939">
        <w:t>. Para</w:t>
      </w:r>
      <w:r w:rsidR="009D5AA9">
        <w:t xml:space="preserve"> </w:t>
      </w:r>
      <w:r w:rsidR="001E1939">
        <w:t xml:space="preserve">isso, serão investigados e utilizados algoritmos de reconhecimento facial e redes neurais convolucionais que se adequem melhor </w:t>
      </w:r>
      <w:r w:rsidR="00C36558">
        <w:t>aos ambientes aos quais as fotos</w:t>
      </w:r>
      <w:r w:rsidR="00C228CC">
        <w:t xml:space="preserve"> são</w:t>
      </w:r>
      <w:r w:rsidR="00C36558">
        <w:t xml:space="preserve"> retiradas. Além disso, para facilitar a realização dos testes será desenvolvido uma aplicação </w:t>
      </w:r>
      <w:r w:rsidR="00C36558" w:rsidRPr="00C228CC">
        <w:rPr>
          <w:i/>
          <w:iCs/>
        </w:rPr>
        <w:t>web</w:t>
      </w:r>
      <w:r w:rsidR="00C36558">
        <w:t xml:space="preserve"> no intuito de facilitar o gerenciamento das fotos.</w:t>
      </w:r>
      <w:r w:rsidR="00E373B1">
        <w:t xml:space="preserve"> </w:t>
      </w:r>
    </w:p>
    <w:p w14:paraId="51E0058B" w14:textId="609CB62F" w:rsidR="00451B94" w:rsidRDefault="00451B94" w:rsidP="00E638A0">
      <w:pPr>
        <w:pStyle w:val="Ttulo2"/>
      </w:pPr>
      <w:r>
        <w:t>REQUISITOS PRINCIPAIS DO PROBLEMA A SER TRABALHADO</w:t>
      </w:r>
      <w:bookmarkEnd w:id="47"/>
      <w:bookmarkEnd w:id="48"/>
      <w:bookmarkEnd w:id="49"/>
      <w:bookmarkEnd w:id="50"/>
      <w:bookmarkEnd w:id="51"/>
      <w:bookmarkEnd w:id="52"/>
      <w:bookmarkEnd w:id="53"/>
    </w:p>
    <w:p w14:paraId="1805596D" w14:textId="07689E4A" w:rsidR="007C5101" w:rsidRDefault="006168D7" w:rsidP="007C5101">
      <w:pPr>
        <w:pStyle w:val="TF-TEXTO"/>
      </w:pPr>
      <w:r>
        <w:t xml:space="preserve">Esta seção mostrará os Requisitos Funcionais (RF) e Requisitos Não Funcionais (RNF) para a </w:t>
      </w:r>
      <w:r w:rsidRPr="00EF2A36">
        <w:t xml:space="preserve">implementação do protótipo de seleção de fotos a partir de faces. </w:t>
      </w:r>
      <w:r w:rsidR="007C5101">
        <w:t>Os requisitos do trabalho estão divididos em duas partes: requisitos da aplicação web e requisitos do módulo de reconhecimento.</w:t>
      </w:r>
    </w:p>
    <w:p w14:paraId="0B5A6773" w14:textId="12C880C9" w:rsidR="004A6C06" w:rsidRDefault="004A6C06" w:rsidP="004A6C06">
      <w:pPr>
        <w:pStyle w:val="TF-TEXTO"/>
      </w:pPr>
      <w:r>
        <w:t xml:space="preserve">A aplicação </w:t>
      </w:r>
      <w:r w:rsidRPr="00C228CC">
        <w:rPr>
          <w:i/>
          <w:iCs/>
        </w:rPr>
        <w:t>web</w:t>
      </w:r>
      <w:r>
        <w:t xml:space="preserve"> deverá:</w:t>
      </w:r>
    </w:p>
    <w:p w14:paraId="263F541C" w14:textId="658B8FD9" w:rsidR="004A6C06" w:rsidRDefault="004A6C06" w:rsidP="004A6C06">
      <w:pPr>
        <w:pStyle w:val="TF-ALNEA"/>
        <w:numPr>
          <w:ilvl w:val="0"/>
          <w:numId w:val="5"/>
        </w:numPr>
      </w:pPr>
      <w:r w:rsidRPr="000C38EA">
        <w:t xml:space="preserve">manter o cadastro de </w:t>
      </w:r>
      <w:r>
        <w:t>usu</w:t>
      </w:r>
      <w:r w:rsidR="00D83D92">
        <w:t>ários</w:t>
      </w:r>
      <w:r w:rsidRPr="000C38EA">
        <w:t xml:space="preserve"> (RF);</w:t>
      </w:r>
    </w:p>
    <w:p w14:paraId="361A5AF7" w14:textId="5E04630D" w:rsidR="00D83D92" w:rsidRPr="000C38EA" w:rsidRDefault="00D83D92" w:rsidP="0088058D">
      <w:pPr>
        <w:pStyle w:val="TF-ALNEA"/>
        <w:numPr>
          <w:ilvl w:val="0"/>
          <w:numId w:val="5"/>
        </w:numPr>
      </w:pPr>
      <w:r w:rsidRPr="00EF2A36">
        <w:t>permitir o login de usuários já cadastrados (RF);</w:t>
      </w:r>
    </w:p>
    <w:p w14:paraId="668A8BE3" w14:textId="39C820BA" w:rsidR="004A6C06" w:rsidRPr="000C38EA" w:rsidRDefault="00D83D92" w:rsidP="004A6C06">
      <w:pPr>
        <w:pStyle w:val="TF-ALNEA"/>
        <w:numPr>
          <w:ilvl w:val="0"/>
          <w:numId w:val="2"/>
        </w:numPr>
      </w:pPr>
      <w:r w:rsidRPr="00EF2A36">
        <w:t xml:space="preserve">permitir ao usuário a criação de uma nova galeria de fotos </w:t>
      </w:r>
      <w:r w:rsidR="004A6C06" w:rsidRPr="000C38EA">
        <w:t xml:space="preserve">(RF); </w:t>
      </w:r>
    </w:p>
    <w:p w14:paraId="750E163D" w14:textId="056184D4" w:rsidR="004A6C06" w:rsidRPr="000C38EA" w:rsidRDefault="004A6C06" w:rsidP="004A6C06">
      <w:pPr>
        <w:pStyle w:val="TF-ALNEA"/>
        <w:numPr>
          <w:ilvl w:val="0"/>
          <w:numId w:val="2"/>
        </w:numPr>
      </w:pPr>
      <w:r w:rsidRPr="000C38EA">
        <w:lastRenderedPageBreak/>
        <w:t xml:space="preserve">permitir ao usuário visualizar </w:t>
      </w:r>
      <w:r w:rsidR="00D83D92">
        <w:t>as fotos pré-selecionadas</w:t>
      </w:r>
      <w:r w:rsidRPr="000C38EA">
        <w:t xml:space="preserve"> (RF);</w:t>
      </w:r>
    </w:p>
    <w:p w14:paraId="0106CF95" w14:textId="77777777" w:rsidR="004A6C06" w:rsidRPr="000C38EA" w:rsidRDefault="004A6C06" w:rsidP="004A6C06">
      <w:pPr>
        <w:pStyle w:val="TF-ALNEA"/>
        <w:numPr>
          <w:ilvl w:val="0"/>
          <w:numId w:val="2"/>
        </w:numPr>
      </w:pPr>
      <w:r w:rsidRPr="000C38EA">
        <w:t>utilizar o ambiente de desenvolvimento Visual Studio Code (RNF);</w:t>
      </w:r>
    </w:p>
    <w:p w14:paraId="4F1A57E2" w14:textId="77777777" w:rsidR="004A4AD9" w:rsidRPr="004F3E78" w:rsidRDefault="004A4AD9" w:rsidP="004A4AD9">
      <w:pPr>
        <w:pStyle w:val="TF-ALNEA"/>
      </w:pPr>
      <w:r w:rsidRPr="004F3E78">
        <w:t>desenvolver a aplicação web utilizando NodeJS no backend e React no frontend (RNF);</w:t>
      </w:r>
    </w:p>
    <w:p w14:paraId="40AA55A3" w14:textId="41D33674" w:rsidR="004A4AD9" w:rsidRPr="004F3E78" w:rsidRDefault="004A4AD9" w:rsidP="004A4AD9">
      <w:pPr>
        <w:pStyle w:val="TF-ALNEA"/>
      </w:pPr>
      <w:r w:rsidRPr="004F3E78">
        <w:t>utilizar o banco de dados PostgreSQL para persistir os dados (RNF)</w:t>
      </w:r>
      <w:r>
        <w:t>.</w:t>
      </w:r>
    </w:p>
    <w:p w14:paraId="620A49AE" w14:textId="412684DA" w:rsidR="006168D7" w:rsidRPr="0094381E" w:rsidRDefault="0094381E" w:rsidP="0094381E">
      <w:pPr>
        <w:pStyle w:val="TF-TEXTO"/>
      </w:pPr>
      <w:r>
        <w:t>O módulo de reconhecimento deverá</w:t>
      </w:r>
      <w:r w:rsidRPr="00C25ED0">
        <w:t>:</w:t>
      </w:r>
    </w:p>
    <w:p w14:paraId="20F47641" w14:textId="37433213" w:rsidR="00D0449B" w:rsidRPr="00EF2A36" w:rsidRDefault="00D0449B" w:rsidP="0094381E">
      <w:pPr>
        <w:pStyle w:val="TF-ALNEA"/>
        <w:numPr>
          <w:ilvl w:val="0"/>
          <w:numId w:val="24"/>
        </w:numPr>
      </w:pPr>
      <w:r w:rsidRPr="00EF2A36">
        <w:t>utilizar técnicas de processamento de imagens para melhorar a qualidade das imagens obtidas (filtragem de ruído e normalização da iluminação)</w:t>
      </w:r>
      <w:r w:rsidR="00D27453" w:rsidRPr="00D27453">
        <w:t xml:space="preserve"> </w:t>
      </w:r>
      <w:r w:rsidR="00D27453" w:rsidRPr="00EF2A36">
        <w:t>(RF);</w:t>
      </w:r>
    </w:p>
    <w:p w14:paraId="01137A7F" w14:textId="19BF1BB1" w:rsidR="00EF2A36" w:rsidRPr="00EF2A36" w:rsidRDefault="00D0449B" w:rsidP="00EF2A36">
      <w:pPr>
        <w:pStyle w:val="TF-ALNEA"/>
      </w:pPr>
      <w:r w:rsidRPr="00EF2A36">
        <w:t xml:space="preserve">realizar a normalização e a extração de características </w:t>
      </w:r>
      <w:r w:rsidR="00EF2A36" w:rsidRPr="00EF2A36">
        <w:t>para estabelecer a qualidade mínima necessária da imagem para realizar a detecção e o reconhecimento facial</w:t>
      </w:r>
      <w:r w:rsidR="00D27453">
        <w:t xml:space="preserve"> </w:t>
      </w:r>
      <w:r w:rsidR="00D27453" w:rsidRPr="00EF2A36">
        <w:t>(RF);</w:t>
      </w:r>
    </w:p>
    <w:p w14:paraId="6783D65B" w14:textId="51F3282D" w:rsidR="00EF2A36" w:rsidRPr="00EF2A36" w:rsidRDefault="00EF2A36" w:rsidP="00EF2A36">
      <w:pPr>
        <w:pStyle w:val="TF-ALNEA"/>
      </w:pPr>
      <w:r w:rsidRPr="00EF2A36">
        <w:t>utilizar algoritmos de aprendizado de máquina para efetuar a detecção das faces e consecutivamente</w:t>
      </w:r>
    </w:p>
    <w:p w14:paraId="5D695588" w14:textId="14F1C27E" w:rsidR="00D0449B" w:rsidRPr="00EF2A36" w:rsidRDefault="00D0449B" w:rsidP="001E1939">
      <w:pPr>
        <w:pStyle w:val="TF-ALNEA"/>
        <w:numPr>
          <w:ilvl w:val="0"/>
          <w:numId w:val="0"/>
        </w:numPr>
        <w:ind w:left="1077"/>
      </w:pPr>
      <w:r w:rsidRPr="00EF2A36">
        <w:t>a seleção das fotos</w:t>
      </w:r>
      <w:r w:rsidR="00EF2A36" w:rsidRPr="00EF2A36">
        <w:t xml:space="preserve"> a partir da face dos indivíduos</w:t>
      </w:r>
      <w:r w:rsidR="00D27453">
        <w:t xml:space="preserve"> </w:t>
      </w:r>
      <w:r w:rsidR="00D27453" w:rsidRPr="00EF2A36">
        <w:t>(RF);</w:t>
      </w:r>
    </w:p>
    <w:p w14:paraId="2D032BE8" w14:textId="7DBBE455" w:rsidR="00D0449B" w:rsidRPr="00EF2A36" w:rsidRDefault="00D0449B" w:rsidP="00EF2A36">
      <w:pPr>
        <w:pStyle w:val="TF-ALNEA"/>
      </w:pPr>
      <w:r w:rsidRPr="00EF2A36">
        <w:t>utilizar métricas de similaridade para comparar as faces de entrada com os presentes nas fotos</w:t>
      </w:r>
      <w:r w:rsidR="00E66095">
        <w:t xml:space="preserve"> </w:t>
      </w:r>
      <w:r w:rsidR="00D27453" w:rsidRPr="00EF2A36">
        <w:t>(RF);</w:t>
      </w:r>
      <w:r w:rsidRPr="00EF2A36">
        <w:t xml:space="preserve"> </w:t>
      </w:r>
    </w:p>
    <w:p w14:paraId="62C8426C" w14:textId="65F66746" w:rsidR="00D96FD2" w:rsidRPr="004F3E78" w:rsidRDefault="00D96FD2" w:rsidP="004F3E78">
      <w:pPr>
        <w:pStyle w:val="TF-ALNEA"/>
      </w:pPr>
      <w:r w:rsidRPr="00EF2A36">
        <w:t xml:space="preserve">utilizar métricas </w:t>
      </w:r>
      <w:r w:rsidRPr="004F3E78">
        <w:t xml:space="preserve">de classificação: </w:t>
      </w:r>
      <w:r w:rsidR="00C36558" w:rsidRPr="0066669E">
        <w:t>P</w:t>
      </w:r>
      <w:r w:rsidR="00AE6D22" w:rsidRPr="0066669E">
        <w:t xml:space="preserve">rincipal </w:t>
      </w:r>
      <w:r w:rsidR="00C36558" w:rsidRPr="0066669E">
        <w:t>C</w:t>
      </w:r>
      <w:r w:rsidR="00AE6D22" w:rsidRPr="0066669E">
        <w:t xml:space="preserve">omponent </w:t>
      </w:r>
      <w:r w:rsidR="00C36558" w:rsidRPr="0066669E">
        <w:t>A</w:t>
      </w:r>
      <w:r w:rsidR="00AE6D22" w:rsidRPr="0066669E">
        <w:t>nalysis</w:t>
      </w:r>
      <w:r w:rsidR="00C36558" w:rsidRPr="0066669E">
        <w:t xml:space="preserve"> (PCA)</w:t>
      </w:r>
      <w:r w:rsidRPr="0066669E">
        <w:t xml:space="preserve">, </w:t>
      </w:r>
      <w:r w:rsidR="00C36558" w:rsidRPr="0066669E">
        <w:t>I</w:t>
      </w:r>
      <w:r w:rsidR="00211EAD" w:rsidRPr="0066669E">
        <w:t xml:space="preserve">ndependent </w:t>
      </w:r>
      <w:r w:rsidR="00331E89" w:rsidRPr="0066669E">
        <w:t>C</w:t>
      </w:r>
      <w:r w:rsidR="00211EAD" w:rsidRPr="0066669E">
        <w:t xml:space="preserve">omponent </w:t>
      </w:r>
      <w:r w:rsidR="00331E89" w:rsidRPr="0066669E">
        <w:t>A</w:t>
      </w:r>
      <w:r w:rsidR="00211EAD" w:rsidRPr="0066669E">
        <w:t>nalysis</w:t>
      </w:r>
      <w:r w:rsidR="00331E89" w:rsidRPr="0066669E">
        <w:t xml:space="preserve"> (ICA)</w:t>
      </w:r>
      <w:r w:rsidRPr="0066669E">
        <w:t xml:space="preserve">, </w:t>
      </w:r>
      <w:r w:rsidR="00376F58" w:rsidRPr="0066669E">
        <w:t xml:space="preserve">Linear Discriminant Analysis (LDA), </w:t>
      </w:r>
      <w:r w:rsidR="00331E89" w:rsidRPr="0066669E">
        <w:t>S</w:t>
      </w:r>
      <w:r w:rsidR="00211EAD" w:rsidRPr="0066669E">
        <w:t xml:space="preserve">upport </w:t>
      </w:r>
      <w:r w:rsidR="00331E89" w:rsidRPr="0066669E">
        <w:t>V</w:t>
      </w:r>
      <w:r w:rsidR="00211EAD" w:rsidRPr="0066669E">
        <w:t xml:space="preserve">ector </w:t>
      </w:r>
      <w:r w:rsidR="00331E89" w:rsidRPr="0066669E">
        <w:t>M</w:t>
      </w:r>
      <w:r w:rsidR="00211EAD" w:rsidRPr="0066669E">
        <w:t>achine</w:t>
      </w:r>
      <w:r w:rsidR="00331E89" w:rsidRPr="0066669E">
        <w:t xml:space="preserve"> (SVM)</w:t>
      </w:r>
      <w:r w:rsidRPr="0066669E">
        <w:t xml:space="preserve">, </w:t>
      </w:r>
      <w:r w:rsidR="00331E89" w:rsidRPr="0066669E">
        <w:t>R</w:t>
      </w:r>
      <w:r w:rsidR="00211EAD" w:rsidRPr="0066669E">
        <w:t xml:space="preserve">andom </w:t>
      </w:r>
      <w:r w:rsidR="00331E89" w:rsidRPr="0066669E">
        <w:t>F</w:t>
      </w:r>
      <w:r w:rsidR="00211EAD" w:rsidRPr="0066669E">
        <w:t>orest</w:t>
      </w:r>
      <w:r w:rsidR="00331E89" w:rsidRPr="0066669E">
        <w:t xml:space="preserve"> (RF)</w:t>
      </w:r>
      <w:r w:rsidRPr="0066669E">
        <w:t xml:space="preserve">, </w:t>
      </w:r>
      <w:r w:rsidR="00331E89" w:rsidRPr="0066669E">
        <w:t>K</w:t>
      </w:r>
      <w:r w:rsidR="00211EAD" w:rsidRPr="0066669E">
        <w:t>-</w:t>
      </w:r>
      <w:r w:rsidR="00331E89" w:rsidRPr="0066669E">
        <w:t>N</w:t>
      </w:r>
      <w:r w:rsidR="00211EAD" w:rsidRPr="0066669E">
        <w:t xml:space="preserve">earest </w:t>
      </w:r>
      <w:r w:rsidR="00331E89" w:rsidRPr="0066669E">
        <w:t>N</w:t>
      </w:r>
      <w:r w:rsidR="00211EAD" w:rsidRPr="0066669E">
        <w:t>eighbor</w:t>
      </w:r>
      <w:r w:rsidR="00331E89" w:rsidRPr="0066669E">
        <w:t xml:space="preserve"> (KNN)</w:t>
      </w:r>
      <w:r w:rsidR="00211EAD" w:rsidRPr="00211EAD">
        <w:t xml:space="preserve"> </w:t>
      </w:r>
      <w:r w:rsidRPr="004F3E78">
        <w:t xml:space="preserve">ou identificar outro classificador que produza melhor resultado (RF); </w:t>
      </w:r>
    </w:p>
    <w:p w14:paraId="7A564E4F" w14:textId="39EB9A8C" w:rsidR="004F3E78" w:rsidRPr="004F3E78" w:rsidRDefault="004F3E78" w:rsidP="004F3E78">
      <w:pPr>
        <w:pStyle w:val="TF-ALNEA"/>
      </w:pPr>
      <w:r w:rsidRPr="004F3E78">
        <w:t>ser desenvolvida na linguagem de programação Python (RNF);</w:t>
      </w:r>
    </w:p>
    <w:p w14:paraId="4A5E0AB8" w14:textId="146A620B" w:rsidR="004B385B" w:rsidRPr="004F3E78" w:rsidRDefault="004F3E78" w:rsidP="004F3E78">
      <w:pPr>
        <w:pStyle w:val="TF-ALNEA"/>
      </w:pPr>
      <w:r w:rsidRPr="004F3E78">
        <w:t>utilizar as bibliotecas OpenCV</w:t>
      </w:r>
      <w:r w:rsidR="00871762">
        <w:t xml:space="preserve">, </w:t>
      </w:r>
      <w:r w:rsidR="00871762" w:rsidRPr="001B02DE">
        <w:t>Keras</w:t>
      </w:r>
      <w:r w:rsidRPr="004F3E78">
        <w:t xml:space="preserve"> e scikit-learn (RNF).</w:t>
      </w:r>
    </w:p>
    <w:p w14:paraId="5CB0A412" w14:textId="77777777" w:rsidR="00451B94" w:rsidRDefault="00451B94" w:rsidP="00E638A0">
      <w:pPr>
        <w:pStyle w:val="Ttulo2"/>
      </w:pPr>
      <w:r>
        <w:t>METODOLOGIA</w:t>
      </w:r>
    </w:p>
    <w:p w14:paraId="4ACC7538" w14:textId="1687DA03" w:rsidR="00451B94" w:rsidRPr="007E0D87" w:rsidRDefault="00451B94" w:rsidP="00451B94">
      <w:pPr>
        <w:pStyle w:val="TF-TEXTO"/>
      </w:pPr>
      <w:r w:rsidRPr="007E0D87">
        <w:t>O trabalho será desenvolvido observando as seguintes etapas:</w:t>
      </w:r>
      <w:r w:rsidR="00FB51CB">
        <w:t xml:space="preserve"> </w:t>
      </w:r>
    </w:p>
    <w:p w14:paraId="0349B598" w14:textId="7D399712" w:rsidR="00195151" w:rsidRPr="00195151" w:rsidRDefault="00195151" w:rsidP="00195151">
      <w:pPr>
        <w:pStyle w:val="TF-ALNEA"/>
        <w:numPr>
          <w:ilvl w:val="0"/>
          <w:numId w:val="10"/>
        </w:numPr>
      </w:pPr>
      <w:r w:rsidRPr="00195151">
        <w:t xml:space="preserve">levantamento bibliográfico: pesquisar sobre </w:t>
      </w:r>
      <w:r w:rsidR="00AE6D22">
        <w:t>r</w:t>
      </w:r>
      <w:r w:rsidR="00AE6D22" w:rsidRPr="00AE6D22">
        <w:t xml:space="preserve">econhecimento facial, </w:t>
      </w:r>
      <w:r w:rsidR="00AE6D22">
        <w:t>r</w:t>
      </w:r>
      <w:r w:rsidR="00AE6D22" w:rsidRPr="00AE6D22">
        <w:t xml:space="preserve">ede </w:t>
      </w:r>
      <w:r w:rsidR="00AE6D22">
        <w:t>n</w:t>
      </w:r>
      <w:r w:rsidR="00AE6D22" w:rsidRPr="00AE6D22">
        <w:t xml:space="preserve">eural </w:t>
      </w:r>
      <w:r w:rsidR="00AE6D22">
        <w:t>c</w:t>
      </w:r>
      <w:r w:rsidR="00AE6D22" w:rsidRPr="00AE6D22">
        <w:t>onvolucional</w:t>
      </w:r>
      <w:r w:rsidR="00C36558">
        <w:t xml:space="preserve"> e trabalhos correlatos</w:t>
      </w:r>
      <w:r w:rsidR="00AE6D22">
        <w:t>;</w:t>
      </w:r>
    </w:p>
    <w:p w14:paraId="3DC847D5" w14:textId="6C5A187A" w:rsidR="00195151" w:rsidRPr="00195151" w:rsidRDefault="00195151" w:rsidP="00195151">
      <w:pPr>
        <w:pStyle w:val="TF-ALNEA"/>
      </w:pPr>
      <w:bookmarkStart w:id="64" w:name="_w65yi4goi25" w:colFirst="0" w:colLast="0"/>
      <w:bookmarkEnd w:id="64"/>
      <w:r w:rsidRPr="00195151">
        <w:t>elicitação dos requisitos</w:t>
      </w:r>
      <w:r w:rsidR="000E0101">
        <w:t xml:space="preserve"> da aplicação web</w:t>
      </w:r>
      <w:r w:rsidRPr="00195151">
        <w:t>: baseando-se nas informações da etapa anterior, reavaliar os requisitos propostos para a aplicação, tanto funcionais como não funcionais;</w:t>
      </w:r>
    </w:p>
    <w:p w14:paraId="47789863" w14:textId="54CD55BB" w:rsidR="00195151" w:rsidRDefault="00195151" w:rsidP="00195151">
      <w:pPr>
        <w:pStyle w:val="TF-ALNEA"/>
      </w:pPr>
      <w:bookmarkStart w:id="65" w:name="_1vf98b90lrd6" w:colFirst="0" w:colLast="0"/>
      <w:bookmarkEnd w:id="65"/>
      <w:r w:rsidRPr="00195151">
        <w:t>especificação: utilizar a ferramenta de diagramação Enterprise Architect (EA) para elaborar os diagramas de caso de uso e de atividades de acordo com a Unified Modeling Language (UML);</w:t>
      </w:r>
    </w:p>
    <w:p w14:paraId="226C79B9" w14:textId="7813F418" w:rsidR="007C5101" w:rsidRDefault="007C5101" w:rsidP="007C5101">
      <w:pPr>
        <w:pStyle w:val="TF-ALNEA"/>
      </w:pPr>
      <w:r>
        <w:t xml:space="preserve">implementação: a partir do item (c) implementar a aplicação </w:t>
      </w:r>
      <w:r w:rsidR="004706E3">
        <w:t>web</w:t>
      </w:r>
      <w:r>
        <w:t xml:space="preserve"> utilizando </w:t>
      </w:r>
      <w:r w:rsidR="004706E3">
        <w:t>o</w:t>
      </w:r>
      <w:r>
        <w:t xml:space="preserve"> </w:t>
      </w:r>
      <w:r w:rsidR="004706E3" w:rsidRPr="004F3E78">
        <w:t xml:space="preserve">NodeJS no </w:t>
      </w:r>
      <w:r w:rsidR="004706E3" w:rsidRPr="004706E3">
        <w:rPr>
          <w:i/>
          <w:iCs/>
        </w:rPr>
        <w:t>backend</w:t>
      </w:r>
      <w:r w:rsidR="004706E3" w:rsidRPr="004F3E78">
        <w:t xml:space="preserve"> e React no </w:t>
      </w:r>
      <w:r w:rsidR="004706E3" w:rsidRPr="004706E3">
        <w:rPr>
          <w:i/>
          <w:iCs/>
        </w:rPr>
        <w:t>frontend</w:t>
      </w:r>
      <w:r>
        <w:t>;</w:t>
      </w:r>
    </w:p>
    <w:p w14:paraId="3AD06FEA" w14:textId="2C9D1E51" w:rsidR="0035542A" w:rsidRDefault="007C5101" w:rsidP="00915F42">
      <w:pPr>
        <w:pStyle w:val="TF-ALNEA"/>
      </w:pPr>
      <w:r>
        <w:rPr>
          <w:rStyle w:val="normaltextrun"/>
        </w:rPr>
        <w:t xml:space="preserve">testes da aplicação </w:t>
      </w:r>
      <w:r w:rsidR="004706E3">
        <w:rPr>
          <w:rStyle w:val="normaltextrun"/>
        </w:rPr>
        <w:t>web</w:t>
      </w:r>
      <w:r>
        <w:rPr>
          <w:rStyle w:val="normaltextrun"/>
        </w:rPr>
        <w:t xml:space="preserve">: </w:t>
      </w:r>
      <w:r w:rsidRPr="00771C8E">
        <w:rPr>
          <w:rStyle w:val="normaltextrun"/>
        </w:rPr>
        <w:t>elaborar testes para validar </w:t>
      </w:r>
      <w:r w:rsidRPr="00771C8E">
        <w:rPr>
          <w:rStyle w:val="eop"/>
        </w:rPr>
        <w:t>a usabilidade da aplicação</w:t>
      </w:r>
      <w:r>
        <w:rPr>
          <w:rStyle w:val="eop"/>
        </w:rPr>
        <w:t xml:space="preserve"> </w:t>
      </w:r>
      <w:r w:rsidR="0035542A">
        <w:rPr>
          <w:rStyle w:val="eop"/>
        </w:rPr>
        <w:t>web</w:t>
      </w:r>
      <w:r>
        <w:rPr>
          <w:rStyle w:val="eop"/>
        </w:rPr>
        <w:t>;</w:t>
      </w:r>
    </w:p>
    <w:p w14:paraId="60C5158C" w14:textId="1E8E2299" w:rsidR="007C5101" w:rsidRPr="001B02DE" w:rsidRDefault="007C5101" w:rsidP="001B02DE">
      <w:pPr>
        <w:pStyle w:val="TF-ALNEA"/>
      </w:pPr>
      <w:r w:rsidRPr="001B02DE">
        <w:t xml:space="preserve">coleta e montagem da base de dados: coletar </w:t>
      </w:r>
      <w:r w:rsidR="009C394B">
        <w:t>fotos/</w:t>
      </w:r>
      <w:r w:rsidRPr="001B02DE">
        <w:t xml:space="preserve">vídeos </w:t>
      </w:r>
      <w:r w:rsidR="002A338E">
        <w:t>ou utilizar</w:t>
      </w:r>
      <w:r w:rsidRPr="001B02DE">
        <w:t xml:space="preserve"> base</w:t>
      </w:r>
      <w:r w:rsidR="002A338E">
        <w:t>s</w:t>
      </w:r>
      <w:r w:rsidRPr="001B02DE">
        <w:t xml:space="preserve"> de dados</w:t>
      </w:r>
      <w:r w:rsidR="002A338E">
        <w:t xml:space="preserve"> com faces</w:t>
      </w:r>
      <w:r w:rsidRPr="001B02DE">
        <w:t xml:space="preserve"> obtidas/cedidas junto a projetos já existentes na comunidade acadêmica</w:t>
      </w:r>
      <w:r w:rsidR="009C394B">
        <w:t>;</w:t>
      </w:r>
    </w:p>
    <w:p w14:paraId="03D8976C" w14:textId="77777777" w:rsidR="007C5101" w:rsidRPr="001B02DE" w:rsidRDefault="007C5101" w:rsidP="001B02DE">
      <w:pPr>
        <w:pStyle w:val="TF-ALNEA"/>
      </w:pPr>
      <w:r w:rsidRPr="001B02DE">
        <w:t>preparação das imagens: realizar o realce e melhoramento das imagens utilizando o OpenCV. Posteriormente subdividir as imagens em dois grupos: imagens de treinamento e de validação.</w:t>
      </w:r>
    </w:p>
    <w:p w14:paraId="575436F6" w14:textId="1934A036" w:rsidR="007C5101" w:rsidRPr="001B02DE" w:rsidRDefault="007C5101" w:rsidP="001B02DE">
      <w:pPr>
        <w:pStyle w:val="TF-ALNEA"/>
      </w:pPr>
      <w:r w:rsidRPr="001B02DE">
        <w:t xml:space="preserve">definição da arquitetura da rede neural </w:t>
      </w:r>
      <w:r w:rsidR="00A94D41">
        <w:t>convolucional</w:t>
      </w:r>
      <w:r w:rsidRPr="001B02DE">
        <w:t xml:space="preserve">: definir a arquitetura da rede neural </w:t>
      </w:r>
      <w:r w:rsidR="00A94D41">
        <w:t>convolucional</w:t>
      </w:r>
      <w:r w:rsidRPr="001B02DE">
        <w:t xml:space="preserve"> mais aderente ao processo de reconhecimento </w:t>
      </w:r>
      <w:r w:rsidR="0035542A" w:rsidRPr="001B02DE">
        <w:t>facial</w:t>
      </w:r>
      <w:r w:rsidRPr="001B02DE">
        <w:t>;</w:t>
      </w:r>
    </w:p>
    <w:p w14:paraId="787AEEEB" w14:textId="54771855" w:rsidR="00195151" w:rsidRPr="001B02DE" w:rsidRDefault="00195151" w:rsidP="001B02DE">
      <w:pPr>
        <w:pStyle w:val="TF-ALNEA"/>
      </w:pPr>
      <w:bookmarkStart w:id="66" w:name="_su2m4euy608l" w:colFirst="0" w:colLast="0"/>
      <w:bookmarkEnd w:id="66"/>
      <w:r w:rsidRPr="001B02DE">
        <w:t>implementação do reconhecimento facial: a partir do item (</w:t>
      </w:r>
      <w:r w:rsidR="005733C4">
        <w:t>h</w:t>
      </w:r>
      <w:r w:rsidRPr="001B02DE">
        <w:t xml:space="preserve">) realizar a implementação do módulo de reconhecimento facial utilizando OpenCV para o processamento das imagens e a biblioteca Keras para </w:t>
      </w:r>
      <w:r w:rsidR="00A94D41">
        <w:t>aprendizado de máquina</w:t>
      </w:r>
      <w:r w:rsidRPr="001B02DE">
        <w:t>;</w:t>
      </w:r>
    </w:p>
    <w:p w14:paraId="1F2CAF39" w14:textId="27511AB5" w:rsidR="00195151" w:rsidRPr="00871762" w:rsidRDefault="00195151" w:rsidP="001B02DE">
      <w:pPr>
        <w:pStyle w:val="TF-ALNEA"/>
      </w:pPr>
      <w:r w:rsidRPr="001B02DE">
        <w:t>testes do reconhecimento facial: paralelamente à implementação do item (</w:t>
      </w:r>
      <w:r w:rsidR="005733C4">
        <w:t>i</w:t>
      </w:r>
      <w:r w:rsidRPr="001B02DE">
        <w:t xml:space="preserve">), realizar os testes do módulo de reconhecimento facial, com base em um </w:t>
      </w:r>
      <w:r w:rsidRPr="00871762">
        <w:t>banco de imagens de familiares</w:t>
      </w:r>
      <w:r w:rsidR="00402ECA">
        <w:t xml:space="preserve">, </w:t>
      </w:r>
      <w:r w:rsidRPr="00871762">
        <w:t>amigos</w:t>
      </w:r>
      <w:r w:rsidR="00402ECA">
        <w:t xml:space="preserve"> e eventos fotográficos</w:t>
      </w:r>
      <w:r w:rsidR="00A94D41">
        <w:t>.</w:t>
      </w:r>
    </w:p>
    <w:p w14:paraId="68FE02CA" w14:textId="677938AB" w:rsidR="00451B94" w:rsidRPr="00871762" w:rsidRDefault="00451B94" w:rsidP="00052537">
      <w:pPr>
        <w:pStyle w:val="TF-TEXTO"/>
      </w:pPr>
      <w:r w:rsidRPr="00871762">
        <w:t xml:space="preserve">As etapas serão realizadas nos períodos relacionados no </w:t>
      </w:r>
      <w:r w:rsidR="0060060C" w:rsidRPr="00871762">
        <w:fldChar w:fldCharType="begin"/>
      </w:r>
      <w:r w:rsidR="0060060C" w:rsidRPr="00871762">
        <w:instrText xml:space="preserve"> REF _Ref98650273 \h </w:instrText>
      </w:r>
      <w:r w:rsidR="00871762">
        <w:instrText xml:space="preserve"> \* MERGEFORMAT </w:instrText>
      </w:r>
      <w:r w:rsidR="0060060C" w:rsidRPr="00871762">
        <w:fldChar w:fldCharType="separate"/>
      </w:r>
      <w:r w:rsidR="007F30E9" w:rsidRPr="00871762">
        <w:t xml:space="preserve">Quadro </w:t>
      </w:r>
      <w:r w:rsidR="007F30E9">
        <w:rPr>
          <w:noProof/>
        </w:rPr>
        <w:t>2</w:t>
      </w:r>
      <w:r w:rsidR="0060060C" w:rsidRPr="00871762">
        <w:fldChar w:fldCharType="end"/>
      </w:r>
      <w:r w:rsidRPr="00871762">
        <w:t>.</w:t>
      </w:r>
    </w:p>
    <w:p w14:paraId="73BDF8FD" w14:textId="4E8F8D8A" w:rsidR="00451B94" w:rsidRPr="007E0D87" w:rsidRDefault="0060060C" w:rsidP="005B2E12">
      <w:pPr>
        <w:pStyle w:val="TF-LEGENDA"/>
      </w:pPr>
      <w:bookmarkStart w:id="67" w:name="_Ref98650273"/>
      <w:r w:rsidRPr="00871762">
        <w:t xml:space="preserve">Quadro </w:t>
      </w:r>
      <w:fldSimple w:instr=" SEQ Quadro \* ARABIC ">
        <w:r w:rsidR="007F30E9">
          <w:rPr>
            <w:noProof/>
          </w:rPr>
          <w:t>2</w:t>
        </w:r>
      </w:fldSimple>
      <w:bookmarkEnd w:id="67"/>
      <w:r w:rsidR="00451B94" w:rsidRPr="00871762">
        <w:t xml:space="preserve"> </w:t>
      </w:r>
      <w:r w:rsidR="00FB51CB" w:rsidRPr="00871762">
        <w:t>–</w:t>
      </w:r>
      <w:r w:rsidR="00451B94" w:rsidRPr="00871762">
        <w:t xml:space="preserve"> Cronograma</w:t>
      </w:r>
      <w:r w:rsidR="00FB51CB" w:rsidRPr="00871762">
        <w:t xml:space="preserve"> de atividades a serem realizadas</w:t>
      </w:r>
    </w:p>
    <w:tbl>
      <w:tblPr>
        <w:tblW w:w="7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9"/>
        <w:gridCol w:w="273"/>
        <w:gridCol w:w="284"/>
        <w:gridCol w:w="284"/>
        <w:gridCol w:w="284"/>
        <w:gridCol w:w="284"/>
        <w:gridCol w:w="284"/>
        <w:gridCol w:w="284"/>
        <w:gridCol w:w="284"/>
        <w:gridCol w:w="284"/>
        <w:gridCol w:w="289"/>
        <w:gridCol w:w="286"/>
        <w:gridCol w:w="287"/>
      </w:tblGrid>
      <w:tr w:rsidR="00BE3859" w:rsidRPr="007E0D87" w14:paraId="16FC976E" w14:textId="0F20849B" w:rsidTr="000E0101">
        <w:trPr>
          <w:cantSplit/>
          <w:jc w:val="center"/>
        </w:trPr>
        <w:tc>
          <w:tcPr>
            <w:tcW w:w="4539" w:type="dxa"/>
            <w:tcBorders>
              <w:top w:val="single" w:sz="4" w:space="0" w:color="auto"/>
              <w:left w:val="single" w:sz="4" w:space="0" w:color="auto"/>
              <w:bottom w:val="nil"/>
              <w:right w:val="single" w:sz="4" w:space="0" w:color="auto"/>
            </w:tcBorders>
            <w:shd w:val="clear" w:color="auto" w:fill="A6A6A6"/>
          </w:tcPr>
          <w:p w14:paraId="5A05FA8B" w14:textId="77777777" w:rsidR="00BE3859" w:rsidRPr="007E0D87" w:rsidRDefault="00BE3859" w:rsidP="00470C41">
            <w:pPr>
              <w:pStyle w:val="TF-TEXTOQUADRO"/>
            </w:pPr>
          </w:p>
        </w:tc>
        <w:tc>
          <w:tcPr>
            <w:tcW w:w="3407" w:type="dxa"/>
            <w:gridSpan w:val="12"/>
            <w:tcBorders>
              <w:top w:val="single" w:sz="4" w:space="0" w:color="auto"/>
              <w:left w:val="single" w:sz="4" w:space="0" w:color="auto"/>
              <w:right w:val="single" w:sz="4" w:space="0" w:color="auto"/>
            </w:tcBorders>
            <w:shd w:val="clear" w:color="auto" w:fill="A6A6A6"/>
          </w:tcPr>
          <w:p w14:paraId="6D8BED9F" w14:textId="26DACECC" w:rsidR="00BE3859" w:rsidRDefault="00BE3859" w:rsidP="00470C41">
            <w:pPr>
              <w:pStyle w:val="TF-TEXTOQUADROCentralizado"/>
            </w:pPr>
            <w:r>
              <w:t>2023</w:t>
            </w:r>
          </w:p>
        </w:tc>
      </w:tr>
      <w:tr w:rsidR="00421BFB" w:rsidRPr="007E0D87" w14:paraId="649C049E" w14:textId="2C27D942" w:rsidTr="000E0101">
        <w:trPr>
          <w:cantSplit/>
          <w:jc w:val="center"/>
        </w:trPr>
        <w:tc>
          <w:tcPr>
            <w:tcW w:w="4539" w:type="dxa"/>
            <w:tcBorders>
              <w:top w:val="nil"/>
              <w:left w:val="single" w:sz="4" w:space="0" w:color="auto"/>
              <w:bottom w:val="nil"/>
            </w:tcBorders>
            <w:shd w:val="clear" w:color="auto" w:fill="A6A6A6"/>
          </w:tcPr>
          <w:p w14:paraId="734A1D77" w14:textId="77777777" w:rsidR="00421BFB" w:rsidRPr="007E0D87" w:rsidRDefault="00421BFB" w:rsidP="00470C41">
            <w:pPr>
              <w:pStyle w:val="TF-TEXTOQUADRO"/>
            </w:pPr>
          </w:p>
        </w:tc>
        <w:tc>
          <w:tcPr>
            <w:tcW w:w="557" w:type="dxa"/>
            <w:gridSpan w:val="2"/>
            <w:shd w:val="clear" w:color="auto" w:fill="A6A6A6"/>
          </w:tcPr>
          <w:p w14:paraId="7D595B82" w14:textId="17A6A2F7" w:rsidR="00421BFB" w:rsidRPr="007E0D87" w:rsidRDefault="00421BFB" w:rsidP="00470C41">
            <w:pPr>
              <w:pStyle w:val="TF-TEXTOQUADROCentralizado"/>
            </w:pPr>
            <w:r>
              <w:t>jan</w:t>
            </w:r>
            <w:r w:rsidRPr="007E0D87">
              <w:t>.</w:t>
            </w:r>
          </w:p>
        </w:tc>
        <w:tc>
          <w:tcPr>
            <w:tcW w:w="568" w:type="dxa"/>
            <w:gridSpan w:val="2"/>
            <w:shd w:val="clear" w:color="auto" w:fill="A6A6A6"/>
          </w:tcPr>
          <w:p w14:paraId="68187F0A" w14:textId="6D2D6CFD" w:rsidR="00421BFB" w:rsidRPr="007E0D87" w:rsidRDefault="00421BFB" w:rsidP="00470C41">
            <w:pPr>
              <w:pStyle w:val="TF-TEXTOQUADROCentralizado"/>
            </w:pPr>
            <w:r>
              <w:t>fev</w:t>
            </w:r>
            <w:r w:rsidRPr="007E0D87">
              <w:t>.</w:t>
            </w:r>
          </w:p>
        </w:tc>
        <w:tc>
          <w:tcPr>
            <w:tcW w:w="568" w:type="dxa"/>
            <w:gridSpan w:val="2"/>
            <w:shd w:val="clear" w:color="auto" w:fill="A6A6A6"/>
          </w:tcPr>
          <w:p w14:paraId="0ECE835E" w14:textId="5E8FBB98" w:rsidR="00421BFB" w:rsidRPr="007E0D87" w:rsidRDefault="00421BFB" w:rsidP="00470C41">
            <w:pPr>
              <w:pStyle w:val="TF-TEXTOQUADROCentralizado"/>
            </w:pPr>
            <w:r>
              <w:t>mar</w:t>
            </w:r>
            <w:r w:rsidRPr="007E0D87">
              <w:t>.</w:t>
            </w:r>
          </w:p>
        </w:tc>
        <w:tc>
          <w:tcPr>
            <w:tcW w:w="568" w:type="dxa"/>
            <w:gridSpan w:val="2"/>
            <w:shd w:val="clear" w:color="auto" w:fill="A6A6A6"/>
          </w:tcPr>
          <w:p w14:paraId="239273BC" w14:textId="7E9579C4" w:rsidR="00421BFB" w:rsidRPr="007E0D87" w:rsidRDefault="00421BFB" w:rsidP="00470C41">
            <w:pPr>
              <w:pStyle w:val="TF-TEXTOQUADROCentralizado"/>
            </w:pPr>
            <w:r>
              <w:t>abr</w:t>
            </w:r>
            <w:r w:rsidRPr="007E0D87">
              <w:t>.</w:t>
            </w:r>
          </w:p>
        </w:tc>
        <w:tc>
          <w:tcPr>
            <w:tcW w:w="573" w:type="dxa"/>
            <w:gridSpan w:val="2"/>
            <w:shd w:val="clear" w:color="auto" w:fill="A6A6A6"/>
          </w:tcPr>
          <w:p w14:paraId="446EAAD2" w14:textId="32DA65A1" w:rsidR="00421BFB" w:rsidRPr="007E0D87" w:rsidRDefault="00421BFB" w:rsidP="00470C41">
            <w:pPr>
              <w:pStyle w:val="TF-TEXTOQUADROCentralizado"/>
            </w:pPr>
            <w:r>
              <w:t>maio</w:t>
            </w:r>
          </w:p>
        </w:tc>
        <w:tc>
          <w:tcPr>
            <w:tcW w:w="573" w:type="dxa"/>
            <w:gridSpan w:val="2"/>
            <w:shd w:val="clear" w:color="auto" w:fill="A6A6A6"/>
          </w:tcPr>
          <w:p w14:paraId="0FC6936B" w14:textId="50A0DF40" w:rsidR="00421BFB" w:rsidRDefault="00BE3859" w:rsidP="00470C41">
            <w:pPr>
              <w:pStyle w:val="TF-TEXTOQUADROCentralizado"/>
            </w:pPr>
            <w:r>
              <w:t>jun.</w:t>
            </w:r>
          </w:p>
        </w:tc>
      </w:tr>
      <w:tr w:rsidR="00BE3859" w:rsidRPr="007E0D87" w14:paraId="2E3E58A0" w14:textId="50122C90" w:rsidTr="000E0101">
        <w:trPr>
          <w:cantSplit/>
          <w:jc w:val="center"/>
        </w:trPr>
        <w:tc>
          <w:tcPr>
            <w:tcW w:w="4539" w:type="dxa"/>
            <w:tcBorders>
              <w:top w:val="nil"/>
              <w:left w:val="single" w:sz="4" w:space="0" w:color="auto"/>
            </w:tcBorders>
            <w:shd w:val="clear" w:color="auto" w:fill="A6A6A6"/>
          </w:tcPr>
          <w:p w14:paraId="506A026E" w14:textId="77777777" w:rsidR="00BE3859" w:rsidRPr="007E0D87" w:rsidRDefault="00BE3859"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BE3859" w:rsidRPr="007E0D87" w:rsidRDefault="00BE3859"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BE3859" w:rsidRPr="007E0D87" w:rsidRDefault="00BE3859" w:rsidP="00470C41">
            <w:pPr>
              <w:pStyle w:val="TF-TEXTOQUADROCentralizado"/>
            </w:pPr>
            <w:r w:rsidRPr="007E0D87">
              <w:t>2</w:t>
            </w:r>
          </w:p>
        </w:tc>
        <w:tc>
          <w:tcPr>
            <w:tcW w:w="286" w:type="dxa"/>
            <w:tcBorders>
              <w:bottom w:val="single" w:sz="4" w:space="0" w:color="auto"/>
            </w:tcBorders>
            <w:shd w:val="clear" w:color="auto" w:fill="A6A6A6"/>
          </w:tcPr>
          <w:p w14:paraId="2AB04CE9" w14:textId="59A963A0" w:rsidR="00BE3859" w:rsidRPr="007E0D87" w:rsidRDefault="00BE3859" w:rsidP="00470C41">
            <w:pPr>
              <w:pStyle w:val="TF-TEXTOQUADROCentralizado"/>
            </w:pPr>
            <w:r>
              <w:t>1</w:t>
            </w:r>
          </w:p>
        </w:tc>
        <w:tc>
          <w:tcPr>
            <w:tcW w:w="287" w:type="dxa"/>
            <w:tcBorders>
              <w:bottom w:val="single" w:sz="4" w:space="0" w:color="auto"/>
            </w:tcBorders>
            <w:shd w:val="clear" w:color="auto" w:fill="A6A6A6"/>
          </w:tcPr>
          <w:p w14:paraId="64446F18" w14:textId="525FD8C0" w:rsidR="00BE3859" w:rsidRPr="007E0D87" w:rsidRDefault="00BE3859" w:rsidP="00470C41">
            <w:pPr>
              <w:pStyle w:val="TF-TEXTOQUADROCentralizado"/>
            </w:pPr>
            <w:r>
              <w:t>2</w:t>
            </w:r>
          </w:p>
        </w:tc>
      </w:tr>
      <w:tr w:rsidR="00BE3859" w:rsidRPr="007E0D87" w14:paraId="7B26948E" w14:textId="3066E34E" w:rsidTr="000E0101">
        <w:trPr>
          <w:jc w:val="center"/>
        </w:trPr>
        <w:tc>
          <w:tcPr>
            <w:tcW w:w="4539" w:type="dxa"/>
            <w:tcBorders>
              <w:left w:val="single" w:sz="4" w:space="0" w:color="auto"/>
            </w:tcBorders>
          </w:tcPr>
          <w:p w14:paraId="2BEEEAE6" w14:textId="400EB26E" w:rsidR="00BE3859" w:rsidRPr="007E0D87" w:rsidRDefault="00857BA4" w:rsidP="00470C41">
            <w:pPr>
              <w:pStyle w:val="TF-TEXTOQUADRO"/>
              <w:rPr>
                <w:bCs/>
              </w:rPr>
            </w:pPr>
            <w:r>
              <w:rPr>
                <w:bCs/>
              </w:rPr>
              <w:t>levantamento</w:t>
            </w:r>
            <w:r w:rsidR="00BE3859">
              <w:rPr>
                <w:bCs/>
              </w:rPr>
              <w:t xml:space="preserve"> bibliográfic</w:t>
            </w:r>
            <w:r>
              <w:rPr>
                <w:bCs/>
              </w:rPr>
              <w:t>o</w:t>
            </w:r>
          </w:p>
        </w:tc>
        <w:tc>
          <w:tcPr>
            <w:tcW w:w="273" w:type="dxa"/>
            <w:tcBorders>
              <w:bottom w:val="single" w:sz="4" w:space="0" w:color="auto"/>
            </w:tcBorders>
          </w:tcPr>
          <w:p w14:paraId="07B64BC1"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7784E88D"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40DA6754"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15BACFF8"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3AC91763"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4F9316F1"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58E3FD8E"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3D8320E7" w14:textId="77777777" w:rsidR="00BE3859" w:rsidRPr="007E0D87" w:rsidRDefault="00BE3859" w:rsidP="00470C41">
            <w:pPr>
              <w:pStyle w:val="TF-TEXTOQUADROCentralizado"/>
            </w:pPr>
          </w:p>
        </w:tc>
        <w:tc>
          <w:tcPr>
            <w:tcW w:w="284" w:type="dxa"/>
            <w:tcBorders>
              <w:bottom w:val="single" w:sz="4" w:space="0" w:color="auto"/>
            </w:tcBorders>
          </w:tcPr>
          <w:p w14:paraId="6A922278" w14:textId="77777777" w:rsidR="00BE3859" w:rsidRPr="007E0D87" w:rsidRDefault="00BE3859" w:rsidP="00470C41">
            <w:pPr>
              <w:pStyle w:val="TF-TEXTOQUADROCentralizado"/>
            </w:pPr>
          </w:p>
        </w:tc>
        <w:tc>
          <w:tcPr>
            <w:tcW w:w="289" w:type="dxa"/>
          </w:tcPr>
          <w:p w14:paraId="03414CA9" w14:textId="77777777" w:rsidR="00BE3859" w:rsidRPr="007E0D87" w:rsidRDefault="00BE3859" w:rsidP="00470C41">
            <w:pPr>
              <w:pStyle w:val="TF-TEXTOQUADROCentralizado"/>
            </w:pPr>
          </w:p>
        </w:tc>
        <w:tc>
          <w:tcPr>
            <w:tcW w:w="286" w:type="dxa"/>
          </w:tcPr>
          <w:p w14:paraId="4953A6C9" w14:textId="77777777" w:rsidR="00BE3859" w:rsidRPr="007E0D87" w:rsidRDefault="00BE3859" w:rsidP="00470C41">
            <w:pPr>
              <w:pStyle w:val="TF-TEXTOQUADROCentralizado"/>
            </w:pPr>
          </w:p>
        </w:tc>
        <w:tc>
          <w:tcPr>
            <w:tcW w:w="287" w:type="dxa"/>
          </w:tcPr>
          <w:p w14:paraId="762AFD47" w14:textId="2D7A5676" w:rsidR="00BE3859" w:rsidRPr="007E0D87" w:rsidRDefault="00BE3859" w:rsidP="00470C41">
            <w:pPr>
              <w:pStyle w:val="TF-TEXTOQUADROCentralizado"/>
            </w:pPr>
          </w:p>
        </w:tc>
      </w:tr>
      <w:tr w:rsidR="00BE3859" w:rsidRPr="007E0D87" w14:paraId="76EB4853" w14:textId="6A4373BE" w:rsidTr="000E0101">
        <w:trPr>
          <w:jc w:val="center"/>
        </w:trPr>
        <w:tc>
          <w:tcPr>
            <w:tcW w:w="4539" w:type="dxa"/>
            <w:tcBorders>
              <w:left w:val="single" w:sz="4" w:space="0" w:color="auto"/>
            </w:tcBorders>
          </w:tcPr>
          <w:p w14:paraId="28DACA78" w14:textId="21A4DB33" w:rsidR="00BE3859" w:rsidRPr="007E0D87" w:rsidRDefault="00857BA4" w:rsidP="00470C41">
            <w:pPr>
              <w:pStyle w:val="TF-TEXTOQUADRO"/>
              <w:rPr>
                <w:bCs/>
              </w:rPr>
            </w:pPr>
            <w:r>
              <w:t>elicitação</w:t>
            </w:r>
            <w:r w:rsidRPr="00724772">
              <w:t xml:space="preserve"> </w:t>
            </w:r>
            <w:r w:rsidR="00BE3859">
              <w:rPr>
                <w:bCs/>
              </w:rPr>
              <w:t>de requisitos</w:t>
            </w:r>
            <w:r w:rsidR="000E0101">
              <w:rPr>
                <w:bCs/>
              </w:rPr>
              <w:t xml:space="preserve"> da aplicação web</w:t>
            </w:r>
          </w:p>
        </w:tc>
        <w:tc>
          <w:tcPr>
            <w:tcW w:w="273" w:type="dxa"/>
            <w:tcBorders>
              <w:bottom w:val="single" w:sz="4" w:space="0" w:color="auto"/>
            </w:tcBorders>
          </w:tcPr>
          <w:p w14:paraId="6C9616FD" w14:textId="77777777" w:rsidR="00BE3859" w:rsidRPr="007E0D87" w:rsidRDefault="00BE3859" w:rsidP="00470C41">
            <w:pPr>
              <w:pStyle w:val="TF-TEXTOQUADROCentralizado"/>
            </w:pPr>
          </w:p>
        </w:tc>
        <w:tc>
          <w:tcPr>
            <w:tcW w:w="284" w:type="dxa"/>
            <w:tcBorders>
              <w:bottom w:val="single" w:sz="4" w:space="0" w:color="auto"/>
            </w:tcBorders>
          </w:tcPr>
          <w:p w14:paraId="54FCC6FE"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006AEB73" w14:textId="77777777" w:rsidR="00BE3859" w:rsidRPr="007E0D87" w:rsidRDefault="00BE3859" w:rsidP="00470C41">
            <w:pPr>
              <w:pStyle w:val="TF-TEXTOQUADROCentralizado"/>
            </w:pPr>
          </w:p>
        </w:tc>
        <w:tc>
          <w:tcPr>
            <w:tcW w:w="284" w:type="dxa"/>
            <w:tcBorders>
              <w:bottom w:val="single" w:sz="4" w:space="0" w:color="auto"/>
            </w:tcBorders>
          </w:tcPr>
          <w:p w14:paraId="20D740D8" w14:textId="77777777" w:rsidR="00BE3859" w:rsidRPr="007E0D87" w:rsidRDefault="00BE3859" w:rsidP="00470C41">
            <w:pPr>
              <w:pStyle w:val="TF-TEXTOQUADROCentralizado"/>
            </w:pPr>
          </w:p>
        </w:tc>
        <w:tc>
          <w:tcPr>
            <w:tcW w:w="284" w:type="dxa"/>
            <w:tcBorders>
              <w:bottom w:val="single" w:sz="4" w:space="0" w:color="auto"/>
            </w:tcBorders>
          </w:tcPr>
          <w:p w14:paraId="7CDF5C6F" w14:textId="77777777" w:rsidR="00BE3859" w:rsidRPr="007E0D87" w:rsidRDefault="00BE3859" w:rsidP="00470C41">
            <w:pPr>
              <w:pStyle w:val="TF-TEXTOQUADROCentralizado"/>
            </w:pPr>
          </w:p>
        </w:tc>
        <w:tc>
          <w:tcPr>
            <w:tcW w:w="284" w:type="dxa"/>
            <w:tcBorders>
              <w:bottom w:val="single" w:sz="4" w:space="0" w:color="auto"/>
            </w:tcBorders>
          </w:tcPr>
          <w:p w14:paraId="1FE9FBFC" w14:textId="77777777" w:rsidR="00BE3859" w:rsidRPr="007E0D87" w:rsidRDefault="00BE3859" w:rsidP="00470C41">
            <w:pPr>
              <w:pStyle w:val="TF-TEXTOQUADROCentralizado"/>
            </w:pPr>
          </w:p>
        </w:tc>
        <w:tc>
          <w:tcPr>
            <w:tcW w:w="284" w:type="dxa"/>
            <w:tcBorders>
              <w:bottom w:val="single" w:sz="4" w:space="0" w:color="auto"/>
            </w:tcBorders>
          </w:tcPr>
          <w:p w14:paraId="6E74B2C2" w14:textId="77777777" w:rsidR="00BE3859" w:rsidRPr="007E0D87" w:rsidRDefault="00BE3859" w:rsidP="00470C41">
            <w:pPr>
              <w:pStyle w:val="TF-TEXTOQUADROCentralizado"/>
            </w:pPr>
          </w:p>
        </w:tc>
        <w:tc>
          <w:tcPr>
            <w:tcW w:w="284" w:type="dxa"/>
            <w:tcBorders>
              <w:bottom w:val="single" w:sz="4" w:space="0" w:color="auto"/>
            </w:tcBorders>
          </w:tcPr>
          <w:p w14:paraId="0DFAAFDF" w14:textId="77777777" w:rsidR="00BE3859" w:rsidRPr="007E0D87" w:rsidRDefault="00BE3859" w:rsidP="00470C41">
            <w:pPr>
              <w:pStyle w:val="TF-TEXTOQUADROCentralizado"/>
            </w:pPr>
          </w:p>
        </w:tc>
        <w:tc>
          <w:tcPr>
            <w:tcW w:w="284" w:type="dxa"/>
            <w:tcBorders>
              <w:bottom w:val="single" w:sz="4" w:space="0" w:color="auto"/>
            </w:tcBorders>
          </w:tcPr>
          <w:p w14:paraId="6539A6FF" w14:textId="77777777" w:rsidR="00BE3859" w:rsidRPr="007E0D87" w:rsidRDefault="00BE3859" w:rsidP="00470C41">
            <w:pPr>
              <w:pStyle w:val="TF-TEXTOQUADROCentralizado"/>
            </w:pPr>
          </w:p>
        </w:tc>
        <w:tc>
          <w:tcPr>
            <w:tcW w:w="289" w:type="dxa"/>
          </w:tcPr>
          <w:p w14:paraId="6FC86C2F" w14:textId="77777777" w:rsidR="00BE3859" w:rsidRPr="007E0D87" w:rsidRDefault="00BE3859" w:rsidP="00470C41">
            <w:pPr>
              <w:pStyle w:val="TF-TEXTOQUADROCentralizado"/>
            </w:pPr>
          </w:p>
        </w:tc>
        <w:tc>
          <w:tcPr>
            <w:tcW w:w="286" w:type="dxa"/>
          </w:tcPr>
          <w:p w14:paraId="0DF89DFF" w14:textId="77777777" w:rsidR="00BE3859" w:rsidRPr="007E0D87" w:rsidRDefault="00BE3859" w:rsidP="00470C41">
            <w:pPr>
              <w:pStyle w:val="TF-TEXTOQUADROCentralizado"/>
            </w:pPr>
          </w:p>
        </w:tc>
        <w:tc>
          <w:tcPr>
            <w:tcW w:w="287" w:type="dxa"/>
          </w:tcPr>
          <w:p w14:paraId="38BC300B" w14:textId="4FB28080" w:rsidR="00BE3859" w:rsidRPr="007E0D87" w:rsidRDefault="00BE3859" w:rsidP="00470C41">
            <w:pPr>
              <w:pStyle w:val="TF-TEXTOQUADROCentralizado"/>
            </w:pPr>
          </w:p>
        </w:tc>
      </w:tr>
      <w:tr w:rsidR="00BE3859" w:rsidRPr="007E0D87" w14:paraId="24B8EFA0" w14:textId="268BDEAE" w:rsidTr="000E0101">
        <w:trPr>
          <w:jc w:val="center"/>
        </w:trPr>
        <w:tc>
          <w:tcPr>
            <w:tcW w:w="4539" w:type="dxa"/>
            <w:tcBorders>
              <w:left w:val="single" w:sz="4" w:space="0" w:color="auto"/>
            </w:tcBorders>
          </w:tcPr>
          <w:p w14:paraId="3B427EBB" w14:textId="1C55903A" w:rsidR="00BE3859" w:rsidRPr="007E0D87" w:rsidRDefault="000E0101" w:rsidP="00470C41">
            <w:pPr>
              <w:pStyle w:val="TF-TEXTOQUADRO"/>
            </w:pPr>
            <w:r>
              <w:t>e</w:t>
            </w:r>
            <w:r w:rsidR="00692CB4" w:rsidRPr="00195151">
              <w:t>specificação</w:t>
            </w:r>
            <w:r w:rsidR="00692CB4">
              <w:t xml:space="preserve"> </w:t>
            </w:r>
          </w:p>
        </w:tc>
        <w:tc>
          <w:tcPr>
            <w:tcW w:w="273" w:type="dxa"/>
            <w:tcBorders>
              <w:top w:val="single" w:sz="4" w:space="0" w:color="auto"/>
            </w:tcBorders>
          </w:tcPr>
          <w:p w14:paraId="0104990A" w14:textId="77777777" w:rsidR="00BE3859" w:rsidRPr="007E0D87" w:rsidRDefault="00BE3859" w:rsidP="00470C41">
            <w:pPr>
              <w:pStyle w:val="TF-TEXTOQUADROCentralizado"/>
            </w:pPr>
          </w:p>
        </w:tc>
        <w:tc>
          <w:tcPr>
            <w:tcW w:w="284" w:type="dxa"/>
            <w:tcBorders>
              <w:top w:val="single" w:sz="4" w:space="0" w:color="auto"/>
            </w:tcBorders>
          </w:tcPr>
          <w:p w14:paraId="286FC497" w14:textId="77777777" w:rsidR="00BE3859" w:rsidRPr="007E0D87" w:rsidRDefault="00BE3859" w:rsidP="00470C41">
            <w:pPr>
              <w:pStyle w:val="TF-TEXTOQUADROCentralizado"/>
            </w:pPr>
          </w:p>
        </w:tc>
        <w:tc>
          <w:tcPr>
            <w:tcW w:w="284" w:type="dxa"/>
            <w:tcBorders>
              <w:top w:val="single" w:sz="4" w:space="0" w:color="auto"/>
            </w:tcBorders>
            <w:shd w:val="clear" w:color="auto" w:fill="808080" w:themeFill="background1" w:themeFillShade="80"/>
          </w:tcPr>
          <w:p w14:paraId="62D591EC" w14:textId="77777777" w:rsidR="00BE3859" w:rsidRPr="007E0D87" w:rsidRDefault="00BE3859" w:rsidP="00470C41">
            <w:pPr>
              <w:pStyle w:val="TF-TEXTOQUADROCentralizado"/>
            </w:pPr>
          </w:p>
        </w:tc>
        <w:tc>
          <w:tcPr>
            <w:tcW w:w="284" w:type="dxa"/>
            <w:tcBorders>
              <w:top w:val="single" w:sz="4" w:space="0" w:color="auto"/>
            </w:tcBorders>
            <w:shd w:val="clear" w:color="auto" w:fill="808080" w:themeFill="background1" w:themeFillShade="80"/>
          </w:tcPr>
          <w:p w14:paraId="364BF180" w14:textId="77777777" w:rsidR="00BE3859" w:rsidRPr="007E0D87" w:rsidRDefault="00BE3859" w:rsidP="00470C41">
            <w:pPr>
              <w:pStyle w:val="TF-TEXTOQUADROCentralizado"/>
            </w:pPr>
          </w:p>
        </w:tc>
        <w:tc>
          <w:tcPr>
            <w:tcW w:w="284" w:type="dxa"/>
            <w:tcBorders>
              <w:top w:val="single" w:sz="4" w:space="0" w:color="auto"/>
            </w:tcBorders>
          </w:tcPr>
          <w:p w14:paraId="1A7C86BB" w14:textId="77777777" w:rsidR="00BE3859" w:rsidRPr="007E0D87" w:rsidRDefault="00BE3859" w:rsidP="00470C41">
            <w:pPr>
              <w:pStyle w:val="TF-TEXTOQUADROCentralizado"/>
            </w:pPr>
          </w:p>
        </w:tc>
        <w:tc>
          <w:tcPr>
            <w:tcW w:w="284" w:type="dxa"/>
            <w:tcBorders>
              <w:top w:val="single" w:sz="4" w:space="0" w:color="auto"/>
            </w:tcBorders>
          </w:tcPr>
          <w:p w14:paraId="3649757F" w14:textId="77777777" w:rsidR="00BE3859" w:rsidRPr="007E0D87" w:rsidRDefault="00BE3859" w:rsidP="00470C41">
            <w:pPr>
              <w:pStyle w:val="TF-TEXTOQUADROCentralizado"/>
            </w:pPr>
          </w:p>
        </w:tc>
        <w:tc>
          <w:tcPr>
            <w:tcW w:w="284" w:type="dxa"/>
            <w:tcBorders>
              <w:top w:val="single" w:sz="4" w:space="0" w:color="auto"/>
            </w:tcBorders>
          </w:tcPr>
          <w:p w14:paraId="3B2D6081" w14:textId="77777777" w:rsidR="00BE3859" w:rsidRPr="007E0D87" w:rsidRDefault="00BE3859" w:rsidP="00470C41">
            <w:pPr>
              <w:pStyle w:val="TF-TEXTOQUADROCentralizado"/>
            </w:pPr>
          </w:p>
        </w:tc>
        <w:tc>
          <w:tcPr>
            <w:tcW w:w="284" w:type="dxa"/>
            <w:tcBorders>
              <w:top w:val="single" w:sz="4" w:space="0" w:color="auto"/>
            </w:tcBorders>
          </w:tcPr>
          <w:p w14:paraId="56DC06C2" w14:textId="77777777" w:rsidR="00BE3859" w:rsidRPr="007E0D87" w:rsidRDefault="00BE3859" w:rsidP="00470C41">
            <w:pPr>
              <w:pStyle w:val="TF-TEXTOQUADROCentralizado"/>
            </w:pPr>
          </w:p>
        </w:tc>
        <w:tc>
          <w:tcPr>
            <w:tcW w:w="284" w:type="dxa"/>
            <w:tcBorders>
              <w:top w:val="single" w:sz="4" w:space="0" w:color="auto"/>
            </w:tcBorders>
          </w:tcPr>
          <w:p w14:paraId="51FC2EC5" w14:textId="77777777" w:rsidR="00BE3859" w:rsidRPr="007E0D87" w:rsidRDefault="00BE3859" w:rsidP="00470C41">
            <w:pPr>
              <w:pStyle w:val="TF-TEXTOQUADROCentralizado"/>
            </w:pPr>
          </w:p>
        </w:tc>
        <w:tc>
          <w:tcPr>
            <w:tcW w:w="289" w:type="dxa"/>
          </w:tcPr>
          <w:p w14:paraId="529B23CA" w14:textId="77777777" w:rsidR="00BE3859" w:rsidRPr="007E0D87" w:rsidRDefault="00BE3859" w:rsidP="00470C41">
            <w:pPr>
              <w:pStyle w:val="TF-TEXTOQUADROCentralizado"/>
            </w:pPr>
          </w:p>
        </w:tc>
        <w:tc>
          <w:tcPr>
            <w:tcW w:w="286" w:type="dxa"/>
          </w:tcPr>
          <w:p w14:paraId="137EF562" w14:textId="77777777" w:rsidR="00BE3859" w:rsidRPr="007E0D87" w:rsidRDefault="00BE3859" w:rsidP="00470C41">
            <w:pPr>
              <w:pStyle w:val="TF-TEXTOQUADROCentralizado"/>
            </w:pPr>
          </w:p>
        </w:tc>
        <w:tc>
          <w:tcPr>
            <w:tcW w:w="287" w:type="dxa"/>
          </w:tcPr>
          <w:p w14:paraId="5EEA7407" w14:textId="4E259982" w:rsidR="00BE3859" w:rsidRPr="007E0D87" w:rsidRDefault="00BE3859" w:rsidP="00470C41">
            <w:pPr>
              <w:pStyle w:val="TF-TEXTOQUADROCentralizado"/>
            </w:pPr>
          </w:p>
        </w:tc>
      </w:tr>
      <w:tr w:rsidR="00BE3859" w:rsidRPr="007E0D87" w14:paraId="59D76CA5" w14:textId="637220EF" w:rsidTr="00903198">
        <w:trPr>
          <w:jc w:val="center"/>
        </w:trPr>
        <w:tc>
          <w:tcPr>
            <w:tcW w:w="4539" w:type="dxa"/>
            <w:tcBorders>
              <w:left w:val="single" w:sz="4" w:space="0" w:color="auto"/>
            </w:tcBorders>
          </w:tcPr>
          <w:p w14:paraId="65CD8E89" w14:textId="022C5503" w:rsidR="00BE3859" w:rsidRPr="007E0D87" w:rsidRDefault="00BE3859" w:rsidP="00470C41">
            <w:pPr>
              <w:pStyle w:val="TF-TEXTOQUADRO"/>
            </w:pPr>
            <w:r>
              <w:t>implementação</w:t>
            </w:r>
          </w:p>
        </w:tc>
        <w:tc>
          <w:tcPr>
            <w:tcW w:w="273" w:type="dxa"/>
            <w:tcBorders>
              <w:bottom w:val="single" w:sz="4" w:space="0" w:color="auto"/>
            </w:tcBorders>
          </w:tcPr>
          <w:p w14:paraId="19E20D91" w14:textId="77777777" w:rsidR="00BE3859" w:rsidRPr="007E0D87" w:rsidRDefault="00BE3859" w:rsidP="00470C41">
            <w:pPr>
              <w:pStyle w:val="TF-TEXTOQUADROCentralizado"/>
            </w:pPr>
          </w:p>
        </w:tc>
        <w:tc>
          <w:tcPr>
            <w:tcW w:w="284" w:type="dxa"/>
            <w:tcBorders>
              <w:bottom w:val="single" w:sz="4" w:space="0" w:color="auto"/>
            </w:tcBorders>
          </w:tcPr>
          <w:p w14:paraId="102F2774" w14:textId="77777777" w:rsidR="00BE3859" w:rsidRPr="007E0D87" w:rsidRDefault="00BE3859" w:rsidP="00470C41">
            <w:pPr>
              <w:pStyle w:val="TF-TEXTOQUADROCentralizado"/>
            </w:pPr>
          </w:p>
        </w:tc>
        <w:tc>
          <w:tcPr>
            <w:tcW w:w="284" w:type="dxa"/>
            <w:tcBorders>
              <w:bottom w:val="single" w:sz="4" w:space="0" w:color="auto"/>
            </w:tcBorders>
          </w:tcPr>
          <w:p w14:paraId="7C095452" w14:textId="77777777" w:rsidR="00BE3859" w:rsidRPr="007E0D87" w:rsidRDefault="00BE3859" w:rsidP="00470C41">
            <w:pPr>
              <w:pStyle w:val="TF-TEXTOQUADROCentralizado"/>
            </w:pPr>
          </w:p>
        </w:tc>
        <w:tc>
          <w:tcPr>
            <w:tcW w:w="284" w:type="dxa"/>
            <w:tcBorders>
              <w:bottom w:val="single" w:sz="4" w:space="0" w:color="auto"/>
            </w:tcBorders>
          </w:tcPr>
          <w:p w14:paraId="0CF4BD10"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2405B840"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0A7A33E3"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0D254DA1"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6B1FDBDF"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4042F7AB" w14:textId="77777777" w:rsidR="00BE3859" w:rsidRPr="007E0D87" w:rsidRDefault="00BE3859" w:rsidP="00470C41">
            <w:pPr>
              <w:pStyle w:val="TF-TEXTOQUADROCentralizado"/>
            </w:pPr>
          </w:p>
        </w:tc>
        <w:tc>
          <w:tcPr>
            <w:tcW w:w="289" w:type="dxa"/>
            <w:shd w:val="clear" w:color="auto" w:fill="auto"/>
          </w:tcPr>
          <w:p w14:paraId="6424261F" w14:textId="77777777" w:rsidR="00BE3859" w:rsidRPr="007E0D87" w:rsidRDefault="00BE3859" w:rsidP="00470C41">
            <w:pPr>
              <w:pStyle w:val="TF-TEXTOQUADROCentralizado"/>
            </w:pPr>
          </w:p>
        </w:tc>
        <w:tc>
          <w:tcPr>
            <w:tcW w:w="286" w:type="dxa"/>
            <w:shd w:val="clear" w:color="auto" w:fill="auto"/>
          </w:tcPr>
          <w:p w14:paraId="71780B3A" w14:textId="77777777" w:rsidR="00BE3859" w:rsidRPr="007E0D87" w:rsidRDefault="00BE3859" w:rsidP="00470C41">
            <w:pPr>
              <w:pStyle w:val="TF-TEXTOQUADROCentralizado"/>
            </w:pPr>
          </w:p>
        </w:tc>
        <w:tc>
          <w:tcPr>
            <w:tcW w:w="287" w:type="dxa"/>
          </w:tcPr>
          <w:p w14:paraId="2C665C59" w14:textId="3A9E999E" w:rsidR="00BE3859" w:rsidRPr="007E0D87" w:rsidRDefault="00BE3859" w:rsidP="00470C41">
            <w:pPr>
              <w:pStyle w:val="TF-TEXTOQUADROCentralizado"/>
            </w:pPr>
          </w:p>
        </w:tc>
      </w:tr>
      <w:tr w:rsidR="00BE3859" w:rsidRPr="007E0D87" w14:paraId="02622124" w14:textId="6DF18EE8" w:rsidTr="00903198">
        <w:trPr>
          <w:jc w:val="center"/>
        </w:trPr>
        <w:tc>
          <w:tcPr>
            <w:tcW w:w="4539" w:type="dxa"/>
            <w:tcBorders>
              <w:left w:val="single" w:sz="4" w:space="0" w:color="auto"/>
            </w:tcBorders>
          </w:tcPr>
          <w:p w14:paraId="386FD9AC" w14:textId="38E8B0F7" w:rsidR="00BE3859" w:rsidRPr="007E0D87" w:rsidRDefault="00692CB4" w:rsidP="00470C41">
            <w:pPr>
              <w:pStyle w:val="TF-TEXTOQUADRO"/>
            </w:pPr>
            <w:r>
              <w:t>t</w:t>
            </w:r>
            <w:r w:rsidR="00BE3859">
              <w:t>estes</w:t>
            </w:r>
            <w:r>
              <w:t xml:space="preserve"> da aplicação web</w:t>
            </w:r>
          </w:p>
        </w:tc>
        <w:tc>
          <w:tcPr>
            <w:tcW w:w="273" w:type="dxa"/>
          </w:tcPr>
          <w:p w14:paraId="35FE6C42" w14:textId="77777777" w:rsidR="00BE3859" w:rsidRPr="007E0D87" w:rsidRDefault="00BE3859" w:rsidP="00470C41">
            <w:pPr>
              <w:pStyle w:val="TF-TEXTOQUADROCentralizado"/>
            </w:pPr>
          </w:p>
        </w:tc>
        <w:tc>
          <w:tcPr>
            <w:tcW w:w="284" w:type="dxa"/>
          </w:tcPr>
          <w:p w14:paraId="7C8BF278" w14:textId="77777777" w:rsidR="00BE3859" w:rsidRPr="007E0D87" w:rsidRDefault="00BE3859" w:rsidP="00470C41">
            <w:pPr>
              <w:pStyle w:val="TF-TEXTOQUADROCentralizado"/>
            </w:pPr>
          </w:p>
        </w:tc>
        <w:tc>
          <w:tcPr>
            <w:tcW w:w="284" w:type="dxa"/>
          </w:tcPr>
          <w:p w14:paraId="1FE1E546" w14:textId="77777777" w:rsidR="00BE3859" w:rsidRPr="007E0D87" w:rsidRDefault="00BE3859" w:rsidP="00470C41">
            <w:pPr>
              <w:pStyle w:val="TF-TEXTOQUADROCentralizado"/>
            </w:pPr>
          </w:p>
        </w:tc>
        <w:tc>
          <w:tcPr>
            <w:tcW w:w="284" w:type="dxa"/>
          </w:tcPr>
          <w:p w14:paraId="382575B0" w14:textId="77777777" w:rsidR="00BE3859" w:rsidRPr="007E0D87" w:rsidRDefault="00BE3859" w:rsidP="00470C41">
            <w:pPr>
              <w:pStyle w:val="TF-TEXTOQUADROCentralizado"/>
            </w:pPr>
          </w:p>
        </w:tc>
        <w:tc>
          <w:tcPr>
            <w:tcW w:w="284" w:type="dxa"/>
          </w:tcPr>
          <w:p w14:paraId="1020B0D0" w14:textId="77777777" w:rsidR="00BE3859" w:rsidRPr="007E0D87" w:rsidRDefault="00BE3859" w:rsidP="00470C41">
            <w:pPr>
              <w:pStyle w:val="TF-TEXTOQUADROCentralizado"/>
            </w:pPr>
          </w:p>
        </w:tc>
        <w:tc>
          <w:tcPr>
            <w:tcW w:w="284" w:type="dxa"/>
            <w:shd w:val="clear" w:color="auto" w:fill="808080" w:themeFill="background1" w:themeFillShade="80"/>
          </w:tcPr>
          <w:p w14:paraId="512BE72A" w14:textId="77777777" w:rsidR="00BE3859" w:rsidRPr="007E0D87" w:rsidRDefault="00BE3859" w:rsidP="00470C41">
            <w:pPr>
              <w:pStyle w:val="TF-TEXTOQUADROCentralizado"/>
            </w:pPr>
          </w:p>
        </w:tc>
        <w:tc>
          <w:tcPr>
            <w:tcW w:w="284" w:type="dxa"/>
            <w:shd w:val="clear" w:color="auto" w:fill="auto"/>
          </w:tcPr>
          <w:p w14:paraId="1C501AAA" w14:textId="77777777" w:rsidR="00BE3859" w:rsidRPr="007E0D87" w:rsidRDefault="00BE3859" w:rsidP="00470C41">
            <w:pPr>
              <w:pStyle w:val="TF-TEXTOQUADROCentralizado"/>
            </w:pPr>
          </w:p>
        </w:tc>
        <w:tc>
          <w:tcPr>
            <w:tcW w:w="284" w:type="dxa"/>
            <w:shd w:val="clear" w:color="auto" w:fill="auto"/>
          </w:tcPr>
          <w:p w14:paraId="481BAE85" w14:textId="77777777" w:rsidR="00BE3859" w:rsidRPr="007E0D87" w:rsidRDefault="00BE3859" w:rsidP="00470C41">
            <w:pPr>
              <w:pStyle w:val="TF-TEXTOQUADROCentralizado"/>
            </w:pPr>
          </w:p>
        </w:tc>
        <w:tc>
          <w:tcPr>
            <w:tcW w:w="284" w:type="dxa"/>
            <w:shd w:val="clear" w:color="auto" w:fill="auto"/>
          </w:tcPr>
          <w:p w14:paraId="6902F816" w14:textId="77777777" w:rsidR="00BE3859" w:rsidRPr="007E0D87" w:rsidRDefault="00BE3859" w:rsidP="00470C41">
            <w:pPr>
              <w:pStyle w:val="TF-TEXTOQUADROCentralizado"/>
            </w:pPr>
          </w:p>
        </w:tc>
        <w:tc>
          <w:tcPr>
            <w:tcW w:w="289" w:type="dxa"/>
            <w:shd w:val="clear" w:color="auto" w:fill="auto"/>
          </w:tcPr>
          <w:p w14:paraId="31F440AE" w14:textId="77777777" w:rsidR="00BE3859" w:rsidRPr="007E0D87" w:rsidRDefault="00BE3859" w:rsidP="00470C41">
            <w:pPr>
              <w:pStyle w:val="TF-TEXTOQUADROCentralizado"/>
            </w:pPr>
          </w:p>
        </w:tc>
        <w:tc>
          <w:tcPr>
            <w:tcW w:w="286" w:type="dxa"/>
            <w:shd w:val="clear" w:color="auto" w:fill="auto"/>
          </w:tcPr>
          <w:p w14:paraId="026ACE84" w14:textId="77777777" w:rsidR="00BE3859" w:rsidRPr="007E0D87" w:rsidRDefault="00BE3859" w:rsidP="00470C41">
            <w:pPr>
              <w:pStyle w:val="TF-TEXTOQUADROCentralizado"/>
            </w:pPr>
          </w:p>
        </w:tc>
        <w:tc>
          <w:tcPr>
            <w:tcW w:w="287" w:type="dxa"/>
          </w:tcPr>
          <w:p w14:paraId="67044C8B" w14:textId="1D5FE1EC" w:rsidR="00BE3859" w:rsidRPr="007E0D87" w:rsidRDefault="00BE3859" w:rsidP="00470C41">
            <w:pPr>
              <w:pStyle w:val="TF-TEXTOQUADROCentralizado"/>
            </w:pPr>
          </w:p>
        </w:tc>
      </w:tr>
      <w:tr w:rsidR="00B930DB" w:rsidRPr="007E0D87" w14:paraId="38CA570F" w14:textId="77777777" w:rsidTr="00903198">
        <w:trPr>
          <w:jc w:val="center"/>
        </w:trPr>
        <w:tc>
          <w:tcPr>
            <w:tcW w:w="4539" w:type="dxa"/>
            <w:tcBorders>
              <w:left w:val="single" w:sz="4" w:space="0" w:color="auto"/>
            </w:tcBorders>
          </w:tcPr>
          <w:p w14:paraId="47DA7BFC" w14:textId="03F22C99" w:rsidR="00B930DB" w:rsidRDefault="00B930DB" w:rsidP="00470C41">
            <w:pPr>
              <w:pStyle w:val="TF-TEXTOQUADRO"/>
            </w:pPr>
            <w:r w:rsidRPr="001B02DE">
              <w:t>coleta e montagem da base de dados</w:t>
            </w:r>
          </w:p>
        </w:tc>
        <w:tc>
          <w:tcPr>
            <w:tcW w:w="273" w:type="dxa"/>
          </w:tcPr>
          <w:p w14:paraId="23D33B9B" w14:textId="77777777" w:rsidR="00B930DB" w:rsidRPr="007E0D87" w:rsidRDefault="00B930DB" w:rsidP="00470C41">
            <w:pPr>
              <w:pStyle w:val="TF-TEXTOQUADROCentralizado"/>
            </w:pPr>
          </w:p>
        </w:tc>
        <w:tc>
          <w:tcPr>
            <w:tcW w:w="284" w:type="dxa"/>
            <w:shd w:val="clear" w:color="auto" w:fill="808080" w:themeFill="background1" w:themeFillShade="80"/>
          </w:tcPr>
          <w:p w14:paraId="79A2609A" w14:textId="77777777" w:rsidR="00B930DB" w:rsidRPr="007E0D87" w:rsidRDefault="00B930DB" w:rsidP="00470C41">
            <w:pPr>
              <w:pStyle w:val="TF-TEXTOQUADROCentralizado"/>
            </w:pPr>
          </w:p>
        </w:tc>
        <w:tc>
          <w:tcPr>
            <w:tcW w:w="284" w:type="dxa"/>
            <w:shd w:val="clear" w:color="auto" w:fill="808080" w:themeFill="background1" w:themeFillShade="80"/>
          </w:tcPr>
          <w:p w14:paraId="6560F618" w14:textId="77777777" w:rsidR="00B930DB" w:rsidRPr="007E0D87" w:rsidRDefault="00B930DB" w:rsidP="00470C41">
            <w:pPr>
              <w:pStyle w:val="TF-TEXTOQUADROCentralizado"/>
            </w:pPr>
          </w:p>
        </w:tc>
        <w:tc>
          <w:tcPr>
            <w:tcW w:w="284" w:type="dxa"/>
            <w:shd w:val="clear" w:color="auto" w:fill="808080" w:themeFill="background1" w:themeFillShade="80"/>
          </w:tcPr>
          <w:p w14:paraId="53CDE430" w14:textId="77777777" w:rsidR="00B930DB" w:rsidRPr="007E0D87" w:rsidRDefault="00B930DB" w:rsidP="00470C41">
            <w:pPr>
              <w:pStyle w:val="TF-TEXTOQUADROCentralizado"/>
            </w:pPr>
          </w:p>
        </w:tc>
        <w:tc>
          <w:tcPr>
            <w:tcW w:w="284" w:type="dxa"/>
            <w:shd w:val="clear" w:color="auto" w:fill="808080" w:themeFill="background1" w:themeFillShade="80"/>
          </w:tcPr>
          <w:p w14:paraId="1CB7EDBD" w14:textId="77777777" w:rsidR="00B930DB" w:rsidRPr="007E0D87" w:rsidRDefault="00B930DB" w:rsidP="00470C41">
            <w:pPr>
              <w:pStyle w:val="TF-TEXTOQUADROCentralizado"/>
            </w:pPr>
          </w:p>
        </w:tc>
        <w:tc>
          <w:tcPr>
            <w:tcW w:w="284" w:type="dxa"/>
            <w:shd w:val="clear" w:color="auto" w:fill="808080" w:themeFill="background1" w:themeFillShade="80"/>
          </w:tcPr>
          <w:p w14:paraId="57283F81" w14:textId="77777777" w:rsidR="00B930DB" w:rsidRPr="007E0D87" w:rsidRDefault="00B930DB" w:rsidP="00470C41">
            <w:pPr>
              <w:pStyle w:val="TF-TEXTOQUADROCentralizado"/>
            </w:pPr>
          </w:p>
        </w:tc>
        <w:tc>
          <w:tcPr>
            <w:tcW w:w="284" w:type="dxa"/>
            <w:shd w:val="clear" w:color="auto" w:fill="808080" w:themeFill="background1" w:themeFillShade="80"/>
          </w:tcPr>
          <w:p w14:paraId="3E191B85" w14:textId="77777777" w:rsidR="00B930DB" w:rsidRPr="007E0D87" w:rsidRDefault="00B930DB" w:rsidP="00470C41">
            <w:pPr>
              <w:pStyle w:val="TF-TEXTOQUADROCentralizado"/>
            </w:pPr>
          </w:p>
        </w:tc>
        <w:tc>
          <w:tcPr>
            <w:tcW w:w="284" w:type="dxa"/>
            <w:shd w:val="clear" w:color="auto" w:fill="808080" w:themeFill="background1" w:themeFillShade="80"/>
          </w:tcPr>
          <w:p w14:paraId="6441871E" w14:textId="77777777" w:rsidR="00B930DB" w:rsidRPr="007E0D87" w:rsidRDefault="00B930DB" w:rsidP="00470C41">
            <w:pPr>
              <w:pStyle w:val="TF-TEXTOQUADROCentralizado"/>
            </w:pPr>
          </w:p>
        </w:tc>
        <w:tc>
          <w:tcPr>
            <w:tcW w:w="284" w:type="dxa"/>
            <w:shd w:val="clear" w:color="auto" w:fill="808080" w:themeFill="background1" w:themeFillShade="80"/>
          </w:tcPr>
          <w:p w14:paraId="40E986E1" w14:textId="77777777" w:rsidR="00B930DB" w:rsidRPr="007E0D87" w:rsidRDefault="00B930DB" w:rsidP="00470C41">
            <w:pPr>
              <w:pStyle w:val="TF-TEXTOQUADROCentralizado"/>
            </w:pPr>
          </w:p>
        </w:tc>
        <w:tc>
          <w:tcPr>
            <w:tcW w:w="289" w:type="dxa"/>
            <w:shd w:val="clear" w:color="auto" w:fill="808080" w:themeFill="background1" w:themeFillShade="80"/>
          </w:tcPr>
          <w:p w14:paraId="59E83EAD" w14:textId="77777777" w:rsidR="00B930DB" w:rsidRPr="007E0D87" w:rsidRDefault="00B930DB" w:rsidP="00470C41">
            <w:pPr>
              <w:pStyle w:val="TF-TEXTOQUADROCentralizado"/>
            </w:pPr>
          </w:p>
        </w:tc>
        <w:tc>
          <w:tcPr>
            <w:tcW w:w="286" w:type="dxa"/>
            <w:shd w:val="clear" w:color="auto" w:fill="808080" w:themeFill="background1" w:themeFillShade="80"/>
          </w:tcPr>
          <w:p w14:paraId="3DB963FD" w14:textId="77777777" w:rsidR="00B930DB" w:rsidRPr="007E0D87" w:rsidRDefault="00B930DB" w:rsidP="00470C41">
            <w:pPr>
              <w:pStyle w:val="TF-TEXTOQUADROCentralizado"/>
            </w:pPr>
          </w:p>
        </w:tc>
        <w:tc>
          <w:tcPr>
            <w:tcW w:w="287" w:type="dxa"/>
          </w:tcPr>
          <w:p w14:paraId="0C3DC564" w14:textId="77777777" w:rsidR="00B930DB" w:rsidRPr="007E0D87" w:rsidRDefault="00B930DB" w:rsidP="00470C41">
            <w:pPr>
              <w:pStyle w:val="TF-TEXTOQUADROCentralizado"/>
            </w:pPr>
          </w:p>
        </w:tc>
      </w:tr>
      <w:tr w:rsidR="00B930DB" w:rsidRPr="007E0D87" w14:paraId="6855EBD8" w14:textId="77777777" w:rsidTr="00903198">
        <w:trPr>
          <w:jc w:val="center"/>
        </w:trPr>
        <w:tc>
          <w:tcPr>
            <w:tcW w:w="4539" w:type="dxa"/>
            <w:tcBorders>
              <w:left w:val="single" w:sz="4" w:space="0" w:color="auto"/>
            </w:tcBorders>
          </w:tcPr>
          <w:p w14:paraId="0FD9DD7A" w14:textId="6DF5EE4F" w:rsidR="00B930DB" w:rsidRDefault="00B930DB" w:rsidP="00470C41">
            <w:pPr>
              <w:pStyle w:val="TF-TEXTOQUADRO"/>
            </w:pPr>
            <w:r w:rsidRPr="001B02DE">
              <w:t>preparação das imagens</w:t>
            </w:r>
          </w:p>
        </w:tc>
        <w:tc>
          <w:tcPr>
            <w:tcW w:w="273" w:type="dxa"/>
          </w:tcPr>
          <w:p w14:paraId="341257AE" w14:textId="77777777" w:rsidR="00B930DB" w:rsidRPr="007E0D87" w:rsidRDefault="00B930DB" w:rsidP="00470C41">
            <w:pPr>
              <w:pStyle w:val="TF-TEXTOQUADROCentralizado"/>
            </w:pPr>
          </w:p>
        </w:tc>
        <w:tc>
          <w:tcPr>
            <w:tcW w:w="284" w:type="dxa"/>
          </w:tcPr>
          <w:p w14:paraId="3EBA7731" w14:textId="77777777" w:rsidR="00B930DB" w:rsidRPr="007E0D87" w:rsidRDefault="00B930DB" w:rsidP="00470C41">
            <w:pPr>
              <w:pStyle w:val="TF-TEXTOQUADROCentralizado"/>
            </w:pPr>
          </w:p>
        </w:tc>
        <w:tc>
          <w:tcPr>
            <w:tcW w:w="284" w:type="dxa"/>
          </w:tcPr>
          <w:p w14:paraId="127B697F" w14:textId="77777777" w:rsidR="00B930DB" w:rsidRPr="007E0D87" w:rsidRDefault="00B930DB" w:rsidP="00470C41">
            <w:pPr>
              <w:pStyle w:val="TF-TEXTOQUADROCentralizado"/>
            </w:pPr>
          </w:p>
        </w:tc>
        <w:tc>
          <w:tcPr>
            <w:tcW w:w="284" w:type="dxa"/>
          </w:tcPr>
          <w:p w14:paraId="238AE6AF" w14:textId="77777777" w:rsidR="00B930DB" w:rsidRPr="007E0D87" w:rsidRDefault="00B930DB" w:rsidP="00470C41">
            <w:pPr>
              <w:pStyle w:val="TF-TEXTOQUADROCentralizado"/>
            </w:pPr>
          </w:p>
        </w:tc>
        <w:tc>
          <w:tcPr>
            <w:tcW w:w="284" w:type="dxa"/>
          </w:tcPr>
          <w:p w14:paraId="22C08E3C" w14:textId="77777777" w:rsidR="00B930DB" w:rsidRPr="007E0D87" w:rsidRDefault="00B930DB" w:rsidP="00470C41">
            <w:pPr>
              <w:pStyle w:val="TF-TEXTOQUADROCentralizado"/>
            </w:pPr>
          </w:p>
        </w:tc>
        <w:tc>
          <w:tcPr>
            <w:tcW w:w="284" w:type="dxa"/>
          </w:tcPr>
          <w:p w14:paraId="501D5249" w14:textId="77777777" w:rsidR="00B930DB" w:rsidRPr="007E0D87" w:rsidRDefault="00B930DB" w:rsidP="00470C41">
            <w:pPr>
              <w:pStyle w:val="TF-TEXTOQUADROCentralizado"/>
            </w:pPr>
          </w:p>
        </w:tc>
        <w:tc>
          <w:tcPr>
            <w:tcW w:w="284" w:type="dxa"/>
            <w:shd w:val="clear" w:color="auto" w:fill="808080" w:themeFill="background1" w:themeFillShade="80"/>
          </w:tcPr>
          <w:p w14:paraId="0FEAA718" w14:textId="77777777" w:rsidR="00B930DB" w:rsidRPr="007E0D87" w:rsidRDefault="00B930DB" w:rsidP="00470C41">
            <w:pPr>
              <w:pStyle w:val="TF-TEXTOQUADROCentralizado"/>
            </w:pPr>
          </w:p>
        </w:tc>
        <w:tc>
          <w:tcPr>
            <w:tcW w:w="284" w:type="dxa"/>
            <w:shd w:val="clear" w:color="auto" w:fill="auto"/>
          </w:tcPr>
          <w:p w14:paraId="3818FEC3" w14:textId="77777777" w:rsidR="00B930DB" w:rsidRPr="007E0D87" w:rsidRDefault="00B930DB" w:rsidP="00470C41">
            <w:pPr>
              <w:pStyle w:val="TF-TEXTOQUADROCentralizado"/>
            </w:pPr>
          </w:p>
        </w:tc>
        <w:tc>
          <w:tcPr>
            <w:tcW w:w="284" w:type="dxa"/>
            <w:shd w:val="clear" w:color="auto" w:fill="auto"/>
          </w:tcPr>
          <w:p w14:paraId="31F25DC6" w14:textId="77777777" w:rsidR="00B930DB" w:rsidRPr="007E0D87" w:rsidRDefault="00B930DB" w:rsidP="00470C41">
            <w:pPr>
              <w:pStyle w:val="TF-TEXTOQUADROCentralizado"/>
            </w:pPr>
          </w:p>
        </w:tc>
        <w:tc>
          <w:tcPr>
            <w:tcW w:w="289" w:type="dxa"/>
            <w:shd w:val="clear" w:color="auto" w:fill="auto"/>
          </w:tcPr>
          <w:p w14:paraId="3A045417" w14:textId="77777777" w:rsidR="00B930DB" w:rsidRPr="007E0D87" w:rsidRDefault="00B930DB" w:rsidP="00470C41">
            <w:pPr>
              <w:pStyle w:val="TF-TEXTOQUADROCentralizado"/>
            </w:pPr>
          </w:p>
        </w:tc>
        <w:tc>
          <w:tcPr>
            <w:tcW w:w="286" w:type="dxa"/>
            <w:shd w:val="clear" w:color="auto" w:fill="auto"/>
          </w:tcPr>
          <w:p w14:paraId="531AC40E" w14:textId="77777777" w:rsidR="00B930DB" w:rsidRPr="007E0D87" w:rsidRDefault="00B930DB" w:rsidP="00470C41">
            <w:pPr>
              <w:pStyle w:val="TF-TEXTOQUADROCentralizado"/>
            </w:pPr>
          </w:p>
        </w:tc>
        <w:tc>
          <w:tcPr>
            <w:tcW w:w="287" w:type="dxa"/>
          </w:tcPr>
          <w:p w14:paraId="44E034C9" w14:textId="77777777" w:rsidR="00B930DB" w:rsidRPr="007E0D87" w:rsidRDefault="00B930DB" w:rsidP="00470C41">
            <w:pPr>
              <w:pStyle w:val="TF-TEXTOQUADROCentralizado"/>
            </w:pPr>
          </w:p>
        </w:tc>
      </w:tr>
      <w:tr w:rsidR="00B930DB" w:rsidRPr="007E0D87" w14:paraId="54375E9B" w14:textId="77777777" w:rsidTr="00903198">
        <w:trPr>
          <w:jc w:val="center"/>
        </w:trPr>
        <w:tc>
          <w:tcPr>
            <w:tcW w:w="4539" w:type="dxa"/>
            <w:tcBorders>
              <w:left w:val="single" w:sz="4" w:space="0" w:color="auto"/>
            </w:tcBorders>
          </w:tcPr>
          <w:p w14:paraId="54C1623D" w14:textId="242CC9F2" w:rsidR="00B930DB" w:rsidRDefault="00B930DB" w:rsidP="00470C41">
            <w:pPr>
              <w:pStyle w:val="TF-TEXTOQUADRO"/>
            </w:pPr>
            <w:r w:rsidRPr="001B02DE">
              <w:t xml:space="preserve">definição da arquitetura da rede neural </w:t>
            </w:r>
            <w:r w:rsidR="00A94D41">
              <w:t>convolucional</w:t>
            </w:r>
          </w:p>
        </w:tc>
        <w:tc>
          <w:tcPr>
            <w:tcW w:w="273" w:type="dxa"/>
          </w:tcPr>
          <w:p w14:paraId="19E29F6B" w14:textId="77777777" w:rsidR="00B930DB" w:rsidRPr="007E0D87" w:rsidRDefault="00B930DB" w:rsidP="00470C41">
            <w:pPr>
              <w:pStyle w:val="TF-TEXTOQUADROCentralizado"/>
            </w:pPr>
          </w:p>
        </w:tc>
        <w:tc>
          <w:tcPr>
            <w:tcW w:w="284" w:type="dxa"/>
          </w:tcPr>
          <w:p w14:paraId="260A9CDF" w14:textId="77777777" w:rsidR="00B930DB" w:rsidRPr="007E0D87" w:rsidRDefault="00B930DB" w:rsidP="00470C41">
            <w:pPr>
              <w:pStyle w:val="TF-TEXTOQUADROCentralizado"/>
            </w:pPr>
          </w:p>
        </w:tc>
        <w:tc>
          <w:tcPr>
            <w:tcW w:w="284" w:type="dxa"/>
          </w:tcPr>
          <w:p w14:paraId="0030D80E" w14:textId="77777777" w:rsidR="00B930DB" w:rsidRPr="007E0D87" w:rsidRDefault="00B930DB" w:rsidP="00470C41">
            <w:pPr>
              <w:pStyle w:val="TF-TEXTOQUADROCentralizado"/>
            </w:pPr>
          </w:p>
        </w:tc>
        <w:tc>
          <w:tcPr>
            <w:tcW w:w="284" w:type="dxa"/>
          </w:tcPr>
          <w:p w14:paraId="6CDD37AC" w14:textId="77777777" w:rsidR="00B930DB" w:rsidRPr="007E0D87" w:rsidRDefault="00B930DB" w:rsidP="00470C41">
            <w:pPr>
              <w:pStyle w:val="TF-TEXTOQUADROCentralizado"/>
            </w:pPr>
          </w:p>
        </w:tc>
        <w:tc>
          <w:tcPr>
            <w:tcW w:w="284" w:type="dxa"/>
          </w:tcPr>
          <w:p w14:paraId="7DADB03A" w14:textId="77777777" w:rsidR="00B930DB" w:rsidRPr="007E0D87" w:rsidRDefault="00B930DB" w:rsidP="00470C41">
            <w:pPr>
              <w:pStyle w:val="TF-TEXTOQUADROCentralizado"/>
            </w:pPr>
          </w:p>
        </w:tc>
        <w:tc>
          <w:tcPr>
            <w:tcW w:w="284" w:type="dxa"/>
          </w:tcPr>
          <w:p w14:paraId="0B4E9B22" w14:textId="77777777" w:rsidR="00B930DB" w:rsidRPr="007E0D87" w:rsidRDefault="00B930DB" w:rsidP="00470C41">
            <w:pPr>
              <w:pStyle w:val="TF-TEXTOQUADROCentralizado"/>
            </w:pPr>
          </w:p>
        </w:tc>
        <w:tc>
          <w:tcPr>
            <w:tcW w:w="284" w:type="dxa"/>
            <w:shd w:val="clear" w:color="auto" w:fill="808080" w:themeFill="background1" w:themeFillShade="80"/>
          </w:tcPr>
          <w:p w14:paraId="61A216C8" w14:textId="77777777" w:rsidR="00B930DB" w:rsidRPr="007E0D87" w:rsidRDefault="00B930DB" w:rsidP="00470C41">
            <w:pPr>
              <w:pStyle w:val="TF-TEXTOQUADROCentralizado"/>
            </w:pPr>
          </w:p>
        </w:tc>
        <w:tc>
          <w:tcPr>
            <w:tcW w:w="284" w:type="dxa"/>
            <w:shd w:val="clear" w:color="auto" w:fill="808080" w:themeFill="background1" w:themeFillShade="80"/>
          </w:tcPr>
          <w:p w14:paraId="2250CFAC" w14:textId="77777777" w:rsidR="00B930DB" w:rsidRPr="007E0D87" w:rsidRDefault="00B930DB" w:rsidP="00470C41">
            <w:pPr>
              <w:pStyle w:val="TF-TEXTOQUADROCentralizado"/>
            </w:pPr>
          </w:p>
        </w:tc>
        <w:tc>
          <w:tcPr>
            <w:tcW w:w="284" w:type="dxa"/>
            <w:shd w:val="clear" w:color="auto" w:fill="auto"/>
          </w:tcPr>
          <w:p w14:paraId="113BCB3C" w14:textId="77777777" w:rsidR="00B930DB" w:rsidRPr="007E0D87" w:rsidRDefault="00B930DB" w:rsidP="00470C41">
            <w:pPr>
              <w:pStyle w:val="TF-TEXTOQUADROCentralizado"/>
            </w:pPr>
          </w:p>
        </w:tc>
        <w:tc>
          <w:tcPr>
            <w:tcW w:w="289" w:type="dxa"/>
            <w:shd w:val="clear" w:color="auto" w:fill="auto"/>
          </w:tcPr>
          <w:p w14:paraId="3DF076CB" w14:textId="77777777" w:rsidR="00B930DB" w:rsidRPr="007E0D87" w:rsidRDefault="00B930DB" w:rsidP="00470C41">
            <w:pPr>
              <w:pStyle w:val="TF-TEXTOQUADROCentralizado"/>
            </w:pPr>
          </w:p>
        </w:tc>
        <w:tc>
          <w:tcPr>
            <w:tcW w:w="286" w:type="dxa"/>
            <w:shd w:val="clear" w:color="auto" w:fill="auto"/>
          </w:tcPr>
          <w:p w14:paraId="4D0A13DA" w14:textId="77777777" w:rsidR="00B930DB" w:rsidRPr="007E0D87" w:rsidRDefault="00B930DB" w:rsidP="00470C41">
            <w:pPr>
              <w:pStyle w:val="TF-TEXTOQUADROCentralizado"/>
            </w:pPr>
          </w:p>
        </w:tc>
        <w:tc>
          <w:tcPr>
            <w:tcW w:w="287" w:type="dxa"/>
          </w:tcPr>
          <w:p w14:paraId="16A85E53" w14:textId="77777777" w:rsidR="00B930DB" w:rsidRPr="007E0D87" w:rsidRDefault="00B930DB" w:rsidP="00470C41">
            <w:pPr>
              <w:pStyle w:val="TF-TEXTOQUADROCentralizado"/>
            </w:pPr>
          </w:p>
        </w:tc>
      </w:tr>
      <w:tr w:rsidR="00B930DB" w:rsidRPr="007E0D87" w14:paraId="62C9640E" w14:textId="77777777" w:rsidTr="00903198">
        <w:trPr>
          <w:jc w:val="center"/>
        </w:trPr>
        <w:tc>
          <w:tcPr>
            <w:tcW w:w="4539" w:type="dxa"/>
            <w:tcBorders>
              <w:left w:val="single" w:sz="4" w:space="0" w:color="auto"/>
            </w:tcBorders>
          </w:tcPr>
          <w:p w14:paraId="5F6E8CF4" w14:textId="36F4736D" w:rsidR="00B930DB" w:rsidRPr="001B02DE" w:rsidRDefault="00B930DB" w:rsidP="00470C41">
            <w:pPr>
              <w:pStyle w:val="TF-TEXTOQUADRO"/>
            </w:pPr>
            <w:r w:rsidRPr="001B02DE">
              <w:t>implementação do reconhecimento facial</w:t>
            </w:r>
          </w:p>
        </w:tc>
        <w:tc>
          <w:tcPr>
            <w:tcW w:w="273" w:type="dxa"/>
          </w:tcPr>
          <w:p w14:paraId="2F2250F9" w14:textId="77777777" w:rsidR="00B930DB" w:rsidRPr="007E0D87" w:rsidRDefault="00B930DB" w:rsidP="00470C41">
            <w:pPr>
              <w:pStyle w:val="TF-TEXTOQUADROCentralizado"/>
            </w:pPr>
          </w:p>
        </w:tc>
        <w:tc>
          <w:tcPr>
            <w:tcW w:w="284" w:type="dxa"/>
          </w:tcPr>
          <w:p w14:paraId="52891C40" w14:textId="77777777" w:rsidR="00B930DB" w:rsidRPr="007E0D87" w:rsidRDefault="00B930DB" w:rsidP="00470C41">
            <w:pPr>
              <w:pStyle w:val="TF-TEXTOQUADROCentralizado"/>
            </w:pPr>
          </w:p>
        </w:tc>
        <w:tc>
          <w:tcPr>
            <w:tcW w:w="284" w:type="dxa"/>
          </w:tcPr>
          <w:p w14:paraId="710D9B23" w14:textId="77777777" w:rsidR="00B930DB" w:rsidRPr="007E0D87" w:rsidRDefault="00B930DB" w:rsidP="00470C41">
            <w:pPr>
              <w:pStyle w:val="TF-TEXTOQUADROCentralizado"/>
            </w:pPr>
          </w:p>
        </w:tc>
        <w:tc>
          <w:tcPr>
            <w:tcW w:w="284" w:type="dxa"/>
          </w:tcPr>
          <w:p w14:paraId="32059064" w14:textId="77777777" w:rsidR="00B930DB" w:rsidRPr="007E0D87" w:rsidRDefault="00B930DB" w:rsidP="00470C41">
            <w:pPr>
              <w:pStyle w:val="TF-TEXTOQUADROCentralizado"/>
            </w:pPr>
          </w:p>
        </w:tc>
        <w:tc>
          <w:tcPr>
            <w:tcW w:w="284" w:type="dxa"/>
          </w:tcPr>
          <w:p w14:paraId="1A811DC7" w14:textId="77777777" w:rsidR="00B930DB" w:rsidRPr="007E0D87" w:rsidRDefault="00B930DB" w:rsidP="00470C41">
            <w:pPr>
              <w:pStyle w:val="TF-TEXTOQUADROCentralizado"/>
            </w:pPr>
          </w:p>
        </w:tc>
        <w:tc>
          <w:tcPr>
            <w:tcW w:w="284" w:type="dxa"/>
          </w:tcPr>
          <w:p w14:paraId="66601FC7" w14:textId="77777777" w:rsidR="00B930DB" w:rsidRPr="007E0D87" w:rsidRDefault="00B930DB" w:rsidP="00470C41">
            <w:pPr>
              <w:pStyle w:val="TF-TEXTOQUADROCentralizado"/>
            </w:pPr>
          </w:p>
        </w:tc>
        <w:tc>
          <w:tcPr>
            <w:tcW w:w="284" w:type="dxa"/>
            <w:shd w:val="clear" w:color="auto" w:fill="auto"/>
          </w:tcPr>
          <w:p w14:paraId="10AFEFE2" w14:textId="77777777" w:rsidR="00B930DB" w:rsidRPr="007E0D87" w:rsidRDefault="00B930DB" w:rsidP="00470C41">
            <w:pPr>
              <w:pStyle w:val="TF-TEXTOQUADROCentralizado"/>
            </w:pPr>
          </w:p>
        </w:tc>
        <w:tc>
          <w:tcPr>
            <w:tcW w:w="284" w:type="dxa"/>
            <w:shd w:val="clear" w:color="auto" w:fill="808080" w:themeFill="background1" w:themeFillShade="80"/>
          </w:tcPr>
          <w:p w14:paraId="48927BBB" w14:textId="77777777" w:rsidR="00B930DB" w:rsidRPr="007E0D87" w:rsidRDefault="00B930DB" w:rsidP="00470C41">
            <w:pPr>
              <w:pStyle w:val="TF-TEXTOQUADROCentralizado"/>
            </w:pPr>
          </w:p>
        </w:tc>
        <w:tc>
          <w:tcPr>
            <w:tcW w:w="284" w:type="dxa"/>
            <w:shd w:val="clear" w:color="auto" w:fill="808080" w:themeFill="background1" w:themeFillShade="80"/>
          </w:tcPr>
          <w:p w14:paraId="36A18B7A" w14:textId="77777777" w:rsidR="00B930DB" w:rsidRPr="007E0D87" w:rsidRDefault="00B930DB" w:rsidP="00470C41">
            <w:pPr>
              <w:pStyle w:val="TF-TEXTOQUADROCentralizado"/>
            </w:pPr>
          </w:p>
        </w:tc>
        <w:tc>
          <w:tcPr>
            <w:tcW w:w="289" w:type="dxa"/>
            <w:shd w:val="clear" w:color="auto" w:fill="808080" w:themeFill="background1" w:themeFillShade="80"/>
          </w:tcPr>
          <w:p w14:paraId="6E70994A" w14:textId="77777777" w:rsidR="00B930DB" w:rsidRPr="007E0D87" w:rsidRDefault="00B930DB" w:rsidP="00470C41">
            <w:pPr>
              <w:pStyle w:val="TF-TEXTOQUADROCentralizado"/>
            </w:pPr>
          </w:p>
        </w:tc>
        <w:tc>
          <w:tcPr>
            <w:tcW w:w="286" w:type="dxa"/>
            <w:shd w:val="clear" w:color="auto" w:fill="808080" w:themeFill="background1" w:themeFillShade="80"/>
          </w:tcPr>
          <w:p w14:paraId="70B5A125" w14:textId="77777777" w:rsidR="00B930DB" w:rsidRPr="007E0D87" w:rsidRDefault="00B930DB" w:rsidP="00470C41">
            <w:pPr>
              <w:pStyle w:val="TF-TEXTOQUADROCentralizado"/>
            </w:pPr>
          </w:p>
        </w:tc>
        <w:tc>
          <w:tcPr>
            <w:tcW w:w="287" w:type="dxa"/>
          </w:tcPr>
          <w:p w14:paraId="02F3ECA0" w14:textId="77777777" w:rsidR="00B930DB" w:rsidRPr="007E0D87" w:rsidRDefault="00B930DB" w:rsidP="00470C41">
            <w:pPr>
              <w:pStyle w:val="TF-TEXTOQUADROCentralizado"/>
            </w:pPr>
          </w:p>
        </w:tc>
      </w:tr>
      <w:tr w:rsidR="00B930DB" w:rsidRPr="007E0D87" w14:paraId="5B60F289" w14:textId="77777777" w:rsidTr="00903198">
        <w:trPr>
          <w:jc w:val="center"/>
        </w:trPr>
        <w:tc>
          <w:tcPr>
            <w:tcW w:w="4539" w:type="dxa"/>
            <w:tcBorders>
              <w:left w:val="single" w:sz="4" w:space="0" w:color="auto"/>
              <w:bottom w:val="single" w:sz="4" w:space="0" w:color="auto"/>
            </w:tcBorders>
          </w:tcPr>
          <w:p w14:paraId="7F57DED2" w14:textId="2603A713" w:rsidR="00B930DB" w:rsidRPr="001B02DE" w:rsidRDefault="00B930DB" w:rsidP="00470C41">
            <w:pPr>
              <w:pStyle w:val="TF-TEXTOQUADRO"/>
            </w:pPr>
            <w:r w:rsidRPr="001B02DE">
              <w:t>testes do reconhecimento facial</w:t>
            </w:r>
          </w:p>
        </w:tc>
        <w:tc>
          <w:tcPr>
            <w:tcW w:w="273" w:type="dxa"/>
            <w:tcBorders>
              <w:bottom w:val="single" w:sz="4" w:space="0" w:color="auto"/>
            </w:tcBorders>
          </w:tcPr>
          <w:p w14:paraId="690C1486" w14:textId="77777777" w:rsidR="00B930DB" w:rsidRPr="007E0D87" w:rsidRDefault="00B930DB" w:rsidP="00470C41">
            <w:pPr>
              <w:pStyle w:val="TF-TEXTOQUADROCentralizado"/>
            </w:pPr>
          </w:p>
        </w:tc>
        <w:tc>
          <w:tcPr>
            <w:tcW w:w="284" w:type="dxa"/>
            <w:tcBorders>
              <w:bottom w:val="single" w:sz="4" w:space="0" w:color="auto"/>
            </w:tcBorders>
          </w:tcPr>
          <w:p w14:paraId="0F7C4ACC" w14:textId="77777777" w:rsidR="00B930DB" w:rsidRPr="007E0D87" w:rsidRDefault="00B930DB" w:rsidP="00470C41">
            <w:pPr>
              <w:pStyle w:val="TF-TEXTOQUADROCentralizado"/>
            </w:pPr>
          </w:p>
        </w:tc>
        <w:tc>
          <w:tcPr>
            <w:tcW w:w="284" w:type="dxa"/>
            <w:tcBorders>
              <w:bottom w:val="single" w:sz="4" w:space="0" w:color="auto"/>
            </w:tcBorders>
          </w:tcPr>
          <w:p w14:paraId="2E4E4017" w14:textId="77777777" w:rsidR="00B930DB" w:rsidRPr="007E0D87" w:rsidRDefault="00B930DB" w:rsidP="00470C41">
            <w:pPr>
              <w:pStyle w:val="TF-TEXTOQUADROCentralizado"/>
            </w:pPr>
          </w:p>
        </w:tc>
        <w:tc>
          <w:tcPr>
            <w:tcW w:w="284" w:type="dxa"/>
            <w:tcBorders>
              <w:bottom w:val="single" w:sz="4" w:space="0" w:color="auto"/>
            </w:tcBorders>
          </w:tcPr>
          <w:p w14:paraId="0AFD6CE1" w14:textId="77777777" w:rsidR="00B930DB" w:rsidRPr="007E0D87" w:rsidRDefault="00B930DB" w:rsidP="00470C41">
            <w:pPr>
              <w:pStyle w:val="TF-TEXTOQUADROCentralizado"/>
            </w:pPr>
          </w:p>
        </w:tc>
        <w:tc>
          <w:tcPr>
            <w:tcW w:w="284" w:type="dxa"/>
            <w:tcBorders>
              <w:bottom w:val="single" w:sz="4" w:space="0" w:color="auto"/>
            </w:tcBorders>
          </w:tcPr>
          <w:p w14:paraId="3746A1E5" w14:textId="77777777" w:rsidR="00B930DB" w:rsidRPr="007E0D87" w:rsidRDefault="00B930DB" w:rsidP="00470C41">
            <w:pPr>
              <w:pStyle w:val="TF-TEXTOQUADROCentralizado"/>
            </w:pPr>
          </w:p>
        </w:tc>
        <w:tc>
          <w:tcPr>
            <w:tcW w:w="284" w:type="dxa"/>
            <w:tcBorders>
              <w:bottom w:val="single" w:sz="4" w:space="0" w:color="auto"/>
            </w:tcBorders>
          </w:tcPr>
          <w:p w14:paraId="2BBDA3D6" w14:textId="77777777" w:rsidR="00B930DB" w:rsidRPr="007E0D87" w:rsidRDefault="00B930DB" w:rsidP="00470C41">
            <w:pPr>
              <w:pStyle w:val="TF-TEXTOQUADROCentralizado"/>
            </w:pPr>
          </w:p>
        </w:tc>
        <w:tc>
          <w:tcPr>
            <w:tcW w:w="284" w:type="dxa"/>
            <w:tcBorders>
              <w:bottom w:val="single" w:sz="4" w:space="0" w:color="auto"/>
            </w:tcBorders>
            <w:shd w:val="clear" w:color="auto" w:fill="auto"/>
          </w:tcPr>
          <w:p w14:paraId="254313D3" w14:textId="77777777" w:rsidR="00B930DB" w:rsidRPr="007E0D87" w:rsidRDefault="00B930DB" w:rsidP="00470C41">
            <w:pPr>
              <w:pStyle w:val="TF-TEXTOQUADROCentralizado"/>
            </w:pPr>
          </w:p>
        </w:tc>
        <w:tc>
          <w:tcPr>
            <w:tcW w:w="284" w:type="dxa"/>
            <w:tcBorders>
              <w:bottom w:val="single" w:sz="4" w:space="0" w:color="auto"/>
            </w:tcBorders>
            <w:shd w:val="clear" w:color="auto" w:fill="808080" w:themeFill="background1" w:themeFillShade="80"/>
          </w:tcPr>
          <w:p w14:paraId="195C3948" w14:textId="77777777" w:rsidR="00B930DB" w:rsidRPr="007E0D87" w:rsidRDefault="00B930DB" w:rsidP="00470C41">
            <w:pPr>
              <w:pStyle w:val="TF-TEXTOQUADROCentralizado"/>
            </w:pPr>
          </w:p>
        </w:tc>
        <w:tc>
          <w:tcPr>
            <w:tcW w:w="284" w:type="dxa"/>
            <w:tcBorders>
              <w:bottom w:val="single" w:sz="4" w:space="0" w:color="auto"/>
            </w:tcBorders>
            <w:shd w:val="clear" w:color="auto" w:fill="808080" w:themeFill="background1" w:themeFillShade="80"/>
          </w:tcPr>
          <w:p w14:paraId="020E3868" w14:textId="77777777" w:rsidR="00B930DB" w:rsidRPr="007E0D87" w:rsidRDefault="00B930DB" w:rsidP="00470C41">
            <w:pPr>
              <w:pStyle w:val="TF-TEXTOQUADROCentralizado"/>
            </w:pPr>
          </w:p>
        </w:tc>
        <w:tc>
          <w:tcPr>
            <w:tcW w:w="289" w:type="dxa"/>
            <w:tcBorders>
              <w:bottom w:val="single" w:sz="4" w:space="0" w:color="auto"/>
            </w:tcBorders>
            <w:shd w:val="clear" w:color="auto" w:fill="808080" w:themeFill="background1" w:themeFillShade="80"/>
          </w:tcPr>
          <w:p w14:paraId="76969890" w14:textId="77777777" w:rsidR="00B930DB" w:rsidRPr="007E0D87" w:rsidRDefault="00B930DB" w:rsidP="00470C41">
            <w:pPr>
              <w:pStyle w:val="TF-TEXTOQUADROCentralizado"/>
            </w:pPr>
          </w:p>
        </w:tc>
        <w:tc>
          <w:tcPr>
            <w:tcW w:w="286" w:type="dxa"/>
            <w:tcBorders>
              <w:bottom w:val="single" w:sz="4" w:space="0" w:color="auto"/>
            </w:tcBorders>
            <w:shd w:val="clear" w:color="auto" w:fill="808080" w:themeFill="background1" w:themeFillShade="80"/>
          </w:tcPr>
          <w:p w14:paraId="0A67C1A8" w14:textId="77777777" w:rsidR="00B930DB" w:rsidRPr="007E0D87" w:rsidRDefault="00B930DB" w:rsidP="00470C41">
            <w:pPr>
              <w:pStyle w:val="TF-TEXTOQUADROCentralizado"/>
            </w:pPr>
          </w:p>
        </w:tc>
        <w:tc>
          <w:tcPr>
            <w:tcW w:w="287" w:type="dxa"/>
            <w:tcBorders>
              <w:bottom w:val="single" w:sz="4" w:space="0" w:color="auto"/>
            </w:tcBorders>
          </w:tcPr>
          <w:p w14:paraId="497CFF74" w14:textId="77777777" w:rsidR="00B930DB" w:rsidRPr="007E0D87" w:rsidRDefault="00B930DB" w:rsidP="00470C41">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lastRenderedPageBreak/>
        <w:t>REVISÃO BIBLIOGRÁFICA</w:t>
      </w:r>
    </w:p>
    <w:p w14:paraId="7AD8EA07" w14:textId="32DDE2A1" w:rsidR="00A544F0" w:rsidRPr="002D7854" w:rsidRDefault="007D07E9" w:rsidP="00C65389">
      <w:pPr>
        <w:pStyle w:val="TF-TEXTO"/>
      </w:pPr>
      <w:r w:rsidRPr="00112DFF">
        <w:t>Esta seção tem como objetivo explorar os principais assuntos que fundamentarão o estudo a ser realizado</w:t>
      </w:r>
      <w:r w:rsidR="00C3489E">
        <w:t>.</w:t>
      </w:r>
      <w:r w:rsidR="006F1958">
        <w:t xml:space="preserve"> A seção </w:t>
      </w:r>
      <w:r w:rsidR="0066669E">
        <w:t>4.1</w:t>
      </w:r>
      <w:r w:rsidR="00C3489E">
        <w:t xml:space="preserve"> </w:t>
      </w:r>
      <w:r w:rsidR="006F1958">
        <w:t>aborda r</w:t>
      </w:r>
      <w:r w:rsidR="00682C61" w:rsidRPr="002D7854">
        <w:t>econhecimento facial</w:t>
      </w:r>
      <w:r w:rsidR="006F1958">
        <w:t>. Por fim, a</w:t>
      </w:r>
      <w:r w:rsidR="0066669E">
        <w:t xml:space="preserve"> seção 4.2 </w:t>
      </w:r>
      <w:r>
        <w:t xml:space="preserve">discorre sobre </w:t>
      </w:r>
      <w:r w:rsidR="006F1958">
        <w:t>r</w:t>
      </w:r>
      <w:r w:rsidR="00682C61" w:rsidRPr="002D7854">
        <w:t xml:space="preserve">ede </w:t>
      </w:r>
      <w:r w:rsidR="006F1958">
        <w:t>n</w:t>
      </w:r>
      <w:r w:rsidR="00682C61" w:rsidRPr="002D7854">
        <w:t xml:space="preserve">eural </w:t>
      </w:r>
      <w:r w:rsidR="006F1958">
        <w:t>c</w:t>
      </w:r>
      <w:r w:rsidR="00682C61" w:rsidRPr="002D7854">
        <w:t>onvolucional</w:t>
      </w:r>
      <w:r w:rsidR="00C65389" w:rsidRPr="002D7854">
        <w:t>.</w:t>
      </w:r>
    </w:p>
    <w:p w14:paraId="03FB6574" w14:textId="1B0E85C1" w:rsidR="00C3489E" w:rsidRDefault="00C3489E" w:rsidP="00C3489E">
      <w:pPr>
        <w:pStyle w:val="Ttulo2"/>
      </w:pPr>
      <w:bookmarkStart w:id="68" w:name="_Ref120655290"/>
      <w:r w:rsidRPr="00C3489E">
        <w:t>Reconhecimento facial</w:t>
      </w:r>
      <w:bookmarkEnd w:id="68"/>
    </w:p>
    <w:p w14:paraId="70622DB3" w14:textId="02C9FC7F" w:rsidR="00525C44" w:rsidRDefault="00682C61" w:rsidP="00682C61">
      <w:pPr>
        <w:pStyle w:val="TF-TEXTO"/>
      </w:pPr>
      <w:r w:rsidRPr="002D7854">
        <w:t>O reconhecimento facial é uma técnica de biometria</w:t>
      </w:r>
      <w:r w:rsidR="00BC3E41">
        <w:t xml:space="preserve"> que</w:t>
      </w:r>
      <w:ins w:id="69" w:author="Andreza Sartori" w:date="2022-12-16T11:05:00Z">
        <w:r w:rsidR="00D869FD">
          <w:t>,</w:t>
        </w:r>
      </w:ins>
      <w:r w:rsidR="00BC3E41">
        <w:t xml:space="preserve"> segundo G</w:t>
      </w:r>
      <w:r w:rsidR="00FF2822">
        <w:t>ogoni</w:t>
      </w:r>
      <w:r w:rsidR="00BC3E41">
        <w:t xml:space="preserve"> (2018)</w:t>
      </w:r>
      <w:ins w:id="70" w:author="Andreza Sartori" w:date="2022-12-16T11:05:00Z">
        <w:r w:rsidR="00D869FD">
          <w:t>,</w:t>
        </w:r>
      </w:ins>
      <w:r w:rsidR="00BC3E41">
        <w:t xml:space="preserve"> “[...] </w:t>
      </w:r>
      <w:r w:rsidR="00BC3E41" w:rsidRPr="00BC3E41">
        <w:t>consiste na aplicação de métricas a atributos biológicos, para fins de aferição e identificação de um indivíduo.</w:t>
      </w:r>
      <w:r w:rsidR="00BC3E41">
        <w:t>”,</w:t>
      </w:r>
      <w:r w:rsidRPr="002D7854">
        <w:t xml:space="preserve"> baseada nos traços </w:t>
      </w:r>
      <w:del w:id="71" w:author="Andreza Sartori" w:date="2022-12-16T11:06:00Z">
        <w:r w:rsidRPr="002D7854" w:rsidDel="00D71155">
          <w:delText>do rosto</w:delText>
        </w:r>
      </w:del>
      <w:ins w:id="72" w:author="Andreza Sartori" w:date="2022-12-16T11:06:00Z">
        <w:r w:rsidR="00D71155">
          <w:t>da face</w:t>
        </w:r>
      </w:ins>
      <w:r w:rsidRPr="002D7854">
        <w:t xml:space="preserve"> das pessoas. </w:t>
      </w:r>
      <w:r w:rsidR="00BC3E41">
        <w:t>É sabido</w:t>
      </w:r>
      <w:r w:rsidRPr="002D7854">
        <w:t xml:space="preserve"> que os seres humanos têm uma facilidade para reconhecer os rostos das pessoas com precisão. Mesmo que duas pessoas sejam parecidas, </w:t>
      </w:r>
      <w:commentRangeStart w:id="73"/>
      <w:r w:rsidRPr="002D7854">
        <w:t xml:space="preserve">nós somos capazes de distingui-las. </w:t>
      </w:r>
      <w:commentRangeEnd w:id="73"/>
      <w:r w:rsidR="00D71155">
        <w:rPr>
          <w:rStyle w:val="Refdecomentrio"/>
        </w:rPr>
        <w:commentReference w:id="73"/>
      </w:r>
      <w:r w:rsidRPr="002D7854">
        <w:t>Essa técnica pode ser transmitida para os computadores, mas, para isso, precisa-se definir traços únicos que devem ser mapeados em códigos binários (PISA, 20</w:t>
      </w:r>
      <w:r w:rsidR="00E373B1">
        <w:t>22</w:t>
      </w:r>
      <w:r w:rsidRPr="002D7854">
        <w:t>).</w:t>
      </w:r>
    </w:p>
    <w:p w14:paraId="0B19B8E2" w14:textId="77777777" w:rsidR="003A1B5D" w:rsidRDefault="003A1B5D" w:rsidP="003A1B5D">
      <w:pPr>
        <w:pStyle w:val="TF-TEXTO"/>
      </w:pPr>
      <w:r>
        <w:t>Segundo Pisa (2022), o</w:t>
      </w:r>
      <w:r w:rsidRPr="00FF2822">
        <w:t xml:space="preserve"> rosto de uma pessoa é formado por diversas características, que são chamados pontos nodais.</w:t>
      </w:r>
      <w:r>
        <w:t xml:space="preserve"> Segundo o autor, e</w:t>
      </w:r>
      <w:r w:rsidRPr="00FF2822">
        <w:t>xistem cerca de 80 pontos nodais na face humana. Alguns exemplos de pontos nodais são a distância entre os olhos, o comprimento do nariz, o tamanho do queixo e a linha da mandíbula</w:t>
      </w:r>
      <w:r>
        <w:t xml:space="preserve">. Neste cenário, como exemplificado na </w:t>
      </w:r>
      <w:r>
        <w:fldChar w:fldCharType="begin"/>
      </w:r>
      <w:r>
        <w:instrText xml:space="preserve"> REF _Ref120661781 \h </w:instrText>
      </w:r>
      <w:r>
        <w:fldChar w:fldCharType="separate"/>
      </w:r>
      <w:r>
        <w:t xml:space="preserve">Figura </w:t>
      </w:r>
      <w:r>
        <w:rPr>
          <w:noProof/>
        </w:rPr>
        <w:t>4</w:t>
      </w:r>
      <w:r>
        <w:fldChar w:fldCharType="end"/>
      </w:r>
      <w:r>
        <w:t>, a medição e persistência destes pontos nodais formará a assinatura facial, completando assim a fase de extração de características.</w:t>
      </w:r>
    </w:p>
    <w:p w14:paraId="74D65A4A" w14:textId="1D511DF9" w:rsidR="003A1B5D" w:rsidRDefault="003A1B5D" w:rsidP="003A1B5D">
      <w:pPr>
        <w:pStyle w:val="TF-LEGENDA"/>
      </w:pPr>
      <w:bookmarkStart w:id="74" w:name="_Ref120661781"/>
      <w:bookmarkStart w:id="75" w:name="_Ref120661775"/>
      <w:r>
        <w:t xml:space="preserve">Figura </w:t>
      </w:r>
      <w:fldSimple w:instr=" SEQ Figura \* ARABIC ">
        <w:r w:rsidR="009279A7">
          <w:rPr>
            <w:noProof/>
          </w:rPr>
          <w:t>4</w:t>
        </w:r>
      </w:fldSimple>
      <w:bookmarkEnd w:id="74"/>
      <w:r w:rsidRPr="00F65C3B">
        <w:t xml:space="preserve"> </w:t>
      </w:r>
      <w:r w:rsidR="00690426">
        <w:t>–</w:t>
      </w:r>
      <w:r w:rsidRPr="00F65C3B">
        <w:t xml:space="preserve"> Marcação de características da face humana</w:t>
      </w:r>
      <w:bookmarkEnd w:id="75"/>
    </w:p>
    <w:p w14:paraId="5E52BED2" w14:textId="77777777" w:rsidR="003A1B5D" w:rsidRDefault="003A1B5D" w:rsidP="003A1B5D">
      <w:pPr>
        <w:pStyle w:val="TF-FIGURA"/>
        <w:rPr>
          <w:noProof/>
        </w:rPr>
      </w:pPr>
      <w:r w:rsidRPr="00FF2822">
        <w:rPr>
          <w:noProof/>
        </w:rPr>
        <w:drawing>
          <wp:inline distT="0" distB="0" distL="0" distR="0" wp14:anchorId="750AC1DD" wp14:editId="020EC231">
            <wp:extent cx="2363409" cy="1277487"/>
            <wp:effectExtent l="19050" t="19050" r="18415" b="18415"/>
            <wp:docPr id="5" name="Imagem 5" descr="Marcação de características da face humana (Reprodução / Tutorial Info Dica). — Foto: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cação de características da face humana (Reprodução / Tutorial Info Dica). — Foto: TechTudo"/>
                    <pic:cNvPicPr>
                      <a:picLocks noChangeAspect="1" noChangeArrowheads="1"/>
                    </pic:cNvPicPr>
                  </pic:nvPicPr>
                  <pic:blipFill rotWithShape="1">
                    <a:blip r:embed="rId18">
                      <a:extLst>
                        <a:ext uri="{28A0092B-C50C-407E-A947-70E740481C1C}">
                          <a14:useLocalDpi xmlns:a14="http://schemas.microsoft.com/office/drawing/2010/main" val="0"/>
                        </a:ext>
                      </a:extLst>
                    </a:blip>
                    <a:srcRect t="15750" b="14324"/>
                    <a:stretch/>
                  </pic:blipFill>
                  <pic:spPr bwMode="auto">
                    <a:xfrm>
                      <a:off x="0" y="0"/>
                      <a:ext cx="2390129" cy="12919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763083">
        <w:rPr>
          <w:noProof/>
        </w:rPr>
        <w:t xml:space="preserve"> </w:t>
      </w:r>
    </w:p>
    <w:p w14:paraId="276F5489" w14:textId="77777777" w:rsidR="003A1B5D" w:rsidRDefault="003A1B5D" w:rsidP="003A1B5D">
      <w:pPr>
        <w:pStyle w:val="TF-FONTE"/>
      </w:pPr>
      <w:r>
        <w:t>Fonte: Pisa (2022).</w:t>
      </w:r>
    </w:p>
    <w:p w14:paraId="5C313917" w14:textId="5C87BDC7" w:rsidR="0014280E" w:rsidRDefault="00AF464B" w:rsidP="003A1B5D">
      <w:pPr>
        <w:pStyle w:val="TF-TEXTO"/>
        <w:rPr>
          <w:rStyle w:val="markedcontent"/>
        </w:rPr>
      </w:pPr>
      <w:r>
        <w:rPr>
          <w:rStyle w:val="markedcontent"/>
        </w:rPr>
        <w:t>Pisa (2022)</w:t>
      </w:r>
      <w:r w:rsidR="002B67FD">
        <w:rPr>
          <w:rStyle w:val="markedcontent"/>
        </w:rPr>
        <w:t xml:space="preserve"> </w:t>
      </w:r>
      <w:r w:rsidR="0010097C">
        <w:rPr>
          <w:rStyle w:val="markedcontent"/>
        </w:rPr>
        <w:t>destaca que</w:t>
      </w:r>
      <w:r>
        <w:rPr>
          <w:rStyle w:val="markedcontent"/>
        </w:rPr>
        <w:t xml:space="preserve"> e</w:t>
      </w:r>
      <w:r w:rsidRPr="00AF464B">
        <w:rPr>
          <w:rStyle w:val="markedcontent"/>
        </w:rPr>
        <w:t>xistem inúmeros algoritmos</w:t>
      </w:r>
      <w:r w:rsidR="0014280E">
        <w:rPr>
          <w:rStyle w:val="markedcontent"/>
        </w:rPr>
        <w:t xml:space="preserve"> </w:t>
      </w:r>
      <w:r w:rsidRPr="00AF464B">
        <w:rPr>
          <w:rStyle w:val="markedcontent"/>
        </w:rPr>
        <w:t xml:space="preserve">que permitem o reconhecimento facial. </w:t>
      </w:r>
      <w:r w:rsidR="002B67FD">
        <w:rPr>
          <w:rStyle w:val="markedcontent"/>
        </w:rPr>
        <w:t>Em</w:t>
      </w:r>
      <w:r w:rsidRPr="00AF464B">
        <w:rPr>
          <w:rStyle w:val="markedcontent"/>
        </w:rPr>
        <w:t xml:space="preserve"> todos</w:t>
      </w:r>
      <w:r w:rsidR="0010097C">
        <w:rPr>
          <w:rStyle w:val="markedcontent"/>
        </w:rPr>
        <w:t xml:space="preserve"> torna-se necessário</w:t>
      </w:r>
      <w:r w:rsidRPr="00AF464B">
        <w:rPr>
          <w:rStyle w:val="markedcontent"/>
        </w:rPr>
        <w:t xml:space="preserve"> seguir, pelo menos, três passos: </w:t>
      </w:r>
      <w:r>
        <w:rPr>
          <w:rStyle w:val="markedcontent"/>
        </w:rPr>
        <w:t xml:space="preserve">(i) </w:t>
      </w:r>
      <w:r w:rsidRPr="00AF464B">
        <w:rPr>
          <w:rStyle w:val="markedcontent"/>
        </w:rPr>
        <w:t xml:space="preserve">a detecção facial, </w:t>
      </w:r>
      <w:r>
        <w:rPr>
          <w:rStyle w:val="markedcontent"/>
        </w:rPr>
        <w:t xml:space="preserve">(ii) </w:t>
      </w:r>
      <w:r w:rsidRPr="00AF464B">
        <w:rPr>
          <w:rStyle w:val="markedcontent"/>
        </w:rPr>
        <w:t>a extração das características (</w:t>
      </w:r>
      <w:r w:rsidRPr="002F2067">
        <w:rPr>
          <w:rStyle w:val="markedcontent"/>
          <w:i/>
          <w:iCs/>
        </w:rPr>
        <w:t>features</w:t>
      </w:r>
      <w:r w:rsidRPr="00AF464B">
        <w:rPr>
          <w:rStyle w:val="markedcontent"/>
        </w:rPr>
        <w:t xml:space="preserve">) e, então, </w:t>
      </w:r>
      <w:r>
        <w:rPr>
          <w:rStyle w:val="markedcontent"/>
        </w:rPr>
        <w:t xml:space="preserve">(iii) </w:t>
      </w:r>
      <w:r w:rsidRPr="00AF464B">
        <w:rPr>
          <w:rStyle w:val="markedcontent"/>
        </w:rPr>
        <w:t>a identificação dos rostos, ou seja, o reconhecimento facial</w:t>
      </w:r>
      <w:r w:rsidR="002A03C2">
        <w:rPr>
          <w:rStyle w:val="markedcontent"/>
        </w:rPr>
        <w:t>.</w:t>
      </w:r>
      <w:r w:rsidR="0014280E">
        <w:rPr>
          <w:rStyle w:val="markedcontent"/>
        </w:rPr>
        <w:t xml:space="preserve"> </w:t>
      </w:r>
      <w:r w:rsidR="002A03C2" w:rsidRPr="000F043F">
        <w:rPr>
          <w:rStyle w:val="markedcontent"/>
        </w:rPr>
        <w:t>Para cada um d</w:t>
      </w:r>
      <w:r w:rsidR="0010097C">
        <w:rPr>
          <w:rStyle w:val="markedcontent"/>
        </w:rPr>
        <w:t>o</w:t>
      </w:r>
      <w:r w:rsidR="002A03C2" w:rsidRPr="000F043F">
        <w:rPr>
          <w:rStyle w:val="markedcontent"/>
        </w:rPr>
        <w:t xml:space="preserve">s passos, </w:t>
      </w:r>
      <w:r w:rsidR="0014280E">
        <w:rPr>
          <w:rStyle w:val="markedcontent"/>
        </w:rPr>
        <w:t xml:space="preserve">existem </w:t>
      </w:r>
      <w:r w:rsidR="002A03C2" w:rsidRPr="000F043F">
        <w:rPr>
          <w:rStyle w:val="markedcontent"/>
        </w:rPr>
        <w:t>várias técnicas disponíveis</w:t>
      </w:r>
      <w:r w:rsidR="0014280E">
        <w:rPr>
          <w:rStyle w:val="markedcontent"/>
        </w:rPr>
        <w:t xml:space="preserve">. O autor ressalta que </w:t>
      </w:r>
      <w:r w:rsidR="002A03C2" w:rsidRPr="000F043F">
        <w:rPr>
          <w:rStyle w:val="markedcontent"/>
        </w:rPr>
        <w:t xml:space="preserve">o grande desafio está em escolher a mais adequada a cada aplicação. </w:t>
      </w:r>
    </w:p>
    <w:p w14:paraId="25A509E3" w14:textId="28089156" w:rsidR="002A03C2" w:rsidRDefault="0010097C" w:rsidP="003A1B5D">
      <w:pPr>
        <w:pStyle w:val="TF-TEXTO"/>
      </w:pPr>
      <w:r>
        <w:rPr>
          <w:rStyle w:val="markedcontent"/>
        </w:rPr>
        <w:t>Ainda d</w:t>
      </w:r>
      <w:r w:rsidR="0014280E" w:rsidRPr="002B67FD">
        <w:rPr>
          <w:rStyle w:val="markedcontent"/>
        </w:rPr>
        <w:t xml:space="preserve">e acordo com </w:t>
      </w:r>
      <w:r w:rsidR="002B67FD" w:rsidRPr="002B67FD">
        <w:rPr>
          <w:rStyle w:val="markedcontent"/>
        </w:rPr>
        <w:t>Pisa</w:t>
      </w:r>
      <w:r w:rsidR="0014280E" w:rsidRPr="002B67FD">
        <w:rPr>
          <w:rStyle w:val="markedcontent"/>
        </w:rPr>
        <w:t xml:space="preserve"> </w:t>
      </w:r>
      <w:r w:rsidR="0014280E" w:rsidRPr="002B67FD">
        <w:t>(20</w:t>
      </w:r>
      <w:r w:rsidR="002B67FD" w:rsidRPr="002B67FD">
        <w:t>22</w:t>
      </w:r>
      <w:r w:rsidR="0014280E" w:rsidRPr="002B67FD">
        <w:t>)</w:t>
      </w:r>
      <w:r w:rsidR="0014280E">
        <w:rPr>
          <w:rStyle w:val="markedcontent"/>
        </w:rPr>
        <w:t>, o</w:t>
      </w:r>
      <w:r w:rsidR="002A03C2" w:rsidRPr="000F043F">
        <w:rPr>
          <w:rStyle w:val="markedcontent"/>
        </w:rPr>
        <w:t xml:space="preserve">s algoritmos de detecção mais populares são o Haar </w:t>
      </w:r>
      <w:r w:rsidR="0014280E">
        <w:rPr>
          <w:rStyle w:val="markedcontent"/>
        </w:rPr>
        <w:t>F</w:t>
      </w:r>
      <w:r w:rsidR="002A03C2" w:rsidRPr="000F043F">
        <w:rPr>
          <w:rStyle w:val="markedcontent"/>
        </w:rPr>
        <w:t xml:space="preserve">eature-based </w:t>
      </w:r>
      <w:r w:rsidR="0014280E">
        <w:rPr>
          <w:rStyle w:val="markedcontent"/>
        </w:rPr>
        <w:t>C</w:t>
      </w:r>
      <w:r w:rsidR="002A03C2" w:rsidRPr="000F043F">
        <w:rPr>
          <w:rStyle w:val="markedcontent"/>
        </w:rPr>
        <w:t>ascade e o Histogram o</w:t>
      </w:r>
      <w:r w:rsidR="002A03C2" w:rsidRPr="003A1B5D">
        <w:rPr>
          <w:rStyle w:val="markedcontent"/>
        </w:rPr>
        <w:t>f Oriented Gradient (HOG).</w:t>
      </w:r>
      <w:r w:rsidR="0014280E">
        <w:rPr>
          <w:rStyle w:val="markedcontent"/>
        </w:rPr>
        <w:t xml:space="preserve"> O primeiro </w:t>
      </w:r>
      <w:r w:rsidR="004B2E0D">
        <w:rPr>
          <w:rStyle w:val="markedcontent"/>
        </w:rPr>
        <w:t>corresponde ao</w:t>
      </w:r>
      <w:r w:rsidR="00834E22" w:rsidRPr="003A1B5D">
        <w:t xml:space="preserve"> detector de faces de Viola</w:t>
      </w:r>
      <w:r>
        <w:t xml:space="preserve"> e </w:t>
      </w:r>
      <w:r w:rsidR="00834E22" w:rsidRPr="003A1B5D">
        <w:t>Jones</w:t>
      </w:r>
      <w:r>
        <w:t xml:space="preserve"> (2004),</w:t>
      </w:r>
      <w:r w:rsidR="00834E22" w:rsidRPr="003A1B5D">
        <w:t xml:space="preserve"> </w:t>
      </w:r>
      <w:r w:rsidR="004B2E0D">
        <w:t>ao qual possui</w:t>
      </w:r>
      <w:r w:rsidR="00834E22" w:rsidRPr="003A1B5D">
        <w:t xml:space="preserve"> quatro </w:t>
      </w:r>
      <w:r w:rsidR="00690426">
        <w:t>etapas</w:t>
      </w:r>
      <w:r w:rsidR="00834E22" w:rsidRPr="003A1B5D">
        <w:t xml:space="preserve">: </w:t>
      </w:r>
      <w:r w:rsidR="004B2E0D">
        <w:t>(</w:t>
      </w:r>
      <w:r w:rsidR="00690426">
        <w:t>a</w:t>
      </w:r>
      <w:r w:rsidR="004B2E0D">
        <w:t xml:space="preserve">) </w:t>
      </w:r>
      <w:r w:rsidR="00834E22" w:rsidRPr="003A1B5D">
        <w:t xml:space="preserve">seleção de características Haar-like retangulares, </w:t>
      </w:r>
      <w:r w:rsidR="004B2E0D">
        <w:t>(</w:t>
      </w:r>
      <w:r w:rsidR="00690426">
        <w:t>b</w:t>
      </w:r>
      <w:r w:rsidR="004B2E0D">
        <w:t xml:space="preserve">) </w:t>
      </w:r>
      <w:r w:rsidR="00834E22" w:rsidRPr="003A1B5D">
        <w:t xml:space="preserve">criação da imagem integral, que permite o cálculo rápido das características, </w:t>
      </w:r>
      <w:r w:rsidR="004B2E0D">
        <w:t>(</w:t>
      </w:r>
      <w:r w:rsidR="00690426">
        <w:t>c</w:t>
      </w:r>
      <w:r w:rsidR="004B2E0D">
        <w:t xml:space="preserve">) </w:t>
      </w:r>
      <w:r w:rsidR="00834E22" w:rsidRPr="003A1B5D">
        <w:t xml:space="preserve">treino de classificadores por um algoritmo de aprendizado de máquina baseado no AdaBoost e, por fim, </w:t>
      </w:r>
      <w:r w:rsidR="004B2E0D">
        <w:t>(</w:t>
      </w:r>
      <w:r w:rsidR="00690426">
        <w:t>d</w:t>
      </w:r>
      <w:r w:rsidR="004B2E0D">
        <w:t xml:space="preserve">) </w:t>
      </w:r>
      <w:r w:rsidR="00834E22" w:rsidRPr="003A1B5D">
        <w:t>o uso de classificadores em cascata, que descarta as regiões de fundo para focar em áreas mais prováveis de conter uma face</w:t>
      </w:r>
      <w:r w:rsidR="00ED7221">
        <w:t xml:space="preserve">, conforme exemplifica a </w:t>
      </w:r>
      <w:r w:rsidR="007509EF">
        <w:fldChar w:fldCharType="begin"/>
      </w:r>
      <w:r w:rsidR="007509EF">
        <w:instrText xml:space="preserve"> REF _Ref121392236 \h </w:instrText>
      </w:r>
      <w:r w:rsidR="007509EF">
        <w:fldChar w:fldCharType="separate"/>
      </w:r>
      <w:r w:rsidR="007509EF">
        <w:t xml:space="preserve">Figura </w:t>
      </w:r>
      <w:r w:rsidR="007509EF">
        <w:rPr>
          <w:noProof/>
        </w:rPr>
        <w:t>5</w:t>
      </w:r>
      <w:r w:rsidR="007509EF">
        <w:fldChar w:fldCharType="end"/>
      </w:r>
      <w:r w:rsidR="007509EF">
        <w:t>.</w:t>
      </w:r>
    </w:p>
    <w:p w14:paraId="33AD314A" w14:textId="13AF0BDE" w:rsidR="007509EF" w:rsidRDefault="007509EF" w:rsidP="007509EF">
      <w:pPr>
        <w:pStyle w:val="TF-LEGENDA"/>
      </w:pPr>
      <w:bookmarkStart w:id="76" w:name="_Ref121392236"/>
      <w:r>
        <w:t xml:space="preserve">Figura </w:t>
      </w:r>
      <w:fldSimple w:instr=" SEQ Figura \* ARABIC ">
        <w:r w:rsidR="009279A7">
          <w:rPr>
            <w:noProof/>
          </w:rPr>
          <w:t>5</w:t>
        </w:r>
      </w:fldSimple>
      <w:bookmarkEnd w:id="76"/>
      <w:r>
        <w:t xml:space="preserve"> – Arquitetura do detector de faces Viola-Jones</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226"/>
        <w:gridCol w:w="2722"/>
        <w:gridCol w:w="1688"/>
        <w:gridCol w:w="2420"/>
      </w:tblGrid>
      <w:tr w:rsidR="00ED7221" w14:paraId="201C9D44" w14:textId="77777777" w:rsidTr="00ED7221">
        <w:trPr>
          <w:jc w:val="center"/>
        </w:trPr>
        <w:tc>
          <w:tcPr>
            <w:tcW w:w="2226" w:type="dxa"/>
            <w:vAlign w:val="center"/>
          </w:tcPr>
          <w:p w14:paraId="39708D95" w14:textId="64C14408" w:rsidR="004B2E0D" w:rsidRDefault="004B2E0D" w:rsidP="00ED7221">
            <w:pPr>
              <w:pStyle w:val="TF-TEXTO"/>
              <w:spacing w:after="0"/>
              <w:ind w:firstLine="0"/>
              <w:jc w:val="center"/>
            </w:pPr>
            <w:r w:rsidRPr="004B2E0D">
              <w:rPr>
                <w:noProof/>
              </w:rPr>
              <w:drawing>
                <wp:inline distT="0" distB="0" distL="0" distR="0" wp14:anchorId="655BC77D" wp14:editId="0F5D8AF9">
                  <wp:extent cx="1273281" cy="334370"/>
                  <wp:effectExtent l="0" t="0" r="3175" b="8890"/>
                  <wp:docPr id="9" name="Imagem 9" descr="Uma imagem contend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Retângulo&#10;&#10;Descrição gerada automaticamente"/>
                          <pic:cNvPicPr/>
                        </pic:nvPicPr>
                        <pic:blipFill>
                          <a:blip r:embed="rId19"/>
                          <a:stretch>
                            <a:fillRect/>
                          </a:stretch>
                        </pic:blipFill>
                        <pic:spPr>
                          <a:xfrm>
                            <a:off x="0" y="0"/>
                            <a:ext cx="1332860" cy="350016"/>
                          </a:xfrm>
                          <a:prstGeom prst="rect">
                            <a:avLst/>
                          </a:prstGeom>
                        </pic:spPr>
                      </pic:pic>
                    </a:graphicData>
                  </a:graphic>
                </wp:inline>
              </w:drawing>
            </w:r>
          </w:p>
        </w:tc>
        <w:tc>
          <w:tcPr>
            <w:tcW w:w="2731" w:type="dxa"/>
            <w:vAlign w:val="center"/>
          </w:tcPr>
          <w:p w14:paraId="2DF4725C" w14:textId="79ABC7C2" w:rsidR="004B2E0D" w:rsidRDefault="004B2E0D" w:rsidP="00ED7221">
            <w:pPr>
              <w:pStyle w:val="TF-TEXTO"/>
              <w:spacing w:after="0"/>
              <w:ind w:firstLine="0"/>
              <w:jc w:val="center"/>
            </w:pPr>
            <w:r w:rsidRPr="004B2E0D">
              <w:rPr>
                <w:noProof/>
              </w:rPr>
              <w:drawing>
                <wp:inline distT="0" distB="0" distL="0" distR="0" wp14:anchorId="4E1B5FB4" wp14:editId="4196E14A">
                  <wp:extent cx="1585843" cy="44127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1800" cy="451283"/>
                          </a:xfrm>
                          <a:prstGeom prst="rect">
                            <a:avLst/>
                          </a:prstGeom>
                        </pic:spPr>
                      </pic:pic>
                    </a:graphicData>
                  </a:graphic>
                </wp:inline>
              </w:drawing>
            </w:r>
          </w:p>
        </w:tc>
        <w:tc>
          <w:tcPr>
            <w:tcW w:w="1559" w:type="dxa"/>
            <w:vAlign w:val="center"/>
          </w:tcPr>
          <w:p w14:paraId="15D3F61C" w14:textId="7F31E8E2" w:rsidR="004B2E0D" w:rsidRDefault="004B2E0D" w:rsidP="00ED7221">
            <w:pPr>
              <w:pStyle w:val="TF-TEXTO"/>
              <w:spacing w:after="0"/>
              <w:ind w:firstLine="0"/>
              <w:jc w:val="center"/>
            </w:pPr>
            <w:r w:rsidRPr="004B2E0D">
              <w:rPr>
                <w:noProof/>
              </w:rPr>
              <w:drawing>
                <wp:inline distT="0" distB="0" distL="0" distR="0" wp14:anchorId="38C02DB9" wp14:editId="74446299">
                  <wp:extent cx="934872" cy="62203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51461" cy="633073"/>
                          </a:xfrm>
                          <a:prstGeom prst="rect">
                            <a:avLst/>
                          </a:prstGeom>
                        </pic:spPr>
                      </pic:pic>
                    </a:graphicData>
                  </a:graphic>
                </wp:inline>
              </w:drawing>
            </w:r>
          </w:p>
        </w:tc>
        <w:tc>
          <w:tcPr>
            <w:tcW w:w="2540" w:type="dxa"/>
            <w:vAlign w:val="center"/>
          </w:tcPr>
          <w:p w14:paraId="7F955CF8" w14:textId="3502663C" w:rsidR="004B2E0D" w:rsidRDefault="00ED7221" w:rsidP="00ED7221">
            <w:pPr>
              <w:pStyle w:val="TF-TEXTO"/>
              <w:spacing w:after="0"/>
              <w:ind w:firstLine="0"/>
              <w:jc w:val="center"/>
            </w:pPr>
            <w:r w:rsidRPr="00ED7221">
              <w:rPr>
                <w:noProof/>
              </w:rPr>
              <w:drawing>
                <wp:inline distT="0" distB="0" distL="0" distR="0" wp14:anchorId="3818D41A" wp14:editId="54B363C2">
                  <wp:extent cx="1323833" cy="56144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3761" cy="574140"/>
                          </a:xfrm>
                          <a:prstGeom prst="rect">
                            <a:avLst/>
                          </a:prstGeom>
                        </pic:spPr>
                      </pic:pic>
                    </a:graphicData>
                  </a:graphic>
                </wp:inline>
              </w:drawing>
            </w:r>
          </w:p>
        </w:tc>
      </w:tr>
      <w:tr w:rsidR="00ED7221" w:rsidRPr="00754345" w14:paraId="570137A9" w14:textId="77777777" w:rsidTr="00754345">
        <w:trPr>
          <w:trHeight w:val="325"/>
          <w:jc w:val="center"/>
        </w:trPr>
        <w:tc>
          <w:tcPr>
            <w:tcW w:w="2226" w:type="dxa"/>
            <w:vAlign w:val="center"/>
          </w:tcPr>
          <w:p w14:paraId="04CA0742" w14:textId="2D51B58F" w:rsidR="004B2E0D" w:rsidRPr="00754345" w:rsidRDefault="00ED7221" w:rsidP="00754345">
            <w:pPr>
              <w:pStyle w:val="TF-TEXTO"/>
              <w:spacing w:after="0"/>
              <w:ind w:left="-118" w:firstLine="0"/>
              <w:jc w:val="center"/>
              <w:rPr>
                <w:sz w:val="18"/>
                <w:szCs w:val="18"/>
              </w:rPr>
            </w:pPr>
            <w:r w:rsidRPr="00754345">
              <w:rPr>
                <w:sz w:val="18"/>
                <w:szCs w:val="18"/>
              </w:rPr>
              <w:t>(a) Seleção características</w:t>
            </w:r>
          </w:p>
        </w:tc>
        <w:tc>
          <w:tcPr>
            <w:tcW w:w="2731" w:type="dxa"/>
            <w:vAlign w:val="center"/>
          </w:tcPr>
          <w:p w14:paraId="55852260" w14:textId="2EBFDDA7" w:rsidR="004B2E0D" w:rsidRPr="00754345" w:rsidRDefault="00ED7221" w:rsidP="00ED7221">
            <w:pPr>
              <w:pStyle w:val="TF-TEXTO"/>
              <w:spacing w:after="0"/>
              <w:ind w:firstLine="0"/>
              <w:jc w:val="center"/>
              <w:rPr>
                <w:sz w:val="18"/>
                <w:szCs w:val="18"/>
              </w:rPr>
            </w:pPr>
            <w:r w:rsidRPr="00754345">
              <w:rPr>
                <w:sz w:val="18"/>
                <w:szCs w:val="18"/>
              </w:rPr>
              <w:t>(b) Criação imagem integral</w:t>
            </w:r>
          </w:p>
        </w:tc>
        <w:tc>
          <w:tcPr>
            <w:tcW w:w="1559" w:type="dxa"/>
            <w:vAlign w:val="center"/>
          </w:tcPr>
          <w:p w14:paraId="6F84ADF0" w14:textId="4A37B47B" w:rsidR="004B2E0D" w:rsidRPr="00754345" w:rsidRDefault="00ED7221" w:rsidP="00ED7221">
            <w:pPr>
              <w:pStyle w:val="TF-TEXTO"/>
              <w:spacing w:after="0"/>
              <w:ind w:firstLine="0"/>
              <w:jc w:val="center"/>
              <w:rPr>
                <w:sz w:val="18"/>
                <w:szCs w:val="18"/>
              </w:rPr>
            </w:pPr>
            <w:r w:rsidRPr="00754345">
              <w:rPr>
                <w:sz w:val="18"/>
                <w:szCs w:val="18"/>
              </w:rPr>
              <w:t>(c) AdaBoost</w:t>
            </w:r>
          </w:p>
        </w:tc>
        <w:tc>
          <w:tcPr>
            <w:tcW w:w="2540" w:type="dxa"/>
            <w:vAlign w:val="center"/>
          </w:tcPr>
          <w:p w14:paraId="5011D410" w14:textId="537C0644" w:rsidR="004B2E0D" w:rsidRPr="00754345" w:rsidRDefault="00ED7221" w:rsidP="00754345">
            <w:pPr>
              <w:pStyle w:val="TF-TEXTO"/>
              <w:spacing w:after="0"/>
              <w:ind w:left="-85" w:firstLine="0"/>
              <w:jc w:val="center"/>
              <w:rPr>
                <w:sz w:val="18"/>
                <w:szCs w:val="18"/>
              </w:rPr>
            </w:pPr>
            <w:r w:rsidRPr="00754345">
              <w:rPr>
                <w:sz w:val="18"/>
                <w:szCs w:val="18"/>
              </w:rPr>
              <w:t>(d) classificador em cascata</w:t>
            </w:r>
          </w:p>
        </w:tc>
      </w:tr>
    </w:tbl>
    <w:p w14:paraId="559E3167" w14:textId="4CE97F0B" w:rsidR="004B2E0D" w:rsidRPr="003A1B5D" w:rsidRDefault="007509EF" w:rsidP="007509EF">
      <w:pPr>
        <w:pStyle w:val="TF-FONTE"/>
      </w:pPr>
      <w:r w:rsidRPr="002B67FD">
        <w:t xml:space="preserve">Fonte: </w:t>
      </w:r>
      <w:r w:rsidR="00A8002F">
        <w:t xml:space="preserve">adaptado de </w:t>
      </w:r>
      <w:r w:rsidRPr="002B67FD">
        <w:t>Vio</w:t>
      </w:r>
      <w:r w:rsidR="002B67FD" w:rsidRPr="002B67FD">
        <w:t>la e Jones (2004).</w:t>
      </w:r>
    </w:p>
    <w:p w14:paraId="172E71FC" w14:textId="07FE74F2" w:rsidR="003A1B5D" w:rsidRDefault="003A1B5D" w:rsidP="003A1B5D">
      <w:pPr>
        <w:pStyle w:val="TF-TEXTO"/>
      </w:pPr>
      <w:r w:rsidRPr="003A1B5D">
        <w:t xml:space="preserve">O HOG é um extrator de característica que passou a ser popularmente utilizado na detecção de objetos após sua utilização por </w:t>
      </w:r>
      <w:r w:rsidRPr="002B67FD">
        <w:t>Dalal e Triggs (2005).</w:t>
      </w:r>
      <w:r w:rsidRPr="003A1B5D">
        <w:t xml:space="preserve"> O método HOG é dividido em 4 etapas: (</w:t>
      </w:r>
      <w:r w:rsidR="00607E91">
        <w:t>a</w:t>
      </w:r>
      <w:r w:rsidRPr="003A1B5D">
        <w:t>) cálculo do gradiente, (</w:t>
      </w:r>
      <w:r w:rsidR="00607E91">
        <w:t>b</w:t>
      </w:r>
      <w:r w:rsidRPr="003A1B5D">
        <w:t>) extração da direção do gradiente e magnitude, (</w:t>
      </w:r>
      <w:r w:rsidR="00607E91">
        <w:t>c</w:t>
      </w:r>
      <w:r w:rsidRPr="003A1B5D">
        <w:t>) geração dos histogramas e (</w:t>
      </w:r>
      <w:r w:rsidR="00607E91">
        <w:t>d</w:t>
      </w:r>
      <w:r w:rsidRPr="003A1B5D">
        <w:t>) normalização e concatenação e geração do vetor de características</w:t>
      </w:r>
      <w:r w:rsidR="00754345">
        <w:t xml:space="preserve">, conforme mostra a </w:t>
      </w:r>
      <w:r w:rsidR="00754345">
        <w:fldChar w:fldCharType="begin"/>
      </w:r>
      <w:r w:rsidR="00754345">
        <w:instrText xml:space="preserve"> REF _Ref121393693 \h </w:instrText>
      </w:r>
      <w:r w:rsidR="00754345">
        <w:fldChar w:fldCharType="separate"/>
      </w:r>
      <w:r w:rsidR="00754345">
        <w:t xml:space="preserve">Figura </w:t>
      </w:r>
      <w:r w:rsidR="00754345">
        <w:rPr>
          <w:noProof/>
        </w:rPr>
        <w:t>6</w:t>
      </w:r>
      <w:r w:rsidR="00754345">
        <w:fldChar w:fldCharType="end"/>
      </w:r>
      <w:r w:rsidR="00754345">
        <w:t>.</w:t>
      </w:r>
    </w:p>
    <w:p w14:paraId="1779280C" w14:textId="41F7B076" w:rsidR="00754345" w:rsidRDefault="00754345" w:rsidP="00754345">
      <w:pPr>
        <w:pStyle w:val="TF-LEGENDA"/>
      </w:pPr>
      <w:bookmarkStart w:id="77" w:name="_Ref121393693"/>
      <w:r>
        <w:t xml:space="preserve">Figura </w:t>
      </w:r>
      <w:fldSimple w:instr=" SEQ Figura \* ARABIC ">
        <w:r w:rsidR="009279A7">
          <w:rPr>
            <w:noProof/>
          </w:rPr>
          <w:t>6</w:t>
        </w:r>
      </w:fldSimple>
      <w:bookmarkEnd w:id="77"/>
      <w:r>
        <w:t xml:space="preserve"> – Etapas do </w:t>
      </w:r>
      <w:r w:rsidRPr="000F043F">
        <w:rPr>
          <w:rStyle w:val="markedcontent"/>
        </w:rPr>
        <w:t>Histogram o</w:t>
      </w:r>
      <w:r w:rsidRPr="003A1B5D">
        <w:rPr>
          <w:rStyle w:val="markedcontent"/>
        </w:rPr>
        <w:t>f Oriented Gradient</w:t>
      </w:r>
      <w:r>
        <w:rPr>
          <w:rStyle w:val="markedcontent"/>
        </w:rPr>
        <w:t xml:space="preserve"> (HOG)</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3823"/>
        <w:gridCol w:w="2693"/>
        <w:gridCol w:w="2540"/>
      </w:tblGrid>
      <w:tr w:rsidR="00754345" w14:paraId="4432A767" w14:textId="77777777" w:rsidTr="00754345">
        <w:trPr>
          <w:jc w:val="center"/>
        </w:trPr>
        <w:tc>
          <w:tcPr>
            <w:tcW w:w="3823" w:type="dxa"/>
            <w:vAlign w:val="center"/>
          </w:tcPr>
          <w:p w14:paraId="7FB1F114" w14:textId="1F6CB8D2" w:rsidR="00754345" w:rsidRDefault="002F7572" w:rsidP="00692F8A">
            <w:pPr>
              <w:pStyle w:val="TF-TEXTO"/>
              <w:spacing w:after="0"/>
              <w:ind w:firstLine="0"/>
              <w:jc w:val="center"/>
            </w:pPr>
            <w:r>
              <w:rPr>
                <w:noProof/>
              </w:rPr>
              <w:object w:dxaOrig="6990" w:dyaOrig="3900" w14:anchorId="7A2B3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4pt;height:66.1pt;mso-width-percent:0;mso-height-percent:0;mso-width-percent:0;mso-height-percent:0" o:ole="">
                  <v:imagedata r:id="rId23" o:title="" cropbottom="11462f"/>
                </v:shape>
                <o:OLEObject Type="Embed" ProgID="PBrush" ShapeID="_x0000_i1025" DrawAspect="Content" ObjectID="_1732695128" r:id="rId24"/>
              </w:object>
            </w:r>
          </w:p>
        </w:tc>
        <w:tc>
          <w:tcPr>
            <w:tcW w:w="2693" w:type="dxa"/>
            <w:vAlign w:val="center"/>
          </w:tcPr>
          <w:p w14:paraId="687A8C2B" w14:textId="38EDC5C4" w:rsidR="00754345" w:rsidRDefault="00754345" w:rsidP="00692F8A">
            <w:pPr>
              <w:pStyle w:val="TF-TEXTO"/>
              <w:spacing w:after="0"/>
              <w:ind w:firstLine="0"/>
              <w:jc w:val="center"/>
            </w:pPr>
            <w:r w:rsidRPr="00754345">
              <w:rPr>
                <w:noProof/>
              </w:rPr>
              <w:drawing>
                <wp:inline distT="0" distB="0" distL="0" distR="0" wp14:anchorId="14C8D343" wp14:editId="1A533EB3">
                  <wp:extent cx="1211511" cy="825643"/>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6431" cy="835811"/>
                          </a:xfrm>
                          <a:prstGeom prst="rect">
                            <a:avLst/>
                          </a:prstGeom>
                        </pic:spPr>
                      </pic:pic>
                    </a:graphicData>
                  </a:graphic>
                </wp:inline>
              </w:drawing>
            </w:r>
          </w:p>
        </w:tc>
        <w:tc>
          <w:tcPr>
            <w:tcW w:w="2540" w:type="dxa"/>
            <w:vAlign w:val="center"/>
          </w:tcPr>
          <w:p w14:paraId="406029DC" w14:textId="5274172E" w:rsidR="00754345" w:rsidRDefault="00754345" w:rsidP="00692F8A">
            <w:pPr>
              <w:pStyle w:val="TF-TEXTO"/>
              <w:spacing w:after="0"/>
              <w:ind w:firstLine="0"/>
              <w:jc w:val="center"/>
            </w:pPr>
            <w:r w:rsidRPr="00754345">
              <w:rPr>
                <w:noProof/>
              </w:rPr>
              <w:drawing>
                <wp:inline distT="0" distB="0" distL="0" distR="0" wp14:anchorId="4AAA21F1" wp14:editId="7002D045">
                  <wp:extent cx="1090930" cy="777923"/>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30870" cy="806404"/>
                          </a:xfrm>
                          <a:prstGeom prst="rect">
                            <a:avLst/>
                          </a:prstGeom>
                        </pic:spPr>
                      </pic:pic>
                    </a:graphicData>
                  </a:graphic>
                </wp:inline>
              </w:drawing>
            </w:r>
          </w:p>
        </w:tc>
      </w:tr>
      <w:tr w:rsidR="00754345" w:rsidRPr="00754345" w14:paraId="002CC7DE" w14:textId="77777777" w:rsidTr="00754345">
        <w:trPr>
          <w:jc w:val="center"/>
        </w:trPr>
        <w:tc>
          <w:tcPr>
            <w:tcW w:w="3823" w:type="dxa"/>
            <w:vAlign w:val="center"/>
          </w:tcPr>
          <w:p w14:paraId="2EAE3765" w14:textId="04E9AE3B" w:rsidR="00754345" w:rsidRPr="00754345" w:rsidRDefault="00754345" w:rsidP="00692F8A">
            <w:pPr>
              <w:pStyle w:val="TF-TEXTO"/>
              <w:spacing w:after="0"/>
              <w:ind w:firstLine="0"/>
              <w:jc w:val="center"/>
              <w:rPr>
                <w:sz w:val="18"/>
                <w:szCs w:val="18"/>
              </w:rPr>
            </w:pPr>
            <w:r w:rsidRPr="00754345">
              <w:rPr>
                <w:sz w:val="18"/>
                <w:szCs w:val="18"/>
              </w:rPr>
              <w:t>(a) Cálculo gradiente e (b) direção da magnitude</w:t>
            </w:r>
          </w:p>
        </w:tc>
        <w:tc>
          <w:tcPr>
            <w:tcW w:w="2693" w:type="dxa"/>
            <w:vAlign w:val="center"/>
          </w:tcPr>
          <w:p w14:paraId="6C8FEBD7" w14:textId="79F669E0" w:rsidR="00754345" w:rsidRPr="00754345" w:rsidRDefault="00754345" w:rsidP="00692F8A">
            <w:pPr>
              <w:pStyle w:val="TF-TEXTO"/>
              <w:spacing w:after="0"/>
              <w:ind w:firstLine="0"/>
              <w:jc w:val="center"/>
              <w:rPr>
                <w:sz w:val="18"/>
                <w:szCs w:val="18"/>
              </w:rPr>
            </w:pPr>
            <w:r w:rsidRPr="00754345">
              <w:rPr>
                <w:sz w:val="18"/>
                <w:szCs w:val="18"/>
              </w:rPr>
              <w:t xml:space="preserve">(c) </w:t>
            </w:r>
            <w:r>
              <w:rPr>
                <w:sz w:val="18"/>
                <w:szCs w:val="18"/>
              </w:rPr>
              <w:t xml:space="preserve">Geração dos </w:t>
            </w:r>
            <w:r w:rsidRPr="00754345">
              <w:rPr>
                <w:sz w:val="18"/>
                <w:szCs w:val="18"/>
              </w:rPr>
              <w:t>Histogramas</w:t>
            </w:r>
          </w:p>
        </w:tc>
        <w:tc>
          <w:tcPr>
            <w:tcW w:w="2540" w:type="dxa"/>
            <w:vAlign w:val="center"/>
          </w:tcPr>
          <w:p w14:paraId="68578240" w14:textId="6F77CC0D" w:rsidR="00754345" w:rsidRPr="00754345" w:rsidRDefault="00754345" w:rsidP="00692F8A">
            <w:pPr>
              <w:pStyle w:val="TF-TEXTO"/>
              <w:spacing w:after="0"/>
              <w:ind w:firstLine="0"/>
              <w:jc w:val="center"/>
              <w:rPr>
                <w:sz w:val="18"/>
                <w:szCs w:val="18"/>
              </w:rPr>
            </w:pPr>
            <w:r w:rsidRPr="00754345">
              <w:rPr>
                <w:sz w:val="18"/>
                <w:szCs w:val="18"/>
              </w:rPr>
              <w:t>(d) Vetor características</w:t>
            </w:r>
          </w:p>
        </w:tc>
      </w:tr>
    </w:tbl>
    <w:p w14:paraId="251FA9CB" w14:textId="342409A2" w:rsidR="00960D9C" w:rsidRPr="0010097C" w:rsidRDefault="00754345" w:rsidP="0010097C">
      <w:pPr>
        <w:pStyle w:val="TF-FONTE"/>
      </w:pPr>
      <w:r w:rsidRPr="0010097C">
        <w:t>Fonte:</w:t>
      </w:r>
      <w:r w:rsidR="0010097C" w:rsidRPr="0010097C">
        <w:t xml:space="preserve"> </w:t>
      </w:r>
      <w:r w:rsidR="00A8002F">
        <w:t xml:space="preserve">adaptado de </w:t>
      </w:r>
      <w:r w:rsidR="0010097C" w:rsidRPr="0010097C">
        <w:t>Dalal e Triggs (2005).</w:t>
      </w:r>
    </w:p>
    <w:p w14:paraId="35E97C57" w14:textId="04000A58" w:rsidR="00690426" w:rsidRPr="003A1B5D" w:rsidRDefault="00690426" w:rsidP="00960D9C">
      <w:pPr>
        <w:pStyle w:val="TF-TEXTO"/>
        <w:ind w:firstLine="0"/>
        <w:rPr>
          <w:rStyle w:val="markedcontent"/>
        </w:rPr>
      </w:pPr>
    </w:p>
    <w:p w14:paraId="3C176263" w14:textId="404B0251" w:rsidR="007C650D" w:rsidRPr="007C650D" w:rsidRDefault="007C650D" w:rsidP="007C650D">
      <w:pPr>
        <w:pStyle w:val="TF-TEXTO"/>
      </w:pPr>
      <w:r w:rsidRPr="007C650D">
        <w:rPr>
          <w:rStyle w:val="markedcontent"/>
        </w:rPr>
        <w:t>Os métodos de extração mais conhecidos</w:t>
      </w:r>
      <w:r w:rsidR="0010097C">
        <w:rPr>
          <w:rStyle w:val="markedcontent"/>
        </w:rPr>
        <w:t>, Pisa (2022) enumera o</w:t>
      </w:r>
      <w:r w:rsidRPr="007C650D">
        <w:rPr>
          <w:rStyle w:val="markedcontent"/>
        </w:rPr>
        <w:t xml:space="preserve"> </w:t>
      </w:r>
      <w:r w:rsidR="002F2067">
        <w:rPr>
          <w:rStyle w:val="markedcontent"/>
        </w:rPr>
        <w:t>E</w:t>
      </w:r>
      <w:r w:rsidRPr="007C650D">
        <w:rPr>
          <w:rStyle w:val="markedcontent"/>
        </w:rPr>
        <w:t>igenfaces e</w:t>
      </w:r>
      <w:r w:rsidR="0010097C">
        <w:rPr>
          <w:rStyle w:val="markedcontent"/>
        </w:rPr>
        <w:t xml:space="preserve"> o</w:t>
      </w:r>
      <w:r w:rsidRPr="007C650D">
        <w:rPr>
          <w:rStyle w:val="markedcontent"/>
        </w:rPr>
        <w:t xml:space="preserve"> </w:t>
      </w:r>
      <w:r w:rsidR="002F2067">
        <w:rPr>
          <w:rStyle w:val="markedcontent"/>
        </w:rPr>
        <w:t>F</w:t>
      </w:r>
      <w:r w:rsidRPr="007C650D">
        <w:rPr>
          <w:rStyle w:val="markedcontent"/>
        </w:rPr>
        <w:t>isherfaces</w:t>
      </w:r>
      <w:r w:rsidR="00607E91">
        <w:rPr>
          <w:rStyle w:val="markedcontent"/>
        </w:rPr>
        <w:t xml:space="preserve">. </w:t>
      </w:r>
      <w:r w:rsidRPr="007C650D">
        <w:rPr>
          <w:rStyle w:val="markedcontent"/>
        </w:rPr>
        <w:t xml:space="preserve">O método </w:t>
      </w:r>
      <w:r w:rsidR="0010097C">
        <w:rPr>
          <w:rStyle w:val="markedcontent"/>
        </w:rPr>
        <w:t>E</w:t>
      </w:r>
      <w:r w:rsidRPr="007C650D">
        <w:rPr>
          <w:rStyle w:val="markedcontent"/>
        </w:rPr>
        <w:t xml:space="preserve">igenfaces usa o conceito de </w:t>
      </w:r>
      <w:r w:rsidR="002F2067" w:rsidRPr="0010097C">
        <w:rPr>
          <w:i/>
          <w:iCs/>
        </w:rPr>
        <w:t>Principal Component</w:t>
      </w:r>
      <w:r w:rsidR="002F2067" w:rsidRPr="0066669E">
        <w:t xml:space="preserve"> (PC)</w:t>
      </w:r>
      <w:r w:rsidRPr="007C650D">
        <w:rPr>
          <w:rStyle w:val="markedcontent"/>
        </w:rPr>
        <w:t>, que são</w:t>
      </w:r>
      <w:r w:rsidR="002F2067">
        <w:rPr>
          <w:rStyle w:val="markedcontent"/>
        </w:rPr>
        <w:t xml:space="preserve"> partes</w:t>
      </w:r>
      <w:r w:rsidRPr="007C650D">
        <w:rPr>
          <w:rStyle w:val="markedcontent"/>
        </w:rPr>
        <w:t xml:space="preserve"> consideradas mais relevantes dentre cada imagem treinada,</w:t>
      </w:r>
      <w:r>
        <w:rPr>
          <w:rStyle w:val="markedcontent"/>
        </w:rPr>
        <w:t xml:space="preserve"> </w:t>
      </w:r>
      <w:r w:rsidRPr="007C650D">
        <w:rPr>
          <w:rStyle w:val="markedcontent"/>
        </w:rPr>
        <w:t>descartando o resto. Nesse</w:t>
      </w:r>
      <w:r>
        <w:rPr>
          <w:rStyle w:val="markedcontent"/>
        </w:rPr>
        <w:t xml:space="preserve"> </w:t>
      </w:r>
      <w:r w:rsidRPr="007C650D">
        <w:rPr>
          <w:rStyle w:val="markedcontent"/>
        </w:rPr>
        <w:t>algoritmo, a iluminação é considerada um</w:t>
      </w:r>
      <w:r w:rsidR="002F2067">
        <w:rPr>
          <w:rStyle w:val="markedcontent"/>
        </w:rPr>
        <w:t>a</w:t>
      </w:r>
      <w:r w:rsidRPr="007C650D">
        <w:rPr>
          <w:rStyle w:val="markedcontent"/>
        </w:rPr>
        <w:t xml:space="preserve"> </w:t>
      </w:r>
      <w:r w:rsidR="002F2067" w:rsidRPr="002F2067">
        <w:rPr>
          <w:rStyle w:val="markedcontent"/>
          <w:i/>
          <w:iCs/>
        </w:rPr>
        <w:t>p</w:t>
      </w:r>
      <w:r w:rsidRPr="002F2067">
        <w:rPr>
          <w:rStyle w:val="markedcontent"/>
          <w:i/>
          <w:iCs/>
        </w:rPr>
        <w:t xml:space="preserve">rincipal </w:t>
      </w:r>
      <w:r w:rsidR="002F2067" w:rsidRPr="002F2067">
        <w:rPr>
          <w:rStyle w:val="markedcontent"/>
          <w:i/>
          <w:iCs/>
        </w:rPr>
        <w:t>c</w:t>
      </w:r>
      <w:r w:rsidRPr="002F2067">
        <w:rPr>
          <w:rStyle w:val="markedcontent"/>
          <w:i/>
          <w:iCs/>
        </w:rPr>
        <w:t>omponent</w:t>
      </w:r>
      <w:r w:rsidRPr="007C650D">
        <w:rPr>
          <w:rStyle w:val="markedcontent"/>
        </w:rPr>
        <w:t>, tornando luz e</w:t>
      </w:r>
      <w:r>
        <w:rPr>
          <w:rStyle w:val="markedcontent"/>
        </w:rPr>
        <w:t xml:space="preserve"> </w:t>
      </w:r>
      <w:r w:rsidRPr="007C650D">
        <w:rPr>
          <w:rStyle w:val="markedcontent"/>
        </w:rPr>
        <w:t>sombra fatores importantes no reconhecimento</w:t>
      </w:r>
      <w:r w:rsidR="00DC03E4">
        <w:rPr>
          <w:rStyle w:val="markedcontent"/>
        </w:rPr>
        <w:t>.</w:t>
      </w:r>
      <w:r w:rsidRPr="007C650D">
        <w:rPr>
          <w:rStyle w:val="markedcontent"/>
        </w:rPr>
        <w:t xml:space="preserve"> O método </w:t>
      </w:r>
      <w:r w:rsidR="002F2067">
        <w:rPr>
          <w:rStyle w:val="markedcontent"/>
        </w:rPr>
        <w:t>F</w:t>
      </w:r>
      <w:r w:rsidRPr="007C650D">
        <w:rPr>
          <w:rStyle w:val="markedcontent"/>
        </w:rPr>
        <w:t xml:space="preserve">isherfaces é similiar ao </w:t>
      </w:r>
      <w:r w:rsidR="002F2067">
        <w:rPr>
          <w:rStyle w:val="markedcontent"/>
        </w:rPr>
        <w:t>Eigenfaces</w:t>
      </w:r>
      <w:r w:rsidRPr="007C650D">
        <w:rPr>
          <w:rStyle w:val="markedcontent"/>
        </w:rPr>
        <w:t xml:space="preserve">, </w:t>
      </w:r>
      <w:r>
        <w:rPr>
          <w:rStyle w:val="markedcontent"/>
        </w:rPr>
        <w:t>d</w:t>
      </w:r>
      <w:r w:rsidRPr="007C650D">
        <w:rPr>
          <w:rStyle w:val="markedcontent"/>
        </w:rPr>
        <w:t xml:space="preserve">iferenciando-se </w:t>
      </w:r>
      <w:r w:rsidR="002F2067">
        <w:rPr>
          <w:rStyle w:val="markedcontent"/>
        </w:rPr>
        <w:t>pelo</w:t>
      </w:r>
      <w:r w:rsidRPr="007C650D">
        <w:rPr>
          <w:rStyle w:val="markedcontent"/>
        </w:rPr>
        <w:t xml:space="preserve"> fato de que </w:t>
      </w:r>
      <w:r w:rsidR="002F2067">
        <w:rPr>
          <w:rStyle w:val="markedcontent"/>
        </w:rPr>
        <w:t>as PC</w:t>
      </w:r>
      <w:r w:rsidRPr="007C650D">
        <w:rPr>
          <w:rStyle w:val="markedcontent"/>
        </w:rPr>
        <w:t xml:space="preserve"> são </w:t>
      </w:r>
      <w:del w:id="78" w:author="Andreza Sartori" w:date="2022-12-16T11:16:00Z">
        <w:r w:rsidRPr="007C650D" w:rsidDel="00604359">
          <w:rPr>
            <w:rStyle w:val="markedcontent"/>
          </w:rPr>
          <w:delText>extraídos</w:delText>
        </w:r>
      </w:del>
      <w:ins w:id="79" w:author="Andreza Sartori" w:date="2022-12-16T11:16:00Z">
        <w:r w:rsidR="00604359" w:rsidRPr="007C650D">
          <w:rPr>
            <w:rStyle w:val="markedcontent"/>
          </w:rPr>
          <w:t>extraídas</w:t>
        </w:r>
      </w:ins>
      <w:r w:rsidRPr="007C650D">
        <w:rPr>
          <w:rStyle w:val="markedcontent"/>
        </w:rPr>
        <w:t xml:space="preserve"> de todas as imagens treinadas, como um todo.</w:t>
      </w:r>
      <w:r w:rsidR="00834E22">
        <w:rPr>
          <w:rStyle w:val="markedcontent"/>
        </w:rPr>
        <w:t xml:space="preserve"> </w:t>
      </w:r>
      <w:r w:rsidRPr="007C650D">
        <w:rPr>
          <w:rStyle w:val="markedcontent"/>
        </w:rPr>
        <w:t>Assim, todos os componentes importantes para diferenciar o grupo de imagens são</w:t>
      </w:r>
      <w:r w:rsidR="00834E22">
        <w:rPr>
          <w:rStyle w:val="markedcontent"/>
        </w:rPr>
        <w:t xml:space="preserve"> </w:t>
      </w:r>
      <w:r w:rsidRPr="007C650D">
        <w:rPr>
          <w:rStyle w:val="markedcontent"/>
        </w:rPr>
        <w:t xml:space="preserve">considerados </w:t>
      </w:r>
      <w:r w:rsidRPr="002F2067">
        <w:rPr>
          <w:rStyle w:val="markedcontent"/>
          <w:i/>
          <w:iCs/>
        </w:rPr>
        <w:t>principal components</w:t>
      </w:r>
      <w:r w:rsidRPr="007C650D">
        <w:rPr>
          <w:rStyle w:val="markedcontent"/>
        </w:rPr>
        <w:t>.</w:t>
      </w:r>
    </w:p>
    <w:p w14:paraId="733CFB56" w14:textId="5D116FD8" w:rsidR="00C3489E" w:rsidRDefault="00F24D5C" w:rsidP="00C3489E">
      <w:pPr>
        <w:pStyle w:val="TF-TEXTO"/>
      </w:pPr>
      <w:r>
        <w:t xml:space="preserve">Por fim, de acordo com </w:t>
      </w:r>
      <w:r w:rsidR="00525C44" w:rsidRPr="002D7854">
        <w:t xml:space="preserve">Sanchez-Moreno </w:t>
      </w:r>
      <w:r w:rsidR="00525C44" w:rsidRPr="002D7854">
        <w:rPr>
          <w:i/>
          <w:iCs/>
        </w:rPr>
        <w:t>et al</w:t>
      </w:r>
      <w:r w:rsidR="00525C44" w:rsidRPr="002D7854">
        <w:t xml:space="preserve">. (2021), </w:t>
      </w:r>
      <w:r w:rsidR="002F2067">
        <w:t>a partir da extração das características que definem uma face ou qu</w:t>
      </w:r>
      <w:r w:rsidR="0013244D">
        <w:t>alquer outro objeto</w:t>
      </w:r>
      <w:r w:rsidR="002F2067">
        <w:t>, pode-se utilizar</w:t>
      </w:r>
      <w:r w:rsidR="002D7854">
        <w:t xml:space="preserve"> </w:t>
      </w:r>
      <w:r w:rsidR="007618BF" w:rsidRPr="002D7854">
        <w:t xml:space="preserve">os algoritmos ou métodos </w:t>
      </w:r>
      <w:r w:rsidR="002F2067">
        <w:t>de aprendizado de máquina KNN, SVM e</w:t>
      </w:r>
      <w:r w:rsidR="007618BF" w:rsidRPr="002D7854">
        <w:t xml:space="preserve"> </w:t>
      </w:r>
      <w:del w:id="80" w:author="Andreza Sartori" w:date="2022-12-16T11:17:00Z">
        <w:r w:rsidR="007618BF" w:rsidRPr="002D7854" w:rsidDel="00604359">
          <w:delText>redes neurais</w:delText>
        </w:r>
      </w:del>
      <w:ins w:id="81" w:author="Andreza Sartori" w:date="2022-12-16T11:17:00Z">
        <w:r w:rsidR="00604359">
          <w:t>RNA</w:t>
        </w:r>
      </w:ins>
      <w:r w:rsidR="0013244D">
        <w:t xml:space="preserve"> tendo como intuito</w:t>
      </w:r>
      <w:r w:rsidR="007618BF" w:rsidRPr="002D7854">
        <w:t xml:space="preserve"> emula</w:t>
      </w:r>
      <w:ins w:id="82" w:author="Andreza Sartori" w:date="2022-12-16T11:17:00Z">
        <w:r w:rsidR="00604359">
          <w:t>r</w:t>
        </w:r>
      </w:ins>
      <w:r w:rsidR="007618BF" w:rsidRPr="002D7854">
        <w:t xml:space="preserve"> a capacidade do ser humano de reconhecer uma </w:t>
      </w:r>
      <w:del w:id="83" w:author="Andreza Sartori" w:date="2022-12-16T11:17:00Z">
        <w:r w:rsidR="007618BF" w:rsidRPr="002D7854" w:rsidDel="00604359">
          <w:delText xml:space="preserve">imensa </w:delText>
        </w:r>
      </w:del>
      <w:ins w:id="84" w:author="Andreza Sartori" w:date="2022-12-16T11:17:00Z">
        <w:r w:rsidR="00604359">
          <w:t>grande</w:t>
        </w:r>
        <w:r w:rsidR="00604359" w:rsidRPr="002D7854">
          <w:t xml:space="preserve"> </w:t>
        </w:r>
      </w:ins>
      <w:r w:rsidR="007618BF" w:rsidRPr="002D7854">
        <w:t xml:space="preserve">variedade de objetos, animais, </w:t>
      </w:r>
      <w:r w:rsidR="00AE6D22" w:rsidRPr="002D7854">
        <w:t>faces etc.</w:t>
      </w:r>
    </w:p>
    <w:p w14:paraId="465AAC4C" w14:textId="3A9E7AE3" w:rsidR="00C3489E" w:rsidRPr="00682C61" w:rsidRDefault="00C3489E" w:rsidP="00C3489E">
      <w:pPr>
        <w:pStyle w:val="Ttulo2"/>
      </w:pPr>
      <w:bookmarkStart w:id="85" w:name="_Ref120655457"/>
      <w:r w:rsidRPr="00C3489E">
        <w:t>Rede Neural Convolucional</w:t>
      </w:r>
      <w:bookmarkEnd w:id="85"/>
    </w:p>
    <w:p w14:paraId="040BD6EA" w14:textId="3EDB0C7A" w:rsidR="00EA1F2F" w:rsidRDefault="00EA1F2F" w:rsidP="00EA1F2F">
      <w:pPr>
        <w:pStyle w:val="TF-TEXTO"/>
      </w:pPr>
      <w:r>
        <w:t>Segundo Rosa (2018), a Rede Neural Convolucional</w:t>
      </w:r>
      <w:r w:rsidR="00920E4A">
        <w:t>, ou inglês C</w:t>
      </w:r>
      <w:r w:rsidR="00920E4A" w:rsidRPr="00920E4A">
        <w:t xml:space="preserve">onvolutional </w:t>
      </w:r>
      <w:r w:rsidR="00920E4A">
        <w:t>N</w:t>
      </w:r>
      <w:r w:rsidR="00920E4A" w:rsidRPr="00920E4A">
        <w:t xml:space="preserve">eural </w:t>
      </w:r>
      <w:r w:rsidR="00920E4A">
        <w:t>N</w:t>
      </w:r>
      <w:r w:rsidR="00920E4A" w:rsidRPr="00920E4A">
        <w:t>etwork</w:t>
      </w:r>
      <w:r w:rsidR="00920E4A">
        <w:t xml:space="preserve"> </w:t>
      </w:r>
      <w:r>
        <w:t>(CNN)</w:t>
      </w:r>
      <w:r w:rsidR="00920E4A">
        <w:t>,</w:t>
      </w:r>
      <w:r>
        <w:t xml:space="preserve"> é uma classe da rede neural artificial que </w:t>
      </w:r>
      <w:r w:rsidR="00920E4A">
        <w:t>está sendo</w:t>
      </w:r>
      <w:r>
        <w:t xml:space="preserve"> aplicada no processamento e análise de imagens digitais. A CNN é uma variante da rede </w:t>
      </w:r>
      <w:r w:rsidRPr="00E73460">
        <w:rPr>
          <w:i/>
          <w:iCs/>
        </w:rPr>
        <w:t>perceptrons</w:t>
      </w:r>
      <w:r>
        <w:t xml:space="preserve"> de múltiplas camadas, e foi inspirada no processo biológico de processamentos de dados visuais.</w:t>
      </w:r>
    </w:p>
    <w:p w14:paraId="4C98BAFA" w14:textId="0DC0CD40" w:rsidR="00FC48B4" w:rsidRDefault="00FC48B4" w:rsidP="00FC48B4">
      <w:pPr>
        <w:pStyle w:val="TF-TEXTO"/>
      </w:pPr>
      <w:r>
        <w:rPr>
          <w:color w:val="000000"/>
        </w:rPr>
        <w:t xml:space="preserve">Segundo </w:t>
      </w:r>
      <w:r w:rsidRPr="009279A7">
        <w:rPr>
          <w:color w:val="000000"/>
        </w:rPr>
        <w:t>Vinayakumar, Soman e Poornachandran</w:t>
      </w:r>
      <w:r>
        <w:rPr>
          <w:color w:val="000000"/>
        </w:rPr>
        <w:t xml:space="preserve"> (2017</w:t>
      </w:r>
      <w:r w:rsidR="009279A7">
        <w:rPr>
          <w:color w:val="000000"/>
        </w:rPr>
        <w:t>)</w:t>
      </w:r>
      <w:r>
        <w:rPr>
          <w:color w:val="000000"/>
        </w:rPr>
        <w:t xml:space="preserve">, a CNN “é composta por uma camada </w:t>
      </w:r>
      <w:r w:rsidRPr="00E77E36">
        <w:rPr>
          <w:rFonts w:ascii="Courier New" w:hAnsi="Courier New" w:cs="Courier New"/>
          <w:color w:val="000000"/>
          <w:sz w:val="18"/>
          <w:szCs w:val="18"/>
        </w:rPr>
        <w:t>convolution 1D</w:t>
      </w:r>
      <w:r>
        <w:rPr>
          <w:color w:val="000000"/>
        </w:rPr>
        <w:t xml:space="preserve">, uma camada </w:t>
      </w:r>
      <w:r w:rsidRPr="00E77E36">
        <w:rPr>
          <w:rFonts w:ascii="Courier New" w:hAnsi="Courier New" w:cs="Courier New"/>
          <w:color w:val="000000"/>
          <w:sz w:val="18"/>
          <w:szCs w:val="18"/>
        </w:rPr>
        <w:t>pooling 1D</w:t>
      </w:r>
      <w:r>
        <w:rPr>
          <w:color w:val="000000"/>
        </w:rPr>
        <w:t xml:space="preserve">, uma camada </w:t>
      </w:r>
      <w:r w:rsidRPr="00E77E36">
        <w:rPr>
          <w:rFonts w:ascii="Courier New" w:hAnsi="Courier New" w:cs="Courier New"/>
          <w:color w:val="000000"/>
          <w:sz w:val="18"/>
          <w:szCs w:val="18"/>
        </w:rPr>
        <w:t>fully connected</w:t>
      </w:r>
      <w:r>
        <w:rPr>
          <w:color w:val="000000"/>
        </w:rPr>
        <w:t xml:space="preserve"> e uma função não linear de ativação </w:t>
      </w:r>
      <w:r w:rsidRPr="00E77E36">
        <w:rPr>
          <w:rFonts w:ascii="Courier New" w:hAnsi="Courier New" w:cs="Courier New"/>
          <w:color w:val="000000"/>
          <w:sz w:val="18"/>
          <w:szCs w:val="18"/>
        </w:rPr>
        <w:t>ReLU</w:t>
      </w:r>
      <w:r>
        <w:rPr>
          <w:color w:val="000000"/>
        </w:rPr>
        <w:t xml:space="preserve">” e é uma extensão das tradicionais Feedforward Neural Networks (FNN). Na </w:t>
      </w:r>
      <w:r w:rsidR="009279A7">
        <w:rPr>
          <w:color w:val="000000"/>
        </w:rPr>
        <w:fldChar w:fldCharType="begin"/>
      </w:r>
      <w:r w:rsidR="009279A7">
        <w:rPr>
          <w:color w:val="000000"/>
        </w:rPr>
        <w:instrText xml:space="preserve"> REF _Ref121395913 \h </w:instrText>
      </w:r>
      <w:r w:rsidR="009279A7">
        <w:rPr>
          <w:color w:val="000000"/>
        </w:rPr>
      </w:r>
      <w:r w:rsidR="009279A7">
        <w:rPr>
          <w:color w:val="000000"/>
        </w:rPr>
        <w:fldChar w:fldCharType="separate"/>
      </w:r>
      <w:r w:rsidR="009279A7">
        <w:t xml:space="preserve">Figura </w:t>
      </w:r>
      <w:r w:rsidR="009279A7">
        <w:rPr>
          <w:noProof/>
        </w:rPr>
        <w:t>7</w:t>
      </w:r>
      <w:r w:rsidR="009279A7">
        <w:rPr>
          <w:color w:val="000000"/>
        </w:rPr>
        <w:fldChar w:fldCharType="end"/>
      </w:r>
      <w:r w:rsidR="009279A7">
        <w:rPr>
          <w:color w:val="000000"/>
        </w:rPr>
        <w:t xml:space="preserve"> </w:t>
      </w:r>
      <w:r>
        <w:rPr>
          <w:color w:val="000000"/>
        </w:rPr>
        <w:t>pode-se observar uma clássica arquitetura CNN.</w:t>
      </w:r>
      <w:r>
        <w:t xml:space="preserve"> </w:t>
      </w:r>
    </w:p>
    <w:p w14:paraId="1A49D866" w14:textId="59FD0DA4" w:rsidR="00FC48B4" w:rsidRDefault="009279A7" w:rsidP="009279A7">
      <w:pPr>
        <w:pStyle w:val="TF-LEGENDA"/>
      </w:pPr>
      <w:bookmarkStart w:id="86" w:name="_Ref121395913"/>
      <w:r>
        <w:t xml:space="preserve">Figura </w:t>
      </w:r>
      <w:fldSimple w:instr=" SEQ Figura \* ARABIC ">
        <w:r>
          <w:rPr>
            <w:noProof/>
          </w:rPr>
          <w:t>7</w:t>
        </w:r>
      </w:fldSimple>
      <w:bookmarkEnd w:id="86"/>
      <w:r>
        <w:t xml:space="preserve"> –</w:t>
      </w:r>
      <w:r w:rsidR="00FC48B4">
        <w:t xml:space="preserve"> A</w:t>
      </w:r>
      <w:r w:rsidR="00FC48B4" w:rsidRPr="00501776">
        <w:t xml:space="preserve">rquitetura </w:t>
      </w:r>
      <w:r>
        <w:t xml:space="preserve">da </w:t>
      </w:r>
      <w:r w:rsidR="00FC48B4" w:rsidRPr="00501776">
        <w:t>CNN</w:t>
      </w:r>
    </w:p>
    <w:p w14:paraId="1DFF70C9" w14:textId="77777777" w:rsidR="00FC48B4" w:rsidRDefault="00FC48B4" w:rsidP="00FC48B4">
      <w:pPr>
        <w:pStyle w:val="TF-FIGURA"/>
      </w:pPr>
      <w:r>
        <w:rPr>
          <w:noProof/>
        </w:rPr>
        <w:drawing>
          <wp:inline distT="0" distB="0" distL="0" distR="0" wp14:anchorId="432C0F7B" wp14:editId="0C5AB203">
            <wp:extent cx="5028438" cy="1717735"/>
            <wp:effectExtent l="19050" t="19050" r="20320" b="15875"/>
            <wp:docPr id="3" name="Imagem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t="18629" b="4732"/>
                    <a:stretch/>
                  </pic:blipFill>
                  <pic:spPr bwMode="auto">
                    <a:xfrm>
                      <a:off x="0" y="0"/>
                      <a:ext cx="5234608" cy="1788163"/>
                    </a:xfrm>
                    <a:prstGeom prst="rect">
                      <a:avLst/>
                    </a:prstGeom>
                    <a:noFill/>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969D8B" w14:textId="6A01531E" w:rsidR="00FC48B4" w:rsidRPr="009279A7" w:rsidRDefault="00FC48B4" w:rsidP="009279A7">
      <w:pPr>
        <w:pStyle w:val="TF-FONTE"/>
      </w:pPr>
      <w:r w:rsidRPr="009279A7">
        <w:t xml:space="preserve">Fonte: </w:t>
      </w:r>
      <w:r w:rsidR="00DF3DF8">
        <w:t>Miyazaki</w:t>
      </w:r>
      <w:r w:rsidR="00DF3DF8" w:rsidRPr="00561756">
        <w:t xml:space="preserve"> (20</w:t>
      </w:r>
      <w:r w:rsidR="00DF3DF8">
        <w:t>17</w:t>
      </w:r>
      <w:r w:rsidR="00DF3DF8" w:rsidRPr="00561756">
        <w:t>).</w:t>
      </w:r>
    </w:p>
    <w:p w14:paraId="0C26C520" w14:textId="46E838AA" w:rsidR="00FC48B4" w:rsidRDefault="00FC48B4" w:rsidP="00FC48B4">
      <w:pPr>
        <w:pStyle w:val="TF-TEXTO"/>
      </w:pPr>
      <w:r w:rsidRPr="00081ACB">
        <w:rPr>
          <w:color w:val="000000"/>
        </w:rPr>
        <w:t xml:space="preserve">A partir da </w:t>
      </w:r>
      <w:r w:rsidR="009279A7">
        <w:rPr>
          <w:color w:val="000000"/>
        </w:rPr>
        <w:fldChar w:fldCharType="begin"/>
      </w:r>
      <w:r w:rsidR="009279A7">
        <w:rPr>
          <w:color w:val="000000"/>
        </w:rPr>
        <w:instrText xml:space="preserve"> REF _Ref121395913 \h </w:instrText>
      </w:r>
      <w:r w:rsidR="009279A7">
        <w:rPr>
          <w:color w:val="000000"/>
        </w:rPr>
      </w:r>
      <w:r w:rsidR="009279A7">
        <w:rPr>
          <w:color w:val="000000"/>
        </w:rPr>
        <w:fldChar w:fldCharType="separate"/>
      </w:r>
      <w:r w:rsidR="009279A7">
        <w:t xml:space="preserve">Figura </w:t>
      </w:r>
      <w:r w:rsidR="009279A7">
        <w:rPr>
          <w:noProof/>
        </w:rPr>
        <w:t>7</w:t>
      </w:r>
      <w:r w:rsidR="009279A7">
        <w:rPr>
          <w:color w:val="000000"/>
        </w:rPr>
        <w:fldChar w:fldCharType="end"/>
      </w:r>
      <w:r w:rsidR="009279A7">
        <w:rPr>
          <w:color w:val="000000"/>
        </w:rPr>
        <w:t xml:space="preserve"> </w:t>
      </w:r>
      <w:r w:rsidRPr="00081ACB">
        <w:rPr>
          <w:color w:val="000000"/>
        </w:rPr>
        <w:t>pode</w:t>
      </w:r>
      <w:r w:rsidR="009279A7">
        <w:rPr>
          <w:color w:val="000000"/>
        </w:rPr>
        <w:t>-se</w:t>
      </w:r>
      <w:r w:rsidRPr="00081ACB">
        <w:rPr>
          <w:color w:val="000000"/>
        </w:rPr>
        <w:t xml:space="preserve"> observar que uma CNN é composta </w:t>
      </w:r>
      <w:r>
        <w:rPr>
          <w:color w:val="000000"/>
        </w:rPr>
        <w:t>pelas seguintes camadas</w:t>
      </w:r>
      <w:r w:rsidRPr="00081ACB">
        <w:rPr>
          <w:color w:val="000000"/>
        </w:rPr>
        <w:t xml:space="preserve">: </w:t>
      </w:r>
      <w:r w:rsidRPr="00081ACB">
        <w:t xml:space="preserve">(a) </w:t>
      </w:r>
      <w:r w:rsidRPr="00325923">
        <w:rPr>
          <w:rFonts w:ascii="Courier New" w:hAnsi="Courier New" w:cs="Courier New"/>
          <w:color w:val="000000"/>
          <w:sz w:val="18"/>
          <w:szCs w:val="18"/>
        </w:rPr>
        <w:t>input</w:t>
      </w:r>
      <w:r w:rsidRPr="00081ACB">
        <w:t xml:space="preserve">, corresponde à imagem de entrada; (b) </w:t>
      </w:r>
      <w:r w:rsidRPr="00325923">
        <w:rPr>
          <w:rFonts w:ascii="Courier New" w:hAnsi="Courier New" w:cs="Courier New"/>
          <w:color w:val="000000"/>
          <w:sz w:val="18"/>
          <w:szCs w:val="18"/>
        </w:rPr>
        <w:t>convolution</w:t>
      </w:r>
      <w:r w:rsidRPr="00081ACB">
        <w:t xml:space="preserve">, </w:t>
      </w:r>
      <w:r w:rsidRPr="00081ACB">
        <w:rPr>
          <w:color w:val="000000"/>
        </w:rPr>
        <w:t xml:space="preserve">é uma camada composta por uma série de filtros os quais </w:t>
      </w:r>
      <w:r w:rsidRPr="00081ACB">
        <w:t xml:space="preserve">são chamados de </w:t>
      </w:r>
      <w:r w:rsidRPr="00081ACB">
        <w:rPr>
          <w:i/>
          <w:iCs/>
        </w:rPr>
        <w:t>kernel</w:t>
      </w:r>
      <w:r w:rsidRPr="00081ACB">
        <w:t xml:space="preserve"> e representam uma característica cada. Caso o filtro passe pela imagem e encontre algo que corresponda ao que está procurando, a operação </w:t>
      </w:r>
      <w:r w:rsidRPr="00C449D7">
        <w:rPr>
          <w:rFonts w:ascii="Courier New" w:hAnsi="Courier New" w:cs="Courier New"/>
          <w:color w:val="000000"/>
          <w:sz w:val="18"/>
          <w:szCs w:val="18"/>
        </w:rPr>
        <w:t>convolucional</w:t>
      </w:r>
      <w:r w:rsidRPr="00081ACB">
        <w:t xml:space="preserve"> gerará um grande número, ativando assim o filtro para tal característica. Caso contrário, o filtro não é ativado; </w:t>
      </w:r>
      <w:commentRangeStart w:id="87"/>
      <w:r w:rsidRPr="00081ACB">
        <w:t>(c)</w:t>
      </w:r>
      <w:commentRangeEnd w:id="87"/>
      <w:r w:rsidR="00A624E4">
        <w:rPr>
          <w:rStyle w:val="Refdecomentrio"/>
        </w:rPr>
        <w:commentReference w:id="87"/>
      </w:r>
      <w:r w:rsidRPr="00081ACB">
        <w:t xml:space="preserve"> </w:t>
      </w:r>
      <w:r w:rsidRPr="00325923">
        <w:rPr>
          <w:rFonts w:ascii="Courier New" w:hAnsi="Courier New" w:cs="Courier New"/>
          <w:color w:val="000000"/>
          <w:sz w:val="18"/>
          <w:szCs w:val="18"/>
        </w:rPr>
        <w:t>relu</w:t>
      </w:r>
      <w:r w:rsidRPr="00081ACB">
        <w:t xml:space="preserve">, que </w:t>
      </w:r>
      <w:r w:rsidRPr="00081ACB">
        <w:rPr>
          <w:color w:val="000000"/>
        </w:rPr>
        <w:t xml:space="preserve">é uma camada de ativação a qual está presente após a camada </w:t>
      </w:r>
      <w:r w:rsidRPr="00C449D7">
        <w:rPr>
          <w:rFonts w:ascii="Courier New" w:hAnsi="Courier New" w:cs="Courier New"/>
          <w:color w:val="000000"/>
          <w:sz w:val="18"/>
          <w:szCs w:val="18"/>
        </w:rPr>
        <w:t>convolucional</w:t>
      </w:r>
      <w:r w:rsidRPr="00081ACB">
        <w:rPr>
          <w:color w:val="000000"/>
        </w:rPr>
        <w:t xml:space="preserve"> (item b) e </w:t>
      </w:r>
      <w:r>
        <w:rPr>
          <w:color w:val="000000"/>
        </w:rPr>
        <w:t xml:space="preserve">que </w:t>
      </w:r>
      <w:r w:rsidRPr="00081ACB">
        <w:rPr>
          <w:color w:val="000000"/>
        </w:rPr>
        <w:t xml:space="preserve">ajuda a rede com a aprendizagem das funções difíceis e também com a redução do </w:t>
      </w:r>
      <w:r w:rsidRPr="00081ACB">
        <w:rPr>
          <w:i/>
          <w:color w:val="000000"/>
        </w:rPr>
        <w:t>overfitting</w:t>
      </w:r>
      <w:r w:rsidRPr="00081ACB">
        <w:t xml:space="preserve">; (d) </w:t>
      </w:r>
      <w:r w:rsidRPr="00325923">
        <w:rPr>
          <w:rFonts w:ascii="Courier New" w:hAnsi="Courier New" w:cs="Courier New"/>
          <w:color w:val="000000"/>
          <w:sz w:val="18"/>
          <w:szCs w:val="18"/>
        </w:rPr>
        <w:t>pooling</w:t>
      </w:r>
      <w:r w:rsidRPr="00081ACB">
        <w:t xml:space="preserve">, é um vetor de transformação escalar, o qual, assim como as convoluções, opera em cada região da imagem. </w:t>
      </w:r>
      <w:r w:rsidRPr="00081ACB">
        <w:rPr>
          <w:color w:val="000000"/>
        </w:rPr>
        <w:t xml:space="preserve">Krinski e Todt (2019) apontam que nesta camada um filtro passa sobre o dado de entrada (item a) e as operações </w:t>
      </w:r>
      <w:r w:rsidRPr="004A246C">
        <w:rPr>
          <w:rFonts w:ascii="Courier New" w:hAnsi="Courier New" w:cs="Courier New"/>
          <w:color w:val="000000"/>
          <w:sz w:val="18"/>
          <w:szCs w:val="18"/>
        </w:rPr>
        <w:t>max</w:t>
      </w:r>
      <w:r w:rsidRPr="004A246C">
        <w:rPr>
          <w:color w:val="000000"/>
          <w:sz w:val="18"/>
          <w:szCs w:val="18"/>
        </w:rPr>
        <w:t xml:space="preserve"> </w:t>
      </w:r>
      <w:r w:rsidRPr="00081ACB">
        <w:rPr>
          <w:color w:val="000000"/>
        </w:rPr>
        <w:t xml:space="preserve">(máximo), </w:t>
      </w:r>
      <w:r w:rsidRPr="004A246C">
        <w:rPr>
          <w:rFonts w:ascii="Courier New" w:hAnsi="Courier New" w:cs="Courier New"/>
          <w:color w:val="000000"/>
          <w:sz w:val="18"/>
          <w:szCs w:val="18"/>
        </w:rPr>
        <w:t>min</w:t>
      </w:r>
      <w:r w:rsidRPr="00081ACB">
        <w:rPr>
          <w:color w:val="000000"/>
        </w:rPr>
        <w:t xml:space="preserve"> (mínimo) e </w:t>
      </w:r>
      <w:r w:rsidRPr="004A246C">
        <w:rPr>
          <w:rFonts w:ascii="Courier New" w:hAnsi="Courier New" w:cs="Courier New"/>
          <w:color w:val="000000"/>
          <w:sz w:val="18"/>
          <w:szCs w:val="18"/>
        </w:rPr>
        <w:t>avg</w:t>
      </w:r>
      <w:r w:rsidRPr="00081ACB">
        <w:rPr>
          <w:color w:val="000000"/>
        </w:rPr>
        <w:t xml:space="preserve"> (média) de </w:t>
      </w:r>
      <w:r w:rsidRPr="00C449D7">
        <w:rPr>
          <w:rFonts w:ascii="Courier New" w:hAnsi="Courier New" w:cs="Courier New"/>
          <w:color w:val="000000"/>
          <w:sz w:val="18"/>
          <w:szCs w:val="18"/>
        </w:rPr>
        <w:t>pooling</w:t>
      </w:r>
      <w:r w:rsidRPr="00081ACB">
        <w:rPr>
          <w:color w:val="000000"/>
        </w:rPr>
        <w:t xml:space="preserve"> são aplicadas</w:t>
      </w:r>
      <w:r w:rsidRPr="00081ACB">
        <w:t xml:space="preserve">; (e) </w:t>
      </w:r>
      <w:r w:rsidRPr="00325923">
        <w:rPr>
          <w:rFonts w:ascii="Courier New" w:hAnsi="Courier New" w:cs="Courier New"/>
          <w:color w:val="000000"/>
          <w:sz w:val="18"/>
          <w:szCs w:val="18"/>
        </w:rPr>
        <w:t>flatten</w:t>
      </w:r>
      <w:r w:rsidRPr="00081ACB">
        <w:t xml:space="preserve">, essa camada costuma ser usada na divisão das duas partes da CNN: Hidden layer e Classification. Segundo Wang </w:t>
      </w:r>
      <w:r w:rsidRPr="00081ACB">
        <w:rPr>
          <w:i/>
        </w:rPr>
        <w:t>et al</w:t>
      </w:r>
      <w:r w:rsidRPr="00081ACB">
        <w:t xml:space="preserve">. (2020), é uma camada de nivelamento muitas vezes necessária antes da classificação para que a camada </w:t>
      </w:r>
      <w:r w:rsidRPr="00C449D7">
        <w:rPr>
          <w:rFonts w:ascii="Courier New" w:hAnsi="Courier New" w:cs="Courier New"/>
          <w:color w:val="000000"/>
          <w:sz w:val="18"/>
          <w:szCs w:val="18"/>
        </w:rPr>
        <w:t>fully concected</w:t>
      </w:r>
      <w:r w:rsidRPr="00081ACB">
        <w:t xml:space="preserve"> (item f) possa realizar as classificações; (f) </w:t>
      </w:r>
      <w:r w:rsidRPr="00325923">
        <w:rPr>
          <w:rFonts w:ascii="Courier New" w:hAnsi="Courier New" w:cs="Courier New"/>
          <w:color w:val="000000"/>
          <w:sz w:val="18"/>
          <w:szCs w:val="18"/>
        </w:rPr>
        <w:t>fully connected</w:t>
      </w:r>
      <w:r w:rsidRPr="00081ACB">
        <w:t xml:space="preserve"> </w:t>
      </w:r>
      <w:r w:rsidRPr="00081ACB">
        <w:rPr>
          <w:color w:val="000000"/>
        </w:rPr>
        <w:t xml:space="preserve">é uma </w:t>
      </w:r>
      <w:r w:rsidRPr="00C449D7">
        <w:rPr>
          <w:i/>
          <w:iCs/>
        </w:rPr>
        <w:t>Perceptron</w:t>
      </w:r>
      <w:r>
        <w:t xml:space="preserve"> multicamada</w:t>
      </w:r>
      <w:r w:rsidRPr="00081ACB">
        <w:t xml:space="preserve"> composta por três outras camadas, sendo elas: (</w:t>
      </w:r>
      <w:r>
        <w:t>i</w:t>
      </w:r>
      <w:r w:rsidRPr="00081ACB">
        <w:t xml:space="preserve">) </w:t>
      </w:r>
      <w:r w:rsidRPr="00DF312E">
        <w:rPr>
          <w:rFonts w:ascii="Courier New" w:hAnsi="Courier New" w:cs="Courier New"/>
          <w:color w:val="000000"/>
          <w:sz w:val="18"/>
          <w:szCs w:val="18"/>
        </w:rPr>
        <w:t>input</w:t>
      </w:r>
      <w:r w:rsidRPr="00081ACB">
        <w:t>: camada para qual a CNN manda as características geradas; (</w:t>
      </w:r>
      <w:r>
        <w:t>ii</w:t>
      </w:r>
      <w:r w:rsidRPr="00081ACB">
        <w:t xml:space="preserve">) </w:t>
      </w:r>
      <w:r w:rsidRPr="00DF312E">
        <w:rPr>
          <w:rFonts w:ascii="Courier New" w:hAnsi="Courier New" w:cs="Courier New"/>
          <w:color w:val="000000"/>
          <w:sz w:val="18"/>
          <w:szCs w:val="18"/>
        </w:rPr>
        <w:t>hidden</w:t>
      </w:r>
      <w:r w:rsidRPr="00081ACB">
        <w:t xml:space="preserve">: é uma sequência de neurônios que aprenderão durante o treino da CNN. Pode haver mais de uma camada </w:t>
      </w:r>
      <w:r w:rsidRPr="00DF312E">
        <w:rPr>
          <w:rFonts w:ascii="Courier New" w:hAnsi="Courier New" w:cs="Courier New"/>
          <w:color w:val="000000"/>
          <w:sz w:val="18"/>
          <w:szCs w:val="18"/>
        </w:rPr>
        <w:t>hidden</w:t>
      </w:r>
      <w:r w:rsidRPr="00081ACB">
        <w:t xml:space="preserve"> em uma </w:t>
      </w:r>
      <w:r w:rsidRPr="00DF312E">
        <w:rPr>
          <w:i/>
          <w:iCs/>
        </w:rPr>
        <w:t>perceptron</w:t>
      </w:r>
      <w:r w:rsidRPr="00081ACB">
        <w:t xml:space="preserve"> multicamadas; (</w:t>
      </w:r>
      <w:r>
        <w:t>iii</w:t>
      </w:r>
      <w:r w:rsidRPr="00081ACB">
        <w:t xml:space="preserve">) </w:t>
      </w:r>
      <w:r w:rsidRPr="00DF312E">
        <w:rPr>
          <w:rFonts w:ascii="Courier New" w:hAnsi="Courier New" w:cs="Courier New"/>
          <w:color w:val="000000"/>
          <w:sz w:val="18"/>
          <w:szCs w:val="18"/>
        </w:rPr>
        <w:t>output</w:t>
      </w:r>
      <w:r w:rsidRPr="00081ACB">
        <w:t xml:space="preserve">: é também uma sequência de neurônios, porém com ativação diferente; (g) </w:t>
      </w:r>
      <w:r w:rsidRPr="00081ACB">
        <w:rPr>
          <w:color w:val="000000"/>
        </w:rPr>
        <w:t xml:space="preserve">a função </w:t>
      </w:r>
      <w:r w:rsidRPr="00DF312E">
        <w:rPr>
          <w:rFonts w:ascii="Courier New" w:hAnsi="Courier New" w:cs="Courier New"/>
          <w:color w:val="000000"/>
          <w:sz w:val="18"/>
          <w:szCs w:val="18"/>
        </w:rPr>
        <w:t>softmax</w:t>
      </w:r>
      <w:r w:rsidRPr="00081ACB">
        <w:rPr>
          <w:color w:val="000000"/>
        </w:rPr>
        <w:t xml:space="preserve"> costuma ser usada em um problema para gerar para cada categoria as suas probabilidades.</w:t>
      </w:r>
      <w:r>
        <w:t xml:space="preserve"> </w:t>
      </w:r>
    </w:p>
    <w:p w14:paraId="1615057F" w14:textId="676DCF22" w:rsidR="00FC48B4" w:rsidRDefault="00FC48B4" w:rsidP="00FC48B4">
      <w:pPr>
        <w:pStyle w:val="TF-TEXTO"/>
      </w:pPr>
      <w:r>
        <w:rPr>
          <w:color w:val="000000"/>
        </w:rPr>
        <w:t xml:space="preserve">De acordo com </w:t>
      </w:r>
      <w:r w:rsidRPr="009279A7">
        <w:rPr>
          <w:color w:val="000000"/>
        </w:rPr>
        <w:t>Shrestha e Mahmood (2019</w:t>
      </w:r>
      <w:r w:rsidR="009279A7" w:rsidRPr="009279A7">
        <w:rPr>
          <w:color w:val="000000"/>
        </w:rPr>
        <w:t>)</w:t>
      </w:r>
      <w:r w:rsidR="00FD2E61">
        <w:rPr>
          <w:color w:val="000000"/>
        </w:rPr>
        <w:t>,</w:t>
      </w:r>
      <w:r w:rsidRPr="009279A7">
        <w:rPr>
          <w:color w:val="000000"/>
        </w:rPr>
        <w:t xml:space="preserve"> a</w:t>
      </w:r>
      <w:r>
        <w:rPr>
          <w:color w:val="000000"/>
        </w:rPr>
        <w:t xml:space="preserve"> implementação de uma </w:t>
      </w:r>
      <w:del w:id="88" w:author="Andreza Sartori" w:date="2022-12-16T11:23:00Z">
        <w:r w:rsidDel="00410EDB">
          <w:rPr>
            <w:color w:val="000000"/>
          </w:rPr>
          <w:delText>rede neural</w:delText>
        </w:r>
      </w:del>
      <w:ins w:id="89" w:author="Andreza Sartori" w:date="2022-12-16T11:23:00Z">
        <w:r w:rsidR="00410EDB">
          <w:rPr>
            <w:color w:val="000000"/>
          </w:rPr>
          <w:t>RNA</w:t>
        </w:r>
      </w:ins>
      <w:r>
        <w:rPr>
          <w:color w:val="000000"/>
        </w:rPr>
        <w:t xml:space="preserve"> é constituída por</w:t>
      </w:r>
      <w:r w:rsidR="00FD2E61">
        <w:rPr>
          <w:color w:val="000000"/>
        </w:rPr>
        <w:t>:</w:t>
      </w:r>
      <w:r>
        <w:rPr>
          <w:color w:val="000000"/>
        </w:rPr>
        <w:t xml:space="preserve"> (1) obter o conjunto de dados de treino e de teste; (2) treinar a rede; (3) fazer a predição com o dado de teste.</w:t>
      </w:r>
      <w:r w:rsidR="00BA34E8">
        <w:rPr>
          <w:color w:val="000000"/>
        </w:rPr>
        <w:t xml:space="preserve"> </w:t>
      </w:r>
      <w:r w:rsidR="00BA34E8" w:rsidRPr="009D7ECC">
        <w:t>Ainda de acordo com os autores, ao longo do tempo, foram criados diversos modelos com o intuito de alcançar objetivos mais específicos</w:t>
      </w:r>
      <w:r w:rsidR="00FD2E61">
        <w:t xml:space="preserve">. </w:t>
      </w:r>
      <w:r w:rsidR="00DF3DF8" w:rsidRPr="00446653">
        <w:t>Ceccon</w:t>
      </w:r>
      <w:r w:rsidRPr="000F2925">
        <w:t xml:space="preserve"> (20</w:t>
      </w:r>
      <w:r w:rsidR="00DF3DF8">
        <w:t>20</w:t>
      </w:r>
      <w:r w:rsidRPr="000F2925">
        <w:t xml:space="preserve">) </w:t>
      </w:r>
      <w:r>
        <w:t>destaca</w:t>
      </w:r>
      <w:r w:rsidRPr="000F2925">
        <w:t xml:space="preserve"> </w:t>
      </w:r>
      <w:r w:rsidR="00FD2E61">
        <w:t>que as CNNs podem ser separadas por funções: (i) reconhecimento de objetos em imagens</w:t>
      </w:r>
      <w:r w:rsidR="007F3E7C">
        <w:t xml:space="preserve">, abrangendo as redes </w:t>
      </w:r>
      <w:r w:rsidR="00FD2E61">
        <w:t xml:space="preserve">AlexNet, GoogleNet, VGG, ResNet e Inception, (ii) Detecção de objetos </w:t>
      </w:r>
      <w:r w:rsidR="00FD2E61">
        <w:lastRenderedPageBreak/>
        <w:t>em imagens (</w:t>
      </w:r>
      <w:r w:rsidR="00FD2E61">
        <w:rPr>
          <w:rStyle w:val="nfase"/>
        </w:rPr>
        <w:t>You Only</w:t>
      </w:r>
      <w:r w:rsidR="00FD2E61">
        <w:t xml:space="preserve"> Look Once - Yolo e Fast R-CNN), (iii) segmentação semântica de objetos em imagens (UNet e SegNet) e (iv) Detecção com segmentação (Mask R-CNN).</w:t>
      </w:r>
      <w:r w:rsidR="00A16343">
        <w:t xml:space="preserve"> </w:t>
      </w:r>
      <w:r w:rsidR="007F3E7C">
        <w:t>Já e</w:t>
      </w:r>
      <w:r w:rsidR="00A16343">
        <w:t xml:space="preserve">m </w:t>
      </w:r>
      <w:r w:rsidR="00A16343" w:rsidRPr="00A16343">
        <w:t>termos de reconhecimento facial,</w:t>
      </w:r>
      <w:r w:rsidR="00FD2E61">
        <w:t xml:space="preserve"> o autor menciona que </w:t>
      </w:r>
      <w:r w:rsidR="00A16343">
        <w:t>a</w:t>
      </w:r>
      <w:r w:rsidR="00A16343" w:rsidRPr="00A16343">
        <w:t xml:space="preserve">tualmente as </w:t>
      </w:r>
      <w:r w:rsidR="00A16343">
        <w:t xml:space="preserve">redes de apresentam </w:t>
      </w:r>
      <w:r w:rsidR="00A16343" w:rsidRPr="00A16343">
        <w:t>melhor performance</w:t>
      </w:r>
      <w:r w:rsidR="00431D2D">
        <w:t xml:space="preserve"> e alta precisão</w:t>
      </w:r>
      <w:r w:rsidR="00A16343" w:rsidRPr="00A16343">
        <w:t xml:space="preserve"> são a Facebook DeepFace e Google FaceNet.</w:t>
      </w:r>
    </w:p>
    <w:p w14:paraId="6BD54095" w14:textId="77777777" w:rsidR="00451B94" w:rsidRDefault="00451B94" w:rsidP="00F83A19">
      <w:pPr>
        <w:pStyle w:val="TF-refernciasbibliogrficasTTULO"/>
      </w:pPr>
      <w:bookmarkStart w:id="90" w:name="_Toc351015602"/>
      <w:bookmarkEnd w:id="40"/>
      <w:bookmarkEnd w:id="41"/>
      <w:bookmarkEnd w:id="42"/>
      <w:bookmarkEnd w:id="43"/>
      <w:bookmarkEnd w:id="44"/>
      <w:bookmarkEnd w:id="45"/>
      <w:bookmarkEnd w:id="46"/>
      <w:r>
        <w:t>Referências</w:t>
      </w:r>
      <w:bookmarkEnd w:id="90"/>
    </w:p>
    <w:p w14:paraId="37A978EE" w14:textId="5A317994" w:rsidR="00A479BD" w:rsidRDefault="00A479BD" w:rsidP="00A479BD">
      <w:pPr>
        <w:pStyle w:val="TF-REFERNCIASITEM0"/>
        <w:rPr>
          <w:szCs w:val="18"/>
        </w:rPr>
      </w:pPr>
      <w:r w:rsidRPr="0058076B">
        <w:rPr>
          <w:szCs w:val="18"/>
        </w:rPr>
        <w:t>ALMEIDA, J</w:t>
      </w:r>
      <w:r w:rsidR="00E03870">
        <w:rPr>
          <w:szCs w:val="18"/>
        </w:rPr>
        <w:t>oão</w:t>
      </w:r>
      <w:r w:rsidRPr="0058076B">
        <w:rPr>
          <w:szCs w:val="18"/>
        </w:rPr>
        <w:t xml:space="preserve"> M.</w:t>
      </w:r>
      <w:r w:rsidR="00E03870">
        <w:rPr>
          <w:szCs w:val="18"/>
        </w:rPr>
        <w:t>; BENTO, H</w:t>
      </w:r>
      <w:r w:rsidR="005B06F3">
        <w:rPr>
          <w:szCs w:val="18"/>
        </w:rPr>
        <w:t>éder</w:t>
      </w:r>
      <w:r>
        <w:rPr>
          <w:szCs w:val="18"/>
        </w:rPr>
        <w:t>.</w:t>
      </w:r>
      <w:r w:rsidRPr="0058076B">
        <w:rPr>
          <w:szCs w:val="18"/>
        </w:rPr>
        <w:t xml:space="preserve"> </w:t>
      </w:r>
      <w:r w:rsidRPr="0058076B">
        <w:rPr>
          <w:b/>
          <w:szCs w:val="18"/>
        </w:rPr>
        <w:t>Biometria: Reconhecimento Facial</w:t>
      </w:r>
      <w:r w:rsidRPr="0058076B">
        <w:rPr>
          <w:szCs w:val="18"/>
        </w:rPr>
        <w:t xml:space="preserve">. Disponível em: &lt;http://www.sinfic.pt/SinficWeb/displayconteudo.do2?numero=44661&gt;.  Acessado em: </w:t>
      </w:r>
      <w:r>
        <w:rPr>
          <w:szCs w:val="18"/>
        </w:rPr>
        <w:t>2</w:t>
      </w:r>
      <w:r w:rsidRPr="0058076B">
        <w:rPr>
          <w:szCs w:val="18"/>
        </w:rPr>
        <w:t xml:space="preserve">0 </w:t>
      </w:r>
      <w:r>
        <w:rPr>
          <w:szCs w:val="18"/>
        </w:rPr>
        <w:t>nov</w:t>
      </w:r>
      <w:r w:rsidRPr="0058076B">
        <w:rPr>
          <w:szCs w:val="18"/>
        </w:rPr>
        <w:t>. 20</w:t>
      </w:r>
      <w:r>
        <w:rPr>
          <w:szCs w:val="18"/>
        </w:rPr>
        <w:t>22</w:t>
      </w:r>
      <w:r w:rsidRPr="0058076B">
        <w:rPr>
          <w:szCs w:val="18"/>
        </w:rPr>
        <w:t>.</w:t>
      </w:r>
    </w:p>
    <w:p w14:paraId="08AD834C" w14:textId="60894AEF" w:rsidR="00D7655C" w:rsidRDefault="00D7655C" w:rsidP="007D637C">
      <w:pPr>
        <w:pStyle w:val="TF-REFERNCIASITEM0"/>
        <w:rPr>
          <w:lang w:val="en-US"/>
        </w:rPr>
      </w:pPr>
      <w:r w:rsidRPr="00446653">
        <w:t xml:space="preserve">CECCON, Denny. </w:t>
      </w:r>
      <w:r w:rsidRPr="00446653">
        <w:rPr>
          <w:b/>
          <w:bCs/>
        </w:rPr>
        <w:t>Os tipos de redes neurais.</w:t>
      </w:r>
      <w:r w:rsidRPr="00446653">
        <w:t xml:space="preserve"> 2020. Disponível em: &lt;https://iaexpert.academy/2020/06/08/os-tipos-de-redes-neurais/&gt;. </w:t>
      </w:r>
      <w:r w:rsidRPr="0049378B">
        <w:rPr>
          <w:lang w:val="en-US"/>
        </w:rPr>
        <w:t xml:space="preserve">Acesso em: </w:t>
      </w:r>
      <w:r>
        <w:rPr>
          <w:lang w:val="en-US"/>
        </w:rPr>
        <w:t>07</w:t>
      </w:r>
      <w:r w:rsidRPr="0049378B">
        <w:rPr>
          <w:lang w:val="en-US"/>
        </w:rPr>
        <w:t xml:space="preserve"> </w:t>
      </w:r>
      <w:r>
        <w:rPr>
          <w:lang w:val="en-US"/>
        </w:rPr>
        <w:t>dez</w:t>
      </w:r>
      <w:r w:rsidRPr="0049378B">
        <w:rPr>
          <w:lang w:val="en-US"/>
        </w:rPr>
        <w:t>. 2022.</w:t>
      </w:r>
    </w:p>
    <w:p w14:paraId="12634899" w14:textId="700487C9" w:rsidR="002B67FD" w:rsidRPr="00446653" w:rsidRDefault="002B67FD" w:rsidP="002B67FD">
      <w:pPr>
        <w:pStyle w:val="TF-REFERNCIASITEM0"/>
      </w:pPr>
      <w:r w:rsidRPr="00443546">
        <w:rPr>
          <w:lang w:val="en-US"/>
        </w:rPr>
        <w:t xml:space="preserve">DALAL, Navneet; TRIGGS, Bill. Histograms of Oriented Gradients for Human Detection. In: </w:t>
      </w:r>
      <w:r w:rsidRPr="002B67FD">
        <w:rPr>
          <w:lang w:val="en-US"/>
        </w:rPr>
        <w:t>2005 IEEE COMPUTER SOCIETY CONFERENCE VISION AND PATTERN RECOGNITION</w:t>
      </w:r>
      <w:r w:rsidRPr="00443546">
        <w:rPr>
          <w:lang w:val="en-US"/>
        </w:rPr>
        <w:t>, 2005, [S.</w:t>
      </w:r>
      <w:r>
        <w:rPr>
          <w:lang w:val="en-US"/>
        </w:rPr>
        <w:t>l</w:t>
      </w:r>
      <w:r w:rsidRPr="00443546">
        <w:rPr>
          <w:lang w:val="en-US"/>
        </w:rPr>
        <w:t xml:space="preserve">.], </w:t>
      </w:r>
      <w:r w:rsidRPr="00443546">
        <w:rPr>
          <w:b/>
          <w:lang w:val="en-US"/>
        </w:rPr>
        <w:t>Proceedings...</w:t>
      </w:r>
      <w:r w:rsidRPr="00443546">
        <w:rPr>
          <w:lang w:val="en-US"/>
        </w:rPr>
        <w:t xml:space="preserve"> </w:t>
      </w:r>
      <w:r w:rsidRPr="00446653">
        <w:t>[S.l.]: IEEE, 2005, p. 886-893.</w:t>
      </w:r>
    </w:p>
    <w:p w14:paraId="78DA0C8C" w14:textId="1FB41982" w:rsidR="00E37483" w:rsidRPr="00446653" w:rsidRDefault="00E37483" w:rsidP="002B67FD">
      <w:pPr>
        <w:pStyle w:val="TF-REFERNCIASITEM0"/>
      </w:pPr>
      <w:r w:rsidRPr="00446653">
        <w:t xml:space="preserve">FARIA, Alessandro de Oliveira. </w:t>
      </w:r>
      <w:r w:rsidRPr="00446653">
        <w:rPr>
          <w:b/>
          <w:bCs/>
        </w:rPr>
        <w:t>Biometria: Reconhecimento Facial Livre</w:t>
      </w:r>
      <w:r w:rsidRPr="00446653">
        <w:t>. 2022. Disponível em: &lt;http://www.linhadecodigo.com.br/artigo/1813/biometria-reconhecimento-facial-livre.aspx&gt;. Acessado em: 07 dez. 2022</w:t>
      </w:r>
    </w:p>
    <w:p w14:paraId="2F82E190" w14:textId="4B1420E3" w:rsidR="00654C4C" w:rsidRPr="0012437B" w:rsidRDefault="00654C4C" w:rsidP="007D637C">
      <w:pPr>
        <w:pStyle w:val="TF-REFERNCIASITEM0"/>
      </w:pPr>
      <w:r w:rsidRPr="006F1958">
        <w:t>GOGONI</w:t>
      </w:r>
      <w:r>
        <w:t>,</w:t>
      </w:r>
      <w:r w:rsidRPr="006F1958">
        <w:t xml:space="preserve"> Ronaldo</w:t>
      </w:r>
      <w:r>
        <w:t xml:space="preserve">. </w:t>
      </w:r>
      <w:r w:rsidRPr="00BC3E41">
        <w:rPr>
          <w:b/>
          <w:bCs/>
        </w:rPr>
        <w:t>O que é biometria? Os 6 tipos mais usados na tecnologia</w:t>
      </w:r>
      <w:r>
        <w:t>. 2018. Disponível em: &lt;</w:t>
      </w:r>
      <w:r w:rsidRPr="00BC3E41">
        <w:t>https://tecnoblog.net/responde/o-que-e-biometria-tecnologia&gt;.</w:t>
      </w:r>
      <w:r>
        <w:t xml:space="preserve"> </w:t>
      </w:r>
      <w:r w:rsidRPr="0012437B">
        <w:t>Acesso em: 29 nov. 2022.</w:t>
      </w:r>
    </w:p>
    <w:p w14:paraId="76CA1719" w14:textId="496AA897" w:rsidR="007513ED" w:rsidRDefault="004738BF" w:rsidP="007D637C">
      <w:pPr>
        <w:pStyle w:val="TF-REFERNCIASITEM0"/>
        <w:rPr>
          <w:lang w:val="en-US"/>
        </w:rPr>
      </w:pPr>
      <w:r w:rsidRPr="0012437B">
        <w:t>GROSS</w:t>
      </w:r>
      <w:r w:rsidR="007513ED" w:rsidRPr="0012437B">
        <w:t xml:space="preserve">, Ralph </w:t>
      </w:r>
      <w:r w:rsidR="007513ED" w:rsidRPr="0012437B">
        <w:rPr>
          <w:i/>
          <w:iCs/>
        </w:rPr>
        <w:t>et al</w:t>
      </w:r>
      <w:r w:rsidR="007513ED" w:rsidRPr="0012437B">
        <w:t xml:space="preserve">. </w:t>
      </w:r>
      <w:r w:rsidR="007513ED" w:rsidRPr="007513ED">
        <w:rPr>
          <w:lang w:val="en-US"/>
        </w:rPr>
        <w:t>Multi-PIE</w:t>
      </w:r>
      <w:r w:rsidR="00D91A47">
        <w:rPr>
          <w:lang w:val="en-US"/>
        </w:rPr>
        <w:t xml:space="preserve">. In: </w:t>
      </w:r>
      <w:r w:rsidR="00D91A47" w:rsidRPr="007513ED">
        <w:rPr>
          <w:lang w:val="en-US"/>
        </w:rPr>
        <w:t>IEEE INTERNATIONAL CONFERENCE ON AUTOMATIC FACE &amp; GESTURE RECOGNITION</w:t>
      </w:r>
      <w:r w:rsidR="007513ED" w:rsidRPr="007513ED">
        <w:rPr>
          <w:lang w:val="en-US"/>
        </w:rPr>
        <w:t>,</w:t>
      </w:r>
      <w:r w:rsidR="00D91A47">
        <w:rPr>
          <w:lang w:val="en-US"/>
        </w:rPr>
        <w:t xml:space="preserve"> 8.,</w:t>
      </w:r>
      <w:r w:rsidR="007513ED" w:rsidRPr="007513ED">
        <w:rPr>
          <w:lang w:val="en-US"/>
        </w:rPr>
        <w:t xml:space="preserve"> 2008,</w:t>
      </w:r>
      <w:r w:rsidR="00D91A47">
        <w:rPr>
          <w:lang w:val="en-US"/>
        </w:rPr>
        <w:t xml:space="preserve"> </w:t>
      </w:r>
      <w:r w:rsidR="00D91A47" w:rsidRPr="00D91A47">
        <w:rPr>
          <w:lang w:val="en-US"/>
        </w:rPr>
        <w:t>Amsterdam</w:t>
      </w:r>
      <w:r w:rsidR="00D91A47">
        <w:rPr>
          <w:lang w:val="en-US"/>
        </w:rPr>
        <w:t xml:space="preserve">. </w:t>
      </w:r>
      <w:r w:rsidR="00D91A47" w:rsidRPr="0000439B">
        <w:rPr>
          <w:b/>
          <w:bCs/>
          <w:lang w:val="en-US"/>
        </w:rPr>
        <w:t>Proceedings…</w:t>
      </w:r>
      <w:r w:rsidR="007513ED" w:rsidRPr="007513ED">
        <w:rPr>
          <w:lang w:val="en-US"/>
        </w:rPr>
        <w:t xml:space="preserve"> </w:t>
      </w:r>
      <w:r w:rsidR="00D91A47">
        <w:rPr>
          <w:lang w:val="en-US"/>
        </w:rPr>
        <w:t xml:space="preserve">Amsterdam, 2008. </w:t>
      </w:r>
      <w:r w:rsidR="007513ED" w:rsidRPr="007513ED">
        <w:rPr>
          <w:lang w:val="en-US"/>
        </w:rPr>
        <w:t>p. 1-8.</w:t>
      </w:r>
    </w:p>
    <w:p w14:paraId="72574AAD" w14:textId="37120586" w:rsidR="00074387" w:rsidRDefault="00074387" w:rsidP="007D637C">
      <w:pPr>
        <w:pStyle w:val="TF-REFERNCIASITEM0"/>
        <w:rPr>
          <w:lang w:val="en-US"/>
        </w:rPr>
      </w:pPr>
      <w:r>
        <w:rPr>
          <w:lang w:val="en-US"/>
        </w:rPr>
        <w:t>HE,</w:t>
      </w:r>
      <w:r w:rsidR="00A435AC" w:rsidRPr="00446653">
        <w:rPr>
          <w:lang w:val="en-US"/>
        </w:rPr>
        <w:t xml:space="preserve"> </w:t>
      </w:r>
      <w:r w:rsidR="00A435AC" w:rsidRPr="00A435AC">
        <w:rPr>
          <w:lang w:val="en-US"/>
        </w:rPr>
        <w:t>Mingjie</w:t>
      </w:r>
      <w:r>
        <w:rPr>
          <w:lang w:val="en-US"/>
        </w:rPr>
        <w:t xml:space="preserve"> </w:t>
      </w:r>
      <w:r w:rsidRPr="00376F58">
        <w:rPr>
          <w:i/>
          <w:iCs/>
          <w:lang w:val="en-US"/>
        </w:rPr>
        <w:t>et al</w:t>
      </w:r>
      <w:r w:rsidR="00E97970">
        <w:rPr>
          <w:lang w:val="en-US"/>
        </w:rPr>
        <w:t>.</w:t>
      </w:r>
      <w:r w:rsidRPr="00074387">
        <w:rPr>
          <w:lang w:val="en-US"/>
        </w:rPr>
        <w:t xml:space="preserve"> Deformable Face Net: Learning Pose Invariant Feature with Pose Aware Feature Alignment for Face Recognition</w:t>
      </w:r>
      <w:r w:rsidR="000C483B">
        <w:rPr>
          <w:lang w:val="en-US"/>
        </w:rPr>
        <w:t>.</w:t>
      </w:r>
      <w:r w:rsidR="00D23C8C">
        <w:rPr>
          <w:lang w:val="en-US"/>
        </w:rPr>
        <w:t xml:space="preserve"> In:</w:t>
      </w:r>
      <w:r>
        <w:rPr>
          <w:lang w:val="en-US"/>
        </w:rPr>
        <w:t xml:space="preserve"> </w:t>
      </w:r>
      <w:r w:rsidR="00D23C8C" w:rsidRPr="00D23C8C">
        <w:rPr>
          <w:lang w:val="en-US"/>
        </w:rPr>
        <w:t>IEEE INTERNATIONAL CONFERENCE ON AUTOMATIC FACE &amp; GESTURE RECOGNITION</w:t>
      </w:r>
      <w:r w:rsidRPr="00074387">
        <w:rPr>
          <w:lang w:val="en-US"/>
        </w:rPr>
        <w:t>,</w:t>
      </w:r>
      <w:r w:rsidR="00D23C8C">
        <w:rPr>
          <w:lang w:val="en-US"/>
        </w:rPr>
        <w:t xml:space="preserve"> </w:t>
      </w:r>
      <w:r w:rsidR="00D23C8C" w:rsidRPr="00D23C8C">
        <w:rPr>
          <w:lang w:val="en-US"/>
        </w:rPr>
        <w:t>14</w:t>
      </w:r>
      <w:r w:rsidR="00D23C8C">
        <w:rPr>
          <w:lang w:val="en-US"/>
        </w:rPr>
        <w:t>.,</w:t>
      </w:r>
      <w:r w:rsidR="00D23C8C" w:rsidRPr="00446653">
        <w:rPr>
          <w:lang w:val="en-US"/>
        </w:rPr>
        <w:t xml:space="preserve"> </w:t>
      </w:r>
      <w:r w:rsidR="00D23C8C" w:rsidRPr="00D23C8C">
        <w:rPr>
          <w:lang w:val="en-US"/>
        </w:rPr>
        <w:t>2019</w:t>
      </w:r>
      <w:r w:rsidR="00D23C8C">
        <w:rPr>
          <w:lang w:val="en-US"/>
        </w:rPr>
        <w:t>,</w:t>
      </w:r>
      <w:r w:rsidR="00E43A44">
        <w:rPr>
          <w:lang w:val="en-US"/>
        </w:rPr>
        <w:t xml:space="preserve"> Lille. </w:t>
      </w:r>
      <w:r w:rsidR="00E43A44" w:rsidRPr="0000439B">
        <w:rPr>
          <w:b/>
          <w:bCs/>
          <w:lang w:val="en-US"/>
        </w:rPr>
        <w:t>Proceedings…</w:t>
      </w:r>
      <w:r w:rsidR="00E43A44">
        <w:rPr>
          <w:lang w:val="en-US"/>
        </w:rPr>
        <w:t xml:space="preserve"> Lille: </w:t>
      </w:r>
      <w:r w:rsidR="0000439B" w:rsidRPr="0000439B">
        <w:rPr>
          <w:lang w:val="en-US"/>
        </w:rPr>
        <w:t>Lille grand Palais</w:t>
      </w:r>
      <w:r w:rsidR="00E43A44">
        <w:rPr>
          <w:lang w:val="en-US"/>
        </w:rPr>
        <w:t>, 2019.</w:t>
      </w:r>
      <w:r w:rsidR="00D23C8C">
        <w:rPr>
          <w:lang w:val="en-US"/>
        </w:rPr>
        <w:t xml:space="preserve"> </w:t>
      </w:r>
      <w:r w:rsidRPr="00074387">
        <w:rPr>
          <w:lang w:val="en-US"/>
        </w:rPr>
        <w:t>p. 1-8</w:t>
      </w:r>
      <w:r w:rsidR="00E43A44">
        <w:rPr>
          <w:lang w:val="en-US"/>
        </w:rPr>
        <w:t>.</w:t>
      </w:r>
    </w:p>
    <w:p w14:paraId="23174753" w14:textId="45C6F338" w:rsidR="00434644" w:rsidRDefault="001A2A08" w:rsidP="0090674D">
      <w:pPr>
        <w:pStyle w:val="TF-REFERNCIASITEM0"/>
        <w:rPr>
          <w:lang w:val="en-US"/>
        </w:rPr>
      </w:pPr>
      <w:r>
        <w:rPr>
          <w:lang w:val="en-US"/>
        </w:rPr>
        <w:t xml:space="preserve">HUANG, Gary B. </w:t>
      </w:r>
      <w:r w:rsidRPr="00376F58">
        <w:rPr>
          <w:i/>
          <w:iCs/>
          <w:lang w:val="en-US"/>
        </w:rPr>
        <w:t>et al</w:t>
      </w:r>
      <w:r>
        <w:rPr>
          <w:lang w:val="en-US"/>
        </w:rPr>
        <w:t>.</w:t>
      </w:r>
      <w:r w:rsidRPr="007165B5">
        <w:rPr>
          <w:lang w:val="en-US"/>
        </w:rPr>
        <w:t xml:space="preserve"> </w:t>
      </w:r>
      <w:r w:rsidRPr="001A2A08">
        <w:rPr>
          <w:b/>
          <w:bCs/>
          <w:lang w:val="en-US"/>
        </w:rPr>
        <w:t>Labeled Faces in the Wild</w:t>
      </w:r>
      <w:r w:rsidRPr="003B62D0">
        <w:rPr>
          <w:b/>
          <w:bCs/>
          <w:lang w:val="en-US"/>
        </w:rPr>
        <w:t>:</w:t>
      </w:r>
      <w:r w:rsidRPr="007165B5">
        <w:rPr>
          <w:lang w:val="en-US"/>
        </w:rPr>
        <w:t xml:space="preserve"> </w:t>
      </w:r>
      <w:r w:rsidRPr="001A2A08">
        <w:rPr>
          <w:lang w:val="en-US"/>
        </w:rPr>
        <w:t>A Database for Studying</w:t>
      </w:r>
      <w:r>
        <w:rPr>
          <w:lang w:val="en-US"/>
        </w:rPr>
        <w:t xml:space="preserve"> </w:t>
      </w:r>
      <w:r w:rsidRPr="001A2A08">
        <w:rPr>
          <w:lang w:val="en-US"/>
        </w:rPr>
        <w:t>Face Recognition in Unconstrained Environments</w:t>
      </w:r>
      <w:r>
        <w:rPr>
          <w:lang w:val="en-US"/>
        </w:rPr>
        <w:t xml:space="preserve">. 2007. 11 f. </w:t>
      </w:r>
      <w:r w:rsidRPr="00434644">
        <w:rPr>
          <w:lang w:val="en-US"/>
        </w:rPr>
        <w:t>Technical Report</w:t>
      </w:r>
      <w:r w:rsidR="00474BFA">
        <w:rPr>
          <w:lang w:val="en-US"/>
        </w:rPr>
        <w:t xml:space="preserve"> </w:t>
      </w:r>
      <w:r w:rsidR="00474BFA" w:rsidRPr="00474BFA">
        <w:rPr>
          <w:lang w:val="en-US"/>
        </w:rPr>
        <w:t>07-49</w:t>
      </w:r>
      <w:r>
        <w:rPr>
          <w:lang w:val="en-US"/>
        </w:rPr>
        <w:t xml:space="preserve"> -</w:t>
      </w:r>
      <w:r w:rsidRPr="00434644">
        <w:rPr>
          <w:lang w:val="en-US"/>
        </w:rPr>
        <w:t xml:space="preserve"> University of Massachusetts</w:t>
      </w:r>
      <w:r>
        <w:rPr>
          <w:lang w:val="en-US"/>
        </w:rPr>
        <w:t xml:space="preserve">, </w:t>
      </w:r>
      <w:r w:rsidRPr="00434644">
        <w:rPr>
          <w:lang w:val="en-US"/>
        </w:rPr>
        <w:t>Amherst</w:t>
      </w:r>
      <w:r w:rsidRPr="001239F5">
        <w:rPr>
          <w:lang w:val="en-US"/>
        </w:rPr>
        <w:t>.</w:t>
      </w:r>
    </w:p>
    <w:p w14:paraId="226B4BAB" w14:textId="610A514A" w:rsidR="004658D7" w:rsidRPr="00446653" w:rsidRDefault="00532CBA" w:rsidP="007D637C">
      <w:pPr>
        <w:pStyle w:val="TF-REFERNCIASITEM0"/>
      </w:pPr>
      <w:r w:rsidRPr="00E97970">
        <w:rPr>
          <w:lang w:val="en-US"/>
        </w:rPr>
        <w:t>KEMELMACHER-SHLIZERMAN</w:t>
      </w:r>
      <w:r w:rsidR="00E97970" w:rsidRPr="00E97970">
        <w:rPr>
          <w:lang w:val="en-US"/>
        </w:rPr>
        <w:t>,</w:t>
      </w:r>
      <w:r w:rsidR="00E97970">
        <w:rPr>
          <w:lang w:val="en-US"/>
        </w:rPr>
        <w:t xml:space="preserve"> Ira </w:t>
      </w:r>
      <w:r w:rsidR="00E97970" w:rsidRPr="00E373B1">
        <w:rPr>
          <w:i/>
          <w:iCs/>
          <w:lang w:val="en-US"/>
        </w:rPr>
        <w:t>et al</w:t>
      </w:r>
      <w:r w:rsidR="00E97970">
        <w:rPr>
          <w:lang w:val="en-US"/>
        </w:rPr>
        <w:t>.</w:t>
      </w:r>
      <w:r w:rsidR="00E97970" w:rsidRPr="00E97970">
        <w:rPr>
          <w:lang w:val="en-US"/>
        </w:rPr>
        <w:t xml:space="preserve"> </w:t>
      </w:r>
      <w:r w:rsidR="00E97970" w:rsidRPr="00E97970">
        <w:rPr>
          <w:b/>
          <w:bCs/>
          <w:lang w:val="en-US"/>
        </w:rPr>
        <w:t>The MegaFace Benchmark:</w:t>
      </w:r>
      <w:r w:rsidR="00E97970" w:rsidRPr="00E97970">
        <w:rPr>
          <w:lang w:val="en-US"/>
        </w:rPr>
        <w:t xml:space="preserve"> 1 Million Faces for Recognition at Scale</w:t>
      </w:r>
      <w:r w:rsidR="00E97970">
        <w:rPr>
          <w:lang w:val="en-US"/>
        </w:rPr>
        <w:t xml:space="preserve">. In: </w:t>
      </w:r>
      <w:r w:rsidR="007513ED" w:rsidRPr="00A06041">
        <w:rPr>
          <w:lang w:val="en-US"/>
        </w:rPr>
        <w:t>IEEE CONFERENCE ON COMPUTER VISION AND PATTERN RECOGNITION</w:t>
      </w:r>
      <w:r w:rsidR="00E97970">
        <w:rPr>
          <w:lang w:val="en-US"/>
        </w:rPr>
        <w:t xml:space="preserve">, 29., </w:t>
      </w:r>
      <w:r w:rsidR="00E97970" w:rsidRPr="00A06041">
        <w:rPr>
          <w:lang w:val="en-US"/>
        </w:rPr>
        <w:t>2016</w:t>
      </w:r>
      <w:r w:rsidR="00E97970">
        <w:rPr>
          <w:lang w:val="en-US"/>
        </w:rPr>
        <w:t xml:space="preserve">, </w:t>
      </w:r>
      <w:r w:rsidR="00E97970" w:rsidRPr="00FE4124">
        <w:rPr>
          <w:lang w:val="en-US"/>
        </w:rPr>
        <w:t>Las Vegas</w:t>
      </w:r>
      <w:r w:rsidR="00E97970">
        <w:rPr>
          <w:lang w:val="en-US"/>
        </w:rPr>
        <w:t xml:space="preserve">. </w:t>
      </w:r>
      <w:r w:rsidR="00E97970" w:rsidRPr="00446653">
        <w:rPr>
          <w:b/>
          <w:bCs/>
        </w:rPr>
        <w:t>Proceedings…</w:t>
      </w:r>
      <w:r w:rsidR="00E97970" w:rsidRPr="00446653">
        <w:t xml:space="preserve"> Las Vegas: Caesars Palace, 2016. p. 4873-4882.</w:t>
      </w:r>
    </w:p>
    <w:p w14:paraId="4315BDB1" w14:textId="52C6127F" w:rsidR="0010097C" w:rsidRPr="00F3205E" w:rsidRDefault="0010097C" w:rsidP="0010097C">
      <w:pPr>
        <w:pStyle w:val="Referncias"/>
        <w:rPr>
          <w:sz w:val="18"/>
          <w:szCs w:val="18"/>
        </w:rPr>
      </w:pPr>
      <w:r w:rsidRPr="00446653">
        <w:rPr>
          <w:sz w:val="18"/>
          <w:szCs w:val="18"/>
        </w:rPr>
        <w:t>KRINSKI, Bruno Alexandre; TODT, Eduardo. </w:t>
      </w:r>
      <w:r w:rsidRPr="00446653">
        <w:rPr>
          <w:b/>
          <w:bCs/>
          <w:sz w:val="18"/>
          <w:szCs w:val="18"/>
        </w:rPr>
        <w:t>Convolutional neural network</w:t>
      </w:r>
      <w:r w:rsidRPr="00446653">
        <w:rPr>
          <w:sz w:val="18"/>
          <w:szCs w:val="18"/>
        </w:rPr>
        <w:t xml:space="preserve">. [S.l.], 30 nov. 2019. </w:t>
      </w:r>
      <w:r w:rsidRPr="00F3205E">
        <w:rPr>
          <w:sz w:val="18"/>
          <w:szCs w:val="18"/>
        </w:rPr>
        <w:t>Disponível em: http://www.inf.ufpr.br/todt/IAaplicada/CNN_Presentation.pdf. Acesso em: 26 nov. 202</w:t>
      </w:r>
      <w:r>
        <w:rPr>
          <w:sz w:val="18"/>
          <w:szCs w:val="18"/>
        </w:rPr>
        <w:t>2</w:t>
      </w:r>
      <w:r w:rsidRPr="00F3205E">
        <w:rPr>
          <w:sz w:val="18"/>
          <w:szCs w:val="18"/>
        </w:rPr>
        <w:t>.</w:t>
      </w:r>
    </w:p>
    <w:p w14:paraId="03CF7C23" w14:textId="77777777" w:rsidR="00DF3DF8" w:rsidRPr="00446653" w:rsidRDefault="00DF3DF8" w:rsidP="00FD2E61">
      <w:pPr>
        <w:pStyle w:val="TF-REFERNCIASITEM0"/>
      </w:pPr>
      <w:r w:rsidRPr="00446653">
        <w:t xml:space="preserve">MIYAZAKI, Caio Kioshi. </w:t>
      </w:r>
      <w:r w:rsidRPr="00446653">
        <w:rPr>
          <w:b/>
          <w:bCs/>
        </w:rPr>
        <w:t>Redes neurais convolucionais para aprendizagem e reconhecimento de objetos 3D</w:t>
      </w:r>
      <w:r w:rsidRPr="00446653">
        <w:t>. 2017. 56f, Monografia (Graduação em engenharia elétrica com ênfase em sistemas de Energia e Automação) – Escola de Engenharia de São Carlos da Universidade de São Paulo, 2017.</w:t>
      </w:r>
    </w:p>
    <w:p w14:paraId="3A118F2F" w14:textId="60042BFA" w:rsidR="00532CBA" w:rsidRPr="00446653" w:rsidRDefault="00CE1DD5" w:rsidP="00F425DD">
      <w:pPr>
        <w:pStyle w:val="TF-REFERNCIASITEM0"/>
      </w:pPr>
      <w:r>
        <w:rPr>
          <w:lang w:val="en-US"/>
        </w:rPr>
        <w:t>NADA</w:t>
      </w:r>
      <w:r w:rsidRPr="00CE1DD5">
        <w:rPr>
          <w:lang w:val="en-US"/>
        </w:rPr>
        <w:t>, H</w:t>
      </w:r>
      <w:r>
        <w:rPr>
          <w:lang w:val="en-US"/>
        </w:rPr>
        <w:t xml:space="preserve">ajime </w:t>
      </w:r>
      <w:r w:rsidRPr="00E373B1">
        <w:rPr>
          <w:i/>
          <w:iCs/>
          <w:lang w:val="en-US"/>
        </w:rPr>
        <w:t>et al</w:t>
      </w:r>
      <w:r w:rsidR="00C70229">
        <w:rPr>
          <w:lang w:val="en-US"/>
        </w:rPr>
        <w:t>.</w:t>
      </w:r>
      <w:r w:rsidRPr="00CE1DD5">
        <w:rPr>
          <w:lang w:val="en-US"/>
        </w:rPr>
        <w:t xml:space="preserve"> </w:t>
      </w:r>
      <w:r w:rsidRPr="00CE1DD5">
        <w:rPr>
          <w:b/>
          <w:bCs/>
          <w:lang w:val="en-US"/>
        </w:rPr>
        <w:t>Pushing the Limits of Unconstrained Face Detection:</w:t>
      </w:r>
      <w:r w:rsidRPr="00CE1DD5">
        <w:rPr>
          <w:lang w:val="en-US"/>
        </w:rPr>
        <w:t xml:space="preserve"> </w:t>
      </w:r>
      <w:r w:rsidR="00AB3E50" w:rsidRPr="00CE1DD5">
        <w:rPr>
          <w:lang w:val="en-US"/>
        </w:rPr>
        <w:t>A</w:t>
      </w:r>
      <w:r w:rsidRPr="00CE1DD5">
        <w:rPr>
          <w:lang w:val="en-US"/>
        </w:rPr>
        <w:t xml:space="preserve"> Challenge Dataset and Baseline Results. </w:t>
      </w:r>
      <w:r w:rsidR="00C70229" w:rsidRPr="0012437B">
        <w:rPr>
          <w:lang w:val="en-US"/>
        </w:rPr>
        <w:t xml:space="preserve">2018. </w:t>
      </w:r>
      <w:r w:rsidR="00C70229" w:rsidRPr="00446653">
        <w:t>Disponível em: &lt;https://arxiv.org/abs/1804.10275&gt;. Acesso em: 27 set. 2022</w:t>
      </w:r>
    </w:p>
    <w:p w14:paraId="0BE090DA" w14:textId="504A0327" w:rsidR="00B5324B" w:rsidRDefault="00B5324B" w:rsidP="00B5324B">
      <w:pPr>
        <w:pStyle w:val="TF-REFERNCIASITEM0"/>
        <w:rPr>
          <w:lang w:val="en-US"/>
        </w:rPr>
      </w:pPr>
      <w:r w:rsidRPr="00446653">
        <w:t xml:space="preserve">OH, Seong Joon </w:t>
      </w:r>
      <w:r w:rsidRPr="00446653">
        <w:rPr>
          <w:i/>
          <w:iCs/>
        </w:rPr>
        <w:t>et al</w:t>
      </w:r>
      <w:r w:rsidRPr="00446653">
        <w:t xml:space="preserve">. </w:t>
      </w:r>
      <w:r w:rsidRPr="00DB21BD">
        <w:rPr>
          <w:b/>
          <w:bCs/>
          <w:lang w:val="en-US"/>
        </w:rPr>
        <w:t>Faceless person recognition:</w:t>
      </w:r>
      <w:r w:rsidRPr="00B5324B">
        <w:rPr>
          <w:lang w:val="en-US"/>
        </w:rPr>
        <w:t xml:space="preserve"> Privacy implications in social media. In: </w:t>
      </w:r>
      <w:r w:rsidR="00DB21BD" w:rsidRPr="00B5324B">
        <w:rPr>
          <w:lang w:val="en-US"/>
        </w:rPr>
        <w:t>EUROPEAN</w:t>
      </w:r>
      <w:r w:rsidR="00DB21BD">
        <w:rPr>
          <w:lang w:val="en-US"/>
        </w:rPr>
        <w:t xml:space="preserve"> </w:t>
      </w:r>
      <w:r w:rsidR="00DB21BD" w:rsidRPr="00B5324B">
        <w:rPr>
          <w:lang w:val="en-US"/>
        </w:rPr>
        <w:t>CONFERENCE ON COMPUTER VISION</w:t>
      </w:r>
      <w:r w:rsidR="00DB21BD">
        <w:rPr>
          <w:lang w:val="en-US"/>
        </w:rPr>
        <w:t>, 14</w:t>
      </w:r>
      <w:r w:rsidRPr="00B5324B">
        <w:rPr>
          <w:lang w:val="en-US"/>
        </w:rPr>
        <w:t>., 2016</w:t>
      </w:r>
      <w:r w:rsidR="00DB21BD">
        <w:rPr>
          <w:lang w:val="en-US"/>
        </w:rPr>
        <w:t>, Amsterdam.</w:t>
      </w:r>
      <w:r w:rsidR="00DB21BD" w:rsidRPr="00DB21BD">
        <w:rPr>
          <w:b/>
          <w:bCs/>
          <w:lang w:val="en-US"/>
        </w:rPr>
        <w:t xml:space="preserve"> </w:t>
      </w:r>
      <w:r w:rsidR="00DB21BD" w:rsidRPr="0000439B">
        <w:rPr>
          <w:b/>
          <w:bCs/>
          <w:lang w:val="en-US"/>
        </w:rPr>
        <w:t>Proceedings…</w:t>
      </w:r>
      <w:r w:rsidR="00DB21BD">
        <w:rPr>
          <w:b/>
          <w:bCs/>
          <w:lang w:val="en-US"/>
        </w:rPr>
        <w:t xml:space="preserve"> </w:t>
      </w:r>
      <w:r w:rsidR="00DB21BD">
        <w:rPr>
          <w:lang w:val="en-US"/>
        </w:rPr>
        <w:t xml:space="preserve">Amsterdam: </w:t>
      </w:r>
      <w:r w:rsidR="00DB21BD" w:rsidRPr="00DB21BD">
        <w:rPr>
          <w:lang w:val="en-US"/>
        </w:rPr>
        <w:t>Koninklijk Theater Carré</w:t>
      </w:r>
      <w:r w:rsidR="00DB21BD">
        <w:rPr>
          <w:lang w:val="en-US"/>
        </w:rPr>
        <w:t>, 2016.</w:t>
      </w:r>
      <w:r w:rsidRPr="00B5324B">
        <w:rPr>
          <w:lang w:val="en-US"/>
        </w:rPr>
        <w:t xml:space="preserve"> p. 19-35.</w:t>
      </w:r>
    </w:p>
    <w:p w14:paraId="2D1E5A28" w14:textId="740457A1" w:rsidR="006F1958" w:rsidRDefault="00682C61" w:rsidP="00F425DD">
      <w:pPr>
        <w:pStyle w:val="TF-REFERNCIASITEM0"/>
      </w:pPr>
      <w:commentRangeStart w:id="91"/>
      <w:r>
        <w:t>PISA, Pedro</w:t>
      </w:r>
      <w:r w:rsidR="00E373B1">
        <w:t>.</w:t>
      </w:r>
      <w:r>
        <w:t xml:space="preserve"> </w:t>
      </w:r>
      <w:r w:rsidRPr="003D62AE">
        <w:rPr>
          <w:b/>
        </w:rPr>
        <w:t>Como funciona o reconhecimento facial</w:t>
      </w:r>
      <w:r>
        <w:t>. Disponível em: &lt;</w:t>
      </w:r>
      <w:r w:rsidRPr="003D62AE">
        <w:t>http</w:t>
      </w:r>
      <w:r w:rsidR="00BC3E41">
        <w:t>s</w:t>
      </w:r>
      <w:r w:rsidRPr="003D62AE">
        <w:t>://www.techtudo.com.br/artigos/noticia/2012/04/como-funciona-o-reconhecimento-facial.html</w:t>
      </w:r>
      <w:r>
        <w:t xml:space="preserve">&gt;. </w:t>
      </w:r>
      <w:r>
        <w:br/>
        <w:t>Acessado em: 13 set. 20</w:t>
      </w:r>
      <w:r w:rsidR="00E373B1">
        <w:t>22</w:t>
      </w:r>
      <w:r w:rsidR="00DB21BD">
        <w:t>.</w:t>
      </w:r>
      <w:commentRangeEnd w:id="91"/>
      <w:r w:rsidR="00604359">
        <w:rPr>
          <w:rStyle w:val="Refdecomentrio"/>
        </w:rPr>
        <w:commentReference w:id="91"/>
      </w:r>
    </w:p>
    <w:p w14:paraId="1A6D9EF7" w14:textId="6B524958" w:rsidR="00EA1F2F" w:rsidRDefault="00EA1F2F" w:rsidP="00F425DD">
      <w:pPr>
        <w:pStyle w:val="TF-REFERNCIASITEM0"/>
      </w:pPr>
      <w:r w:rsidRPr="006D6810">
        <w:t xml:space="preserve">ROSA, Renan P. </w:t>
      </w:r>
      <w:r w:rsidRPr="006D6810">
        <w:rPr>
          <w:b/>
          <w:bCs/>
        </w:rPr>
        <w:t>Método de classificação de pragas por meio de rede neural convolucional profunda</w:t>
      </w:r>
      <w:r w:rsidRPr="006D6810">
        <w:t>. 2018. 101 f. Dissertação (Mestrado em Computação Aplicada) - Universidade Estadual de Ponta Grossa, Ponta Grossa, 2018.</w:t>
      </w:r>
    </w:p>
    <w:p w14:paraId="5D74AB56" w14:textId="64A8B4CB" w:rsidR="00E836F6" w:rsidRDefault="00A435AC" w:rsidP="007D637C">
      <w:pPr>
        <w:pStyle w:val="TF-REFERNCIASITEM0"/>
        <w:rPr>
          <w:lang w:val="en-US"/>
        </w:rPr>
      </w:pPr>
      <w:r w:rsidRPr="00446653">
        <w:t>SANCHEZ-MORENO</w:t>
      </w:r>
      <w:r w:rsidR="00E836F6" w:rsidRPr="00446653">
        <w:t>, Alejandra S</w:t>
      </w:r>
      <w:r w:rsidR="008E47A1" w:rsidRPr="00446653">
        <w:t>.</w:t>
      </w:r>
      <w:r w:rsidR="00E836F6" w:rsidRPr="00446653">
        <w:t xml:space="preserve"> </w:t>
      </w:r>
      <w:r w:rsidR="00E836F6" w:rsidRPr="00446653">
        <w:rPr>
          <w:i/>
          <w:iCs/>
        </w:rPr>
        <w:t>et al</w:t>
      </w:r>
      <w:r w:rsidR="00E836F6" w:rsidRPr="00446653">
        <w:t xml:space="preserve">. 2021. </w:t>
      </w:r>
      <w:r w:rsidR="00E836F6" w:rsidRPr="00E836F6">
        <w:rPr>
          <w:lang w:val="en-US"/>
        </w:rPr>
        <w:t>Efficient Face Recognition System for Operating in Unconstrained Environments</w:t>
      </w:r>
      <w:r w:rsidR="00E836F6">
        <w:rPr>
          <w:lang w:val="en-US"/>
        </w:rPr>
        <w:t>.</w:t>
      </w:r>
      <w:r w:rsidR="00E836F6" w:rsidRPr="00E836F6">
        <w:rPr>
          <w:lang w:val="en-US"/>
        </w:rPr>
        <w:t xml:space="preserve"> </w:t>
      </w:r>
      <w:r w:rsidR="00E836F6" w:rsidRPr="00E836F6">
        <w:rPr>
          <w:b/>
          <w:bCs/>
          <w:lang w:val="en-US"/>
        </w:rPr>
        <w:t>Journal of Imaging</w:t>
      </w:r>
      <w:r w:rsidR="00E836F6" w:rsidRPr="00E836F6">
        <w:rPr>
          <w:lang w:val="en-US"/>
        </w:rPr>
        <w:t>, v. 7, n. 9</w:t>
      </w:r>
      <w:r w:rsidR="00E836F6">
        <w:rPr>
          <w:lang w:val="en-US"/>
        </w:rPr>
        <w:t>, p.</w:t>
      </w:r>
      <w:r w:rsidR="00E836F6" w:rsidRPr="00E836F6">
        <w:rPr>
          <w:lang w:val="en-US"/>
        </w:rPr>
        <w:t xml:space="preserve"> 161</w:t>
      </w:r>
      <w:r w:rsidR="000237D3">
        <w:rPr>
          <w:lang w:val="en-US"/>
        </w:rPr>
        <w:t>, ago. 2021</w:t>
      </w:r>
      <w:r w:rsidR="00E836F6" w:rsidRPr="00E836F6">
        <w:rPr>
          <w:lang w:val="en-US"/>
        </w:rPr>
        <w:t>.</w:t>
      </w:r>
    </w:p>
    <w:p w14:paraId="36CF5578" w14:textId="5F1B7745" w:rsidR="004738BF" w:rsidRDefault="004738BF" w:rsidP="007D637C">
      <w:pPr>
        <w:pStyle w:val="TF-REFERNCIASITEM0"/>
        <w:rPr>
          <w:lang w:val="en-US"/>
        </w:rPr>
      </w:pPr>
      <w:r w:rsidRPr="004738BF">
        <w:rPr>
          <w:lang w:val="en-US"/>
        </w:rPr>
        <w:t>SENGUPTA</w:t>
      </w:r>
      <w:r>
        <w:rPr>
          <w:lang w:val="en-US"/>
        </w:rPr>
        <w:t xml:space="preserve">, </w:t>
      </w:r>
      <w:r w:rsidRPr="004738BF">
        <w:rPr>
          <w:lang w:val="en-US"/>
        </w:rPr>
        <w:t>Soumyadip</w:t>
      </w:r>
      <w:r>
        <w:rPr>
          <w:lang w:val="en-US"/>
        </w:rPr>
        <w:t xml:space="preserve"> </w:t>
      </w:r>
      <w:r w:rsidRPr="00E373B1">
        <w:rPr>
          <w:i/>
          <w:iCs/>
          <w:lang w:val="en-US"/>
        </w:rPr>
        <w:t>et al</w:t>
      </w:r>
      <w:r>
        <w:rPr>
          <w:lang w:val="en-US"/>
        </w:rPr>
        <w:t>.</w:t>
      </w:r>
      <w:r w:rsidRPr="004738BF">
        <w:rPr>
          <w:lang w:val="en-US"/>
        </w:rPr>
        <w:t xml:space="preserve"> Frontal to profile face verification in the wild</w:t>
      </w:r>
      <w:r>
        <w:rPr>
          <w:lang w:val="en-US"/>
        </w:rPr>
        <w:t xml:space="preserve">. In: </w:t>
      </w:r>
      <w:r w:rsidRPr="004738BF">
        <w:rPr>
          <w:lang w:val="en-US"/>
        </w:rPr>
        <w:t>IEEE WINTER CONFERENCE ON APPLICATIONS OF COMPUTER VISION</w:t>
      </w:r>
      <w:r>
        <w:rPr>
          <w:lang w:val="en-US"/>
        </w:rPr>
        <w:t>, 1</w:t>
      </w:r>
      <w:r w:rsidR="00751BD7">
        <w:rPr>
          <w:lang w:val="en-US"/>
        </w:rPr>
        <w:t>6</w:t>
      </w:r>
      <w:r>
        <w:rPr>
          <w:lang w:val="en-US"/>
        </w:rPr>
        <w:t>.</w:t>
      </w:r>
      <w:r w:rsidRPr="004738BF">
        <w:rPr>
          <w:lang w:val="en-US"/>
        </w:rPr>
        <w:t>, 2016</w:t>
      </w:r>
      <w:r w:rsidR="009B002A">
        <w:rPr>
          <w:lang w:val="en-US"/>
        </w:rPr>
        <w:t xml:space="preserve">, </w:t>
      </w:r>
      <w:r w:rsidR="009B002A" w:rsidRPr="009B002A">
        <w:rPr>
          <w:lang w:val="en-US"/>
        </w:rPr>
        <w:t>Lake Placid</w:t>
      </w:r>
      <w:r w:rsidR="009B002A">
        <w:rPr>
          <w:lang w:val="en-US"/>
        </w:rPr>
        <w:t xml:space="preserve">. </w:t>
      </w:r>
      <w:r w:rsidR="009B002A" w:rsidRPr="0000439B">
        <w:rPr>
          <w:b/>
          <w:bCs/>
          <w:lang w:val="en-US"/>
        </w:rPr>
        <w:t>Proceedings…</w:t>
      </w:r>
      <w:r w:rsidR="009B002A">
        <w:rPr>
          <w:lang w:val="en-US"/>
        </w:rPr>
        <w:t xml:space="preserve"> </w:t>
      </w:r>
      <w:r w:rsidR="009B002A" w:rsidRPr="009B002A">
        <w:rPr>
          <w:lang w:val="en-US"/>
        </w:rPr>
        <w:t>Lake Placid</w:t>
      </w:r>
      <w:r w:rsidR="009B002A">
        <w:rPr>
          <w:lang w:val="en-US"/>
        </w:rPr>
        <w:t>:</w:t>
      </w:r>
      <w:r w:rsidRPr="004738BF">
        <w:rPr>
          <w:lang w:val="en-US"/>
        </w:rPr>
        <w:t xml:space="preserve"> </w:t>
      </w:r>
      <w:r w:rsidR="00751BD7" w:rsidRPr="00751BD7">
        <w:rPr>
          <w:lang w:val="en-US"/>
        </w:rPr>
        <w:t>Crowne Plaza</w:t>
      </w:r>
      <w:r w:rsidR="009B002A">
        <w:rPr>
          <w:lang w:val="en-US"/>
        </w:rPr>
        <w:t xml:space="preserve">, 2016. </w:t>
      </w:r>
      <w:r w:rsidRPr="004738BF">
        <w:rPr>
          <w:lang w:val="en-US"/>
        </w:rPr>
        <w:t>p. 1-9</w:t>
      </w:r>
      <w:r>
        <w:rPr>
          <w:lang w:val="en-US"/>
        </w:rPr>
        <w:t>.</w:t>
      </w:r>
    </w:p>
    <w:p w14:paraId="3BBB7A11" w14:textId="2246BC83" w:rsidR="009279A7" w:rsidRDefault="009279A7" w:rsidP="007D637C">
      <w:pPr>
        <w:pStyle w:val="TF-REFERNCIASITEM0"/>
        <w:rPr>
          <w:lang w:val="en-US"/>
        </w:rPr>
      </w:pPr>
      <w:r w:rsidRPr="00F3205E">
        <w:rPr>
          <w:szCs w:val="18"/>
          <w:lang w:val="en-US"/>
        </w:rPr>
        <w:t>SHRESTHA, Ajay; MAHMOOD, Ausif. Review of Deep Learning Algorithms and Architectures. </w:t>
      </w:r>
      <w:r w:rsidRPr="00446653">
        <w:rPr>
          <w:b/>
          <w:bCs/>
          <w:szCs w:val="18"/>
          <w:lang w:val="en-US"/>
        </w:rPr>
        <w:t>Ieee Access</w:t>
      </w:r>
      <w:r w:rsidRPr="00446653">
        <w:rPr>
          <w:szCs w:val="18"/>
          <w:lang w:val="en-US"/>
        </w:rPr>
        <w:t>, [S.l.], v. 7, p. 53040-53065, abr. 2019</w:t>
      </w:r>
    </w:p>
    <w:p w14:paraId="08726743" w14:textId="7D7C4CB9" w:rsidR="009279A7" w:rsidRDefault="009279A7" w:rsidP="007D637C">
      <w:pPr>
        <w:pStyle w:val="TF-REFERNCIASITEM0"/>
        <w:rPr>
          <w:szCs w:val="18"/>
          <w:lang w:val="en-US"/>
        </w:rPr>
      </w:pPr>
      <w:r w:rsidRPr="00F3205E">
        <w:rPr>
          <w:szCs w:val="18"/>
          <w:lang w:val="de-DE"/>
        </w:rPr>
        <w:t xml:space="preserve">VINAYAKUMAR, Ravi; SOMAN, Kotti. P.; POORNACHANDRAN, Prabaharan. </w:t>
      </w:r>
      <w:r w:rsidRPr="00F3205E">
        <w:rPr>
          <w:szCs w:val="18"/>
          <w:lang w:val="en-US"/>
        </w:rPr>
        <w:t xml:space="preserve">Applying convolutional neural network for network intrusion detection. In: </w:t>
      </w:r>
      <w:r w:rsidRPr="00F3205E">
        <w:rPr>
          <w:bCs/>
          <w:szCs w:val="18"/>
          <w:lang w:val="en-US"/>
        </w:rPr>
        <w:t>2017 INTERNATIONAL CONFERENCE ON ADVANCES IN COMPUTING, COMMUNICATIONS AND INFORMATICS (ICACCI)</w:t>
      </w:r>
      <w:r w:rsidRPr="00F3205E">
        <w:rPr>
          <w:szCs w:val="18"/>
          <w:lang w:val="en-US"/>
        </w:rPr>
        <w:t xml:space="preserve">, 2017, [S.l.]. </w:t>
      </w:r>
      <w:r w:rsidRPr="00F3205E">
        <w:rPr>
          <w:b/>
          <w:szCs w:val="18"/>
          <w:lang w:val="en-US"/>
        </w:rPr>
        <w:t>Proceedings Of The Ieee</w:t>
      </w:r>
      <w:r w:rsidRPr="00F3205E">
        <w:rPr>
          <w:szCs w:val="18"/>
          <w:lang w:val="en-US"/>
        </w:rPr>
        <w:t>.</w:t>
      </w:r>
      <w:r w:rsidRPr="00F3205E">
        <w:rPr>
          <w:i/>
          <w:iCs/>
          <w:szCs w:val="18"/>
          <w:lang w:val="en-US"/>
        </w:rPr>
        <w:t xml:space="preserve"> </w:t>
      </w:r>
      <w:r w:rsidRPr="00F3205E">
        <w:rPr>
          <w:szCs w:val="18"/>
          <w:lang w:val="en-US"/>
        </w:rPr>
        <w:t>[S.l.]:</w:t>
      </w:r>
      <w:r w:rsidRPr="00F3205E">
        <w:rPr>
          <w:rFonts w:ascii="Arial" w:hAnsi="Arial" w:cs="Arial"/>
          <w:b/>
          <w:bCs/>
          <w:color w:val="006600"/>
          <w:sz w:val="23"/>
          <w:szCs w:val="23"/>
          <w:shd w:val="clear" w:color="auto" w:fill="FFFFFF"/>
          <w:lang w:val="en-US"/>
        </w:rPr>
        <w:t xml:space="preserve"> </w:t>
      </w:r>
      <w:r w:rsidRPr="00F3205E">
        <w:rPr>
          <w:szCs w:val="18"/>
          <w:lang w:val="en-US"/>
        </w:rPr>
        <w:t>IEEE, 2017, p. 1222-1228</w:t>
      </w:r>
    </w:p>
    <w:p w14:paraId="03EBE511" w14:textId="08C8D215" w:rsidR="00FD2E61" w:rsidRDefault="00FD2E61" w:rsidP="00FD2E61">
      <w:pPr>
        <w:pStyle w:val="TF-REFERNCIASITEM0"/>
        <w:rPr>
          <w:lang w:val="en-US"/>
        </w:rPr>
      </w:pPr>
      <w:r w:rsidRPr="0014280E">
        <w:rPr>
          <w:lang w:val="en-US"/>
        </w:rPr>
        <w:t>VIOLA, Paul; JONES, Michael J. Robust Real-Time Face Detection. </w:t>
      </w:r>
      <w:r w:rsidRPr="0014280E">
        <w:rPr>
          <w:b/>
          <w:bCs/>
          <w:lang w:val="en-US"/>
        </w:rPr>
        <w:t>International Journal Of Computer Vision</w:t>
      </w:r>
      <w:r w:rsidRPr="0014280E">
        <w:rPr>
          <w:lang w:val="en-US"/>
        </w:rPr>
        <w:t>, [</w:t>
      </w:r>
      <w:r w:rsidR="0010097C">
        <w:rPr>
          <w:lang w:val="en-US"/>
        </w:rPr>
        <w:t>S</w:t>
      </w:r>
      <w:r w:rsidRPr="0014280E">
        <w:rPr>
          <w:lang w:val="en-US"/>
        </w:rPr>
        <w:t>.</w:t>
      </w:r>
      <w:r w:rsidR="0010097C">
        <w:rPr>
          <w:lang w:val="en-US"/>
        </w:rPr>
        <w:t>l</w:t>
      </w:r>
      <w:r w:rsidRPr="0014280E">
        <w:rPr>
          <w:lang w:val="en-US"/>
        </w:rPr>
        <w:t>.], v. 2, p.137-154, maio 2004.</w:t>
      </w:r>
    </w:p>
    <w:p w14:paraId="213E0ECB" w14:textId="77777777" w:rsidR="0010097C" w:rsidRPr="00446653" w:rsidRDefault="0010097C" w:rsidP="0010097C">
      <w:pPr>
        <w:pStyle w:val="TF-REFERNCIASITEM0"/>
        <w:rPr>
          <w:szCs w:val="18"/>
          <w:lang w:val="en-US"/>
        </w:rPr>
      </w:pPr>
      <w:r w:rsidRPr="00F3205E">
        <w:rPr>
          <w:szCs w:val="18"/>
          <w:lang w:val="en-US"/>
        </w:rPr>
        <w:t xml:space="preserve">WANG, Zijie J </w:t>
      </w:r>
      <w:r w:rsidRPr="00F3205E">
        <w:rPr>
          <w:i/>
          <w:iCs/>
          <w:szCs w:val="18"/>
          <w:lang w:val="en-US"/>
        </w:rPr>
        <w:t>et al</w:t>
      </w:r>
      <w:r w:rsidRPr="00F3205E">
        <w:rPr>
          <w:szCs w:val="18"/>
          <w:lang w:val="en-US"/>
        </w:rPr>
        <w:t>. CNN EXPLAINER: learning convolutional neural networks with interactive visualization. In: </w:t>
      </w:r>
      <w:r w:rsidRPr="00F3205E">
        <w:rPr>
          <w:bCs/>
          <w:szCs w:val="18"/>
          <w:lang w:val="en-US"/>
        </w:rPr>
        <w:t>IEEE TRANSACTIONS ON VISUALIZATION AND COMPUTER GRAPHICS</w:t>
      </w:r>
      <w:r w:rsidRPr="00F3205E">
        <w:rPr>
          <w:szCs w:val="18"/>
          <w:lang w:val="en-US"/>
        </w:rPr>
        <w:t xml:space="preserve">, 2020, [S.l.]. </w:t>
      </w:r>
      <w:r w:rsidRPr="00446653">
        <w:rPr>
          <w:b/>
          <w:szCs w:val="18"/>
          <w:lang w:val="en-US"/>
        </w:rPr>
        <w:t>Proceedings Of The Ieee.</w:t>
      </w:r>
      <w:r w:rsidRPr="00446653">
        <w:rPr>
          <w:i/>
          <w:iCs/>
          <w:szCs w:val="18"/>
          <w:lang w:val="en-US"/>
        </w:rPr>
        <w:t xml:space="preserve"> </w:t>
      </w:r>
      <w:r w:rsidRPr="00446653">
        <w:rPr>
          <w:szCs w:val="18"/>
          <w:lang w:val="en-US"/>
        </w:rPr>
        <w:t>[S.l.]:</w:t>
      </w:r>
      <w:r w:rsidRPr="00446653">
        <w:rPr>
          <w:rFonts w:ascii="Arial" w:hAnsi="Arial" w:cs="Arial"/>
          <w:b/>
          <w:bCs/>
          <w:color w:val="006600"/>
          <w:sz w:val="23"/>
          <w:szCs w:val="23"/>
          <w:shd w:val="clear" w:color="auto" w:fill="FFFFFF"/>
          <w:lang w:val="en-US"/>
        </w:rPr>
        <w:t xml:space="preserve"> </w:t>
      </w:r>
      <w:r w:rsidRPr="00446653">
        <w:rPr>
          <w:szCs w:val="18"/>
          <w:lang w:val="en-US"/>
        </w:rPr>
        <w:t>IEEE, 2020, p. 1-11.</w:t>
      </w:r>
    </w:p>
    <w:p w14:paraId="37B78210" w14:textId="2918C080" w:rsidR="00474BFA" w:rsidRDefault="00474BFA" w:rsidP="007D637C">
      <w:pPr>
        <w:pStyle w:val="TF-REFERNCIASITEM0"/>
        <w:rPr>
          <w:lang w:val="en-US"/>
        </w:rPr>
      </w:pPr>
      <w:r w:rsidRPr="00474BFA">
        <w:rPr>
          <w:lang w:val="en-US"/>
        </w:rPr>
        <w:lastRenderedPageBreak/>
        <w:t>WOLF,</w:t>
      </w:r>
      <w:r>
        <w:rPr>
          <w:lang w:val="en-US"/>
        </w:rPr>
        <w:t xml:space="preserve"> Lior;</w:t>
      </w:r>
      <w:r w:rsidRPr="00474BFA">
        <w:rPr>
          <w:lang w:val="en-US"/>
        </w:rPr>
        <w:t xml:space="preserve"> HASSNER</w:t>
      </w:r>
      <w:r>
        <w:rPr>
          <w:lang w:val="en-US"/>
        </w:rPr>
        <w:t>, Tal;</w:t>
      </w:r>
      <w:r w:rsidRPr="00474BFA">
        <w:rPr>
          <w:lang w:val="en-US"/>
        </w:rPr>
        <w:t xml:space="preserve"> MAOZ</w:t>
      </w:r>
      <w:r>
        <w:rPr>
          <w:lang w:val="en-US"/>
        </w:rPr>
        <w:t>, Itay</w:t>
      </w:r>
      <w:r w:rsidR="008916AC">
        <w:rPr>
          <w:lang w:val="en-US"/>
        </w:rPr>
        <w:t>.</w:t>
      </w:r>
      <w:r>
        <w:rPr>
          <w:lang w:val="en-US"/>
        </w:rPr>
        <w:t xml:space="preserve"> </w:t>
      </w:r>
      <w:r w:rsidRPr="00474BFA">
        <w:rPr>
          <w:lang w:val="en-US"/>
        </w:rPr>
        <w:t xml:space="preserve">Face Recognition </w:t>
      </w:r>
      <w:r w:rsidR="008916AC">
        <w:rPr>
          <w:lang w:val="en-US"/>
        </w:rPr>
        <w:t>i</w:t>
      </w:r>
      <w:r w:rsidRPr="00474BFA">
        <w:rPr>
          <w:lang w:val="en-US"/>
        </w:rPr>
        <w:t xml:space="preserve">n Unconstrained Videos </w:t>
      </w:r>
      <w:r w:rsidR="008916AC">
        <w:rPr>
          <w:lang w:val="en-US"/>
        </w:rPr>
        <w:t>w</w:t>
      </w:r>
      <w:r w:rsidRPr="00474BFA">
        <w:rPr>
          <w:lang w:val="en-US"/>
        </w:rPr>
        <w:t>ith Matched Background Similarity</w:t>
      </w:r>
      <w:r>
        <w:rPr>
          <w:lang w:val="en-US"/>
        </w:rPr>
        <w:t>.</w:t>
      </w:r>
      <w:r w:rsidRPr="00474BFA">
        <w:rPr>
          <w:lang w:val="en-US"/>
        </w:rPr>
        <w:t xml:space="preserve"> </w:t>
      </w:r>
      <w:r>
        <w:rPr>
          <w:lang w:val="en-US"/>
        </w:rPr>
        <w:t xml:space="preserve">In: IEEE </w:t>
      </w:r>
      <w:r w:rsidRPr="00474BFA">
        <w:rPr>
          <w:lang w:val="en-US"/>
        </w:rPr>
        <w:t>CONFERENCE ON COMPUTER VISION AND PATTERN RECOGNITION,</w:t>
      </w:r>
      <w:r w:rsidR="008916AC">
        <w:rPr>
          <w:lang w:val="en-US"/>
        </w:rPr>
        <w:t xml:space="preserve"> 24.,</w:t>
      </w:r>
      <w:r w:rsidRPr="00474BFA">
        <w:rPr>
          <w:lang w:val="en-US"/>
        </w:rPr>
        <w:t xml:space="preserve"> 2011,</w:t>
      </w:r>
      <w:r w:rsidR="008916AC">
        <w:rPr>
          <w:lang w:val="en-US"/>
        </w:rPr>
        <w:t xml:space="preserve"> </w:t>
      </w:r>
      <w:r w:rsidR="008916AC" w:rsidRPr="008916AC">
        <w:rPr>
          <w:lang w:val="en-US"/>
        </w:rPr>
        <w:t>Colorado Springs</w:t>
      </w:r>
      <w:r w:rsidR="008916AC">
        <w:rPr>
          <w:lang w:val="en-US"/>
        </w:rPr>
        <w:t xml:space="preserve">. </w:t>
      </w:r>
      <w:r w:rsidR="008916AC" w:rsidRPr="0000439B">
        <w:rPr>
          <w:b/>
          <w:bCs/>
          <w:lang w:val="en-US"/>
        </w:rPr>
        <w:t>Proceedings…</w:t>
      </w:r>
      <w:r w:rsidR="008916AC">
        <w:rPr>
          <w:lang w:val="en-US"/>
        </w:rPr>
        <w:t xml:space="preserve"> </w:t>
      </w:r>
      <w:r w:rsidR="008916AC" w:rsidRPr="008916AC">
        <w:rPr>
          <w:lang w:val="en-US"/>
        </w:rPr>
        <w:t>Colorado Springs</w:t>
      </w:r>
      <w:r w:rsidR="008916AC">
        <w:rPr>
          <w:lang w:val="en-US"/>
        </w:rPr>
        <w:t xml:space="preserve">: </w:t>
      </w:r>
      <w:r w:rsidR="009E1140" w:rsidRPr="009E1140">
        <w:rPr>
          <w:lang w:val="en-US"/>
        </w:rPr>
        <w:t>Crowne Plaza</w:t>
      </w:r>
      <w:r w:rsidR="008916AC">
        <w:rPr>
          <w:lang w:val="en-US"/>
        </w:rPr>
        <w:t xml:space="preserve">, 2011. </w:t>
      </w:r>
      <w:r w:rsidRPr="00474BFA">
        <w:rPr>
          <w:lang w:val="en-US"/>
        </w:rPr>
        <w:t>p. 529-534</w:t>
      </w:r>
      <w:r>
        <w:rPr>
          <w:lang w:val="en-US"/>
        </w:rPr>
        <w:t>.</w:t>
      </w:r>
    </w:p>
    <w:p w14:paraId="1B961F3E" w14:textId="1879F672" w:rsidR="00376F58" w:rsidRDefault="00376F58" w:rsidP="00376F58">
      <w:pPr>
        <w:pStyle w:val="TF-REFERNCIASITEM0"/>
        <w:rPr>
          <w:lang w:val="en-US"/>
        </w:rPr>
      </w:pPr>
      <w:r w:rsidRPr="00376F58">
        <w:rPr>
          <w:lang w:val="en-US"/>
        </w:rPr>
        <w:t xml:space="preserve">YANG, Ming-hsuan; KRIEGMAN, D.j.; AHUJA, N. </w:t>
      </w:r>
      <w:r w:rsidRPr="00376F58">
        <w:rPr>
          <w:b/>
          <w:bCs/>
          <w:lang w:val="en-US"/>
        </w:rPr>
        <w:t>Detecting faces in images</w:t>
      </w:r>
      <w:r w:rsidRPr="00376F58">
        <w:rPr>
          <w:lang w:val="en-US"/>
        </w:rPr>
        <w:t xml:space="preserve">: a survey. </w:t>
      </w:r>
      <w:r w:rsidR="00E37483">
        <w:rPr>
          <w:lang w:val="en-US"/>
        </w:rPr>
        <w:t>IEEE</w:t>
      </w:r>
      <w:r w:rsidRPr="00376F58">
        <w:rPr>
          <w:lang w:val="en-US"/>
        </w:rPr>
        <w:t xml:space="preserve"> Transactions </w:t>
      </w:r>
      <w:r w:rsidR="00E37483" w:rsidRPr="00376F58">
        <w:rPr>
          <w:lang w:val="en-US"/>
        </w:rPr>
        <w:t>on</w:t>
      </w:r>
      <w:r w:rsidRPr="00376F58">
        <w:rPr>
          <w:lang w:val="en-US"/>
        </w:rPr>
        <w:t xml:space="preserve"> Pattern Analysis </w:t>
      </w:r>
      <w:r w:rsidR="00E37483" w:rsidRPr="00376F58">
        <w:rPr>
          <w:lang w:val="en-US"/>
        </w:rPr>
        <w:t>and</w:t>
      </w:r>
      <w:r w:rsidRPr="00376F58">
        <w:rPr>
          <w:lang w:val="en-US"/>
        </w:rPr>
        <w:t xml:space="preserve"> Machine Intelligence, [</w:t>
      </w:r>
      <w:r w:rsidR="0010097C">
        <w:rPr>
          <w:lang w:val="en-US"/>
        </w:rPr>
        <w:t>S</w:t>
      </w:r>
      <w:r w:rsidRPr="00376F58">
        <w:rPr>
          <w:lang w:val="en-US"/>
        </w:rPr>
        <w:t>.l.], v. 24, n. 1, p.34-58, 7 ago. 2002. Institute of Electrical and Electronics Engineers (IEEE).</w:t>
      </w:r>
    </w:p>
    <w:p w14:paraId="38D35F3A" w14:textId="77777777" w:rsidR="00EA1CBA" w:rsidRDefault="00EA1CBA" w:rsidP="00EA1CBA">
      <w:pPr>
        <w:pStyle w:val="TF-REFERNCIASITEM0"/>
        <w:rPr>
          <w:lang w:val="en-US"/>
        </w:rPr>
      </w:pPr>
      <w:r w:rsidRPr="002B67FD">
        <w:rPr>
          <w:lang w:val="en-US"/>
        </w:rPr>
        <w:t>YANG</w:t>
      </w:r>
      <w:r>
        <w:rPr>
          <w:lang w:val="en-US"/>
        </w:rPr>
        <w:t xml:space="preserve">, </w:t>
      </w:r>
      <w:r w:rsidRPr="007E22F5">
        <w:rPr>
          <w:lang w:val="en-US"/>
        </w:rPr>
        <w:t>Shuo</w:t>
      </w:r>
      <w:r>
        <w:rPr>
          <w:lang w:val="en-US"/>
        </w:rPr>
        <w:t xml:space="preserve"> </w:t>
      </w:r>
      <w:r w:rsidRPr="00E373B1">
        <w:rPr>
          <w:i/>
          <w:iCs/>
          <w:lang w:val="en-US"/>
        </w:rPr>
        <w:t>et al</w:t>
      </w:r>
      <w:r>
        <w:rPr>
          <w:i/>
          <w:iCs/>
          <w:lang w:val="en-US"/>
        </w:rPr>
        <w:t>.</w:t>
      </w:r>
      <w:r w:rsidRPr="00A06041">
        <w:rPr>
          <w:lang w:val="en-US"/>
        </w:rPr>
        <w:t xml:space="preserve"> </w:t>
      </w:r>
      <w:r>
        <w:rPr>
          <w:b/>
          <w:bCs/>
          <w:lang w:val="en-US"/>
        </w:rPr>
        <w:t>W</w:t>
      </w:r>
      <w:r w:rsidRPr="00A06041">
        <w:rPr>
          <w:b/>
          <w:bCs/>
          <w:lang w:val="en-US"/>
        </w:rPr>
        <w:t>ider F</w:t>
      </w:r>
      <w:r>
        <w:rPr>
          <w:b/>
          <w:bCs/>
          <w:lang w:val="en-US"/>
        </w:rPr>
        <w:t>ace</w:t>
      </w:r>
      <w:r w:rsidRPr="00A06041">
        <w:rPr>
          <w:b/>
          <w:bCs/>
          <w:lang w:val="en-US"/>
        </w:rPr>
        <w:t>:</w:t>
      </w:r>
      <w:r w:rsidRPr="00A06041">
        <w:rPr>
          <w:lang w:val="en-US"/>
        </w:rPr>
        <w:t xml:space="preserve"> A Face Detection Benchmark</w:t>
      </w:r>
      <w:r>
        <w:rPr>
          <w:lang w:val="en-US"/>
        </w:rPr>
        <w:t xml:space="preserve">. In: </w:t>
      </w:r>
      <w:r w:rsidRPr="00A06041">
        <w:rPr>
          <w:lang w:val="en-US"/>
        </w:rPr>
        <w:t>IEEE CONFERENCE ON COMPUTER VISION AND PATTERN RECOGNITION</w:t>
      </w:r>
      <w:r>
        <w:rPr>
          <w:lang w:val="en-US"/>
        </w:rPr>
        <w:t xml:space="preserve">, 29., </w:t>
      </w:r>
      <w:r w:rsidRPr="00A06041">
        <w:rPr>
          <w:lang w:val="en-US"/>
        </w:rPr>
        <w:t>2016</w:t>
      </w:r>
      <w:r>
        <w:rPr>
          <w:lang w:val="en-US"/>
        </w:rPr>
        <w:t xml:space="preserve">, </w:t>
      </w:r>
      <w:r w:rsidRPr="00FE4124">
        <w:rPr>
          <w:lang w:val="en-US"/>
        </w:rPr>
        <w:t>Las Vegas</w:t>
      </w:r>
      <w:r>
        <w:rPr>
          <w:lang w:val="en-US"/>
        </w:rPr>
        <w:t xml:space="preserve">. </w:t>
      </w:r>
      <w:r w:rsidRPr="0000439B">
        <w:rPr>
          <w:b/>
          <w:bCs/>
          <w:lang w:val="en-US"/>
        </w:rPr>
        <w:t>Proceedings…</w:t>
      </w:r>
      <w:r>
        <w:rPr>
          <w:lang w:val="en-US"/>
        </w:rPr>
        <w:t xml:space="preserve"> Las Vegas: </w:t>
      </w:r>
      <w:r w:rsidRPr="00C923FD">
        <w:rPr>
          <w:lang w:val="en-US"/>
        </w:rPr>
        <w:t>Caesars Palace</w:t>
      </w:r>
      <w:r>
        <w:rPr>
          <w:lang w:val="en-US"/>
        </w:rPr>
        <w:t>, 2016.</w:t>
      </w:r>
      <w:r w:rsidRPr="00A06041">
        <w:rPr>
          <w:lang w:val="en-US"/>
        </w:rPr>
        <w:t xml:space="preserve"> p. 5525-5533.</w:t>
      </w:r>
    </w:p>
    <w:p w14:paraId="1FF90405" w14:textId="77777777" w:rsidR="00EA1CBA" w:rsidRDefault="00EA1CBA" w:rsidP="00EA1CBA">
      <w:pPr>
        <w:pStyle w:val="TF-REFERNCIASITEM0"/>
        <w:rPr>
          <w:lang w:val="en-US"/>
        </w:rPr>
      </w:pPr>
      <w:r>
        <w:rPr>
          <w:lang w:val="en-US"/>
        </w:rPr>
        <w:t>_____.</w:t>
      </w:r>
      <w:r w:rsidRPr="007E22F5">
        <w:rPr>
          <w:lang w:val="en-US"/>
        </w:rPr>
        <w:t xml:space="preserve"> Faceness-Net: Face Detection through Deep Facial Part Responses</w:t>
      </w:r>
      <w:r>
        <w:rPr>
          <w:lang w:val="en-US"/>
        </w:rPr>
        <w:t>.</w:t>
      </w:r>
      <w:r w:rsidRPr="007E22F5">
        <w:rPr>
          <w:lang w:val="en-US"/>
        </w:rPr>
        <w:t xml:space="preserve"> </w:t>
      </w:r>
      <w:r w:rsidRPr="00E25B3B">
        <w:rPr>
          <w:b/>
          <w:bCs/>
          <w:lang w:val="en-US"/>
        </w:rPr>
        <w:t xml:space="preserve">IEEE Transactions on Pattern Analysis and </w:t>
      </w:r>
      <w:r w:rsidRPr="00376F58">
        <w:rPr>
          <w:lang w:val="en-US"/>
        </w:rPr>
        <w:t>Machine Intelligence</w:t>
      </w:r>
      <w:r w:rsidRPr="007E22F5">
        <w:rPr>
          <w:lang w:val="en-US"/>
        </w:rPr>
        <w:t xml:space="preserve">, v. 40, n. 8, p. 1845-1859, </w:t>
      </w:r>
      <w:r>
        <w:rPr>
          <w:lang w:val="en-US"/>
        </w:rPr>
        <w:t>ago</w:t>
      </w:r>
      <w:r w:rsidRPr="007E22F5">
        <w:rPr>
          <w:lang w:val="en-US"/>
        </w:rPr>
        <w:t>. 2018</w:t>
      </w:r>
      <w:r>
        <w:rPr>
          <w:lang w:val="en-US"/>
        </w:rPr>
        <w:t>.</w:t>
      </w:r>
    </w:p>
    <w:p w14:paraId="25575FAF" w14:textId="4F3CED72" w:rsidR="00376F58" w:rsidRPr="00376F58" w:rsidRDefault="00376F58" w:rsidP="00376F58">
      <w:pPr>
        <w:pStyle w:val="TF-REFERNCIASITEM0"/>
        <w:rPr>
          <w:lang w:val="en-US"/>
        </w:rPr>
      </w:pPr>
      <w:r w:rsidRPr="00376F58">
        <w:rPr>
          <w:lang w:val="en-US"/>
        </w:rPr>
        <w:t xml:space="preserve">ZHANG, Cha; ZHANG, Zhengyou. </w:t>
      </w:r>
      <w:r w:rsidRPr="002B67FD">
        <w:rPr>
          <w:b/>
          <w:bCs/>
          <w:lang w:val="en-US"/>
        </w:rPr>
        <w:t>A survey of recent advances in face detection</w:t>
      </w:r>
      <w:r w:rsidRPr="00376F58">
        <w:rPr>
          <w:lang w:val="en-US"/>
        </w:rPr>
        <w:t xml:space="preserve">. jun. 2010. </w:t>
      </w:r>
      <w:r w:rsidRPr="00446653">
        <w:t xml:space="preserve">Disponível em: &lt;https://www.microsoft.com/en-us/research/publication/a-survey-of-recent-advances-in-face-detection/&gt;. </w:t>
      </w:r>
      <w:r w:rsidRPr="00376F58">
        <w:rPr>
          <w:lang w:val="en-US"/>
        </w:rPr>
        <w:t xml:space="preserve">Acesso em: </w:t>
      </w:r>
      <w:r>
        <w:rPr>
          <w:lang w:val="en-US"/>
        </w:rPr>
        <w:t>30</w:t>
      </w:r>
      <w:r w:rsidRPr="00376F58">
        <w:rPr>
          <w:lang w:val="en-US"/>
        </w:rPr>
        <w:t xml:space="preserve"> </w:t>
      </w:r>
      <w:r>
        <w:rPr>
          <w:lang w:val="en-US"/>
        </w:rPr>
        <w:t>nov</w:t>
      </w:r>
      <w:r w:rsidRPr="00376F58">
        <w:rPr>
          <w:lang w:val="en-US"/>
        </w:rPr>
        <w:t>. 20</w:t>
      </w:r>
      <w:r>
        <w:rPr>
          <w:lang w:val="en-US"/>
        </w:rPr>
        <w:t>22</w:t>
      </w:r>
    </w:p>
    <w:p w14:paraId="42B7167D" w14:textId="63672841" w:rsidR="00446653" w:rsidRPr="0012437B" w:rsidRDefault="000C483B" w:rsidP="007D637C">
      <w:pPr>
        <w:pStyle w:val="TF-REFERNCIASITEM0"/>
      </w:pPr>
      <w:r>
        <w:rPr>
          <w:lang w:val="en-US"/>
        </w:rPr>
        <w:t>ZHU, Xiangxin; RAMANAN, Deva.</w:t>
      </w:r>
      <w:r w:rsidR="00434644" w:rsidRPr="00434644">
        <w:rPr>
          <w:lang w:val="en-US"/>
        </w:rPr>
        <w:t xml:space="preserve"> Face detection, </w:t>
      </w:r>
      <w:r w:rsidR="004D49F7">
        <w:rPr>
          <w:lang w:val="en-US"/>
        </w:rPr>
        <w:t>P</w:t>
      </w:r>
      <w:r w:rsidR="00434644" w:rsidRPr="00434644">
        <w:rPr>
          <w:lang w:val="en-US"/>
        </w:rPr>
        <w:t xml:space="preserve">ose </w:t>
      </w:r>
      <w:r w:rsidR="004D49F7">
        <w:rPr>
          <w:lang w:val="en-US"/>
        </w:rPr>
        <w:t>E</w:t>
      </w:r>
      <w:r w:rsidR="00434644" w:rsidRPr="00434644">
        <w:rPr>
          <w:lang w:val="en-US"/>
        </w:rPr>
        <w:t xml:space="preserve">stimation, and </w:t>
      </w:r>
      <w:r w:rsidR="004D49F7">
        <w:rPr>
          <w:lang w:val="en-US"/>
        </w:rPr>
        <w:t>L</w:t>
      </w:r>
      <w:r w:rsidR="00434644" w:rsidRPr="00434644">
        <w:rPr>
          <w:lang w:val="en-US"/>
        </w:rPr>
        <w:t xml:space="preserve">andmark </w:t>
      </w:r>
      <w:r w:rsidR="004D49F7">
        <w:rPr>
          <w:lang w:val="en-US"/>
        </w:rPr>
        <w:t>L</w:t>
      </w:r>
      <w:r w:rsidR="00434644" w:rsidRPr="00434644">
        <w:rPr>
          <w:lang w:val="en-US"/>
        </w:rPr>
        <w:t xml:space="preserve">ocalization </w:t>
      </w:r>
      <w:r w:rsidR="004D49F7">
        <w:rPr>
          <w:lang w:val="en-US"/>
        </w:rPr>
        <w:t>i</w:t>
      </w:r>
      <w:r w:rsidR="00434644" w:rsidRPr="00434644">
        <w:rPr>
          <w:lang w:val="en-US"/>
        </w:rPr>
        <w:t xml:space="preserve">n the </w:t>
      </w:r>
      <w:r w:rsidR="004D49F7">
        <w:rPr>
          <w:lang w:val="en-US"/>
        </w:rPr>
        <w:t>W</w:t>
      </w:r>
      <w:r w:rsidR="00434644" w:rsidRPr="00434644">
        <w:rPr>
          <w:lang w:val="en-US"/>
        </w:rPr>
        <w:t>ild</w:t>
      </w:r>
      <w:r>
        <w:rPr>
          <w:lang w:val="en-US"/>
        </w:rPr>
        <w:t>. In:</w:t>
      </w:r>
      <w:r w:rsidR="00434644" w:rsidRPr="00434644">
        <w:rPr>
          <w:lang w:val="en-US"/>
        </w:rPr>
        <w:t xml:space="preserve"> </w:t>
      </w:r>
      <w:r w:rsidR="007513ED" w:rsidRPr="00434644">
        <w:rPr>
          <w:lang w:val="en-US"/>
        </w:rPr>
        <w:t>IEEE CONFERENCE ON COMPUTER VISION AND PATTERN RECOGNITION</w:t>
      </w:r>
      <w:r w:rsidR="00785B02">
        <w:rPr>
          <w:lang w:val="en-US"/>
        </w:rPr>
        <w:t>, 25.</w:t>
      </w:r>
      <w:r w:rsidR="00434644" w:rsidRPr="00434644">
        <w:rPr>
          <w:lang w:val="en-US"/>
        </w:rPr>
        <w:t>, 2012</w:t>
      </w:r>
      <w:r w:rsidR="00785B02">
        <w:rPr>
          <w:lang w:val="en-US"/>
        </w:rPr>
        <w:t xml:space="preserve">, </w:t>
      </w:r>
      <w:r w:rsidR="00785B02" w:rsidRPr="00785B02">
        <w:rPr>
          <w:lang w:val="en-US"/>
        </w:rPr>
        <w:t>Providence</w:t>
      </w:r>
      <w:r w:rsidR="00785B02">
        <w:rPr>
          <w:lang w:val="en-US"/>
        </w:rPr>
        <w:t xml:space="preserve">. </w:t>
      </w:r>
      <w:r w:rsidR="00785B02" w:rsidRPr="0012437B">
        <w:rPr>
          <w:b/>
          <w:bCs/>
        </w:rPr>
        <w:t>Proceedings…</w:t>
      </w:r>
      <w:r w:rsidR="00434644" w:rsidRPr="0012437B">
        <w:t xml:space="preserve"> </w:t>
      </w:r>
      <w:r w:rsidR="00785B02" w:rsidRPr="0012437B">
        <w:t>Providence</w:t>
      </w:r>
      <w:r w:rsidR="004D49F7" w:rsidRPr="0012437B">
        <w:t>: Rhode Island Convention Center, 2012.</w:t>
      </w:r>
      <w:r w:rsidR="00785B02" w:rsidRPr="0012437B">
        <w:t xml:space="preserve"> </w:t>
      </w:r>
      <w:r w:rsidR="00434644" w:rsidRPr="0012437B">
        <w:t>p. 2879-2886</w:t>
      </w:r>
      <w:r w:rsidRPr="0012437B">
        <w:t>.</w:t>
      </w:r>
    </w:p>
    <w:p w14:paraId="078028BF" w14:textId="77777777" w:rsidR="00446653" w:rsidRPr="0012437B" w:rsidRDefault="00446653">
      <w:pPr>
        <w:keepNext w:val="0"/>
        <w:keepLines w:val="0"/>
        <w:rPr>
          <w:sz w:val="18"/>
          <w:szCs w:val="20"/>
        </w:rPr>
      </w:pPr>
      <w:r w:rsidRPr="0012437B">
        <w:br w:type="page"/>
      </w:r>
    </w:p>
    <w:p w14:paraId="5AA7E6C6" w14:textId="77777777" w:rsidR="00446653" w:rsidRPr="00320BFA" w:rsidRDefault="00446653" w:rsidP="00446653">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64D2D64" w14:textId="267B11E0" w:rsidR="00446653" w:rsidRDefault="00446653" w:rsidP="00446653">
      <w:pPr>
        <w:pStyle w:val="TF-xAvalLINHA"/>
      </w:pPr>
      <w:r w:rsidRPr="00320BFA">
        <w:t>Avaliador(a):</w:t>
      </w:r>
      <w:r w:rsidRPr="00320BFA">
        <w:tab/>
      </w:r>
      <w:r w:rsidRPr="00446653">
        <w:t>Andreza Sartori</w:t>
      </w:r>
    </w:p>
    <w:p w14:paraId="09D35203" w14:textId="77777777" w:rsidR="00446653" w:rsidRPr="00C767AD" w:rsidRDefault="00446653" w:rsidP="00446653">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446653" w:rsidRPr="00320BFA" w14:paraId="087BBB50" w14:textId="77777777" w:rsidTr="001A48E4">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0AFDFA29" w14:textId="77777777" w:rsidR="00446653" w:rsidRPr="00320BFA" w:rsidRDefault="00446653" w:rsidP="001A48E4">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4C72ABCB" w14:textId="77777777" w:rsidR="00446653" w:rsidRPr="00320BFA" w:rsidRDefault="00446653" w:rsidP="001A48E4">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66356DB9" w14:textId="77777777" w:rsidR="00446653" w:rsidRPr="00320BFA" w:rsidRDefault="00446653" w:rsidP="001A48E4">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ABF5063" w14:textId="77777777" w:rsidR="00446653" w:rsidRPr="00320BFA" w:rsidRDefault="00446653" w:rsidP="001A48E4">
            <w:pPr>
              <w:pStyle w:val="TF-xAvalITEMTABELA"/>
            </w:pPr>
            <w:r w:rsidRPr="00320BFA">
              <w:t>não atende</w:t>
            </w:r>
          </w:p>
        </w:tc>
      </w:tr>
      <w:tr w:rsidR="00446653" w:rsidRPr="00320BFA" w14:paraId="09A0B3AA" w14:textId="77777777" w:rsidTr="001A48E4">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DCD9B45" w14:textId="77777777" w:rsidR="00446653" w:rsidRPr="0000224C" w:rsidRDefault="00446653" w:rsidP="001A48E4">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3CA6A2E" w14:textId="77777777" w:rsidR="00446653" w:rsidRPr="00320BFA" w:rsidRDefault="00446653" w:rsidP="00446653">
            <w:pPr>
              <w:pStyle w:val="TF-xAvalITEM"/>
              <w:numPr>
                <w:ilvl w:val="0"/>
                <w:numId w:val="13"/>
              </w:numPr>
            </w:pPr>
            <w:r w:rsidRPr="00320BFA">
              <w:t>INTRODUÇÃO</w:t>
            </w:r>
          </w:p>
          <w:p w14:paraId="27581E76" w14:textId="77777777" w:rsidR="00446653" w:rsidRPr="00320BFA" w:rsidRDefault="00446653" w:rsidP="001A48E4">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7A954DBC" w14:textId="167026AA" w:rsidR="00446653" w:rsidRPr="00320BFA" w:rsidRDefault="005D0EF0" w:rsidP="001A48E4">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CD42054" w14:textId="77777777" w:rsidR="00446653" w:rsidRPr="00320BFA" w:rsidRDefault="00446653" w:rsidP="001A48E4">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0E91A40" w14:textId="77777777" w:rsidR="00446653" w:rsidRPr="00320BFA" w:rsidRDefault="00446653" w:rsidP="001A48E4">
            <w:pPr>
              <w:keepNext w:val="0"/>
              <w:keepLines w:val="0"/>
              <w:ind w:left="709" w:hanging="709"/>
              <w:jc w:val="center"/>
              <w:rPr>
                <w:sz w:val="18"/>
              </w:rPr>
            </w:pPr>
          </w:p>
        </w:tc>
      </w:tr>
      <w:tr w:rsidR="00446653" w:rsidRPr="00320BFA" w14:paraId="08C70EF7" w14:textId="77777777" w:rsidTr="001A48E4">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192CE4"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DC0BA4" w14:textId="77777777" w:rsidR="00446653" w:rsidRPr="00320BFA" w:rsidRDefault="00446653" w:rsidP="001A48E4">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1B78EE2" w14:textId="56A785FD" w:rsidR="00446653" w:rsidRPr="00320BFA" w:rsidRDefault="005D0EF0"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9F15B0F"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B3EF198" w14:textId="77777777" w:rsidR="00446653" w:rsidRPr="00320BFA" w:rsidRDefault="00446653" w:rsidP="001A48E4">
            <w:pPr>
              <w:keepNext w:val="0"/>
              <w:keepLines w:val="0"/>
              <w:ind w:left="709" w:hanging="709"/>
              <w:jc w:val="center"/>
              <w:rPr>
                <w:sz w:val="18"/>
              </w:rPr>
            </w:pPr>
          </w:p>
        </w:tc>
      </w:tr>
      <w:tr w:rsidR="00446653" w:rsidRPr="00320BFA" w14:paraId="4994428D"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95DCCA"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B442107" w14:textId="77777777" w:rsidR="00446653" w:rsidRPr="00320BFA" w:rsidRDefault="00446653" w:rsidP="00446653">
            <w:pPr>
              <w:pStyle w:val="TF-xAvalITEM"/>
              <w:numPr>
                <w:ilvl w:val="0"/>
                <w:numId w:val="12"/>
              </w:numPr>
            </w:pPr>
            <w:r w:rsidRPr="00320BFA">
              <w:t>OBJETIVOS</w:t>
            </w:r>
          </w:p>
          <w:p w14:paraId="6FB3D5BE" w14:textId="77777777" w:rsidR="00446653" w:rsidRPr="00320BFA" w:rsidRDefault="00446653" w:rsidP="001A48E4">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11BCFCF" w14:textId="5E39C9A9" w:rsidR="00446653" w:rsidRPr="00320BFA" w:rsidRDefault="005D0EF0"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30026B9"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DA379D" w14:textId="77777777" w:rsidR="00446653" w:rsidRPr="00320BFA" w:rsidRDefault="00446653" w:rsidP="001A48E4">
            <w:pPr>
              <w:keepNext w:val="0"/>
              <w:keepLines w:val="0"/>
              <w:ind w:left="709" w:hanging="709"/>
              <w:jc w:val="center"/>
              <w:rPr>
                <w:sz w:val="18"/>
              </w:rPr>
            </w:pPr>
          </w:p>
        </w:tc>
      </w:tr>
      <w:tr w:rsidR="00446653" w:rsidRPr="00320BFA" w14:paraId="60D8F315" w14:textId="77777777" w:rsidTr="001A48E4">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C9F4C3"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BFB900" w14:textId="77777777" w:rsidR="00446653" w:rsidRPr="00320BFA" w:rsidRDefault="00446653" w:rsidP="001A48E4">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B291EE0" w14:textId="19A57870" w:rsidR="00446653" w:rsidRPr="00320BFA" w:rsidRDefault="005D0EF0"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392442E"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D4E5328" w14:textId="77777777" w:rsidR="00446653" w:rsidRPr="00320BFA" w:rsidRDefault="00446653" w:rsidP="001A48E4">
            <w:pPr>
              <w:keepNext w:val="0"/>
              <w:keepLines w:val="0"/>
              <w:ind w:left="709" w:hanging="709"/>
              <w:jc w:val="center"/>
              <w:rPr>
                <w:sz w:val="18"/>
              </w:rPr>
            </w:pPr>
          </w:p>
        </w:tc>
      </w:tr>
      <w:tr w:rsidR="00446653" w:rsidRPr="00320BFA" w14:paraId="19A1812E" w14:textId="77777777" w:rsidTr="001A48E4">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F24664"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835B65" w14:textId="77777777" w:rsidR="00446653" w:rsidRPr="00320BFA" w:rsidRDefault="00446653" w:rsidP="00446653">
            <w:pPr>
              <w:pStyle w:val="TF-xAvalITEM"/>
              <w:numPr>
                <w:ilvl w:val="0"/>
                <w:numId w:val="12"/>
              </w:numPr>
            </w:pPr>
            <w:r w:rsidRPr="00320BFA">
              <w:t>TRABALHOS CORRELATOS</w:t>
            </w:r>
          </w:p>
          <w:p w14:paraId="14560F48" w14:textId="77777777" w:rsidR="00446653" w:rsidRPr="00320BFA" w:rsidRDefault="00446653" w:rsidP="001A48E4">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494EB9D" w14:textId="55834DC5" w:rsidR="00446653" w:rsidRPr="00320BFA" w:rsidRDefault="00FA024F"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01FB131"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ADD5F64" w14:textId="77777777" w:rsidR="00446653" w:rsidRPr="00320BFA" w:rsidRDefault="00446653" w:rsidP="001A48E4">
            <w:pPr>
              <w:keepNext w:val="0"/>
              <w:keepLines w:val="0"/>
              <w:ind w:left="709" w:hanging="709"/>
              <w:jc w:val="center"/>
              <w:rPr>
                <w:sz w:val="18"/>
              </w:rPr>
            </w:pPr>
          </w:p>
        </w:tc>
      </w:tr>
      <w:tr w:rsidR="00446653" w:rsidRPr="00320BFA" w14:paraId="4844883A"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E5934E"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51101E" w14:textId="77777777" w:rsidR="00446653" w:rsidRPr="00320BFA" w:rsidRDefault="00446653" w:rsidP="00446653">
            <w:pPr>
              <w:pStyle w:val="TF-xAvalITEM"/>
              <w:numPr>
                <w:ilvl w:val="0"/>
                <w:numId w:val="12"/>
              </w:numPr>
            </w:pPr>
            <w:r w:rsidRPr="00320BFA">
              <w:t>JUSTIFICATIVA</w:t>
            </w:r>
          </w:p>
          <w:p w14:paraId="35E4479C" w14:textId="77777777" w:rsidR="00446653" w:rsidRPr="00320BFA" w:rsidRDefault="00446653" w:rsidP="001A48E4">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19BF721" w14:textId="555E615B" w:rsidR="00446653" w:rsidRPr="00320BFA" w:rsidRDefault="00FA024F"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7645D18"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0542CB9" w14:textId="77777777" w:rsidR="00446653" w:rsidRPr="00320BFA" w:rsidRDefault="00446653" w:rsidP="001A48E4">
            <w:pPr>
              <w:keepNext w:val="0"/>
              <w:keepLines w:val="0"/>
              <w:ind w:left="709" w:hanging="709"/>
              <w:jc w:val="center"/>
              <w:rPr>
                <w:sz w:val="18"/>
              </w:rPr>
            </w:pPr>
          </w:p>
        </w:tc>
      </w:tr>
      <w:tr w:rsidR="00446653" w:rsidRPr="00320BFA" w14:paraId="7DE0DC40"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2AFCCE"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431153E" w14:textId="77777777" w:rsidR="00446653" w:rsidRPr="00320BFA" w:rsidRDefault="00446653" w:rsidP="001A48E4">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A08E463" w14:textId="138A097B" w:rsidR="00446653" w:rsidRPr="00320BFA" w:rsidRDefault="00FA024F"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22E5CFD"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7B24A80" w14:textId="77777777" w:rsidR="00446653" w:rsidRPr="00320BFA" w:rsidRDefault="00446653" w:rsidP="001A48E4">
            <w:pPr>
              <w:keepNext w:val="0"/>
              <w:keepLines w:val="0"/>
              <w:ind w:left="709" w:hanging="709"/>
              <w:jc w:val="center"/>
              <w:rPr>
                <w:sz w:val="18"/>
              </w:rPr>
            </w:pPr>
          </w:p>
        </w:tc>
      </w:tr>
      <w:tr w:rsidR="00446653" w:rsidRPr="00320BFA" w14:paraId="72682C71"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6E7597"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A202E3" w14:textId="77777777" w:rsidR="00446653" w:rsidRPr="00320BFA" w:rsidRDefault="00446653" w:rsidP="001A48E4">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055A0EC" w14:textId="051B24E1" w:rsidR="00446653" w:rsidRPr="00320BFA" w:rsidRDefault="00FA024F"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00B4B24"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C4E498B" w14:textId="77777777" w:rsidR="00446653" w:rsidRPr="00320BFA" w:rsidRDefault="00446653" w:rsidP="001A48E4">
            <w:pPr>
              <w:keepNext w:val="0"/>
              <w:keepLines w:val="0"/>
              <w:ind w:left="709" w:hanging="709"/>
              <w:jc w:val="center"/>
              <w:rPr>
                <w:sz w:val="18"/>
              </w:rPr>
            </w:pPr>
          </w:p>
        </w:tc>
      </w:tr>
      <w:tr w:rsidR="00446653" w:rsidRPr="00320BFA" w14:paraId="630B050D"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17DD573"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7273EB" w14:textId="77777777" w:rsidR="00446653" w:rsidRPr="00320BFA" w:rsidRDefault="00446653" w:rsidP="00446653">
            <w:pPr>
              <w:pStyle w:val="TF-xAvalITEM"/>
              <w:numPr>
                <w:ilvl w:val="0"/>
                <w:numId w:val="12"/>
              </w:numPr>
            </w:pPr>
            <w:r w:rsidRPr="00320BFA">
              <w:t>REQUISITOS PRINCIPAIS DO PROBLEMA A SER TRABALHADO</w:t>
            </w:r>
          </w:p>
          <w:p w14:paraId="08D5E1BB" w14:textId="77777777" w:rsidR="00446653" w:rsidRPr="00320BFA" w:rsidRDefault="00446653" w:rsidP="001A48E4">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0417105" w14:textId="28C95825" w:rsidR="00446653" w:rsidRPr="00320BFA" w:rsidRDefault="00FA024F"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9997521"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F2F4230" w14:textId="77777777" w:rsidR="00446653" w:rsidRPr="00320BFA" w:rsidRDefault="00446653" w:rsidP="001A48E4">
            <w:pPr>
              <w:keepNext w:val="0"/>
              <w:keepLines w:val="0"/>
              <w:ind w:left="709" w:hanging="709"/>
              <w:jc w:val="center"/>
              <w:rPr>
                <w:sz w:val="18"/>
              </w:rPr>
            </w:pPr>
          </w:p>
        </w:tc>
      </w:tr>
      <w:tr w:rsidR="00446653" w:rsidRPr="00320BFA" w14:paraId="01C97E77" w14:textId="77777777" w:rsidTr="001A48E4">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8CDA6DB"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486DEF3" w14:textId="77777777" w:rsidR="00446653" w:rsidRPr="00320BFA" w:rsidRDefault="00446653" w:rsidP="00446653">
            <w:pPr>
              <w:pStyle w:val="TF-xAvalITEM"/>
              <w:numPr>
                <w:ilvl w:val="0"/>
                <w:numId w:val="12"/>
              </w:numPr>
            </w:pPr>
            <w:r w:rsidRPr="00320BFA">
              <w:t>METODOLOGIA</w:t>
            </w:r>
          </w:p>
          <w:p w14:paraId="0523DD62" w14:textId="77777777" w:rsidR="00446653" w:rsidRPr="00320BFA" w:rsidRDefault="00446653" w:rsidP="001A48E4">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BF0A88E" w14:textId="778C9B3E" w:rsidR="00446653" w:rsidRPr="00320BFA" w:rsidRDefault="00FA024F"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A7F3303"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CD4FBB8" w14:textId="77777777" w:rsidR="00446653" w:rsidRPr="00320BFA" w:rsidRDefault="00446653" w:rsidP="001A48E4">
            <w:pPr>
              <w:keepNext w:val="0"/>
              <w:keepLines w:val="0"/>
              <w:ind w:left="709" w:hanging="709"/>
              <w:jc w:val="center"/>
              <w:rPr>
                <w:sz w:val="18"/>
              </w:rPr>
            </w:pPr>
          </w:p>
        </w:tc>
      </w:tr>
      <w:tr w:rsidR="00446653" w:rsidRPr="00320BFA" w14:paraId="6FD3DE58" w14:textId="77777777" w:rsidTr="001A48E4">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A054CAF"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85BAAEC" w14:textId="77777777" w:rsidR="00446653" w:rsidRPr="00320BFA" w:rsidRDefault="00446653" w:rsidP="001A48E4">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FB8E5F1" w14:textId="58218909" w:rsidR="00446653" w:rsidRPr="00320BFA" w:rsidRDefault="00FA024F"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35A2FF5"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5EEA8F0" w14:textId="77777777" w:rsidR="00446653" w:rsidRPr="00320BFA" w:rsidRDefault="00446653" w:rsidP="001A48E4">
            <w:pPr>
              <w:keepNext w:val="0"/>
              <w:keepLines w:val="0"/>
              <w:ind w:left="709" w:hanging="709"/>
              <w:jc w:val="center"/>
              <w:rPr>
                <w:sz w:val="18"/>
              </w:rPr>
            </w:pPr>
          </w:p>
        </w:tc>
      </w:tr>
      <w:tr w:rsidR="00446653" w:rsidRPr="00320BFA" w14:paraId="22895C6E" w14:textId="77777777" w:rsidTr="001A48E4">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05CA09"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247CAF" w14:textId="77777777" w:rsidR="00446653" w:rsidRPr="00320BFA" w:rsidRDefault="00446653" w:rsidP="00446653">
            <w:pPr>
              <w:pStyle w:val="TF-xAvalITEM"/>
              <w:numPr>
                <w:ilvl w:val="0"/>
                <w:numId w:val="12"/>
              </w:numPr>
            </w:pPr>
            <w:r w:rsidRPr="00320BFA">
              <w:t>REVISÃO BIBLIOGRÁFICA</w:t>
            </w:r>
            <w:r>
              <w:t xml:space="preserve"> (atenção para a diferença de conteúdo entre projeto e pré-projeto)</w:t>
            </w:r>
          </w:p>
          <w:p w14:paraId="25D00F02" w14:textId="77777777" w:rsidR="00446653" w:rsidRPr="00320BFA" w:rsidRDefault="00446653" w:rsidP="001A48E4">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9DC7381" w14:textId="4003F9D1" w:rsidR="00446653" w:rsidRPr="00320BFA" w:rsidRDefault="00FA024F"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947E30B" w14:textId="38674346"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5DE0C44" w14:textId="77777777" w:rsidR="00446653" w:rsidRPr="00320BFA" w:rsidRDefault="00446653" w:rsidP="001A48E4">
            <w:pPr>
              <w:keepNext w:val="0"/>
              <w:keepLines w:val="0"/>
              <w:ind w:left="709" w:hanging="709"/>
              <w:jc w:val="center"/>
              <w:rPr>
                <w:sz w:val="18"/>
              </w:rPr>
            </w:pPr>
          </w:p>
        </w:tc>
      </w:tr>
      <w:tr w:rsidR="00446653" w:rsidRPr="00320BFA" w14:paraId="3F1B10DC" w14:textId="77777777" w:rsidTr="001A48E4">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ABA5A1"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5FDD7C5" w14:textId="77777777" w:rsidR="00446653" w:rsidRPr="00320BFA" w:rsidRDefault="00446653" w:rsidP="001A48E4">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64B88F2"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3AD16070" w14:textId="13CA2393" w:rsidR="00446653" w:rsidRPr="00320BFA" w:rsidRDefault="00FA024F" w:rsidP="001A48E4">
            <w:pPr>
              <w:keepNext w:val="0"/>
              <w:keepLines w:val="0"/>
              <w:ind w:left="709" w:hanging="709"/>
              <w:jc w:val="center"/>
              <w:rPr>
                <w:sz w:val="18"/>
              </w:rPr>
            </w:pPr>
            <w:r>
              <w:rPr>
                <w:sz w:val="18"/>
              </w:rPr>
              <w:t>X</w:t>
            </w:r>
          </w:p>
        </w:tc>
        <w:tc>
          <w:tcPr>
            <w:tcW w:w="267" w:type="pct"/>
            <w:tcBorders>
              <w:top w:val="single" w:sz="4" w:space="0" w:color="auto"/>
              <w:left w:val="single" w:sz="4" w:space="0" w:color="auto"/>
              <w:bottom w:val="single" w:sz="12" w:space="0" w:color="auto"/>
              <w:right w:val="single" w:sz="12" w:space="0" w:color="auto"/>
            </w:tcBorders>
          </w:tcPr>
          <w:p w14:paraId="0D6D8F31" w14:textId="77777777" w:rsidR="00446653" w:rsidRPr="00320BFA" w:rsidRDefault="00446653" w:rsidP="001A48E4">
            <w:pPr>
              <w:keepNext w:val="0"/>
              <w:keepLines w:val="0"/>
              <w:ind w:left="709" w:hanging="709"/>
              <w:jc w:val="center"/>
              <w:rPr>
                <w:sz w:val="18"/>
              </w:rPr>
            </w:pPr>
          </w:p>
        </w:tc>
      </w:tr>
      <w:tr w:rsidR="00446653" w:rsidRPr="00320BFA" w14:paraId="154E8E2A" w14:textId="77777777" w:rsidTr="001A48E4">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C629B65" w14:textId="77777777" w:rsidR="00446653" w:rsidRPr="0000224C" w:rsidRDefault="00446653" w:rsidP="001A48E4">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DF03281" w14:textId="77777777" w:rsidR="00446653" w:rsidRPr="00320BFA" w:rsidRDefault="00446653" w:rsidP="00446653">
            <w:pPr>
              <w:pStyle w:val="TF-xAvalITEM"/>
              <w:numPr>
                <w:ilvl w:val="0"/>
                <w:numId w:val="12"/>
              </w:numPr>
            </w:pPr>
            <w:r w:rsidRPr="00320BFA">
              <w:t>LINGUAGEM USADA (redação)</w:t>
            </w:r>
          </w:p>
          <w:p w14:paraId="42CE5D46" w14:textId="77777777" w:rsidR="00446653" w:rsidRPr="00320BFA" w:rsidRDefault="00446653" w:rsidP="001A48E4">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1DD1B2D" w14:textId="4358BE30" w:rsidR="00446653" w:rsidRPr="00320BFA" w:rsidRDefault="00FA024F" w:rsidP="001A48E4">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1A685189" w14:textId="77777777" w:rsidR="00446653" w:rsidRPr="00320BFA" w:rsidRDefault="00446653" w:rsidP="001A48E4">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F0CB37D" w14:textId="77777777" w:rsidR="00446653" w:rsidRPr="00320BFA" w:rsidRDefault="00446653" w:rsidP="001A48E4">
            <w:pPr>
              <w:keepNext w:val="0"/>
              <w:keepLines w:val="0"/>
              <w:ind w:left="709" w:hanging="709"/>
              <w:jc w:val="center"/>
              <w:rPr>
                <w:sz w:val="18"/>
              </w:rPr>
            </w:pPr>
          </w:p>
        </w:tc>
      </w:tr>
      <w:tr w:rsidR="00446653" w:rsidRPr="00320BFA" w14:paraId="162E93EF"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1B0AD3D"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1F2B7AD" w14:textId="77777777" w:rsidR="00446653" w:rsidRPr="00320BFA" w:rsidRDefault="00446653" w:rsidP="001A48E4">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077D62BC" w14:textId="22C5DA25" w:rsidR="00446653" w:rsidRPr="00320BFA" w:rsidRDefault="00FA024F" w:rsidP="001A48E4">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0418CA7"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DBDD204" w14:textId="77777777" w:rsidR="00446653" w:rsidRPr="00320BFA" w:rsidRDefault="00446653" w:rsidP="001A48E4">
            <w:pPr>
              <w:keepNext w:val="0"/>
              <w:keepLines w:val="0"/>
              <w:ind w:left="709" w:hanging="709"/>
              <w:jc w:val="center"/>
              <w:rPr>
                <w:sz w:val="18"/>
              </w:rPr>
            </w:pPr>
          </w:p>
        </w:tc>
      </w:tr>
    </w:tbl>
    <w:p w14:paraId="13EDFF4F" w14:textId="77777777" w:rsidR="00446653" w:rsidRPr="003F5F25" w:rsidRDefault="00446653" w:rsidP="00446653">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446653" w:rsidRPr="00320BFA" w14:paraId="07691F50" w14:textId="77777777" w:rsidTr="001A48E4">
        <w:trPr>
          <w:cantSplit/>
          <w:jc w:val="center"/>
        </w:trPr>
        <w:tc>
          <w:tcPr>
            <w:tcW w:w="5000" w:type="pct"/>
            <w:gridSpan w:val="3"/>
            <w:tcBorders>
              <w:top w:val="single" w:sz="12" w:space="0" w:color="auto"/>
              <w:left w:val="single" w:sz="12" w:space="0" w:color="auto"/>
              <w:bottom w:val="nil"/>
              <w:right w:val="single" w:sz="12" w:space="0" w:color="auto"/>
            </w:tcBorders>
            <w:hideMark/>
          </w:tcPr>
          <w:p w14:paraId="2C68381E" w14:textId="77777777" w:rsidR="00446653" w:rsidRPr="00320BFA" w:rsidRDefault="00446653" w:rsidP="001A48E4">
            <w:pPr>
              <w:keepNext w:val="0"/>
              <w:keepLines w:val="0"/>
              <w:spacing w:before="60"/>
              <w:jc w:val="both"/>
              <w:rPr>
                <w:sz w:val="18"/>
              </w:rPr>
            </w:pPr>
            <w:r w:rsidRPr="00320BFA">
              <w:rPr>
                <w:sz w:val="18"/>
              </w:rPr>
              <w:t>O projeto de TCC será reprovado se:</w:t>
            </w:r>
          </w:p>
          <w:p w14:paraId="353D9624" w14:textId="77777777" w:rsidR="00446653" w:rsidRPr="00320BFA" w:rsidRDefault="00446653" w:rsidP="00446653">
            <w:pPr>
              <w:keepNext w:val="0"/>
              <w:keepLines w:val="0"/>
              <w:numPr>
                <w:ilvl w:val="0"/>
                <w:numId w:val="15"/>
              </w:numPr>
              <w:ind w:left="357" w:hanging="357"/>
              <w:jc w:val="both"/>
              <w:rPr>
                <w:sz w:val="18"/>
              </w:rPr>
            </w:pPr>
            <w:r w:rsidRPr="00320BFA">
              <w:rPr>
                <w:sz w:val="18"/>
              </w:rPr>
              <w:t>qualquer um dos itens tiver resposta NÃO ATENDE;</w:t>
            </w:r>
          </w:p>
          <w:p w14:paraId="16B5A23F" w14:textId="77777777" w:rsidR="00446653" w:rsidRPr="00320BFA" w:rsidRDefault="00446653" w:rsidP="0044665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511E0315" w14:textId="77777777" w:rsidR="00446653" w:rsidRPr="00320BFA" w:rsidRDefault="00446653" w:rsidP="0044665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446653" w:rsidRPr="00320BFA" w14:paraId="4E4D3435" w14:textId="77777777" w:rsidTr="001A48E4">
        <w:trPr>
          <w:cantSplit/>
          <w:jc w:val="center"/>
        </w:trPr>
        <w:tc>
          <w:tcPr>
            <w:tcW w:w="1250" w:type="pct"/>
            <w:tcBorders>
              <w:top w:val="nil"/>
              <w:left w:val="single" w:sz="12" w:space="0" w:color="auto"/>
              <w:bottom w:val="single" w:sz="12" w:space="0" w:color="auto"/>
              <w:right w:val="nil"/>
            </w:tcBorders>
            <w:hideMark/>
          </w:tcPr>
          <w:p w14:paraId="66E2FC01" w14:textId="77777777" w:rsidR="00446653" w:rsidRPr="00320BFA" w:rsidRDefault="00446653" w:rsidP="001A48E4">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CEA9831" w14:textId="1B4E733E" w:rsidR="00446653" w:rsidRPr="00320BFA" w:rsidRDefault="00446653" w:rsidP="001A48E4">
            <w:pPr>
              <w:keepNext w:val="0"/>
              <w:keepLines w:val="0"/>
              <w:spacing w:before="60" w:after="60"/>
              <w:jc w:val="center"/>
              <w:rPr>
                <w:sz w:val="18"/>
              </w:rPr>
            </w:pPr>
            <w:r w:rsidRPr="00320BFA">
              <w:rPr>
                <w:sz w:val="20"/>
              </w:rPr>
              <w:t xml:space="preserve">(   </w:t>
            </w:r>
            <w:r w:rsidR="00FA024F">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EDD63DF" w14:textId="77777777" w:rsidR="00446653" w:rsidRPr="00320BFA" w:rsidRDefault="00446653" w:rsidP="001A48E4">
            <w:pPr>
              <w:keepNext w:val="0"/>
              <w:keepLines w:val="0"/>
              <w:spacing w:before="60" w:after="60"/>
              <w:jc w:val="center"/>
              <w:rPr>
                <w:sz w:val="20"/>
              </w:rPr>
            </w:pPr>
            <w:r w:rsidRPr="00320BFA">
              <w:rPr>
                <w:sz w:val="20"/>
              </w:rPr>
              <w:t>(      ) REPROVADO</w:t>
            </w:r>
          </w:p>
        </w:tc>
      </w:tr>
    </w:tbl>
    <w:p w14:paraId="02D8B910" w14:textId="77777777" w:rsidR="00446653" w:rsidRDefault="00446653" w:rsidP="00446653">
      <w:pPr>
        <w:pStyle w:val="TF-xAvalTTULO"/>
        <w:ind w:left="0" w:firstLine="0"/>
        <w:jc w:val="left"/>
      </w:pPr>
    </w:p>
    <w:p w14:paraId="7E74D6F3" w14:textId="77777777" w:rsidR="00434644" w:rsidRPr="007D637C" w:rsidRDefault="00434644" w:rsidP="007D637C">
      <w:pPr>
        <w:pStyle w:val="TF-REFERNCIASITEM0"/>
        <w:rPr>
          <w:lang w:val="en-US"/>
        </w:rPr>
      </w:pPr>
    </w:p>
    <w:sectPr w:rsidR="00434644" w:rsidRPr="007D637C" w:rsidSect="008A3072">
      <w:headerReference w:type="default" r:id="rId29"/>
      <w:footerReference w:type="even" r:id="rId30"/>
      <w:footerReference w:type="default" r:id="rId31"/>
      <w:headerReference w:type="first" r:id="rId32"/>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za Sartori" w:date="2022-12-16T07:32:00Z" w:initials="AS">
    <w:p w14:paraId="20F2553F" w14:textId="77777777" w:rsidR="00552C64" w:rsidRDefault="00552C64" w:rsidP="00BA51D2">
      <w:pPr>
        <w:pStyle w:val="Textodecomentrio"/>
      </w:pPr>
      <w:r>
        <w:rPr>
          <w:rStyle w:val="Refdecomentrio"/>
        </w:rPr>
        <w:annotationRef/>
      </w:r>
      <w:r>
        <w:t>Acredito que seria melhor colocar esta frase no impessoal.</w:t>
      </w:r>
    </w:p>
  </w:comment>
  <w:comment w:id="10" w:author="Andreza Sartori" w:date="2022-12-16T07:32:00Z" w:initials="AS">
    <w:p w14:paraId="664FBBEF" w14:textId="77777777" w:rsidR="00552C64" w:rsidRDefault="00552C64" w:rsidP="00324440">
      <w:pPr>
        <w:pStyle w:val="Textodecomentrio"/>
      </w:pPr>
      <w:r>
        <w:rPr>
          <w:rStyle w:val="Refdecomentrio"/>
        </w:rPr>
        <w:annotationRef/>
      </w:r>
      <w:r>
        <w:t>Reúna os parágrafos</w:t>
      </w:r>
    </w:p>
  </w:comment>
  <w:comment w:id="36" w:author="Andreza Sartori" w:date="2022-12-16T08:15:00Z" w:initials="AS">
    <w:p w14:paraId="1037DA92" w14:textId="77777777" w:rsidR="00333E77" w:rsidRDefault="00333E77" w:rsidP="009B68C5">
      <w:pPr>
        <w:pStyle w:val="Textodecomentrio"/>
      </w:pPr>
      <w:r>
        <w:rPr>
          <w:rStyle w:val="Refdecomentrio"/>
        </w:rPr>
        <w:annotationRef/>
      </w:r>
      <w:r>
        <w:t>O que seria isso?</w:t>
      </w:r>
    </w:p>
  </w:comment>
  <w:comment w:id="61" w:author="Andreza Sartori" w:date="2022-12-16T11:01:00Z" w:initials="AS">
    <w:p w14:paraId="31076665" w14:textId="77777777" w:rsidR="00AD7238" w:rsidRDefault="00AD7238" w:rsidP="00AD3685">
      <w:pPr>
        <w:pStyle w:val="Textodecomentrio"/>
      </w:pPr>
      <w:r>
        <w:rPr>
          <w:rStyle w:val="Refdecomentrio"/>
        </w:rPr>
        <w:annotationRef/>
      </w:r>
      <w:r>
        <w:t>Hoje tem sites específicos para fotógrafos encaminharem as fotos e o cliente fazer a seleção, como o picsize.</w:t>
      </w:r>
    </w:p>
  </w:comment>
  <w:comment w:id="73" w:author="Andreza Sartori" w:date="2022-12-16T11:06:00Z" w:initials="AS">
    <w:p w14:paraId="7D6785AD" w14:textId="77777777" w:rsidR="00D71155" w:rsidRDefault="00D71155" w:rsidP="00ED5BE2">
      <w:pPr>
        <w:pStyle w:val="Textodecomentrio"/>
      </w:pPr>
      <w:r>
        <w:rPr>
          <w:rStyle w:val="Refdecomentrio"/>
        </w:rPr>
        <w:annotationRef/>
      </w:r>
      <w:r>
        <w:t>O texto deve ser escrito no impessoal</w:t>
      </w:r>
    </w:p>
  </w:comment>
  <w:comment w:id="87" w:author="Andreza Sartori" w:date="2022-12-16T11:20:00Z" w:initials="AS">
    <w:p w14:paraId="6BC79D1E" w14:textId="77777777" w:rsidR="00CB5096" w:rsidRDefault="00A624E4" w:rsidP="00FE2FB4">
      <w:pPr>
        <w:pStyle w:val="Textodecomentrio"/>
      </w:pPr>
      <w:r>
        <w:rPr>
          <w:rStyle w:val="Refdecomentrio"/>
        </w:rPr>
        <w:annotationRef/>
      </w:r>
      <w:r w:rsidR="00CB5096">
        <w:t>Esses itens de referência ((a), (b), (c)....)não estão na imagem</w:t>
      </w:r>
    </w:p>
  </w:comment>
  <w:comment w:id="91" w:author="Andreza Sartori" w:date="2022-12-16T11:12:00Z" w:initials="AS">
    <w:p w14:paraId="6138F4D7" w14:textId="2443B4F5" w:rsidR="00604359" w:rsidRDefault="00604359" w:rsidP="00B36D03">
      <w:pPr>
        <w:pStyle w:val="Textodecomentrio"/>
      </w:pPr>
      <w:r>
        <w:rPr>
          <w:rStyle w:val="Refdecomentrio"/>
        </w:rPr>
        <w:annotationRef/>
      </w:r>
      <w:r>
        <w:t>Deve-se evitar usar conteúdo de blogs para revisão bibliográfica. O ideal é buscar em livros ou artigos científicos.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F2553F" w15:done="0"/>
  <w15:commentEx w15:paraId="664FBBEF" w15:done="0"/>
  <w15:commentEx w15:paraId="1037DA92" w15:done="0"/>
  <w15:commentEx w15:paraId="31076665" w15:done="0"/>
  <w15:commentEx w15:paraId="7D6785AD" w15:done="0"/>
  <w15:commentEx w15:paraId="6BC79D1E" w15:done="0"/>
  <w15:commentEx w15:paraId="6138F4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69D7A" w16cex:dateUtc="2022-12-16T10:32:00Z"/>
  <w16cex:commentExtensible w16cex:durableId="27469DA1" w16cex:dateUtc="2022-12-16T10:32:00Z"/>
  <w16cex:commentExtensible w16cex:durableId="2746A7AA" w16cex:dateUtc="2022-12-16T11:15:00Z"/>
  <w16cex:commentExtensible w16cex:durableId="2746CE8C" w16cex:dateUtc="2022-12-16T14:01:00Z"/>
  <w16cex:commentExtensible w16cex:durableId="2746CFC5" w16cex:dateUtc="2022-12-16T14:06:00Z"/>
  <w16cex:commentExtensible w16cex:durableId="2746D2EA" w16cex:dateUtc="2022-12-16T14:20:00Z"/>
  <w16cex:commentExtensible w16cex:durableId="2746D134" w16cex:dateUtc="2022-12-16T1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F2553F" w16cid:durableId="27469D7A"/>
  <w16cid:commentId w16cid:paraId="664FBBEF" w16cid:durableId="27469DA1"/>
  <w16cid:commentId w16cid:paraId="1037DA92" w16cid:durableId="2746A7AA"/>
  <w16cid:commentId w16cid:paraId="31076665" w16cid:durableId="2746CE8C"/>
  <w16cid:commentId w16cid:paraId="7D6785AD" w16cid:durableId="2746CFC5"/>
  <w16cid:commentId w16cid:paraId="6BC79D1E" w16cid:durableId="2746D2EA"/>
  <w16cid:commentId w16cid:paraId="6138F4D7" w16cid:durableId="2746D1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5BC09" w14:textId="77777777" w:rsidR="00491901" w:rsidRDefault="00491901">
      <w:r>
        <w:separator/>
      </w:r>
    </w:p>
  </w:endnote>
  <w:endnote w:type="continuationSeparator" w:id="0">
    <w:p w14:paraId="5A109F45" w14:textId="77777777" w:rsidR="00491901" w:rsidRDefault="00491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5EB7D" w14:textId="77777777" w:rsidR="00491901" w:rsidRDefault="00491901">
      <w:r>
        <w:separator/>
      </w:r>
    </w:p>
  </w:footnote>
  <w:footnote w:type="continuationSeparator" w:id="0">
    <w:p w14:paraId="4DF65160" w14:textId="77777777" w:rsidR="00491901" w:rsidRDefault="00491901">
      <w:r>
        <w:continuationSeparator/>
      </w:r>
    </w:p>
  </w:footnote>
  <w:footnote w:id="1">
    <w:p w14:paraId="72B89F67" w14:textId="5BCCB73F" w:rsidR="00E3623F" w:rsidRDefault="00E3623F" w:rsidP="00E3623F">
      <w:pPr>
        <w:pStyle w:val="Textodenotaderodap"/>
      </w:pPr>
      <w:r>
        <w:rPr>
          <w:rStyle w:val="Refdenotaderodap"/>
        </w:rPr>
        <w:footnoteRef/>
      </w:r>
      <w:r>
        <w:t xml:space="preserve"> P</w:t>
      </w:r>
      <w:r w:rsidRPr="004077F4">
        <w:t>artness map</w:t>
      </w:r>
      <w:r>
        <w:t xml:space="preserve">: São os mapas de resposta que destacam 5 partes diferentes da face </w:t>
      </w:r>
      <w:r w:rsidRPr="006651B9">
        <w:t>(</w:t>
      </w:r>
      <w:r w:rsidRPr="00D934C6">
        <w:t xml:space="preserve">YANG </w:t>
      </w:r>
      <w:r w:rsidRPr="006651B9">
        <w:rPr>
          <w:i/>
          <w:iCs/>
        </w:rPr>
        <w:t>et al</w:t>
      </w:r>
      <w:r w:rsidRPr="006651B9">
        <w:t>., 201</w:t>
      </w:r>
      <w:r>
        <w:t>8</w:t>
      </w:r>
      <w:r w:rsidR="008B080A">
        <w:t>b</w:t>
      </w:r>
      <w:r w:rsidRPr="006651B9">
        <w:t xml:space="preserve">, p. </w:t>
      </w:r>
      <w:r>
        <w:t>1-2</w:t>
      </w:r>
      <w:r w:rsidRPr="006651B9">
        <w:t>, tradução nossa)</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5974223"/>
    <w:multiLevelType w:val="multilevel"/>
    <w:tmpl w:val="0F8CD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844282A"/>
    <w:multiLevelType w:val="hybridMultilevel"/>
    <w:tmpl w:val="9D3482E8"/>
    <w:lvl w:ilvl="0" w:tplc="E342164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760910643">
    <w:abstractNumId w:val="0"/>
  </w:num>
  <w:num w:numId="2" w16cid:durableId="1798261332">
    <w:abstractNumId w:val="2"/>
  </w:num>
  <w:num w:numId="3" w16cid:durableId="797333812">
    <w:abstractNumId w:val="2"/>
  </w:num>
  <w:num w:numId="4" w16cid:durableId="22176118">
    <w:abstractNumId w:val="1"/>
  </w:num>
  <w:num w:numId="5" w16cid:durableId="15207789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03897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8162962">
    <w:abstractNumId w:val="2"/>
  </w:num>
  <w:num w:numId="8" w16cid:durableId="1073359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03217118">
    <w:abstractNumId w:val="7"/>
  </w:num>
  <w:num w:numId="10" w16cid:durableId="954557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69699638">
    <w:abstractNumId w:val="3"/>
  </w:num>
  <w:num w:numId="12" w16cid:durableId="1710521290">
    <w:abstractNumId w:val="5"/>
  </w:num>
  <w:num w:numId="13" w16cid:durableId="2902848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83886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16615227">
    <w:abstractNumId w:val="8"/>
  </w:num>
  <w:num w:numId="16" w16cid:durableId="4805845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70703623">
    <w:abstractNumId w:val="8"/>
  </w:num>
  <w:num w:numId="18" w16cid:durableId="16736848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66460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45871321">
    <w:abstractNumId w:val="6"/>
  </w:num>
  <w:num w:numId="21" w16cid:durableId="2827368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2505264">
    <w:abstractNumId w:val="2"/>
    <w:lvlOverride w:ilvl="0">
      <w:startOverride w:val="1"/>
    </w:lvlOverride>
  </w:num>
  <w:num w:numId="23" w16cid:durableId="804735567">
    <w:abstractNumId w:val="4"/>
  </w:num>
  <w:num w:numId="24" w16cid:durableId="377828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439B"/>
    <w:rsid w:val="000063AD"/>
    <w:rsid w:val="00012922"/>
    <w:rsid w:val="000142F6"/>
    <w:rsid w:val="000143FB"/>
    <w:rsid w:val="0001575C"/>
    <w:rsid w:val="0001593D"/>
    <w:rsid w:val="000179B5"/>
    <w:rsid w:val="00017B62"/>
    <w:rsid w:val="00017D57"/>
    <w:rsid w:val="000204E7"/>
    <w:rsid w:val="00020972"/>
    <w:rsid w:val="00020F91"/>
    <w:rsid w:val="00021450"/>
    <w:rsid w:val="0002201A"/>
    <w:rsid w:val="000237D3"/>
    <w:rsid w:val="00023FA0"/>
    <w:rsid w:val="0002602F"/>
    <w:rsid w:val="00027078"/>
    <w:rsid w:val="00030E4A"/>
    <w:rsid w:val="000315D9"/>
    <w:rsid w:val="00031A27"/>
    <w:rsid w:val="00031EE0"/>
    <w:rsid w:val="00037B72"/>
    <w:rsid w:val="00042949"/>
    <w:rsid w:val="00045511"/>
    <w:rsid w:val="0004641A"/>
    <w:rsid w:val="00050E58"/>
    <w:rsid w:val="00052537"/>
    <w:rsid w:val="00052A07"/>
    <w:rsid w:val="000533DA"/>
    <w:rsid w:val="0005457F"/>
    <w:rsid w:val="000608E9"/>
    <w:rsid w:val="000617A1"/>
    <w:rsid w:val="00061FEB"/>
    <w:rsid w:val="000667DF"/>
    <w:rsid w:val="000669F5"/>
    <w:rsid w:val="0007133E"/>
    <w:rsid w:val="0007209B"/>
    <w:rsid w:val="00074387"/>
    <w:rsid w:val="00075792"/>
    <w:rsid w:val="00075C6F"/>
    <w:rsid w:val="00080334"/>
    <w:rsid w:val="00080F9C"/>
    <w:rsid w:val="0008579A"/>
    <w:rsid w:val="00086140"/>
    <w:rsid w:val="00086AA8"/>
    <w:rsid w:val="0008732D"/>
    <w:rsid w:val="0009186D"/>
    <w:rsid w:val="00092C27"/>
    <w:rsid w:val="0009735C"/>
    <w:rsid w:val="000A104C"/>
    <w:rsid w:val="000A19DE"/>
    <w:rsid w:val="000A2DD2"/>
    <w:rsid w:val="000A3EAB"/>
    <w:rsid w:val="000B12B2"/>
    <w:rsid w:val="000B30B5"/>
    <w:rsid w:val="000B3868"/>
    <w:rsid w:val="000C1593"/>
    <w:rsid w:val="000C1926"/>
    <w:rsid w:val="000C1A18"/>
    <w:rsid w:val="000C483B"/>
    <w:rsid w:val="000C648D"/>
    <w:rsid w:val="000C7123"/>
    <w:rsid w:val="000D1294"/>
    <w:rsid w:val="000D1A59"/>
    <w:rsid w:val="000D350C"/>
    <w:rsid w:val="000D47B0"/>
    <w:rsid w:val="000D5988"/>
    <w:rsid w:val="000D6413"/>
    <w:rsid w:val="000D77C2"/>
    <w:rsid w:val="000E0101"/>
    <w:rsid w:val="000E039E"/>
    <w:rsid w:val="000E27F9"/>
    <w:rsid w:val="000E2B1E"/>
    <w:rsid w:val="000E311F"/>
    <w:rsid w:val="000E3A68"/>
    <w:rsid w:val="000E6CE0"/>
    <w:rsid w:val="000E783C"/>
    <w:rsid w:val="000F043F"/>
    <w:rsid w:val="000F4CD7"/>
    <w:rsid w:val="000F6577"/>
    <w:rsid w:val="000F77E3"/>
    <w:rsid w:val="0010097C"/>
    <w:rsid w:val="00107B02"/>
    <w:rsid w:val="00111DFA"/>
    <w:rsid w:val="0011363A"/>
    <w:rsid w:val="00113A3F"/>
    <w:rsid w:val="00114EA2"/>
    <w:rsid w:val="00115D35"/>
    <w:rsid w:val="001164FE"/>
    <w:rsid w:val="0011703F"/>
    <w:rsid w:val="001239F5"/>
    <w:rsid w:val="0012437B"/>
    <w:rsid w:val="00124BD8"/>
    <w:rsid w:val="00125084"/>
    <w:rsid w:val="00125277"/>
    <w:rsid w:val="00126223"/>
    <w:rsid w:val="0013244D"/>
    <w:rsid w:val="001375F7"/>
    <w:rsid w:val="0014280E"/>
    <w:rsid w:val="0014391B"/>
    <w:rsid w:val="001454EA"/>
    <w:rsid w:val="001525C7"/>
    <w:rsid w:val="001554E9"/>
    <w:rsid w:val="00156F42"/>
    <w:rsid w:val="00162BF1"/>
    <w:rsid w:val="00162BF4"/>
    <w:rsid w:val="0016560C"/>
    <w:rsid w:val="001709BF"/>
    <w:rsid w:val="001807AB"/>
    <w:rsid w:val="00186092"/>
    <w:rsid w:val="0018766D"/>
    <w:rsid w:val="001917C1"/>
    <w:rsid w:val="00192996"/>
    <w:rsid w:val="00193A97"/>
    <w:rsid w:val="001948BE"/>
    <w:rsid w:val="00195151"/>
    <w:rsid w:val="0019547B"/>
    <w:rsid w:val="001A12CE"/>
    <w:rsid w:val="001A2A08"/>
    <w:rsid w:val="001A3AAA"/>
    <w:rsid w:val="001A48A2"/>
    <w:rsid w:val="001A6292"/>
    <w:rsid w:val="001A73F1"/>
    <w:rsid w:val="001A7511"/>
    <w:rsid w:val="001B02DE"/>
    <w:rsid w:val="001B2F1E"/>
    <w:rsid w:val="001C33B0"/>
    <w:rsid w:val="001C4118"/>
    <w:rsid w:val="001C57E6"/>
    <w:rsid w:val="001C5CBB"/>
    <w:rsid w:val="001D465C"/>
    <w:rsid w:val="001D6234"/>
    <w:rsid w:val="001E1939"/>
    <w:rsid w:val="001E646A"/>
    <w:rsid w:val="001E682E"/>
    <w:rsid w:val="001F007F"/>
    <w:rsid w:val="001F01A6"/>
    <w:rsid w:val="001F0D36"/>
    <w:rsid w:val="001F0E0E"/>
    <w:rsid w:val="001F210C"/>
    <w:rsid w:val="001F71AC"/>
    <w:rsid w:val="00202F3F"/>
    <w:rsid w:val="00202FF4"/>
    <w:rsid w:val="002035FE"/>
    <w:rsid w:val="002107DD"/>
    <w:rsid w:val="00211786"/>
    <w:rsid w:val="00211EAD"/>
    <w:rsid w:val="002175BA"/>
    <w:rsid w:val="00223DD0"/>
    <w:rsid w:val="00224BB2"/>
    <w:rsid w:val="00225972"/>
    <w:rsid w:val="002262DE"/>
    <w:rsid w:val="002268B7"/>
    <w:rsid w:val="00235240"/>
    <w:rsid w:val="00236307"/>
    <w:rsid w:val="0023682A"/>
    <w:rsid w:val="002368FD"/>
    <w:rsid w:val="00240128"/>
    <w:rsid w:val="0024110F"/>
    <w:rsid w:val="002423AB"/>
    <w:rsid w:val="002440B0"/>
    <w:rsid w:val="00245034"/>
    <w:rsid w:val="00256392"/>
    <w:rsid w:val="0025685C"/>
    <w:rsid w:val="0025784F"/>
    <w:rsid w:val="00260ECA"/>
    <w:rsid w:val="00263803"/>
    <w:rsid w:val="00270170"/>
    <w:rsid w:val="0027170D"/>
    <w:rsid w:val="00273AAC"/>
    <w:rsid w:val="002762BF"/>
    <w:rsid w:val="00276E8F"/>
    <w:rsid w:val="0027792D"/>
    <w:rsid w:val="00282723"/>
    <w:rsid w:val="00282788"/>
    <w:rsid w:val="0028617A"/>
    <w:rsid w:val="00291694"/>
    <w:rsid w:val="0029608A"/>
    <w:rsid w:val="002A03C2"/>
    <w:rsid w:val="002A338E"/>
    <w:rsid w:val="002A6617"/>
    <w:rsid w:val="002A7E1B"/>
    <w:rsid w:val="002B0EDC"/>
    <w:rsid w:val="002B2914"/>
    <w:rsid w:val="002B4718"/>
    <w:rsid w:val="002B67FD"/>
    <w:rsid w:val="002D3655"/>
    <w:rsid w:val="002D5950"/>
    <w:rsid w:val="002D7725"/>
    <w:rsid w:val="002D7854"/>
    <w:rsid w:val="002E1F0E"/>
    <w:rsid w:val="002E6DD1"/>
    <w:rsid w:val="002F027E"/>
    <w:rsid w:val="002F059C"/>
    <w:rsid w:val="002F2067"/>
    <w:rsid w:val="002F5F90"/>
    <w:rsid w:val="002F7572"/>
    <w:rsid w:val="00305617"/>
    <w:rsid w:val="00312CEA"/>
    <w:rsid w:val="00320BFA"/>
    <w:rsid w:val="003213F7"/>
    <w:rsid w:val="0032378D"/>
    <w:rsid w:val="003247E1"/>
    <w:rsid w:val="00325A30"/>
    <w:rsid w:val="00325A8C"/>
    <w:rsid w:val="00325D7A"/>
    <w:rsid w:val="0032768F"/>
    <w:rsid w:val="00330B69"/>
    <w:rsid w:val="003318B6"/>
    <w:rsid w:val="00331E89"/>
    <w:rsid w:val="003323B0"/>
    <w:rsid w:val="00333E77"/>
    <w:rsid w:val="00334BEA"/>
    <w:rsid w:val="00335048"/>
    <w:rsid w:val="00337520"/>
    <w:rsid w:val="00340AD0"/>
    <w:rsid w:val="00340B6D"/>
    <w:rsid w:val="00340C8E"/>
    <w:rsid w:val="00344540"/>
    <w:rsid w:val="00345471"/>
    <w:rsid w:val="00347AC5"/>
    <w:rsid w:val="003519A3"/>
    <w:rsid w:val="0035542A"/>
    <w:rsid w:val="00356A5B"/>
    <w:rsid w:val="00362443"/>
    <w:rsid w:val="00366E1E"/>
    <w:rsid w:val="003679E4"/>
    <w:rsid w:val="0037046F"/>
    <w:rsid w:val="00372D05"/>
    <w:rsid w:val="0037580A"/>
    <w:rsid w:val="00376172"/>
    <w:rsid w:val="00376F58"/>
    <w:rsid w:val="00377DA7"/>
    <w:rsid w:val="00383087"/>
    <w:rsid w:val="00397C3F"/>
    <w:rsid w:val="003A1864"/>
    <w:rsid w:val="003A1B5D"/>
    <w:rsid w:val="003A2B7D"/>
    <w:rsid w:val="003A3328"/>
    <w:rsid w:val="003A4657"/>
    <w:rsid w:val="003A4A75"/>
    <w:rsid w:val="003A5366"/>
    <w:rsid w:val="003B1EBE"/>
    <w:rsid w:val="003B4F0D"/>
    <w:rsid w:val="003B5354"/>
    <w:rsid w:val="003B62D0"/>
    <w:rsid w:val="003B647A"/>
    <w:rsid w:val="003B7EBE"/>
    <w:rsid w:val="003C19DD"/>
    <w:rsid w:val="003C301C"/>
    <w:rsid w:val="003C5262"/>
    <w:rsid w:val="003D3197"/>
    <w:rsid w:val="003D398C"/>
    <w:rsid w:val="003D473B"/>
    <w:rsid w:val="003D4B35"/>
    <w:rsid w:val="003E128E"/>
    <w:rsid w:val="003E31BF"/>
    <w:rsid w:val="003E4F19"/>
    <w:rsid w:val="003E507A"/>
    <w:rsid w:val="003E59EA"/>
    <w:rsid w:val="003E7BB0"/>
    <w:rsid w:val="003F5F25"/>
    <w:rsid w:val="00402ECA"/>
    <w:rsid w:val="0040436D"/>
    <w:rsid w:val="004077F4"/>
    <w:rsid w:val="00410543"/>
    <w:rsid w:val="00410EDB"/>
    <w:rsid w:val="00413281"/>
    <w:rsid w:val="004173CC"/>
    <w:rsid w:val="004211A5"/>
    <w:rsid w:val="00421BFB"/>
    <w:rsid w:val="0042356B"/>
    <w:rsid w:val="0042420A"/>
    <w:rsid w:val="004243D2"/>
    <w:rsid w:val="00424610"/>
    <w:rsid w:val="00424AD5"/>
    <w:rsid w:val="00425127"/>
    <w:rsid w:val="00431C8E"/>
    <w:rsid w:val="00431D2D"/>
    <w:rsid w:val="00434644"/>
    <w:rsid w:val="00435424"/>
    <w:rsid w:val="004411CE"/>
    <w:rsid w:val="00446653"/>
    <w:rsid w:val="00451B94"/>
    <w:rsid w:val="004554CA"/>
    <w:rsid w:val="00455AED"/>
    <w:rsid w:val="00461AC0"/>
    <w:rsid w:val="004658D7"/>
    <w:rsid w:val="00465D84"/>
    <w:rsid w:val="004661F2"/>
    <w:rsid w:val="004706E3"/>
    <w:rsid w:val="00470C41"/>
    <w:rsid w:val="004738BF"/>
    <w:rsid w:val="00474BFA"/>
    <w:rsid w:val="0047690F"/>
    <w:rsid w:val="00476C78"/>
    <w:rsid w:val="00482174"/>
    <w:rsid w:val="0048576D"/>
    <w:rsid w:val="00491901"/>
    <w:rsid w:val="0049378B"/>
    <w:rsid w:val="00493B1A"/>
    <w:rsid w:val="0049495C"/>
    <w:rsid w:val="00496552"/>
    <w:rsid w:val="00496F08"/>
    <w:rsid w:val="00497EF6"/>
    <w:rsid w:val="004A4AD9"/>
    <w:rsid w:val="004A6C06"/>
    <w:rsid w:val="004B2BF9"/>
    <w:rsid w:val="004B2E0D"/>
    <w:rsid w:val="004B2F49"/>
    <w:rsid w:val="004B385B"/>
    <w:rsid w:val="004B42D8"/>
    <w:rsid w:val="004B5A6F"/>
    <w:rsid w:val="004B6B8F"/>
    <w:rsid w:val="004B7511"/>
    <w:rsid w:val="004C6A22"/>
    <w:rsid w:val="004D49F7"/>
    <w:rsid w:val="004D6ACA"/>
    <w:rsid w:val="004E2147"/>
    <w:rsid w:val="004E23CE"/>
    <w:rsid w:val="004E4187"/>
    <w:rsid w:val="004E516B"/>
    <w:rsid w:val="004E5A03"/>
    <w:rsid w:val="004F2B75"/>
    <w:rsid w:val="004F3C47"/>
    <w:rsid w:val="004F3E78"/>
    <w:rsid w:val="004F4D75"/>
    <w:rsid w:val="004F5860"/>
    <w:rsid w:val="004F5D21"/>
    <w:rsid w:val="004F685F"/>
    <w:rsid w:val="004F7ABC"/>
    <w:rsid w:val="00500539"/>
    <w:rsid w:val="00503373"/>
    <w:rsid w:val="00503F3F"/>
    <w:rsid w:val="00504693"/>
    <w:rsid w:val="0050605C"/>
    <w:rsid w:val="0050660A"/>
    <w:rsid w:val="005131E4"/>
    <w:rsid w:val="00513268"/>
    <w:rsid w:val="00517B6F"/>
    <w:rsid w:val="005218C4"/>
    <w:rsid w:val="005244E1"/>
    <w:rsid w:val="00524F02"/>
    <w:rsid w:val="00525C44"/>
    <w:rsid w:val="005312EB"/>
    <w:rsid w:val="00532CBA"/>
    <w:rsid w:val="00533C7A"/>
    <w:rsid w:val="00533F38"/>
    <w:rsid w:val="00534CBB"/>
    <w:rsid w:val="00536336"/>
    <w:rsid w:val="0053746A"/>
    <w:rsid w:val="0054044B"/>
    <w:rsid w:val="00542ED7"/>
    <w:rsid w:val="00544BBE"/>
    <w:rsid w:val="00544F03"/>
    <w:rsid w:val="0054649D"/>
    <w:rsid w:val="00550201"/>
    <w:rsid w:val="00550D4A"/>
    <w:rsid w:val="005518BE"/>
    <w:rsid w:val="00552C64"/>
    <w:rsid w:val="005575CE"/>
    <w:rsid w:val="00564A29"/>
    <w:rsid w:val="00564FBC"/>
    <w:rsid w:val="005705A9"/>
    <w:rsid w:val="0057184A"/>
    <w:rsid w:val="00572864"/>
    <w:rsid w:val="005733C4"/>
    <w:rsid w:val="00574450"/>
    <w:rsid w:val="00581BD6"/>
    <w:rsid w:val="00583D42"/>
    <w:rsid w:val="0058482B"/>
    <w:rsid w:val="0058618A"/>
    <w:rsid w:val="00587002"/>
    <w:rsid w:val="00590930"/>
    <w:rsid w:val="00591611"/>
    <w:rsid w:val="0059274B"/>
    <w:rsid w:val="00592BA8"/>
    <w:rsid w:val="005934DC"/>
    <w:rsid w:val="005A362B"/>
    <w:rsid w:val="005A4952"/>
    <w:rsid w:val="005A4CE8"/>
    <w:rsid w:val="005B058B"/>
    <w:rsid w:val="005B06F3"/>
    <w:rsid w:val="005B124E"/>
    <w:rsid w:val="005B20A1"/>
    <w:rsid w:val="005B2478"/>
    <w:rsid w:val="005B2E12"/>
    <w:rsid w:val="005B5353"/>
    <w:rsid w:val="005B5558"/>
    <w:rsid w:val="005B7D1B"/>
    <w:rsid w:val="005C21FC"/>
    <w:rsid w:val="005C30AE"/>
    <w:rsid w:val="005C6847"/>
    <w:rsid w:val="005D0EF0"/>
    <w:rsid w:val="005D2B9E"/>
    <w:rsid w:val="005E35F3"/>
    <w:rsid w:val="005E400D"/>
    <w:rsid w:val="005E589D"/>
    <w:rsid w:val="005E6474"/>
    <w:rsid w:val="005E650C"/>
    <w:rsid w:val="005E698D"/>
    <w:rsid w:val="005F09F1"/>
    <w:rsid w:val="005F645A"/>
    <w:rsid w:val="005F7EDE"/>
    <w:rsid w:val="0060060C"/>
    <w:rsid w:val="00604359"/>
    <w:rsid w:val="00604672"/>
    <w:rsid w:val="0060619C"/>
    <w:rsid w:val="0060770A"/>
    <w:rsid w:val="00607E91"/>
    <w:rsid w:val="006107ED"/>
    <w:rsid w:val="006118D1"/>
    <w:rsid w:val="00612109"/>
    <w:rsid w:val="0061251F"/>
    <w:rsid w:val="00613A5D"/>
    <w:rsid w:val="00613B57"/>
    <w:rsid w:val="00616627"/>
    <w:rsid w:val="006168D7"/>
    <w:rsid w:val="0062052D"/>
    <w:rsid w:val="00620D93"/>
    <w:rsid w:val="0062386A"/>
    <w:rsid w:val="0062576D"/>
    <w:rsid w:val="00625788"/>
    <w:rsid w:val="00627EFF"/>
    <w:rsid w:val="006305AA"/>
    <w:rsid w:val="0063091B"/>
    <w:rsid w:val="00631B1C"/>
    <w:rsid w:val="0063243F"/>
    <w:rsid w:val="0063277E"/>
    <w:rsid w:val="00635853"/>
    <w:rsid w:val="006364F4"/>
    <w:rsid w:val="006374B9"/>
    <w:rsid w:val="00640352"/>
    <w:rsid w:val="006426D5"/>
    <w:rsid w:val="00642924"/>
    <w:rsid w:val="00645AEF"/>
    <w:rsid w:val="006466FF"/>
    <w:rsid w:val="00646A5F"/>
    <w:rsid w:val="00646B83"/>
    <w:rsid w:val="006475C1"/>
    <w:rsid w:val="00650DFF"/>
    <w:rsid w:val="0065325B"/>
    <w:rsid w:val="00653F19"/>
    <w:rsid w:val="00654630"/>
    <w:rsid w:val="00654C4C"/>
    <w:rsid w:val="00656C00"/>
    <w:rsid w:val="00657BCF"/>
    <w:rsid w:val="00657C69"/>
    <w:rsid w:val="00661967"/>
    <w:rsid w:val="00661F61"/>
    <w:rsid w:val="006651B9"/>
    <w:rsid w:val="0066669E"/>
    <w:rsid w:val="00671B49"/>
    <w:rsid w:val="00674155"/>
    <w:rsid w:val="006746CA"/>
    <w:rsid w:val="00677514"/>
    <w:rsid w:val="00677808"/>
    <w:rsid w:val="00682581"/>
    <w:rsid w:val="00682C61"/>
    <w:rsid w:val="00684253"/>
    <w:rsid w:val="00684277"/>
    <w:rsid w:val="00690426"/>
    <w:rsid w:val="006922A7"/>
    <w:rsid w:val="00692CB4"/>
    <w:rsid w:val="00695745"/>
    <w:rsid w:val="0069600B"/>
    <w:rsid w:val="006A0A1A"/>
    <w:rsid w:val="006A2969"/>
    <w:rsid w:val="006A3DF4"/>
    <w:rsid w:val="006A4EE6"/>
    <w:rsid w:val="006A5486"/>
    <w:rsid w:val="006A6460"/>
    <w:rsid w:val="006A79FF"/>
    <w:rsid w:val="006A7D5E"/>
    <w:rsid w:val="006B0760"/>
    <w:rsid w:val="006B104E"/>
    <w:rsid w:val="006B4D60"/>
    <w:rsid w:val="006B5AEA"/>
    <w:rsid w:val="006B62DA"/>
    <w:rsid w:val="006B6383"/>
    <w:rsid w:val="006B640D"/>
    <w:rsid w:val="006B6BCE"/>
    <w:rsid w:val="006C062E"/>
    <w:rsid w:val="006C4E19"/>
    <w:rsid w:val="006C61FA"/>
    <w:rsid w:val="006C6A2D"/>
    <w:rsid w:val="006D0896"/>
    <w:rsid w:val="006D2982"/>
    <w:rsid w:val="006D7359"/>
    <w:rsid w:val="006D784C"/>
    <w:rsid w:val="006E0F84"/>
    <w:rsid w:val="006E25D2"/>
    <w:rsid w:val="006E4255"/>
    <w:rsid w:val="006E6565"/>
    <w:rsid w:val="006E74CA"/>
    <w:rsid w:val="006F127A"/>
    <w:rsid w:val="006F1958"/>
    <w:rsid w:val="006F199A"/>
    <w:rsid w:val="006F2CCB"/>
    <w:rsid w:val="0070177D"/>
    <w:rsid w:val="0070391A"/>
    <w:rsid w:val="00706486"/>
    <w:rsid w:val="00711DDA"/>
    <w:rsid w:val="00714A1B"/>
    <w:rsid w:val="007165B5"/>
    <w:rsid w:val="0072079D"/>
    <w:rsid w:val="007214E3"/>
    <w:rsid w:val="007222F7"/>
    <w:rsid w:val="007232FA"/>
    <w:rsid w:val="00724667"/>
    <w:rsid w:val="00724679"/>
    <w:rsid w:val="00724772"/>
    <w:rsid w:val="00724F11"/>
    <w:rsid w:val="00725368"/>
    <w:rsid w:val="0072633D"/>
    <w:rsid w:val="007304F3"/>
    <w:rsid w:val="00730721"/>
    <w:rsid w:val="00730839"/>
    <w:rsid w:val="00730F60"/>
    <w:rsid w:val="007319D6"/>
    <w:rsid w:val="00731F95"/>
    <w:rsid w:val="00733FF9"/>
    <w:rsid w:val="007420F4"/>
    <w:rsid w:val="00747B84"/>
    <w:rsid w:val="007509EF"/>
    <w:rsid w:val="007513ED"/>
    <w:rsid w:val="007517EC"/>
    <w:rsid w:val="00751BD7"/>
    <w:rsid w:val="00752038"/>
    <w:rsid w:val="0075299A"/>
    <w:rsid w:val="00754345"/>
    <w:rsid w:val="007546E2"/>
    <w:rsid w:val="007554DF"/>
    <w:rsid w:val="0075710D"/>
    <w:rsid w:val="007572F2"/>
    <w:rsid w:val="0075776D"/>
    <w:rsid w:val="007613FB"/>
    <w:rsid w:val="007618BF"/>
    <w:rsid w:val="00761E34"/>
    <w:rsid w:val="00763083"/>
    <w:rsid w:val="00765958"/>
    <w:rsid w:val="00770837"/>
    <w:rsid w:val="00771564"/>
    <w:rsid w:val="007722BF"/>
    <w:rsid w:val="0077580B"/>
    <w:rsid w:val="007807A6"/>
    <w:rsid w:val="00781167"/>
    <w:rsid w:val="00781272"/>
    <w:rsid w:val="00784093"/>
    <w:rsid w:val="007854B3"/>
    <w:rsid w:val="00785B02"/>
    <w:rsid w:val="0078787D"/>
    <w:rsid w:val="00787FA8"/>
    <w:rsid w:val="0079085F"/>
    <w:rsid w:val="007944F8"/>
    <w:rsid w:val="007973E3"/>
    <w:rsid w:val="007A1350"/>
    <w:rsid w:val="007A1883"/>
    <w:rsid w:val="007A3503"/>
    <w:rsid w:val="007A3C79"/>
    <w:rsid w:val="007A523F"/>
    <w:rsid w:val="007A528A"/>
    <w:rsid w:val="007A77E5"/>
    <w:rsid w:val="007B6502"/>
    <w:rsid w:val="007B7F8B"/>
    <w:rsid w:val="007C06B6"/>
    <w:rsid w:val="007C1029"/>
    <w:rsid w:val="007C5101"/>
    <w:rsid w:val="007C650D"/>
    <w:rsid w:val="007C658A"/>
    <w:rsid w:val="007D0720"/>
    <w:rsid w:val="007D07E9"/>
    <w:rsid w:val="007D10F2"/>
    <w:rsid w:val="007D207E"/>
    <w:rsid w:val="007D2276"/>
    <w:rsid w:val="007D2576"/>
    <w:rsid w:val="007D637C"/>
    <w:rsid w:val="007D6DEC"/>
    <w:rsid w:val="007E22F5"/>
    <w:rsid w:val="007E46A1"/>
    <w:rsid w:val="007E61E0"/>
    <w:rsid w:val="007E668D"/>
    <w:rsid w:val="007E730D"/>
    <w:rsid w:val="007E7311"/>
    <w:rsid w:val="007F20C0"/>
    <w:rsid w:val="007F30E9"/>
    <w:rsid w:val="007F38A6"/>
    <w:rsid w:val="007F3E7C"/>
    <w:rsid w:val="007F403E"/>
    <w:rsid w:val="00801B2B"/>
    <w:rsid w:val="00802D0F"/>
    <w:rsid w:val="008072AC"/>
    <w:rsid w:val="008075ED"/>
    <w:rsid w:val="00810CEA"/>
    <w:rsid w:val="00814919"/>
    <w:rsid w:val="008233E5"/>
    <w:rsid w:val="008324CF"/>
    <w:rsid w:val="0083342A"/>
    <w:rsid w:val="00833DE8"/>
    <w:rsid w:val="00833F47"/>
    <w:rsid w:val="008348C3"/>
    <w:rsid w:val="00834E22"/>
    <w:rsid w:val="008373B4"/>
    <w:rsid w:val="008404C4"/>
    <w:rsid w:val="00845B18"/>
    <w:rsid w:val="00847D37"/>
    <w:rsid w:val="0085001D"/>
    <w:rsid w:val="0085701C"/>
    <w:rsid w:val="00857BA4"/>
    <w:rsid w:val="00862CB7"/>
    <w:rsid w:val="00870802"/>
    <w:rsid w:val="00871762"/>
    <w:rsid w:val="00871890"/>
    <w:rsid w:val="00871A41"/>
    <w:rsid w:val="00882CC7"/>
    <w:rsid w:val="00885C38"/>
    <w:rsid w:val="00886325"/>
    <w:rsid w:val="00886D76"/>
    <w:rsid w:val="008916AC"/>
    <w:rsid w:val="008967FB"/>
    <w:rsid w:val="00897019"/>
    <w:rsid w:val="008974CE"/>
    <w:rsid w:val="008979CA"/>
    <w:rsid w:val="008A3072"/>
    <w:rsid w:val="008A54AB"/>
    <w:rsid w:val="008A7455"/>
    <w:rsid w:val="008B080A"/>
    <w:rsid w:val="008B0A07"/>
    <w:rsid w:val="008B781F"/>
    <w:rsid w:val="008C0069"/>
    <w:rsid w:val="008C0876"/>
    <w:rsid w:val="008C1495"/>
    <w:rsid w:val="008C46EE"/>
    <w:rsid w:val="008C5931"/>
    <w:rsid w:val="008C5E2A"/>
    <w:rsid w:val="008D4159"/>
    <w:rsid w:val="008D5522"/>
    <w:rsid w:val="008D69C5"/>
    <w:rsid w:val="008D7404"/>
    <w:rsid w:val="008E0F86"/>
    <w:rsid w:val="008E16CC"/>
    <w:rsid w:val="008E2DC1"/>
    <w:rsid w:val="008E47A1"/>
    <w:rsid w:val="008F2DC1"/>
    <w:rsid w:val="008F5BA9"/>
    <w:rsid w:val="008F70AD"/>
    <w:rsid w:val="008F7CE2"/>
    <w:rsid w:val="00900DB1"/>
    <w:rsid w:val="009022BF"/>
    <w:rsid w:val="00903198"/>
    <w:rsid w:val="0090629D"/>
    <w:rsid w:val="0090674D"/>
    <w:rsid w:val="00911CD9"/>
    <w:rsid w:val="00912B71"/>
    <w:rsid w:val="00920E4A"/>
    <w:rsid w:val="00925910"/>
    <w:rsid w:val="00926FE5"/>
    <w:rsid w:val="009279A7"/>
    <w:rsid w:val="009304D7"/>
    <w:rsid w:val="00931632"/>
    <w:rsid w:val="00931CD8"/>
    <w:rsid w:val="00932C92"/>
    <w:rsid w:val="00935C4B"/>
    <w:rsid w:val="00936F28"/>
    <w:rsid w:val="00941A51"/>
    <w:rsid w:val="009424C9"/>
    <w:rsid w:val="0094296B"/>
    <w:rsid w:val="00942F02"/>
    <w:rsid w:val="0094381E"/>
    <w:rsid w:val="009454E4"/>
    <w:rsid w:val="009455C7"/>
    <w:rsid w:val="0094613D"/>
    <w:rsid w:val="00946836"/>
    <w:rsid w:val="0095484E"/>
    <w:rsid w:val="00955F8C"/>
    <w:rsid w:val="00957E0D"/>
    <w:rsid w:val="00960653"/>
    <w:rsid w:val="00960D9C"/>
    <w:rsid w:val="00962D20"/>
    <w:rsid w:val="0096683A"/>
    <w:rsid w:val="00966B36"/>
    <w:rsid w:val="00967611"/>
    <w:rsid w:val="00975503"/>
    <w:rsid w:val="00984240"/>
    <w:rsid w:val="009874A9"/>
    <w:rsid w:val="009874E6"/>
    <w:rsid w:val="009877CE"/>
    <w:rsid w:val="00987F2B"/>
    <w:rsid w:val="00990DA9"/>
    <w:rsid w:val="00995B07"/>
    <w:rsid w:val="009A2619"/>
    <w:rsid w:val="009A5850"/>
    <w:rsid w:val="009B002A"/>
    <w:rsid w:val="009B10D6"/>
    <w:rsid w:val="009B1E79"/>
    <w:rsid w:val="009C112E"/>
    <w:rsid w:val="009C394B"/>
    <w:rsid w:val="009D2DA8"/>
    <w:rsid w:val="009D5AA9"/>
    <w:rsid w:val="009D61CA"/>
    <w:rsid w:val="009D65D0"/>
    <w:rsid w:val="009D7806"/>
    <w:rsid w:val="009D7E91"/>
    <w:rsid w:val="009E1140"/>
    <w:rsid w:val="009E135E"/>
    <w:rsid w:val="009E3272"/>
    <w:rsid w:val="009E3C92"/>
    <w:rsid w:val="009E54F4"/>
    <w:rsid w:val="009E6DF6"/>
    <w:rsid w:val="009E71AD"/>
    <w:rsid w:val="009F2BFA"/>
    <w:rsid w:val="009F7847"/>
    <w:rsid w:val="00A017C9"/>
    <w:rsid w:val="00A01F12"/>
    <w:rsid w:val="00A03A3D"/>
    <w:rsid w:val="00A045C4"/>
    <w:rsid w:val="00A06041"/>
    <w:rsid w:val="00A10C70"/>
    <w:rsid w:val="00A10DFA"/>
    <w:rsid w:val="00A1383A"/>
    <w:rsid w:val="00A152EF"/>
    <w:rsid w:val="00A16343"/>
    <w:rsid w:val="00A1730F"/>
    <w:rsid w:val="00A17E0A"/>
    <w:rsid w:val="00A21708"/>
    <w:rsid w:val="00A21B27"/>
    <w:rsid w:val="00A22362"/>
    <w:rsid w:val="00A249BA"/>
    <w:rsid w:val="00A27D45"/>
    <w:rsid w:val="00A307C7"/>
    <w:rsid w:val="00A30FB6"/>
    <w:rsid w:val="00A35DB7"/>
    <w:rsid w:val="00A36A31"/>
    <w:rsid w:val="00A42A4C"/>
    <w:rsid w:val="00A435AC"/>
    <w:rsid w:val="00A44581"/>
    <w:rsid w:val="00A45093"/>
    <w:rsid w:val="00A479BD"/>
    <w:rsid w:val="00A50EAF"/>
    <w:rsid w:val="00A544F0"/>
    <w:rsid w:val="00A602F9"/>
    <w:rsid w:val="00A624E4"/>
    <w:rsid w:val="00A64A54"/>
    <w:rsid w:val="00A650EE"/>
    <w:rsid w:val="00A662C8"/>
    <w:rsid w:val="00A71157"/>
    <w:rsid w:val="00A73199"/>
    <w:rsid w:val="00A731CE"/>
    <w:rsid w:val="00A75858"/>
    <w:rsid w:val="00A758D1"/>
    <w:rsid w:val="00A76E78"/>
    <w:rsid w:val="00A8002F"/>
    <w:rsid w:val="00A80964"/>
    <w:rsid w:val="00A84DD3"/>
    <w:rsid w:val="00A91617"/>
    <w:rsid w:val="00A93773"/>
    <w:rsid w:val="00A942A6"/>
    <w:rsid w:val="00A94D41"/>
    <w:rsid w:val="00A9573F"/>
    <w:rsid w:val="00A966E6"/>
    <w:rsid w:val="00AA220F"/>
    <w:rsid w:val="00AA34B3"/>
    <w:rsid w:val="00AA36EF"/>
    <w:rsid w:val="00AA649F"/>
    <w:rsid w:val="00AB1804"/>
    <w:rsid w:val="00AB19C8"/>
    <w:rsid w:val="00AB2BE3"/>
    <w:rsid w:val="00AB3E50"/>
    <w:rsid w:val="00AB6C72"/>
    <w:rsid w:val="00AB7834"/>
    <w:rsid w:val="00AB7BF8"/>
    <w:rsid w:val="00AC1787"/>
    <w:rsid w:val="00AC198E"/>
    <w:rsid w:val="00AC1D44"/>
    <w:rsid w:val="00AC1DEF"/>
    <w:rsid w:val="00AC3017"/>
    <w:rsid w:val="00AC4D5F"/>
    <w:rsid w:val="00AC4F4A"/>
    <w:rsid w:val="00AC5FBD"/>
    <w:rsid w:val="00AD1D2C"/>
    <w:rsid w:val="00AD212E"/>
    <w:rsid w:val="00AD3210"/>
    <w:rsid w:val="00AD5473"/>
    <w:rsid w:val="00AD7238"/>
    <w:rsid w:val="00AE0525"/>
    <w:rsid w:val="00AE08DB"/>
    <w:rsid w:val="00AE0D4A"/>
    <w:rsid w:val="00AE131B"/>
    <w:rsid w:val="00AE24C2"/>
    <w:rsid w:val="00AE2729"/>
    <w:rsid w:val="00AE3148"/>
    <w:rsid w:val="00AE5AE2"/>
    <w:rsid w:val="00AE6D22"/>
    <w:rsid w:val="00AE7343"/>
    <w:rsid w:val="00AF464B"/>
    <w:rsid w:val="00AF54B0"/>
    <w:rsid w:val="00AF62F5"/>
    <w:rsid w:val="00AF754D"/>
    <w:rsid w:val="00B00A13"/>
    <w:rsid w:val="00B00D69"/>
    <w:rsid w:val="00B00E04"/>
    <w:rsid w:val="00B05485"/>
    <w:rsid w:val="00B12D15"/>
    <w:rsid w:val="00B133AD"/>
    <w:rsid w:val="00B13CDE"/>
    <w:rsid w:val="00B1458E"/>
    <w:rsid w:val="00B14C51"/>
    <w:rsid w:val="00B20021"/>
    <w:rsid w:val="00B20FDE"/>
    <w:rsid w:val="00B21493"/>
    <w:rsid w:val="00B231CE"/>
    <w:rsid w:val="00B31412"/>
    <w:rsid w:val="00B37F2A"/>
    <w:rsid w:val="00B42041"/>
    <w:rsid w:val="00B43FBF"/>
    <w:rsid w:val="00B44F11"/>
    <w:rsid w:val="00B47F64"/>
    <w:rsid w:val="00B513F2"/>
    <w:rsid w:val="00B51846"/>
    <w:rsid w:val="00B52C14"/>
    <w:rsid w:val="00B5324B"/>
    <w:rsid w:val="00B61394"/>
    <w:rsid w:val="00B614B0"/>
    <w:rsid w:val="00B62979"/>
    <w:rsid w:val="00B66F39"/>
    <w:rsid w:val="00B70056"/>
    <w:rsid w:val="00B721AC"/>
    <w:rsid w:val="00B73F47"/>
    <w:rsid w:val="00B74D75"/>
    <w:rsid w:val="00B75795"/>
    <w:rsid w:val="00B75E96"/>
    <w:rsid w:val="00B81BE9"/>
    <w:rsid w:val="00B823A7"/>
    <w:rsid w:val="00B90FA5"/>
    <w:rsid w:val="00B919F1"/>
    <w:rsid w:val="00B930DB"/>
    <w:rsid w:val="00B96E1C"/>
    <w:rsid w:val="00B973F4"/>
    <w:rsid w:val="00B97A70"/>
    <w:rsid w:val="00BA14A9"/>
    <w:rsid w:val="00BA2260"/>
    <w:rsid w:val="00BA31AD"/>
    <w:rsid w:val="00BA34E8"/>
    <w:rsid w:val="00BA5B6A"/>
    <w:rsid w:val="00BA6747"/>
    <w:rsid w:val="00BA7ACA"/>
    <w:rsid w:val="00BB3F6F"/>
    <w:rsid w:val="00BB468D"/>
    <w:rsid w:val="00BC0E8D"/>
    <w:rsid w:val="00BC3E41"/>
    <w:rsid w:val="00BC4F18"/>
    <w:rsid w:val="00BC7C02"/>
    <w:rsid w:val="00BD3153"/>
    <w:rsid w:val="00BD434B"/>
    <w:rsid w:val="00BD63B6"/>
    <w:rsid w:val="00BD67AB"/>
    <w:rsid w:val="00BE2808"/>
    <w:rsid w:val="00BE3859"/>
    <w:rsid w:val="00BE6551"/>
    <w:rsid w:val="00BF093B"/>
    <w:rsid w:val="00BF513C"/>
    <w:rsid w:val="00C00B88"/>
    <w:rsid w:val="00C011EA"/>
    <w:rsid w:val="00C02DCF"/>
    <w:rsid w:val="00C04241"/>
    <w:rsid w:val="00C05E69"/>
    <w:rsid w:val="00C06B2A"/>
    <w:rsid w:val="00C07A22"/>
    <w:rsid w:val="00C10E64"/>
    <w:rsid w:val="00C12DD5"/>
    <w:rsid w:val="00C228CC"/>
    <w:rsid w:val="00C27B62"/>
    <w:rsid w:val="00C3198D"/>
    <w:rsid w:val="00C3489E"/>
    <w:rsid w:val="00C35E57"/>
    <w:rsid w:val="00C35E80"/>
    <w:rsid w:val="00C36558"/>
    <w:rsid w:val="00C365B0"/>
    <w:rsid w:val="00C40AA2"/>
    <w:rsid w:val="00C4244F"/>
    <w:rsid w:val="00C453D6"/>
    <w:rsid w:val="00C458D3"/>
    <w:rsid w:val="00C470F4"/>
    <w:rsid w:val="00C5170A"/>
    <w:rsid w:val="00C632ED"/>
    <w:rsid w:val="00C6385E"/>
    <w:rsid w:val="00C65389"/>
    <w:rsid w:val="00C66150"/>
    <w:rsid w:val="00C70229"/>
    <w:rsid w:val="00C70EF5"/>
    <w:rsid w:val="00C75456"/>
    <w:rsid w:val="00C756C5"/>
    <w:rsid w:val="00C76EFE"/>
    <w:rsid w:val="00C77658"/>
    <w:rsid w:val="00C82195"/>
    <w:rsid w:val="00C82CAE"/>
    <w:rsid w:val="00C8442E"/>
    <w:rsid w:val="00C849B0"/>
    <w:rsid w:val="00C8682C"/>
    <w:rsid w:val="00C923FD"/>
    <w:rsid w:val="00C927F4"/>
    <w:rsid w:val="00C930A8"/>
    <w:rsid w:val="00C96186"/>
    <w:rsid w:val="00CA04F0"/>
    <w:rsid w:val="00CA108B"/>
    <w:rsid w:val="00CA6CDB"/>
    <w:rsid w:val="00CB06DC"/>
    <w:rsid w:val="00CB416B"/>
    <w:rsid w:val="00CB5096"/>
    <w:rsid w:val="00CB5B80"/>
    <w:rsid w:val="00CB5E13"/>
    <w:rsid w:val="00CC2EF9"/>
    <w:rsid w:val="00CC3524"/>
    <w:rsid w:val="00CC3EA6"/>
    <w:rsid w:val="00CC5FC6"/>
    <w:rsid w:val="00CC6213"/>
    <w:rsid w:val="00CC6FCE"/>
    <w:rsid w:val="00CD27BE"/>
    <w:rsid w:val="00CD29E9"/>
    <w:rsid w:val="00CD4BBC"/>
    <w:rsid w:val="00CD6F0F"/>
    <w:rsid w:val="00CD7033"/>
    <w:rsid w:val="00CD78B8"/>
    <w:rsid w:val="00CE0083"/>
    <w:rsid w:val="00CE0BB7"/>
    <w:rsid w:val="00CE1DD5"/>
    <w:rsid w:val="00CE3E9A"/>
    <w:rsid w:val="00CE5D56"/>
    <w:rsid w:val="00CE708B"/>
    <w:rsid w:val="00CE7A7C"/>
    <w:rsid w:val="00CF26B7"/>
    <w:rsid w:val="00CF558D"/>
    <w:rsid w:val="00CF6E39"/>
    <w:rsid w:val="00CF72DA"/>
    <w:rsid w:val="00CF7CF1"/>
    <w:rsid w:val="00D033DF"/>
    <w:rsid w:val="00D03B57"/>
    <w:rsid w:val="00D0449B"/>
    <w:rsid w:val="00D06347"/>
    <w:rsid w:val="00D0769A"/>
    <w:rsid w:val="00D1094D"/>
    <w:rsid w:val="00D1130D"/>
    <w:rsid w:val="00D15B4E"/>
    <w:rsid w:val="00D16AE4"/>
    <w:rsid w:val="00D175EE"/>
    <w:rsid w:val="00D177E7"/>
    <w:rsid w:val="00D2079F"/>
    <w:rsid w:val="00D21307"/>
    <w:rsid w:val="00D23C8C"/>
    <w:rsid w:val="00D27453"/>
    <w:rsid w:val="00D34279"/>
    <w:rsid w:val="00D35D5F"/>
    <w:rsid w:val="00D36054"/>
    <w:rsid w:val="00D447EF"/>
    <w:rsid w:val="00D451A7"/>
    <w:rsid w:val="00D505E2"/>
    <w:rsid w:val="00D50D01"/>
    <w:rsid w:val="00D566C8"/>
    <w:rsid w:val="00D63B30"/>
    <w:rsid w:val="00D6498F"/>
    <w:rsid w:val="00D65195"/>
    <w:rsid w:val="00D67241"/>
    <w:rsid w:val="00D71155"/>
    <w:rsid w:val="00D7463D"/>
    <w:rsid w:val="00D750A1"/>
    <w:rsid w:val="00D751DF"/>
    <w:rsid w:val="00D7655C"/>
    <w:rsid w:val="00D765F9"/>
    <w:rsid w:val="00D76FFE"/>
    <w:rsid w:val="00D80F5A"/>
    <w:rsid w:val="00D83D92"/>
    <w:rsid w:val="00D83DE8"/>
    <w:rsid w:val="00D84943"/>
    <w:rsid w:val="00D869FD"/>
    <w:rsid w:val="00D91341"/>
    <w:rsid w:val="00D91A47"/>
    <w:rsid w:val="00D91ED6"/>
    <w:rsid w:val="00D934C6"/>
    <w:rsid w:val="00D94AE7"/>
    <w:rsid w:val="00D95D42"/>
    <w:rsid w:val="00D96109"/>
    <w:rsid w:val="00D966B3"/>
    <w:rsid w:val="00D96FD2"/>
    <w:rsid w:val="00D970F0"/>
    <w:rsid w:val="00DA4540"/>
    <w:rsid w:val="00DA587E"/>
    <w:rsid w:val="00DA60F4"/>
    <w:rsid w:val="00DA72D4"/>
    <w:rsid w:val="00DB0F8B"/>
    <w:rsid w:val="00DB1B51"/>
    <w:rsid w:val="00DB21BD"/>
    <w:rsid w:val="00DB3052"/>
    <w:rsid w:val="00DC03E4"/>
    <w:rsid w:val="00DC2D17"/>
    <w:rsid w:val="00DC34DC"/>
    <w:rsid w:val="00DC55E5"/>
    <w:rsid w:val="00DD1A59"/>
    <w:rsid w:val="00DE23BF"/>
    <w:rsid w:val="00DE2C47"/>
    <w:rsid w:val="00DE3981"/>
    <w:rsid w:val="00DE40DD"/>
    <w:rsid w:val="00DE5278"/>
    <w:rsid w:val="00DE7755"/>
    <w:rsid w:val="00DF059A"/>
    <w:rsid w:val="00DF2D08"/>
    <w:rsid w:val="00DF3D56"/>
    <w:rsid w:val="00DF3DF8"/>
    <w:rsid w:val="00DF64E9"/>
    <w:rsid w:val="00DF6702"/>
    <w:rsid w:val="00DF6D19"/>
    <w:rsid w:val="00DF6ED2"/>
    <w:rsid w:val="00DF70F5"/>
    <w:rsid w:val="00DF7EC3"/>
    <w:rsid w:val="00E015AB"/>
    <w:rsid w:val="00E03870"/>
    <w:rsid w:val="00E04255"/>
    <w:rsid w:val="00E04F48"/>
    <w:rsid w:val="00E074EE"/>
    <w:rsid w:val="00E2252C"/>
    <w:rsid w:val="00E25B3B"/>
    <w:rsid w:val="00E25D1B"/>
    <w:rsid w:val="00E270C0"/>
    <w:rsid w:val="00E34549"/>
    <w:rsid w:val="00E3623F"/>
    <w:rsid w:val="00E36D82"/>
    <w:rsid w:val="00E373B1"/>
    <w:rsid w:val="00E37483"/>
    <w:rsid w:val="00E43A44"/>
    <w:rsid w:val="00E460B9"/>
    <w:rsid w:val="00E51601"/>
    <w:rsid w:val="00E51965"/>
    <w:rsid w:val="00E54174"/>
    <w:rsid w:val="00E573C2"/>
    <w:rsid w:val="00E57E50"/>
    <w:rsid w:val="00E616F0"/>
    <w:rsid w:val="00E638A0"/>
    <w:rsid w:val="00E66095"/>
    <w:rsid w:val="00E67121"/>
    <w:rsid w:val="00E70B44"/>
    <w:rsid w:val="00E7198D"/>
    <w:rsid w:val="00E735AF"/>
    <w:rsid w:val="00E74CA6"/>
    <w:rsid w:val="00E75CED"/>
    <w:rsid w:val="00E75E3D"/>
    <w:rsid w:val="00E82AC8"/>
    <w:rsid w:val="00E836F6"/>
    <w:rsid w:val="00E8394C"/>
    <w:rsid w:val="00E84491"/>
    <w:rsid w:val="00E86DE7"/>
    <w:rsid w:val="00E90264"/>
    <w:rsid w:val="00E94925"/>
    <w:rsid w:val="00E9731C"/>
    <w:rsid w:val="00E97970"/>
    <w:rsid w:val="00EA1CBA"/>
    <w:rsid w:val="00EA1F2F"/>
    <w:rsid w:val="00EA4E4C"/>
    <w:rsid w:val="00EB04B7"/>
    <w:rsid w:val="00EB3D77"/>
    <w:rsid w:val="00EB7992"/>
    <w:rsid w:val="00EC0104"/>
    <w:rsid w:val="00EC0184"/>
    <w:rsid w:val="00EC2591"/>
    <w:rsid w:val="00EC2D7A"/>
    <w:rsid w:val="00EC633A"/>
    <w:rsid w:val="00EC7362"/>
    <w:rsid w:val="00EC75AB"/>
    <w:rsid w:val="00ED04D7"/>
    <w:rsid w:val="00ED1B9D"/>
    <w:rsid w:val="00ED5A64"/>
    <w:rsid w:val="00ED7221"/>
    <w:rsid w:val="00EE0085"/>
    <w:rsid w:val="00EE0473"/>
    <w:rsid w:val="00EE056F"/>
    <w:rsid w:val="00EE4ED9"/>
    <w:rsid w:val="00EE7858"/>
    <w:rsid w:val="00EF195A"/>
    <w:rsid w:val="00EF2A36"/>
    <w:rsid w:val="00EF43F5"/>
    <w:rsid w:val="00EF4B3C"/>
    <w:rsid w:val="00EF6D20"/>
    <w:rsid w:val="00EF74D7"/>
    <w:rsid w:val="00F0030C"/>
    <w:rsid w:val="00F0050A"/>
    <w:rsid w:val="00F017AF"/>
    <w:rsid w:val="00F041C4"/>
    <w:rsid w:val="00F07EA8"/>
    <w:rsid w:val="00F13254"/>
    <w:rsid w:val="00F14812"/>
    <w:rsid w:val="00F1598C"/>
    <w:rsid w:val="00F2004A"/>
    <w:rsid w:val="00F20BC6"/>
    <w:rsid w:val="00F20C71"/>
    <w:rsid w:val="00F21403"/>
    <w:rsid w:val="00F215AA"/>
    <w:rsid w:val="00F24D5C"/>
    <w:rsid w:val="00F255FC"/>
    <w:rsid w:val="00F259B0"/>
    <w:rsid w:val="00F264E8"/>
    <w:rsid w:val="00F26A20"/>
    <w:rsid w:val="00F276C9"/>
    <w:rsid w:val="00F31359"/>
    <w:rsid w:val="00F320D7"/>
    <w:rsid w:val="00F34FC8"/>
    <w:rsid w:val="00F3649F"/>
    <w:rsid w:val="00F367C3"/>
    <w:rsid w:val="00F40690"/>
    <w:rsid w:val="00F4217F"/>
    <w:rsid w:val="00F425DD"/>
    <w:rsid w:val="00F43B8F"/>
    <w:rsid w:val="00F51279"/>
    <w:rsid w:val="00F51785"/>
    <w:rsid w:val="00F52793"/>
    <w:rsid w:val="00F530D7"/>
    <w:rsid w:val="00F541E6"/>
    <w:rsid w:val="00F54277"/>
    <w:rsid w:val="00F56C01"/>
    <w:rsid w:val="00F62D1B"/>
    <w:rsid w:val="00F62F49"/>
    <w:rsid w:val="00F640BF"/>
    <w:rsid w:val="00F64E12"/>
    <w:rsid w:val="00F70754"/>
    <w:rsid w:val="00F77926"/>
    <w:rsid w:val="00F83A19"/>
    <w:rsid w:val="00F84134"/>
    <w:rsid w:val="00F8768D"/>
    <w:rsid w:val="00F879A1"/>
    <w:rsid w:val="00F904CF"/>
    <w:rsid w:val="00F910D0"/>
    <w:rsid w:val="00F92FC4"/>
    <w:rsid w:val="00F966E6"/>
    <w:rsid w:val="00F9793C"/>
    <w:rsid w:val="00FA024F"/>
    <w:rsid w:val="00FA0C14"/>
    <w:rsid w:val="00FA137A"/>
    <w:rsid w:val="00FA1F2E"/>
    <w:rsid w:val="00FA5504"/>
    <w:rsid w:val="00FB0232"/>
    <w:rsid w:val="00FB1B64"/>
    <w:rsid w:val="00FB2583"/>
    <w:rsid w:val="00FB4B02"/>
    <w:rsid w:val="00FB51CB"/>
    <w:rsid w:val="00FB5AD2"/>
    <w:rsid w:val="00FC1336"/>
    <w:rsid w:val="00FC2831"/>
    <w:rsid w:val="00FC2D40"/>
    <w:rsid w:val="00FC3600"/>
    <w:rsid w:val="00FC48B4"/>
    <w:rsid w:val="00FC4A9F"/>
    <w:rsid w:val="00FC565B"/>
    <w:rsid w:val="00FC5DD5"/>
    <w:rsid w:val="00FD2E61"/>
    <w:rsid w:val="00FD66D2"/>
    <w:rsid w:val="00FE006E"/>
    <w:rsid w:val="00FE197E"/>
    <w:rsid w:val="00FE4124"/>
    <w:rsid w:val="00FE5317"/>
    <w:rsid w:val="00FE5753"/>
    <w:rsid w:val="00FE61E9"/>
    <w:rsid w:val="00FF0DF1"/>
    <w:rsid w:val="00FF2299"/>
    <w:rsid w:val="00FF26AA"/>
    <w:rsid w:val="00FF28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4:defaultImageDpi w14:val="3276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ind w:left="0" w:firstLine="0"/>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C70229"/>
    <w:rPr>
      <w:color w:val="605E5C"/>
      <w:shd w:val="clear" w:color="auto" w:fill="E1DFDD"/>
    </w:rPr>
  </w:style>
  <w:style w:type="character" w:customStyle="1" w:styleId="Ttulo2Char">
    <w:name w:val="Título 2 Char"/>
    <w:aliases w:val="TF-TÍTULO 2 Char"/>
    <w:basedOn w:val="Fontepargpadro"/>
    <w:link w:val="Ttulo2"/>
    <w:rsid w:val="00A544F0"/>
    <w:rPr>
      <w:caps/>
      <w:color w:val="000000"/>
    </w:rPr>
  </w:style>
  <w:style w:type="character" w:styleId="nfase">
    <w:name w:val="Emphasis"/>
    <w:basedOn w:val="Fontepargpadro"/>
    <w:uiPriority w:val="20"/>
    <w:qFormat/>
    <w:rsid w:val="00A42A4C"/>
    <w:rPr>
      <w:i/>
      <w:iCs/>
    </w:rPr>
  </w:style>
  <w:style w:type="paragraph" w:styleId="NormalWeb">
    <w:name w:val="Normal (Web)"/>
    <w:basedOn w:val="Normal"/>
    <w:uiPriority w:val="99"/>
    <w:semiHidden/>
    <w:unhideWhenUsed/>
    <w:rsid w:val="005B058B"/>
    <w:pPr>
      <w:keepNext w:val="0"/>
      <w:keepLines w:val="0"/>
      <w:spacing w:before="100" w:beforeAutospacing="1" w:after="100" w:afterAutospacing="1"/>
    </w:pPr>
  </w:style>
  <w:style w:type="paragraph" w:styleId="PargrafodaLista">
    <w:name w:val="List Paragraph"/>
    <w:basedOn w:val="Normal"/>
    <w:uiPriority w:val="34"/>
    <w:qFormat/>
    <w:rsid w:val="00D96FD2"/>
    <w:pPr>
      <w:ind w:left="720"/>
      <w:contextualSpacing/>
    </w:pPr>
  </w:style>
  <w:style w:type="character" w:customStyle="1" w:styleId="markedcontent">
    <w:name w:val="markedcontent"/>
    <w:basedOn w:val="Fontepargpadro"/>
    <w:rsid w:val="009874A9"/>
  </w:style>
  <w:style w:type="character" w:customStyle="1" w:styleId="normaltextrun">
    <w:name w:val="normaltextrun"/>
    <w:rsid w:val="007C5101"/>
  </w:style>
  <w:style w:type="character" w:customStyle="1" w:styleId="eop">
    <w:name w:val="eop"/>
    <w:rsid w:val="007C5101"/>
  </w:style>
  <w:style w:type="character" w:customStyle="1" w:styleId="hgkelc">
    <w:name w:val="hgkelc"/>
    <w:basedOn w:val="Fontepargpadro"/>
    <w:rsid w:val="007C5101"/>
  </w:style>
  <w:style w:type="character" w:customStyle="1" w:styleId="fontstyle01">
    <w:name w:val="fontstyle01"/>
    <w:basedOn w:val="Fontepargpadro"/>
    <w:rsid w:val="00574450"/>
    <w:rPr>
      <w:rFonts w:ascii="TimesNewRomanPSMT" w:hAnsi="TimesNewRomanPSMT" w:hint="default"/>
      <w:b w:val="0"/>
      <w:bCs w:val="0"/>
      <w:i w:val="0"/>
      <w:iCs w:val="0"/>
      <w:color w:val="000000"/>
      <w:sz w:val="20"/>
      <w:szCs w:val="20"/>
    </w:rPr>
  </w:style>
  <w:style w:type="character" w:customStyle="1" w:styleId="TF-TEXTOChar">
    <w:name w:val="TF-TEXTO Char"/>
    <w:basedOn w:val="Fontepargpadro"/>
    <w:link w:val="TF-TEXTO"/>
    <w:rsid w:val="00FC48B4"/>
  </w:style>
  <w:style w:type="character" w:styleId="Forte">
    <w:name w:val="Strong"/>
    <w:uiPriority w:val="22"/>
    <w:qFormat/>
    <w:rsid w:val="0014280E"/>
    <w:rPr>
      <w:b/>
      <w:bCs/>
    </w:rPr>
  </w:style>
  <w:style w:type="character" w:customStyle="1" w:styleId="highlight">
    <w:name w:val="highlight"/>
    <w:basedOn w:val="Fontepargpadro"/>
    <w:rsid w:val="00A16343"/>
  </w:style>
  <w:style w:type="paragraph" w:customStyle="1" w:styleId="Referncias">
    <w:name w:val="Referências"/>
    <w:basedOn w:val="Normal"/>
    <w:link w:val="RefernciasChar"/>
    <w:qFormat/>
    <w:rsid w:val="0010097C"/>
    <w:pPr>
      <w:keepNext w:val="0"/>
      <w:keepLines w:val="0"/>
      <w:spacing w:before="120"/>
      <w:jc w:val="both"/>
    </w:pPr>
    <w:rPr>
      <w:szCs w:val="20"/>
    </w:rPr>
  </w:style>
  <w:style w:type="character" w:customStyle="1" w:styleId="RefernciasChar">
    <w:name w:val="Referências Char"/>
    <w:basedOn w:val="Fontepargpadro"/>
    <w:link w:val="Referncias"/>
    <w:rsid w:val="0010097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5585489">
      <w:bodyDiv w:val="1"/>
      <w:marLeft w:val="0"/>
      <w:marRight w:val="0"/>
      <w:marTop w:val="0"/>
      <w:marBottom w:val="0"/>
      <w:divBdr>
        <w:top w:val="none" w:sz="0" w:space="0" w:color="auto"/>
        <w:left w:val="none" w:sz="0" w:space="0" w:color="auto"/>
        <w:bottom w:val="none" w:sz="0" w:space="0" w:color="auto"/>
        <w:right w:val="none" w:sz="0" w:space="0" w:color="auto"/>
      </w:divBdr>
    </w:div>
    <w:div w:id="37755783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0488679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1115168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oleObject" Target="embeddings/oleObject1.bin"/><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07/relationships/hdphoto" Target="media/hdphoto1.wdp"/><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5A88BE8E6CFB2428175647749E51D51" ma:contentTypeVersion="13" ma:contentTypeDescription="Crie um novo documento." ma:contentTypeScope="" ma:versionID="7af5930cc1e28d42d97330218139fb17">
  <xsd:schema xmlns:xsd="http://www.w3.org/2001/XMLSchema" xmlns:xs="http://www.w3.org/2001/XMLSchema" xmlns:p="http://schemas.microsoft.com/office/2006/metadata/properties" xmlns:ns3="ec4f7c13-08ab-4259-9afe-038ca590160f" xmlns:ns4="4235edd6-8ba2-4077-bb24-ad0330450246" targetNamespace="http://schemas.microsoft.com/office/2006/metadata/properties" ma:root="true" ma:fieldsID="fb4b543904de90277de34703f31a2335" ns3:_="" ns4:_="">
    <xsd:import namespace="ec4f7c13-08ab-4259-9afe-038ca590160f"/>
    <xsd:import namespace="4235edd6-8ba2-4077-bb24-ad033045024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f7c13-08ab-4259-9afe-038ca59016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35edd6-8ba2-4077-bb24-ad0330450246"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c4f7c13-08ab-4259-9afe-038ca590160f"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B993F394-FDD4-4064-8704-0626AC41E1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f7c13-08ab-4259-9afe-038ca590160f"/>
    <ds:schemaRef ds:uri="4235edd6-8ba2-4077-bb24-ad03304502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ec4f7c13-08ab-4259-9afe-038ca590160f"/>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11</Pages>
  <Words>6187</Words>
  <Characters>33411</Characters>
  <Application>Microsoft Office Word</Application>
  <DocSecurity>0</DocSecurity>
  <Lines>278</Lines>
  <Paragraphs>79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40</cp:revision>
  <cp:lastPrinted>2022-10-11T13:06:00Z</cp:lastPrinted>
  <dcterms:created xsi:type="dcterms:W3CDTF">2022-12-08T17:40:00Z</dcterms:created>
  <dcterms:modified xsi:type="dcterms:W3CDTF">2022-12-16T14:25:00Z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0x01010025A88BE8E6CFB2428175647749E51D51</vt:lpwstr>
  </property>
</Properties>
</file>