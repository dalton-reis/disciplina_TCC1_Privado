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r>
              <w:rPr>
                <w:rStyle w:val="Nmerodepgina"/>
              </w:rPr>
              <w:t>( </w:t>
            </w:r>
            <w:r w:rsidR="001633B0">
              <w:rPr>
                <w:rStyle w:val="Nmerodepgina"/>
              </w:rPr>
              <w:t xml:space="preserve"> </w:t>
            </w:r>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EndPr/>
        <w:sdtContent>
          <w:commentRangeStart w:id="9"/>
          <w:commentRangeStart w:id="10"/>
          <w:r w:rsidR="00C80F25" w:rsidRPr="00E6586A">
            <w:t xml:space="preserve"> </w:t>
          </w:r>
          <w:r w:rsidR="004823A1" w:rsidRPr="00E6586A">
            <w:t>(HISTORY OF MUSEUMS, 2022</w:t>
          </w:r>
          <w:r w:rsidR="004C27D3">
            <w:t>a</w:t>
          </w:r>
          <w:r w:rsidR="004823A1" w:rsidRPr="00E6586A">
            <w:t>)</w:t>
          </w:r>
          <w:commentRangeEnd w:id="9"/>
          <w:r w:rsidR="00FB3A12">
            <w:rPr>
              <w:rStyle w:val="Refdecomentrio"/>
            </w:rPr>
            <w:commentReference w:id="9"/>
          </w:r>
          <w:commentRangeEnd w:id="10"/>
          <w:r w:rsidR="00B53B4D">
            <w:rPr>
              <w:rStyle w:val="Refdecomentrio"/>
            </w:rPr>
            <w:commentReference w:id="10"/>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End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w:t>
      </w:r>
      <w:r w:rsidR="001633B0">
        <w:t>B</w:t>
      </w:r>
      <w:r w:rsidR="000915B4" w:rsidRPr="000915B4">
        <w:t>ra</w:t>
      </w:r>
      <w:r w:rsidR="001633B0">
        <w:t>M</w:t>
      </w:r>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End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End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End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commentRangeStart w:id="11"/>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End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commentRangeEnd w:id="11"/>
      <w:r w:rsidR="001412FD">
        <w:rPr>
          <w:rStyle w:val="Refdecomentrio"/>
        </w:rPr>
        <w:commentReference w:id="11"/>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End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End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r w:rsidR="00A53F0E" w:rsidRPr="00652427">
        <w:t xml:space="preserve">Muséum </w:t>
      </w:r>
      <w:r w:rsidR="002272E0">
        <w:t>N</w:t>
      </w:r>
      <w:r w:rsidR="00A53F0E" w:rsidRPr="00652427">
        <w:t xml:space="preserve">ational </w:t>
      </w:r>
      <w:r w:rsidR="004B6A79">
        <w:t>d</w:t>
      </w:r>
      <w:r w:rsidR="00A53F0E" w:rsidRPr="00652427">
        <w:t>’</w:t>
      </w:r>
      <w:r w:rsidR="004B6A79">
        <w:t>H</w:t>
      </w:r>
      <w:r w:rsidR="00A53F0E" w:rsidRPr="00652427">
        <w:t xml:space="preserve">istoire </w:t>
      </w:r>
      <w:r w:rsidR="002272E0">
        <w:t>N</w:t>
      </w:r>
      <w:r w:rsidR="00A53F0E" w:rsidRPr="00652427">
        <w:t>aturelle</w:t>
      </w:r>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End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End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w:t>
      </w:r>
      <w:commentRangeStart w:id="12"/>
      <w:r>
        <w:t xml:space="preserve">Sendo hoje em dia impossível de imaginar uma vida sem o uso destes dispositivos móveis, pois eles se tornaram muito importantes tanto para a troca de informações, como para atividades do cotidiano. </w:t>
      </w:r>
      <w:commentRangeEnd w:id="12"/>
      <w:r w:rsidR="009852CA">
        <w:rPr>
          <w:rStyle w:val="Refdecomentrio"/>
        </w:rPr>
        <w:commentReference w:id="12"/>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w:t>
      </w:r>
      <w:commentRangeStart w:id="13"/>
      <w:r>
        <w:t xml:space="preserve">de um museu tecnológico usando </w:t>
      </w:r>
      <w:r w:rsidR="00C97793">
        <w:t>r</w:t>
      </w:r>
      <w:r>
        <w:t xml:space="preserve">ealidade </w:t>
      </w:r>
      <w:r w:rsidR="00C97793">
        <w:t>a</w:t>
      </w:r>
      <w:r>
        <w:t>umentada.</w:t>
      </w:r>
      <w:commentRangeEnd w:id="13"/>
      <w:r w:rsidR="0091584E">
        <w:rPr>
          <w:rStyle w:val="Refdecomentrio"/>
        </w:rPr>
        <w:commentReference w:id="13"/>
      </w:r>
    </w:p>
    <w:p w14:paraId="152C20A3" w14:textId="35B60460" w:rsidR="00F255FC" w:rsidRPr="007D10F2" w:rsidRDefault="00F255FC" w:rsidP="00A64887">
      <w:pPr>
        <w:pStyle w:val="Ttulo2"/>
      </w:pPr>
      <w:bookmarkStart w:id="14" w:name="_Toc419598576"/>
      <w:bookmarkStart w:id="15" w:name="_Toc420721317"/>
      <w:bookmarkStart w:id="16" w:name="_Toc420721467"/>
      <w:bookmarkStart w:id="17" w:name="_Toc420721562"/>
      <w:bookmarkStart w:id="18" w:name="_Toc420721768"/>
      <w:bookmarkStart w:id="19" w:name="_Toc420723209"/>
      <w:bookmarkStart w:id="20" w:name="_Toc482682370"/>
      <w:bookmarkStart w:id="21" w:name="_Toc54164904"/>
      <w:bookmarkStart w:id="22" w:name="_Toc54165664"/>
      <w:bookmarkStart w:id="23" w:name="_Toc54169316"/>
      <w:bookmarkStart w:id="24" w:name="_Toc96347426"/>
      <w:bookmarkStart w:id="25" w:name="_Toc96357710"/>
      <w:bookmarkStart w:id="26" w:name="_Toc96491850"/>
      <w:bookmarkStart w:id="27" w:name="_Toc411603090"/>
      <w:r w:rsidRPr="007D10F2">
        <w:t>OBJETIVOS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679E966" w14:textId="444F1210" w:rsidR="00985560" w:rsidRPr="00E6586A" w:rsidRDefault="00C25C66" w:rsidP="00E6586A">
      <w:pPr>
        <w:pStyle w:val="TF-TEXTO"/>
      </w:pPr>
      <w:r w:rsidRPr="00C25C66">
        <w:t xml:space="preserve">O objetivo principal é </w:t>
      </w:r>
      <w:commentRangeStart w:id="28"/>
      <w:r w:rsidRPr="00C25C66">
        <w:t>criar</w:t>
      </w:r>
      <w:commentRangeEnd w:id="28"/>
      <w:r w:rsidR="00227240">
        <w:rPr>
          <w:rStyle w:val="Refdecomentrio"/>
        </w:rPr>
        <w:commentReference w:id="28"/>
      </w:r>
      <w:r w:rsidRPr="00C25C66">
        <w:t xml:space="preserve">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9" w:name="_Toc419598587"/>
      <w:commentRangeStart w:id="30"/>
      <w:r w:rsidRPr="005128FA">
        <w:t>desenvolver</w:t>
      </w:r>
      <w:commentRangeEnd w:id="30"/>
      <w:r w:rsidR="005A572A">
        <w:rPr>
          <w:rStyle w:val="Refdecomentrio"/>
        </w:rPr>
        <w:commentReference w:id="30"/>
      </w:r>
      <w:r w:rsidRPr="005128FA">
        <w:t xml:space="preserve">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commentRangeStart w:id="31"/>
      <w:r w:rsidR="00A44581">
        <w:t xml:space="preserve">trabalhos </w:t>
      </w:r>
      <w:r w:rsidR="00A44581" w:rsidRPr="00FC4A9F">
        <w:t>correlatos</w:t>
      </w:r>
      <w:commentRangeEnd w:id="31"/>
      <w:r w:rsidR="00535DE9">
        <w:rPr>
          <w:rStyle w:val="Refdecomentrio"/>
          <w:b w:val="0"/>
          <w:caps w:val="0"/>
        </w:rPr>
        <w:commentReference w:id="31"/>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3E3A6098" w:rsidR="00A44581" w:rsidRPr="00E6586A" w:rsidRDefault="009C48EB" w:rsidP="00A64887">
      <w:pPr>
        <w:pStyle w:val="Ttulo2"/>
        <w:rPr>
          <w:lang w:val="en-US"/>
        </w:rPr>
      </w:pPr>
      <w:r w:rsidRPr="00E6586A">
        <w:rPr>
          <w:lang w:val="en-US"/>
        </w:rPr>
        <w:t>MULTIMEDIA AUGMENTED REALITY INFORMATION SY</w:t>
      </w:r>
      <w:ins w:id="32" w:author="Andreza Sartori" w:date="2022-12-22T08:05:00Z">
        <w:r w:rsidR="00000348">
          <w:rPr>
            <w:lang w:val="en-US"/>
          </w:rPr>
          <w:t>S</w:t>
        </w:r>
      </w:ins>
      <w:r w:rsidRPr="00E6586A">
        <w:rPr>
          <w:lang w:val="en-US"/>
        </w:rPr>
        <w:t>TEM FOR MUSEUM GUIDANCE</w:t>
      </w:r>
    </w:p>
    <w:p w14:paraId="4F726A93" w14:textId="31F2C10C" w:rsidR="001D38A4" w:rsidRDefault="00761A72" w:rsidP="009C48EB">
      <w:pPr>
        <w:pStyle w:val="TF-TEXTO"/>
      </w:pPr>
      <w:r>
        <w:t xml:space="preserve">O trabalho desenvolvido por </w:t>
      </w:r>
      <w:commentRangeStart w:id="33"/>
      <w:r>
        <w:t>Chen, Chang e Huang (2013)</w:t>
      </w:r>
      <w:commentRangeEnd w:id="33"/>
      <w:r w:rsidR="003F54C8">
        <w:rPr>
          <w:rStyle w:val="Refdecomentrio"/>
        </w:rPr>
        <w:commentReference w:id="33"/>
      </w:r>
      <w:r>
        <w:t xml:space="preserve">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Open Graphics Library</w:t>
      </w:r>
      <w:r>
        <w:t xml:space="preserve"> </w:t>
      </w:r>
      <w:r w:rsidR="008F568D">
        <w:t>(</w:t>
      </w:r>
      <w:r>
        <w:t>OpenGL</w:t>
      </w:r>
      <w:r w:rsidR="008F568D">
        <w:t>)</w:t>
      </w:r>
      <w:r>
        <w:t xml:space="preserve"> ou </w:t>
      </w:r>
      <w:r w:rsidR="008F568D" w:rsidRPr="008F568D">
        <w:t>Virtual Reality Modeling Language</w:t>
      </w:r>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ARToolKit</w:t>
      </w:r>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commentRangeStart w:id="34"/>
      <w:r w:rsidR="001D38A4">
        <w:t>Devido à data do projeto, durante o trabalho inteiro não é mencionado o uso de smartphones.</w:t>
      </w:r>
      <w:commentRangeEnd w:id="34"/>
      <w:r w:rsidR="00C872D0">
        <w:rPr>
          <w:rStyle w:val="Refdecomentrio"/>
        </w:rPr>
        <w:commentReference w:id="34"/>
      </w:r>
    </w:p>
    <w:p w14:paraId="77BE4C06" w14:textId="15677151" w:rsidR="00A44581" w:rsidRPr="00BA4DC8" w:rsidRDefault="00B752CA" w:rsidP="00AF39BE">
      <w:pPr>
        <w:pStyle w:val="Ttulo2"/>
        <w:ind w:left="567" w:hanging="567"/>
        <w:rPr>
          <w:color w:val="000000" w:themeColor="text1"/>
          <w:lang w:val="en-US"/>
        </w:rPr>
      </w:pPr>
      <w:commentRangeStart w:id="35"/>
      <w:r w:rsidRPr="00BA4DC8">
        <w:rPr>
          <w:color w:val="000000" w:themeColor="text1"/>
          <w:lang w:val="en-US"/>
        </w:rPr>
        <w:t>VIRTUALI-TEE</w:t>
      </w:r>
      <w:commentRangeEnd w:id="35"/>
      <w:r w:rsidR="00222814">
        <w:rPr>
          <w:rStyle w:val="Refdecomentrio"/>
          <w:caps w:val="0"/>
          <w:color w:val="auto"/>
        </w:rPr>
        <w:commentReference w:id="35"/>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C</w:t>
      </w:r>
      <w:r w:rsidR="00973728">
        <w:t>uriscope</w:t>
      </w:r>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Curiscope (2016) o Virtuali-Tee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instantAR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r w:rsidRPr="00BE206A">
        <w:rPr>
          <w:i/>
          <w:iCs/>
        </w:rPr>
        <w:t>backend</w:t>
      </w:r>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36" w:name="_Toc54164921"/>
      <w:bookmarkStart w:id="37" w:name="_Toc54165675"/>
      <w:bookmarkStart w:id="38" w:name="_Toc54169333"/>
      <w:bookmarkStart w:id="39" w:name="_Toc96347439"/>
      <w:bookmarkStart w:id="40" w:name="_Toc96357723"/>
      <w:bookmarkStart w:id="41" w:name="_Toc96491866"/>
      <w:bookmarkStart w:id="42" w:name="_Toc411603107"/>
      <w:bookmarkEnd w:id="29"/>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43" w:name="_Toc54164915"/>
      <w:bookmarkStart w:id="44" w:name="_Toc54165669"/>
      <w:bookmarkStart w:id="45" w:name="_Toc54169327"/>
      <w:bookmarkStart w:id="46" w:name="_Toc96347433"/>
      <w:bookmarkStart w:id="47" w:name="_Toc96357717"/>
      <w:bookmarkStart w:id="48" w:name="_Toc96491860"/>
      <w:bookmarkStart w:id="49"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50" w:name="_Ref52025161"/>
      <w:r>
        <w:t xml:space="preserve">Quadro </w:t>
      </w:r>
      <w:fldSimple w:instr=" SEQ Quadro \* ARABIC ">
        <w:r>
          <w:rPr>
            <w:noProof/>
          </w:rPr>
          <w:t>1</w:t>
        </w:r>
      </w:fldSimple>
      <w:bookmarkEnd w:id="50"/>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r>
              <w:t>Curiscope</w:t>
            </w:r>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commentRangeStart w:id="51"/>
            <w:r w:rsidRPr="00AF26A5">
              <w:rPr>
                <w:sz w:val="18"/>
                <w:szCs w:val="18"/>
              </w:rPr>
              <w:t>Sim</w:t>
            </w:r>
            <w:commentRangeEnd w:id="51"/>
            <w:r w:rsidR="00054141">
              <w:rPr>
                <w:rStyle w:val="Refdecomentrio"/>
              </w:rPr>
              <w:commentReference w:id="51"/>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r w:rsidRPr="00AF26A5">
              <w:rPr>
                <w:sz w:val="18"/>
                <w:szCs w:val="18"/>
              </w:rPr>
              <w:t>ARToolKit</w:t>
            </w:r>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r w:rsidRPr="00AF26A5">
              <w:rPr>
                <w:sz w:val="18"/>
                <w:szCs w:val="18"/>
              </w:rPr>
              <w:t>instantAR</w:t>
            </w:r>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r w:rsidR="001C6EB2" w:rsidRPr="004338CA">
        <w:rPr>
          <w:i/>
          <w:iCs/>
        </w:rPr>
        <w:t>backend</w:t>
      </w:r>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ARTookKit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instantAR, </w:t>
      </w:r>
      <w:r w:rsidR="00D70A7C">
        <w:t xml:space="preserve">e </w:t>
      </w:r>
      <w:r w:rsidR="003F25EF">
        <w:t>a Curiscope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w:t>
      </w:r>
      <w:commentRangeStart w:id="52"/>
      <w:r w:rsidR="006D7112">
        <w:t>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commentRangeEnd w:id="52"/>
      <w:r w:rsidR="009E3B21">
        <w:rPr>
          <w:rStyle w:val="Refdecomentrio"/>
        </w:rPr>
        <w:commentReference w:id="52"/>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43"/>
      <w:bookmarkEnd w:id="44"/>
      <w:bookmarkEnd w:id="45"/>
      <w:bookmarkEnd w:id="46"/>
      <w:bookmarkEnd w:id="47"/>
      <w:bookmarkEnd w:id="48"/>
      <w:bookmarkEnd w:id="49"/>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 xml:space="preserve">permitir que o usuário </w:t>
      </w:r>
      <w:commentRangeStart w:id="53"/>
      <w:r w:rsidRPr="00A66DA0">
        <w:t xml:space="preserve">manipule virtualmente o objeto virtual </w:t>
      </w:r>
      <w:commentRangeEnd w:id="53"/>
      <w:r w:rsidR="00925C7B">
        <w:rPr>
          <w:rStyle w:val="Refdecomentrio"/>
        </w:rPr>
        <w:commentReference w:id="53"/>
      </w:r>
      <w:r w:rsidRPr="00A66DA0">
        <w:t>(RF);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w:t>
      </w:r>
      <w:commentRangeStart w:id="54"/>
      <w:r>
        <w:t xml:space="preserve">modelagem 3D, </w:t>
      </w:r>
      <w:commentRangeEnd w:id="54"/>
      <w:r w:rsidR="00D43B93">
        <w:rPr>
          <w:rStyle w:val="Refdecomentrio"/>
        </w:rPr>
        <w:commentReference w:id="54"/>
      </w:r>
      <w:r>
        <w:t xml:space="preserve">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modelagem de diagramas: realizar modelagem do diagrama de classes e do modelo entidade relacionamento a serem utilizados no projeto seguindo os padrões Unified Modeling Language (UML) com a ferramenta StarUML;</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55" w:name="_Ref98650273"/>
      <w:r>
        <w:t xml:space="preserve">Quadro </w:t>
      </w:r>
      <w:bookmarkEnd w:id="55"/>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commentRangeStart w:id="56"/>
      <w:r w:rsidR="002F6FAD">
        <w:t xml:space="preserve">museus tecnológicos e </w:t>
      </w:r>
      <w:r w:rsidR="00C97793">
        <w:t>r</w:t>
      </w:r>
      <w:r w:rsidR="00B277E1">
        <w:t xml:space="preserve">ealidade </w:t>
      </w:r>
      <w:r w:rsidR="00C97793">
        <w:t>a</w:t>
      </w:r>
      <w:r w:rsidR="00B277E1">
        <w:t>umentada</w:t>
      </w:r>
      <w:r w:rsidR="00363B2F">
        <w:t>.</w:t>
      </w:r>
      <w:commentRangeEnd w:id="56"/>
      <w:r w:rsidR="00FE22D9">
        <w:rPr>
          <w:rStyle w:val="Refdecomentrio"/>
        </w:rPr>
        <w:commentReference w:id="56"/>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commentRangeStart w:id="57"/>
      <w:r w:rsidR="00D609D2">
        <w:t>(</w:t>
      </w:r>
      <w:r w:rsidR="00D609D2" w:rsidRPr="00BE102C">
        <w:t>CARLSSON</w:t>
      </w:r>
      <w:r w:rsidR="00D609D2">
        <w:t xml:space="preserve">, </w:t>
      </w:r>
      <w:r w:rsidRPr="00BE102C">
        <w:t>2022</w:t>
      </w:r>
      <w:r>
        <w:t>, p. 1</w:t>
      </w:r>
      <w:r w:rsidRPr="00BE102C">
        <w:t>)</w:t>
      </w:r>
      <w:r>
        <w:t>.</w:t>
      </w:r>
      <w:commentRangeEnd w:id="57"/>
      <w:r w:rsidR="009229F4">
        <w:rPr>
          <w:rStyle w:val="Refdecomentrio"/>
        </w:rPr>
        <w:commentReference w:id="57"/>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Tokyo,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r w:rsidR="00096CDA" w:rsidRPr="00096CDA">
        <w:t>Horus</w:t>
      </w:r>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r w:rsidR="00096CDA" w:rsidRPr="00096CDA">
        <w:t>Horus</w:t>
      </w:r>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o deus Horus</w:t>
      </w:r>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commentRangeStart w:id="58"/>
      <w:r>
        <w:t>Realidade Aumentada</w:t>
      </w:r>
      <w:commentRangeEnd w:id="58"/>
      <w:r w:rsidR="00F54D07">
        <w:rPr>
          <w:rStyle w:val="Refdecomentrio"/>
          <w:caps w:val="0"/>
          <w:color w:val="auto"/>
        </w:rPr>
        <w:commentReference w:id="58"/>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End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umentada tem algumas limitações no quesito de eficácia de ancoragem, de acordo com Hammady, Ma e Temple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r w:rsidR="00D438D0" w:rsidRPr="003B7BB8">
        <w:t xml:space="preserve">Hammady, Ma e Temple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59" w:name="_Toc351015602"/>
      <w:bookmarkEnd w:id="36"/>
      <w:bookmarkEnd w:id="37"/>
      <w:bookmarkEnd w:id="38"/>
      <w:bookmarkEnd w:id="39"/>
      <w:bookmarkEnd w:id="40"/>
      <w:bookmarkEnd w:id="41"/>
      <w:bookmarkEnd w:id="42"/>
      <w:r>
        <w:t>Referências</w:t>
      </w:r>
      <w:bookmarkEnd w:id="59"/>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Zoox Smart Data, [S.</w:t>
      </w:r>
      <w:r w:rsidR="005E6955">
        <w:rPr>
          <w:sz w:val="18"/>
          <w:szCs w:val="18"/>
        </w:rPr>
        <w:t>l</w:t>
      </w:r>
      <w:r w:rsidRPr="00754855">
        <w:rPr>
          <w:sz w:val="18"/>
          <w:szCs w:val="18"/>
        </w:rPr>
        <w:t xml:space="preserve">], v. 1, n. 1, p. 1-1, 23 jan. 2020. Disponível em: https://blog.zooxsmart.com/pt-br/pt/como-museus-usam-realidade-aumentada-para-te-transportar-no-tempo. </w:t>
      </w:r>
      <w:r w:rsidRPr="001633B0">
        <w:rPr>
          <w:sz w:val="18"/>
          <w:szCs w:val="18"/>
          <w:lang w:val="en-US"/>
        </w:rPr>
        <w:t>Acesso em: 23 jul.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[S.</w:t>
      </w:r>
      <w:r w:rsidR="00656D4C" w:rsidRPr="001633B0">
        <w:rPr>
          <w:sz w:val="18"/>
          <w:szCs w:val="18"/>
          <w:lang w:val="en-US"/>
        </w:rPr>
        <w:t>l</w:t>
      </w:r>
      <w:r w:rsidRPr="001633B0">
        <w:rPr>
          <w:sz w:val="18"/>
          <w:szCs w:val="18"/>
          <w:lang w:val="en-US"/>
        </w:rPr>
        <w:t xml:space="preserve">], v. 1, n. 1, p. 1-1, 26 out. 2022. </w:t>
      </w:r>
      <w:r w:rsidRPr="00CA3D20">
        <w:rPr>
          <w:sz w:val="18"/>
          <w:szCs w:val="18"/>
        </w:rPr>
        <w:t xml:space="preserve">Disponível em: https://www.museumnext.com/article/why-we-need-museums-now-more-than-ever/. </w:t>
      </w:r>
      <w:r w:rsidRPr="001633B0">
        <w:rPr>
          <w:sz w:val="18"/>
          <w:szCs w:val="18"/>
          <w:lang w:val="en-US"/>
        </w:rPr>
        <w:t>Acesso em: 21 nov.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[S.</w:t>
      </w:r>
      <w:r w:rsidR="00D0453D" w:rsidRPr="001633B0">
        <w:rPr>
          <w:sz w:val="18"/>
          <w:szCs w:val="18"/>
          <w:lang w:val="en-US"/>
        </w:rPr>
        <w:t>l</w:t>
      </w:r>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r w:rsidRPr="001633B0">
        <w:rPr>
          <w:sz w:val="18"/>
          <w:szCs w:val="18"/>
          <w:lang w:val="en-US"/>
        </w:rPr>
        <w:t>Acesso em: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xml:space="preserve">. Museum Next, [S.l], v. 1, n. 1, p. 1-1, 17 abr. 2022. </w:t>
      </w:r>
      <w:r w:rsidRPr="00D11B20">
        <w:rPr>
          <w:sz w:val="18"/>
          <w:szCs w:val="18"/>
        </w:rPr>
        <w:t>Disponível em: https://www.museumnext.com/article/how-museums-are-using-augmented-reality/. Acesso em: 19 set. 2022.</w:t>
      </w:r>
    </w:p>
    <w:p w14:paraId="54CC3C65" w14:textId="1FFDF6A9" w:rsidR="00A70D22" w:rsidRPr="00E225D6" w:rsidRDefault="00A70D22" w:rsidP="00F36C29">
      <w:pPr>
        <w:pStyle w:val="TF-refernciasITEM"/>
        <w:rPr>
          <w:sz w:val="18"/>
          <w:szCs w:val="18"/>
          <w:lang w:val="en-US"/>
        </w:rPr>
      </w:pPr>
      <w:r w:rsidRPr="00D438D0">
        <w:rPr>
          <w:sz w:val="18"/>
          <w:szCs w:val="18"/>
        </w:rPr>
        <w:t xml:space="preserve">CURISCOPE. </w:t>
      </w:r>
      <w:r w:rsidRPr="00E80EB3">
        <w:rPr>
          <w:b/>
          <w:bCs/>
          <w:sz w:val="18"/>
          <w:szCs w:val="18"/>
        </w:rPr>
        <w:t>Virtuali-Tee</w:t>
      </w:r>
      <w:r w:rsidRPr="00D438D0">
        <w:rPr>
          <w:sz w:val="18"/>
          <w:szCs w:val="18"/>
        </w:rPr>
        <w:t xml:space="preserve">. 2016. Disponível em: https://www.curiscope.com/product/virtuali-tee/. </w:t>
      </w:r>
      <w:r w:rsidRPr="00E225D6">
        <w:rPr>
          <w:sz w:val="18"/>
          <w:szCs w:val="18"/>
          <w:lang w:val="en-US"/>
        </w:rPr>
        <w:t>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CUSEUM. Life &amp; Death Of QR Codes In Museums. </w:t>
      </w:r>
      <w:r w:rsidRPr="004C27D3">
        <w:rPr>
          <w:b/>
          <w:bCs/>
          <w:sz w:val="18"/>
          <w:szCs w:val="18"/>
          <w:lang w:val="en-GB"/>
        </w:rPr>
        <w:t>Cuseum</w:t>
      </w:r>
      <w:r w:rsidRPr="004C27D3">
        <w:rPr>
          <w:sz w:val="18"/>
          <w:szCs w:val="18"/>
          <w:lang w:val="en-GB"/>
        </w:rPr>
        <w:t>, [S.</w:t>
      </w:r>
      <w:r>
        <w:rPr>
          <w:sz w:val="18"/>
          <w:szCs w:val="18"/>
          <w:lang w:val="en-GB"/>
        </w:rPr>
        <w:t>l.</w:t>
      </w:r>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r w:rsidRPr="001633B0">
        <w:rPr>
          <w:sz w:val="18"/>
          <w:szCs w:val="18"/>
          <w:lang w:val="en-US"/>
        </w:rPr>
        <w:t>Acesso em: 18 nov.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[S.</w:t>
      </w:r>
      <w:r w:rsidR="00766D19">
        <w:rPr>
          <w:sz w:val="18"/>
          <w:szCs w:val="18"/>
        </w:rPr>
        <w:t>l</w:t>
      </w:r>
      <w:r w:rsidRPr="00E80EB3">
        <w:rPr>
          <w:sz w:val="18"/>
          <w:szCs w:val="18"/>
        </w:rPr>
        <w:t xml:space="preserve">], p. 1-1. 5 abr. 2021. Disponível em: https://www.theartnewspaper.com/2021/04/05/mosul-cultural-museum-rises-from-the-ravages-of-isis. </w:t>
      </w:r>
      <w:r w:rsidRPr="001633B0">
        <w:rPr>
          <w:sz w:val="18"/>
          <w:szCs w:val="18"/>
          <w:lang w:val="en-US"/>
        </w:rPr>
        <w:t>Acesso em: 06 out. 2022.</w:t>
      </w:r>
    </w:p>
    <w:p w14:paraId="71B1EDAB" w14:textId="7950570B" w:rsidR="004948E9" w:rsidRDefault="00627FDE" w:rsidP="00F36C29">
      <w:pPr>
        <w:pStyle w:val="TF-refernciasITEM"/>
        <w:rPr>
          <w:sz w:val="18"/>
          <w:szCs w:val="18"/>
          <w:lang w:val="en-US"/>
        </w:rPr>
      </w:pPr>
      <w:r w:rsidRPr="001633B0">
        <w:rPr>
          <w:sz w:val="18"/>
          <w:szCs w:val="18"/>
          <w:lang w:val="en-US"/>
        </w:rPr>
        <w:t>HAMMADY, Ramy; MA, Minhua; TEMPLE, Nicholas. </w:t>
      </w:r>
      <w:r w:rsidRPr="001633B0">
        <w:rPr>
          <w:b/>
          <w:bCs/>
          <w:sz w:val="18"/>
          <w:szCs w:val="18"/>
          <w:lang w:val="en-US"/>
        </w:rPr>
        <w:t>Augmented Reality and Gamification in Heritage Museums</w:t>
      </w:r>
      <w:r w:rsidRPr="001633B0">
        <w:rPr>
          <w:sz w:val="18"/>
          <w:szCs w:val="18"/>
          <w:lang w:val="en-US"/>
        </w:rPr>
        <w:t>. 2016. 7 f., University Of Huddersfield, Huddersfield, 2016.</w:t>
      </w:r>
    </w:p>
    <w:p w14:paraId="1A284805" w14:textId="6EACC8B5" w:rsidR="00096CDA" w:rsidRPr="00C46030"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2022?a Disponível em: http://www.historyofmuseums.com/museum-facts/types-of-museum/. </w:t>
      </w:r>
      <w:r w:rsidRPr="00C46030">
        <w:rPr>
          <w:sz w:val="18"/>
          <w:szCs w:val="18"/>
          <w:lang w:val="en-US"/>
        </w:rPr>
        <w:t>Acesso em: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[S.</w:t>
      </w:r>
      <w:r w:rsidR="00766D19" w:rsidRPr="001633B0">
        <w:rPr>
          <w:sz w:val="18"/>
          <w:szCs w:val="18"/>
          <w:lang w:val="en-US"/>
        </w:rPr>
        <w:t>l</w:t>
      </w:r>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Statutes. </w:t>
      </w:r>
      <w:r w:rsidRPr="00766D19">
        <w:rPr>
          <w:b/>
          <w:bCs/>
          <w:sz w:val="18"/>
          <w:szCs w:val="18"/>
        </w:rPr>
        <w:t>Icom</w:t>
      </w:r>
      <w:r w:rsidRPr="00D438D0">
        <w:rPr>
          <w:sz w:val="18"/>
          <w:szCs w:val="18"/>
        </w:rPr>
        <w:t xml:space="preserve">. Paris, p. 1-1. 24 jul. 2007. Disponível em: https://web.archive.org/web/20080413094433/http://icom.museum/statutes.html#2. </w:t>
      </w:r>
      <w:r w:rsidRPr="001633B0">
        <w:rPr>
          <w:sz w:val="18"/>
          <w:szCs w:val="18"/>
          <w:lang w:val="en-US"/>
        </w:rPr>
        <w:t>Acesso em: 21 nov.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2013. 4 f. Tese (Doutorado) - University Of Athens, Greece,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[S.</w:t>
      </w:r>
      <w:r>
        <w:rPr>
          <w:sz w:val="18"/>
          <w:szCs w:val="18"/>
        </w:rPr>
        <w:t>l</w:t>
      </w:r>
      <w:r w:rsidRPr="009A71FC">
        <w:rPr>
          <w:sz w:val="18"/>
          <w:szCs w:val="18"/>
        </w:rPr>
        <w:t>], 2006. Cap. 2. Disponível em: http://fabiopotsch.pbworks.com/w/file/fetch/48938507/Fundamentos_realidade_aumentada.pdf. Acesso em: 24 set. 2022.</w:t>
      </w:r>
    </w:p>
    <w:p w14:paraId="2682194D" w14:textId="0459BE42" w:rsidR="00C46030" w:rsidRPr="00C46030" w:rsidRDefault="00312F24" w:rsidP="00363B2F">
      <w:pPr>
        <w:pStyle w:val="TF-refernciasITEM"/>
        <w:rPr>
          <w:sz w:val="18"/>
          <w:szCs w:val="18"/>
        </w:rPr>
      </w:pPr>
      <w:r w:rsidRPr="00D438D0">
        <w:rPr>
          <w:sz w:val="18"/>
          <w:szCs w:val="18"/>
          <w:lang w:val="en-GB"/>
        </w:rPr>
        <w:lastRenderedPageBreak/>
        <w:t xml:space="preserve">UNIVERSITY OF OXFORD (Inglaterra). </w:t>
      </w:r>
      <w:r w:rsidRPr="00F805E8">
        <w:rPr>
          <w:b/>
          <w:bCs/>
          <w:sz w:val="18"/>
          <w:szCs w:val="18"/>
          <w:lang w:val="en-GB"/>
        </w:rPr>
        <w:t>Oxford Dictionary of English</w:t>
      </w:r>
      <w:r w:rsidRPr="00D438D0">
        <w:rPr>
          <w:sz w:val="18"/>
          <w:szCs w:val="18"/>
          <w:lang w:val="en-GB"/>
        </w:rPr>
        <w:t xml:space="preserve">. </w:t>
      </w:r>
      <w:r w:rsidRPr="00C46030">
        <w:rPr>
          <w:sz w:val="18"/>
          <w:szCs w:val="18"/>
        </w:rPr>
        <w:t xml:space="preserve">3. ed. Oxford: Oxford University Press, 2010. </w:t>
      </w:r>
      <w:r w:rsidR="00F805E8" w:rsidRPr="00C46030">
        <w:rPr>
          <w:sz w:val="18"/>
          <w:szCs w:val="18"/>
        </w:rPr>
        <w:t>P 2112</w:t>
      </w:r>
      <w:r w:rsidRPr="00C46030">
        <w:rPr>
          <w:sz w:val="18"/>
          <w:szCs w:val="18"/>
        </w:rPr>
        <w:t>.</w:t>
      </w:r>
    </w:p>
    <w:p w14:paraId="1B46C0A8" w14:textId="41A64E48" w:rsidR="00E225D6" w:rsidRDefault="00E225D6">
      <w:pPr>
        <w:keepNext w:val="0"/>
        <w:keepLines w:val="0"/>
        <w:rPr>
          <w:sz w:val="18"/>
          <w:szCs w:val="18"/>
          <w:lang w:val="en-GB"/>
        </w:rPr>
      </w:pPr>
      <w:r>
        <w:rPr>
          <w:sz w:val="18"/>
          <w:szCs w:val="18"/>
          <w:lang w:val="en-GB"/>
        </w:rPr>
        <w:br w:type="page"/>
      </w:r>
    </w:p>
    <w:p w14:paraId="7B580F78" w14:textId="77777777" w:rsidR="00E225D6" w:rsidRPr="00320BFA" w:rsidRDefault="00E225D6" w:rsidP="00E225D6">
      <w:pPr>
        <w:pStyle w:val="TF-xAvalTTULO"/>
      </w:pPr>
      <w:r>
        <w:lastRenderedPageBreak/>
        <w:t>FORMULÁRIO  DE  avaliação BCC</w:t>
      </w:r>
      <w:r w:rsidRPr="00320BFA">
        <w:t xml:space="preserve"> – PROFESSOR TCC I</w:t>
      </w:r>
      <w:r>
        <w:t xml:space="preserve"> – projeto</w:t>
      </w:r>
    </w:p>
    <w:p w14:paraId="7C565B63" w14:textId="2A8B23E5" w:rsidR="00E225D6" w:rsidRDefault="00E225D6" w:rsidP="00E225D6">
      <w:pPr>
        <w:pStyle w:val="TF-xAvalLINHA"/>
      </w:pPr>
      <w:r w:rsidRPr="00320BFA">
        <w:t>Avaliador(a):</w:t>
      </w:r>
      <w:r w:rsidRPr="00320BFA">
        <w:tab/>
      </w:r>
      <w:r w:rsidRPr="00E225D6">
        <w:t>Andreza Sartori</w:t>
      </w:r>
    </w:p>
    <w:p w14:paraId="17FCDB48" w14:textId="77777777" w:rsidR="00E225D6" w:rsidRPr="00320BFA" w:rsidRDefault="00E225D6" w:rsidP="00E225D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E225D6" w:rsidRPr="00320BFA" w14:paraId="2AE80989" w14:textId="77777777" w:rsidTr="004C702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A750570" w14:textId="77777777" w:rsidR="00E225D6" w:rsidRPr="00320BFA" w:rsidRDefault="00E225D6" w:rsidP="004C702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65E80F0" w14:textId="77777777" w:rsidR="00E225D6" w:rsidRPr="00320BFA" w:rsidRDefault="00E225D6" w:rsidP="004C702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2855C92" w14:textId="77777777" w:rsidR="00E225D6" w:rsidRPr="00320BFA" w:rsidRDefault="00E225D6" w:rsidP="004C702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13CF74C" w14:textId="77777777" w:rsidR="00E225D6" w:rsidRPr="00320BFA" w:rsidRDefault="00E225D6" w:rsidP="004C7025">
            <w:pPr>
              <w:pStyle w:val="TF-xAvalITEMTABELA"/>
            </w:pPr>
            <w:r w:rsidRPr="00320BFA">
              <w:t>não atende</w:t>
            </w:r>
          </w:p>
        </w:tc>
      </w:tr>
      <w:tr w:rsidR="00E225D6" w:rsidRPr="00320BFA" w14:paraId="0CFB7DBB" w14:textId="77777777" w:rsidTr="004C702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2C29EF8" w14:textId="77777777" w:rsidR="00E225D6" w:rsidRPr="00320BFA" w:rsidRDefault="00E225D6" w:rsidP="004C702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F594D8A" w14:textId="77777777" w:rsidR="00E225D6" w:rsidRPr="00821EE8" w:rsidRDefault="00E225D6" w:rsidP="00E225D6">
            <w:pPr>
              <w:pStyle w:val="TF-xAvalITEM"/>
              <w:numPr>
                <w:ilvl w:val="0"/>
                <w:numId w:val="12"/>
              </w:numPr>
            </w:pPr>
            <w:r w:rsidRPr="00821EE8">
              <w:t>INTRODUÇÃO</w:t>
            </w:r>
          </w:p>
          <w:p w14:paraId="40005883" w14:textId="77777777" w:rsidR="00E225D6" w:rsidRPr="00821EE8" w:rsidRDefault="00E225D6" w:rsidP="004C702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685067F6" w14:textId="77777777" w:rsidR="00E225D6" w:rsidRPr="00320BFA" w:rsidRDefault="00E225D6" w:rsidP="004C702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FB1486B" w14:textId="46DF6923" w:rsidR="00E225D6" w:rsidRPr="00320BFA" w:rsidRDefault="00E01AA8" w:rsidP="004C7025">
            <w:pPr>
              <w:keepNext w:val="0"/>
              <w:keepLines w:val="0"/>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7F341AF7" w14:textId="77777777" w:rsidR="00E225D6" w:rsidRPr="00320BFA" w:rsidRDefault="00E225D6" w:rsidP="004C7025">
            <w:pPr>
              <w:keepNext w:val="0"/>
              <w:keepLines w:val="0"/>
              <w:ind w:left="709" w:hanging="709"/>
              <w:jc w:val="center"/>
              <w:rPr>
                <w:sz w:val="18"/>
              </w:rPr>
            </w:pPr>
          </w:p>
        </w:tc>
      </w:tr>
      <w:tr w:rsidR="00E225D6" w:rsidRPr="00320BFA" w14:paraId="42330F8E" w14:textId="77777777" w:rsidTr="004C702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13161F"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447D07" w14:textId="77777777" w:rsidR="00E225D6" w:rsidRPr="00821EE8" w:rsidRDefault="00E225D6" w:rsidP="004C702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87D403F" w14:textId="55A7AA9C" w:rsidR="00E225D6" w:rsidRPr="00320BFA" w:rsidRDefault="00100E61"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168E66" w14:textId="114D183E"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461ACE7" w14:textId="77777777" w:rsidR="00E225D6" w:rsidRPr="00320BFA" w:rsidRDefault="00E225D6" w:rsidP="004C7025">
            <w:pPr>
              <w:keepNext w:val="0"/>
              <w:keepLines w:val="0"/>
              <w:ind w:left="709" w:hanging="709"/>
              <w:jc w:val="center"/>
              <w:rPr>
                <w:sz w:val="18"/>
              </w:rPr>
            </w:pPr>
          </w:p>
        </w:tc>
      </w:tr>
      <w:tr w:rsidR="00E225D6" w:rsidRPr="00320BFA" w14:paraId="3C0EA4CB"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E89B2B"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959FA1" w14:textId="77777777" w:rsidR="00E225D6" w:rsidRPr="00320BFA" w:rsidRDefault="00E225D6" w:rsidP="00E225D6">
            <w:pPr>
              <w:pStyle w:val="TF-xAvalITEM"/>
              <w:numPr>
                <w:ilvl w:val="0"/>
                <w:numId w:val="12"/>
              </w:numPr>
            </w:pPr>
            <w:r w:rsidRPr="00320BFA">
              <w:t>OBJETIVOS</w:t>
            </w:r>
          </w:p>
          <w:p w14:paraId="3819C99E" w14:textId="77777777" w:rsidR="00E225D6" w:rsidRPr="00320BFA" w:rsidRDefault="00E225D6" w:rsidP="004C702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0587BFA" w14:textId="0D642010" w:rsidR="00E225D6" w:rsidRPr="00320BFA" w:rsidRDefault="00E01AA8"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D990DE5"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B6EF7F" w14:textId="77777777" w:rsidR="00E225D6" w:rsidRPr="00320BFA" w:rsidRDefault="00E225D6" w:rsidP="004C7025">
            <w:pPr>
              <w:keepNext w:val="0"/>
              <w:keepLines w:val="0"/>
              <w:ind w:left="709" w:hanging="709"/>
              <w:jc w:val="center"/>
              <w:rPr>
                <w:sz w:val="18"/>
              </w:rPr>
            </w:pPr>
          </w:p>
        </w:tc>
      </w:tr>
      <w:tr w:rsidR="00E225D6" w:rsidRPr="00320BFA" w14:paraId="60ADB34C" w14:textId="77777777" w:rsidTr="004C702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D4C86E"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19DEC8" w14:textId="77777777" w:rsidR="00E225D6" w:rsidRPr="00320BFA" w:rsidRDefault="00E225D6" w:rsidP="004C702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98468B0" w14:textId="552EBF82" w:rsidR="00E225D6" w:rsidRPr="00320BFA" w:rsidRDefault="00E01AA8"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B0ED1A"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84A4A9" w14:textId="77777777" w:rsidR="00E225D6" w:rsidRPr="00320BFA" w:rsidRDefault="00E225D6" w:rsidP="004C7025">
            <w:pPr>
              <w:keepNext w:val="0"/>
              <w:keepLines w:val="0"/>
              <w:ind w:left="709" w:hanging="709"/>
              <w:jc w:val="center"/>
              <w:rPr>
                <w:sz w:val="18"/>
              </w:rPr>
            </w:pPr>
          </w:p>
        </w:tc>
      </w:tr>
      <w:tr w:rsidR="00E225D6" w:rsidRPr="00320BFA" w14:paraId="0BF31608"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C44487"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85A152" w14:textId="77777777" w:rsidR="00E225D6" w:rsidRPr="00EE20C1" w:rsidRDefault="00E225D6" w:rsidP="00E225D6">
            <w:pPr>
              <w:pStyle w:val="TF-xAvalITEM"/>
              <w:numPr>
                <w:ilvl w:val="0"/>
                <w:numId w:val="12"/>
              </w:numPr>
            </w:pPr>
            <w:r w:rsidRPr="00EE20C1">
              <w:t>JUSTIFICATIVA</w:t>
            </w:r>
          </w:p>
          <w:p w14:paraId="278A9C10" w14:textId="77777777" w:rsidR="00E225D6" w:rsidRPr="00EE20C1" w:rsidRDefault="00E225D6" w:rsidP="004C702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B91D10E"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40DC53F" w14:textId="2FC6B83D" w:rsidR="00E225D6" w:rsidRPr="00320BFA" w:rsidRDefault="00823907" w:rsidP="004C702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F5506CF" w14:textId="77777777" w:rsidR="00E225D6" w:rsidRPr="00320BFA" w:rsidRDefault="00E225D6" w:rsidP="004C7025">
            <w:pPr>
              <w:keepNext w:val="0"/>
              <w:keepLines w:val="0"/>
              <w:ind w:left="709" w:hanging="709"/>
              <w:jc w:val="center"/>
              <w:rPr>
                <w:sz w:val="18"/>
              </w:rPr>
            </w:pPr>
          </w:p>
        </w:tc>
      </w:tr>
      <w:tr w:rsidR="00E225D6" w:rsidRPr="00320BFA" w14:paraId="411380C2"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A0FACA"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C1CE9B" w14:textId="77777777" w:rsidR="00E225D6" w:rsidRPr="00EE20C1" w:rsidRDefault="00E225D6" w:rsidP="004C702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71FE521" w14:textId="59A35BFC"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DA5EE24" w14:textId="0E39C766" w:rsidR="00E225D6" w:rsidRPr="00320BFA" w:rsidRDefault="00924F75" w:rsidP="004C702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1ADBC09" w14:textId="77777777" w:rsidR="00E225D6" w:rsidRPr="00320BFA" w:rsidRDefault="00E225D6" w:rsidP="004C7025">
            <w:pPr>
              <w:keepNext w:val="0"/>
              <w:keepLines w:val="0"/>
              <w:ind w:left="709" w:hanging="709"/>
              <w:jc w:val="center"/>
              <w:rPr>
                <w:sz w:val="18"/>
              </w:rPr>
            </w:pPr>
          </w:p>
        </w:tc>
      </w:tr>
      <w:tr w:rsidR="00E225D6" w:rsidRPr="00320BFA" w14:paraId="321C1B03" w14:textId="77777777" w:rsidTr="004C702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3F6400"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EC1F74" w14:textId="77777777" w:rsidR="00E225D6" w:rsidRPr="00320BFA" w:rsidRDefault="00E225D6" w:rsidP="00E225D6">
            <w:pPr>
              <w:pStyle w:val="TF-xAvalITEM"/>
              <w:numPr>
                <w:ilvl w:val="0"/>
                <w:numId w:val="12"/>
              </w:numPr>
            </w:pPr>
            <w:r w:rsidRPr="00320BFA">
              <w:t>METODOLOGIA</w:t>
            </w:r>
          </w:p>
          <w:p w14:paraId="337F7B9C" w14:textId="77777777" w:rsidR="00E225D6" w:rsidRPr="00320BFA" w:rsidRDefault="00E225D6" w:rsidP="004C702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CB5DAAD" w14:textId="27CDF4A7" w:rsidR="00E225D6" w:rsidRPr="00320BFA" w:rsidRDefault="00CD0943"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92F1DF"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55B561" w14:textId="77777777" w:rsidR="00E225D6" w:rsidRPr="00320BFA" w:rsidRDefault="00E225D6" w:rsidP="004C7025">
            <w:pPr>
              <w:keepNext w:val="0"/>
              <w:keepLines w:val="0"/>
              <w:ind w:left="709" w:hanging="709"/>
              <w:jc w:val="center"/>
              <w:rPr>
                <w:sz w:val="18"/>
              </w:rPr>
            </w:pPr>
          </w:p>
        </w:tc>
      </w:tr>
      <w:tr w:rsidR="00E225D6" w:rsidRPr="00320BFA" w14:paraId="6F77FB82" w14:textId="77777777" w:rsidTr="004C702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451495"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3397CF" w14:textId="77777777" w:rsidR="00E225D6" w:rsidRPr="00320BFA" w:rsidRDefault="00E225D6" w:rsidP="004C702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A53A774" w14:textId="232F6EC8" w:rsidR="00E225D6" w:rsidRPr="00320BFA" w:rsidRDefault="00CD0943"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4C0361"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D2A6BD7" w14:textId="77777777" w:rsidR="00E225D6" w:rsidRPr="00320BFA" w:rsidRDefault="00E225D6" w:rsidP="004C7025">
            <w:pPr>
              <w:keepNext w:val="0"/>
              <w:keepLines w:val="0"/>
              <w:ind w:left="709" w:hanging="709"/>
              <w:jc w:val="center"/>
              <w:rPr>
                <w:sz w:val="18"/>
              </w:rPr>
            </w:pPr>
          </w:p>
        </w:tc>
      </w:tr>
      <w:tr w:rsidR="00E225D6" w:rsidRPr="00320BFA" w14:paraId="4B708A36" w14:textId="77777777" w:rsidTr="004C702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F89359"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39B78B" w14:textId="77777777" w:rsidR="00E225D6" w:rsidRPr="00801036" w:rsidRDefault="00E225D6" w:rsidP="00E225D6">
            <w:pPr>
              <w:pStyle w:val="TF-xAvalITEM"/>
              <w:numPr>
                <w:ilvl w:val="0"/>
                <w:numId w:val="12"/>
              </w:numPr>
            </w:pPr>
            <w:r w:rsidRPr="00801036">
              <w:t>REVISÃO BIBLIOGRÁFICA (atenção para a diferença de conteúdo entre projeto e pré-projeto)</w:t>
            </w:r>
          </w:p>
          <w:p w14:paraId="78430CC9" w14:textId="77777777" w:rsidR="00E225D6" w:rsidRPr="00801036" w:rsidRDefault="00E225D6" w:rsidP="004C702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F4E6B30" w14:textId="6D9B0F8C" w:rsidR="00E225D6" w:rsidRPr="00801036" w:rsidRDefault="00051A7A"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E72E721" w14:textId="64640EDD" w:rsidR="00E225D6" w:rsidRPr="00801036"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19BCE5" w14:textId="77777777" w:rsidR="00E225D6" w:rsidRPr="00320BFA" w:rsidRDefault="00E225D6" w:rsidP="004C7025">
            <w:pPr>
              <w:keepNext w:val="0"/>
              <w:keepLines w:val="0"/>
              <w:ind w:left="709" w:hanging="709"/>
              <w:jc w:val="center"/>
              <w:rPr>
                <w:sz w:val="18"/>
              </w:rPr>
            </w:pPr>
          </w:p>
        </w:tc>
      </w:tr>
      <w:tr w:rsidR="00E225D6" w:rsidRPr="00320BFA" w14:paraId="08D8BF45" w14:textId="77777777" w:rsidTr="004C702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7731E79" w14:textId="77777777" w:rsidR="00E225D6" w:rsidRPr="00320BFA" w:rsidRDefault="00E225D6" w:rsidP="004C702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664CE2A" w14:textId="77777777" w:rsidR="00E225D6" w:rsidRPr="00320BFA" w:rsidRDefault="00E225D6" w:rsidP="00E225D6">
            <w:pPr>
              <w:pStyle w:val="TF-xAvalITEM"/>
              <w:numPr>
                <w:ilvl w:val="0"/>
                <w:numId w:val="12"/>
              </w:numPr>
            </w:pPr>
            <w:r w:rsidRPr="00320BFA">
              <w:t>LINGUAGEM USADA (redação)</w:t>
            </w:r>
          </w:p>
          <w:p w14:paraId="744602A9" w14:textId="77777777" w:rsidR="00E225D6" w:rsidRPr="00320BFA" w:rsidRDefault="00E225D6" w:rsidP="004C702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E112B1" w14:textId="1E68A7DD" w:rsidR="00E225D6" w:rsidRPr="00320BFA" w:rsidRDefault="00B15FE2" w:rsidP="004C702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196EF89" w14:textId="77777777" w:rsidR="00E225D6" w:rsidRPr="00320BFA" w:rsidRDefault="00E225D6" w:rsidP="004C702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6702F70" w14:textId="77777777" w:rsidR="00E225D6" w:rsidRPr="00320BFA" w:rsidRDefault="00E225D6" w:rsidP="004C7025">
            <w:pPr>
              <w:keepNext w:val="0"/>
              <w:keepLines w:val="0"/>
              <w:ind w:left="709" w:hanging="709"/>
              <w:jc w:val="center"/>
              <w:rPr>
                <w:sz w:val="18"/>
              </w:rPr>
            </w:pPr>
          </w:p>
        </w:tc>
      </w:tr>
      <w:tr w:rsidR="00E225D6" w:rsidRPr="00320BFA" w14:paraId="03791675"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2E7CE6"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7A84A8" w14:textId="77777777" w:rsidR="00E225D6" w:rsidRPr="00320BFA" w:rsidRDefault="00E225D6" w:rsidP="004C702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F3FF9AB" w14:textId="2FFC7A70" w:rsidR="00E225D6" w:rsidRPr="00320BFA" w:rsidRDefault="00B15FE2"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45A10C2"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418ADE" w14:textId="77777777" w:rsidR="00E225D6" w:rsidRPr="00320BFA" w:rsidRDefault="00E225D6" w:rsidP="004C7025">
            <w:pPr>
              <w:keepNext w:val="0"/>
              <w:keepLines w:val="0"/>
              <w:ind w:left="709" w:hanging="709"/>
              <w:jc w:val="center"/>
              <w:rPr>
                <w:sz w:val="18"/>
              </w:rPr>
            </w:pPr>
          </w:p>
        </w:tc>
      </w:tr>
      <w:tr w:rsidR="00E225D6" w:rsidRPr="00320BFA" w14:paraId="573B6900"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75F35A2"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996B5A" w14:textId="77777777" w:rsidR="00E225D6" w:rsidRPr="00320BFA" w:rsidRDefault="00E225D6" w:rsidP="00E225D6">
            <w:pPr>
              <w:pStyle w:val="TF-xAvalITEM"/>
              <w:numPr>
                <w:ilvl w:val="0"/>
                <w:numId w:val="12"/>
              </w:numPr>
            </w:pPr>
            <w:r w:rsidRPr="00320BFA">
              <w:t>ORGANIZAÇÃO E APRESENTAÇÃO GRÁFICA DO TEXTO</w:t>
            </w:r>
          </w:p>
          <w:p w14:paraId="6AB8644A" w14:textId="77777777" w:rsidR="00E225D6" w:rsidRPr="00320BFA" w:rsidRDefault="00E225D6" w:rsidP="004C702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EEC49D1" w14:textId="06319CA8" w:rsidR="00E225D6" w:rsidRPr="00320BFA" w:rsidRDefault="00CD0943" w:rsidP="004C702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9D8B617"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CE37B1" w14:textId="77777777" w:rsidR="00E225D6" w:rsidRPr="00320BFA" w:rsidRDefault="00E225D6" w:rsidP="004C7025">
            <w:pPr>
              <w:keepNext w:val="0"/>
              <w:keepLines w:val="0"/>
              <w:ind w:left="709" w:hanging="709"/>
              <w:jc w:val="center"/>
              <w:rPr>
                <w:sz w:val="18"/>
              </w:rPr>
            </w:pPr>
          </w:p>
        </w:tc>
      </w:tr>
      <w:tr w:rsidR="00E225D6" w:rsidRPr="00320BFA" w14:paraId="6742BA22"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380DD4"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7735EA" w14:textId="77777777" w:rsidR="00E225D6" w:rsidRPr="00320BFA" w:rsidRDefault="00E225D6" w:rsidP="00E225D6">
            <w:pPr>
              <w:pStyle w:val="TF-xAvalITEM"/>
              <w:numPr>
                <w:ilvl w:val="0"/>
                <w:numId w:val="12"/>
              </w:numPr>
            </w:pPr>
            <w:r w:rsidRPr="00320BFA">
              <w:t>ILUSTRAÇÕES (figuras, quadros, tabelas)</w:t>
            </w:r>
          </w:p>
          <w:p w14:paraId="1A5C18D1" w14:textId="77777777" w:rsidR="00E225D6" w:rsidRPr="00320BFA" w:rsidRDefault="00E225D6" w:rsidP="004C702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A30D65A" w14:textId="3853876A" w:rsidR="00E225D6" w:rsidRPr="00320BFA" w:rsidRDefault="00CD0943" w:rsidP="004C7025">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9C1F07" w14:textId="77777777" w:rsidR="00E225D6" w:rsidRPr="00320BFA" w:rsidRDefault="00E225D6" w:rsidP="004C702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5F0B55" w14:textId="77777777" w:rsidR="00E225D6" w:rsidRPr="00320BFA" w:rsidRDefault="00E225D6" w:rsidP="004C7025">
            <w:pPr>
              <w:keepNext w:val="0"/>
              <w:keepLines w:val="0"/>
              <w:spacing w:before="80" w:after="80"/>
              <w:ind w:left="709" w:hanging="709"/>
              <w:jc w:val="center"/>
              <w:rPr>
                <w:sz w:val="18"/>
              </w:rPr>
            </w:pPr>
          </w:p>
        </w:tc>
      </w:tr>
      <w:tr w:rsidR="00E225D6" w:rsidRPr="00320BFA" w14:paraId="325C8621" w14:textId="77777777" w:rsidTr="004C702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B86AB"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99F935" w14:textId="77777777" w:rsidR="00E225D6" w:rsidRPr="00320BFA" w:rsidRDefault="00E225D6" w:rsidP="00E225D6">
            <w:pPr>
              <w:pStyle w:val="TF-xAvalITEM"/>
              <w:numPr>
                <w:ilvl w:val="0"/>
                <w:numId w:val="12"/>
              </w:numPr>
            </w:pPr>
            <w:r w:rsidRPr="00320BFA">
              <w:t>REFERÊNCIAS E CITAÇÕES</w:t>
            </w:r>
          </w:p>
          <w:p w14:paraId="28FA2ABD" w14:textId="77777777" w:rsidR="00E225D6" w:rsidRPr="00320BFA" w:rsidRDefault="00E225D6" w:rsidP="004C702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0466F40"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26B4E1" w14:textId="1C983CBA" w:rsidR="00E225D6" w:rsidRPr="00320BFA" w:rsidRDefault="007216BF" w:rsidP="004C702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CF5F247" w14:textId="77777777" w:rsidR="00E225D6" w:rsidRPr="00320BFA" w:rsidRDefault="00E225D6" w:rsidP="004C7025">
            <w:pPr>
              <w:keepNext w:val="0"/>
              <w:keepLines w:val="0"/>
              <w:ind w:left="709" w:hanging="709"/>
              <w:jc w:val="center"/>
              <w:rPr>
                <w:sz w:val="18"/>
              </w:rPr>
            </w:pPr>
          </w:p>
        </w:tc>
      </w:tr>
      <w:tr w:rsidR="00E225D6" w:rsidRPr="00320BFA" w14:paraId="5900CBD1" w14:textId="77777777" w:rsidTr="004C702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926F0A"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BA9E4F" w14:textId="77777777" w:rsidR="00E225D6" w:rsidRPr="00320BFA" w:rsidRDefault="00E225D6" w:rsidP="004C702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0582813" w14:textId="126032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1061F8A" w14:textId="0F7CC66A" w:rsidR="00E225D6" w:rsidRPr="00320BFA" w:rsidRDefault="00452FF5" w:rsidP="004C702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2F4EBA5" w14:textId="77777777" w:rsidR="00E225D6" w:rsidRPr="00320BFA" w:rsidRDefault="00E225D6" w:rsidP="004C7025">
            <w:pPr>
              <w:keepNext w:val="0"/>
              <w:keepLines w:val="0"/>
              <w:ind w:left="709" w:hanging="709"/>
              <w:jc w:val="center"/>
              <w:rPr>
                <w:sz w:val="18"/>
              </w:rPr>
            </w:pPr>
          </w:p>
        </w:tc>
      </w:tr>
      <w:tr w:rsidR="00E225D6" w:rsidRPr="00320BFA" w14:paraId="21EEED76"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E97F795"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01BCC2" w14:textId="77777777" w:rsidR="00E225D6" w:rsidRPr="00320BFA" w:rsidRDefault="00E225D6" w:rsidP="004C702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8B35012" w14:textId="5FACB5E1"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3213841A" w14:textId="7FCA5C8A" w:rsidR="00E225D6" w:rsidRPr="00320BFA" w:rsidRDefault="00100E61" w:rsidP="004C702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12" w:space="0" w:color="auto"/>
              <w:right w:val="single" w:sz="12" w:space="0" w:color="auto"/>
            </w:tcBorders>
          </w:tcPr>
          <w:p w14:paraId="31BFB0D0" w14:textId="77777777" w:rsidR="00E225D6" w:rsidRPr="00320BFA" w:rsidRDefault="00E225D6" w:rsidP="004C7025">
            <w:pPr>
              <w:keepNext w:val="0"/>
              <w:keepLines w:val="0"/>
              <w:ind w:left="709" w:hanging="709"/>
              <w:jc w:val="center"/>
              <w:rPr>
                <w:sz w:val="18"/>
              </w:rPr>
            </w:pPr>
          </w:p>
        </w:tc>
      </w:tr>
    </w:tbl>
    <w:p w14:paraId="66188FCC" w14:textId="77777777" w:rsidR="00E225D6" w:rsidRPr="003F5F25" w:rsidRDefault="00E225D6" w:rsidP="00E225D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E225D6" w:rsidRPr="00320BFA" w14:paraId="3F781EEF" w14:textId="77777777" w:rsidTr="004C7025">
        <w:trPr>
          <w:cantSplit/>
          <w:jc w:val="center"/>
        </w:trPr>
        <w:tc>
          <w:tcPr>
            <w:tcW w:w="5000" w:type="pct"/>
            <w:gridSpan w:val="3"/>
            <w:tcBorders>
              <w:top w:val="single" w:sz="12" w:space="0" w:color="auto"/>
              <w:left w:val="single" w:sz="12" w:space="0" w:color="auto"/>
              <w:bottom w:val="nil"/>
              <w:right w:val="single" w:sz="12" w:space="0" w:color="auto"/>
            </w:tcBorders>
            <w:hideMark/>
          </w:tcPr>
          <w:p w14:paraId="57516D55" w14:textId="77777777" w:rsidR="00E225D6" w:rsidRPr="00320BFA" w:rsidRDefault="00E225D6" w:rsidP="004C7025">
            <w:pPr>
              <w:keepNext w:val="0"/>
              <w:keepLines w:val="0"/>
              <w:spacing w:before="60"/>
              <w:jc w:val="both"/>
              <w:rPr>
                <w:sz w:val="18"/>
              </w:rPr>
            </w:pPr>
            <w:r w:rsidRPr="00320BFA">
              <w:rPr>
                <w:sz w:val="18"/>
              </w:rPr>
              <w:t>O projeto de TCC será reprovado se:</w:t>
            </w:r>
          </w:p>
          <w:p w14:paraId="69DC491E" w14:textId="77777777" w:rsidR="00E225D6" w:rsidRPr="00320BFA" w:rsidRDefault="00E225D6" w:rsidP="004C7025">
            <w:pPr>
              <w:keepNext w:val="0"/>
              <w:keepLines w:val="0"/>
              <w:numPr>
                <w:ilvl w:val="0"/>
                <w:numId w:val="15"/>
              </w:numPr>
              <w:ind w:left="357" w:hanging="357"/>
              <w:jc w:val="both"/>
              <w:rPr>
                <w:sz w:val="18"/>
              </w:rPr>
            </w:pPr>
            <w:r w:rsidRPr="00320BFA">
              <w:rPr>
                <w:sz w:val="18"/>
              </w:rPr>
              <w:t>qualquer um dos itens tiver resposta NÃO ATENDE;</w:t>
            </w:r>
          </w:p>
          <w:p w14:paraId="42EDEBAD" w14:textId="77777777" w:rsidR="00E225D6" w:rsidRPr="00320BFA" w:rsidRDefault="00E225D6" w:rsidP="004C7025">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C771547" w14:textId="77777777" w:rsidR="00E225D6" w:rsidRPr="00320BFA" w:rsidRDefault="00E225D6" w:rsidP="004C7025">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E225D6" w:rsidRPr="00320BFA" w14:paraId="357EBC4E" w14:textId="77777777" w:rsidTr="004C7025">
        <w:trPr>
          <w:cantSplit/>
          <w:jc w:val="center"/>
        </w:trPr>
        <w:tc>
          <w:tcPr>
            <w:tcW w:w="1250" w:type="pct"/>
            <w:tcBorders>
              <w:top w:val="nil"/>
              <w:left w:val="single" w:sz="12" w:space="0" w:color="auto"/>
              <w:bottom w:val="single" w:sz="12" w:space="0" w:color="auto"/>
              <w:right w:val="nil"/>
            </w:tcBorders>
            <w:hideMark/>
          </w:tcPr>
          <w:p w14:paraId="7E477E01" w14:textId="77777777" w:rsidR="00E225D6" w:rsidRPr="00320BFA" w:rsidRDefault="00E225D6" w:rsidP="004C7025">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B9DBA2" w14:textId="1F9DD4D3" w:rsidR="00E225D6" w:rsidRPr="00320BFA" w:rsidRDefault="00E225D6" w:rsidP="004C7025">
            <w:pPr>
              <w:keepNext w:val="0"/>
              <w:keepLines w:val="0"/>
              <w:spacing w:before="60" w:after="60"/>
              <w:jc w:val="center"/>
              <w:rPr>
                <w:sz w:val="18"/>
              </w:rPr>
            </w:pPr>
            <w:r w:rsidRPr="00320BFA">
              <w:rPr>
                <w:sz w:val="20"/>
              </w:rPr>
              <w:t xml:space="preserve">(   </w:t>
            </w:r>
            <w:r w:rsidR="00EC469C">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02BA5A6" w14:textId="77777777" w:rsidR="00E225D6" w:rsidRPr="00320BFA" w:rsidRDefault="00E225D6" w:rsidP="004C7025">
            <w:pPr>
              <w:keepNext w:val="0"/>
              <w:keepLines w:val="0"/>
              <w:spacing w:before="60" w:after="60"/>
              <w:jc w:val="center"/>
              <w:rPr>
                <w:sz w:val="20"/>
              </w:rPr>
            </w:pPr>
            <w:r w:rsidRPr="00320BFA">
              <w:rPr>
                <w:sz w:val="20"/>
              </w:rPr>
              <w:t>(      ) REPROVADO</w:t>
            </w:r>
          </w:p>
        </w:tc>
      </w:tr>
    </w:tbl>
    <w:p w14:paraId="5A0ABE7F" w14:textId="04FA58C1" w:rsidR="00E225D6" w:rsidRDefault="00E225D6" w:rsidP="00E225D6">
      <w:pPr>
        <w:pStyle w:val="TF-xAvalTTULO"/>
        <w:ind w:left="0" w:firstLine="0"/>
        <w:jc w:val="left"/>
      </w:pPr>
    </w:p>
    <w:p w14:paraId="132B9D23" w14:textId="0F673D4A" w:rsidR="00EC469C" w:rsidRDefault="00CB0C8C" w:rsidP="00E225D6">
      <w:pPr>
        <w:pStyle w:val="TF-xAvalTTULO"/>
        <w:ind w:left="0" w:firstLine="0"/>
        <w:jc w:val="left"/>
        <w:rPr>
          <w:caps w:val="0"/>
        </w:rPr>
      </w:pPr>
      <w:r w:rsidRPr="00CB0C8C">
        <w:rPr>
          <w:caps w:val="0"/>
          <w:highlight w:val="yellow"/>
        </w:rPr>
        <w:t xml:space="preserve">OBS: </w:t>
      </w:r>
      <w:r w:rsidR="004B38D5" w:rsidRPr="00CB0C8C">
        <w:rPr>
          <w:caps w:val="0"/>
          <w:highlight w:val="yellow"/>
        </w:rPr>
        <w:t>Aprovação condicionada às melhorias referenciadas no texto.</w:t>
      </w:r>
    </w:p>
    <w:p w14:paraId="06A6F1B7" w14:textId="77777777" w:rsidR="005832CD" w:rsidRDefault="005832CD" w:rsidP="00E225D6">
      <w:pPr>
        <w:pStyle w:val="TF-xAvalTTULO"/>
        <w:ind w:left="0" w:firstLine="0"/>
        <w:jc w:val="left"/>
      </w:pPr>
    </w:p>
    <w:p w14:paraId="24160204" w14:textId="77777777" w:rsidR="00312F24" w:rsidRPr="00D438D0" w:rsidRDefault="00312F24" w:rsidP="00363B2F">
      <w:pPr>
        <w:pStyle w:val="TF-refernciasITEM"/>
        <w:rPr>
          <w:sz w:val="18"/>
          <w:szCs w:val="18"/>
          <w:lang w:val="en-GB"/>
        </w:rPr>
      </w:pPr>
    </w:p>
    <w:sectPr w:rsidR="00312F24" w:rsidRPr="00D438D0" w:rsidSect="008A3072">
      <w:headerReference w:type="default" r:id="rId19"/>
      <w:footerReference w:type="even" r:id="rId20"/>
      <w:footerReference w:type="default" r:id="rId21"/>
      <w:headerReference w:type="first" r:id="rId22"/>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za Sartori" w:date="2022-12-22T07:45:00Z" w:initials="AS">
    <w:p w14:paraId="30147040" w14:textId="5F9487EC" w:rsidR="00FB3A12" w:rsidRDefault="00FB3A12">
      <w:pPr>
        <w:pStyle w:val="Textodecomentrio"/>
      </w:pPr>
      <w:r>
        <w:rPr>
          <w:rStyle w:val="Refdecomentrio"/>
        </w:rPr>
        <w:annotationRef/>
      </w:r>
      <w:r>
        <w:t>Não d</w:t>
      </w:r>
      <w:r w:rsidR="00E3787B">
        <w:t xml:space="preserve">á para saber se esta referência é </w:t>
      </w:r>
      <w:r w:rsidR="0005466C">
        <w:t>confiável. O melhor seria utilizar referências de artigos científicos.</w:t>
      </w:r>
    </w:p>
  </w:comment>
  <w:comment w:id="10" w:author="Andreza Sartori" w:date="2022-12-22T07:53:00Z" w:initials="AS">
    <w:p w14:paraId="364449BC" w14:textId="487F0958" w:rsidR="00B53B4D" w:rsidRDefault="00B53B4D">
      <w:pPr>
        <w:pStyle w:val="Textodecomentrio"/>
      </w:pPr>
      <w:r>
        <w:rPr>
          <w:rStyle w:val="Refdecomentrio"/>
        </w:rPr>
        <w:annotationRef/>
      </w:r>
      <w:r>
        <w:t xml:space="preserve">Na verdade, em toda a sua introdução você utiliza </w:t>
      </w:r>
      <w:r w:rsidR="009C2E79">
        <w:t xml:space="preserve">referências de blogs, sites e notícias. </w:t>
      </w:r>
      <w:r w:rsidR="009C741F">
        <w:t xml:space="preserve">Às vezes é necessário, porém no seu caso toda a introdução está baseada nisso. </w:t>
      </w:r>
      <w:r w:rsidR="007D7DCB">
        <w:t xml:space="preserve">Lembre-se que você está escrevendo um documento científico </w:t>
      </w:r>
      <w:r w:rsidR="005C31C4">
        <w:t>e deve ser baseado em documentos científicos.</w:t>
      </w:r>
    </w:p>
  </w:comment>
  <w:comment w:id="11" w:author="Andreza Sartori" w:date="2022-12-22T09:18:00Z" w:initials="AS">
    <w:p w14:paraId="373146FF" w14:textId="2F8A446B" w:rsidR="001412FD" w:rsidRDefault="001412FD">
      <w:pPr>
        <w:pStyle w:val="Textodecomentrio"/>
      </w:pPr>
      <w:r>
        <w:rPr>
          <w:rStyle w:val="Refdecomentrio"/>
        </w:rPr>
        <w:annotationRef/>
      </w:r>
      <w:r w:rsidR="005D59A4">
        <w:t>Isso há 15 anos. Ainda é assim?</w:t>
      </w:r>
    </w:p>
  </w:comment>
  <w:comment w:id="12" w:author="Andreza Sartori" w:date="2022-12-22T09:19:00Z" w:initials="AS">
    <w:p w14:paraId="58C9CA88" w14:textId="71BA42DD" w:rsidR="009852CA" w:rsidRDefault="009852CA">
      <w:pPr>
        <w:pStyle w:val="Textodecomentrio"/>
      </w:pPr>
      <w:r>
        <w:rPr>
          <w:rStyle w:val="Refdecomentrio"/>
        </w:rPr>
        <w:annotationRef/>
      </w:r>
      <w:r>
        <w:t>Reformular</w:t>
      </w:r>
      <w:r w:rsidR="00091310">
        <w:t xml:space="preserve"> texto.</w:t>
      </w:r>
    </w:p>
  </w:comment>
  <w:comment w:id="13" w:author="Andreza Sartori" w:date="2022-12-22T07:53:00Z" w:initials="AS">
    <w:p w14:paraId="5DD47B19" w14:textId="253A6F97" w:rsidR="0091584E" w:rsidRDefault="0091584E">
      <w:pPr>
        <w:pStyle w:val="Textodecomentrio"/>
      </w:pPr>
      <w:r>
        <w:rPr>
          <w:rStyle w:val="Refdecomentrio"/>
        </w:rPr>
        <w:annotationRef/>
      </w:r>
      <w:r>
        <w:t>Teria algum em especial?</w:t>
      </w:r>
    </w:p>
  </w:comment>
  <w:comment w:id="28" w:author="Andreza Sartori" w:date="2022-12-22T07:56:00Z" w:initials="AS">
    <w:p w14:paraId="55BB8BC5" w14:textId="0895AAD6" w:rsidR="00227240" w:rsidRDefault="00227240">
      <w:pPr>
        <w:pStyle w:val="Textodecomentrio"/>
      </w:pPr>
      <w:r>
        <w:rPr>
          <w:rStyle w:val="Refdecomentrio"/>
        </w:rPr>
        <w:annotationRef/>
      </w:r>
      <w:r>
        <w:t>Criar é metodologia, sugiro colocar: disponibilizar</w:t>
      </w:r>
    </w:p>
  </w:comment>
  <w:comment w:id="30" w:author="Andreza Sartori" w:date="2022-12-22T07:58:00Z" w:initials="AS">
    <w:p w14:paraId="30279330" w14:textId="559D5889" w:rsidR="005A572A" w:rsidRDefault="005A572A">
      <w:pPr>
        <w:pStyle w:val="Textodecomentrio"/>
      </w:pPr>
      <w:r>
        <w:rPr>
          <w:rStyle w:val="Refdecomentrio"/>
        </w:rPr>
        <w:annotationRef/>
      </w:r>
      <w:r w:rsidRPr="005A572A">
        <w:t>Desenvolver é metodologia e não objetivo.</w:t>
      </w:r>
    </w:p>
  </w:comment>
  <w:comment w:id="31" w:author="Andreza Sartori" w:date="2022-12-22T08:18:00Z" w:initials="AS">
    <w:p w14:paraId="223DA613" w14:textId="51E448E3" w:rsidR="00535DE9" w:rsidRDefault="00535DE9">
      <w:pPr>
        <w:pStyle w:val="Textodecomentrio"/>
      </w:pPr>
      <w:r>
        <w:rPr>
          <w:rStyle w:val="Refdecomentrio"/>
        </w:rPr>
        <w:annotationRef/>
      </w:r>
      <w:r w:rsidR="00F931DD">
        <w:t>T</w:t>
      </w:r>
      <w:r>
        <w:t>eu</w:t>
      </w:r>
      <w:r w:rsidR="00F931DD">
        <w:t>s correlatos são muito antigos.</w:t>
      </w:r>
      <w:r w:rsidR="00A85075">
        <w:t xml:space="preserve"> Sugiro rever</w:t>
      </w:r>
      <w:r w:rsidR="00046EBA">
        <w:t xml:space="preserve"> correlatos.</w:t>
      </w:r>
    </w:p>
  </w:comment>
  <w:comment w:id="33" w:author="Andreza Sartori" w:date="2022-12-22T08:01:00Z" w:initials="AS">
    <w:p w14:paraId="4052E653" w14:textId="571C7AFA" w:rsidR="003F54C8" w:rsidRDefault="003F54C8">
      <w:pPr>
        <w:pStyle w:val="Textodecomentrio"/>
      </w:pPr>
      <w:r>
        <w:rPr>
          <w:rStyle w:val="Refdecomentrio"/>
        </w:rPr>
        <w:annotationRef/>
      </w:r>
      <w:r>
        <w:t>Esse teu correlato tem quase 10 anos para um assunto que está sendo ativamente trabalhado atualmente.</w:t>
      </w:r>
    </w:p>
  </w:comment>
  <w:comment w:id="34" w:author="Andreza Sartori" w:date="2022-12-22T08:08:00Z" w:initials="AS">
    <w:p w14:paraId="6CD80025" w14:textId="041BD3D4" w:rsidR="00C872D0" w:rsidRDefault="00C872D0">
      <w:pPr>
        <w:pStyle w:val="Textodecomentrio"/>
      </w:pPr>
      <w:r>
        <w:rPr>
          <w:rStyle w:val="Refdecomentrio"/>
        </w:rPr>
        <w:annotationRef/>
      </w:r>
      <w:r>
        <w:t xml:space="preserve">Pois é, </w:t>
      </w:r>
      <w:r w:rsidR="00F52DAF">
        <w:t>não tem um trabalho mais recente nos últimos 10 anos que pode ser usado como correlato?</w:t>
      </w:r>
    </w:p>
  </w:comment>
  <w:comment w:id="35" w:author="Andreza Sartori" w:date="2022-12-22T09:21:00Z" w:initials="AS">
    <w:p w14:paraId="358733A4" w14:textId="35A17F52" w:rsidR="00222814" w:rsidRDefault="00222814">
      <w:pPr>
        <w:pStyle w:val="Textodecomentrio"/>
      </w:pPr>
      <w:r>
        <w:rPr>
          <w:rStyle w:val="Refdecomentrio"/>
        </w:rPr>
        <w:annotationRef/>
      </w:r>
      <w:r>
        <w:t xml:space="preserve">Qual relação este correlato tem com </w:t>
      </w:r>
      <w:r w:rsidR="004F6E6B">
        <w:t>museu?</w:t>
      </w:r>
      <w:r w:rsidR="003E1621">
        <w:t xml:space="preserve"> Sugiro mudar.</w:t>
      </w:r>
    </w:p>
  </w:comment>
  <w:comment w:id="51" w:author="Andreza Sartori" w:date="2022-12-22T08:18:00Z" w:initials="AS">
    <w:p w14:paraId="63A62122" w14:textId="2C4305AE" w:rsidR="00054141" w:rsidRDefault="00054141">
      <w:pPr>
        <w:pStyle w:val="Textodecomentrio"/>
      </w:pPr>
      <w:r>
        <w:rPr>
          <w:rStyle w:val="Refdecomentrio"/>
        </w:rPr>
        <w:annotationRef/>
      </w:r>
      <w:r>
        <w:t xml:space="preserve">Você tinha dito </w:t>
      </w:r>
      <w:r w:rsidR="00535DE9">
        <w:t>que não</w:t>
      </w:r>
    </w:p>
  </w:comment>
  <w:comment w:id="52" w:author="Andreza Sartori" w:date="2022-12-22T09:23:00Z" w:initials="AS">
    <w:p w14:paraId="3336F246" w14:textId="7FE7C8C9" w:rsidR="009E3B21" w:rsidRDefault="009E3B21">
      <w:pPr>
        <w:pStyle w:val="Textodecomentrio"/>
      </w:pPr>
      <w:r>
        <w:rPr>
          <w:rStyle w:val="Refdecomentrio"/>
        </w:rPr>
        <w:annotationRef/>
      </w:r>
      <w:r>
        <w:t>Não é contribuição tecnológica</w:t>
      </w:r>
      <w:r w:rsidR="002564D1">
        <w:t>.</w:t>
      </w:r>
    </w:p>
  </w:comment>
  <w:comment w:id="53" w:author="Andreza Sartori" w:date="2022-12-22T09:24:00Z" w:initials="AS">
    <w:p w14:paraId="29BBEE16" w14:textId="0C431190" w:rsidR="00925C7B" w:rsidRDefault="00925C7B">
      <w:pPr>
        <w:pStyle w:val="Textodecomentrio"/>
      </w:pPr>
      <w:r>
        <w:rPr>
          <w:rStyle w:val="Refdecomentrio"/>
        </w:rPr>
        <w:annotationRef/>
      </w:r>
      <w:r>
        <w:t>reformular</w:t>
      </w:r>
    </w:p>
  </w:comment>
  <w:comment w:id="54" w:author="Andreza Sartori" w:date="2022-12-22T08:24:00Z" w:initials="AS">
    <w:p w14:paraId="23AB7DFA" w14:textId="426C741A" w:rsidR="00D43B93" w:rsidRDefault="00D43B93">
      <w:pPr>
        <w:pStyle w:val="Textodecomentrio"/>
      </w:pPr>
      <w:r>
        <w:rPr>
          <w:rStyle w:val="Refdecomentrio"/>
        </w:rPr>
        <w:annotationRef/>
      </w:r>
      <w:r>
        <w:t>Não está na tua revisão bibliográfica</w:t>
      </w:r>
    </w:p>
  </w:comment>
  <w:comment w:id="56" w:author="Andreza Sartori" w:date="2022-12-22T09:14:00Z" w:initials="AS">
    <w:p w14:paraId="0F97D238" w14:textId="41AB2A11" w:rsidR="00FE22D9" w:rsidRDefault="00FE22D9">
      <w:pPr>
        <w:pStyle w:val="Textodecomentrio"/>
      </w:pPr>
      <w:r>
        <w:rPr>
          <w:rStyle w:val="Refdecomentrio"/>
        </w:rPr>
        <w:annotationRef/>
      </w:r>
      <w:r>
        <w:t>E modelagem 3D?</w:t>
      </w:r>
    </w:p>
  </w:comment>
  <w:comment w:id="57" w:author="Andreza Sartori" w:date="2022-12-22T09:25:00Z" w:initials="AS">
    <w:p w14:paraId="26A94E41" w14:textId="76B89E5D" w:rsidR="009229F4" w:rsidRDefault="009229F4">
      <w:pPr>
        <w:pStyle w:val="Textodecomentrio"/>
      </w:pPr>
      <w:r>
        <w:rPr>
          <w:rStyle w:val="Refdecomentrio"/>
        </w:rPr>
        <w:annotationRef/>
      </w:r>
      <w:r>
        <w:t>Aqui novamente você utilizando blog para escrever documento científico.</w:t>
      </w:r>
    </w:p>
  </w:comment>
  <w:comment w:id="58" w:author="Andreza Sartori" w:date="2022-12-22T09:13:00Z" w:initials="AS">
    <w:p w14:paraId="439AA852" w14:textId="43FE7EB3" w:rsidR="00F54D07" w:rsidRDefault="00F54D07">
      <w:pPr>
        <w:pStyle w:val="Textodecomentrio"/>
      </w:pPr>
      <w:r>
        <w:rPr>
          <w:rStyle w:val="Refdecomentrio"/>
        </w:rPr>
        <w:annotationRef/>
      </w:r>
      <w:r>
        <w:t>Referências muito antigas.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147040" w15:done="0"/>
  <w15:commentEx w15:paraId="364449BC" w15:paraIdParent="30147040" w15:done="0"/>
  <w15:commentEx w15:paraId="373146FF" w15:done="0"/>
  <w15:commentEx w15:paraId="58C9CA88" w15:done="0"/>
  <w15:commentEx w15:paraId="5DD47B19" w15:done="0"/>
  <w15:commentEx w15:paraId="55BB8BC5" w15:done="0"/>
  <w15:commentEx w15:paraId="30279330" w15:done="0"/>
  <w15:commentEx w15:paraId="223DA613" w15:done="0"/>
  <w15:commentEx w15:paraId="4052E653" w15:done="0"/>
  <w15:commentEx w15:paraId="6CD80025" w15:done="0"/>
  <w15:commentEx w15:paraId="358733A4" w15:done="0"/>
  <w15:commentEx w15:paraId="63A62122" w15:done="0"/>
  <w15:commentEx w15:paraId="3336F246" w15:done="0"/>
  <w15:commentEx w15:paraId="29BBEE16" w15:done="0"/>
  <w15:commentEx w15:paraId="23AB7DFA" w15:done="0"/>
  <w15:commentEx w15:paraId="0F97D238" w15:done="0"/>
  <w15:commentEx w15:paraId="26A94E41" w15:done="0"/>
  <w15:commentEx w15:paraId="439AA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8994" w16cex:dateUtc="2022-12-22T10:45:00Z"/>
  <w16cex:commentExtensible w16cex:durableId="274E8B74" w16cex:dateUtc="2022-12-22T10:53:00Z"/>
  <w16cex:commentExtensible w16cex:durableId="274E9F7C" w16cex:dateUtc="2022-12-22T12:18:00Z"/>
  <w16cex:commentExtensible w16cex:durableId="274E9F99" w16cex:dateUtc="2022-12-22T12:19:00Z"/>
  <w16cex:commentExtensible w16cex:durableId="274E8B5F" w16cex:dateUtc="2022-12-22T10:53:00Z"/>
  <w16cex:commentExtensible w16cex:durableId="274E8C3E" w16cex:dateUtc="2022-12-22T10:56:00Z"/>
  <w16cex:commentExtensible w16cex:durableId="274E8CA7" w16cex:dateUtc="2022-12-22T10:58:00Z"/>
  <w16cex:commentExtensible w16cex:durableId="274E916C" w16cex:dateUtc="2022-12-22T11:18:00Z"/>
  <w16cex:commentExtensible w16cex:durableId="274E8D69" w16cex:dateUtc="2022-12-22T11:01:00Z"/>
  <w16cex:commentExtensible w16cex:durableId="274E8EFE" w16cex:dateUtc="2022-12-22T11:08:00Z"/>
  <w16cex:commentExtensible w16cex:durableId="274EA02B" w16cex:dateUtc="2022-12-22T12:21:00Z"/>
  <w16cex:commentExtensible w16cex:durableId="274E9143" w16cex:dateUtc="2022-12-22T11:18:00Z"/>
  <w16cex:commentExtensible w16cex:durableId="274EA077" w16cex:dateUtc="2022-12-22T12:23:00Z"/>
  <w16cex:commentExtensible w16cex:durableId="274EA0EB" w16cex:dateUtc="2022-12-22T12:24:00Z"/>
  <w16cex:commentExtensible w16cex:durableId="274E92DA" w16cex:dateUtc="2022-12-22T11:24:00Z"/>
  <w16cex:commentExtensible w16cex:durableId="274E9E77" w16cex:dateUtc="2022-12-22T12:14:00Z"/>
  <w16cex:commentExtensible w16cex:durableId="274EA102" w16cex:dateUtc="2022-12-22T12:25:00Z"/>
  <w16cex:commentExtensible w16cex:durableId="274E9E2C" w16cex:dateUtc="2022-12-22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147040" w16cid:durableId="274E8994"/>
  <w16cid:commentId w16cid:paraId="364449BC" w16cid:durableId="274E8B74"/>
  <w16cid:commentId w16cid:paraId="373146FF" w16cid:durableId="274E9F7C"/>
  <w16cid:commentId w16cid:paraId="58C9CA88" w16cid:durableId="274E9F99"/>
  <w16cid:commentId w16cid:paraId="5DD47B19" w16cid:durableId="274E8B5F"/>
  <w16cid:commentId w16cid:paraId="55BB8BC5" w16cid:durableId="274E8C3E"/>
  <w16cid:commentId w16cid:paraId="30279330" w16cid:durableId="274E8CA7"/>
  <w16cid:commentId w16cid:paraId="223DA613" w16cid:durableId="274E916C"/>
  <w16cid:commentId w16cid:paraId="4052E653" w16cid:durableId="274E8D69"/>
  <w16cid:commentId w16cid:paraId="6CD80025" w16cid:durableId="274E8EFE"/>
  <w16cid:commentId w16cid:paraId="358733A4" w16cid:durableId="274EA02B"/>
  <w16cid:commentId w16cid:paraId="63A62122" w16cid:durableId="274E9143"/>
  <w16cid:commentId w16cid:paraId="3336F246" w16cid:durableId="274EA077"/>
  <w16cid:commentId w16cid:paraId="29BBEE16" w16cid:durableId="274EA0EB"/>
  <w16cid:commentId w16cid:paraId="23AB7DFA" w16cid:durableId="274E92DA"/>
  <w16cid:commentId w16cid:paraId="0F97D238" w16cid:durableId="274E9E77"/>
  <w16cid:commentId w16cid:paraId="26A94E41" w16cid:durableId="274EA102"/>
  <w16cid:commentId w16cid:paraId="439AA852" w16cid:durableId="274E9E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3C1D" w14:textId="77777777" w:rsidR="008D6DA2" w:rsidRDefault="008D6DA2">
      <w:r>
        <w:separator/>
      </w:r>
    </w:p>
  </w:endnote>
  <w:endnote w:type="continuationSeparator" w:id="0">
    <w:p w14:paraId="35E98F3D" w14:textId="77777777" w:rsidR="008D6DA2" w:rsidRDefault="008D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A4C1" w14:textId="77777777" w:rsidR="008D6DA2" w:rsidRDefault="008D6DA2">
      <w:r>
        <w:separator/>
      </w:r>
    </w:p>
  </w:footnote>
  <w:footnote w:type="continuationSeparator" w:id="0">
    <w:p w14:paraId="34A64C86" w14:textId="77777777" w:rsidR="008D6DA2" w:rsidRDefault="008D6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8"/>
  </w:num>
  <w:num w:numId="26">
    <w:abstractNumId w:val="1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9"/>
  </w:num>
  <w:num w:numId="34">
    <w:abstractNumId w:val="6"/>
  </w:num>
  <w:num w:numId="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AD" w15:userId="S::asartori@furb.br::ea6eee42-b779-4019-893c-752f0a6ab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348"/>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46EBA"/>
    <w:rsid w:val="00051A7A"/>
    <w:rsid w:val="00052A07"/>
    <w:rsid w:val="000533DA"/>
    <w:rsid w:val="00054141"/>
    <w:rsid w:val="0005457F"/>
    <w:rsid w:val="0005466C"/>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310"/>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0E61"/>
    <w:rsid w:val="00107B02"/>
    <w:rsid w:val="0011363A"/>
    <w:rsid w:val="00113A3F"/>
    <w:rsid w:val="001164FE"/>
    <w:rsid w:val="00125084"/>
    <w:rsid w:val="00125277"/>
    <w:rsid w:val="00126E53"/>
    <w:rsid w:val="00134A19"/>
    <w:rsid w:val="00136435"/>
    <w:rsid w:val="001375F7"/>
    <w:rsid w:val="00137640"/>
    <w:rsid w:val="001412FD"/>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2814"/>
    <w:rsid w:val="00223066"/>
    <w:rsid w:val="00224BB2"/>
    <w:rsid w:val="00226900"/>
    <w:rsid w:val="00227240"/>
    <w:rsid w:val="002272E0"/>
    <w:rsid w:val="0023270E"/>
    <w:rsid w:val="00235240"/>
    <w:rsid w:val="00236098"/>
    <w:rsid w:val="002368FD"/>
    <w:rsid w:val="00240396"/>
    <w:rsid w:val="0024110F"/>
    <w:rsid w:val="002423AB"/>
    <w:rsid w:val="002430AD"/>
    <w:rsid w:val="00243E1F"/>
    <w:rsid w:val="002440B0"/>
    <w:rsid w:val="00253D94"/>
    <w:rsid w:val="0025417D"/>
    <w:rsid w:val="002564D1"/>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059C2"/>
    <w:rsid w:val="00312CEA"/>
    <w:rsid w:val="00312F24"/>
    <w:rsid w:val="00320BFA"/>
    <w:rsid w:val="00321D25"/>
    <w:rsid w:val="0032378D"/>
    <w:rsid w:val="003269C2"/>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1621"/>
    <w:rsid w:val="003E4F19"/>
    <w:rsid w:val="003E7BD9"/>
    <w:rsid w:val="003F25EF"/>
    <w:rsid w:val="003F2999"/>
    <w:rsid w:val="003F54C8"/>
    <w:rsid w:val="003F5F25"/>
    <w:rsid w:val="003F69B8"/>
    <w:rsid w:val="0040048A"/>
    <w:rsid w:val="0040436D"/>
    <w:rsid w:val="004064D4"/>
    <w:rsid w:val="0040700E"/>
    <w:rsid w:val="00410543"/>
    <w:rsid w:val="00413599"/>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2FF5"/>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38D5"/>
    <w:rsid w:val="004B42D8"/>
    <w:rsid w:val="004B4D36"/>
    <w:rsid w:val="004B6A79"/>
    <w:rsid w:val="004B6B8F"/>
    <w:rsid w:val="004B7511"/>
    <w:rsid w:val="004C27D3"/>
    <w:rsid w:val="004C2B88"/>
    <w:rsid w:val="004E23CE"/>
    <w:rsid w:val="004E516B"/>
    <w:rsid w:val="004E6F53"/>
    <w:rsid w:val="004F3C47"/>
    <w:rsid w:val="004F4CD2"/>
    <w:rsid w:val="004F6E6B"/>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5DE9"/>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32CD"/>
    <w:rsid w:val="00583E59"/>
    <w:rsid w:val="0058482B"/>
    <w:rsid w:val="0058618A"/>
    <w:rsid w:val="00587002"/>
    <w:rsid w:val="00590D80"/>
    <w:rsid w:val="00591611"/>
    <w:rsid w:val="00592731"/>
    <w:rsid w:val="00592BA8"/>
    <w:rsid w:val="00594062"/>
    <w:rsid w:val="005A362B"/>
    <w:rsid w:val="005A4952"/>
    <w:rsid w:val="005A4CE8"/>
    <w:rsid w:val="005A572A"/>
    <w:rsid w:val="005B20A1"/>
    <w:rsid w:val="005B2478"/>
    <w:rsid w:val="005B2E12"/>
    <w:rsid w:val="005B4D9E"/>
    <w:rsid w:val="005C21FC"/>
    <w:rsid w:val="005C30AE"/>
    <w:rsid w:val="005C31C4"/>
    <w:rsid w:val="005C6778"/>
    <w:rsid w:val="005D0D06"/>
    <w:rsid w:val="005D0D38"/>
    <w:rsid w:val="005D1F76"/>
    <w:rsid w:val="005D399E"/>
    <w:rsid w:val="005D4B7C"/>
    <w:rsid w:val="005D4F1B"/>
    <w:rsid w:val="005D59A4"/>
    <w:rsid w:val="005E35F3"/>
    <w:rsid w:val="005E400D"/>
    <w:rsid w:val="005E6955"/>
    <w:rsid w:val="005E698D"/>
    <w:rsid w:val="005F09F1"/>
    <w:rsid w:val="005F2C23"/>
    <w:rsid w:val="005F4849"/>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A7E3B"/>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6BF"/>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D7DCB"/>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3907"/>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2"/>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584E"/>
    <w:rsid w:val="009179AE"/>
    <w:rsid w:val="009229F4"/>
    <w:rsid w:val="00924F75"/>
    <w:rsid w:val="00925C7B"/>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2CA"/>
    <w:rsid w:val="00985560"/>
    <w:rsid w:val="00986AF3"/>
    <w:rsid w:val="00987F2B"/>
    <w:rsid w:val="00990967"/>
    <w:rsid w:val="00993D0B"/>
    <w:rsid w:val="00995B07"/>
    <w:rsid w:val="009A2619"/>
    <w:rsid w:val="009A5850"/>
    <w:rsid w:val="009A71FC"/>
    <w:rsid w:val="009B10D6"/>
    <w:rsid w:val="009B24F4"/>
    <w:rsid w:val="009C058E"/>
    <w:rsid w:val="009C2E79"/>
    <w:rsid w:val="009C48EB"/>
    <w:rsid w:val="009C741F"/>
    <w:rsid w:val="009D30EE"/>
    <w:rsid w:val="009D4317"/>
    <w:rsid w:val="009D65D0"/>
    <w:rsid w:val="009D7E91"/>
    <w:rsid w:val="009E0FD0"/>
    <w:rsid w:val="009E135E"/>
    <w:rsid w:val="009E3B21"/>
    <w:rsid w:val="009E3C92"/>
    <w:rsid w:val="009E54F4"/>
    <w:rsid w:val="009E71AD"/>
    <w:rsid w:val="009F2498"/>
    <w:rsid w:val="009F2BFA"/>
    <w:rsid w:val="009F5BC4"/>
    <w:rsid w:val="00A03A3D"/>
    <w:rsid w:val="00A045C4"/>
    <w:rsid w:val="00A04642"/>
    <w:rsid w:val="00A05653"/>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3DA9"/>
    <w:rsid w:val="00A64887"/>
    <w:rsid w:val="00A650EE"/>
    <w:rsid w:val="00A662C8"/>
    <w:rsid w:val="00A66DA0"/>
    <w:rsid w:val="00A705FC"/>
    <w:rsid w:val="00A70D22"/>
    <w:rsid w:val="00A71157"/>
    <w:rsid w:val="00A81C3C"/>
    <w:rsid w:val="00A85075"/>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5FE2"/>
    <w:rsid w:val="00B1631F"/>
    <w:rsid w:val="00B20021"/>
    <w:rsid w:val="00B20FDE"/>
    <w:rsid w:val="00B21519"/>
    <w:rsid w:val="00B250AB"/>
    <w:rsid w:val="00B277E1"/>
    <w:rsid w:val="00B302DF"/>
    <w:rsid w:val="00B34D04"/>
    <w:rsid w:val="00B3692F"/>
    <w:rsid w:val="00B42041"/>
    <w:rsid w:val="00B43FBF"/>
    <w:rsid w:val="00B44F11"/>
    <w:rsid w:val="00B459C3"/>
    <w:rsid w:val="00B51846"/>
    <w:rsid w:val="00B53B4D"/>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25D7F"/>
    <w:rsid w:val="00C3245C"/>
    <w:rsid w:val="00C33574"/>
    <w:rsid w:val="00C35E57"/>
    <w:rsid w:val="00C35E80"/>
    <w:rsid w:val="00C35FFD"/>
    <w:rsid w:val="00C40AA2"/>
    <w:rsid w:val="00C421DB"/>
    <w:rsid w:val="00C4244F"/>
    <w:rsid w:val="00C458D3"/>
    <w:rsid w:val="00C46030"/>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2D0"/>
    <w:rsid w:val="00C879A2"/>
    <w:rsid w:val="00C930A8"/>
    <w:rsid w:val="00C97793"/>
    <w:rsid w:val="00CA108B"/>
    <w:rsid w:val="00CA3D20"/>
    <w:rsid w:val="00CA50BD"/>
    <w:rsid w:val="00CA6CDB"/>
    <w:rsid w:val="00CB065B"/>
    <w:rsid w:val="00CB0C8C"/>
    <w:rsid w:val="00CB3E5F"/>
    <w:rsid w:val="00CB55E7"/>
    <w:rsid w:val="00CB5E13"/>
    <w:rsid w:val="00CB648B"/>
    <w:rsid w:val="00CC324F"/>
    <w:rsid w:val="00CC3524"/>
    <w:rsid w:val="00CD0943"/>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B93"/>
    <w:rsid w:val="00D43CA2"/>
    <w:rsid w:val="00D447EF"/>
    <w:rsid w:val="00D505E2"/>
    <w:rsid w:val="00D51A05"/>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1AA8"/>
    <w:rsid w:val="00E0652D"/>
    <w:rsid w:val="00E16C30"/>
    <w:rsid w:val="00E214A2"/>
    <w:rsid w:val="00E2252C"/>
    <w:rsid w:val="00E225D6"/>
    <w:rsid w:val="00E270C0"/>
    <w:rsid w:val="00E27667"/>
    <w:rsid w:val="00E27A11"/>
    <w:rsid w:val="00E32ECF"/>
    <w:rsid w:val="00E36D82"/>
    <w:rsid w:val="00E3787B"/>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A7040"/>
    <w:rsid w:val="00EB04B7"/>
    <w:rsid w:val="00EB6EA7"/>
    <w:rsid w:val="00EB7992"/>
    <w:rsid w:val="00EC0104"/>
    <w:rsid w:val="00EC0184"/>
    <w:rsid w:val="00EC26AE"/>
    <w:rsid w:val="00EC2D7A"/>
    <w:rsid w:val="00EC469C"/>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47E"/>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DAF"/>
    <w:rsid w:val="00F52E07"/>
    <w:rsid w:val="00F530D7"/>
    <w:rsid w:val="00F541E6"/>
    <w:rsid w:val="00F54D07"/>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1DD"/>
    <w:rsid w:val="00F93779"/>
    <w:rsid w:val="00F95281"/>
    <w:rsid w:val="00F9793C"/>
    <w:rsid w:val="00FA0C14"/>
    <w:rsid w:val="00FA137A"/>
    <w:rsid w:val="00FA5504"/>
    <w:rsid w:val="00FB2988"/>
    <w:rsid w:val="00FB3A12"/>
    <w:rsid w:val="00FB4B02"/>
    <w:rsid w:val="00FB572A"/>
    <w:rsid w:val="00FC1420"/>
    <w:rsid w:val="00FC2831"/>
    <w:rsid w:val="00FC2D40"/>
    <w:rsid w:val="00FC3600"/>
    <w:rsid w:val="00FC4A9F"/>
    <w:rsid w:val="00FC565B"/>
    <w:rsid w:val="00FE006E"/>
    <w:rsid w:val="00FE197E"/>
    <w:rsid w:val="00FE22D9"/>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4E110A"/>
    <w:rsid w:val="00575B67"/>
    <w:rsid w:val="006445AA"/>
    <w:rsid w:val="006F2B76"/>
    <w:rsid w:val="007735C8"/>
    <w:rsid w:val="00843618"/>
    <w:rsid w:val="00887C46"/>
    <w:rsid w:val="00911FA1"/>
    <w:rsid w:val="00A52DD0"/>
    <w:rsid w:val="00AF0E91"/>
    <w:rsid w:val="00B47FA7"/>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8</Pages>
  <Words>3776</Words>
  <Characters>21501</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317</cp:revision>
  <cp:lastPrinted>2015-03-26T13:00:00Z</cp:lastPrinted>
  <dcterms:created xsi:type="dcterms:W3CDTF">2022-10-03T02:18:00Z</dcterms:created>
  <dcterms:modified xsi:type="dcterms:W3CDTF">2022-12-22T12:28:00Z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