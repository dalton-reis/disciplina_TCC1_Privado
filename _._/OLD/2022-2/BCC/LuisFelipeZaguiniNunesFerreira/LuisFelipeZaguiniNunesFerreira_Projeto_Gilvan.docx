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0"/>
        <w:gridCol w:w="3648"/>
      </w:tblGrid>
      <w:tr w:rsidR="00F0030C" w14:paraId="1623F9A2" w14:textId="77777777" w:rsidTr="258D3B25">
        <w:tc>
          <w:tcPr>
            <w:tcW w:w="9072" w:type="dxa"/>
            <w:gridSpan w:val="2"/>
            <w:shd w:val="clear" w:color="auto" w:fill="auto"/>
          </w:tcPr>
          <w:p w14:paraId="65FF81D0"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3B0F3E8C" w14:textId="77777777" w:rsidTr="258D3B25">
        <w:tc>
          <w:tcPr>
            <w:tcW w:w="5387" w:type="dxa"/>
            <w:shd w:val="clear" w:color="auto" w:fill="auto"/>
          </w:tcPr>
          <w:p w14:paraId="7D2C72FF" w14:textId="159B10FD" w:rsidR="00F0030C" w:rsidRPr="003C5262" w:rsidRDefault="00F0030C" w:rsidP="00BE39CF">
            <w:pPr>
              <w:pStyle w:val="Cabealho"/>
              <w:tabs>
                <w:tab w:val="clear" w:pos="8640"/>
                <w:tab w:val="right" w:pos="8931"/>
              </w:tabs>
              <w:ind w:right="141"/>
            </w:pPr>
            <w:r>
              <w:rPr>
                <w:rStyle w:val="Nmerodepgina"/>
              </w:rPr>
              <w:t>(</w:t>
            </w:r>
            <w:r w:rsidR="00F25287">
              <w:rPr>
                <w:rStyle w:val="Nmerodepgina"/>
              </w:rPr>
              <w:t xml:space="preserve"> </w:t>
            </w:r>
            <w:r>
              <w:rPr>
                <w:rStyle w:val="Nmerodepgina"/>
              </w:rPr>
              <w:t>) PRÉ-PROJETO     (</w:t>
            </w:r>
            <w:r w:rsidR="00F25287">
              <w:t>X</w:t>
            </w:r>
            <w:r>
              <w:t xml:space="preserve">) </w:t>
            </w:r>
            <w:r>
              <w:rPr>
                <w:rStyle w:val="Nmerodepgina"/>
              </w:rPr>
              <w:t xml:space="preserve">PROJETO </w:t>
            </w:r>
          </w:p>
        </w:tc>
        <w:tc>
          <w:tcPr>
            <w:tcW w:w="3685" w:type="dxa"/>
            <w:shd w:val="clear" w:color="auto" w:fill="auto"/>
          </w:tcPr>
          <w:p w14:paraId="2D4494DA" w14:textId="77777777" w:rsidR="00F0030C" w:rsidRDefault="4A17D118" w:rsidP="00BE39CF">
            <w:pPr>
              <w:pStyle w:val="Cabealho"/>
              <w:tabs>
                <w:tab w:val="clear" w:pos="8640"/>
                <w:tab w:val="right" w:pos="8931"/>
              </w:tabs>
              <w:ind w:right="141"/>
              <w:rPr>
                <w:rStyle w:val="Nmerodepgina"/>
              </w:rPr>
            </w:pPr>
            <w:r w:rsidRPr="258D3B25">
              <w:rPr>
                <w:rStyle w:val="Nmerodepgina"/>
              </w:rPr>
              <w:t xml:space="preserve">ANO/SEMESTRE: </w:t>
            </w:r>
            <w:r w:rsidR="0743160E" w:rsidRPr="258D3B25">
              <w:rPr>
                <w:rStyle w:val="Nmerodepgina"/>
              </w:rPr>
              <w:t>2022</w:t>
            </w:r>
            <w:r w:rsidRPr="258D3B25">
              <w:rPr>
                <w:rStyle w:val="Nmerodepgina"/>
              </w:rPr>
              <w:t>/</w:t>
            </w:r>
            <w:r w:rsidR="0743160E" w:rsidRPr="258D3B25">
              <w:rPr>
                <w:rStyle w:val="Nmerodepgina"/>
              </w:rPr>
              <w:t>2</w:t>
            </w:r>
          </w:p>
        </w:tc>
      </w:tr>
    </w:tbl>
    <w:p w14:paraId="52DF420C" w14:textId="77777777" w:rsidR="00F0030C" w:rsidRDefault="00F0030C" w:rsidP="001E682E">
      <w:pPr>
        <w:pStyle w:val="TF-TTULO"/>
      </w:pPr>
    </w:p>
    <w:p w14:paraId="59F5A13F" w14:textId="16F01EA9" w:rsidR="002B0EDC" w:rsidRPr="00B00E04" w:rsidRDefault="000E0E08" w:rsidP="001E682E">
      <w:pPr>
        <w:pStyle w:val="TF-TTULO"/>
      </w:pPr>
      <w:r>
        <w:t>BARRIS</w:t>
      </w:r>
      <w:r w:rsidR="000F6CB0">
        <w:t xml:space="preserve"> TYPESCRIPT</w:t>
      </w:r>
      <w:r w:rsidR="002B0EDC">
        <w:t xml:space="preserve">: </w:t>
      </w:r>
      <w:r w:rsidR="000F6CB0">
        <w:t xml:space="preserve">UMA SOLUÇÃO </w:t>
      </w:r>
      <w:r w:rsidR="002A2F68">
        <w:t>EM TEMPO DE COMPILAÇÃO</w:t>
      </w:r>
    </w:p>
    <w:p w14:paraId="3F37D464" w14:textId="77777777" w:rsidR="001E682E" w:rsidRDefault="000F6CB0" w:rsidP="00752038">
      <w:pPr>
        <w:pStyle w:val="TF-AUTOR0"/>
      </w:pPr>
      <w:r>
        <w:t>Luis Felipe Zaguini Nunes Ferreira</w:t>
      </w:r>
    </w:p>
    <w:p w14:paraId="5BDBC662" w14:textId="77777777" w:rsidR="001E682E" w:rsidRDefault="001E682E" w:rsidP="000F6CB0">
      <w:pPr>
        <w:pStyle w:val="TF-AUTOR0"/>
      </w:pPr>
      <w:r>
        <w:t xml:space="preserve">Prof. </w:t>
      </w:r>
      <w:r w:rsidR="000F6CB0">
        <w:t>Marcel Hugo</w:t>
      </w:r>
      <w:r>
        <w:t xml:space="preserve"> – Orientador</w:t>
      </w:r>
    </w:p>
    <w:p w14:paraId="19569770" w14:textId="77777777"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29FC6481" w14:textId="6071B7E7" w:rsidR="008856FB" w:rsidRDefault="3C684D7B" w:rsidP="008856FB">
      <w:pPr>
        <w:pStyle w:val="TF-TEXTO"/>
      </w:pPr>
      <w:r>
        <w:t>Segundo pesquisa</w:t>
      </w:r>
      <w:r w:rsidR="00C0038E">
        <w:t xml:space="preserve"> (</w:t>
      </w:r>
      <w:r w:rsidR="001F22D3">
        <w:t xml:space="preserve">STACK OVERFLOW, </w:t>
      </w:r>
      <w:r w:rsidR="00C0038E">
        <w:t>2021)</w:t>
      </w:r>
      <w:r>
        <w:t xml:space="preserve">, </w:t>
      </w:r>
      <w:r w:rsidR="1EA88E9A">
        <w:t>o</w:t>
      </w:r>
      <w:r w:rsidR="23804244">
        <w:t xml:space="preserve"> TypeScript é uma linguagem de programação </w:t>
      </w:r>
      <w:r w:rsidR="26729A60">
        <w:t>amplamente utilizada por desenvolvedores</w:t>
      </w:r>
      <w:r w:rsidR="23804244">
        <w:t xml:space="preserve">. Seu principal trunfo é a adição de tipos </w:t>
      </w:r>
      <w:r w:rsidR="0743160E">
        <w:t>ao JavaScript</w:t>
      </w:r>
      <w:r w:rsidR="0DC7DE42">
        <w:t xml:space="preserve">, estendendo a linguagem em um conceito chamado de </w:t>
      </w:r>
      <w:r w:rsidR="0DC7DE42" w:rsidRPr="258D3B25">
        <w:rPr>
          <w:i/>
          <w:iCs/>
        </w:rPr>
        <w:t>superset</w:t>
      </w:r>
      <w:r w:rsidR="2FB4E8FB">
        <w:t>. O</w:t>
      </w:r>
      <w:r w:rsidR="1C832313">
        <w:t xml:space="preserve"> TypeScript </w:t>
      </w:r>
      <w:r w:rsidR="35A7D1A3">
        <w:t xml:space="preserve">inclui um compilador e seu código-alvo é </w:t>
      </w:r>
      <w:r w:rsidR="1C832313">
        <w:t xml:space="preserve">JavaScript, </w:t>
      </w:r>
      <w:r w:rsidR="35A7D1A3">
        <w:t xml:space="preserve">tornando possível a execução dos artefatos </w:t>
      </w:r>
      <w:r w:rsidR="1C832313">
        <w:t>em ambientes que não necessariamente suportem tipos, como navegadores</w:t>
      </w:r>
      <w:r w:rsidR="41E041FF">
        <w:t xml:space="preserve"> para Internet</w:t>
      </w:r>
      <w:r w:rsidR="008E0BE7">
        <w:t xml:space="preserve"> (FREEMAN</w:t>
      </w:r>
      <w:r w:rsidR="000F5B06">
        <w:t xml:space="preserve">, </w:t>
      </w:r>
      <w:r w:rsidR="008E0BE7">
        <w:t>2021)</w:t>
      </w:r>
      <w:r w:rsidR="1C832313">
        <w:t>.</w:t>
      </w:r>
    </w:p>
    <w:p w14:paraId="52A860E9" w14:textId="07BAD5C6" w:rsidR="00422BFB" w:rsidRDefault="1C832313" w:rsidP="00422BFB">
      <w:pPr>
        <w:pStyle w:val="TF-TEXTO"/>
      </w:pPr>
      <w:r>
        <w:t xml:space="preserve">Por ser um </w:t>
      </w:r>
      <w:r w:rsidRPr="258D3B25">
        <w:rPr>
          <w:i/>
          <w:iCs/>
        </w:rPr>
        <w:t>superset</w:t>
      </w:r>
      <w:r>
        <w:t>, o TypeScript herda</w:t>
      </w:r>
      <w:r w:rsidR="35CCE50F">
        <w:t xml:space="preserve"> a</w:t>
      </w:r>
      <w:r w:rsidR="7DAE86E8">
        <w:t xml:space="preserve"> funcionalidade </w:t>
      </w:r>
      <w:r w:rsidR="00656AE4">
        <w:t xml:space="preserve">JavaScript </w:t>
      </w:r>
      <w:r w:rsidR="7DAE86E8">
        <w:t>de</w:t>
      </w:r>
      <w:r w:rsidR="35CCE50F">
        <w:t xml:space="preserve"> importação e exportação de </w:t>
      </w:r>
      <w:r w:rsidR="38A37678">
        <w:t>símbolos</w:t>
      </w:r>
      <w:r w:rsidR="35CCE50F">
        <w:t xml:space="preserve"> </w:t>
      </w:r>
      <w:r w:rsidR="79DE30E5">
        <w:t>(</w:t>
      </w:r>
      <w:r w:rsidR="35CCE50F">
        <w:t xml:space="preserve">funções, constantes, </w:t>
      </w:r>
      <w:r w:rsidR="79DE30E5">
        <w:t>classes</w:t>
      </w:r>
      <w:r w:rsidR="55275D43">
        <w:t>, e outros tipos de elementos</w:t>
      </w:r>
      <w:r w:rsidR="79DE30E5">
        <w:t xml:space="preserve">) </w:t>
      </w:r>
      <w:r w:rsidR="35CCE50F">
        <w:t xml:space="preserve">através de arquivos, </w:t>
      </w:r>
      <w:r w:rsidR="79DE30E5">
        <w:t>chamados de módulos</w:t>
      </w:r>
      <w:r w:rsidR="00656AE4">
        <w:t xml:space="preserve"> (</w:t>
      </w:r>
      <w:r w:rsidR="00345523">
        <w:t>MOZILLA</w:t>
      </w:r>
      <w:r w:rsidR="00656AE4">
        <w:t>, 2022)</w:t>
      </w:r>
      <w:r w:rsidR="35CCE50F">
        <w:t>.</w:t>
      </w:r>
      <w:r w:rsidR="43F207AB">
        <w:t xml:space="preserve"> O desenvolvedor pode exportar algum </w:t>
      </w:r>
      <w:r w:rsidR="38A37678">
        <w:t>símbolo</w:t>
      </w:r>
      <w:r w:rsidR="43F207AB">
        <w:t xml:space="preserve"> em determinado módulo e acessá-lo por meio de uma declaração de importação, </w:t>
      </w:r>
      <w:r>
        <w:t>desta forma utilizando</w:t>
      </w:r>
      <w:r w:rsidR="43F207AB">
        <w:t xml:space="preserve"> </w:t>
      </w:r>
      <w:r>
        <w:t xml:space="preserve">tal </w:t>
      </w:r>
      <w:r w:rsidR="38A37678">
        <w:t>símbolo</w:t>
      </w:r>
      <w:r w:rsidR="43F207AB">
        <w:t xml:space="preserve"> em um outro </w:t>
      </w:r>
      <w:r w:rsidR="198E22C9">
        <w:t>módulo dentro do projeto</w:t>
      </w:r>
      <w:r w:rsidR="43F207AB">
        <w:t>.</w:t>
      </w:r>
      <w:r w:rsidR="0D508C6F">
        <w:t xml:space="preserve"> </w:t>
      </w:r>
      <w:r w:rsidR="43F207AB">
        <w:t>Essa funcionalidade permite maior modularidade e, por consequência,</w:t>
      </w:r>
      <w:r w:rsidR="51011856">
        <w:t xml:space="preserve"> </w:t>
      </w:r>
      <w:r w:rsidR="4D6D7334">
        <w:t>uma arquitetura d</w:t>
      </w:r>
      <w:r w:rsidR="41226576">
        <w:t xml:space="preserve">a informação </w:t>
      </w:r>
      <w:r w:rsidR="4D6D7334">
        <w:t>que faça mais sentido do ponto de vista do desenvolvedor</w:t>
      </w:r>
      <w:r w:rsidR="43F207AB">
        <w:t>.</w:t>
      </w:r>
    </w:p>
    <w:p w14:paraId="209A9F64" w14:textId="57FF2AB3" w:rsidR="002346C4" w:rsidRDefault="60169367" w:rsidP="00422BFB">
      <w:pPr>
        <w:pStyle w:val="TF-TEXTO"/>
      </w:pPr>
      <w:r>
        <w:t xml:space="preserve">Porém, em projetos de grande escala, </w:t>
      </w:r>
      <w:r w:rsidR="1C832313">
        <w:t xml:space="preserve">não é incomum ver um número considerável de linhas com declarações de </w:t>
      </w:r>
      <w:r w:rsidR="198E22C9">
        <w:t>importação</w:t>
      </w:r>
      <w:r w:rsidR="1C832313">
        <w:t xml:space="preserve">, o que prejudica a legibilidade </w:t>
      </w:r>
      <w:r w:rsidR="0D508C6F">
        <w:t xml:space="preserve">e manutenção da base de código. Por causa disso, um padrão de projeto que </w:t>
      </w:r>
      <w:r w:rsidR="198E22C9">
        <w:t xml:space="preserve">se tornou popular </w:t>
      </w:r>
      <w:r w:rsidR="1DBC7914">
        <w:t>foi a utilização de</w:t>
      </w:r>
      <w:r w:rsidR="4A17EBD2">
        <w:t xml:space="preserve"> </w:t>
      </w:r>
      <w:r w:rsidR="4A17EBD2" w:rsidRPr="6BD95CFC">
        <w:rPr>
          <w:i/>
          <w:iCs/>
        </w:rPr>
        <w:t>barrels</w:t>
      </w:r>
      <w:r w:rsidR="005E5DB9">
        <w:t xml:space="preserve"> – </w:t>
      </w:r>
      <w:r w:rsidR="027AF8EF">
        <w:t>“barri</w:t>
      </w:r>
      <w:r w:rsidR="23804244">
        <w:t>s</w:t>
      </w:r>
      <w:r w:rsidR="027AF8EF">
        <w:t>”</w:t>
      </w:r>
      <w:r w:rsidR="23804244">
        <w:t>,</w:t>
      </w:r>
      <w:r w:rsidR="027AF8EF">
        <w:t xml:space="preserve"> em tradução livre</w:t>
      </w:r>
      <w:r w:rsidR="2F793AA5">
        <w:t xml:space="preserve"> do inglês</w:t>
      </w:r>
      <w:r w:rsidR="005E5DB9">
        <w:t>.</w:t>
      </w:r>
      <w:r w:rsidR="23804244">
        <w:t xml:space="preserve"> </w:t>
      </w:r>
      <w:r w:rsidR="005E5DB9">
        <w:t>Na definição de</w:t>
      </w:r>
      <w:r w:rsidR="0040014B">
        <w:t xml:space="preserve"> </w:t>
      </w:r>
      <w:r w:rsidR="00FB423A">
        <w:t>Basara</w:t>
      </w:r>
      <w:r w:rsidR="0014468C">
        <w:t xml:space="preserve">t </w:t>
      </w:r>
      <w:r w:rsidR="0040014B">
        <w:t>(201</w:t>
      </w:r>
      <w:r w:rsidR="00B10CEB">
        <w:t>7</w:t>
      </w:r>
      <w:r w:rsidR="00862617">
        <w:t>, tradução nossa</w:t>
      </w:r>
      <w:r w:rsidR="00B10CEB">
        <w:t>), “os barris</w:t>
      </w:r>
      <w:r w:rsidR="005E5DB9">
        <w:t xml:space="preserve"> </w:t>
      </w:r>
      <w:r w:rsidR="23804244">
        <w:t xml:space="preserve">são </w:t>
      </w:r>
      <w:r w:rsidR="000F3204">
        <w:t xml:space="preserve">uma maneira </w:t>
      </w:r>
      <w:r w:rsidR="006250B0" w:rsidRPr="006250B0">
        <w:t>de acumular exportações de vários módulos em um único módulo conveniente. O próprio barril é um arquivo de módulo que reexporta exportações selecionadas de outros módulos</w:t>
      </w:r>
      <w:r w:rsidR="000F3204">
        <w:t>”</w:t>
      </w:r>
      <w:r w:rsidR="23804244">
        <w:t>.</w:t>
      </w:r>
      <w:r w:rsidR="3F3D7C45">
        <w:t xml:space="preserve"> Posto de outra forma, um arquivo de barril é um módulo auxiliar que contém exportações a serem importadas posteriormente de maneira simplificada.</w:t>
      </w:r>
      <w:r w:rsidR="23804244">
        <w:t xml:space="preserve"> Esses </w:t>
      </w:r>
      <w:r w:rsidR="79DE30E5">
        <w:t xml:space="preserve">módulos </w:t>
      </w:r>
      <w:r w:rsidR="23804244">
        <w:t>agregadores</w:t>
      </w:r>
      <w:r w:rsidR="198E22C9">
        <w:t xml:space="preserve"> </w:t>
      </w:r>
      <w:r w:rsidR="0D508C6F">
        <w:t xml:space="preserve">reduzem </w:t>
      </w:r>
      <w:r w:rsidR="5600DDF8">
        <w:t xml:space="preserve">a redundância na importação de </w:t>
      </w:r>
      <w:r w:rsidR="38A37678">
        <w:t>símbolo</w:t>
      </w:r>
      <w:r w:rsidR="5600DDF8">
        <w:t xml:space="preserve"> pertencentes a um mesmo domínio, porém </w:t>
      </w:r>
      <w:r w:rsidR="198E22C9">
        <w:t xml:space="preserve">em </w:t>
      </w:r>
      <w:r w:rsidR="0D508C6F">
        <w:t xml:space="preserve">módulos </w:t>
      </w:r>
      <w:r w:rsidR="5600DDF8">
        <w:t>diferentes.</w:t>
      </w:r>
    </w:p>
    <w:p w14:paraId="114336F9" w14:textId="73421988" w:rsidR="0012376E" w:rsidRDefault="4D47E50D" w:rsidP="00A31910">
      <w:pPr>
        <w:pStyle w:val="TF-TEXTO"/>
      </w:pPr>
      <w:r>
        <w:t xml:space="preserve">O principal problema dessa técnica </w:t>
      </w:r>
      <w:r w:rsidR="13F0AB18">
        <w:t xml:space="preserve">é </w:t>
      </w:r>
      <w:r w:rsidR="2F793AA5">
        <w:t>a necessidade de definir explicitamente</w:t>
      </w:r>
      <w:r w:rsidR="23804244">
        <w:t xml:space="preserve">, com um </w:t>
      </w:r>
      <w:r w:rsidR="00817203">
        <w:t>módulo</w:t>
      </w:r>
      <w:r w:rsidR="23804244">
        <w:t xml:space="preserve"> </w:t>
      </w:r>
      <w:r w:rsidR="693AC41E">
        <w:t xml:space="preserve">auxiliar, os </w:t>
      </w:r>
      <w:r w:rsidR="38A37678">
        <w:t>símbolos</w:t>
      </w:r>
      <w:r w:rsidR="693AC41E">
        <w:t xml:space="preserve"> a serem exportados. Esse </w:t>
      </w:r>
      <w:r w:rsidR="00817203">
        <w:t>módulo</w:t>
      </w:r>
      <w:r w:rsidR="693AC41E">
        <w:t xml:space="preserve"> não tem utilidade semântica para o projeto</w:t>
      </w:r>
      <w:r w:rsidR="4472FF7A">
        <w:t xml:space="preserve">, </w:t>
      </w:r>
      <w:r w:rsidR="00591ED6">
        <w:t xml:space="preserve">e o </w:t>
      </w:r>
      <w:r w:rsidR="47A18643">
        <w:t xml:space="preserve">processo de criação e manutenção </w:t>
      </w:r>
      <w:r w:rsidR="00591ED6">
        <w:t>deste é</w:t>
      </w:r>
      <w:r w:rsidR="47A18643">
        <w:t>, geralmente, manual. Por ser algo que precisa ser mantido pelos desenvolvedores, é propenso a erros, potencialmente introduzindo problemas na aplicação</w:t>
      </w:r>
      <w:r w:rsidR="6E4BB3E7">
        <w:t xml:space="preserve">. </w:t>
      </w:r>
      <w:r w:rsidR="00591ED6">
        <w:t>Além disso</w:t>
      </w:r>
      <w:r w:rsidR="6E4BB3E7">
        <w:t>,</w:t>
      </w:r>
      <w:r w:rsidR="6E4BB3E7" w:rsidRPr="5517A3F6">
        <w:t xml:space="preserve"> é um processo maçante que não agrega valor à base de código.</w:t>
      </w:r>
      <w:r w:rsidR="00287131">
        <w:t xml:space="preserve"> </w:t>
      </w:r>
    </w:p>
    <w:p w14:paraId="747F1DAA" w14:textId="70C66BB1" w:rsidR="003D398C" w:rsidRDefault="2F793AA5" w:rsidP="005F19AE">
      <w:pPr>
        <w:pStyle w:val="TF-TEXTO"/>
      </w:pPr>
      <w:r>
        <w:t xml:space="preserve">Diante </w:t>
      </w:r>
      <w:r w:rsidR="4D47E50D">
        <w:t>do contexto apresentado</w:t>
      </w:r>
      <w:r>
        <w:t xml:space="preserve">, este trabalho propõe o desenvolvimento </w:t>
      </w:r>
      <w:r w:rsidR="4D47E50D">
        <w:t xml:space="preserve">de </w:t>
      </w:r>
      <w:r w:rsidR="50602517">
        <w:t>um conjunto de ferramentas</w:t>
      </w:r>
      <w:r w:rsidR="7865AB8D">
        <w:t xml:space="preserve"> que </w:t>
      </w:r>
      <w:r w:rsidR="24479517">
        <w:t>mantenha a experiência de desenvolvimento proporcionada pela utilização de barris</w:t>
      </w:r>
      <w:r w:rsidR="4887EFAE">
        <w:t xml:space="preserve">, mas </w:t>
      </w:r>
      <w:r w:rsidR="7865AB8D">
        <w:t xml:space="preserve">que torne </w:t>
      </w:r>
      <w:r w:rsidR="4887EFAE">
        <w:t xml:space="preserve">dispensável a necessidade de criação e manutenção </w:t>
      </w:r>
      <w:r w:rsidR="198E22C9">
        <w:t>de</w:t>
      </w:r>
      <w:r w:rsidR="50602517">
        <w:t xml:space="preserve"> </w:t>
      </w:r>
      <w:r w:rsidR="4887EFAE">
        <w:t>arquivo</w:t>
      </w:r>
      <w:r w:rsidR="198E22C9">
        <w:t>s</w:t>
      </w:r>
      <w:r w:rsidR="4887EFAE">
        <w:t xml:space="preserve"> </w:t>
      </w:r>
      <w:r w:rsidR="6E4BB3E7">
        <w:t>auxiliar</w:t>
      </w:r>
      <w:r w:rsidR="198E22C9">
        <w:t>es</w:t>
      </w:r>
      <w:r w:rsidR="4887EFAE">
        <w:t>.</w:t>
      </w:r>
    </w:p>
    <w:p w14:paraId="4BA2043C" w14:textId="77777777" w:rsidR="00C35E57" w:rsidRDefault="00F255FC" w:rsidP="000D758E">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218946D8" w14:textId="5ABAF8A1" w:rsidR="00C35E57" w:rsidRDefault="46592247" w:rsidP="000D758E">
      <w:pPr>
        <w:pStyle w:val="TF-TEXTO"/>
      </w:pPr>
      <w:r>
        <w:t xml:space="preserve">Este trabalho tem como objetivo disponibilizar um conjunto de </w:t>
      </w:r>
      <w:r w:rsidR="00AE58D1" w:rsidRPr="00AE58D1">
        <w:rPr>
          <w:i/>
          <w:iCs/>
        </w:rPr>
        <w:t>plugins</w:t>
      </w:r>
      <w:r>
        <w:t xml:space="preserve"> a serem </w:t>
      </w:r>
      <w:r w:rsidR="009D4F42">
        <w:t xml:space="preserve">utilizados </w:t>
      </w:r>
      <w:r w:rsidR="00AE58D1">
        <w:t>por desenvolvedores</w:t>
      </w:r>
      <w:r>
        <w:t xml:space="preserve"> com o propósito de </w:t>
      </w:r>
      <w:r w:rsidR="00AE58D1">
        <w:t xml:space="preserve">automatizar </w:t>
      </w:r>
      <w:r>
        <w:t xml:space="preserve">a </w:t>
      </w:r>
      <w:r w:rsidR="00AE58D1">
        <w:t xml:space="preserve">criação e consumo de barris em tempo </w:t>
      </w:r>
      <w:r w:rsidR="00E82B88">
        <w:t>de</w:t>
      </w:r>
      <w:r w:rsidR="00AE58D1">
        <w:t xml:space="preserve"> compilação em </w:t>
      </w:r>
      <w:r w:rsidR="49282D54">
        <w:t>aplicações TypeScript</w:t>
      </w:r>
      <w:r>
        <w:t>.</w:t>
      </w:r>
    </w:p>
    <w:p w14:paraId="2A6F862A" w14:textId="77777777" w:rsidR="00C35E57" w:rsidRDefault="00C35E57" w:rsidP="00C35E57">
      <w:pPr>
        <w:pStyle w:val="TF-TEXTO"/>
      </w:pPr>
      <w:r>
        <w:t>Os objetivos específicos são:</w:t>
      </w:r>
    </w:p>
    <w:p w14:paraId="137ACDDB" w14:textId="32F8A636" w:rsidR="00C35E57" w:rsidRDefault="002442EC" w:rsidP="00F77926">
      <w:pPr>
        <w:pStyle w:val="TF-ALNEA"/>
      </w:pPr>
      <w:r>
        <w:t>d</w:t>
      </w:r>
      <w:r w:rsidR="000D758E">
        <w:t xml:space="preserve">isponibilizar </w:t>
      </w:r>
      <w:r>
        <w:t xml:space="preserve">um </w:t>
      </w:r>
      <w:r w:rsidRPr="258D3B25">
        <w:rPr>
          <w:i/>
          <w:iCs/>
        </w:rPr>
        <w:t xml:space="preserve">plugin </w:t>
      </w:r>
      <w:r w:rsidR="004C26B3">
        <w:t>que se conecte a</w:t>
      </w:r>
      <w:r w:rsidR="000B2FA2">
        <w:t>o compilador TypeScript</w:t>
      </w:r>
      <w:r w:rsidR="004C26B3">
        <w:t xml:space="preserve">, </w:t>
      </w:r>
      <w:r>
        <w:t>possibilit</w:t>
      </w:r>
      <w:r w:rsidR="004C26B3">
        <w:t xml:space="preserve">ando </w:t>
      </w:r>
      <w:r>
        <w:t xml:space="preserve">a manipulação de código-fonte para resolver barris </w:t>
      </w:r>
      <w:r w:rsidR="000828A1">
        <w:t>implícitos</w:t>
      </w:r>
      <w:r w:rsidR="003C2EC8">
        <w:t xml:space="preserve">, isto é, substituir </w:t>
      </w:r>
      <w:r w:rsidR="00084E4F">
        <w:t xml:space="preserve">importações agregadas por importações individuais com caminho real </w:t>
      </w:r>
      <w:r>
        <w:t>em tempo de compilação;</w:t>
      </w:r>
    </w:p>
    <w:p w14:paraId="2483CC29" w14:textId="4BF4767B" w:rsidR="002442EC" w:rsidRDefault="002442EC" w:rsidP="00084E4F">
      <w:pPr>
        <w:pStyle w:val="TF-ALNEA"/>
      </w:pPr>
      <w:r>
        <w:t xml:space="preserve">disponibilizar um </w:t>
      </w:r>
      <w:r w:rsidRPr="258D3B25">
        <w:rPr>
          <w:i/>
          <w:iCs/>
        </w:rPr>
        <w:t>plugin</w:t>
      </w:r>
      <w:r>
        <w:t xml:space="preserve"> </w:t>
      </w:r>
      <w:r w:rsidR="000B2FA2">
        <w:t xml:space="preserve">para o </w:t>
      </w:r>
      <w:r w:rsidR="005A424D">
        <w:t>S</w:t>
      </w:r>
      <w:r w:rsidR="000B2FA2">
        <w:t xml:space="preserve">ervidor de </w:t>
      </w:r>
      <w:r w:rsidR="005A424D">
        <w:t>L</w:t>
      </w:r>
      <w:r w:rsidR="000B2FA2">
        <w:t xml:space="preserve">inguagem do TypeScript </w:t>
      </w:r>
      <w:r>
        <w:t>que possibilite a resolução de barris implícitos em tempo de desenvolvimento, proporcionando uma experiência de desenvolvedor ótima enquanto dentro do ambiente de desenvolvimento integrado (IDE)</w:t>
      </w:r>
      <w:r w:rsidR="00084E4F">
        <w:t>.</w:t>
      </w:r>
    </w:p>
    <w:p w14:paraId="6F3BF4E4" w14:textId="77777777" w:rsidR="00A44581" w:rsidRDefault="00A44581" w:rsidP="00424AD5">
      <w:pPr>
        <w:pStyle w:val="Ttulo1"/>
      </w:pPr>
      <w:bookmarkStart w:id="23" w:name="_Toc419598587"/>
      <w:r>
        <w:t xml:space="preserve">trabalhos </w:t>
      </w:r>
      <w:r w:rsidRPr="00FC4A9F">
        <w:t>correlatos</w:t>
      </w:r>
    </w:p>
    <w:p w14:paraId="4EA94ABF" w14:textId="1E16690E" w:rsidR="00DA6D6C" w:rsidRDefault="1F1D0914" w:rsidP="00DA334C">
      <w:pPr>
        <w:pStyle w:val="TF-TEXTO"/>
      </w:pPr>
      <w:r>
        <w:t xml:space="preserve">A </w:t>
      </w:r>
      <w:r w:rsidR="00D20233">
        <w:t xml:space="preserve">seguir são </w:t>
      </w:r>
      <w:r>
        <w:t>apresentadas</w:t>
      </w:r>
      <w:r w:rsidR="43CAC481">
        <w:t xml:space="preserve"> </w:t>
      </w:r>
      <w:r>
        <w:t xml:space="preserve">ferramentas </w:t>
      </w:r>
      <w:r w:rsidR="43CAC481">
        <w:t>com características semelhantes aos principais objetivos d</w:t>
      </w:r>
      <w:r w:rsidR="301F97F9">
        <w:t>o estudo proposto</w:t>
      </w:r>
      <w:r w:rsidR="43CAC481">
        <w:t>.</w:t>
      </w:r>
    </w:p>
    <w:p w14:paraId="1495A4EA" w14:textId="6184A629" w:rsidR="00870802" w:rsidRDefault="1F1D0914" w:rsidP="00084FBD">
      <w:pPr>
        <w:pStyle w:val="TF-TEXTO"/>
      </w:pPr>
      <w:r>
        <w:t>A primeira</w:t>
      </w:r>
      <w:r w:rsidR="45E8D824">
        <w:t xml:space="preserve"> ferramenta</w:t>
      </w:r>
      <w:r>
        <w:t xml:space="preserve"> </w:t>
      </w:r>
      <w:r w:rsidR="4BB45F38" w:rsidRPr="00B47CC5">
        <w:t>é um executável que gera arquivos auxiliares (barris)</w:t>
      </w:r>
      <w:r w:rsidR="4BB45F38" w:rsidRPr="00005998">
        <w:t xml:space="preserve"> </w:t>
      </w:r>
      <w:r w:rsidRPr="00005998">
        <w:t>TypeScript</w:t>
      </w:r>
      <w:r>
        <w:t xml:space="preserve"> sob demanda</w:t>
      </w:r>
      <w:r w:rsidR="00693813">
        <w:t xml:space="preserve"> (COVENEY, 2017)</w:t>
      </w:r>
      <w:r w:rsidR="20277979">
        <w:t>.</w:t>
      </w:r>
      <w:r w:rsidR="00693813">
        <w:t xml:space="preserve"> </w:t>
      </w:r>
      <w:r w:rsidR="20277979">
        <w:t xml:space="preserve">A </w:t>
      </w:r>
      <w:r w:rsidR="73C6647B">
        <w:t xml:space="preserve">segunda </w:t>
      </w:r>
      <w:r w:rsidR="6604A565">
        <w:t xml:space="preserve">ferramenta </w:t>
      </w:r>
      <w:r w:rsidR="5C51BA13">
        <w:t>também gera barris TypeScript</w:t>
      </w:r>
      <w:r w:rsidR="20277979">
        <w:t>, com a diferença de que observa mudança</w:t>
      </w:r>
      <w:r w:rsidR="6604A565">
        <w:t>s</w:t>
      </w:r>
      <w:r w:rsidR="20277979">
        <w:t xml:space="preserve"> nos arquivos</w:t>
      </w:r>
      <w:r w:rsidR="05C3C930">
        <w:t xml:space="preserve"> e atualiza os </w:t>
      </w:r>
      <w:r w:rsidR="5490A2C7">
        <w:t>arquivos auxiliares</w:t>
      </w:r>
      <w:r w:rsidR="05C3C930">
        <w:t xml:space="preserve"> em tempo real</w:t>
      </w:r>
      <w:r w:rsidR="00616B90">
        <w:t xml:space="preserve"> (WANG, 2017)</w:t>
      </w:r>
      <w:r w:rsidR="45E8D824">
        <w:t>.</w:t>
      </w:r>
      <w:r w:rsidR="1F3C1D7A">
        <w:t xml:space="preserve"> F</w:t>
      </w:r>
      <w:r w:rsidR="05C3C930">
        <w:t>inalmente, a</w:t>
      </w:r>
      <w:r w:rsidR="20277979">
        <w:t xml:space="preserve"> </w:t>
      </w:r>
      <w:r w:rsidR="5071BC67">
        <w:t>terceira</w:t>
      </w:r>
      <w:r w:rsidR="45E8D824">
        <w:t xml:space="preserve"> ferramenta</w:t>
      </w:r>
      <w:r w:rsidR="20277979">
        <w:t>, que é a mais similar ao projeto proposto</w:t>
      </w:r>
      <w:r w:rsidR="63154139">
        <w:t>,</w:t>
      </w:r>
      <w:r w:rsidR="00EC7501">
        <w:t xml:space="preserve"> </w:t>
      </w:r>
      <w:r w:rsidR="5E4EA39C">
        <w:t>é</w:t>
      </w:r>
      <w:r w:rsidR="45E8D824">
        <w:t xml:space="preserve"> </w:t>
      </w:r>
      <w:r w:rsidR="70776CB5">
        <w:t>um transformado</w:t>
      </w:r>
      <w:r w:rsidR="04C81D1F">
        <w:t>r</w:t>
      </w:r>
      <w:r w:rsidR="70776CB5">
        <w:t xml:space="preserve"> de código</w:t>
      </w:r>
      <w:r w:rsidR="04C81D1F">
        <w:t>-fonte</w:t>
      </w:r>
      <w:r w:rsidR="70776CB5">
        <w:t xml:space="preserve"> em tempo de execução </w:t>
      </w:r>
      <w:r w:rsidR="04C81D1F">
        <w:lastRenderedPageBreak/>
        <w:t>para o</w:t>
      </w:r>
      <w:r w:rsidR="70776CB5">
        <w:t xml:space="preserve"> </w:t>
      </w:r>
      <w:r w:rsidR="70776CB5" w:rsidRPr="258D3B25">
        <w:rPr>
          <w:i/>
          <w:iCs/>
        </w:rPr>
        <w:t>framework</w:t>
      </w:r>
      <w:r w:rsidR="70776CB5">
        <w:t xml:space="preserve"> de testes Jest</w:t>
      </w:r>
      <w:r w:rsidR="04C81D1F">
        <w:t>:</w:t>
      </w:r>
      <w:r w:rsidR="70776CB5">
        <w:t xml:space="preserve"> </w:t>
      </w:r>
      <w:r w:rsidR="04C81D1F">
        <w:t>o</w:t>
      </w:r>
      <w:r w:rsidR="70776CB5">
        <w:t xml:space="preserve"> transformador </w:t>
      </w:r>
      <w:r w:rsidR="20277979">
        <w:t xml:space="preserve">analisa a entrada (código-fonte TypeScript), aplica transformações nos usos de barris e </w:t>
      </w:r>
      <w:r w:rsidR="70776CB5">
        <w:t>executa o código transformado</w:t>
      </w:r>
      <w:r w:rsidR="5490A2C7">
        <w:t xml:space="preserve">, sem um </w:t>
      </w:r>
      <w:r w:rsidR="00FD3F6F">
        <w:t>barril</w:t>
      </w:r>
      <w:r w:rsidR="5490A2C7">
        <w:t xml:space="preserve"> envolvido</w:t>
      </w:r>
      <w:r w:rsidR="003F4E09">
        <w:t xml:space="preserve"> (SINGH, 2022)</w:t>
      </w:r>
      <w:r w:rsidR="5490A2C7">
        <w:t>.</w:t>
      </w:r>
    </w:p>
    <w:p w14:paraId="4BE45350" w14:textId="77777777" w:rsidR="00D63E30" w:rsidRDefault="000C10A3" w:rsidP="00D63E30">
      <w:pPr>
        <w:pStyle w:val="TF-TEXTO"/>
      </w:pPr>
      <w:r>
        <w:t>Todas as ferramentas</w:t>
      </w:r>
      <w:r w:rsidR="0006110A">
        <w:t xml:space="preserve"> descritas</w:t>
      </w:r>
      <w:r w:rsidR="00334E2F">
        <w:t>, com exceção da última,</w:t>
      </w:r>
      <w:r>
        <w:t xml:space="preserve"> foram submetidas ao mesmo ambiente</w:t>
      </w:r>
      <w:r w:rsidR="00583E3A">
        <w:t xml:space="preserve"> de testes</w:t>
      </w:r>
      <w:r>
        <w:t xml:space="preserve">, </w:t>
      </w:r>
      <w:r w:rsidR="004021CC">
        <w:t>ilustrado</w:t>
      </w:r>
      <w:r>
        <w:t xml:space="preserve"> na Figura 1,</w:t>
      </w:r>
      <w:r w:rsidR="00583E3A">
        <w:t xml:space="preserve"> com o objetivo de explorar funcionalidades e seus resultados</w:t>
      </w:r>
      <w:r>
        <w:t>.</w:t>
      </w:r>
    </w:p>
    <w:p w14:paraId="115D07A5" w14:textId="5F96144C" w:rsidR="00D63E30" w:rsidRPr="00F51154" w:rsidRDefault="00D63E30" w:rsidP="00F51154">
      <w:pPr>
        <w:pStyle w:val="TF-FIGURA"/>
      </w:pPr>
      <w:r w:rsidRPr="00F51154">
        <w:t xml:space="preserve">Figura </w:t>
      </w:r>
      <w:r w:rsidRPr="00F51154">
        <w:fldChar w:fldCharType="begin"/>
      </w:r>
      <w:r w:rsidRPr="00F51154">
        <w:instrText xml:space="preserve"> SEQ Figura \* ARABIC </w:instrText>
      </w:r>
      <w:r w:rsidRPr="00F51154">
        <w:fldChar w:fldCharType="separate"/>
      </w:r>
      <w:r w:rsidR="00903B32">
        <w:rPr>
          <w:noProof/>
        </w:rPr>
        <w:t>1</w:t>
      </w:r>
      <w:r w:rsidRPr="00F51154">
        <w:fldChar w:fldCharType="end"/>
      </w:r>
      <w:r w:rsidRPr="00F51154">
        <w:t xml:space="preserve"> – Estrutura e conteúdo dos arquivos do ambiente de teste</w:t>
      </w:r>
    </w:p>
    <w:p w14:paraId="38FB07C7" w14:textId="77777777" w:rsidR="00233995" w:rsidRDefault="005546A0" w:rsidP="00A7053F">
      <w:pPr>
        <w:pStyle w:val="TF-TEXTO"/>
        <w:ind w:firstLine="0"/>
        <w:jc w:val="center"/>
      </w:pPr>
      <w:r w:rsidRPr="00F45574">
        <w:rPr>
          <w:noProof/>
        </w:rPr>
        <w:drawing>
          <wp:inline distT="0" distB="0" distL="0" distR="0" wp14:anchorId="72060D06" wp14:editId="586D82C4">
            <wp:extent cx="5743243" cy="3155159"/>
            <wp:effectExtent l="12700" t="12700" r="1016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43243" cy="315515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33995">
        <w:t>Fonte: elaborado pelo autor.</w:t>
      </w:r>
    </w:p>
    <w:p w14:paraId="0A4D4DA6" w14:textId="77777777" w:rsidR="004E6708" w:rsidRDefault="00E00601" w:rsidP="00A7053F">
      <w:pPr>
        <w:pStyle w:val="TF-TEXTO"/>
      </w:pPr>
      <w:r>
        <w:t>Em sentido horário:</w:t>
      </w:r>
    </w:p>
    <w:p w14:paraId="521CAD3A" w14:textId="77777777" w:rsidR="004E6708" w:rsidRDefault="00EE6E84" w:rsidP="004E6708">
      <w:pPr>
        <w:pStyle w:val="TF-TEXTO"/>
        <w:numPr>
          <w:ilvl w:val="0"/>
          <w:numId w:val="21"/>
        </w:numPr>
      </w:pPr>
      <w:r>
        <w:t xml:space="preserve">o módulo </w:t>
      </w:r>
      <w:r w:rsidRPr="000318BB">
        <w:rPr>
          <w:rStyle w:val="TF-COURIER10"/>
        </w:rPr>
        <w:t>components/box.ts</w:t>
      </w:r>
      <w:r>
        <w:t xml:space="preserve"> exporta o símbolo </w:t>
      </w:r>
      <w:r w:rsidRPr="000318BB">
        <w:rPr>
          <w:rStyle w:val="TF-COURIER10"/>
        </w:rPr>
        <w:t>BoxDefault</w:t>
      </w:r>
      <w:r>
        <w:t xml:space="preserve"> de maneira padrão, assim como </w:t>
      </w:r>
      <w:r w:rsidR="00D32B65">
        <w:t xml:space="preserve">o símbolo </w:t>
      </w:r>
      <w:r w:rsidR="00D32B65" w:rsidRPr="000318BB">
        <w:rPr>
          <w:rStyle w:val="TF-COURIER10"/>
        </w:rPr>
        <w:t>BoxConst</w:t>
      </w:r>
      <w:r w:rsidR="00D32B65">
        <w:t xml:space="preserve"> de maneira nomeada</w:t>
      </w:r>
      <w:r w:rsidR="004E6708">
        <w:t>;</w:t>
      </w:r>
    </w:p>
    <w:p w14:paraId="1F8CE33E" w14:textId="77777777" w:rsidR="004E6708" w:rsidRDefault="004E6708" w:rsidP="004E6708">
      <w:pPr>
        <w:pStyle w:val="TF-TEXTO"/>
        <w:numPr>
          <w:ilvl w:val="0"/>
          <w:numId w:val="21"/>
        </w:numPr>
      </w:pPr>
      <w:r>
        <w:t>o</w:t>
      </w:r>
      <w:r w:rsidR="00D32B65">
        <w:t xml:space="preserve"> módulo </w:t>
      </w:r>
      <w:r w:rsidR="00D32B65" w:rsidRPr="00A468B7">
        <w:rPr>
          <w:rStyle w:val="TF-COURIER10"/>
        </w:rPr>
        <w:t>components/data.json</w:t>
      </w:r>
      <w:r w:rsidR="00D32B65">
        <w:t xml:space="preserve"> </w:t>
      </w:r>
      <w:r w:rsidR="00D32B65" w:rsidRPr="00390E5C">
        <w:t>é um arquivo</w:t>
      </w:r>
      <w:r w:rsidR="00D32B65">
        <w:t xml:space="preserve"> </w:t>
      </w:r>
      <w:r w:rsidR="00A468B7" w:rsidRPr="004E6708">
        <w:rPr>
          <w:i/>
          <w:iCs/>
        </w:rPr>
        <w:t>JavaScript Object Notation</w:t>
      </w:r>
      <w:r w:rsidR="00A468B7">
        <w:t xml:space="preserve"> (JSON)</w:t>
      </w:r>
      <w:r w:rsidR="00D32B65">
        <w:t>, que pode ser importado e será tratado como um objeto JavaScript em tempo de execução</w:t>
      </w:r>
      <w:r>
        <w:t>;</w:t>
      </w:r>
    </w:p>
    <w:p w14:paraId="5549EC57" w14:textId="77777777" w:rsidR="004E6708" w:rsidRDefault="004E6708" w:rsidP="004E6708">
      <w:pPr>
        <w:pStyle w:val="TF-TEXTO"/>
        <w:numPr>
          <w:ilvl w:val="0"/>
          <w:numId w:val="21"/>
        </w:numPr>
      </w:pPr>
      <w:r>
        <w:t>o</w:t>
      </w:r>
      <w:r w:rsidR="00E00601">
        <w:t xml:space="preserve"> </w:t>
      </w:r>
      <w:r w:rsidR="00EE6E84">
        <w:t xml:space="preserve">módulo </w:t>
      </w:r>
      <w:r w:rsidR="00EE6E84" w:rsidRPr="00A468B7">
        <w:rPr>
          <w:rStyle w:val="TF-COURIER10"/>
        </w:rPr>
        <w:t>components/</w:t>
      </w:r>
      <w:r w:rsidR="00E00601" w:rsidRPr="00A468B7">
        <w:rPr>
          <w:rStyle w:val="TF-COURIER10"/>
        </w:rPr>
        <w:t>spacer.ts</w:t>
      </w:r>
      <w:r w:rsidR="00D32B65">
        <w:t xml:space="preserve"> </w:t>
      </w:r>
      <w:r w:rsidR="00E00601">
        <w:t xml:space="preserve">exporta o símbolo </w:t>
      </w:r>
      <w:r w:rsidR="00E00601" w:rsidRPr="00A468B7">
        <w:rPr>
          <w:rStyle w:val="TF-COURIER10"/>
        </w:rPr>
        <w:t>SpacerConstForwarded</w:t>
      </w:r>
      <w:r w:rsidR="00E00601">
        <w:t xml:space="preserve"> através de uma declaração de exportação com especificadores, além de exportar o símbolo </w:t>
      </w:r>
      <w:r w:rsidR="00E00601" w:rsidRPr="00A468B7">
        <w:rPr>
          <w:rStyle w:val="TF-COURIER10"/>
        </w:rPr>
        <w:t>SpacerConst</w:t>
      </w:r>
      <w:r w:rsidR="00E00601">
        <w:t xml:space="preserve"> </w:t>
      </w:r>
      <w:r w:rsidR="00EE6E84">
        <w:t>como um pseudônimo</w:t>
      </w:r>
      <w:r w:rsidR="00A468B7">
        <w:t xml:space="preserve"> chamado </w:t>
      </w:r>
      <w:r w:rsidR="00A468B7" w:rsidRPr="00A468B7">
        <w:rPr>
          <w:rStyle w:val="TF-COURIER10"/>
        </w:rPr>
        <w:t>SpacerConstAliased</w:t>
      </w:r>
      <w:r w:rsidR="00EE6E84">
        <w:t xml:space="preserve">. Além disso, também exporta o símbolo </w:t>
      </w:r>
      <w:r w:rsidR="00EE6E84" w:rsidRPr="00A468B7">
        <w:rPr>
          <w:rStyle w:val="TF-COURIER10"/>
        </w:rPr>
        <w:t>SpacerProps</w:t>
      </w:r>
      <w:r w:rsidR="00EE6E84">
        <w:t xml:space="preserve"> de maneira nomeada</w:t>
      </w:r>
      <w:r>
        <w:t>;</w:t>
      </w:r>
    </w:p>
    <w:p w14:paraId="46A01627" w14:textId="77777777" w:rsidR="004E6708" w:rsidRDefault="004E6708" w:rsidP="004E6708">
      <w:pPr>
        <w:pStyle w:val="TF-TEXTO"/>
        <w:numPr>
          <w:ilvl w:val="0"/>
          <w:numId w:val="21"/>
        </w:numPr>
      </w:pPr>
      <w:r>
        <w:t xml:space="preserve">o </w:t>
      </w:r>
      <w:r w:rsidR="00D32B65">
        <w:t>módulo</w:t>
      </w:r>
      <w:r w:rsidR="00EE6E84">
        <w:t xml:space="preserve"> </w:t>
      </w:r>
      <w:r w:rsidR="00EE6E84" w:rsidRPr="00A468B7">
        <w:rPr>
          <w:rStyle w:val="TF-COURIER10"/>
        </w:rPr>
        <w:t>other/box.ts</w:t>
      </w:r>
      <w:r w:rsidR="00EE6E84">
        <w:t xml:space="preserve">, exporta de maneira padrão o símbolo </w:t>
      </w:r>
      <w:r w:rsidR="00D32B65" w:rsidRPr="00A468B7">
        <w:rPr>
          <w:rStyle w:val="TF-COURIER10"/>
        </w:rPr>
        <w:t>BoxDefaultFromOther</w:t>
      </w:r>
      <w:r w:rsidR="00D32B65">
        <w:t xml:space="preserve">, assim como o símbolo </w:t>
      </w:r>
      <w:r w:rsidR="00D32B65" w:rsidRPr="00A468B7">
        <w:rPr>
          <w:rStyle w:val="TF-COURIER10"/>
        </w:rPr>
        <w:t>BoxConstFromOther</w:t>
      </w:r>
      <w:r w:rsidR="00D32B65">
        <w:t xml:space="preserve"> de maneira nomeada</w:t>
      </w:r>
      <w:r>
        <w:t>;</w:t>
      </w:r>
    </w:p>
    <w:p w14:paraId="08978D8E" w14:textId="77777777" w:rsidR="004E6708" w:rsidRDefault="004E6708" w:rsidP="004E6708">
      <w:pPr>
        <w:pStyle w:val="TF-TEXTO"/>
        <w:numPr>
          <w:ilvl w:val="0"/>
          <w:numId w:val="21"/>
        </w:numPr>
      </w:pPr>
      <w:r>
        <w:t>o</w:t>
      </w:r>
      <w:r w:rsidR="00D32B65">
        <w:t xml:space="preserve"> módulo </w:t>
      </w:r>
      <w:r w:rsidR="00D32B65" w:rsidRPr="00A468B7">
        <w:rPr>
          <w:rStyle w:val="TF-COURIER10"/>
        </w:rPr>
        <w:t>other/info.ts</w:t>
      </w:r>
      <w:r w:rsidR="00D32B65">
        <w:t xml:space="preserve"> exporta de maneira padrão o símbolo </w:t>
      </w:r>
      <w:r w:rsidR="00D32B65" w:rsidRPr="00A468B7">
        <w:rPr>
          <w:rStyle w:val="TF-COURIER10"/>
        </w:rPr>
        <w:t>InfoObject</w:t>
      </w:r>
      <w:r>
        <w:t>;</w:t>
      </w:r>
    </w:p>
    <w:p w14:paraId="69C017E2" w14:textId="6FFAEE5E" w:rsidR="00D32B65" w:rsidRPr="00A7053F" w:rsidRDefault="00D32B65" w:rsidP="004E6708">
      <w:pPr>
        <w:pStyle w:val="TF-TEXTO"/>
        <w:numPr>
          <w:ilvl w:val="0"/>
          <w:numId w:val="21"/>
        </w:numPr>
      </w:pPr>
      <w:r>
        <w:t xml:space="preserve">o módulo </w:t>
      </w:r>
      <w:r w:rsidRPr="00A468B7">
        <w:rPr>
          <w:rStyle w:val="TF-COURIER10"/>
        </w:rPr>
        <w:t>other/missing-identifier.ts</w:t>
      </w:r>
      <w:r>
        <w:t xml:space="preserve"> exporta de maneira padrão um símbolo sem nome específico.</w:t>
      </w:r>
    </w:p>
    <w:p w14:paraId="09611A5D" w14:textId="77777777" w:rsidR="00A44581" w:rsidRDefault="00DA334C" w:rsidP="00E638A0">
      <w:pPr>
        <w:pStyle w:val="Ttulo2"/>
      </w:pPr>
      <w:r>
        <w:t>BARRELSBY: BARRIS TYPESCRIPT AUTOMÁTICOS PARA SUA BASE DE CÓDIGO</w:t>
      </w:r>
    </w:p>
    <w:p w14:paraId="0B04E662" w14:textId="197017D8" w:rsidR="00F13858" w:rsidRDefault="4F3B3E05" w:rsidP="00EA7F85">
      <w:pPr>
        <w:pStyle w:val="TF-TEXTO"/>
      </w:pPr>
      <w:r>
        <w:t>Essa ferramenta</w:t>
      </w:r>
      <w:r w:rsidR="21B7268B">
        <w:t xml:space="preserve"> de </w:t>
      </w:r>
      <w:r w:rsidR="21B7268B" w:rsidRPr="258D3B25">
        <w:rPr>
          <w:i/>
          <w:iCs/>
        </w:rPr>
        <w:t>software</w:t>
      </w:r>
      <w:r w:rsidR="21B7268B">
        <w:t xml:space="preserve"> livre</w:t>
      </w:r>
      <w:r w:rsidR="70DDF9D3">
        <w:t xml:space="preserve"> </w:t>
      </w:r>
      <w:r w:rsidR="58A57DE0">
        <w:t>disponibiliza</w:t>
      </w:r>
      <w:r w:rsidR="0091364C">
        <w:t>da por Coveney (2017) se trata de</w:t>
      </w:r>
      <w:r w:rsidR="70DDF9D3">
        <w:t xml:space="preserve"> um executável que permite gerar de forma recursiva</w:t>
      </w:r>
      <w:r w:rsidR="21B7268B">
        <w:t xml:space="preserve"> – </w:t>
      </w:r>
      <w:r w:rsidR="70DDF9D3">
        <w:t>isto é, em diretórios aninhados</w:t>
      </w:r>
      <w:r w:rsidR="21B7268B">
        <w:t xml:space="preserve"> – </w:t>
      </w:r>
      <w:r w:rsidR="7159E594">
        <w:t>barris</w:t>
      </w:r>
      <w:r w:rsidR="21B7268B">
        <w:t xml:space="preserve"> para bases de código TypeScript</w:t>
      </w:r>
      <w:r w:rsidR="70DDF9D3">
        <w:t xml:space="preserve">. Ele expõe uma variedade de configurações, como </w:t>
      </w:r>
      <w:r w:rsidR="7159E594">
        <w:t>“</w:t>
      </w:r>
      <w:r w:rsidR="70DDF9D3">
        <w:t>modos de execução</w:t>
      </w:r>
      <w:r w:rsidR="7159E594">
        <w:t>”</w:t>
      </w:r>
      <w:r w:rsidR="21B7268B">
        <w:t>: criar o</w:t>
      </w:r>
      <w:r w:rsidR="70DDF9D3">
        <w:t xml:space="preserve"> barril apenas no diretório especificado, </w:t>
      </w:r>
      <w:r w:rsidR="21B7268B">
        <w:t>ou no diretório especificado e nos subdiretórios, entre outros.</w:t>
      </w:r>
      <w:r w:rsidR="00EA7F85">
        <w:t xml:space="preserve"> </w:t>
      </w:r>
      <w:r w:rsidR="21B7268B">
        <w:t xml:space="preserve">Como ponto forte, </w:t>
      </w:r>
      <w:r w:rsidR="360D00A5">
        <w:t xml:space="preserve">pode-se </w:t>
      </w:r>
      <w:r w:rsidR="21B7268B">
        <w:t xml:space="preserve">mencionar a facilidade de utilização e a forma pouco invasiva em que </w:t>
      </w:r>
      <w:r w:rsidR="4A57C290">
        <w:t xml:space="preserve">a ferramenta </w:t>
      </w:r>
      <w:r w:rsidR="297E0BCE">
        <w:t>atua</w:t>
      </w:r>
      <w:r w:rsidR="21B7268B">
        <w:t xml:space="preserve">: não é necessário modificar o </w:t>
      </w:r>
      <w:r w:rsidR="297E0BCE">
        <w:t>projeto em que deseja implementar a funcionalidade</w:t>
      </w:r>
      <w:r w:rsidR="21B7268B">
        <w:t xml:space="preserve">, apenas </w:t>
      </w:r>
      <w:r w:rsidR="4A57C290">
        <w:t>executá-la e os arquivos de barris são gerados</w:t>
      </w:r>
      <w:r w:rsidR="297E0BCE">
        <w:t>.</w:t>
      </w:r>
      <w:r w:rsidR="00EA7F85">
        <w:t xml:space="preserve"> </w:t>
      </w:r>
      <w:r w:rsidR="4A57C290">
        <w:t xml:space="preserve">Como ponto fraco, </w:t>
      </w:r>
      <w:r w:rsidR="5CC1B1B5">
        <w:t xml:space="preserve">há </w:t>
      </w:r>
      <w:r w:rsidR="4A57C290">
        <w:t xml:space="preserve">a necessidade de executar a ferramenta a cada alteração na estrutura do projeto – </w:t>
      </w:r>
      <w:r w:rsidR="09D5F025">
        <w:t>módulos</w:t>
      </w:r>
      <w:r w:rsidR="4A57C290">
        <w:t>, símbolos exportados, ou ambos – a fim de manter o barril atualizado: a geração de barris não é automática. Um outro ponto negativo, se comparado ao projeto proposto, é a necessidade de ter um arquivo físico para os barris, o que é inútil de um ponto de vista semântico</w:t>
      </w:r>
      <w:r w:rsidR="00671D9D">
        <w:t xml:space="preserve"> já que esse arquivo não agrega ao projeto</w:t>
      </w:r>
      <w:r w:rsidR="4A57C290">
        <w:t>.</w:t>
      </w:r>
    </w:p>
    <w:p w14:paraId="560705FB" w14:textId="039EE5A5" w:rsidR="00977225" w:rsidRDefault="75468DB1" w:rsidP="00A44581">
      <w:pPr>
        <w:pStyle w:val="TF-TEXTO"/>
      </w:pPr>
      <w:r>
        <w:lastRenderedPageBreak/>
        <w:t xml:space="preserve">Testando o Barrelsby com o comando </w:t>
      </w:r>
      <w:r w:rsidRPr="6BD95CFC">
        <w:rPr>
          <w:rStyle w:val="TF-COURIER10"/>
        </w:rPr>
        <w:t>barrelsby -d components -d other -E</w:t>
      </w:r>
      <w:r w:rsidR="44C89CC0">
        <w:t xml:space="preserve">, </w:t>
      </w:r>
      <w:r>
        <w:t xml:space="preserve">especificando pastas com o argumento </w:t>
      </w:r>
      <w:r w:rsidRPr="6BD95CFC">
        <w:rPr>
          <w:rStyle w:val="TF-COURIER10"/>
        </w:rPr>
        <w:t>-d</w:t>
      </w:r>
      <w:r>
        <w:t xml:space="preserve"> e especificando que também </w:t>
      </w:r>
      <w:r w:rsidR="0AA7F60F">
        <w:t xml:space="preserve">se </w:t>
      </w:r>
      <w:r>
        <w:t xml:space="preserve">quer exportar os símbolos padrões através do argumento </w:t>
      </w:r>
      <w:r w:rsidRPr="6BD95CFC">
        <w:rPr>
          <w:rStyle w:val="TF-COURIER10"/>
        </w:rPr>
        <w:t>-E</w:t>
      </w:r>
      <w:r>
        <w:t xml:space="preserve">, </w:t>
      </w:r>
      <w:r w:rsidR="77FA3821">
        <w:t>obtém-se</w:t>
      </w:r>
      <w:r>
        <w:t xml:space="preserve"> o resultado ilustrado na Figura 2.</w:t>
      </w:r>
    </w:p>
    <w:p w14:paraId="667D59DB" w14:textId="7C4F7B07" w:rsidR="002A1F1B" w:rsidRDefault="002A1F1B" w:rsidP="002A1F1B">
      <w:pPr>
        <w:pStyle w:val="TF-FIGURA"/>
      </w:pPr>
      <w:r>
        <w:t>Figura 2 – Resultado da execução do Barrelsby</w:t>
      </w:r>
    </w:p>
    <w:p w14:paraId="71ED0112" w14:textId="77777777" w:rsidR="002A1F1B" w:rsidRDefault="002A1F1B" w:rsidP="002A1F1B">
      <w:pPr>
        <w:pStyle w:val="TF-FONTE"/>
      </w:pPr>
      <w:r>
        <w:rPr>
          <w:noProof/>
        </w:rPr>
        <w:drawing>
          <wp:inline distT="0" distB="0" distL="0" distR="0" wp14:anchorId="2E8E9C68" wp14:editId="280CDD50">
            <wp:extent cx="5714488" cy="2778760"/>
            <wp:effectExtent l="12700" t="12700" r="1333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14488" cy="2778760"/>
                    </a:xfrm>
                    <a:prstGeom prst="rect">
                      <a:avLst/>
                    </a:prstGeom>
                    <a:ln>
                      <a:solidFill>
                        <a:schemeClr val="tx1"/>
                      </a:solidFill>
                    </a:ln>
                  </pic:spPr>
                </pic:pic>
              </a:graphicData>
            </a:graphic>
          </wp:inline>
        </w:drawing>
      </w:r>
      <w:r>
        <w:t>Fonte: elaborado pelo autor.</w:t>
      </w:r>
    </w:p>
    <w:p w14:paraId="2C4EF990" w14:textId="67F5C4AE" w:rsidR="002A1F1B" w:rsidRDefault="75468DB1" w:rsidP="008A3101">
      <w:pPr>
        <w:pStyle w:val="TF-TEXTO"/>
      </w:pPr>
      <w:r>
        <w:t xml:space="preserve">Se reparar no barril gerado para a pasta </w:t>
      </w:r>
      <w:r w:rsidRPr="6BD95CFC">
        <w:rPr>
          <w:rStyle w:val="TF-COURIER10"/>
        </w:rPr>
        <w:t>components</w:t>
      </w:r>
      <w:r>
        <w:t xml:space="preserve"> (</w:t>
      </w:r>
      <w:r w:rsidRPr="6BD95CFC">
        <w:rPr>
          <w:rStyle w:val="TF-COURIER10"/>
        </w:rPr>
        <w:t>components/index.ts</w:t>
      </w:r>
      <w:r>
        <w:t>), percebe</w:t>
      </w:r>
      <w:r w:rsidR="4A627585">
        <w:t>-se</w:t>
      </w:r>
      <w:r>
        <w:t xml:space="preserve"> que apesar de o módulo </w:t>
      </w:r>
      <w:r w:rsidRPr="6BD95CFC">
        <w:rPr>
          <w:rStyle w:val="TF-COURIER10"/>
        </w:rPr>
        <w:t>components/spacer.ts</w:t>
      </w:r>
      <w:r>
        <w:t xml:space="preserve"> não ter uma exportação padrão declarada, ainda assim foi incluído no barril gerado pelo Barrelsby</w:t>
      </w:r>
      <w:r w:rsidR="40F98A53">
        <w:t>, o que demonstra que o algoritmo de geração de barril é ingênuo, não verificando a existência de exportações padrão antes de incluí-las</w:t>
      </w:r>
      <w:r>
        <w:t>.</w:t>
      </w:r>
      <w:r w:rsidR="1E873931">
        <w:t xml:space="preserve"> </w:t>
      </w:r>
      <w:r w:rsidR="40F98A53">
        <w:t>Como resultado, te</w:t>
      </w:r>
      <w:r w:rsidR="709E5860">
        <w:t>m-se</w:t>
      </w:r>
      <w:r w:rsidR="40F98A53">
        <w:t xml:space="preserve"> </w:t>
      </w:r>
      <w:r w:rsidR="1E873931">
        <w:t>um erro de compilação, afinal não é possível reexportar um símbolo que não existe.</w:t>
      </w:r>
      <w:r>
        <w:t xml:space="preserve"> Além disso, o símbolo da exportação padrão do módulo </w:t>
      </w:r>
      <w:r w:rsidRPr="6BD95CFC">
        <w:rPr>
          <w:rStyle w:val="TF-COURIER10"/>
        </w:rPr>
        <w:t>components/box.ts</w:t>
      </w:r>
      <w:r>
        <w:t xml:space="preserve">, nomeado </w:t>
      </w:r>
      <w:r w:rsidRPr="6BD95CFC">
        <w:rPr>
          <w:rStyle w:val="TF-COURIER10"/>
        </w:rPr>
        <w:t>BoxDefault</w:t>
      </w:r>
      <w:r>
        <w:t xml:space="preserve">, foi reexportado como </w:t>
      </w:r>
      <w:r w:rsidRPr="6BD95CFC">
        <w:rPr>
          <w:rStyle w:val="TF-COURIER10"/>
        </w:rPr>
        <w:t>box</w:t>
      </w:r>
      <w:r>
        <w:t xml:space="preserve">, o que </w:t>
      </w:r>
      <w:r w:rsidR="1E873931">
        <w:t>potencialmente causará confusão devido a essa diferença no nome dos símbolos.</w:t>
      </w:r>
      <w:r w:rsidR="525B60F5">
        <w:t xml:space="preserve"> Finalmente, o módulo </w:t>
      </w:r>
      <w:r w:rsidR="525B60F5" w:rsidRPr="6BD95CFC">
        <w:rPr>
          <w:rStyle w:val="TF-COURIER10"/>
        </w:rPr>
        <w:t>data.json</w:t>
      </w:r>
      <w:r w:rsidR="525B60F5">
        <w:t xml:space="preserve"> não foi incluído no barril.</w:t>
      </w:r>
    </w:p>
    <w:p w14:paraId="6CC8E40C" w14:textId="77777777" w:rsidR="005D0173" w:rsidRPr="002A1F1B" w:rsidRDefault="005D0173" w:rsidP="002A1F1B">
      <w:pPr>
        <w:pStyle w:val="TF-TEXTO"/>
      </w:pPr>
      <w:r>
        <w:t xml:space="preserve">No caso do barril para a pasta </w:t>
      </w:r>
      <w:r w:rsidRPr="005D0173">
        <w:rPr>
          <w:rStyle w:val="TF-COURIER10"/>
        </w:rPr>
        <w:t>other</w:t>
      </w:r>
      <w:r>
        <w:t xml:space="preserve"> (</w:t>
      </w:r>
      <w:r w:rsidRPr="005D0173">
        <w:rPr>
          <w:rStyle w:val="TF-COURIER10"/>
        </w:rPr>
        <w:t>other/index.ts</w:t>
      </w:r>
      <w:r>
        <w:t xml:space="preserve">), além dos problemas supramencionados, a reexportação do símbolo padrão do módulo </w:t>
      </w:r>
      <w:r w:rsidRPr="005D0173">
        <w:rPr>
          <w:rStyle w:val="TF-COURIER10"/>
        </w:rPr>
        <w:t>other/missing-identifier.ts</w:t>
      </w:r>
      <w:r>
        <w:t xml:space="preserve"> é inválida, pois apenas letras e números podem ser utilizados como identificadores. Note que a IDE já reporta o erro ao desenvolvedor, apesar do executável do Barrelsby não reportar quaisquer erros.</w:t>
      </w:r>
    </w:p>
    <w:p w14:paraId="04B93A43" w14:textId="77777777" w:rsidR="00A44581" w:rsidRDefault="4E5F8271" w:rsidP="00E638A0">
      <w:pPr>
        <w:pStyle w:val="Ttulo2"/>
      </w:pPr>
      <w:r>
        <w:t>BARRELBOT: O GERENCIADOR DE BARRIS AUTOMATIZADO: RECURSIVAMENTE OBSERVA PASTAS E GERA BARRIS PARA SEU PROJETO JAVASCRIPT OU TYPESCRIPT</w:t>
      </w:r>
    </w:p>
    <w:p w14:paraId="50FCC21A" w14:textId="5E3628DF" w:rsidR="00A921E5" w:rsidRDefault="00D26739" w:rsidP="00A44581">
      <w:pPr>
        <w:pStyle w:val="TF-TEXTO"/>
      </w:pPr>
      <w:r>
        <w:t>A</w:t>
      </w:r>
      <w:r w:rsidR="00CC45AF">
        <w:t xml:space="preserve"> ferramenta</w:t>
      </w:r>
      <w:r w:rsidR="00D21466">
        <w:t xml:space="preserve"> de </w:t>
      </w:r>
      <w:r w:rsidR="00D21466" w:rsidRPr="00C931B8">
        <w:rPr>
          <w:i/>
          <w:iCs/>
        </w:rPr>
        <w:t>software</w:t>
      </w:r>
      <w:r w:rsidR="00D21466">
        <w:t xml:space="preserve"> livre</w:t>
      </w:r>
      <w:r w:rsidR="00CC45AF">
        <w:t xml:space="preserve"> </w:t>
      </w:r>
      <w:r w:rsidR="00616B90">
        <w:t>criada por Wang (2017</w:t>
      </w:r>
      <w:r w:rsidR="00711266">
        <w:t xml:space="preserve">) </w:t>
      </w:r>
      <w:r w:rsidR="00CC45AF">
        <w:t xml:space="preserve">observa mudanças </w:t>
      </w:r>
      <w:r w:rsidR="00A921E5">
        <w:t>nos diretórios e atualiza os barris gerados automaticamente.</w:t>
      </w:r>
    </w:p>
    <w:p w14:paraId="0BAF4E45" w14:textId="54714F8E" w:rsidR="00A921E5" w:rsidRDefault="1C6ACC56" w:rsidP="00A921E5">
      <w:pPr>
        <w:pStyle w:val="TF-TEXTO"/>
      </w:pPr>
      <w:r>
        <w:t xml:space="preserve">O comando </w:t>
      </w:r>
      <w:r w:rsidRPr="6BD95CFC">
        <w:rPr>
          <w:rStyle w:val="TF-COURIER10"/>
        </w:rPr>
        <w:t>barrelbot watch .</w:t>
      </w:r>
      <w:r>
        <w:t xml:space="preserve"> foi utilizado para gerar arquivos auxiliares em todas as pastas descendentes da pasta principal, e o resultado pode ser observado na Figura </w:t>
      </w:r>
      <w:r w:rsidR="1D6D1E65">
        <w:t>3</w:t>
      </w:r>
      <w:r>
        <w:t xml:space="preserve">. Nota-se de imediato que as reexportações de exportações padrão não foram incluídas. Além disso, o arquivo </w:t>
      </w:r>
      <w:r w:rsidRPr="6BD95CFC">
        <w:rPr>
          <w:rStyle w:val="TF-COURIER10"/>
        </w:rPr>
        <w:t>data.json</w:t>
      </w:r>
      <w:r>
        <w:t xml:space="preserve"> foi tratado como um módulo comum e todos os seus símbolos foram reexportados, apesar de ter apenas uma exportação padrão por ser um arquivo JSON, invalidando o barril.</w:t>
      </w:r>
    </w:p>
    <w:p w14:paraId="5F5A52FB" w14:textId="77777777" w:rsidR="00A921E5" w:rsidRDefault="00A921E5" w:rsidP="008515F9">
      <w:pPr>
        <w:pStyle w:val="TF-TEXTO"/>
      </w:pPr>
      <w:r>
        <w:t xml:space="preserve">Na versão atual (v0.0.6), a documentação </w:t>
      </w:r>
      <w:r w:rsidR="008515F9">
        <w:t xml:space="preserve">afirma que é possível reexportar os símbolos de exportação padrão através do argumento </w:t>
      </w:r>
      <w:r w:rsidR="008515F9" w:rsidRPr="008515F9">
        <w:rPr>
          <w:rStyle w:val="TF-COURIER10"/>
        </w:rPr>
        <w:t>--namespace defaultOnly</w:t>
      </w:r>
      <w:r w:rsidR="008515F9">
        <w:t xml:space="preserve">. Porém, ao adicionar este argumento no comando utilizado, não há diferença na saída. Mesmo se houvesse diferença, segundo a documentação, todas as reexportações seguiriam o modelo de reexportação de exportação padrão (isto é, </w:t>
      </w:r>
      <w:r w:rsidR="008515F9" w:rsidRPr="008515F9">
        <w:rPr>
          <w:rStyle w:val="TF-COURIER10"/>
        </w:rPr>
        <w:t>export { default as foo } from</w:t>
      </w:r>
      <w:r w:rsidR="008515F9">
        <w:rPr>
          <w:rStyle w:val="TF-COURIER10"/>
        </w:rPr>
        <w:t xml:space="preserve"> '</w:t>
      </w:r>
      <w:r w:rsidR="008515F9" w:rsidRPr="008515F9">
        <w:rPr>
          <w:rStyle w:val="TF-COURIER10"/>
        </w:rPr>
        <w:t>./foo</w:t>
      </w:r>
      <w:r w:rsidR="008515F9">
        <w:rPr>
          <w:rStyle w:val="TF-COURIER10"/>
        </w:rPr>
        <w:t>'</w:t>
      </w:r>
      <w:r w:rsidR="008515F9">
        <w:t>) e isso também não seria desejado, afinal as exportações nomeadas seriam ignoradas.</w:t>
      </w:r>
    </w:p>
    <w:p w14:paraId="272E3D94" w14:textId="12ACE768" w:rsidR="00334E2F" w:rsidRDefault="3DA9466B" w:rsidP="00334E2F">
      <w:pPr>
        <w:pStyle w:val="TF-FIGURA"/>
      </w:pPr>
      <w:r>
        <w:lastRenderedPageBreak/>
        <w:t xml:space="preserve">Figura </w:t>
      </w:r>
      <w:r w:rsidR="4A57CF37">
        <w:t>3</w:t>
      </w:r>
      <w:r>
        <w:t xml:space="preserve"> – Execução da ferramenta </w:t>
      </w:r>
      <w:r w:rsidRPr="6BD95CFC">
        <w:rPr>
          <w:rStyle w:val="TF-COURIER10"/>
        </w:rPr>
        <w:t>barrelbot</w:t>
      </w:r>
    </w:p>
    <w:p w14:paraId="33FD1ACD" w14:textId="77777777" w:rsidR="00334E2F" w:rsidRDefault="00334E2F" w:rsidP="00334E2F">
      <w:pPr>
        <w:pStyle w:val="SemEspaamento"/>
        <w:jc w:val="center"/>
      </w:pPr>
      <w:r>
        <w:rPr>
          <w:noProof/>
        </w:rPr>
        <w:drawing>
          <wp:inline distT="0" distB="0" distL="0" distR="0" wp14:anchorId="3D92B9F8" wp14:editId="11C6A407">
            <wp:extent cx="5792643" cy="3410185"/>
            <wp:effectExtent l="12700" t="1270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92643" cy="3410185"/>
                    </a:xfrm>
                    <a:prstGeom prst="rect">
                      <a:avLst/>
                    </a:prstGeom>
                    <a:ln>
                      <a:solidFill>
                        <a:schemeClr val="tx1"/>
                      </a:solidFill>
                    </a:ln>
                  </pic:spPr>
                </pic:pic>
              </a:graphicData>
            </a:graphic>
          </wp:inline>
        </w:drawing>
      </w:r>
    </w:p>
    <w:p w14:paraId="0FFA019E" w14:textId="77777777" w:rsidR="00A921E5" w:rsidRDefault="00334E2F" w:rsidP="00334E2F">
      <w:pPr>
        <w:pStyle w:val="TF-FONTE"/>
      </w:pPr>
      <w:r>
        <w:t>Fonte: elaborado pelo autor.</w:t>
      </w:r>
    </w:p>
    <w:p w14:paraId="051CC765" w14:textId="77777777" w:rsidR="004F0C1B" w:rsidRDefault="4E5F8271" w:rsidP="004F0C1B">
      <w:pPr>
        <w:pStyle w:val="Ttulo2"/>
      </w:pPr>
      <w:r>
        <w:t>TS-BARREL-IMPORT-TRANSFORMER: EXEMPLO DE TRANSFORMADOR DE IMPORTAÇÕES DE BARRIS</w:t>
      </w:r>
    </w:p>
    <w:p w14:paraId="7582085E" w14:textId="1315E730" w:rsidR="008E78EE" w:rsidRDefault="005C779D" w:rsidP="004F0C1B">
      <w:pPr>
        <w:pStyle w:val="TF-TEXTO"/>
      </w:pPr>
      <w:r>
        <w:t>Essa ferramenta</w:t>
      </w:r>
      <w:r w:rsidR="00D21466">
        <w:t>-exemplo</w:t>
      </w:r>
      <w:r w:rsidR="005E2165">
        <w:t xml:space="preserve"> – </w:t>
      </w:r>
      <w:r>
        <w:t>a que mais se parece com o projeto proposto</w:t>
      </w:r>
      <w:r w:rsidR="005E2165">
        <w:t xml:space="preserve"> – </w:t>
      </w:r>
      <w:r w:rsidR="00F73681">
        <w:t xml:space="preserve">criada por Singh (2022) </w:t>
      </w:r>
      <w:r>
        <w:t>expõe um transformador de código-fonte em tempo de execução.</w:t>
      </w:r>
    </w:p>
    <w:p w14:paraId="20E10E59" w14:textId="29C33788" w:rsidR="008E78EE" w:rsidRDefault="5A7380B9" w:rsidP="008E78EE">
      <w:pPr>
        <w:pStyle w:val="TF-TEXTO"/>
      </w:pPr>
      <w:r>
        <w:t xml:space="preserve">A ferramenta Jest, um </w:t>
      </w:r>
      <w:r w:rsidRPr="258D3B25">
        <w:rPr>
          <w:i/>
          <w:iCs/>
        </w:rPr>
        <w:t>framework</w:t>
      </w:r>
      <w:r>
        <w:t xml:space="preserve"> de testes para o ecossistema JavaScript, expõe um conjunto de configurações que possibilitam </w:t>
      </w:r>
      <w:r w:rsidR="0086363F">
        <w:t>interceptar a</w:t>
      </w:r>
      <w:r>
        <w:t xml:space="preserve"> transformação de código-fonte.</w:t>
      </w:r>
      <w:r w:rsidR="2963EEF6">
        <w:t xml:space="preserve"> </w:t>
      </w:r>
      <w:r>
        <w:t>Com isso, é possível inserir, modificar ou remover declarações antes que o código seja executado pelo interpretador JavaScript</w:t>
      </w:r>
      <w:r w:rsidR="6E0A6D43">
        <w:t>.</w:t>
      </w:r>
      <w:r w:rsidR="2963EEF6">
        <w:t xml:space="preserve"> </w:t>
      </w:r>
      <w:r w:rsidR="6E0A6D43">
        <w:t>T</w:t>
      </w:r>
      <w:r w:rsidR="2963EEF6">
        <w:t xml:space="preserve">udo isso em memória, ou seja, os arquivos não são </w:t>
      </w:r>
      <w:r w:rsidR="756E0FBD">
        <w:t>emitidos</w:t>
      </w:r>
      <w:r w:rsidR="2963EEF6">
        <w:t>, porque o objetivo do Jest é rodar suítes de teste, não gerar código-fonte</w:t>
      </w:r>
      <w:r>
        <w:t>.</w:t>
      </w:r>
    </w:p>
    <w:p w14:paraId="3A716B6B" w14:textId="485B6914" w:rsidR="00BE5447" w:rsidRDefault="5A7380B9" w:rsidP="00B842F6">
      <w:pPr>
        <w:pStyle w:val="TF-TEXTO"/>
      </w:pPr>
      <w:r>
        <w:t xml:space="preserve">O </w:t>
      </w:r>
      <w:r w:rsidRPr="258D3B25">
        <w:rPr>
          <w:rStyle w:val="TF-COURIER10"/>
        </w:rPr>
        <w:t>ts-barrel-import-transformer</w:t>
      </w:r>
      <w:r>
        <w:t xml:space="preserve"> utiliza destes transformadores </w:t>
      </w:r>
      <w:r w:rsidR="65119378">
        <w:t>e se conecta ao Jest para alterar</w:t>
      </w:r>
      <w:r w:rsidR="2963EEF6">
        <w:t xml:space="preserve"> </w:t>
      </w:r>
      <w:r w:rsidR="65119378">
        <w:t>as declarações de importação de barris.</w:t>
      </w:r>
      <w:r w:rsidR="2963EEF6">
        <w:t xml:space="preserve"> </w:t>
      </w:r>
      <w:r w:rsidR="51AD4346">
        <w:t>Uma vez fornecido o código-fonte</w:t>
      </w:r>
      <w:r w:rsidR="2963EEF6">
        <w:t>,</w:t>
      </w:r>
      <w:r w:rsidR="51AD4346">
        <w:t xml:space="preserve"> a ferramenta cria </w:t>
      </w:r>
      <w:r w:rsidR="2963EEF6">
        <w:t>um</w:t>
      </w:r>
      <w:r w:rsidR="51AD4346">
        <w:t xml:space="preserve">a árvore sintática </w:t>
      </w:r>
      <w:r w:rsidR="2963EEF6">
        <w:t>TypeScrip</w:t>
      </w:r>
      <w:r w:rsidR="51AD4346">
        <w:t>t</w:t>
      </w:r>
      <w:r w:rsidR="6E0A6D43">
        <w:t xml:space="preserve"> através das ferramentas expostas pelo próprio TypeScript</w:t>
      </w:r>
      <w:r w:rsidR="2963EEF6">
        <w:t xml:space="preserve"> </w:t>
      </w:r>
      <w:r w:rsidR="51AD4346">
        <w:t xml:space="preserve">e visita os nós dessa árvore, </w:t>
      </w:r>
      <w:r w:rsidR="2963EEF6">
        <w:t>procurando por declarações de importação</w:t>
      </w:r>
      <w:r w:rsidR="51AD4346">
        <w:t xml:space="preserve"> por barril</w:t>
      </w:r>
      <w:r w:rsidR="2963EEF6">
        <w:t>.</w:t>
      </w:r>
      <w:r w:rsidR="6E0A6D43">
        <w:t xml:space="preserve"> </w:t>
      </w:r>
      <w:r w:rsidR="51AD4346">
        <w:t>A</w:t>
      </w:r>
      <w:r w:rsidR="2963EEF6">
        <w:t xml:space="preserve">o encontrar, </w:t>
      </w:r>
      <w:r w:rsidR="51AD4346">
        <w:t xml:space="preserve">realiza a substituição dessas declarações por declarações de importação </w:t>
      </w:r>
      <w:r w:rsidR="346C67EB">
        <w:t>individuais com os símbolos respectivos e seus caminhos completos</w:t>
      </w:r>
      <w:r w:rsidR="51AD4346">
        <w:t xml:space="preserve">. </w:t>
      </w:r>
      <w:r w:rsidR="4A558F3D">
        <w:t xml:space="preserve">Na Figura </w:t>
      </w:r>
      <w:r w:rsidR="482AD0B7">
        <w:t>4</w:t>
      </w:r>
      <w:r w:rsidR="4A558F3D">
        <w:t xml:space="preserve"> é possível observar o código-fonte original</w:t>
      </w:r>
      <w:r w:rsidR="6E0A6D43">
        <w:t xml:space="preserve"> (esquerda, em TypeScript)</w:t>
      </w:r>
      <w:r w:rsidR="4A558F3D">
        <w:t xml:space="preserve"> e o código-fonte transformado</w:t>
      </w:r>
      <w:r w:rsidR="6E0A6D43">
        <w:t xml:space="preserve"> (direita, em JavaScript)</w:t>
      </w:r>
      <w:r w:rsidR="4A558F3D">
        <w:t>, salvo na memória e executado pelo Jest enquanto roda as suítes de teste.</w:t>
      </w:r>
      <w:r w:rsidR="6B2177D2">
        <w:t xml:space="preserve"> </w:t>
      </w:r>
    </w:p>
    <w:p w14:paraId="171800F3" w14:textId="45EEAF0E" w:rsidR="00BE5447" w:rsidRDefault="6B2177D2" w:rsidP="00BE5447">
      <w:pPr>
        <w:pStyle w:val="TF-FIGURA"/>
      </w:pPr>
      <w:r>
        <w:t xml:space="preserve">Figura </w:t>
      </w:r>
      <w:r w:rsidR="4B8BBF82">
        <w:t>4</w:t>
      </w:r>
      <w:r>
        <w:t xml:space="preserve"> – Entrada e saída do transformador </w:t>
      </w:r>
      <w:r w:rsidRPr="6BD95CFC">
        <w:rPr>
          <w:rStyle w:val="TF-COURIER10"/>
        </w:rPr>
        <w:t>ts-barrel-import-transformer</w:t>
      </w:r>
    </w:p>
    <w:p w14:paraId="0EE9185D" w14:textId="77777777" w:rsidR="00BE5447" w:rsidRDefault="00BE5447" w:rsidP="00BE5447">
      <w:pPr>
        <w:pStyle w:val="SemEspaamento"/>
        <w:jc w:val="center"/>
      </w:pPr>
      <w:r>
        <w:rPr>
          <w:noProof/>
        </w:rPr>
        <w:drawing>
          <wp:inline distT="0" distB="0" distL="0" distR="0" wp14:anchorId="1A059E49" wp14:editId="30B0576B">
            <wp:extent cx="5825182" cy="1655242"/>
            <wp:effectExtent l="12700" t="12700" r="171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825182" cy="1655242"/>
                    </a:xfrm>
                    <a:prstGeom prst="rect">
                      <a:avLst/>
                    </a:prstGeom>
                    <a:ln>
                      <a:solidFill>
                        <a:schemeClr val="tx1"/>
                      </a:solidFill>
                    </a:ln>
                  </pic:spPr>
                </pic:pic>
              </a:graphicData>
            </a:graphic>
          </wp:inline>
        </w:drawing>
      </w:r>
    </w:p>
    <w:p w14:paraId="1F585019" w14:textId="716253CF" w:rsidR="00BE5447" w:rsidRDefault="00BE5447" w:rsidP="00BE5447">
      <w:pPr>
        <w:pStyle w:val="TF-FONTE"/>
      </w:pPr>
      <w:r>
        <w:t>Fonte: compilação do autor</w:t>
      </w:r>
      <w:r w:rsidR="003B3348">
        <w:rPr>
          <w:rStyle w:val="Refdenotaderodap"/>
        </w:rPr>
        <w:footnoteReference w:id="2"/>
      </w:r>
      <w:r>
        <w:t>.</w:t>
      </w:r>
    </w:p>
    <w:p w14:paraId="23CAB914" w14:textId="16C02F3E" w:rsidR="00CA3FD2" w:rsidRDefault="6E0A6D43" w:rsidP="00BE5447">
      <w:pPr>
        <w:pStyle w:val="TF-TEXTO"/>
      </w:pPr>
      <w:r>
        <w:t>A principal diferença em relação ao projeto proposto é que essa ferramenta não</w:t>
      </w:r>
      <w:r w:rsidR="0494A0E0">
        <w:t xml:space="preserve"> emite </w:t>
      </w:r>
      <w:r>
        <w:t xml:space="preserve">código-fonte, apenas transforma em tempo de execução o código que será interpretado. Outro ponto importante é que ela está limitada </w:t>
      </w:r>
      <w:r>
        <w:lastRenderedPageBreak/>
        <w:t xml:space="preserve">ao ambiente do Jest, não sendo possível utilizar o transformador enquanto desenvolve código-fonte a ser utilizado pelos </w:t>
      </w:r>
      <w:r w:rsidR="673C8FFE">
        <w:t>usuário-final</w:t>
      </w:r>
      <w:r>
        <w:t>.</w:t>
      </w:r>
    </w:p>
    <w:p w14:paraId="6AD82F4F" w14:textId="790454FC" w:rsidR="00EF573A" w:rsidRDefault="673C8FFE" w:rsidP="00BE5447">
      <w:pPr>
        <w:pStyle w:val="TF-TEXTO"/>
      </w:pPr>
      <w:r>
        <w:t xml:space="preserve">Ademais, um </w:t>
      </w:r>
      <w:r w:rsidR="008C48B7">
        <w:t>barril</w:t>
      </w:r>
      <w:r>
        <w:t xml:space="preserve"> prévio é necessário, pois sua ausência causa erros em tempo de desenvolvimento devido a falta de um transformador adicional </w:t>
      </w:r>
      <w:r w:rsidR="3E3BA2F0">
        <w:t xml:space="preserve">para tratar </w:t>
      </w:r>
      <w:r w:rsidR="63F24A66">
        <w:t xml:space="preserve">as transformações de código-fonte. No exemplo dado pelo criador do </w:t>
      </w:r>
      <w:r w:rsidR="63F24A66" w:rsidRPr="6BD95CFC">
        <w:rPr>
          <w:rStyle w:val="TF-COURIER10"/>
        </w:rPr>
        <w:t xml:space="preserve">ts-barrel-import-transformer </w:t>
      </w:r>
      <w:r w:rsidR="63F24A66">
        <w:t xml:space="preserve">(Figura </w:t>
      </w:r>
      <w:r w:rsidR="4E202E2F">
        <w:t>4</w:t>
      </w:r>
      <w:r w:rsidR="63F24A66">
        <w:t xml:space="preserve">, lado esquerdo), ao </w:t>
      </w:r>
      <w:r w:rsidR="326CBC29">
        <w:t xml:space="preserve">ser removido </w:t>
      </w:r>
      <w:r w:rsidR="63F24A66">
        <w:t xml:space="preserve">o arquivo </w:t>
      </w:r>
      <w:r w:rsidR="63F24A66" w:rsidRPr="6BD95CFC">
        <w:rPr>
          <w:rStyle w:val="TF-COURIER10"/>
        </w:rPr>
        <w:t>./src</w:t>
      </w:r>
      <w:r w:rsidR="63F24A66">
        <w:t>, apesar da IDE relatar erros, a execução ainda é bem sucedida.</w:t>
      </w:r>
      <w:r w:rsidR="74BE411B">
        <w:t xml:space="preserve"> A Figura </w:t>
      </w:r>
      <w:r w:rsidR="5D9D0542">
        <w:t>5</w:t>
      </w:r>
      <w:r w:rsidR="74BE411B">
        <w:t xml:space="preserve"> ilustra o erro obtido em tempo de desenvolvimento (acima), e o resultado da execução (abaixo).</w:t>
      </w:r>
    </w:p>
    <w:p w14:paraId="4BF03B60" w14:textId="70BE816D" w:rsidR="00564E9C" w:rsidRDefault="74BE411B" w:rsidP="00564E9C">
      <w:pPr>
        <w:pStyle w:val="TF-FIGURA"/>
      </w:pPr>
      <w:r>
        <w:t xml:space="preserve">Figura </w:t>
      </w:r>
      <w:r w:rsidR="48D2A3AB">
        <w:t>5</w:t>
      </w:r>
      <w:r>
        <w:t xml:space="preserve"> – Erro em tempo de desenvolvimento </w:t>
      </w:r>
      <w:r w:rsidR="0CC69F5F">
        <w:t>e execução da suíte de teste bem-sucedida</w:t>
      </w:r>
    </w:p>
    <w:p w14:paraId="5A22ADF6" w14:textId="77777777" w:rsidR="00564E9C" w:rsidRDefault="00564E9C" w:rsidP="00564E9C">
      <w:pPr>
        <w:pStyle w:val="SemEspaamento"/>
        <w:jc w:val="center"/>
      </w:pPr>
      <w:r>
        <w:rPr>
          <w:noProof/>
        </w:rPr>
        <w:drawing>
          <wp:inline distT="0" distB="0" distL="0" distR="0" wp14:anchorId="509CE347" wp14:editId="6A3A2341">
            <wp:extent cx="5808354" cy="3549311"/>
            <wp:effectExtent l="12700" t="12700" r="825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808354" cy="3549311"/>
                    </a:xfrm>
                    <a:prstGeom prst="rect">
                      <a:avLst/>
                    </a:prstGeom>
                    <a:ln>
                      <a:solidFill>
                        <a:schemeClr val="tx1"/>
                      </a:solidFill>
                    </a:ln>
                  </pic:spPr>
                </pic:pic>
              </a:graphicData>
            </a:graphic>
          </wp:inline>
        </w:drawing>
      </w:r>
    </w:p>
    <w:p w14:paraId="254A1F1D" w14:textId="5BBC2C1B" w:rsidR="00564E9C" w:rsidRDefault="00564E9C" w:rsidP="009F5727">
      <w:pPr>
        <w:pStyle w:val="TF-FONTE"/>
      </w:pPr>
      <w:r>
        <w:t>Fonte: elaborado pelo autor.</w:t>
      </w:r>
    </w:p>
    <w:p w14:paraId="50A289DD" w14:textId="5FE3676A" w:rsidR="004F0C1B" w:rsidRDefault="00EF573A" w:rsidP="0051659B">
      <w:pPr>
        <w:pStyle w:val="TF-TEXTO"/>
      </w:pPr>
      <w:r>
        <w:t>Do ponto de vista de funcionalidade</w:t>
      </w:r>
      <w:r w:rsidR="009F5727">
        <w:t>s</w:t>
      </w:r>
      <w:r>
        <w:t>, essa ferramenta não lida com exportações padrão e não lida com arquivos JSON, o que de certa forma limita sua usabilidade. Arquivos JSON podem ser</w:t>
      </w:r>
      <w:r w:rsidR="00B842F6">
        <w:t xml:space="preserve"> </w:t>
      </w:r>
      <w:r>
        <w:t>especialmente úteis nesse contexto, servindo como massa de teste e/ou especificações de entrada e saída.</w:t>
      </w:r>
    </w:p>
    <w:p w14:paraId="068FBABB" w14:textId="77777777"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p>
    <w:p w14:paraId="52FB4A6F" w14:textId="203A107F" w:rsidR="00451B94" w:rsidRDefault="308E1B7F" w:rsidP="00716119">
      <w:pPr>
        <w:pStyle w:val="TF-TEXTO"/>
      </w:pPr>
      <w:r>
        <w:t>Nesta se</w:t>
      </w:r>
      <w:r w:rsidR="00D62451">
        <w:t>ç</w:t>
      </w:r>
      <w:r>
        <w:t>ão</w:t>
      </w:r>
      <w:r w:rsidR="1A759203">
        <w:t xml:space="preserve"> </w:t>
      </w:r>
      <w:r w:rsidR="0AC0F2D0">
        <w:t>será</w:t>
      </w:r>
      <w:r w:rsidR="1A759203">
        <w:t xml:space="preserve"> apresentada a </w:t>
      </w:r>
      <w:r w:rsidR="0AC0F2D0">
        <w:t>relevância</w:t>
      </w:r>
      <w:r w:rsidR="1A759203">
        <w:t xml:space="preserve"> deste trabalho. </w:t>
      </w:r>
      <w:r w:rsidR="0AC0F2D0">
        <w:t>Além</w:t>
      </w:r>
      <w:r w:rsidR="1A759203">
        <w:t xml:space="preserve"> disso, </w:t>
      </w:r>
      <w:r w:rsidR="0AC0F2D0">
        <w:t>serão</w:t>
      </w:r>
      <w:r w:rsidR="1A759203">
        <w:t xml:space="preserve"> exibidos os principais Requisitos Funcionais (RF) e Requisitos </w:t>
      </w:r>
      <w:r w:rsidR="0AC0F2D0">
        <w:t>Não</w:t>
      </w:r>
      <w:r w:rsidR="1A759203">
        <w:t xml:space="preserve"> Funcionais (RNF), a metodologia a ser utilizada e o cronograma a ser seguido no decorrer do trabalho. </w:t>
      </w:r>
    </w:p>
    <w:p w14:paraId="6A86FC04" w14:textId="6E3A9C28" w:rsidR="006B0760" w:rsidRDefault="00451B94" w:rsidP="00C96900">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7E792F53" w14:textId="13DE06CB" w:rsidR="00C96900" w:rsidRDefault="002951C6" w:rsidP="00C96900">
      <w:pPr>
        <w:pStyle w:val="TF-TEXTO"/>
      </w:pPr>
      <w:r>
        <w:t>O</w:t>
      </w:r>
      <w:r w:rsidR="00C96900">
        <w:t xml:space="preserve"> Quadro 1 </w:t>
      </w:r>
      <w:r>
        <w:t xml:space="preserve">apresenta </w:t>
      </w:r>
      <w:r w:rsidR="00C96900">
        <w:t>um comparativo das características mais notáveis entre os trabalhos correlatos. Nas linhas são descritas as características e nas colunas os trabalhos.</w:t>
      </w:r>
    </w:p>
    <w:p w14:paraId="2B0C90C5" w14:textId="77777777" w:rsidR="005D7E26" w:rsidRDefault="005D7E26" w:rsidP="005D7E26">
      <w:pPr>
        <w:pStyle w:val="TF-TEXTO"/>
      </w:pPr>
      <w:r>
        <w:t xml:space="preserve">Conforme constatado no Quadro 1, a ferramenta </w:t>
      </w:r>
      <w:r w:rsidRPr="6BD95CFC">
        <w:rPr>
          <w:rStyle w:val="TF-COURIER10"/>
        </w:rPr>
        <w:t>ts-barrel-import-transformer</w:t>
      </w:r>
      <w:r>
        <w:t xml:space="preserve"> </w:t>
      </w:r>
      <w:r w:rsidRPr="6BD95CFC">
        <w:t>é a única que trabalha junto ao compilador, mesmo que limitada ao transformador de arquivos de teste do</w:t>
      </w:r>
      <w:r>
        <w:t xml:space="preserve"> Jest, não necessitando de execução anterior ou posterior para alcançar o objetivo desejado. Todas as ferramentas, com exceção da citada, geram arquivos adicionais que, como discutido previamente, são irrelevantes de um ponto de vista semântico. Um dos três trabalhos correlatos reexportam as exportações padrão, mas nenhum deles preserva o identificador do símbolo definido pelo desenvolvedor. Dos três trabalhos correlatos analisados, nenhuma ferramenta reexporta corretamente arquivos JSON.</w:t>
      </w:r>
    </w:p>
    <w:p w14:paraId="65E55C23" w14:textId="7172EE72" w:rsidR="005D7E26" w:rsidRPr="00E32990" w:rsidRDefault="005D7E26" w:rsidP="005D7E26">
      <w:pPr>
        <w:pStyle w:val="TF-TEXTO"/>
        <w:rPr>
          <w:vertAlign w:val="subscript"/>
        </w:rPr>
      </w:pPr>
      <w:r>
        <w:t xml:space="preserve">A partir do comparativo das características, pode-se concluir que nenhuma das ferramentas avaliadas atende todas as características listadas. O trabalho proposto neste projeto entrega valor pois trabalha junto ao compilador, suportando o projeto TypeScript em sua totalidade. Além disso, ele não gerará o arquivo auxiliar, ao mesmo tempo em que entregará informações corretas ao ambiente de desenvolvimento. Ele reexportará exportações padrões preservando o identificador definido, assim como reexportará exportações nomeadas e </w:t>
      </w:r>
      <w:r>
        <w:lastRenderedPageBreak/>
        <w:t>arquivos JSON. Os trabalhos correlatos citados serviram como tomada de decisão no que toca às funcionalidades mínimas esperadas pelo projeto proposto.</w:t>
      </w:r>
    </w:p>
    <w:p w14:paraId="577F1E16" w14:textId="02EF6E52" w:rsidR="006B0760" w:rsidRDefault="006B0760" w:rsidP="006B0760">
      <w:pPr>
        <w:pStyle w:val="TF-LEGENDA"/>
      </w:pPr>
      <w:bookmarkStart w:id="38" w:name="_Ref52025161"/>
      <w:r>
        <w:t xml:space="preserve">Quadro </w:t>
      </w:r>
      <w:r w:rsidR="006D2982">
        <w:fldChar w:fldCharType="begin"/>
      </w:r>
      <w:r w:rsidR="006D2982">
        <w:instrText xml:space="preserve"> SEQ Quadro \* ARABIC </w:instrText>
      </w:r>
      <w:r w:rsidR="006D2982">
        <w:fldChar w:fldCharType="separate"/>
      </w:r>
      <w:r w:rsidR="00903B32">
        <w:rPr>
          <w:noProof/>
        </w:rPr>
        <w:t>1</w:t>
      </w:r>
      <w:r w:rsidR="006D2982">
        <w:rPr>
          <w:noProof/>
        </w:rPr>
        <w:fldChar w:fldCharType="end"/>
      </w:r>
      <w:bookmarkEnd w:id="38"/>
      <w:r>
        <w:t xml:space="preserve"> - </w:t>
      </w:r>
      <w:r w:rsidR="00F3649F">
        <w:t>Comparativo</w:t>
      </w:r>
      <w:r>
        <w:t xml:space="preserve"> dos trabalhos correlatos</w:t>
      </w:r>
      <w:del w:id="39" w:author="Gilvan Justino" w:date="2022-12-11T09:33:00Z">
        <w:r w:rsidR="007444AF" w:rsidDel="00DD0B5F">
          <w:delText>.</w:delText>
        </w:r>
      </w:del>
    </w:p>
    <w:tbl>
      <w:tblPr>
        <w:tblW w:w="9061"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715"/>
        <w:gridCol w:w="1587"/>
        <w:gridCol w:w="1500"/>
        <w:gridCol w:w="2259"/>
      </w:tblGrid>
      <w:tr w:rsidR="00D52481" w14:paraId="6D90CC22" w14:textId="3F383DD3" w:rsidTr="00EE7E5E">
        <w:trPr>
          <w:trHeight w:val="557"/>
        </w:trPr>
        <w:tc>
          <w:tcPr>
            <w:tcW w:w="3715" w:type="dxa"/>
            <w:tcBorders>
              <w:tl2br w:val="single" w:sz="4" w:space="0" w:color="auto"/>
            </w:tcBorders>
            <w:shd w:val="clear" w:color="auto" w:fill="A6A6A6" w:themeFill="background1" w:themeFillShade="A6"/>
          </w:tcPr>
          <w:p w14:paraId="42B21CC4" w14:textId="77777777" w:rsidR="00D52481" w:rsidRPr="007D4566" w:rsidRDefault="00D52481" w:rsidP="00D52481">
            <w:pPr>
              <w:pStyle w:val="TF-TEXTOQUADRO"/>
            </w:pPr>
            <w:r>
              <w:rPr>
                <w:noProof/>
              </w:rPr>
              <mc:AlternateContent>
                <mc:Choice Requires="wps">
                  <w:drawing>
                    <wp:anchor distT="45720" distB="45720" distL="114300" distR="114300" simplePos="0" relativeHeight="251658241" behindDoc="0" locked="0" layoutInCell="1" allowOverlap="1" wp14:anchorId="1AB2B935" wp14:editId="7CE934E6">
                      <wp:simplePos x="0" y="0"/>
                      <wp:positionH relativeFrom="column">
                        <wp:posOffset>879610</wp:posOffset>
                      </wp:positionH>
                      <wp:positionV relativeFrom="paragraph">
                        <wp:posOffset>0</wp:posOffset>
                      </wp:positionV>
                      <wp:extent cx="1327785" cy="29845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6257B98A" w14:textId="77777777" w:rsidR="00D52481" w:rsidRDefault="00D52481" w:rsidP="00D52481">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B2B935" id="_x0000_t202" coordsize="21600,21600" o:spt="202" path="m,l,21600r21600,l21600,xe">
                      <v:stroke joinstyle="miter"/>
                      <v:path gradientshapeok="t" o:connecttype="rect"/>
                    </v:shapetype>
                    <v:shape id="Text Box 2" o:spid="_x0000_s1026" type="#_x0000_t202" style="position:absolute;margin-left:69.25pt;margin-top:0;width:104.55pt;height:2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" filled="f" stroked="f">
                      <v:textbox>
                        <w:txbxContent>
                          <w:p w14:paraId="6257B98A" w14:textId="77777777" w:rsidR="00D52481" w:rsidRDefault="00D52481" w:rsidP="00D52481">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716A324B" wp14:editId="12185C83">
                      <wp:simplePos x="0" y="0"/>
                      <wp:positionH relativeFrom="column">
                        <wp:posOffset>-65405</wp:posOffset>
                      </wp:positionH>
                      <wp:positionV relativeFrom="paragraph">
                        <wp:posOffset>273050</wp:posOffset>
                      </wp:positionV>
                      <wp:extent cx="1009650" cy="254000"/>
                      <wp:effectExtent l="0" t="0" r="0" b="0"/>
                      <wp:wrapSquare wrapText="bothSides"/>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542AC" w14:textId="77777777" w:rsidR="00D52481" w:rsidRDefault="00D52481" w:rsidP="00D52481">
                                  <w:pPr>
                                    <w:pStyle w:val="TF-TEXTO"/>
                                    <w:ind w:firstLine="0"/>
                                  </w:pPr>
                                  <w:r>
                                    <w:t>Características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16A324B" id="Caixa de Texto 2" o:spid="_x0000_s1027" type="#_x0000_t202" style="position:absolute;margin-left:-5.15pt;margin-top:21.5pt;width:79.5pt;height:2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" filled="f" stroked="f">
                      <v:path arrowok="t"/>
                      <v:textbox>
                        <w:txbxContent>
                          <w:p w14:paraId="75A542AC" w14:textId="77777777" w:rsidR="00D52481" w:rsidRDefault="00D52481" w:rsidP="00D52481">
                            <w:pPr>
                              <w:pStyle w:val="TF-TEXTO"/>
                              <w:ind w:firstLine="0"/>
                            </w:pPr>
                            <w:r>
                              <w:t>Características</w:t>
                            </w:r>
                          </w:p>
                        </w:txbxContent>
                      </v:textbox>
                      <w10:wrap type="square"/>
                    </v:shape>
                  </w:pict>
                </mc:Fallback>
              </mc:AlternateContent>
            </w:r>
          </w:p>
        </w:tc>
        <w:tc>
          <w:tcPr>
            <w:tcW w:w="1587" w:type="dxa"/>
            <w:shd w:val="clear" w:color="auto" w:fill="A6A6A6" w:themeFill="background1" w:themeFillShade="A6"/>
            <w:vAlign w:val="center"/>
          </w:tcPr>
          <w:p w14:paraId="46065ED3" w14:textId="25FCF3B7" w:rsidR="00D52481" w:rsidRDefault="00D52481" w:rsidP="00D52481">
            <w:pPr>
              <w:pStyle w:val="TF-TEXTOQUADRO"/>
              <w:jc w:val="center"/>
            </w:pPr>
            <w:r>
              <w:t>Barrelsby</w:t>
            </w:r>
            <w:r w:rsidR="00EE7E5E">
              <w:t xml:space="preserve"> – Coveney (2017)</w:t>
            </w:r>
          </w:p>
        </w:tc>
        <w:tc>
          <w:tcPr>
            <w:tcW w:w="1500" w:type="dxa"/>
            <w:shd w:val="clear" w:color="auto" w:fill="A6A6A6" w:themeFill="background1" w:themeFillShade="A6"/>
            <w:vAlign w:val="center"/>
          </w:tcPr>
          <w:p w14:paraId="713C0618" w14:textId="52F321CB" w:rsidR="00D52481" w:rsidRDefault="00D52481" w:rsidP="00D52481">
            <w:pPr>
              <w:pStyle w:val="TF-TEXTOQUADRO"/>
              <w:jc w:val="center"/>
            </w:pPr>
            <w:r>
              <w:t>Barrelbot</w:t>
            </w:r>
            <w:r w:rsidR="00EE7E5E">
              <w:t xml:space="preserve"> – Wang (2017)</w:t>
            </w:r>
          </w:p>
        </w:tc>
        <w:tc>
          <w:tcPr>
            <w:tcW w:w="2259" w:type="dxa"/>
            <w:shd w:val="clear" w:color="auto" w:fill="A6A6A6" w:themeFill="background1" w:themeFillShade="A6"/>
            <w:vAlign w:val="center"/>
          </w:tcPr>
          <w:p w14:paraId="62370433" w14:textId="698152EC" w:rsidR="00D52481" w:rsidRDefault="00D52481" w:rsidP="00D52481">
            <w:pPr>
              <w:pStyle w:val="TF-TEXTOQUADRO"/>
              <w:jc w:val="center"/>
            </w:pPr>
            <w:r>
              <w:t>Ts-Barrel-Import-Transformer</w:t>
            </w:r>
            <w:r w:rsidR="00EE7E5E">
              <w:t xml:space="preserve"> – Singh (2022)</w:t>
            </w:r>
          </w:p>
        </w:tc>
      </w:tr>
      <w:tr w:rsidR="00BA0D4F" w14:paraId="47071EA0" w14:textId="77777777" w:rsidTr="00EE7E5E">
        <w:trPr>
          <w:trHeight w:val="456"/>
        </w:trPr>
        <w:tc>
          <w:tcPr>
            <w:tcW w:w="3715" w:type="dxa"/>
            <w:shd w:val="clear" w:color="auto" w:fill="auto"/>
          </w:tcPr>
          <w:p w14:paraId="6E5BD540" w14:textId="53700F88" w:rsidR="00BA0D4F" w:rsidRDefault="00BA0D4F" w:rsidP="00D52481">
            <w:pPr>
              <w:pStyle w:val="TF-TEXTOQUADRO"/>
            </w:pPr>
            <w:r>
              <w:t>Ferramenta trabalha junto ao compilador</w:t>
            </w:r>
          </w:p>
        </w:tc>
        <w:tc>
          <w:tcPr>
            <w:tcW w:w="1587" w:type="dxa"/>
            <w:shd w:val="clear" w:color="auto" w:fill="auto"/>
          </w:tcPr>
          <w:p w14:paraId="5410E2A6" w14:textId="7B0D132A" w:rsidR="00BA0D4F" w:rsidRDefault="00BA0D4F" w:rsidP="00D52481">
            <w:pPr>
              <w:pStyle w:val="TF-TEXTOQUADRO"/>
            </w:pPr>
            <w:r>
              <w:t>Não</w:t>
            </w:r>
          </w:p>
        </w:tc>
        <w:tc>
          <w:tcPr>
            <w:tcW w:w="1500" w:type="dxa"/>
          </w:tcPr>
          <w:p w14:paraId="35D10106" w14:textId="21CDA6EF" w:rsidR="00BA0D4F" w:rsidRDefault="00BA0D4F" w:rsidP="00D52481">
            <w:pPr>
              <w:pStyle w:val="TF-TEXTOQUADRO"/>
            </w:pPr>
            <w:r>
              <w:t>Não</w:t>
            </w:r>
          </w:p>
        </w:tc>
        <w:tc>
          <w:tcPr>
            <w:tcW w:w="2259" w:type="dxa"/>
          </w:tcPr>
          <w:p w14:paraId="2E211A9F" w14:textId="04B7761F" w:rsidR="00BA0D4F" w:rsidRDefault="00BA0D4F" w:rsidP="00D52481">
            <w:pPr>
              <w:pStyle w:val="TF-TEXTOQUADRO"/>
            </w:pPr>
            <w:r>
              <w:t>Sim</w:t>
            </w:r>
            <w:r w:rsidR="00903B32">
              <w:t xml:space="preserve"> (Jest)</w:t>
            </w:r>
          </w:p>
        </w:tc>
      </w:tr>
      <w:tr w:rsidR="00D52481" w14:paraId="046B3D58" w14:textId="3F4DF030" w:rsidTr="00EE7E5E">
        <w:trPr>
          <w:trHeight w:val="218"/>
        </w:trPr>
        <w:tc>
          <w:tcPr>
            <w:tcW w:w="3715" w:type="dxa"/>
            <w:shd w:val="clear" w:color="auto" w:fill="auto"/>
          </w:tcPr>
          <w:p w14:paraId="66F425CA" w14:textId="0A5D2A41" w:rsidR="00D52481" w:rsidRDefault="00BA0D4F" w:rsidP="00D52481">
            <w:pPr>
              <w:pStyle w:val="TF-TEXTOQUADRO"/>
            </w:pPr>
            <w:r>
              <w:t xml:space="preserve">Gera arquivo </w:t>
            </w:r>
            <w:r w:rsidR="00017D95">
              <w:t>auxiliar (barril)</w:t>
            </w:r>
          </w:p>
        </w:tc>
        <w:tc>
          <w:tcPr>
            <w:tcW w:w="1587" w:type="dxa"/>
            <w:shd w:val="clear" w:color="auto" w:fill="auto"/>
          </w:tcPr>
          <w:p w14:paraId="3F5AB6E3" w14:textId="2A2ABD56" w:rsidR="00D52481" w:rsidRDefault="00BA0D4F" w:rsidP="00D52481">
            <w:pPr>
              <w:pStyle w:val="TF-TEXTOQUADRO"/>
            </w:pPr>
            <w:r>
              <w:t>Sim</w:t>
            </w:r>
          </w:p>
        </w:tc>
        <w:tc>
          <w:tcPr>
            <w:tcW w:w="1500" w:type="dxa"/>
          </w:tcPr>
          <w:p w14:paraId="15064F25" w14:textId="12250EAF" w:rsidR="00D52481" w:rsidRDefault="00BA0D4F" w:rsidP="00D52481">
            <w:pPr>
              <w:pStyle w:val="TF-TEXTOQUADRO"/>
            </w:pPr>
            <w:r>
              <w:t>Sim</w:t>
            </w:r>
          </w:p>
        </w:tc>
        <w:tc>
          <w:tcPr>
            <w:tcW w:w="2259" w:type="dxa"/>
          </w:tcPr>
          <w:p w14:paraId="33B74E33" w14:textId="6BB22739" w:rsidR="00D52481" w:rsidRDefault="00BA0D4F" w:rsidP="00D52481">
            <w:pPr>
              <w:pStyle w:val="TF-TEXTOQUADRO"/>
            </w:pPr>
            <w:r>
              <w:t>Não</w:t>
            </w:r>
          </w:p>
        </w:tc>
      </w:tr>
      <w:tr w:rsidR="00D52481" w14:paraId="55C29FD2" w14:textId="38157378" w:rsidTr="00EE7E5E">
        <w:trPr>
          <w:trHeight w:val="228"/>
        </w:trPr>
        <w:tc>
          <w:tcPr>
            <w:tcW w:w="3715" w:type="dxa"/>
            <w:shd w:val="clear" w:color="auto" w:fill="auto"/>
          </w:tcPr>
          <w:p w14:paraId="211D16A3" w14:textId="6B5224CD" w:rsidR="00D52481" w:rsidRDefault="00BA0D4F" w:rsidP="00D52481">
            <w:pPr>
              <w:pStyle w:val="TF-TEXTOQUADRO"/>
            </w:pPr>
            <w:r>
              <w:t>Reexporta exportações padrão</w:t>
            </w:r>
          </w:p>
        </w:tc>
        <w:tc>
          <w:tcPr>
            <w:tcW w:w="1587" w:type="dxa"/>
            <w:shd w:val="clear" w:color="auto" w:fill="auto"/>
          </w:tcPr>
          <w:p w14:paraId="73FA317F" w14:textId="5500D874" w:rsidR="00D52481" w:rsidRDefault="00BA0D4F" w:rsidP="00D52481">
            <w:pPr>
              <w:pStyle w:val="TF-TEXTOQUADRO"/>
            </w:pPr>
            <w:r>
              <w:t>Sim</w:t>
            </w:r>
          </w:p>
        </w:tc>
        <w:tc>
          <w:tcPr>
            <w:tcW w:w="1500" w:type="dxa"/>
          </w:tcPr>
          <w:p w14:paraId="43B59A3D" w14:textId="394045C8" w:rsidR="00D52481" w:rsidRDefault="00903B32" w:rsidP="00D52481">
            <w:pPr>
              <w:pStyle w:val="TF-TEXTOQUADRO"/>
            </w:pPr>
            <w:r>
              <w:t>Não</w:t>
            </w:r>
          </w:p>
        </w:tc>
        <w:tc>
          <w:tcPr>
            <w:tcW w:w="2259" w:type="dxa"/>
          </w:tcPr>
          <w:p w14:paraId="1DABECDB" w14:textId="472DAB6D" w:rsidR="00D52481" w:rsidRDefault="00903B32" w:rsidP="00D52481">
            <w:pPr>
              <w:pStyle w:val="TF-TEXTOQUADRO"/>
            </w:pPr>
            <w:r>
              <w:t>Não</w:t>
            </w:r>
          </w:p>
        </w:tc>
      </w:tr>
      <w:tr w:rsidR="00D52481" w14:paraId="60F07926" w14:textId="31828478" w:rsidTr="00EE7E5E">
        <w:trPr>
          <w:trHeight w:val="456"/>
        </w:trPr>
        <w:tc>
          <w:tcPr>
            <w:tcW w:w="3715" w:type="dxa"/>
            <w:shd w:val="clear" w:color="auto" w:fill="auto"/>
          </w:tcPr>
          <w:p w14:paraId="267A27B6" w14:textId="515039C0" w:rsidR="00D52481" w:rsidRDefault="00BA0D4F" w:rsidP="00D52481">
            <w:pPr>
              <w:pStyle w:val="TF-TEXTOQUADRO"/>
            </w:pPr>
            <w:r>
              <w:t>Preserva identificador de exportações padrão</w:t>
            </w:r>
          </w:p>
        </w:tc>
        <w:tc>
          <w:tcPr>
            <w:tcW w:w="1587" w:type="dxa"/>
            <w:shd w:val="clear" w:color="auto" w:fill="auto"/>
          </w:tcPr>
          <w:p w14:paraId="37524497" w14:textId="200595FF" w:rsidR="00D52481" w:rsidRDefault="00903B32" w:rsidP="00D52481">
            <w:pPr>
              <w:pStyle w:val="TF-TEXTOQUADRO"/>
            </w:pPr>
            <w:r>
              <w:t>Não</w:t>
            </w:r>
          </w:p>
        </w:tc>
        <w:tc>
          <w:tcPr>
            <w:tcW w:w="1500" w:type="dxa"/>
          </w:tcPr>
          <w:p w14:paraId="5767E8C9" w14:textId="77297756" w:rsidR="00D52481" w:rsidRDefault="00903B32" w:rsidP="00D52481">
            <w:pPr>
              <w:pStyle w:val="TF-TEXTOQUADRO"/>
            </w:pPr>
            <w:r>
              <w:t>Não</w:t>
            </w:r>
          </w:p>
        </w:tc>
        <w:tc>
          <w:tcPr>
            <w:tcW w:w="2259" w:type="dxa"/>
          </w:tcPr>
          <w:p w14:paraId="0E6D4FD1" w14:textId="74E99F5D" w:rsidR="00D52481" w:rsidRDefault="00903B32" w:rsidP="00D52481">
            <w:pPr>
              <w:pStyle w:val="TF-TEXTOQUADRO"/>
            </w:pPr>
            <w:r>
              <w:t>Não</w:t>
            </w:r>
          </w:p>
        </w:tc>
      </w:tr>
      <w:tr w:rsidR="00D52481" w14:paraId="4B5F53B1" w14:textId="3BBAA897" w:rsidTr="00EE7E5E">
        <w:trPr>
          <w:trHeight w:val="218"/>
        </w:trPr>
        <w:tc>
          <w:tcPr>
            <w:tcW w:w="3715" w:type="dxa"/>
            <w:shd w:val="clear" w:color="auto" w:fill="auto"/>
          </w:tcPr>
          <w:p w14:paraId="0464915B" w14:textId="4991BB79" w:rsidR="00D52481" w:rsidRDefault="00BA0D4F" w:rsidP="00D52481">
            <w:pPr>
              <w:pStyle w:val="TF-TEXTOQUADRO"/>
            </w:pPr>
            <w:r>
              <w:t>Reexporta exportações nomeadas</w:t>
            </w:r>
          </w:p>
        </w:tc>
        <w:tc>
          <w:tcPr>
            <w:tcW w:w="1587" w:type="dxa"/>
            <w:shd w:val="clear" w:color="auto" w:fill="auto"/>
          </w:tcPr>
          <w:p w14:paraId="21290EC7" w14:textId="51371F47" w:rsidR="00D52481" w:rsidRDefault="00903B32" w:rsidP="00D52481">
            <w:pPr>
              <w:pStyle w:val="TF-TEXTOQUADRO"/>
            </w:pPr>
            <w:r>
              <w:t>Sim</w:t>
            </w:r>
          </w:p>
        </w:tc>
        <w:tc>
          <w:tcPr>
            <w:tcW w:w="1500" w:type="dxa"/>
          </w:tcPr>
          <w:p w14:paraId="48DEB073" w14:textId="489E8790" w:rsidR="00D52481" w:rsidRDefault="00903B32" w:rsidP="00D52481">
            <w:pPr>
              <w:pStyle w:val="TF-TEXTOQUADRO"/>
            </w:pPr>
            <w:r>
              <w:t>Sim</w:t>
            </w:r>
          </w:p>
        </w:tc>
        <w:tc>
          <w:tcPr>
            <w:tcW w:w="2259" w:type="dxa"/>
          </w:tcPr>
          <w:p w14:paraId="7D1A80C6" w14:textId="79D76433" w:rsidR="00D52481" w:rsidRDefault="00903B32" w:rsidP="00D52481">
            <w:pPr>
              <w:pStyle w:val="TF-TEXTOQUADRO"/>
            </w:pPr>
            <w:r>
              <w:t>Sim</w:t>
            </w:r>
          </w:p>
        </w:tc>
      </w:tr>
      <w:tr w:rsidR="00D52481" w14:paraId="7BE13B41" w14:textId="43FF57E4" w:rsidTr="00EE7E5E">
        <w:trPr>
          <w:trHeight w:val="456"/>
        </w:trPr>
        <w:tc>
          <w:tcPr>
            <w:tcW w:w="3715" w:type="dxa"/>
            <w:shd w:val="clear" w:color="auto" w:fill="auto"/>
          </w:tcPr>
          <w:p w14:paraId="231A81E6" w14:textId="27255993" w:rsidR="00D52481" w:rsidRDefault="00BA0D4F" w:rsidP="00D52481">
            <w:pPr>
              <w:pStyle w:val="TF-TEXTOQUADRO"/>
            </w:pPr>
            <w:r>
              <w:t>Reexporta arquivos JSON</w:t>
            </w:r>
            <w:r w:rsidR="00903B32">
              <w:t xml:space="preserve"> </w:t>
            </w:r>
            <w:r w:rsidR="00C31F47">
              <w:t xml:space="preserve">de </w:t>
            </w:r>
            <w:r w:rsidR="00903B32">
              <w:t>maneira correta</w:t>
            </w:r>
          </w:p>
        </w:tc>
        <w:tc>
          <w:tcPr>
            <w:tcW w:w="1587" w:type="dxa"/>
            <w:shd w:val="clear" w:color="auto" w:fill="auto"/>
          </w:tcPr>
          <w:p w14:paraId="4AF60ACD" w14:textId="75D7D264" w:rsidR="00D52481" w:rsidRDefault="00903B32" w:rsidP="00D52481">
            <w:pPr>
              <w:pStyle w:val="TF-TEXTOQUADRO"/>
            </w:pPr>
            <w:r>
              <w:t>Não</w:t>
            </w:r>
          </w:p>
        </w:tc>
        <w:tc>
          <w:tcPr>
            <w:tcW w:w="1500" w:type="dxa"/>
          </w:tcPr>
          <w:p w14:paraId="5923C526" w14:textId="4E147FD6" w:rsidR="00D52481" w:rsidRDefault="00903B32" w:rsidP="00D52481">
            <w:pPr>
              <w:pStyle w:val="TF-TEXTOQUADRO"/>
            </w:pPr>
            <w:r>
              <w:t>Não</w:t>
            </w:r>
          </w:p>
        </w:tc>
        <w:tc>
          <w:tcPr>
            <w:tcW w:w="2259" w:type="dxa"/>
          </w:tcPr>
          <w:p w14:paraId="183833CF" w14:textId="293DC1EB" w:rsidR="00D52481" w:rsidRDefault="00903B32" w:rsidP="00D52481">
            <w:pPr>
              <w:pStyle w:val="TF-TEXTOQUADRO"/>
            </w:pPr>
            <w:r>
              <w:t>Não</w:t>
            </w:r>
          </w:p>
        </w:tc>
      </w:tr>
      <w:tr w:rsidR="00D52481" w14:paraId="7BAEEF8B" w14:textId="46AE7E9B" w:rsidTr="00EE7E5E">
        <w:trPr>
          <w:trHeight w:val="446"/>
        </w:trPr>
        <w:tc>
          <w:tcPr>
            <w:tcW w:w="3715" w:type="dxa"/>
            <w:shd w:val="clear" w:color="auto" w:fill="auto"/>
          </w:tcPr>
          <w:p w14:paraId="0AAB35F6" w14:textId="2EE71699" w:rsidR="00D52481" w:rsidRDefault="4E0C6336" w:rsidP="00D52481">
            <w:pPr>
              <w:pStyle w:val="TF-TEXTOQUADRO"/>
            </w:pPr>
            <w:r>
              <w:t>Cobre</w:t>
            </w:r>
            <w:r w:rsidR="4B28C902">
              <w:t xml:space="preserve"> o projeto TypeScript </w:t>
            </w:r>
            <w:r w:rsidR="3F8AC471">
              <w:t>por completo</w:t>
            </w:r>
          </w:p>
        </w:tc>
        <w:tc>
          <w:tcPr>
            <w:tcW w:w="1587" w:type="dxa"/>
            <w:shd w:val="clear" w:color="auto" w:fill="auto"/>
          </w:tcPr>
          <w:p w14:paraId="6541CFE5" w14:textId="7EF2F78B" w:rsidR="00D52481" w:rsidRDefault="00903B32" w:rsidP="00D52481">
            <w:pPr>
              <w:pStyle w:val="TF-TEXTOQUADRO"/>
            </w:pPr>
            <w:r>
              <w:t>Sim</w:t>
            </w:r>
          </w:p>
        </w:tc>
        <w:tc>
          <w:tcPr>
            <w:tcW w:w="1500" w:type="dxa"/>
          </w:tcPr>
          <w:p w14:paraId="14E7B6A3" w14:textId="609279C5" w:rsidR="00D52481" w:rsidRDefault="00903B32" w:rsidP="00D52481">
            <w:pPr>
              <w:pStyle w:val="TF-TEXTOQUADRO"/>
            </w:pPr>
            <w:r>
              <w:t>Sim</w:t>
            </w:r>
          </w:p>
        </w:tc>
        <w:tc>
          <w:tcPr>
            <w:tcW w:w="2259" w:type="dxa"/>
          </w:tcPr>
          <w:p w14:paraId="0955BC89" w14:textId="54E4D7C2" w:rsidR="00D52481" w:rsidRDefault="00903B32" w:rsidP="00D52481">
            <w:pPr>
              <w:pStyle w:val="TF-TEXTOQUADRO"/>
            </w:pPr>
            <w:r>
              <w:t>Não</w:t>
            </w:r>
          </w:p>
        </w:tc>
      </w:tr>
      <w:tr w:rsidR="00017D95" w14:paraId="3B1DBA5B" w14:textId="77777777" w:rsidTr="00EE7E5E">
        <w:trPr>
          <w:trHeight w:val="903"/>
        </w:trPr>
        <w:tc>
          <w:tcPr>
            <w:tcW w:w="3715" w:type="dxa"/>
            <w:shd w:val="clear" w:color="auto" w:fill="auto"/>
          </w:tcPr>
          <w:p w14:paraId="6B84C718" w14:textId="1B2A5278" w:rsidR="00017D95" w:rsidRDefault="00017D95" w:rsidP="00D52481">
            <w:pPr>
              <w:pStyle w:val="TF-TEXTOQUADRO"/>
            </w:pPr>
            <w:r>
              <w:t>Necessita do arquivo adicional para gerar diagnósticos corretos no ambiente de desenvolvimento ao utilizar o barril</w:t>
            </w:r>
          </w:p>
        </w:tc>
        <w:tc>
          <w:tcPr>
            <w:tcW w:w="1587" w:type="dxa"/>
            <w:shd w:val="clear" w:color="auto" w:fill="auto"/>
          </w:tcPr>
          <w:p w14:paraId="5FD6DAC7" w14:textId="1E9F7324" w:rsidR="00017D95" w:rsidRDefault="00017D95" w:rsidP="00D52481">
            <w:pPr>
              <w:pStyle w:val="TF-TEXTOQUADRO"/>
            </w:pPr>
            <w:r>
              <w:t>Sim</w:t>
            </w:r>
          </w:p>
        </w:tc>
        <w:tc>
          <w:tcPr>
            <w:tcW w:w="1500" w:type="dxa"/>
          </w:tcPr>
          <w:p w14:paraId="429E038E" w14:textId="3F6C7ADE" w:rsidR="00017D95" w:rsidRDefault="00017D95" w:rsidP="00D52481">
            <w:pPr>
              <w:pStyle w:val="TF-TEXTOQUADRO"/>
            </w:pPr>
            <w:r>
              <w:t>Sim</w:t>
            </w:r>
          </w:p>
        </w:tc>
        <w:tc>
          <w:tcPr>
            <w:tcW w:w="2259" w:type="dxa"/>
          </w:tcPr>
          <w:p w14:paraId="42FB3B46" w14:textId="745D451F" w:rsidR="00017D95" w:rsidRDefault="00017D95" w:rsidP="00D52481">
            <w:pPr>
              <w:pStyle w:val="TF-TEXTOQUADRO"/>
            </w:pPr>
            <w:r>
              <w:t>Sim</w:t>
            </w:r>
          </w:p>
        </w:tc>
      </w:tr>
    </w:tbl>
    <w:p w14:paraId="33A89C55" w14:textId="03BF4484" w:rsidR="006B0760" w:rsidRDefault="006B0760" w:rsidP="006B0760">
      <w:pPr>
        <w:pStyle w:val="TF-FONTE"/>
      </w:pPr>
      <w:r>
        <w:t>Fonte: elaborado pelo autor.</w:t>
      </w:r>
    </w:p>
    <w:p w14:paraId="29B8C1BC" w14:textId="493BF666" w:rsidR="00383853" w:rsidRPr="00F72012" w:rsidRDefault="00383853" w:rsidP="00F72012">
      <w:pPr>
        <w:pStyle w:val="TF-TEXTO"/>
      </w:pPr>
      <w:r>
        <w:t>Diante deste contexto, o presente trabalho apresenta uma contribuição prática/social ao ecossistema TypeScript pois irá proporcionar aos desenvolvedores uma melhor experiência de desenvolvimento, salvando tempo ao utilizar barris</w:t>
      </w:r>
      <w:r w:rsidR="00735AEF">
        <w:t xml:space="preserve"> e</w:t>
      </w:r>
      <w:r>
        <w:t xml:space="preserve"> excluindo a etapa de manutenção. A ferramenta proposta se conectará tanto ao compilador TypeScript quanto ao ambiente de desenvolvimento, </w:t>
      </w:r>
      <w:r w:rsidR="00735AEF">
        <w:t>sendo</w:t>
      </w:r>
      <w:r>
        <w:t xml:space="preserve"> simples de utilizar</w:t>
      </w:r>
      <w:r w:rsidR="00735AEF">
        <w:t xml:space="preserve"> e</w:t>
      </w:r>
      <w:r>
        <w:t xml:space="preserve"> com instruções claras.</w:t>
      </w:r>
    </w:p>
    <w:p w14:paraId="6682445D" w14:textId="3D83B708" w:rsidR="00451B94" w:rsidRDefault="00451B94" w:rsidP="00E638A0">
      <w:pPr>
        <w:pStyle w:val="Ttulo2"/>
      </w:pPr>
      <w:r>
        <w:t>REQUISITOS PRINCIPAIS DO PROBLEMA A SER TRABALHADO</w:t>
      </w:r>
      <w:bookmarkEnd w:id="31"/>
      <w:bookmarkEnd w:id="32"/>
      <w:bookmarkEnd w:id="33"/>
      <w:bookmarkEnd w:id="34"/>
      <w:bookmarkEnd w:id="35"/>
      <w:bookmarkEnd w:id="36"/>
      <w:bookmarkEnd w:id="37"/>
    </w:p>
    <w:p w14:paraId="2E859BAC" w14:textId="7B01F0FF" w:rsidR="00451B94" w:rsidRDefault="0014096A" w:rsidP="00451B94">
      <w:pPr>
        <w:pStyle w:val="TF-TEXTO"/>
      </w:pPr>
      <w:r>
        <w:t xml:space="preserve">Os requisitos </w:t>
      </w:r>
      <w:r w:rsidR="008E1C98">
        <w:t>da ferramenta</w:t>
      </w:r>
      <w:r>
        <w:t xml:space="preserve"> são:</w:t>
      </w:r>
    </w:p>
    <w:p w14:paraId="449B3DE6" w14:textId="49F53644" w:rsidR="0014096A" w:rsidRDefault="005D4C30" w:rsidP="0014096A">
      <w:pPr>
        <w:pStyle w:val="TF-ALNEA"/>
        <w:numPr>
          <w:ilvl w:val="0"/>
          <w:numId w:val="20"/>
        </w:numPr>
      </w:pPr>
      <w:r>
        <w:t>transformar</w:t>
      </w:r>
      <w:r w:rsidR="009F0445">
        <w:t>, em tempo de compilação,</w:t>
      </w:r>
      <w:r>
        <w:t xml:space="preserve"> declarações de importações de barril em declarações de importação comum, resolvendo o caminho para o módulo para cada símbolo importado pelo barril (Requisito Funcional – RF);</w:t>
      </w:r>
    </w:p>
    <w:p w14:paraId="5F2F9835" w14:textId="030ECC42" w:rsidR="00735AEF" w:rsidRDefault="00735AEF" w:rsidP="00735AEF">
      <w:pPr>
        <w:pStyle w:val="TF-ALNEA"/>
        <w:numPr>
          <w:ilvl w:val="0"/>
          <w:numId w:val="20"/>
        </w:numPr>
      </w:pPr>
      <w:r>
        <w:t>emitir, em tempo de compilação, diagnósticos sobre barris implícitos (RF);</w:t>
      </w:r>
    </w:p>
    <w:p w14:paraId="5A4E983B" w14:textId="367FD23D" w:rsidR="005D4C30" w:rsidRDefault="005D4C30" w:rsidP="0014096A">
      <w:pPr>
        <w:pStyle w:val="TF-ALNEA"/>
        <w:numPr>
          <w:ilvl w:val="0"/>
          <w:numId w:val="20"/>
        </w:numPr>
      </w:pPr>
      <w:r>
        <w:t>emitir</w:t>
      </w:r>
      <w:r w:rsidR="009F0445">
        <w:t>, em tempo de desenvolvimento,</w:t>
      </w:r>
      <w:r>
        <w:t xml:space="preserve"> diagnósticos corretos </w:t>
      </w:r>
      <w:r w:rsidR="009F0445">
        <w:t xml:space="preserve">sobre barris implícitos </w:t>
      </w:r>
      <w:r>
        <w:t>no ambiente de desenvolvimento (RF);</w:t>
      </w:r>
    </w:p>
    <w:p w14:paraId="60B14D64" w14:textId="37D340F0" w:rsidR="00716D29" w:rsidRDefault="00716D29" w:rsidP="00716D29">
      <w:pPr>
        <w:pStyle w:val="TF-ALNEA"/>
        <w:numPr>
          <w:ilvl w:val="0"/>
          <w:numId w:val="20"/>
        </w:numPr>
      </w:pPr>
      <w:r>
        <w:t xml:space="preserve">permitir ao </w:t>
      </w:r>
      <w:r w:rsidR="001619CC">
        <w:t>usuário (</w:t>
      </w:r>
      <w:r w:rsidR="00735AEF">
        <w:t>desenvolvedor</w:t>
      </w:r>
      <w:r w:rsidR="001619CC">
        <w:t>)</w:t>
      </w:r>
      <w:r w:rsidR="00735AEF">
        <w:t xml:space="preserve">, enquanto </w:t>
      </w:r>
      <w:r w:rsidR="10E8E92C">
        <w:t>no</w:t>
      </w:r>
      <w:r w:rsidR="001619CC">
        <w:t xml:space="preserve"> IDE</w:t>
      </w:r>
      <w:r w:rsidR="00950604">
        <w:t xml:space="preserve"> compatível</w:t>
      </w:r>
      <w:r w:rsidR="00391C16">
        <w:t xml:space="preserve"> com o </w:t>
      </w:r>
      <w:r w:rsidR="001768D2">
        <w:t>protocolo de Servidor de Linguagem</w:t>
      </w:r>
      <w:r w:rsidR="00076353">
        <w:t xml:space="preserve"> (LSP)</w:t>
      </w:r>
      <w:r w:rsidR="001619CC">
        <w:t xml:space="preserve">, </w:t>
      </w:r>
      <w:r>
        <w:t>ir para a definição de um símbolo especificado na importação de barril em tempo de desenvolvimento (RF);</w:t>
      </w:r>
    </w:p>
    <w:p w14:paraId="4CF98889" w14:textId="13951BC2" w:rsidR="00BB54F8" w:rsidRDefault="5933559D" w:rsidP="0014096A">
      <w:pPr>
        <w:pStyle w:val="TF-ALNEA"/>
        <w:numPr>
          <w:ilvl w:val="0"/>
          <w:numId w:val="20"/>
        </w:numPr>
      </w:pPr>
      <w:r>
        <w:t>disponibilizar uma biblioteca base de modo que seja possível estender a funcionalidade proposta no trabalho</w:t>
      </w:r>
      <w:r w:rsidR="4ECEE55D">
        <w:t xml:space="preserve"> (RF)</w:t>
      </w:r>
      <w:r w:rsidR="460FEA48">
        <w:t>;</w:t>
      </w:r>
    </w:p>
    <w:p w14:paraId="63606A09" w14:textId="4BF4767B" w:rsidR="00716D29" w:rsidRDefault="00716D29" w:rsidP="00716D29">
      <w:pPr>
        <w:pStyle w:val="TF-ALNEA"/>
        <w:numPr>
          <w:ilvl w:val="0"/>
          <w:numId w:val="20"/>
        </w:numPr>
      </w:pPr>
      <w:r>
        <w:t>os itens 3</w:t>
      </w:r>
      <w:r w:rsidR="00BB54F8">
        <w:t>.2.a</w:t>
      </w:r>
      <w:r>
        <w:t xml:space="preserve"> a 3.2.d devem </w:t>
      </w:r>
      <w:r w:rsidR="00BB54F8">
        <w:t xml:space="preserve">ser </w:t>
      </w:r>
      <w:r w:rsidR="00BB54F8" w:rsidRPr="258D3B25">
        <w:rPr>
          <w:i/>
          <w:iCs/>
        </w:rPr>
        <w:t>plugin</w:t>
      </w:r>
      <w:r w:rsidR="00582B19" w:rsidRPr="258D3B25">
        <w:rPr>
          <w:i/>
          <w:iCs/>
        </w:rPr>
        <w:t>s</w:t>
      </w:r>
      <w:r w:rsidR="00BB54F8">
        <w:t xml:space="preserve"> </w:t>
      </w:r>
      <w:r w:rsidR="00582B19">
        <w:t xml:space="preserve">que se conectarão </w:t>
      </w:r>
      <w:r w:rsidR="00BB54F8">
        <w:t>ao compilador TypeScript (Requisito Não Funcional – RNF);</w:t>
      </w:r>
    </w:p>
    <w:p w14:paraId="13B91B5E" w14:textId="4BF4767B" w:rsidR="0019702F" w:rsidRDefault="0019702F" w:rsidP="00716D29">
      <w:pPr>
        <w:pStyle w:val="TF-ALNEA"/>
        <w:numPr>
          <w:ilvl w:val="0"/>
          <w:numId w:val="20"/>
        </w:numPr>
      </w:pPr>
      <w:r>
        <w:t>utilizar a linguagem de programação TypeScript para desenvolver os itens 3.2.a a 3.2.e (RNF);</w:t>
      </w:r>
    </w:p>
    <w:p w14:paraId="7B283C25" w14:textId="4BF4767B" w:rsidR="0019702F" w:rsidRDefault="00F00A7D" w:rsidP="00716D29">
      <w:pPr>
        <w:pStyle w:val="TF-ALNEA"/>
        <w:numPr>
          <w:ilvl w:val="0"/>
          <w:numId w:val="20"/>
        </w:numPr>
      </w:pPr>
      <w:r>
        <w:t xml:space="preserve">armazenar o código-fonte dos </w:t>
      </w:r>
      <w:r w:rsidRPr="00503C18">
        <w:rPr>
          <w:i/>
          <w:iCs/>
        </w:rPr>
        <w:t>plugins</w:t>
      </w:r>
      <w:r>
        <w:t xml:space="preserve"> e da biblioteca base em </w:t>
      </w:r>
      <w:r w:rsidR="0019702F">
        <w:t>um monorepositório</w:t>
      </w:r>
      <w:r>
        <w:t xml:space="preserve"> </w:t>
      </w:r>
      <w:r w:rsidR="0019702F">
        <w:t>(RNF);</w:t>
      </w:r>
    </w:p>
    <w:p w14:paraId="2CAFCF6F" w14:textId="02D80CD4" w:rsidR="004D2B59" w:rsidRDefault="2217EA44" w:rsidP="00716D29">
      <w:pPr>
        <w:pStyle w:val="TF-ALNEA"/>
        <w:numPr>
          <w:ilvl w:val="0"/>
          <w:numId w:val="20"/>
        </w:numPr>
      </w:pPr>
      <w:r>
        <w:t xml:space="preserve">expor as ferramentas propostas nos itens </w:t>
      </w:r>
      <w:r w:rsidR="4DA7B830">
        <w:t xml:space="preserve">3.2.a a 3.2.e </w:t>
      </w:r>
      <w:r>
        <w:t xml:space="preserve">como pacotes NPM </w:t>
      </w:r>
      <w:r w:rsidR="2DEDF4EC">
        <w:t>a fim</w:t>
      </w:r>
      <w:r w:rsidR="4DA7B830">
        <w:t xml:space="preserve"> de disponibilizar as funcionalidades à comunidade de </w:t>
      </w:r>
      <w:r w:rsidR="4DA7B830" w:rsidRPr="6BD95CFC">
        <w:rPr>
          <w:i/>
          <w:iCs/>
        </w:rPr>
        <w:t>software</w:t>
      </w:r>
      <w:r w:rsidR="4DA7B830">
        <w:t xml:space="preserve"> livre (RNF);</w:t>
      </w:r>
    </w:p>
    <w:p w14:paraId="3570CB34" w14:textId="4BF4767B" w:rsidR="007F5859" w:rsidRDefault="007F5859" w:rsidP="007F5859">
      <w:pPr>
        <w:pStyle w:val="TF-ALNEA"/>
        <w:numPr>
          <w:ilvl w:val="0"/>
          <w:numId w:val="20"/>
        </w:numPr>
      </w:pPr>
      <w:r>
        <w:t>os artefatos deverão ser executáveis JavaScript, a fim de serem executados em ambientes que não estejam adaptados ao interpretador TypeScript (RNF);</w:t>
      </w:r>
    </w:p>
    <w:p w14:paraId="6197DDFF" w14:textId="4BF4767B" w:rsidR="00371486" w:rsidRDefault="00716D29" w:rsidP="0014096A">
      <w:pPr>
        <w:pStyle w:val="TF-ALNEA"/>
        <w:numPr>
          <w:ilvl w:val="0"/>
          <w:numId w:val="20"/>
        </w:numPr>
      </w:pPr>
      <w:r>
        <w:t xml:space="preserve">a ferramenta </w:t>
      </w:r>
      <w:r w:rsidR="007F5859">
        <w:t>pode</w:t>
      </w:r>
      <w:r w:rsidR="007F07A1">
        <w:t>rá</w:t>
      </w:r>
      <w:r w:rsidR="007F5859">
        <w:t xml:space="preserve"> </w:t>
      </w:r>
      <w:r>
        <w:t>ser executada</w:t>
      </w:r>
      <w:r w:rsidR="00371486">
        <w:t xml:space="preserve"> em qualquer </w:t>
      </w:r>
      <w:r>
        <w:t>sistema operacional</w:t>
      </w:r>
      <w:r w:rsidR="00371486">
        <w:t xml:space="preserve"> desde que </w:t>
      </w:r>
      <w:r>
        <w:t xml:space="preserve">este </w:t>
      </w:r>
      <w:r w:rsidR="00371486">
        <w:t>tenha capacidade de executar</w:t>
      </w:r>
      <w:r>
        <w:t xml:space="preserve"> comandos </w:t>
      </w:r>
      <w:r w:rsidR="00371486">
        <w:t xml:space="preserve">JavaScript </w:t>
      </w:r>
      <w:r>
        <w:t xml:space="preserve">através do interpretador NodeJS </w:t>
      </w:r>
      <w:r w:rsidR="00371486">
        <w:t>(RNF);</w:t>
      </w:r>
    </w:p>
    <w:p w14:paraId="69B79175" w14:textId="1A8B6F36" w:rsidR="00BB54F8" w:rsidRDefault="00BB54F8" w:rsidP="0014096A">
      <w:pPr>
        <w:pStyle w:val="TF-ALNEA"/>
        <w:numPr>
          <w:ilvl w:val="0"/>
          <w:numId w:val="20"/>
        </w:numPr>
      </w:pPr>
      <w:r>
        <w:t>documentar</w:t>
      </w:r>
      <w:r w:rsidR="007F5859">
        <w:t xml:space="preserve"> </w:t>
      </w:r>
      <w:r>
        <w:t>as ferramentas descritas nos pontos 3.2.a</w:t>
      </w:r>
      <w:r w:rsidR="00EE51BB">
        <w:t xml:space="preserve"> a</w:t>
      </w:r>
      <w:r w:rsidR="00804748">
        <w:t xml:space="preserve"> 3.2.</w:t>
      </w:r>
      <w:r w:rsidR="00716D29">
        <w:t>e</w:t>
      </w:r>
      <w:r w:rsidR="00804748">
        <w:t>,</w:t>
      </w:r>
      <w:r>
        <w:t xml:space="preserve"> de modo que seja</w:t>
      </w:r>
      <w:r w:rsidR="00E01F3A">
        <w:t>m claras as instruções de utilização (RNF)</w:t>
      </w:r>
      <w:r w:rsidR="007F5859">
        <w:t>.</w:t>
      </w:r>
    </w:p>
    <w:p w14:paraId="56B1E0F0" w14:textId="7C4AA291" w:rsidR="00451B94" w:rsidRDefault="00451B94" w:rsidP="00E638A0">
      <w:pPr>
        <w:pStyle w:val="Ttulo2"/>
      </w:pPr>
      <w:r>
        <w:t>METODOLOGIA</w:t>
      </w:r>
    </w:p>
    <w:p w14:paraId="3E575109" w14:textId="77777777" w:rsidR="00451B94" w:rsidRPr="007E0D87" w:rsidRDefault="00451B94" w:rsidP="00451B94">
      <w:pPr>
        <w:pStyle w:val="TF-TEXTO"/>
      </w:pPr>
      <w:r w:rsidRPr="007E0D87">
        <w:t>O trabalho será desenvolvido observando as seguintes etapas:</w:t>
      </w:r>
    </w:p>
    <w:p w14:paraId="22E4343D" w14:textId="4BF4767B" w:rsidR="00F11E45" w:rsidRDefault="0026130E" w:rsidP="00424AD5">
      <w:pPr>
        <w:pStyle w:val="TF-ALNEA"/>
        <w:numPr>
          <w:ilvl w:val="0"/>
          <w:numId w:val="10"/>
        </w:numPr>
      </w:pPr>
      <w:r>
        <w:t xml:space="preserve">levantamento bibliográfico: realizar levantamento bibliográfico sobre TypeScript, seu compilador e métodos de conexão para estender a linguagem, </w:t>
      </w:r>
      <w:r w:rsidR="006B2C8B">
        <w:t xml:space="preserve">desenvolvimento de </w:t>
      </w:r>
      <w:r w:rsidR="006B2C8B" w:rsidRPr="258D3B25">
        <w:rPr>
          <w:i/>
          <w:iCs/>
        </w:rPr>
        <w:t>plugins</w:t>
      </w:r>
      <w:r w:rsidR="006B2C8B">
        <w:t xml:space="preserve"> e manipulação de código-fonte e diagnósticos;</w:t>
      </w:r>
    </w:p>
    <w:p w14:paraId="632AD7FF" w14:textId="4BF4767B" w:rsidR="000C4C95" w:rsidRDefault="000C4C95" w:rsidP="006B2C8B">
      <w:pPr>
        <w:pStyle w:val="TF-ALNEA"/>
        <w:numPr>
          <w:ilvl w:val="0"/>
          <w:numId w:val="10"/>
        </w:numPr>
      </w:pPr>
      <w:r>
        <w:lastRenderedPageBreak/>
        <w:t xml:space="preserve">elicitação dos requisitos: </w:t>
      </w:r>
      <w:r w:rsidR="00130645">
        <w:t xml:space="preserve">com base no levantamento bibliográfico e nos objetivos do trabalho, </w:t>
      </w:r>
      <w:r w:rsidR="00B47E21">
        <w:t>especificar requisitos funcionais e não funcionais da ferramenta proposta;</w:t>
      </w:r>
    </w:p>
    <w:p w14:paraId="23C0316F" w14:textId="306B4D0B" w:rsidR="00B47E21" w:rsidRDefault="006B2C8B" w:rsidP="00AF6809">
      <w:pPr>
        <w:pStyle w:val="TF-ALNEA"/>
        <w:numPr>
          <w:ilvl w:val="0"/>
          <w:numId w:val="10"/>
        </w:numPr>
      </w:pPr>
      <w:r>
        <w:t xml:space="preserve">protótipo: </w:t>
      </w:r>
      <w:r w:rsidR="006D45D3">
        <w:t xml:space="preserve">elaborar </w:t>
      </w:r>
      <w:r>
        <w:t xml:space="preserve">projeto em menor escala </w:t>
      </w:r>
      <w:r w:rsidR="00130645">
        <w:t xml:space="preserve">baseado nos requisitos </w:t>
      </w:r>
      <w:r>
        <w:t xml:space="preserve">com objetivo de </w:t>
      </w:r>
      <w:r w:rsidR="00482DE4">
        <w:t>avaliar se o estado atual das ferramentas supre as necessidades do projeto;</w:t>
      </w:r>
    </w:p>
    <w:p w14:paraId="6FC3EC26" w14:textId="4BF4767B" w:rsidR="00AF6809" w:rsidRDefault="006315FE" w:rsidP="00AF6809">
      <w:pPr>
        <w:pStyle w:val="TF-ALNEA"/>
        <w:numPr>
          <w:ilvl w:val="0"/>
          <w:numId w:val="10"/>
        </w:numPr>
      </w:pPr>
      <w:r>
        <w:t>preparação do ambiente de desenvolvimento: criar um monorepositório com a ferramenta Turborepo que possibilitará a manutenção de toda a base de código em apenas um lugar;</w:t>
      </w:r>
    </w:p>
    <w:p w14:paraId="415B89D8" w14:textId="4BF4767B" w:rsidR="00AF6809" w:rsidRDefault="00AF6809" w:rsidP="00AF6809">
      <w:pPr>
        <w:pStyle w:val="TF-ALNEA"/>
        <w:numPr>
          <w:ilvl w:val="0"/>
          <w:numId w:val="10"/>
        </w:numPr>
      </w:pPr>
      <w:r>
        <w:t>especificação dos testes de requisitos: elaborar suítes de teste utilizando a ferramenta Jest com o objetivo de verificar se as entradas e saídas estão de acordo com os diferentes cenários propostos pela ferramenta;</w:t>
      </w:r>
    </w:p>
    <w:p w14:paraId="2396AECB" w14:textId="79E1C933" w:rsidR="000958A7" w:rsidRDefault="000958A7" w:rsidP="006B2C8B">
      <w:pPr>
        <w:pStyle w:val="TF-ALNEA"/>
        <w:numPr>
          <w:ilvl w:val="0"/>
          <w:numId w:val="10"/>
        </w:numPr>
      </w:pPr>
      <w:r>
        <w:t>desenvolvimento</w:t>
      </w:r>
      <w:r w:rsidR="00BA38C1">
        <w:t xml:space="preserve"> do </w:t>
      </w:r>
      <w:r w:rsidR="00BA38C1" w:rsidRPr="258D3B25">
        <w:rPr>
          <w:i/>
          <w:iCs/>
        </w:rPr>
        <w:t>plugin</w:t>
      </w:r>
      <w:r w:rsidR="00BA38C1">
        <w:t xml:space="preserve"> transformador de código</w:t>
      </w:r>
      <w:r w:rsidR="00A60A58">
        <w:t>-fonte</w:t>
      </w:r>
      <w:r w:rsidR="00BA38C1">
        <w:t xml:space="preserve">: </w:t>
      </w:r>
      <w:r w:rsidR="00C333FD">
        <w:t xml:space="preserve">com base nas especificações, implementar </w:t>
      </w:r>
      <w:r w:rsidR="00B55E9D">
        <w:t xml:space="preserve">em TypeScript </w:t>
      </w:r>
      <w:r w:rsidR="00C333FD">
        <w:t xml:space="preserve">o </w:t>
      </w:r>
      <w:r w:rsidR="00C333FD" w:rsidRPr="258D3B25">
        <w:rPr>
          <w:i/>
          <w:iCs/>
        </w:rPr>
        <w:t>plugin</w:t>
      </w:r>
      <w:r w:rsidR="00C333FD">
        <w:t xml:space="preserve"> que irá transformar o código</w:t>
      </w:r>
      <w:r w:rsidR="00B55E9D">
        <w:t>-fonte em tempo de compilação com base nas ferramentas expostas pelo compilador TypeScript</w:t>
      </w:r>
      <w:r w:rsidR="001A319D">
        <w:t>;</w:t>
      </w:r>
    </w:p>
    <w:p w14:paraId="2A4577D2" w14:textId="463B3977" w:rsidR="00BA38C1" w:rsidRDefault="00BA38C1" w:rsidP="006B2C8B">
      <w:pPr>
        <w:pStyle w:val="TF-ALNEA"/>
        <w:numPr>
          <w:ilvl w:val="0"/>
          <w:numId w:val="10"/>
        </w:numPr>
      </w:pPr>
      <w:r>
        <w:t xml:space="preserve">desenvolvimento do </w:t>
      </w:r>
      <w:r w:rsidRPr="008C5A26">
        <w:rPr>
          <w:i/>
          <w:iCs/>
        </w:rPr>
        <w:t>plugin</w:t>
      </w:r>
      <w:r>
        <w:t xml:space="preserve"> corretor de diagnósticos</w:t>
      </w:r>
      <w:r w:rsidR="008C5A26">
        <w:t xml:space="preserve"> de compilador:</w:t>
      </w:r>
      <w:r w:rsidR="00B55E9D">
        <w:t xml:space="preserve"> com base nas transformações aplicadas pelo </w:t>
      </w:r>
      <w:r w:rsidR="00B55E9D" w:rsidRPr="00B55E9D">
        <w:rPr>
          <w:i/>
          <w:iCs/>
        </w:rPr>
        <w:t>plugin</w:t>
      </w:r>
      <w:r w:rsidR="00B55E9D">
        <w:t xml:space="preserve"> transformador de código, </w:t>
      </w:r>
      <w:r w:rsidR="006448E3">
        <w:t xml:space="preserve">implementar um </w:t>
      </w:r>
      <w:r w:rsidR="006448E3" w:rsidRPr="006448E3">
        <w:rPr>
          <w:i/>
          <w:iCs/>
        </w:rPr>
        <w:t>plugin</w:t>
      </w:r>
      <w:r w:rsidR="006448E3">
        <w:t xml:space="preserve"> que adapte </w:t>
      </w:r>
      <w:r w:rsidR="00B55E9D">
        <w:t xml:space="preserve">os diagnósticos </w:t>
      </w:r>
      <w:r w:rsidR="006448E3">
        <w:t xml:space="preserve">gerados pelo compilador </w:t>
      </w:r>
      <w:r w:rsidR="00B55E9D">
        <w:t xml:space="preserve">e </w:t>
      </w:r>
      <w:r w:rsidR="006448E3">
        <w:t xml:space="preserve">inclua </w:t>
      </w:r>
      <w:r w:rsidR="00B55E9D">
        <w:t>novas entradas em caso de utilização incorreta de barris implícitos;</w:t>
      </w:r>
    </w:p>
    <w:p w14:paraId="09C53DAA" w14:textId="79E1C933" w:rsidR="008C5A26" w:rsidRDefault="008C5A26" w:rsidP="006B2C8B">
      <w:pPr>
        <w:pStyle w:val="TF-ALNEA"/>
        <w:numPr>
          <w:ilvl w:val="0"/>
          <w:numId w:val="10"/>
        </w:numPr>
      </w:pPr>
      <w:r>
        <w:t xml:space="preserve">desenvolvimento do </w:t>
      </w:r>
      <w:r w:rsidRPr="258D3B25">
        <w:rPr>
          <w:i/>
          <w:iCs/>
        </w:rPr>
        <w:t>plugin</w:t>
      </w:r>
      <w:r>
        <w:t xml:space="preserve"> para o Servidor de Linguagem: </w:t>
      </w:r>
      <w:r w:rsidR="00BC160F">
        <w:t xml:space="preserve">com base nas especificações, implementar um </w:t>
      </w:r>
      <w:r w:rsidR="00BC160F" w:rsidRPr="258D3B25">
        <w:rPr>
          <w:i/>
          <w:iCs/>
        </w:rPr>
        <w:t>plugin</w:t>
      </w:r>
      <w:r w:rsidR="00BC160F">
        <w:t xml:space="preserve"> que estenderá </w:t>
      </w:r>
      <w:r w:rsidR="00440745">
        <w:t xml:space="preserve">o Servidor de Linguagem, reconhecendo os barris implícitos como código TypeScript legítimo e melhorando a experiência </w:t>
      </w:r>
      <w:r w:rsidR="005876B3">
        <w:t xml:space="preserve">de desenvolvedor na </w:t>
      </w:r>
      <w:r w:rsidR="00440745">
        <w:t>IDE;</w:t>
      </w:r>
    </w:p>
    <w:p w14:paraId="1DD1012F" w14:textId="6AF827F7" w:rsidR="00BA38C1" w:rsidRDefault="00BA38C1" w:rsidP="006B2C8B">
      <w:pPr>
        <w:pStyle w:val="TF-ALNEA"/>
        <w:numPr>
          <w:ilvl w:val="0"/>
          <w:numId w:val="10"/>
        </w:numPr>
      </w:pPr>
      <w:r>
        <w:t>abstração de código e remoção de redundância</w:t>
      </w:r>
      <w:r w:rsidR="008C5A26">
        <w:t>:</w:t>
      </w:r>
      <w:r w:rsidR="00954AB2">
        <w:t xml:space="preserve"> extrair </w:t>
      </w:r>
      <w:r w:rsidR="0037633C">
        <w:t>como uma biblioteca</w:t>
      </w:r>
      <w:r w:rsidR="00954AB2">
        <w:t xml:space="preserve"> funcionalidades similares </w:t>
      </w:r>
      <w:r w:rsidR="00F24BAE">
        <w:t>a serem utilizadas pelas ferramentas especificadas nos itens f, g e h;</w:t>
      </w:r>
    </w:p>
    <w:p w14:paraId="2C478EF6" w14:textId="41003782" w:rsidR="002649BD" w:rsidRDefault="002649BD" w:rsidP="006B2C8B">
      <w:pPr>
        <w:pStyle w:val="TF-ALNEA"/>
        <w:numPr>
          <w:ilvl w:val="0"/>
          <w:numId w:val="10"/>
        </w:numPr>
      </w:pPr>
      <w:r>
        <w:t>elaboração de documentação</w:t>
      </w:r>
      <w:r w:rsidR="00C333FD">
        <w:t>:</w:t>
      </w:r>
      <w:r w:rsidR="00954AB2">
        <w:t xml:space="preserve"> a nível de projeto, documentar </w:t>
      </w:r>
      <w:r w:rsidR="00466204">
        <w:t xml:space="preserve">motivação, </w:t>
      </w:r>
      <w:r w:rsidR="00954AB2">
        <w:t xml:space="preserve">casos de uso, </w:t>
      </w:r>
      <w:r w:rsidR="00466204">
        <w:t>e instruções de utilização;</w:t>
      </w:r>
    </w:p>
    <w:p w14:paraId="0D1CBE86" w14:textId="79E1C933" w:rsidR="002649BD" w:rsidRDefault="002649BD" w:rsidP="006B2C8B">
      <w:pPr>
        <w:pStyle w:val="TF-ALNEA"/>
        <w:numPr>
          <w:ilvl w:val="0"/>
          <w:numId w:val="10"/>
        </w:numPr>
      </w:pPr>
      <w:r>
        <w:t xml:space="preserve">disponibilização na comunidade de </w:t>
      </w:r>
      <w:r w:rsidRPr="00815079">
        <w:rPr>
          <w:i/>
          <w:iCs/>
        </w:rPr>
        <w:t>software</w:t>
      </w:r>
      <w:r>
        <w:t xml:space="preserve"> livre</w:t>
      </w:r>
      <w:r w:rsidR="00C333FD">
        <w:t>:</w:t>
      </w:r>
      <w:r w:rsidR="000947F0">
        <w:t xml:space="preserve"> disponibilizar código-fonte de maneira pública no Github, sendo possível a colaboração e manutenção pela comunidade.</w:t>
      </w:r>
    </w:p>
    <w:p w14:paraId="072FADE7" w14:textId="27FBE6E6"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903B32">
        <w:t xml:space="preserve">Quadro </w:t>
      </w:r>
      <w:r w:rsidR="00903B32">
        <w:rPr>
          <w:noProof/>
        </w:rPr>
        <w:t>2</w:t>
      </w:r>
      <w:r w:rsidR="0060060C">
        <w:fldChar w:fldCharType="end"/>
      </w:r>
      <w:r>
        <w:t>.</w:t>
      </w:r>
    </w:p>
    <w:p w14:paraId="4B2F199C" w14:textId="66A4B5E8" w:rsidR="00451B94" w:rsidRPr="007E0D87" w:rsidRDefault="0060060C" w:rsidP="005B2E12">
      <w:pPr>
        <w:pStyle w:val="TF-LEGENDA"/>
      </w:pPr>
      <w:bookmarkStart w:id="40" w:name="_Ref98650273"/>
      <w:r>
        <w:t xml:space="preserve">Quadro </w:t>
      </w:r>
      <w:r w:rsidR="006D2982">
        <w:fldChar w:fldCharType="begin"/>
      </w:r>
      <w:r w:rsidR="006D2982">
        <w:instrText xml:space="preserve"> SEQ Quadro \* ARABIC </w:instrText>
      </w:r>
      <w:r w:rsidR="006D2982">
        <w:fldChar w:fldCharType="separate"/>
      </w:r>
      <w:r w:rsidR="00903B32">
        <w:rPr>
          <w:noProof/>
        </w:rPr>
        <w:t>2</w:t>
      </w:r>
      <w:r w:rsidR="006D2982">
        <w:rPr>
          <w:noProof/>
        </w:rPr>
        <w:fldChar w:fldCharType="end"/>
      </w:r>
      <w:bookmarkEnd w:id="40"/>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0E7D870" w14:textId="77777777" w:rsidTr="6BD95CFC">
        <w:trPr>
          <w:cantSplit/>
          <w:jc w:val="center"/>
        </w:trPr>
        <w:tc>
          <w:tcPr>
            <w:tcW w:w="6171" w:type="dxa"/>
            <w:tcBorders>
              <w:top w:val="single" w:sz="4" w:space="0" w:color="auto"/>
              <w:left w:val="single" w:sz="4" w:space="0" w:color="auto"/>
              <w:bottom w:val="nil"/>
              <w:right w:val="single" w:sz="4" w:space="0" w:color="auto"/>
            </w:tcBorders>
            <w:shd w:val="clear" w:color="auto" w:fill="A6A6A6" w:themeFill="background1" w:themeFillShade="A6"/>
          </w:tcPr>
          <w:p w14:paraId="68F65ED5"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hemeFill="background1" w:themeFillShade="A6"/>
          </w:tcPr>
          <w:p w14:paraId="4EA0FBC7" w14:textId="5A56A01E" w:rsidR="00451B94" w:rsidRPr="007E0D87" w:rsidRDefault="678D619D" w:rsidP="00470C41">
            <w:pPr>
              <w:pStyle w:val="TF-TEXTOQUADROCentralizado"/>
            </w:pPr>
            <w:r>
              <w:t>202</w:t>
            </w:r>
            <w:r w:rsidR="4BDA26CD">
              <w:t>3</w:t>
            </w:r>
          </w:p>
        </w:tc>
      </w:tr>
      <w:tr w:rsidR="00451B94" w:rsidRPr="007E0D87" w14:paraId="3E6613B4" w14:textId="77777777" w:rsidTr="6BD95CFC">
        <w:trPr>
          <w:cantSplit/>
          <w:jc w:val="center"/>
        </w:trPr>
        <w:tc>
          <w:tcPr>
            <w:tcW w:w="6171" w:type="dxa"/>
            <w:tcBorders>
              <w:top w:val="nil"/>
              <w:left w:val="single" w:sz="4" w:space="0" w:color="auto"/>
              <w:bottom w:val="nil"/>
            </w:tcBorders>
            <w:shd w:val="clear" w:color="auto" w:fill="A6A6A6" w:themeFill="background1" w:themeFillShade="A6"/>
          </w:tcPr>
          <w:p w14:paraId="2966FDAE" w14:textId="77777777" w:rsidR="00451B94" w:rsidRPr="007E0D87" w:rsidRDefault="00451B94" w:rsidP="00470C41">
            <w:pPr>
              <w:pStyle w:val="TF-TEXTOQUADRO"/>
            </w:pPr>
          </w:p>
        </w:tc>
        <w:tc>
          <w:tcPr>
            <w:tcW w:w="557" w:type="dxa"/>
            <w:gridSpan w:val="2"/>
            <w:shd w:val="clear" w:color="auto" w:fill="A6A6A6" w:themeFill="background1" w:themeFillShade="A6"/>
          </w:tcPr>
          <w:p w14:paraId="6F1ED081" w14:textId="4849730B" w:rsidR="00451B94" w:rsidRPr="007E0D87" w:rsidRDefault="42C164FF" w:rsidP="00470C41">
            <w:pPr>
              <w:pStyle w:val="TF-TEXTOQUADROCentralizado"/>
            </w:pPr>
            <w:r>
              <w:t>fev</w:t>
            </w:r>
            <w:r w:rsidR="0EFE3E7F">
              <w:t>.</w:t>
            </w:r>
          </w:p>
        </w:tc>
        <w:tc>
          <w:tcPr>
            <w:tcW w:w="568" w:type="dxa"/>
            <w:gridSpan w:val="2"/>
            <w:shd w:val="clear" w:color="auto" w:fill="A6A6A6" w:themeFill="background1" w:themeFillShade="A6"/>
          </w:tcPr>
          <w:p w14:paraId="0C31CBF8" w14:textId="44CF4629" w:rsidR="00451B94" w:rsidRPr="007E0D87" w:rsidRDefault="3A96D990" w:rsidP="00470C41">
            <w:pPr>
              <w:pStyle w:val="TF-TEXTOQUADROCentralizado"/>
            </w:pPr>
            <w:r>
              <w:t>mar</w:t>
            </w:r>
            <w:r w:rsidR="0EFE3E7F">
              <w:t>.</w:t>
            </w:r>
          </w:p>
        </w:tc>
        <w:tc>
          <w:tcPr>
            <w:tcW w:w="568" w:type="dxa"/>
            <w:gridSpan w:val="2"/>
            <w:shd w:val="clear" w:color="auto" w:fill="A6A6A6" w:themeFill="background1" w:themeFillShade="A6"/>
          </w:tcPr>
          <w:p w14:paraId="6D6A9A2B" w14:textId="5EC37294" w:rsidR="00451B94" w:rsidRPr="007E0D87" w:rsidRDefault="38C7700E" w:rsidP="00470C41">
            <w:pPr>
              <w:pStyle w:val="TF-TEXTOQUADROCentralizado"/>
            </w:pPr>
            <w:r>
              <w:t>abr</w:t>
            </w:r>
            <w:r w:rsidR="0EFE3E7F">
              <w:t>.</w:t>
            </w:r>
          </w:p>
        </w:tc>
        <w:tc>
          <w:tcPr>
            <w:tcW w:w="568" w:type="dxa"/>
            <w:gridSpan w:val="2"/>
            <w:shd w:val="clear" w:color="auto" w:fill="A6A6A6" w:themeFill="background1" w:themeFillShade="A6"/>
          </w:tcPr>
          <w:p w14:paraId="2DA962DA" w14:textId="6F842EDE" w:rsidR="00451B94" w:rsidRPr="007E0D87" w:rsidRDefault="00AB705E" w:rsidP="00470C41">
            <w:pPr>
              <w:pStyle w:val="TF-TEXTOQUADROCentralizado"/>
            </w:pPr>
            <w:r>
              <w:t>M</w:t>
            </w:r>
            <w:r w:rsidR="4F9E55C5">
              <w:t>ai</w:t>
            </w:r>
            <w:r w:rsidR="00B4607B">
              <w:t>o</w:t>
            </w:r>
            <w:r>
              <w:softHyphen/>
            </w:r>
            <w:r>
              <w:softHyphen/>
            </w:r>
            <w:r>
              <w:softHyphen/>
            </w:r>
            <w:r>
              <w:softHyphen/>
            </w:r>
            <w:r>
              <w:softHyphen/>
            </w:r>
            <w:r>
              <w:softHyphen/>
            </w:r>
            <w:r>
              <w:softHyphen/>
            </w:r>
            <w:r>
              <w:softHyphen/>
            </w:r>
            <w:r>
              <w:softHyphen/>
            </w:r>
            <w:r>
              <w:softHyphen/>
            </w:r>
          </w:p>
        </w:tc>
        <w:tc>
          <w:tcPr>
            <w:tcW w:w="573" w:type="dxa"/>
            <w:gridSpan w:val="2"/>
            <w:shd w:val="clear" w:color="auto" w:fill="A6A6A6" w:themeFill="background1" w:themeFillShade="A6"/>
          </w:tcPr>
          <w:p w14:paraId="56420927" w14:textId="6A43FBF4" w:rsidR="00451B94" w:rsidRPr="007E0D87" w:rsidRDefault="3AFA26CF" w:rsidP="00470C41">
            <w:pPr>
              <w:pStyle w:val="TF-TEXTOQUADROCentralizado"/>
            </w:pPr>
            <w:r>
              <w:t>jun</w:t>
            </w:r>
            <w:r w:rsidR="0EFE3E7F">
              <w:t>.</w:t>
            </w:r>
          </w:p>
        </w:tc>
      </w:tr>
      <w:tr w:rsidR="00451B94" w:rsidRPr="007E0D87" w14:paraId="0BB5845E" w14:textId="77777777" w:rsidTr="6BD95CFC">
        <w:trPr>
          <w:cantSplit/>
          <w:jc w:val="center"/>
        </w:trPr>
        <w:tc>
          <w:tcPr>
            <w:tcW w:w="6171" w:type="dxa"/>
            <w:tcBorders>
              <w:top w:val="nil"/>
              <w:left w:val="single" w:sz="4" w:space="0" w:color="auto"/>
            </w:tcBorders>
            <w:shd w:val="clear" w:color="auto" w:fill="A6A6A6" w:themeFill="background1" w:themeFillShade="A6"/>
          </w:tcPr>
          <w:p w14:paraId="6D0EC7DD"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hemeFill="background1" w:themeFillShade="A6"/>
          </w:tcPr>
          <w:p w14:paraId="6B16639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hemeFill="background1" w:themeFillShade="A6"/>
          </w:tcPr>
          <w:p w14:paraId="54F69C4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hemeFill="background1" w:themeFillShade="A6"/>
          </w:tcPr>
          <w:p w14:paraId="13D6FBB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hemeFill="background1" w:themeFillShade="A6"/>
          </w:tcPr>
          <w:p w14:paraId="398412E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hemeFill="background1" w:themeFillShade="A6"/>
          </w:tcPr>
          <w:p w14:paraId="1AD5AC7E"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hemeFill="background1" w:themeFillShade="A6"/>
          </w:tcPr>
          <w:p w14:paraId="12471453"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hemeFill="background1" w:themeFillShade="A6"/>
          </w:tcPr>
          <w:p w14:paraId="4BE3709E"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hemeFill="background1" w:themeFillShade="A6"/>
          </w:tcPr>
          <w:p w14:paraId="6F644DA3"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hemeFill="background1" w:themeFillShade="A6"/>
          </w:tcPr>
          <w:p w14:paraId="76036A29"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hemeFill="background1" w:themeFillShade="A6"/>
          </w:tcPr>
          <w:p w14:paraId="7C0CA226" w14:textId="77777777" w:rsidR="00451B94" w:rsidRPr="007E0D87" w:rsidRDefault="00451B94" w:rsidP="00470C41">
            <w:pPr>
              <w:pStyle w:val="TF-TEXTOQUADROCentralizado"/>
            </w:pPr>
            <w:r w:rsidRPr="007E0D87">
              <w:t>2</w:t>
            </w:r>
          </w:p>
        </w:tc>
      </w:tr>
      <w:tr w:rsidR="00451B94" w:rsidRPr="007E0D87" w14:paraId="6801E37D" w14:textId="77777777" w:rsidTr="6BD95CFC">
        <w:trPr>
          <w:jc w:val="center"/>
        </w:trPr>
        <w:tc>
          <w:tcPr>
            <w:tcW w:w="6171" w:type="dxa"/>
            <w:tcBorders>
              <w:left w:val="single" w:sz="4" w:space="0" w:color="auto"/>
            </w:tcBorders>
          </w:tcPr>
          <w:p w14:paraId="4DA3C7AA" w14:textId="392FDE70" w:rsidR="00451B94" w:rsidRPr="007E0D87" w:rsidRDefault="00DF4F7C" w:rsidP="00470C41">
            <w:pPr>
              <w:pStyle w:val="TF-TEXTOQUADRO"/>
              <w:rPr>
                <w:bCs/>
              </w:rPr>
            </w:pPr>
            <w:r>
              <w:rPr>
                <w:bCs/>
              </w:rPr>
              <w:t>levantamento bibliográfico</w:t>
            </w:r>
          </w:p>
        </w:tc>
        <w:tc>
          <w:tcPr>
            <w:tcW w:w="273" w:type="dxa"/>
            <w:tcBorders>
              <w:bottom w:val="single" w:sz="4" w:space="0" w:color="auto"/>
            </w:tcBorders>
            <w:shd w:val="clear" w:color="auto" w:fill="A6A6A6" w:themeFill="background1" w:themeFillShade="A6"/>
          </w:tcPr>
          <w:p w14:paraId="1F2FA378" w14:textId="77777777" w:rsidR="00451B94" w:rsidRPr="007E0D87" w:rsidRDefault="00451B94" w:rsidP="00470C41">
            <w:pPr>
              <w:pStyle w:val="TF-TEXTOQUADROCentralizado"/>
            </w:pPr>
          </w:p>
        </w:tc>
        <w:tc>
          <w:tcPr>
            <w:tcW w:w="284" w:type="dxa"/>
            <w:tcBorders>
              <w:bottom w:val="single" w:sz="4" w:space="0" w:color="auto"/>
            </w:tcBorders>
          </w:tcPr>
          <w:p w14:paraId="019EFCDA" w14:textId="77777777" w:rsidR="00451B94" w:rsidRPr="007E0D87" w:rsidRDefault="00451B94" w:rsidP="00470C41">
            <w:pPr>
              <w:pStyle w:val="TF-TEXTOQUADROCentralizado"/>
            </w:pPr>
          </w:p>
        </w:tc>
        <w:tc>
          <w:tcPr>
            <w:tcW w:w="284" w:type="dxa"/>
            <w:tcBorders>
              <w:bottom w:val="single" w:sz="4" w:space="0" w:color="auto"/>
            </w:tcBorders>
          </w:tcPr>
          <w:p w14:paraId="4B56EAE5" w14:textId="77777777" w:rsidR="00451B94" w:rsidRPr="007E0D87" w:rsidRDefault="00451B94" w:rsidP="00470C41">
            <w:pPr>
              <w:pStyle w:val="TF-TEXTOQUADROCentralizado"/>
            </w:pPr>
          </w:p>
        </w:tc>
        <w:tc>
          <w:tcPr>
            <w:tcW w:w="284" w:type="dxa"/>
            <w:tcBorders>
              <w:bottom w:val="single" w:sz="4" w:space="0" w:color="auto"/>
            </w:tcBorders>
          </w:tcPr>
          <w:p w14:paraId="607E39C5" w14:textId="77777777" w:rsidR="00451B94" w:rsidRPr="007E0D87" w:rsidRDefault="00451B94" w:rsidP="00470C41">
            <w:pPr>
              <w:pStyle w:val="TF-TEXTOQUADROCentralizado"/>
            </w:pPr>
          </w:p>
        </w:tc>
        <w:tc>
          <w:tcPr>
            <w:tcW w:w="284" w:type="dxa"/>
            <w:tcBorders>
              <w:bottom w:val="single" w:sz="4" w:space="0" w:color="auto"/>
            </w:tcBorders>
          </w:tcPr>
          <w:p w14:paraId="657B130E" w14:textId="77777777" w:rsidR="00451B94" w:rsidRPr="007E0D87" w:rsidRDefault="00451B94" w:rsidP="00470C41">
            <w:pPr>
              <w:pStyle w:val="TF-TEXTOQUADROCentralizado"/>
            </w:pPr>
          </w:p>
        </w:tc>
        <w:tc>
          <w:tcPr>
            <w:tcW w:w="284" w:type="dxa"/>
            <w:tcBorders>
              <w:bottom w:val="single" w:sz="4" w:space="0" w:color="auto"/>
            </w:tcBorders>
          </w:tcPr>
          <w:p w14:paraId="3D96EDC8" w14:textId="77777777" w:rsidR="00451B94" w:rsidRPr="007E0D87" w:rsidRDefault="00451B94" w:rsidP="00470C41">
            <w:pPr>
              <w:pStyle w:val="TF-TEXTOQUADROCentralizado"/>
            </w:pPr>
          </w:p>
        </w:tc>
        <w:tc>
          <w:tcPr>
            <w:tcW w:w="284" w:type="dxa"/>
            <w:tcBorders>
              <w:bottom w:val="single" w:sz="4" w:space="0" w:color="auto"/>
            </w:tcBorders>
          </w:tcPr>
          <w:p w14:paraId="622CE87F" w14:textId="77777777" w:rsidR="00451B94" w:rsidRPr="007E0D87" w:rsidRDefault="00451B94" w:rsidP="00470C41">
            <w:pPr>
              <w:pStyle w:val="TF-TEXTOQUADROCentralizado"/>
            </w:pPr>
          </w:p>
        </w:tc>
        <w:tc>
          <w:tcPr>
            <w:tcW w:w="284" w:type="dxa"/>
            <w:tcBorders>
              <w:bottom w:val="single" w:sz="4" w:space="0" w:color="auto"/>
            </w:tcBorders>
          </w:tcPr>
          <w:p w14:paraId="6FE03DFB" w14:textId="77777777" w:rsidR="00451B94" w:rsidRPr="007E0D87" w:rsidRDefault="00451B94" w:rsidP="00470C41">
            <w:pPr>
              <w:pStyle w:val="TF-TEXTOQUADROCentralizado"/>
            </w:pPr>
          </w:p>
        </w:tc>
        <w:tc>
          <w:tcPr>
            <w:tcW w:w="284" w:type="dxa"/>
            <w:tcBorders>
              <w:bottom w:val="single" w:sz="4" w:space="0" w:color="auto"/>
            </w:tcBorders>
          </w:tcPr>
          <w:p w14:paraId="08B6AAF7" w14:textId="77777777" w:rsidR="00451B94" w:rsidRPr="007E0D87" w:rsidRDefault="00451B94" w:rsidP="00470C41">
            <w:pPr>
              <w:pStyle w:val="TF-TEXTOQUADROCentralizado"/>
            </w:pPr>
          </w:p>
        </w:tc>
        <w:tc>
          <w:tcPr>
            <w:tcW w:w="289" w:type="dxa"/>
          </w:tcPr>
          <w:p w14:paraId="62C9850B" w14:textId="77777777" w:rsidR="00451B94" w:rsidRPr="007E0D87" w:rsidRDefault="00451B94" w:rsidP="00470C41">
            <w:pPr>
              <w:pStyle w:val="TF-TEXTOQUADROCentralizado"/>
            </w:pPr>
          </w:p>
        </w:tc>
      </w:tr>
      <w:tr w:rsidR="00451B94" w:rsidRPr="007E0D87" w14:paraId="72D58594" w14:textId="77777777" w:rsidTr="6BD95CFC">
        <w:trPr>
          <w:jc w:val="center"/>
        </w:trPr>
        <w:tc>
          <w:tcPr>
            <w:tcW w:w="6171" w:type="dxa"/>
            <w:tcBorders>
              <w:left w:val="single" w:sz="4" w:space="0" w:color="auto"/>
            </w:tcBorders>
          </w:tcPr>
          <w:p w14:paraId="2B813337" w14:textId="7641327E" w:rsidR="00451B94" w:rsidRPr="007E0D87" w:rsidRDefault="00DF4F7C" w:rsidP="00470C41">
            <w:pPr>
              <w:pStyle w:val="TF-TEXTOQUADRO"/>
            </w:pPr>
            <w:r>
              <w:t>elicitação dos requisitos</w:t>
            </w:r>
          </w:p>
        </w:tc>
        <w:tc>
          <w:tcPr>
            <w:tcW w:w="273" w:type="dxa"/>
            <w:tcBorders>
              <w:top w:val="single" w:sz="4" w:space="0" w:color="auto"/>
            </w:tcBorders>
            <w:shd w:val="clear" w:color="auto" w:fill="A6A6A6" w:themeFill="background1" w:themeFillShade="A6"/>
          </w:tcPr>
          <w:p w14:paraId="169681AD" w14:textId="77777777" w:rsidR="00451B94" w:rsidRPr="007E0D87" w:rsidRDefault="00451B94" w:rsidP="00470C41">
            <w:pPr>
              <w:pStyle w:val="TF-TEXTOQUADROCentralizado"/>
            </w:pPr>
          </w:p>
        </w:tc>
        <w:tc>
          <w:tcPr>
            <w:tcW w:w="284" w:type="dxa"/>
            <w:tcBorders>
              <w:top w:val="single" w:sz="4" w:space="0" w:color="auto"/>
            </w:tcBorders>
          </w:tcPr>
          <w:p w14:paraId="26F98245" w14:textId="77777777" w:rsidR="00451B94" w:rsidRPr="007E0D87" w:rsidRDefault="00451B94" w:rsidP="00470C41">
            <w:pPr>
              <w:pStyle w:val="TF-TEXTOQUADROCentralizado"/>
            </w:pPr>
          </w:p>
        </w:tc>
        <w:tc>
          <w:tcPr>
            <w:tcW w:w="284" w:type="dxa"/>
            <w:tcBorders>
              <w:top w:val="single" w:sz="4" w:space="0" w:color="auto"/>
            </w:tcBorders>
          </w:tcPr>
          <w:p w14:paraId="4D07624A" w14:textId="77777777" w:rsidR="00451B94" w:rsidRPr="007E0D87" w:rsidRDefault="00451B94" w:rsidP="00470C41">
            <w:pPr>
              <w:pStyle w:val="TF-TEXTOQUADROCentralizado"/>
            </w:pPr>
          </w:p>
        </w:tc>
        <w:tc>
          <w:tcPr>
            <w:tcW w:w="284" w:type="dxa"/>
            <w:tcBorders>
              <w:top w:val="single" w:sz="4" w:space="0" w:color="auto"/>
            </w:tcBorders>
          </w:tcPr>
          <w:p w14:paraId="2F5286D4" w14:textId="77777777" w:rsidR="00451B94" w:rsidRPr="007E0D87" w:rsidRDefault="00451B94" w:rsidP="00470C41">
            <w:pPr>
              <w:pStyle w:val="TF-TEXTOQUADROCentralizado"/>
            </w:pPr>
          </w:p>
        </w:tc>
        <w:tc>
          <w:tcPr>
            <w:tcW w:w="284" w:type="dxa"/>
            <w:tcBorders>
              <w:top w:val="single" w:sz="4" w:space="0" w:color="auto"/>
            </w:tcBorders>
          </w:tcPr>
          <w:p w14:paraId="0C0B339B" w14:textId="77777777" w:rsidR="00451B94" w:rsidRPr="007E0D87" w:rsidRDefault="00451B94" w:rsidP="00470C41">
            <w:pPr>
              <w:pStyle w:val="TF-TEXTOQUADROCentralizado"/>
            </w:pPr>
          </w:p>
        </w:tc>
        <w:tc>
          <w:tcPr>
            <w:tcW w:w="284" w:type="dxa"/>
            <w:tcBorders>
              <w:top w:val="single" w:sz="4" w:space="0" w:color="auto"/>
            </w:tcBorders>
          </w:tcPr>
          <w:p w14:paraId="24C78AD1" w14:textId="77777777" w:rsidR="00451B94" w:rsidRPr="007E0D87" w:rsidRDefault="00451B94" w:rsidP="00470C41">
            <w:pPr>
              <w:pStyle w:val="TF-TEXTOQUADROCentralizado"/>
            </w:pPr>
          </w:p>
        </w:tc>
        <w:tc>
          <w:tcPr>
            <w:tcW w:w="284" w:type="dxa"/>
            <w:tcBorders>
              <w:top w:val="single" w:sz="4" w:space="0" w:color="auto"/>
            </w:tcBorders>
          </w:tcPr>
          <w:p w14:paraId="16252EAC" w14:textId="77777777" w:rsidR="00451B94" w:rsidRPr="007E0D87" w:rsidRDefault="00451B94" w:rsidP="00470C41">
            <w:pPr>
              <w:pStyle w:val="TF-TEXTOQUADROCentralizado"/>
            </w:pPr>
          </w:p>
        </w:tc>
        <w:tc>
          <w:tcPr>
            <w:tcW w:w="284" w:type="dxa"/>
            <w:tcBorders>
              <w:top w:val="single" w:sz="4" w:space="0" w:color="auto"/>
            </w:tcBorders>
          </w:tcPr>
          <w:p w14:paraId="2B7C3F8C" w14:textId="77777777" w:rsidR="00451B94" w:rsidRPr="007E0D87" w:rsidRDefault="00451B94" w:rsidP="00470C41">
            <w:pPr>
              <w:pStyle w:val="TF-TEXTOQUADROCentralizado"/>
            </w:pPr>
          </w:p>
        </w:tc>
        <w:tc>
          <w:tcPr>
            <w:tcW w:w="284" w:type="dxa"/>
            <w:tcBorders>
              <w:top w:val="single" w:sz="4" w:space="0" w:color="auto"/>
            </w:tcBorders>
          </w:tcPr>
          <w:p w14:paraId="589EA723" w14:textId="77777777" w:rsidR="00451B94" w:rsidRPr="007E0D87" w:rsidRDefault="00451B94" w:rsidP="00470C41">
            <w:pPr>
              <w:pStyle w:val="TF-TEXTOQUADROCentralizado"/>
            </w:pPr>
          </w:p>
        </w:tc>
        <w:tc>
          <w:tcPr>
            <w:tcW w:w="289" w:type="dxa"/>
          </w:tcPr>
          <w:p w14:paraId="597EDC47" w14:textId="77777777" w:rsidR="00451B94" w:rsidRPr="007E0D87" w:rsidRDefault="00451B94" w:rsidP="00470C41">
            <w:pPr>
              <w:pStyle w:val="TF-TEXTOQUADROCentralizado"/>
            </w:pPr>
          </w:p>
        </w:tc>
      </w:tr>
      <w:tr w:rsidR="00451B94" w:rsidRPr="007E0D87" w14:paraId="1EE57754" w14:textId="77777777" w:rsidTr="6BD95CFC">
        <w:trPr>
          <w:jc w:val="center"/>
        </w:trPr>
        <w:tc>
          <w:tcPr>
            <w:tcW w:w="6171" w:type="dxa"/>
            <w:tcBorders>
              <w:left w:val="single" w:sz="4" w:space="0" w:color="auto"/>
            </w:tcBorders>
          </w:tcPr>
          <w:p w14:paraId="04726D4A" w14:textId="356B88E7" w:rsidR="00451B94" w:rsidRPr="007E0D87" w:rsidRDefault="00DF4F7C" w:rsidP="00470C41">
            <w:pPr>
              <w:pStyle w:val="TF-TEXTOQUADRO"/>
            </w:pPr>
            <w:r>
              <w:t>protótipo</w:t>
            </w:r>
          </w:p>
        </w:tc>
        <w:tc>
          <w:tcPr>
            <w:tcW w:w="273" w:type="dxa"/>
            <w:tcBorders>
              <w:bottom w:val="single" w:sz="4" w:space="0" w:color="auto"/>
            </w:tcBorders>
          </w:tcPr>
          <w:p w14:paraId="34D7605D"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45989744" w14:textId="77777777" w:rsidR="00451B94" w:rsidRPr="007E0D87" w:rsidRDefault="00451B94" w:rsidP="00470C41">
            <w:pPr>
              <w:pStyle w:val="TF-TEXTOQUADROCentralizado"/>
            </w:pPr>
          </w:p>
        </w:tc>
        <w:tc>
          <w:tcPr>
            <w:tcW w:w="284" w:type="dxa"/>
            <w:tcBorders>
              <w:bottom w:val="single" w:sz="4" w:space="0" w:color="auto"/>
            </w:tcBorders>
          </w:tcPr>
          <w:p w14:paraId="09EFF07C" w14:textId="77777777" w:rsidR="00451B94" w:rsidRPr="007E0D87" w:rsidRDefault="00451B94" w:rsidP="00470C41">
            <w:pPr>
              <w:pStyle w:val="TF-TEXTOQUADROCentralizado"/>
            </w:pPr>
          </w:p>
        </w:tc>
        <w:tc>
          <w:tcPr>
            <w:tcW w:w="284" w:type="dxa"/>
            <w:tcBorders>
              <w:bottom w:val="single" w:sz="4" w:space="0" w:color="auto"/>
            </w:tcBorders>
          </w:tcPr>
          <w:p w14:paraId="54E98449" w14:textId="77777777" w:rsidR="00451B94" w:rsidRPr="007E0D87" w:rsidRDefault="00451B94" w:rsidP="00470C41">
            <w:pPr>
              <w:pStyle w:val="TF-TEXTOQUADROCentralizado"/>
            </w:pPr>
          </w:p>
        </w:tc>
        <w:tc>
          <w:tcPr>
            <w:tcW w:w="284" w:type="dxa"/>
            <w:tcBorders>
              <w:bottom w:val="single" w:sz="4" w:space="0" w:color="auto"/>
            </w:tcBorders>
          </w:tcPr>
          <w:p w14:paraId="1D84CA0D" w14:textId="77777777" w:rsidR="00451B94" w:rsidRPr="007E0D87" w:rsidRDefault="00451B94" w:rsidP="00470C41">
            <w:pPr>
              <w:pStyle w:val="TF-TEXTOQUADROCentralizado"/>
            </w:pPr>
          </w:p>
        </w:tc>
        <w:tc>
          <w:tcPr>
            <w:tcW w:w="284" w:type="dxa"/>
            <w:tcBorders>
              <w:bottom w:val="single" w:sz="4" w:space="0" w:color="auto"/>
            </w:tcBorders>
          </w:tcPr>
          <w:p w14:paraId="0A480CEC" w14:textId="77777777" w:rsidR="00451B94" w:rsidRPr="007E0D87" w:rsidRDefault="00451B94" w:rsidP="00470C41">
            <w:pPr>
              <w:pStyle w:val="TF-TEXTOQUADROCentralizado"/>
            </w:pPr>
          </w:p>
        </w:tc>
        <w:tc>
          <w:tcPr>
            <w:tcW w:w="284" w:type="dxa"/>
            <w:tcBorders>
              <w:bottom w:val="single" w:sz="4" w:space="0" w:color="auto"/>
            </w:tcBorders>
          </w:tcPr>
          <w:p w14:paraId="0924760E" w14:textId="77777777" w:rsidR="00451B94" w:rsidRPr="007E0D87" w:rsidRDefault="00451B94" w:rsidP="00470C41">
            <w:pPr>
              <w:pStyle w:val="TF-TEXTOQUADROCentralizado"/>
            </w:pPr>
          </w:p>
        </w:tc>
        <w:tc>
          <w:tcPr>
            <w:tcW w:w="284" w:type="dxa"/>
            <w:tcBorders>
              <w:bottom w:val="single" w:sz="4" w:space="0" w:color="auto"/>
            </w:tcBorders>
          </w:tcPr>
          <w:p w14:paraId="56D1B307" w14:textId="77777777" w:rsidR="00451B94" w:rsidRPr="007E0D87" w:rsidRDefault="00451B94" w:rsidP="00470C41">
            <w:pPr>
              <w:pStyle w:val="TF-TEXTOQUADROCentralizado"/>
            </w:pPr>
          </w:p>
        </w:tc>
        <w:tc>
          <w:tcPr>
            <w:tcW w:w="284" w:type="dxa"/>
            <w:tcBorders>
              <w:bottom w:val="single" w:sz="4" w:space="0" w:color="auto"/>
            </w:tcBorders>
          </w:tcPr>
          <w:p w14:paraId="45CDF95F" w14:textId="77777777" w:rsidR="00451B94" w:rsidRPr="007E0D87" w:rsidRDefault="00451B94" w:rsidP="00470C41">
            <w:pPr>
              <w:pStyle w:val="TF-TEXTOQUADROCentralizado"/>
            </w:pPr>
          </w:p>
        </w:tc>
        <w:tc>
          <w:tcPr>
            <w:tcW w:w="289" w:type="dxa"/>
          </w:tcPr>
          <w:p w14:paraId="09E48596" w14:textId="77777777" w:rsidR="00451B94" w:rsidRPr="007E0D87" w:rsidRDefault="00451B94" w:rsidP="00470C41">
            <w:pPr>
              <w:pStyle w:val="TF-TEXTOQUADROCentralizado"/>
            </w:pPr>
          </w:p>
        </w:tc>
      </w:tr>
      <w:tr w:rsidR="00451B94" w:rsidRPr="007E0D87" w14:paraId="4F58E55E" w14:textId="77777777" w:rsidTr="6BD95CFC">
        <w:trPr>
          <w:jc w:val="center"/>
        </w:trPr>
        <w:tc>
          <w:tcPr>
            <w:tcW w:w="6171" w:type="dxa"/>
            <w:tcBorders>
              <w:left w:val="single" w:sz="4" w:space="0" w:color="auto"/>
            </w:tcBorders>
          </w:tcPr>
          <w:p w14:paraId="641F8EF4" w14:textId="6AD6D454" w:rsidR="00451B94" w:rsidRPr="007E0D87" w:rsidRDefault="00DF4F7C" w:rsidP="00470C41">
            <w:pPr>
              <w:pStyle w:val="TF-TEXTOQUADRO"/>
            </w:pPr>
            <w:r>
              <w:t>preparação do ambiente de desenvolvimento</w:t>
            </w:r>
          </w:p>
        </w:tc>
        <w:tc>
          <w:tcPr>
            <w:tcW w:w="273" w:type="dxa"/>
          </w:tcPr>
          <w:p w14:paraId="29BC24BF" w14:textId="77777777" w:rsidR="00451B94" w:rsidRPr="007E0D87" w:rsidRDefault="00451B94" w:rsidP="00470C41">
            <w:pPr>
              <w:pStyle w:val="TF-TEXTOQUADROCentralizado"/>
            </w:pPr>
          </w:p>
        </w:tc>
        <w:tc>
          <w:tcPr>
            <w:tcW w:w="284" w:type="dxa"/>
          </w:tcPr>
          <w:p w14:paraId="31DA81C3" w14:textId="77777777" w:rsidR="00451B94" w:rsidRPr="007E0D87" w:rsidRDefault="00451B94" w:rsidP="00470C41">
            <w:pPr>
              <w:pStyle w:val="TF-TEXTOQUADROCentralizado"/>
            </w:pPr>
          </w:p>
        </w:tc>
        <w:tc>
          <w:tcPr>
            <w:tcW w:w="284" w:type="dxa"/>
            <w:shd w:val="clear" w:color="auto" w:fill="A6A6A6" w:themeFill="background1" w:themeFillShade="A6"/>
          </w:tcPr>
          <w:p w14:paraId="26B0EF88" w14:textId="77777777" w:rsidR="00451B94" w:rsidRPr="007E0D87" w:rsidRDefault="00451B94" w:rsidP="00470C41">
            <w:pPr>
              <w:pStyle w:val="TF-TEXTOQUADROCentralizado"/>
            </w:pPr>
          </w:p>
        </w:tc>
        <w:tc>
          <w:tcPr>
            <w:tcW w:w="284" w:type="dxa"/>
          </w:tcPr>
          <w:p w14:paraId="6CE1F824" w14:textId="77777777" w:rsidR="00451B94" w:rsidRPr="007E0D87" w:rsidRDefault="00451B94" w:rsidP="00470C41">
            <w:pPr>
              <w:pStyle w:val="TF-TEXTOQUADROCentralizado"/>
            </w:pPr>
          </w:p>
        </w:tc>
        <w:tc>
          <w:tcPr>
            <w:tcW w:w="284" w:type="dxa"/>
          </w:tcPr>
          <w:p w14:paraId="33F95EB6" w14:textId="77777777" w:rsidR="00451B94" w:rsidRPr="007E0D87" w:rsidRDefault="00451B94" w:rsidP="00470C41">
            <w:pPr>
              <w:pStyle w:val="TF-TEXTOQUADROCentralizado"/>
            </w:pPr>
          </w:p>
        </w:tc>
        <w:tc>
          <w:tcPr>
            <w:tcW w:w="284" w:type="dxa"/>
          </w:tcPr>
          <w:p w14:paraId="00B339AC" w14:textId="77777777" w:rsidR="00451B94" w:rsidRPr="007E0D87" w:rsidRDefault="00451B94" w:rsidP="00470C41">
            <w:pPr>
              <w:pStyle w:val="TF-TEXTOQUADROCentralizado"/>
            </w:pPr>
          </w:p>
        </w:tc>
        <w:tc>
          <w:tcPr>
            <w:tcW w:w="284" w:type="dxa"/>
          </w:tcPr>
          <w:p w14:paraId="76B82EE2" w14:textId="77777777" w:rsidR="00451B94" w:rsidRPr="007E0D87" w:rsidRDefault="00451B94" w:rsidP="00470C41">
            <w:pPr>
              <w:pStyle w:val="TF-TEXTOQUADROCentralizado"/>
            </w:pPr>
          </w:p>
        </w:tc>
        <w:tc>
          <w:tcPr>
            <w:tcW w:w="284" w:type="dxa"/>
          </w:tcPr>
          <w:p w14:paraId="12EB852C" w14:textId="77777777" w:rsidR="00451B94" w:rsidRPr="007E0D87" w:rsidRDefault="00451B94" w:rsidP="00470C41">
            <w:pPr>
              <w:pStyle w:val="TF-TEXTOQUADROCentralizado"/>
            </w:pPr>
          </w:p>
        </w:tc>
        <w:tc>
          <w:tcPr>
            <w:tcW w:w="284" w:type="dxa"/>
          </w:tcPr>
          <w:p w14:paraId="7060ABBE" w14:textId="77777777" w:rsidR="00451B94" w:rsidRPr="007E0D87" w:rsidRDefault="00451B94" w:rsidP="00470C41">
            <w:pPr>
              <w:pStyle w:val="TF-TEXTOQUADROCentralizado"/>
            </w:pPr>
          </w:p>
        </w:tc>
        <w:tc>
          <w:tcPr>
            <w:tcW w:w="289" w:type="dxa"/>
          </w:tcPr>
          <w:p w14:paraId="47A99228" w14:textId="77777777" w:rsidR="00451B94" w:rsidRPr="007E0D87" w:rsidRDefault="00451B94" w:rsidP="00470C41">
            <w:pPr>
              <w:pStyle w:val="TF-TEXTOQUADROCentralizado"/>
            </w:pPr>
          </w:p>
        </w:tc>
      </w:tr>
      <w:tr w:rsidR="00DF4F7C" w:rsidRPr="007E0D87" w14:paraId="75958DDD" w14:textId="77777777" w:rsidTr="6BD95CFC">
        <w:trPr>
          <w:jc w:val="center"/>
        </w:trPr>
        <w:tc>
          <w:tcPr>
            <w:tcW w:w="6171" w:type="dxa"/>
            <w:tcBorders>
              <w:left w:val="single" w:sz="4" w:space="0" w:color="auto"/>
            </w:tcBorders>
          </w:tcPr>
          <w:p w14:paraId="61AD3286" w14:textId="13FD2757" w:rsidR="00DF4F7C" w:rsidRPr="007E0D87" w:rsidRDefault="00A60A58" w:rsidP="00470C41">
            <w:pPr>
              <w:pStyle w:val="TF-TEXTOQUADRO"/>
            </w:pPr>
            <w:r>
              <w:t>especificação dos testes de requisitos</w:t>
            </w:r>
          </w:p>
        </w:tc>
        <w:tc>
          <w:tcPr>
            <w:tcW w:w="273" w:type="dxa"/>
          </w:tcPr>
          <w:p w14:paraId="4C781CCA" w14:textId="77777777" w:rsidR="00DF4F7C" w:rsidRPr="007E0D87" w:rsidRDefault="00DF4F7C" w:rsidP="00470C41">
            <w:pPr>
              <w:pStyle w:val="TF-TEXTOQUADROCentralizado"/>
            </w:pPr>
          </w:p>
        </w:tc>
        <w:tc>
          <w:tcPr>
            <w:tcW w:w="284" w:type="dxa"/>
          </w:tcPr>
          <w:p w14:paraId="36F55E7B" w14:textId="77777777" w:rsidR="00DF4F7C" w:rsidRPr="007E0D87" w:rsidRDefault="00DF4F7C" w:rsidP="00470C41">
            <w:pPr>
              <w:pStyle w:val="TF-TEXTOQUADROCentralizado"/>
            </w:pPr>
          </w:p>
        </w:tc>
        <w:tc>
          <w:tcPr>
            <w:tcW w:w="284" w:type="dxa"/>
            <w:shd w:val="clear" w:color="auto" w:fill="A6A6A6" w:themeFill="background1" w:themeFillShade="A6"/>
          </w:tcPr>
          <w:p w14:paraId="7E365A23" w14:textId="77777777" w:rsidR="00DF4F7C" w:rsidRPr="007E0D87" w:rsidRDefault="00DF4F7C" w:rsidP="00470C41">
            <w:pPr>
              <w:pStyle w:val="TF-TEXTOQUADROCentralizado"/>
            </w:pPr>
          </w:p>
        </w:tc>
        <w:tc>
          <w:tcPr>
            <w:tcW w:w="284" w:type="dxa"/>
            <w:shd w:val="clear" w:color="auto" w:fill="A6A6A6" w:themeFill="background1" w:themeFillShade="A6"/>
          </w:tcPr>
          <w:p w14:paraId="062CFF88" w14:textId="77777777" w:rsidR="00DF4F7C" w:rsidRPr="007E0D87" w:rsidRDefault="00DF4F7C" w:rsidP="00470C41">
            <w:pPr>
              <w:pStyle w:val="TF-TEXTOQUADROCentralizado"/>
            </w:pPr>
          </w:p>
        </w:tc>
        <w:tc>
          <w:tcPr>
            <w:tcW w:w="284" w:type="dxa"/>
          </w:tcPr>
          <w:p w14:paraId="0753BFFA" w14:textId="77777777" w:rsidR="00DF4F7C" w:rsidRPr="007E0D87" w:rsidRDefault="00DF4F7C" w:rsidP="00470C41">
            <w:pPr>
              <w:pStyle w:val="TF-TEXTOQUADROCentralizado"/>
            </w:pPr>
          </w:p>
        </w:tc>
        <w:tc>
          <w:tcPr>
            <w:tcW w:w="284" w:type="dxa"/>
          </w:tcPr>
          <w:p w14:paraId="32F89CCF" w14:textId="77777777" w:rsidR="00DF4F7C" w:rsidRPr="007E0D87" w:rsidRDefault="00DF4F7C" w:rsidP="00470C41">
            <w:pPr>
              <w:pStyle w:val="TF-TEXTOQUADROCentralizado"/>
            </w:pPr>
          </w:p>
        </w:tc>
        <w:tc>
          <w:tcPr>
            <w:tcW w:w="284" w:type="dxa"/>
          </w:tcPr>
          <w:p w14:paraId="06A47384" w14:textId="77777777" w:rsidR="00DF4F7C" w:rsidRPr="007E0D87" w:rsidRDefault="00DF4F7C" w:rsidP="00470C41">
            <w:pPr>
              <w:pStyle w:val="TF-TEXTOQUADROCentralizado"/>
            </w:pPr>
          </w:p>
        </w:tc>
        <w:tc>
          <w:tcPr>
            <w:tcW w:w="284" w:type="dxa"/>
          </w:tcPr>
          <w:p w14:paraId="6DF038E9" w14:textId="77777777" w:rsidR="00DF4F7C" w:rsidRPr="007E0D87" w:rsidRDefault="00DF4F7C" w:rsidP="00470C41">
            <w:pPr>
              <w:pStyle w:val="TF-TEXTOQUADROCentralizado"/>
            </w:pPr>
          </w:p>
        </w:tc>
        <w:tc>
          <w:tcPr>
            <w:tcW w:w="284" w:type="dxa"/>
          </w:tcPr>
          <w:p w14:paraId="33C4380F" w14:textId="77777777" w:rsidR="00DF4F7C" w:rsidRPr="007E0D87" w:rsidRDefault="00DF4F7C" w:rsidP="00470C41">
            <w:pPr>
              <w:pStyle w:val="TF-TEXTOQUADROCentralizado"/>
            </w:pPr>
          </w:p>
        </w:tc>
        <w:tc>
          <w:tcPr>
            <w:tcW w:w="289" w:type="dxa"/>
          </w:tcPr>
          <w:p w14:paraId="09A76335" w14:textId="77777777" w:rsidR="00DF4F7C" w:rsidRPr="007E0D87" w:rsidRDefault="00DF4F7C" w:rsidP="00470C41">
            <w:pPr>
              <w:pStyle w:val="TF-TEXTOQUADROCentralizado"/>
            </w:pPr>
          </w:p>
        </w:tc>
      </w:tr>
      <w:tr w:rsidR="00DF4F7C" w:rsidRPr="007E0D87" w14:paraId="168F0E5A" w14:textId="77777777" w:rsidTr="6BD95CFC">
        <w:trPr>
          <w:jc w:val="center"/>
        </w:trPr>
        <w:tc>
          <w:tcPr>
            <w:tcW w:w="6171" w:type="dxa"/>
            <w:tcBorders>
              <w:left w:val="single" w:sz="4" w:space="0" w:color="auto"/>
            </w:tcBorders>
          </w:tcPr>
          <w:p w14:paraId="3F7D9A2A" w14:textId="6A9AF67A" w:rsidR="00DF4F7C" w:rsidRPr="007E0D87" w:rsidRDefault="00A60A58" w:rsidP="00470C41">
            <w:pPr>
              <w:pStyle w:val="TF-TEXTOQUADRO"/>
            </w:pPr>
            <w:r>
              <w:t xml:space="preserve">desenvolvimento do </w:t>
            </w:r>
            <w:r w:rsidRPr="00815079">
              <w:rPr>
                <w:i/>
                <w:iCs/>
              </w:rPr>
              <w:t>plugin</w:t>
            </w:r>
            <w:r>
              <w:t xml:space="preserve"> transformador de código-fonte</w:t>
            </w:r>
          </w:p>
        </w:tc>
        <w:tc>
          <w:tcPr>
            <w:tcW w:w="273" w:type="dxa"/>
          </w:tcPr>
          <w:p w14:paraId="50900424" w14:textId="77777777" w:rsidR="00DF4F7C" w:rsidRPr="007E0D87" w:rsidRDefault="00DF4F7C" w:rsidP="00470C41">
            <w:pPr>
              <w:pStyle w:val="TF-TEXTOQUADROCentralizado"/>
            </w:pPr>
          </w:p>
        </w:tc>
        <w:tc>
          <w:tcPr>
            <w:tcW w:w="284" w:type="dxa"/>
          </w:tcPr>
          <w:p w14:paraId="3FFBAC79" w14:textId="77777777" w:rsidR="00DF4F7C" w:rsidRPr="007E0D87" w:rsidRDefault="00DF4F7C" w:rsidP="00470C41">
            <w:pPr>
              <w:pStyle w:val="TF-TEXTOQUADROCentralizado"/>
            </w:pPr>
          </w:p>
        </w:tc>
        <w:tc>
          <w:tcPr>
            <w:tcW w:w="284" w:type="dxa"/>
          </w:tcPr>
          <w:p w14:paraId="35147E2A" w14:textId="77777777" w:rsidR="00DF4F7C" w:rsidRPr="007E0D87" w:rsidRDefault="00DF4F7C" w:rsidP="00470C41">
            <w:pPr>
              <w:pStyle w:val="TF-TEXTOQUADROCentralizado"/>
            </w:pPr>
          </w:p>
        </w:tc>
        <w:tc>
          <w:tcPr>
            <w:tcW w:w="284" w:type="dxa"/>
            <w:shd w:val="clear" w:color="auto" w:fill="A6A6A6" w:themeFill="background1" w:themeFillShade="A6"/>
          </w:tcPr>
          <w:p w14:paraId="6E38F3C9" w14:textId="77777777" w:rsidR="00DF4F7C" w:rsidRPr="007E0D87" w:rsidRDefault="00DF4F7C" w:rsidP="00470C41">
            <w:pPr>
              <w:pStyle w:val="TF-TEXTOQUADROCentralizado"/>
            </w:pPr>
          </w:p>
        </w:tc>
        <w:tc>
          <w:tcPr>
            <w:tcW w:w="284" w:type="dxa"/>
            <w:shd w:val="clear" w:color="auto" w:fill="A6A6A6" w:themeFill="background1" w:themeFillShade="A6"/>
          </w:tcPr>
          <w:p w14:paraId="19ED60C1" w14:textId="77777777" w:rsidR="00DF4F7C" w:rsidRPr="007E0D87" w:rsidRDefault="00DF4F7C" w:rsidP="00470C41">
            <w:pPr>
              <w:pStyle w:val="TF-TEXTOQUADROCentralizado"/>
            </w:pPr>
          </w:p>
        </w:tc>
        <w:tc>
          <w:tcPr>
            <w:tcW w:w="284" w:type="dxa"/>
            <w:shd w:val="clear" w:color="auto" w:fill="A6A6A6" w:themeFill="background1" w:themeFillShade="A6"/>
          </w:tcPr>
          <w:p w14:paraId="42A593F8" w14:textId="77777777" w:rsidR="00DF4F7C" w:rsidRPr="007E0D87" w:rsidRDefault="00DF4F7C" w:rsidP="00470C41">
            <w:pPr>
              <w:pStyle w:val="TF-TEXTOQUADROCentralizado"/>
            </w:pPr>
          </w:p>
        </w:tc>
        <w:tc>
          <w:tcPr>
            <w:tcW w:w="284" w:type="dxa"/>
            <w:shd w:val="clear" w:color="auto" w:fill="A6A6A6" w:themeFill="background1" w:themeFillShade="A6"/>
          </w:tcPr>
          <w:p w14:paraId="652A7259" w14:textId="77777777" w:rsidR="00DF4F7C" w:rsidRPr="007E0D87" w:rsidRDefault="00DF4F7C" w:rsidP="00470C41">
            <w:pPr>
              <w:pStyle w:val="TF-TEXTOQUADROCentralizado"/>
            </w:pPr>
          </w:p>
        </w:tc>
        <w:tc>
          <w:tcPr>
            <w:tcW w:w="284" w:type="dxa"/>
          </w:tcPr>
          <w:p w14:paraId="2871B7B2" w14:textId="77777777" w:rsidR="00DF4F7C" w:rsidRPr="007E0D87" w:rsidRDefault="00DF4F7C" w:rsidP="00470C41">
            <w:pPr>
              <w:pStyle w:val="TF-TEXTOQUADROCentralizado"/>
            </w:pPr>
          </w:p>
        </w:tc>
        <w:tc>
          <w:tcPr>
            <w:tcW w:w="284" w:type="dxa"/>
          </w:tcPr>
          <w:p w14:paraId="2DA0E8B4" w14:textId="77777777" w:rsidR="00DF4F7C" w:rsidRPr="007E0D87" w:rsidRDefault="00DF4F7C" w:rsidP="00470C41">
            <w:pPr>
              <w:pStyle w:val="TF-TEXTOQUADROCentralizado"/>
            </w:pPr>
          </w:p>
        </w:tc>
        <w:tc>
          <w:tcPr>
            <w:tcW w:w="289" w:type="dxa"/>
          </w:tcPr>
          <w:p w14:paraId="110C0E58" w14:textId="77777777" w:rsidR="00DF4F7C" w:rsidRPr="007E0D87" w:rsidRDefault="00DF4F7C" w:rsidP="00470C41">
            <w:pPr>
              <w:pStyle w:val="TF-TEXTOQUADROCentralizado"/>
            </w:pPr>
          </w:p>
        </w:tc>
      </w:tr>
      <w:tr w:rsidR="00DF4F7C" w:rsidRPr="007E0D87" w14:paraId="0DAF3880" w14:textId="77777777" w:rsidTr="6BD95CFC">
        <w:trPr>
          <w:jc w:val="center"/>
        </w:trPr>
        <w:tc>
          <w:tcPr>
            <w:tcW w:w="6171" w:type="dxa"/>
            <w:tcBorders>
              <w:left w:val="single" w:sz="4" w:space="0" w:color="auto"/>
            </w:tcBorders>
          </w:tcPr>
          <w:p w14:paraId="360C205B" w14:textId="4BC0C8DA" w:rsidR="00DF4F7C" w:rsidRPr="007E0D87" w:rsidRDefault="00815079" w:rsidP="00470C41">
            <w:pPr>
              <w:pStyle w:val="TF-TEXTOQUADRO"/>
            </w:pPr>
            <w:r>
              <w:t>d</w:t>
            </w:r>
            <w:r w:rsidR="00A60A58">
              <w:t xml:space="preserve">esenvolvimento do </w:t>
            </w:r>
            <w:r w:rsidR="00A60A58" w:rsidRPr="00815079">
              <w:rPr>
                <w:i/>
                <w:iCs/>
              </w:rPr>
              <w:t>plugin</w:t>
            </w:r>
            <w:r w:rsidR="00A60A58">
              <w:t xml:space="preserve"> corretor de diagnósticos de compilador</w:t>
            </w:r>
          </w:p>
        </w:tc>
        <w:tc>
          <w:tcPr>
            <w:tcW w:w="273" w:type="dxa"/>
          </w:tcPr>
          <w:p w14:paraId="0A4214A9" w14:textId="77777777" w:rsidR="00DF4F7C" w:rsidRPr="007E0D87" w:rsidRDefault="00DF4F7C" w:rsidP="00470C41">
            <w:pPr>
              <w:pStyle w:val="TF-TEXTOQUADROCentralizado"/>
            </w:pPr>
          </w:p>
        </w:tc>
        <w:tc>
          <w:tcPr>
            <w:tcW w:w="284" w:type="dxa"/>
          </w:tcPr>
          <w:p w14:paraId="241F4374" w14:textId="77777777" w:rsidR="00DF4F7C" w:rsidRPr="007E0D87" w:rsidRDefault="00DF4F7C" w:rsidP="00470C41">
            <w:pPr>
              <w:pStyle w:val="TF-TEXTOQUADROCentralizado"/>
            </w:pPr>
          </w:p>
        </w:tc>
        <w:tc>
          <w:tcPr>
            <w:tcW w:w="284" w:type="dxa"/>
          </w:tcPr>
          <w:p w14:paraId="5E6B8B7C" w14:textId="77777777" w:rsidR="00DF4F7C" w:rsidRPr="007E0D87" w:rsidRDefault="00DF4F7C" w:rsidP="00470C41">
            <w:pPr>
              <w:pStyle w:val="TF-TEXTOQUADROCentralizado"/>
            </w:pPr>
          </w:p>
        </w:tc>
        <w:tc>
          <w:tcPr>
            <w:tcW w:w="284" w:type="dxa"/>
            <w:shd w:val="clear" w:color="auto" w:fill="A6A6A6" w:themeFill="background1" w:themeFillShade="A6"/>
          </w:tcPr>
          <w:p w14:paraId="5ED305C9" w14:textId="77777777" w:rsidR="00DF4F7C" w:rsidRPr="007E0D87" w:rsidRDefault="00DF4F7C" w:rsidP="00470C41">
            <w:pPr>
              <w:pStyle w:val="TF-TEXTOQUADROCentralizado"/>
            </w:pPr>
          </w:p>
        </w:tc>
        <w:tc>
          <w:tcPr>
            <w:tcW w:w="284" w:type="dxa"/>
            <w:shd w:val="clear" w:color="auto" w:fill="A6A6A6" w:themeFill="background1" w:themeFillShade="A6"/>
          </w:tcPr>
          <w:p w14:paraId="6091E5E1" w14:textId="77777777" w:rsidR="00DF4F7C" w:rsidRPr="007E0D87" w:rsidRDefault="00DF4F7C" w:rsidP="00470C41">
            <w:pPr>
              <w:pStyle w:val="TF-TEXTOQUADROCentralizado"/>
            </w:pPr>
          </w:p>
        </w:tc>
        <w:tc>
          <w:tcPr>
            <w:tcW w:w="284" w:type="dxa"/>
            <w:shd w:val="clear" w:color="auto" w:fill="A6A6A6" w:themeFill="background1" w:themeFillShade="A6"/>
          </w:tcPr>
          <w:p w14:paraId="582CDE3A" w14:textId="77777777" w:rsidR="00DF4F7C" w:rsidRPr="007E0D87" w:rsidRDefault="00DF4F7C" w:rsidP="00470C41">
            <w:pPr>
              <w:pStyle w:val="TF-TEXTOQUADROCentralizado"/>
            </w:pPr>
          </w:p>
        </w:tc>
        <w:tc>
          <w:tcPr>
            <w:tcW w:w="284" w:type="dxa"/>
            <w:shd w:val="clear" w:color="auto" w:fill="A6A6A6" w:themeFill="background1" w:themeFillShade="A6"/>
          </w:tcPr>
          <w:p w14:paraId="4C5629B7" w14:textId="77777777" w:rsidR="00DF4F7C" w:rsidRPr="007E0D87" w:rsidRDefault="00DF4F7C" w:rsidP="00470C41">
            <w:pPr>
              <w:pStyle w:val="TF-TEXTOQUADROCentralizado"/>
            </w:pPr>
          </w:p>
        </w:tc>
        <w:tc>
          <w:tcPr>
            <w:tcW w:w="284" w:type="dxa"/>
          </w:tcPr>
          <w:p w14:paraId="208B38BC" w14:textId="77777777" w:rsidR="00DF4F7C" w:rsidRPr="007E0D87" w:rsidRDefault="00DF4F7C" w:rsidP="00470C41">
            <w:pPr>
              <w:pStyle w:val="TF-TEXTOQUADROCentralizado"/>
            </w:pPr>
          </w:p>
        </w:tc>
        <w:tc>
          <w:tcPr>
            <w:tcW w:w="284" w:type="dxa"/>
          </w:tcPr>
          <w:p w14:paraId="180C4350" w14:textId="77777777" w:rsidR="00DF4F7C" w:rsidRPr="007E0D87" w:rsidRDefault="00DF4F7C" w:rsidP="00470C41">
            <w:pPr>
              <w:pStyle w:val="TF-TEXTOQUADROCentralizado"/>
            </w:pPr>
          </w:p>
        </w:tc>
        <w:tc>
          <w:tcPr>
            <w:tcW w:w="289" w:type="dxa"/>
          </w:tcPr>
          <w:p w14:paraId="297F24B0" w14:textId="77777777" w:rsidR="00DF4F7C" w:rsidRPr="007E0D87" w:rsidRDefault="00DF4F7C" w:rsidP="00470C41">
            <w:pPr>
              <w:pStyle w:val="TF-TEXTOQUADROCentralizado"/>
            </w:pPr>
          </w:p>
        </w:tc>
      </w:tr>
      <w:tr w:rsidR="00DF4F7C" w:rsidRPr="007E0D87" w14:paraId="5472BB91" w14:textId="77777777" w:rsidTr="6BD95CFC">
        <w:trPr>
          <w:jc w:val="center"/>
        </w:trPr>
        <w:tc>
          <w:tcPr>
            <w:tcW w:w="6171" w:type="dxa"/>
            <w:tcBorders>
              <w:left w:val="single" w:sz="4" w:space="0" w:color="auto"/>
            </w:tcBorders>
          </w:tcPr>
          <w:p w14:paraId="5C8E096D" w14:textId="414C5019" w:rsidR="00DF4F7C" w:rsidRPr="007E0D87" w:rsidRDefault="00815079" w:rsidP="00470C41">
            <w:pPr>
              <w:pStyle w:val="TF-TEXTOQUADRO"/>
            </w:pPr>
            <w:r>
              <w:t xml:space="preserve">desenvolvimento do </w:t>
            </w:r>
            <w:r w:rsidRPr="00815079">
              <w:rPr>
                <w:i/>
                <w:iCs/>
              </w:rPr>
              <w:t>plugin</w:t>
            </w:r>
            <w:r>
              <w:t xml:space="preserve"> para o Servidor de Linguagem</w:t>
            </w:r>
          </w:p>
        </w:tc>
        <w:tc>
          <w:tcPr>
            <w:tcW w:w="273" w:type="dxa"/>
          </w:tcPr>
          <w:p w14:paraId="500C8D3D" w14:textId="77777777" w:rsidR="00DF4F7C" w:rsidRPr="007E0D87" w:rsidRDefault="00DF4F7C" w:rsidP="00470C41">
            <w:pPr>
              <w:pStyle w:val="TF-TEXTOQUADROCentralizado"/>
            </w:pPr>
          </w:p>
        </w:tc>
        <w:tc>
          <w:tcPr>
            <w:tcW w:w="284" w:type="dxa"/>
          </w:tcPr>
          <w:p w14:paraId="0C93338E" w14:textId="77777777" w:rsidR="00DF4F7C" w:rsidRPr="007E0D87" w:rsidRDefault="00DF4F7C" w:rsidP="00470C41">
            <w:pPr>
              <w:pStyle w:val="TF-TEXTOQUADROCentralizado"/>
            </w:pPr>
          </w:p>
        </w:tc>
        <w:tc>
          <w:tcPr>
            <w:tcW w:w="284" w:type="dxa"/>
          </w:tcPr>
          <w:p w14:paraId="062D92A0" w14:textId="77777777" w:rsidR="00DF4F7C" w:rsidRPr="007E0D87" w:rsidRDefault="00DF4F7C" w:rsidP="00470C41">
            <w:pPr>
              <w:pStyle w:val="TF-TEXTOQUADROCentralizado"/>
            </w:pPr>
          </w:p>
        </w:tc>
        <w:tc>
          <w:tcPr>
            <w:tcW w:w="284" w:type="dxa"/>
            <w:shd w:val="clear" w:color="auto" w:fill="A6A6A6" w:themeFill="background1" w:themeFillShade="A6"/>
          </w:tcPr>
          <w:p w14:paraId="1D5EB4E8" w14:textId="77777777" w:rsidR="00DF4F7C" w:rsidRPr="007E0D87" w:rsidRDefault="00DF4F7C" w:rsidP="00470C41">
            <w:pPr>
              <w:pStyle w:val="TF-TEXTOQUADROCentralizado"/>
            </w:pPr>
          </w:p>
        </w:tc>
        <w:tc>
          <w:tcPr>
            <w:tcW w:w="284" w:type="dxa"/>
            <w:shd w:val="clear" w:color="auto" w:fill="A6A6A6" w:themeFill="background1" w:themeFillShade="A6"/>
          </w:tcPr>
          <w:p w14:paraId="554EE546" w14:textId="77777777" w:rsidR="00DF4F7C" w:rsidRPr="007E0D87" w:rsidRDefault="00DF4F7C" w:rsidP="00470C41">
            <w:pPr>
              <w:pStyle w:val="TF-TEXTOQUADROCentralizado"/>
            </w:pPr>
          </w:p>
        </w:tc>
        <w:tc>
          <w:tcPr>
            <w:tcW w:w="284" w:type="dxa"/>
            <w:shd w:val="clear" w:color="auto" w:fill="A6A6A6" w:themeFill="background1" w:themeFillShade="A6"/>
          </w:tcPr>
          <w:p w14:paraId="4EBE82B9" w14:textId="77777777" w:rsidR="00DF4F7C" w:rsidRPr="007E0D87" w:rsidRDefault="00DF4F7C" w:rsidP="00470C41">
            <w:pPr>
              <w:pStyle w:val="TF-TEXTOQUADROCentralizado"/>
            </w:pPr>
          </w:p>
        </w:tc>
        <w:tc>
          <w:tcPr>
            <w:tcW w:w="284" w:type="dxa"/>
            <w:shd w:val="clear" w:color="auto" w:fill="A6A6A6" w:themeFill="background1" w:themeFillShade="A6"/>
          </w:tcPr>
          <w:p w14:paraId="7DA9DA4E" w14:textId="77777777" w:rsidR="00DF4F7C" w:rsidRPr="007E0D87" w:rsidRDefault="00DF4F7C" w:rsidP="00470C41">
            <w:pPr>
              <w:pStyle w:val="TF-TEXTOQUADROCentralizado"/>
            </w:pPr>
          </w:p>
        </w:tc>
        <w:tc>
          <w:tcPr>
            <w:tcW w:w="284" w:type="dxa"/>
          </w:tcPr>
          <w:p w14:paraId="7828E023" w14:textId="77777777" w:rsidR="00DF4F7C" w:rsidRPr="007E0D87" w:rsidRDefault="00DF4F7C" w:rsidP="00470C41">
            <w:pPr>
              <w:pStyle w:val="TF-TEXTOQUADROCentralizado"/>
            </w:pPr>
          </w:p>
        </w:tc>
        <w:tc>
          <w:tcPr>
            <w:tcW w:w="284" w:type="dxa"/>
          </w:tcPr>
          <w:p w14:paraId="532B9E04" w14:textId="77777777" w:rsidR="00DF4F7C" w:rsidRPr="007E0D87" w:rsidRDefault="00DF4F7C" w:rsidP="00470C41">
            <w:pPr>
              <w:pStyle w:val="TF-TEXTOQUADROCentralizado"/>
            </w:pPr>
          </w:p>
        </w:tc>
        <w:tc>
          <w:tcPr>
            <w:tcW w:w="289" w:type="dxa"/>
          </w:tcPr>
          <w:p w14:paraId="4B59F0AB" w14:textId="77777777" w:rsidR="00DF4F7C" w:rsidRPr="007E0D87" w:rsidRDefault="00DF4F7C" w:rsidP="00470C41">
            <w:pPr>
              <w:pStyle w:val="TF-TEXTOQUADROCentralizado"/>
            </w:pPr>
          </w:p>
        </w:tc>
      </w:tr>
      <w:tr w:rsidR="00DF4F7C" w:rsidRPr="007E0D87" w14:paraId="50CEE54F" w14:textId="77777777" w:rsidTr="6BD95CFC">
        <w:trPr>
          <w:jc w:val="center"/>
        </w:trPr>
        <w:tc>
          <w:tcPr>
            <w:tcW w:w="6171" w:type="dxa"/>
            <w:tcBorders>
              <w:left w:val="single" w:sz="4" w:space="0" w:color="auto"/>
            </w:tcBorders>
          </w:tcPr>
          <w:p w14:paraId="1BE186AF" w14:textId="3340B1B8" w:rsidR="00DF4F7C" w:rsidRPr="007E0D87" w:rsidRDefault="00815079" w:rsidP="00470C41">
            <w:pPr>
              <w:pStyle w:val="TF-TEXTOQUADRO"/>
            </w:pPr>
            <w:r>
              <w:t>abstração de código e remoção de redundância</w:t>
            </w:r>
          </w:p>
        </w:tc>
        <w:tc>
          <w:tcPr>
            <w:tcW w:w="273" w:type="dxa"/>
          </w:tcPr>
          <w:p w14:paraId="35F8A8FD" w14:textId="77777777" w:rsidR="00DF4F7C" w:rsidRPr="007E0D87" w:rsidRDefault="00DF4F7C" w:rsidP="00470C41">
            <w:pPr>
              <w:pStyle w:val="TF-TEXTOQUADROCentralizado"/>
            </w:pPr>
          </w:p>
        </w:tc>
        <w:tc>
          <w:tcPr>
            <w:tcW w:w="284" w:type="dxa"/>
          </w:tcPr>
          <w:p w14:paraId="1F77BB58" w14:textId="77777777" w:rsidR="00DF4F7C" w:rsidRPr="007E0D87" w:rsidRDefault="00DF4F7C" w:rsidP="00470C41">
            <w:pPr>
              <w:pStyle w:val="TF-TEXTOQUADROCentralizado"/>
            </w:pPr>
          </w:p>
        </w:tc>
        <w:tc>
          <w:tcPr>
            <w:tcW w:w="284" w:type="dxa"/>
          </w:tcPr>
          <w:p w14:paraId="4F5AD2BE" w14:textId="77777777" w:rsidR="00DF4F7C" w:rsidRPr="007E0D87" w:rsidRDefault="00DF4F7C" w:rsidP="00470C41">
            <w:pPr>
              <w:pStyle w:val="TF-TEXTOQUADROCentralizado"/>
            </w:pPr>
          </w:p>
        </w:tc>
        <w:tc>
          <w:tcPr>
            <w:tcW w:w="284" w:type="dxa"/>
            <w:shd w:val="clear" w:color="auto" w:fill="A6A6A6" w:themeFill="background1" w:themeFillShade="A6"/>
          </w:tcPr>
          <w:p w14:paraId="6A53B091" w14:textId="77777777" w:rsidR="00DF4F7C" w:rsidRPr="007E0D87" w:rsidRDefault="00DF4F7C" w:rsidP="00470C41">
            <w:pPr>
              <w:pStyle w:val="TF-TEXTOQUADROCentralizado"/>
            </w:pPr>
          </w:p>
        </w:tc>
        <w:tc>
          <w:tcPr>
            <w:tcW w:w="284" w:type="dxa"/>
            <w:shd w:val="clear" w:color="auto" w:fill="A6A6A6" w:themeFill="background1" w:themeFillShade="A6"/>
          </w:tcPr>
          <w:p w14:paraId="27A999F2" w14:textId="77777777" w:rsidR="00DF4F7C" w:rsidRPr="007E0D87" w:rsidRDefault="00DF4F7C" w:rsidP="00470C41">
            <w:pPr>
              <w:pStyle w:val="TF-TEXTOQUADROCentralizado"/>
            </w:pPr>
          </w:p>
        </w:tc>
        <w:tc>
          <w:tcPr>
            <w:tcW w:w="284" w:type="dxa"/>
            <w:shd w:val="clear" w:color="auto" w:fill="A6A6A6" w:themeFill="background1" w:themeFillShade="A6"/>
          </w:tcPr>
          <w:p w14:paraId="3083A8A4" w14:textId="77777777" w:rsidR="00DF4F7C" w:rsidRPr="007E0D87" w:rsidRDefault="00DF4F7C" w:rsidP="00470C41">
            <w:pPr>
              <w:pStyle w:val="TF-TEXTOQUADROCentralizado"/>
            </w:pPr>
          </w:p>
        </w:tc>
        <w:tc>
          <w:tcPr>
            <w:tcW w:w="284" w:type="dxa"/>
            <w:shd w:val="clear" w:color="auto" w:fill="A6A6A6" w:themeFill="background1" w:themeFillShade="A6"/>
          </w:tcPr>
          <w:p w14:paraId="45E9593E" w14:textId="77777777" w:rsidR="00DF4F7C" w:rsidRPr="007E0D87" w:rsidRDefault="00DF4F7C" w:rsidP="00470C41">
            <w:pPr>
              <w:pStyle w:val="TF-TEXTOQUADROCentralizado"/>
            </w:pPr>
          </w:p>
        </w:tc>
        <w:tc>
          <w:tcPr>
            <w:tcW w:w="284" w:type="dxa"/>
          </w:tcPr>
          <w:p w14:paraId="24118C2C" w14:textId="77777777" w:rsidR="00DF4F7C" w:rsidRPr="007E0D87" w:rsidRDefault="00DF4F7C" w:rsidP="00470C41">
            <w:pPr>
              <w:pStyle w:val="TF-TEXTOQUADROCentralizado"/>
            </w:pPr>
          </w:p>
        </w:tc>
        <w:tc>
          <w:tcPr>
            <w:tcW w:w="284" w:type="dxa"/>
          </w:tcPr>
          <w:p w14:paraId="503B35FF" w14:textId="77777777" w:rsidR="00DF4F7C" w:rsidRPr="007E0D87" w:rsidRDefault="00DF4F7C" w:rsidP="00470C41">
            <w:pPr>
              <w:pStyle w:val="TF-TEXTOQUADROCentralizado"/>
            </w:pPr>
          </w:p>
        </w:tc>
        <w:tc>
          <w:tcPr>
            <w:tcW w:w="289" w:type="dxa"/>
          </w:tcPr>
          <w:p w14:paraId="0A935274" w14:textId="77777777" w:rsidR="00DF4F7C" w:rsidRPr="007E0D87" w:rsidRDefault="00DF4F7C" w:rsidP="00470C41">
            <w:pPr>
              <w:pStyle w:val="TF-TEXTOQUADROCentralizado"/>
            </w:pPr>
          </w:p>
        </w:tc>
      </w:tr>
      <w:tr w:rsidR="00DF4F7C" w:rsidRPr="007E0D87" w14:paraId="23D8316E" w14:textId="77777777" w:rsidTr="6BD95CFC">
        <w:trPr>
          <w:jc w:val="center"/>
        </w:trPr>
        <w:tc>
          <w:tcPr>
            <w:tcW w:w="6171" w:type="dxa"/>
            <w:tcBorders>
              <w:left w:val="single" w:sz="4" w:space="0" w:color="auto"/>
            </w:tcBorders>
          </w:tcPr>
          <w:p w14:paraId="03B98D14" w14:textId="0417B123" w:rsidR="00DF4F7C" w:rsidRPr="007E0D87" w:rsidRDefault="00815079" w:rsidP="00470C41">
            <w:pPr>
              <w:pStyle w:val="TF-TEXTOQUADRO"/>
            </w:pPr>
            <w:r>
              <w:t>elaboração de documentação</w:t>
            </w:r>
          </w:p>
        </w:tc>
        <w:tc>
          <w:tcPr>
            <w:tcW w:w="273" w:type="dxa"/>
          </w:tcPr>
          <w:p w14:paraId="0065F27D" w14:textId="77777777" w:rsidR="00DF4F7C" w:rsidRPr="007E0D87" w:rsidRDefault="00DF4F7C" w:rsidP="00470C41">
            <w:pPr>
              <w:pStyle w:val="TF-TEXTOQUADROCentralizado"/>
            </w:pPr>
          </w:p>
        </w:tc>
        <w:tc>
          <w:tcPr>
            <w:tcW w:w="284" w:type="dxa"/>
          </w:tcPr>
          <w:p w14:paraId="62145E0E" w14:textId="77777777" w:rsidR="00DF4F7C" w:rsidRPr="007E0D87" w:rsidRDefault="00DF4F7C" w:rsidP="00470C41">
            <w:pPr>
              <w:pStyle w:val="TF-TEXTOQUADROCentralizado"/>
            </w:pPr>
          </w:p>
        </w:tc>
        <w:tc>
          <w:tcPr>
            <w:tcW w:w="284" w:type="dxa"/>
          </w:tcPr>
          <w:p w14:paraId="42692537" w14:textId="77777777" w:rsidR="00DF4F7C" w:rsidRPr="007E0D87" w:rsidRDefault="00DF4F7C" w:rsidP="00470C41">
            <w:pPr>
              <w:pStyle w:val="TF-TEXTOQUADROCentralizado"/>
            </w:pPr>
          </w:p>
        </w:tc>
        <w:tc>
          <w:tcPr>
            <w:tcW w:w="284" w:type="dxa"/>
          </w:tcPr>
          <w:p w14:paraId="56C586F2" w14:textId="77777777" w:rsidR="00DF4F7C" w:rsidRPr="007E0D87" w:rsidRDefault="00DF4F7C" w:rsidP="00470C41">
            <w:pPr>
              <w:pStyle w:val="TF-TEXTOQUADROCentralizado"/>
            </w:pPr>
          </w:p>
        </w:tc>
        <w:tc>
          <w:tcPr>
            <w:tcW w:w="284" w:type="dxa"/>
          </w:tcPr>
          <w:p w14:paraId="72D6D531" w14:textId="77777777" w:rsidR="00DF4F7C" w:rsidRPr="007E0D87" w:rsidRDefault="00DF4F7C" w:rsidP="00470C41">
            <w:pPr>
              <w:pStyle w:val="TF-TEXTOQUADROCentralizado"/>
            </w:pPr>
          </w:p>
        </w:tc>
        <w:tc>
          <w:tcPr>
            <w:tcW w:w="284" w:type="dxa"/>
            <w:shd w:val="clear" w:color="auto" w:fill="A6A6A6" w:themeFill="background1" w:themeFillShade="A6"/>
          </w:tcPr>
          <w:p w14:paraId="36BDAC7E" w14:textId="77777777" w:rsidR="00DF4F7C" w:rsidRPr="007E0D87" w:rsidRDefault="00DF4F7C" w:rsidP="00470C41">
            <w:pPr>
              <w:pStyle w:val="TF-TEXTOQUADROCentralizado"/>
            </w:pPr>
          </w:p>
        </w:tc>
        <w:tc>
          <w:tcPr>
            <w:tcW w:w="284" w:type="dxa"/>
            <w:shd w:val="clear" w:color="auto" w:fill="A6A6A6" w:themeFill="background1" w:themeFillShade="A6"/>
          </w:tcPr>
          <w:p w14:paraId="258F22A2" w14:textId="77777777" w:rsidR="00DF4F7C" w:rsidRPr="007E0D87" w:rsidRDefault="00DF4F7C" w:rsidP="00470C41">
            <w:pPr>
              <w:pStyle w:val="TF-TEXTOQUADROCentralizado"/>
            </w:pPr>
          </w:p>
        </w:tc>
        <w:tc>
          <w:tcPr>
            <w:tcW w:w="284" w:type="dxa"/>
            <w:shd w:val="clear" w:color="auto" w:fill="A6A6A6" w:themeFill="background1" w:themeFillShade="A6"/>
          </w:tcPr>
          <w:p w14:paraId="7F3077EA" w14:textId="77777777" w:rsidR="00DF4F7C" w:rsidRPr="007E0D87" w:rsidRDefault="00DF4F7C" w:rsidP="00470C41">
            <w:pPr>
              <w:pStyle w:val="TF-TEXTOQUADROCentralizado"/>
            </w:pPr>
          </w:p>
        </w:tc>
        <w:tc>
          <w:tcPr>
            <w:tcW w:w="284" w:type="dxa"/>
          </w:tcPr>
          <w:p w14:paraId="01754EC3" w14:textId="77777777" w:rsidR="00DF4F7C" w:rsidRPr="007E0D87" w:rsidRDefault="00DF4F7C" w:rsidP="00470C41">
            <w:pPr>
              <w:pStyle w:val="TF-TEXTOQUADROCentralizado"/>
            </w:pPr>
          </w:p>
        </w:tc>
        <w:tc>
          <w:tcPr>
            <w:tcW w:w="289" w:type="dxa"/>
          </w:tcPr>
          <w:p w14:paraId="0C5B40F8" w14:textId="77777777" w:rsidR="00DF4F7C" w:rsidRPr="007E0D87" w:rsidRDefault="00DF4F7C" w:rsidP="00470C41">
            <w:pPr>
              <w:pStyle w:val="TF-TEXTOQUADROCentralizado"/>
            </w:pPr>
          </w:p>
        </w:tc>
      </w:tr>
      <w:tr w:rsidR="00DF4F7C" w:rsidRPr="007E0D87" w14:paraId="769B7B44" w14:textId="77777777" w:rsidTr="6BD95CFC">
        <w:trPr>
          <w:jc w:val="center"/>
        </w:trPr>
        <w:tc>
          <w:tcPr>
            <w:tcW w:w="6171" w:type="dxa"/>
            <w:tcBorders>
              <w:left w:val="single" w:sz="4" w:space="0" w:color="auto"/>
              <w:bottom w:val="single" w:sz="4" w:space="0" w:color="auto"/>
            </w:tcBorders>
          </w:tcPr>
          <w:p w14:paraId="7D39841E" w14:textId="5B76275F" w:rsidR="00DF4F7C" w:rsidRPr="007E0D87" w:rsidRDefault="00815079" w:rsidP="00470C41">
            <w:pPr>
              <w:pStyle w:val="TF-TEXTOQUADRO"/>
            </w:pPr>
            <w:r>
              <w:t>disponibilização na comunidade de software livre</w:t>
            </w:r>
          </w:p>
        </w:tc>
        <w:tc>
          <w:tcPr>
            <w:tcW w:w="273" w:type="dxa"/>
            <w:tcBorders>
              <w:bottom w:val="single" w:sz="4" w:space="0" w:color="auto"/>
            </w:tcBorders>
          </w:tcPr>
          <w:p w14:paraId="228E6325" w14:textId="77777777" w:rsidR="00DF4F7C" w:rsidRPr="007E0D87" w:rsidRDefault="00DF4F7C" w:rsidP="00470C41">
            <w:pPr>
              <w:pStyle w:val="TF-TEXTOQUADROCentralizado"/>
            </w:pPr>
          </w:p>
        </w:tc>
        <w:tc>
          <w:tcPr>
            <w:tcW w:w="284" w:type="dxa"/>
            <w:tcBorders>
              <w:bottom w:val="single" w:sz="4" w:space="0" w:color="auto"/>
            </w:tcBorders>
          </w:tcPr>
          <w:p w14:paraId="4B7E39D0" w14:textId="77777777" w:rsidR="00DF4F7C" w:rsidRPr="007E0D87" w:rsidRDefault="00DF4F7C" w:rsidP="00470C41">
            <w:pPr>
              <w:pStyle w:val="TF-TEXTOQUADROCentralizado"/>
            </w:pPr>
          </w:p>
        </w:tc>
        <w:tc>
          <w:tcPr>
            <w:tcW w:w="284" w:type="dxa"/>
            <w:tcBorders>
              <w:bottom w:val="single" w:sz="4" w:space="0" w:color="auto"/>
            </w:tcBorders>
          </w:tcPr>
          <w:p w14:paraId="447CC351" w14:textId="77777777" w:rsidR="00DF4F7C" w:rsidRPr="007E0D87" w:rsidRDefault="00DF4F7C" w:rsidP="00470C41">
            <w:pPr>
              <w:pStyle w:val="TF-TEXTOQUADROCentralizado"/>
            </w:pPr>
          </w:p>
        </w:tc>
        <w:tc>
          <w:tcPr>
            <w:tcW w:w="284" w:type="dxa"/>
            <w:tcBorders>
              <w:bottom w:val="single" w:sz="4" w:space="0" w:color="auto"/>
            </w:tcBorders>
          </w:tcPr>
          <w:p w14:paraId="015DE3B4" w14:textId="77777777" w:rsidR="00DF4F7C" w:rsidRPr="007E0D87" w:rsidRDefault="00DF4F7C" w:rsidP="00470C41">
            <w:pPr>
              <w:pStyle w:val="TF-TEXTOQUADROCentralizado"/>
            </w:pPr>
          </w:p>
        </w:tc>
        <w:tc>
          <w:tcPr>
            <w:tcW w:w="284" w:type="dxa"/>
            <w:tcBorders>
              <w:bottom w:val="single" w:sz="4" w:space="0" w:color="auto"/>
            </w:tcBorders>
          </w:tcPr>
          <w:p w14:paraId="09F52BBD" w14:textId="77777777" w:rsidR="00DF4F7C" w:rsidRPr="007E0D87" w:rsidRDefault="00DF4F7C" w:rsidP="00470C41">
            <w:pPr>
              <w:pStyle w:val="TF-TEXTOQUADROCentralizado"/>
            </w:pPr>
          </w:p>
        </w:tc>
        <w:tc>
          <w:tcPr>
            <w:tcW w:w="284" w:type="dxa"/>
            <w:tcBorders>
              <w:bottom w:val="single" w:sz="4" w:space="0" w:color="auto"/>
            </w:tcBorders>
            <w:shd w:val="clear" w:color="auto" w:fill="auto"/>
          </w:tcPr>
          <w:p w14:paraId="1D9B9FBF" w14:textId="77777777" w:rsidR="00DF4F7C" w:rsidRPr="007E0D87" w:rsidRDefault="00DF4F7C" w:rsidP="00470C41">
            <w:pPr>
              <w:pStyle w:val="TF-TEXTOQUADROCentralizado"/>
            </w:pPr>
          </w:p>
        </w:tc>
        <w:tc>
          <w:tcPr>
            <w:tcW w:w="284" w:type="dxa"/>
            <w:tcBorders>
              <w:bottom w:val="single" w:sz="4" w:space="0" w:color="auto"/>
            </w:tcBorders>
            <w:shd w:val="clear" w:color="auto" w:fill="auto"/>
          </w:tcPr>
          <w:p w14:paraId="764C1632" w14:textId="77777777" w:rsidR="00DF4F7C" w:rsidRPr="007E0D87" w:rsidRDefault="00DF4F7C" w:rsidP="00470C41">
            <w:pPr>
              <w:pStyle w:val="TF-TEXTOQUADROCentralizado"/>
            </w:pPr>
          </w:p>
        </w:tc>
        <w:tc>
          <w:tcPr>
            <w:tcW w:w="284" w:type="dxa"/>
            <w:tcBorders>
              <w:bottom w:val="single" w:sz="4" w:space="0" w:color="auto"/>
            </w:tcBorders>
            <w:shd w:val="clear" w:color="auto" w:fill="A6A6A6" w:themeFill="background1" w:themeFillShade="A6"/>
          </w:tcPr>
          <w:p w14:paraId="5FFC8060" w14:textId="77777777" w:rsidR="00DF4F7C" w:rsidRPr="007E0D87" w:rsidRDefault="00DF4F7C" w:rsidP="00470C41">
            <w:pPr>
              <w:pStyle w:val="TF-TEXTOQUADROCentralizado"/>
            </w:pPr>
          </w:p>
        </w:tc>
        <w:tc>
          <w:tcPr>
            <w:tcW w:w="284" w:type="dxa"/>
            <w:tcBorders>
              <w:bottom w:val="single" w:sz="4" w:space="0" w:color="auto"/>
            </w:tcBorders>
          </w:tcPr>
          <w:p w14:paraId="74D5BD03" w14:textId="77777777" w:rsidR="00DF4F7C" w:rsidRPr="007E0D87" w:rsidRDefault="00DF4F7C" w:rsidP="00470C41">
            <w:pPr>
              <w:pStyle w:val="TF-TEXTOQUADROCentralizado"/>
            </w:pPr>
          </w:p>
        </w:tc>
        <w:tc>
          <w:tcPr>
            <w:tcW w:w="289" w:type="dxa"/>
            <w:tcBorders>
              <w:bottom w:val="single" w:sz="4" w:space="0" w:color="auto"/>
            </w:tcBorders>
          </w:tcPr>
          <w:p w14:paraId="46C109A3" w14:textId="77777777" w:rsidR="00DF4F7C" w:rsidRPr="007E0D87" w:rsidRDefault="00DF4F7C" w:rsidP="00470C41">
            <w:pPr>
              <w:pStyle w:val="TF-TEXTOQUADROCentralizado"/>
            </w:pPr>
          </w:p>
        </w:tc>
      </w:tr>
    </w:tbl>
    <w:p w14:paraId="20642303" w14:textId="77777777" w:rsidR="00FC4A9F" w:rsidRDefault="00FC4A9F" w:rsidP="00FC4A9F">
      <w:pPr>
        <w:pStyle w:val="TF-FONTE"/>
      </w:pPr>
      <w:r>
        <w:t>Fonte: elaborado pelo autor.</w:t>
      </w:r>
    </w:p>
    <w:p w14:paraId="3C9FF817" w14:textId="77777777" w:rsidR="00A307C7" w:rsidRPr="007A1883" w:rsidRDefault="0037046F" w:rsidP="00424AD5">
      <w:pPr>
        <w:pStyle w:val="Ttulo1"/>
      </w:pPr>
      <w:r>
        <w:t>REVISÃO BIBLIOGRÁFICA</w:t>
      </w:r>
    </w:p>
    <w:p w14:paraId="53028ED9" w14:textId="5EA443DF" w:rsidR="00990E5A" w:rsidRDefault="00963361" w:rsidP="00DF64E9">
      <w:pPr>
        <w:pStyle w:val="TF-TEXTO"/>
      </w:pPr>
      <w:r>
        <w:t xml:space="preserve">Esta </w:t>
      </w:r>
      <w:r w:rsidR="00990E5A">
        <w:t xml:space="preserve">sessão </w:t>
      </w:r>
      <w:r>
        <w:t>descreve brevemente sobre os assuntos que fundamentarão o estudo a ser realizado</w:t>
      </w:r>
      <w:r w:rsidR="00990E5A">
        <w:t>: TypeScript,</w:t>
      </w:r>
      <w:r w:rsidR="0050043F">
        <w:t xml:space="preserve"> árvores abstratas de sintaxe</w:t>
      </w:r>
      <w:r w:rsidR="00150179">
        <w:t xml:space="preserve"> (ASTs)</w:t>
      </w:r>
      <w:r w:rsidR="0050043F">
        <w:t>,</w:t>
      </w:r>
      <w:r w:rsidR="00990E5A">
        <w:t xml:space="preserve"> </w:t>
      </w:r>
      <w:r w:rsidR="00C27979">
        <w:t>declarações de</w:t>
      </w:r>
      <w:r>
        <w:t xml:space="preserve"> </w:t>
      </w:r>
      <w:r w:rsidR="00990E5A">
        <w:t>importação</w:t>
      </w:r>
      <w:r w:rsidR="00896FA6">
        <w:t>,</w:t>
      </w:r>
      <w:r w:rsidR="00990E5A">
        <w:t xml:space="preserve"> </w:t>
      </w:r>
      <w:r w:rsidR="00990E5A" w:rsidRPr="258D3B25">
        <w:rPr>
          <w:i/>
          <w:iCs/>
        </w:rPr>
        <w:t>plugin</w:t>
      </w:r>
      <w:r w:rsidR="00A86347" w:rsidRPr="00A86347">
        <w:t>, ambiente de desenvolvimento integrado (IDE)</w:t>
      </w:r>
      <w:r w:rsidR="006F40C2">
        <w:t xml:space="preserve"> </w:t>
      </w:r>
      <w:r w:rsidR="00896FA6">
        <w:t xml:space="preserve">e protocolo de </w:t>
      </w:r>
      <w:r w:rsidR="005A424D">
        <w:t>S</w:t>
      </w:r>
      <w:r w:rsidR="00896FA6">
        <w:t xml:space="preserve">ervidor de </w:t>
      </w:r>
      <w:r w:rsidR="005A424D">
        <w:t>L</w:t>
      </w:r>
      <w:r w:rsidR="00896FA6">
        <w:t>inguagem</w:t>
      </w:r>
      <w:r w:rsidR="00990E5A">
        <w:t>.</w:t>
      </w:r>
    </w:p>
    <w:p w14:paraId="4F8D8586" w14:textId="0248CE96" w:rsidR="00CE2BC5" w:rsidRDefault="00CE2BC5" w:rsidP="00CE2BC5">
      <w:pPr>
        <w:pStyle w:val="Ttulo2"/>
      </w:pPr>
      <w:r>
        <w:t>Typescript</w:t>
      </w:r>
    </w:p>
    <w:p w14:paraId="0A9AEA61" w14:textId="77777777" w:rsidR="00FF3E12" w:rsidRDefault="00963361" w:rsidP="00150179">
      <w:pPr>
        <w:pStyle w:val="TF-TEXTO"/>
      </w:pPr>
      <w:r>
        <w:t xml:space="preserve">O TypeScript é uma linguagem de programação </w:t>
      </w:r>
      <w:r w:rsidR="00697651">
        <w:t>de propósito geral desenvolvida pela Microsoft</w:t>
      </w:r>
      <w:r w:rsidR="00F57024">
        <w:t xml:space="preserve"> e mantida </w:t>
      </w:r>
      <w:r w:rsidR="00AC5B5B">
        <w:t xml:space="preserve">pela comunidade de </w:t>
      </w:r>
      <w:r w:rsidR="00AC5B5B" w:rsidRPr="00AC5B5B">
        <w:rPr>
          <w:i/>
          <w:iCs/>
        </w:rPr>
        <w:t>software</w:t>
      </w:r>
      <w:r w:rsidR="00AC5B5B">
        <w:t xml:space="preserve"> livre</w:t>
      </w:r>
      <w:r w:rsidR="00697651">
        <w:t xml:space="preserve">. Ela funciona como uma extensão ao JavaScript, </w:t>
      </w:r>
      <w:r w:rsidR="003D2E3E">
        <w:t>tornando-o numa linguagem tipificada</w:t>
      </w:r>
      <w:r w:rsidR="00697651">
        <w:t xml:space="preserve">. Ela adiciona funcionalidades relativas a esses tipos, tornando a experiência de desenvolvedor mais amigável </w:t>
      </w:r>
      <w:r w:rsidR="00C52DAA">
        <w:t>e possibilitando detectar erros de sintaxe antes mesmo de executar o código.</w:t>
      </w:r>
    </w:p>
    <w:p w14:paraId="30DEF9FA" w14:textId="306D66A3" w:rsidR="00963361" w:rsidRDefault="00FF3E12" w:rsidP="00150179">
      <w:pPr>
        <w:pStyle w:val="TF-TEXTO"/>
      </w:pPr>
      <w:r>
        <w:t xml:space="preserve">Ele </w:t>
      </w:r>
      <w:r w:rsidR="00C52DAA">
        <w:t>inclui um compilador que remove os tipos (que são necessários apenas em tempo de desenvolvimento), transforma</w:t>
      </w:r>
      <w:r w:rsidR="00896FA6">
        <w:t>n</w:t>
      </w:r>
      <w:r w:rsidR="00C52DAA">
        <w:t>do o código</w:t>
      </w:r>
      <w:r w:rsidR="00E20954">
        <w:t>-fonte</w:t>
      </w:r>
      <w:r w:rsidR="00C52DAA">
        <w:t xml:space="preserve"> em JavaScript compatível com o navegador ou com interpretadores, como o NodeJS</w:t>
      </w:r>
      <w:r w:rsidR="00912396">
        <w:t xml:space="preserve"> (</w:t>
      </w:r>
      <w:r w:rsidR="002D1F86">
        <w:t>TYPESCRIPT</w:t>
      </w:r>
      <w:r w:rsidR="00912396">
        <w:t>, 2022</w:t>
      </w:r>
      <w:r w:rsidR="00194416">
        <w:t>)</w:t>
      </w:r>
      <w:r w:rsidR="00C52DAA">
        <w:t>.</w:t>
      </w:r>
    </w:p>
    <w:p w14:paraId="27BF6510" w14:textId="72C4B353" w:rsidR="00B05B65" w:rsidRDefault="00B05B65" w:rsidP="00B05B65">
      <w:pPr>
        <w:pStyle w:val="Ttulo2"/>
      </w:pPr>
      <w:r>
        <w:t>árvores abstratas de sintaxe (ast) e declarações de importação</w:t>
      </w:r>
    </w:p>
    <w:p w14:paraId="07989E20" w14:textId="5FBD67B4" w:rsidR="006F40C2" w:rsidRDefault="006F40C2" w:rsidP="00DF64E9">
      <w:pPr>
        <w:pStyle w:val="TF-TEXTO"/>
      </w:pPr>
      <w:r>
        <w:t xml:space="preserve">Arquivos de código-fonte são carregados pelo compilador para serem transformados, frequentemente, em linguagem de máquina ou alguma outra linguagem. Em geral, os compiladores carregam o texto do arquivo de </w:t>
      </w:r>
      <w:r>
        <w:lastRenderedPageBreak/>
        <w:t>código-fonte e gera</w:t>
      </w:r>
      <w:r w:rsidR="006F7F70">
        <w:t xml:space="preserve">m </w:t>
      </w:r>
      <w:r>
        <w:t xml:space="preserve">uma estrutura de dados conhecida como </w:t>
      </w:r>
      <w:r w:rsidR="006F7F70">
        <w:t>árvore abstrata de sintaxe (AST)</w:t>
      </w:r>
      <w:r>
        <w:t>.</w:t>
      </w:r>
      <w:r w:rsidR="006F7F70">
        <w:t xml:space="preserve"> Essa estrutura de dados permite a </w:t>
      </w:r>
      <w:r w:rsidR="002522C9">
        <w:t>travessia</w:t>
      </w:r>
      <w:r w:rsidR="006F7F70">
        <w:t xml:space="preserve"> do código-fonte</w:t>
      </w:r>
      <w:r w:rsidR="00F53742">
        <w:t xml:space="preserve"> </w:t>
      </w:r>
      <w:r w:rsidR="005E3EF3">
        <w:t>de maneira mais eficaz</w:t>
      </w:r>
      <w:r w:rsidR="00BD249B">
        <w:t xml:space="preserve"> </w:t>
      </w:r>
      <w:r w:rsidR="009F50B9">
        <w:t xml:space="preserve">(AHO </w:t>
      </w:r>
      <w:r w:rsidR="009F50B9" w:rsidRPr="002361D9">
        <w:rPr>
          <w:i/>
          <w:iCs/>
        </w:rPr>
        <w:t>et al.</w:t>
      </w:r>
      <w:r w:rsidR="009F50B9">
        <w:t>, 2013)</w:t>
      </w:r>
      <w:r w:rsidR="006F7F70">
        <w:t>.</w:t>
      </w:r>
    </w:p>
    <w:p w14:paraId="6FD5D769" w14:textId="452B3F5C" w:rsidR="00B4281E" w:rsidRDefault="005E3EF3" w:rsidP="00DF64E9">
      <w:pPr>
        <w:pStyle w:val="TF-TEXTO"/>
      </w:pPr>
      <w:r>
        <w:t xml:space="preserve">Uma das maneiras possíveis de </w:t>
      </w:r>
      <w:r w:rsidR="0005504A">
        <w:t>transformar</w:t>
      </w:r>
      <w:r>
        <w:t xml:space="preserve"> código-fonte é através </w:t>
      </w:r>
      <w:r w:rsidR="00F56803">
        <w:t>de um padrão de projeto chamado</w:t>
      </w:r>
      <w:r>
        <w:t xml:space="preserve"> visitador</w:t>
      </w:r>
      <w:r w:rsidR="005E1197">
        <w:t xml:space="preserve"> (VISITOR PATTERN, 2022)</w:t>
      </w:r>
      <w:r>
        <w:t xml:space="preserve">. </w:t>
      </w:r>
      <w:r w:rsidR="002E513E">
        <w:t>O</w:t>
      </w:r>
      <w:r w:rsidR="00B4281E">
        <w:t xml:space="preserve"> visitador</w:t>
      </w:r>
      <w:r w:rsidR="005E1197">
        <w:t xml:space="preserve">, no contexto </w:t>
      </w:r>
      <w:r w:rsidR="00D06AD9">
        <w:t>do compilador TypeScript</w:t>
      </w:r>
      <w:r w:rsidR="005E1197">
        <w:t>,</w:t>
      </w:r>
      <w:r w:rsidR="00B4281E">
        <w:t xml:space="preserve"> é uma função que recebe um nó da AST e o transforma, retornando zero, um ou mais nós, substituindo o nó original na árvore. Cada tipo de nó, especificado pelo compilador, pode ter um visitador</w:t>
      </w:r>
      <w:r w:rsidR="00CC0563">
        <w:t xml:space="preserve"> (BASARAT, </w:t>
      </w:r>
      <w:r w:rsidR="002361D9">
        <w:t>2020</w:t>
      </w:r>
      <w:r w:rsidR="00A6343D">
        <w:t>a</w:t>
      </w:r>
      <w:r w:rsidR="00CC0563">
        <w:t>)</w:t>
      </w:r>
      <w:r w:rsidR="00B4281E">
        <w:t>. Um dos tipos de nó</w:t>
      </w:r>
      <w:r w:rsidR="00975894">
        <w:t xml:space="preserve"> explorados pelo compilador TypeScript</w:t>
      </w:r>
      <w:r w:rsidR="00B4281E">
        <w:t xml:space="preserve"> é o de declaração de importação</w:t>
      </w:r>
      <w:r w:rsidR="002361D9">
        <w:t xml:space="preserve"> (BASARAT, 2020</w:t>
      </w:r>
      <w:r w:rsidR="00A6343D">
        <w:t>b</w:t>
      </w:r>
      <w:r w:rsidR="002361D9">
        <w:t>)</w:t>
      </w:r>
      <w:r w:rsidR="00B4281E">
        <w:t xml:space="preserve">. </w:t>
      </w:r>
      <w:r w:rsidR="008E77B9">
        <w:t xml:space="preserve"> </w:t>
      </w:r>
      <w:r w:rsidR="00975894">
        <w:t xml:space="preserve">Ela é formada por </w:t>
      </w:r>
      <w:r w:rsidR="00B4281E">
        <w:t>dois elementos principais: o caminho do módulo a ser importado, e os elementos a serem importados</w:t>
      </w:r>
      <w:r w:rsidR="00EC362B">
        <w:t xml:space="preserve"> (MOZILLA, 2022)</w:t>
      </w:r>
      <w:r w:rsidR="00B4281E">
        <w:t>.</w:t>
      </w:r>
      <w:r w:rsidR="00831475">
        <w:t xml:space="preserve"> Uma vez incluído</w:t>
      </w:r>
      <w:r w:rsidR="00051FAF">
        <w:t>s</w:t>
      </w:r>
      <w:r w:rsidR="00831475">
        <w:t>, o</w:t>
      </w:r>
      <w:r w:rsidR="00051FAF">
        <w:t>s</w:t>
      </w:r>
      <w:r w:rsidR="00831475">
        <w:t xml:space="preserve"> elemento</w:t>
      </w:r>
      <w:r w:rsidR="00051FAF">
        <w:t>s</w:t>
      </w:r>
      <w:r w:rsidR="00831475">
        <w:t xml:space="preserve"> pode</w:t>
      </w:r>
      <w:r w:rsidR="00051FAF">
        <w:t>m</w:t>
      </w:r>
      <w:r w:rsidR="00831475">
        <w:t xml:space="preserve"> ser utilizado</w:t>
      </w:r>
      <w:r w:rsidR="00051FAF">
        <w:t>s</w:t>
      </w:r>
      <w:r w:rsidR="00831475">
        <w:t xml:space="preserve"> pelo desenvolvedor como desejado.</w:t>
      </w:r>
    </w:p>
    <w:p w14:paraId="7BD10204" w14:textId="01531C45" w:rsidR="00B05B65" w:rsidRDefault="00B05B65" w:rsidP="00B05B65">
      <w:pPr>
        <w:pStyle w:val="Ttulo2"/>
      </w:pPr>
      <w:r>
        <w:t>plugin</w:t>
      </w:r>
    </w:p>
    <w:p w14:paraId="723C8798" w14:textId="1E71DA7D" w:rsidR="003E3C23" w:rsidRDefault="00671273" w:rsidP="00DF64E9">
      <w:pPr>
        <w:pStyle w:val="TF-TEXTO"/>
      </w:pPr>
      <w:r>
        <w:t>De acordo com Sterne (2019, tradução nossa), “u</w:t>
      </w:r>
      <w:r w:rsidR="00A86347">
        <w:t>m</w:t>
      </w:r>
      <w:r w:rsidR="165877E2">
        <w:t xml:space="preserve"> </w:t>
      </w:r>
      <w:r w:rsidR="165877E2" w:rsidRPr="258D3B25">
        <w:rPr>
          <w:i/>
          <w:iCs/>
        </w:rPr>
        <w:t>plugin</w:t>
      </w:r>
      <w:r w:rsidR="165877E2">
        <w:t xml:space="preserve"> </w:t>
      </w:r>
      <w:r w:rsidR="00125854">
        <w:t xml:space="preserve">[...] </w:t>
      </w:r>
      <w:r w:rsidR="165877E2">
        <w:t xml:space="preserve">é </w:t>
      </w:r>
      <w:r w:rsidR="00125854">
        <w:t xml:space="preserve">um software de computador que adiciona </w:t>
      </w:r>
      <w:r w:rsidR="00D340AC">
        <w:t xml:space="preserve">novas funcionalidades a um programa </w:t>
      </w:r>
      <w:r>
        <w:t>base</w:t>
      </w:r>
      <w:r w:rsidR="00125854">
        <w:t xml:space="preserve"> sem </w:t>
      </w:r>
      <w:r w:rsidR="0098684F">
        <w:t>alterá-lo”</w:t>
      </w:r>
      <w:r w:rsidR="165877E2">
        <w:t>.</w:t>
      </w:r>
      <w:r w:rsidR="004270AE">
        <w:t xml:space="preserve"> </w:t>
      </w:r>
      <w:r w:rsidR="00695C87">
        <w:t xml:space="preserve">Quando um programa suporta </w:t>
      </w:r>
      <w:r w:rsidR="00695C87" w:rsidRPr="00206F1B">
        <w:rPr>
          <w:i/>
          <w:iCs/>
        </w:rPr>
        <w:t>plugins</w:t>
      </w:r>
      <w:r w:rsidR="00695C87">
        <w:t>, ele permite customizações.</w:t>
      </w:r>
      <w:r w:rsidR="00206F1B">
        <w:t xml:space="preserve"> Uma das vantagens de usar </w:t>
      </w:r>
      <w:r w:rsidR="00206F1B" w:rsidRPr="00206F1B">
        <w:rPr>
          <w:i/>
          <w:iCs/>
        </w:rPr>
        <w:t>plugins</w:t>
      </w:r>
      <w:r w:rsidR="00206F1B">
        <w:t xml:space="preserve"> é oferecer um produto base mais enxuto, </w:t>
      </w:r>
      <w:r w:rsidR="00282EF7">
        <w:t xml:space="preserve">reduzindo o tamanho da aplicação por não carregar </w:t>
      </w:r>
      <w:r w:rsidR="00ED0C7F">
        <w:t xml:space="preserve">por padrão </w:t>
      </w:r>
      <w:r w:rsidR="00282EF7">
        <w:t xml:space="preserve">funcionalidades potencialmente </w:t>
      </w:r>
      <w:r w:rsidR="00ED0C7F">
        <w:t>inutilizadas</w:t>
      </w:r>
      <w:r w:rsidR="00282EF7">
        <w:t>.</w:t>
      </w:r>
    </w:p>
    <w:p w14:paraId="0467B133" w14:textId="646E3037" w:rsidR="00A86347" w:rsidRDefault="165877E2" w:rsidP="00DF64E9">
      <w:pPr>
        <w:pStyle w:val="TF-TEXTO"/>
      </w:pPr>
      <w:r>
        <w:t xml:space="preserve">No contexto deste trabalho, o compilador TypeScript permite a incorporação de </w:t>
      </w:r>
      <w:r w:rsidRPr="258D3B25">
        <w:rPr>
          <w:i/>
          <w:iCs/>
        </w:rPr>
        <w:t>plugins</w:t>
      </w:r>
      <w:r>
        <w:t xml:space="preserve"> para transformar o código-fonte gerado</w:t>
      </w:r>
      <w:r w:rsidR="0098684F">
        <w:t xml:space="preserve"> e</w:t>
      </w:r>
      <w:r w:rsidR="4124A1D4">
        <w:t xml:space="preserve"> para modificar os diagnósticos emitidos pelo compilador</w:t>
      </w:r>
      <w:r w:rsidR="002A0FF6">
        <w:t xml:space="preserve"> </w:t>
      </w:r>
      <w:r w:rsidR="008411F5">
        <w:t xml:space="preserve">(DOUGALL, </w:t>
      </w:r>
      <w:r w:rsidR="00B07F25">
        <w:t>2019)</w:t>
      </w:r>
      <w:r w:rsidR="5B2BEDEC">
        <w:t>.</w:t>
      </w:r>
    </w:p>
    <w:p w14:paraId="2642B72F" w14:textId="63B99C89" w:rsidR="00B05B65" w:rsidRDefault="00CF1275" w:rsidP="00B05B65">
      <w:pPr>
        <w:pStyle w:val="Ttulo2"/>
      </w:pPr>
      <w:r>
        <w:t>protocolo de servidor de linguagem</w:t>
      </w:r>
    </w:p>
    <w:p w14:paraId="2E554A7D" w14:textId="1D897D22" w:rsidR="006F7F70" w:rsidRDefault="00A86347" w:rsidP="00DF64E9">
      <w:pPr>
        <w:pStyle w:val="TF-TEXTO"/>
      </w:pPr>
      <w:r>
        <w:t>O</w:t>
      </w:r>
      <w:r w:rsidR="262CC280">
        <w:t xml:space="preserve"> </w:t>
      </w:r>
      <w:r w:rsidR="00926605">
        <w:t xml:space="preserve">protocolo </w:t>
      </w:r>
      <w:r w:rsidR="0802CA09">
        <w:t>S</w:t>
      </w:r>
      <w:r w:rsidR="165877E2">
        <w:t xml:space="preserve">ervidor de </w:t>
      </w:r>
      <w:r w:rsidR="0802CA09">
        <w:t>L</w:t>
      </w:r>
      <w:r w:rsidR="165877E2">
        <w:t>inguagem</w:t>
      </w:r>
      <w:r>
        <w:t xml:space="preserve"> </w:t>
      </w:r>
      <w:r w:rsidR="73990152">
        <w:t xml:space="preserve">intermedia a comunicação entre </w:t>
      </w:r>
      <w:r w:rsidR="00854EF6">
        <w:t>o compilador d</w:t>
      </w:r>
      <w:r w:rsidR="73990152">
        <w:t>a linguagem de programação e o ambiente de desenvolvimento</w:t>
      </w:r>
      <w:r w:rsidR="09D5C1F8">
        <w:t>.</w:t>
      </w:r>
      <w:r w:rsidR="73990152">
        <w:t xml:space="preserve"> </w:t>
      </w:r>
      <w:r w:rsidR="09D5C1F8">
        <w:t>Ele</w:t>
      </w:r>
      <w:r w:rsidR="0052081B">
        <w:t xml:space="preserve"> </w:t>
      </w:r>
      <w:r w:rsidR="09D5C1F8">
        <w:t xml:space="preserve">é </w:t>
      </w:r>
      <w:r w:rsidR="12A3F969">
        <w:t xml:space="preserve">responsável por prover </w:t>
      </w:r>
      <w:r w:rsidR="73990152">
        <w:t xml:space="preserve">informações ricas para </w:t>
      </w:r>
      <w:r w:rsidR="6907AFB0">
        <w:t xml:space="preserve">o </w:t>
      </w:r>
      <w:r w:rsidR="00092A57">
        <w:t xml:space="preserve">IDE </w:t>
      </w:r>
      <w:r w:rsidR="00FB445E">
        <w:t>possibilitando</w:t>
      </w:r>
      <w:r w:rsidR="44DA4CC0">
        <w:t xml:space="preserve"> funcionalidades como autocompletar, </w:t>
      </w:r>
      <w:r w:rsidR="456C98F9">
        <w:t>fatoração</w:t>
      </w:r>
      <w:r w:rsidR="44DA4CC0">
        <w:t xml:space="preserve"> de código e visita à definição e/ou referências</w:t>
      </w:r>
      <w:r w:rsidR="001D6C73">
        <w:t xml:space="preserve"> (</w:t>
      </w:r>
      <w:r w:rsidR="001D6C73" w:rsidRPr="001D6C73">
        <w:t>MICROSOFT, 202</w:t>
      </w:r>
      <w:r w:rsidR="00195854">
        <w:t>1</w:t>
      </w:r>
      <w:r w:rsidR="001D6C73">
        <w:t>)</w:t>
      </w:r>
      <w:r w:rsidR="73990152">
        <w:t>.</w:t>
      </w:r>
    </w:p>
    <w:p w14:paraId="5C7BFD28" w14:textId="6052CDEC" w:rsidR="003E3C23" w:rsidRDefault="00A66231" w:rsidP="00DF64E9">
      <w:pPr>
        <w:pStyle w:val="TF-TEXTO"/>
      </w:pPr>
      <w:r>
        <w:t xml:space="preserve">Editores de texto como </w:t>
      </w:r>
      <w:r w:rsidR="003E3C23">
        <w:t>Vim, Emacs, Visual Studio Code,</w:t>
      </w:r>
      <w:r w:rsidR="00350003">
        <w:t xml:space="preserve"> </w:t>
      </w:r>
      <w:r w:rsidR="007C013C">
        <w:t xml:space="preserve">os da família </w:t>
      </w:r>
      <w:r w:rsidR="00350003">
        <w:t>Intellij</w:t>
      </w:r>
      <w:r w:rsidR="00546E67">
        <w:t xml:space="preserve"> (IDEA, </w:t>
      </w:r>
      <w:r w:rsidR="006F630A">
        <w:t>WebStorm e outros</w:t>
      </w:r>
      <w:r w:rsidR="007124B4">
        <w:t xml:space="preserve">) </w:t>
      </w:r>
      <w:r w:rsidR="003E3C23">
        <w:t>suporta</w:t>
      </w:r>
      <w:r w:rsidR="00546E67">
        <w:t>m</w:t>
      </w:r>
      <w:r w:rsidR="00350003">
        <w:t xml:space="preserve"> o protocolo </w:t>
      </w:r>
      <w:del w:id="41" w:author="Gilvan Justino" w:date="2022-12-11T18:27:00Z">
        <w:r w:rsidR="00350003" w:rsidDel="002648D1">
          <w:delText xml:space="preserve">ou </w:delText>
        </w:r>
      </w:del>
      <w:r w:rsidR="00350003">
        <w:t>nativamente</w:t>
      </w:r>
      <w:del w:id="42" w:author="Gilvan Justino" w:date="2022-12-11T18:27:00Z">
        <w:r w:rsidR="00350003" w:rsidDel="002648D1">
          <w:delText>,</w:delText>
        </w:r>
      </w:del>
      <w:r w:rsidR="00350003">
        <w:t xml:space="preserve"> ou via </w:t>
      </w:r>
      <w:r w:rsidR="00350003" w:rsidRPr="00546E67">
        <w:rPr>
          <w:i/>
          <w:iCs/>
        </w:rPr>
        <w:t>plugin</w:t>
      </w:r>
      <w:r w:rsidR="00350003">
        <w:t>.</w:t>
      </w:r>
    </w:p>
    <w:p w14:paraId="65EF74A8" w14:textId="6124286D" w:rsidR="005000B3" w:rsidRDefault="005000B3" w:rsidP="00DF64E9">
      <w:pPr>
        <w:pStyle w:val="TF-TEXTO"/>
      </w:pPr>
      <w:r>
        <w:t xml:space="preserve">No contexto deste trabalho, o protocolo de Servidor de Linguagem faz o meio de campo entre o compilador TypeScript </w:t>
      </w:r>
      <w:r w:rsidR="00264F73">
        <w:t>e o ambiente de desenvolvimento.</w:t>
      </w:r>
    </w:p>
    <w:p w14:paraId="759A3827" w14:textId="77777777" w:rsidR="00451B94" w:rsidRPr="009D4F42" w:rsidRDefault="00451B94" w:rsidP="00F83A19">
      <w:pPr>
        <w:pStyle w:val="TF-refernciasbibliogrficasTTULO"/>
        <w:rPr>
          <w:lang w:val="en-US"/>
        </w:rPr>
      </w:pPr>
      <w:bookmarkStart w:id="43" w:name="_Toc351015602"/>
      <w:bookmarkEnd w:id="24"/>
      <w:bookmarkEnd w:id="25"/>
      <w:bookmarkEnd w:id="26"/>
      <w:bookmarkEnd w:id="27"/>
      <w:bookmarkEnd w:id="28"/>
      <w:bookmarkEnd w:id="29"/>
      <w:bookmarkEnd w:id="30"/>
      <w:r w:rsidRPr="009D4F42">
        <w:rPr>
          <w:lang w:val="en-US"/>
        </w:rPr>
        <w:t>Referências</w:t>
      </w:r>
      <w:bookmarkEnd w:id="43"/>
    </w:p>
    <w:p w14:paraId="0B91378A" w14:textId="6172C73C" w:rsidR="00000DDA" w:rsidRPr="00010A1B" w:rsidRDefault="00000DDA" w:rsidP="009E71AD">
      <w:pPr>
        <w:pStyle w:val="TF-REFERNCIASITEM0"/>
        <w:rPr>
          <w:lang w:val="en-US"/>
        </w:rPr>
      </w:pPr>
      <w:r w:rsidRPr="00010A1B">
        <w:rPr>
          <w:lang w:val="en-US"/>
        </w:rPr>
        <w:t>AHO, Alfred V.; LAM, Monica S.; SETHI, Ravi; ULLMAN, Jeffrey D.</w:t>
      </w:r>
      <w:r w:rsidR="00010A1B" w:rsidRPr="00010A1B">
        <w:rPr>
          <w:lang w:val="en-US"/>
        </w:rPr>
        <w:t xml:space="preserve"> </w:t>
      </w:r>
      <w:r w:rsidR="00010A1B" w:rsidRPr="00FB445E">
        <w:rPr>
          <w:b/>
          <w:bCs/>
          <w:lang w:val="en-US"/>
        </w:rPr>
        <w:t>Compilers: Principles, Techniques, and Tools</w:t>
      </w:r>
      <w:r w:rsidR="00010A1B">
        <w:rPr>
          <w:lang w:val="en-US"/>
        </w:rPr>
        <w:t xml:space="preserve">. </w:t>
      </w:r>
      <w:r w:rsidR="00A609B2">
        <w:rPr>
          <w:lang w:val="en-US"/>
        </w:rPr>
        <w:t>Pearson</w:t>
      </w:r>
      <w:r w:rsidR="00C66628">
        <w:rPr>
          <w:lang w:val="en-US"/>
        </w:rPr>
        <w:t xml:space="preserve">, </w:t>
      </w:r>
      <w:r w:rsidR="002522C9">
        <w:rPr>
          <w:lang w:val="en-US"/>
        </w:rPr>
        <w:t>2013</w:t>
      </w:r>
      <w:r w:rsidR="00A609B2">
        <w:rPr>
          <w:lang w:val="en-US"/>
        </w:rPr>
        <w:t>.</w:t>
      </w:r>
    </w:p>
    <w:p w14:paraId="7D53BF86" w14:textId="77777777" w:rsidR="00092A57" w:rsidRPr="00195854" w:rsidRDefault="00092A57" w:rsidP="00092A57">
      <w:pPr>
        <w:pStyle w:val="TF-REFERNCIASITEM0"/>
        <w:rPr>
          <w:lang w:val="en-US"/>
        </w:rPr>
      </w:pPr>
      <w:r w:rsidRPr="00195854">
        <w:rPr>
          <w:lang w:val="en-US"/>
        </w:rPr>
        <w:t xml:space="preserve">BASARAT, Ali S. Barrel. In: </w:t>
      </w:r>
      <w:r w:rsidRPr="00195854">
        <w:rPr>
          <w:b/>
          <w:bCs/>
          <w:lang w:val="en-US"/>
        </w:rPr>
        <w:t>TypeScript Deep Dive</w:t>
      </w:r>
      <w:r w:rsidRPr="00195854">
        <w:rPr>
          <w:lang w:val="en-US"/>
        </w:rPr>
        <w:t xml:space="preserve">, 2017. </w:t>
      </w:r>
      <w:r w:rsidRPr="00F25287">
        <w:rPr>
          <w:lang w:val="en-US"/>
        </w:rPr>
        <w:t xml:space="preserve">Disponível em: https://basarat.gitbook.io/typescript/main-1/barrel. </w:t>
      </w:r>
      <w:r w:rsidRPr="00195854">
        <w:rPr>
          <w:lang w:val="en-US"/>
        </w:rPr>
        <w:t>Acesso em: 22 set. 2022.</w:t>
      </w:r>
    </w:p>
    <w:p w14:paraId="43F41C45" w14:textId="77777777" w:rsidR="00A6343D" w:rsidRPr="00CE2BC5" w:rsidRDefault="00A6343D" w:rsidP="00A6343D">
      <w:pPr>
        <w:pStyle w:val="TF-REFERNCIASITEM0"/>
        <w:rPr>
          <w:lang w:val="en-US"/>
        </w:rPr>
      </w:pPr>
      <w:r w:rsidRPr="00CC0563">
        <w:rPr>
          <w:lang w:val="en-US"/>
        </w:rPr>
        <w:t xml:space="preserve">BASARAT, Ali S. TIP: Visit Children. </w:t>
      </w:r>
      <w:r w:rsidRPr="00A6343D">
        <w:rPr>
          <w:lang w:val="en-US"/>
        </w:rPr>
        <w:t xml:space="preserve">In: </w:t>
      </w:r>
      <w:r w:rsidRPr="00A6343D">
        <w:rPr>
          <w:b/>
          <w:bCs/>
          <w:lang w:val="en-US"/>
        </w:rPr>
        <w:t>TypeScript Deep Dive</w:t>
      </w:r>
      <w:r w:rsidRPr="00A6343D">
        <w:rPr>
          <w:lang w:val="en-US"/>
        </w:rPr>
        <w:t>, 2020</w:t>
      </w:r>
      <w:r>
        <w:rPr>
          <w:lang w:val="en-US"/>
        </w:rPr>
        <w:t>a</w:t>
      </w:r>
      <w:r w:rsidRPr="00A6343D">
        <w:rPr>
          <w:lang w:val="en-US"/>
        </w:rPr>
        <w:t xml:space="preserve">. </w:t>
      </w:r>
      <w:r w:rsidRPr="00195854">
        <w:t xml:space="preserve">Disponível em: https://basarat.gitbook.io/typescript/overview/ast/ast-tip-children. </w:t>
      </w:r>
      <w:r w:rsidRPr="00CE2BC5">
        <w:rPr>
          <w:lang w:val="en-US"/>
        </w:rPr>
        <w:t>Acesso em: 22 set. 2022.</w:t>
      </w:r>
    </w:p>
    <w:p w14:paraId="5738676C" w14:textId="22CFC826" w:rsidR="00195854" w:rsidRPr="00CE2BC5" w:rsidRDefault="00195854" w:rsidP="00195854">
      <w:pPr>
        <w:pStyle w:val="TF-REFERNCIASITEM0"/>
        <w:rPr>
          <w:lang w:val="en-US"/>
        </w:rPr>
      </w:pPr>
      <w:r w:rsidRPr="00CC0563">
        <w:rPr>
          <w:lang w:val="en-US"/>
        </w:rPr>
        <w:t xml:space="preserve">BASARAT, Ali S. TIP: </w:t>
      </w:r>
      <w:r>
        <w:rPr>
          <w:lang w:val="en-US"/>
        </w:rPr>
        <w:t>SyntaxKind enum</w:t>
      </w:r>
      <w:r w:rsidRPr="00CC0563">
        <w:rPr>
          <w:lang w:val="en-US"/>
        </w:rPr>
        <w:t xml:space="preserve">. </w:t>
      </w:r>
      <w:r w:rsidRPr="00A6343D">
        <w:rPr>
          <w:lang w:val="en-US"/>
        </w:rPr>
        <w:t xml:space="preserve">In: </w:t>
      </w:r>
      <w:r w:rsidRPr="00A6343D">
        <w:rPr>
          <w:b/>
          <w:bCs/>
          <w:lang w:val="en-US"/>
        </w:rPr>
        <w:t>TypeScript Deep Dive</w:t>
      </w:r>
      <w:r w:rsidRPr="00A6343D">
        <w:rPr>
          <w:lang w:val="en-US"/>
        </w:rPr>
        <w:t>, 2020</w:t>
      </w:r>
      <w:r w:rsidR="00A6343D">
        <w:rPr>
          <w:lang w:val="en-US"/>
        </w:rPr>
        <w:t>b</w:t>
      </w:r>
      <w:r w:rsidRPr="00A6343D">
        <w:rPr>
          <w:lang w:val="en-US"/>
        </w:rPr>
        <w:t xml:space="preserve">. </w:t>
      </w:r>
      <w:r w:rsidRPr="00CC0563">
        <w:t>Disponível em:</w:t>
      </w:r>
      <w:r>
        <w:t xml:space="preserve"> </w:t>
      </w:r>
      <w:r w:rsidRPr="00CC0563">
        <w:t xml:space="preserve">https://basarat.gitbook.io/typescript/overview/ast/ast-tip-children. </w:t>
      </w:r>
      <w:r w:rsidRPr="00CE2BC5">
        <w:rPr>
          <w:lang w:val="en-US"/>
        </w:rPr>
        <w:t>Acesso em: 22 set. 2022.</w:t>
      </w:r>
    </w:p>
    <w:p w14:paraId="7F520F98" w14:textId="77777777" w:rsidR="00195854" w:rsidRDefault="00195854" w:rsidP="00195854">
      <w:pPr>
        <w:pStyle w:val="TF-REFERNCIASITEM0"/>
      </w:pPr>
      <w:r w:rsidRPr="0075585A">
        <w:rPr>
          <w:lang w:val="en-US"/>
        </w:rPr>
        <w:t xml:space="preserve">COVENEY, Ben. </w:t>
      </w:r>
      <w:r w:rsidRPr="0075585A">
        <w:rPr>
          <w:b/>
          <w:bCs/>
          <w:lang w:val="en-US"/>
        </w:rPr>
        <w:t>bencoveney/barrelsby: Automatic TypeScript barrels (index.ts files) for your entire code base</w:t>
      </w:r>
      <w:r w:rsidRPr="0075585A">
        <w:rPr>
          <w:lang w:val="en-US"/>
        </w:rPr>
        <w:t>, 2017.</w:t>
      </w:r>
      <w:r>
        <w:rPr>
          <w:lang w:val="en-US"/>
        </w:rPr>
        <w:t xml:space="preserve"> </w:t>
      </w:r>
      <w:r w:rsidRPr="00195854">
        <w:t xml:space="preserve">Disponível em: https://github.com/bencoveney/barrelsby. </w:t>
      </w:r>
      <w:r>
        <w:t>Acesso em: 22 set. 2022.</w:t>
      </w:r>
    </w:p>
    <w:p w14:paraId="40DD3BDF" w14:textId="77777777" w:rsidR="00092A57" w:rsidRPr="00B07F25" w:rsidRDefault="00092A57" w:rsidP="00092A57">
      <w:pPr>
        <w:pStyle w:val="TF-REFERNCIASITEM0"/>
      </w:pPr>
      <w:r w:rsidRPr="00B07F25">
        <w:rPr>
          <w:lang w:val="en-US"/>
        </w:rPr>
        <w:t xml:space="preserve">DOUGALL, Michael. </w:t>
      </w:r>
      <w:r w:rsidRPr="00B07F25">
        <w:rPr>
          <w:b/>
          <w:bCs/>
          <w:lang w:val="en-US"/>
        </w:rPr>
        <w:t>madou/typescript-transformer-handbook:</w:t>
      </w:r>
      <w:r>
        <w:rPr>
          <w:b/>
          <w:bCs/>
          <w:lang w:val="en-US"/>
        </w:rPr>
        <w:t xml:space="preserve"> </w:t>
      </w:r>
      <w:r w:rsidRPr="00B07F25">
        <w:rPr>
          <w:b/>
          <w:bCs/>
          <w:lang w:val="en-US"/>
        </w:rPr>
        <w:t>A comprehensive handbook on how to create transformers for TypeScript with code examples</w:t>
      </w:r>
      <w:r>
        <w:rPr>
          <w:lang w:val="en-US"/>
        </w:rPr>
        <w:t xml:space="preserve">, 2019. </w:t>
      </w:r>
      <w:r w:rsidRPr="00B07F25">
        <w:t xml:space="preserve">Disponível em: https://github.com/madou/typescript-transformer-handbook. </w:t>
      </w:r>
      <w:r>
        <w:t>Acesso em: 22 set. 2022.</w:t>
      </w:r>
    </w:p>
    <w:p w14:paraId="28442B19" w14:textId="510E1C61" w:rsidR="00560833" w:rsidRPr="00F25287" w:rsidRDefault="00560833" w:rsidP="009E71AD">
      <w:pPr>
        <w:pStyle w:val="TF-REFERNCIASITEM0"/>
      </w:pPr>
      <w:r w:rsidRPr="001E33E1">
        <w:rPr>
          <w:lang w:val="en-US"/>
        </w:rPr>
        <w:t>FREEMAN, A</w:t>
      </w:r>
      <w:r w:rsidR="007204BA" w:rsidRPr="001E33E1">
        <w:rPr>
          <w:lang w:val="en-US"/>
        </w:rPr>
        <w:t>dam</w:t>
      </w:r>
      <w:r w:rsidRPr="001E33E1">
        <w:rPr>
          <w:lang w:val="en-US"/>
        </w:rPr>
        <w:t>.</w:t>
      </w:r>
      <w:r w:rsidR="0006558E" w:rsidRPr="001E33E1">
        <w:rPr>
          <w:lang w:val="en-US"/>
        </w:rPr>
        <w:t xml:space="preserve"> </w:t>
      </w:r>
      <w:r w:rsidR="00C83AF2" w:rsidRPr="0084295C">
        <w:rPr>
          <w:lang w:val="en-US"/>
        </w:rPr>
        <w:t>Understanding TypeScript</w:t>
      </w:r>
      <w:r w:rsidR="007204BA" w:rsidRPr="001E33E1">
        <w:rPr>
          <w:lang w:val="en-US"/>
        </w:rPr>
        <w:t>.</w:t>
      </w:r>
      <w:r w:rsidR="00292250">
        <w:rPr>
          <w:lang w:val="en-US"/>
        </w:rPr>
        <w:t xml:space="preserve"> In: </w:t>
      </w:r>
      <w:r w:rsidR="00292250" w:rsidRPr="00553ACE">
        <w:rPr>
          <w:b/>
          <w:bCs/>
          <w:lang w:val="en-US"/>
        </w:rPr>
        <w:t>Essential TypeScript 4</w:t>
      </w:r>
      <w:r w:rsidR="00292250">
        <w:rPr>
          <w:lang w:val="en-US"/>
        </w:rPr>
        <w:t>.</w:t>
      </w:r>
      <w:r w:rsidR="001E33E1" w:rsidRPr="001E33E1">
        <w:rPr>
          <w:lang w:val="en-US"/>
        </w:rPr>
        <w:t xml:space="preserve"> </w:t>
      </w:r>
      <w:r w:rsidR="002F4EB3" w:rsidRPr="00F25287">
        <w:t xml:space="preserve">Berkeley, CA: </w:t>
      </w:r>
      <w:r w:rsidR="001E33E1" w:rsidRPr="00F25287">
        <w:t>Apress, 2021.</w:t>
      </w:r>
    </w:p>
    <w:p w14:paraId="0091757B" w14:textId="77777777" w:rsidR="00195854" w:rsidRDefault="00195854" w:rsidP="00195854">
      <w:pPr>
        <w:pStyle w:val="TF-REFERNCIASITEM0"/>
      </w:pPr>
      <w:r w:rsidRPr="00195854">
        <w:t xml:space="preserve">MICROSOFT. </w:t>
      </w:r>
      <w:r w:rsidRPr="001D6C73">
        <w:rPr>
          <w:b/>
          <w:bCs/>
        </w:rPr>
        <w:t>Official page for Language Server Protocol</w:t>
      </w:r>
      <w:r w:rsidRPr="001D6C73">
        <w:t xml:space="preserve">, </w:t>
      </w:r>
      <w:r>
        <w:t>2021</w:t>
      </w:r>
      <w:r w:rsidRPr="001D6C73">
        <w:t>. Página inicial. Disponível em: https://microsoft.github.io/language-server-protocol. Acesso em: 22 set. 2022.</w:t>
      </w:r>
    </w:p>
    <w:p w14:paraId="675499DE" w14:textId="77777777" w:rsidR="00195854" w:rsidRPr="00195854" w:rsidRDefault="00195854" w:rsidP="00195854">
      <w:pPr>
        <w:pStyle w:val="TF-REFERNCIASITEM0"/>
        <w:rPr>
          <w:lang w:val="en-US"/>
        </w:rPr>
      </w:pPr>
      <w:r w:rsidRPr="00195854">
        <w:t xml:space="preserve">MOZILLA. </w:t>
      </w:r>
      <w:r w:rsidRPr="00656AE4">
        <w:rPr>
          <w:b/>
          <w:bCs/>
        </w:rPr>
        <w:t>Import – Javascript | MDN</w:t>
      </w:r>
      <w:r w:rsidRPr="001B7A1D">
        <w:t>, 2022. Disponível em</w:t>
      </w:r>
      <w:r>
        <w:t xml:space="preserve">: </w:t>
      </w:r>
      <w:r w:rsidRPr="001B7A1D">
        <w:t>https://developer.mozilla.org/pt-BR/docs/Web/JavaScript/Reference/Statements/import</w:t>
      </w:r>
      <w:r>
        <w:t xml:space="preserve">. </w:t>
      </w:r>
      <w:r w:rsidRPr="00195854">
        <w:rPr>
          <w:lang w:val="en-US"/>
        </w:rPr>
        <w:t>Acesso em: 22 set. 2022.</w:t>
      </w:r>
    </w:p>
    <w:p w14:paraId="7F027C70" w14:textId="7AD78D43" w:rsidR="00B77D29" w:rsidRPr="00F25287" w:rsidRDefault="00B77D29" w:rsidP="00B77D29">
      <w:pPr>
        <w:pStyle w:val="TF-REFERNCIASITEM0"/>
        <w:rPr>
          <w:lang w:val="en-US"/>
        </w:rPr>
      </w:pPr>
      <w:r>
        <w:rPr>
          <w:lang w:val="en-US"/>
        </w:rPr>
        <w:t xml:space="preserve">SINGH, Dinesh. </w:t>
      </w:r>
      <w:r w:rsidRPr="00B77D29">
        <w:rPr>
          <w:b/>
          <w:bCs/>
          <w:lang w:val="en-US"/>
        </w:rPr>
        <w:t>dsmalik/ts-barrel-import-transformer: Typescript - Sample Barrel Import Transformer</w:t>
      </w:r>
      <w:r>
        <w:rPr>
          <w:lang w:val="en-US"/>
        </w:rPr>
        <w:t xml:space="preserve">, 2022. </w:t>
      </w:r>
      <w:r w:rsidRPr="00B77D29">
        <w:t>Disponível em: https://github.com/dsmalik/ts-barrel-import-transformer.</w:t>
      </w:r>
      <w:r>
        <w:t xml:space="preserve"> </w:t>
      </w:r>
      <w:r w:rsidRPr="00F25287">
        <w:rPr>
          <w:lang w:val="en-US"/>
        </w:rPr>
        <w:t>Acesso em: 22 set. 2022.</w:t>
      </w:r>
    </w:p>
    <w:p w14:paraId="6A55F2F4" w14:textId="3B5AC115" w:rsidR="009E71AD" w:rsidRPr="00F25287" w:rsidRDefault="004F4374" w:rsidP="009E71AD">
      <w:pPr>
        <w:pStyle w:val="TF-REFERNCIASITEM0"/>
        <w:rPr>
          <w:lang w:val="en-US"/>
        </w:rPr>
      </w:pPr>
      <w:r w:rsidRPr="00195854">
        <w:rPr>
          <w:lang w:val="en-US"/>
        </w:rPr>
        <w:t>STACK OVERFLOW</w:t>
      </w:r>
      <w:r w:rsidR="009E71AD" w:rsidRPr="00195854">
        <w:rPr>
          <w:lang w:val="en-US"/>
        </w:rPr>
        <w:t xml:space="preserve">. </w:t>
      </w:r>
      <w:r w:rsidR="00C9202E" w:rsidRPr="00C9202E">
        <w:rPr>
          <w:b/>
          <w:lang w:val="en-US"/>
        </w:rPr>
        <w:t>Stack Overflow Developer Survey 2021</w:t>
      </w:r>
      <w:r w:rsidR="00EE501D">
        <w:rPr>
          <w:lang w:val="en-US"/>
        </w:rPr>
        <w:t>,</w:t>
      </w:r>
      <w:r w:rsidR="009E71AD" w:rsidRPr="00CC57D0">
        <w:rPr>
          <w:lang w:val="en-US"/>
        </w:rPr>
        <w:t xml:space="preserve"> </w:t>
      </w:r>
      <w:r w:rsidR="00A43BF2">
        <w:rPr>
          <w:lang w:val="en-US"/>
        </w:rPr>
        <w:t>2021</w:t>
      </w:r>
      <w:r w:rsidR="009E71AD" w:rsidRPr="00CC57D0">
        <w:rPr>
          <w:lang w:val="en-US"/>
        </w:rPr>
        <w:t>.</w:t>
      </w:r>
      <w:r w:rsidR="00CC57D0" w:rsidRPr="00CC57D0">
        <w:rPr>
          <w:lang w:val="en-US"/>
        </w:rPr>
        <w:t xml:space="preserve"> Página inicial.</w:t>
      </w:r>
      <w:r w:rsidR="009E71AD" w:rsidRPr="00CC57D0">
        <w:rPr>
          <w:lang w:val="en-US"/>
        </w:rPr>
        <w:t xml:space="preserve"> </w:t>
      </w:r>
      <w:r w:rsidR="009E71AD">
        <w:t>Disponível em:</w:t>
      </w:r>
      <w:r w:rsidR="0097384D">
        <w:t xml:space="preserve"> </w:t>
      </w:r>
      <w:r w:rsidR="00C9202E" w:rsidRPr="00C9202E">
        <w:t>https://insights.stackoverflow.com/survey/2021#technology-most-loved-dreaded-and-wanted</w:t>
      </w:r>
      <w:r w:rsidR="009E71AD">
        <w:t xml:space="preserve">. </w:t>
      </w:r>
      <w:r w:rsidR="009E71AD" w:rsidRPr="00F25287">
        <w:rPr>
          <w:lang w:val="en-US"/>
        </w:rPr>
        <w:t xml:space="preserve">Acesso em: </w:t>
      </w:r>
      <w:r w:rsidR="00C9202E" w:rsidRPr="00F25287">
        <w:rPr>
          <w:lang w:val="en-US"/>
        </w:rPr>
        <w:t>20</w:t>
      </w:r>
      <w:r w:rsidR="009E71AD" w:rsidRPr="00F25287">
        <w:rPr>
          <w:lang w:val="en-US"/>
        </w:rPr>
        <w:t xml:space="preserve"> </w:t>
      </w:r>
      <w:r w:rsidR="00482BF9" w:rsidRPr="00F25287">
        <w:rPr>
          <w:lang w:val="en-US"/>
        </w:rPr>
        <w:t>set.</w:t>
      </w:r>
      <w:r w:rsidR="00C9202E" w:rsidRPr="00F25287">
        <w:rPr>
          <w:lang w:val="en-US"/>
        </w:rPr>
        <w:t xml:space="preserve"> </w:t>
      </w:r>
      <w:r w:rsidR="009E71AD" w:rsidRPr="00F25287">
        <w:rPr>
          <w:lang w:val="en-US"/>
        </w:rPr>
        <w:t>20</w:t>
      </w:r>
      <w:r w:rsidR="00C9202E" w:rsidRPr="00F25287">
        <w:rPr>
          <w:lang w:val="en-US"/>
        </w:rPr>
        <w:t>22</w:t>
      </w:r>
      <w:r w:rsidR="009E71AD" w:rsidRPr="00F25287">
        <w:rPr>
          <w:lang w:val="en-US"/>
        </w:rPr>
        <w:t>.</w:t>
      </w:r>
    </w:p>
    <w:p w14:paraId="30FF244C" w14:textId="77777777" w:rsidR="00195854" w:rsidRPr="00195854" w:rsidRDefault="00195854" w:rsidP="00195854">
      <w:pPr>
        <w:pStyle w:val="TF-REFERNCIASITEM0"/>
      </w:pPr>
      <w:r w:rsidRPr="002D56FC">
        <w:rPr>
          <w:lang w:val="en-US"/>
        </w:rPr>
        <w:t xml:space="preserve">STERNE, Jonathan. Plug-in. </w:t>
      </w:r>
      <w:r w:rsidRPr="00195854">
        <w:rPr>
          <w:lang w:val="en-US"/>
        </w:rPr>
        <w:t xml:space="preserve">In: Encyclopedia Britannica, 2019. </w:t>
      </w:r>
      <w:r w:rsidRPr="002D56FC">
        <w:t>Disponível em</w:t>
      </w:r>
      <w:r>
        <w:t xml:space="preserve">: </w:t>
      </w:r>
      <w:r w:rsidRPr="002D56FC">
        <w:t>https://www.britannica.com/technology/plug-in</w:t>
      </w:r>
      <w:r>
        <w:t xml:space="preserve">. </w:t>
      </w:r>
      <w:r w:rsidRPr="00195854">
        <w:t>Acesso em: 22 set. 2022.</w:t>
      </w:r>
    </w:p>
    <w:p w14:paraId="4720521F" w14:textId="77777777" w:rsidR="00195854" w:rsidRDefault="00195854" w:rsidP="00195854">
      <w:pPr>
        <w:pStyle w:val="TF-REFERNCIASITEM0"/>
      </w:pPr>
      <w:r w:rsidRPr="00935301">
        <w:t xml:space="preserve">TYPESCRIPT. In: WIKIPÉDIA, a enciclopédia livre. Flórida: Wikimedia Foundation, 2022. Disponível em: </w:t>
      </w:r>
      <w:r w:rsidRPr="00912396">
        <w:t>https://pt.wikipedia.org/wiki/TypeScript</w:t>
      </w:r>
      <w:r>
        <w:t>.</w:t>
      </w:r>
      <w:r w:rsidRPr="00935301">
        <w:t xml:space="preserve"> Acesso em: </w:t>
      </w:r>
      <w:r>
        <w:t>22 set</w:t>
      </w:r>
      <w:r w:rsidRPr="00935301">
        <w:t>. 2022.</w:t>
      </w:r>
    </w:p>
    <w:p w14:paraId="3DFB5949" w14:textId="77777777" w:rsidR="00195854" w:rsidRPr="00195854" w:rsidRDefault="00195854" w:rsidP="00195854">
      <w:pPr>
        <w:pStyle w:val="TF-REFERNCIASITEM0"/>
        <w:rPr>
          <w:lang w:val="en-US"/>
        </w:rPr>
      </w:pPr>
      <w:r w:rsidRPr="005E1197">
        <w:lastRenderedPageBreak/>
        <w:t xml:space="preserve">VISITOR PATTERN. In: WIKIPÉDIA, a enciclopédia livre. Flórida: Wikimedia Foundation, 2016. Disponível em: https://en.wikipedia.org/wiki/Visitor_pattern. </w:t>
      </w:r>
      <w:r w:rsidRPr="00195854">
        <w:rPr>
          <w:lang w:val="en-US"/>
        </w:rPr>
        <w:t>Acesso em: 22 set. 2022.</w:t>
      </w:r>
    </w:p>
    <w:p w14:paraId="5740F50E" w14:textId="3FF8A5BA" w:rsidR="0000224C" w:rsidRDefault="00195854" w:rsidP="00195854">
      <w:pPr>
        <w:pStyle w:val="TF-REFERNCIASITEM0"/>
      </w:pPr>
      <w:r>
        <w:rPr>
          <w:lang w:val="en-US"/>
        </w:rPr>
        <w:t>WANG, Shawn</w:t>
      </w:r>
      <w:r w:rsidRPr="00DC1C00">
        <w:rPr>
          <w:lang w:val="en-US"/>
        </w:rPr>
        <w:t xml:space="preserve">. </w:t>
      </w:r>
      <w:r w:rsidRPr="002851C2">
        <w:rPr>
          <w:b/>
          <w:bCs/>
          <w:lang w:val="en-US"/>
        </w:rPr>
        <w:t>stolinski/barrelbot: The Automated barrel file manager: Recursively watches a folder and generates barrel files for your JS/TS project</w:t>
      </w:r>
      <w:r>
        <w:rPr>
          <w:lang w:val="en-US"/>
        </w:rPr>
        <w:t xml:space="preserve">, 2017. </w:t>
      </w:r>
      <w:r w:rsidRPr="00195854">
        <w:t>Disponível em: https://github.com/stolinski/barrelbot. Acesso em: 22 set. 2022.</w:t>
      </w:r>
    </w:p>
    <w:p w14:paraId="40FA9F05" w14:textId="69B36379" w:rsidR="004F4246" w:rsidRDefault="004F4246">
      <w:pPr>
        <w:keepNext w:val="0"/>
        <w:keepLines w:val="0"/>
        <w:rPr>
          <w:sz w:val="18"/>
          <w:szCs w:val="20"/>
        </w:rPr>
      </w:pPr>
      <w:r>
        <w:br w:type="page"/>
      </w:r>
    </w:p>
    <w:p w14:paraId="5B6FF8D4" w14:textId="77777777" w:rsidR="004F4246" w:rsidRPr="00320BFA" w:rsidRDefault="004F4246" w:rsidP="004F4246">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71A9CD55" w14:textId="3F84FD3C" w:rsidR="004F4246" w:rsidRDefault="004F4246" w:rsidP="004F4246">
      <w:pPr>
        <w:pStyle w:val="TF-xAvalLINHA"/>
      </w:pPr>
      <w:r w:rsidRPr="00320BFA">
        <w:t>Avaliador(a):</w:t>
      </w:r>
      <w:r w:rsidRPr="00320BFA">
        <w:tab/>
      </w:r>
      <w:r w:rsidRPr="004F4246">
        <w:t>Gilvan Justino</w:t>
      </w:r>
    </w:p>
    <w:p w14:paraId="1A371A6F" w14:textId="77777777" w:rsidR="004F4246" w:rsidRPr="00C767AD" w:rsidRDefault="004F4246" w:rsidP="004F4246">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4F4246" w:rsidRPr="00320BFA" w14:paraId="77549093" w14:textId="77777777" w:rsidTr="004E01AD">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EFDE52C" w14:textId="77777777" w:rsidR="004F4246" w:rsidRPr="00320BFA" w:rsidRDefault="004F4246" w:rsidP="004E01AD">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D4DA272" w14:textId="77777777" w:rsidR="004F4246" w:rsidRPr="00320BFA" w:rsidRDefault="004F4246" w:rsidP="004E01AD">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65DEAF9" w14:textId="77777777" w:rsidR="004F4246" w:rsidRPr="00320BFA" w:rsidRDefault="004F4246" w:rsidP="004E01AD">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7C0C1A29" w14:textId="77777777" w:rsidR="004F4246" w:rsidRPr="00320BFA" w:rsidRDefault="004F4246" w:rsidP="004E01AD">
            <w:pPr>
              <w:pStyle w:val="TF-xAvalITEMTABELA"/>
            </w:pPr>
            <w:r w:rsidRPr="00320BFA">
              <w:t>não atende</w:t>
            </w:r>
          </w:p>
        </w:tc>
      </w:tr>
      <w:tr w:rsidR="004F4246" w:rsidRPr="00320BFA" w14:paraId="0697F675" w14:textId="77777777" w:rsidTr="004E01AD">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23B5702" w14:textId="77777777" w:rsidR="004F4246" w:rsidRPr="0000224C" w:rsidRDefault="004F4246" w:rsidP="004E01AD">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3985A817" w14:textId="77777777" w:rsidR="004F4246" w:rsidRPr="00320BFA" w:rsidRDefault="004F4246" w:rsidP="004F4246">
            <w:pPr>
              <w:pStyle w:val="TF-xAvalITEM"/>
              <w:numPr>
                <w:ilvl w:val="0"/>
                <w:numId w:val="13"/>
              </w:numPr>
            </w:pPr>
            <w:r w:rsidRPr="00320BFA">
              <w:t>INTRODUÇÃO</w:t>
            </w:r>
          </w:p>
          <w:p w14:paraId="578E5552" w14:textId="77777777" w:rsidR="004F4246" w:rsidRPr="00320BFA" w:rsidRDefault="004F4246" w:rsidP="004E01AD">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0A6C08E7" w14:textId="5C653BED" w:rsidR="004F4246" w:rsidRPr="00320BFA" w:rsidRDefault="000D04A2" w:rsidP="004E01AD">
            <w:pPr>
              <w:keepNext w:val="0"/>
              <w:keepLines w:val="0"/>
              <w:ind w:left="709" w:hanging="709"/>
              <w:jc w:val="center"/>
              <w:rPr>
                <w:sz w:val="18"/>
              </w:rPr>
            </w:pPr>
            <w:ins w:id="44" w:author="Gilvan Justino" w:date="2022-12-11T10:14: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6D9E3EC9" w14:textId="77777777" w:rsidR="004F4246" w:rsidRPr="00320BFA" w:rsidRDefault="004F4246" w:rsidP="004E01A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6ADBA00D" w14:textId="77777777" w:rsidR="004F4246" w:rsidRPr="00320BFA" w:rsidRDefault="004F4246" w:rsidP="004E01AD">
            <w:pPr>
              <w:keepNext w:val="0"/>
              <w:keepLines w:val="0"/>
              <w:ind w:left="709" w:hanging="709"/>
              <w:jc w:val="center"/>
              <w:rPr>
                <w:sz w:val="18"/>
              </w:rPr>
            </w:pPr>
          </w:p>
        </w:tc>
      </w:tr>
      <w:tr w:rsidR="004F4246" w:rsidRPr="00320BFA" w14:paraId="26C779AE" w14:textId="77777777" w:rsidTr="004E01AD">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ED690FE"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851360" w14:textId="77777777" w:rsidR="004F4246" w:rsidRPr="00320BFA" w:rsidRDefault="004F4246" w:rsidP="004E01AD">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4451F13" w14:textId="3F0A7A3C" w:rsidR="004F4246" w:rsidRPr="00320BFA" w:rsidRDefault="000D04A2" w:rsidP="004E01AD">
            <w:pPr>
              <w:keepNext w:val="0"/>
              <w:keepLines w:val="0"/>
              <w:ind w:left="709" w:hanging="709"/>
              <w:jc w:val="center"/>
              <w:rPr>
                <w:sz w:val="18"/>
              </w:rPr>
            </w:pPr>
            <w:ins w:id="45" w:author="Gilvan Justino" w:date="2022-12-11T1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AC5BD2B"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EF70D56" w14:textId="77777777" w:rsidR="004F4246" w:rsidRPr="00320BFA" w:rsidRDefault="004F4246" w:rsidP="004E01AD">
            <w:pPr>
              <w:keepNext w:val="0"/>
              <w:keepLines w:val="0"/>
              <w:ind w:left="709" w:hanging="709"/>
              <w:jc w:val="center"/>
              <w:rPr>
                <w:sz w:val="18"/>
              </w:rPr>
            </w:pPr>
          </w:p>
        </w:tc>
      </w:tr>
      <w:tr w:rsidR="004F4246" w:rsidRPr="00320BFA" w14:paraId="102DC471"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D93CF18"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A7C9F1D" w14:textId="77777777" w:rsidR="004F4246" w:rsidRPr="00320BFA" w:rsidRDefault="004F4246" w:rsidP="004F4246">
            <w:pPr>
              <w:pStyle w:val="TF-xAvalITEM"/>
              <w:numPr>
                <w:ilvl w:val="0"/>
                <w:numId w:val="12"/>
              </w:numPr>
            </w:pPr>
            <w:r w:rsidRPr="00320BFA">
              <w:t>OBJETIVOS</w:t>
            </w:r>
          </w:p>
          <w:p w14:paraId="59F0FBBE" w14:textId="77777777" w:rsidR="004F4246" w:rsidRPr="00320BFA" w:rsidRDefault="004F4246" w:rsidP="004E01AD">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0CF68A8F" w14:textId="41536C5F" w:rsidR="004F4246" w:rsidRPr="00320BFA" w:rsidRDefault="000D04A2" w:rsidP="004E01AD">
            <w:pPr>
              <w:keepNext w:val="0"/>
              <w:keepLines w:val="0"/>
              <w:ind w:left="709" w:hanging="709"/>
              <w:jc w:val="center"/>
              <w:rPr>
                <w:sz w:val="18"/>
              </w:rPr>
            </w:pPr>
            <w:ins w:id="46" w:author="Gilvan Justino" w:date="2022-12-11T1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92E3DF4"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E0BA7B6" w14:textId="77777777" w:rsidR="004F4246" w:rsidRPr="00320BFA" w:rsidRDefault="004F4246" w:rsidP="004E01AD">
            <w:pPr>
              <w:keepNext w:val="0"/>
              <w:keepLines w:val="0"/>
              <w:ind w:left="709" w:hanging="709"/>
              <w:jc w:val="center"/>
              <w:rPr>
                <w:sz w:val="18"/>
              </w:rPr>
            </w:pPr>
          </w:p>
        </w:tc>
      </w:tr>
      <w:tr w:rsidR="004F4246" w:rsidRPr="00320BFA" w14:paraId="4E6E9CBC" w14:textId="77777777" w:rsidTr="004E01AD">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D5D5ED"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47CCBC1" w14:textId="77777777" w:rsidR="004F4246" w:rsidRPr="00320BFA" w:rsidRDefault="004F4246" w:rsidP="004E01AD">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12A158BF" w14:textId="77E33686" w:rsidR="004F4246" w:rsidRPr="00320BFA" w:rsidRDefault="000D04A2" w:rsidP="004E01AD">
            <w:pPr>
              <w:keepNext w:val="0"/>
              <w:keepLines w:val="0"/>
              <w:ind w:left="709" w:hanging="709"/>
              <w:jc w:val="center"/>
              <w:rPr>
                <w:sz w:val="18"/>
              </w:rPr>
            </w:pPr>
            <w:ins w:id="47" w:author="Gilvan Justino" w:date="2022-12-11T1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2D6629D"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59208F7" w14:textId="77777777" w:rsidR="004F4246" w:rsidRPr="00320BFA" w:rsidRDefault="004F4246" w:rsidP="004E01AD">
            <w:pPr>
              <w:keepNext w:val="0"/>
              <w:keepLines w:val="0"/>
              <w:ind w:left="709" w:hanging="709"/>
              <w:jc w:val="center"/>
              <w:rPr>
                <w:sz w:val="18"/>
              </w:rPr>
            </w:pPr>
          </w:p>
        </w:tc>
      </w:tr>
      <w:tr w:rsidR="004F4246" w:rsidRPr="00320BFA" w14:paraId="569F4D4A" w14:textId="77777777" w:rsidTr="004E01AD">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47FAA33"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0B10819" w14:textId="77777777" w:rsidR="004F4246" w:rsidRPr="00320BFA" w:rsidRDefault="004F4246" w:rsidP="004F4246">
            <w:pPr>
              <w:pStyle w:val="TF-xAvalITEM"/>
              <w:numPr>
                <w:ilvl w:val="0"/>
                <w:numId w:val="12"/>
              </w:numPr>
            </w:pPr>
            <w:r w:rsidRPr="00320BFA">
              <w:t>TRABALHOS CORRELATOS</w:t>
            </w:r>
          </w:p>
          <w:p w14:paraId="129068F2" w14:textId="77777777" w:rsidR="004F4246" w:rsidRPr="00320BFA" w:rsidRDefault="004F4246" w:rsidP="004E01AD">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916D8CA" w14:textId="31DB24D4" w:rsidR="004F4246" w:rsidRPr="00320BFA" w:rsidRDefault="000D04A2" w:rsidP="004E01AD">
            <w:pPr>
              <w:keepNext w:val="0"/>
              <w:keepLines w:val="0"/>
              <w:ind w:left="709" w:hanging="709"/>
              <w:jc w:val="center"/>
              <w:rPr>
                <w:sz w:val="18"/>
              </w:rPr>
            </w:pPr>
            <w:ins w:id="48" w:author="Gilvan Justino" w:date="2022-12-11T1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C87A529"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AD7DF53" w14:textId="77777777" w:rsidR="004F4246" w:rsidRPr="00320BFA" w:rsidRDefault="004F4246" w:rsidP="004E01AD">
            <w:pPr>
              <w:keepNext w:val="0"/>
              <w:keepLines w:val="0"/>
              <w:ind w:left="709" w:hanging="709"/>
              <w:jc w:val="center"/>
              <w:rPr>
                <w:sz w:val="18"/>
              </w:rPr>
            </w:pPr>
          </w:p>
        </w:tc>
      </w:tr>
      <w:tr w:rsidR="004F4246" w:rsidRPr="00320BFA" w14:paraId="770853BF"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864FD6E"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55B2DDE" w14:textId="77777777" w:rsidR="004F4246" w:rsidRPr="00320BFA" w:rsidRDefault="004F4246" w:rsidP="004F4246">
            <w:pPr>
              <w:pStyle w:val="TF-xAvalITEM"/>
              <w:numPr>
                <w:ilvl w:val="0"/>
                <w:numId w:val="12"/>
              </w:numPr>
            </w:pPr>
            <w:r w:rsidRPr="00320BFA">
              <w:t>JUSTIFICATIVA</w:t>
            </w:r>
          </w:p>
          <w:p w14:paraId="65FB6D5F" w14:textId="77777777" w:rsidR="004F4246" w:rsidRPr="00320BFA" w:rsidRDefault="004F4246" w:rsidP="004E01AD">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799FB98A" w14:textId="02428E8B" w:rsidR="004F4246" w:rsidRPr="00320BFA" w:rsidRDefault="000D04A2" w:rsidP="004E01AD">
            <w:pPr>
              <w:keepNext w:val="0"/>
              <w:keepLines w:val="0"/>
              <w:ind w:left="709" w:hanging="709"/>
              <w:jc w:val="center"/>
              <w:rPr>
                <w:sz w:val="18"/>
              </w:rPr>
            </w:pPr>
            <w:ins w:id="49" w:author="Gilvan Justino" w:date="2022-12-11T1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F9DCFC6"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438EDD1" w14:textId="77777777" w:rsidR="004F4246" w:rsidRPr="00320BFA" w:rsidRDefault="004F4246" w:rsidP="004E01AD">
            <w:pPr>
              <w:keepNext w:val="0"/>
              <w:keepLines w:val="0"/>
              <w:ind w:left="709" w:hanging="709"/>
              <w:jc w:val="center"/>
              <w:rPr>
                <w:sz w:val="18"/>
              </w:rPr>
            </w:pPr>
          </w:p>
        </w:tc>
      </w:tr>
      <w:tr w:rsidR="004F4246" w:rsidRPr="00320BFA" w14:paraId="22CCCD05"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581CB03"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55F90C" w14:textId="77777777" w:rsidR="004F4246" w:rsidRPr="00320BFA" w:rsidRDefault="004F4246" w:rsidP="004E01AD">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0401BBA" w14:textId="3A925128" w:rsidR="004F4246" w:rsidRPr="00320BFA" w:rsidRDefault="000D04A2" w:rsidP="004E01AD">
            <w:pPr>
              <w:keepNext w:val="0"/>
              <w:keepLines w:val="0"/>
              <w:ind w:left="709" w:hanging="709"/>
              <w:jc w:val="center"/>
              <w:rPr>
                <w:sz w:val="18"/>
              </w:rPr>
            </w:pPr>
            <w:ins w:id="50" w:author="Gilvan Justino" w:date="2022-12-11T1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674644C"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A387427" w14:textId="77777777" w:rsidR="004F4246" w:rsidRPr="00320BFA" w:rsidRDefault="004F4246" w:rsidP="004E01AD">
            <w:pPr>
              <w:keepNext w:val="0"/>
              <w:keepLines w:val="0"/>
              <w:ind w:left="709" w:hanging="709"/>
              <w:jc w:val="center"/>
              <w:rPr>
                <w:sz w:val="18"/>
              </w:rPr>
            </w:pPr>
          </w:p>
        </w:tc>
      </w:tr>
      <w:tr w:rsidR="004F4246" w:rsidRPr="00320BFA" w14:paraId="15085BC8"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5E1EBEB"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7246B90" w14:textId="77777777" w:rsidR="004F4246" w:rsidRPr="00320BFA" w:rsidRDefault="004F4246" w:rsidP="004E01AD">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B3F614E" w14:textId="7A81907B" w:rsidR="004F4246" w:rsidRPr="00320BFA" w:rsidRDefault="000D04A2" w:rsidP="004E01AD">
            <w:pPr>
              <w:keepNext w:val="0"/>
              <w:keepLines w:val="0"/>
              <w:ind w:left="709" w:hanging="709"/>
              <w:jc w:val="center"/>
              <w:rPr>
                <w:sz w:val="18"/>
              </w:rPr>
            </w:pPr>
            <w:ins w:id="51" w:author="Gilvan Justino" w:date="2022-12-11T1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984E00D"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9943029" w14:textId="77777777" w:rsidR="004F4246" w:rsidRPr="00320BFA" w:rsidRDefault="004F4246" w:rsidP="004E01AD">
            <w:pPr>
              <w:keepNext w:val="0"/>
              <w:keepLines w:val="0"/>
              <w:ind w:left="709" w:hanging="709"/>
              <w:jc w:val="center"/>
              <w:rPr>
                <w:sz w:val="18"/>
              </w:rPr>
            </w:pPr>
          </w:p>
        </w:tc>
      </w:tr>
      <w:tr w:rsidR="004F4246" w:rsidRPr="00320BFA" w14:paraId="7952413A"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B5B4AF"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1E1A425" w14:textId="77777777" w:rsidR="004F4246" w:rsidRPr="00320BFA" w:rsidRDefault="004F4246" w:rsidP="004F4246">
            <w:pPr>
              <w:pStyle w:val="TF-xAvalITEM"/>
              <w:numPr>
                <w:ilvl w:val="0"/>
                <w:numId w:val="12"/>
              </w:numPr>
            </w:pPr>
            <w:r w:rsidRPr="00320BFA">
              <w:t>REQUISITOS PRINCIPAIS DO PROBLEMA A SER TRABALHADO</w:t>
            </w:r>
          </w:p>
          <w:p w14:paraId="286301F9" w14:textId="77777777" w:rsidR="004F4246" w:rsidRPr="00320BFA" w:rsidRDefault="004F4246" w:rsidP="004E01AD">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794F81D3" w14:textId="59562F73" w:rsidR="004F4246" w:rsidRPr="00320BFA" w:rsidRDefault="000D04A2" w:rsidP="004E01AD">
            <w:pPr>
              <w:keepNext w:val="0"/>
              <w:keepLines w:val="0"/>
              <w:ind w:left="709" w:hanging="709"/>
              <w:jc w:val="center"/>
              <w:rPr>
                <w:sz w:val="18"/>
              </w:rPr>
            </w:pPr>
            <w:ins w:id="52" w:author="Gilvan Justino" w:date="2022-12-11T1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A3469B8"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7C8B19A" w14:textId="77777777" w:rsidR="004F4246" w:rsidRPr="00320BFA" w:rsidRDefault="004F4246" w:rsidP="004E01AD">
            <w:pPr>
              <w:keepNext w:val="0"/>
              <w:keepLines w:val="0"/>
              <w:ind w:left="709" w:hanging="709"/>
              <w:jc w:val="center"/>
              <w:rPr>
                <w:sz w:val="18"/>
              </w:rPr>
            </w:pPr>
          </w:p>
        </w:tc>
      </w:tr>
      <w:tr w:rsidR="004F4246" w:rsidRPr="00320BFA" w14:paraId="68DD882B" w14:textId="77777777" w:rsidTr="004E01AD">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9D3791"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169AC4A" w14:textId="77777777" w:rsidR="004F4246" w:rsidRPr="00320BFA" w:rsidRDefault="004F4246" w:rsidP="004F4246">
            <w:pPr>
              <w:pStyle w:val="TF-xAvalITEM"/>
              <w:numPr>
                <w:ilvl w:val="0"/>
                <w:numId w:val="12"/>
              </w:numPr>
            </w:pPr>
            <w:r w:rsidRPr="00320BFA">
              <w:t>METODOLOGIA</w:t>
            </w:r>
          </w:p>
          <w:p w14:paraId="6E035AF6" w14:textId="77777777" w:rsidR="004F4246" w:rsidRPr="00320BFA" w:rsidRDefault="004F4246" w:rsidP="004E01AD">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1C58588" w14:textId="3F554FD4" w:rsidR="004F4246" w:rsidRPr="00320BFA" w:rsidRDefault="000D04A2" w:rsidP="004E01AD">
            <w:pPr>
              <w:keepNext w:val="0"/>
              <w:keepLines w:val="0"/>
              <w:ind w:left="709" w:hanging="709"/>
              <w:jc w:val="center"/>
              <w:rPr>
                <w:sz w:val="18"/>
              </w:rPr>
            </w:pPr>
            <w:ins w:id="53" w:author="Gilvan Justino" w:date="2022-12-11T1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1A0771D"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4068307" w14:textId="77777777" w:rsidR="004F4246" w:rsidRPr="00320BFA" w:rsidRDefault="004F4246" w:rsidP="004E01AD">
            <w:pPr>
              <w:keepNext w:val="0"/>
              <w:keepLines w:val="0"/>
              <w:ind w:left="709" w:hanging="709"/>
              <w:jc w:val="center"/>
              <w:rPr>
                <w:sz w:val="18"/>
              </w:rPr>
            </w:pPr>
          </w:p>
        </w:tc>
      </w:tr>
      <w:tr w:rsidR="004F4246" w:rsidRPr="00320BFA" w14:paraId="56E9FD0E" w14:textId="77777777" w:rsidTr="004E01A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5BDD7A7"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06E913" w14:textId="77777777" w:rsidR="004F4246" w:rsidRPr="00320BFA" w:rsidRDefault="004F4246" w:rsidP="004E01AD">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37285BB7" w14:textId="411ACFAA" w:rsidR="004F4246" w:rsidRPr="00320BFA" w:rsidRDefault="000D04A2" w:rsidP="004E01AD">
            <w:pPr>
              <w:keepNext w:val="0"/>
              <w:keepLines w:val="0"/>
              <w:ind w:left="709" w:hanging="709"/>
              <w:jc w:val="center"/>
              <w:rPr>
                <w:sz w:val="18"/>
              </w:rPr>
            </w:pPr>
            <w:ins w:id="54" w:author="Gilvan Justino" w:date="2022-12-11T1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2533ED8"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E9EA342" w14:textId="77777777" w:rsidR="004F4246" w:rsidRPr="00320BFA" w:rsidRDefault="004F4246" w:rsidP="004E01AD">
            <w:pPr>
              <w:keepNext w:val="0"/>
              <w:keepLines w:val="0"/>
              <w:ind w:left="709" w:hanging="709"/>
              <w:jc w:val="center"/>
              <w:rPr>
                <w:sz w:val="18"/>
              </w:rPr>
            </w:pPr>
          </w:p>
        </w:tc>
      </w:tr>
      <w:tr w:rsidR="004F4246" w:rsidRPr="00320BFA" w14:paraId="4E4B1F73" w14:textId="77777777" w:rsidTr="004E01A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99DF972"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C7771D0" w14:textId="77777777" w:rsidR="004F4246" w:rsidRPr="00320BFA" w:rsidRDefault="004F4246" w:rsidP="004F4246">
            <w:pPr>
              <w:pStyle w:val="TF-xAvalITEM"/>
              <w:numPr>
                <w:ilvl w:val="0"/>
                <w:numId w:val="12"/>
              </w:numPr>
            </w:pPr>
            <w:r w:rsidRPr="00320BFA">
              <w:t>REVISÃO BIBLIOGRÁFICA</w:t>
            </w:r>
            <w:r>
              <w:t xml:space="preserve"> (atenção para a diferença de conteúdo entre projeto e pré-projeto)</w:t>
            </w:r>
          </w:p>
          <w:p w14:paraId="3D562BE1" w14:textId="77777777" w:rsidR="004F4246" w:rsidRPr="00320BFA" w:rsidRDefault="004F4246" w:rsidP="004E01AD">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DDE1F32" w14:textId="2A2020E7" w:rsidR="004F4246" w:rsidRPr="00320BFA" w:rsidRDefault="000D04A2" w:rsidP="004E01AD">
            <w:pPr>
              <w:keepNext w:val="0"/>
              <w:keepLines w:val="0"/>
              <w:ind w:left="709" w:hanging="709"/>
              <w:jc w:val="center"/>
              <w:rPr>
                <w:sz w:val="18"/>
              </w:rPr>
            </w:pPr>
            <w:ins w:id="55" w:author="Gilvan Justino" w:date="2022-12-11T1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D5F8D71"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5C1FE72" w14:textId="77777777" w:rsidR="004F4246" w:rsidRPr="00320BFA" w:rsidRDefault="004F4246" w:rsidP="004E01AD">
            <w:pPr>
              <w:keepNext w:val="0"/>
              <w:keepLines w:val="0"/>
              <w:ind w:left="709" w:hanging="709"/>
              <w:jc w:val="center"/>
              <w:rPr>
                <w:sz w:val="18"/>
              </w:rPr>
            </w:pPr>
          </w:p>
        </w:tc>
      </w:tr>
      <w:tr w:rsidR="004F4246" w:rsidRPr="00320BFA" w14:paraId="68E50889" w14:textId="77777777" w:rsidTr="004E01A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30255EC"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BA6FBB9" w14:textId="77777777" w:rsidR="004F4246" w:rsidRPr="00320BFA" w:rsidRDefault="004F4246" w:rsidP="004E01AD">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013E2DD" w14:textId="5D99A743" w:rsidR="004F4246" w:rsidRPr="00320BFA" w:rsidRDefault="000D04A2" w:rsidP="004E01AD">
            <w:pPr>
              <w:keepNext w:val="0"/>
              <w:keepLines w:val="0"/>
              <w:ind w:left="709" w:hanging="709"/>
              <w:jc w:val="center"/>
              <w:rPr>
                <w:sz w:val="18"/>
              </w:rPr>
            </w:pPr>
            <w:ins w:id="56" w:author="Gilvan Justino" w:date="2022-12-11T10:14: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25F31F77"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B0AD046" w14:textId="77777777" w:rsidR="004F4246" w:rsidRPr="00320BFA" w:rsidRDefault="004F4246" w:rsidP="004E01AD">
            <w:pPr>
              <w:keepNext w:val="0"/>
              <w:keepLines w:val="0"/>
              <w:ind w:left="709" w:hanging="709"/>
              <w:jc w:val="center"/>
              <w:rPr>
                <w:sz w:val="18"/>
              </w:rPr>
            </w:pPr>
          </w:p>
        </w:tc>
      </w:tr>
      <w:tr w:rsidR="004F4246" w:rsidRPr="00320BFA" w14:paraId="71DA1B13" w14:textId="77777777" w:rsidTr="004E01AD">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5855A65" w14:textId="77777777" w:rsidR="004F4246" w:rsidRPr="0000224C" w:rsidRDefault="004F4246" w:rsidP="004E01AD">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57E99A60" w14:textId="77777777" w:rsidR="004F4246" w:rsidRPr="00320BFA" w:rsidRDefault="004F4246" w:rsidP="004F4246">
            <w:pPr>
              <w:pStyle w:val="TF-xAvalITEM"/>
              <w:numPr>
                <w:ilvl w:val="0"/>
                <w:numId w:val="12"/>
              </w:numPr>
            </w:pPr>
            <w:r w:rsidRPr="00320BFA">
              <w:t>LINGUAGEM USADA (redação)</w:t>
            </w:r>
          </w:p>
          <w:p w14:paraId="37D42BDE" w14:textId="77777777" w:rsidR="004F4246" w:rsidRPr="00320BFA" w:rsidRDefault="004F4246" w:rsidP="004E01AD">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61A3B911" w14:textId="7EAE7C3C" w:rsidR="004F4246" w:rsidRPr="00320BFA" w:rsidRDefault="000D04A2" w:rsidP="004E01AD">
            <w:pPr>
              <w:keepNext w:val="0"/>
              <w:keepLines w:val="0"/>
              <w:ind w:left="709" w:hanging="709"/>
              <w:jc w:val="center"/>
              <w:rPr>
                <w:sz w:val="18"/>
              </w:rPr>
            </w:pPr>
            <w:ins w:id="57" w:author="Gilvan Justino" w:date="2022-12-11T10:14: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60FF9DB6" w14:textId="77777777" w:rsidR="004F4246" w:rsidRPr="00320BFA" w:rsidRDefault="004F4246" w:rsidP="004E01A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9523578" w14:textId="77777777" w:rsidR="004F4246" w:rsidRPr="00320BFA" w:rsidRDefault="004F4246" w:rsidP="004E01AD">
            <w:pPr>
              <w:keepNext w:val="0"/>
              <w:keepLines w:val="0"/>
              <w:ind w:left="709" w:hanging="709"/>
              <w:jc w:val="center"/>
              <w:rPr>
                <w:sz w:val="18"/>
              </w:rPr>
            </w:pPr>
          </w:p>
        </w:tc>
      </w:tr>
      <w:tr w:rsidR="004F4246" w:rsidRPr="00320BFA" w14:paraId="670DD288" w14:textId="77777777" w:rsidTr="004E01A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74DA9FA" w14:textId="77777777" w:rsidR="004F4246" w:rsidRPr="00320BFA" w:rsidRDefault="004F4246" w:rsidP="004E01A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97EC23F" w14:textId="77777777" w:rsidR="004F4246" w:rsidRPr="00320BFA" w:rsidRDefault="004F4246" w:rsidP="004E01AD">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6EEED056" w14:textId="6EECED5D" w:rsidR="004F4246" w:rsidRPr="00320BFA" w:rsidRDefault="000D04A2" w:rsidP="004E01AD">
            <w:pPr>
              <w:keepNext w:val="0"/>
              <w:keepLines w:val="0"/>
              <w:ind w:left="709" w:hanging="709"/>
              <w:jc w:val="center"/>
              <w:rPr>
                <w:sz w:val="18"/>
              </w:rPr>
            </w:pPr>
            <w:ins w:id="58" w:author="Gilvan Justino" w:date="2022-12-11T10:14: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5ABB7132" w14:textId="77777777" w:rsidR="004F4246" w:rsidRPr="00320BFA" w:rsidRDefault="004F4246" w:rsidP="004E01A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63F2720A" w14:textId="77777777" w:rsidR="004F4246" w:rsidRPr="00320BFA" w:rsidRDefault="004F4246" w:rsidP="004E01AD">
            <w:pPr>
              <w:keepNext w:val="0"/>
              <w:keepLines w:val="0"/>
              <w:ind w:left="709" w:hanging="709"/>
              <w:jc w:val="center"/>
              <w:rPr>
                <w:sz w:val="18"/>
              </w:rPr>
            </w:pPr>
          </w:p>
        </w:tc>
      </w:tr>
    </w:tbl>
    <w:p w14:paraId="185290A3" w14:textId="77777777" w:rsidR="004F4246" w:rsidRPr="003F5F25" w:rsidRDefault="004F4246" w:rsidP="004F4246">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4F4246" w:rsidRPr="00320BFA" w14:paraId="08254E1D" w14:textId="77777777" w:rsidTr="004E01AD">
        <w:trPr>
          <w:cantSplit/>
          <w:jc w:val="center"/>
        </w:trPr>
        <w:tc>
          <w:tcPr>
            <w:tcW w:w="5000" w:type="pct"/>
            <w:gridSpan w:val="3"/>
            <w:tcBorders>
              <w:top w:val="single" w:sz="12" w:space="0" w:color="auto"/>
              <w:left w:val="single" w:sz="12" w:space="0" w:color="auto"/>
              <w:bottom w:val="nil"/>
              <w:right w:val="single" w:sz="12" w:space="0" w:color="auto"/>
            </w:tcBorders>
            <w:hideMark/>
          </w:tcPr>
          <w:p w14:paraId="32837FE7" w14:textId="77777777" w:rsidR="004F4246" w:rsidRPr="00320BFA" w:rsidRDefault="004F4246" w:rsidP="004E01AD">
            <w:pPr>
              <w:keepNext w:val="0"/>
              <w:keepLines w:val="0"/>
              <w:spacing w:before="60"/>
              <w:jc w:val="both"/>
              <w:rPr>
                <w:sz w:val="18"/>
              </w:rPr>
            </w:pPr>
            <w:r w:rsidRPr="00320BFA">
              <w:rPr>
                <w:sz w:val="18"/>
              </w:rPr>
              <w:t>O projeto de TCC será reprovado se:</w:t>
            </w:r>
          </w:p>
          <w:p w14:paraId="79CE8DB7" w14:textId="77777777" w:rsidR="004F4246" w:rsidRPr="00320BFA" w:rsidRDefault="004F4246" w:rsidP="004E01AD">
            <w:pPr>
              <w:keepNext w:val="0"/>
              <w:keepLines w:val="0"/>
              <w:numPr>
                <w:ilvl w:val="0"/>
                <w:numId w:val="15"/>
              </w:numPr>
              <w:ind w:left="357" w:hanging="357"/>
              <w:jc w:val="both"/>
              <w:rPr>
                <w:sz w:val="18"/>
              </w:rPr>
            </w:pPr>
            <w:r w:rsidRPr="00320BFA">
              <w:rPr>
                <w:sz w:val="18"/>
              </w:rPr>
              <w:t>qualquer um dos itens tiver resposta NÃO ATENDE;</w:t>
            </w:r>
          </w:p>
          <w:p w14:paraId="041FACA8" w14:textId="77777777" w:rsidR="004F4246" w:rsidRPr="00320BFA" w:rsidRDefault="004F4246" w:rsidP="004E01A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4E2F5038" w14:textId="77777777" w:rsidR="004F4246" w:rsidRPr="00320BFA" w:rsidRDefault="004F4246" w:rsidP="004E01A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4F4246" w:rsidRPr="00320BFA" w14:paraId="07FD34B4" w14:textId="77777777" w:rsidTr="004E01AD">
        <w:trPr>
          <w:cantSplit/>
          <w:jc w:val="center"/>
        </w:trPr>
        <w:tc>
          <w:tcPr>
            <w:tcW w:w="1250" w:type="pct"/>
            <w:tcBorders>
              <w:top w:val="nil"/>
              <w:left w:val="single" w:sz="12" w:space="0" w:color="auto"/>
              <w:bottom w:val="single" w:sz="12" w:space="0" w:color="auto"/>
              <w:right w:val="nil"/>
            </w:tcBorders>
            <w:hideMark/>
          </w:tcPr>
          <w:p w14:paraId="1A3252E1" w14:textId="77777777" w:rsidR="004F4246" w:rsidRPr="00320BFA" w:rsidRDefault="004F4246" w:rsidP="004E01A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17A238E3" w14:textId="20135F4F" w:rsidR="004F4246" w:rsidRPr="00320BFA" w:rsidRDefault="004F4246" w:rsidP="004E01AD">
            <w:pPr>
              <w:keepNext w:val="0"/>
              <w:keepLines w:val="0"/>
              <w:spacing w:before="60" w:after="60"/>
              <w:jc w:val="center"/>
              <w:rPr>
                <w:sz w:val="18"/>
              </w:rPr>
            </w:pPr>
            <w:r w:rsidRPr="00320BFA">
              <w:rPr>
                <w:sz w:val="20"/>
              </w:rPr>
              <w:t xml:space="preserve">(   </w:t>
            </w:r>
            <w:ins w:id="59" w:author="Gilvan Justino" w:date="2022-12-11T10:15:00Z">
              <w:r w:rsidR="000D04A2">
                <w:rPr>
                  <w:sz w:val="20"/>
                </w:rPr>
                <w:t>X</w:t>
              </w:r>
            </w:ins>
            <w:r w:rsidRPr="00320BFA">
              <w:rPr>
                <w:sz w:val="20"/>
              </w:rPr>
              <w:t xml:space="preserve">   ) APROVADO</w:t>
            </w:r>
          </w:p>
        </w:tc>
        <w:tc>
          <w:tcPr>
            <w:tcW w:w="1876" w:type="pct"/>
            <w:tcBorders>
              <w:top w:val="nil"/>
              <w:left w:val="nil"/>
              <w:bottom w:val="single" w:sz="12" w:space="0" w:color="auto"/>
              <w:right w:val="single" w:sz="12" w:space="0" w:color="auto"/>
            </w:tcBorders>
            <w:hideMark/>
          </w:tcPr>
          <w:p w14:paraId="456D2A51" w14:textId="77777777" w:rsidR="004F4246" w:rsidRPr="00320BFA" w:rsidRDefault="004F4246" w:rsidP="004E01AD">
            <w:pPr>
              <w:keepNext w:val="0"/>
              <w:keepLines w:val="0"/>
              <w:spacing w:before="60" w:after="60"/>
              <w:jc w:val="center"/>
              <w:rPr>
                <w:sz w:val="20"/>
              </w:rPr>
            </w:pPr>
            <w:r w:rsidRPr="00320BFA">
              <w:rPr>
                <w:sz w:val="20"/>
              </w:rPr>
              <w:t>(      ) REPROVADO</w:t>
            </w:r>
          </w:p>
        </w:tc>
      </w:tr>
    </w:tbl>
    <w:p w14:paraId="17DB979D" w14:textId="77777777" w:rsidR="004F4246" w:rsidRDefault="004F4246" w:rsidP="004F4246">
      <w:pPr>
        <w:pStyle w:val="TF-xAvalTTULO"/>
        <w:ind w:left="0" w:firstLine="0"/>
        <w:jc w:val="left"/>
      </w:pPr>
    </w:p>
    <w:p w14:paraId="21FBFEF0" w14:textId="77777777" w:rsidR="004F4246" w:rsidRDefault="004F4246" w:rsidP="00195854">
      <w:pPr>
        <w:pStyle w:val="TF-REFERNCIASITEM0"/>
      </w:pPr>
    </w:p>
    <w:sectPr w:rsidR="004F4246" w:rsidSect="008A3072">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4F37E" w14:textId="77777777" w:rsidR="00F267FE" w:rsidRDefault="00F267FE">
      <w:r>
        <w:separator/>
      </w:r>
    </w:p>
  </w:endnote>
  <w:endnote w:type="continuationSeparator" w:id="0">
    <w:p w14:paraId="79A1DBA5" w14:textId="77777777" w:rsidR="00F267FE" w:rsidRDefault="00F267FE">
      <w:r>
        <w:continuationSeparator/>
      </w:r>
    </w:p>
  </w:endnote>
  <w:endnote w:type="continuationNotice" w:id="1">
    <w:p w14:paraId="72B43E61" w14:textId="77777777" w:rsidR="00F267FE" w:rsidRDefault="00F267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E18F7"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C809D82"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9E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36796D05"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6D022" w14:textId="77777777" w:rsidR="00F267FE" w:rsidRDefault="00F267FE">
      <w:r>
        <w:separator/>
      </w:r>
    </w:p>
  </w:footnote>
  <w:footnote w:type="continuationSeparator" w:id="0">
    <w:p w14:paraId="1254D142" w14:textId="77777777" w:rsidR="00F267FE" w:rsidRDefault="00F267FE">
      <w:r>
        <w:continuationSeparator/>
      </w:r>
    </w:p>
  </w:footnote>
  <w:footnote w:type="continuationNotice" w:id="1">
    <w:p w14:paraId="3EB926C7" w14:textId="77777777" w:rsidR="00F267FE" w:rsidRDefault="00F267FE"/>
  </w:footnote>
  <w:footnote w:id="2">
    <w:p w14:paraId="643613F9" w14:textId="65352A44" w:rsidR="003B3348" w:rsidRDefault="003B3348">
      <w:pPr>
        <w:pStyle w:val="Textodenotaderodap"/>
      </w:pPr>
      <w:r>
        <w:rPr>
          <w:rStyle w:val="Refdenotaderodap"/>
        </w:rPr>
        <w:footnoteRef/>
      </w:r>
      <w:r>
        <w:t xml:space="preserve"> Montagem a partir de imagens coletadas </w:t>
      </w:r>
      <w:r w:rsidR="00010526">
        <w:t>do documento de Singh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A16F4"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401D89D" w14:textId="77777777" w:rsidTr="006746CA">
      <w:tc>
        <w:tcPr>
          <w:tcW w:w="3227" w:type="dxa"/>
          <w:shd w:val="clear" w:color="auto" w:fill="auto"/>
        </w:tcPr>
        <w:p w14:paraId="3217C325"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54A62427"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04C5D17A" w14:textId="77777777" w:rsidR="00320BFA" w:rsidRDefault="00320BFA" w:rsidP="00F31359">
          <w:pPr>
            <w:pStyle w:val="Cabealho"/>
            <w:tabs>
              <w:tab w:val="clear" w:pos="8640"/>
              <w:tab w:val="right" w:pos="8931"/>
            </w:tabs>
            <w:ind w:right="141"/>
            <w:jc w:val="right"/>
            <w:rPr>
              <w:rStyle w:val="Nmerodepgina"/>
            </w:rPr>
          </w:pPr>
        </w:p>
      </w:tc>
    </w:tr>
  </w:tbl>
  <w:p w14:paraId="45DFC7B7" w14:textId="77777777" w:rsidR="00320BFA" w:rsidRDefault="00320BFA">
    <w:pPr>
      <w:pStyle w:val="Cabealho"/>
    </w:pPr>
  </w:p>
</w:hdr>
</file>

<file path=word/intelligence2.xml><?xml version="1.0" encoding="utf-8"?>
<int2:intelligence xmlns:int2="http://schemas.microsoft.com/office/intelligence/2020/intelligence" xmlns:oel="http://schemas.microsoft.com/office/2019/extlst">
  <int2:observations>
    <int2:textHash int2:hashCode="+upSQqAMUtpioP" int2:id="BICyXfI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897E56"/>
    <w:multiLevelType w:val="hybridMultilevel"/>
    <w:tmpl w:val="FC1EA074"/>
    <w:lvl w:ilvl="0" w:tplc="04090017">
      <w:start w:val="1"/>
      <w:numFmt w:val="lowerLetter"/>
      <w:lvlText w:val="%1)"/>
      <w:lvlJc w:val="left"/>
      <w:pPr>
        <w:ind w:left="1040" w:hanging="360"/>
      </w:p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8007A25"/>
    <w:multiLevelType w:val="hybridMultilevel"/>
    <w:tmpl w:val="4DD2084E"/>
    <w:lvl w:ilvl="0" w:tplc="04090017">
      <w:start w:val="1"/>
      <w:numFmt w:val="lowerLetter"/>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6"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544293954">
    <w:abstractNumId w:val="0"/>
  </w:num>
  <w:num w:numId="2" w16cid:durableId="657196571">
    <w:abstractNumId w:val="2"/>
  </w:num>
  <w:num w:numId="3" w16cid:durableId="1856994415">
    <w:abstractNumId w:val="2"/>
  </w:num>
  <w:num w:numId="4" w16cid:durableId="385838610">
    <w:abstractNumId w:val="1"/>
  </w:num>
  <w:num w:numId="5" w16cid:durableId="142161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773774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14709973">
    <w:abstractNumId w:val="2"/>
  </w:num>
  <w:num w:numId="8" w16cid:durableId="16769554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9211190">
    <w:abstractNumId w:val="7"/>
  </w:num>
  <w:num w:numId="10" w16cid:durableId="6762284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09248270">
    <w:abstractNumId w:val="4"/>
  </w:num>
  <w:num w:numId="12" w16cid:durableId="647637362">
    <w:abstractNumId w:val="6"/>
  </w:num>
  <w:num w:numId="13" w16cid:durableId="16643145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19070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91136573">
    <w:abstractNumId w:val="8"/>
  </w:num>
  <w:num w:numId="16" w16cid:durableId="17698863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3853537">
    <w:abstractNumId w:val="8"/>
  </w:num>
  <w:num w:numId="18" w16cid:durableId="3383883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582187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50966194">
    <w:abstractNumId w:val="3"/>
  </w:num>
  <w:num w:numId="21" w16cid:durableId="86359743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lvan Justino">
    <w15:presenceInfo w15:providerId="Windows Live" w15:userId="39624ad59b3a63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DDA"/>
    <w:rsid w:val="00001B60"/>
    <w:rsid w:val="0000224C"/>
    <w:rsid w:val="00005998"/>
    <w:rsid w:val="00010526"/>
    <w:rsid w:val="00010A1B"/>
    <w:rsid w:val="00012922"/>
    <w:rsid w:val="0001575C"/>
    <w:rsid w:val="000179B5"/>
    <w:rsid w:val="00017B62"/>
    <w:rsid w:val="00017D95"/>
    <w:rsid w:val="000204E7"/>
    <w:rsid w:val="00023FA0"/>
    <w:rsid w:val="0002602F"/>
    <w:rsid w:val="00030E4A"/>
    <w:rsid w:val="000318BB"/>
    <w:rsid w:val="00031A27"/>
    <w:rsid w:val="00031EE0"/>
    <w:rsid w:val="0004641A"/>
    <w:rsid w:val="00051FAF"/>
    <w:rsid w:val="00052A07"/>
    <w:rsid w:val="000533DA"/>
    <w:rsid w:val="00053F12"/>
    <w:rsid w:val="0005457F"/>
    <w:rsid w:val="0005504A"/>
    <w:rsid w:val="000606E7"/>
    <w:rsid w:val="000608E9"/>
    <w:rsid w:val="0006110A"/>
    <w:rsid w:val="00061FEB"/>
    <w:rsid w:val="0006558E"/>
    <w:rsid w:val="00065887"/>
    <w:rsid w:val="0006665D"/>
    <w:rsid w:val="000667DF"/>
    <w:rsid w:val="00066F9C"/>
    <w:rsid w:val="0007209B"/>
    <w:rsid w:val="00075792"/>
    <w:rsid w:val="00076353"/>
    <w:rsid w:val="00080F9C"/>
    <w:rsid w:val="000828A1"/>
    <w:rsid w:val="00084E4F"/>
    <w:rsid w:val="00084FBD"/>
    <w:rsid w:val="0008579A"/>
    <w:rsid w:val="00086AA8"/>
    <w:rsid w:val="0008732D"/>
    <w:rsid w:val="000874D7"/>
    <w:rsid w:val="00091154"/>
    <w:rsid w:val="00092A57"/>
    <w:rsid w:val="000947F0"/>
    <w:rsid w:val="000958A7"/>
    <w:rsid w:val="00096F77"/>
    <w:rsid w:val="0009735C"/>
    <w:rsid w:val="000A104C"/>
    <w:rsid w:val="000A19DE"/>
    <w:rsid w:val="000A1DC2"/>
    <w:rsid w:val="000A3EAB"/>
    <w:rsid w:val="000B12B2"/>
    <w:rsid w:val="000B2FA2"/>
    <w:rsid w:val="000B3868"/>
    <w:rsid w:val="000B4311"/>
    <w:rsid w:val="000C10A3"/>
    <w:rsid w:val="000C1926"/>
    <w:rsid w:val="000C1A18"/>
    <w:rsid w:val="000C4C95"/>
    <w:rsid w:val="000C648D"/>
    <w:rsid w:val="000D03F5"/>
    <w:rsid w:val="000D04A2"/>
    <w:rsid w:val="000D1294"/>
    <w:rsid w:val="000D758E"/>
    <w:rsid w:val="000D77C2"/>
    <w:rsid w:val="000E039E"/>
    <w:rsid w:val="000E0E08"/>
    <w:rsid w:val="000E27F9"/>
    <w:rsid w:val="000E2B1E"/>
    <w:rsid w:val="000E311F"/>
    <w:rsid w:val="000E3A68"/>
    <w:rsid w:val="000E6C0C"/>
    <w:rsid w:val="000E6CE0"/>
    <w:rsid w:val="000F3204"/>
    <w:rsid w:val="000F5B06"/>
    <w:rsid w:val="000F6CB0"/>
    <w:rsid w:val="000F77E3"/>
    <w:rsid w:val="00102CC3"/>
    <w:rsid w:val="00107B02"/>
    <w:rsid w:val="0011363A"/>
    <w:rsid w:val="00113A3F"/>
    <w:rsid w:val="001164FE"/>
    <w:rsid w:val="0012376E"/>
    <w:rsid w:val="00125084"/>
    <w:rsid w:val="00125277"/>
    <w:rsid w:val="00125854"/>
    <w:rsid w:val="00130645"/>
    <w:rsid w:val="001347CF"/>
    <w:rsid w:val="001375F7"/>
    <w:rsid w:val="0014096A"/>
    <w:rsid w:val="00142D86"/>
    <w:rsid w:val="0014468C"/>
    <w:rsid w:val="00145B05"/>
    <w:rsid w:val="00145DB7"/>
    <w:rsid w:val="00150179"/>
    <w:rsid w:val="0015320C"/>
    <w:rsid w:val="0015435E"/>
    <w:rsid w:val="001554E9"/>
    <w:rsid w:val="001619CC"/>
    <w:rsid w:val="00162BF1"/>
    <w:rsid w:val="0016560C"/>
    <w:rsid w:val="001768D2"/>
    <w:rsid w:val="00186092"/>
    <w:rsid w:val="00193A97"/>
    <w:rsid w:val="00194416"/>
    <w:rsid w:val="001948BE"/>
    <w:rsid w:val="0019547B"/>
    <w:rsid w:val="00195854"/>
    <w:rsid w:val="0019702F"/>
    <w:rsid w:val="001A12CE"/>
    <w:rsid w:val="001A319D"/>
    <w:rsid w:val="001A6292"/>
    <w:rsid w:val="001A646F"/>
    <w:rsid w:val="001A7511"/>
    <w:rsid w:val="001B13CB"/>
    <w:rsid w:val="001B2F1E"/>
    <w:rsid w:val="001B6538"/>
    <w:rsid w:val="001B7A1D"/>
    <w:rsid w:val="001C33B0"/>
    <w:rsid w:val="001C57E6"/>
    <w:rsid w:val="001C5CBB"/>
    <w:rsid w:val="001C731A"/>
    <w:rsid w:val="001D465C"/>
    <w:rsid w:val="001D6234"/>
    <w:rsid w:val="001D6C73"/>
    <w:rsid w:val="001E1EF4"/>
    <w:rsid w:val="001E33E1"/>
    <w:rsid w:val="001E34B7"/>
    <w:rsid w:val="001E646A"/>
    <w:rsid w:val="001E682E"/>
    <w:rsid w:val="001F007F"/>
    <w:rsid w:val="001F0D36"/>
    <w:rsid w:val="001F22D3"/>
    <w:rsid w:val="001F4ACE"/>
    <w:rsid w:val="001F5671"/>
    <w:rsid w:val="00200E1E"/>
    <w:rsid w:val="0020126D"/>
    <w:rsid w:val="00202105"/>
    <w:rsid w:val="00202F3F"/>
    <w:rsid w:val="00206F1B"/>
    <w:rsid w:val="00213B19"/>
    <w:rsid w:val="0021418E"/>
    <w:rsid w:val="00224BB2"/>
    <w:rsid w:val="00233995"/>
    <w:rsid w:val="002346C4"/>
    <w:rsid w:val="00235240"/>
    <w:rsid w:val="002361D9"/>
    <w:rsid w:val="002368FD"/>
    <w:rsid w:val="0024110F"/>
    <w:rsid w:val="002423AB"/>
    <w:rsid w:val="002440B0"/>
    <w:rsid w:val="002442EC"/>
    <w:rsid w:val="00245710"/>
    <w:rsid w:val="00250C5C"/>
    <w:rsid w:val="002522C9"/>
    <w:rsid w:val="00254E12"/>
    <w:rsid w:val="0025685C"/>
    <w:rsid w:val="0026130E"/>
    <w:rsid w:val="002648D1"/>
    <w:rsid w:val="002649BD"/>
    <w:rsid w:val="00264F73"/>
    <w:rsid w:val="00270558"/>
    <w:rsid w:val="002740FD"/>
    <w:rsid w:val="00275042"/>
    <w:rsid w:val="00276E8F"/>
    <w:rsid w:val="00277317"/>
    <w:rsid w:val="0027792D"/>
    <w:rsid w:val="00277B36"/>
    <w:rsid w:val="00282723"/>
    <w:rsid w:val="00282788"/>
    <w:rsid w:val="00282B1C"/>
    <w:rsid w:val="00282EF7"/>
    <w:rsid w:val="00284FBC"/>
    <w:rsid w:val="002851C2"/>
    <w:rsid w:val="00285759"/>
    <w:rsid w:val="0028617A"/>
    <w:rsid w:val="00287131"/>
    <w:rsid w:val="00291D3E"/>
    <w:rsid w:val="00292250"/>
    <w:rsid w:val="002951C6"/>
    <w:rsid w:val="0029529A"/>
    <w:rsid w:val="0029608A"/>
    <w:rsid w:val="002A0FF6"/>
    <w:rsid w:val="002A1F1B"/>
    <w:rsid w:val="002A2F68"/>
    <w:rsid w:val="002A6617"/>
    <w:rsid w:val="002A7E1B"/>
    <w:rsid w:val="002B0EDC"/>
    <w:rsid w:val="002B4718"/>
    <w:rsid w:val="002C6F54"/>
    <w:rsid w:val="002D1F86"/>
    <w:rsid w:val="002D56FC"/>
    <w:rsid w:val="002E3967"/>
    <w:rsid w:val="002E513E"/>
    <w:rsid w:val="002E6DD1"/>
    <w:rsid w:val="002E7611"/>
    <w:rsid w:val="002F027E"/>
    <w:rsid w:val="002F135D"/>
    <w:rsid w:val="002F4EB3"/>
    <w:rsid w:val="003006D7"/>
    <w:rsid w:val="00302565"/>
    <w:rsid w:val="0030284B"/>
    <w:rsid w:val="00303E55"/>
    <w:rsid w:val="0030544D"/>
    <w:rsid w:val="00312CEA"/>
    <w:rsid w:val="00315B91"/>
    <w:rsid w:val="00316F60"/>
    <w:rsid w:val="00320BFA"/>
    <w:rsid w:val="0032378D"/>
    <w:rsid w:val="00324C59"/>
    <w:rsid w:val="003323B0"/>
    <w:rsid w:val="00334E2F"/>
    <w:rsid w:val="00335048"/>
    <w:rsid w:val="00340AD0"/>
    <w:rsid w:val="00340B6D"/>
    <w:rsid w:val="00340C8E"/>
    <w:rsid w:val="00342B77"/>
    <w:rsid w:val="00344540"/>
    <w:rsid w:val="00345523"/>
    <w:rsid w:val="00347AC5"/>
    <w:rsid w:val="00350003"/>
    <w:rsid w:val="003519A3"/>
    <w:rsid w:val="00362443"/>
    <w:rsid w:val="0037046F"/>
    <w:rsid w:val="00371486"/>
    <w:rsid w:val="0037633C"/>
    <w:rsid w:val="00377DA7"/>
    <w:rsid w:val="00383087"/>
    <w:rsid w:val="00383853"/>
    <w:rsid w:val="00390E5C"/>
    <w:rsid w:val="00391C16"/>
    <w:rsid w:val="003A2B7D"/>
    <w:rsid w:val="003A4A75"/>
    <w:rsid w:val="003A5366"/>
    <w:rsid w:val="003A5E9B"/>
    <w:rsid w:val="003B29E2"/>
    <w:rsid w:val="003B3157"/>
    <w:rsid w:val="003B3348"/>
    <w:rsid w:val="003B4946"/>
    <w:rsid w:val="003B647A"/>
    <w:rsid w:val="003C2EC8"/>
    <w:rsid w:val="003C5262"/>
    <w:rsid w:val="003D01D0"/>
    <w:rsid w:val="003D030F"/>
    <w:rsid w:val="003D2B97"/>
    <w:rsid w:val="003D2E3E"/>
    <w:rsid w:val="003D33E6"/>
    <w:rsid w:val="003D398C"/>
    <w:rsid w:val="003D473B"/>
    <w:rsid w:val="003D4B35"/>
    <w:rsid w:val="003D4D68"/>
    <w:rsid w:val="003D6C15"/>
    <w:rsid w:val="003E2E6A"/>
    <w:rsid w:val="003E3C23"/>
    <w:rsid w:val="003E4F19"/>
    <w:rsid w:val="003E5745"/>
    <w:rsid w:val="003F2BCF"/>
    <w:rsid w:val="003F4E09"/>
    <w:rsid w:val="003F5F25"/>
    <w:rsid w:val="0040014B"/>
    <w:rsid w:val="004021CC"/>
    <w:rsid w:val="0040436D"/>
    <w:rsid w:val="00410543"/>
    <w:rsid w:val="004173CC"/>
    <w:rsid w:val="0042088C"/>
    <w:rsid w:val="00422BFB"/>
    <w:rsid w:val="0042356B"/>
    <w:rsid w:val="0042420A"/>
    <w:rsid w:val="004243D2"/>
    <w:rsid w:val="00424610"/>
    <w:rsid w:val="00424AD5"/>
    <w:rsid w:val="004270AE"/>
    <w:rsid w:val="00431C8E"/>
    <w:rsid w:val="00432FC2"/>
    <w:rsid w:val="00433CBF"/>
    <w:rsid w:val="00435424"/>
    <w:rsid w:val="00440745"/>
    <w:rsid w:val="00451B94"/>
    <w:rsid w:val="00453BCF"/>
    <w:rsid w:val="00455AED"/>
    <w:rsid w:val="00465057"/>
    <w:rsid w:val="004661F2"/>
    <w:rsid w:val="00466204"/>
    <w:rsid w:val="00466866"/>
    <w:rsid w:val="00470C41"/>
    <w:rsid w:val="0047536A"/>
    <w:rsid w:val="0047690F"/>
    <w:rsid w:val="00476C78"/>
    <w:rsid w:val="00482174"/>
    <w:rsid w:val="00482BF9"/>
    <w:rsid w:val="00482DE4"/>
    <w:rsid w:val="0048576D"/>
    <w:rsid w:val="00493B1A"/>
    <w:rsid w:val="0049495C"/>
    <w:rsid w:val="0049588D"/>
    <w:rsid w:val="00497EF6"/>
    <w:rsid w:val="004A0F67"/>
    <w:rsid w:val="004A1E6A"/>
    <w:rsid w:val="004A4747"/>
    <w:rsid w:val="004B42D8"/>
    <w:rsid w:val="004B6911"/>
    <w:rsid w:val="004B6B8F"/>
    <w:rsid w:val="004B6E83"/>
    <w:rsid w:val="004B7511"/>
    <w:rsid w:val="004C26B3"/>
    <w:rsid w:val="004D2B59"/>
    <w:rsid w:val="004E23CE"/>
    <w:rsid w:val="004E516B"/>
    <w:rsid w:val="004E53D0"/>
    <w:rsid w:val="004E6708"/>
    <w:rsid w:val="004F0C1B"/>
    <w:rsid w:val="004F2C82"/>
    <w:rsid w:val="004F3C47"/>
    <w:rsid w:val="004F4246"/>
    <w:rsid w:val="004F4374"/>
    <w:rsid w:val="005000B3"/>
    <w:rsid w:val="0050043F"/>
    <w:rsid w:val="00500539"/>
    <w:rsid w:val="005032F6"/>
    <w:rsid w:val="00503373"/>
    <w:rsid w:val="00503C18"/>
    <w:rsid w:val="00503F3F"/>
    <w:rsid w:val="00504693"/>
    <w:rsid w:val="00506883"/>
    <w:rsid w:val="00511CB2"/>
    <w:rsid w:val="00512203"/>
    <w:rsid w:val="00514AB5"/>
    <w:rsid w:val="0051659B"/>
    <w:rsid w:val="0052081B"/>
    <w:rsid w:val="00523D28"/>
    <w:rsid w:val="005312EB"/>
    <w:rsid w:val="00533115"/>
    <w:rsid w:val="00533D1D"/>
    <w:rsid w:val="00536336"/>
    <w:rsid w:val="0054044B"/>
    <w:rsid w:val="00542ED7"/>
    <w:rsid w:val="00546E67"/>
    <w:rsid w:val="00550D4A"/>
    <w:rsid w:val="00553ACE"/>
    <w:rsid w:val="00554600"/>
    <w:rsid w:val="005546A0"/>
    <w:rsid w:val="00560833"/>
    <w:rsid w:val="00564A29"/>
    <w:rsid w:val="00564E9C"/>
    <w:rsid w:val="00564FBC"/>
    <w:rsid w:val="005705A9"/>
    <w:rsid w:val="00572864"/>
    <w:rsid w:val="00581BD6"/>
    <w:rsid w:val="00582B19"/>
    <w:rsid w:val="00583E3A"/>
    <w:rsid w:val="0058482B"/>
    <w:rsid w:val="00584AB6"/>
    <w:rsid w:val="0058618A"/>
    <w:rsid w:val="00586856"/>
    <w:rsid w:val="00587002"/>
    <w:rsid w:val="005876B3"/>
    <w:rsid w:val="00591611"/>
    <w:rsid w:val="00591ED6"/>
    <w:rsid w:val="00592BA8"/>
    <w:rsid w:val="005A13F7"/>
    <w:rsid w:val="005A362B"/>
    <w:rsid w:val="005A424D"/>
    <w:rsid w:val="005A4952"/>
    <w:rsid w:val="005A4CE8"/>
    <w:rsid w:val="005AF546"/>
    <w:rsid w:val="005B20A1"/>
    <w:rsid w:val="005B2478"/>
    <w:rsid w:val="005B2E12"/>
    <w:rsid w:val="005C21FC"/>
    <w:rsid w:val="005C30AE"/>
    <w:rsid w:val="005C779D"/>
    <w:rsid w:val="005D0173"/>
    <w:rsid w:val="005D4C30"/>
    <w:rsid w:val="005D7E26"/>
    <w:rsid w:val="005E1197"/>
    <w:rsid w:val="005E15A8"/>
    <w:rsid w:val="005E2165"/>
    <w:rsid w:val="005E35F3"/>
    <w:rsid w:val="005E3A2D"/>
    <w:rsid w:val="005E3EF3"/>
    <w:rsid w:val="005E400D"/>
    <w:rsid w:val="005E41D7"/>
    <w:rsid w:val="005E5DB9"/>
    <w:rsid w:val="005E698D"/>
    <w:rsid w:val="005F09F1"/>
    <w:rsid w:val="005F19AE"/>
    <w:rsid w:val="005F645A"/>
    <w:rsid w:val="005F7EDE"/>
    <w:rsid w:val="0060060C"/>
    <w:rsid w:val="00605866"/>
    <w:rsid w:val="0061178D"/>
    <w:rsid w:val="006118D1"/>
    <w:rsid w:val="006119CB"/>
    <w:rsid w:val="0061251F"/>
    <w:rsid w:val="00613B57"/>
    <w:rsid w:val="00616B90"/>
    <w:rsid w:val="00620D93"/>
    <w:rsid w:val="00621A97"/>
    <w:rsid w:val="0062386A"/>
    <w:rsid w:val="006250B0"/>
    <w:rsid w:val="0062576D"/>
    <w:rsid w:val="00625788"/>
    <w:rsid w:val="006305AA"/>
    <w:rsid w:val="006315FE"/>
    <w:rsid w:val="0063277E"/>
    <w:rsid w:val="006364F4"/>
    <w:rsid w:val="00636889"/>
    <w:rsid w:val="00636964"/>
    <w:rsid w:val="00640352"/>
    <w:rsid w:val="006426D5"/>
    <w:rsid w:val="00642924"/>
    <w:rsid w:val="006448E3"/>
    <w:rsid w:val="006466FF"/>
    <w:rsid w:val="00646A5F"/>
    <w:rsid w:val="006475C1"/>
    <w:rsid w:val="00656AE4"/>
    <w:rsid w:val="00656C00"/>
    <w:rsid w:val="00661967"/>
    <w:rsid w:val="00661F61"/>
    <w:rsid w:val="00667A48"/>
    <w:rsid w:val="00671273"/>
    <w:rsid w:val="00671461"/>
    <w:rsid w:val="00671B49"/>
    <w:rsid w:val="00671D9D"/>
    <w:rsid w:val="00674155"/>
    <w:rsid w:val="006746CA"/>
    <w:rsid w:val="006932F0"/>
    <w:rsid w:val="00693813"/>
    <w:rsid w:val="00695745"/>
    <w:rsid w:val="00695C87"/>
    <w:rsid w:val="0069600B"/>
    <w:rsid w:val="00697651"/>
    <w:rsid w:val="006A0A1A"/>
    <w:rsid w:val="006A2FD0"/>
    <w:rsid w:val="006A5352"/>
    <w:rsid w:val="006A6460"/>
    <w:rsid w:val="006B0760"/>
    <w:rsid w:val="006B104E"/>
    <w:rsid w:val="006B2C8B"/>
    <w:rsid w:val="006B59AB"/>
    <w:rsid w:val="006B5AEA"/>
    <w:rsid w:val="006B6383"/>
    <w:rsid w:val="006B640D"/>
    <w:rsid w:val="006C61FA"/>
    <w:rsid w:val="006C652A"/>
    <w:rsid w:val="006D0896"/>
    <w:rsid w:val="006D2982"/>
    <w:rsid w:val="006D45D3"/>
    <w:rsid w:val="006E1379"/>
    <w:rsid w:val="006E25D2"/>
    <w:rsid w:val="006F2831"/>
    <w:rsid w:val="006F40C2"/>
    <w:rsid w:val="006F630A"/>
    <w:rsid w:val="006F76F8"/>
    <w:rsid w:val="006F7F70"/>
    <w:rsid w:val="007037A8"/>
    <w:rsid w:val="0070391A"/>
    <w:rsid w:val="00706486"/>
    <w:rsid w:val="00707018"/>
    <w:rsid w:val="00707AE8"/>
    <w:rsid w:val="00711266"/>
    <w:rsid w:val="007124B4"/>
    <w:rsid w:val="00712A1E"/>
    <w:rsid w:val="00716119"/>
    <w:rsid w:val="00716D29"/>
    <w:rsid w:val="007204BA"/>
    <w:rsid w:val="007214E3"/>
    <w:rsid w:val="007222F7"/>
    <w:rsid w:val="00724679"/>
    <w:rsid w:val="00725368"/>
    <w:rsid w:val="007304F3"/>
    <w:rsid w:val="00730839"/>
    <w:rsid w:val="00730F60"/>
    <w:rsid w:val="00733FF9"/>
    <w:rsid w:val="00735AEF"/>
    <w:rsid w:val="00737180"/>
    <w:rsid w:val="007444AF"/>
    <w:rsid w:val="00752038"/>
    <w:rsid w:val="007554DF"/>
    <w:rsid w:val="0075585A"/>
    <w:rsid w:val="0075776D"/>
    <w:rsid w:val="007613FB"/>
    <w:rsid w:val="00761E34"/>
    <w:rsid w:val="0076320B"/>
    <w:rsid w:val="00770837"/>
    <w:rsid w:val="007722BF"/>
    <w:rsid w:val="0077580B"/>
    <w:rsid w:val="00776E9D"/>
    <w:rsid w:val="00781167"/>
    <w:rsid w:val="007854B3"/>
    <w:rsid w:val="0078787D"/>
    <w:rsid w:val="00787FA8"/>
    <w:rsid w:val="007944F8"/>
    <w:rsid w:val="007973E3"/>
    <w:rsid w:val="0079748E"/>
    <w:rsid w:val="007A1883"/>
    <w:rsid w:val="007A20EE"/>
    <w:rsid w:val="007A37EB"/>
    <w:rsid w:val="007B051C"/>
    <w:rsid w:val="007B20BD"/>
    <w:rsid w:val="007C013C"/>
    <w:rsid w:val="007C30B9"/>
    <w:rsid w:val="007D0720"/>
    <w:rsid w:val="007D10F2"/>
    <w:rsid w:val="007D1ED2"/>
    <w:rsid w:val="007D207E"/>
    <w:rsid w:val="007D6151"/>
    <w:rsid w:val="007D6DEC"/>
    <w:rsid w:val="007E46A1"/>
    <w:rsid w:val="007E730D"/>
    <w:rsid w:val="007E7311"/>
    <w:rsid w:val="007F07A1"/>
    <w:rsid w:val="007F20C0"/>
    <w:rsid w:val="007F38A6"/>
    <w:rsid w:val="007F403E"/>
    <w:rsid w:val="007F5859"/>
    <w:rsid w:val="007F64FE"/>
    <w:rsid w:val="00802D0F"/>
    <w:rsid w:val="00804748"/>
    <w:rsid w:val="008072AC"/>
    <w:rsid w:val="00810CEA"/>
    <w:rsid w:val="00812BF0"/>
    <w:rsid w:val="00814DA2"/>
    <w:rsid w:val="00815079"/>
    <w:rsid w:val="00817203"/>
    <w:rsid w:val="00822ABD"/>
    <w:rsid w:val="00823099"/>
    <w:rsid w:val="008233E5"/>
    <w:rsid w:val="00823D48"/>
    <w:rsid w:val="0082746F"/>
    <w:rsid w:val="0083044C"/>
    <w:rsid w:val="00831475"/>
    <w:rsid w:val="00833DE8"/>
    <w:rsid w:val="00833F47"/>
    <w:rsid w:val="008348C3"/>
    <w:rsid w:val="008373B4"/>
    <w:rsid w:val="008404C4"/>
    <w:rsid w:val="008411F5"/>
    <w:rsid w:val="0084295C"/>
    <w:rsid w:val="008447CE"/>
    <w:rsid w:val="0084575D"/>
    <w:rsid w:val="00847D37"/>
    <w:rsid w:val="0085001D"/>
    <w:rsid w:val="008515F9"/>
    <w:rsid w:val="00853991"/>
    <w:rsid w:val="00854EF6"/>
    <w:rsid w:val="00857E37"/>
    <w:rsid w:val="00862617"/>
    <w:rsid w:val="0086363F"/>
    <w:rsid w:val="00870802"/>
    <w:rsid w:val="00871A41"/>
    <w:rsid w:val="008856FB"/>
    <w:rsid w:val="00886D76"/>
    <w:rsid w:val="00896FA6"/>
    <w:rsid w:val="00897019"/>
    <w:rsid w:val="008A149A"/>
    <w:rsid w:val="008A3072"/>
    <w:rsid w:val="008A3101"/>
    <w:rsid w:val="008B0A07"/>
    <w:rsid w:val="008B781F"/>
    <w:rsid w:val="008B782C"/>
    <w:rsid w:val="008C0069"/>
    <w:rsid w:val="008C1495"/>
    <w:rsid w:val="008C48B7"/>
    <w:rsid w:val="008C5A26"/>
    <w:rsid w:val="008C5E2A"/>
    <w:rsid w:val="008C706E"/>
    <w:rsid w:val="008D4159"/>
    <w:rsid w:val="008D5522"/>
    <w:rsid w:val="008D5A1B"/>
    <w:rsid w:val="008D69C5"/>
    <w:rsid w:val="008D7404"/>
    <w:rsid w:val="008E01C7"/>
    <w:rsid w:val="008E0BE7"/>
    <w:rsid w:val="008E0F86"/>
    <w:rsid w:val="008E1C98"/>
    <w:rsid w:val="008E77B9"/>
    <w:rsid w:val="008E78EE"/>
    <w:rsid w:val="008F2DC1"/>
    <w:rsid w:val="008F70AD"/>
    <w:rsid w:val="008F7CE2"/>
    <w:rsid w:val="00900DB1"/>
    <w:rsid w:val="009022BF"/>
    <w:rsid w:val="00903B32"/>
    <w:rsid w:val="009042FB"/>
    <w:rsid w:val="0090540C"/>
    <w:rsid w:val="00911CD9"/>
    <w:rsid w:val="00912396"/>
    <w:rsid w:val="00912B71"/>
    <w:rsid w:val="0091364C"/>
    <w:rsid w:val="00924D79"/>
    <w:rsid w:val="00926518"/>
    <w:rsid w:val="00926605"/>
    <w:rsid w:val="00931632"/>
    <w:rsid w:val="00932C92"/>
    <w:rsid w:val="00933B59"/>
    <w:rsid w:val="00935301"/>
    <w:rsid w:val="00940274"/>
    <w:rsid w:val="009454E4"/>
    <w:rsid w:val="00946836"/>
    <w:rsid w:val="00950604"/>
    <w:rsid w:val="00954AB2"/>
    <w:rsid w:val="00963361"/>
    <w:rsid w:val="0096683A"/>
    <w:rsid w:val="00967611"/>
    <w:rsid w:val="0097384D"/>
    <w:rsid w:val="00975894"/>
    <w:rsid w:val="00976675"/>
    <w:rsid w:val="00977225"/>
    <w:rsid w:val="00984240"/>
    <w:rsid w:val="0098684F"/>
    <w:rsid w:val="00987F2B"/>
    <w:rsid w:val="00990E5A"/>
    <w:rsid w:val="00995B07"/>
    <w:rsid w:val="00996DE7"/>
    <w:rsid w:val="009A2619"/>
    <w:rsid w:val="009A5850"/>
    <w:rsid w:val="009A719C"/>
    <w:rsid w:val="009B061F"/>
    <w:rsid w:val="009B10D6"/>
    <w:rsid w:val="009B16A4"/>
    <w:rsid w:val="009B1DC3"/>
    <w:rsid w:val="009B2959"/>
    <w:rsid w:val="009B37E5"/>
    <w:rsid w:val="009C7248"/>
    <w:rsid w:val="009D2EBB"/>
    <w:rsid w:val="009D4F42"/>
    <w:rsid w:val="009D65D0"/>
    <w:rsid w:val="009D7E91"/>
    <w:rsid w:val="009E135E"/>
    <w:rsid w:val="009E2324"/>
    <w:rsid w:val="009E3C92"/>
    <w:rsid w:val="009E54F4"/>
    <w:rsid w:val="009E71AD"/>
    <w:rsid w:val="009F0445"/>
    <w:rsid w:val="009F2BFA"/>
    <w:rsid w:val="009F50B9"/>
    <w:rsid w:val="009F5727"/>
    <w:rsid w:val="00A017C9"/>
    <w:rsid w:val="00A03A3D"/>
    <w:rsid w:val="00A045C4"/>
    <w:rsid w:val="00A05038"/>
    <w:rsid w:val="00A078FC"/>
    <w:rsid w:val="00A10DFA"/>
    <w:rsid w:val="00A21708"/>
    <w:rsid w:val="00A22362"/>
    <w:rsid w:val="00A249BA"/>
    <w:rsid w:val="00A307C7"/>
    <w:rsid w:val="00A31910"/>
    <w:rsid w:val="00A35BC1"/>
    <w:rsid w:val="00A43BF2"/>
    <w:rsid w:val="00A44581"/>
    <w:rsid w:val="00A45093"/>
    <w:rsid w:val="00A468B7"/>
    <w:rsid w:val="00A46C37"/>
    <w:rsid w:val="00A50EAF"/>
    <w:rsid w:val="00A602F9"/>
    <w:rsid w:val="00A609B2"/>
    <w:rsid w:val="00A60A58"/>
    <w:rsid w:val="00A6343D"/>
    <w:rsid w:val="00A650EE"/>
    <w:rsid w:val="00A65B3C"/>
    <w:rsid w:val="00A66231"/>
    <w:rsid w:val="00A662C8"/>
    <w:rsid w:val="00A7053F"/>
    <w:rsid w:val="00A71157"/>
    <w:rsid w:val="00A72479"/>
    <w:rsid w:val="00A72D87"/>
    <w:rsid w:val="00A75741"/>
    <w:rsid w:val="00A8308F"/>
    <w:rsid w:val="00A83EED"/>
    <w:rsid w:val="00A86347"/>
    <w:rsid w:val="00A921E5"/>
    <w:rsid w:val="00A966E6"/>
    <w:rsid w:val="00AA6F0F"/>
    <w:rsid w:val="00AB2BE3"/>
    <w:rsid w:val="00AB705E"/>
    <w:rsid w:val="00AB7834"/>
    <w:rsid w:val="00AC4D5F"/>
    <w:rsid w:val="00AC5B5B"/>
    <w:rsid w:val="00AD1D2C"/>
    <w:rsid w:val="00AD2444"/>
    <w:rsid w:val="00AD2818"/>
    <w:rsid w:val="00AE028A"/>
    <w:rsid w:val="00AE0525"/>
    <w:rsid w:val="00AE08DB"/>
    <w:rsid w:val="00AE2729"/>
    <w:rsid w:val="00AE3148"/>
    <w:rsid w:val="00AE58D1"/>
    <w:rsid w:val="00AE5AE2"/>
    <w:rsid w:val="00AE7343"/>
    <w:rsid w:val="00AF0560"/>
    <w:rsid w:val="00AF6809"/>
    <w:rsid w:val="00B00A13"/>
    <w:rsid w:val="00B00D69"/>
    <w:rsid w:val="00B00E04"/>
    <w:rsid w:val="00B053F4"/>
    <w:rsid w:val="00B05485"/>
    <w:rsid w:val="00B05B65"/>
    <w:rsid w:val="00B07F25"/>
    <w:rsid w:val="00B10CEB"/>
    <w:rsid w:val="00B11CF2"/>
    <w:rsid w:val="00B1458E"/>
    <w:rsid w:val="00B14C51"/>
    <w:rsid w:val="00B20021"/>
    <w:rsid w:val="00B20FDE"/>
    <w:rsid w:val="00B27234"/>
    <w:rsid w:val="00B33897"/>
    <w:rsid w:val="00B42041"/>
    <w:rsid w:val="00B4281E"/>
    <w:rsid w:val="00B42843"/>
    <w:rsid w:val="00B43BAE"/>
    <w:rsid w:val="00B43FBF"/>
    <w:rsid w:val="00B44F11"/>
    <w:rsid w:val="00B45B3D"/>
    <w:rsid w:val="00B4607B"/>
    <w:rsid w:val="00B47CC5"/>
    <w:rsid w:val="00B47E21"/>
    <w:rsid w:val="00B51846"/>
    <w:rsid w:val="00B5212B"/>
    <w:rsid w:val="00B55E9D"/>
    <w:rsid w:val="00B6153F"/>
    <w:rsid w:val="00B62979"/>
    <w:rsid w:val="00B671D8"/>
    <w:rsid w:val="00B70056"/>
    <w:rsid w:val="00B74D75"/>
    <w:rsid w:val="00B77A57"/>
    <w:rsid w:val="00B77D29"/>
    <w:rsid w:val="00B823A7"/>
    <w:rsid w:val="00B842F6"/>
    <w:rsid w:val="00B90FA5"/>
    <w:rsid w:val="00B919F1"/>
    <w:rsid w:val="00BA0D4F"/>
    <w:rsid w:val="00BA2260"/>
    <w:rsid w:val="00BA38C1"/>
    <w:rsid w:val="00BA7820"/>
    <w:rsid w:val="00BB12B9"/>
    <w:rsid w:val="00BB468D"/>
    <w:rsid w:val="00BB4F9A"/>
    <w:rsid w:val="00BB54F8"/>
    <w:rsid w:val="00BB690B"/>
    <w:rsid w:val="00BC0E8D"/>
    <w:rsid w:val="00BC160F"/>
    <w:rsid w:val="00BC4F18"/>
    <w:rsid w:val="00BD249B"/>
    <w:rsid w:val="00BD468C"/>
    <w:rsid w:val="00BD643E"/>
    <w:rsid w:val="00BE5447"/>
    <w:rsid w:val="00BE5CF4"/>
    <w:rsid w:val="00BE6551"/>
    <w:rsid w:val="00BF036E"/>
    <w:rsid w:val="00BF093B"/>
    <w:rsid w:val="00BF4F2D"/>
    <w:rsid w:val="00C0038E"/>
    <w:rsid w:val="00C00B88"/>
    <w:rsid w:val="00C02C57"/>
    <w:rsid w:val="00C06B2A"/>
    <w:rsid w:val="00C27979"/>
    <w:rsid w:val="00C31F47"/>
    <w:rsid w:val="00C333FD"/>
    <w:rsid w:val="00C35E57"/>
    <w:rsid w:val="00C35E80"/>
    <w:rsid w:val="00C40AA2"/>
    <w:rsid w:val="00C418FB"/>
    <w:rsid w:val="00C4244F"/>
    <w:rsid w:val="00C42556"/>
    <w:rsid w:val="00C458D3"/>
    <w:rsid w:val="00C52DAA"/>
    <w:rsid w:val="00C632ED"/>
    <w:rsid w:val="00C66150"/>
    <w:rsid w:val="00C66628"/>
    <w:rsid w:val="00C70EF5"/>
    <w:rsid w:val="00C756C5"/>
    <w:rsid w:val="00C76FE8"/>
    <w:rsid w:val="00C82195"/>
    <w:rsid w:val="00C82CAE"/>
    <w:rsid w:val="00C83AF2"/>
    <w:rsid w:val="00C8442E"/>
    <w:rsid w:val="00C9202E"/>
    <w:rsid w:val="00C927A5"/>
    <w:rsid w:val="00C930A8"/>
    <w:rsid w:val="00C931B8"/>
    <w:rsid w:val="00C93455"/>
    <w:rsid w:val="00C96900"/>
    <w:rsid w:val="00CA108B"/>
    <w:rsid w:val="00CA3FD2"/>
    <w:rsid w:val="00CA6CDB"/>
    <w:rsid w:val="00CB109D"/>
    <w:rsid w:val="00CB57BE"/>
    <w:rsid w:val="00CB5E13"/>
    <w:rsid w:val="00CC053D"/>
    <w:rsid w:val="00CC0563"/>
    <w:rsid w:val="00CC3524"/>
    <w:rsid w:val="00CC45AF"/>
    <w:rsid w:val="00CC57D0"/>
    <w:rsid w:val="00CD27BE"/>
    <w:rsid w:val="00CD29E9"/>
    <w:rsid w:val="00CD4BBC"/>
    <w:rsid w:val="00CD6F0F"/>
    <w:rsid w:val="00CE0BB7"/>
    <w:rsid w:val="00CE18F1"/>
    <w:rsid w:val="00CE204E"/>
    <w:rsid w:val="00CE2BC5"/>
    <w:rsid w:val="00CE2C3D"/>
    <w:rsid w:val="00CE3E9A"/>
    <w:rsid w:val="00CE708B"/>
    <w:rsid w:val="00CF1275"/>
    <w:rsid w:val="00CF26B7"/>
    <w:rsid w:val="00CF6E39"/>
    <w:rsid w:val="00CF72DA"/>
    <w:rsid w:val="00D00C6C"/>
    <w:rsid w:val="00D03B57"/>
    <w:rsid w:val="00D06AD9"/>
    <w:rsid w:val="00D0769A"/>
    <w:rsid w:val="00D15B4E"/>
    <w:rsid w:val="00D177E7"/>
    <w:rsid w:val="00D20233"/>
    <w:rsid w:val="00D2079F"/>
    <w:rsid w:val="00D21466"/>
    <w:rsid w:val="00D232D3"/>
    <w:rsid w:val="00D24A0F"/>
    <w:rsid w:val="00D26739"/>
    <w:rsid w:val="00D31A11"/>
    <w:rsid w:val="00D32B65"/>
    <w:rsid w:val="00D340AC"/>
    <w:rsid w:val="00D37201"/>
    <w:rsid w:val="00D43E83"/>
    <w:rsid w:val="00D447EF"/>
    <w:rsid w:val="00D505E2"/>
    <w:rsid w:val="00D52481"/>
    <w:rsid w:val="00D62451"/>
    <w:rsid w:val="00D63E30"/>
    <w:rsid w:val="00D6498F"/>
    <w:rsid w:val="00D7463D"/>
    <w:rsid w:val="00D765F9"/>
    <w:rsid w:val="00D80F5A"/>
    <w:rsid w:val="00D83DE8"/>
    <w:rsid w:val="00D847EA"/>
    <w:rsid w:val="00D84943"/>
    <w:rsid w:val="00D9011D"/>
    <w:rsid w:val="00D94AE7"/>
    <w:rsid w:val="00D966B3"/>
    <w:rsid w:val="00D970F0"/>
    <w:rsid w:val="00D977D4"/>
    <w:rsid w:val="00DA334C"/>
    <w:rsid w:val="00DA4540"/>
    <w:rsid w:val="00DA587E"/>
    <w:rsid w:val="00DA60F4"/>
    <w:rsid w:val="00DA6D6C"/>
    <w:rsid w:val="00DA72D4"/>
    <w:rsid w:val="00DB0F8B"/>
    <w:rsid w:val="00DB3052"/>
    <w:rsid w:val="00DB3546"/>
    <w:rsid w:val="00DB50F5"/>
    <w:rsid w:val="00DC1C00"/>
    <w:rsid w:val="00DC2C60"/>
    <w:rsid w:val="00DC2D17"/>
    <w:rsid w:val="00DC3446"/>
    <w:rsid w:val="00DC6824"/>
    <w:rsid w:val="00DC7C5D"/>
    <w:rsid w:val="00DD0B5F"/>
    <w:rsid w:val="00DD19D3"/>
    <w:rsid w:val="00DD60E3"/>
    <w:rsid w:val="00DE23BF"/>
    <w:rsid w:val="00DE27BC"/>
    <w:rsid w:val="00DE3981"/>
    <w:rsid w:val="00DE40DD"/>
    <w:rsid w:val="00DE6DDB"/>
    <w:rsid w:val="00DE7755"/>
    <w:rsid w:val="00DF059A"/>
    <w:rsid w:val="00DF3BB8"/>
    <w:rsid w:val="00DF3D56"/>
    <w:rsid w:val="00DF4F7C"/>
    <w:rsid w:val="00DF64E9"/>
    <w:rsid w:val="00DF6D19"/>
    <w:rsid w:val="00DF6ED2"/>
    <w:rsid w:val="00DF70F5"/>
    <w:rsid w:val="00E00601"/>
    <w:rsid w:val="00E01F3A"/>
    <w:rsid w:val="00E03EAD"/>
    <w:rsid w:val="00E06DD0"/>
    <w:rsid w:val="00E108D2"/>
    <w:rsid w:val="00E10F24"/>
    <w:rsid w:val="00E16BCB"/>
    <w:rsid w:val="00E20954"/>
    <w:rsid w:val="00E2252C"/>
    <w:rsid w:val="00E270C0"/>
    <w:rsid w:val="00E32990"/>
    <w:rsid w:val="00E3450D"/>
    <w:rsid w:val="00E36D82"/>
    <w:rsid w:val="00E460B9"/>
    <w:rsid w:val="00E51601"/>
    <w:rsid w:val="00E51965"/>
    <w:rsid w:val="00E638A0"/>
    <w:rsid w:val="00E67121"/>
    <w:rsid w:val="00E703A0"/>
    <w:rsid w:val="00E70E90"/>
    <w:rsid w:val="00E7198D"/>
    <w:rsid w:val="00E735AF"/>
    <w:rsid w:val="00E74CA6"/>
    <w:rsid w:val="00E75E3D"/>
    <w:rsid w:val="00E82B88"/>
    <w:rsid w:val="00E84491"/>
    <w:rsid w:val="00E87299"/>
    <w:rsid w:val="00E87414"/>
    <w:rsid w:val="00E91400"/>
    <w:rsid w:val="00E9731C"/>
    <w:rsid w:val="00EA4E4C"/>
    <w:rsid w:val="00EA7F85"/>
    <w:rsid w:val="00EB04B7"/>
    <w:rsid w:val="00EB75D8"/>
    <w:rsid w:val="00EB7992"/>
    <w:rsid w:val="00EC0104"/>
    <w:rsid w:val="00EC0184"/>
    <w:rsid w:val="00EC1478"/>
    <w:rsid w:val="00EC2D7A"/>
    <w:rsid w:val="00EC362B"/>
    <w:rsid w:val="00EC633A"/>
    <w:rsid w:val="00EC6473"/>
    <w:rsid w:val="00EC7501"/>
    <w:rsid w:val="00ED0C7F"/>
    <w:rsid w:val="00ED1B9D"/>
    <w:rsid w:val="00EE056F"/>
    <w:rsid w:val="00EE0BDA"/>
    <w:rsid w:val="00EE501D"/>
    <w:rsid w:val="00EE51BB"/>
    <w:rsid w:val="00EE6E84"/>
    <w:rsid w:val="00EE7E5E"/>
    <w:rsid w:val="00EF43F5"/>
    <w:rsid w:val="00EF573A"/>
    <w:rsid w:val="00EF6534"/>
    <w:rsid w:val="00EF74D7"/>
    <w:rsid w:val="00F0030C"/>
    <w:rsid w:val="00F00A7D"/>
    <w:rsid w:val="00F017AF"/>
    <w:rsid w:val="00F041C4"/>
    <w:rsid w:val="00F11E45"/>
    <w:rsid w:val="00F13858"/>
    <w:rsid w:val="00F14812"/>
    <w:rsid w:val="00F1598C"/>
    <w:rsid w:val="00F20BC6"/>
    <w:rsid w:val="00F21403"/>
    <w:rsid w:val="00F24BAE"/>
    <w:rsid w:val="00F25287"/>
    <w:rsid w:val="00F255FC"/>
    <w:rsid w:val="00F259B0"/>
    <w:rsid w:val="00F267FE"/>
    <w:rsid w:val="00F26A20"/>
    <w:rsid w:val="00F276C9"/>
    <w:rsid w:val="00F31359"/>
    <w:rsid w:val="00F33231"/>
    <w:rsid w:val="00F3649F"/>
    <w:rsid w:val="00F40690"/>
    <w:rsid w:val="00F43B8F"/>
    <w:rsid w:val="00F45574"/>
    <w:rsid w:val="00F51154"/>
    <w:rsid w:val="00F51785"/>
    <w:rsid w:val="00F530D7"/>
    <w:rsid w:val="00F53742"/>
    <w:rsid w:val="00F541E6"/>
    <w:rsid w:val="00F56803"/>
    <w:rsid w:val="00F57024"/>
    <w:rsid w:val="00F62F49"/>
    <w:rsid w:val="00F640BF"/>
    <w:rsid w:val="00F70754"/>
    <w:rsid w:val="00F72012"/>
    <w:rsid w:val="00F73681"/>
    <w:rsid w:val="00F77926"/>
    <w:rsid w:val="00F83A19"/>
    <w:rsid w:val="00F879A1"/>
    <w:rsid w:val="00F92FC4"/>
    <w:rsid w:val="00F9793C"/>
    <w:rsid w:val="00FA0C14"/>
    <w:rsid w:val="00FA0F37"/>
    <w:rsid w:val="00FA137A"/>
    <w:rsid w:val="00FA5504"/>
    <w:rsid w:val="00FA727A"/>
    <w:rsid w:val="00FB423A"/>
    <w:rsid w:val="00FB445E"/>
    <w:rsid w:val="00FB4B02"/>
    <w:rsid w:val="00FB625B"/>
    <w:rsid w:val="00FC2831"/>
    <w:rsid w:val="00FC2D40"/>
    <w:rsid w:val="00FC3600"/>
    <w:rsid w:val="00FC4A9F"/>
    <w:rsid w:val="00FC565B"/>
    <w:rsid w:val="00FC7BFE"/>
    <w:rsid w:val="00FD2A1A"/>
    <w:rsid w:val="00FD3F6F"/>
    <w:rsid w:val="00FE006E"/>
    <w:rsid w:val="00FE197E"/>
    <w:rsid w:val="00FF0DF1"/>
    <w:rsid w:val="00FF26AA"/>
    <w:rsid w:val="00FF3E12"/>
    <w:rsid w:val="00FF61FA"/>
    <w:rsid w:val="019385D5"/>
    <w:rsid w:val="0211B698"/>
    <w:rsid w:val="027AF8EF"/>
    <w:rsid w:val="02EC0022"/>
    <w:rsid w:val="030AFDAF"/>
    <w:rsid w:val="03ED85BA"/>
    <w:rsid w:val="0494A0E0"/>
    <w:rsid w:val="04C81D1F"/>
    <w:rsid w:val="05C3C930"/>
    <w:rsid w:val="067D190E"/>
    <w:rsid w:val="0743160E"/>
    <w:rsid w:val="0802CA09"/>
    <w:rsid w:val="08470E82"/>
    <w:rsid w:val="09D5C1F8"/>
    <w:rsid w:val="09D5F025"/>
    <w:rsid w:val="0AA7F60F"/>
    <w:rsid w:val="0AC0F2D0"/>
    <w:rsid w:val="0ACCC371"/>
    <w:rsid w:val="0C689D33"/>
    <w:rsid w:val="0CC69F5F"/>
    <w:rsid w:val="0D508C6F"/>
    <w:rsid w:val="0DBDC3DC"/>
    <w:rsid w:val="0DC7DE42"/>
    <w:rsid w:val="0EFE3E7F"/>
    <w:rsid w:val="100AD2F7"/>
    <w:rsid w:val="10E8E92C"/>
    <w:rsid w:val="110FD0C1"/>
    <w:rsid w:val="1117390A"/>
    <w:rsid w:val="1117BE47"/>
    <w:rsid w:val="12361977"/>
    <w:rsid w:val="129390F9"/>
    <w:rsid w:val="129A664B"/>
    <w:rsid w:val="12A3F969"/>
    <w:rsid w:val="13863BB8"/>
    <w:rsid w:val="13F0AB18"/>
    <w:rsid w:val="141C481E"/>
    <w:rsid w:val="165877E2"/>
    <w:rsid w:val="18BA9946"/>
    <w:rsid w:val="198E22C9"/>
    <w:rsid w:val="1A0F7753"/>
    <w:rsid w:val="1A759203"/>
    <w:rsid w:val="1B582FC0"/>
    <w:rsid w:val="1C6ACC56"/>
    <w:rsid w:val="1C832313"/>
    <w:rsid w:val="1D6D1E65"/>
    <w:rsid w:val="1DBC7914"/>
    <w:rsid w:val="1E873931"/>
    <w:rsid w:val="1EA88E9A"/>
    <w:rsid w:val="1EF5ECDC"/>
    <w:rsid w:val="1F1D0914"/>
    <w:rsid w:val="1F3C1D7A"/>
    <w:rsid w:val="20277979"/>
    <w:rsid w:val="21B7268B"/>
    <w:rsid w:val="22087CA7"/>
    <w:rsid w:val="2217EA44"/>
    <w:rsid w:val="23804244"/>
    <w:rsid w:val="24479517"/>
    <w:rsid w:val="24F467E4"/>
    <w:rsid w:val="25646417"/>
    <w:rsid w:val="258D3B25"/>
    <w:rsid w:val="262CC280"/>
    <w:rsid w:val="26729A60"/>
    <w:rsid w:val="268FC202"/>
    <w:rsid w:val="27270ADC"/>
    <w:rsid w:val="2963EEF6"/>
    <w:rsid w:val="297E0BCE"/>
    <w:rsid w:val="29FA662F"/>
    <w:rsid w:val="2AE0EBC7"/>
    <w:rsid w:val="2DEDF4EC"/>
    <w:rsid w:val="2DF33CBC"/>
    <w:rsid w:val="2F793AA5"/>
    <w:rsid w:val="2FB4E8FB"/>
    <w:rsid w:val="301F97F9"/>
    <w:rsid w:val="303F0811"/>
    <w:rsid w:val="308E1B7F"/>
    <w:rsid w:val="318846A9"/>
    <w:rsid w:val="326CBC29"/>
    <w:rsid w:val="328C6313"/>
    <w:rsid w:val="34694F11"/>
    <w:rsid w:val="346C67EB"/>
    <w:rsid w:val="35A7D1A3"/>
    <w:rsid w:val="35CCE50F"/>
    <w:rsid w:val="35FE4EA1"/>
    <w:rsid w:val="360D00A5"/>
    <w:rsid w:val="370257ED"/>
    <w:rsid w:val="3731AA5E"/>
    <w:rsid w:val="38A37678"/>
    <w:rsid w:val="38C7700E"/>
    <w:rsid w:val="3A1C1786"/>
    <w:rsid w:val="3A96D990"/>
    <w:rsid w:val="3AFA26CF"/>
    <w:rsid w:val="3C684D7B"/>
    <w:rsid w:val="3DA9466B"/>
    <w:rsid w:val="3E3BA2F0"/>
    <w:rsid w:val="3F3D7C45"/>
    <w:rsid w:val="3F702C98"/>
    <w:rsid w:val="3F8AC471"/>
    <w:rsid w:val="40F98A53"/>
    <w:rsid w:val="41226576"/>
    <w:rsid w:val="4124A1D4"/>
    <w:rsid w:val="41DE6F13"/>
    <w:rsid w:val="41E041FF"/>
    <w:rsid w:val="423C78A3"/>
    <w:rsid w:val="42C164FF"/>
    <w:rsid w:val="431840F4"/>
    <w:rsid w:val="43BFD28F"/>
    <w:rsid w:val="43CAC481"/>
    <w:rsid w:val="43F207AB"/>
    <w:rsid w:val="44676733"/>
    <w:rsid w:val="4472FF7A"/>
    <w:rsid w:val="44C89CC0"/>
    <w:rsid w:val="44DA4CC0"/>
    <w:rsid w:val="456C98F9"/>
    <w:rsid w:val="45CC4450"/>
    <w:rsid w:val="45E8D824"/>
    <w:rsid w:val="460FEA48"/>
    <w:rsid w:val="46592247"/>
    <w:rsid w:val="467C3E3F"/>
    <w:rsid w:val="47A18643"/>
    <w:rsid w:val="481EDCE5"/>
    <w:rsid w:val="482AD0B7"/>
    <w:rsid w:val="4887EFAE"/>
    <w:rsid w:val="48A30F07"/>
    <w:rsid w:val="48D2A3AB"/>
    <w:rsid w:val="49282D54"/>
    <w:rsid w:val="49FEA6A4"/>
    <w:rsid w:val="4A17D118"/>
    <w:rsid w:val="4A17EBD2"/>
    <w:rsid w:val="4A558F3D"/>
    <w:rsid w:val="4A57C290"/>
    <w:rsid w:val="4A57CF37"/>
    <w:rsid w:val="4A627585"/>
    <w:rsid w:val="4B28C902"/>
    <w:rsid w:val="4B8BBF82"/>
    <w:rsid w:val="4BB45F38"/>
    <w:rsid w:val="4BDA26CD"/>
    <w:rsid w:val="4C727918"/>
    <w:rsid w:val="4D47E50D"/>
    <w:rsid w:val="4D5E4E85"/>
    <w:rsid w:val="4D6D7334"/>
    <w:rsid w:val="4D8CEBB4"/>
    <w:rsid w:val="4DA1125E"/>
    <w:rsid w:val="4DA7B830"/>
    <w:rsid w:val="4E0C6336"/>
    <w:rsid w:val="4E202E2F"/>
    <w:rsid w:val="4E5F8271"/>
    <w:rsid w:val="4E99D586"/>
    <w:rsid w:val="4ECEE55D"/>
    <w:rsid w:val="4F39D7C9"/>
    <w:rsid w:val="4F3B3E05"/>
    <w:rsid w:val="4F9E55C5"/>
    <w:rsid w:val="50602517"/>
    <w:rsid w:val="5071BC67"/>
    <w:rsid w:val="51011856"/>
    <w:rsid w:val="51AD4346"/>
    <w:rsid w:val="522084D1"/>
    <w:rsid w:val="522C6D6B"/>
    <w:rsid w:val="525B60F5"/>
    <w:rsid w:val="53D57D8F"/>
    <w:rsid w:val="53D5D8AF"/>
    <w:rsid w:val="53DB21C7"/>
    <w:rsid w:val="53EB37FF"/>
    <w:rsid w:val="5490A2C7"/>
    <w:rsid w:val="5517A3F6"/>
    <w:rsid w:val="55275D43"/>
    <w:rsid w:val="5600DDF8"/>
    <w:rsid w:val="5645746F"/>
    <w:rsid w:val="575952CF"/>
    <w:rsid w:val="586D4B2A"/>
    <w:rsid w:val="58A57DE0"/>
    <w:rsid w:val="5933559D"/>
    <w:rsid w:val="595A4A6C"/>
    <w:rsid w:val="59799371"/>
    <w:rsid w:val="5A4A3BCD"/>
    <w:rsid w:val="5A7380B9"/>
    <w:rsid w:val="5B2BEDEC"/>
    <w:rsid w:val="5C51BA13"/>
    <w:rsid w:val="5CC1B1B5"/>
    <w:rsid w:val="5D6B24FE"/>
    <w:rsid w:val="5D9D0542"/>
    <w:rsid w:val="5DFA9C94"/>
    <w:rsid w:val="5E4EA39C"/>
    <w:rsid w:val="60169367"/>
    <w:rsid w:val="615DBE40"/>
    <w:rsid w:val="6299584B"/>
    <w:rsid w:val="63154139"/>
    <w:rsid w:val="63F24A66"/>
    <w:rsid w:val="64177215"/>
    <w:rsid w:val="645E0509"/>
    <w:rsid w:val="65119378"/>
    <w:rsid w:val="658B74BE"/>
    <w:rsid w:val="65C7D568"/>
    <w:rsid w:val="6604A565"/>
    <w:rsid w:val="673C8FFE"/>
    <w:rsid w:val="678D619D"/>
    <w:rsid w:val="680A7EAA"/>
    <w:rsid w:val="681FADDC"/>
    <w:rsid w:val="68A5EA1F"/>
    <w:rsid w:val="6907AFB0"/>
    <w:rsid w:val="693AC41E"/>
    <w:rsid w:val="698084B5"/>
    <w:rsid w:val="69906280"/>
    <w:rsid w:val="6B2177D2"/>
    <w:rsid w:val="6BD95CFC"/>
    <w:rsid w:val="6E0A6D43"/>
    <w:rsid w:val="6E181B5F"/>
    <w:rsid w:val="6E4BB3E7"/>
    <w:rsid w:val="6EB421F7"/>
    <w:rsid w:val="6F6CC9C2"/>
    <w:rsid w:val="70776CB5"/>
    <w:rsid w:val="709E5860"/>
    <w:rsid w:val="70DDF9D3"/>
    <w:rsid w:val="7159E594"/>
    <w:rsid w:val="72A1E25D"/>
    <w:rsid w:val="72A3A03B"/>
    <w:rsid w:val="73749B0B"/>
    <w:rsid w:val="73990152"/>
    <w:rsid w:val="73C6647B"/>
    <w:rsid w:val="73C9319E"/>
    <w:rsid w:val="740E6B03"/>
    <w:rsid w:val="74317803"/>
    <w:rsid w:val="74BE411B"/>
    <w:rsid w:val="75468DB1"/>
    <w:rsid w:val="756E0FBD"/>
    <w:rsid w:val="758C5AAD"/>
    <w:rsid w:val="77FA3821"/>
    <w:rsid w:val="7865AB8D"/>
    <w:rsid w:val="79DE30E5"/>
    <w:rsid w:val="79ECEF4E"/>
    <w:rsid w:val="7AF3DBE0"/>
    <w:rsid w:val="7B68FEF0"/>
    <w:rsid w:val="7B8FCDE3"/>
    <w:rsid w:val="7CD636C7"/>
    <w:rsid w:val="7D65E288"/>
    <w:rsid w:val="7DAE86E8"/>
    <w:rsid w:val="7E22F89F"/>
    <w:rsid w:val="7E8C904B"/>
    <w:rsid w:val="7F353FE2"/>
    <w:rsid w:val="7F7178A0"/>
    <w:rsid w:val="7FBF4F2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DEFDFB"/>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lang w:val="pt-BR" w:eastAsia="pt-BR"/>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lang w:val="pt-BR" w:eastAsia="pt-BR"/>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lang w:val="pt-BR" w:eastAsia="pt-BR"/>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lang w:val="pt-BR" w:eastAsia="pt-BR"/>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lang w:val="pt-BR" w:eastAsia="pt-BR"/>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lang w:val="pt-BR" w:eastAsia="pt-BR"/>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lang w:val="pt-BR" w:eastAsia="pt-BR"/>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lang w:val="pt-BR" w:eastAsia="pt-BR"/>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rPr>
      <w:lang w:val="pt-BR" w:eastAsia="pt-BR"/>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lang w:val="pt-BR" w:eastAsia="pt-BR"/>
    </w:rPr>
  </w:style>
  <w:style w:type="paragraph" w:customStyle="1" w:styleId="TF-capaTTULO">
    <w:name w:val="TF-capa TÍTULO"/>
    <w:next w:val="TF-capaAUTOR"/>
    <w:semiHidden/>
    <w:pPr>
      <w:spacing w:before="4600" w:line="480" w:lineRule="auto"/>
      <w:jc w:val="center"/>
    </w:pPr>
    <w:rPr>
      <w:b/>
      <w:caps/>
      <w:sz w:val="32"/>
      <w:lang w:val="pt-BR" w:eastAsia="pt-BR"/>
    </w:rPr>
  </w:style>
  <w:style w:type="paragraph" w:customStyle="1" w:styleId="TF-capaAUTOR">
    <w:name w:val="TF-capa AUTOR"/>
    <w:semiHidden/>
    <w:pPr>
      <w:spacing w:before="720"/>
      <w:jc w:val="right"/>
    </w:pPr>
    <w:rPr>
      <w:b/>
      <w:caps/>
      <w:sz w:val="24"/>
      <w:lang w:val="pt-BR" w:eastAsia="pt-BR"/>
    </w:rPr>
  </w:style>
  <w:style w:type="paragraph" w:customStyle="1" w:styleId="TF-capaID">
    <w:name w:val="TF-capa ID"/>
    <w:semiHidden/>
    <w:pPr>
      <w:jc w:val="right"/>
    </w:pPr>
    <w:rPr>
      <w:b/>
      <w:caps/>
      <w:sz w:val="24"/>
      <w:lang w:val="pt-BR" w:eastAsia="pt-BR"/>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lang w:val="pt-BR" w:eastAsia="pt-BR"/>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lang w:val="pt-BR" w:eastAsia="pt-BR"/>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lang w:val="pt-BR" w:eastAsia="pt-BR"/>
    </w:rPr>
  </w:style>
  <w:style w:type="paragraph" w:customStyle="1" w:styleId="TF-folhaaprovaoAUTOR">
    <w:name w:val="TF-folha aprovação AUTOR"/>
    <w:semiHidden/>
    <w:pPr>
      <w:spacing w:before="1000"/>
      <w:jc w:val="center"/>
    </w:pPr>
    <w:rPr>
      <w:b/>
      <w:caps/>
      <w:sz w:val="24"/>
      <w:lang w:val="pt-BR" w:eastAsia="pt-BR"/>
    </w:rPr>
  </w:style>
  <w:style w:type="paragraph" w:customStyle="1" w:styleId="TF-folhaaprovaoASSINATURA">
    <w:name w:val="TF-folha aprovação ASSINATURA"/>
    <w:semiHidden/>
    <w:pPr>
      <w:spacing w:before="360"/>
      <w:ind w:left="2268"/>
    </w:pPr>
    <w:rPr>
      <w:b/>
      <w:color w:val="000000"/>
      <w:sz w:val="24"/>
      <w:lang w:val="pt-BR" w:eastAsia="pt-BR"/>
    </w:rPr>
  </w:style>
  <w:style w:type="paragraph" w:customStyle="1" w:styleId="TF-folhaaprovaoFUNO">
    <w:name w:val="TF-folha aprovação FUNÇÃO"/>
    <w:semiHidden/>
    <w:pPr>
      <w:tabs>
        <w:tab w:val="left" w:pos="2268"/>
      </w:tabs>
    </w:pPr>
    <w:rPr>
      <w:color w:val="000000"/>
      <w:sz w:val="24"/>
      <w:lang w:val="pt-BR" w:eastAsia="pt-BR"/>
    </w:rPr>
  </w:style>
  <w:style w:type="paragraph" w:customStyle="1" w:styleId="TF-folhaaprovaoDATA">
    <w:name w:val="TF-folha aprovação DATA"/>
    <w:semiHidden/>
    <w:pPr>
      <w:keepLines/>
      <w:jc w:val="center"/>
    </w:pPr>
    <w:rPr>
      <w:color w:val="000000"/>
      <w:sz w:val="24"/>
      <w:lang w:val="pt-BR" w:eastAsia="pt-BR"/>
    </w:rPr>
  </w:style>
  <w:style w:type="paragraph" w:customStyle="1" w:styleId="TF-folhaaprovaoFINALIDADE">
    <w:name w:val="TF-folha aprovação FINALIDADE"/>
    <w:semiHidden/>
    <w:pPr>
      <w:spacing w:before="1000" w:after="1000"/>
      <w:ind w:left="4536"/>
      <w:jc w:val="both"/>
    </w:pPr>
    <w:rPr>
      <w:color w:val="000000"/>
      <w:sz w:val="24"/>
      <w:lang w:val="pt-BR" w:eastAsia="pt-BR"/>
    </w:rPr>
  </w:style>
  <w:style w:type="paragraph" w:customStyle="1" w:styleId="TF-capaLOCAL">
    <w:name w:val="TF-capa LOCAL"/>
    <w:next w:val="TF-capaANO"/>
    <w:semiHidden/>
    <w:pPr>
      <w:jc w:val="center"/>
    </w:pPr>
    <w:rPr>
      <w:b/>
      <w:caps/>
      <w:sz w:val="24"/>
      <w:lang w:val="pt-BR" w:eastAsia="pt-BR"/>
    </w:rPr>
  </w:style>
  <w:style w:type="paragraph" w:customStyle="1" w:styleId="TF-capaANO">
    <w:name w:val="TF-capa ANO"/>
    <w:next w:val="TF-capaID"/>
    <w:semiHidden/>
    <w:pPr>
      <w:jc w:val="center"/>
    </w:pPr>
    <w:rPr>
      <w:b/>
      <w:caps/>
      <w:sz w:val="24"/>
      <w:lang w:val="pt-BR" w:eastAsia="pt-BR"/>
    </w:rPr>
  </w:style>
  <w:style w:type="paragraph" w:customStyle="1" w:styleId="TF-folharostoLOCAL">
    <w:name w:val="TF-folha rosto LOCAL"/>
    <w:semiHidden/>
    <w:pPr>
      <w:jc w:val="center"/>
    </w:pPr>
    <w:rPr>
      <w:b/>
      <w:caps/>
      <w:sz w:val="24"/>
      <w:lang w:val="pt-BR" w:eastAsia="pt-BR"/>
    </w:rPr>
  </w:style>
  <w:style w:type="paragraph" w:customStyle="1" w:styleId="TF-dedicatria">
    <w:name w:val="TF-dedicatória"/>
    <w:semiHidden/>
    <w:pPr>
      <w:keepLines/>
      <w:pageBreakBefore/>
      <w:spacing w:before="6400"/>
      <w:ind w:left="4536"/>
      <w:jc w:val="both"/>
    </w:pPr>
    <w:rPr>
      <w:sz w:val="24"/>
      <w:lang w:val="pt-BR" w:eastAsia="pt-BR"/>
    </w:rPr>
  </w:style>
  <w:style w:type="paragraph" w:customStyle="1" w:styleId="TF-agradecimentosTEXTO">
    <w:name w:val="TF-agradecimentos TEXTO"/>
    <w:semiHidden/>
    <w:pPr>
      <w:spacing w:line="480" w:lineRule="auto"/>
      <w:ind w:firstLine="680"/>
      <w:jc w:val="both"/>
    </w:pPr>
    <w:rPr>
      <w:sz w:val="24"/>
      <w:lang w:val="pt-BR" w:eastAsia="pt-BR"/>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lang w:val="pt-BR" w:eastAsia="pt-BR"/>
    </w:rPr>
  </w:style>
  <w:style w:type="paragraph" w:customStyle="1" w:styleId="TF-epgrafeAUTOR">
    <w:name w:val="TF-epígrafe AUTOR"/>
    <w:semiHidden/>
    <w:pPr>
      <w:spacing w:before="120" w:line="480" w:lineRule="auto"/>
      <w:jc w:val="right"/>
    </w:pPr>
    <w:rPr>
      <w:sz w:val="24"/>
      <w:lang w:val="pt-BR" w:eastAsia="pt-BR"/>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lang w:val="pt-BR" w:eastAsia="pt-BR"/>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rPr>
      <w:lang w:val="pt-BR" w:eastAsia="pt-BR"/>
    </w:r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lang w:val="pt-BR" w:eastAsia="pt-BR"/>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rPr>
      <w:lang w:val="pt-BR" w:eastAsia="pt-BR"/>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rPr>
      <w:lang w:val="pt-BR" w:eastAsia="pt-BR"/>
    </w:r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lang w:val="pt-BR" w:eastAsia="pt-BR"/>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lang w:val="pt-BR" w:eastAsia="pt-BR"/>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lang w:val="pt-BR" w:eastAsia="pt-BR"/>
    </w:rPr>
  </w:style>
  <w:style w:type="paragraph" w:customStyle="1" w:styleId="TF-anexoTTULO">
    <w:name w:val="TF-anexo TÍTULO"/>
    <w:next w:val="TF-TEXTO"/>
    <w:semiHidden/>
    <w:rsid w:val="006D0896"/>
    <w:pPr>
      <w:pageBreakBefore/>
      <w:spacing w:line="360" w:lineRule="auto"/>
      <w:jc w:val="both"/>
    </w:pPr>
    <w:rPr>
      <w:b/>
      <w:sz w:val="24"/>
      <w:lang w:val="pt-BR" w:eastAsia="pt-BR"/>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lang w:val="pt-BR" w:eastAsia="pt-BR"/>
    </w:rPr>
  </w:style>
  <w:style w:type="paragraph" w:customStyle="1" w:styleId="TF-ilustraoFONTE">
    <w:name w:val="TF-ilustração FONTE"/>
    <w:next w:val="Normal"/>
    <w:semiHidden/>
    <w:rsid w:val="002440B0"/>
    <w:pPr>
      <w:keepNext/>
    </w:pPr>
    <w:rPr>
      <w:lang w:val="pt-BR" w:eastAsia="pt-BR"/>
    </w:rPr>
  </w:style>
  <w:style w:type="paragraph" w:customStyle="1" w:styleId="TF-textocompargrafo">
    <w:name w:val="TF-texto com parágrafo"/>
    <w:semiHidden/>
    <w:rsid w:val="00476C78"/>
    <w:pPr>
      <w:spacing w:before="240" w:line="360" w:lineRule="auto"/>
      <w:ind w:firstLine="680"/>
      <w:jc w:val="both"/>
    </w:pPr>
    <w:rPr>
      <w:color w:val="000000"/>
      <w:sz w:val="24"/>
      <w:lang w:val="pt-BR" w:eastAsia="pt-BR"/>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lang w:val="pt-BR" w:eastAsia="pt-BR"/>
    </w:rPr>
  </w:style>
  <w:style w:type="paragraph" w:customStyle="1" w:styleId="TF-CITAO">
    <w:name w:val="TF-CITAÇÃO"/>
    <w:next w:val="TF-TEXTO"/>
    <w:pPr>
      <w:widowControl w:val="0"/>
      <w:spacing w:after="160"/>
      <w:ind w:left="2268"/>
      <w:jc w:val="both"/>
    </w:pPr>
    <w:rPr>
      <w:lang w:val="pt-BR" w:eastAsia="pt-BR"/>
    </w:r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lang w:val="pt-BR" w:eastAsia="pt-BR"/>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lang w:val="pt-BR" w:eastAsia="pt-BR"/>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eastAsia="pt-BR"/>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lang w:val="pt-BR" w:eastAsia="pt-BR"/>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lang w:val="pt-BR" w:eastAsia="pt-BR"/>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eastAsia="pt-BR"/>
    </w:rPr>
  </w:style>
  <w:style w:type="paragraph" w:customStyle="1" w:styleId="TF-FONTE">
    <w:name w:val="TF-FONTE"/>
    <w:next w:val="Normal"/>
    <w:qFormat/>
    <w:rsid w:val="00C458D3"/>
    <w:pPr>
      <w:spacing w:after="120"/>
      <w:jc w:val="center"/>
    </w:pPr>
    <w:rPr>
      <w:sz w:val="18"/>
      <w:lang w:val="pt-BR" w:eastAsia="pt-BR"/>
    </w:rPr>
  </w:style>
  <w:style w:type="paragraph" w:customStyle="1" w:styleId="TF-REFERNCIASITEM0">
    <w:name w:val="TF-REFERÊNCIAS ITEM"/>
    <w:rsid w:val="005F7EDE"/>
    <w:pPr>
      <w:keepLines/>
      <w:spacing w:before="120"/>
    </w:pPr>
    <w:rPr>
      <w:sz w:val="18"/>
      <w:lang w:val="pt-BR" w:eastAsia="pt-BR"/>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styleId="SemEspaamento">
    <w:name w:val="No Spacing"/>
    <w:uiPriority w:val="1"/>
    <w:qFormat/>
    <w:rsid w:val="003E5745"/>
    <w:pPr>
      <w:keepNext/>
      <w:keepLines/>
    </w:pPr>
    <w:rPr>
      <w:sz w:val="24"/>
      <w:szCs w:val="24"/>
      <w:lang w:val="pt-BR" w:eastAsia="pt-BR"/>
    </w:rPr>
  </w:style>
  <w:style w:type="paragraph" w:styleId="NormalWeb">
    <w:name w:val="Normal (Web)"/>
    <w:basedOn w:val="Normal"/>
    <w:uiPriority w:val="99"/>
    <w:unhideWhenUsed/>
    <w:rsid w:val="00716119"/>
    <w:pPr>
      <w:keepNext w:val="0"/>
      <w:keepLines w:val="0"/>
      <w:spacing w:before="100" w:beforeAutospacing="1" w:after="100" w:afterAutospacing="1"/>
    </w:pPr>
    <w:rPr>
      <w:lang w:val="en-US" w:eastAsia="en-US"/>
    </w:rPr>
  </w:style>
  <w:style w:type="paragraph" w:styleId="Textodenotadefim">
    <w:name w:val="endnote text"/>
    <w:basedOn w:val="Normal"/>
    <w:link w:val="TextodenotadefimChar"/>
    <w:uiPriority w:val="99"/>
    <w:semiHidden/>
    <w:unhideWhenUsed/>
    <w:rsid w:val="002E7611"/>
    <w:rPr>
      <w:sz w:val="20"/>
      <w:szCs w:val="20"/>
    </w:rPr>
  </w:style>
  <w:style w:type="character" w:customStyle="1" w:styleId="TextodenotadefimChar">
    <w:name w:val="Texto de nota de fim Char"/>
    <w:basedOn w:val="Fontepargpadro"/>
    <w:link w:val="Textodenotadefim"/>
    <w:uiPriority w:val="99"/>
    <w:semiHidden/>
    <w:rsid w:val="002E7611"/>
    <w:rPr>
      <w:lang w:val="pt-BR" w:eastAsia="pt-BR"/>
    </w:rPr>
  </w:style>
  <w:style w:type="character" w:styleId="Refdenotadefim">
    <w:name w:val="endnote reference"/>
    <w:basedOn w:val="Fontepargpadro"/>
    <w:uiPriority w:val="99"/>
    <w:semiHidden/>
    <w:unhideWhenUsed/>
    <w:rsid w:val="002E7611"/>
    <w:rPr>
      <w:vertAlign w:val="superscript"/>
    </w:rPr>
  </w:style>
  <w:style w:type="character" w:styleId="MenoPendente">
    <w:name w:val="Unresolved Mention"/>
    <w:basedOn w:val="Fontepargpadro"/>
    <w:uiPriority w:val="99"/>
    <w:semiHidden/>
    <w:unhideWhenUsed/>
    <w:rsid w:val="001B7A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33269886">
      <w:bodyDiv w:val="1"/>
      <w:marLeft w:val="0"/>
      <w:marRight w:val="0"/>
      <w:marTop w:val="0"/>
      <w:marBottom w:val="0"/>
      <w:divBdr>
        <w:top w:val="none" w:sz="0" w:space="0" w:color="auto"/>
        <w:left w:val="none" w:sz="0" w:space="0" w:color="auto"/>
        <w:bottom w:val="none" w:sz="0" w:space="0" w:color="auto"/>
        <w:right w:val="none" w:sz="0" w:space="0" w:color="auto"/>
      </w:divBdr>
      <w:divsChild>
        <w:div w:id="397361231">
          <w:marLeft w:val="0"/>
          <w:marRight w:val="0"/>
          <w:marTop w:val="0"/>
          <w:marBottom w:val="0"/>
          <w:divBdr>
            <w:top w:val="none" w:sz="0" w:space="0" w:color="auto"/>
            <w:left w:val="none" w:sz="0" w:space="0" w:color="auto"/>
            <w:bottom w:val="none" w:sz="0" w:space="0" w:color="auto"/>
            <w:right w:val="none" w:sz="0" w:space="0" w:color="auto"/>
          </w:divBdr>
          <w:divsChild>
            <w:div w:id="1438673815">
              <w:marLeft w:val="0"/>
              <w:marRight w:val="0"/>
              <w:marTop w:val="0"/>
              <w:marBottom w:val="0"/>
              <w:divBdr>
                <w:top w:val="none" w:sz="0" w:space="0" w:color="auto"/>
                <w:left w:val="none" w:sz="0" w:space="0" w:color="auto"/>
                <w:bottom w:val="none" w:sz="0" w:space="0" w:color="auto"/>
                <w:right w:val="none" w:sz="0" w:space="0" w:color="auto"/>
              </w:divBdr>
              <w:divsChild>
                <w:div w:id="8842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07197">
      <w:bodyDiv w:val="1"/>
      <w:marLeft w:val="0"/>
      <w:marRight w:val="0"/>
      <w:marTop w:val="0"/>
      <w:marBottom w:val="0"/>
      <w:divBdr>
        <w:top w:val="none" w:sz="0" w:space="0" w:color="auto"/>
        <w:left w:val="none" w:sz="0" w:space="0" w:color="auto"/>
        <w:bottom w:val="none" w:sz="0" w:space="0" w:color="auto"/>
        <w:right w:val="none" w:sz="0" w:space="0" w:color="auto"/>
      </w:divBdr>
      <w:divsChild>
        <w:div w:id="1112018033">
          <w:marLeft w:val="0"/>
          <w:marRight w:val="0"/>
          <w:marTop w:val="0"/>
          <w:marBottom w:val="0"/>
          <w:divBdr>
            <w:top w:val="none" w:sz="0" w:space="0" w:color="auto"/>
            <w:left w:val="none" w:sz="0" w:space="0" w:color="auto"/>
            <w:bottom w:val="none" w:sz="0" w:space="0" w:color="auto"/>
            <w:right w:val="none" w:sz="0" w:space="0" w:color="auto"/>
          </w:divBdr>
          <w:divsChild>
            <w:div w:id="1196626086">
              <w:marLeft w:val="0"/>
              <w:marRight w:val="0"/>
              <w:marTop w:val="0"/>
              <w:marBottom w:val="0"/>
              <w:divBdr>
                <w:top w:val="none" w:sz="0" w:space="0" w:color="auto"/>
                <w:left w:val="none" w:sz="0" w:space="0" w:color="auto"/>
                <w:bottom w:val="none" w:sz="0" w:space="0" w:color="auto"/>
                <w:right w:val="none" w:sz="0" w:space="0" w:color="auto"/>
              </w:divBdr>
              <w:divsChild>
                <w:div w:id="171489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84070282">
      <w:bodyDiv w:val="1"/>
      <w:marLeft w:val="0"/>
      <w:marRight w:val="0"/>
      <w:marTop w:val="0"/>
      <w:marBottom w:val="0"/>
      <w:divBdr>
        <w:top w:val="none" w:sz="0" w:space="0" w:color="auto"/>
        <w:left w:val="none" w:sz="0" w:space="0" w:color="auto"/>
        <w:bottom w:val="none" w:sz="0" w:space="0" w:color="auto"/>
        <w:right w:val="none" w:sz="0" w:space="0" w:color="auto"/>
      </w:divBdr>
      <w:divsChild>
        <w:div w:id="239414827">
          <w:marLeft w:val="0"/>
          <w:marRight w:val="0"/>
          <w:marTop w:val="0"/>
          <w:marBottom w:val="0"/>
          <w:divBdr>
            <w:top w:val="none" w:sz="0" w:space="0" w:color="auto"/>
            <w:left w:val="none" w:sz="0" w:space="0" w:color="auto"/>
            <w:bottom w:val="none" w:sz="0" w:space="0" w:color="auto"/>
            <w:right w:val="none" w:sz="0" w:space="0" w:color="auto"/>
          </w:divBdr>
          <w:divsChild>
            <w:div w:id="570234084">
              <w:marLeft w:val="0"/>
              <w:marRight w:val="0"/>
              <w:marTop w:val="0"/>
              <w:marBottom w:val="0"/>
              <w:divBdr>
                <w:top w:val="none" w:sz="0" w:space="0" w:color="auto"/>
                <w:left w:val="none" w:sz="0" w:space="0" w:color="auto"/>
                <w:bottom w:val="none" w:sz="0" w:space="0" w:color="auto"/>
                <w:right w:val="none" w:sz="0" w:space="0" w:color="auto"/>
              </w:divBdr>
              <w:divsChild>
                <w:div w:id="123688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FB8C6E-D443-9D4D-BC1C-318DC85FE073}">
  <we:reference id="f78a3046-9e99-4300-aa2b-5814002b01a2" version="1.46.0.0" store="EXCatalog" storeType="EXCatalog"/>
  <we:alternateReferences>
    <we:reference id="WA104382081" version="1.46.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10</Pages>
  <Words>4416</Words>
  <Characters>23850</Characters>
  <Application>Microsoft Office Word</Application>
  <DocSecurity>0</DocSecurity>
  <Lines>198</Lines>
  <Paragraphs>56</Paragraphs>
  <ScaleCrop>false</ScaleCrop>
  <Company>Universidade Regional de Blumenau (FURB)</Company>
  <LinksUpToDate>false</LinksUpToDate>
  <CharactersWithSpaces>28210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Gilvan Justino</cp:lastModifiedBy>
  <cp:revision>197</cp:revision>
  <cp:lastPrinted>2022-09-11T22:27:00Z</cp:lastPrinted>
  <dcterms:created xsi:type="dcterms:W3CDTF">2022-09-20T22:17:00Z</dcterms:created>
  <dcterms:modified xsi:type="dcterms:W3CDTF">2022-12-11T21:27:00Z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MSIP_Label_8c28577e-0e52-49e2-b52e-02bb75ccb8f1_Enabled">
    <vt:lpwstr>true</vt:lpwstr>
  </property>
  <property fmtid="{D5CDD505-2E9C-101B-9397-08002B2CF9AE}" pid="4" name="MSIP_Label_8c28577e-0e52-49e2-b52e-02bb75ccb8f1_SetDate">
    <vt:lpwstr>2022-09-16T22:06:23Z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f6bb7de2-a298-4e66-a2e2-7fbab26f0475</vt:lpwstr>
  </property>
  <property fmtid="{D5CDD505-2E9C-101B-9397-08002B2CF9AE}" pid="9" name="MSIP_Label_8c28577e-0e52-49e2-b52e-02bb75ccb8f1_ContentBits">
    <vt:lpwstr>0</vt:lpwstr>
  </property>
</Properties>
</file>