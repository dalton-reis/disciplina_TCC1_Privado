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9A0DD" w14:textId="78835C35" w:rsidR="589D17FA" w:rsidRDefault="589D17FA" w:rsidP="0FD45C9D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>
        <w:t>ARQUITETURA PARA NAVEGAÇÃO AUTÔNOMA UTILIZANDO DRONES</w:t>
      </w:r>
    </w:p>
    <w:p w14:paraId="6FED8A74" w14:textId="5C47AC72" w:rsidR="48B96D3E" w:rsidRPr="00C31153" w:rsidRDefault="48B96D3E" w:rsidP="0FD45C9D">
      <w:pPr>
        <w:pStyle w:val="TF-AUTOR0"/>
        <w:spacing w:line="259" w:lineRule="auto"/>
      </w:pPr>
      <w:r>
        <w:t xml:space="preserve">Matheus </w:t>
      </w:r>
      <w:proofErr w:type="spellStart"/>
      <w:r>
        <w:t>Mahnke</w:t>
      </w:r>
      <w:proofErr w:type="spellEnd"/>
    </w:p>
    <w:p w14:paraId="464075FA" w14:textId="03825DC0" w:rsidR="005D1D47" w:rsidRDefault="001E682E" w:rsidP="005D1D47">
      <w:pPr>
        <w:pStyle w:val="TF-AUTOR0"/>
      </w:pPr>
      <w:r>
        <w:t xml:space="preserve">Prof. </w:t>
      </w:r>
      <w:r w:rsidR="00BA8102">
        <w:t>Dalton Solano dos Reis</w:t>
      </w:r>
      <w:r w:rsidR="000E7202">
        <w:t xml:space="preserve"> – </w:t>
      </w:r>
      <w:r w:rsidR="000E7202">
        <w:rPr>
          <w:rStyle w:val="normaltextrun"/>
          <w:bdr w:val="none" w:sz="0" w:space="0" w:color="auto" w:frame="1"/>
        </w:rPr>
        <w:t>Orientador</w:t>
      </w:r>
    </w:p>
    <w:p w14:paraId="3DC89AE2" w14:textId="3BBF91BC" w:rsidR="337A9FE3" w:rsidRPr="00C31153" w:rsidRDefault="337A9FE3" w:rsidP="337A9FE3">
      <w:pPr>
        <w:pStyle w:val="TF-AUTOR0"/>
        <w:rPr>
          <w:u w:val="single"/>
        </w:rPr>
      </w:pPr>
    </w:p>
    <w:p w14:paraId="28066913" w14:textId="34155255" w:rsidR="00F255FC" w:rsidRPr="007D10F2" w:rsidRDefault="005D1D47" w:rsidP="005D1D47">
      <w:pPr>
        <w:pStyle w:val="Ttulo1"/>
        <w:rPr>
          <w:bCs/>
        </w:rPr>
      </w:pPr>
      <w:r w:rsidRPr="005D1D47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647FD222" w14:textId="50553332" w:rsidR="00F255FC" w:rsidRPr="007D10F2" w:rsidRDefault="5436245C" w:rsidP="337A9FE3">
      <w:pPr>
        <w:pStyle w:val="TF-TEXTO"/>
        <w:spacing w:line="259" w:lineRule="auto"/>
      </w:pPr>
      <w:r>
        <w:t>Todos os anos p</w:t>
      </w:r>
      <w:r w:rsidR="085FFE75">
        <w:t>roc</w:t>
      </w:r>
      <w:r>
        <w:t xml:space="preserve">essos antes feitos por humanos são automatizados, seja </w:t>
      </w:r>
      <w:r w:rsidR="112DCD74">
        <w:t>em qualquer área e qualquer campo da ciência</w:t>
      </w:r>
      <w:r w:rsidR="6D4E0765">
        <w:t>, a tecnologia vem avançando para reduzir esforços humanos. Para muitos o espanto ainda é grande e confuso, pois grande parte dessa tecnologia trouxe mudanças em nossa sociedade, tal como novos modelos de trabalho e novas profissões</w:t>
      </w:r>
      <w:r w:rsidR="75699F80">
        <w:t xml:space="preserve"> (CORRÊA, 2020).</w:t>
      </w:r>
    </w:p>
    <w:p w14:paraId="42F46C49" w14:textId="42BBB60F" w:rsidR="00F255FC" w:rsidRDefault="75699F80" w:rsidP="002543BD">
      <w:pPr>
        <w:pStyle w:val="TF-TEXTO"/>
      </w:pPr>
      <w:r>
        <w:t>Diante d</w:t>
      </w:r>
      <w:r w:rsidR="007330D5">
        <w:t>o</w:t>
      </w:r>
      <w:r>
        <w:t xml:space="preserve"> crescente </w:t>
      </w:r>
      <w:r w:rsidR="007330D5">
        <w:t xml:space="preserve">uso da </w:t>
      </w:r>
      <w:r w:rsidR="340C1694">
        <w:t>tecnol</w:t>
      </w:r>
      <w:r w:rsidR="007330D5">
        <w:t>o</w:t>
      </w:r>
      <w:r w:rsidR="340C1694">
        <w:t>gia</w:t>
      </w:r>
      <w:r>
        <w:t xml:space="preserve">, um </w:t>
      </w:r>
      <w:r w:rsidR="007330D5">
        <w:t>equipamento</w:t>
      </w:r>
      <w:r>
        <w:t xml:space="preserve"> chama atenção, o drone. O drone transcende </w:t>
      </w:r>
      <w:r w:rsidR="01C0D341">
        <w:t>a</w:t>
      </w:r>
      <w:r>
        <w:t xml:space="preserve"> capacidade</w:t>
      </w:r>
      <w:r w:rsidR="7EEAC213">
        <w:t xml:space="preserve"> de locomoção </w:t>
      </w:r>
      <w:r>
        <w:t xml:space="preserve">humana, </w:t>
      </w:r>
      <w:r w:rsidR="397AEFEC">
        <w:t xml:space="preserve">com </w:t>
      </w:r>
      <w:r>
        <w:t>ele é</w:t>
      </w:r>
      <w:r w:rsidR="589284C4">
        <w:t xml:space="preserve"> possível acessar locais inacessíveis </w:t>
      </w:r>
      <w:r w:rsidR="54B9A3FB">
        <w:t xml:space="preserve">de forma </w:t>
      </w:r>
      <w:r w:rsidR="589284C4">
        <w:t>terr</w:t>
      </w:r>
      <w:r w:rsidR="16515F8A">
        <w:t>estre</w:t>
      </w:r>
      <w:del w:id="9" w:author="Andreza Sartori" w:date="2021-04-27T13:20:00Z">
        <w:r w:rsidR="589284C4" w:rsidDel="00C61FF3">
          <w:delText xml:space="preserve">, </w:delText>
        </w:r>
      </w:del>
      <w:ins w:id="10" w:author="Andreza Sartori" w:date="2021-04-27T13:20:00Z">
        <w:r w:rsidR="00C61FF3">
          <w:t xml:space="preserve">. </w:t>
        </w:r>
      </w:ins>
      <w:del w:id="11" w:author="Andreza Sartori" w:date="2021-04-27T13:20:00Z">
        <w:r w:rsidR="004C49B9" w:rsidDel="00C61FF3">
          <w:delText>p</w:delText>
        </w:r>
      </w:del>
      <w:ins w:id="12" w:author="Andreza Sartori" w:date="2021-04-27T13:20:00Z">
        <w:r w:rsidR="00C61FF3">
          <w:t>P</w:t>
        </w:r>
      </w:ins>
      <w:r w:rsidR="004C49B9">
        <w:t>or conta disso</w:t>
      </w:r>
      <w:ins w:id="13" w:author="Andreza Sartori" w:date="2021-04-27T13:20:00Z">
        <w:r w:rsidR="00C61FF3">
          <w:t>,</w:t>
        </w:r>
      </w:ins>
      <w:r w:rsidR="004C49B9">
        <w:t xml:space="preserve"> a cada ano os drones v</w:t>
      </w:r>
      <w:del w:id="14" w:author="Andreza Sartori" w:date="2021-04-27T13:21:00Z">
        <w:r w:rsidR="004C49B9" w:rsidDel="00806AF4">
          <w:delText>e</w:delText>
        </w:r>
      </w:del>
      <w:ins w:id="15" w:author="Andreza Sartori" w:date="2021-04-27T13:21:00Z">
        <w:r w:rsidR="00806AF4">
          <w:t>ê</w:t>
        </w:r>
      </w:ins>
      <w:r w:rsidR="004C49B9">
        <w:t>m ganhando mais popularidade.</w:t>
      </w:r>
      <w:r w:rsidR="1DFF488A">
        <w:t xml:space="preserve"> </w:t>
      </w:r>
      <w:r w:rsidR="057B8C58">
        <w:t xml:space="preserve">Dentre as opções, os </w:t>
      </w:r>
      <w:proofErr w:type="spellStart"/>
      <w:r w:rsidR="057B8C58">
        <w:t>quadrotores</w:t>
      </w:r>
      <w:proofErr w:type="spellEnd"/>
      <w:r w:rsidR="057B8C58">
        <w:t xml:space="preserve"> são os mais comuns</w:t>
      </w:r>
      <w:del w:id="16" w:author="Andreza Sartori" w:date="2021-04-27T13:21:00Z">
        <w:r w:rsidR="000E7202" w:rsidDel="00806AF4">
          <w:delText>,</w:delText>
        </w:r>
        <w:r w:rsidR="057B8C58" w:rsidDel="00806AF4">
          <w:delText xml:space="preserve"> </w:delText>
        </w:r>
      </w:del>
      <w:ins w:id="17" w:author="Andreza Sartori" w:date="2021-04-27T13:21:00Z">
        <w:r w:rsidR="00806AF4">
          <w:t xml:space="preserve">. </w:t>
        </w:r>
      </w:ins>
      <w:del w:id="18" w:author="Andreza Sartori" w:date="2021-04-27T13:21:00Z">
        <w:r w:rsidR="00F235FE" w:rsidDel="00806AF4">
          <w:delText>d</w:delText>
        </w:r>
      </w:del>
      <w:ins w:id="19" w:author="Andreza Sartori" w:date="2021-04-27T13:21:00Z">
        <w:r w:rsidR="00806AF4">
          <w:t>D</w:t>
        </w:r>
      </w:ins>
      <w:r w:rsidR="00F235FE">
        <w:t xml:space="preserve">e acordo com </w:t>
      </w:r>
      <w:r w:rsidR="009F388A">
        <w:t>Lugo</w:t>
      </w:r>
      <w:r w:rsidR="00F235FE">
        <w:t xml:space="preserve"> e </w:t>
      </w:r>
      <w:proofErr w:type="spellStart"/>
      <w:r w:rsidR="009F388A">
        <w:t>Zell</w:t>
      </w:r>
      <w:proofErr w:type="spellEnd"/>
      <w:r w:rsidR="009F388A">
        <w:t xml:space="preserve"> </w:t>
      </w:r>
      <w:r w:rsidR="00F235FE">
        <w:t>(</w:t>
      </w:r>
      <w:r w:rsidR="00F235FE" w:rsidRPr="00F235FE">
        <w:t>2014</w:t>
      </w:r>
      <w:r w:rsidR="00F235FE">
        <w:t xml:space="preserve">), </w:t>
      </w:r>
      <w:proofErr w:type="spellStart"/>
      <w:r w:rsidR="00F235FE">
        <w:t>q</w:t>
      </w:r>
      <w:r w:rsidR="35848251">
        <w:t>uadrotores</w:t>
      </w:r>
      <w:proofErr w:type="spellEnd"/>
      <w:r w:rsidR="35848251">
        <w:t xml:space="preserve"> são uma escolha muito </w:t>
      </w:r>
      <w:r w:rsidR="35848251" w:rsidRPr="00CA3CAA">
        <w:t>popular</w:t>
      </w:r>
      <w:r w:rsidR="35848251">
        <w:t xml:space="preserve"> por conta de sua robustez, </w:t>
      </w:r>
      <w:r w:rsidR="79A15A5B">
        <w:t>mecânica</w:t>
      </w:r>
      <w:r w:rsidR="35848251">
        <w:t xml:space="preserve"> simples</w:t>
      </w:r>
      <w:r w:rsidR="5EEB9AAE">
        <w:t>, baixo peso e tamanho pequeno.</w:t>
      </w:r>
    </w:p>
    <w:p w14:paraId="6025C4C7" w14:textId="159D463A" w:rsidR="000A0037" w:rsidRDefault="000A0037" w:rsidP="000A0037">
      <w:pPr>
        <w:pStyle w:val="TF-TEXTO"/>
      </w:pPr>
      <w:r>
        <w:tab/>
        <w:t xml:space="preserve">Os drones geralmente são equipados com diversos sensores, seja altímetro, acelerômetro, giroscópio, porém, apesar de bastante precisos em primeira instância, durante uma navegação baseada nesses sensores acontece o acúmulo de erros, aumentando o desvio ao decorrer da navegação. Sensores de ponta ajudam a solucionar esse problema, porém acabam sendo inviabilizados pelo seu alto valor comercial. Segundo </w:t>
      </w:r>
      <w:proofErr w:type="spellStart"/>
      <w:r w:rsidRPr="002543BD">
        <w:rPr>
          <w:color w:val="000000"/>
          <w:szCs w:val="18"/>
        </w:rPr>
        <w:t>M</w:t>
      </w:r>
      <w:r w:rsidR="009F388A">
        <w:rPr>
          <w:color w:val="000000"/>
          <w:szCs w:val="18"/>
        </w:rPr>
        <w:t>ur</w:t>
      </w:r>
      <w:r w:rsidRPr="002543BD">
        <w:rPr>
          <w:color w:val="000000"/>
          <w:szCs w:val="18"/>
        </w:rPr>
        <w:t>-</w:t>
      </w:r>
      <w:r w:rsidR="009F388A">
        <w:rPr>
          <w:color w:val="000000"/>
          <w:szCs w:val="18"/>
        </w:rPr>
        <w:t>artal</w:t>
      </w:r>
      <w:proofErr w:type="spellEnd"/>
      <w:r>
        <w:rPr>
          <w:color w:val="000000"/>
          <w:szCs w:val="18"/>
        </w:rPr>
        <w:t xml:space="preserve"> e</w:t>
      </w:r>
      <w:r w:rsidRPr="002543BD">
        <w:rPr>
          <w:color w:val="000000"/>
          <w:szCs w:val="18"/>
        </w:rPr>
        <w:t xml:space="preserve"> </w:t>
      </w:r>
      <w:proofErr w:type="spellStart"/>
      <w:r>
        <w:rPr>
          <w:color w:val="000000"/>
          <w:szCs w:val="18"/>
        </w:rPr>
        <w:t>Tardós</w:t>
      </w:r>
      <w:proofErr w:type="spellEnd"/>
      <w:r>
        <w:rPr>
          <w:color w:val="000000"/>
          <w:szCs w:val="18"/>
        </w:rPr>
        <w:t xml:space="preserve"> (2017)</w:t>
      </w:r>
      <w:r w:rsidR="00B1719F">
        <w:rPr>
          <w:color w:val="000000"/>
          <w:szCs w:val="18"/>
        </w:rPr>
        <w:t>,</w:t>
      </w:r>
      <w:r>
        <w:rPr>
          <w:color w:val="000000"/>
          <w:szCs w:val="18"/>
        </w:rPr>
        <w:t xml:space="preserve"> de</w:t>
      </w:r>
      <w:r>
        <w:t>ntre as diferentes modalidades de sensores, as câmeras são baratas e</w:t>
      </w:r>
      <w:r w:rsidR="003B5288">
        <w:t xml:space="preserve"> podem</w:t>
      </w:r>
      <w:r>
        <w:t xml:space="preserve"> fornecer informações valiosas do ambiente </w:t>
      </w:r>
      <w:r w:rsidR="003B5288">
        <w:t>permitindo o</w:t>
      </w:r>
      <w:r>
        <w:t xml:space="preserve"> reconhecimento </w:t>
      </w:r>
      <w:r w:rsidR="003B5288">
        <w:t>robusto e preciso do local</w:t>
      </w:r>
      <w:r>
        <w:t>.</w:t>
      </w:r>
    </w:p>
    <w:p w14:paraId="71A82601" w14:textId="04DD7E5E" w:rsidR="000A0037" w:rsidRDefault="005650F7" w:rsidP="000A0037">
      <w:pPr>
        <w:pStyle w:val="TF-TEXTO"/>
      </w:pPr>
      <w:r>
        <w:t xml:space="preserve">De acordo com </w:t>
      </w:r>
      <w:r w:rsidR="007207AA" w:rsidRPr="007207AA">
        <w:t>M</w:t>
      </w:r>
      <w:r w:rsidR="007207AA">
        <w:t>artins</w:t>
      </w:r>
      <w:r w:rsidR="007207AA" w:rsidRPr="007207AA">
        <w:t>, R</w:t>
      </w:r>
      <w:r w:rsidR="007207AA">
        <w:t>amos</w:t>
      </w:r>
      <w:r w:rsidR="007207AA" w:rsidRPr="007207AA">
        <w:t xml:space="preserve"> e M</w:t>
      </w:r>
      <w:r w:rsidR="007207AA">
        <w:t>ora</w:t>
      </w:r>
      <w:r w:rsidR="007207AA" w:rsidRPr="007207AA">
        <w:t>-</w:t>
      </w:r>
      <w:proofErr w:type="spellStart"/>
      <w:r w:rsidR="007C4646">
        <w:t>C</w:t>
      </w:r>
      <w:r w:rsidR="007207AA">
        <w:t>amino</w:t>
      </w:r>
      <w:proofErr w:type="spellEnd"/>
      <w:r w:rsidR="007207AA">
        <w:t xml:space="preserve"> </w:t>
      </w:r>
      <w:r>
        <w:t xml:space="preserve">(2018), a vantagem de se trabalhar somente com navegação baseada em </w:t>
      </w:r>
      <w:del w:id="20" w:author="Andreza Sartori" w:date="2021-04-27T13:23:00Z">
        <w:r w:rsidDel="00806AF4">
          <w:delText xml:space="preserve">visão </w:delText>
        </w:r>
      </w:del>
      <w:ins w:id="21" w:author="Andreza Sartori" w:date="2021-04-27T13:23:00Z">
        <w:r w:rsidR="00806AF4">
          <w:t xml:space="preserve">Visão </w:t>
        </w:r>
      </w:ins>
      <w:del w:id="22" w:author="Andreza Sartori" w:date="2021-04-27T13:23:00Z">
        <w:r w:rsidDel="00806AF4">
          <w:delText xml:space="preserve">computacional </w:delText>
        </w:r>
      </w:del>
      <w:ins w:id="23" w:author="Andreza Sartori" w:date="2021-04-27T13:23:00Z">
        <w:r w:rsidR="00806AF4">
          <w:t xml:space="preserve">Computacional </w:t>
        </w:r>
      </w:ins>
      <w:r>
        <w:t>é que a solução é simples e tem um baixo custo. Sendo assim</w:t>
      </w:r>
      <w:ins w:id="24" w:author="Andreza Sartori" w:date="2021-04-27T13:25:00Z">
        <w:r w:rsidR="00806AF4">
          <w:t>,</w:t>
        </w:r>
      </w:ins>
      <w:r>
        <w:t xml:space="preserve"> a</w:t>
      </w:r>
      <w:r w:rsidR="000A0037">
        <w:t xml:space="preserve"> navegação baseada em câmeras é </w:t>
      </w:r>
      <w:r>
        <w:t>uma boa</w:t>
      </w:r>
      <w:r w:rsidR="00D83D43">
        <w:t xml:space="preserve"> solução em muitos dos casos. Seja </w:t>
      </w:r>
      <w:r>
        <w:t xml:space="preserve">com </w:t>
      </w:r>
      <w:r w:rsidR="00D83D43">
        <w:t xml:space="preserve">a câmera apontada para baixo, </w:t>
      </w:r>
      <w:r>
        <w:t>permitindo</w:t>
      </w:r>
      <w:r w:rsidR="00D83D43">
        <w:t xml:space="preserve"> detectar a velocidade horizontal ou até mesmo marcadores. </w:t>
      </w:r>
      <w:r w:rsidR="00D30D28">
        <w:t>Ou com a</w:t>
      </w:r>
      <w:r w:rsidR="00D83D43">
        <w:t xml:space="preserve"> câmera frontal, sendo possível utilizar técnicas de processamento de imagem para se auto localizar no espaço ou detectar e desviar de obstáculos.</w:t>
      </w:r>
    </w:p>
    <w:p w14:paraId="78905F7A" w14:textId="13B87E05" w:rsidR="00F064AA" w:rsidRDefault="005650F7" w:rsidP="00E57D39">
      <w:pPr>
        <w:pStyle w:val="TF-TEXTO"/>
      </w:pPr>
      <w:r>
        <w:t>Entretanto, a</w:t>
      </w:r>
      <w:r w:rsidR="00883732">
        <w:t>o</w:t>
      </w:r>
      <w:r w:rsidR="00FA4EF6">
        <w:t xml:space="preserve"> se utilizar técnicas de processamento de imagem em tempo real</w:t>
      </w:r>
      <w:r w:rsidR="00883732">
        <w:t xml:space="preserve">, o drone se torna </w:t>
      </w:r>
      <w:r w:rsidR="00FA4EF6">
        <w:t>depende</w:t>
      </w:r>
      <w:ins w:id="25" w:author="Andreza Sartori" w:date="2021-04-27T13:27:00Z">
        <w:r w:rsidR="001A61AD">
          <w:t>nte</w:t>
        </w:r>
      </w:ins>
      <w:ins w:id="26" w:author="Andreza Sartori" w:date="2021-04-27T13:28:00Z">
        <w:r w:rsidR="001A61AD">
          <w:t>?</w:t>
        </w:r>
      </w:ins>
      <w:r w:rsidR="00FA4EF6">
        <w:t xml:space="preserve"> d</w:t>
      </w:r>
      <w:r w:rsidR="00883732">
        <w:t>a conexão com</w:t>
      </w:r>
      <w:r w:rsidR="00FA4EF6">
        <w:t xml:space="preserve"> um equipamento capaz de fazer esse processamento. </w:t>
      </w:r>
      <w:r w:rsidR="00E57D39">
        <w:t xml:space="preserve">Segundo Lugo e </w:t>
      </w:r>
      <w:proofErr w:type="spellStart"/>
      <w:r w:rsidR="00E57D39">
        <w:t>Zell</w:t>
      </w:r>
      <w:proofErr w:type="spellEnd"/>
      <w:r w:rsidR="00E57D39">
        <w:t xml:space="preserve"> (2014), a comunicação por meio de uma rede sem fio limita a distância de trabalho do sistema e introduz um atraso </w:t>
      </w:r>
      <w:r w:rsidR="00883732">
        <w:t xml:space="preserve">entre as informações </w:t>
      </w:r>
      <w:r w:rsidR="00E57D39">
        <w:t>de dados do</w:t>
      </w:r>
      <w:r w:rsidR="00883732">
        <w:t>s</w:t>
      </w:r>
      <w:r w:rsidR="00E57D39">
        <w:t xml:space="preserve"> sensor</w:t>
      </w:r>
      <w:r w:rsidR="00883732">
        <w:t>es</w:t>
      </w:r>
      <w:r w:rsidR="00E57D39">
        <w:t xml:space="preserve"> e comandos de controle</w:t>
      </w:r>
      <w:r w:rsidR="00FA4EF6">
        <w:t xml:space="preserve">. </w:t>
      </w:r>
      <w:r w:rsidR="006F299F">
        <w:t>Em contrapartida</w:t>
      </w:r>
      <w:r w:rsidR="00FA4EF6">
        <w:t xml:space="preserve">, novos modelos de microcomputadores possuem essa capacidade de processamento, sendo portátil podendo ser levado </w:t>
      </w:r>
      <w:commentRangeStart w:id="27"/>
      <w:r w:rsidR="00FA4EF6">
        <w:t>abordo</w:t>
      </w:r>
      <w:commentRangeEnd w:id="27"/>
      <w:r w:rsidR="000A4AAC">
        <w:rPr>
          <w:rStyle w:val="Refdecomentrio"/>
        </w:rPr>
        <w:commentReference w:id="27"/>
      </w:r>
      <w:r w:rsidR="00FA4EF6">
        <w:t xml:space="preserve"> do drone, independente de conexão.</w:t>
      </w:r>
    </w:p>
    <w:p w14:paraId="6AAC5B50" w14:textId="6E4D5369" w:rsidR="00F255FC" w:rsidRPr="002543BD" w:rsidRDefault="00770444" w:rsidP="009701BA">
      <w:pPr>
        <w:pStyle w:val="TF-TEXTO"/>
        <w:rPr>
          <w:u w:val="single"/>
        </w:rPr>
      </w:pPr>
      <w:r>
        <w:t xml:space="preserve">O drone pode </w:t>
      </w:r>
      <w:r w:rsidR="003B5288">
        <w:t>executar</w:t>
      </w:r>
      <w:r>
        <w:t xml:space="preserve"> </w:t>
      </w:r>
      <w:r w:rsidR="003B5288">
        <w:t>um</w:t>
      </w:r>
      <w:r>
        <w:t xml:space="preserve"> plano de voo, seja </w:t>
      </w:r>
      <w:r w:rsidR="002F68B9">
        <w:t xml:space="preserve">controlado manualmente, </w:t>
      </w:r>
      <w:r>
        <w:t xml:space="preserve">com </w:t>
      </w:r>
      <w:r w:rsidR="002F68B9">
        <w:t xml:space="preserve">uma rota fixa baseada em sensores ou mesmo baseado em reconhecimento de imagem. Contudo, </w:t>
      </w:r>
      <w:r>
        <w:t>nesses casos, ainda</w:t>
      </w:r>
      <w:r w:rsidR="002F68B9">
        <w:t xml:space="preserve"> é necessário a </w:t>
      </w:r>
      <w:r>
        <w:t>ação</w:t>
      </w:r>
      <w:r w:rsidR="002F68B9">
        <w:t xml:space="preserve"> humana na criação </w:t>
      </w:r>
      <w:r w:rsidR="009701BA">
        <w:t>das</w:t>
      </w:r>
      <w:r w:rsidR="002F68B9">
        <w:t xml:space="preserve"> rotas. </w:t>
      </w:r>
      <w:r w:rsidR="00E17A1C">
        <w:t xml:space="preserve">De acordo com Corrêa (2020), para voar autonomamente para uma determinada coordenada geográfica, é necessário um dispositivo receptor de sistemas que fornecem posicionamento geográfico espacial. </w:t>
      </w:r>
      <w:r w:rsidR="002F68B9">
        <w:t xml:space="preserve">Nesse contexto, o </w:t>
      </w:r>
      <w:commentRangeStart w:id="28"/>
      <w:r w:rsidR="002F68B9" w:rsidRPr="003001C3">
        <w:rPr>
          <w:i/>
          <w:iCs/>
        </w:rPr>
        <w:t xml:space="preserve">Global </w:t>
      </w:r>
      <w:proofErr w:type="spellStart"/>
      <w:r w:rsidR="002F68B9" w:rsidRPr="003001C3">
        <w:rPr>
          <w:i/>
          <w:iCs/>
        </w:rPr>
        <w:t>Positioning</w:t>
      </w:r>
      <w:proofErr w:type="spellEnd"/>
      <w:r w:rsidR="002F68B9" w:rsidRPr="003001C3">
        <w:rPr>
          <w:i/>
          <w:iCs/>
        </w:rPr>
        <w:t xml:space="preserve"> System</w:t>
      </w:r>
      <w:r w:rsidR="002F68B9">
        <w:t xml:space="preserve"> </w:t>
      </w:r>
      <w:commentRangeEnd w:id="28"/>
      <w:r w:rsidR="00037BCD">
        <w:rPr>
          <w:rStyle w:val="Refdecomentrio"/>
        </w:rPr>
        <w:commentReference w:id="28"/>
      </w:r>
      <w:r w:rsidR="002F68B9">
        <w:t xml:space="preserve">(GPS) é uma importante ferramenta para a navegação autônoma. Com ele é possível determinar o </w:t>
      </w:r>
      <w:r w:rsidR="009701BA">
        <w:t>destino</w:t>
      </w:r>
      <w:r w:rsidR="002F68B9">
        <w:t xml:space="preserve"> e </w:t>
      </w:r>
      <w:r w:rsidR="009701BA">
        <w:t>definir planos de voo em ambientes não conhecidos previamente, aumentando sua aplicabilidade comercial.</w:t>
      </w:r>
    </w:p>
    <w:p w14:paraId="55F8A2DF" w14:textId="4D07E42B" w:rsidR="00F255FC" w:rsidRPr="007D10F2" w:rsidRDefault="0D7A3B59" w:rsidP="003001C3">
      <w:pPr>
        <w:pStyle w:val="TF-TEXTO"/>
        <w:spacing w:line="259" w:lineRule="auto"/>
      </w:pPr>
      <w:r>
        <w:t>Diante disso, es</w:t>
      </w:r>
      <w:r w:rsidR="640A8C2C">
        <w:t>t</w:t>
      </w:r>
      <w:r>
        <w:t>e trabalho pro</w:t>
      </w:r>
      <w:r w:rsidR="209A4262">
        <w:t>p</w:t>
      </w:r>
      <w:r w:rsidR="5752C8DC">
        <w:t>õe uma arquitetura de navegação autônoma</w:t>
      </w:r>
      <w:r w:rsidR="0A9A7DD6">
        <w:t xml:space="preserve"> </w:t>
      </w:r>
      <w:r w:rsidR="7309BC6F">
        <w:t>basead</w:t>
      </w:r>
      <w:r w:rsidR="71928F81">
        <w:t>a</w:t>
      </w:r>
      <w:r w:rsidR="7309BC6F">
        <w:t xml:space="preserve"> em GPS</w:t>
      </w:r>
      <w:r w:rsidR="0A9A7DD6">
        <w:t xml:space="preserve">, </w:t>
      </w:r>
      <w:r w:rsidR="51D7FCE6">
        <w:t xml:space="preserve">aliado </w:t>
      </w:r>
      <w:r w:rsidR="46903626">
        <w:t xml:space="preserve">aos sensores e </w:t>
      </w:r>
      <w:r w:rsidR="51D7FCE6">
        <w:t xml:space="preserve">imagens de câmera para o reconhecimento e </w:t>
      </w:r>
      <w:r w:rsidR="6C245640">
        <w:t>desviando de obst</w:t>
      </w:r>
      <w:r w:rsidR="2E4514F6">
        <w:t>á</w:t>
      </w:r>
      <w:r w:rsidR="6C245640">
        <w:t xml:space="preserve">culos </w:t>
      </w:r>
      <w:r w:rsidR="7FE90AF2">
        <w:t>em voo</w:t>
      </w:r>
      <w:r w:rsidR="5752C8DC">
        <w:t>, com processamento</w:t>
      </w:r>
      <w:r w:rsidR="08B11C2B">
        <w:t xml:space="preserve"> abordo</w:t>
      </w:r>
      <w:r w:rsidR="75BFF20C">
        <w:t xml:space="preserve"> resultando</w:t>
      </w:r>
      <w:r w:rsidR="0F89E74C">
        <w:t xml:space="preserve"> </w:t>
      </w:r>
      <w:r w:rsidR="6218D262">
        <w:t xml:space="preserve">em </w:t>
      </w:r>
      <w:r w:rsidR="0F89E74C">
        <w:t>uma navegação totalmente autônoma.</w:t>
      </w:r>
    </w:p>
    <w:p w14:paraId="152C20A3" w14:textId="1A6E5CA2" w:rsidR="00F255FC" w:rsidRPr="007D10F2" w:rsidRDefault="00F255FC" w:rsidP="00EE0D6B">
      <w:pPr>
        <w:pStyle w:val="Ttulo2"/>
      </w:pPr>
      <w:bookmarkStart w:id="29" w:name="_Toc419598576"/>
      <w:bookmarkStart w:id="30" w:name="_Toc420721317"/>
      <w:bookmarkStart w:id="31" w:name="_Toc420721467"/>
      <w:bookmarkStart w:id="32" w:name="_Toc420721562"/>
      <w:bookmarkStart w:id="33" w:name="_Toc420721768"/>
      <w:bookmarkStart w:id="34" w:name="_Toc420723209"/>
      <w:bookmarkStart w:id="35" w:name="_Toc482682370"/>
      <w:bookmarkStart w:id="36" w:name="_Toc54164904"/>
      <w:bookmarkStart w:id="37" w:name="_Toc54165664"/>
      <w:bookmarkStart w:id="38" w:name="_Toc54169316"/>
      <w:bookmarkStart w:id="39" w:name="_Toc96347426"/>
      <w:bookmarkStart w:id="40" w:name="_Toc96357710"/>
      <w:bookmarkStart w:id="41" w:name="_Toc96491850"/>
      <w:bookmarkStart w:id="42" w:name="_Toc411603090"/>
      <w:r>
        <w:t>OBJETIVOS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 w14:paraId="6809BB91" w14:textId="7556DC31" w:rsidR="4534E35C" w:rsidRDefault="4534E35C" w:rsidP="52C09554">
      <w:pPr>
        <w:pStyle w:val="TF-TEXTO"/>
      </w:pPr>
      <w:r>
        <w:t xml:space="preserve">O objetivo deste trabalho é </w:t>
      </w:r>
      <w:commentRangeStart w:id="43"/>
      <w:r>
        <w:t xml:space="preserve">propor </w:t>
      </w:r>
      <w:commentRangeEnd w:id="43"/>
      <w:r w:rsidR="00C85179">
        <w:rPr>
          <w:rStyle w:val="Refdecomentrio"/>
        </w:rPr>
        <w:commentReference w:id="43"/>
      </w:r>
      <w:r>
        <w:t xml:space="preserve">uma arquitetura </w:t>
      </w:r>
      <w:r w:rsidR="22BBDB59">
        <w:t>de navegação autônoma</w:t>
      </w:r>
      <w:r w:rsidR="53CD3EEC">
        <w:t xml:space="preserve"> de drones baseada em GPS e </w:t>
      </w:r>
      <w:del w:id="44" w:author="Andreza Sartori" w:date="2021-04-26T14:52:00Z">
        <w:r w:rsidR="53CD3EEC" w:rsidDel="00B73827">
          <w:delText xml:space="preserve">visão </w:delText>
        </w:r>
      </w:del>
      <w:ins w:id="45" w:author="Andreza Sartori" w:date="2021-04-26T14:52:00Z">
        <w:r w:rsidR="00B73827">
          <w:t xml:space="preserve">Visão </w:t>
        </w:r>
      </w:ins>
      <w:del w:id="46" w:author="Andreza Sartori" w:date="2021-04-26T14:52:00Z">
        <w:r w:rsidR="53CD3EEC" w:rsidDel="00B73827">
          <w:delText>computacional</w:delText>
        </w:r>
      </w:del>
      <w:ins w:id="47" w:author="Andreza Sartori" w:date="2021-04-26T14:52:00Z">
        <w:r w:rsidR="00B73827">
          <w:t>Computacional</w:t>
        </w:r>
      </w:ins>
      <w:r w:rsidR="53CD3EEC">
        <w:t>.</w:t>
      </w:r>
    </w:p>
    <w:p w14:paraId="0D1AB247" w14:textId="77777777" w:rsidR="004C3878" w:rsidRDefault="6578B99D" w:rsidP="004C3878">
      <w:pPr>
        <w:pStyle w:val="TF-TEXTO"/>
      </w:pPr>
      <w:r>
        <w:t>Os objetivos específicos são:</w:t>
      </w:r>
    </w:p>
    <w:p w14:paraId="2D464146" w14:textId="021310E0" w:rsidR="004C3878" w:rsidRDefault="007330D5" w:rsidP="00CB1710">
      <w:pPr>
        <w:pStyle w:val="TF-ALNEA"/>
        <w:numPr>
          <w:ilvl w:val="0"/>
          <w:numId w:val="2"/>
        </w:numPr>
        <w:tabs>
          <w:tab w:val="num" w:pos="1077"/>
        </w:tabs>
        <w:ind w:left="1077" w:hanging="397"/>
      </w:pPr>
      <w:commentRangeStart w:id="48"/>
      <w:r>
        <w:t>d</w:t>
      </w:r>
      <w:r w:rsidR="004C3878" w:rsidRPr="004C3878">
        <w:t>etectar e desviar de obstáculos visíveis pela câmera;</w:t>
      </w:r>
    </w:p>
    <w:p w14:paraId="686EB154" w14:textId="28050666" w:rsidR="004C3878" w:rsidRDefault="007330D5" w:rsidP="00CB1710">
      <w:pPr>
        <w:pStyle w:val="TF-ALNEA"/>
        <w:numPr>
          <w:ilvl w:val="0"/>
          <w:numId w:val="2"/>
        </w:numPr>
        <w:tabs>
          <w:tab w:val="num" w:pos="1077"/>
        </w:tabs>
        <w:ind w:left="1077" w:hanging="397"/>
      </w:pPr>
      <w:r>
        <w:t>p</w:t>
      </w:r>
      <w:r w:rsidR="004C3878" w:rsidRPr="004C3878">
        <w:t>ossui</w:t>
      </w:r>
      <w:ins w:id="49" w:author="Andreza Sartori" w:date="2021-04-26T14:50:00Z">
        <w:r w:rsidR="0011309D">
          <w:t>r</w:t>
        </w:r>
      </w:ins>
      <w:r w:rsidR="004C3878" w:rsidRPr="004C3878">
        <w:t xml:space="preserve"> um plano de voo baseado em GPS;</w:t>
      </w:r>
    </w:p>
    <w:p w14:paraId="3DE8BDC1" w14:textId="535AEB70" w:rsidR="004C3878" w:rsidRDefault="007330D5" w:rsidP="00CB1710">
      <w:pPr>
        <w:pStyle w:val="TF-ALNEA"/>
        <w:numPr>
          <w:ilvl w:val="0"/>
          <w:numId w:val="2"/>
        </w:numPr>
        <w:tabs>
          <w:tab w:val="num" w:pos="1077"/>
        </w:tabs>
        <w:ind w:left="1077" w:hanging="397"/>
      </w:pPr>
      <w:r>
        <w:t>i</w:t>
      </w:r>
      <w:r w:rsidR="004C3878" w:rsidRPr="004C3878">
        <w:t>dentificar marcadores para pouso;</w:t>
      </w:r>
    </w:p>
    <w:p w14:paraId="12EA9148" w14:textId="418A8CF3" w:rsidR="004C3878" w:rsidRDefault="007330D5" w:rsidP="00CB1710">
      <w:pPr>
        <w:pStyle w:val="TF-ALNEA"/>
        <w:numPr>
          <w:ilvl w:val="0"/>
          <w:numId w:val="2"/>
        </w:numPr>
        <w:tabs>
          <w:tab w:val="num" w:pos="1077"/>
        </w:tabs>
        <w:ind w:left="1077" w:hanging="397"/>
      </w:pPr>
      <w:r>
        <w:t>p</w:t>
      </w:r>
      <w:r w:rsidR="004C3878" w:rsidRPr="004C3878">
        <w:t>ossuir um sistema de estabilização;</w:t>
      </w:r>
      <w:commentRangeEnd w:id="48"/>
      <w:r w:rsidR="000763BA">
        <w:rPr>
          <w:rStyle w:val="Refdecomentrio"/>
        </w:rPr>
        <w:commentReference w:id="48"/>
      </w:r>
    </w:p>
    <w:p w14:paraId="2F02FE6D" w14:textId="225BD619" w:rsidR="004C3878" w:rsidRDefault="007330D5" w:rsidP="00CB1710">
      <w:pPr>
        <w:pStyle w:val="TF-ALNEA"/>
        <w:numPr>
          <w:ilvl w:val="0"/>
          <w:numId w:val="2"/>
        </w:numPr>
        <w:tabs>
          <w:tab w:val="num" w:pos="1077"/>
        </w:tabs>
        <w:ind w:left="1077" w:hanging="397"/>
      </w:pPr>
      <w:r>
        <w:lastRenderedPageBreak/>
        <w:t>d</w:t>
      </w:r>
      <w:r w:rsidR="004C3878" w:rsidRPr="004C3878">
        <w:t>efinir a arquitetura para a navegação independente de servidor</w:t>
      </w:r>
      <w:r w:rsidR="00B1719F">
        <w:t>.</w:t>
      </w:r>
    </w:p>
    <w:p w14:paraId="4C2B16C4" w14:textId="6D0E81B1" w:rsidR="00870802" w:rsidRPr="004E1041" w:rsidRDefault="005D1D47" w:rsidP="005D1D47">
      <w:pPr>
        <w:pStyle w:val="Ttulo1"/>
        <w:rPr>
          <w:bCs/>
          <w:szCs w:val="20"/>
        </w:rPr>
      </w:pPr>
      <w:bookmarkStart w:id="50" w:name="_Toc419598587"/>
      <w:r>
        <w:tab/>
      </w:r>
      <w:r w:rsidR="00A44581">
        <w:t>trabalhos correlatos</w:t>
      </w:r>
    </w:p>
    <w:p w14:paraId="77DA5A54" w14:textId="094D169F" w:rsidR="5830BBA1" w:rsidRDefault="5830BBA1" w:rsidP="337A9FE3">
      <w:pPr>
        <w:pStyle w:val="TF-TEXTO"/>
      </w:pPr>
      <w:r>
        <w:t xml:space="preserve">A seguir são apresentados três trabalhos correlatos. </w:t>
      </w:r>
      <w:r w:rsidR="68B78B40">
        <w:t>Na</w:t>
      </w:r>
      <w:r>
        <w:t xml:space="preserve"> seção </w:t>
      </w:r>
      <w:r w:rsidR="4AC03376">
        <w:t xml:space="preserve">2.1 </w:t>
      </w:r>
      <w:r w:rsidR="6C60BBA9">
        <w:t xml:space="preserve">será abordado o trabalho </w:t>
      </w:r>
      <w:proofErr w:type="spellStart"/>
      <w:r w:rsidR="002543BD" w:rsidRPr="002543BD">
        <w:rPr>
          <w:color w:val="000000"/>
          <w:szCs w:val="18"/>
        </w:rPr>
        <w:t>M</w:t>
      </w:r>
      <w:r w:rsidR="009F388A">
        <w:rPr>
          <w:color w:val="000000"/>
          <w:szCs w:val="18"/>
        </w:rPr>
        <w:t>ur</w:t>
      </w:r>
      <w:r w:rsidR="002543BD" w:rsidRPr="002543BD">
        <w:rPr>
          <w:color w:val="000000"/>
          <w:szCs w:val="18"/>
        </w:rPr>
        <w:t>-</w:t>
      </w:r>
      <w:r w:rsidR="009F388A">
        <w:rPr>
          <w:color w:val="000000"/>
          <w:szCs w:val="18"/>
        </w:rPr>
        <w:t>artal</w:t>
      </w:r>
      <w:proofErr w:type="spellEnd"/>
      <w:r w:rsidR="009F388A">
        <w:rPr>
          <w:color w:val="000000"/>
          <w:szCs w:val="18"/>
        </w:rPr>
        <w:t xml:space="preserve"> </w:t>
      </w:r>
      <w:r w:rsidR="002543BD">
        <w:rPr>
          <w:color w:val="000000"/>
          <w:szCs w:val="18"/>
        </w:rPr>
        <w:t>e</w:t>
      </w:r>
      <w:r w:rsidR="002543BD" w:rsidRPr="002543BD">
        <w:rPr>
          <w:color w:val="000000"/>
          <w:szCs w:val="18"/>
        </w:rPr>
        <w:t xml:space="preserve"> </w:t>
      </w:r>
      <w:proofErr w:type="spellStart"/>
      <w:r w:rsidR="002543BD">
        <w:rPr>
          <w:color w:val="000000"/>
          <w:szCs w:val="18"/>
        </w:rPr>
        <w:t>Tardós</w:t>
      </w:r>
      <w:proofErr w:type="spellEnd"/>
      <w:r w:rsidR="002543BD">
        <w:rPr>
          <w:color w:val="000000"/>
          <w:szCs w:val="18"/>
        </w:rPr>
        <w:t xml:space="preserve"> (2017)</w:t>
      </w:r>
      <w:r w:rsidR="00D53293">
        <w:rPr>
          <w:color w:val="000000"/>
          <w:szCs w:val="18"/>
        </w:rPr>
        <w:t>,</w:t>
      </w:r>
      <w:r w:rsidR="002543BD">
        <w:t xml:space="preserve"> </w:t>
      </w:r>
      <w:r w:rsidR="6C60BBA9">
        <w:t xml:space="preserve">que descreve um método de estabilização </w:t>
      </w:r>
      <w:r w:rsidR="004624FE">
        <w:t xml:space="preserve">baseado em </w:t>
      </w:r>
      <w:r w:rsidR="6C60BBA9">
        <w:t>câmera</w:t>
      </w:r>
      <w:r w:rsidR="1D0C4FAD">
        <w:t xml:space="preserve">. Na seção 2.2 será </w:t>
      </w:r>
      <w:r w:rsidR="0EFBDD7D">
        <w:t>descrito o trabalho de Corrêa (2020)</w:t>
      </w:r>
      <w:r w:rsidR="00D53293">
        <w:t>,</w:t>
      </w:r>
      <w:r w:rsidR="7FD2539E">
        <w:t xml:space="preserve"> que consiste em um sistema de navegação autônoma de drone baseando-se em GPS. Por fim, na seção 2.3 é apresentado o trabalho de </w:t>
      </w:r>
      <w:r w:rsidR="007207AA" w:rsidRPr="007207AA">
        <w:t>M</w:t>
      </w:r>
      <w:r w:rsidR="007207AA">
        <w:t>artins</w:t>
      </w:r>
      <w:r w:rsidR="007207AA" w:rsidRPr="007207AA">
        <w:t>, R</w:t>
      </w:r>
      <w:r w:rsidR="007207AA">
        <w:t>amos</w:t>
      </w:r>
      <w:r w:rsidR="007207AA" w:rsidRPr="007207AA">
        <w:t xml:space="preserve"> e M</w:t>
      </w:r>
      <w:r w:rsidR="007207AA">
        <w:t>ora</w:t>
      </w:r>
      <w:r w:rsidR="007207AA" w:rsidRPr="007207AA">
        <w:t>-</w:t>
      </w:r>
      <w:proofErr w:type="spellStart"/>
      <w:r w:rsidR="007C4646">
        <w:t>C</w:t>
      </w:r>
      <w:r w:rsidR="007207AA">
        <w:t>amino</w:t>
      </w:r>
      <w:proofErr w:type="spellEnd"/>
      <w:r w:rsidR="007207AA">
        <w:t xml:space="preserve"> </w:t>
      </w:r>
      <w:r w:rsidR="7FD2539E">
        <w:t>(2018)</w:t>
      </w:r>
      <w:r w:rsidR="00D53293">
        <w:t>,</w:t>
      </w:r>
      <w:r w:rsidR="7FD2539E">
        <w:t xml:space="preserve"> </w:t>
      </w:r>
      <w:r w:rsidR="34E58334">
        <w:t>o qual utiliza técnicas de processamento de imagem para reconhecimento e desvio de obstáculos em voo.</w:t>
      </w:r>
    </w:p>
    <w:p w14:paraId="4BC56702" w14:textId="1D67C918" w:rsidR="00A44581" w:rsidRDefault="007E007E" w:rsidP="00EE0D6B">
      <w:pPr>
        <w:pStyle w:val="Ttulo2"/>
        <w:rPr>
          <w:lang w:val="en-US"/>
        </w:rPr>
      </w:pPr>
      <w:r>
        <w:rPr>
          <w:lang w:val="en-US"/>
        </w:rPr>
        <w:t>o</w:t>
      </w:r>
      <w:r w:rsidRPr="007E007E">
        <w:rPr>
          <w:lang w:val="en-US"/>
        </w:rPr>
        <w:t>RB-SLAM2: an Open-Source SLAM System for Monocular, Stereo and RGB-D Cameras</w:t>
      </w:r>
    </w:p>
    <w:p w14:paraId="319BE65B" w14:textId="2FFDE2C3" w:rsidR="00CD79B9" w:rsidRDefault="007E007E" w:rsidP="00CD79B9">
      <w:pPr>
        <w:pStyle w:val="TF-TEXTO"/>
      </w:pPr>
      <w:r w:rsidRPr="007E007E">
        <w:t xml:space="preserve">O trabalho de </w:t>
      </w:r>
      <w:proofErr w:type="spellStart"/>
      <w:r w:rsidR="002543BD" w:rsidRPr="002543BD">
        <w:rPr>
          <w:color w:val="000000"/>
          <w:szCs w:val="18"/>
        </w:rPr>
        <w:t>M</w:t>
      </w:r>
      <w:r w:rsidR="00C07961">
        <w:rPr>
          <w:color w:val="000000"/>
          <w:szCs w:val="18"/>
        </w:rPr>
        <w:t>ur</w:t>
      </w:r>
      <w:r w:rsidR="002543BD" w:rsidRPr="002543BD">
        <w:rPr>
          <w:color w:val="000000"/>
          <w:szCs w:val="18"/>
        </w:rPr>
        <w:t>-</w:t>
      </w:r>
      <w:r w:rsidR="00C07961">
        <w:rPr>
          <w:color w:val="000000"/>
          <w:szCs w:val="18"/>
        </w:rPr>
        <w:t>artal</w:t>
      </w:r>
      <w:proofErr w:type="spellEnd"/>
      <w:r w:rsidR="002543BD">
        <w:rPr>
          <w:color w:val="000000"/>
          <w:szCs w:val="18"/>
        </w:rPr>
        <w:t xml:space="preserve"> e</w:t>
      </w:r>
      <w:r w:rsidR="002543BD" w:rsidRPr="002543BD">
        <w:rPr>
          <w:color w:val="000000"/>
          <w:szCs w:val="18"/>
        </w:rPr>
        <w:t xml:space="preserve"> </w:t>
      </w:r>
      <w:proofErr w:type="spellStart"/>
      <w:r w:rsidR="002543BD">
        <w:rPr>
          <w:color w:val="000000"/>
          <w:szCs w:val="18"/>
        </w:rPr>
        <w:t>Tardós</w:t>
      </w:r>
      <w:proofErr w:type="spellEnd"/>
      <w:r w:rsidR="002543BD">
        <w:rPr>
          <w:color w:val="000000"/>
          <w:szCs w:val="18"/>
        </w:rPr>
        <w:t xml:space="preserve"> (2017)</w:t>
      </w:r>
      <w:r w:rsidR="002543BD">
        <w:t xml:space="preserve"> </w:t>
      </w:r>
      <w:r w:rsidRPr="007E007E">
        <w:t xml:space="preserve">propõe um sistema </w:t>
      </w:r>
      <w:commentRangeStart w:id="51"/>
      <w:proofErr w:type="spellStart"/>
      <w:r w:rsidRPr="007E007E">
        <w:rPr>
          <w:i/>
          <w:iCs/>
        </w:rPr>
        <w:t>Simultaneous</w:t>
      </w:r>
      <w:proofErr w:type="spellEnd"/>
      <w:r w:rsidRPr="007E007E">
        <w:rPr>
          <w:i/>
          <w:iCs/>
        </w:rPr>
        <w:t xml:space="preserve"> </w:t>
      </w:r>
      <w:proofErr w:type="spellStart"/>
      <w:r>
        <w:rPr>
          <w:i/>
          <w:iCs/>
        </w:rPr>
        <w:t>L</w:t>
      </w:r>
      <w:r w:rsidRPr="007E007E">
        <w:rPr>
          <w:i/>
          <w:iCs/>
        </w:rPr>
        <w:t>ocalization</w:t>
      </w:r>
      <w:proofErr w:type="spellEnd"/>
      <w:r w:rsidRPr="007E007E">
        <w:rPr>
          <w:i/>
          <w:iCs/>
        </w:rPr>
        <w:t xml:space="preserve"> </w:t>
      </w:r>
      <w:proofErr w:type="spellStart"/>
      <w:r w:rsidRPr="007E007E">
        <w:rPr>
          <w:i/>
          <w:iCs/>
        </w:rPr>
        <w:t>and</w:t>
      </w:r>
      <w:proofErr w:type="spellEnd"/>
      <w:r w:rsidRPr="007E007E">
        <w:rPr>
          <w:i/>
          <w:iCs/>
        </w:rPr>
        <w:t xml:space="preserve"> </w:t>
      </w:r>
      <w:r>
        <w:rPr>
          <w:i/>
          <w:iCs/>
        </w:rPr>
        <w:t>M</w:t>
      </w:r>
      <w:r w:rsidRPr="007E007E">
        <w:rPr>
          <w:i/>
          <w:iCs/>
        </w:rPr>
        <w:t>apping</w:t>
      </w:r>
      <w:r>
        <w:t xml:space="preserve"> </w:t>
      </w:r>
      <w:commentRangeEnd w:id="51"/>
      <w:r w:rsidR="00977431">
        <w:rPr>
          <w:rStyle w:val="Refdecomentrio"/>
        </w:rPr>
        <w:commentReference w:id="51"/>
      </w:r>
      <w:ins w:id="52" w:author="Andreza Sartori" w:date="2021-04-26T14:54:00Z">
        <w:r w:rsidR="00977431">
          <w:t>(</w:t>
        </w:r>
      </w:ins>
      <w:r w:rsidRPr="007E007E">
        <w:t>SLAM</w:t>
      </w:r>
      <w:ins w:id="53" w:author="Andreza Sartori" w:date="2021-04-26T14:54:00Z">
        <w:r w:rsidR="00977431">
          <w:t>)</w:t>
        </w:r>
      </w:ins>
      <w:r w:rsidRPr="007E007E">
        <w:t xml:space="preserve"> </w:t>
      </w:r>
      <w:commentRangeStart w:id="54"/>
      <w:r w:rsidRPr="007E007E">
        <w:rPr>
          <w:i/>
          <w:iCs/>
        </w:rPr>
        <w:t>open-</w:t>
      </w:r>
      <w:proofErr w:type="spellStart"/>
      <w:r w:rsidRPr="007E007E">
        <w:rPr>
          <w:i/>
          <w:iCs/>
        </w:rPr>
        <w:t>source</w:t>
      </w:r>
      <w:proofErr w:type="spellEnd"/>
      <w:r w:rsidRPr="007E007E">
        <w:t xml:space="preserve"> </w:t>
      </w:r>
      <w:commentRangeEnd w:id="54"/>
      <w:r w:rsidR="009E6F5F">
        <w:rPr>
          <w:rStyle w:val="Refdecomentrio"/>
        </w:rPr>
        <w:commentReference w:id="54"/>
      </w:r>
      <w:r w:rsidRPr="007E007E">
        <w:t xml:space="preserve">para câmeras </w:t>
      </w:r>
      <w:r w:rsidRPr="000B5CCA">
        <w:t>monoculares</w:t>
      </w:r>
      <w:r w:rsidRPr="007E007E">
        <w:t xml:space="preserve">, estéreo e </w:t>
      </w:r>
      <w:commentRangeStart w:id="55"/>
      <w:proofErr w:type="spellStart"/>
      <w:r w:rsidR="00192D07" w:rsidRPr="00192D07">
        <w:rPr>
          <w:i/>
          <w:iCs/>
        </w:rPr>
        <w:t>Red</w:t>
      </w:r>
      <w:proofErr w:type="spellEnd"/>
      <w:r w:rsidR="00192D07" w:rsidRPr="00192D07">
        <w:rPr>
          <w:i/>
          <w:iCs/>
        </w:rPr>
        <w:t xml:space="preserve">, Green, Blue </w:t>
      </w:r>
      <w:proofErr w:type="spellStart"/>
      <w:r w:rsidR="00192D07" w:rsidRPr="00192D07">
        <w:rPr>
          <w:i/>
          <w:iCs/>
        </w:rPr>
        <w:t>and</w:t>
      </w:r>
      <w:proofErr w:type="spellEnd"/>
      <w:r w:rsidR="00192D07" w:rsidRPr="00192D07">
        <w:rPr>
          <w:i/>
          <w:iCs/>
        </w:rPr>
        <w:t xml:space="preserve"> </w:t>
      </w:r>
      <w:proofErr w:type="spellStart"/>
      <w:r w:rsidR="00192D07" w:rsidRPr="00192D07">
        <w:rPr>
          <w:i/>
          <w:iCs/>
        </w:rPr>
        <w:t>Depth</w:t>
      </w:r>
      <w:proofErr w:type="spellEnd"/>
      <w:r w:rsidR="00192D07">
        <w:t xml:space="preserve"> </w:t>
      </w:r>
      <w:commentRangeEnd w:id="55"/>
      <w:r w:rsidR="005E1EF0">
        <w:rPr>
          <w:rStyle w:val="Refdecomentrio"/>
        </w:rPr>
        <w:commentReference w:id="55"/>
      </w:r>
      <w:r w:rsidR="00192D07">
        <w:t>(</w:t>
      </w:r>
      <w:r w:rsidRPr="007E007E">
        <w:t>RGB-D</w:t>
      </w:r>
      <w:r w:rsidR="00192D07">
        <w:t>)</w:t>
      </w:r>
      <w:r w:rsidR="004624FE">
        <w:t xml:space="preserve"> incluindo funcionalidades de fechamento de </w:t>
      </w:r>
      <w:r w:rsidR="004624FE" w:rsidRPr="00EE0D6B">
        <w:rPr>
          <w:i/>
          <w:iCs/>
        </w:rPr>
        <w:t>loop</w:t>
      </w:r>
      <w:r w:rsidR="004624FE">
        <w:t xml:space="preserve"> e relocalização</w:t>
      </w:r>
      <w:r w:rsidRPr="007E007E">
        <w:t>.</w:t>
      </w:r>
      <w:r>
        <w:t xml:space="preserve"> </w:t>
      </w:r>
      <w:r w:rsidR="004624FE">
        <w:t xml:space="preserve">Seu código </w:t>
      </w:r>
      <w:r w:rsidR="004624FE" w:rsidRPr="007E007E">
        <w:t>foi publicado no intuito de disponibilizar uma solução SLAM pronto para uso.</w:t>
      </w:r>
      <w:r w:rsidR="004624FE">
        <w:t xml:space="preserve"> </w:t>
      </w:r>
      <w:r w:rsidRPr="007E007E">
        <w:t>Técnicas de SLAM criam um mapa de um ambiente desconhecido e localiza o sensor no mapa em tempo real.</w:t>
      </w:r>
      <w:r>
        <w:t xml:space="preserve"> </w:t>
      </w:r>
      <w:r w:rsidR="004624FE">
        <w:t xml:space="preserve">A </w:t>
      </w:r>
      <w:commentRangeStart w:id="56"/>
      <w:r w:rsidR="004624FE">
        <w:t xml:space="preserve">Figura 1 </w:t>
      </w:r>
      <w:commentRangeEnd w:id="56"/>
      <w:r w:rsidR="00DD75C2">
        <w:rPr>
          <w:rStyle w:val="Refdecomentrio"/>
        </w:rPr>
        <w:commentReference w:id="56"/>
      </w:r>
      <w:r w:rsidR="004624FE">
        <w:t xml:space="preserve">mostra um mapa gerado pelo ORB-SLAM2 com </w:t>
      </w:r>
      <w:r w:rsidR="00CD79B9">
        <w:t xml:space="preserve">uma câmera estéreo, com vários fechamentos de </w:t>
      </w:r>
      <w:r w:rsidR="00CD79B9" w:rsidRPr="00EE0D6B">
        <w:rPr>
          <w:i/>
          <w:iCs/>
        </w:rPr>
        <w:t>loop</w:t>
      </w:r>
      <w:r w:rsidR="00CD79B9">
        <w:t>.</w:t>
      </w:r>
    </w:p>
    <w:p w14:paraId="11FCFDA9" w14:textId="31C71F9E" w:rsidR="00CD79B9" w:rsidRDefault="00CD79B9" w:rsidP="00B1719F">
      <w:pPr>
        <w:pStyle w:val="TF-LEGENDA"/>
      </w:pPr>
      <w:r>
        <w:t xml:space="preserve">Figura 1 – Trajetória e reconstrução esparsa de um sistema estéreo em um ambiente urbano com muitos fechamentos de </w:t>
      </w:r>
      <w:r w:rsidRPr="00EE0D6B">
        <w:rPr>
          <w:i/>
          <w:iCs/>
        </w:rPr>
        <w:t>loop</w:t>
      </w:r>
    </w:p>
    <w:p w14:paraId="06A26463" w14:textId="21E7D00F" w:rsidR="004624FE" w:rsidRDefault="008474DF" w:rsidP="00B1719F">
      <w:pPr>
        <w:pStyle w:val="TF-FIGURA"/>
        <w:rPr>
          <w:noProof/>
        </w:rPr>
      </w:pPr>
      <w:r>
        <w:rPr>
          <w:noProof/>
        </w:rPr>
        <w:pict w14:anchorId="5F6399A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6.8pt;height:317.15pt;visibility:visible;mso-wrap-style:square" o:bordertopcolor="this" o:borderleftcolor="this" o:borderbottomcolor="this" o:borderrightcolor="this">
            <v:imagedata r:id="rId15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2BB24E72" w14:textId="02CE74FF" w:rsidR="00CD79B9" w:rsidRDefault="00CD79B9" w:rsidP="00B1719F">
      <w:pPr>
        <w:pStyle w:val="TF-FONTE"/>
      </w:pPr>
      <w:r>
        <w:rPr>
          <w:noProof/>
        </w:rPr>
        <w:t>Fonte:</w:t>
      </w:r>
      <w:r w:rsidRPr="00CD79B9">
        <w:t xml:space="preserve"> </w:t>
      </w:r>
      <w:proofErr w:type="spellStart"/>
      <w:r w:rsidRPr="002543BD">
        <w:t>M</w:t>
      </w:r>
      <w:r w:rsidR="007C4646" w:rsidRPr="002543BD">
        <w:t>ur-artal</w:t>
      </w:r>
      <w:proofErr w:type="spellEnd"/>
      <w:r w:rsidR="007C4646">
        <w:t xml:space="preserve"> e</w:t>
      </w:r>
      <w:r w:rsidR="007C4646" w:rsidRPr="002543BD">
        <w:t xml:space="preserve"> </w:t>
      </w:r>
      <w:proofErr w:type="spellStart"/>
      <w:r w:rsidR="007C4646">
        <w:t>Tardós</w:t>
      </w:r>
      <w:proofErr w:type="spellEnd"/>
      <w:r>
        <w:t xml:space="preserve"> (2017).</w:t>
      </w:r>
    </w:p>
    <w:p w14:paraId="34C43F51" w14:textId="19F02B3C" w:rsidR="007E007E" w:rsidRDefault="007E007E" w:rsidP="007E007E">
      <w:pPr>
        <w:pStyle w:val="TF-TEXTO"/>
      </w:pPr>
      <w:r>
        <w:t xml:space="preserve">O reconhecimento de lugar é a chave do SLAM para relocalizar a câmera após perder o acompanhamento, seja por movimentos bruscos, oclusão da câmera ou reinicialização do sistema. Então o sistema mantém um grafo de </w:t>
      </w:r>
      <w:proofErr w:type="spellStart"/>
      <w:r>
        <w:t>convisibilidade</w:t>
      </w:r>
      <w:proofErr w:type="spellEnd"/>
      <w:r>
        <w:t xml:space="preserve"> que liga outros </w:t>
      </w:r>
      <w:proofErr w:type="spellStart"/>
      <w:r w:rsidRPr="007E007E">
        <w:rPr>
          <w:i/>
          <w:iCs/>
        </w:rPr>
        <w:t>keyframes</w:t>
      </w:r>
      <w:proofErr w:type="spellEnd"/>
      <w:r>
        <w:t xml:space="preserve"> observando os pontos comuns e uma </w:t>
      </w:r>
      <w:r w:rsidR="00EE0D6B">
        <w:t>á</w:t>
      </w:r>
      <w:r>
        <w:t>rvore de caminhamento mínimo conectando todos os pontos. Essas estruturas permitem que o rastreamento e mapeamento operem localmente.</w:t>
      </w:r>
    </w:p>
    <w:p w14:paraId="22DBBCF4" w14:textId="6D24D860" w:rsidR="007E007E" w:rsidRDefault="007E007E" w:rsidP="007E007E">
      <w:pPr>
        <w:pStyle w:val="TF-TEXTO"/>
      </w:pPr>
      <w:r>
        <w:t xml:space="preserve">Para os sistemas Monocular e Estéreo foi utilizado um </w:t>
      </w:r>
      <w:commentRangeStart w:id="57"/>
      <w:proofErr w:type="spellStart"/>
      <w:r w:rsidRPr="007E007E">
        <w:rPr>
          <w:i/>
          <w:iCs/>
        </w:rPr>
        <w:t>Bundle</w:t>
      </w:r>
      <w:proofErr w:type="spellEnd"/>
      <w:r w:rsidRPr="007E007E">
        <w:rPr>
          <w:i/>
          <w:iCs/>
        </w:rPr>
        <w:t xml:space="preserve"> </w:t>
      </w:r>
      <w:proofErr w:type="spellStart"/>
      <w:r w:rsidRPr="007E007E">
        <w:rPr>
          <w:i/>
          <w:iCs/>
        </w:rPr>
        <w:t>Adjustmen</w:t>
      </w:r>
      <w:r>
        <w:t>t</w:t>
      </w:r>
      <w:proofErr w:type="spellEnd"/>
      <w:r>
        <w:t xml:space="preserve"> </w:t>
      </w:r>
      <w:commentRangeEnd w:id="57"/>
      <w:r w:rsidR="00F50529">
        <w:rPr>
          <w:rStyle w:val="Refdecomentrio"/>
        </w:rPr>
        <w:commentReference w:id="57"/>
      </w:r>
      <w:r w:rsidR="00EE0D6B">
        <w:t>(</w:t>
      </w:r>
      <w:r>
        <w:t>BA</w:t>
      </w:r>
      <w:r w:rsidR="00EE0D6B">
        <w:t>)</w:t>
      </w:r>
      <w:r>
        <w:t xml:space="preserve">. </w:t>
      </w:r>
      <w:commentRangeStart w:id="58"/>
      <w:r>
        <w:t>Para otimizar a orientação da câmera no rastreamento (</w:t>
      </w:r>
      <w:proofErr w:type="spellStart"/>
      <w:r w:rsidRPr="007E007E">
        <w:rPr>
          <w:i/>
          <w:iCs/>
        </w:rPr>
        <w:t>motion-only</w:t>
      </w:r>
      <w:proofErr w:type="spellEnd"/>
      <w:r>
        <w:t xml:space="preserve"> BA). </w:t>
      </w:r>
      <w:commentRangeEnd w:id="58"/>
      <w:r w:rsidR="00B57937">
        <w:rPr>
          <w:rStyle w:val="Refdecomentrio"/>
        </w:rPr>
        <w:commentReference w:id="58"/>
      </w:r>
      <w:r>
        <w:t xml:space="preserve">Para otimizar pontos de mapeamento e janela de </w:t>
      </w:r>
      <w:proofErr w:type="spellStart"/>
      <w:r w:rsidRPr="007E007E">
        <w:rPr>
          <w:i/>
          <w:iCs/>
        </w:rPr>
        <w:t>keyframes</w:t>
      </w:r>
      <w:proofErr w:type="spellEnd"/>
      <w:r>
        <w:t xml:space="preserve"> local (local BA). E para otimizar todos os </w:t>
      </w:r>
      <w:proofErr w:type="spellStart"/>
      <w:r w:rsidRPr="007E007E">
        <w:rPr>
          <w:i/>
          <w:iCs/>
        </w:rPr>
        <w:t>keyframes</w:t>
      </w:r>
      <w:proofErr w:type="spellEnd"/>
      <w:r>
        <w:t xml:space="preserve"> e pontos após o fechamento de </w:t>
      </w:r>
      <w:r w:rsidRPr="00EE0D6B">
        <w:rPr>
          <w:i/>
          <w:iCs/>
        </w:rPr>
        <w:t>loop</w:t>
      </w:r>
      <w:r>
        <w:t xml:space="preserve"> (</w:t>
      </w:r>
      <w:commentRangeStart w:id="59"/>
      <w:r>
        <w:t xml:space="preserve">full </w:t>
      </w:r>
      <w:commentRangeEnd w:id="59"/>
      <w:r w:rsidR="00140CCE">
        <w:rPr>
          <w:rStyle w:val="Refdecomentrio"/>
        </w:rPr>
        <w:commentReference w:id="59"/>
      </w:r>
      <w:r>
        <w:t>BA).</w:t>
      </w:r>
    </w:p>
    <w:p w14:paraId="1FA65339" w14:textId="39E88F2E" w:rsidR="007E007E" w:rsidRDefault="007E007E" w:rsidP="007E007E">
      <w:pPr>
        <w:pStyle w:val="TF-TEXTO"/>
      </w:pPr>
      <w:r>
        <w:lastRenderedPageBreak/>
        <w:t>Para testar o ORB-SLAM2</w:t>
      </w:r>
      <w:ins w:id="60" w:author="Andreza Sartori" w:date="2021-04-27T15:02:00Z">
        <w:r w:rsidR="005C2B8E">
          <w:t>,</w:t>
        </w:r>
      </w:ins>
      <w:r>
        <w:t xml:space="preserve"> </w:t>
      </w:r>
      <w:commentRangeStart w:id="61"/>
      <w:r>
        <w:t xml:space="preserve">foi comparado </w:t>
      </w:r>
      <w:commentRangeEnd w:id="61"/>
      <w:r w:rsidR="005C2B8E">
        <w:rPr>
          <w:rStyle w:val="Refdecomentrio"/>
        </w:rPr>
        <w:commentReference w:id="61"/>
      </w:r>
      <w:r>
        <w:t xml:space="preserve">com outros sistemas SLAM mais atuais, utilizando 3 diferentes </w:t>
      </w:r>
      <w:r w:rsidR="00192D07">
        <w:t>conjuntos de dados</w:t>
      </w:r>
      <w:r>
        <w:t xml:space="preserve">. </w:t>
      </w:r>
      <w:r w:rsidR="00192D07">
        <w:t xml:space="preserve">O conjunto de dados </w:t>
      </w:r>
      <w:r>
        <w:t>KITTI</w:t>
      </w:r>
      <w:r w:rsidR="00192D07">
        <w:t xml:space="preserve"> </w:t>
      </w:r>
      <w:r>
        <w:t xml:space="preserve">contém sequencias de imagens estéreo gravadas de um carro em ambientes de rodovias, com vários </w:t>
      </w:r>
      <w:r w:rsidRPr="00EE0D6B">
        <w:rPr>
          <w:i/>
          <w:iCs/>
        </w:rPr>
        <w:t>loops</w:t>
      </w:r>
      <w:r>
        <w:t xml:space="preserve">. </w:t>
      </w:r>
      <w:r w:rsidR="00192D07">
        <w:t xml:space="preserve">Já </w:t>
      </w:r>
      <w:ins w:id="62" w:author="Andreza Sartori" w:date="2021-04-27T15:02:00Z">
        <w:r w:rsidR="005C2B8E">
          <w:t xml:space="preserve">o </w:t>
        </w:r>
      </w:ins>
      <w:r w:rsidR="00192D07">
        <w:t xml:space="preserve">conjunto de dados </w:t>
      </w:r>
      <w:proofErr w:type="spellStart"/>
      <w:r>
        <w:t>EuRoC</w:t>
      </w:r>
      <w:proofErr w:type="spellEnd"/>
      <w:r>
        <w:t xml:space="preserve"> contém sequencias de imagens estéreo gravadas de um </w:t>
      </w:r>
      <w:r w:rsidRPr="00520529">
        <w:rPr>
          <w:i/>
          <w:iCs/>
          <w:highlight w:val="yellow"/>
        </w:rPr>
        <w:t xml:space="preserve">Micro </w:t>
      </w:r>
      <w:proofErr w:type="spellStart"/>
      <w:r w:rsidRPr="00520529">
        <w:rPr>
          <w:i/>
          <w:iCs/>
          <w:highlight w:val="yellow"/>
        </w:rPr>
        <w:t>Aerial</w:t>
      </w:r>
      <w:proofErr w:type="spellEnd"/>
      <w:r w:rsidRPr="00520529">
        <w:rPr>
          <w:i/>
          <w:iCs/>
          <w:highlight w:val="yellow"/>
        </w:rPr>
        <w:t xml:space="preserve"> </w:t>
      </w:r>
      <w:proofErr w:type="spellStart"/>
      <w:r w:rsidRPr="00520529">
        <w:rPr>
          <w:i/>
          <w:iCs/>
          <w:highlight w:val="yellow"/>
        </w:rPr>
        <w:t>Vehicle</w:t>
      </w:r>
      <w:proofErr w:type="spellEnd"/>
      <w:r>
        <w:t xml:space="preserve"> (MAV)</w:t>
      </w:r>
      <w:r w:rsidR="00192D07">
        <w:t>,</w:t>
      </w:r>
      <w:r>
        <w:t xml:space="preserve"> voando entre diferentes cômodos em um ambiente industrial. </w:t>
      </w:r>
      <w:commentRangeStart w:id="63"/>
      <w:r w:rsidR="00192D07">
        <w:t xml:space="preserve">E </w:t>
      </w:r>
      <w:commentRangeEnd w:id="63"/>
      <w:r w:rsidR="00C409AC">
        <w:rPr>
          <w:rStyle w:val="Refdecomentrio"/>
        </w:rPr>
        <w:commentReference w:id="63"/>
      </w:r>
      <w:r w:rsidR="00192D07">
        <w:t xml:space="preserve">o conjunto de dados </w:t>
      </w:r>
      <w:r>
        <w:t>TUM RGB-D contém sequencias de Sensores RGB-D em diferentes categorias</w:t>
      </w:r>
      <w:r w:rsidR="00192D07">
        <w:t>,</w:t>
      </w:r>
      <w:r>
        <w:t xml:space="preserve"> usados para testar o sistema SLAM sob diferentes texturas, iluminações e estruturas.</w:t>
      </w:r>
    </w:p>
    <w:p w14:paraId="5D40C2B9" w14:textId="464AA188" w:rsidR="007E007E" w:rsidRPr="007E007E" w:rsidRDefault="007E007E" w:rsidP="007E007E">
      <w:pPr>
        <w:pStyle w:val="TF-TEXTO"/>
      </w:pPr>
      <w:r>
        <w:t xml:space="preserve">As comparações mostraram que o ORB-SLAM2 atingiu acurácia maior em comparação aos outros sistemas SLAM mais atuais. No teste com o KITTI se tornou a melhor solução SLAM, atingindo zero desvio de localização em áreas já mapeadas. Os resultados dos testes com RGB-D demonstraram que quanto mais precisamente direcionada for a câmera, o BA performa melhor em comparação com </w:t>
      </w:r>
      <w:proofErr w:type="spellStart"/>
      <w:r w:rsidRPr="00BB11BE">
        <w:rPr>
          <w:i/>
          <w:iCs/>
          <w:highlight w:val="yellow"/>
          <w:rPrChange w:id="64" w:author="Andreza Sartori" w:date="2021-04-27T16:13:00Z">
            <w:rPr>
              <w:i/>
              <w:iCs/>
            </w:rPr>
          </w:rPrChange>
        </w:rPr>
        <w:t>Iterative</w:t>
      </w:r>
      <w:proofErr w:type="spellEnd"/>
      <w:r w:rsidRPr="00BB11BE">
        <w:rPr>
          <w:i/>
          <w:iCs/>
          <w:highlight w:val="yellow"/>
          <w:rPrChange w:id="65" w:author="Andreza Sartori" w:date="2021-04-27T16:13:00Z">
            <w:rPr>
              <w:i/>
              <w:iCs/>
            </w:rPr>
          </w:rPrChange>
        </w:rPr>
        <w:t xml:space="preserve"> </w:t>
      </w:r>
      <w:proofErr w:type="spellStart"/>
      <w:r w:rsidRPr="00BB11BE">
        <w:rPr>
          <w:i/>
          <w:iCs/>
          <w:highlight w:val="yellow"/>
          <w:rPrChange w:id="66" w:author="Andreza Sartori" w:date="2021-04-27T16:13:00Z">
            <w:rPr>
              <w:i/>
              <w:iCs/>
            </w:rPr>
          </w:rPrChange>
        </w:rPr>
        <w:t>Closest</w:t>
      </w:r>
      <w:proofErr w:type="spellEnd"/>
      <w:r w:rsidRPr="00BB11BE">
        <w:rPr>
          <w:i/>
          <w:iCs/>
          <w:highlight w:val="yellow"/>
          <w:rPrChange w:id="67" w:author="Andreza Sartori" w:date="2021-04-27T16:13:00Z">
            <w:rPr>
              <w:i/>
              <w:iCs/>
            </w:rPr>
          </w:rPrChange>
        </w:rPr>
        <w:t xml:space="preserve"> Points</w:t>
      </w:r>
      <w:r>
        <w:t xml:space="preserve"> (ICP).</w:t>
      </w:r>
    </w:p>
    <w:p w14:paraId="488FF386" w14:textId="73D9DFDB" w:rsidR="00F83A15" w:rsidRPr="00F83A15" w:rsidRDefault="00F83A15" w:rsidP="00EE0D6B">
      <w:pPr>
        <w:pStyle w:val="Ttulo2"/>
      </w:pPr>
      <w:r>
        <w:t>DRONE AUT</w:t>
      </w:r>
      <w:r w:rsidRPr="00F83A15">
        <w:t>Ô</w:t>
      </w:r>
      <w:r>
        <w:t>NOMO</w:t>
      </w:r>
      <w:r w:rsidRPr="337A9FE3">
        <w:t>: VIGILÂNCIA AÉREA DE ESPAÇOS EXTERNOS</w:t>
      </w:r>
    </w:p>
    <w:p w14:paraId="77B2F2C4" w14:textId="2629E3DC" w:rsidR="5BD27625" w:rsidRDefault="1E71C288" w:rsidP="00E56F5F">
      <w:pPr>
        <w:pStyle w:val="TF-TEXTO"/>
        <w:ind w:firstLine="567"/>
      </w:pPr>
      <w:r>
        <w:t xml:space="preserve">O </w:t>
      </w:r>
      <w:r w:rsidR="3F03E9C2">
        <w:t xml:space="preserve">trabalho de </w:t>
      </w:r>
      <w:r w:rsidR="56776524">
        <w:t>Corrêa (2020)</w:t>
      </w:r>
      <w:r w:rsidR="0048EEEB">
        <w:t xml:space="preserve"> consiste em uma arquitetura de voo </w:t>
      </w:r>
      <w:r w:rsidR="17D9B051">
        <w:t xml:space="preserve">autônomo aplicada no modelo </w:t>
      </w:r>
      <w:proofErr w:type="spellStart"/>
      <w:r w:rsidR="17D9B051">
        <w:t>Parrot</w:t>
      </w:r>
      <w:proofErr w:type="spellEnd"/>
      <w:r w:rsidR="17D9B051">
        <w:t xml:space="preserve"> </w:t>
      </w:r>
      <w:proofErr w:type="spellStart"/>
      <w:proofErr w:type="gramStart"/>
      <w:r w:rsidR="17D9B051">
        <w:t>AR.Drone</w:t>
      </w:r>
      <w:proofErr w:type="spellEnd"/>
      <w:proofErr w:type="gramEnd"/>
      <w:r w:rsidR="17D9B051">
        <w:t xml:space="preserve"> 2.0, </w:t>
      </w:r>
      <w:r w:rsidR="34499061">
        <w:t xml:space="preserve">com navegação baseada em GPS </w:t>
      </w:r>
      <w:r w:rsidR="17D9B051">
        <w:t>visando aplicabilidade em vigilância de áreas ex</w:t>
      </w:r>
      <w:r w:rsidR="1CD04A25">
        <w:t>ternas.</w:t>
      </w:r>
      <w:r w:rsidR="00E56F5F">
        <w:t xml:space="preserve"> </w:t>
      </w:r>
      <w:r w:rsidR="5BD27625">
        <w:t>O drone carrega a bordo um giroscópio de 3 eixos, acelerômetro de 3 eixos, magnetômetro, sensor de pressão</w:t>
      </w:r>
      <w:r w:rsidR="058E9674">
        <w:t xml:space="preserve">, </w:t>
      </w:r>
      <w:r w:rsidR="3DE24EB9">
        <w:t>altímetro ultrassônico, câmera vertical para medição da velocidade horizontal</w:t>
      </w:r>
      <w:r w:rsidR="70BE2DB2">
        <w:t xml:space="preserve"> e uma câmera frontal transmitindo em tempo real para o servidor</w:t>
      </w:r>
      <w:r w:rsidR="2A69D5AA">
        <w:t>.</w:t>
      </w:r>
    </w:p>
    <w:p w14:paraId="2E365797" w14:textId="246C6DF9" w:rsidR="33C146E3" w:rsidRDefault="4B6EB091" w:rsidP="337A9FE3">
      <w:pPr>
        <w:pStyle w:val="TF-TEXTO"/>
        <w:ind w:firstLine="709"/>
      </w:pPr>
      <w:r>
        <w:t>A arquitetura</w:t>
      </w:r>
      <w:r w:rsidR="2A69D5AA">
        <w:t xml:space="preserve"> </w:t>
      </w:r>
      <w:r w:rsidR="16E3E3AA">
        <w:t xml:space="preserve">visa </w:t>
      </w:r>
      <w:r w:rsidR="2A69D5AA">
        <w:t>três diferentes dispo</w:t>
      </w:r>
      <w:r w:rsidR="3D73D553">
        <w:t>sitivos, sendo esses o drone, o servidor e o cliente (interface web)</w:t>
      </w:r>
      <w:r w:rsidR="008052C6">
        <w:t>.</w:t>
      </w:r>
      <w:r w:rsidR="22FD5D1B">
        <w:t xml:space="preserve"> </w:t>
      </w:r>
      <w:r w:rsidR="008052C6">
        <w:t>P</w:t>
      </w:r>
      <w:r w:rsidR="1F12704C">
        <w:t>ara isso foi utilizado o Node.js</w:t>
      </w:r>
      <w:r w:rsidR="0080D0BA">
        <w:t xml:space="preserve">, utilizando bibliotecas </w:t>
      </w:r>
      <w:r w:rsidR="008052C6" w:rsidRPr="00316346">
        <w:rPr>
          <w:i/>
          <w:iCs/>
          <w:highlight w:val="yellow"/>
        </w:rPr>
        <w:t xml:space="preserve">Node </w:t>
      </w:r>
      <w:proofErr w:type="spellStart"/>
      <w:r w:rsidR="008052C6" w:rsidRPr="00316346">
        <w:rPr>
          <w:i/>
          <w:iCs/>
          <w:highlight w:val="yellow"/>
        </w:rPr>
        <w:t>Package</w:t>
      </w:r>
      <w:proofErr w:type="spellEnd"/>
      <w:r w:rsidR="008052C6" w:rsidRPr="00316346">
        <w:rPr>
          <w:i/>
          <w:iCs/>
          <w:highlight w:val="yellow"/>
        </w:rPr>
        <w:t xml:space="preserve"> Manager</w:t>
      </w:r>
      <w:r w:rsidR="008052C6">
        <w:t xml:space="preserve"> </w:t>
      </w:r>
      <w:r w:rsidR="00EE0D6B">
        <w:t>(</w:t>
      </w:r>
      <w:r w:rsidR="0080D0BA">
        <w:t>NPM</w:t>
      </w:r>
      <w:r w:rsidR="00EE0D6B">
        <w:t>)</w:t>
      </w:r>
      <w:r w:rsidR="0080D0BA">
        <w:t xml:space="preserve"> para a integraç</w:t>
      </w:r>
      <w:r w:rsidR="620C772B">
        <w:t>ão dos dispositivos</w:t>
      </w:r>
      <w:r w:rsidR="698A9F8C">
        <w:t xml:space="preserve"> em tempo real, sendo necessária a comunicação para o script de voo</w:t>
      </w:r>
      <w:r w:rsidR="620C772B">
        <w:t>.</w:t>
      </w:r>
      <w:r w:rsidR="5578D426">
        <w:t xml:space="preserve"> </w:t>
      </w:r>
      <w:r w:rsidR="6D10BF17">
        <w:t xml:space="preserve">Por navegar com base no GPS a arquitetura não visou uma navegabilidade precisa, utilizando apenas os sensores e recursos de </w:t>
      </w:r>
      <w:proofErr w:type="spellStart"/>
      <w:r w:rsidR="6D10BF17">
        <w:t>odometria</w:t>
      </w:r>
      <w:proofErr w:type="spellEnd"/>
      <w:r w:rsidR="6D10BF17">
        <w:t xml:space="preserve"> padrão do </w:t>
      </w:r>
      <w:proofErr w:type="spellStart"/>
      <w:proofErr w:type="gramStart"/>
      <w:r w:rsidR="6D10BF17">
        <w:t>AR.Drone</w:t>
      </w:r>
      <w:proofErr w:type="spellEnd"/>
      <w:proofErr w:type="gramEnd"/>
      <w:r w:rsidR="4A98C681">
        <w:t>.</w:t>
      </w:r>
    </w:p>
    <w:p w14:paraId="3FC6162C" w14:textId="3567F487" w:rsidR="35E6FA65" w:rsidRDefault="35E6FA65" w:rsidP="337A9FE3">
      <w:pPr>
        <w:pStyle w:val="TF-TEXTO"/>
        <w:ind w:firstLine="709"/>
      </w:pPr>
      <w:r>
        <w:t xml:space="preserve">O uso do sistema se dá através de uma interface web, </w:t>
      </w:r>
      <w:commentRangeStart w:id="68"/>
      <w:r>
        <w:t>onde</w:t>
      </w:r>
      <w:commentRangeEnd w:id="68"/>
      <w:r w:rsidR="00346AE4">
        <w:rPr>
          <w:rStyle w:val="Refdecomentrio"/>
        </w:rPr>
        <w:commentReference w:id="68"/>
      </w:r>
      <w:r>
        <w:t xml:space="preserve"> o </w:t>
      </w:r>
      <w:commentRangeStart w:id="69"/>
      <w:r w:rsidR="3B23A409">
        <w:t>usuário pode cadastrar uma rota</w:t>
      </w:r>
      <w:r w:rsidR="52B9D35F">
        <w:t xml:space="preserve"> e configurar um plano de voo para que o drone se posicione de frente a um determinado local</w:t>
      </w:r>
      <w:r w:rsidR="3B23A409">
        <w:t>, selecionar uma rota cadastrada, decolar o drone, executar o trajeto, retornar a base, pousar e limpar a rota</w:t>
      </w:r>
      <w:r w:rsidR="679D2A52">
        <w:t>.</w:t>
      </w:r>
      <w:r w:rsidR="16F3462D">
        <w:t xml:space="preserve"> </w:t>
      </w:r>
      <w:commentRangeEnd w:id="69"/>
      <w:r w:rsidR="00BB3C2F">
        <w:rPr>
          <w:rStyle w:val="Refdecomentrio"/>
        </w:rPr>
        <w:commentReference w:id="69"/>
      </w:r>
      <w:r w:rsidR="16F3462D">
        <w:t xml:space="preserve">O sistema também faz o retorno automático caso </w:t>
      </w:r>
      <w:r w:rsidR="008052C6">
        <w:t>identifique pouca carga na bateria.</w:t>
      </w:r>
    </w:p>
    <w:p w14:paraId="701CAF70" w14:textId="24D67219" w:rsidR="00EE0D6B" w:rsidRDefault="00EE0D6B" w:rsidP="337A9FE3">
      <w:pPr>
        <w:pStyle w:val="TF-TEXTO"/>
        <w:ind w:firstLine="709"/>
      </w:pPr>
      <w:r>
        <w:t xml:space="preserve">A Figura 2 demonstra a tela de operacionalidade da arquitetura, é nela em que o usuário obtém comandos de voo, visão da câmera e informações dos sensores. Por fim, o resultado se deu na execução de três cenários de teste, executando as funções programadas. </w:t>
      </w:r>
      <w:commentRangeStart w:id="70"/>
      <w:r>
        <w:t>Finalizando com a margem de erro na precisão de até 6 metros.</w:t>
      </w:r>
      <w:commentRangeEnd w:id="70"/>
      <w:r w:rsidR="00135AE4">
        <w:rPr>
          <w:rStyle w:val="Refdecomentrio"/>
        </w:rPr>
        <w:commentReference w:id="70"/>
      </w:r>
    </w:p>
    <w:p w14:paraId="779D50FD" w14:textId="3D48EE74" w:rsidR="00411A36" w:rsidRDefault="39F3CFE6" w:rsidP="00E20524">
      <w:pPr>
        <w:pStyle w:val="TF-LEGENDA"/>
      </w:pPr>
      <w:r>
        <w:t xml:space="preserve">Figura 2 – </w:t>
      </w:r>
      <w:r w:rsidR="008052C6" w:rsidRPr="008052C6">
        <w:t>Interface web da arquitetura</w:t>
      </w:r>
    </w:p>
    <w:p w14:paraId="31F09C40" w14:textId="39E37BEC" w:rsidR="008052C6" w:rsidRDefault="008474DF" w:rsidP="00E20524">
      <w:pPr>
        <w:pStyle w:val="TF-FIGURA"/>
      </w:pPr>
      <w:r>
        <w:rPr>
          <w:noProof/>
        </w:rPr>
        <w:pict w14:anchorId="2398D9AD">
          <v:shape id="Imagem 1" o:spid="_x0000_i1026" type="#_x0000_t75" style="width:454.1pt;height:246.9pt;visibility:visible" o:bordertopcolor="this" o:borderleftcolor="this" o:borderbottomcolor="this" o:borderrightcolor="this">
            <v:imagedata r:id="rId16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1A9F4405" w14:textId="213A7837" w:rsidR="39F3CFE6" w:rsidRDefault="39F3CFE6" w:rsidP="00E20524">
      <w:pPr>
        <w:pStyle w:val="TF-FONTE"/>
      </w:pPr>
      <w:r>
        <w:t xml:space="preserve">Fonte: </w:t>
      </w:r>
      <w:r w:rsidR="007C4646">
        <w:t xml:space="preserve">Corrêa </w:t>
      </w:r>
      <w:r>
        <w:t>(2020)</w:t>
      </w:r>
      <w:r w:rsidR="1DAE5054">
        <w:t>.</w:t>
      </w:r>
    </w:p>
    <w:p w14:paraId="75ACED80" w14:textId="112E7709" w:rsidR="00F83A15" w:rsidRPr="00F235FE" w:rsidRDefault="00F83A15" w:rsidP="00EE0D6B">
      <w:pPr>
        <w:pStyle w:val="Ttulo2"/>
        <w:rPr>
          <w:lang w:val="en-US"/>
        </w:rPr>
      </w:pPr>
      <w:r w:rsidRPr="00F235FE">
        <w:rPr>
          <w:lang w:val="en-US"/>
        </w:rPr>
        <w:lastRenderedPageBreak/>
        <w:t>A Computer Vision Based Algorithm for Obstacle Avoidance (Outdoor Flight)</w:t>
      </w:r>
    </w:p>
    <w:p w14:paraId="6B996DD8" w14:textId="3D07866E" w:rsidR="00A44581" w:rsidRDefault="34A77EA6" w:rsidP="337A9FE3">
      <w:pPr>
        <w:pStyle w:val="TF-TEXTO"/>
      </w:pPr>
      <w:r>
        <w:t>O</w:t>
      </w:r>
      <w:r w:rsidR="00DDDE07">
        <w:t xml:space="preserve"> trabalho</w:t>
      </w:r>
      <w:r w:rsidR="7CBDF73B">
        <w:t xml:space="preserve"> de </w:t>
      </w:r>
      <w:r w:rsidR="007207AA" w:rsidRPr="007207AA">
        <w:t>M</w:t>
      </w:r>
      <w:r w:rsidR="007207AA">
        <w:t>artins</w:t>
      </w:r>
      <w:r w:rsidR="007207AA" w:rsidRPr="007207AA">
        <w:t>, R</w:t>
      </w:r>
      <w:r w:rsidR="007207AA">
        <w:t>amos</w:t>
      </w:r>
      <w:r w:rsidR="007207AA" w:rsidRPr="007207AA">
        <w:t xml:space="preserve"> e M</w:t>
      </w:r>
      <w:r w:rsidR="007207AA">
        <w:t>ora</w:t>
      </w:r>
      <w:r w:rsidR="007207AA" w:rsidRPr="007207AA">
        <w:t>-</w:t>
      </w:r>
      <w:proofErr w:type="spellStart"/>
      <w:r w:rsidR="007C4646">
        <w:t>C</w:t>
      </w:r>
      <w:r w:rsidR="007207AA">
        <w:t>amino</w:t>
      </w:r>
      <w:proofErr w:type="spellEnd"/>
      <w:r w:rsidR="31FF8223">
        <w:t xml:space="preserve"> (2018) </w:t>
      </w:r>
      <w:r w:rsidR="00DDDE07">
        <w:t xml:space="preserve">tem como objetivo implementar técnicas de processamento de imagem para reconhecer e desviar de obstáculos durante o voo de um </w:t>
      </w:r>
      <w:proofErr w:type="spellStart"/>
      <w:r w:rsidR="00EE0157" w:rsidRPr="00520529">
        <w:rPr>
          <w:i/>
          <w:iCs/>
          <w:highlight w:val="yellow"/>
        </w:rPr>
        <w:t>Unmanned</w:t>
      </w:r>
      <w:proofErr w:type="spellEnd"/>
      <w:r w:rsidR="00EE0157" w:rsidRPr="00520529">
        <w:rPr>
          <w:i/>
          <w:iCs/>
          <w:highlight w:val="yellow"/>
        </w:rPr>
        <w:t xml:space="preserve"> </w:t>
      </w:r>
      <w:proofErr w:type="spellStart"/>
      <w:r w:rsidR="00EE0D6B" w:rsidRPr="00520529">
        <w:rPr>
          <w:i/>
          <w:iCs/>
          <w:highlight w:val="yellow"/>
        </w:rPr>
        <w:t>A</w:t>
      </w:r>
      <w:r w:rsidR="00EE0157" w:rsidRPr="00520529">
        <w:rPr>
          <w:i/>
          <w:iCs/>
          <w:highlight w:val="yellow"/>
        </w:rPr>
        <w:t>erial</w:t>
      </w:r>
      <w:proofErr w:type="spellEnd"/>
      <w:r w:rsidR="00EE0157" w:rsidRPr="00520529">
        <w:rPr>
          <w:i/>
          <w:iCs/>
          <w:highlight w:val="yellow"/>
        </w:rPr>
        <w:t xml:space="preserve"> </w:t>
      </w:r>
      <w:proofErr w:type="spellStart"/>
      <w:r w:rsidR="00EE0D6B" w:rsidRPr="00520529">
        <w:rPr>
          <w:i/>
          <w:iCs/>
          <w:highlight w:val="yellow"/>
        </w:rPr>
        <w:t>V</w:t>
      </w:r>
      <w:r w:rsidR="00EE0157" w:rsidRPr="00520529">
        <w:rPr>
          <w:i/>
          <w:iCs/>
          <w:highlight w:val="yellow"/>
        </w:rPr>
        <w:t>ehicle</w:t>
      </w:r>
      <w:proofErr w:type="spellEnd"/>
      <w:r w:rsidR="00EE0157">
        <w:t xml:space="preserve"> (</w:t>
      </w:r>
      <w:r w:rsidR="00DDDE07">
        <w:t>UAV</w:t>
      </w:r>
      <w:r w:rsidR="00EE0157">
        <w:t>)</w:t>
      </w:r>
      <w:del w:id="71" w:author="Andreza Sartori" w:date="2021-04-27T16:21:00Z">
        <w:r w:rsidR="00DDDE07" w:rsidDel="00AE0BD3">
          <w:delText>,</w:delText>
        </w:r>
      </w:del>
      <w:r w:rsidR="00DDDE07">
        <w:t xml:space="preserve"> usando apenas a câmera frontal. Foi combinado </w:t>
      </w:r>
      <w:r w:rsidR="00DDDE07" w:rsidRPr="006A15F7">
        <w:rPr>
          <w:i/>
          <w:iCs/>
        </w:rPr>
        <w:t>hardware</w:t>
      </w:r>
      <w:r w:rsidR="00DDDE07">
        <w:t xml:space="preserve"> e </w:t>
      </w:r>
      <w:r w:rsidR="00DDDE07" w:rsidRPr="006A15F7">
        <w:rPr>
          <w:i/>
          <w:iCs/>
        </w:rPr>
        <w:t>software</w:t>
      </w:r>
      <w:r w:rsidR="0666E317" w:rsidRPr="337A9FE3">
        <w:t xml:space="preserve"> para capturar e tratar as imagens em tempo real e embarcar o algoritmo a bordo do drone.</w:t>
      </w:r>
    </w:p>
    <w:p w14:paraId="628F562D" w14:textId="10F45297" w:rsidR="0666E317" w:rsidRDefault="0666E317" w:rsidP="337A9FE3">
      <w:pPr>
        <w:pStyle w:val="TF-TEXTO"/>
      </w:pPr>
      <w:r w:rsidRPr="337A9FE3">
        <w:t xml:space="preserve">Para a plataforma UAV, foi utilizado um </w:t>
      </w:r>
      <w:proofErr w:type="spellStart"/>
      <w:r w:rsidRPr="337A9FE3">
        <w:t>quadotor</w:t>
      </w:r>
      <w:proofErr w:type="spellEnd"/>
      <w:r w:rsidRPr="337A9FE3">
        <w:t xml:space="preserve"> usando um controlador </w:t>
      </w:r>
      <w:proofErr w:type="spellStart"/>
      <w:r w:rsidRPr="337A9FE3">
        <w:t>Pixhawk</w:t>
      </w:r>
      <w:proofErr w:type="spellEnd"/>
      <w:r w:rsidR="00EE0157">
        <w:t>. O</w:t>
      </w:r>
      <w:r w:rsidRPr="337A9FE3">
        <w:t xml:space="preserve"> </w:t>
      </w:r>
      <w:proofErr w:type="spellStart"/>
      <w:r w:rsidRPr="337A9FE3">
        <w:t>Pixhawk</w:t>
      </w:r>
      <w:proofErr w:type="spellEnd"/>
      <w:r w:rsidRPr="337A9FE3">
        <w:t xml:space="preserve"> é uma placa controladora de voo </w:t>
      </w:r>
      <w:r w:rsidRPr="00AE0BD3">
        <w:rPr>
          <w:i/>
          <w:iCs/>
          <w:highlight w:val="yellow"/>
          <w:rPrChange w:id="72" w:author="Andreza Sartori" w:date="2021-04-27T16:21:00Z">
            <w:rPr>
              <w:i/>
              <w:iCs/>
            </w:rPr>
          </w:rPrChange>
        </w:rPr>
        <w:t>open-</w:t>
      </w:r>
      <w:proofErr w:type="spellStart"/>
      <w:r w:rsidRPr="00AE0BD3">
        <w:rPr>
          <w:i/>
          <w:iCs/>
          <w:highlight w:val="yellow"/>
          <w:rPrChange w:id="73" w:author="Andreza Sartori" w:date="2021-04-27T16:21:00Z">
            <w:rPr>
              <w:i/>
              <w:iCs/>
            </w:rPr>
          </w:rPrChange>
        </w:rPr>
        <w:t>source</w:t>
      </w:r>
      <w:proofErr w:type="spellEnd"/>
      <w:r w:rsidRPr="337A9FE3">
        <w:t xml:space="preserve">, responsável pelo controle em baixo nível do </w:t>
      </w:r>
      <w:proofErr w:type="spellStart"/>
      <w:r w:rsidRPr="337A9FE3">
        <w:t>quadotor</w:t>
      </w:r>
      <w:proofErr w:type="spellEnd"/>
      <w:r w:rsidRPr="337A9FE3">
        <w:t>. O UAV é equipado com giroscópio, acelerômetro, magnetômetro, barômetro, um</w:t>
      </w:r>
      <w:r w:rsidR="006A15F7">
        <w:t xml:space="preserve"> </w:t>
      </w:r>
      <w:r w:rsidR="009B5DCE">
        <w:t>microcomputador</w:t>
      </w:r>
      <w:r w:rsidRPr="337A9FE3">
        <w:t xml:space="preserve"> </w:t>
      </w:r>
      <w:proofErr w:type="spellStart"/>
      <w:r w:rsidRPr="337A9FE3">
        <w:t>Raspberry</w:t>
      </w:r>
      <w:proofErr w:type="spellEnd"/>
      <w:r w:rsidRPr="337A9FE3">
        <w:t xml:space="preserve"> Pi para o processamento de imagem</w:t>
      </w:r>
      <w:ins w:id="74" w:author="Andreza Sartori" w:date="2021-04-27T16:22:00Z">
        <w:r w:rsidR="00AE0BD3">
          <w:t>, bem como</w:t>
        </w:r>
      </w:ins>
      <w:del w:id="75" w:author="Andreza Sartori" w:date="2021-04-27T16:22:00Z">
        <w:r w:rsidRPr="337A9FE3" w:rsidDel="00AE0BD3">
          <w:delText xml:space="preserve"> e</w:delText>
        </w:r>
      </w:del>
      <w:r w:rsidRPr="337A9FE3">
        <w:t xml:space="preserve"> um </w:t>
      </w:r>
      <w:r w:rsidRPr="006A15F7">
        <w:rPr>
          <w:i/>
          <w:iCs/>
        </w:rPr>
        <w:t>software</w:t>
      </w:r>
      <w:r w:rsidRPr="337A9FE3">
        <w:t xml:space="preserve"> embarcado que implementa as funções básicas de controle. Para o </w:t>
      </w:r>
      <w:r w:rsidRPr="006A15F7">
        <w:rPr>
          <w:i/>
          <w:iCs/>
        </w:rPr>
        <w:t>software</w:t>
      </w:r>
      <w:r w:rsidRPr="337A9FE3">
        <w:t xml:space="preserve"> </w:t>
      </w:r>
      <w:r w:rsidR="00192D07">
        <w:t>foi</w:t>
      </w:r>
      <w:r w:rsidRPr="337A9FE3">
        <w:t xml:space="preserve"> usado a biblioteca gráfica </w:t>
      </w:r>
      <w:proofErr w:type="spellStart"/>
      <w:r w:rsidR="006A15F7">
        <w:t>O</w:t>
      </w:r>
      <w:r w:rsidRPr="337A9FE3">
        <w:t>penCV</w:t>
      </w:r>
      <w:proofErr w:type="spellEnd"/>
      <w:r w:rsidR="00EE0157">
        <w:t xml:space="preserve"> (</w:t>
      </w:r>
      <w:r w:rsidRPr="00AE0BD3">
        <w:rPr>
          <w:i/>
          <w:iCs/>
          <w:highlight w:val="yellow"/>
          <w:rPrChange w:id="76" w:author="Andreza Sartori" w:date="2021-04-27T16:22:00Z">
            <w:rPr>
              <w:i/>
              <w:iCs/>
            </w:rPr>
          </w:rPrChange>
        </w:rPr>
        <w:t>open-</w:t>
      </w:r>
      <w:proofErr w:type="spellStart"/>
      <w:r w:rsidRPr="00AE0BD3">
        <w:rPr>
          <w:i/>
          <w:iCs/>
          <w:highlight w:val="yellow"/>
          <w:rPrChange w:id="77" w:author="Andreza Sartori" w:date="2021-04-27T16:22:00Z">
            <w:rPr>
              <w:i/>
              <w:iCs/>
            </w:rPr>
          </w:rPrChange>
        </w:rPr>
        <w:t>source</w:t>
      </w:r>
      <w:proofErr w:type="spellEnd"/>
      <w:r w:rsidR="00EE0157">
        <w:rPr>
          <w:i/>
          <w:iCs/>
        </w:rPr>
        <w:t>)</w:t>
      </w:r>
      <w:r w:rsidR="00EE0157">
        <w:t xml:space="preserve"> e </w:t>
      </w:r>
      <w:del w:id="78" w:author="Andreza Sartori" w:date="2021-04-27T16:22:00Z">
        <w:r w:rsidRPr="337A9FE3" w:rsidDel="00AE0BD3">
          <w:delText xml:space="preserve">também foi usado </w:delText>
        </w:r>
      </w:del>
      <w:r w:rsidRPr="337A9FE3">
        <w:t xml:space="preserve">o </w:t>
      </w:r>
      <w:r w:rsidRPr="006A15F7">
        <w:rPr>
          <w:i/>
          <w:iCs/>
        </w:rPr>
        <w:t>firmware</w:t>
      </w:r>
      <w:r w:rsidRPr="337A9FE3">
        <w:t xml:space="preserve"> ROS </w:t>
      </w:r>
      <w:proofErr w:type="spellStart"/>
      <w:r w:rsidRPr="337A9FE3">
        <w:t>Indigo</w:t>
      </w:r>
      <w:proofErr w:type="spellEnd"/>
      <w:r w:rsidRPr="337A9FE3">
        <w:t xml:space="preserve"> embarcado no </w:t>
      </w:r>
      <w:proofErr w:type="spellStart"/>
      <w:r w:rsidRPr="337A9FE3">
        <w:t>Raspberry</w:t>
      </w:r>
      <w:proofErr w:type="spellEnd"/>
      <w:r w:rsidRPr="337A9FE3">
        <w:t xml:space="preserve"> Pi abordo do drone.</w:t>
      </w:r>
    </w:p>
    <w:p w14:paraId="4789396E" w14:textId="66BC8D0E" w:rsidR="00EE0157" w:rsidRDefault="5AB69416" w:rsidP="009F388A">
      <w:pPr>
        <w:pStyle w:val="TF-TEXTO"/>
      </w:pPr>
      <w:r w:rsidRPr="337A9FE3">
        <w:t xml:space="preserve">As técnicas de processamento de imagem consistem em: capturar a imagem, aplicar escala de cinza na imagem, desfocar, detectar bordas, encontrar contornos, desenhar contornos, identificar obstáculos e áreas livre e por fim repetir o processo. A </w:t>
      </w:r>
      <w:r w:rsidR="00EE0157">
        <w:t>Figura</w:t>
      </w:r>
      <w:r w:rsidRPr="337A9FE3">
        <w:t xml:space="preserve"> 3 mostra a </w:t>
      </w:r>
      <w:commentRangeStart w:id="79"/>
      <w:r w:rsidRPr="337A9FE3">
        <w:t xml:space="preserve">imagem capturada </w:t>
      </w:r>
      <w:commentRangeEnd w:id="79"/>
      <w:r w:rsidR="002D5CAC">
        <w:rPr>
          <w:rStyle w:val="Refdecomentrio"/>
        </w:rPr>
        <w:commentReference w:id="79"/>
      </w:r>
      <w:r w:rsidRPr="337A9FE3">
        <w:t xml:space="preserve">e a </w:t>
      </w:r>
      <w:r w:rsidR="00EE0157">
        <w:t>Figura</w:t>
      </w:r>
      <w:r w:rsidRPr="337A9FE3">
        <w:t xml:space="preserve"> 4 mostra os filtros já aplicados com as áreas mapeadas.</w:t>
      </w:r>
    </w:p>
    <w:p w14:paraId="719D06D1" w14:textId="5E334175" w:rsidR="341F720F" w:rsidRDefault="341F720F" w:rsidP="00E20524">
      <w:pPr>
        <w:pStyle w:val="TF-LEGENDA"/>
      </w:pPr>
      <w:r w:rsidRPr="337A9FE3">
        <w:t>Figura 3 – Foto capturada</w:t>
      </w:r>
      <w:r w:rsidR="00EE0157">
        <w:t>,</w:t>
      </w:r>
      <w:r w:rsidRPr="337A9FE3">
        <w:t xml:space="preserve"> um drone voando</w:t>
      </w:r>
    </w:p>
    <w:p w14:paraId="299B4FF9" w14:textId="51DBD31F" w:rsidR="5AB69416" w:rsidRDefault="008474DF" w:rsidP="00E20524">
      <w:pPr>
        <w:pStyle w:val="TF-FIGURA"/>
      </w:pPr>
      <w:r>
        <w:rPr>
          <w:noProof/>
          <w:bdr w:val="single" w:sz="8" w:space="0" w:color="auto"/>
        </w:rPr>
        <w:pict w14:anchorId="48286C9E">
          <v:shape id="Imagem 1737891598" o:spid="_x0000_i1027" type="#_x0000_t75" style="width:240.3pt;height:138.7pt;visibility:visible;mso-wrap-style:square">
            <v:imagedata r:id="rId17" o:title=""/>
          </v:shape>
        </w:pict>
      </w:r>
    </w:p>
    <w:p w14:paraId="4F2833A8" w14:textId="079380C2" w:rsidR="1F4FF119" w:rsidRDefault="1F4FF119" w:rsidP="00E20524">
      <w:pPr>
        <w:pStyle w:val="TF-FONTE"/>
      </w:pPr>
      <w:r>
        <w:t xml:space="preserve">Fonte: </w:t>
      </w:r>
      <w:r w:rsidR="007C4646" w:rsidRPr="007207AA">
        <w:t xml:space="preserve">Martins, Ramos </w:t>
      </w:r>
      <w:r w:rsidR="007C4646">
        <w:t>e</w:t>
      </w:r>
      <w:r w:rsidR="007C4646" w:rsidRPr="007207AA">
        <w:t xml:space="preserve"> Mora-</w:t>
      </w:r>
      <w:proofErr w:type="spellStart"/>
      <w:r w:rsidR="007C4646" w:rsidRPr="007207AA">
        <w:t>Camino</w:t>
      </w:r>
      <w:proofErr w:type="spellEnd"/>
      <w:r w:rsidR="007C4646">
        <w:t xml:space="preserve"> </w:t>
      </w:r>
      <w:r w:rsidR="3D233F1E">
        <w:t>(2018).</w:t>
      </w:r>
    </w:p>
    <w:p w14:paraId="24717A60" w14:textId="163C3622" w:rsidR="337A9FE3" w:rsidRDefault="337A9FE3" w:rsidP="337A9FE3">
      <w:pPr>
        <w:pStyle w:val="TF-TEXTO"/>
        <w:jc w:val="center"/>
      </w:pPr>
    </w:p>
    <w:p w14:paraId="426F0789" w14:textId="603244A4" w:rsidR="5EB84FE1" w:rsidRDefault="5EB84FE1" w:rsidP="00E20524">
      <w:pPr>
        <w:pStyle w:val="TF-LEGENDA"/>
      </w:pPr>
      <w:r>
        <w:t xml:space="preserve">Figura 4 - </w:t>
      </w:r>
      <w:commentRangeStart w:id="80"/>
      <w:ins w:id="81" w:author="Andreza Sartori" w:date="2021-04-27T16:25:00Z">
        <w:r w:rsidR="002D5CAC">
          <w:t>Á</w:t>
        </w:r>
      </w:ins>
      <w:del w:id="82" w:author="Andreza Sartori" w:date="2021-04-27T16:25:00Z">
        <w:r w:rsidDel="002D5CAC">
          <w:delText>á</w:delText>
        </w:r>
      </w:del>
      <w:r>
        <w:t>reas livres</w:t>
      </w:r>
      <w:commentRangeEnd w:id="80"/>
      <w:r w:rsidR="002D5CAC">
        <w:rPr>
          <w:rStyle w:val="Refdecomentrio"/>
        </w:rPr>
        <w:commentReference w:id="80"/>
      </w:r>
    </w:p>
    <w:p w14:paraId="2221D253" w14:textId="20EDC61F" w:rsidR="5EB84FE1" w:rsidRDefault="008474DF" w:rsidP="00E20524">
      <w:pPr>
        <w:pStyle w:val="TF-FIGURA"/>
      </w:pPr>
      <w:r>
        <w:rPr>
          <w:noProof/>
          <w:bdr w:val="single" w:sz="8" w:space="0" w:color="auto"/>
        </w:rPr>
        <w:pict w14:anchorId="259359EE">
          <v:shape id="Imagem 347909206" o:spid="_x0000_i1028" type="#_x0000_t75" style="width:240.75pt;height:135.6pt;visibility:visible;mso-wrap-style:square">
            <v:imagedata r:id="rId18" o:title=""/>
          </v:shape>
        </w:pict>
      </w:r>
    </w:p>
    <w:p w14:paraId="04431844" w14:textId="7E84D1BA" w:rsidR="337A9FE3" w:rsidRDefault="58BDB857" w:rsidP="00E20524">
      <w:pPr>
        <w:pStyle w:val="TF-FONTE"/>
      </w:pPr>
      <w:r>
        <w:t>Fonte</w:t>
      </w:r>
      <w:r w:rsidR="00EE0D6B">
        <w:t>:</w:t>
      </w:r>
      <w:r w:rsidR="007C6915" w:rsidRPr="007C6915">
        <w:t xml:space="preserve"> </w:t>
      </w:r>
      <w:r w:rsidR="007C4646" w:rsidRPr="007207AA">
        <w:t xml:space="preserve">Martins, Ramos </w:t>
      </w:r>
      <w:r w:rsidR="007C4646">
        <w:t>e</w:t>
      </w:r>
      <w:r w:rsidR="007C4646" w:rsidRPr="007207AA">
        <w:t xml:space="preserve"> Mora-</w:t>
      </w:r>
      <w:proofErr w:type="spellStart"/>
      <w:r w:rsidR="007C4646" w:rsidRPr="007207AA">
        <w:t>Camino</w:t>
      </w:r>
      <w:proofErr w:type="spellEnd"/>
      <w:r w:rsidR="007C4646" w:rsidRPr="007207AA">
        <w:t xml:space="preserve"> </w:t>
      </w:r>
      <w:r w:rsidR="001825B8">
        <w:t>(2018).</w:t>
      </w:r>
    </w:p>
    <w:p w14:paraId="6F1E47DD" w14:textId="4E2DE30D" w:rsidR="5AB69416" w:rsidRDefault="5AB69416" w:rsidP="337A9FE3">
      <w:pPr>
        <w:pStyle w:val="TF-TEXTO"/>
      </w:pPr>
      <w:r w:rsidRPr="337A9FE3">
        <w:t>Nos testes em que foi submetido</w:t>
      </w:r>
      <w:ins w:id="83" w:author="Andreza Sartori" w:date="2021-04-27T16:26:00Z">
        <w:r w:rsidR="00DA4922">
          <w:t>,</w:t>
        </w:r>
      </w:ins>
      <w:r w:rsidRPr="337A9FE3">
        <w:t xml:space="preserve"> o drone desviou de todos os obstáculos que encontrou em seu caminho, porém o projeto limitou-se a apenas desviar de obstáculos e não seguir um plano </w:t>
      </w:r>
      <w:r w:rsidRPr="002543BD">
        <w:t>de</w:t>
      </w:r>
      <w:r w:rsidRPr="337A9FE3">
        <w:t xml:space="preserve"> voo, sendo assim, cada desvio alterando o destino do drone. O algoritmo se mostrou eficaz para evitar colisões em voos externos, mas, por se basear em uma câmera, o algoritmo se torna sensível a mudanças de iluminação.</w:t>
      </w:r>
    </w:p>
    <w:p w14:paraId="7817D9B2" w14:textId="6C4958F7" w:rsidR="00451B94" w:rsidRDefault="071EFC42" w:rsidP="005D1D47">
      <w:pPr>
        <w:pStyle w:val="Ttulo1"/>
      </w:pPr>
      <w:bookmarkStart w:id="84" w:name="_Toc54164921"/>
      <w:bookmarkStart w:id="85" w:name="_Toc54165675"/>
      <w:bookmarkStart w:id="86" w:name="_Toc54169333"/>
      <w:bookmarkStart w:id="87" w:name="_Toc96347439"/>
      <w:bookmarkStart w:id="88" w:name="_Toc96357723"/>
      <w:bookmarkStart w:id="89" w:name="_Toc96491866"/>
      <w:bookmarkStart w:id="90" w:name="_Toc411603107"/>
      <w:bookmarkEnd w:id="50"/>
      <w:r>
        <w:t>P</w:t>
      </w:r>
      <w:r w:rsidR="00451B94">
        <w:t>roposta</w:t>
      </w:r>
      <w:r>
        <w:t xml:space="preserve"> DO PROTÓTIPO</w:t>
      </w:r>
    </w:p>
    <w:p w14:paraId="62620D96" w14:textId="7BC714CF" w:rsidR="005E7A8E" w:rsidRDefault="7E3E6B8D" w:rsidP="003D2A92">
      <w:pPr>
        <w:pStyle w:val="TF-TEXTO"/>
      </w:pPr>
      <w:r>
        <w:t xml:space="preserve">Nesse capítulo será apresentada a relevância do trabalho na questão </w:t>
      </w:r>
      <w:r w:rsidR="003553C3">
        <w:t>prática</w:t>
      </w:r>
      <w:r w:rsidR="007C4646">
        <w:t>.</w:t>
      </w:r>
      <w:r>
        <w:t xml:space="preserve"> </w:t>
      </w:r>
      <w:r w:rsidR="007C4646">
        <w:t>S</w:t>
      </w:r>
      <w:r>
        <w:t>erá também exibido um quadro comparativo entre os trabalhos correlatos e o proposto, finalizando com a metodologia e o cronograma para o desenvolvimento do projeto.</w:t>
      </w:r>
    </w:p>
    <w:p w14:paraId="29D16A9A" w14:textId="0990247E" w:rsidR="00451B94" w:rsidRDefault="00451B94" w:rsidP="00EE0D6B">
      <w:pPr>
        <w:pStyle w:val="Ttulo2"/>
      </w:pPr>
      <w:bookmarkStart w:id="91" w:name="_Toc54164915"/>
      <w:bookmarkStart w:id="92" w:name="_Toc54165669"/>
      <w:bookmarkStart w:id="93" w:name="_Toc54169327"/>
      <w:bookmarkStart w:id="94" w:name="_Toc96347433"/>
      <w:bookmarkStart w:id="95" w:name="_Toc96357717"/>
      <w:bookmarkStart w:id="96" w:name="_Toc96491860"/>
      <w:bookmarkStart w:id="97" w:name="_Toc351015594"/>
      <w:r>
        <w:lastRenderedPageBreak/>
        <w:t>JUSTIFICATIVA</w:t>
      </w:r>
    </w:p>
    <w:p w14:paraId="79D49AA3" w14:textId="693D6B65" w:rsidR="00E20524" w:rsidRPr="00E20524" w:rsidRDefault="00E20524" w:rsidP="00E20524">
      <w:pPr>
        <w:pStyle w:val="TF-TEXTO"/>
      </w:pPr>
      <w:r>
        <w:t xml:space="preserve">Conforme detalhado no Quadro 1, </w:t>
      </w:r>
      <w:commentRangeStart w:id="98"/>
      <w:r>
        <w:t>a</w:t>
      </w:r>
      <w:r w:rsidRPr="337A9FE3">
        <w:t>mbos</w:t>
      </w:r>
      <w:commentRangeEnd w:id="98"/>
      <w:r w:rsidR="00710022">
        <w:rPr>
          <w:rStyle w:val="Refdecomentrio"/>
        </w:rPr>
        <w:commentReference w:id="98"/>
      </w:r>
      <w:r w:rsidRPr="337A9FE3">
        <w:t xml:space="preserve"> os trabalhos implementam conceitos de navegação autônoma</w:t>
      </w:r>
      <w:r>
        <w:t>, porém com objetivos diferentes.</w:t>
      </w:r>
      <w:r w:rsidR="001825B8">
        <w:t xml:space="preserve"> </w:t>
      </w:r>
      <w:r w:rsidR="00856B37">
        <w:t>O</w:t>
      </w:r>
      <w:r w:rsidRPr="337A9FE3">
        <w:t xml:space="preserve"> trabalho correlato de </w:t>
      </w:r>
      <w:r w:rsidR="007C4646" w:rsidRPr="007207AA">
        <w:t>M</w:t>
      </w:r>
      <w:r w:rsidR="007C4646">
        <w:t>artins</w:t>
      </w:r>
      <w:r w:rsidR="007C4646" w:rsidRPr="007207AA">
        <w:t>, R</w:t>
      </w:r>
      <w:r w:rsidR="007C4646">
        <w:t>amos</w:t>
      </w:r>
      <w:r w:rsidR="007C4646" w:rsidRPr="007207AA">
        <w:t xml:space="preserve"> e M</w:t>
      </w:r>
      <w:r w:rsidR="007C4646">
        <w:t>ora</w:t>
      </w:r>
      <w:r w:rsidR="007C4646" w:rsidRPr="007207AA">
        <w:t>-</w:t>
      </w:r>
      <w:proofErr w:type="spellStart"/>
      <w:r w:rsidR="007C4646">
        <w:t>Camino</w:t>
      </w:r>
      <w:proofErr w:type="spellEnd"/>
      <w:r w:rsidR="007C4646">
        <w:t xml:space="preserve"> </w:t>
      </w:r>
      <w:r w:rsidRPr="337A9FE3">
        <w:t>(2018) implementa uma solução independente de um sistema terrestre</w:t>
      </w:r>
      <w:r>
        <w:t>, não necessitando de qualquer infraestrutura para a realização do voo</w:t>
      </w:r>
      <w:r w:rsidR="00856B37">
        <w:t>. Também implementa um sistema de reconhecimento e desvio com base na câmera</w:t>
      </w:r>
      <w:r>
        <w:t>.</w:t>
      </w:r>
      <w:r w:rsidRPr="337A9FE3">
        <w:t xml:space="preserve"> </w:t>
      </w:r>
      <w:r>
        <w:t>E</w:t>
      </w:r>
      <w:r w:rsidRPr="337A9FE3">
        <w:t>m contrapartida, o trabalho de Corrêa (2020) possui um plano de voo</w:t>
      </w:r>
      <w:r>
        <w:t xml:space="preserve"> dinâmico, </w:t>
      </w:r>
      <w:r w:rsidR="00856B37">
        <w:t xml:space="preserve">baseado em GPS, </w:t>
      </w:r>
      <w:r>
        <w:t>sendo uma importante abordagem para aplicações comerciais</w:t>
      </w:r>
      <w:r w:rsidRPr="337A9FE3">
        <w:t>.</w:t>
      </w:r>
      <w:r>
        <w:t xml:space="preserve"> </w:t>
      </w:r>
      <w:commentRangeStart w:id="99"/>
      <w:r>
        <w:t>Sendo</w:t>
      </w:r>
      <w:commentRangeEnd w:id="99"/>
      <w:r w:rsidR="00D35E15">
        <w:rPr>
          <w:rStyle w:val="Refdecomentrio"/>
        </w:rPr>
        <w:commentReference w:id="99"/>
      </w:r>
      <w:r>
        <w:t xml:space="preserve"> o trabalho de </w:t>
      </w:r>
      <w:proofErr w:type="spellStart"/>
      <w:r w:rsidRPr="002543BD">
        <w:rPr>
          <w:color w:val="000000"/>
          <w:szCs w:val="18"/>
        </w:rPr>
        <w:t>M</w:t>
      </w:r>
      <w:r>
        <w:rPr>
          <w:color w:val="000000"/>
          <w:szCs w:val="18"/>
        </w:rPr>
        <w:t>ur-artal</w:t>
      </w:r>
      <w:proofErr w:type="spellEnd"/>
      <w:r>
        <w:rPr>
          <w:color w:val="000000"/>
          <w:szCs w:val="18"/>
        </w:rPr>
        <w:t xml:space="preserve"> e</w:t>
      </w:r>
      <w:r w:rsidRPr="002543BD">
        <w:rPr>
          <w:color w:val="000000"/>
          <w:szCs w:val="18"/>
        </w:rPr>
        <w:t xml:space="preserve"> </w:t>
      </w:r>
      <w:proofErr w:type="spellStart"/>
      <w:r>
        <w:rPr>
          <w:color w:val="000000"/>
          <w:szCs w:val="18"/>
        </w:rPr>
        <w:t>Tardós</w:t>
      </w:r>
      <w:proofErr w:type="spellEnd"/>
      <w:r>
        <w:rPr>
          <w:color w:val="000000"/>
          <w:szCs w:val="18"/>
        </w:rPr>
        <w:t xml:space="preserve"> (2017), o único dentre os correlatos, a possuir um sistema SLAM</w:t>
      </w:r>
      <w:r w:rsidR="00856B37">
        <w:rPr>
          <w:color w:val="000000"/>
          <w:szCs w:val="18"/>
        </w:rPr>
        <w:t xml:space="preserve"> baseado em câmera</w:t>
      </w:r>
      <w:r>
        <w:rPr>
          <w:color w:val="000000"/>
          <w:szCs w:val="18"/>
        </w:rPr>
        <w:t>, capaz de se auto localizar e reconstruir o mapa do caminho percorrido.</w:t>
      </w:r>
    </w:p>
    <w:p w14:paraId="374F9020" w14:textId="14A22B7D" w:rsidR="006B0760" w:rsidRDefault="006B0760" w:rsidP="006B0760">
      <w:pPr>
        <w:pStyle w:val="TF-LEGENDA"/>
      </w:pPr>
      <w:bookmarkStart w:id="100" w:name="_Ref52025161"/>
      <w:r>
        <w:t xml:space="preserve">Quadro </w:t>
      </w:r>
      <w:r w:rsidR="00232790">
        <w:fldChar w:fldCharType="begin"/>
      </w:r>
      <w:r w:rsidR="00232790">
        <w:instrText xml:space="preserve"> SEQ Quadro \* ARABIC </w:instrText>
      </w:r>
      <w:r w:rsidR="00232790">
        <w:fldChar w:fldCharType="separate"/>
      </w:r>
      <w:r w:rsidR="001C65F2">
        <w:rPr>
          <w:noProof/>
        </w:rPr>
        <w:t>1</w:t>
      </w:r>
      <w:r w:rsidR="00232790">
        <w:rPr>
          <w:noProof/>
        </w:rPr>
        <w:fldChar w:fldCharType="end"/>
      </w:r>
      <w:bookmarkEnd w:id="100"/>
      <w:r>
        <w:t xml:space="preserve"> - </w:t>
      </w:r>
      <w:r w:rsidR="00F3649F">
        <w:t>Comparativo</w:t>
      </w:r>
      <w:r>
        <w:t xml:space="preserve"> dos trabalhos correlatos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28"/>
        <w:gridCol w:w="1746"/>
        <w:gridCol w:w="1746"/>
        <w:gridCol w:w="1747"/>
      </w:tblGrid>
      <w:tr w:rsidR="00802D0F" w14:paraId="38E672AA" w14:textId="77777777" w:rsidTr="00C31153">
        <w:trPr>
          <w:trHeight w:val="567"/>
        </w:trPr>
        <w:tc>
          <w:tcPr>
            <w:tcW w:w="3828" w:type="dxa"/>
            <w:tcBorders>
              <w:tl2br w:val="single" w:sz="4" w:space="0" w:color="auto"/>
            </w:tcBorders>
            <w:shd w:val="clear" w:color="auto" w:fill="A6A6A6"/>
          </w:tcPr>
          <w:p w14:paraId="148C44E4" w14:textId="77777777" w:rsidR="007C4646" w:rsidRDefault="00232790" w:rsidP="337A9FE3">
            <w:pPr>
              <w:pStyle w:val="TF-TEXTOQUADRO"/>
              <w:jc w:val="center"/>
            </w:pPr>
            <w:r>
              <w:rPr>
                <w:noProof/>
              </w:rPr>
              <w:pict w14:anchorId="38EA084D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0" type="#_x0000_t202" style="position:absolute;left:0;text-align:left;margin-left:81.2pt;margin-top:-102.8pt;width:104.55pt;height:23.5pt;z-index:1;visibility:visible;mso-height-percent:0;mso-wrap-distance-left:9pt;mso-wrap-distance-top:3.6pt;mso-wrap-distance-right:9pt;mso-wrap-distance-bottom:3.6pt;mso-position-horizontal-relative:text;mso-position-vertical-relative:text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" filled="f" stroked="f">
                  <v:textbox style="mso-next-textbox:#_x0000_s1030">
                    <w:txbxContent>
                      <w:p w14:paraId="4C30DA3A" w14:textId="77777777" w:rsidR="007C4646" w:rsidRDefault="007C4646" w:rsidP="001825B8">
                        <w:pPr>
                          <w:pStyle w:val="TF-TEXTOQUADRO"/>
                          <w:jc w:val="center"/>
                        </w:pPr>
                        <w:r>
                          <w:t>Trabalhos Correlatos</w:t>
                        </w:r>
                      </w:p>
                    </w:txbxContent>
                  </v:textbox>
                  <w10:wrap type="square"/>
                </v:shape>
              </w:pict>
            </w:r>
            <w:r w:rsidR="005A4CE8">
              <w:br/>
            </w:r>
          </w:p>
          <w:p w14:paraId="0258DA32" w14:textId="484EDD4A" w:rsidR="006B0760" w:rsidRPr="007D4566" w:rsidRDefault="2AA01A41" w:rsidP="337A9FE3">
            <w:pPr>
              <w:pStyle w:val="TF-TEXTOQUADRO"/>
              <w:jc w:val="center"/>
            </w:pPr>
            <w:r>
              <w:t>Características</w:t>
            </w:r>
          </w:p>
        </w:tc>
        <w:tc>
          <w:tcPr>
            <w:tcW w:w="1746" w:type="dxa"/>
            <w:shd w:val="clear" w:color="auto" w:fill="A6A6A6"/>
            <w:vAlign w:val="center"/>
          </w:tcPr>
          <w:p w14:paraId="0590921D" w14:textId="0C8B28AF" w:rsidR="006B0760" w:rsidRDefault="002543BD" w:rsidP="00802D0F">
            <w:pPr>
              <w:pStyle w:val="TF-TEXTOQUADRO"/>
              <w:jc w:val="center"/>
            </w:pPr>
            <w:proofErr w:type="spellStart"/>
            <w:r w:rsidRPr="002543BD">
              <w:rPr>
                <w:color w:val="000000"/>
                <w:szCs w:val="18"/>
              </w:rPr>
              <w:t>M</w:t>
            </w:r>
            <w:r w:rsidR="00192D07">
              <w:rPr>
                <w:color w:val="000000"/>
                <w:szCs w:val="18"/>
              </w:rPr>
              <w:t>ur</w:t>
            </w:r>
            <w:r w:rsidRPr="002543BD">
              <w:rPr>
                <w:color w:val="000000"/>
                <w:szCs w:val="18"/>
              </w:rPr>
              <w:t>-</w:t>
            </w:r>
            <w:r w:rsidR="00192D07">
              <w:rPr>
                <w:color w:val="000000"/>
                <w:szCs w:val="18"/>
              </w:rPr>
              <w:t>artal</w:t>
            </w:r>
            <w:proofErr w:type="spellEnd"/>
            <w:r>
              <w:rPr>
                <w:color w:val="000000"/>
                <w:szCs w:val="18"/>
              </w:rPr>
              <w:t xml:space="preserve"> e</w:t>
            </w:r>
            <w:r w:rsidRPr="002543BD">
              <w:rPr>
                <w:color w:val="000000"/>
                <w:szCs w:val="18"/>
              </w:rPr>
              <w:t xml:space="preserve"> </w:t>
            </w:r>
            <w:proofErr w:type="spellStart"/>
            <w:r>
              <w:rPr>
                <w:color w:val="000000"/>
                <w:szCs w:val="18"/>
              </w:rPr>
              <w:t>Tardós</w:t>
            </w:r>
            <w:proofErr w:type="spellEnd"/>
            <w:r>
              <w:rPr>
                <w:color w:val="000000"/>
                <w:szCs w:val="18"/>
              </w:rPr>
              <w:t xml:space="preserve"> (2017)</w:t>
            </w:r>
          </w:p>
        </w:tc>
        <w:tc>
          <w:tcPr>
            <w:tcW w:w="1746" w:type="dxa"/>
            <w:shd w:val="clear" w:color="auto" w:fill="A6A6A6"/>
            <w:vAlign w:val="center"/>
          </w:tcPr>
          <w:p w14:paraId="16420C20" w14:textId="76540A24" w:rsidR="006B0760" w:rsidRDefault="2AA01A41" w:rsidP="00802D0F">
            <w:pPr>
              <w:pStyle w:val="TF-TEXTOQUADRO"/>
              <w:jc w:val="center"/>
            </w:pPr>
            <w:r>
              <w:t>Corrêa (2020)</w:t>
            </w:r>
          </w:p>
        </w:tc>
        <w:tc>
          <w:tcPr>
            <w:tcW w:w="1747" w:type="dxa"/>
            <w:shd w:val="clear" w:color="auto" w:fill="A6A6A6"/>
            <w:vAlign w:val="center"/>
          </w:tcPr>
          <w:p w14:paraId="7ED7D3D4" w14:textId="6D9A97A8" w:rsidR="006B0760" w:rsidRPr="007D4566" w:rsidRDefault="007C4646" w:rsidP="337A9FE3">
            <w:pPr>
              <w:pStyle w:val="TF-TEXTOQUADRO"/>
              <w:jc w:val="center"/>
            </w:pPr>
            <w:r w:rsidRPr="007207AA">
              <w:t>M</w:t>
            </w:r>
            <w:r>
              <w:t>artins</w:t>
            </w:r>
            <w:r w:rsidRPr="007207AA">
              <w:t>, R</w:t>
            </w:r>
            <w:r>
              <w:t>amos</w:t>
            </w:r>
            <w:r w:rsidRPr="007207AA">
              <w:t xml:space="preserve"> e M</w:t>
            </w:r>
            <w:r>
              <w:t>ora</w:t>
            </w:r>
            <w:r w:rsidRPr="007207AA">
              <w:t>-</w:t>
            </w:r>
            <w:proofErr w:type="spellStart"/>
            <w:r>
              <w:t>Camino</w:t>
            </w:r>
            <w:proofErr w:type="spellEnd"/>
            <w:r>
              <w:t xml:space="preserve"> </w:t>
            </w:r>
            <w:r w:rsidR="0EE5F6CD">
              <w:t>(2018)</w:t>
            </w:r>
          </w:p>
        </w:tc>
      </w:tr>
      <w:tr w:rsidR="00802D0F" w14:paraId="6132AD2C" w14:textId="77777777" w:rsidTr="00C31153">
        <w:tc>
          <w:tcPr>
            <w:tcW w:w="3828" w:type="dxa"/>
            <w:shd w:val="clear" w:color="auto" w:fill="auto"/>
          </w:tcPr>
          <w:p w14:paraId="7BC9A6F7" w14:textId="2CF0B54A" w:rsidR="006B0760" w:rsidRDefault="008123A5" w:rsidP="00EE0157">
            <w:pPr>
              <w:pStyle w:val="TF-TEXTOQUADRO"/>
            </w:pPr>
            <w:r>
              <w:t>u</w:t>
            </w:r>
            <w:r w:rsidR="1B2BC1AF">
              <w:t>sa GPS</w:t>
            </w:r>
          </w:p>
        </w:tc>
        <w:tc>
          <w:tcPr>
            <w:tcW w:w="1746" w:type="dxa"/>
            <w:shd w:val="clear" w:color="auto" w:fill="auto"/>
          </w:tcPr>
          <w:p w14:paraId="02174F50" w14:textId="56D5F446" w:rsidR="006B0760" w:rsidRDefault="1B2BC1AF" w:rsidP="00EE0157">
            <w:pPr>
              <w:pStyle w:val="TF-TEXTOQUADRO"/>
            </w:pPr>
            <w:r>
              <w:t>não</w:t>
            </w:r>
          </w:p>
        </w:tc>
        <w:tc>
          <w:tcPr>
            <w:tcW w:w="1746" w:type="dxa"/>
            <w:shd w:val="clear" w:color="auto" w:fill="auto"/>
          </w:tcPr>
          <w:p w14:paraId="534A7406" w14:textId="23086CF6" w:rsidR="006B0760" w:rsidRDefault="1B2BC1AF" w:rsidP="00EE0157">
            <w:pPr>
              <w:pStyle w:val="TF-TEXTOQUADRO"/>
            </w:pPr>
            <w:r>
              <w:t>sim</w:t>
            </w:r>
          </w:p>
        </w:tc>
        <w:tc>
          <w:tcPr>
            <w:tcW w:w="1747" w:type="dxa"/>
            <w:shd w:val="clear" w:color="auto" w:fill="auto"/>
          </w:tcPr>
          <w:p w14:paraId="6A51DA5A" w14:textId="4DFC0AE9" w:rsidR="006B0760" w:rsidRDefault="14082A59" w:rsidP="00EE0157">
            <w:pPr>
              <w:pStyle w:val="TF-TEXTOQUADRO"/>
            </w:pPr>
            <w:r>
              <w:t>não</w:t>
            </w:r>
          </w:p>
        </w:tc>
      </w:tr>
      <w:tr w:rsidR="00802D0F" w14:paraId="33699905" w14:textId="77777777" w:rsidTr="00C31153">
        <w:tc>
          <w:tcPr>
            <w:tcW w:w="3828" w:type="dxa"/>
            <w:shd w:val="clear" w:color="auto" w:fill="auto"/>
          </w:tcPr>
          <w:p w14:paraId="702A6233" w14:textId="075547C3" w:rsidR="006B0760" w:rsidRDefault="008123A5" w:rsidP="00EE0157">
            <w:pPr>
              <w:pStyle w:val="TF-TEXTOQUADRO"/>
            </w:pPr>
            <w:r>
              <w:t>n</w:t>
            </w:r>
            <w:r w:rsidR="350A10F9">
              <w:t>avegação baseada em câmera</w:t>
            </w:r>
          </w:p>
        </w:tc>
        <w:tc>
          <w:tcPr>
            <w:tcW w:w="1746" w:type="dxa"/>
            <w:shd w:val="clear" w:color="auto" w:fill="auto"/>
          </w:tcPr>
          <w:p w14:paraId="250629FA" w14:textId="7720175D" w:rsidR="006B0760" w:rsidRDefault="350A10F9" w:rsidP="00EE0157">
            <w:pPr>
              <w:pStyle w:val="TF-TEXTOQUADRO"/>
            </w:pPr>
            <w:r>
              <w:t>sim</w:t>
            </w:r>
          </w:p>
        </w:tc>
        <w:tc>
          <w:tcPr>
            <w:tcW w:w="1746" w:type="dxa"/>
            <w:shd w:val="clear" w:color="auto" w:fill="auto"/>
          </w:tcPr>
          <w:p w14:paraId="78852193" w14:textId="1089F2AF" w:rsidR="006B0760" w:rsidRDefault="350A10F9" w:rsidP="00EE0157">
            <w:pPr>
              <w:pStyle w:val="TF-TEXTOQUADRO"/>
            </w:pPr>
            <w:r>
              <w:t>não</w:t>
            </w:r>
          </w:p>
        </w:tc>
        <w:tc>
          <w:tcPr>
            <w:tcW w:w="1747" w:type="dxa"/>
            <w:shd w:val="clear" w:color="auto" w:fill="auto"/>
          </w:tcPr>
          <w:p w14:paraId="266608BA" w14:textId="1D2EE9A5" w:rsidR="006B0760" w:rsidRDefault="00F237FF" w:rsidP="00EE0157">
            <w:pPr>
              <w:pStyle w:val="TF-TEXTOQUADRO"/>
            </w:pPr>
            <w:r>
              <w:t>sim</w:t>
            </w:r>
          </w:p>
        </w:tc>
      </w:tr>
      <w:tr w:rsidR="00802D0F" w14:paraId="28998374" w14:textId="77777777" w:rsidTr="00C31153">
        <w:tc>
          <w:tcPr>
            <w:tcW w:w="3828" w:type="dxa"/>
            <w:shd w:val="clear" w:color="auto" w:fill="auto"/>
          </w:tcPr>
          <w:p w14:paraId="7520194C" w14:textId="628C023B" w:rsidR="006B0760" w:rsidRDefault="008123A5" w:rsidP="33C146E3">
            <w:pPr>
              <w:pStyle w:val="TF-TEXTOQUADRO"/>
              <w:spacing w:line="259" w:lineRule="auto"/>
            </w:pPr>
            <w:r>
              <w:t>p</w:t>
            </w:r>
            <w:r w:rsidR="2A5DC910">
              <w:t>rocessamento a bordo</w:t>
            </w:r>
          </w:p>
        </w:tc>
        <w:tc>
          <w:tcPr>
            <w:tcW w:w="1746" w:type="dxa"/>
            <w:shd w:val="clear" w:color="auto" w:fill="auto"/>
          </w:tcPr>
          <w:p w14:paraId="6B77798F" w14:textId="410DC101" w:rsidR="006B0760" w:rsidRDefault="2A5DC910" w:rsidP="00EE0157">
            <w:pPr>
              <w:pStyle w:val="TF-TEXTOQUADRO"/>
            </w:pPr>
            <w:r>
              <w:t>não</w:t>
            </w:r>
          </w:p>
        </w:tc>
        <w:tc>
          <w:tcPr>
            <w:tcW w:w="1746" w:type="dxa"/>
            <w:shd w:val="clear" w:color="auto" w:fill="auto"/>
          </w:tcPr>
          <w:p w14:paraId="617F5404" w14:textId="5A34304F" w:rsidR="006B0760" w:rsidRDefault="2A5DC910" w:rsidP="00EE0157">
            <w:pPr>
              <w:pStyle w:val="TF-TEXTOQUADRO"/>
            </w:pPr>
            <w:r>
              <w:t>não</w:t>
            </w:r>
          </w:p>
        </w:tc>
        <w:tc>
          <w:tcPr>
            <w:tcW w:w="1747" w:type="dxa"/>
            <w:shd w:val="clear" w:color="auto" w:fill="auto"/>
          </w:tcPr>
          <w:p w14:paraId="6CC6FB09" w14:textId="09B49164" w:rsidR="006B0760" w:rsidRDefault="59300FF6" w:rsidP="00EE0157">
            <w:pPr>
              <w:pStyle w:val="TF-TEXTOQUADRO"/>
            </w:pPr>
            <w:r>
              <w:t>sim</w:t>
            </w:r>
          </w:p>
        </w:tc>
      </w:tr>
      <w:tr w:rsidR="00802D0F" w14:paraId="67BC7F34" w14:textId="77777777" w:rsidTr="00C31153">
        <w:tc>
          <w:tcPr>
            <w:tcW w:w="3828" w:type="dxa"/>
            <w:shd w:val="clear" w:color="auto" w:fill="auto"/>
          </w:tcPr>
          <w:p w14:paraId="7E2261C9" w14:textId="67275CC5" w:rsidR="006B0760" w:rsidRDefault="008123A5" w:rsidP="00EE0157">
            <w:pPr>
              <w:pStyle w:val="TF-TEXTOQUADRO"/>
            </w:pPr>
            <w:r>
              <w:t>d</w:t>
            </w:r>
            <w:r w:rsidR="697A2187">
              <w:t>esvio de obstáculos</w:t>
            </w:r>
          </w:p>
        </w:tc>
        <w:tc>
          <w:tcPr>
            <w:tcW w:w="1746" w:type="dxa"/>
            <w:shd w:val="clear" w:color="auto" w:fill="auto"/>
          </w:tcPr>
          <w:p w14:paraId="080E545C" w14:textId="0D48B779" w:rsidR="006B0760" w:rsidRDefault="697A2187" w:rsidP="00EE0157">
            <w:pPr>
              <w:pStyle w:val="TF-TEXTOQUADRO"/>
            </w:pPr>
            <w:r>
              <w:t>não</w:t>
            </w:r>
          </w:p>
        </w:tc>
        <w:tc>
          <w:tcPr>
            <w:tcW w:w="1746" w:type="dxa"/>
            <w:shd w:val="clear" w:color="auto" w:fill="auto"/>
          </w:tcPr>
          <w:p w14:paraId="28C6F61C" w14:textId="3A99F876" w:rsidR="006B0760" w:rsidRDefault="697A2187" w:rsidP="00EE0157">
            <w:pPr>
              <w:pStyle w:val="TF-TEXTOQUADRO"/>
            </w:pPr>
            <w:r>
              <w:t>não</w:t>
            </w:r>
          </w:p>
        </w:tc>
        <w:tc>
          <w:tcPr>
            <w:tcW w:w="1747" w:type="dxa"/>
            <w:shd w:val="clear" w:color="auto" w:fill="auto"/>
          </w:tcPr>
          <w:p w14:paraId="73DC5BD9" w14:textId="2317CD59" w:rsidR="006B0760" w:rsidRDefault="697A2187" w:rsidP="00EE0157">
            <w:pPr>
              <w:pStyle w:val="TF-TEXTOQUADRO"/>
            </w:pPr>
            <w:r>
              <w:t>sim</w:t>
            </w:r>
          </w:p>
        </w:tc>
      </w:tr>
      <w:tr w:rsidR="337A9FE3" w14:paraId="31FC9FB3" w14:textId="77777777" w:rsidTr="00C31153">
        <w:tc>
          <w:tcPr>
            <w:tcW w:w="3828" w:type="dxa"/>
            <w:shd w:val="clear" w:color="auto" w:fill="auto"/>
          </w:tcPr>
          <w:p w14:paraId="03F73241" w14:textId="77D7FF23" w:rsidR="6372A45E" w:rsidRDefault="008123A5" w:rsidP="337A9FE3">
            <w:pPr>
              <w:pStyle w:val="TF-TEXTOQUADRO"/>
            </w:pPr>
            <w:r>
              <w:t>p</w:t>
            </w:r>
            <w:r w:rsidR="6372A45E">
              <w:t>lano de voo</w:t>
            </w:r>
            <w:r w:rsidR="006C23B8">
              <w:t xml:space="preserve"> dinâmico</w:t>
            </w:r>
          </w:p>
        </w:tc>
        <w:tc>
          <w:tcPr>
            <w:tcW w:w="1746" w:type="dxa"/>
            <w:shd w:val="clear" w:color="auto" w:fill="auto"/>
          </w:tcPr>
          <w:p w14:paraId="7A2F0834" w14:textId="4A22B396" w:rsidR="6372A45E" w:rsidRDefault="6372A45E" w:rsidP="337A9FE3">
            <w:pPr>
              <w:pStyle w:val="TF-TEXTOQUADRO"/>
            </w:pPr>
            <w:r>
              <w:t>não</w:t>
            </w:r>
          </w:p>
        </w:tc>
        <w:tc>
          <w:tcPr>
            <w:tcW w:w="1746" w:type="dxa"/>
            <w:shd w:val="clear" w:color="auto" w:fill="auto"/>
          </w:tcPr>
          <w:p w14:paraId="706DBAAA" w14:textId="1DE2C1D9" w:rsidR="6372A45E" w:rsidRDefault="6372A45E" w:rsidP="337A9FE3">
            <w:pPr>
              <w:pStyle w:val="TF-TEXTOQUADRO"/>
            </w:pPr>
            <w:r>
              <w:t>sim</w:t>
            </w:r>
          </w:p>
        </w:tc>
        <w:tc>
          <w:tcPr>
            <w:tcW w:w="1747" w:type="dxa"/>
            <w:shd w:val="clear" w:color="auto" w:fill="auto"/>
          </w:tcPr>
          <w:p w14:paraId="4A45D1C6" w14:textId="5EE2767B" w:rsidR="6372A45E" w:rsidRDefault="6372A45E" w:rsidP="337A9FE3">
            <w:pPr>
              <w:pStyle w:val="TF-TEXTOQUADRO"/>
            </w:pPr>
            <w:r>
              <w:t>não</w:t>
            </w:r>
          </w:p>
        </w:tc>
      </w:tr>
      <w:tr w:rsidR="007603F5" w14:paraId="58E1F9B1" w14:textId="77777777" w:rsidTr="00C31153">
        <w:tc>
          <w:tcPr>
            <w:tcW w:w="3828" w:type="dxa"/>
            <w:shd w:val="clear" w:color="auto" w:fill="auto"/>
          </w:tcPr>
          <w:p w14:paraId="43C1930F" w14:textId="730D7216" w:rsidR="007603F5" w:rsidRDefault="008123A5" w:rsidP="337A9FE3">
            <w:pPr>
              <w:pStyle w:val="TF-TEXTOQUADRO"/>
            </w:pPr>
            <w:r>
              <w:t>p</w:t>
            </w:r>
            <w:r w:rsidR="007603F5">
              <w:t>ossui sistema SLAM</w:t>
            </w:r>
          </w:p>
        </w:tc>
        <w:tc>
          <w:tcPr>
            <w:tcW w:w="1746" w:type="dxa"/>
            <w:shd w:val="clear" w:color="auto" w:fill="auto"/>
          </w:tcPr>
          <w:p w14:paraId="743384EE" w14:textId="4D03D100" w:rsidR="007603F5" w:rsidRDefault="007603F5" w:rsidP="337A9FE3">
            <w:pPr>
              <w:pStyle w:val="TF-TEXTOQUADRO"/>
            </w:pPr>
            <w:r>
              <w:t>sim</w:t>
            </w:r>
          </w:p>
        </w:tc>
        <w:tc>
          <w:tcPr>
            <w:tcW w:w="1746" w:type="dxa"/>
            <w:shd w:val="clear" w:color="auto" w:fill="auto"/>
          </w:tcPr>
          <w:p w14:paraId="777FA089" w14:textId="024862CE" w:rsidR="007603F5" w:rsidRDefault="007603F5" w:rsidP="337A9FE3">
            <w:pPr>
              <w:pStyle w:val="TF-TEXTOQUADRO"/>
            </w:pPr>
            <w:r>
              <w:t>não</w:t>
            </w:r>
          </w:p>
        </w:tc>
        <w:tc>
          <w:tcPr>
            <w:tcW w:w="1747" w:type="dxa"/>
            <w:shd w:val="clear" w:color="auto" w:fill="auto"/>
          </w:tcPr>
          <w:p w14:paraId="763E8E32" w14:textId="4F6647EE" w:rsidR="007603F5" w:rsidRDefault="007603F5" w:rsidP="337A9FE3">
            <w:pPr>
              <w:pStyle w:val="TF-TEXTOQUADRO"/>
            </w:pPr>
            <w:r>
              <w:t>não</w:t>
            </w:r>
          </w:p>
        </w:tc>
      </w:tr>
    </w:tbl>
    <w:p w14:paraId="21F67E8D" w14:textId="23A0D4E4" w:rsidR="00E20524" w:rsidRDefault="006B0760" w:rsidP="00E20524">
      <w:pPr>
        <w:pStyle w:val="TF-FONTE"/>
      </w:pPr>
      <w:r>
        <w:t>Fonte: elaborado pelo autor.</w:t>
      </w:r>
    </w:p>
    <w:p w14:paraId="6C13F4E2" w14:textId="77777777" w:rsidR="00E20524" w:rsidRPr="00E20524" w:rsidRDefault="00E20524" w:rsidP="00E20524"/>
    <w:p w14:paraId="5F55E5A0" w14:textId="5844B8E0" w:rsidR="00550A2C" w:rsidRDefault="67CEFD3D" w:rsidP="006C23B8">
      <w:pPr>
        <w:pStyle w:val="TF-TEXTO"/>
      </w:pPr>
      <w:commentRangeStart w:id="101"/>
      <w:r w:rsidRPr="337A9FE3">
        <w:t>Através d</w:t>
      </w:r>
      <w:r w:rsidR="00550A2C">
        <w:t>as</w:t>
      </w:r>
      <w:r w:rsidRPr="337A9FE3">
        <w:t xml:space="preserve"> informações citadas</w:t>
      </w:r>
      <w:r w:rsidR="00550A2C">
        <w:t xml:space="preserve"> anteriormente</w:t>
      </w:r>
      <w:r w:rsidRPr="337A9FE3">
        <w:t>, o trabalho proposto destaca-se pela combinação das técnicas citadas no Quadro 1</w:t>
      </w:r>
      <w:r w:rsidR="00D95F62">
        <w:t>.</w:t>
      </w:r>
      <w:r w:rsidRPr="337A9FE3">
        <w:t xml:space="preserve"> </w:t>
      </w:r>
      <w:commentRangeEnd w:id="101"/>
      <w:r w:rsidR="00A458C3">
        <w:rPr>
          <w:rStyle w:val="Refdecomentrio"/>
        </w:rPr>
        <w:commentReference w:id="101"/>
      </w:r>
      <w:commentRangeStart w:id="102"/>
      <w:r w:rsidR="00FD2BBA">
        <w:t xml:space="preserve">Constituindo um protótipo </w:t>
      </w:r>
      <w:r w:rsidR="00572B4B">
        <w:t xml:space="preserve">com </w:t>
      </w:r>
      <w:r w:rsidRPr="337A9FE3">
        <w:t>um</w:t>
      </w:r>
      <w:r w:rsidR="00572B4B">
        <w:t>a</w:t>
      </w:r>
      <w:r w:rsidRPr="337A9FE3">
        <w:t xml:space="preserve"> </w:t>
      </w:r>
      <w:r w:rsidR="00572B4B">
        <w:t xml:space="preserve">arquitetura </w:t>
      </w:r>
      <w:r w:rsidRPr="337A9FE3">
        <w:t>de navegação autônom</w:t>
      </w:r>
      <w:r w:rsidR="00572B4B">
        <w:t>a</w:t>
      </w:r>
      <w:r w:rsidR="00033780" w:rsidRPr="00033780">
        <w:t xml:space="preserve"> </w:t>
      </w:r>
      <w:r w:rsidR="00033780">
        <w:t>abordo</w:t>
      </w:r>
      <w:r w:rsidR="00A563D6">
        <w:t>,</w:t>
      </w:r>
      <w:r w:rsidR="00FD2BBA">
        <w:t xml:space="preserve"> possuindo um sistema de auto localização</w:t>
      </w:r>
      <w:r w:rsidRPr="337A9FE3">
        <w:t xml:space="preserve"> com base em imagens</w:t>
      </w:r>
      <w:r w:rsidR="00033780">
        <w:t xml:space="preserve"> de câmera</w:t>
      </w:r>
      <w:r w:rsidRPr="337A9FE3">
        <w:t>,</w:t>
      </w:r>
      <w:r w:rsidR="00033780">
        <w:t xml:space="preserve"> sem a necessidade de sensores</w:t>
      </w:r>
      <w:r w:rsidR="00197E89">
        <w:t xml:space="preserve"> caros</w:t>
      </w:r>
      <w:r w:rsidR="00033780">
        <w:t>. Sendo capaz de</w:t>
      </w:r>
      <w:r w:rsidRPr="337A9FE3">
        <w:t xml:space="preserve"> desvia</w:t>
      </w:r>
      <w:r w:rsidR="00033780">
        <w:t>r</w:t>
      </w:r>
      <w:r w:rsidRPr="337A9FE3">
        <w:t xml:space="preserve"> de obstáculos</w:t>
      </w:r>
      <w:r w:rsidR="00572B4B">
        <w:t xml:space="preserve"> com base em processamento de imagem</w:t>
      </w:r>
      <w:r w:rsidR="00197E89">
        <w:t>, decolar, pousar</w:t>
      </w:r>
      <w:r w:rsidRPr="337A9FE3">
        <w:t xml:space="preserve"> e segui</w:t>
      </w:r>
      <w:r w:rsidR="00033780">
        <w:t>r</w:t>
      </w:r>
      <w:r w:rsidRPr="337A9FE3">
        <w:t xml:space="preserve"> um plano de voo baseado em GPS</w:t>
      </w:r>
      <w:r w:rsidR="00197E89">
        <w:t xml:space="preserve"> de forma autônoma</w:t>
      </w:r>
      <w:r w:rsidRPr="337A9FE3">
        <w:t>.</w:t>
      </w:r>
      <w:commentRangeEnd w:id="102"/>
      <w:r w:rsidR="00DA7855">
        <w:rPr>
          <w:rStyle w:val="Refdecomentrio"/>
        </w:rPr>
        <w:commentReference w:id="102"/>
      </w:r>
    </w:p>
    <w:p w14:paraId="225EFC7B" w14:textId="2C9A7B8C" w:rsidR="67CEFD3D" w:rsidRDefault="67CEFD3D" w:rsidP="006C23B8">
      <w:pPr>
        <w:pStyle w:val="TF-TEXTO"/>
      </w:pPr>
      <w:r w:rsidRPr="337A9FE3">
        <w:t xml:space="preserve">Dessa forma, o trabalho </w:t>
      </w:r>
      <w:commentRangeStart w:id="103"/>
      <w:r w:rsidRPr="337A9FE3">
        <w:t>deverá</w:t>
      </w:r>
      <w:commentRangeEnd w:id="103"/>
      <w:r w:rsidR="00ED35A7">
        <w:rPr>
          <w:rStyle w:val="Refdecomentrio"/>
        </w:rPr>
        <w:commentReference w:id="103"/>
      </w:r>
      <w:r w:rsidRPr="337A9FE3">
        <w:t xml:space="preserve"> trazer contribuições práticas a respeito de navegação autônoma de drone</w:t>
      </w:r>
      <w:r w:rsidR="00550A2C">
        <w:t>s</w:t>
      </w:r>
      <w:r w:rsidR="00987263">
        <w:t xml:space="preserve"> e processamento de imagem em embarcados</w:t>
      </w:r>
      <w:r w:rsidR="00D95F62">
        <w:t>.</w:t>
      </w:r>
      <w:r w:rsidRPr="337A9FE3">
        <w:t xml:space="preserve"> </w:t>
      </w:r>
      <w:commentRangeStart w:id="104"/>
      <w:r w:rsidR="00D95F62" w:rsidRPr="002F6481">
        <w:rPr>
          <w:highlight w:val="yellow"/>
          <w:rPrChange w:id="105" w:author="Andreza Sartori" w:date="2021-04-27T16:35:00Z">
            <w:rPr/>
          </w:rPrChange>
        </w:rPr>
        <w:t>R</w:t>
      </w:r>
      <w:r w:rsidRPr="002F6481">
        <w:rPr>
          <w:highlight w:val="yellow"/>
          <w:rPrChange w:id="106" w:author="Andreza Sartori" w:date="2021-04-27T16:35:00Z">
            <w:rPr/>
          </w:rPrChange>
        </w:rPr>
        <w:t>epresentando</w:t>
      </w:r>
      <w:r w:rsidRPr="337A9FE3">
        <w:t xml:space="preserve"> também a possibilidade do aprofundamento sobre o tema de aeronavegabilidade baseado em processamento de imagem.</w:t>
      </w:r>
      <w:r w:rsidR="00550A2C">
        <w:t xml:space="preserve"> </w:t>
      </w:r>
      <w:r w:rsidR="00550A2C" w:rsidRPr="002F6481">
        <w:rPr>
          <w:highlight w:val="yellow"/>
          <w:rPrChange w:id="107" w:author="Andreza Sartori" w:date="2021-04-27T16:35:00Z">
            <w:rPr/>
          </w:rPrChange>
        </w:rPr>
        <w:t>Expondo</w:t>
      </w:r>
      <w:r w:rsidR="00550A2C">
        <w:t xml:space="preserve"> um protótipo, podendo ser</w:t>
      </w:r>
      <w:r w:rsidR="00033780">
        <w:t xml:space="preserve"> usado como base para projetos futuros que necessitem de uma navegação autônoma com drones.</w:t>
      </w:r>
      <w:commentRangeEnd w:id="104"/>
      <w:r w:rsidR="002F6481">
        <w:rPr>
          <w:rStyle w:val="Refdecomentrio"/>
        </w:rPr>
        <w:commentReference w:id="104"/>
      </w:r>
    </w:p>
    <w:p w14:paraId="2C63B4C6" w14:textId="425CE7BF" w:rsidR="337A9FE3" w:rsidRDefault="337A9FE3" w:rsidP="337A9FE3"/>
    <w:p w14:paraId="51E0058B" w14:textId="247F6297" w:rsidR="00451B94" w:rsidRDefault="00451B94" w:rsidP="00EE0D6B">
      <w:pPr>
        <w:pStyle w:val="Ttulo2"/>
      </w:pPr>
      <w:r>
        <w:t xml:space="preserve">REQUISITOS </w:t>
      </w:r>
      <w:r w:rsidR="00A563D6">
        <w:t xml:space="preserve">PRINCIPAIS </w:t>
      </w:r>
      <w:r>
        <w:t>DO PROBLEMA A SER TRABALHADO</w:t>
      </w:r>
      <w:bookmarkEnd w:id="91"/>
      <w:bookmarkEnd w:id="92"/>
      <w:bookmarkEnd w:id="93"/>
      <w:bookmarkEnd w:id="94"/>
      <w:bookmarkEnd w:id="95"/>
      <w:bookmarkEnd w:id="96"/>
      <w:bookmarkEnd w:id="97"/>
    </w:p>
    <w:p w14:paraId="63C8D5C8" w14:textId="3019B8CD" w:rsidR="000215EA" w:rsidRDefault="52782738" w:rsidP="000215EA">
      <w:pPr>
        <w:pStyle w:val="TF-TEXTO"/>
      </w:pPr>
      <w:r>
        <w:t xml:space="preserve">Os </w:t>
      </w:r>
      <w:r w:rsidR="00EE0D6B">
        <w:t>R</w:t>
      </w:r>
      <w:r>
        <w:t xml:space="preserve">equisitos </w:t>
      </w:r>
      <w:r w:rsidR="00EE0D6B">
        <w:t>F</w:t>
      </w:r>
      <w:r>
        <w:t xml:space="preserve">uncionais </w:t>
      </w:r>
      <w:r w:rsidR="00EE0D6B">
        <w:t>(</w:t>
      </w:r>
      <w:proofErr w:type="spellStart"/>
      <w:r w:rsidR="00EE0D6B">
        <w:t>RFs</w:t>
      </w:r>
      <w:proofErr w:type="spellEnd"/>
      <w:r w:rsidR="00EE0D6B">
        <w:t xml:space="preserve">) </w:t>
      </w:r>
      <w:r w:rsidR="0056347E">
        <w:t>e os Requisitos Não Funcionais (</w:t>
      </w:r>
      <w:proofErr w:type="spellStart"/>
      <w:r w:rsidR="0056347E">
        <w:t>RNFs</w:t>
      </w:r>
      <w:proofErr w:type="spellEnd"/>
      <w:r w:rsidR="0056347E">
        <w:t xml:space="preserve">) </w:t>
      </w:r>
      <w:r>
        <w:t>do protótipo são:</w:t>
      </w:r>
    </w:p>
    <w:p w14:paraId="6C770EE0" w14:textId="52EA19E0" w:rsidR="337A9FE3" w:rsidRDefault="00B1719F" w:rsidP="00CB1710">
      <w:pPr>
        <w:pStyle w:val="TF-ALNEA"/>
        <w:numPr>
          <w:ilvl w:val="0"/>
          <w:numId w:val="13"/>
        </w:numPr>
        <w:tabs>
          <w:tab w:val="num" w:pos="1077"/>
        </w:tabs>
      </w:pPr>
      <w:r>
        <w:t>o</w:t>
      </w:r>
      <w:r w:rsidR="000215EA" w:rsidRPr="000215EA">
        <w:t xml:space="preserve"> drone deverá seguir um plano de voo baseado em GPS (RF)</w:t>
      </w:r>
      <w:r>
        <w:t>;</w:t>
      </w:r>
    </w:p>
    <w:p w14:paraId="493CB9F1" w14:textId="753042FA" w:rsidR="000215EA" w:rsidRDefault="00B1719F" w:rsidP="000215EA">
      <w:pPr>
        <w:pStyle w:val="TF-ALNEA"/>
        <w:tabs>
          <w:tab w:val="num" w:pos="1077"/>
        </w:tabs>
        <w:ind w:left="1077" w:hanging="397"/>
      </w:pPr>
      <w:r>
        <w:t>o</w:t>
      </w:r>
      <w:r w:rsidR="000215EA" w:rsidRPr="000215EA">
        <w:t xml:space="preserve"> drone deverá possuir uma câmera frontal (RF)</w:t>
      </w:r>
      <w:r>
        <w:t>;</w:t>
      </w:r>
    </w:p>
    <w:p w14:paraId="6BEF894A" w14:textId="5891689F" w:rsidR="000215EA" w:rsidRDefault="00B1719F" w:rsidP="000215EA">
      <w:pPr>
        <w:pStyle w:val="TF-ALNEA"/>
        <w:tabs>
          <w:tab w:val="num" w:pos="1077"/>
        </w:tabs>
        <w:ind w:left="1077" w:hanging="397"/>
      </w:pPr>
      <w:r>
        <w:t>o</w:t>
      </w:r>
      <w:r w:rsidR="000215EA" w:rsidRPr="000215EA">
        <w:t xml:space="preserve"> drone deverá possuir uma câmera apontada para baixo</w:t>
      </w:r>
      <w:r>
        <w:t xml:space="preserve"> </w:t>
      </w:r>
      <w:r w:rsidR="000215EA" w:rsidRPr="000215EA">
        <w:t>(RF)</w:t>
      </w:r>
      <w:r>
        <w:t>;</w:t>
      </w:r>
    </w:p>
    <w:p w14:paraId="619D970C" w14:textId="1B1C9E7D" w:rsidR="000215EA" w:rsidRDefault="00B1719F" w:rsidP="000215EA">
      <w:pPr>
        <w:pStyle w:val="TF-ALNEA"/>
        <w:tabs>
          <w:tab w:val="num" w:pos="1077"/>
        </w:tabs>
        <w:ind w:left="1077" w:hanging="397"/>
      </w:pPr>
      <w:r>
        <w:t>o</w:t>
      </w:r>
      <w:r w:rsidR="000215EA" w:rsidRPr="000215EA">
        <w:t xml:space="preserve"> drone deverá possuir um sistema de estabilização com base na câmera e sensores (RF)</w:t>
      </w:r>
      <w:r>
        <w:t>;</w:t>
      </w:r>
    </w:p>
    <w:p w14:paraId="21197834" w14:textId="1EB183DE" w:rsidR="000215EA" w:rsidRDefault="00B1719F" w:rsidP="000215EA">
      <w:pPr>
        <w:pStyle w:val="TF-ALNEA"/>
        <w:tabs>
          <w:tab w:val="num" w:pos="1077"/>
        </w:tabs>
        <w:ind w:left="1077" w:hanging="397"/>
      </w:pPr>
      <w:r>
        <w:t>o</w:t>
      </w:r>
      <w:r w:rsidR="000215EA" w:rsidRPr="000215EA">
        <w:t xml:space="preserve"> processamento em voo deverá ser totalmente a bordo, sendo dependente apenas da conexão com GPS (RF)</w:t>
      </w:r>
      <w:r>
        <w:t>;</w:t>
      </w:r>
    </w:p>
    <w:p w14:paraId="7FF57FDA" w14:textId="0C069E6E" w:rsidR="000215EA" w:rsidRDefault="00B1719F" w:rsidP="000215EA">
      <w:pPr>
        <w:pStyle w:val="TF-ALNEA"/>
        <w:tabs>
          <w:tab w:val="num" w:pos="1077"/>
        </w:tabs>
        <w:ind w:left="1077" w:hanging="397"/>
      </w:pPr>
      <w:r>
        <w:t>o</w:t>
      </w:r>
      <w:r w:rsidR="000215EA" w:rsidRPr="000215EA">
        <w:t xml:space="preserve"> drone deverá desviar de objetos em voo (RF)</w:t>
      </w:r>
      <w:r w:rsidR="00A563D6">
        <w:t>;</w:t>
      </w:r>
    </w:p>
    <w:p w14:paraId="3D55C973" w14:textId="65D34FEF" w:rsidR="000215EA" w:rsidRDefault="00B1719F" w:rsidP="000215EA">
      <w:pPr>
        <w:pStyle w:val="TF-ALNEA"/>
        <w:tabs>
          <w:tab w:val="num" w:pos="1077"/>
        </w:tabs>
        <w:ind w:left="1077" w:hanging="397"/>
      </w:pPr>
      <w:r>
        <w:t>a</w:t>
      </w:r>
      <w:r w:rsidR="000215EA" w:rsidRPr="000215EA">
        <w:t xml:space="preserve"> arquitetura deverá permitir o pouso em um marcador (RF)</w:t>
      </w:r>
      <w:r w:rsidR="00E5698D">
        <w:t>;</w:t>
      </w:r>
    </w:p>
    <w:p w14:paraId="76AE7E41" w14:textId="5D06F2D6" w:rsidR="0056347E" w:rsidRDefault="0056347E" w:rsidP="000215EA">
      <w:pPr>
        <w:pStyle w:val="TF-ALNEA"/>
        <w:tabs>
          <w:tab w:val="num" w:pos="1077"/>
        </w:tabs>
        <w:ind w:left="1077" w:hanging="397"/>
      </w:pPr>
      <w:r>
        <w:t xml:space="preserve">utilizar a biblioteca </w:t>
      </w:r>
      <w:proofErr w:type="spellStart"/>
      <w:r>
        <w:t>OpenCV</w:t>
      </w:r>
      <w:proofErr w:type="spellEnd"/>
      <w:r>
        <w:t xml:space="preserve"> para processar o reconhecimento das imagens (RNF);</w:t>
      </w:r>
    </w:p>
    <w:p w14:paraId="48FF7757" w14:textId="18D4A537" w:rsidR="00E5698D" w:rsidRDefault="00E5698D" w:rsidP="000215EA">
      <w:pPr>
        <w:pStyle w:val="TF-ALNEA"/>
        <w:tabs>
          <w:tab w:val="num" w:pos="1077"/>
        </w:tabs>
        <w:ind w:left="1077" w:hanging="397"/>
      </w:pPr>
      <w:r>
        <w:t xml:space="preserve">o drone deverá possuir um </w:t>
      </w:r>
      <w:proofErr w:type="spellStart"/>
      <w:r>
        <w:t>Raspberry</w:t>
      </w:r>
      <w:proofErr w:type="spellEnd"/>
      <w:r>
        <w:t xml:space="preserve"> Pi para processamento de imagem abordo (RNF).</w:t>
      </w:r>
    </w:p>
    <w:p w14:paraId="7F9323AC" w14:textId="2AFCA2DC" w:rsidR="00451B94" w:rsidRPr="007E0D87" w:rsidRDefault="00451B94" w:rsidP="00EE0D6B">
      <w:pPr>
        <w:pStyle w:val="Ttulo2"/>
      </w:pPr>
      <w:r>
        <w:t>METODOLOGIA</w:t>
      </w:r>
    </w:p>
    <w:p w14:paraId="7060F690" w14:textId="523BF876" w:rsidR="00E5698D" w:rsidRDefault="00451B94" w:rsidP="00E5698D">
      <w:pPr>
        <w:pStyle w:val="TF-TEXTO"/>
      </w:pPr>
      <w:r>
        <w:t>O trabalho será desenvolvido observando as seguintes etapas:</w:t>
      </w:r>
    </w:p>
    <w:p w14:paraId="1201DD62" w14:textId="6C00C52D" w:rsidR="00E5698D" w:rsidRPr="00E5698D" w:rsidRDefault="00E5698D" w:rsidP="00CB1710">
      <w:pPr>
        <w:pStyle w:val="TF-ALNEA"/>
        <w:numPr>
          <w:ilvl w:val="0"/>
          <w:numId w:val="12"/>
        </w:numPr>
      </w:pPr>
      <w:r w:rsidRPr="00E5698D">
        <w:t>levantamento bibliográfico do hardware: pesquisar formas de levar a bordo do drone um processador capaz de realizar processamento de imagem;</w:t>
      </w:r>
    </w:p>
    <w:p w14:paraId="7BB2B299" w14:textId="6D8492D5" w:rsidR="000215EA" w:rsidRDefault="000215EA" w:rsidP="00CB1710">
      <w:pPr>
        <w:pStyle w:val="TF-ALNEA"/>
        <w:numPr>
          <w:ilvl w:val="0"/>
          <w:numId w:val="12"/>
        </w:numPr>
      </w:pPr>
      <w:r w:rsidRPr="000215EA">
        <w:t>levantamento bibliográfico da solução: pesquisar formas de realizar o processamento de imagem</w:t>
      </w:r>
      <w:r w:rsidR="00E5698D">
        <w:t xml:space="preserve"> </w:t>
      </w:r>
      <w:r w:rsidRPr="000215EA">
        <w:t>para estabilizar o drone, desviar de objetos e identificar marcadores</w:t>
      </w:r>
      <w:r w:rsidR="00346EEF">
        <w:t>;</w:t>
      </w:r>
    </w:p>
    <w:p w14:paraId="5F0B7DE8" w14:textId="630AC1EF" w:rsidR="000215EA" w:rsidRDefault="000215EA" w:rsidP="00CB1710">
      <w:pPr>
        <w:pStyle w:val="TF-ALNEA"/>
        <w:numPr>
          <w:ilvl w:val="0"/>
          <w:numId w:val="12"/>
        </w:numPr>
      </w:pPr>
      <w:proofErr w:type="spellStart"/>
      <w:r w:rsidRPr="000215EA">
        <w:t>elicitação</w:t>
      </w:r>
      <w:proofErr w:type="spellEnd"/>
      <w:r w:rsidRPr="000215EA">
        <w:t xml:space="preserve"> dos requisitos: refinar os requisitos para atingir os objetivos de acordo com os resultados dos levantamentos bibliográficos;</w:t>
      </w:r>
    </w:p>
    <w:p w14:paraId="2EBEC844" w14:textId="16542EDC" w:rsidR="0056347E" w:rsidRDefault="008123A5" w:rsidP="00CB1710">
      <w:pPr>
        <w:pStyle w:val="TF-ALNEA"/>
        <w:numPr>
          <w:ilvl w:val="0"/>
          <w:numId w:val="12"/>
        </w:numPr>
      </w:pPr>
      <w:r>
        <w:t>especificação</w:t>
      </w:r>
      <w:r w:rsidRPr="008123A5">
        <w:t xml:space="preserve">: realizar modelagem do diagrama de classes e do modelo entidade relacionamento a serem utilizados no projeto seguindo os padrões </w:t>
      </w:r>
      <w:proofErr w:type="spellStart"/>
      <w:r w:rsidRPr="008123A5">
        <w:t>Unified</w:t>
      </w:r>
      <w:proofErr w:type="spellEnd"/>
      <w:r w:rsidRPr="008123A5">
        <w:t xml:space="preserve"> </w:t>
      </w:r>
      <w:proofErr w:type="spellStart"/>
      <w:r w:rsidRPr="008123A5">
        <w:t>Modeling</w:t>
      </w:r>
      <w:proofErr w:type="spellEnd"/>
      <w:r w:rsidRPr="008123A5">
        <w:t xml:space="preserve"> </w:t>
      </w:r>
      <w:proofErr w:type="spellStart"/>
      <w:r w:rsidRPr="008123A5">
        <w:t>Language</w:t>
      </w:r>
      <w:proofErr w:type="spellEnd"/>
      <w:r w:rsidRPr="008123A5">
        <w:t xml:space="preserve"> (UML) com a </w:t>
      </w:r>
      <w:r w:rsidRPr="008123A5">
        <w:lastRenderedPageBreak/>
        <w:t xml:space="preserve">ferramenta </w:t>
      </w:r>
      <w:r>
        <w:t>Draw.io</w:t>
      </w:r>
      <w:r w:rsidRPr="008123A5">
        <w:t>;</w:t>
      </w:r>
    </w:p>
    <w:p w14:paraId="583DA510" w14:textId="130EC549" w:rsidR="000215EA" w:rsidRDefault="000215EA" w:rsidP="00CB1710">
      <w:pPr>
        <w:pStyle w:val="TF-ALNEA"/>
        <w:numPr>
          <w:ilvl w:val="0"/>
          <w:numId w:val="12"/>
        </w:numPr>
      </w:pPr>
      <w:r w:rsidRPr="000215EA">
        <w:t>desenvolvimento do protótipo: criar ou fazer alterações em drone existente para carregar um processador, sendo capaz de ler dados dos sensores e enviar instruções de voo</w:t>
      </w:r>
      <w:r w:rsidR="00346EEF">
        <w:t>;</w:t>
      </w:r>
    </w:p>
    <w:p w14:paraId="3BB0E444" w14:textId="4F695C46" w:rsidR="000215EA" w:rsidRDefault="000215EA" w:rsidP="00CB1710">
      <w:pPr>
        <w:pStyle w:val="TF-ALNEA"/>
        <w:numPr>
          <w:ilvl w:val="0"/>
          <w:numId w:val="12"/>
        </w:numPr>
      </w:pPr>
      <w:r w:rsidRPr="000215EA">
        <w:t>definição das técnicas de processamento das imagens: definir quais técnicas de processamento de imagem utilizar para atingir os objetivos propostos, baseando-se nas técnicas levantadas nos trabalhos correlatos</w:t>
      </w:r>
      <w:r w:rsidR="00346EEF">
        <w:t>;</w:t>
      </w:r>
    </w:p>
    <w:p w14:paraId="4E6FC5C8" w14:textId="33C22B10" w:rsidR="000215EA" w:rsidRDefault="000215EA" w:rsidP="00CB1710">
      <w:pPr>
        <w:pStyle w:val="TF-ALNEA"/>
        <w:numPr>
          <w:ilvl w:val="0"/>
          <w:numId w:val="12"/>
        </w:numPr>
      </w:pPr>
      <w:r w:rsidRPr="000215EA">
        <w:t>testes: efetuar testes de voo verificando a conformidade com os objetivos propostos.</w:t>
      </w:r>
    </w:p>
    <w:p w14:paraId="3FDC3F61" w14:textId="40A9CA77" w:rsidR="00451B94" w:rsidRDefault="00451B94" w:rsidP="337A9FE3">
      <w:pPr>
        <w:pStyle w:val="TF-TEXTO"/>
      </w:pPr>
    </w:p>
    <w:p w14:paraId="68FE02CA" w14:textId="4AB2C3FD" w:rsidR="00451B94" w:rsidRDefault="00451B94" w:rsidP="337A9FE3">
      <w:pPr>
        <w:pStyle w:val="TF-TEXTO"/>
      </w:pPr>
      <w:r>
        <w:t xml:space="preserve">As etapas serão realizadas nos períodos relacionados no </w:t>
      </w:r>
      <w:r w:rsidR="0017199F">
        <w:t>Quadro 2</w:t>
      </w:r>
      <w:r>
        <w:t>.</w:t>
      </w:r>
    </w:p>
    <w:p w14:paraId="73BDF8FD" w14:textId="20429EA4" w:rsidR="00451B94" w:rsidRPr="007E0D87" w:rsidRDefault="0060060C" w:rsidP="005B2E12">
      <w:pPr>
        <w:pStyle w:val="TF-LEGENDA"/>
      </w:pPr>
      <w:bookmarkStart w:id="108" w:name="_Ref98650273"/>
      <w:r>
        <w:t xml:space="preserve">Quadro </w:t>
      </w:r>
      <w:bookmarkEnd w:id="108"/>
      <w:r w:rsidR="0017199F">
        <w:t>2</w:t>
      </w:r>
      <w:r w:rsidR="00451B94"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16FC976E" w14:textId="77777777" w:rsidTr="00C31153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A05FA8B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269916B" w14:textId="4B2BE011" w:rsidR="00451B94" w:rsidRPr="007E0D87" w:rsidRDefault="284BE00D" w:rsidP="00470C41">
            <w:pPr>
              <w:pStyle w:val="TF-TEXTOQUADROCentralizado"/>
            </w:pPr>
            <w:r>
              <w:t>2021</w:t>
            </w:r>
          </w:p>
        </w:tc>
      </w:tr>
      <w:tr w:rsidR="00451B94" w:rsidRPr="007E0D87" w14:paraId="649C049E" w14:textId="77777777" w:rsidTr="00C31153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734A1D77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7D595B82" w14:textId="6FAF2CE0" w:rsidR="00451B94" w:rsidRPr="007E0D87" w:rsidRDefault="2221D538" w:rsidP="00470C41">
            <w:pPr>
              <w:pStyle w:val="TF-TEXTOQUADROCentralizado"/>
            </w:pPr>
            <w:r>
              <w:t>ago</w:t>
            </w:r>
            <w:r w:rsidR="00451B94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68187F0A" w14:textId="4B9FCC41" w:rsidR="00451B94" w:rsidRPr="007E0D87" w:rsidRDefault="0176E738" w:rsidP="00470C41">
            <w:pPr>
              <w:pStyle w:val="TF-TEXTOQUADROCentralizado"/>
            </w:pPr>
            <w:r>
              <w:t>set</w:t>
            </w:r>
            <w:r w:rsidR="00451B94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ECE835E" w14:textId="744BBD86" w:rsidR="00451B94" w:rsidRPr="007E0D87" w:rsidRDefault="33F020F6" w:rsidP="00470C41">
            <w:pPr>
              <w:pStyle w:val="TF-TEXTOQUADROCentralizado"/>
            </w:pPr>
            <w:r>
              <w:t>out</w:t>
            </w:r>
            <w:r w:rsidR="00451B94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39273BC" w14:textId="64E412CB" w:rsidR="00451B94" w:rsidRPr="007E0D87" w:rsidRDefault="19A930F3" w:rsidP="00470C41">
            <w:pPr>
              <w:pStyle w:val="TF-TEXTOQUADROCentralizado"/>
            </w:pPr>
            <w:r>
              <w:t>nov</w:t>
            </w:r>
            <w:r w:rsidR="00451B94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446EAAD2" w14:textId="75768939" w:rsidR="00451B94" w:rsidRPr="007E0D87" w:rsidRDefault="07EDAF89" w:rsidP="00470C41">
            <w:pPr>
              <w:pStyle w:val="TF-TEXTOQUADROCentralizado"/>
            </w:pPr>
            <w:r>
              <w:t>dez</w:t>
            </w:r>
            <w:r w:rsidR="00451B94">
              <w:t>.</w:t>
            </w:r>
          </w:p>
        </w:tc>
      </w:tr>
      <w:tr w:rsidR="00451B94" w:rsidRPr="007E0D87" w14:paraId="2E3E58A0" w14:textId="77777777" w:rsidTr="00C31153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506A026E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0DEC186C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5718E46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06BDF41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560B9ED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AC96F8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CC73007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08A7507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AB86A61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FD5E71A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6C0F9E71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76EB4853" w14:textId="77777777" w:rsidTr="00C3115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8DACA78" w14:textId="47F5E476" w:rsidR="00451B94" w:rsidRPr="007E0D87" w:rsidRDefault="00E5698D" w:rsidP="337A9FE3">
            <w:pPr>
              <w:pStyle w:val="TF-TEXTOQUADRO"/>
            </w:pPr>
            <w:r>
              <w:t>l</w:t>
            </w:r>
            <w:r w:rsidR="2B8647CC">
              <w:t xml:space="preserve">evantamento bibliográfico do </w:t>
            </w:r>
            <w:r w:rsidR="2B8647CC" w:rsidRPr="009B5DCE">
              <w:rPr>
                <w:i/>
                <w:iCs/>
              </w:rPr>
              <w:t>hardware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C9616F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4FCC6F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06AEB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0D740D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CDF5C6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FE9FB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E74B2C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FAAFD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539A6F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FC86C2F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4B8EFA0" w14:textId="77777777" w:rsidTr="00C3115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B427EBB" w14:textId="21EA87E7" w:rsidR="00451B94" w:rsidRPr="007E0D87" w:rsidRDefault="00E5698D" w:rsidP="00470C41">
            <w:pPr>
              <w:pStyle w:val="TF-TEXTOQUADRO"/>
            </w:pPr>
            <w:r>
              <w:t>l</w:t>
            </w:r>
            <w:r w:rsidR="2B8647CC">
              <w:t>evantamento bibliográfico da solução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0104990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/>
          </w:tcPr>
          <w:p w14:paraId="286FC49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/>
          </w:tcPr>
          <w:p w14:paraId="62D591E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4BF18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A7C86B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49757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B2D608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6DC06C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1FC2EC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29B23C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59D76CA5" w14:textId="77777777" w:rsidTr="00C3115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5CD8E89" w14:textId="051812B7" w:rsidR="00451B94" w:rsidRPr="007E0D87" w:rsidRDefault="00E5698D" w:rsidP="337A9FE3">
            <w:pPr>
              <w:pStyle w:val="TF-TEXTOQUADRO"/>
            </w:pPr>
            <w:proofErr w:type="spellStart"/>
            <w:r>
              <w:t>e</w:t>
            </w:r>
            <w:r w:rsidR="61D52955" w:rsidRPr="337A9FE3">
              <w:t>licitação</w:t>
            </w:r>
            <w:proofErr w:type="spellEnd"/>
            <w:r w:rsidR="61D52955" w:rsidRPr="337A9FE3">
              <w:t xml:space="preserve"> dos requisitos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9E20D9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02F277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C09545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CF4BD1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405B84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A7A33E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254DA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B1FDBD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042F7A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424261F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8123A5" w:rsidRPr="007E0D87" w14:paraId="0FE4E6B5" w14:textId="77777777" w:rsidTr="00C3115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90B4234" w14:textId="33204D2D" w:rsidR="008123A5" w:rsidRDefault="008123A5" w:rsidP="337A9FE3">
            <w:pPr>
              <w:pStyle w:val="TF-TEXTOQUADRO"/>
            </w:pPr>
            <w:r>
              <w:t>especificação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FF7AA7F" w14:textId="77777777" w:rsidR="008123A5" w:rsidRPr="007E0D87" w:rsidRDefault="008123A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B54894C" w14:textId="77777777" w:rsidR="008123A5" w:rsidRPr="007E0D87" w:rsidRDefault="008123A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5242D87" w14:textId="77777777" w:rsidR="008123A5" w:rsidRPr="007E0D87" w:rsidRDefault="008123A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7F39D3E" w14:textId="77777777" w:rsidR="008123A5" w:rsidRPr="007E0D87" w:rsidRDefault="008123A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7E3F71E" w14:textId="77777777" w:rsidR="008123A5" w:rsidRPr="007E0D87" w:rsidRDefault="008123A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F8BF816" w14:textId="77777777" w:rsidR="008123A5" w:rsidRPr="007E0D87" w:rsidRDefault="008123A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7B95B0D" w14:textId="77777777" w:rsidR="008123A5" w:rsidRPr="007E0D87" w:rsidRDefault="008123A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E6F3B0" w14:textId="77777777" w:rsidR="008123A5" w:rsidRPr="007E0D87" w:rsidRDefault="008123A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31F8B57" w14:textId="77777777" w:rsidR="008123A5" w:rsidRPr="007E0D87" w:rsidRDefault="008123A5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C3171BA" w14:textId="77777777" w:rsidR="008123A5" w:rsidRPr="007E0D87" w:rsidRDefault="008123A5" w:rsidP="00470C41">
            <w:pPr>
              <w:pStyle w:val="TF-TEXTOQUADROCentralizado"/>
            </w:pPr>
          </w:p>
        </w:tc>
      </w:tr>
      <w:tr w:rsidR="00451B94" w:rsidRPr="007E0D87" w14:paraId="02622124" w14:textId="77777777" w:rsidTr="00C31153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386FD9AC" w14:textId="20F38927" w:rsidR="00451B94" w:rsidRPr="007E0D87" w:rsidRDefault="00E5698D" w:rsidP="337A9FE3">
            <w:pPr>
              <w:pStyle w:val="TF-TEXTOQUADRO"/>
            </w:pPr>
            <w:r>
              <w:t>d</w:t>
            </w:r>
            <w:r w:rsidR="68C96987" w:rsidRPr="337A9FE3">
              <w:t>esenvolvimento do protótipo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5FE6C4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C8BF27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FE1E54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82575B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020B0D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12BE72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C501AA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81BAE8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02F81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31F440AE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337A9FE3" w14:paraId="7EEC9368" w14:textId="77777777" w:rsidTr="00C31153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7FD0EC1D" w14:textId="152FEC7C" w:rsidR="68C96987" w:rsidRDefault="00E5698D" w:rsidP="337A9FE3">
            <w:pPr>
              <w:pStyle w:val="TF-TEXTOQUADRO"/>
            </w:pPr>
            <w:r>
              <w:t>d</w:t>
            </w:r>
            <w:r w:rsidR="68C96987" w:rsidRPr="337A9FE3">
              <w:t>efinição das técnicas de processamento das imagens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4F10E8F" w14:textId="03CC0A7A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7C59D88" w14:textId="6D7CED5A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5AEDBE5" w14:textId="5D408185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998A6E0" w14:textId="692FEEB7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5D1BC7F" w14:textId="5D816C16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2A20AC5" w14:textId="320A801B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F817C5D" w14:textId="70D355D8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363DDD3" w14:textId="33110C55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58CBE0F" w14:textId="0AC7777D" w:rsidR="337A9FE3" w:rsidRDefault="337A9FE3" w:rsidP="337A9FE3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2D9079D9" w14:textId="704F382D" w:rsidR="337A9FE3" w:rsidRDefault="337A9FE3" w:rsidP="337A9FE3">
            <w:pPr>
              <w:pStyle w:val="TF-TEXTOQUADROCentralizado"/>
            </w:pPr>
          </w:p>
        </w:tc>
      </w:tr>
      <w:tr w:rsidR="337A9FE3" w14:paraId="47175D0D" w14:textId="77777777" w:rsidTr="00C31153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475C1CF7" w14:textId="34745E8C" w:rsidR="33439EC5" w:rsidRDefault="00E5698D" w:rsidP="337A9FE3">
            <w:pPr>
              <w:pStyle w:val="TF-TEXTOQUADRO"/>
            </w:pPr>
            <w:r>
              <w:t>t</w:t>
            </w:r>
            <w:r w:rsidR="33439EC5" w:rsidRPr="337A9FE3">
              <w:t>estes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41A2748B" w14:textId="746743DD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9622F87" w14:textId="2E253834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2748FEC" w14:textId="251584FE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32EF1E9" w14:textId="2BCEB3F5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E883B9E" w14:textId="7F1B1737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A7EC575" w14:textId="1490E0A3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EF42121" w14:textId="4C620791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80C352A" w14:textId="4627223D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397F529" w14:textId="3950EDD8" w:rsidR="337A9FE3" w:rsidRDefault="337A9FE3" w:rsidP="00770D2B">
            <w:pPr>
              <w:pStyle w:val="TF-TEXTOQUADROCentralizado"/>
              <w:jc w:val="left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688B7093" w14:textId="7D1D5D6F" w:rsidR="337A9FE3" w:rsidRDefault="337A9FE3" w:rsidP="337A9FE3">
            <w:pPr>
              <w:pStyle w:val="TF-TEXTOQUADROCentralizado"/>
            </w:pPr>
          </w:p>
        </w:tc>
      </w:tr>
    </w:tbl>
    <w:p w14:paraId="099E11F6" w14:textId="77777777" w:rsidR="00FC4A9F" w:rsidRDefault="00FC4A9F" w:rsidP="00FC4A9F">
      <w:pPr>
        <w:pStyle w:val="TF-FONTE"/>
      </w:pPr>
      <w:r>
        <w:t>Fonte: elaborado pelo autor.</w:t>
      </w:r>
    </w:p>
    <w:p w14:paraId="1023C079" w14:textId="75E363CF" w:rsidR="00A307C7" w:rsidRDefault="0037046F" w:rsidP="005D1D47">
      <w:pPr>
        <w:pStyle w:val="Ttulo1"/>
      </w:pPr>
      <w:r>
        <w:t>REVISÃO BIBLIOGRÁFICA</w:t>
      </w:r>
    </w:p>
    <w:p w14:paraId="5568F9BE" w14:textId="4F9C7111" w:rsidR="009F388A" w:rsidRPr="009F388A" w:rsidRDefault="00AE0AB7" w:rsidP="009F388A">
      <w:pPr>
        <w:pStyle w:val="TF-TEXTO"/>
        <w:rPr>
          <w:caps/>
          <w:color w:val="000000"/>
        </w:rPr>
      </w:pPr>
      <w:r>
        <w:t xml:space="preserve">Segundo </w:t>
      </w:r>
      <w:proofErr w:type="spellStart"/>
      <w:r w:rsidRPr="00AE0AB7">
        <w:t>Bonvoisin</w:t>
      </w:r>
      <w:proofErr w:type="spellEnd"/>
      <w:r w:rsidRPr="00AE0AB7">
        <w:t xml:space="preserve"> </w:t>
      </w:r>
      <w:r w:rsidRPr="00AE0AB7">
        <w:rPr>
          <w:i/>
          <w:iCs/>
        </w:rPr>
        <w:t>et al</w:t>
      </w:r>
      <w:r w:rsidRPr="00AE0AB7">
        <w:t>.</w:t>
      </w:r>
      <w:r w:rsidRPr="00AE0AB7">
        <w:rPr>
          <w:sz w:val="18"/>
        </w:rPr>
        <w:t xml:space="preserve"> </w:t>
      </w:r>
      <w:r>
        <w:rPr>
          <w:sz w:val="18"/>
        </w:rPr>
        <w:t xml:space="preserve">(2017), </w:t>
      </w:r>
      <w:r>
        <w:t>a</w:t>
      </w:r>
      <w:r w:rsidR="00DE5EA7" w:rsidRPr="00DE5EA7">
        <w:t xml:space="preserve">tualmente percebe-se uma expansão na área que diz respeito a </w:t>
      </w:r>
      <w:r w:rsidR="00E5698D">
        <w:rPr>
          <w:i/>
          <w:iCs/>
        </w:rPr>
        <w:t>O</w:t>
      </w:r>
      <w:r w:rsidR="00DE5EA7" w:rsidRPr="00DE5EA7">
        <w:rPr>
          <w:i/>
          <w:iCs/>
        </w:rPr>
        <w:t xml:space="preserve">pen </w:t>
      </w:r>
      <w:proofErr w:type="spellStart"/>
      <w:r w:rsidR="00E5698D">
        <w:rPr>
          <w:i/>
          <w:iCs/>
        </w:rPr>
        <w:t>S</w:t>
      </w:r>
      <w:r w:rsidR="00DE5EA7" w:rsidRPr="00DE5EA7">
        <w:rPr>
          <w:i/>
          <w:iCs/>
        </w:rPr>
        <w:t>ource</w:t>
      </w:r>
      <w:proofErr w:type="spellEnd"/>
      <w:r w:rsidR="00DE5EA7" w:rsidRPr="00DE5EA7">
        <w:rPr>
          <w:i/>
          <w:iCs/>
        </w:rPr>
        <w:t xml:space="preserve"> </w:t>
      </w:r>
      <w:r w:rsidR="00E5698D">
        <w:rPr>
          <w:i/>
          <w:iCs/>
        </w:rPr>
        <w:t>H</w:t>
      </w:r>
      <w:r w:rsidR="00DE5EA7" w:rsidRPr="00DE5EA7">
        <w:rPr>
          <w:i/>
          <w:iCs/>
        </w:rPr>
        <w:t>ardware</w:t>
      </w:r>
      <w:r w:rsidR="00DE5EA7" w:rsidRPr="00DE5EA7">
        <w:t xml:space="preserve"> (OSH). Esse movimento permite que equipamentos como o Arduino ganhe popularidade. </w:t>
      </w:r>
      <w:r w:rsidR="00DE5EA7">
        <w:t xml:space="preserve">O Arduino é uma plataforma de prototipagem </w:t>
      </w:r>
      <w:r w:rsidR="00DE5EA7" w:rsidRPr="00DE5EA7">
        <w:rPr>
          <w:i/>
          <w:iCs/>
        </w:rPr>
        <w:t>open-</w:t>
      </w:r>
      <w:proofErr w:type="spellStart"/>
      <w:r w:rsidR="00DE5EA7" w:rsidRPr="00DE5EA7">
        <w:rPr>
          <w:i/>
          <w:iCs/>
        </w:rPr>
        <w:t>source</w:t>
      </w:r>
      <w:proofErr w:type="spellEnd"/>
      <w:r w:rsidR="00DE5EA7">
        <w:t xml:space="preserve"> baseada em hardware e softwares fáceis de usar, com ele é possível ler sensores, ligar atuadores e até trafegar dados pela internet.</w:t>
      </w:r>
      <w:r w:rsidR="00DE5EA7" w:rsidRPr="00DE5EA7">
        <w:t xml:space="preserve"> </w:t>
      </w:r>
      <w:r w:rsidR="00775549">
        <w:t xml:space="preserve">Além do Arduino, outra placa vem ganhando popularidade, é o caso do </w:t>
      </w:r>
      <w:proofErr w:type="spellStart"/>
      <w:r w:rsidR="00775549">
        <w:t>Raspberry</w:t>
      </w:r>
      <w:proofErr w:type="spellEnd"/>
      <w:r w:rsidR="00775549">
        <w:t xml:space="preserve"> Pi</w:t>
      </w:r>
      <w:r w:rsidR="00E56F5F">
        <w:t>,</w:t>
      </w:r>
      <w:r w:rsidR="00775549">
        <w:t xml:space="preserve"> </w:t>
      </w:r>
      <w:r w:rsidR="00E56F5F">
        <w:t>u</w:t>
      </w:r>
      <w:r w:rsidR="00775549">
        <w:t>ma pequena</w:t>
      </w:r>
      <w:r w:rsidR="00775549" w:rsidRPr="00DE5EA7">
        <w:t xml:space="preserve"> placa de computador com pinos digitais totalmente programáveis.</w:t>
      </w:r>
      <w:r w:rsidR="00E56F5F" w:rsidRPr="00E56F5F">
        <w:t xml:space="preserve"> </w:t>
      </w:r>
      <w:r w:rsidR="00E56F5F">
        <w:t xml:space="preserve">De acordo com </w:t>
      </w:r>
      <w:proofErr w:type="spellStart"/>
      <w:r w:rsidR="00E56F5F" w:rsidRPr="003B51B5">
        <w:rPr>
          <w:color w:val="000000"/>
          <w:szCs w:val="18"/>
        </w:rPr>
        <w:t>M</w:t>
      </w:r>
      <w:r w:rsidR="00685747">
        <w:rPr>
          <w:color w:val="000000"/>
          <w:szCs w:val="18"/>
        </w:rPr>
        <w:t>aksimovi</w:t>
      </w:r>
      <w:r w:rsidR="00685747" w:rsidRPr="00685747">
        <w:rPr>
          <w:color w:val="000000"/>
          <w:szCs w:val="18"/>
        </w:rPr>
        <w:t>ć</w:t>
      </w:r>
      <w:proofErr w:type="spellEnd"/>
      <w:r w:rsidR="00C07961">
        <w:rPr>
          <w:color w:val="000000"/>
          <w:szCs w:val="18"/>
        </w:rPr>
        <w:t xml:space="preserve"> </w:t>
      </w:r>
      <w:r w:rsidR="00E56F5F" w:rsidRPr="00192D07">
        <w:rPr>
          <w:i/>
          <w:iCs/>
          <w:color w:val="000000"/>
          <w:szCs w:val="18"/>
        </w:rPr>
        <w:t>et al</w:t>
      </w:r>
      <w:r w:rsidR="00E56F5F" w:rsidRPr="003B51B5">
        <w:rPr>
          <w:color w:val="000000"/>
          <w:szCs w:val="18"/>
        </w:rPr>
        <w:t xml:space="preserve">. </w:t>
      </w:r>
      <w:r w:rsidR="00E56F5F">
        <w:rPr>
          <w:color w:val="000000"/>
          <w:szCs w:val="18"/>
        </w:rPr>
        <w:t xml:space="preserve">(2014), análises comparativas mostram que o </w:t>
      </w:r>
      <w:proofErr w:type="spellStart"/>
      <w:r w:rsidR="00E56F5F">
        <w:rPr>
          <w:color w:val="000000"/>
          <w:szCs w:val="18"/>
        </w:rPr>
        <w:t>Raspberry</w:t>
      </w:r>
      <w:proofErr w:type="spellEnd"/>
      <w:r w:rsidR="00E56F5F">
        <w:rPr>
          <w:color w:val="000000"/>
          <w:szCs w:val="18"/>
        </w:rPr>
        <w:t xml:space="preserve"> Pi tem uso bem-sucedido em </w:t>
      </w:r>
      <w:r w:rsidR="00E56F5F" w:rsidRPr="00DE5EA7">
        <w:t xml:space="preserve">aplicações de pesquisa na visão de </w:t>
      </w:r>
      <w:r w:rsidR="00C07961">
        <w:rPr>
          <w:i/>
          <w:iCs/>
        </w:rPr>
        <w:t>I</w:t>
      </w:r>
      <w:r w:rsidR="00C07961" w:rsidRPr="00C07961">
        <w:rPr>
          <w:i/>
          <w:iCs/>
        </w:rPr>
        <w:t xml:space="preserve">nternet </w:t>
      </w:r>
      <w:proofErr w:type="spellStart"/>
      <w:r w:rsidR="00C07961" w:rsidRPr="00C07961">
        <w:rPr>
          <w:i/>
          <w:iCs/>
        </w:rPr>
        <w:t>of</w:t>
      </w:r>
      <w:proofErr w:type="spellEnd"/>
      <w:r w:rsidR="00C07961" w:rsidRPr="00C07961">
        <w:rPr>
          <w:i/>
          <w:iCs/>
        </w:rPr>
        <w:t xml:space="preserve"> </w:t>
      </w:r>
      <w:proofErr w:type="spellStart"/>
      <w:r w:rsidR="00C07961">
        <w:rPr>
          <w:i/>
          <w:iCs/>
        </w:rPr>
        <w:t>T</w:t>
      </w:r>
      <w:r w:rsidR="00C07961" w:rsidRPr="00C07961">
        <w:rPr>
          <w:i/>
          <w:iCs/>
        </w:rPr>
        <w:t>hings</w:t>
      </w:r>
      <w:proofErr w:type="spellEnd"/>
      <w:r w:rsidR="00C07961">
        <w:t xml:space="preserve"> (</w:t>
      </w:r>
      <w:proofErr w:type="spellStart"/>
      <w:r w:rsidR="00E56F5F" w:rsidRPr="00DE5EA7">
        <w:t>IoT</w:t>
      </w:r>
      <w:proofErr w:type="spellEnd"/>
      <w:r w:rsidR="00C07961">
        <w:t>)</w:t>
      </w:r>
      <w:r w:rsidR="00E56F5F">
        <w:t>.</w:t>
      </w:r>
    </w:p>
    <w:p w14:paraId="6870FD95" w14:textId="38B12D97" w:rsidR="006C31E7" w:rsidRPr="006C31E7" w:rsidRDefault="002D1F80" w:rsidP="00775549">
      <w:pPr>
        <w:pStyle w:val="TF-TEXTO"/>
      </w:pPr>
      <w:r>
        <w:t xml:space="preserve">O processamento de imagem inicia desde a captura dos dados, </w:t>
      </w:r>
      <w:r w:rsidRPr="0033182F">
        <w:t>digitalização</w:t>
      </w:r>
      <w:r>
        <w:t>, até o reconhecimento de padrões</w:t>
      </w:r>
      <w:r w:rsidR="0033182F">
        <w:t>.</w:t>
      </w:r>
      <w:r>
        <w:t xml:space="preserve"> </w:t>
      </w:r>
      <w:commentRangeStart w:id="109"/>
      <w:r w:rsidR="0033182F">
        <w:t>S</w:t>
      </w:r>
      <w:r>
        <w:t>egundo</w:t>
      </w:r>
      <w:r w:rsidR="00077E3C">
        <w:t xml:space="preserve"> </w:t>
      </w:r>
      <w:r w:rsidR="00C07961">
        <w:t>Marques Filho e Neto</w:t>
      </w:r>
      <w:r w:rsidR="006C31E7">
        <w:t xml:space="preserve"> (1999)</w:t>
      </w:r>
      <w:r w:rsidR="00E56F5F">
        <w:t>,</w:t>
      </w:r>
      <w:r w:rsidR="006C31E7">
        <w:t xml:space="preserve"> </w:t>
      </w:r>
      <w:commentRangeEnd w:id="109"/>
      <w:r w:rsidR="00A25BF7">
        <w:rPr>
          <w:rStyle w:val="Refdecomentrio"/>
        </w:rPr>
        <w:commentReference w:id="109"/>
      </w:r>
      <w:r w:rsidR="00077E3C">
        <w:t>a área de processamento de imagens permite viabilizar grande número de aplicações de aprimoramento de informações pictóricas para interpretação humana</w:t>
      </w:r>
      <w:r w:rsidR="006C31E7">
        <w:t>,</w:t>
      </w:r>
      <w:r w:rsidR="00077E3C">
        <w:t xml:space="preserve"> e a análise automática por computador de informações extraídas de uma cena.</w:t>
      </w:r>
      <w:bookmarkStart w:id="110" w:name="_Toc351015602"/>
      <w:bookmarkEnd w:id="84"/>
      <w:bookmarkEnd w:id="85"/>
      <w:bookmarkEnd w:id="86"/>
      <w:bookmarkEnd w:id="87"/>
      <w:bookmarkEnd w:id="88"/>
      <w:bookmarkEnd w:id="89"/>
      <w:bookmarkEnd w:id="90"/>
    </w:p>
    <w:p w14:paraId="63A424CB" w14:textId="499C0F76" w:rsidR="0098445A" w:rsidRPr="00037BCD" w:rsidRDefault="00451B94" w:rsidP="0098445A">
      <w:pPr>
        <w:pStyle w:val="TF-refernciasbibliogrficasTTULO"/>
        <w:rPr>
          <w:lang w:val="en-US"/>
        </w:rPr>
      </w:pPr>
      <w:r w:rsidRPr="00037BCD">
        <w:rPr>
          <w:lang w:val="en-US"/>
        </w:rPr>
        <w:t>Referências</w:t>
      </w:r>
      <w:bookmarkEnd w:id="110"/>
    </w:p>
    <w:p w14:paraId="75617B5F" w14:textId="3F23759A" w:rsidR="003B51B5" w:rsidRPr="003B51B5" w:rsidRDefault="00DE5EA7" w:rsidP="003B51B5">
      <w:pPr>
        <w:pStyle w:val="TF-refernciasITEM"/>
      </w:pPr>
      <w:r w:rsidRPr="00037BCD">
        <w:rPr>
          <w:sz w:val="18"/>
          <w:lang w:val="en-US"/>
        </w:rPr>
        <w:t xml:space="preserve">BONVOISIN, </w:t>
      </w:r>
      <w:proofErr w:type="spellStart"/>
      <w:r w:rsidRPr="00037BCD">
        <w:rPr>
          <w:sz w:val="18"/>
          <w:lang w:val="en-US"/>
        </w:rPr>
        <w:t>Jérémy</w:t>
      </w:r>
      <w:proofErr w:type="spellEnd"/>
      <w:r w:rsidRPr="00037BCD">
        <w:rPr>
          <w:sz w:val="18"/>
          <w:lang w:val="en-US"/>
        </w:rPr>
        <w:t xml:space="preserve"> </w:t>
      </w:r>
      <w:r w:rsidRPr="00037BCD">
        <w:rPr>
          <w:i/>
          <w:iCs/>
          <w:sz w:val="18"/>
          <w:lang w:val="en-US"/>
        </w:rPr>
        <w:t>et al</w:t>
      </w:r>
      <w:r w:rsidRPr="00037BCD">
        <w:rPr>
          <w:sz w:val="18"/>
          <w:lang w:val="en-US"/>
        </w:rPr>
        <w:t xml:space="preserve">. </w:t>
      </w:r>
      <w:r w:rsidRPr="00DE5EA7">
        <w:rPr>
          <w:b/>
          <w:bCs/>
          <w:sz w:val="18"/>
          <w:lang w:val="en-US"/>
        </w:rPr>
        <w:t xml:space="preserve">What is the “source” of open source </w:t>
      </w:r>
      <w:proofErr w:type="gramStart"/>
      <w:r w:rsidRPr="00DE5EA7">
        <w:rPr>
          <w:b/>
          <w:bCs/>
          <w:sz w:val="18"/>
          <w:lang w:val="en-US"/>
        </w:rPr>
        <w:t>hardware?</w:t>
      </w:r>
      <w:r w:rsidRPr="00DE5EA7">
        <w:rPr>
          <w:sz w:val="18"/>
          <w:lang w:val="en-US"/>
        </w:rPr>
        <w:t>.</w:t>
      </w:r>
      <w:proofErr w:type="gramEnd"/>
      <w:r w:rsidRPr="00DE5EA7">
        <w:rPr>
          <w:sz w:val="18"/>
          <w:lang w:val="en-US"/>
        </w:rPr>
        <w:t xml:space="preserve"> </w:t>
      </w:r>
      <w:proofErr w:type="spellStart"/>
      <w:r w:rsidRPr="003B51B5">
        <w:rPr>
          <w:sz w:val="18"/>
        </w:rPr>
        <w:t>Journal</w:t>
      </w:r>
      <w:proofErr w:type="spellEnd"/>
      <w:r w:rsidRPr="003B51B5">
        <w:rPr>
          <w:sz w:val="18"/>
        </w:rPr>
        <w:t xml:space="preserve"> </w:t>
      </w:r>
      <w:proofErr w:type="spellStart"/>
      <w:r w:rsidRPr="003B51B5">
        <w:rPr>
          <w:sz w:val="18"/>
        </w:rPr>
        <w:t>of</w:t>
      </w:r>
      <w:proofErr w:type="spellEnd"/>
      <w:r w:rsidRPr="003B51B5">
        <w:rPr>
          <w:sz w:val="18"/>
        </w:rPr>
        <w:t xml:space="preserve"> Open Hardware, p. 18.</w:t>
      </w:r>
      <w:r w:rsidR="00F3180C" w:rsidRPr="00CA3CAA">
        <w:rPr>
          <w:sz w:val="18"/>
        </w:rPr>
        <w:t xml:space="preserve"> 2017.</w:t>
      </w:r>
    </w:p>
    <w:p w14:paraId="57EA7FAD" w14:textId="002EBAF9" w:rsidR="000215EA" w:rsidRPr="00037BCD" w:rsidRDefault="5259EF5F" w:rsidP="0033182F">
      <w:pPr>
        <w:pStyle w:val="TF-refernciasITEM"/>
        <w:rPr>
          <w:color w:val="000000"/>
          <w:szCs w:val="18"/>
        </w:rPr>
      </w:pPr>
      <w:commentRangeStart w:id="111"/>
      <w:r>
        <w:t>CORRÊA</w:t>
      </w:r>
      <w:r w:rsidRPr="00C31153">
        <w:rPr>
          <w:color w:val="000000"/>
          <w:szCs w:val="18"/>
        </w:rPr>
        <w:t xml:space="preserve">, Diego F. </w:t>
      </w:r>
      <w:commentRangeStart w:id="112"/>
      <w:r w:rsidRPr="337A9FE3">
        <w:rPr>
          <w:b/>
          <w:bCs/>
        </w:rPr>
        <w:t>DRONE AUTÔNOMO: VIGILÂNCIA AÉREA DE ESPAÇOS EXTERNOS</w:t>
      </w:r>
      <w:commentRangeEnd w:id="112"/>
      <w:r w:rsidR="00FA7289">
        <w:rPr>
          <w:rStyle w:val="Refdecomentrio"/>
        </w:rPr>
        <w:commentReference w:id="112"/>
      </w:r>
      <w:r w:rsidRPr="00C31153">
        <w:rPr>
          <w:color w:val="000000"/>
          <w:szCs w:val="18"/>
        </w:rPr>
        <w:t xml:space="preserve">. 2020. </w:t>
      </w:r>
      <w:r w:rsidR="0DF5538B" w:rsidRPr="00C31153">
        <w:rPr>
          <w:color w:val="000000"/>
          <w:szCs w:val="18"/>
        </w:rPr>
        <w:t>6</w:t>
      </w:r>
      <w:r w:rsidR="006A4AB2" w:rsidRPr="00C31153">
        <w:rPr>
          <w:color w:val="000000"/>
          <w:szCs w:val="18"/>
        </w:rPr>
        <w:t>7</w:t>
      </w:r>
      <w:r w:rsidR="0DF5538B" w:rsidRPr="00C31153">
        <w:rPr>
          <w:color w:val="000000"/>
          <w:szCs w:val="18"/>
        </w:rPr>
        <w:t xml:space="preserve"> </w:t>
      </w:r>
      <w:r w:rsidRPr="00C31153">
        <w:rPr>
          <w:color w:val="000000"/>
          <w:szCs w:val="18"/>
        </w:rPr>
        <w:t>f. Trabalho de Conclusão de Curso (Bacharelado em Ciência da Computação) - Centro de Ciências Exatas e Naturais, Universidade Regional de Blumenau, Blumenau.</w:t>
      </w:r>
      <w:commentRangeEnd w:id="111"/>
      <w:r w:rsidR="00FA7289">
        <w:rPr>
          <w:rStyle w:val="Refdecomentrio"/>
        </w:rPr>
        <w:commentReference w:id="111"/>
      </w:r>
    </w:p>
    <w:p w14:paraId="758A2B16" w14:textId="3F1496E1" w:rsidR="006C31E7" w:rsidRPr="00F3180C" w:rsidRDefault="000215EA" w:rsidP="006C31E7">
      <w:pPr>
        <w:pStyle w:val="TF-REFERNCIASITEM0"/>
        <w:rPr>
          <w:color w:val="000000"/>
          <w:szCs w:val="18"/>
          <w:lang w:val="en-US"/>
        </w:rPr>
      </w:pPr>
      <w:r w:rsidRPr="00362A88">
        <w:rPr>
          <w:color w:val="000000"/>
          <w:szCs w:val="18"/>
          <w:lang w:val="en-US"/>
        </w:rPr>
        <w:t xml:space="preserve">LUGO, </w:t>
      </w:r>
      <w:proofErr w:type="spellStart"/>
      <w:r w:rsidRPr="00362A88">
        <w:rPr>
          <w:color w:val="000000"/>
          <w:szCs w:val="18"/>
          <w:lang w:val="en-US"/>
        </w:rPr>
        <w:t>Jacobo</w:t>
      </w:r>
      <w:proofErr w:type="spellEnd"/>
      <w:r w:rsidRPr="00362A88">
        <w:rPr>
          <w:color w:val="000000"/>
          <w:szCs w:val="18"/>
          <w:lang w:val="en-US"/>
        </w:rPr>
        <w:t xml:space="preserve"> J</w:t>
      </w:r>
      <w:r w:rsidR="00F3180C">
        <w:rPr>
          <w:color w:val="000000"/>
          <w:szCs w:val="18"/>
          <w:lang w:val="en-US"/>
        </w:rPr>
        <w:t>.</w:t>
      </w:r>
      <w:r w:rsidRPr="00362A88">
        <w:rPr>
          <w:color w:val="000000"/>
          <w:szCs w:val="18"/>
          <w:lang w:val="en-US"/>
        </w:rPr>
        <w:t xml:space="preserve">; ZELL, Andreas. </w:t>
      </w:r>
      <w:r w:rsidRPr="00362A88">
        <w:rPr>
          <w:b/>
          <w:bCs/>
          <w:color w:val="000000"/>
          <w:szCs w:val="18"/>
          <w:lang w:val="en-US"/>
        </w:rPr>
        <w:t>Framework for autonomous on-board navigation with the AR. Drone</w:t>
      </w:r>
      <w:r w:rsidRPr="00362A88">
        <w:rPr>
          <w:color w:val="000000"/>
          <w:szCs w:val="18"/>
          <w:lang w:val="en-US"/>
        </w:rPr>
        <w:t xml:space="preserve">. </w:t>
      </w:r>
      <w:r w:rsidR="00F3180C" w:rsidRPr="00F3180C">
        <w:rPr>
          <w:color w:val="000000"/>
          <w:szCs w:val="18"/>
          <w:lang w:val="en-US"/>
        </w:rPr>
        <w:t>Journal of Intelligent &amp; Robotic Systems, v. 73, n. 1, p. 401-412, 2014.</w:t>
      </w:r>
    </w:p>
    <w:p w14:paraId="191BF27A" w14:textId="09F2C2E6" w:rsidR="00F83A19" w:rsidRPr="006C31E7" w:rsidRDefault="006C31E7" w:rsidP="00362A88">
      <w:pPr>
        <w:pStyle w:val="TF-REFERNCIASITEM0"/>
        <w:rPr>
          <w:color w:val="000000"/>
          <w:szCs w:val="18"/>
          <w:lang w:val="en-US"/>
        </w:rPr>
      </w:pPr>
      <w:r w:rsidRPr="003B51B5">
        <w:rPr>
          <w:color w:val="000000"/>
          <w:szCs w:val="18"/>
          <w:lang w:val="en-US"/>
        </w:rPr>
        <w:t xml:space="preserve">MAKSIMOVIĆ, Mirjana </w:t>
      </w:r>
      <w:r w:rsidRPr="00F3180C">
        <w:rPr>
          <w:i/>
          <w:iCs/>
          <w:color w:val="000000"/>
          <w:szCs w:val="18"/>
          <w:lang w:val="en-US"/>
        </w:rPr>
        <w:t>et al</w:t>
      </w:r>
      <w:r w:rsidRPr="003B51B5">
        <w:rPr>
          <w:color w:val="000000"/>
          <w:szCs w:val="18"/>
          <w:lang w:val="en-US"/>
        </w:rPr>
        <w:t xml:space="preserve">. </w:t>
      </w:r>
      <w:r w:rsidRPr="003B51B5">
        <w:rPr>
          <w:b/>
          <w:bCs/>
          <w:color w:val="000000"/>
          <w:szCs w:val="18"/>
          <w:lang w:val="en-US"/>
        </w:rPr>
        <w:t>Raspberry Pi as Internet of things hardware: performances and constraints</w:t>
      </w:r>
      <w:r w:rsidRPr="003B51B5">
        <w:rPr>
          <w:color w:val="000000"/>
          <w:szCs w:val="18"/>
          <w:lang w:val="en-US"/>
        </w:rPr>
        <w:t>. design issues, v. 3, n. 8, 2014.</w:t>
      </w:r>
    </w:p>
    <w:p w14:paraId="1D9BB5C1" w14:textId="07E0F6DA" w:rsidR="00362A88" w:rsidRPr="00C31153" w:rsidRDefault="002D0A6A" w:rsidP="000215EA">
      <w:pPr>
        <w:pStyle w:val="TF-REFERNCIASITEM0"/>
        <w:rPr>
          <w:color w:val="000000"/>
          <w:szCs w:val="18"/>
        </w:rPr>
      </w:pPr>
      <w:r w:rsidRPr="007207AA">
        <w:rPr>
          <w:color w:val="000000"/>
          <w:szCs w:val="18"/>
        </w:rPr>
        <w:t xml:space="preserve">MARTINS, </w:t>
      </w:r>
      <w:r w:rsidR="007C6915" w:rsidRPr="007207AA">
        <w:t>Wander</w:t>
      </w:r>
      <w:r w:rsidR="007C6915" w:rsidRPr="007207AA">
        <w:rPr>
          <w:color w:val="000000"/>
          <w:szCs w:val="18"/>
        </w:rPr>
        <w:t xml:space="preserve"> </w:t>
      </w:r>
      <w:r w:rsidR="00F3180C" w:rsidRPr="007207AA">
        <w:rPr>
          <w:color w:val="000000"/>
          <w:szCs w:val="18"/>
        </w:rPr>
        <w:t>M.</w:t>
      </w:r>
      <w:r w:rsidR="007207AA" w:rsidRPr="007207AA">
        <w:rPr>
          <w:color w:val="000000"/>
          <w:szCs w:val="18"/>
        </w:rPr>
        <w:t>;</w:t>
      </w:r>
      <w:r w:rsidR="007207AA" w:rsidRPr="007207AA">
        <w:t xml:space="preserve"> </w:t>
      </w:r>
      <w:r w:rsidR="007207AA">
        <w:t>RAMOS,</w:t>
      </w:r>
      <w:r w:rsidR="007207AA" w:rsidRPr="007207AA">
        <w:rPr>
          <w:color w:val="000000"/>
          <w:szCs w:val="18"/>
        </w:rPr>
        <w:t xml:space="preserve"> </w:t>
      </w:r>
      <w:r w:rsidR="007207AA">
        <w:t>C. B. Alexandre</w:t>
      </w:r>
      <w:r w:rsidR="54077174" w:rsidRPr="007207AA">
        <w:rPr>
          <w:color w:val="000000"/>
          <w:szCs w:val="18"/>
        </w:rPr>
        <w:t>.</w:t>
      </w:r>
      <w:r w:rsidR="007207AA">
        <w:rPr>
          <w:color w:val="000000"/>
          <w:szCs w:val="18"/>
        </w:rPr>
        <w:t>;</w:t>
      </w:r>
      <w:r w:rsidR="007207AA" w:rsidRPr="007207AA">
        <w:t xml:space="preserve"> </w:t>
      </w:r>
      <w:r w:rsidR="007207AA">
        <w:t>MORA-CAMINO, Felix.</w:t>
      </w:r>
      <w:r w:rsidR="478DE62C" w:rsidRPr="007207AA">
        <w:rPr>
          <w:color w:val="000000"/>
          <w:szCs w:val="18"/>
        </w:rPr>
        <w:t xml:space="preserve"> </w:t>
      </w:r>
      <w:r w:rsidR="309C7E12" w:rsidRPr="00C31153">
        <w:rPr>
          <w:b/>
          <w:bCs/>
          <w:color w:val="000000"/>
          <w:szCs w:val="18"/>
          <w:lang w:val="en-US"/>
        </w:rPr>
        <w:t>A Computer Vision Based Algorithm for Obstacle Avoidance</w:t>
      </w:r>
      <w:r w:rsidR="478DE62C" w:rsidRPr="00C31153">
        <w:rPr>
          <w:color w:val="000000"/>
          <w:szCs w:val="18"/>
          <w:lang w:val="en-US"/>
        </w:rPr>
        <w:t xml:space="preserve">. </w:t>
      </w:r>
      <w:r w:rsidR="00685747" w:rsidRPr="00037BCD">
        <w:rPr>
          <w:color w:val="000000"/>
          <w:szCs w:val="18"/>
          <w:lang w:val="en-US"/>
        </w:rPr>
        <w:t xml:space="preserve">In: Information Technology-New Generations. </w:t>
      </w:r>
      <w:r w:rsidR="00685747" w:rsidRPr="00685747">
        <w:rPr>
          <w:color w:val="000000"/>
          <w:szCs w:val="18"/>
        </w:rPr>
        <w:t xml:space="preserve">Springer, </w:t>
      </w:r>
      <w:proofErr w:type="spellStart"/>
      <w:r w:rsidR="00685747" w:rsidRPr="00685747">
        <w:rPr>
          <w:color w:val="000000"/>
          <w:szCs w:val="18"/>
        </w:rPr>
        <w:t>Cham</w:t>
      </w:r>
      <w:proofErr w:type="spellEnd"/>
      <w:r w:rsidR="00685747" w:rsidRPr="00685747">
        <w:rPr>
          <w:color w:val="000000"/>
          <w:szCs w:val="18"/>
        </w:rPr>
        <w:t>, 2018. p. 569-575.</w:t>
      </w:r>
    </w:p>
    <w:p w14:paraId="5DB1ABA9" w14:textId="340B6487" w:rsidR="003B51B5" w:rsidRPr="00CA3CAA" w:rsidRDefault="006C31E7" w:rsidP="00685747">
      <w:pPr>
        <w:pStyle w:val="TF-REFERNCIASITEM0"/>
        <w:rPr>
          <w:color w:val="000000"/>
          <w:szCs w:val="18"/>
        </w:rPr>
      </w:pPr>
      <w:r w:rsidRPr="006C31E7">
        <w:rPr>
          <w:color w:val="000000"/>
          <w:szCs w:val="18"/>
        </w:rPr>
        <w:t xml:space="preserve">MARQUES FILHO, </w:t>
      </w:r>
      <w:proofErr w:type="spellStart"/>
      <w:r w:rsidRPr="006C31E7">
        <w:rPr>
          <w:color w:val="000000"/>
          <w:szCs w:val="18"/>
        </w:rPr>
        <w:t>Ogê</w:t>
      </w:r>
      <w:proofErr w:type="spellEnd"/>
      <w:r w:rsidRPr="006C31E7">
        <w:rPr>
          <w:color w:val="000000"/>
          <w:szCs w:val="18"/>
        </w:rPr>
        <w:t xml:space="preserve">; NETO, Hugo </w:t>
      </w:r>
      <w:r>
        <w:rPr>
          <w:color w:val="000000"/>
          <w:szCs w:val="18"/>
        </w:rPr>
        <w:t>V</w:t>
      </w:r>
      <w:r w:rsidRPr="006C31E7">
        <w:rPr>
          <w:color w:val="000000"/>
          <w:szCs w:val="18"/>
        </w:rPr>
        <w:t xml:space="preserve">. </w:t>
      </w:r>
      <w:r w:rsidRPr="006C31E7">
        <w:rPr>
          <w:b/>
          <w:bCs/>
          <w:color w:val="000000"/>
          <w:szCs w:val="18"/>
        </w:rPr>
        <w:t>Processamento digital de imagens</w:t>
      </w:r>
      <w:r w:rsidRPr="006C31E7">
        <w:rPr>
          <w:color w:val="000000"/>
          <w:szCs w:val="18"/>
        </w:rPr>
        <w:t xml:space="preserve">. </w:t>
      </w:r>
      <w:r w:rsidR="00685747" w:rsidRPr="00685747">
        <w:rPr>
          <w:color w:val="000000"/>
          <w:szCs w:val="18"/>
        </w:rPr>
        <w:t>Rio de Janeiro:</w:t>
      </w:r>
      <w:r w:rsidR="00685747">
        <w:rPr>
          <w:color w:val="000000"/>
          <w:szCs w:val="18"/>
        </w:rPr>
        <w:t xml:space="preserve"> </w:t>
      </w:r>
      <w:proofErr w:type="spellStart"/>
      <w:r w:rsidR="00685747" w:rsidRPr="00685747">
        <w:rPr>
          <w:color w:val="000000"/>
          <w:szCs w:val="18"/>
        </w:rPr>
        <w:t>Brasport</w:t>
      </w:r>
      <w:proofErr w:type="spellEnd"/>
      <w:r w:rsidR="00685747" w:rsidRPr="00685747">
        <w:rPr>
          <w:color w:val="000000"/>
          <w:szCs w:val="18"/>
        </w:rPr>
        <w:t>, 1999</w:t>
      </w:r>
      <w:r w:rsidRPr="006C31E7">
        <w:rPr>
          <w:color w:val="000000"/>
          <w:szCs w:val="18"/>
        </w:rPr>
        <w:t>.</w:t>
      </w:r>
    </w:p>
    <w:p w14:paraId="1C88F1B5" w14:textId="48B9C013" w:rsidR="002543BD" w:rsidRPr="00362A88" w:rsidRDefault="002543BD" w:rsidP="002543BD">
      <w:pPr>
        <w:pStyle w:val="TF-REFERNCIASITEM0"/>
      </w:pPr>
      <w:r w:rsidRPr="00037BCD">
        <w:rPr>
          <w:color w:val="000000"/>
          <w:szCs w:val="18"/>
        </w:rPr>
        <w:t xml:space="preserve">MUR-ARTAL, Raul; TARDÓS, Juan D. </w:t>
      </w:r>
      <w:r w:rsidRPr="00037BCD">
        <w:rPr>
          <w:b/>
          <w:bCs/>
          <w:color w:val="000000"/>
          <w:szCs w:val="18"/>
        </w:rPr>
        <w:t>Orb-slam2:</w:t>
      </w:r>
      <w:r w:rsidRPr="00037BCD">
        <w:rPr>
          <w:color w:val="000000"/>
          <w:szCs w:val="18"/>
        </w:rPr>
        <w:t xml:space="preserve"> </w:t>
      </w:r>
      <w:proofErr w:type="spellStart"/>
      <w:r w:rsidRPr="00037BCD">
        <w:rPr>
          <w:color w:val="000000"/>
          <w:szCs w:val="18"/>
        </w:rPr>
        <w:t>An</w:t>
      </w:r>
      <w:proofErr w:type="spellEnd"/>
      <w:r w:rsidRPr="00037BCD">
        <w:rPr>
          <w:color w:val="000000"/>
          <w:szCs w:val="18"/>
        </w:rPr>
        <w:t xml:space="preserve"> open-</w:t>
      </w:r>
      <w:proofErr w:type="spellStart"/>
      <w:r w:rsidRPr="00037BCD">
        <w:rPr>
          <w:color w:val="000000"/>
          <w:szCs w:val="18"/>
        </w:rPr>
        <w:t>source</w:t>
      </w:r>
      <w:proofErr w:type="spellEnd"/>
      <w:r w:rsidRPr="00037BCD">
        <w:rPr>
          <w:color w:val="000000"/>
          <w:szCs w:val="18"/>
        </w:rPr>
        <w:t xml:space="preserve"> </w:t>
      </w:r>
      <w:proofErr w:type="spellStart"/>
      <w:r w:rsidRPr="00037BCD">
        <w:rPr>
          <w:color w:val="000000"/>
          <w:szCs w:val="18"/>
        </w:rPr>
        <w:t>slam</w:t>
      </w:r>
      <w:proofErr w:type="spellEnd"/>
      <w:r w:rsidRPr="00037BCD">
        <w:rPr>
          <w:color w:val="000000"/>
          <w:szCs w:val="18"/>
        </w:rPr>
        <w:t xml:space="preserve"> system for monocular, </w:t>
      </w:r>
      <w:proofErr w:type="spellStart"/>
      <w:r w:rsidRPr="00037BCD">
        <w:rPr>
          <w:color w:val="000000"/>
          <w:szCs w:val="18"/>
        </w:rPr>
        <w:t>stereo</w:t>
      </w:r>
      <w:proofErr w:type="spellEnd"/>
      <w:r w:rsidRPr="00037BCD">
        <w:rPr>
          <w:color w:val="000000"/>
          <w:szCs w:val="18"/>
        </w:rPr>
        <w:t xml:space="preserve">, </w:t>
      </w:r>
      <w:proofErr w:type="spellStart"/>
      <w:r w:rsidRPr="00037BCD">
        <w:rPr>
          <w:color w:val="000000"/>
          <w:szCs w:val="18"/>
        </w:rPr>
        <w:t>and</w:t>
      </w:r>
      <w:proofErr w:type="spellEnd"/>
      <w:r w:rsidRPr="00037BCD">
        <w:rPr>
          <w:color w:val="000000"/>
          <w:szCs w:val="18"/>
        </w:rPr>
        <w:t xml:space="preserve"> </w:t>
      </w:r>
      <w:proofErr w:type="spellStart"/>
      <w:r w:rsidRPr="00037BCD">
        <w:rPr>
          <w:color w:val="000000"/>
          <w:szCs w:val="18"/>
        </w:rPr>
        <w:t>rgb</w:t>
      </w:r>
      <w:proofErr w:type="spellEnd"/>
      <w:r w:rsidRPr="00037BCD">
        <w:rPr>
          <w:color w:val="000000"/>
          <w:szCs w:val="18"/>
        </w:rPr>
        <w:t xml:space="preserve">-d </w:t>
      </w:r>
      <w:proofErr w:type="spellStart"/>
      <w:r w:rsidRPr="00037BCD">
        <w:rPr>
          <w:color w:val="000000"/>
          <w:szCs w:val="18"/>
        </w:rPr>
        <w:t>cameras</w:t>
      </w:r>
      <w:proofErr w:type="spellEnd"/>
      <w:r w:rsidRPr="00037BCD">
        <w:rPr>
          <w:color w:val="000000"/>
          <w:szCs w:val="18"/>
        </w:rPr>
        <w:t xml:space="preserve">. </w:t>
      </w:r>
      <w:r w:rsidRPr="002543BD">
        <w:rPr>
          <w:color w:val="000000"/>
          <w:szCs w:val="18"/>
        </w:rPr>
        <w:t xml:space="preserve">IEEE </w:t>
      </w:r>
      <w:proofErr w:type="spellStart"/>
      <w:r w:rsidRPr="002543BD">
        <w:rPr>
          <w:color w:val="000000"/>
          <w:szCs w:val="18"/>
        </w:rPr>
        <w:t>Transactions</w:t>
      </w:r>
      <w:proofErr w:type="spellEnd"/>
      <w:r w:rsidRPr="002543BD">
        <w:rPr>
          <w:color w:val="000000"/>
          <w:szCs w:val="18"/>
        </w:rPr>
        <w:t xml:space="preserve"> </w:t>
      </w:r>
      <w:proofErr w:type="spellStart"/>
      <w:r w:rsidRPr="002543BD">
        <w:rPr>
          <w:color w:val="000000"/>
          <w:szCs w:val="18"/>
        </w:rPr>
        <w:t>on</w:t>
      </w:r>
      <w:proofErr w:type="spellEnd"/>
      <w:r w:rsidRPr="002543BD">
        <w:rPr>
          <w:color w:val="000000"/>
          <w:szCs w:val="18"/>
        </w:rPr>
        <w:t xml:space="preserve"> </w:t>
      </w:r>
      <w:proofErr w:type="spellStart"/>
      <w:r w:rsidRPr="002543BD">
        <w:rPr>
          <w:color w:val="000000"/>
          <w:szCs w:val="18"/>
        </w:rPr>
        <w:t>Robotics</w:t>
      </w:r>
      <w:proofErr w:type="spellEnd"/>
      <w:r w:rsidRPr="002543BD">
        <w:rPr>
          <w:color w:val="000000"/>
          <w:szCs w:val="18"/>
        </w:rPr>
        <w:t>, v. 33, n. 5, p. 1255-1262, 2017.</w:t>
      </w:r>
    </w:p>
    <w:p w14:paraId="4EF7B955" w14:textId="0C1904F5" w:rsidR="00F83A19" w:rsidRPr="0098445A" w:rsidRDefault="00451B94" w:rsidP="337A9FE3">
      <w:pPr>
        <w:pStyle w:val="TF-REFERNCIASITEM0"/>
        <w:rPr>
          <w:szCs w:val="18"/>
        </w:rPr>
      </w:pPr>
      <w:r w:rsidRPr="00362A88">
        <w:t xml:space="preserve"> </w:t>
      </w:r>
      <w:r w:rsidR="00587002" w:rsidRPr="00362A88">
        <w:br w:type="page"/>
      </w:r>
      <w:r w:rsidR="00F83A19" w:rsidRPr="0098445A">
        <w:lastRenderedPageBreak/>
        <w:t>ASSINATURAS</w:t>
      </w:r>
    </w:p>
    <w:p w14:paraId="108DDC5B" w14:textId="77777777" w:rsidR="00F83A19" w:rsidRDefault="00F83A19" w:rsidP="00F83A19">
      <w:pPr>
        <w:pStyle w:val="TF-LEGENDA"/>
      </w:pPr>
      <w:r>
        <w:t>(Atenção: todas as folhas devem estar rubricadas)</w:t>
      </w:r>
    </w:p>
    <w:p w14:paraId="2D4B46CF" w14:textId="77777777" w:rsidR="00F83A19" w:rsidRDefault="00F83A19" w:rsidP="00F83A19">
      <w:pPr>
        <w:pStyle w:val="TF-LEGENDA"/>
      </w:pPr>
    </w:p>
    <w:p w14:paraId="3BE82C12" w14:textId="77777777" w:rsidR="00F83A19" w:rsidRDefault="00F83A19" w:rsidP="00F83A19">
      <w:pPr>
        <w:pStyle w:val="TF-LEGENDA"/>
      </w:pPr>
    </w:p>
    <w:p w14:paraId="54EF8335" w14:textId="77777777" w:rsidR="00F83A19" w:rsidRDefault="00F83A19" w:rsidP="00F83A19">
      <w:pPr>
        <w:pStyle w:val="TF-LEGENDA"/>
      </w:pPr>
      <w:r>
        <w:t>Assinatura do(a) Aluno(a): _____________________________________________________</w:t>
      </w:r>
    </w:p>
    <w:p w14:paraId="03896BD6" w14:textId="77777777" w:rsidR="00F83A19" w:rsidRDefault="00F83A19" w:rsidP="00F83A19">
      <w:pPr>
        <w:pStyle w:val="TF-LEGENDA"/>
      </w:pPr>
    </w:p>
    <w:p w14:paraId="49FAB394" w14:textId="77777777" w:rsidR="00F83A19" w:rsidRDefault="00F83A19" w:rsidP="00F83A19">
      <w:pPr>
        <w:pStyle w:val="TF-LEGENDA"/>
      </w:pPr>
    </w:p>
    <w:p w14:paraId="31C80F81" w14:textId="77777777" w:rsidR="00F83A19" w:rsidRDefault="00F83A19" w:rsidP="00F83A19">
      <w:pPr>
        <w:pStyle w:val="TF-LEGENDA"/>
      </w:pPr>
      <w:r>
        <w:t>Assinatura do(a) Orientador(a): _________________________________________________</w:t>
      </w:r>
    </w:p>
    <w:p w14:paraId="6307A06D" w14:textId="77777777" w:rsidR="00F83A19" w:rsidRDefault="00F83A19" w:rsidP="00F83A19">
      <w:pPr>
        <w:pStyle w:val="TF-LEGENDA"/>
      </w:pPr>
    </w:p>
    <w:p w14:paraId="36A26A43" w14:textId="77777777" w:rsidR="00F83A19" w:rsidRDefault="00F83A19" w:rsidP="00F83A19">
      <w:pPr>
        <w:pStyle w:val="TF-LEGENDA"/>
      </w:pPr>
    </w:p>
    <w:p w14:paraId="0FD35F10" w14:textId="77777777" w:rsidR="00F83A19" w:rsidRDefault="00F83A19" w:rsidP="00F83A19">
      <w:pPr>
        <w:pStyle w:val="TF-LEGENDA"/>
      </w:pPr>
      <w:r>
        <w:t>Assinatura do(a) Coorientador(a) (se houver): ______________________________________</w:t>
      </w:r>
    </w:p>
    <w:p w14:paraId="3AF2B0AB" w14:textId="77777777" w:rsidR="007222F7" w:rsidRDefault="007222F7" w:rsidP="007222F7">
      <w:pPr>
        <w:pStyle w:val="TF-TEXTOQUADRO"/>
      </w:pPr>
    </w:p>
    <w:p w14:paraId="0B707162" w14:textId="77777777" w:rsidR="007222F7" w:rsidRPr="007222F7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212"/>
      </w:tblGrid>
      <w:tr w:rsidR="007222F7" w14:paraId="4DB9908F" w14:textId="77777777" w:rsidTr="00DF6ED2">
        <w:tc>
          <w:tcPr>
            <w:tcW w:w="9212" w:type="dxa"/>
            <w:shd w:val="clear" w:color="auto" w:fill="auto"/>
          </w:tcPr>
          <w:p w14:paraId="73BA673C" w14:textId="77777777" w:rsidR="007222F7" w:rsidRDefault="007222F7" w:rsidP="00587002">
            <w:pPr>
              <w:pStyle w:val="TF-LEGENDA"/>
            </w:pPr>
            <w:r>
              <w:t>Observações do orientador em relação a itens não atendidos do pré-projeto (se houver):</w:t>
            </w:r>
          </w:p>
          <w:p w14:paraId="51175032" w14:textId="77777777" w:rsidR="007222F7" w:rsidRDefault="007222F7" w:rsidP="00587002">
            <w:pPr>
              <w:pStyle w:val="TF-LEGENDA"/>
            </w:pPr>
          </w:p>
          <w:p w14:paraId="066C817C" w14:textId="77777777" w:rsidR="007222F7" w:rsidRDefault="007222F7" w:rsidP="00587002">
            <w:pPr>
              <w:pStyle w:val="TF-LEGENDA"/>
            </w:pPr>
          </w:p>
          <w:p w14:paraId="0BB01411" w14:textId="091CC6E7" w:rsidR="007222F7" w:rsidRDefault="007222F7" w:rsidP="00587002">
            <w:pPr>
              <w:pStyle w:val="TF-LEGENDA"/>
            </w:pPr>
          </w:p>
          <w:p w14:paraId="30075174" w14:textId="23CC9833" w:rsidR="00587002" w:rsidRDefault="00587002" w:rsidP="00587002">
            <w:pPr>
              <w:pStyle w:val="TF-LEGENDA"/>
            </w:pPr>
          </w:p>
          <w:p w14:paraId="7AF793D2" w14:textId="06EEE171" w:rsidR="00587002" w:rsidRDefault="00587002" w:rsidP="00587002">
            <w:pPr>
              <w:pStyle w:val="TF-LEGENDA"/>
            </w:pPr>
          </w:p>
          <w:p w14:paraId="154B7329" w14:textId="0A8DADD6" w:rsidR="00587002" w:rsidRDefault="00587002" w:rsidP="00587002">
            <w:pPr>
              <w:pStyle w:val="TF-LEGENDA"/>
            </w:pPr>
          </w:p>
          <w:p w14:paraId="78529838" w14:textId="13A6A65D" w:rsidR="00587002" w:rsidRDefault="00587002" w:rsidP="00587002">
            <w:pPr>
              <w:pStyle w:val="TF-LEGENDA"/>
            </w:pPr>
          </w:p>
          <w:p w14:paraId="7B4907BC" w14:textId="3BBAC237" w:rsidR="00587002" w:rsidRDefault="00587002" w:rsidP="00587002">
            <w:pPr>
              <w:pStyle w:val="TF-LEGENDA"/>
            </w:pPr>
          </w:p>
          <w:p w14:paraId="06B988D5" w14:textId="5D0ACFB8" w:rsidR="00587002" w:rsidRDefault="00587002" w:rsidP="00587002">
            <w:pPr>
              <w:pStyle w:val="TF-LEGENDA"/>
            </w:pPr>
          </w:p>
          <w:p w14:paraId="02CFB32B" w14:textId="75192C9E" w:rsidR="00587002" w:rsidRDefault="00587002" w:rsidP="00587002">
            <w:pPr>
              <w:pStyle w:val="TF-TEXTOQUADRO"/>
            </w:pPr>
          </w:p>
          <w:p w14:paraId="61D1ABD9" w14:textId="43BA9DBE" w:rsidR="00587002" w:rsidRDefault="00587002" w:rsidP="00587002">
            <w:pPr>
              <w:pStyle w:val="TF-TEXTOQUADRO"/>
            </w:pPr>
          </w:p>
          <w:p w14:paraId="694249CD" w14:textId="77777777" w:rsidR="00587002" w:rsidRPr="00587002" w:rsidRDefault="00587002" w:rsidP="00587002">
            <w:pPr>
              <w:pStyle w:val="TF-TEXTOQUADRO"/>
            </w:pPr>
          </w:p>
          <w:p w14:paraId="7CFE957B" w14:textId="77777777" w:rsidR="007222F7" w:rsidRDefault="007222F7" w:rsidP="00587002">
            <w:pPr>
              <w:pStyle w:val="TF-LEGENDA"/>
            </w:pPr>
          </w:p>
        </w:tc>
      </w:tr>
    </w:tbl>
    <w:p w14:paraId="2F3EAE58" w14:textId="77777777" w:rsidR="00F255FC" w:rsidRDefault="00F255FC" w:rsidP="00F83A19">
      <w:pPr>
        <w:pStyle w:val="TF-LEGENDA"/>
      </w:pPr>
    </w:p>
    <w:p w14:paraId="12B33851" w14:textId="77777777" w:rsidR="00320BFA" w:rsidRDefault="00320BFA">
      <w:pPr>
        <w:pStyle w:val="TF-LEGENDA"/>
        <w:sectPr w:rsidR="00320BFA" w:rsidSect="00F31359">
          <w:headerReference w:type="default" r:id="rId19"/>
          <w:footerReference w:type="default" r:id="rId20"/>
          <w:headerReference w:type="first" r:id="rId21"/>
          <w:footerReference w:type="first" r:id="rId22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008446CF" w14:textId="77777777" w:rsidR="00320BFA" w:rsidRPr="00320BFA" w:rsidRDefault="006E25D2" w:rsidP="00320BFA">
      <w:pPr>
        <w:pStyle w:val="TF-xAvalTTULO"/>
      </w:pPr>
      <w:r>
        <w:lastRenderedPageBreak/>
        <w:t>FORMULÁRIO  DE  avaliação</w:t>
      </w:r>
      <w:r w:rsidR="00320BFA" w:rsidRPr="00320BFA">
        <w:t xml:space="preserve"> – PROFESSOR TCC I</w:t>
      </w:r>
    </w:p>
    <w:p w14:paraId="6D9D1C55" w14:textId="6EEBD63D" w:rsidR="00320BFA" w:rsidRPr="00320BFA" w:rsidRDefault="00320BFA" w:rsidP="00320BFA">
      <w:pPr>
        <w:pStyle w:val="TF-xAvalLINHA"/>
      </w:pPr>
      <w:r w:rsidRPr="00320BFA">
        <w:t>Acadêmico(a):</w:t>
      </w:r>
      <w:r w:rsidR="004C142C">
        <w:t xml:space="preserve"> Matheus </w:t>
      </w:r>
      <w:proofErr w:type="spellStart"/>
      <w:r w:rsidR="004C142C">
        <w:t>Mahnke</w:t>
      </w:r>
      <w:proofErr w:type="spellEnd"/>
      <w:r w:rsidRPr="00320BFA">
        <w:tab/>
      </w:r>
    </w:p>
    <w:p w14:paraId="3F54DE5E" w14:textId="0C7F2042" w:rsidR="00320BFA" w:rsidRDefault="00320BFA" w:rsidP="00320BFA">
      <w:pPr>
        <w:pStyle w:val="TF-xAvalLINHA"/>
      </w:pPr>
      <w:r w:rsidRPr="00320BFA">
        <w:t>Avaliador(a):</w:t>
      </w:r>
      <w:r w:rsidRPr="00320BFA">
        <w:tab/>
      </w:r>
      <w:r w:rsidR="004C142C">
        <w:t>Andreza Sartori</w:t>
      </w:r>
      <w:r>
        <w:tab/>
      </w:r>
    </w:p>
    <w:p w14:paraId="0F1E2F50" w14:textId="77777777" w:rsidR="00613B57" w:rsidRPr="00320BFA" w:rsidRDefault="00613B57" w:rsidP="00320BFA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7362"/>
        <w:gridCol w:w="486"/>
        <w:gridCol w:w="490"/>
        <w:gridCol w:w="483"/>
      </w:tblGrid>
      <w:tr w:rsidR="00613B57" w:rsidRPr="00320BFA" w14:paraId="0BFC7F9A" w14:textId="77777777" w:rsidTr="00EE0157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1B33F4D" w14:textId="77777777" w:rsidR="00613B57" w:rsidRPr="00320BFA" w:rsidRDefault="00613B57" w:rsidP="00EE0157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449029F7" w14:textId="77777777" w:rsidR="00613B57" w:rsidRPr="00320BFA" w:rsidRDefault="00613B57" w:rsidP="00EE0157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69A6BD06" w14:textId="77777777" w:rsidR="00613B57" w:rsidRPr="00320BFA" w:rsidRDefault="00613B57" w:rsidP="00EE0157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3CAE7648" w14:textId="77777777" w:rsidR="00613B57" w:rsidRPr="00320BFA" w:rsidRDefault="00613B57" w:rsidP="00EE0157">
            <w:pPr>
              <w:pStyle w:val="TF-xAvalITEMTABELA"/>
            </w:pPr>
            <w:r w:rsidRPr="00320BFA">
              <w:t>não atende</w:t>
            </w:r>
          </w:p>
        </w:tc>
      </w:tr>
      <w:tr w:rsidR="00613B57" w:rsidRPr="00320BFA" w14:paraId="3CEFC227" w14:textId="77777777" w:rsidTr="00EE0157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70B7E972" w14:textId="77777777" w:rsidR="00613B57" w:rsidRPr="00320BFA" w:rsidRDefault="00613B57" w:rsidP="00EE0157">
            <w:pPr>
              <w:pStyle w:val="TF-xAvalITEMTABELA"/>
            </w:pPr>
            <w:r w:rsidRPr="008327CB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3A496" w14:textId="77777777" w:rsidR="00613B57" w:rsidRPr="00821EE8" w:rsidRDefault="00613B57" w:rsidP="00CB1710">
            <w:pPr>
              <w:pStyle w:val="TF-xAvalITEM"/>
              <w:numPr>
                <w:ilvl w:val="0"/>
                <w:numId w:val="5"/>
              </w:numPr>
            </w:pPr>
            <w:r w:rsidRPr="00821EE8">
              <w:t>INTRODUÇÃO</w:t>
            </w:r>
          </w:p>
          <w:p w14:paraId="074DF72C" w14:textId="77777777" w:rsidR="00613B57" w:rsidRPr="00821EE8" w:rsidRDefault="00613B57" w:rsidP="00EE0157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FFCF1" w14:textId="669DB258" w:rsidR="00613B57" w:rsidRPr="00320BFA" w:rsidRDefault="00641963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79EF6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F4A3568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564F1BEA" w14:textId="77777777" w:rsidTr="00EE0157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F8372C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96721" w14:textId="77777777" w:rsidR="00613B57" w:rsidRPr="00821EE8" w:rsidRDefault="00613B57" w:rsidP="00EE0157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63627" w14:textId="6BD9B04E" w:rsidR="00613B57" w:rsidRPr="00320BFA" w:rsidRDefault="00641963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855DA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582644F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19334CA1" w14:textId="77777777" w:rsidTr="00EE01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3EECB75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00D1C" w14:textId="77777777" w:rsidR="00613B57" w:rsidRPr="00320BFA" w:rsidRDefault="00613B57" w:rsidP="00CB1710">
            <w:pPr>
              <w:pStyle w:val="TF-xAvalITEM"/>
              <w:numPr>
                <w:ilvl w:val="0"/>
                <w:numId w:val="5"/>
              </w:numPr>
            </w:pPr>
            <w:r w:rsidRPr="00320BFA">
              <w:t>OBJETIVOS</w:t>
            </w:r>
          </w:p>
          <w:p w14:paraId="7C03E18E" w14:textId="77777777" w:rsidR="00613B57" w:rsidRPr="00320BFA" w:rsidRDefault="00613B57" w:rsidP="00EE0157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1047D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60BA6" w14:textId="03C26D6E" w:rsidR="00613B57" w:rsidRPr="00320BFA" w:rsidRDefault="00A970B0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239A9C9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5CC14F34" w14:textId="77777777" w:rsidTr="00EE0157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0F7056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587C1" w14:textId="77777777" w:rsidR="00613B57" w:rsidRPr="00320BFA" w:rsidRDefault="00613B57" w:rsidP="00EE0157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5E243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5F470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67F4D33" w14:textId="42B27045" w:rsidR="00613B57" w:rsidRPr="00320BFA" w:rsidRDefault="00A970B0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</w:tr>
      <w:tr w:rsidR="00613B57" w:rsidRPr="00320BFA" w14:paraId="63ADB0DA" w14:textId="77777777" w:rsidTr="00EE01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F086823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FF64A" w14:textId="77777777" w:rsidR="00613B57" w:rsidRPr="00EE20C1" w:rsidRDefault="00613B57" w:rsidP="00CB1710">
            <w:pPr>
              <w:pStyle w:val="TF-xAvalITEM"/>
              <w:numPr>
                <w:ilvl w:val="0"/>
                <w:numId w:val="5"/>
              </w:numPr>
            </w:pPr>
            <w:r w:rsidRPr="00EE20C1">
              <w:t>JUSTIFICATIVA</w:t>
            </w:r>
          </w:p>
          <w:p w14:paraId="2DE813D4" w14:textId="77777777" w:rsidR="00613B57" w:rsidRPr="00EE20C1" w:rsidRDefault="00613B57" w:rsidP="00EE0157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D8688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EDE92" w14:textId="2EF199FF" w:rsidR="00613B57" w:rsidRPr="00320BFA" w:rsidRDefault="001B086C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91D4A07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56118951" w14:textId="77777777" w:rsidTr="00EE01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96691E2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75A27" w14:textId="77777777" w:rsidR="00613B57" w:rsidRPr="00EE20C1" w:rsidRDefault="00613B57" w:rsidP="00EE0157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A55D9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C2AD7" w14:textId="0E0BC398" w:rsidR="00613B57" w:rsidRPr="00320BFA" w:rsidRDefault="001B086C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B945F1D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0EFC56DE" w14:textId="77777777" w:rsidTr="00EE0157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9CDC196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89D89" w14:textId="77777777" w:rsidR="00613B57" w:rsidRPr="00320BFA" w:rsidRDefault="00613B57" w:rsidP="00CB1710">
            <w:pPr>
              <w:pStyle w:val="TF-xAvalITEM"/>
              <w:numPr>
                <w:ilvl w:val="0"/>
                <w:numId w:val="5"/>
              </w:numPr>
            </w:pPr>
            <w:r w:rsidRPr="00320BFA">
              <w:t>METODOLOGIA</w:t>
            </w:r>
          </w:p>
          <w:p w14:paraId="45108F53" w14:textId="77777777" w:rsidR="00613B57" w:rsidRPr="00320BFA" w:rsidRDefault="00613B57" w:rsidP="00EE0157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734FA" w14:textId="7131D828" w:rsidR="00613B57" w:rsidRPr="00320BFA" w:rsidRDefault="001B086C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81BC8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16EB402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37231744" w14:textId="77777777" w:rsidTr="00EE0157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19D4796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008AB" w14:textId="77777777" w:rsidR="00613B57" w:rsidRPr="00320BFA" w:rsidRDefault="00613B57" w:rsidP="00EE0157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948AD" w14:textId="3E0235DA" w:rsidR="00613B57" w:rsidRPr="00320BFA" w:rsidRDefault="001B086C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5D330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D3B712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1197AACE" w14:textId="77777777" w:rsidTr="00EE0157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8404A7E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6A5DB" w14:textId="77777777" w:rsidR="00613B57" w:rsidRPr="00801036" w:rsidRDefault="00613B57" w:rsidP="00CB1710">
            <w:pPr>
              <w:pStyle w:val="TF-xAvalITEM"/>
              <w:numPr>
                <w:ilvl w:val="0"/>
                <w:numId w:val="5"/>
              </w:numPr>
            </w:pPr>
            <w:r w:rsidRPr="00801036">
              <w:t>REVISÃO BIBLIOGRÁFICA (atenção para a diferença de conteúdo entre projeto e pré-projeto)</w:t>
            </w:r>
          </w:p>
          <w:p w14:paraId="23C5937C" w14:textId="77777777" w:rsidR="00613B57" w:rsidRPr="00801036" w:rsidRDefault="00613B57" w:rsidP="00EE0157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7B61D" w14:textId="77777777" w:rsidR="00613B57" w:rsidRPr="00801036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26DF9" w14:textId="00026B6B" w:rsidR="00613B57" w:rsidRPr="00801036" w:rsidRDefault="001B086C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D1B19E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47517713" w14:textId="77777777" w:rsidTr="00EE0157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0280615A" w14:textId="77777777" w:rsidR="00613B57" w:rsidRPr="00320BFA" w:rsidRDefault="00613B57" w:rsidP="00EE0157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37C3C" w14:textId="77777777" w:rsidR="00613B57" w:rsidRPr="00320BFA" w:rsidRDefault="00613B57" w:rsidP="00CB1710">
            <w:pPr>
              <w:pStyle w:val="TF-xAvalITEM"/>
              <w:numPr>
                <w:ilvl w:val="0"/>
                <w:numId w:val="5"/>
              </w:numPr>
            </w:pPr>
            <w:r w:rsidRPr="00320BFA">
              <w:t>LINGUAGEM USADA (redação)</w:t>
            </w:r>
          </w:p>
          <w:p w14:paraId="7661C8A9" w14:textId="77777777" w:rsidR="00613B57" w:rsidRPr="00320BFA" w:rsidRDefault="00613B57" w:rsidP="00EE0157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BFB73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A2E97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6A1917" w14:textId="5F3D2A9C" w:rsidR="00613B57" w:rsidRPr="00320BFA" w:rsidRDefault="00E635AF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commentRangeStart w:id="113"/>
            <w:r>
              <w:rPr>
                <w:sz w:val="18"/>
              </w:rPr>
              <w:t>X</w:t>
            </w:r>
            <w:commentRangeEnd w:id="113"/>
            <w:r>
              <w:rPr>
                <w:rStyle w:val="Refdecomentrio"/>
              </w:rPr>
              <w:commentReference w:id="113"/>
            </w:r>
          </w:p>
        </w:tc>
      </w:tr>
      <w:tr w:rsidR="00613B57" w:rsidRPr="00320BFA" w14:paraId="44C99623" w14:textId="77777777" w:rsidTr="00EE01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B51E726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D6F14" w14:textId="77777777" w:rsidR="00613B57" w:rsidRPr="00320BFA" w:rsidRDefault="00613B57" w:rsidP="00EE0157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B16AC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1BE78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454D059" w14:textId="77AC4A33" w:rsidR="00613B57" w:rsidRPr="00320BFA" w:rsidRDefault="00E635AF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</w:tr>
      <w:tr w:rsidR="00613B57" w:rsidRPr="00320BFA" w14:paraId="65709327" w14:textId="77777777" w:rsidTr="00EE01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4919236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2DEC2" w14:textId="77777777" w:rsidR="00613B57" w:rsidRPr="00320BFA" w:rsidRDefault="00613B57" w:rsidP="00CB1710">
            <w:pPr>
              <w:pStyle w:val="TF-xAvalITEM"/>
              <w:numPr>
                <w:ilvl w:val="0"/>
                <w:numId w:val="5"/>
              </w:numPr>
            </w:pPr>
            <w:r w:rsidRPr="00320BFA">
              <w:t>ORGANIZAÇÃO E APRESENTAÇÃO GRÁFICA DO TEXTO</w:t>
            </w:r>
          </w:p>
          <w:p w14:paraId="06489AB6" w14:textId="77777777" w:rsidR="00613B57" w:rsidRPr="00320BFA" w:rsidRDefault="00613B57" w:rsidP="00EE0157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3F09D" w14:textId="7D80CCFC" w:rsidR="00613B57" w:rsidRPr="00320BFA" w:rsidRDefault="00E72554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28F3A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0D75E3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60081F9E" w14:textId="77777777" w:rsidTr="00EE01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ACA2B97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71354" w14:textId="77777777" w:rsidR="00613B57" w:rsidRPr="00320BFA" w:rsidRDefault="00613B57" w:rsidP="00CB1710">
            <w:pPr>
              <w:pStyle w:val="TF-xAvalITEM"/>
              <w:numPr>
                <w:ilvl w:val="0"/>
                <w:numId w:val="5"/>
              </w:numPr>
            </w:pPr>
            <w:r w:rsidRPr="00320BFA">
              <w:t>ILUSTRAÇÕES (figuras, quadros, tabelas)</w:t>
            </w:r>
          </w:p>
          <w:p w14:paraId="29AD3E55" w14:textId="77777777" w:rsidR="00613B57" w:rsidRPr="00320BFA" w:rsidRDefault="00613B57" w:rsidP="00EE0157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CFAEC" w14:textId="77777777" w:rsidR="00613B57" w:rsidRPr="00320BFA" w:rsidRDefault="00613B57" w:rsidP="00EE0157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32AD8" w14:textId="0E7B1020" w:rsidR="00613B57" w:rsidRPr="00320BFA" w:rsidRDefault="0073147D" w:rsidP="00EE0157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93F64BB" w14:textId="77777777" w:rsidR="00613B57" w:rsidRPr="00320BFA" w:rsidRDefault="00613B57" w:rsidP="00EE0157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7C1DD254" w14:textId="77777777" w:rsidTr="00EE0157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2B1C764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B1CBF" w14:textId="77777777" w:rsidR="00613B57" w:rsidRPr="00320BFA" w:rsidRDefault="00613B57" w:rsidP="00CB1710">
            <w:pPr>
              <w:pStyle w:val="TF-xAvalITEM"/>
              <w:numPr>
                <w:ilvl w:val="0"/>
                <w:numId w:val="5"/>
              </w:numPr>
            </w:pPr>
            <w:r w:rsidRPr="00320BFA">
              <w:t>REFERÊNCIAS E CITAÇÕES</w:t>
            </w:r>
          </w:p>
          <w:p w14:paraId="1BCAA7ED" w14:textId="77777777" w:rsidR="00613B57" w:rsidRPr="00320BFA" w:rsidRDefault="00613B57" w:rsidP="00EE0157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8EF16" w14:textId="6C8BCAD0" w:rsidR="00613B57" w:rsidRPr="00320BFA" w:rsidRDefault="00E77D24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8FD7A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FC10D09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3E815096" w14:textId="77777777" w:rsidTr="00EE0157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F1AEC56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9509E" w14:textId="77777777" w:rsidR="00613B57" w:rsidRPr="00320BFA" w:rsidRDefault="00613B57" w:rsidP="00EE0157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6B224" w14:textId="5399AD8A" w:rsidR="00613B57" w:rsidRPr="00320BFA" w:rsidRDefault="00E72554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CC268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AAD385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14348A76" w14:textId="77777777" w:rsidTr="00EE01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1FD57F9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F2497E3" w14:textId="77777777" w:rsidR="00613B57" w:rsidRPr="00320BFA" w:rsidRDefault="00613B57" w:rsidP="00EE0157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9E3D4A7" w14:textId="2CBEA8C2" w:rsidR="00613B57" w:rsidRPr="00320BFA" w:rsidRDefault="00E77D24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461FEE1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E7BF361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6B6D74A5" w14:textId="77777777" w:rsidR="0000224C" w:rsidRDefault="0000224C" w:rsidP="0000224C">
      <w:pPr>
        <w:pStyle w:val="TF-xAvalITEMDETALHE"/>
      </w:pPr>
    </w:p>
    <w:p w14:paraId="6120BEF9" w14:textId="77777777" w:rsidR="006E25D2" w:rsidRDefault="00320BFA" w:rsidP="00320BFA">
      <w:pPr>
        <w:pStyle w:val="TF-xAvalTTULO"/>
      </w:pPr>
      <w:r w:rsidRPr="00320BFA">
        <w:t>PARECER – PROFESSOR DE TCC I ou COORDENADOR DE TCC</w:t>
      </w:r>
      <w:r w:rsidR="006E25D2">
        <w:t xml:space="preserve"> </w:t>
      </w:r>
    </w:p>
    <w:p w14:paraId="404B38FD" w14:textId="77777777" w:rsidR="00320BFA" w:rsidRPr="003F5F25" w:rsidRDefault="006E25D2" w:rsidP="00320BFA">
      <w:pPr>
        <w:pStyle w:val="TF-xAvalTTULO"/>
        <w:rPr>
          <w:b/>
        </w:rPr>
      </w:pPr>
      <w:r w:rsidRPr="003F5F25">
        <w:rPr>
          <w:b/>
        </w:rPr>
        <w:t>(preencher apenas no projeto)</w:t>
      </w:r>
      <w:r w:rsidR="00320BFA" w:rsidRPr="003F5F25">
        <w:rPr>
          <w:b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3"/>
        <w:gridCol w:w="3453"/>
        <w:gridCol w:w="3456"/>
      </w:tblGrid>
      <w:tr w:rsidR="00320BFA" w:rsidRPr="00320BFA" w14:paraId="086DCC84" w14:textId="77777777" w:rsidTr="0000224C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20D61648" w14:textId="77777777" w:rsidR="00320BFA" w:rsidRPr="00320BFA" w:rsidRDefault="00320BFA" w:rsidP="00320BFA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50218FDD" w14:textId="77777777" w:rsidR="00320BFA" w:rsidRPr="00320BFA" w:rsidRDefault="00320BFA" w:rsidP="00CB1710">
            <w:pPr>
              <w:keepNext w:val="0"/>
              <w:keepLines w:val="0"/>
              <w:numPr>
                <w:ilvl w:val="0"/>
                <w:numId w:val="6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3298E49B" w14:textId="77777777" w:rsidR="00320BFA" w:rsidRPr="00320BFA" w:rsidRDefault="00320BFA" w:rsidP="00CB1710">
            <w:pPr>
              <w:keepNext w:val="0"/>
              <w:keepLines w:val="0"/>
              <w:numPr>
                <w:ilvl w:val="0"/>
                <w:numId w:val="6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2E86E78D" w14:textId="77777777" w:rsidR="00320BFA" w:rsidRPr="00320BFA" w:rsidRDefault="00320BFA" w:rsidP="00CB1710">
            <w:pPr>
              <w:keepNext w:val="0"/>
              <w:keepLines w:val="0"/>
              <w:numPr>
                <w:ilvl w:val="0"/>
                <w:numId w:val="6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320BFA" w:rsidRPr="00320BFA" w14:paraId="2F5EB0EF" w14:textId="77777777" w:rsidTr="0000224C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74B9195" w14:textId="77777777" w:rsidR="00320BFA" w:rsidRPr="00320BFA" w:rsidRDefault="00320BFA" w:rsidP="00320BFA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291CF2B9" w14:textId="77777777" w:rsidR="00320BFA" w:rsidRPr="00320BFA" w:rsidRDefault="00320BFA" w:rsidP="00320BFA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569864C5" w14:textId="77777777" w:rsidR="00320BFA" w:rsidRPr="00320BFA" w:rsidRDefault="00320BFA" w:rsidP="00320BFA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REPROVADO</w:t>
            </w:r>
          </w:p>
        </w:tc>
      </w:tr>
    </w:tbl>
    <w:p w14:paraId="5EB692B8" w14:textId="0AFD670E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 w:rsidR="001245C7">
        <w:t>26/04/2021</w:t>
      </w:r>
      <w:r>
        <w:tab/>
      </w:r>
    </w:p>
    <w:p w14:paraId="1D278B24" w14:textId="77777777" w:rsidR="0000224C" w:rsidRPr="00320BFA" w:rsidRDefault="0000224C" w:rsidP="0000224C">
      <w:pPr>
        <w:pStyle w:val="TF-xAvalTTULO"/>
      </w:pPr>
      <w:r>
        <w:br w:type="page"/>
      </w:r>
      <w:r w:rsidRPr="00320BFA">
        <w:lastRenderedPageBreak/>
        <w:t>FORMULÁRIO  DE  avaliação</w:t>
      </w:r>
      <w:r w:rsidR="006E25D2">
        <w:t xml:space="preserve"> </w:t>
      </w:r>
      <w:r w:rsidRPr="00320BFA">
        <w:t xml:space="preserve">– PROFESSOR </w:t>
      </w:r>
      <w:r>
        <w:t>AVALIADOR</w:t>
      </w:r>
    </w:p>
    <w:p w14:paraId="1111A5F1" w14:textId="20425238" w:rsidR="0000224C" w:rsidRPr="00320BFA" w:rsidRDefault="0000224C" w:rsidP="0000224C">
      <w:pPr>
        <w:pStyle w:val="TF-xAvalLINHA"/>
      </w:pPr>
      <w:r w:rsidRPr="00320BFA">
        <w:t>Acadêmico(a):</w:t>
      </w:r>
      <w:r w:rsidRPr="00320BFA">
        <w:tab/>
      </w:r>
    </w:p>
    <w:p w14:paraId="6D17DB6D" w14:textId="6E9032A6" w:rsidR="0000224C" w:rsidRPr="00320BFA" w:rsidRDefault="0000224C" w:rsidP="0000224C">
      <w:pPr>
        <w:pStyle w:val="TF-xAvalLINHA"/>
      </w:pPr>
      <w:r w:rsidRPr="00320BFA">
        <w:t>Avaliador(a):</w:t>
      </w:r>
      <w:r w:rsidRPr="00320BFA">
        <w:tab/>
      </w:r>
      <w:r>
        <w:tab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7087"/>
        <w:gridCol w:w="444"/>
        <w:gridCol w:w="551"/>
        <w:gridCol w:w="492"/>
      </w:tblGrid>
      <w:tr w:rsidR="0000224C" w:rsidRPr="00320BFA" w14:paraId="5950A2F8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749CC60" w14:textId="77777777" w:rsidR="0000224C" w:rsidRPr="00320BFA" w:rsidRDefault="0000224C" w:rsidP="0000224C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5324860" w14:textId="77777777" w:rsidR="0000224C" w:rsidRPr="00320BFA" w:rsidRDefault="0000224C" w:rsidP="000A19D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50F9259" w14:textId="77777777" w:rsidR="0000224C" w:rsidRPr="00320BFA" w:rsidRDefault="0000224C" w:rsidP="000A19D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16E2364" w14:textId="77777777" w:rsidR="0000224C" w:rsidRPr="00320BFA" w:rsidRDefault="0000224C" w:rsidP="000A19DE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57B9E7C2" w14:textId="77777777" w:rsidTr="0000224C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0588F6AA" w14:textId="77777777" w:rsidR="0000224C" w:rsidRPr="0000224C" w:rsidRDefault="0000224C" w:rsidP="000A19DE">
            <w:pPr>
              <w:pStyle w:val="TF-xAvalITEMTABELA"/>
            </w:pPr>
            <w:r w:rsidRPr="00A21708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B80D1" w14:textId="77777777" w:rsidR="0000224C" w:rsidRPr="00320BFA" w:rsidRDefault="0000224C" w:rsidP="00CB1710">
            <w:pPr>
              <w:pStyle w:val="TF-xAvalITEM"/>
              <w:numPr>
                <w:ilvl w:val="0"/>
                <w:numId w:val="8"/>
              </w:numPr>
            </w:pPr>
            <w:r w:rsidRPr="00320BFA">
              <w:t>INTRODUÇÃO</w:t>
            </w:r>
          </w:p>
          <w:p w14:paraId="2139C072" w14:textId="77777777" w:rsidR="0000224C" w:rsidRPr="00320BFA" w:rsidRDefault="0000224C" w:rsidP="000A19D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8AC4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5277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997984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AED8C79" w14:textId="77777777" w:rsidTr="0000224C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1FCE302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D7BED" w14:textId="77777777" w:rsidR="0000224C" w:rsidRPr="00320BFA" w:rsidRDefault="0000224C" w:rsidP="000A19D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7EF6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897C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04EC6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F6119C7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632D71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39FF2" w14:textId="77777777" w:rsidR="0000224C" w:rsidRPr="00320BFA" w:rsidRDefault="0000224C" w:rsidP="000A19DE">
            <w:pPr>
              <w:pStyle w:val="TF-xAvalITEM"/>
            </w:pPr>
            <w:r w:rsidRPr="00320BFA">
              <w:t>OBJETIVOS</w:t>
            </w:r>
          </w:p>
          <w:p w14:paraId="19CBDF08" w14:textId="77777777" w:rsidR="0000224C" w:rsidRPr="00320BFA" w:rsidRDefault="0000224C" w:rsidP="000A19D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800C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1FDED" w14:textId="1F40129E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DF732B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B94ADEE" w14:textId="77777777" w:rsidTr="0000224C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26C0D5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0878A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CA30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6507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D694BFB" w14:textId="7816F390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99F29DA" w14:textId="77777777" w:rsidTr="0000224C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1E163D1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F3964" w14:textId="77777777" w:rsidR="0000224C" w:rsidRPr="00320BFA" w:rsidRDefault="0000224C" w:rsidP="000A19DE">
            <w:pPr>
              <w:pStyle w:val="TF-xAvalITEM"/>
            </w:pPr>
            <w:r w:rsidRPr="00320BFA">
              <w:t>TRABALHOS CORRELATOS</w:t>
            </w:r>
          </w:p>
          <w:p w14:paraId="3909A3E5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157B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DF06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F2D583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843CA31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A1556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7EF36" w14:textId="77777777" w:rsidR="0000224C" w:rsidRPr="00320BFA" w:rsidRDefault="0000224C" w:rsidP="000A19DE">
            <w:pPr>
              <w:pStyle w:val="TF-xAvalITEM"/>
            </w:pPr>
            <w:r w:rsidRPr="00320BFA">
              <w:t>JUSTIFICATIVA</w:t>
            </w:r>
          </w:p>
          <w:p w14:paraId="32C0D5EA" w14:textId="77777777" w:rsidR="0000224C" w:rsidRPr="00320BFA" w:rsidRDefault="0000224C" w:rsidP="000A19D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B500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A8E4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650792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E62F042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BB0A686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12BAA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4C91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330E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3B7D49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BE3E1C0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A7DA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A1E7B" w14:textId="77777777" w:rsidR="0000224C" w:rsidRPr="00320BFA" w:rsidRDefault="0000224C" w:rsidP="000A19D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0339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9138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02022C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679D5BE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583CF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7D51B" w14:textId="77777777" w:rsidR="0000224C" w:rsidRPr="00320BFA" w:rsidRDefault="0000224C" w:rsidP="000A19DE">
            <w:pPr>
              <w:pStyle w:val="TF-xAvalITEM"/>
            </w:pPr>
            <w:r w:rsidRPr="00320BFA">
              <w:t>REQUISITOS PRINCIPAIS DO PROBLEMA A SER TRABALHADO</w:t>
            </w:r>
          </w:p>
          <w:p w14:paraId="77272C92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5CCF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5A16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03E060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20D63BC" w14:textId="77777777" w:rsidTr="0000224C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B09B164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71B39" w14:textId="77777777" w:rsidR="0000224C" w:rsidRPr="00320BFA" w:rsidRDefault="0000224C" w:rsidP="000A19DE">
            <w:pPr>
              <w:pStyle w:val="TF-xAvalITEM"/>
            </w:pPr>
            <w:r w:rsidRPr="00320BFA">
              <w:t>METODOLOGIA</w:t>
            </w:r>
          </w:p>
          <w:p w14:paraId="360C4801" w14:textId="77777777" w:rsidR="0000224C" w:rsidRPr="00320BFA" w:rsidRDefault="0000224C" w:rsidP="000A19D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3103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24DF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D7524B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7BAA7D4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6B7D713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2BB15" w14:textId="77777777" w:rsidR="0000224C" w:rsidRPr="00320BFA" w:rsidRDefault="0000224C" w:rsidP="000A19D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003E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25E5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1A8DB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F813E49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EC5326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B70B6" w14:textId="77777777" w:rsidR="0000224C" w:rsidRPr="00320BFA" w:rsidRDefault="0000224C" w:rsidP="000A19DE">
            <w:pPr>
              <w:pStyle w:val="TF-xAvalITEM"/>
            </w:pPr>
            <w:r w:rsidRPr="00320BFA">
              <w:t>REVISÃO BIBLIOGRÁFICA</w:t>
            </w:r>
            <w:r w:rsidR="006E25D2">
              <w:t xml:space="preserve"> (atenção para a diferença de conteúdo entre projeto e pré-projeto)</w:t>
            </w:r>
          </w:p>
          <w:p w14:paraId="338FC10C" w14:textId="77777777" w:rsidR="0000224C" w:rsidRPr="00320BFA" w:rsidRDefault="0000224C" w:rsidP="000A19D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DB56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564F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5105B0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F2B9582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C3F6470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FD0870" w14:textId="77777777" w:rsidR="0000224C" w:rsidRPr="00320BFA" w:rsidRDefault="0000224C" w:rsidP="000A19D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4396BF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9EF637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FC8387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E0D66B4" w14:textId="77777777" w:rsidTr="0000224C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613795D" w14:textId="77777777" w:rsidR="0000224C" w:rsidRPr="0000224C" w:rsidRDefault="0000224C" w:rsidP="000A19D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3B629" w14:textId="77777777" w:rsidR="0000224C" w:rsidRPr="00320BFA" w:rsidRDefault="0000224C" w:rsidP="000A19DE">
            <w:pPr>
              <w:pStyle w:val="TF-xAvalITEM"/>
            </w:pPr>
            <w:r w:rsidRPr="00320BFA">
              <w:t>LINGUAGEM USADA (redação)</w:t>
            </w:r>
          </w:p>
          <w:p w14:paraId="0910006A" w14:textId="77777777" w:rsidR="0000224C" w:rsidRPr="00320BFA" w:rsidRDefault="0000224C" w:rsidP="000A19D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C9AD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D8DD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363EA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4A06BD3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329D46A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C6DC39" w14:textId="77777777" w:rsidR="0000224C" w:rsidRPr="00320BFA" w:rsidRDefault="0000224C" w:rsidP="000A19D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FB37F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19F06F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CDA7AA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49557F6E" w14:textId="77777777" w:rsidR="0000224C" w:rsidRDefault="0000224C" w:rsidP="0000224C">
      <w:pPr>
        <w:pStyle w:val="TF-xAvalTTULO"/>
      </w:pPr>
    </w:p>
    <w:p w14:paraId="70066983" w14:textId="77777777" w:rsidR="0000224C" w:rsidRDefault="0000224C" w:rsidP="0000224C">
      <w:pPr>
        <w:pStyle w:val="TF-xAvalTTULO"/>
      </w:pPr>
      <w:r w:rsidRPr="00320BFA">
        <w:t xml:space="preserve">PARECER – PROFESSOR </w:t>
      </w:r>
      <w:r>
        <w:t>AVALIADOR</w:t>
      </w:r>
      <w:r w:rsidRPr="00320BFA">
        <w:t>:</w:t>
      </w:r>
    </w:p>
    <w:p w14:paraId="410ABC87" w14:textId="77777777" w:rsidR="006E25D2" w:rsidRPr="003F5F25" w:rsidRDefault="006E25D2" w:rsidP="0000224C">
      <w:pPr>
        <w:pStyle w:val="TF-xAvalTTULO"/>
        <w:rPr>
          <w:b/>
        </w:rPr>
      </w:pPr>
      <w:r w:rsidRPr="003F5F25">
        <w:rPr>
          <w:b/>
        </w:rPr>
        <w:t>(preencher apenas no projeto)</w:t>
      </w: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00224C" w:rsidRPr="0000224C" w14:paraId="5181A648" w14:textId="77777777" w:rsidTr="0000224C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53EF5D49" w14:textId="77777777" w:rsidR="0000224C" w:rsidRPr="0000224C" w:rsidRDefault="0000224C" w:rsidP="0000224C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 w:rsidR="00A21708"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20DA95FC" w14:textId="77777777" w:rsidR="0000224C" w:rsidRPr="0000224C" w:rsidRDefault="0000224C" w:rsidP="00CB1710">
            <w:pPr>
              <w:keepNext w:val="0"/>
              <w:keepLines w:val="0"/>
              <w:numPr>
                <w:ilvl w:val="0"/>
                <w:numId w:val="6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7CB89D90" w14:textId="77777777" w:rsidR="0000224C" w:rsidRPr="0000224C" w:rsidRDefault="0000224C" w:rsidP="00CB1710">
            <w:pPr>
              <w:keepNext w:val="0"/>
              <w:keepLines w:val="0"/>
              <w:numPr>
                <w:ilvl w:val="0"/>
                <w:numId w:val="6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00224C" w:rsidRPr="0000224C" w14:paraId="2B8E3161" w14:textId="77777777" w:rsidTr="0000224C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5D4F37E" w14:textId="77777777" w:rsidR="0000224C" w:rsidRPr="0000224C" w:rsidRDefault="0000224C" w:rsidP="0000224C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058E12BA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00224C">
              <w:rPr>
                <w:sz w:val="20"/>
              </w:rPr>
              <w:t xml:space="preserve">(  </w:t>
            </w:r>
            <w:proofErr w:type="gramEnd"/>
            <w:r w:rsidRPr="0000224C">
              <w:rPr>
                <w:sz w:val="20"/>
              </w:rPr>
              <w:t xml:space="preserve"> 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3671170D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00224C">
              <w:rPr>
                <w:sz w:val="20"/>
              </w:rPr>
              <w:t xml:space="preserve">(  </w:t>
            </w:r>
            <w:proofErr w:type="gramEnd"/>
            <w:r w:rsidRPr="0000224C">
              <w:rPr>
                <w:sz w:val="20"/>
              </w:rPr>
              <w:t xml:space="preserve">    ) REPROVADO</w:t>
            </w:r>
          </w:p>
        </w:tc>
      </w:tr>
    </w:tbl>
    <w:p w14:paraId="0909200C" w14:textId="77777777" w:rsidR="0000224C" w:rsidRDefault="0000224C" w:rsidP="0000224C">
      <w:pPr>
        <w:pStyle w:val="TF-xAvalLINHA"/>
        <w:tabs>
          <w:tab w:val="left" w:leader="underscore" w:pos="6237"/>
        </w:tabs>
      </w:pPr>
    </w:p>
    <w:p w14:paraId="3E1F1C9D" w14:textId="238AD60C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</w:t>
      </w:r>
      <w:r>
        <w:tab/>
      </w:r>
    </w:p>
    <w:sectPr w:rsidR="0000224C" w:rsidSect="00EC2D7A">
      <w:headerReference w:type="default" r:id="rId23"/>
      <w:footerReference w:type="default" r:id="rId24"/>
      <w:headerReference w:type="first" r:id="rId25"/>
      <w:footerReference w:type="first" r:id="rId26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7" w:author="Andreza Sartori" w:date="2021-04-27T13:50:00Z" w:initials="AS">
    <w:p w14:paraId="6F2B3E0F" w14:textId="68F5C0C4" w:rsidR="000A4AAC" w:rsidRDefault="000A4AAC">
      <w:pPr>
        <w:pStyle w:val="Textodecomentrio"/>
      </w:pPr>
      <w:r>
        <w:rPr>
          <w:rStyle w:val="Refdecomentrio"/>
        </w:rPr>
        <w:annotationRef/>
      </w:r>
      <w:r>
        <w:rPr>
          <w:rFonts w:ascii="Helvetica" w:hAnsi="Helvetica" w:cs="Helvetica"/>
          <w:color w:val="404040"/>
          <w:shd w:val="clear" w:color="auto" w:fill="F0F0F0"/>
        </w:rPr>
        <w:t>Ação ou efeito de abordar, de atracar uma embarcação a um lugar fixo de terra.</w:t>
      </w:r>
    </w:p>
  </w:comment>
  <w:comment w:id="28" w:author="Andreza Sartori" w:date="2021-04-26T14:30:00Z" w:initials="AS">
    <w:p w14:paraId="6F6B236E" w14:textId="3E454CFA" w:rsidR="00037BCD" w:rsidRDefault="00037BCD">
      <w:pPr>
        <w:pStyle w:val="Textodecomentrio"/>
      </w:pPr>
      <w:r>
        <w:rPr>
          <w:rStyle w:val="Refdecomentrio"/>
        </w:rPr>
        <w:annotationRef/>
      </w:r>
      <w:r>
        <w:t>Não deve ser escrito em itálico.</w:t>
      </w:r>
    </w:p>
  </w:comment>
  <w:comment w:id="43" w:author="Andreza Sartori" w:date="2021-04-26T14:31:00Z" w:initials="AS">
    <w:p w14:paraId="49ABDB53" w14:textId="77390B23" w:rsidR="00C85179" w:rsidRDefault="00C85179">
      <w:pPr>
        <w:pStyle w:val="Textodecomentrio"/>
      </w:pPr>
      <w:r>
        <w:rPr>
          <w:rStyle w:val="Refdecomentrio"/>
        </w:rPr>
        <w:annotationRef/>
      </w:r>
      <w:r>
        <w:t>Propor não é objetivo. Você vai “disponibilizar”</w:t>
      </w:r>
    </w:p>
  </w:comment>
  <w:comment w:id="48" w:author="Andreza Sartori" w:date="2021-04-26T14:52:00Z" w:initials="AS">
    <w:p w14:paraId="73F08259" w14:textId="6FEA2B7E" w:rsidR="000763BA" w:rsidRDefault="000763BA">
      <w:pPr>
        <w:pStyle w:val="Textodecomentrio"/>
      </w:pPr>
      <w:r>
        <w:rPr>
          <w:rStyle w:val="Refdecomentrio"/>
        </w:rPr>
        <w:annotationRef/>
      </w:r>
      <w:r>
        <w:t>Precisa rever. Alguns são requisitos e não Objetivos Específicos.</w:t>
      </w:r>
    </w:p>
  </w:comment>
  <w:comment w:id="51" w:author="Andreza Sartori" w:date="2021-04-26T14:54:00Z" w:initials="AS">
    <w:p w14:paraId="4A04B368" w14:textId="6FF337AE" w:rsidR="00977431" w:rsidRDefault="00977431">
      <w:pPr>
        <w:pStyle w:val="Textodecomentrio"/>
      </w:pPr>
      <w:r>
        <w:rPr>
          <w:rStyle w:val="Refdecomentrio"/>
        </w:rPr>
        <w:annotationRef/>
      </w:r>
      <w:r>
        <w:t>Sem itálico</w:t>
      </w:r>
    </w:p>
  </w:comment>
  <w:comment w:id="54" w:author="Andreza Sartori" w:date="2021-04-27T13:54:00Z" w:initials="AS">
    <w:p w14:paraId="10F0B8F7" w14:textId="5DB6E349" w:rsidR="009E6F5F" w:rsidRDefault="009E6F5F" w:rsidP="009E6F5F">
      <w:pPr>
        <w:pStyle w:val="Textodecomentrio"/>
      </w:pPr>
      <w:r>
        <w:rPr>
          <w:rStyle w:val="Refdecomentrio"/>
        </w:rPr>
        <w:annotationRef/>
      </w:r>
      <w:r>
        <w:t>Existe palavra em português para este termo.</w:t>
      </w:r>
    </w:p>
  </w:comment>
  <w:comment w:id="55" w:author="Andreza Sartori" w:date="2021-04-27T13:55:00Z" w:initials="AS">
    <w:p w14:paraId="73928F60" w14:textId="259F62EE" w:rsidR="005E1EF0" w:rsidRDefault="005E1EF0">
      <w:pPr>
        <w:pStyle w:val="Textodecomentrio"/>
      </w:pPr>
      <w:r>
        <w:rPr>
          <w:rStyle w:val="Refdecomentrio"/>
        </w:rPr>
        <w:annotationRef/>
      </w:r>
      <w:r>
        <w:t>Sem itálico</w:t>
      </w:r>
    </w:p>
  </w:comment>
  <w:comment w:id="56" w:author="Andreza Sartori" w:date="2021-04-26T15:00:00Z" w:initials="AS">
    <w:p w14:paraId="2EF67587" w14:textId="5AD4187B" w:rsidR="00DD75C2" w:rsidRDefault="00DD75C2">
      <w:pPr>
        <w:pStyle w:val="Textodecomentrio"/>
      </w:pPr>
      <w:r>
        <w:rPr>
          <w:rStyle w:val="Refdecomentrio"/>
        </w:rPr>
        <w:annotationRef/>
      </w:r>
      <w:r w:rsidRPr="00DD75C2">
        <w:t>Coloque o recurso de referência cruzada para figura/quadro/tabela. Faça isso em todo o texto.</w:t>
      </w:r>
    </w:p>
  </w:comment>
  <w:comment w:id="57" w:author="Andreza Sartori" w:date="2021-04-26T15:10:00Z" w:initials="AS">
    <w:p w14:paraId="315C5C51" w14:textId="3A2CFDB0" w:rsidR="00F50529" w:rsidRDefault="00F50529">
      <w:pPr>
        <w:pStyle w:val="Textodecomentrio"/>
      </w:pPr>
      <w:r>
        <w:rPr>
          <w:rStyle w:val="Refdecomentrio"/>
        </w:rPr>
        <w:annotationRef/>
      </w:r>
      <w:r>
        <w:t>Sem itálico. Rever o suo de itálico no texto. Você está usando de forma errada.</w:t>
      </w:r>
      <w:r w:rsidR="00316346">
        <w:t xml:space="preserve"> Irei evidenciar em amarelo os que encontrar errados.</w:t>
      </w:r>
    </w:p>
  </w:comment>
  <w:comment w:id="58" w:author="Andreza Sartori" w:date="2021-04-27T15:01:00Z" w:initials="AS">
    <w:p w14:paraId="1CC9994A" w14:textId="14D5C34D" w:rsidR="00B57937" w:rsidRDefault="00B57937">
      <w:pPr>
        <w:pStyle w:val="Textodecomentrio"/>
      </w:pPr>
      <w:r>
        <w:rPr>
          <w:rStyle w:val="Refdecomentrio"/>
        </w:rPr>
        <w:annotationRef/>
      </w:r>
      <w:r>
        <w:t>Faltou conclusão para a frase.</w:t>
      </w:r>
    </w:p>
  </w:comment>
  <w:comment w:id="59" w:author="Andreza Sartori" w:date="2021-04-27T14:02:00Z" w:initials="AS">
    <w:p w14:paraId="5BE98D9C" w14:textId="3A1DAD3D" w:rsidR="00140CCE" w:rsidRDefault="00140CCE">
      <w:pPr>
        <w:pStyle w:val="Textodecomentrio"/>
      </w:pPr>
      <w:r>
        <w:rPr>
          <w:rStyle w:val="Refdecomentrio"/>
        </w:rPr>
        <w:annotationRef/>
      </w:r>
      <w:r w:rsidR="00A2367F">
        <w:t>itálico</w:t>
      </w:r>
    </w:p>
  </w:comment>
  <w:comment w:id="61" w:author="Andreza Sartori" w:date="2021-04-27T15:02:00Z" w:initials="AS">
    <w:p w14:paraId="29C9A916" w14:textId="6FB5F6F1" w:rsidR="005C2B8E" w:rsidRDefault="005C2B8E">
      <w:pPr>
        <w:pStyle w:val="Textodecomentrio"/>
      </w:pPr>
      <w:r>
        <w:rPr>
          <w:rStyle w:val="Refdecomentrio"/>
        </w:rPr>
        <w:annotationRef/>
      </w:r>
      <w:r>
        <w:t>quem?</w:t>
      </w:r>
    </w:p>
  </w:comment>
  <w:comment w:id="63" w:author="Andreza Sartori" w:date="2021-04-27T16:12:00Z" w:initials="AS">
    <w:p w14:paraId="2B7910B3" w14:textId="38D988D5" w:rsidR="00C409AC" w:rsidRDefault="00C409AC">
      <w:pPr>
        <w:pStyle w:val="Textodecomentrio"/>
      </w:pPr>
      <w:r>
        <w:rPr>
          <w:rStyle w:val="Refdecomentrio"/>
        </w:rPr>
        <w:annotationRef/>
      </w:r>
      <w:r w:rsidRPr="00C409AC">
        <w:t>“e” é um conectivo de ligação entre ideias de uma mesma frase não de frases diferentes.</w:t>
      </w:r>
    </w:p>
  </w:comment>
  <w:comment w:id="68" w:author="Andreza Sartori" w:date="2021-04-27T16:16:00Z" w:initials="AS">
    <w:p w14:paraId="7327B0D5" w14:textId="588ED24F" w:rsidR="00346AE4" w:rsidRDefault="00346AE4">
      <w:pPr>
        <w:pStyle w:val="Textodecomentrio"/>
      </w:pPr>
      <w:r>
        <w:rPr>
          <w:rStyle w:val="Refdecomentrio"/>
        </w:rPr>
        <w:annotationRef/>
      </w:r>
      <w:r w:rsidRPr="00346AE4">
        <w:t>Onde expressa lugar. Prefira “o qual”, “no qual”, “em que” ou veja se é realmente necessário</w:t>
      </w:r>
      <w:r>
        <w:t>.</w:t>
      </w:r>
    </w:p>
  </w:comment>
  <w:comment w:id="69" w:author="Andreza Sartori" w:date="2021-04-27T16:17:00Z" w:initials="AS">
    <w:p w14:paraId="0A3E8936" w14:textId="329F39F5" w:rsidR="00BB3C2F" w:rsidRDefault="00BB3C2F">
      <w:pPr>
        <w:pStyle w:val="Textodecomentrio"/>
      </w:pPr>
      <w:r>
        <w:rPr>
          <w:rStyle w:val="Refdecomentrio"/>
        </w:rPr>
        <w:annotationRef/>
      </w:r>
      <w:r>
        <w:t>Rever redação.</w:t>
      </w:r>
    </w:p>
  </w:comment>
  <w:comment w:id="70" w:author="Andreza Sartori" w:date="2021-04-27T16:18:00Z" w:initials="AS">
    <w:p w14:paraId="1864E369" w14:textId="070F480B" w:rsidR="00135AE4" w:rsidRDefault="00135AE4">
      <w:pPr>
        <w:pStyle w:val="Textodecomentrio"/>
      </w:pPr>
      <w:r>
        <w:rPr>
          <w:rStyle w:val="Refdecomentrio"/>
        </w:rPr>
        <w:annotationRef/>
      </w:r>
      <w:r>
        <w:t>D</w:t>
      </w:r>
      <w:r w:rsidRPr="00135AE4">
        <w:t>eve-se evitar iniciar a frase com gerúndio. Gerúndio complementa alguma ideia.</w:t>
      </w:r>
    </w:p>
  </w:comment>
  <w:comment w:id="79" w:author="Andreza Sartori" w:date="2021-04-27T16:24:00Z" w:initials="AS">
    <w:p w14:paraId="0F703453" w14:textId="02B8DBF7" w:rsidR="002D5CAC" w:rsidRDefault="002D5CAC">
      <w:pPr>
        <w:pStyle w:val="Textodecomentrio"/>
      </w:pPr>
      <w:r>
        <w:rPr>
          <w:rStyle w:val="Refdecomentrio"/>
        </w:rPr>
        <w:annotationRef/>
      </w:r>
      <w:r>
        <w:t>Do que?</w:t>
      </w:r>
    </w:p>
  </w:comment>
  <w:comment w:id="80" w:author="Andreza Sartori" w:date="2021-04-27T16:25:00Z" w:initials="AS">
    <w:p w14:paraId="03803019" w14:textId="0339E6BC" w:rsidR="002D5CAC" w:rsidRDefault="002D5CAC">
      <w:pPr>
        <w:pStyle w:val="Textodecomentrio"/>
      </w:pPr>
      <w:r>
        <w:rPr>
          <w:rStyle w:val="Refdecomentrio"/>
        </w:rPr>
        <w:annotationRef/>
      </w:r>
      <w:r>
        <w:t>Do que?</w:t>
      </w:r>
    </w:p>
  </w:comment>
  <w:comment w:id="98" w:author="Andreza Sartori" w:date="2021-04-27T16:29:00Z" w:initials="AS">
    <w:p w14:paraId="3762330D" w14:textId="77777777" w:rsidR="00710022" w:rsidRDefault="00710022">
      <w:pPr>
        <w:pStyle w:val="Textodecomentrio"/>
        <w:rPr>
          <w:rFonts w:ascii="Helvetica" w:hAnsi="Helvetica" w:cs="Helvetica"/>
          <w:color w:val="404040"/>
          <w:shd w:val="clear" w:color="auto" w:fill="F0F0F0"/>
        </w:rPr>
      </w:pPr>
      <w:r>
        <w:rPr>
          <w:rStyle w:val="Refdecomentrio"/>
        </w:rPr>
        <w:annotationRef/>
      </w:r>
      <w:r>
        <w:rPr>
          <w:rFonts w:ascii="Helvetica" w:hAnsi="Helvetica" w:cs="Helvetica"/>
          <w:color w:val="404040"/>
          <w:shd w:val="clear" w:color="auto" w:fill="F0F0F0"/>
        </w:rPr>
        <w:t>os dois; eles dois; um e outro</w:t>
      </w:r>
    </w:p>
    <w:p w14:paraId="29ACC6F9" w14:textId="77777777" w:rsidR="00710022" w:rsidRDefault="00710022">
      <w:pPr>
        <w:pStyle w:val="Textodecomentrio"/>
        <w:rPr>
          <w:rFonts w:ascii="Helvetica" w:hAnsi="Helvetica" w:cs="Helvetica"/>
          <w:color w:val="404040"/>
          <w:shd w:val="clear" w:color="auto" w:fill="F0F0F0"/>
        </w:rPr>
      </w:pPr>
    </w:p>
    <w:p w14:paraId="4BDCFEAD" w14:textId="5B8E98C7" w:rsidR="00710022" w:rsidRDefault="00710022">
      <w:pPr>
        <w:pStyle w:val="Textodecomentrio"/>
      </w:pPr>
      <w:r>
        <w:rPr>
          <w:rFonts w:ascii="Helvetica" w:hAnsi="Helvetica" w:cs="Helvetica"/>
          <w:color w:val="404040"/>
          <w:shd w:val="clear" w:color="auto" w:fill="F0F0F0"/>
        </w:rPr>
        <w:t>Se você está falando só de 2 trabalhos, quais são?</w:t>
      </w:r>
    </w:p>
  </w:comment>
  <w:comment w:id="99" w:author="Andreza Sartori" w:date="2021-04-27T16:31:00Z" w:initials="AS">
    <w:p w14:paraId="21B23F95" w14:textId="7FDD09E5" w:rsidR="00D35E15" w:rsidRDefault="00D35E15">
      <w:pPr>
        <w:pStyle w:val="Textodecomentrio"/>
      </w:pPr>
      <w:r>
        <w:rPr>
          <w:rStyle w:val="Refdecomentrio"/>
        </w:rPr>
        <w:annotationRef/>
      </w:r>
      <w:r w:rsidRPr="00D35E15">
        <w:t>Gerúndio complementa alguma ideia. Se a frase começa com gerúndio deve ter a ideia principal.</w:t>
      </w:r>
    </w:p>
  </w:comment>
  <w:comment w:id="101" w:author="Andreza Sartori" w:date="2021-04-27T16:32:00Z" w:initials="AS">
    <w:p w14:paraId="742FEA4F" w14:textId="1F670E99" w:rsidR="00A458C3" w:rsidRDefault="00A458C3">
      <w:pPr>
        <w:pStyle w:val="Textodecomentrio"/>
      </w:pPr>
      <w:r>
        <w:rPr>
          <w:rStyle w:val="Refdecomentrio"/>
        </w:rPr>
        <w:annotationRef/>
      </w:r>
      <w:r>
        <w:t>Rever a redação.</w:t>
      </w:r>
    </w:p>
  </w:comment>
  <w:comment w:id="102" w:author="Andreza Sartori" w:date="2021-04-27T16:32:00Z" w:initials="AS">
    <w:p w14:paraId="39B86650" w14:textId="77777777" w:rsidR="00DA7855" w:rsidRDefault="00DA7855">
      <w:pPr>
        <w:pStyle w:val="Textodecomentrio"/>
      </w:pPr>
      <w:r>
        <w:rPr>
          <w:rStyle w:val="Refdecomentrio"/>
        </w:rPr>
        <w:annotationRef/>
      </w:r>
      <w:r>
        <w:t>Falta conclusão para as frases.</w:t>
      </w:r>
    </w:p>
    <w:p w14:paraId="2E2CB057" w14:textId="77777777" w:rsidR="00DA7855" w:rsidRDefault="00DA7855">
      <w:pPr>
        <w:pStyle w:val="Textodecomentrio"/>
      </w:pPr>
    </w:p>
    <w:p w14:paraId="1573B176" w14:textId="6FAE0A9D" w:rsidR="00DA7855" w:rsidRDefault="00DA7855">
      <w:pPr>
        <w:pStyle w:val="Textodecomentrio"/>
      </w:pPr>
      <w:r w:rsidRPr="00DA7855">
        <w:t>Deve-se evitar iniciar a frase com gerúndio. Gerúndio complementa alguma ideia.</w:t>
      </w:r>
    </w:p>
  </w:comment>
  <w:comment w:id="103" w:author="Andreza Sartori" w:date="2021-04-27T16:33:00Z" w:initials="AS">
    <w:p w14:paraId="05A6615E" w14:textId="77FAEF85" w:rsidR="00ED35A7" w:rsidRDefault="00ED35A7">
      <w:pPr>
        <w:pStyle w:val="Textodecomentrio"/>
      </w:pPr>
      <w:r>
        <w:rPr>
          <w:rStyle w:val="Refdecomentrio"/>
        </w:rPr>
        <w:annotationRef/>
      </w:r>
      <w:r>
        <w:t xml:space="preserve">Tem certeza? </w:t>
      </w:r>
    </w:p>
  </w:comment>
  <w:comment w:id="104" w:author="Andreza Sartori" w:date="2021-04-27T16:35:00Z" w:initials="AS">
    <w:p w14:paraId="7477BB64" w14:textId="6F64FDBF" w:rsidR="002F6481" w:rsidRDefault="002F6481">
      <w:pPr>
        <w:pStyle w:val="Textodecomentrio"/>
      </w:pPr>
      <w:r>
        <w:rPr>
          <w:rStyle w:val="Refdecomentrio"/>
        </w:rPr>
        <w:annotationRef/>
      </w:r>
      <w:r>
        <w:t>Rever a redação.</w:t>
      </w:r>
    </w:p>
  </w:comment>
  <w:comment w:id="109" w:author="Andreza Sartori" w:date="2021-04-27T16:41:00Z" w:initials="AS">
    <w:p w14:paraId="58D31171" w14:textId="77777777" w:rsidR="00A25BF7" w:rsidRDefault="00A25BF7">
      <w:pPr>
        <w:pStyle w:val="Textodecomentrio"/>
      </w:pPr>
      <w:r>
        <w:rPr>
          <w:rStyle w:val="Refdecomentrio"/>
        </w:rPr>
        <w:annotationRef/>
      </w:r>
      <w:r>
        <w:t>Referência muito antiga</w:t>
      </w:r>
      <w:r w:rsidR="004C7B9F">
        <w:t xml:space="preserve"> </w:t>
      </w:r>
      <w:r w:rsidR="00AB5A8A">
        <w:t>para</w:t>
      </w:r>
      <w:r w:rsidR="004C7B9F">
        <w:t xml:space="preserve"> </w:t>
      </w:r>
      <w:r w:rsidR="00AB5A8A">
        <w:t>um tema muito atual.</w:t>
      </w:r>
    </w:p>
    <w:p w14:paraId="25290D22" w14:textId="77777777" w:rsidR="001B086C" w:rsidRDefault="001B086C">
      <w:pPr>
        <w:pStyle w:val="Textodecomentrio"/>
      </w:pPr>
    </w:p>
    <w:p w14:paraId="65CBB329" w14:textId="1C196CD2" w:rsidR="001B086C" w:rsidRDefault="001B086C">
      <w:pPr>
        <w:pStyle w:val="Textodecomentrio"/>
      </w:pPr>
      <w:r>
        <w:t>Este tema pode ser explorado um pouco mais.</w:t>
      </w:r>
    </w:p>
  </w:comment>
  <w:comment w:id="112" w:author="Andreza Sartori" w:date="2021-04-27T16:40:00Z" w:initials="AS">
    <w:p w14:paraId="3C67A236" w14:textId="09A89D71" w:rsidR="00FA7289" w:rsidRDefault="00FA7289">
      <w:pPr>
        <w:pStyle w:val="Textodecomentrio"/>
      </w:pPr>
      <w:r>
        <w:rPr>
          <w:rStyle w:val="Refdecomentrio"/>
        </w:rPr>
        <w:annotationRef/>
      </w:r>
      <w:r w:rsidRPr="00FA7289">
        <w:t>Não se coloca título em caixa alta.</w:t>
      </w:r>
    </w:p>
  </w:comment>
  <w:comment w:id="111" w:author="Andreza Sartori" w:date="2021-04-27T16:41:00Z" w:initials="AS">
    <w:p w14:paraId="4F417570" w14:textId="2F84D217" w:rsidR="00FA7289" w:rsidRDefault="00FA7289">
      <w:pPr>
        <w:pStyle w:val="Textodecomentrio"/>
      </w:pPr>
      <w:r>
        <w:rPr>
          <w:rStyle w:val="Refdecomentrio"/>
        </w:rPr>
        <w:annotationRef/>
      </w:r>
      <w:r>
        <w:t>Fonte está maior que os demais</w:t>
      </w:r>
    </w:p>
  </w:comment>
  <w:comment w:id="113" w:author="Andreza Sartori" w:date="2021-04-27T16:45:00Z" w:initials="AS">
    <w:p w14:paraId="27A771FA" w14:textId="79221161" w:rsidR="00E635AF" w:rsidRDefault="00E635AF">
      <w:pPr>
        <w:pStyle w:val="Textodecomentrio"/>
      </w:pPr>
      <w:r>
        <w:rPr>
          <w:rStyle w:val="Refdecomentrio"/>
        </w:rPr>
        <w:annotationRef/>
      </w:r>
      <w:r>
        <w:t>V</w:t>
      </w:r>
      <w:r w:rsidRPr="00E635AF">
        <w:t xml:space="preserve">ocê precisa fazer uma boa revisão </w:t>
      </w:r>
      <w:r w:rsidR="00F14FA3">
        <w:t xml:space="preserve">em todo </w:t>
      </w:r>
      <w:r w:rsidRPr="00E635AF">
        <w:t>o texto</w:t>
      </w:r>
      <w:r w:rsidR="00F14FA3">
        <w:t xml:space="preserve">, além dos </w:t>
      </w:r>
      <w:r w:rsidRPr="00E635AF">
        <w:t>itens mencionados no documento.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F2B3E0F" w15:done="0"/>
  <w15:commentEx w15:paraId="6F6B236E" w15:done="0"/>
  <w15:commentEx w15:paraId="49ABDB53" w15:done="0"/>
  <w15:commentEx w15:paraId="73F08259" w15:done="0"/>
  <w15:commentEx w15:paraId="4A04B368" w15:done="0"/>
  <w15:commentEx w15:paraId="10F0B8F7" w15:done="0"/>
  <w15:commentEx w15:paraId="73928F60" w15:done="0"/>
  <w15:commentEx w15:paraId="2EF67587" w15:done="0"/>
  <w15:commentEx w15:paraId="315C5C51" w15:done="0"/>
  <w15:commentEx w15:paraId="1CC9994A" w15:done="0"/>
  <w15:commentEx w15:paraId="5BE98D9C" w15:done="0"/>
  <w15:commentEx w15:paraId="29C9A916" w15:done="0"/>
  <w15:commentEx w15:paraId="2B7910B3" w15:done="0"/>
  <w15:commentEx w15:paraId="7327B0D5" w15:done="0"/>
  <w15:commentEx w15:paraId="0A3E8936" w15:done="0"/>
  <w15:commentEx w15:paraId="1864E369" w15:done="0"/>
  <w15:commentEx w15:paraId="0F703453" w15:done="0"/>
  <w15:commentEx w15:paraId="03803019" w15:done="0"/>
  <w15:commentEx w15:paraId="4BDCFEAD" w15:done="0"/>
  <w15:commentEx w15:paraId="21B23F95" w15:done="0"/>
  <w15:commentEx w15:paraId="742FEA4F" w15:done="0"/>
  <w15:commentEx w15:paraId="1573B176" w15:done="0"/>
  <w15:commentEx w15:paraId="05A6615E" w15:done="0"/>
  <w15:commentEx w15:paraId="7477BB64" w15:done="0"/>
  <w15:commentEx w15:paraId="65CBB329" w15:done="0"/>
  <w15:commentEx w15:paraId="3C67A236" w15:done="0"/>
  <w15:commentEx w15:paraId="4F417570" w15:done="0"/>
  <w15:commentEx w15:paraId="27A771F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32951B" w16cex:dateUtc="2021-04-27T16:50:00Z"/>
  <w16cex:commentExtensible w16cex:durableId="24314D0E" w16cex:dateUtc="2021-04-26T17:30:00Z"/>
  <w16cex:commentExtensible w16cex:durableId="24314D29" w16cex:dateUtc="2021-04-26T17:31:00Z"/>
  <w16cex:commentExtensible w16cex:durableId="2431524A" w16cex:dateUtc="2021-04-26T17:52:00Z"/>
  <w16cex:commentExtensible w16cex:durableId="2431529F" w16cex:dateUtc="2021-04-26T17:54:00Z"/>
  <w16cex:commentExtensible w16cex:durableId="243295FE" w16cex:dateUtc="2021-04-27T16:54:00Z"/>
  <w16cex:commentExtensible w16cex:durableId="24329637" w16cex:dateUtc="2021-04-27T16:55:00Z"/>
  <w16cex:commentExtensible w16cex:durableId="2431540F" w16cex:dateUtc="2021-04-26T18:00:00Z"/>
  <w16cex:commentExtensible w16cex:durableId="24315670" w16cex:dateUtc="2021-04-26T18:10:00Z"/>
  <w16cex:commentExtensible w16cex:durableId="2432A5B1" w16cex:dateUtc="2021-04-27T18:01:00Z"/>
  <w16cex:commentExtensible w16cex:durableId="2432980C" w16cex:dateUtc="2021-04-27T17:02:00Z"/>
  <w16cex:commentExtensible w16cex:durableId="2432A60F" w16cex:dateUtc="2021-04-27T18:02:00Z"/>
  <w16cex:commentExtensible w16cex:durableId="2432B662" w16cex:dateUtc="2021-04-27T19:12:00Z"/>
  <w16cex:commentExtensible w16cex:durableId="2432B76C" w16cex:dateUtc="2021-04-27T19:16:00Z"/>
  <w16cex:commentExtensible w16cex:durableId="2432B791" w16cex:dateUtc="2021-04-27T19:17:00Z"/>
  <w16cex:commentExtensible w16cex:durableId="2432B7BC" w16cex:dateUtc="2021-04-27T19:18:00Z"/>
  <w16cex:commentExtensible w16cex:durableId="2432B959" w16cex:dateUtc="2021-04-27T19:24:00Z"/>
  <w16cex:commentExtensible w16cex:durableId="2432B980" w16cex:dateUtc="2021-04-27T19:25:00Z"/>
  <w16cex:commentExtensible w16cex:durableId="2432BA61" w16cex:dateUtc="2021-04-27T19:29:00Z"/>
  <w16cex:commentExtensible w16cex:durableId="2432BAF6" w16cex:dateUtc="2021-04-27T19:31:00Z"/>
  <w16cex:commentExtensible w16cex:durableId="2432BB17" w16cex:dateUtc="2021-04-27T19:32:00Z"/>
  <w16cex:commentExtensible w16cex:durableId="2432BB35" w16cex:dateUtc="2021-04-27T19:32:00Z"/>
  <w16cex:commentExtensible w16cex:durableId="2432BB61" w16cex:dateUtc="2021-04-27T19:33:00Z"/>
  <w16cex:commentExtensible w16cex:durableId="2432BBCD" w16cex:dateUtc="2021-04-27T19:35:00Z"/>
  <w16cex:commentExtensible w16cex:durableId="2432BD36" w16cex:dateUtc="2021-04-27T19:41:00Z"/>
  <w16cex:commentExtensible w16cex:durableId="2432BCF2" w16cex:dateUtc="2021-04-27T19:40:00Z"/>
  <w16cex:commentExtensible w16cex:durableId="2432BD20" w16cex:dateUtc="2021-04-27T19:41:00Z"/>
  <w16cex:commentExtensible w16cex:durableId="2432BE42" w16cex:dateUtc="2021-04-27T19:4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F2B3E0F" w16cid:durableId="2432951B"/>
  <w16cid:commentId w16cid:paraId="6F6B236E" w16cid:durableId="24314D0E"/>
  <w16cid:commentId w16cid:paraId="49ABDB53" w16cid:durableId="24314D29"/>
  <w16cid:commentId w16cid:paraId="73F08259" w16cid:durableId="2431524A"/>
  <w16cid:commentId w16cid:paraId="4A04B368" w16cid:durableId="2431529F"/>
  <w16cid:commentId w16cid:paraId="10F0B8F7" w16cid:durableId="243295FE"/>
  <w16cid:commentId w16cid:paraId="73928F60" w16cid:durableId="24329637"/>
  <w16cid:commentId w16cid:paraId="2EF67587" w16cid:durableId="2431540F"/>
  <w16cid:commentId w16cid:paraId="315C5C51" w16cid:durableId="24315670"/>
  <w16cid:commentId w16cid:paraId="1CC9994A" w16cid:durableId="2432A5B1"/>
  <w16cid:commentId w16cid:paraId="5BE98D9C" w16cid:durableId="2432980C"/>
  <w16cid:commentId w16cid:paraId="29C9A916" w16cid:durableId="2432A60F"/>
  <w16cid:commentId w16cid:paraId="2B7910B3" w16cid:durableId="2432B662"/>
  <w16cid:commentId w16cid:paraId="7327B0D5" w16cid:durableId="2432B76C"/>
  <w16cid:commentId w16cid:paraId="0A3E8936" w16cid:durableId="2432B791"/>
  <w16cid:commentId w16cid:paraId="1864E369" w16cid:durableId="2432B7BC"/>
  <w16cid:commentId w16cid:paraId="0F703453" w16cid:durableId="2432B959"/>
  <w16cid:commentId w16cid:paraId="03803019" w16cid:durableId="2432B980"/>
  <w16cid:commentId w16cid:paraId="4BDCFEAD" w16cid:durableId="2432BA61"/>
  <w16cid:commentId w16cid:paraId="21B23F95" w16cid:durableId="2432BAF6"/>
  <w16cid:commentId w16cid:paraId="742FEA4F" w16cid:durableId="2432BB17"/>
  <w16cid:commentId w16cid:paraId="1573B176" w16cid:durableId="2432BB35"/>
  <w16cid:commentId w16cid:paraId="05A6615E" w16cid:durableId="2432BB61"/>
  <w16cid:commentId w16cid:paraId="7477BB64" w16cid:durableId="2432BBCD"/>
  <w16cid:commentId w16cid:paraId="65CBB329" w16cid:durableId="2432BD36"/>
  <w16cid:commentId w16cid:paraId="3C67A236" w16cid:durableId="2432BCF2"/>
  <w16cid:commentId w16cid:paraId="4F417570" w16cid:durableId="2432BD20"/>
  <w16cid:commentId w16cid:paraId="27A771FA" w16cid:durableId="2432BE4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D1142B" w14:textId="77777777" w:rsidR="00232790" w:rsidRDefault="00232790">
      <w:r>
        <w:separator/>
      </w:r>
    </w:p>
  </w:endnote>
  <w:endnote w:type="continuationSeparator" w:id="0">
    <w:p w14:paraId="6929B3CC" w14:textId="77777777" w:rsidR="00232790" w:rsidRDefault="002327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F1E20" w14:textId="77777777" w:rsidR="007C4646" w:rsidRDefault="007C4646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7C4646" w14:paraId="367F06C3" w14:textId="77777777" w:rsidTr="0FD45C9D">
      <w:tc>
        <w:tcPr>
          <w:tcW w:w="3020" w:type="dxa"/>
        </w:tcPr>
        <w:p w14:paraId="6921012E" w14:textId="0307B8B9" w:rsidR="007C4646" w:rsidRDefault="007C4646" w:rsidP="0FD45C9D">
          <w:pPr>
            <w:pStyle w:val="Cabealho"/>
            <w:ind w:left="-115"/>
          </w:pPr>
        </w:p>
      </w:tc>
      <w:tc>
        <w:tcPr>
          <w:tcW w:w="3020" w:type="dxa"/>
        </w:tcPr>
        <w:p w14:paraId="22478EF2" w14:textId="57219A5A" w:rsidR="007C4646" w:rsidRDefault="007C4646" w:rsidP="0FD45C9D">
          <w:pPr>
            <w:pStyle w:val="Cabealho"/>
            <w:jc w:val="center"/>
          </w:pPr>
        </w:p>
      </w:tc>
      <w:tc>
        <w:tcPr>
          <w:tcW w:w="3020" w:type="dxa"/>
        </w:tcPr>
        <w:p w14:paraId="3BE40A8E" w14:textId="5BB59895" w:rsidR="007C4646" w:rsidRDefault="007C4646" w:rsidP="0FD45C9D">
          <w:pPr>
            <w:pStyle w:val="Cabealho"/>
            <w:ind w:right="-115"/>
            <w:jc w:val="right"/>
          </w:pPr>
        </w:p>
      </w:tc>
    </w:tr>
  </w:tbl>
  <w:p w14:paraId="2FFF2E73" w14:textId="3D89A3BF" w:rsidR="007C4646" w:rsidRDefault="007C4646" w:rsidP="0FD45C9D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8DE51" w14:textId="77777777" w:rsidR="007C4646" w:rsidRPr="0000224C" w:rsidRDefault="007C4646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7C4646" w14:paraId="00AA32D2" w14:textId="77777777" w:rsidTr="0FD45C9D">
      <w:tc>
        <w:tcPr>
          <w:tcW w:w="3020" w:type="dxa"/>
        </w:tcPr>
        <w:p w14:paraId="715D2648" w14:textId="5ECA8C5E" w:rsidR="007C4646" w:rsidRDefault="007C4646" w:rsidP="0FD45C9D">
          <w:pPr>
            <w:pStyle w:val="Cabealho"/>
            <w:ind w:left="-115"/>
          </w:pPr>
        </w:p>
      </w:tc>
      <w:tc>
        <w:tcPr>
          <w:tcW w:w="3020" w:type="dxa"/>
        </w:tcPr>
        <w:p w14:paraId="7CF25147" w14:textId="14A129D4" w:rsidR="007C4646" w:rsidRDefault="007C4646" w:rsidP="0FD45C9D">
          <w:pPr>
            <w:pStyle w:val="Cabealho"/>
            <w:jc w:val="center"/>
          </w:pPr>
        </w:p>
      </w:tc>
      <w:tc>
        <w:tcPr>
          <w:tcW w:w="3020" w:type="dxa"/>
        </w:tcPr>
        <w:p w14:paraId="105EAAC4" w14:textId="3F62DD94" w:rsidR="007C4646" w:rsidRDefault="007C4646" w:rsidP="0FD45C9D">
          <w:pPr>
            <w:pStyle w:val="Cabealho"/>
            <w:ind w:right="-115"/>
            <w:jc w:val="right"/>
          </w:pPr>
        </w:p>
      </w:tc>
    </w:tr>
  </w:tbl>
  <w:p w14:paraId="6F1BE335" w14:textId="35D74D22" w:rsidR="007C4646" w:rsidRDefault="007C4646" w:rsidP="0FD45C9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32D0F1" w14:textId="77777777" w:rsidR="00232790" w:rsidRDefault="00232790">
      <w:r>
        <w:separator/>
      </w:r>
    </w:p>
  </w:footnote>
  <w:footnote w:type="continuationSeparator" w:id="0">
    <w:p w14:paraId="7FA523B7" w14:textId="77777777" w:rsidR="00232790" w:rsidRDefault="002327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7C4646" w14:paraId="0267E0E3" w14:textId="77777777" w:rsidTr="0FD45C9D">
      <w:tc>
        <w:tcPr>
          <w:tcW w:w="3020" w:type="dxa"/>
        </w:tcPr>
        <w:p w14:paraId="220D6E7C" w14:textId="559A4DEC" w:rsidR="007C4646" w:rsidRDefault="007C4646" w:rsidP="0FD45C9D">
          <w:pPr>
            <w:pStyle w:val="Cabealho"/>
            <w:ind w:left="-115"/>
          </w:pPr>
        </w:p>
      </w:tc>
      <w:tc>
        <w:tcPr>
          <w:tcW w:w="3020" w:type="dxa"/>
        </w:tcPr>
        <w:p w14:paraId="06CD4610" w14:textId="4CE54B3D" w:rsidR="007C4646" w:rsidRDefault="007C4646" w:rsidP="0FD45C9D">
          <w:pPr>
            <w:pStyle w:val="Cabealho"/>
            <w:jc w:val="center"/>
          </w:pPr>
        </w:p>
      </w:tc>
      <w:tc>
        <w:tcPr>
          <w:tcW w:w="3020" w:type="dxa"/>
        </w:tcPr>
        <w:p w14:paraId="6D633498" w14:textId="429C1084" w:rsidR="007C4646" w:rsidRDefault="007C4646" w:rsidP="0FD45C9D">
          <w:pPr>
            <w:pStyle w:val="Cabealho"/>
            <w:ind w:right="-115"/>
            <w:jc w:val="right"/>
          </w:pPr>
        </w:p>
      </w:tc>
    </w:tr>
  </w:tbl>
  <w:p w14:paraId="036FC5B7" w14:textId="1F57B30D" w:rsidR="007C4646" w:rsidRDefault="007C4646" w:rsidP="0FD45C9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778"/>
      <w:gridCol w:w="3434"/>
    </w:tblGrid>
    <w:tr w:rsidR="007C4646" w14:paraId="7BF82520" w14:textId="77777777" w:rsidTr="008F2DC1">
      <w:tc>
        <w:tcPr>
          <w:tcW w:w="9212" w:type="dxa"/>
          <w:gridSpan w:val="2"/>
          <w:shd w:val="clear" w:color="auto" w:fill="auto"/>
        </w:tcPr>
        <w:p w14:paraId="2E4A85B4" w14:textId="77777777" w:rsidR="007C4646" w:rsidRDefault="007C4646" w:rsidP="003C5262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>CURSO DE CIÊNCIA DA COMPUTAÇÃO – TCC</w:t>
          </w:r>
        </w:p>
      </w:tc>
    </w:tr>
    <w:tr w:rsidR="007C4646" w14:paraId="668E8B00" w14:textId="77777777" w:rsidTr="008F2DC1">
      <w:tc>
        <w:tcPr>
          <w:tcW w:w="5778" w:type="dxa"/>
          <w:shd w:val="clear" w:color="auto" w:fill="auto"/>
        </w:tcPr>
        <w:p w14:paraId="79B53B8D" w14:textId="6CFA73F8" w:rsidR="007C4646" w:rsidRPr="003C5262" w:rsidRDefault="007C4646" w:rsidP="003C5262">
          <w:pPr>
            <w:pStyle w:val="Cabealho"/>
            <w:tabs>
              <w:tab w:val="clear" w:pos="8640"/>
              <w:tab w:val="right" w:pos="8931"/>
            </w:tabs>
            <w:ind w:right="141"/>
          </w:pPr>
          <w:proofErr w:type="gramStart"/>
          <w:r>
            <w:rPr>
              <w:rStyle w:val="Nmerodepgina"/>
            </w:rPr>
            <w:t>(  x</w:t>
          </w:r>
          <w:proofErr w:type="gramEnd"/>
          <w:r>
            <w:rPr>
              <w:rStyle w:val="Nmerodepgina"/>
            </w:rPr>
            <w:t>  ) PRÉ-PROJETO     (</w:t>
          </w:r>
          <w:r>
            <w:t xml:space="preserve">     ) </w:t>
          </w:r>
          <w:r>
            <w:rPr>
              <w:rStyle w:val="Nmerodepgina"/>
            </w:rPr>
            <w:t xml:space="preserve">PROJETO </w:t>
          </w:r>
        </w:p>
      </w:tc>
      <w:tc>
        <w:tcPr>
          <w:tcW w:w="3434" w:type="dxa"/>
          <w:shd w:val="clear" w:color="auto" w:fill="auto"/>
        </w:tcPr>
        <w:p w14:paraId="38BA8509" w14:textId="372AF533" w:rsidR="007C4646" w:rsidRDefault="007C4646" w:rsidP="003C5262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 2020/1</w:t>
          </w:r>
        </w:p>
      </w:tc>
    </w:tr>
  </w:tbl>
  <w:p w14:paraId="05776BF3" w14:textId="77777777" w:rsidR="007C4646" w:rsidRDefault="007C4646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C82CE" w14:textId="77777777" w:rsidR="007C4646" w:rsidRDefault="007C4646">
    <w:pPr>
      <w:pStyle w:val="Cabealho"/>
      <w:tabs>
        <w:tab w:val="clear" w:pos="8640"/>
        <w:tab w:val="right" w:pos="8931"/>
      </w:tabs>
      <w:ind w:right="141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227"/>
      <w:gridCol w:w="4819"/>
      <w:gridCol w:w="1166"/>
    </w:tblGrid>
    <w:tr w:rsidR="007C4646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7C4646" w:rsidRDefault="007C4646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7C4646" w:rsidRDefault="007C4646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7C4646" w:rsidRDefault="007C4646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7C4646" w:rsidRDefault="007C464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4E25218"/>
    <w:lvl w:ilvl="0">
      <w:start w:val="1"/>
      <w:numFmt w:val="decimal"/>
      <w:lvlText w:val="%1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hybridMultilevel"/>
    <w:tmpl w:val="DE2A9828"/>
    <w:lvl w:ilvl="0" w:tplc="003EB150">
      <w:start w:val="1"/>
      <w:numFmt w:val="lowerLetter"/>
      <w:pStyle w:val="TF-ALNEA"/>
      <w:lvlText w:val="%1)"/>
      <w:lvlJc w:val="left"/>
      <w:pPr>
        <w:tabs>
          <w:tab w:val="num" w:pos="680"/>
        </w:tabs>
        <w:ind w:left="754" w:hanging="74"/>
      </w:pPr>
      <w:rPr>
        <w:rFonts w:hint="default"/>
      </w:rPr>
    </w:lvl>
    <w:lvl w:ilvl="1" w:tplc="1FA08C6A">
      <w:start w:val="1"/>
      <w:numFmt w:val="decimal"/>
      <w:pStyle w:val="TF-SUBALNEAnvel1"/>
      <w:lvlText w:val="-"/>
      <w:lvlJc w:val="left"/>
      <w:pPr>
        <w:tabs>
          <w:tab w:val="num" w:pos="1095"/>
        </w:tabs>
        <w:ind w:left="1095" w:hanging="380"/>
      </w:pPr>
    </w:lvl>
    <w:lvl w:ilvl="2" w:tplc="5A783720">
      <w:start w:val="1"/>
      <w:numFmt w:val="decimal"/>
      <w:pStyle w:val="TF-SUBALNEAnvel2"/>
      <w:lvlText w:val="%3-"/>
      <w:lvlJc w:val="left"/>
      <w:pPr>
        <w:tabs>
          <w:tab w:val="num" w:pos="1435"/>
        </w:tabs>
        <w:ind w:left="1435" w:hanging="397"/>
      </w:pPr>
    </w:lvl>
    <w:lvl w:ilvl="3" w:tplc="3320B786">
      <w:start w:val="1"/>
      <w:numFmt w:val="decimal"/>
      <w:lvlText w:val="-"/>
      <w:lvlJc w:val="left"/>
      <w:pPr>
        <w:tabs>
          <w:tab w:val="num" w:pos="1117"/>
        </w:tabs>
        <w:ind w:left="1117" w:hanging="360"/>
      </w:pPr>
    </w:lvl>
    <w:lvl w:ilvl="4" w:tplc="488EE5AA">
      <w:start w:val="1"/>
      <w:numFmt w:val="decimal"/>
      <w:lvlText w:val="-"/>
      <w:lvlJc w:val="left"/>
      <w:pPr>
        <w:tabs>
          <w:tab w:val="num" w:pos="1477"/>
        </w:tabs>
        <w:ind w:left="1477" w:hanging="360"/>
      </w:pPr>
    </w:lvl>
    <w:lvl w:ilvl="5" w:tplc="6630C712">
      <w:start w:val="1"/>
      <w:numFmt w:val="decimal"/>
      <w:lvlText w:val="-"/>
      <w:lvlJc w:val="left"/>
      <w:pPr>
        <w:tabs>
          <w:tab w:val="num" w:pos="1837"/>
        </w:tabs>
        <w:ind w:left="1837" w:hanging="360"/>
      </w:pPr>
    </w:lvl>
    <w:lvl w:ilvl="6" w:tplc="B582E1E2">
      <w:start w:val="1"/>
      <w:numFmt w:val="decimal"/>
      <w:lvlText w:val="%7-"/>
      <w:lvlJc w:val="left"/>
      <w:pPr>
        <w:tabs>
          <w:tab w:val="num" w:pos="2197"/>
        </w:tabs>
        <w:ind w:left="2197" w:hanging="360"/>
      </w:pPr>
    </w:lvl>
    <w:lvl w:ilvl="7" w:tplc="5814811C">
      <w:start w:val="1"/>
      <w:numFmt w:val="decimal"/>
      <w:lvlText w:val="%8-"/>
      <w:lvlJc w:val="left"/>
      <w:pPr>
        <w:tabs>
          <w:tab w:val="num" w:pos="2557"/>
        </w:tabs>
        <w:ind w:left="2557" w:hanging="360"/>
      </w:pPr>
    </w:lvl>
    <w:lvl w:ilvl="8" w:tplc="80745882">
      <w:start w:val="1"/>
      <w:numFmt w:val="decimal"/>
      <w:lvlText w:val="%9-"/>
      <w:lvlJc w:val="left"/>
      <w:pPr>
        <w:tabs>
          <w:tab w:val="num" w:pos="2917"/>
        </w:tabs>
        <w:ind w:left="2917" w:hanging="360"/>
      </w:p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2F824798"/>
    <w:multiLevelType w:val="multilevel"/>
    <w:tmpl w:val="6F72EF04"/>
    <w:styleLink w:val="Estilo1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1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"/>
      </w:pPr>
      <w:rPr>
        <w:rFonts w:hint="default"/>
      </w:rPr>
    </w:lvl>
  </w:abstractNum>
  <w:abstractNum w:abstractNumId="5" w15:restartNumberingAfterBreak="0">
    <w:nsid w:val="3104109D"/>
    <w:multiLevelType w:val="multilevel"/>
    <w:tmpl w:val="5DD4F0CA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900" w:hanging="90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2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50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2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40" w:hanging="180"/>
      </w:pPr>
      <w:rPr>
        <w:rFonts w:hint="default"/>
      </w:rPr>
    </w:lvl>
  </w:abstractNum>
  <w:abstractNum w:abstractNumId="6" w15:restartNumberingAfterBreak="0">
    <w:nsid w:val="6A213855"/>
    <w:multiLevelType w:val="hybridMultilevel"/>
    <w:tmpl w:val="1644A860"/>
    <w:lvl w:ilvl="0" w:tplc="04090017">
      <w:start w:val="1"/>
      <w:numFmt w:val="lowerLetter"/>
      <w:lvlText w:val="%1)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8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4"/>
  </w:num>
  <w:num w:numId="11">
    <w:abstractNumId w:val="2"/>
  </w:num>
  <w:num w:numId="12">
    <w:abstractNumId w:val="6"/>
  </w:num>
  <w:num w:numId="13">
    <w:abstractNumId w:val="2"/>
    <w:lvlOverride w:ilvl="0">
      <w:startOverride w:val="1"/>
    </w:lvlOverride>
  </w:num>
  <w:numIdMacAtCleanup w:val="1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ndreza Sartori">
    <w15:presenceInfo w15:providerId="None" w15:userId="Andreza Sartor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oNotTrackMoves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84240"/>
    <w:rsid w:val="0000224C"/>
    <w:rsid w:val="00010E8D"/>
    <w:rsid w:val="00012922"/>
    <w:rsid w:val="0001575C"/>
    <w:rsid w:val="000179B5"/>
    <w:rsid w:val="00017B62"/>
    <w:rsid w:val="000204E7"/>
    <w:rsid w:val="000215EA"/>
    <w:rsid w:val="00023FA0"/>
    <w:rsid w:val="0002602F"/>
    <w:rsid w:val="00030E4A"/>
    <w:rsid w:val="00031A27"/>
    <w:rsid w:val="00031EE0"/>
    <w:rsid w:val="00033780"/>
    <w:rsid w:val="00037BCD"/>
    <w:rsid w:val="0004641A"/>
    <w:rsid w:val="0004684F"/>
    <w:rsid w:val="00052A07"/>
    <w:rsid w:val="000533DA"/>
    <w:rsid w:val="0005457F"/>
    <w:rsid w:val="000608E9"/>
    <w:rsid w:val="00061FEB"/>
    <w:rsid w:val="000667DF"/>
    <w:rsid w:val="0007209B"/>
    <w:rsid w:val="00075792"/>
    <w:rsid w:val="000763BA"/>
    <w:rsid w:val="00077E3C"/>
    <w:rsid w:val="00080F9C"/>
    <w:rsid w:val="0008579A"/>
    <w:rsid w:val="00086AA8"/>
    <w:rsid w:val="0008732D"/>
    <w:rsid w:val="0009735C"/>
    <w:rsid w:val="000A0037"/>
    <w:rsid w:val="000A104C"/>
    <w:rsid w:val="000A19DE"/>
    <w:rsid w:val="000A3EAB"/>
    <w:rsid w:val="000A4AAC"/>
    <w:rsid w:val="000B12B2"/>
    <w:rsid w:val="000B3868"/>
    <w:rsid w:val="000B5CCA"/>
    <w:rsid w:val="000C1926"/>
    <w:rsid w:val="000C1A18"/>
    <w:rsid w:val="000C648D"/>
    <w:rsid w:val="000D1294"/>
    <w:rsid w:val="000D77C2"/>
    <w:rsid w:val="000E039E"/>
    <w:rsid w:val="000E27F9"/>
    <w:rsid w:val="000E2B1E"/>
    <w:rsid w:val="000E311F"/>
    <w:rsid w:val="000E3A68"/>
    <w:rsid w:val="000E6CE0"/>
    <w:rsid w:val="000E7202"/>
    <w:rsid w:val="000F77E3"/>
    <w:rsid w:val="00107B02"/>
    <w:rsid w:val="0011053A"/>
    <w:rsid w:val="0011309D"/>
    <w:rsid w:val="0011363A"/>
    <w:rsid w:val="00113A3F"/>
    <w:rsid w:val="001164FE"/>
    <w:rsid w:val="001245C7"/>
    <w:rsid w:val="00125084"/>
    <w:rsid w:val="00125277"/>
    <w:rsid w:val="00125B4E"/>
    <w:rsid w:val="00135AE4"/>
    <w:rsid w:val="001375F7"/>
    <w:rsid w:val="00137B92"/>
    <w:rsid w:val="00140CCE"/>
    <w:rsid w:val="001554E9"/>
    <w:rsid w:val="00162BF1"/>
    <w:rsid w:val="0016560C"/>
    <w:rsid w:val="0017199F"/>
    <w:rsid w:val="001723FB"/>
    <w:rsid w:val="001825B8"/>
    <w:rsid w:val="00186092"/>
    <w:rsid w:val="00192D07"/>
    <w:rsid w:val="00193A97"/>
    <w:rsid w:val="001948BE"/>
    <w:rsid w:val="0019547B"/>
    <w:rsid w:val="00197E89"/>
    <w:rsid w:val="001A12CE"/>
    <w:rsid w:val="001A61AD"/>
    <w:rsid w:val="001A6292"/>
    <w:rsid w:val="001A7511"/>
    <w:rsid w:val="001B086C"/>
    <w:rsid w:val="001B2F1E"/>
    <w:rsid w:val="001C33B0"/>
    <w:rsid w:val="001C57E6"/>
    <w:rsid w:val="001C5CBB"/>
    <w:rsid w:val="001C65F2"/>
    <w:rsid w:val="001D465C"/>
    <w:rsid w:val="001D6234"/>
    <w:rsid w:val="001E3961"/>
    <w:rsid w:val="001E646A"/>
    <w:rsid w:val="001E682E"/>
    <w:rsid w:val="001F007F"/>
    <w:rsid w:val="001F0D36"/>
    <w:rsid w:val="00202F3F"/>
    <w:rsid w:val="00224BB2"/>
    <w:rsid w:val="00232790"/>
    <w:rsid w:val="00235240"/>
    <w:rsid w:val="002368FD"/>
    <w:rsid w:val="0024110F"/>
    <w:rsid w:val="002423AB"/>
    <w:rsid w:val="002440B0"/>
    <w:rsid w:val="00247FFB"/>
    <w:rsid w:val="002543BD"/>
    <w:rsid w:val="0025685C"/>
    <w:rsid w:val="00276E8F"/>
    <w:rsid w:val="00277319"/>
    <w:rsid w:val="0027792D"/>
    <w:rsid w:val="00282723"/>
    <w:rsid w:val="00282788"/>
    <w:rsid w:val="0028617A"/>
    <w:rsid w:val="0029608A"/>
    <w:rsid w:val="002A6617"/>
    <w:rsid w:val="002A7E1B"/>
    <w:rsid w:val="002B04B5"/>
    <w:rsid w:val="002B0EDC"/>
    <w:rsid w:val="002B24EB"/>
    <w:rsid w:val="002B3AEB"/>
    <w:rsid w:val="002B4718"/>
    <w:rsid w:val="002D0A6A"/>
    <w:rsid w:val="002D1F80"/>
    <w:rsid w:val="002D5CAC"/>
    <w:rsid w:val="002DD5F8"/>
    <w:rsid w:val="002E6DD1"/>
    <w:rsid w:val="002F027E"/>
    <w:rsid w:val="002F51CB"/>
    <w:rsid w:val="002F6481"/>
    <w:rsid w:val="002F68B9"/>
    <w:rsid w:val="003001C3"/>
    <w:rsid w:val="00312CEA"/>
    <w:rsid w:val="00316346"/>
    <w:rsid w:val="00320BFA"/>
    <w:rsid w:val="00322291"/>
    <w:rsid w:val="0032378D"/>
    <w:rsid w:val="0033182F"/>
    <w:rsid w:val="00334501"/>
    <w:rsid w:val="00335048"/>
    <w:rsid w:val="00340AD0"/>
    <w:rsid w:val="00340B6D"/>
    <w:rsid w:val="00340C8E"/>
    <w:rsid w:val="00344540"/>
    <w:rsid w:val="00346AE4"/>
    <w:rsid w:val="00346EEF"/>
    <w:rsid w:val="003519A3"/>
    <w:rsid w:val="003553C3"/>
    <w:rsid w:val="00362443"/>
    <w:rsid w:val="00362A88"/>
    <w:rsid w:val="0037046F"/>
    <w:rsid w:val="00377DA7"/>
    <w:rsid w:val="00383087"/>
    <w:rsid w:val="003A2B7D"/>
    <w:rsid w:val="003A4A75"/>
    <w:rsid w:val="003A5366"/>
    <w:rsid w:val="003B51B5"/>
    <w:rsid w:val="003B5288"/>
    <w:rsid w:val="003B647A"/>
    <w:rsid w:val="003B7ED4"/>
    <w:rsid w:val="003C0AF8"/>
    <w:rsid w:val="003C5262"/>
    <w:rsid w:val="003D01D6"/>
    <w:rsid w:val="003D2A92"/>
    <w:rsid w:val="003D398C"/>
    <w:rsid w:val="003D473B"/>
    <w:rsid w:val="003D4B35"/>
    <w:rsid w:val="003E4F19"/>
    <w:rsid w:val="003F5F25"/>
    <w:rsid w:val="0040436D"/>
    <w:rsid w:val="00410543"/>
    <w:rsid w:val="00411A36"/>
    <w:rsid w:val="00411C49"/>
    <w:rsid w:val="004173CC"/>
    <w:rsid w:val="0042356B"/>
    <w:rsid w:val="0042420A"/>
    <w:rsid w:val="004243D2"/>
    <w:rsid w:val="00424610"/>
    <w:rsid w:val="00424AD5"/>
    <w:rsid w:val="00431C8E"/>
    <w:rsid w:val="00435424"/>
    <w:rsid w:val="00451B94"/>
    <w:rsid w:val="00455AED"/>
    <w:rsid w:val="004624FE"/>
    <w:rsid w:val="004661F2"/>
    <w:rsid w:val="00467F59"/>
    <w:rsid w:val="00470C41"/>
    <w:rsid w:val="0047690F"/>
    <w:rsid w:val="00476C78"/>
    <w:rsid w:val="00482174"/>
    <w:rsid w:val="004840F8"/>
    <w:rsid w:val="0048576D"/>
    <w:rsid w:val="0048EEEB"/>
    <w:rsid w:val="00493B1A"/>
    <w:rsid w:val="0049495C"/>
    <w:rsid w:val="00497EF6"/>
    <w:rsid w:val="004A3815"/>
    <w:rsid w:val="004B3F3C"/>
    <w:rsid w:val="004B42D8"/>
    <w:rsid w:val="004B6B8F"/>
    <w:rsid w:val="004B7511"/>
    <w:rsid w:val="004C142C"/>
    <w:rsid w:val="004C3878"/>
    <w:rsid w:val="004C49B9"/>
    <w:rsid w:val="004C5C53"/>
    <w:rsid w:val="004C7B9F"/>
    <w:rsid w:val="004E23CE"/>
    <w:rsid w:val="004E516B"/>
    <w:rsid w:val="00500539"/>
    <w:rsid w:val="00503373"/>
    <w:rsid w:val="00503F3F"/>
    <w:rsid w:val="00504693"/>
    <w:rsid w:val="00520529"/>
    <w:rsid w:val="005312EB"/>
    <w:rsid w:val="00536336"/>
    <w:rsid w:val="0054044B"/>
    <w:rsid w:val="00542ED7"/>
    <w:rsid w:val="00550A2C"/>
    <w:rsid w:val="00550D4A"/>
    <w:rsid w:val="005579A1"/>
    <w:rsid w:val="0056347E"/>
    <w:rsid w:val="00564A29"/>
    <w:rsid w:val="00564FBC"/>
    <w:rsid w:val="005650F7"/>
    <w:rsid w:val="005705A9"/>
    <w:rsid w:val="00572864"/>
    <w:rsid w:val="00572B4B"/>
    <w:rsid w:val="00581BD6"/>
    <w:rsid w:val="0058482B"/>
    <w:rsid w:val="0058618A"/>
    <w:rsid w:val="00587002"/>
    <w:rsid w:val="00591611"/>
    <w:rsid w:val="00592BA8"/>
    <w:rsid w:val="005A362B"/>
    <w:rsid w:val="005A376B"/>
    <w:rsid w:val="005A4952"/>
    <w:rsid w:val="005A4CE8"/>
    <w:rsid w:val="005B20A1"/>
    <w:rsid w:val="005B2478"/>
    <w:rsid w:val="005B2E12"/>
    <w:rsid w:val="005C21FC"/>
    <w:rsid w:val="005C2B8E"/>
    <w:rsid w:val="005C30AE"/>
    <w:rsid w:val="005D1D47"/>
    <w:rsid w:val="005E1EF0"/>
    <w:rsid w:val="005E35F3"/>
    <w:rsid w:val="005E400D"/>
    <w:rsid w:val="005E698D"/>
    <w:rsid w:val="005E7A8E"/>
    <w:rsid w:val="005F09F1"/>
    <w:rsid w:val="005F645A"/>
    <w:rsid w:val="005F7EDE"/>
    <w:rsid w:val="0060060C"/>
    <w:rsid w:val="006118D1"/>
    <w:rsid w:val="0061251F"/>
    <w:rsid w:val="00613B57"/>
    <w:rsid w:val="00620D93"/>
    <w:rsid w:val="0062386A"/>
    <w:rsid w:val="0062576D"/>
    <w:rsid w:val="00625788"/>
    <w:rsid w:val="006305AA"/>
    <w:rsid w:val="0063277E"/>
    <w:rsid w:val="006364F4"/>
    <w:rsid w:val="00637583"/>
    <w:rsid w:val="00640352"/>
    <w:rsid w:val="00641963"/>
    <w:rsid w:val="006426D5"/>
    <w:rsid w:val="00642924"/>
    <w:rsid w:val="006466FF"/>
    <w:rsid w:val="00646A5F"/>
    <w:rsid w:val="006475C1"/>
    <w:rsid w:val="00656C00"/>
    <w:rsid w:val="00661967"/>
    <w:rsid w:val="00661F61"/>
    <w:rsid w:val="00671B49"/>
    <w:rsid w:val="00674155"/>
    <w:rsid w:val="006746CA"/>
    <w:rsid w:val="00685747"/>
    <w:rsid w:val="00695745"/>
    <w:rsid w:val="0069600B"/>
    <w:rsid w:val="006A0A1A"/>
    <w:rsid w:val="006A15F7"/>
    <w:rsid w:val="006A48C1"/>
    <w:rsid w:val="006A4AB2"/>
    <w:rsid w:val="006A6460"/>
    <w:rsid w:val="006B0760"/>
    <w:rsid w:val="006B104E"/>
    <w:rsid w:val="006B5AEA"/>
    <w:rsid w:val="006B6383"/>
    <w:rsid w:val="006B640D"/>
    <w:rsid w:val="006C23B8"/>
    <w:rsid w:val="006C31E7"/>
    <w:rsid w:val="006C61FA"/>
    <w:rsid w:val="006D0896"/>
    <w:rsid w:val="006E0312"/>
    <w:rsid w:val="006E25D2"/>
    <w:rsid w:val="006F299F"/>
    <w:rsid w:val="0070391A"/>
    <w:rsid w:val="00706486"/>
    <w:rsid w:val="00710022"/>
    <w:rsid w:val="007207AA"/>
    <w:rsid w:val="007214E3"/>
    <w:rsid w:val="007222F7"/>
    <w:rsid w:val="00724679"/>
    <w:rsid w:val="00725368"/>
    <w:rsid w:val="007304F3"/>
    <w:rsid w:val="00730839"/>
    <w:rsid w:val="00730F60"/>
    <w:rsid w:val="0073147D"/>
    <w:rsid w:val="007330D5"/>
    <w:rsid w:val="00733FF9"/>
    <w:rsid w:val="00752038"/>
    <w:rsid w:val="007554DF"/>
    <w:rsid w:val="0075776D"/>
    <w:rsid w:val="007603F5"/>
    <w:rsid w:val="007613FB"/>
    <w:rsid w:val="00761E34"/>
    <w:rsid w:val="00770444"/>
    <w:rsid w:val="00770D2B"/>
    <w:rsid w:val="007722BF"/>
    <w:rsid w:val="00775549"/>
    <w:rsid w:val="0077580B"/>
    <w:rsid w:val="00781167"/>
    <w:rsid w:val="007854B3"/>
    <w:rsid w:val="0078787D"/>
    <w:rsid w:val="00787FA8"/>
    <w:rsid w:val="007944F8"/>
    <w:rsid w:val="007973E3"/>
    <w:rsid w:val="007A1883"/>
    <w:rsid w:val="007C4646"/>
    <w:rsid w:val="007C47D9"/>
    <w:rsid w:val="007C6915"/>
    <w:rsid w:val="007D0720"/>
    <w:rsid w:val="007D10F2"/>
    <w:rsid w:val="007D207E"/>
    <w:rsid w:val="007D6DEC"/>
    <w:rsid w:val="007E007E"/>
    <w:rsid w:val="007E46A1"/>
    <w:rsid w:val="007E6332"/>
    <w:rsid w:val="007E730D"/>
    <w:rsid w:val="007E7311"/>
    <w:rsid w:val="007F20C0"/>
    <w:rsid w:val="007F403E"/>
    <w:rsid w:val="00802D0F"/>
    <w:rsid w:val="008052C6"/>
    <w:rsid w:val="00806AF4"/>
    <w:rsid w:val="008072AC"/>
    <w:rsid w:val="0080D0BA"/>
    <w:rsid w:val="00810CEA"/>
    <w:rsid w:val="008123A5"/>
    <w:rsid w:val="008233E5"/>
    <w:rsid w:val="00832153"/>
    <w:rsid w:val="00833DE8"/>
    <w:rsid w:val="00833F47"/>
    <w:rsid w:val="008348C3"/>
    <w:rsid w:val="008373B4"/>
    <w:rsid w:val="008404C4"/>
    <w:rsid w:val="008474DF"/>
    <w:rsid w:val="00847D37"/>
    <w:rsid w:val="0085001D"/>
    <w:rsid w:val="00856B37"/>
    <w:rsid w:val="008627AB"/>
    <w:rsid w:val="00870802"/>
    <w:rsid w:val="00871A41"/>
    <w:rsid w:val="0087E8B6"/>
    <w:rsid w:val="00883732"/>
    <w:rsid w:val="00886D76"/>
    <w:rsid w:val="00897019"/>
    <w:rsid w:val="008B0A07"/>
    <w:rsid w:val="008B781F"/>
    <w:rsid w:val="008C0069"/>
    <w:rsid w:val="008C1495"/>
    <w:rsid w:val="008C5E2A"/>
    <w:rsid w:val="008D4159"/>
    <w:rsid w:val="008D5522"/>
    <w:rsid w:val="008D69C5"/>
    <w:rsid w:val="008D7404"/>
    <w:rsid w:val="008E0F86"/>
    <w:rsid w:val="008F2DC1"/>
    <w:rsid w:val="008F70AD"/>
    <w:rsid w:val="00900DB1"/>
    <w:rsid w:val="009022BF"/>
    <w:rsid w:val="00911CD9"/>
    <w:rsid w:val="00912B71"/>
    <w:rsid w:val="0091320B"/>
    <w:rsid w:val="00931632"/>
    <w:rsid w:val="00932C92"/>
    <w:rsid w:val="009454E4"/>
    <w:rsid w:val="00946836"/>
    <w:rsid w:val="0096683A"/>
    <w:rsid w:val="00967611"/>
    <w:rsid w:val="009701BA"/>
    <w:rsid w:val="00977431"/>
    <w:rsid w:val="00984240"/>
    <w:rsid w:val="0098445A"/>
    <w:rsid w:val="00987263"/>
    <w:rsid w:val="00987F2B"/>
    <w:rsid w:val="00995B07"/>
    <w:rsid w:val="009A2619"/>
    <w:rsid w:val="009A5850"/>
    <w:rsid w:val="009A7DB9"/>
    <w:rsid w:val="009B10D6"/>
    <w:rsid w:val="009B5DCE"/>
    <w:rsid w:val="009D65D0"/>
    <w:rsid w:val="009D7E91"/>
    <w:rsid w:val="009E135E"/>
    <w:rsid w:val="009E3C92"/>
    <w:rsid w:val="009E54F4"/>
    <w:rsid w:val="009E6F5F"/>
    <w:rsid w:val="009E71AD"/>
    <w:rsid w:val="009F052C"/>
    <w:rsid w:val="009F2BFA"/>
    <w:rsid w:val="009F388A"/>
    <w:rsid w:val="00A03A3D"/>
    <w:rsid w:val="00A045C4"/>
    <w:rsid w:val="00A10DFA"/>
    <w:rsid w:val="00A20CF9"/>
    <w:rsid w:val="00A21708"/>
    <w:rsid w:val="00A22362"/>
    <w:rsid w:val="00A2367F"/>
    <w:rsid w:val="00A249BA"/>
    <w:rsid w:val="00A25BF7"/>
    <w:rsid w:val="00A307C7"/>
    <w:rsid w:val="00A44581"/>
    <w:rsid w:val="00A45093"/>
    <w:rsid w:val="00A458C3"/>
    <w:rsid w:val="00A50EAF"/>
    <w:rsid w:val="00A563D6"/>
    <w:rsid w:val="00A602F9"/>
    <w:rsid w:val="00A650EE"/>
    <w:rsid w:val="00A662C8"/>
    <w:rsid w:val="00A71157"/>
    <w:rsid w:val="00A81590"/>
    <w:rsid w:val="00A966E6"/>
    <w:rsid w:val="00A970B0"/>
    <w:rsid w:val="00AB2BE3"/>
    <w:rsid w:val="00AB5A8A"/>
    <w:rsid w:val="00AB7834"/>
    <w:rsid w:val="00AC4D5F"/>
    <w:rsid w:val="00AD1D2C"/>
    <w:rsid w:val="00AE0525"/>
    <w:rsid w:val="00AE08DB"/>
    <w:rsid w:val="00AE0AB7"/>
    <w:rsid w:val="00AE0BD3"/>
    <w:rsid w:val="00AE2729"/>
    <w:rsid w:val="00AE3148"/>
    <w:rsid w:val="00AE5AE2"/>
    <w:rsid w:val="00AE7343"/>
    <w:rsid w:val="00B00A13"/>
    <w:rsid w:val="00B00D69"/>
    <w:rsid w:val="00B00E04"/>
    <w:rsid w:val="00B05485"/>
    <w:rsid w:val="00B1458E"/>
    <w:rsid w:val="00B14C51"/>
    <w:rsid w:val="00B1719F"/>
    <w:rsid w:val="00B20021"/>
    <w:rsid w:val="00B20FDE"/>
    <w:rsid w:val="00B27BB0"/>
    <w:rsid w:val="00B42041"/>
    <w:rsid w:val="00B43FBF"/>
    <w:rsid w:val="00B44F11"/>
    <w:rsid w:val="00B51846"/>
    <w:rsid w:val="00B57937"/>
    <w:rsid w:val="00B62979"/>
    <w:rsid w:val="00B70056"/>
    <w:rsid w:val="00B73827"/>
    <w:rsid w:val="00B74D75"/>
    <w:rsid w:val="00B823A7"/>
    <w:rsid w:val="00B90FA5"/>
    <w:rsid w:val="00B919F1"/>
    <w:rsid w:val="00BA2260"/>
    <w:rsid w:val="00BA7C01"/>
    <w:rsid w:val="00BA8102"/>
    <w:rsid w:val="00BB11BE"/>
    <w:rsid w:val="00BB3C2F"/>
    <w:rsid w:val="00BB468D"/>
    <w:rsid w:val="00BC0E8D"/>
    <w:rsid w:val="00BC4F18"/>
    <w:rsid w:val="00BE6551"/>
    <w:rsid w:val="00BF093B"/>
    <w:rsid w:val="00C00B88"/>
    <w:rsid w:val="00C06B2A"/>
    <w:rsid w:val="00C07961"/>
    <w:rsid w:val="00C154A3"/>
    <w:rsid w:val="00C31153"/>
    <w:rsid w:val="00C35E57"/>
    <w:rsid w:val="00C35E80"/>
    <w:rsid w:val="00C409AC"/>
    <w:rsid w:val="00C40AA2"/>
    <w:rsid w:val="00C4244F"/>
    <w:rsid w:val="00C436AA"/>
    <w:rsid w:val="00C458D3"/>
    <w:rsid w:val="00C61FF3"/>
    <w:rsid w:val="00C632ED"/>
    <w:rsid w:val="00C66150"/>
    <w:rsid w:val="00C70EF5"/>
    <w:rsid w:val="00C756C5"/>
    <w:rsid w:val="00C82195"/>
    <w:rsid w:val="00C82CAE"/>
    <w:rsid w:val="00C8442E"/>
    <w:rsid w:val="00C85179"/>
    <w:rsid w:val="00C930A8"/>
    <w:rsid w:val="00CA108B"/>
    <w:rsid w:val="00CA3CAA"/>
    <w:rsid w:val="00CA6CDB"/>
    <w:rsid w:val="00CB1710"/>
    <w:rsid w:val="00CB5E13"/>
    <w:rsid w:val="00CC3524"/>
    <w:rsid w:val="00CD27BE"/>
    <w:rsid w:val="00CD29E9"/>
    <w:rsid w:val="00CD4BBC"/>
    <w:rsid w:val="00CD6F0F"/>
    <w:rsid w:val="00CD79B9"/>
    <w:rsid w:val="00CE0BB7"/>
    <w:rsid w:val="00CE0E5C"/>
    <w:rsid w:val="00CE3E9A"/>
    <w:rsid w:val="00CE708B"/>
    <w:rsid w:val="00CF26B7"/>
    <w:rsid w:val="00CF6611"/>
    <w:rsid w:val="00CF6E39"/>
    <w:rsid w:val="00CF72DA"/>
    <w:rsid w:val="00D03B57"/>
    <w:rsid w:val="00D0769A"/>
    <w:rsid w:val="00D15B4E"/>
    <w:rsid w:val="00D177E7"/>
    <w:rsid w:val="00D2079F"/>
    <w:rsid w:val="00D30D28"/>
    <w:rsid w:val="00D35E15"/>
    <w:rsid w:val="00D447EF"/>
    <w:rsid w:val="00D505E2"/>
    <w:rsid w:val="00D53293"/>
    <w:rsid w:val="00D6498F"/>
    <w:rsid w:val="00D7463D"/>
    <w:rsid w:val="00D765F9"/>
    <w:rsid w:val="00D80F5A"/>
    <w:rsid w:val="00D83D43"/>
    <w:rsid w:val="00D83DE8"/>
    <w:rsid w:val="00D84943"/>
    <w:rsid w:val="00D9229A"/>
    <w:rsid w:val="00D94AE7"/>
    <w:rsid w:val="00D95F62"/>
    <w:rsid w:val="00D966B3"/>
    <w:rsid w:val="00D970F0"/>
    <w:rsid w:val="00DA4540"/>
    <w:rsid w:val="00DA4922"/>
    <w:rsid w:val="00DA587E"/>
    <w:rsid w:val="00DA60F4"/>
    <w:rsid w:val="00DA72D4"/>
    <w:rsid w:val="00DA7855"/>
    <w:rsid w:val="00DB0F8B"/>
    <w:rsid w:val="00DB3052"/>
    <w:rsid w:val="00DB66DB"/>
    <w:rsid w:val="00DC2D17"/>
    <w:rsid w:val="00DD75C2"/>
    <w:rsid w:val="00DDDE07"/>
    <w:rsid w:val="00DE0272"/>
    <w:rsid w:val="00DE23BF"/>
    <w:rsid w:val="00DE3981"/>
    <w:rsid w:val="00DE40DD"/>
    <w:rsid w:val="00DE5EA7"/>
    <w:rsid w:val="00DE7755"/>
    <w:rsid w:val="00DF059A"/>
    <w:rsid w:val="00DF3D56"/>
    <w:rsid w:val="00DF64E9"/>
    <w:rsid w:val="00DF6D19"/>
    <w:rsid w:val="00DF6ED2"/>
    <w:rsid w:val="00DF70F5"/>
    <w:rsid w:val="00E17A1C"/>
    <w:rsid w:val="00E20524"/>
    <w:rsid w:val="00E2252C"/>
    <w:rsid w:val="00E23548"/>
    <w:rsid w:val="00E270C0"/>
    <w:rsid w:val="00E36D82"/>
    <w:rsid w:val="00E460B9"/>
    <w:rsid w:val="00E51601"/>
    <w:rsid w:val="00E51965"/>
    <w:rsid w:val="00E5698D"/>
    <w:rsid w:val="00E56F5F"/>
    <w:rsid w:val="00E57D39"/>
    <w:rsid w:val="00E635AF"/>
    <w:rsid w:val="00E638A0"/>
    <w:rsid w:val="00E67121"/>
    <w:rsid w:val="00E7198D"/>
    <w:rsid w:val="00E72554"/>
    <w:rsid w:val="00E735AF"/>
    <w:rsid w:val="00E74CA6"/>
    <w:rsid w:val="00E75E3D"/>
    <w:rsid w:val="00E77D24"/>
    <w:rsid w:val="00E84491"/>
    <w:rsid w:val="00E9731C"/>
    <w:rsid w:val="00EA4E4C"/>
    <w:rsid w:val="00EB04B7"/>
    <w:rsid w:val="00EB595A"/>
    <w:rsid w:val="00EB7992"/>
    <w:rsid w:val="00EC0104"/>
    <w:rsid w:val="00EC0184"/>
    <w:rsid w:val="00EC2D7A"/>
    <w:rsid w:val="00EC633A"/>
    <w:rsid w:val="00ED1B9D"/>
    <w:rsid w:val="00ED35A7"/>
    <w:rsid w:val="00EE0157"/>
    <w:rsid w:val="00EE056F"/>
    <w:rsid w:val="00EE0D6B"/>
    <w:rsid w:val="00EE59BE"/>
    <w:rsid w:val="00EEE38A"/>
    <w:rsid w:val="00EF43F5"/>
    <w:rsid w:val="00EF74D7"/>
    <w:rsid w:val="00F017AF"/>
    <w:rsid w:val="00F041C4"/>
    <w:rsid w:val="00F064AA"/>
    <w:rsid w:val="00F14812"/>
    <w:rsid w:val="00F14FA3"/>
    <w:rsid w:val="00F1598C"/>
    <w:rsid w:val="00F20BC6"/>
    <w:rsid w:val="00F21403"/>
    <w:rsid w:val="00F235FE"/>
    <w:rsid w:val="00F237FF"/>
    <w:rsid w:val="00F255FC"/>
    <w:rsid w:val="00F259B0"/>
    <w:rsid w:val="00F26A20"/>
    <w:rsid w:val="00F276C9"/>
    <w:rsid w:val="00F31359"/>
    <w:rsid w:val="00F3180C"/>
    <w:rsid w:val="00F3649F"/>
    <w:rsid w:val="00F40690"/>
    <w:rsid w:val="00F43B8F"/>
    <w:rsid w:val="00F50529"/>
    <w:rsid w:val="00F51785"/>
    <w:rsid w:val="00F530D7"/>
    <w:rsid w:val="00F541E6"/>
    <w:rsid w:val="00F577FA"/>
    <w:rsid w:val="00F62F49"/>
    <w:rsid w:val="00F640BF"/>
    <w:rsid w:val="00F70754"/>
    <w:rsid w:val="00F77926"/>
    <w:rsid w:val="00F8033E"/>
    <w:rsid w:val="00F83A15"/>
    <w:rsid w:val="00F83A19"/>
    <w:rsid w:val="00F879A1"/>
    <w:rsid w:val="00F92FC4"/>
    <w:rsid w:val="00F94AE7"/>
    <w:rsid w:val="00F9793C"/>
    <w:rsid w:val="00FA0C14"/>
    <w:rsid w:val="00FA137A"/>
    <w:rsid w:val="00FA4EF6"/>
    <w:rsid w:val="00FA5504"/>
    <w:rsid w:val="00FA7289"/>
    <w:rsid w:val="00FB4B02"/>
    <w:rsid w:val="00FC0E1C"/>
    <w:rsid w:val="00FC2831"/>
    <w:rsid w:val="00FC2D40"/>
    <w:rsid w:val="00FC3600"/>
    <w:rsid w:val="00FC4A9F"/>
    <w:rsid w:val="00FC565B"/>
    <w:rsid w:val="00FD2BBA"/>
    <w:rsid w:val="00FE006E"/>
    <w:rsid w:val="00FE197E"/>
    <w:rsid w:val="00FE6C7D"/>
    <w:rsid w:val="00FF0DF1"/>
    <w:rsid w:val="00FF26AA"/>
    <w:rsid w:val="0176E738"/>
    <w:rsid w:val="018F15AC"/>
    <w:rsid w:val="018FC602"/>
    <w:rsid w:val="01AE2BAF"/>
    <w:rsid w:val="01C0D341"/>
    <w:rsid w:val="01F22F0F"/>
    <w:rsid w:val="020BD9F2"/>
    <w:rsid w:val="020E4DF2"/>
    <w:rsid w:val="024731E5"/>
    <w:rsid w:val="0268CA4E"/>
    <w:rsid w:val="02805DEA"/>
    <w:rsid w:val="02F22DC4"/>
    <w:rsid w:val="033AA67F"/>
    <w:rsid w:val="038DFF70"/>
    <w:rsid w:val="03D01D78"/>
    <w:rsid w:val="03EB1297"/>
    <w:rsid w:val="043C8FFF"/>
    <w:rsid w:val="045E18BC"/>
    <w:rsid w:val="049F8932"/>
    <w:rsid w:val="04C6B66E"/>
    <w:rsid w:val="057B8C58"/>
    <w:rsid w:val="058E9674"/>
    <w:rsid w:val="060A77DE"/>
    <w:rsid w:val="064D3D3A"/>
    <w:rsid w:val="0666E317"/>
    <w:rsid w:val="06822DCF"/>
    <w:rsid w:val="06A23C94"/>
    <w:rsid w:val="071EFC42"/>
    <w:rsid w:val="072BB659"/>
    <w:rsid w:val="07345BDC"/>
    <w:rsid w:val="078CC022"/>
    <w:rsid w:val="07A10719"/>
    <w:rsid w:val="07C36BB4"/>
    <w:rsid w:val="07CBF388"/>
    <w:rsid w:val="07D08821"/>
    <w:rsid w:val="07D7EA5F"/>
    <w:rsid w:val="07DF324E"/>
    <w:rsid w:val="07EDAF89"/>
    <w:rsid w:val="081DFE30"/>
    <w:rsid w:val="083BC123"/>
    <w:rsid w:val="0846DEAD"/>
    <w:rsid w:val="0854FFAB"/>
    <w:rsid w:val="085FFE75"/>
    <w:rsid w:val="088AD1E3"/>
    <w:rsid w:val="0896B941"/>
    <w:rsid w:val="089F7015"/>
    <w:rsid w:val="08B11C2B"/>
    <w:rsid w:val="08C1AF9F"/>
    <w:rsid w:val="0975AB67"/>
    <w:rsid w:val="0A14D2D6"/>
    <w:rsid w:val="0A7292FB"/>
    <w:rsid w:val="0A87AD3B"/>
    <w:rsid w:val="0A9A7DD6"/>
    <w:rsid w:val="0B4ADFCA"/>
    <w:rsid w:val="0BDE1CBC"/>
    <w:rsid w:val="0C075F53"/>
    <w:rsid w:val="0C0893EF"/>
    <w:rsid w:val="0C0F177A"/>
    <w:rsid w:val="0C2B5AD9"/>
    <w:rsid w:val="0C4B0487"/>
    <w:rsid w:val="0C8CB0A1"/>
    <w:rsid w:val="0CCB8B0A"/>
    <w:rsid w:val="0D0F4871"/>
    <w:rsid w:val="0D11B5D5"/>
    <w:rsid w:val="0D16488D"/>
    <w:rsid w:val="0D2F2173"/>
    <w:rsid w:val="0D52CDE6"/>
    <w:rsid w:val="0D5ABC7F"/>
    <w:rsid w:val="0D7A3B59"/>
    <w:rsid w:val="0DF0DDC5"/>
    <w:rsid w:val="0DF5538B"/>
    <w:rsid w:val="0E248F8B"/>
    <w:rsid w:val="0E6ECEA5"/>
    <w:rsid w:val="0E770E6F"/>
    <w:rsid w:val="0E848760"/>
    <w:rsid w:val="0ED076B6"/>
    <w:rsid w:val="0EDD974F"/>
    <w:rsid w:val="0EE5F6CD"/>
    <w:rsid w:val="0EFBDD7D"/>
    <w:rsid w:val="0F2DBC38"/>
    <w:rsid w:val="0F67D0E4"/>
    <w:rsid w:val="0F89E74C"/>
    <w:rsid w:val="0FAE601A"/>
    <w:rsid w:val="0FC364C8"/>
    <w:rsid w:val="0FD45C9D"/>
    <w:rsid w:val="0FF02FA5"/>
    <w:rsid w:val="102E2F81"/>
    <w:rsid w:val="102EA49E"/>
    <w:rsid w:val="106E7AB6"/>
    <w:rsid w:val="1071F780"/>
    <w:rsid w:val="1072FB15"/>
    <w:rsid w:val="1094E346"/>
    <w:rsid w:val="109A522A"/>
    <w:rsid w:val="109F5816"/>
    <w:rsid w:val="10B31C28"/>
    <w:rsid w:val="112DCD74"/>
    <w:rsid w:val="114BE6FD"/>
    <w:rsid w:val="119F7C9C"/>
    <w:rsid w:val="11C9FFE2"/>
    <w:rsid w:val="11CA74FF"/>
    <w:rsid w:val="11F8CA47"/>
    <w:rsid w:val="120DC7E1"/>
    <w:rsid w:val="12DF5604"/>
    <w:rsid w:val="12F9D6C6"/>
    <w:rsid w:val="13290C81"/>
    <w:rsid w:val="13435F3C"/>
    <w:rsid w:val="13B1B94A"/>
    <w:rsid w:val="13FF2BB4"/>
    <w:rsid w:val="14082A59"/>
    <w:rsid w:val="144A2542"/>
    <w:rsid w:val="146BA37C"/>
    <w:rsid w:val="147E9A29"/>
    <w:rsid w:val="14C96164"/>
    <w:rsid w:val="14DF53C3"/>
    <w:rsid w:val="14E3F21F"/>
    <w:rsid w:val="154568A3"/>
    <w:rsid w:val="158697E3"/>
    <w:rsid w:val="159CE3F7"/>
    <w:rsid w:val="159EFD76"/>
    <w:rsid w:val="15E46BD5"/>
    <w:rsid w:val="15F20998"/>
    <w:rsid w:val="160DC620"/>
    <w:rsid w:val="161052F0"/>
    <w:rsid w:val="161CC86A"/>
    <w:rsid w:val="16515F8A"/>
    <w:rsid w:val="165765C4"/>
    <w:rsid w:val="16A03DB2"/>
    <w:rsid w:val="16BC6185"/>
    <w:rsid w:val="16E3E3AA"/>
    <w:rsid w:val="16F3462D"/>
    <w:rsid w:val="17296EDB"/>
    <w:rsid w:val="1749E7FD"/>
    <w:rsid w:val="176A7C79"/>
    <w:rsid w:val="1776E3B0"/>
    <w:rsid w:val="179D51FC"/>
    <w:rsid w:val="17B93ADB"/>
    <w:rsid w:val="17D9B051"/>
    <w:rsid w:val="17F7E78B"/>
    <w:rsid w:val="18079B21"/>
    <w:rsid w:val="18156040"/>
    <w:rsid w:val="1824AC90"/>
    <w:rsid w:val="18296269"/>
    <w:rsid w:val="1831C2DF"/>
    <w:rsid w:val="1872FC00"/>
    <w:rsid w:val="18C6339A"/>
    <w:rsid w:val="18F29121"/>
    <w:rsid w:val="19146A3E"/>
    <w:rsid w:val="1924787E"/>
    <w:rsid w:val="192C5D9E"/>
    <w:rsid w:val="192D4DE9"/>
    <w:rsid w:val="1932C467"/>
    <w:rsid w:val="193A1C67"/>
    <w:rsid w:val="196B7112"/>
    <w:rsid w:val="19A930F3"/>
    <w:rsid w:val="19F89BA3"/>
    <w:rsid w:val="19FFEAE1"/>
    <w:rsid w:val="1A33DF4A"/>
    <w:rsid w:val="1A572CBD"/>
    <w:rsid w:val="1A8137EA"/>
    <w:rsid w:val="1AA21A01"/>
    <w:rsid w:val="1AC32451"/>
    <w:rsid w:val="1AEEC29C"/>
    <w:rsid w:val="1AF31866"/>
    <w:rsid w:val="1B1C5F2C"/>
    <w:rsid w:val="1B2BC1AF"/>
    <w:rsid w:val="1B3154D5"/>
    <w:rsid w:val="1B32EC1B"/>
    <w:rsid w:val="1B3B0D0F"/>
    <w:rsid w:val="1B643AD8"/>
    <w:rsid w:val="1BBDE248"/>
    <w:rsid w:val="1C0F59F8"/>
    <w:rsid w:val="1C1A9FFF"/>
    <w:rsid w:val="1C1D831D"/>
    <w:rsid w:val="1C555AE7"/>
    <w:rsid w:val="1C7D48A2"/>
    <w:rsid w:val="1C8C09EE"/>
    <w:rsid w:val="1C98FF8D"/>
    <w:rsid w:val="1CD04A25"/>
    <w:rsid w:val="1CDCB6A6"/>
    <w:rsid w:val="1D0C4FAD"/>
    <w:rsid w:val="1D3855C0"/>
    <w:rsid w:val="1D8E921E"/>
    <w:rsid w:val="1D8ECD7F"/>
    <w:rsid w:val="1D90C332"/>
    <w:rsid w:val="1DAE5054"/>
    <w:rsid w:val="1DC54FB5"/>
    <w:rsid w:val="1DF207C4"/>
    <w:rsid w:val="1DFF488A"/>
    <w:rsid w:val="1E71C288"/>
    <w:rsid w:val="1E786B5C"/>
    <w:rsid w:val="1E93EE14"/>
    <w:rsid w:val="1EEEC367"/>
    <w:rsid w:val="1F0E2BA9"/>
    <w:rsid w:val="1F1238CB"/>
    <w:rsid w:val="1F12704C"/>
    <w:rsid w:val="1F4C3649"/>
    <w:rsid w:val="1F4FF119"/>
    <w:rsid w:val="1F5D1165"/>
    <w:rsid w:val="1F831D80"/>
    <w:rsid w:val="1FAA8253"/>
    <w:rsid w:val="1FC93A56"/>
    <w:rsid w:val="2037ABFB"/>
    <w:rsid w:val="206D76FF"/>
    <w:rsid w:val="208C8C06"/>
    <w:rsid w:val="208F4016"/>
    <w:rsid w:val="209A4262"/>
    <w:rsid w:val="20BE1F62"/>
    <w:rsid w:val="20C632E0"/>
    <w:rsid w:val="20DF969E"/>
    <w:rsid w:val="210E8E15"/>
    <w:rsid w:val="2112E5C5"/>
    <w:rsid w:val="211EEDE1"/>
    <w:rsid w:val="21300259"/>
    <w:rsid w:val="213EC274"/>
    <w:rsid w:val="2163A3C3"/>
    <w:rsid w:val="217D4679"/>
    <w:rsid w:val="21BA53FF"/>
    <w:rsid w:val="21E549A9"/>
    <w:rsid w:val="2221D538"/>
    <w:rsid w:val="22285C67"/>
    <w:rsid w:val="223AF085"/>
    <w:rsid w:val="22B284CA"/>
    <w:rsid w:val="22BBDB59"/>
    <w:rsid w:val="22CACC3A"/>
    <w:rsid w:val="22FD5D1B"/>
    <w:rsid w:val="23429250"/>
    <w:rsid w:val="236F4CBD"/>
    <w:rsid w:val="23C9EEB4"/>
    <w:rsid w:val="23F619E8"/>
    <w:rsid w:val="241C1004"/>
    <w:rsid w:val="2450DE3A"/>
    <w:rsid w:val="24E0C091"/>
    <w:rsid w:val="24E52560"/>
    <w:rsid w:val="250B1D1E"/>
    <w:rsid w:val="251A3292"/>
    <w:rsid w:val="257CEBE0"/>
    <w:rsid w:val="25C48261"/>
    <w:rsid w:val="265B1971"/>
    <w:rsid w:val="26E621F7"/>
    <w:rsid w:val="271A716A"/>
    <w:rsid w:val="27435BE3"/>
    <w:rsid w:val="27459934"/>
    <w:rsid w:val="276DEB41"/>
    <w:rsid w:val="28107425"/>
    <w:rsid w:val="284BE00D"/>
    <w:rsid w:val="288B2E55"/>
    <w:rsid w:val="2897C0B6"/>
    <w:rsid w:val="28CC3E8C"/>
    <w:rsid w:val="28DF2C44"/>
    <w:rsid w:val="28E57911"/>
    <w:rsid w:val="28F3188F"/>
    <w:rsid w:val="2909BBA2"/>
    <w:rsid w:val="292B035B"/>
    <w:rsid w:val="2977E7DF"/>
    <w:rsid w:val="29C4110E"/>
    <w:rsid w:val="29C565E4"/>
    <w:rsid w:val="29D6A0BB"/>
    <w:rsid w:val="29DB5672"/>
    <w:rsid w:val="2A1A45EF"/>
    <w:rsid w:val="2A1B16A8"/>
    <w:rsid w:val="2A3734A6"/>
    <w:rsid w:val="2A5DC910"/>
    <w:rsid w:val="2A69D5AA"/>
    <w:rsid w:val="2A87D04B"/>
    <w:rsid w:val="2A9FC40C"/>
    <w:rsid w:val="2AA01A41"/>
    <w:rsid w:val="2AC2C762"/>
    <w:rsid w:val="2ACA40E3"/>
    <w:rsid w:val="2B1051D0"/>
    <w:rsid w:val="2B2BF8A4"/>
    <w:rsid w:val="2B2C83EC"/>
    <w:rsid w:val="2B59A3C9"/>
    <w:rsid w:val="2B8647CC"/>
    <w:rsid w:val="2BAE73EB"/>
    <w:rsid w:val="2BF86D31"/>
    <w:rsid w:val="2C16CD06"/>
    <w:rsid w:val="2C63DDA5"/>
    <w:rsid w:val="2C8BAA23"/>
    <w:rsid w:val="2C8E9501"/>
    <w:rsid w:val="2CCC80D9"/>
    <w:rsid w:val="2CD2C91D"/>
    <w:rsid w:val="2D89915C"/>
    <w:rsid w:val="2DA5B7E4"/>
    <w:rsid w:val="2DE8B948"/>
    <w:rsid w:val="2E2C3B4E"/>
    <w:rsid w:val="2E4514F6"/>
    <w:rsid w:val="2E5398F9"/>
    <w:rsid w:val="2EAF7FEE"/>
    <w:rsid w:val="2EC6258F"/>
    <w:rsid w:val="2EE66407"/>
    <w:rsid w:val="2EEDB712"/>
    <w:rsid w:val="2F4931B6"/>
    <w:rsid w:val="2F73352F"/>
    <w:rsid w:val="2F8C04EB"/>
    <w:rsid w:val="2F96D466"/>
    <w:rsid w:val="2F99B667"/>
    <w:rsid w:val="2FB1FAFC"/>
    <w:rsid w:val="2FD63583"/>
    <w:rsid w:val="2FDC971D"/>
    <w:rsid w:val="304064A7"/>
    <w:rsid w:val="307806A3"/>
    <w:rsid w:val="309C7E12"/>
    <w:rsid w:val="30FF1068"/>
    <w:rsid w:val="31E1B2A0"/>
    <w:rsid w:val="31EAE5D5"/>
    <w:rsid w:val="31F6837E"/>
    <w:rsid w:val="31FF8223"/>
    <w:rsid w:val="32229E3E"/>
    <w:rsid w:val="32C63CDD"/>
    <w:rsid w:val="32DA1A2D"/>
    <w:rsid w:val="32FDD685"/>
    <w:rsid w:val="3302C41B"/>
    <w:rsid w:val="330F0535"/>
    <w:rsid w:val="331DD35E"/>
    <w:rsid w:val="33439EC5"/>
    <w:rsid w:val="3355CEB3"/>
    <w:rsid w:val="335F7B2B"/>
    <w:rsid w:val="33710752"/>
    <w:rsid w:val="337A9FE3"/>
    <w:rsid w:val="338C7490"/>
    <w:rsid w:val="33C146E3"/>
    <w:rsid w:val="33F020F6"/>
    <w:rsid w:val="340C1694"/>
    <w:rsid w:val="341F720F"/>
    <w:rsid w:val="342B58C4"/>
    <w:rsid w:val="34499061"/>
    <w:rsid w:val="344C1FCD"/>
    <w:rsid w:val="34707D12"/>
    <w:rsid w:val="347B3E94"/>
    <w:rsid w:val="34A77EA6"/>
    <w:rsid w:val="34E58334"/>
    <w:rsid w:val="350A10F9"/>
    <w:rsid w:val="35100611"/>
    <w:rsid w:val="35201803"/>
    <w:rsid w:val="352140E8"/>
    <w:rsid w:val="355207A8"/>
    <w:rsid w:val="3569BEC0"/>
    <w:rsid w:val="35848251"/>
    <w:rsid w:val="359EE219"/>
    <w:rsid w:val="35E6FA65"/>
    <w:rsid w:val="36359AEE"/>
    <w:rsid w:val="366C3374"/>
    <w:rsid w:val="366DAA40"/>
    <w:rsid w:val="3695C900"/>
    <w:rsid w:val="372233A3"/>
    <w:rsid w:val="37332907"/>
    <w:rsid w:val="373A98B8"/>
    <w:rsid w:val="37639842"/>
    <w:rsid w:val="376E7E16"/>
    <w:rsid w:val="377C21B1"/>
    <w:rsid w:val="377E7A79"/>
    <w:rsid w:val="37819153"/>
    <w:rsid w:val="387444AB"/>
    <w:rsid w:val="38B8162D"/>
    <w:rsid w:val="38C607A3"/>
    <w:rsid w:val="38DE32F8"/>
    <w:rsid w:val="38F5080D"/>
    <w:rsid w:val="39410593"/>
    <w:rsid w:val="39515A76"/>
    <w:rsid w:val="395A5F59"/>
    <w:rsid w:val="396D3BB0"/>
    <w:rsid w:val="396F75E9"/>
    <w:rsid w:val="397038E4"/>
    <w:rsid w:val="397AEFEC"/>
    <w:rsid w:val="39BFB129"/>
    <w:rsid w:val="39D75B99"/>
    <w:rsid w:val="39F3CFE6"/>
    <w:rsid w:val="3A1F2BFE"/>
    <w:rsid w:val="3A57146B"/>
    <w:rsid w:val="3A72533C"/>
    <w:rsid w:val="3A72ACF8"/>
    <w:rsid w:val="3ACF4CA1"/>
    <w:rsid w:val="3AEBE770"/>
    <w:rsid w:val="3B051665"/>
    <w:rsid w:val="3B0DD600"/>
    <w:rsid w:val="3B23A409"/>
    <w:rsid w:val="3B55EDA2"/>
    <w:rsid w:val="3B701992"/>
    <w:rsid w:val="3BFFC595"/>
    <w:rsid w:val="3C4E97B6"/>
    <w:rsid w:val="3C66897B"/>
    <w:rsid w:val="3C75E6C6"/>
    <w:rsid w:val="3C82F5AC"/>
    <w:rsid w:val="3CC85136"/>
    <w:rsid w:val="3CF882D4"/>
    <w:rsid w:val="3D233F1E"/>
    <w:rsid w:val="3D2E2961"/>
    <w:rsid w:val="3D4355C7"/>
    <w:rsid w:val="3D73D553"/>
    <w:rsid w:val="3D87BE9D"/>
    <w:rsid w:val="3D9F1351"/>
    <w:rsid w:val="3DC44AA7"/>
    <w:rsid w:val="3DE24EB9"/>
    <w:rsid w:val="3E0259DC"/>
    <w:rsid w:val="3E24D700"/>
    <w:rsid w:val="3E36A94F"/>
    <w:rsid w:val="3E4BA8D5"/>
    <w:rsid w:val="3E5A57B6"/>
    <w:rsid w:val="3F03E9C2"/>
    <w:rsid w:val="3F95027E"/>
    <w:rsid w:val="3FB1A231"/>
    <w:rsid w:val="3FCFF621"/>
    <w:rsid w:val="3FFEC8C0"/>
    <w:rsid w:val="401B295E"/>
    <w:rsid w:val="403C49D9"/>
    <w:rsid w:val="404B2D4B"/>
    <w:rsid w:val="406C23FE"/>
    <w:rsid w:val="406D26C4"/>
    <w:rsid w:val="408E9331"/>
    <w:rsid w:val="409E5DBE"/>
    <w:rsid w:val="40C4877A"/>
    <w:rsid w:val="41180E34"/>
    <w:rsid w:val="413E6B5A"/>
    <w:rsid w:val="41536C8B"/>
    <w:rsid w:val="4186BFBF"/>
    <w:rsid w:val="4191635E"/>
    <w:rsid w:val="423F6D85"/>
    <w:rsid w:val="42DA5E86"/>
    <w:rsid w:val="42F83CBC"/>
    <w:rsid w:val="435E76F4"/>
    <w:rsid w:val="43996EEE"/>
    <w:rsid w:val="43F3827B"/>
    <w:rsid w:val="43FEA313"/>
    <w:rsid w:val="440D4250"/>
    <w:rsid w:val="442A0FCF"/>
    <w:rsid w:val="448F5744"/>
    <w:rsid w:val="44AFB2F6"/>
    <w:rsid w:val="44CB004F"/>
    <w:rsid w:val="44D239E3"/>
    <w:rsid w:val="451E9E6E"/>
    <w:rsid w:val="4529D33B"/>
    <w:rsid w:val="4534E35C"/>
    <w:rsid w:val="458F52DC"/>
    <w:rsid w:val="4599E325"/>
    <w:rsid w:val="45B82AF0"/>
    <w:rsid w:val="45F8B420"/>
    <w:rsid w:val="4684177F"/>
    <w:rsid w:val="46903626"/>
    <w:rsid w:val="46926300"/>
    <w:rsid w:val="46A8AF14"/>
    <w:rsid w:val="46E2914F"/>
    <w:rsid w:val="46FF87E3"/>
    <w:rsid w:val="47157886"/>
    <w:rsid w:val="4716DA47"/>
    <w:rsid w:val="478DE62C"/>
    <w:rsid w:val="47D2AE3C"/>
    <w:rsid w:val="481A64B7"/>
    <w:rsid w:val="481E5110"/>
    <w:rsid w:val="483F63A0"/>
    <w:rsid w:val="4863FF4F"/>
    <w:rsid w:val="48A03A9C"/>
    <w:rsid w:val="48AA0AD2"/>
    <w:rsid w:val="48B96D3E"/>
    <w:rsid w:val="48CECAF9"/>
    <w:rsid w:val="49302514"/>
    <w:rsid w:val="4960A304"/>
    <w:rsid w:val="496C7156"/>
    <w:rsid w:val="496F010C"/>
    <w:rsid w:val="49B718AE"/>
    <w:rsid w:val="49DA222C"/>
    <w:rsid w:val="49E03D42"/>
    <w:rsid w:val="4A08B072"/>
    <w:rsid w:val="4A1C6C4A"/>
    <w:rsid w:val="4A3636B7"/>
    <w:rsid w:val="4A384FB8"/>
    <w:rsid w:val="4A759E00"/>
    <w:rsid w:val="4A98C681"/>
    <w:rsid w:val="4AA83014"/>
    <w:rsid w:val="4AC03376"/>
    <w:rsid w:val="4ACA6FFC"/>
    <w:rsid w:val="4ACC2543"/>
    <w:rsid w:val="4AE2BFC7"/>
    <w:rsid w:val="4AE5706B"/>
    <w:rsid w:val="4B04FD7B"/>
    <w:rsid w:val="4B1B805F"/>
    <w:rsid w:val="4B520579"/>
    <w:rsid w:val="4B58B8CF"/>
    <w:rsid w:val="4B62F7DA"/>
    <w:rsid w:val="4B6EB091"/>
    <w:rsid w:val="4BC70D7B"/>
    <w:rsid w:val="4BE01446"/>
    <w:rsid w:val="4C2F6AD0"/>
    <w:rsid w:val="4CAB77AA"/>
    <w:rsid w:val="4CC178D9"/>
    <w:rsid w:val="4CE03374"/>
    <w:rsid w:val="4CE2D5C2"/>
    <w:rsid w:val="4D7503BF"/>
    <w:rsid w:val="4DCB3B31"/>
    <w:rsid w:val="4E4A5FB5"/>
    <w:rsid w:val="4E53454B"/>
    <w:rsid w:val="4E68C6B2"/>
    <w:rsid w:val="4E9A989C"/>
    <w:rsid w:val="4EB3AE65"/>
    <w:rsid w:val="4EC2F96A"/>
    <w:rsid w:val="4F4A9390"/>
    <w:rsid w:val="4F72F42C"/>
    <w:rsid w:val="4F8DA4BA"/>
    <w:rsid w:val="4FA79DAE"/>
    <w:rsid w:val="4FAE10EA"/>
    <w:rsid w:val="4FBFE597"/>
    <w:rsid w:val="50A26091"/>
    <w:rsid w:val="51217A20"/>
    <w:rsid w:val="51310660"/>
    <w:rsid w:val="513B1D11"/>
    <w:rsid w:val="51525B85"/>
    <w:rsid w:val="516E1EBC"/>
    <w:rsid w:val="518DB205"/>
    <w:rsid w:val="51B09D2F"/>
    <w:rsid w:val="51D7FCE6"/>
    <w:rsid w:val="51DC41ED"/>
    <w:rsid w:val="5259EF5F"/>
    <w:rsid w:val="525D09B8"/>
    <w:rsid w:val="5272965E"/>
    <w:rsid w:val="52782738"/>
    <w:rsid w:val="529A97F1"/>
    <w:rsid w:val="52B9D35F"/>
    <w:rsid w:val="52C09554"/>
    <w:rsid w:val="53CD3EEC"/>
    <w:rsid w:val="53D7C531"/>
    <w:rsid w:val="53D902E3"/>
    <w:rsid w:val="53DB5CAB"/>
    <w:rsid w:val="54077174"/>
    <w:rsid w:val="540D04B9"/>
    <w:rsid w:val="5436245C"/>
    <w:rsid w:val="545D3505"/>
    <w:rsid w:val="5470D788"/>
    <w:rsid w:val="54873F6C"/>
    <w:rsid w:val="54A43107"/>
    <w:rsid w:val="54B9A3FB"/>
    <w:rsid w:val="54BA0351"/>
    <w:rsid w:val="54D3BE3F"/>
    <w:rsid w:val="55378BBB"/>
    <w:rsid w:val="555FD086"/>
    <w:rsid w:val="5578D426"/>
    <w:rsid w:val="5596A933"/>
    <w:rsid w:val="55C603C6"/>
    <w:rsid w:val="5629FFE1"/>
    <w:rsid w:val="5674FF3C"/>
    <w:rsid w:val="56776524"/>
    <w:rsid w:val="568D456C"/>
    <w:rsid w:val="57007EF8"/>
    <w:rsid w:val="57044EB1"/>
    <w:rsid w:val="572E3799"/>
    <w:rsid w:val="5752C8DC"/>
    <w:rsid w:val="5761D427"/>
    <w:rsid w:val="57ADE93B"/>
    <w:rsid w:val="57E389D8"/>
    <w:rsid w:val="57E60A54"/>
    <w:rsid w:val="57F6809B"/>
    <w:rsid w:val="5822186B"/>
    <w:rsid w:val="5827662B"/>
    <w:rsid w:val="5830BBA1"/>
    <w:rsid w:val="58473BD7"/>
    <w:rsid w:val="5891C10A"/>
    <w:rsid w:val="589284C4"/>
    <w:rsid w:val="589D17FA"/>
    <w:rsid w:val="58AD350D"/>
    <w:rsid w:val="58BDB857"/>
    <w:rsid w:val="592EE8E2"/>
    <w:rsid w:val="59300FF6"/>
    <w:rsid w:val="594E539E"/>
    <w:rsid w:val="59D63A06"/>
    <w:rsid w:val="59D8B1B6"/>
    <w:rsid w:val="59E3C3E0"/>
    <w:rsid w:val="5AB603B2"/>
    <w:rsid w:val="5AB69416"/>
    <w:rsid w:val="5ACDE21A"/>
    <w:rsid w:val="5B41ED79"/>
    <w:rsid w:val="5BD27625"/>
    <w:rsid w:val="5BDAE4A4"/>
    <w:rsid w:val="5BEF345D"/>
    <w:rsid w:val="5C036728"/>
    <w:rsid w:val="5C037D53"/>
    <w:rsid w:val="5C2F36B5"/>
    <w:rsid w:val="5C2FF3DC"/>
    <w:rsid w:val="5C580991"/>
    <w:rsid w:val="5C91E6FE"/>
    <w:rsid w:val="5CA097CB"/>
    <w:rsid w:val="5D1F36FC"/>
    <w:rsid w:val="5D1FB5D4"/>
    <w:rsid w:val="5D301733"/>
    <w:rsid w:val="5DB7BE85"/>
    <w:rsid w:val="5DB87611"/>
    <w:rsid w:val="5DE879FE"/>
    <w:rsid w:val="5E3334F7"/>
    <w:rsid w:val="5E5457BC"/>
    <w:rsid w:val="5EB84FE1"/>
    <w:rsid w:val="5EC0787A"/>
    <w:rsid w:val="5EEB9AAE"/>
    <w:rsid w:val="5F4D7D44"/>
    <w:rsid w:val="5F9782D4"/>
    <w:rsid w:val="5F9D0FA8"/>
    <w:rsid w:val="5F9FF96D"/>
    <w:rsid w:val="5FFC7F3B"/>
    <w:rsid w:val="6030750A"/>
    <w:rsid w:val="60B776BA"/>
    <w:rsid w:val="60CC4A40"/>
    <w:rsid w:val="60CD4493"/>
    <w:rsid w:val="6133C8D6"/>
    <w:rsid w:val="6138E009"/>
    <w:rsid w:val="61599AE2"/>
    <w:rsid w:val="61837136"/>
    <w:rsid w:val="6188D758"/>
    <w:rsid w:val="6191B393"/>
    <w:rsid w:val="61955290"/>
    <w:rsid w:val="619E9212"/>
    <w:rsid w:val="61B5A5DE"/>
    <w:rsid w:val="61B829C9"/>
    <w:rsid w:val="61D52955"/>
    <w:rsid w:val="61D5A4AB"/>
    <w:rsid w:val="61DD4172"/>
    <w:rsid w:val="61E7E556"/>
    <w:rsid w:val="62096077"/>
    <w:rsid w:val="620B0116"/>
    <w:rsid w:val="620C772B"/>
    <w:rsid w:val="6218D262"/>
    <w:rsid w:val="623C8283"/>
    <w:rsid w:val="625FCD48"/>
    <w:rsid w:val="62DC201B"/>
    <w:rsid w:val="630FC83C"/>
    <w:rsid w:val="635F733D"/>
    <w:rsid w:val="6372A45E"/>
    <w:rsid w:val="6373B5FA"/>
    <w:rsid w:val="63842D89"/>
    <w:rsid w:val="63854851"/>
    <w:rsid w:val="6392A80D"/>
    <w:rsid w:val="63FE0C9C"/>
    <w:rsid w:val="63FF0DA7"/>
    <w:rsid w:val="640A8C2C"/>
    <w:rsid w:val="6424D71C"/>
    <w:rsid w:val="64418B0B"/>
    <w:rsid w:val="64541A5D"/>
    <w:rsid w:val="645477AE"/>
    <w:rsid w:val="647493B3"/>
    <w:rsid w:val="6489061F"/>
    <w:rsid w:val="6494F293"/>
    <w:rsid w:val="64A8F48E"/>
    <w:rsid w:val="64CFBB35"/>
    <w:rsid w:val="64F2E1D9"/>
    <w:rsid w:val="64F7D4EF"/>
    <w:rsid w:val="65222768"/>
    <w:rsid w:val="6578B99D"/>
    <w:rsid w:val="65963551"/>
    <w:rsid w:val="65B236F4"/>
    <w:rsid w:val="65DDA4FC"/>
    <w:rsid w:val="65F1A53E"/>
    <w:rsid w:val="660258F9"/>
    <w:rsid w:val="66AA9374"/>
    <w:rsid w:val="66CD9EB1"/>
    <w:rsid w:val="66DE31DB"/>
    <w:rsid w:val="674E0755"/>
    <w:rsid w:val="679D2A52"/>
    <w:rsid w:val="67CEFD3D"/>
    <w:rsid w:val="6839DCC2"/>
    <w:rsid w:val="684424CF"/>
    <w:rsid w:val="6866B177"/>
    <w:rsid w:val="68B07E3A"/>
    <w:rsid w:val="68B78B40"/>
    <w:rsid w:val="68C96987"/>
    <w:rsid w:val="6945F9E8"/>
    <w:rsid w:val="695368E7"/>
    <w:rsid w:val="695371F0"/>
    <w:rsid w:val="69739F31"/>
    <w:rsid w:val="697A2187"/>
    <w:rsid w:val="698A9F8C"/>
    <w:rsid w:val="69BD7EB9"/>
    <w:rsid w:val="69E2F77E"/>
    <w:rsid w:val="6A0F0E11"/>
    <w:rsid w:val="6A472464"/>
    <w:rsid w:val="6A70B2B7"/>
    <w:rsid w:val="6B14A353"/>
    <w:rsid w:val="6B1C1907"/>
    <w:rsid w:val="6B5EAB05"/>
    <w:rsid w:val="6B65DE06"/>
    <w:rsid w:val="6C245640"/>
    <w:rsid w:val="6C2DFF8B"/>
    <w:rsid w:val="6C4C5325"/>
    <w:rsid w:val="6C60BBA9"/>
    <w:rsid w:val="6CA10362"/>
    <w:rsid w:val="6CB08A05"/>
    <w:rsid w:val="6CB27C71"/>
    <w:rsid w:val="6D0D6410"/>
    <w:rsid w:val="6D10BF17"/>
    <w:rsid w:val="6D1B3986"/>
    <w:rsid w:val="6D4E0765"/>
    <w:rsid w:val="6D5387FF"/>
    <w:rsid w:val="6D7362C5"/>
    <w:rsid w:val="6D8822F6"/>
    <w:rsid w:val="6DA4EEE2"/>
    <w:rsid w:val="6DCE99DB"/>
    <w:rsid w:val="6DEF561B"/>
    <w:rsid w:val="6E6308A7"/>
    <w:rsid w:val="6E71A1F9"/>
    <w:rsid w:val="6E7855F7"/>
    <w:rsid w:val="6EA5968E"/>
    <w:rsid w:val="6ECCB1D1"/>
    <w:rsid w:val="6EE250E7"/>
    <w:rsid w:val="6F099D05"/>
    <w:rsid w:val="6F5E4628"/>
    <w:rsid w:val="6F6A9597"/>
    <w:rsid w:val="6F6D03CE"/>
    <w:rsid w:val="6FBFCB29"/>
    <w:rsid w:val="70408359"/>
    <w:rsid w:val="706BD062"/>
    <w:rsid w:val="70BE2DB2"/>
    <w:rsid w:val="7160B7DE"/>
    <w:rsid w:val="71928F81"/>
    <w:rsid w:val="719C8471"/>
    <w:rsid w:val="71AFF6B9"/>
    <w:rsid w:val="71B7084F"/>
    <w:rsid w:val="71F46B60"/>
    <w:rsid w:val="723B3A71"/>
    <w:rsid w:val="72934823"/>
    <w:rsid w:val="72C7C70E"/>
    <w:rsid w:val="72E3E557"/>
    <w:rsid w:val="72F32359"/>
    <w:rsid w:val="7309BC6F"/>
    <w:rsid w:val="73129316"/>
    <w:rsid w:val="733413A6"/>
    <w:rsid w:val="734AC385"/>
    <w:rsid w:val="734AF774"/>
    <w:rsid w:val="73E7A70F"/>
    <w:rsid w:val="73F1E6E2"/>
    <w:rsid w:val="740BC909"/>
    <w:rsid w:val="7412F6EF"/>
    <w:rsid w:val="7422C55C"/>
    <w:rsid w:val="74668D5B"/>
    <w:rsid w:val="74C37DB7"/>
    <w:rsid w:val="74D4ADF6"/>
    <w:rsid w:val="74E693E6"/>
    <w:rsid w:val="75639307"/>
    <w:rsid w:val="75699F80"/>
    <w:rsid w:val="75BFF20C"/>
    <w:rsid w:val="75C5C203"/>
    <w:rsid w:val="7620D733"/>
    <w:rsid w:val="7659B97A"/>
    <w:rsid w:val="76610272"/>
    <w:rsid w:val="76622ABB"/>
    <w:rsid w:val="766DACA6"/>
    <w:rsid w:val="768BADA7"/>
    <w:rsid w:val="76AD7D28"/>
    <w:rsid w:val="76BBE4C9"/>
    <w:rsid w:val="76CABFCD"/>
    <w:rsid w:val="76E88CC4"/>
    <w:rsid w:val="77075B86"/>
    <w:rsid w:val="770A2DBD"/>
    <w:rsid w:val="77195C59"/>
    <w:rsid w:val="7725F83B"/>
    <w:rsid w:val="772DAC80"/>
    <w:rsid w:val="7773E20A"/>
    <w:rsid w:val="7790AB71"/>
    <w:rsid w:val="77CE2514"/>
    <w:rsid w:val="7801CE72"/>
    <w:rsid w:val="781EA9C5"/>
    <w:rsid w:val="78A06960"/>
    <w:rsid w:val="78A26AA5"/>
    <w:rsid w:val="793B9DFB"/>
    <w:rsid w:val="795B726E"/>
    <w:rsid w:val="7969F575"/>
    <w:rsid w:val="7973F069"/>
    <w:rsid w:val="7999DAB9"/>
    <w:rsid w:val="79A15A5B"/>
    <w:rsid w:val="79FA2BE2"/>
    <w:rsid w:val="7A23BAEA"/>
    <w:rsid w:val="7A53F518"/>
    <w:rsid w:val="7A83B173"/>
    <w:rsid w:val="7AADC7FC"/>
    <w:rsid w:val="7AD26F60"/>
    <w:rsid w:val="7AEC1AF3"/>
    <w:rsid w:val="7B203E9F"/>
    <w:rsid w:val="7B2DA3EC"/>
    <w:rsid w:val="7B411DC9"/>
    <w:rsid w:val="7B581287"/>
    <w:rsid w:val="7B5EFF1C"/>
    <w:rsid w:val="7B747BBD"/>
    <w:rsid w:val="7B8E0AA1"/>
    <w:rsid w:val="7BB47792"/>
    <w:rsid w:val="7BD080AF"/>
    <w:rsid w:val="7BDD9EE0"/>
    <w:rsid w:val="7C0E7296"/>
    <w:rsid w:val="7C3BE46F"/>
    <w:rsid w:val="7CB9F18A"/>
    <w:rsid w:val="7CBDF73B"/>
    <w:rsid w:val="7D2387DA"/>
    <w:rsid w:val="7D3DA4E0"/>
    <w:rsid w:val="7D64C023"/>
    <w:rsid w:val="7DDDA49A"/>
    <w:rsid w:val="7DF78257"/>
    <w:rsid w:val="7E1838FB"/>
    <w:rsid w:val="7E23D577"/>
    <w:rsid w:val="7E3E6B8D"/>
    <w:rsid w:val="7E64A6C9"/>
    <w:rsid w:val="7EBA8E4C"/>
    <w:rsid w:val="7EEAC213"/>
    <w:rsid w:val="7F4266C0"/>
    <w:rsid w:val="7F4BAD96"/>
    <w:rsid w:val="7F87E9A3"/>
    <w:rsid w:val="7F939709"/>
    <w:rsid w:val="7FC33DC6"/>
    <w:rsid w:val="7FD2539E"/>
    <w:rsid w:val="7FE90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89DC95F"/>
  <w15:chartTrackingRefBased/>
  <w15:docId w15:val="{45AC7E41-1B3A-47CB-BF0B-A8B979C20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5D1D47"/>
    <w:pPr>
      <w:numPr>
        <w:numId w:val="9"/>
      </w:numPr>
      <w:tabs>
        <w:tab w:val="left" w:pos="284"/>
      </w:tabs>
      <w:spacing w:before="120" w:line="360" w:lineRule="auto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EE0D6B"/>
    <w:pPr>
      <w:keepNext/>
      <w:keepLines/>
      <w:numPr>
        <w:ilvl w:val="1"/>
        <w:numId w:val="9"/>
      </w:numPr>
      <w:spacing w:before="120" w:after="120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11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3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4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7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character" w:styleId="MenoPendente">
    <w:name w:val="Unresolved Mention"/>
    <w:uiPriority w:val="99"/>
    <w:semiHidden/>
    <w:unhideWhenUsed/>
    <w:rsid w:val="0017199F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5D1D47"/>
    <w:pPr>
      <w:keepNext w:val="0"/>
      <w:keepLines w:val="0"/>
      <w:spacing w:before="100" w:beforeAutospacing="1" w:after="100" w:afterAutospacing="1"/>
    </w:pPr>
    <w:rPr>
      <w:lang w:val="en-US" w:eastAsia="en-US"/>
    </w:rPr>
  </w:style>
  <w:style w:type="character" w:customStyle="1" w:styleId="normaltextrun">
    <w:name w:val="normaltextrun"/>
    <w:basedOn w:val="Fontepargpadro"/>
    <w:rsid w:val="005D1D47"/>
  </w:style>
  <w:style w:type="character" w:customStyle="1" w:styleId="eop">
    <w:name w:val="eop"/>
    <w:basedOn w:val="Fontepargpadro"/>
    <w:rsid w:val="005D1D47"/>
  </w:style>
  <w:style w:type="numbering" w:customStyle="1" w:styleId="Estilo1">
    <w:name w:val="Estilo1"/>
    <w:uiPriority w:val="99"/>
    <w:rsid w:val="005E7A8E"/>
    <w:pPr>
      <w:numPr>
        <w:numId w:val="10"/>
      </w:numPr>
    </w:pPr>
  </w:style>
  <w:style w:type="paragraph" w:styleId="Legenda">
    <w:name w:val="caption"/>
    <w:basedOn w:val="Normal"/>
    <w:next w:val="Normal"/>
    <w:uiPriority w:val="35"/>
    <w:qFormat/>
    <w:rsid w:val="00EE015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1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5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footer" Target="footer4.xm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footer" Target="footer1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header" Target="header3.xml"/><Relationship Id="rId28" Type="http://schemas.microsoft.com/office/2011/relationships/people" Target="people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footer" Target="foot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4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1</Pages>
  <Words>3511</Words>
  <Characters>18964</Characters>
  <Application>Microsoft Office Word</Application>
  <DocSecurity>0</DocSecurity>
  <Lines>158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dc:description/>
  <cp:lastModifiedBy>Andreza Sartori</cp:lastModifiedBy>
  <cp:revision>85</cp:revision>
  <cp:lastPrinted>2021-04-27T19:49:00Z</cp:lastPrinted>
  <dcterms:created xsi:type="dcterms:W3CDTF">2021-04-20T01:27:00Z</dcterms:created>
  <dcterms:modified xsi:type="dcterms:W3CDTF">2021-04-27T19:49:00Z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